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96325C" w14:paraId="2EB1AD10" w14:textId="77777777" w:rsidTr="0096325C">
        <w:tc>
          <w:tcPr>
            <w:tcW w:w="11016" w:type="dxa"/>
          </w:tcPr>
          <w:p w14:paraId="30224B5B" w14:textId="0A35C9C3"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Title 24, Part 6, Section 1</w:t>
            </w:r>
            <w:ins w:id="0" w:author="Moua, Cheng@Energy" w:date="2022-02-17T16:39:00Z">
              <w:r w:rsidR="00013A16">
                <w:rPr>
                  <w:rFonts w:asciiTheme="minorHAnsi" w:hAnsiTheme="minorHAnsi" w:cs="font78"/>
                  <w:sz w:val="18"/>
                  <w:szCs w:val="18"/>
                </w:rPr>
                <w:t>60.2(b</w:t>
              </w:r>
            </w:ins>
            <w:ins w:id="1" w:author="Moua, Cheng@Energy" w:date="2022-02-17T16:40:00Z">
              <w:r w:rsidR="00013A16">
                <w:rPr>
                  <w:rFonts w:asciiTheme="minorHAnsi" w:hAnsiTheme="minorHAnsi" w:cs="font78"/>
                  <w:sz w:val="18"/>
                  <w:szCs w:val="18"/>
                </w:rPr>
                <w:t>)2</w:t>
              </w:r>
            </w:ins>
            <w:del w:id="2" w:author="Moua, Cheng@Energy" w:date="2022-02-17T16:39:00Z">
              <w:r w:rsidRPr="00CB00C9" w:rsidDel="00A44DC8">
                <w:rPr>
                  <w:rFonts w:asciiTheme="minorHAnsi" w:hAnsiTheme="minorHAnsi" w:cs="font78"/>
                  <w:sz w:val="18"/>
                  <w:szCs w:val="18"/>
                </w:rPr>
                <w:delText>50</w:delText>
              </w:r>
              <w:r w:rsidRPr="00CB00C9">
                <w:rPr>
                  <w:rFonts w:asciiTheme="minorHAnsi" w:hAnsiTheme="minorHAnsi" w:cs="font78"/>
                  <w:sz w:val="18"/>
                  <w:szCs w:val="18"/>
                </w:rPr>
                <w:delText>.0(o)</w:delText>
              </w:r>
            </w:del>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ins w:id="3" w:author="Moua, Cheng@Energy" w:date="2022-02-17T16:40:00Z">
              <w:r w:rsidR="00013A16">
                <w:rPr>
                  <w:rFonts w:asciiTheme="minorHAnsi" w:hAnsiTheme="minorHAnsi" w:cs="font78"/>
                  <w:b/>
                  <w:bCs/>
                  <w:sz w:val="18"/>
                  <w:szCs w:val="18"/>
                </w:rPr>
                <w:t>and</w:t>
              </w:r>
            </w:ins>
            <w:del w:id="4" w:author="Moua, Cheng@Energy" w:date="2022-02-17T16:40:00Z">
              <w:r w:rsidRPr="00CB00C9">
                <w:rPr>
                  <w:rFonts w:asciiTheme="minorHAnsi" w:hAnsiTheme="minorHAnsi" w:cs="font78"/>
                  <w:b/>
                  <w:bCs/>
                  <w:sz w:val="18"/>
                  <w:szCs w:val="18"/>
                </w:rPr>
                <w:delText>for</w:delText>
              </w:r>
            </w:del>
            <w:r w:rsidRPr="00CB00C9">
              <w:rPr>
                <w:rFonts w:asciiTheme="minorHAnsi" w:hAnsiTheme="minorHAnsi" w:cs="font78"/>
                <w:b/>
                <w:bCs/>
                <w:sz w:val="18"/>
                <w:szCs w:val="18"/>
              </w:rPr>
              <w:t xml:space="preserve"> Indoor Air Quality</w:t>
            </w:r>
            <w:ins w:id="5" w:author="Moua, Cheng@Energy" w:date="2022-02-17T16:40:00Z">
              <w:r w:rsidR="00013A16">
                <w:rPr>
                  <w:rFonts w:asciiTheme="minorHAnsi" w:hAnsiTheme="minorHAnsi" w:cs="font78"/>
                  <w:b/>
                  <w:bCs/>
                  <w:sz w:val="18"/>
                  <w:szCs w:val="18"/>
                </w:rPr>
                <w:t xml:space="preserve"> for Attached Dwelling Units</w:t>
              </w:r>
            </w:ins>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w:t>
            </w:r>
            <w:ins w:id="6" w:author="Moua, Cheng@Energy" w:date="2022-01-13T15:10:00Z">
              <w:r w:rsidR="00352853">
                <w:rPr>
                  <w:rFonts w:asciiTheme="minorHAnsi" w:hAnsiTheme="minorHAnsi" w:cs="font78"/>
                  <w:sz w:val="18"/>
                  <w:szCs w:val="18"/>
                </w:rPr>
                <w:t xml:space="preserve"> </w:t>
              </w:r>
            </w:ins>
            <w:del w:id="7" w:author="Moua, Cheng@Energy" w:date="2022-01-13T15:39:00Z">
              <w:r w:rsidRPr="00CB00C9" w:rsidDel="00BD2E92">
                <w:rPr>
                  <w:rFonts w:asciiTheme="minorHAnsi" w:hAnsiTheme="minorHAnsi" w:cs="font78"/>
                  <w:sz w:val="18"/>
                  <w:szCs w:val="18"/>
                </w:rPr>
                <w:delText xml:space="preserve"> </w:delText>
              </w:r>
            </w:del>
            <w:r w:rsidRPr="00CB00C9">
              <w:rPr>
                <w:rFonts w:asciiTheme="minorHAnsi" w:hAnsiTheme="minorHAnsi" w:cs="font78"/>
                <w:sz w:val="18"/>
                <w:szCs w:val="18"/>
              </w:rPr>
              <w:t>requirements of</w:t>
            </w:r>
            <w:ins w:id="8" w:author="Alhabibi, Haider@Energy" w:date="2022-01-10T12:18:00Z">
              <w:r w:rsidR="00581613">
                <w:rPr>
                  <w:rFonts w:asciiTheme="minorHAnsi" w:hAnsiTheme="minorHAnsi" w:cs="font78"/>
                  <w:sz w:val="18"/>
                  <w:szCs w:val="18"/>
                </w:rPr>
                <w:t xml:space="preserve"> </w:t>
              </w:r>
            </w:ins>
            <w:ins w:id="9" w:author="Alhabibi, Haider@Energy" w:date="2022-01-10T12:26:00Z">
              <w:del w:id="10" w:author="Moua, Cheng@Energy" w:date="2022-01-13T15:40:00Z">
                <w:r w:rsidR="00581E66" w:rsidDel="007047D5">
                  <w:rPr>
                    <w:rFonts w:asciiTheme="minorHAnsi" w:hAnsiTheme="minorHAnsi" w:cs="font78"/>
                    <w:sz w:val="18"/>
                    <w:szCs w:val="18"/>
                  </w:rPr>
                  <w:delText>Section</w:delText>
                </w:r>
              </w:del>
            </w:ins>
            <w:ins w:id="11" w:author="Alhabibi, Haider@Energy" w:date="2022-01-10T12:19:00Z">
              <w:del w:id="12" w:author="Moua, Cheng@Energy" w:date="2022-01-13T15:40:00Z">
                <w:r w:rsidR="00DD3FCF" w:rsidRPr="00DD3FCF" w:rsidDel="007047D5">
                  <w:rPr>
                    <w:rFonts w:asciiTheme="minorHAnsi" w:hAnsiTheme="minorHAnsi" w:cs="font78"/>
                    <w:sz w:val="18"/>
                    <w:szCs w:val="18"/>
                  </w:rPr>
                  <w:delText>150.0(o)</w:delText>
                </w:r>
              </w:del>
            </w:ins>
            <w:ins w:id="13" w:author="Alhabibi, Haider@Energy" w:date="2022-01-10T12:20:00Z">
              <w:del w:id="14" w:author="Moua, Cheng@Energy" w:date="2022-01-13T15:40:00Z">
                <w:r w:rsidR="00C3080C" w:rsidDel="007047D5">
                  <w:rPr>
                    <w:rFonts w:asciiTheme="minorHAnsi" w:hAnsiTheme="minorHAnsi" w:cs="font78"/>
                    <w:sz w:val="18"/>
                    <w:szCs w:val="18"/>
                  </w:rPr>
                  <w:delText>, Table 150.0-E, Table 150.0</w:delText>
                </w:r>
                <w:r w:rsidR="009804E4" w:rsidDel="007047D5">
                  <w:rPr>
                    <w:rFonts w:asciiTheme="minorHAnsi" w:hAnsiTheme="minorHAnsi" w:cs="font78"/>
                    <w:sz w:val="18"/>
                    <w:szCs w:val="18"/>
                  </w:rPr>
                  <w:delText xml:space="preserve">-F, Table 150.0-G and Table </w:delText>
                </w:r>
              </w:del>
            </w:ins>
            <w:ins w:id="15" w:author="Alhabibi, Haider@Energy" w:date="2022-01-10T12:28:00Z">
              <w:del w:id="16" w:author="Moua, Cheng@Energy" w:date="2022-01-13T15:40:00Z">
                <w:r w:rsidR="000D1D58" w:rsidDel="007047D5">
                  <w:rPr>
                    <w:rFonts w:asciiTheme="minorHAnsi" w:hAnsiTheme="minorHAnsi" w:cs="font78"/>
                    <w:sz w:val="18"/>
                    <w:szCs w:val="18"/>
                  </w:rPr>
                  <w:delText>150</w:delText>
                </w:r>
              </w:del>
            </w:ins>
            <w:ins w:id="17" w:author="Alhabibi, Haider@Energy" w:date="2022-01-10T12:20:00Z">
              <w:del w:id="18" w:author="Moua, Cheng@Energy" w:date="2022-01-13T15:40:00Z">
                <w:r w:rsidR="009804E4" w:rsidDel="007047D5">
                  <w:rPr>
                    <w:rFonts w:asciiTheme="minorHAnsi" w:hAnsiTheme="minorHAnsi" w:cs="font78"/>
                    <w:sz w:val="18"/>
                    <w:szCs w:val="18"/>
                  </w:rPr>
                  <w:delText>.0</w:delText>
                </w:r>
              </w:del>
            </w:ins>
            <w:ins w:id="19" w:author="Alhabibi, Haider@Energy" w:date="2022-01-10T12:21:00Z">
              <w:del w:id="20" w:author="Moua, Cheng@Energy" w:date="2022-01-13T15:40:00Z">
                <w:r w:rsidR="009804E4" w:rsidDel="007047D5">
                  <w:rPr>
                    <w:rFonts w:asciiTheme="minorHAnsi" w:hAnsiTheme="minorHAnsi" w:cs="font78"/>
                    <w:sz w:val="18"/>
                    <w:szCs w:val="18"/>
                  </w:rPr>
                  <w:delText>-H</w:delText>
                </w:r>
                <w:r w:rsidR="001C363F" w:rsidDel="007047D5">
                  <w:rPr>
                    <w:rFonts w:asciiTheme="minorHAnsi" w:hAnsiTheme="minorHAnsi" w:cs="font78"/>
                    <w:sz w:val="18"/>
                    <w:szCs w:val="18"/>
                  </w:rPr>
                  <w:delText>.</w:delText>
                </w:r>
              </w:del>
            </w:ins>
            <w:del w:id="21" w:author="Moua, Cheng@Energy" w:date="2022-01-13T15:40:00Z">
              <w:r w:rsidRPr="00CB00C9" w:rsidDel="007047D5">
                <w:rPr>
                  <w:rFonts w:asciiTheme="minorHAnsi" w:hAnsiTheme="minorHAnsi" w:cs="font78"/>
                  <w:sz w:val="18"/>
                  <w:szCs w:val="18"/>
                </w:rPr>
                <w:delText xml:space="preserve"> </w:delText>
              </w:r>
            </w:del>
            <w:ins w:id="22" w:author="Moua, Cheng@Energy" w:date="2022-01-13T15:40:00Z">
              <w:r w:rsidR="007047D5">
                <w:rPr>
                  <w:rFonts w:asciiTheme="minorHAnsi" w:hAnsiTheme="minorHAnsi" w:cs="font78"/>
                  <w:sz w:val="18"/>
                  <w:szCs w:val="18"/>
                </w:rPr>
                <w:t>A</w:t>
              </w:r>
              <w:r w:rsidR="00DA53B6">
                <w:rPr>
                  <w:rFonts w:asciiTheme="minorHAnsi" w:hAnsiTheme="minorHAnsi" w:cs="font78"/>
                  <w:sz w:val="18"/>
                  <w:szCs w:val="18"/>
                </w:rPr>
                <w:t>SHRAE Standard 62.2, Venti</w:t>
              </w:r>
            </w:ins>
            <w:ins w:id="23" w:author="Moua, Cheng@Energy" w:date="2022-01-13T15:41:00Z">
              <w:r w:rsidR="00DA53B6">
                <w:rPr>
                  <w:rFonts w:asciiTheme="minorHAnsi" w:hAnsiTheme="minorHAnsi" w:cs="font78"/>
                  <w:sz w:val="18"/>
                  <w:szCs w:val="18"/>
                </w:rPr>
                <w:t xml:space="preserve">lation and Acceptable </w:t>
              </w:r>
              <w:r w:rsidR="0061363C">
                <w:rPr>
                  <w:rFonts w:asciiTheme="minorHAnsi" w:hAnsiTheme="minorHAnsi" w:cs="font78"/>
                  <w:sz w:val="18"/>
                  <w:szCs w:val="18"/>
                </w:rPr>
                <w:t xml:space="preserve">Indoor Air Quality in Residential Buildings, subject to the amendments specified in Section </w:t>
              </w:r>
              <w:r w:rsidR="00CB48CF">
                <w:rPr>
                  <w:rFonts w:asciiTheme="minorHAnsi" w:hAnsiTheme="minorHAnsi" w:cs="font78"/>
                  <w:sz w:val="18"/>
                  <w:szCs w:val="18"/>
                </w:rPr>
                <w:t>1</w:t>
              </w:r>
            </w:ins>
            <w:ins w:id="24" w:author="Moua, Cheng@Energy" w:date="2022-02-17T16:40:00Z">
              <w:r w:rsidR="00212747">
                <w:rPr>
                  <w:rFonts w:asciiTheme="minorHAnsi" w:hAnsiTheme="minorHAnsi" w:cs="font78"/>
                  <w:sz w:val="18"/>
                  <w:szCs w:val="18"/>
                </w:rPr>
                <w:t>60.2(b)2A</w:t>
              </w:r>
            </w:ins>
            <w:ins w:id="25" w:author="Moua, Cheng@Energy" w:date="2022-01-13T15:41:00Z">
              <w:r w:rsidR="00CB48CF">
                <w:rPr>
                  <w:rFonts w:asciiTheme="minorHAnsi" w:hAnsiTheme="minorHAnsi" w:cs="font78"/>
                  <w:sz w:val="18"/>
                  <w:szCs w:val="18"/>
                </w:rPr>
                <w:t>.</w:t>
              </w:r>
            </w:ins>
            <w:del w:id="26" w:author="Alhabibi, Haider@Energy" w:date="2022-01-10T12:18:00Z">
              <w:r w:rsidRPr="00CB00C9" w:rsidDel="00581613">
                <w:rPr>
                  <w:rFonts w:asciiTheme="minorHAnsi" w:hAnsiTheme="minorHAnsi" w:cs="font78"/>
                  <w:sz w:val="18"/>
                  <w:szCs w:val="18"/>
                </w:rPr>
                <w:delText>ANSI/ASHRAE Standard</w:delText>
              </w:r>
              <w:r w:rsidR="001D3DAC" w:rsidDel="00581613">
                <w:rPr>
                  <w:rFonts w:asciiTheme="minorHAnsi" w:hAnsiTheme="minorHAnsi" w:cs="font78"/>
                  <w:sz w:val="18"/>
                  <w:szCs w:val="18"/>
                </w:rPr>
                <w:delText xml:space="preserve"> </w:delText>
              </w:r>
              <w:r w:rsidRPr="00CB00C9" w:rsidDel="00581613">
                <w:rPr>
                  <w:rFonts w:asciiTheme="minorHAnsi" w:hAnsiTheme="minorHAnsi" w:cs="font78"/>
                  <w:sz w:val="18"/>
                  <w:szCs w:val="18"/>
                </w:rPr>
                <w:delText xml:space="preserve">62.2. Ventilation and Acceptable Indoor Air Quality in Low-Rise Residential Buildings. </w:delText>
              </w:r>
              <w:r w:rsidRPr="00CB00C9" w:rsidDel="00581613">
                <w:rPr>
                  <w:rStyle w:val="Emphasis"/>
                  <w:rFonts w:asciiTheme="minorHAnsi" w:hAnsiTheme="minorHAnsi"/>
                  <w:b/>
                  <w:sz w:val="18"/>
                  <w:szCs w:val="18"/>
                </w:rPr>
                <w:delText xml:space="preserve">Equation </w:delText>
              </w:r>
              <w:r w:rsidDel="00581613">
                <w:rPr>
                  <w:rStyle w:val="Emphasis"/>
                  <w:rFonts w:asciiTheme="minorHAnsi" w:hAnsiTheme="minorHAnsi"/>
                  <w:b/>
                  <w:sz w:val="18"/>
                  <w:szCs w:val="18"/>
                </w:rPr>
                <w:delText>and table numbering on this form</w:delText>
              </w:r>
              <w:r w:rsidRPr="00CB00C9" w:rsidDel="00581613">
                <w:rPr>
                  <w:rStyle w:val="Emphasis"/>
                  <w:rFonts w:asciiTheme="minorHAnsi" w:hAnsiTheme="minorHAnsi"/>
                  <w:b/>
                  <w:sz w:val="18"/>
                  <w:szCs w:val="18"/>
                </w:rPr>
                <w:delText xml:space="preserve"> corresponds to the numbering for that information in the published ANSI/ASHRAE Standard 62.2-20</w:delText>
              </w:r>
            </w:del>
            <w:del w:id="27" w:author="Alhabibi, Haider@Energy" w:date="2022-01-09T13:13:00Z">
              <w:r w:rsidRPr="00CB00C9" w:rsidDel="00F1270C">
                <w:rPr>
                  <w:rStyle w:val="Emphasis"/>
                  <w:rFonts w:asciiTheme="minorHAnsi" w:hAnsiTheme="minorHAnsi"/>
                  <w:b/>
                  <w:sz w:val="18"/>
                  <w:szCs w:val="18"/>
                </w:rPr>
                <w:delText>10</w:delText>
              </w:r>
            </w:del>
            <w:del w:id="28" w:author="Alhabibi, Haider@Energy" w:date="2022-01-10T12:18:00Z">
              <w:r w:rsidRPr="00CB00C9" w:rsidDel="00581613">
                <w:rPr>
                  <w:rStyle w:val="Emphasis"/>
                  <w:rFonts w:asciiTheme="minorHAnsi" w:hAnsiTheme="minorHAnsi"/>
                  <w:b/>
                  <w:sz w:val="18"/>
                  <w:szCs w:val="18"/>
                </w:rPr>
                <w:delText>.</w:delText>
              </w:r>
            </w:del>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F1C24">
        <w:tc>
          <w:tcPr>
            <w:tcW w:w="10790" w:type="dxa"/>
            <w:gridSpan w:val="3"/>
          </w:tcPr>
          <w:p w14:paraId="7DFFDC5A" w14:textId="77777777" w:rsidR="00310D9A" w:rsidRPr="0029047D" w:rsidRDefault="00310D9A" w:rsidP="007F1C2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F1C24">
        <w:trPr>
          <w:trHeight w:val="158"/>
        </w:trPr>
        <w:tc>
          <w:tcPr>
            <w:tcW w:w="626" w:type="dxa"/>
            <w:vAlign w:val="center"/>
          </w:tcPr>
          <w:p w14:paraId="59947094"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F1C24">
            <w:pPr>
              <w:rPr>
                <w:rFonts w:asciiTheme="minorHAnsi" w:hAnsiTheme="minorHAnsi" w:cstheme="minorHAnsi"/>
                <w:sz w:val="18"/>
                <w:szCs w:val="18"/>
              </w:rPr>
            </w:pPr>
          </w:p>
        </w:tc>
      </w:tr>
      <w:tr w:rsidR="00310D9A" w:rsidRPr="007A5D38" w14:paraId="776A4A0F" w14:textId="77777777" w:rsidTr="007F1C24">
        <w:trPr>
          <w:trHeight w:val="158"/>
        </w:trPr>
        <w:tc>
          <w:tcPr>
            <w:tcW w:w="626" w:type="dxa"/>
            <w:vAlign w:val="center"/>
          </w:tcPr>
          <w:p w14:paraId="19AA4878"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F1C24">
            <w:pPr>
              <w:rPr>
                <w:rFonts w:asciiTheme="minorHAnsi" w:hAnsiTheme="minorHAnsi" w:cstheme="minorHAnsi"/>
                <w:sz w:val="18"/>
                <w:szCs w:val="18"/>
              </w:rPr>
            </w:pPr>
          </w:p>
        </w:tc>
      </w:tr>
      <w:tr w:rsidR="00310D9A" w:rsidRPr="007A5D38" w14:paraId="6CA174B8" w14:textId="77777777" w:rsidTr="007F1C24">
        <w:trPr>
          <w:trHeight w:val="158"/>
        </w:trPr>
        <w:tc>
          <w:tcPr>
            <w:tcW w:w="626" w:type="dxa"/>
            <w:vAlign w:val="center"/>
          </w:tcPr>
          <w:p w14:paraId="43A81B5C"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F1C24">
            <w:pPr>
              <w:rPr>
                <w:rFonts w:asciiTheme="minorHAnsi" w:hAnsiTheme="minorHAnsi" w:cstheme="minorHAnsi"/>
                <w:sz w:val="18"/>
                <w:szCs w:val="18"/>
              </w:rPr>
            </w:pPr>
          </w:p>
        </w:tc>
      </w:tr>
      <w:tr w:rsidR="00310D9A" w:rsidRPr="007A5D38" w14:paraId="358D7BB8" w14:textId="77777777" w:rsidTr="007F1C24">
        <w:trPr>
          <w:trHeight w:val="158"/>
        </w:trPr>
        <w:tc>
          <w:tcPr>
            <w:tcW w:w="626" w:type="dxa"/>
            <w:vAlign w:val="center"/>
          </w:tcPr>
          <w:p w14:paraId="09079E40"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F1C24">
            <w:pPr>
              <w:rPr>
                <w:rFonts w:asciiTheme="minorHAnsi" w:hAnsiTheme="minorHAnsi" w:cstheme="minorHAnsi"/>
                <w:sz w:val="18"/>
                <w:szCs w:val="18"/>
              </w:rPr>
            </w:pPr>
          </w:p>
        </w:tc>
      </w:tr>
      <w:tr w:rsidR="00310D9A" w:rsidRPr="007A5D38" w14:paraId="5DCA4FD7" w14:textId="77777777" w:rsidTr="007F1C24">
        <w:trPr>
          <w:trHeight w:val="158"/>
        </w:trPr>
        <w:tc>
          <w:tcPr>
            <w:tcW w:w="626" w:type="dxa"/>
            <w:vAlign w:val="center"/>
          </w:tcPr>
          <w:p w14:paraId="0FD01C5C"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F1C24">
            <w:pPr>
              <w:rPr>
                <w:rFonts w:asciiTheme="minorHAnsi" w:hAnsiTheme="minorHAnsi" w:cstheme="minorHAnsi"/>
                <w:sz w:val="18"/>
                <w:szCs w:val="18"/>
              </w:rPr>
            </w:pPr>
          </w:p>
        </w:tc>
      </w:tr>
      <w:tr w:rsidR="00310D9A" w:rsidRPr="007A5D38" w14:paraId="609A8811" w14:textId="77777777" w:rsidTr="007F1C24">
        <w:trPr>
          <w:trHeight w:val="158"/>
        </w:trPr>
        <w:tc>
          <w:tcPr>
            <w:tcW w:w="626" w:type="dxa"/>
            <w:vAlign w:val="center"/>
          </w:tcPr>
          <w:p w14:paraId="3565E3E4" w14:textId="77777777" w:rsidR="00310D9A" w:rsidRPr="007A5D38" w:rsidRDefault="00310D9A" w:rsidP="007F1C24">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F1C24">
            <w:pPr>
              <w:rPr>
                <w:rFonts w:asciiTheme="minorHAnsi" w:hAnsiTheme="minorHAnsi" w:cstheme="minorHAnsi"/>
                <w:sz w:val="18"/>
                <w:szCs w:val="18"/>
              </w:rPr>
            </w:pPr>
          </w:p>
        </w:tc>
      </w:tr>
      <w:tr w:rsidR="0032610E" w:rsidRPr="007A5D38" w14:paraId="0942259D" w14:textId="77777777" w:rsidTr="007F1C24">
        <w:trPr>
          <w:trHeight w:val="158"/>
          <w:ins w:id="29" w:author="Moua, Cheng@Energy" w:date="2022-01-20T16:18:00Z"/>
        </w:trPr>
        <w:tc>
          <w:tcPr>
            <w:tcW w:w="626" w:type="dxa"/>
            <w:vAlign w:val="center"/>
          </w:tcPr>
          <w:p w14:paraId="0A5CF0FC" w14:textId="01DB38B8" w:rsidR="0032610E" w:rsidRDefault="0032610E" w:rsidP="007F1C24">
            <w:pPr>
              <w:jc w:val="center"/>
              <w:rPr>
                <w:ins w:id="30" w:author="Moua, Cheng@Energy" w:date="2022-01-20T16:18:00Z"/>
                <w:rFonts w:asciiTheme="minorHAnsi" w:hAnsiTheme="minorHAnsi" w:cstheme="minorHAnsi"/>
                <w:sz w:val="18"/>
                <w:szCs w:val="18"/>
              </w:rPr>
            </w:pPr>
            <w:ins w:id="31" w:author="Moua, Cheng@Energy" w:date="2022-01-20T16:18:00Z">
              <w:r>
                <w:rPr>
                  <w:rFonts w:asciiTheme="minorHAnsi" w:hAnsiTheme="minorHAnsi" w:cstheme="minorHAnsi"/>
                  <w:sz w:val="18"/>
                  <w:szCs w:val="18"/>
                </w:rPr>
                <w:t>07</w:t>
              </w:r>
            </w:ins>
          </w:p>
        </w:tc>
        <w:tc>
          <w:tcPr>
            <w:tcW w:w="4602" w:type="dxa"/>
            <w:vAlign w:val="center"/>
          </w:tcPr>
          <w:p w14:paraId="2A9599FD" w14:textId="49708382" w:rsidR="0032610E" w:rsidRDefault="006F2BA0" w:rsidP="007F1C24">
            <w:pPr>
              <w:rPr>
                <w:ins w:id="32" w:author="Moua, Cheng@Energy" w:date="2022-01-20T16:18:00Z"/>
                <w:rFonts w:asciiTheme="minorHAnsi" w:hAnsiTheme="minorHAnsi" w:cstheme="minorHAnsi"/>
                <w:sz w:val="18"/>
                <w:szCs w:val="18"/>
              </w:rPr>
            </w:pPr>
            <w:ins w:id="33" w:author="Moua, Cheng@Energy" w:date="2022-01-20T16:18:00Z">
              <w:r>
                <w:rPr>
                  <w:rFonts w:asciiTheme="minorHAnsi" w:hAnsiTheme="minorHAnsi" w:cstheme="minorHAnsi"/>
                  <w:sz w:val="18"/>
                  <w:szCs w:val="18"/>
                </w:rPr>
                <w:t xml:space="preserve">Dwelling Unit </w:t>
              </w:r>
            </w:ins>
            <w:ins w:id="34" w:author="Moua, Cheng@Energy" w:date="2022-01-20T16:19:00Z">
              <w:r w:rsidR="007B18F9">
                <w:rPr>
                  <w:rFonts w:asciiTheme="minorHAnsi" w:hAnsiTheme="minorHAnsi" w:cstheme="minorHAnsi"/>
                  <w:sz w:val="18"/>
                  <w:szCs w:val="18"/>
                </w:rPr>
                <w:t xml:space="preserve">Total Floor Area </w:t>
              </w:r>
            </w:ins>
          </w:p>
        </w:tc>
        <w:tc>
          <w:tcPr>
            <w:tcW w:w="5562" w:type="dxa"/>
          </w:tcPr>
          <w:p w14:paraId="4841395B" w14:textId="77777777" w:rsidR="0032610E" w:rsidRPr="007A5D38" w:rsidRDefault="0032610E" w:rsidP="007F1C24">
            <w:pPr>
              <w:rPr>
                <w:ins w:id="35" w:author="Moua, Cheng@Energy" w:date="2022-01-20T16:18:00Z"/>
                <w:rFonts w:asciiTheme="minorHAnsi" w:hAnsiTheme="minorHAnsi" w:cstheme="minorHAnsi"/>
                <w:sz w:val="18"/>
                <w:szCs w:val="18"/>
              </w:rPr>
            </w:pPr>
          </w:p>
        </w:tc>
      </w:tr>
      <w:tr w:rsidR="00215A75" w:rsidRPr="007A5D38" w14:paraId="6062493F" w14:textId="77777777" w:rsidTr="007F1C24">
        <w:trPr>
          <w:trHeight w:val="158"/>
          <w:ins w:id="36" w:author="Moua, Cheng@Energy" w:date="2022-01-20T17:09:00Z"/>
        </w:trPr>
        <w:tc>
          <w:tcPr>
            <w:tcW w:w="626" w:type="dxa"/>
            <w:vAlign w:val="center"/>
          </w:tcPr>
          <w:p w14:paraId="0B8700F3" w14:textId="576B9C25" w:rsidR="00215A75" w:rsidRDefault="00215A75" w:rsidP="007F1C24">
            <w:pPr>
              <w:jc w:val="center"/>
              <w:rPr>
                <w:ins w:id="37" w:author="Moua, Cheng@Energy" w:date="2022-01-20T17:09:00Z"/>
                <w:rFonts w:asciiTheme="minorHAnsi" w:hAnsiTheme="minorHAnsi" w:cstheme="minorHAnsi"/>
                <w:sz w:val="18"/>
                <w:szCs w:val="18"/>
              </w:rPr>
            </w:pPr>
            <w:ins w:id="38" w:author="Moua, Cheng@Energy" w:date="2022-01-20T17:09:00Z">
              <w:r>
                <w:rPr>
                  <w:rFonts w:asciiTheme="minorHAnsi" w:hAnsiTheme="minorHAnsi" w:cstheme="minorHAnsi"/>
                  <w:sz w:val="18"/>
                  <w:szCs w:val="18"/>
                </w:rPr>
                <w:t>08</w:t>
              </w:r>
            </w:ins>
          </w:p>
        </w:tc>
        <w:tc>
          <w:tcPr>
            <w:tcW w:w="4602" w:type="dxa"/>
            <w:vAlign w:val="center"/>
          </w:tcPr>
          <w:p w14:paraId="553C331B" w14:textId="38FEFB16" w:rsidR="00215A75" w:rsidRDefault="00215A75" w:rsidP="007F1C24">
            <w:pPr>
              <w:rPr>
                <w:ins w:id="39" w:author="Moua, Cheng@Energy" w:date="2022-01-20T17:09:00Z"/>
                <w:rFonts w:asciiTheme="minorHAnsi" w:hAnsiTheme="minorHAnsi" w:cstheme="minorHAnsi"/>
                <w:sz w:val="18"/>
                <w:szCs w:val="18"/>
              </w:rPr>
            </w:pPr>
            <w:ins w:id="40" w:author="Moua, Cheng@Energy" w:date="2022-01-20T17:10:00Z">
              <w:r>
                <w:rPr>
                  <w:rFonts w:asciiTheme="minorHAnsi" w:hAnsiTheme="minorHAnsi"/>
                  <w:sz w:val="18"/>
                  <w:szCs w:val="18"/>
                </w:rPr>
                <w:t>Kitchen Range (Cooking Stove) Fuel Type</w:t>
              </w:r>
            </w:ins>
          </w:p>
        </w:tc>
        <w:tc>
          <w:tcPr>
            <w:tcW w:w="5562" w:type="dxa"/>
          </w:tcPr>
          <w:p w14:paraId="018181EE" w14:textId="77777777" w:rsidR="00215A75" w:rsidRPr="007A5D38" w:rsidRDefault="00215A75" w:rsidP="007F1C24">
            <w:pPr>
              <w:rPr>
                <w:ins w:id="41" w:author="Moua, Cheng@Energy" w:date="2022-01-20T17:09:00Z"/>
                <w:rFonts w:asciiTheme="minorHAnsi" w:hAnsiTheme="minorHAnsi" w:cstheme="minorHAnsi"/>
                <w:sz w:val="18"/>
                <w:szCs w:val="18"/>
              </w:rPr>
            </w:pPr>
          </w:p>
        </w:tc>
      </w:tr>
    </w:tbl>
    <w:p w14:paraId="1EAE0E19" w14:textId="77777777" w:rsidR="00841A90" w:rsidRDefault="00841A90">
      <w:pPr>
        <w:rPr>
          <w:ins w:id="42" w:author="Alhabibi, Haider@Energy" w:date="2022-01-09T20:21:00Z"/>
        </w:rPr>
      </w:pPr>
    </w:p>
    <w:tbl>
      <w:tblPr>
        <w:tblW w:w="10795" w:type="dxa"/>
        <w:jc w:val="center"/>
        <w:tblLook w:val="04A0" w:firstRow="1" w:lastRow="0" w:firstColumn="1" w:lastColumn="0" w:noHBand="0" w:noVBand="1"/>
      </w:tblPr>
      <w:tblGrid>
        <w:gridCol w:w="1904"/>
        <w:gridCol w:w="69"/>
        <w:gridCol w:w="599"/>
        <w:gridCol w:w="663"/>
        <w:gridCol w:w="630"/>
        <w:gridCol w:w="630"/>
        <w:gridCol w:w="630"/>
        <w:gridCol w:w="630"/>
        <w:gridCol w:w="720"/>
        <w:gridCol w:w="720"/>
        <w:gridCol w:w="270"/>
        <w:gridCol w:w="450"/>
        <w:gridCol w:w="720"/>
        <w:gridCol w:w="720"/>
        <w:gridCol w:w="720"/>
        <w:gridCol w:w="720"/>
      </w:tblGrid>
      <w:tr w:rsidR="00841A90" w:rsidRPr="00A97C62" w14:paraId="0B512724" w14:textId="77777777" w:rsidTr="00A00C86">
        <w:trPr>
          <w:trHeight w:val="270"/>
          <w:jc w:val="center"/>
          <w:ins w:id="43" w:author="Alhabibi, Haider@Energy" w:date="2022-01-09T20:21:00Z"/>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19BBB6C3" w14:textId="1DEBCFCD" w:rsidR="00A97C62" w:rsidRPr="00C736C5" w:rsidRDefault="00A97C62" w:rsidP="00A97C62">
            <w:pPr>
              <w:rPr>
                <w:ins w:id="44" w:author="Alhabibi, Haider@Energy" w:date="2022-01-09T20:21:00Z"/>
                <w:rFonts w:ascii="Calibri" w:eastAsia="Times New Roman" w:hAnsi="Calibri" w:cs="Calibri"/>
                <w:b/>
                <w:bCs/>
                <w:color w:val="000000"/>
              </w:rPr>
            </w:pPr>
            <w:bookmarkStart w:id="45" w:name="_Hlk92657642"/>
            <w:ins w:id="46" w:author="Alhabibi, Haider@Energy" w:date="2022-01-09T20:21:00Z">
              <w:r w:rsidRPr="00C736C5">
                <w:rPr>
                  <w:rFonts w:ascii="Calibri" w:eastAsia="Times New Roman" w:hAnsi="Calibri" w:cs="Calibri"/>
                  <w:b/>
                  <w:bCs/>
                  <w:color w:val="000000"/>
                </w:rPr>
                <w:t>B. Local Mechanical Exhaust System</w:t>
              </w:r>
            </w:ins>
            <w:ins w:id="47" w:author="Moua, Cheng@Energy" w:date="2022-01-13T15:45:00Z">
              <w:r w:rsidR="002C3D8E">
                <w:rPr>
                  <w:rFonts w:ascii="Calibri" w:eastAsia="Times New Roman" w:hAnsi="Calibri" w:cs="Calibri"/>
                  <w:b/>
                  <w:bCs/>
                  <w:color w:val="000000"/>
                </w:rPr>
                <w:t xml:space="preserve"> (</w:t>
              </w:r>
              <w:r w:rsidR="002C3D8E" w:rsidRPr="00C565E0">
                <w:rPr>
                  <w:rFonts w:ascii="Calibri" w:eastAsia="Times New Roman" w:hAnsi="Calibri" w:cs="Calibri"/>
                  <w:b/>
                  <w:bCs/>
                  <w:i/>
                  <w:iCs/>
                  <w:color w:val="000000"/>
                  <w:rPrChange w:id="48" w:author="Moua, Cheng@Energy" w:date="2022-01-13T15:46:00Z">
                    <w:rPr>
                      <w:rFonts w:ascii="Calibri" w:eastAsia="Times New Roman" w:hAnsi="Calibri" w:cs="Calibri"/>
                      <w:b/>
                      <w:bCs/>
                      <w:color w:val="000000"/>
                    </w:rPr>
                  </w:rPrChange>
                </w:rPr>
                <w:t>Section 1</w:t>
              </w:r>
            </w:ins>
            <w:ins w:id="49" w:author="Moua, Cheng@Energy" w:date="2022-02-17T16:41:00Z">
              <w:r w:rsidR="003A7EDB">
                <w:rPr>
                  <w:rFonts w:ascii="Calibri" w:eastAsia="Times New Roman" w:hAnsi="Calibri" w:cs="Calibri"/>
                  <w:b/>
                  <w:bCs/>
                  <w:i/>
                  <w:iCs/>
                  <w:color w:val="000000"/>
                </w:rPr>
                <w:t>60.2(b)2</w:t>
              </w:r>
            </w:ins>
            <w:ins w:id="50" w:author="Moua, Cheng@Energy" w:date="2022-02-17T16:52:00Z">
              <w:r w:rsidR="009B189B">
                <w:rPr>
                  <w:rFonts w:ascii="Calibri" w:eastAsia="Times New Roman" w:hAnsi="Calibri" w:cs="Calibri"/>
                  <w:b/>
                  <w:bCs/>
                  <w:i/>
                  <w:iCs/>
                  <w:color w:val="000000"/>
                </w:rPr>
                <w:t>A</w:t>
              </w:r>
            </w:ins>
            <w:ins w:id="51" w:author="Moua, Cheng@Energy" w:date="2022-02-17T16:42:00Z">
              <w:r w:rsidR="00C2186F">
                <w:rPr>
                  <w:rFonts w:ascii="Calibri" w:eastAsia="Times New Roman" w:hAnsi="Calibri" w:cs="Calibri"/>
                  <w:b/>
                  <w:bCs/>
                  <w:i/>
                  <w:iCs/>
                  <w:color w:val="000000"/>
                </w:rPr>
                <w:t>vi</w:t>
              </w:r>
            </w:ins>
            <w:ins w:id="52" w:author="Moua, Cheng@Energy" w:date="2022-01-13T15:46:00Z">
              <w:r w:rsidR="00C565E0">
                <w:rPr>
                  <w:rFonts w:ascii="Calibri" w:eastAsia="Times New Roman" w:hAnsi="Calibri" w:cs="Calibri"/>
                  <w:b/>
                  <w:bCs/>
                  <w:color w:val="000000"/>
                </w:rPr>
                <w:t>)</w:t>
              </w:r>
            </w:ins>
            <w:ins w:id="53" w:author="Alhabibi, Haider@Energy" w:date="2022-01-09T20:21:00Z">
              <w:r w:rsidRPr="00C736C5">
                <w:rPr>
                  <w:rFonts w:ascii="Calibri" w:eastAsia="Times New Roman" w:hAnsi="Calibri" w:cs="Calibri"/>
                  <w:b/>
                  <w:bCs/>
                  <w:color w:val="000000"/>
                </w:rPr>
                <w:t xml:space="preserve"> – Fan Selection and Duct Design Criteria for Compliance</w:t>
              </w:r>
            </w:ins>
          </w:p>
        </w:tc>
      </w:tr>
      <w:tr w:rsidR="00841A90" w:rsidRPr="00A97C62" w14:paraId="3AFB7EF6" w14:textId="77777777" w:rsidTr="00A00C86">
        <w:trPr>
          <w:trHeight w:val="1335"/>
          <w:jc w:val="center"/>
          <w:ins w:id="54" w:author="Alhabibi, Haider@Energy" w:date="2022-01-09T20:21:00Z"/>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hideMark/>
          </w:tcPr>
          <w:p w14:paraId="495388B2" w14:textId="77472BB6" w:rsidR="00841A90" w:rsidRPr="00C736C5" w:rsidRDefault="00A97C62" w:rsidP="00F31F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55" w:author="Alhabibi, Haider@Energy" w:date="2022-01-09T21:26:00Z"/>
                <w:rFonts w:asciiTheme="minorHAnsi" w:hAnsiTheme="minorHAnsi" w:cs="font78"/>
                <w:sz w:val="18"/>
                <w:szCs w:val="18"/>
              </w:rPr>
            </w:pPr>
            <w:ins w:id="56" w:author="Alhabibi, Haider@Energy" w:date="2022-01-09T20:21:00Z">
              <w:r w:rsidRPr="00C736C5">
                <w:rPr>
                  <w:rFonts w:asciiTheme="minorHAnsi" w:hAnsiTheme="minorHAnsi" w:cs="font78"/>
                  <w:sz w:val="18"/>
                  <w:szCs w:val="18"/>
                </w:rPr>
                <w:t>Local mechanical exhaust fans shall be installed in each kitchen and bathroom</w:t>
              </w:r>
            </w:ins>
            <w:ins w:id="57" w:author="Moua, Cheng@Energy" w:date="2022-01-13T15:50:00Z">
              <w:r w:rsidR="00D33792">
                <w:rPr>
                  <w:rFonts w:asciiTheme="minorHAnsi" w:hAnsiTheme="minorHAnsi" w:cs="font78"/>
                  <w:sz w:val="18"/>
                  <w:szCs w:val="18"/>
                </w:rPr>
                <w:t xml:space="preserve"> in accordance with Section 1</w:t>
              </w:r>
            </w:ins>
            <w:ins w:id="58" w:author="Moua, Cheng@Energy" w:date="2022-02-17T16:42:00Z">
              <w:r w:rsidR="00544D58">
                <w:rPr>
                  <w:rFonts w:asciiTheme="minorHAnsi" w:hAnsiTheme="minorHAnsi" w:cs="font78"/>
                  <w:sz w:val="18"/>
                  <w:szCs w:val="18"/>
                </w:rPr>
                <w:t>60.2(b)2</w:t>
              </w:r>
            </w:ins>
            <w:ins w:id="59" w:author="Moua, Cheng@Energy" w:date="2022-02-17T16:52:00Z">
              <w:r w:rsidR="009B189B">
                <w:rPr>
                  <w:rFonts w:asciiTheme="minorHAnsi" w:hAnsiTheme="minorHAnsi" w:cs="font78"/>
                  <w:sz w:val="18"/>
                  <w:szCs w:val="18"/>
                </w:rPr>
                <w:t>A</w:t>
              </w:r>
            </w:ins>
            <w:ins w:id="60" w:author="Moua, Cheng@Energy" w:date="2022-02-17T16:42:00Z">
              <w:r w:rsidR="00544D58">
                <w:rPr>
                  <w:rFonts w:asciiTheme="minorHAnsi" w:hAnsiTheme="minorHAnsi" w:cs="font78"/>
                  <w:sz w:val="18"/>
                  <w:szCs w:val="18"/>
                </w:rPr>
                <w:t>vi</w:t>
              </w:r>
            </w:ins>
            <w:ins w:id="61" w:author="Alhabibi, Haider@Energy" w:date="2022-01-09T20:21:00Z">
              <w:r w:rsidRPr="00C736C5">
                <w:rPr>
                  <w:rFonts w:asciiTheme="minorHAnsi" w:hAnsiTheme="minorHAnsi" w:cs="font78"/>
                  <w:sz w:val="18"/>
                  <w:szCs w:val="18"/>
                </w:rPr>
                <w:t>.</w:t>
              </w:r>
              <w:del w:id="62" w:author="Moua, Cheng@Energy" w:date="2022-01-13T15:46:00Z">
                <w:r w:rsidRPr="00C736C5" w:rsidDel="00DA53A7">
                  <w:rPr>
                    <w:rFonts w:asciiTheme="minorHAnsi" w:hAnsiTheme="minorHAnsi" w:cs="font78"/>
                    <w:sz w:val="18"/>
                    <w:szCs w:val="18"/>
                  </w:rPr>
                  <w:delText xml:space="preserve"> </w:delText>
                </w:r>
              </w:del>
              <w:r w:rsidRPr="00C736C5">
                <w:rPr>
                  <w:rFonts w:asciiTheme="minorHAnsi" w:hAnsiTheme="minorHAnsi" w:cs="font78"/>
                  <w:sz w:val="18"/>
                  <w:szCs w:val="18"/>
                </w:rPr>
                <w:t xml:space="preserve"> </w:t>
              </w:r>
            </w:ins>
            <w:ins w:id="63" w:author="Moua, Cheng@Energy" w:date="2022-01-13T15:48:00Z">
              <w:r w:rsidR="00B04CF1">
                <w:rPr>
                  <w:rFonts w:asciiTheme="minorHAnsi" w:hAnsiTheme="minorHAnsi" w:cs="font78"/>
                  <w:sz w:val="18"/>
                  <w:szCs w:val="18"/>
                </w:rPr>
                <w:t>Systems</w:t>
              </w:r>
              <w:r w:rsidR="005459E9">
                <w:rPr>
                  <w:rFonts w:asciiTheme="minorHAnsi" w:hAnsiTheme="minorHAnsi" w:cs="font78"/>
                  <w:sz w:val="18"/>
                  <w:szCs w:val="18"/>
                </w:rPr>
                <w:t xml:space="preserve"> shall be rated for airfl</w:t>
              </w:r>
            </w:ins>
            <w:ins w:id="64" w:author="Moua, Cheng@Energy" w:date="2022-01-13T15:49:00Z">
              <w:r w:rsidR="005459E9">
                <w:rPr>
                  <w:rFonts w:asciiTheme="minorHAnsi" w:hAnsiTheme="minorHAnsi" w:cs="font78"/>
                  <w:sz w:val="18"/>
                  <w:szCs w:val="18"/>
                </w:rPr>
                <w:t xml:space="preserve">ow in accordance with ASHRAE 62.2 section 7.1. </w:t>
              </w:r>
            </w:ins>
            <w:ins w:id="65" w:author="Alhabibi, Haider@Energy" w:date="2022-01-09T20:21:00Z">
              <w:r w:rsidRPr="00C736C5">
                <w:rPr>
                  <w:rFonts w:asciiTheme="minorHAnsi" w:hAnsiTheme="minorHAnsi" w:cs="font78"/>
                  <w:sz w:val="18"/>
                  <w:szCs w:val="18"/>
                </w:rPr>
                <w:t>Delivered local ventilation rates:</w:t>
              </w:r>
            </w:ins>
          </w:p>
          <w:p w14:paraId="161DDEB7" w14:textId="3CD45FC8" w:rsidR="00841A90" w:rsidRPr="00C736C5"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6" w:author="Alhabibi, Haider@Energy" w:date="2022-01-09T21:27:00Z"/>
                <w:rFonts w:asciiTheme="minorHAnsi" w:hAnsiTheme="minorHAnsi" w:cs="font78"/>
                <w:i/>
                <w:iCs/>
                <w:sz w:val="18"/>
                <w:szCs w:val="18"/>
              </w:rPr>
            </w:pPr>
            <w:ins w:id="67" w:author="Alhabibi, Haider@Energy" w:date="2022-01-09T20:21:00Z">
              <w:r w:rsidRPr="00C736C5">
                <w:rPr>
                  <w:rFonts w:asciiTheme="minorHAnsi" w:hAnsiTheme="minorHAnsi" w:cs="font78"/>
                  <w:i/>
                  <w:iCs/>
                  <w:sz w:val="18"/>
                  <w:szCs w:val="18"/>
                </w:rPr>
                <w:t>All local ventilation rates have been measured using a flow hood, flow grid, or other airflow measuring device</w:t>
              </w:r>
              <w:del w:id="68" w:author="Moua, Cheng@Energy" w:date="2022-01-13T16:19:00Z">
                <w:r w:rsidRPr="00C736C5" w:rsidDel="00232E67">
                  <w:rPr>
                    <w:rFonts w:asciiTheme="minorHAnsi" w:hAnsiTheme="minorHAnsi" w:cs="font78"/>
                    <w:i/>
                    <w:iCs/>
                    <w:sz w:val="18"/>
                    <w:szCs w:val="18"/>
                  </w:rPr>
                  <w:delText xml:space="preserve"> </w:delText>
                </w:r>
              </w:del>
            </w:ins>
            <w:ins w:id="69" w:author="Moua, Cheng@Energy" w:date="2022-01-13T16:16:00Z">
              <w:r w:rsidR="00F03F35">
                <w:rPr>
                  <w:rFonts w:asciiTheme="minorHAnsi" w:hAnsiTheme="minorHAnsi" w:cs="font78"/>
                  <w:i/>
                  <w:iCs/>
                  <w:sz w:val="18"/>
                  <w:szCs w:val="18"/>
                </w:rPr>
                <w:t xml:space="preserve"> </w:t>
              </w:r>
            </w:ins>
            <w:ins w:id="70" w:author="Alhabibi, Haider@Energy" w:date="2022-01-09T20:21:00Z">
              <w:r w:rsidRPr="00C736C5">
                <w:rPr>
                  <w:rFonts w:asciiTheme="minorHAnsi" w:hAnsiTheme="minorHAnsi" w:cs="font78"/>
                  <w:i/>
                  <w:iCs/>
                  <w:sz w:val="18"/>
                  <w:szCs w:val="18"/>
                </w:rPr>
                <w:t xml:space="preserve">and meet the requirements of Tables </w:t>
              </w:r>
            </w:ins>
            <w:ins w:id="71" w:author="Alhabibi, Haider@Energy" w:date="2022-01-10T12:30:00Z">
              <w:r w:rsidR="00573574" w:rsidRPr="00C736C5">
                <w:rPr>
                  <w:rFonts w:asciiTheme="minorHAnsi" w:hAnsiTheme="minorHAnsi" w:cs="font78"/>
                  <w:i/>
                  <w:iCs/>
                  <w:sz w:val="18"/>
                  <w:szCs w:val="18"/>
                </w:rPr>
                <w:t>1</w:t>
              </w:r>
            </w:ins>
            <w:ins w:id="72" w:author="Moua, Cheng@Energy" w:date="2022-02-17T16:42:00Z">
              <w:r w:rsidR="00544D58">
                <w:rPr>
                  <w:rFonts w:asciiTheme="minorHAnsi" w:hAnsiTheme="minorHAnsi" w:cs="font78"/>
                  <w:i/>
                  <w:iCs/>
                  <w:sz w:val="18"/>
                  <w:szCs w:val="18"/>
                </w:rPr>
                <w:t>60.2</w:t>
              </w:r>
            </w:ins>
            <w:ins w:id="73" w:author="Alhabibi, Haider@Energy" w:date="2022-01-09T20:21:00Z">
              <w:del w:id="74" w:author="Moua, Cheng@Energy" w:date="2022-02-17T16:42:00Z">
                <w:r w:rsidRPr="00C736C5" w:rsidDel="00544D58">
                  <w:rPr>
                    <w:rFonts w:asciiTheme="minorHAnsi" w:hAnsiTheme="minorHAnsi" w:cs="font78"/>
                    <w:i/>
                    <w:iCs/>
                    <w:sz w:val="18"/>
                    <w:szCs w:val="18"/>
                  </w:rPr>
                  <w:delText>5</w:delText>
                </w:r>
              </w:del>
            </w:ins>
            <w:ins w:id="75" w:author="Alhabibi, Haider@Energy" w:date="2022-01-10T12:30:00Z">
              <w:del w:id="76" w:author="Moua, Cheng@Energy" w:date="2022-02-17T16:42:00Z">
                <w:r w:rsidR="00573574" w:rsidRPr="00C736C5" w:rsidDel="00544D58">
                  <w:rPr>
                    <w:rFonts w:asciiTheme="minorHAnsi" w:hAnsiTheme="minorHAnsi" w:cs="font78"/>
                    <w:i/>
                    <w:iCs/>
                    <w:sz w:val="18"/>
                    <w:szCs w:val="18"/>
                  </w:rPr>
                  <w:delText>0</w:delText>
                </w:r>
              </w:del>
            </w:ins>
            <w:ins w:id="77" w:author="Alhabibi, Haider@Energy" w:date="2022-01-09T20:21:00Z">
              <w:del w:id="78" w:author="Moua, Cheng@Energy" w:date="2022-02-17T16:42:00Z">
                <w:r w:rsidRPr="00C736C5" w:rsidDel="00544D58">
                  <w:rPr>
                    <w:rFonts w:asciiTheme="minorHAnsi" w:hAnsiTheme="minorHAnsi" w:cs="font78"/>
                    <w:i/>
                    <w:iCs/>
                    <w:sz w:val="18"/>
                    <w:szCs w:val="18"/>
                  </w:rPr>
                  <w:delText>.</w:delText>
                </w:r>
              </w:del>
            </w:ins>
            <w:ins w:id="79" w:author="Alhabibi, Haider@Energy" w:date="2022-01-10T12:30:00Z">
              <w:del w:id="80" w:author="Moua, Cheng@Energy" w:date="2022-01-13T16:20:00Z">
                <w:r w:rsidR="00573574" w:rsidRPr="00C736C5" w:rsidDel="00C54A65">
                  <w:rPr>
                    <w:rFonts w:asciiTheme="minorHAnsi" w:hAnsiTheme="minorHAnsi" w:cs="font78"/>
                    <w:i/>
                    <w:iCs/>
                    <w:sz w:val="18"/>
                    <w:szCs w:val="18"/>
                  </w:rPr>
                  <w:delText>1</w:delText>
                </w:r>
              </w:del>
              <w:r w:rsidR="00573574" w:rsidRPr="00C736C5">
                <w:rPr>
                  <w:rFonts w:asciiTheme="minorHAnsi" w:hAnsiTheme="minorHAnsi" w:cs="font78"/>
                  <w:i/>
                  <w:iCs/>
                  <w:sz w:val="18"/>
                  <w:szCs w:val="18"/>
                </w:rPr>
                <w:t>-E</w:t>
              </w:r>
            </w:ins>
            <w:ins w:id="81" w:author="Moua, Cheng@Energy" w:date="2022-01-13T16:01:00Z">
              <w:r w:rsidR="00A543DA">
                <w:rPr>
                  <w:rFonts w:asciiTheme="minorHAnsi" w:hAnsiTheme="minorHAnsi" w:cs="font78"/>
                  <w:i/>
                  <w:iCs/>
                  <w:sz w:val="18"/>
                  <w:szCs w:val="18"/>
                </w:rPr>
                <w:t>,</w:t>
              </w:r>
            </w:ins>
            <w:ins w:id="82" w:author="Alhabibi, Haider@Energy" w:date="2022-01-09T20:21:00Z">
              <w:del w:id="83" w:author="Moua, Cheng@Energy" w:date="2022-01-13T16:01:00Z">
                <w:r w:rsidRPr="00C736C5" w:rsidDel="00A543DA">
                  <w:rPr>
                    <w:rFonts w:asciiTheme="minorHAnsi" w:hAnsiTheme="minorHAnsi" w:cs="font78"/>
                    <w:i/>
                    <w:iCs/>
                    <w:sz w:val="18"/>
                    <w:szCs w:val="18"/>
                  </w:rPr>
                  <w:delText xml:space="preserve"> or</w:delText>
                </w:r>
              </w:del>
              <w:r w:rsidRPr="00C736C5">
                <w:rPr>
                  <w:rFonts w:asciiTheme="minorHAnsi" w:hAnsiTheme="minorHAnsi" w:cs="font78"/>
                  <w:i/>
                  <w:iCs/>
                  <w:sz w:val="18"/>
                  <w:szCs w:val="18"/>
                </w:rPr>
                <w:t xml:space="preserve"> </w:t>
              </w:r>
            </w:ins>
            <w:ins w:id="84" w:author="Alhabibi, Haider@Energy" w:date="2022-01-10T12:30:00Z">
              <w:r w:rsidR="00202F46" w:rsidRPr="00C736C5">
                <w:rPr>
                  <w:rFonts w:asciiTheme="minorHAnsi" w:hAnsiTheme="minorHAnsi" w:cs="font78"/>
                  <w:i/>
                  <w:iCs/>
                  <w:sz w:val="18"/>
                  <w:szCs w:val="18"/>
                </w:rPr>
                <w:t>1</w:t>
              </w:r>
            </w:ins>
            <w:ins w:id="85" w:author="Moua, Cheng@Energy" w:date="2022-02-17T16:42:00Z">
              <w:r w:rsidR="00D457F9">
                <w:rPr>
                  <w:rFonts w:asciiTheme="minorHAnsi" w:hAnsiTheme="minorHAnsi" w:cs="font78"/>
                  <w:i/>
                  <w:iCs/>
                  <w:sz w:val="18"/>
                  <w:szCs w:val="18"/>
                </w:rPr>
                <w:t>60.2</w:t>
              </w:r>
            </w:ins>
            <w:ins w:id="86" w:author="Alhabibi, Haider@Energy" w:date="2022-01-10T12:30:00Z">
              <w:del w:id="87" w:author="Moua, Cheng@Energy" w:date="2022-02-17T16:42:00Z">
                <w:r w:rsidR="00202F46" w:rsidRPr="00C736C5" w:rsidDel="00D457F9">
                  <w:rPr>
                    <w:rFonts w:asciiTheme="minorHAnsi" w:hAnsiTheme="minorHAnsi" w:cs="font78"/>
                    <w:i/>
                    <w:iCs/>
                    <w:sz w:val="18"/>
                    <w:szCs w:val="18"/>
                  </w:rPr>
                  <w:delText>50</w:delText>
                </w:r>
                <w:r w:rsidR="00202F46" w:rsidRPr="00C736C5">
                  <w:rPr>
                    <w:rFonts w:asciiTheme="minorHAnsi" w:hAnsiTheme="minorHAnsi" w:cs="font78"/>
                    <w:i/>
                    <w:iCs/>
                    <w:sz w:val="18"/>
                    <w:szCs w:val="18"/>
                  </w:rPr>
                  <w:delText>.0</w:delText>
                </w:r>
              </w:del>
            </w:ins>
            <w:ins w:id="88" w:author="Alhabibi, Haider@Energy" w:date="2022-01-10T12:31:00Z">
              <w:r w:rsidR="00202F46" w:rsidRPr="00C736C5">
                <w:rPr>
                  <w:rFonts w:asciiTheme="minorHAnsi" w:hAnsiTheme="minorHAnsi" w:cs="font78"/>
                  <w:i/>
                  <w:iCs/>
                  <w:sz w:val="18"/>
                  <w:szCs w:val="18"/>
                </w:rPr>
                <w:t>-F</w:t>
              </w:r>
            </w:ins>
            <w:ins w:id="89" w:author="Moua, Cheng@Energy" w:date="2022-01-13T16:01:00Z">
              <w:r w:rsidR="002F321D">
                <w:rPr>
                  <w:rFonts w:asciiTheme="minorHAnsi" w:hAnsiTheme="minorHAnsi" w:cs="font78"/>
                  <w:i/>
                  <w:iCs/>
                  <w:sz w:val="18"/>
                  <w:szCs w:val="18"/>
                </w:rPr>
                <w:t>, or 1</w:t>
              </w:r>
            </w:ins>
            <w:ins w:id="90" w:author="Moua, Cheng@Energy" w:date="2022-02-17T16:43:00Z">
              <w:r w:rsidR="00D457F9">
                <w:rPr>
                  <w:rFonts w:asciiTheme="minorHAnsi" w:hAnsiTheme="minorHAnsi" w:cs="font78"/>
                  <w:i/>
                  <w:iCs/>
                  <w:sz w:val="18"/>
                  <w:szCs w:val="18"/>
                </w:rPr>
                <w:t>60.2</w:t>
              </w:r>
            </w:ins>
            <w:ins w:id="91" w:author="Moua, Cheng@Energy" w:date="2022-01-13T16:01:00Z">
              <w:r w:rsidR="002F321D">
                <w:rPr>
                  <w:rFonts w:asciiTheme="minorHAnsi" w:hAnsiTheme="minorHAnsi" w:cs="font78"/>
                  <w:i/>
                  <w:iCs/>
                  <w:sz w:val="18"/>
                  <w:szCs w:val="18"/>
                </w:rPr>
                <w:t>-</w:t>
              </w:r>
              <w:proofErr w:type="gramStart"/>
              <w:r w:rsidR="002F321D">
                <w:rPr>
                  <w:rFonts w:asciiTheme="minorHAnsi" w:hAnsiTheme="minorHAnsi" w:cs="font78"/>
                  <w:i/>
                  <w:iCs/>
                  <w:sz w:val="18"/>
                  <w:szCs w:val="18"/>
                </w:rPr>
                <w:t>G</w:t>
              </w:r>
            </w:ins>
            <w:ins w:id="92" w:author="Alhabibi, Haider@Energy" w:date="2022-01-09T20:21:00Z">
              <w:r w:rsidRPr="00C736C5">
                <w:rPr>
                  <w:rFonts w:asciiTheme="minorHAnsi" w:hAnsiTheme="minorHAnsi" w:cs="font78"/>
                  <w:i/>
                  <w:iCs/>
                  <w:sz w:val="18"/>
                  <w:szCs w:val="18"/>
                </w:rPr>
                <w:t>;</w:t>
              </w:r>
              <w:proofErr w:type="gramEnd"/>
              <w:r w:rsidRPr="00C736C5">
                <w:rPr>
                  <w:rFonts w:asciiTheme="minorHAnsi" w:hAnsiTheme="minorHAnsi" w:cs="font78"/>
                  <w:i/>
                  <w:iCs/>
                  <w:sz w:val="18"/>
                  <w:szCs w:val="18"/>
                </w:rPr>
                <w:t xml:space="preserve"> OR</w:t>
              </w:r>
            </w:ins>
          </w:p>
          <w:p w14:paraId="48323F0B" w14:textId="295C184D" w:rsidR="00A97C62" w:rsidRPr="00C736C5"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3" w:author="Alhabibi, Haider@Energy" w:date="2022-01-09T20:21:00Z"/>
                <w:rFonts w:asciiTheme="minorHAnsi" w:hAnsiTheme="minorHAnsi" w:cs="font78"/>
                <w:sz w:val="18"/>
                <w:szCs w:val="18"/>
              </w:rPr>
            </w:pPr>
            <w:ins w:id="94" w:author="Alhabibi, Haider@Energy" w:date="2022-01-09T20:21:00Z">
              <w:r w:rsidRPr="00C736C5">
                <w:rPr>
                  <w:rFonts w:asciiTheme="minorHAnsi" w:hAnsiTheme="minorHAnsi" w:cs="font78"/>
                  <w:i/>
                  <w:iCs/>
                  <w:sz w:val="18"/>
                  <w:szCs w:val="18"/>
                </w:rPr>
                <w:t xml:space="preserve">The airflow rating at a pressure of 0.25 in. </w:t>
              </w:r>
              <w:proofErr w:type="spellStart"/>
              <w:r w:rsidRPr="00C736C5">
                <w:rPr>
                  <w:rFonts w:asciiTheme="minorHAnsi" w:hAnsiTheme="minorHAnsi" w:cs="font78"/>
                  <w:i/>
                  <w:iCs/>
                  <w:sz w:val="18"/>
                  <w:szCs w:val="18"/>
                </w:rPr>
                <w:t>w.c.</w:t>
              </w:r>
              <w:proofErr w:type="spellEnd"/>
              <w:r w:rsidRPr="00C736C5">
                <w:rPr>
                  <w:rFonts w:asciiTheme="minorHAnsi" w:hAnsiTheme="minorHAnsi" w:cs="font78"/>
                  <w:i/>
                  <w:iCs/>
                  <w:sz w:val="18"/>
                  <w:szCs w:val="18"/>
                </w:rPr>
                <w:t xml:space="preserve"> of a certified fan is assumed because the local ventilation system duct sizing meets the prescriptive requirements of </w:t>
              </w:r>
              <w:del w:id="95" w:author="Moua, Cheng@Energy" w:date="2022-01-13T16:04:00Z">
                <w:r w:rsidRPr="00C736C5" w:rsidDel="00DC5121">
                  <w:rPr>
                    <w:rFonts w:asciiTheme="minorHAnsi" w:hAnsiTheme="minorHAnsi" w:cs="font78"/>
                    <w:i/>
                    <w:iCs/>
                    <w:sz w:val="18"/>
                    <w:szCs w:val="18"/>
                  </w:rPr>
                  <w:delText>Ta</w:delText>
                </w:r>
                <w:r w:rsidRPr="00C736C5" w:rsidDel="00CB1F33">
                  <w:rPr>
                    <w:rFonts w:asciiTheme="minorHAnsi" w:hAnsiTheme="minorHAnsi" w:cs="font78"/>
                    <w:i/>
                    <w:iCs/>
                    <w:sz w:val="18"/>
                    <w:szCs w:val="18"/>
                  </w:rPr>
                  <w:delText xml:space="preserve">ble </w:delText>
                </w:r>
              </w:del>
            </w:ins>
            <w:ins w:id="96" w:author="Alhabibi, Haider@Energy" w:date="2022-01-10T12:31:00Z">
              <w:del w:id="97" w:author="Moua, Cheng@Energy" w:date="2022-01-13T16:04:00Z">
                <w:r w:rsidR="00202F46" w:rsidRPr="00C736C5" w:rsidDel="00CB1F33">
                  <w:rPr>
                    <w:rFonts w:asciiTheme="minorHAnsi" w:hAnsiTheme="minorHAnsi" w:cs="font78"/>
                    <w:i/>
                    <w:iCs/>
                    <w:sz w:val="18"/>
                    <w:szCs w:val="18"/>
                  </w:rPr>
                  <w:delText>150.0-</w:delText>
                </w:r>
                <w:r w:rsidR="009444B1" w:rsidRPr="00C736C5" w:rsidDel="00CB1F33">
                  <w:rPr>
                    <w:rFonts w:asciiTheme="minorHAnsi" w:hAnsiTheme="minorHAnsi" w:cs="font78"/>
                    <w:i/>
                    <w:iCs/>
                    <w:sz w:val="18"/>
                    <w:szCs w:val="18"/>
                  </w:rPr>
                  <w:delText>G</w:delText>
                </w:r>
              </w:del>
            </w:ins>
            <w:ins w:id="98" w:author="Alhabibi, Haider@Energy" w:date="2022-01-09T20:21:00Z">
              <w:del w:id="99" w:author="Moua, Cheng@Energy" w:date="2022-01-13T16:04:00Z">
                <w:r w:rsidRPr="00C736C5" w:rsidDel="00CB1F33">
                  <w:rPr>
                    <w:rFonts w:asciiTheme="minorHAnsi" w:hAnsiTheme="minorHAnsi" w:cs="font78"/>
                    <w:i/>
                    <w:iCs/>
                    <w:sz w:val="18"/>
                    <w:szCs w:val="18"/>
                  </w:rPr>
                  <w:delText>,</w:delText>
                </w:r>
              </w:del>
              <w:r w:rsidRPr="00C736C5">
                <w:rPr>
                  <w:rFonts w:asciiTheme="minorHAnsi" w:hAnsiTheme="minorHAnsi" w:cs="font78"/>
                  <w:i/>
                  <w:iCs/>
                  <w:sz w:val="18"/>
                  <w:szCs w:val="18"/>
                </w:rPr>
                <w:t xml:space="preserve"> </w:t>
              </w:r>
            </w:ins>
            <w:ins w:id="100" w:author="Moua, Cheng@Energy" w:date="2022-01-13T16:44:00Z">
              <w:r w:rsidR="00006F3C">
                <w:rPr>
                  <w:rFonts w:asciiTheme="minorHAnsi" w:hAnsiTheme="minorHAnsi" w:cs="font78"/>
                  <w:i/>
                  <w:iCs/>
                  <w:sz w:val="18"/>
                  <w:szCs w:val="18"/>
                </w:rPr>
                <w:t xml:space="preserve">Table </w:t>
              </w:r>
            </w:ins>
            <w:ins w:id="101" w:author="Alhabibi, Haider@Energy" w:date="2022-01-10T12:32:00Z">
              <w:r w:rsidR="008821E1" w:rsidRPr="00C736C5">
                <w:rPr>
                  <w:rFonts w:asciiTheme="minorHAnsi" w:hAnsiTheme="minorHAnsi" w:cs="font78"/>
                  <w:i/>
                  <w:iCs/>
                  <w:sz w:val="18"/>
                  <w:szCs w:val="18"/>
                </w:rPr>
                <w:t>1</w:t>
              </w:r>
            </w:ins>
            <w:ins w:id="102" w:author="Moua, Cheng@Energy" w:date="2022-02-17T16:43:00Z">
              <w:r w:rsidR="00D457F9">
                <w:rPr>
                  <w:rFonts w:asciiTheme="minorHAnsi" w:hAnsiTheme="minorHAnsi" w:cs="font78"/>
                  <w:i/>
                  <w:iCs/>
                  <w:sz w:val="18"/>
                  <w:szCs w:val="18"/>
                </w:rPr>
                <w:t>60.2</w:t>
              </w:r>
            </w:ins>
            <w:ins w:id="103" w:author="Alhabibi, Haider@Energy" w:date="2022-01-10T12:32:00Z">
              <w:del w:id="104" w:author="Moua, Cheng@Energy" w:date="2022-02-17T16:43:00Z">
                <w:r w:rsidR="008821E1" w:rsidRPr="00C736C5" w:rsidDel="00D457F9">
                  <w:rPr>
                    <w:rFonts w:asciiTheme="minorHAnsi" w:hAnsiTheme="minorHAnsi" w:cs="font78"/>
                    <w:i/>
                    <w:iCs/>
                    <w:sz w:val="18"/>
                    <w:szCs w:val="18"/>
                  </w:rPr>
                  <w:delText>50</w:delText>
                </w:r>
                <w:r w:rsidR="008821E1" w:rsidRPr="00C736C5">
                  <w:rPr>
                    <w:rFonts w:asciiTheme="minorHAnsi" w:hAnsiTheme="minorHAnsi" w:cs="font78"/>
                    <w:i/>
                    <w:iCs/>
                    <w:sz w:val="18"/>
                    <w:szCs w:val="18"/>
                  </w:rPr>
                  <w:delText>.0</w:delText>
                </w:r>
              </w:del>
              <w:r w:rsidR="008821E1" w:rsidRPr="00C736C5">
                <w:rPr>
                  <w:rFonts w:asciiTheme="minorHAnsi" w:hAnsiTheme="minorHAnsi" w:cs="font78"/>
                  <w:i/>
                  <w:iCs/>
                  <w:sz w:val="18"/>
                  <w:szCs w:val="18"/>
                </w:rPr>
                <w:t>-H</w:t>
              </w:r>
            </w:ins>
            <w:ins w:id="105" w:author="Moua, Cheng@Energy" w:date="2022-01-13T16:08:00Z">
              <w:r w:rsidR="00025D31">
                <w:rPr>
                  <w:rFonts w:asciiTheme="minorHAnsi" w:hAnsiTheme="minorHAnsi" w:cs="font78"/>
                  <w:i/>
                  <w:iCs/>
                  <w:sz w:val="18"/>
                  <w:szCs w:val="18"/>
                </w:rPr>
                <w:t>.</w:t>
              </w:r>
            </w:ins>
            <w:ins w:id="106" w:author="Alhabibi, Haider@Energy" w:date="2022-01-10T12:32:00Z">
              <w:del w:id="107" w:author="Moua, Cheng@Energy" w:date="2022-01-13T16:08:00Z">
                <w:r w:rsidR="008821E1" w:rsidRPr="00C736C5" w:rsidDel="00025D31">
                  <w:rPr>
                    <w:rFonts w:asciiTheme="minorHAnsi" w:hAnsiTheme="minorHAnsi" w:cs="font78"/>
                    <w:i/>
                    <w:iCs/>
                    <w:sz w:val="18"/>
                    <w:szCs w:val="18"/>
                  </w:rPr>
                  <w:delText xml:space="preserve"> </w:delText>
                </w:r>
              </w:del>
            </w:ins>
            <w:ins w:id="108" w:author="Alhabibi, Haider@Energy" w:date="2022-01-09T20:21:00Z">
              <w:del w:id="109" w:author="Moua, Cheng@Energy" w:date="2022-01-13T16:08:00Z">
                <w:r w:rsidRPr="00C736C5" w:rsidDel="00C63C23">
                  <w:rPr>
                    <w:rFonts w:asciiTheme="minorHAnsi" w:hAnsiTheme="minorHAnsi" w:cs="font78"/>
                    <w:i/>
                    <w:iCs/>
                    <w:sz w:val="18"/>
                    <w:szCs w:val="18"/>
                  </w:rPr>
                  <w:delText>or manufacturer's design criteria.</w:delText>
                </w:r>
              </w:del>
            </w:ins>
            <w:ins w:id="110" w:author="Moua, Cheng@Energy" w:date="2022-01-13T16:08:00Z">
              <w:r w:rsidR="00025D31">
                <w:rPr>
                  <w:rFonts w:asciiTheme="minorHAnsi" w:hAnsiTheme="minorHAnsi" w:cs="font78"/>
                  <w:i/>
                  <w:iCs/>
                  <w:sz w:val="18"/>
                  <w:szCs w:val="18"/>
                </w:rPr>
                <w:t xml:space="preserve"> </w:t>
              </w:r>
            </w:ins>
          </w:p>
        </w:tc>
      </w:tr>
      <w:tr w:rsidR="00841A90" w:rsidRPr="00A97C62" w14:paraId="575A9380" w14:textId="77777777" w:rsidTr="00A00C86">
        <w:trPr>
          <w:trHeight w:val="525"/>
          <w:jc w:val="center"/>
          <w:ins w:id="111"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5F4CFCE5" w14:textId="1C523664" w:rsidR="00A97C62" w:rsidRPr="00C736C5" w:rsidRDefault="00A97C62" w:rsidP="00A97C62">
            <w:pPr>
              <w:rPr>
                <w:ins w:id="112" w:author="Alhabibi, Haider@Energy" w:date="2022-01-09T20:21:00Z"/>
                <w:rFonts w:ascii="Calibri" w:eastAsia="Times New Roman" w:hAnsi="Calibri" w:cs="Calibri"/>
                <w:b/>
                <w:bCs/>
                <w:sz w:val="18"/>
                <w:szCs w:val="18"/>
              </w:rPr>
            </w:pPr>
            <w:ins w:id="113" w:author="Alhabibi, Haider@Energy" w:date="2022-01-09T20:21:00Z">
              <w:r w:rsidRPr="00C736C5">
                <w:rPr>
                  <w:rFonts w:ascii="Calibri" w:eastAsia="Times New Roman" w:hAnsi="Calibri" w:cs="Calibri"/>
                  <w:b/>
                  <w:bCs/>
                  <w:sz w:val="18"/>
                  <w:szCs w:val="18"/>
                </w:rPr>
                <w:t xml:space="preserve">Table </w:t>
              </w:r>
            </w:ins>
            <w:ins w:id="114" w:author="Alhabibi, Haider@Energy" w:date="2022-01-10T12:45:00Z">
              <w:r w:rsidR="00DC035D" w:rsidRPr="00C736C5">
                <w:rPr>
                  <w:rFonts w:ascii="Calibri" w:eastAsia="Times New Roman" w:hAnsi="Calibri" w:cs="Calibri"/>
                  <w:b/>
                  <w:bCs/>
                  <w:sz w:val="18"/>
                  <w:szCs w:val="18"/>
                </w:rPr>
                <w:t>1</w:t>
              </w:r>
            </w:ins>
            <w:ins w:id="115" w:author="Moua, Cheng@Energy" w:date="2022-02-17T16:43:00Z">
              <w:r w:rsidR="00D457F9">
                <w:rPr>
                  <w:rFonts w:ascii="Calibri" w:eastAsia="Times New Roman" w:hAnsi="Calibri" w:cs="Calibri"/>
                  <w:b/>
                  <w:bCs/>
                  <w:sz w:val="18"/>
                  <w:szCs w:val="18"/>
                </w:rPr>
                <w:t>60.2</w:t>
              </w:r>
            </w:ins>
            <w:ins w:id="116" w:author="Alhabibi, Haider@Energy" w:date="2022-01-10T12:45:00Z">
              <w:del w:id="117" w:author="Moua, Cheng@Energy" w:date="2022-02-17T16:43:00Z">
                <w:r w:rsidR="00DC035D" w:rsidRPr="00C736C5" w:rsidDel="00D457F9">
                  <w:rPr>
                    <w:rFonts w:ascii="Calibri" w:eastAsia="Times New Roman" w:hAnsi="Calibri" w:cs="Calibri"/>
                    <w:b/>
                    <w:bCs/>
                    <w:sz w:val="18"/>
                    <w:szCs w:val="18"/>
                  </w:rPr>
                  <w:delText>50</w:delText>
                </w:r>
                <w:r w:rsidR="00DC035D" w:rsidRPr="00C736C5">
                  <w:rPr>
                    <w:rFonts w:ascii="Calibri" w:eastAsia="Times New Roman" w:hAnsi="Calibri" w:cs="Calibri"/>
                    <w:b/>
                    <w:bCs/>
                    <w:sz w:val="18"/>
                    <w:szCs w:val="18"/>
                  </w:rPr>
                  <w:delText>.0</w:delText>
                </w:r>
              </w:del>
              <w:r w:rsidR="00DC035D" w:rsidRPr="00C736C5">
                <w:rPr>
                  <w:rFonts w:ascii="Calibri" w:eastAsia="Times New Roman" w:hAnsi="Calibri" w:cs="Calibri"/>
                  <w:b/>
                  <w:bCs/>
                  <w:sz w:val="18"/>
                  <w:szCs w:val="18"/>
                </w:rPr>
                <w:t>-E</w:t>
              </w:r>
            </w:ins>
            <w:ins w:id="118" w:author="Alhabibi, Haider@Energy" w:date="2022-01-09T20:21:00Z">
              <w:r w:rsidRPr="00C736C5">
                <w:rPr>
                  <w:rFonts w:ascii="Calibri" w:eastAsia="Times New Roman" w:hAnsi="Calibri" w:cs="Calibri"/>
                  <w:b/>
                  <w:bCs/>
                  <w:sz w:val="18"/>
                  <w:szCs w:val="18"/>
                </w:rPr>
                <w:t xml:space="preserve">  </w:t>
              </w:r>
              <w:r w:rsidRPr="00C736C5">
                <w:rPr>
                  <w:rFonts w:ascii="Calibri" w:eastAsia="Times New Roman" w:hAnsi="Calibri" w:cs="Calibri"/>
                  <w:b/>
                  <w:bCs/>
                  <w:sz w:val="18"/>
                  <w:szCs w:val="18"/>
                </w:rPr>
                <w:br/>
                <w:t>Demand-Controlled Local Ventilation Exhaust Airflow Rates</w:t>
              </w:r>
            </w:ins>
            <w:ins w:id="119" w:author="Moua, Cheng@Energy" w:date="2022-01-13T16:22:00Z">
              <w:r w:rsidR="00EC7D71">
                <w:rPr>
                  <w:rFonts w:ascii="Calibri" w:eastAsia="Times New Roman" w:hAnsi="Calibri" w:cs="Calibri"/>
                  <w:b/>
                  <w:bCs/>
                  <w:sz w:val="18"/>
                  <w:szCs w:val="18"/>
                </w:rPr>
                <w:t xml:space="preserve"> and Capture Efficiency</w:t>
              </w:r>
            </w:ins>
          </w:p>
        </w:tc>
      </w:tr>
      <w:tr w:rsidR="00841A90" w:rsidRPr="00A97C62" w14:paraId="05CEA8C0" w14:textId="77777777" w:rsidTr="00A00C86">
        <w:trPr>
          <w:trHeight w:val="359"/>
          <w:jc w:val="center"/>
          <w:ins w:id="120" w:author="Alhabibi, Haider@Energy" w:date="2022-01-09T20:21:00Z"/>
        </w:trPr>
        <w:tc>
          <w:tcPr>
            <w:tcW w:w="1904" w:type="dxa"/>
            <w:tcBorders>
              <w:top w:val="single" w:sz="4" w:space="0" w:color="auto"/>
              <w:left w:val="single" w:sz="4" w:space="0" w:color="auto"/>
              <w:bottom w:val="single" w:sz="4" w:space="0" w:color="auto"/>
              <w:right w:val="single" w:sz="4" w:space="0" w:color="000000"/>
            </w:tcBorders>
            <w:shd w:val="clear" w:color="auto" w:fill="auto"/>
            <w:hideMark/>
          </w:tcPr>
          <w:p w14:paraId="2C469A98" w14:textId="77777777" w:rsidR="00A97C62" w:rsidRPr="00C736C5" w:rsidRDefault="00A97C62" w:rsidP="00A97C62">
            <w:pPr>
              <w:rPr>
                <w:ins w:id="121" w:author="Alhabibi, Haider@Energy" w:date="2022-01-09T20:21:00Z"/>
                <w:rFonts w:ascii="Calibri" w:eastAsia="Times New Roman" w:hAnsi="Calibri" w:cs="Calibri"/>
                <w:b/>
                <w:bCs/>
                <w:sz w:val="18"/>
                <w:szCs w:val="18"/>
              </w:rPr>
            </w:pPr>
            <w:ins w:id="122" w:author="Alhabibi, Haider@Energy" w:date="2022-01-09T20:21:00Z">
              <w:r w:rsidRPr="00C736C5">
                <w:rPr>
                  <w:rFonts w:ascii="Calibri" w:eastAsia="Times New Roman" w:hAnsi="Calibri" w:cs="Calibri"/>
                  <w:b/>
                  <w:bCs/>
                  <w:sz w:val="18"/>
                  <w:szCs w:val="18"/>
                </w:rPr>
                <w:t>Application</w:t>
              </w:r>
            </w:ins>
          </w:p>
        </w:tc>
        <w:tc>
          <w:tcPr>
            <w:tcW w:w="8891" w:type="dxa"/>
            <w:gridSpan w:val="15"/>
            <w:tcBorders>
              <w:top w:val="single" w:sz="4" w:space="0" w:color="auto"/>
              <w:left w:val="nil"/>
              <w:bottom w:val="single" w:sz="4" w:space="0" w:color="auto"/>
              <w:right w:val="single" w:sz="4" w:space="0" w:color="000000"/>
            </w:tcBorders>
            <w:shd w:val="clear" w:color="auto" w:fill="auto"/>
            <w:hideMark/>
          </w:tcPr>
          <w:p w14:paraId="2BA576E3" w14:textId="77777777" w:rsidR="00A97C62" w:rsidRPr="00C736C5" w:rsidRDefault="00A97C62" w:rsidP="00A97C62">
            <w:pPr>
              <w:ind w:firstLineChars="100" w:firstLine="181"/>
              <w:rPr>
                <w:ins w:id="123" w:author="Alhabibi, Haider@Energy" w:date="2022-01-09T20:21:00Z"/>
                <w:rFonts w:ascii="Calibri" w:eastAsia="Times New Roman" w:hAnsi="Calibri" w:cs="Calibri"/>
                <w:b/>
                <w:bCs/>
                <w:sz w:val="18"/>
                <w:szCs w:val="18"/>
              </w:rPr>
            </w:pPr>
            <w:ins w:id="124" w:author="Alhabibi, Haider@Energy" w:date="2022-01-09T20:21:00Z">
              <w:r w:rsidRPr="00C736C5">
                <w:rPr>
                  <w:rFonts w:ascii="Calibri" w:eastAsia="Times New Roman" w:hAnsi="Calibri" w:cs="Calibri"/>
                  <w:b/>
                  <w:bCs/>
                  <w:sz w:val="18"/>
                  <w:szCs w:val="18"/>
                </w:rPr>
                <w:t>Airflow</w:t>
              </w:r>
            </w:ins>
          </w:p>
        </w:tc>
      </w:tr>
      <w:tr w:rsidR="00DD214B" w:rsidRPr="00A97C62" w14:paraId="4AA3D912" w14:textId="77777777" w:rsidTr="00A00C86">
        <w:trPr>
          <w:trHeight w:val="255"/>
          <w:jc w:val="center"/>
          <w:ins w:id="125" w:author="Alhabibi, Haider@Energy" w:date="2022-01-09T20:21:00Z"/>
        </w:trPr>
        <w:tc>
          <w:tcPr>
            <w:tcW w:w="1904" w:type="dxa"/>
            <w:tcBorders>
              <w:top w:val="single" w:sz="4" w:space="0" w:color="auto"/>
              <w:left w:val="single" w:sz="4" w:space="0" w:color="auto"/>
              <w:bottom w:val="single" w:sz="4" w:space="0" w:color="000000"/>
              <w:right w:val="single" w:sz="4" w:space="0" w:color="000000"/>
            </w:tcBorders>
            <w:shd w:val="clear" w:color="auto" w:fill="auto"/>
            <w:vAlign w:val="center"/>
            <w:hideMark/>
          </w:tcPr>
          <w:p w14:paraId="642C8FC3" w14:textId="128679BF" w:rsidR="00DD214B" w:rsidRPr="00C736C5" w:rsidRDefault="00DD214B" w:rsidP="00F0772D">
            <w:pPr>
              <w:ind w:right="254"/>
              <w:rPr>
                <w:ins w:id="126" w:author="Alhabibi, Haider@Energy" w:date="2022-01-09T20:21:00Z"/>
                <w:rFonts w:ascii="Calibri" w:eastAsia="Times New Roman" w:hAnsi="Calibri" w:cs="Calibri"/>
                <w:sz w:val="18"/>
                <w:szCs w:val="18"/>
              </w:rPr>
            </w:pPr>
            <w:ins w:id="127" w:author="Alhabibi, Haider@Energy" w:date="2022-01-10T12:34:00Z">
              <w:r w:rsidRPr="00C736C5">
                <w:rPr>
                  <w:rFonts w:ascii="Calibri" w:eastAsia="Times New Roman" w:hAnsi="Calibri" w:cs="Calibri"/>
                  <w:sz w:val="18"/>
                  <w:szCs w:val="18"/>
                </w:rPr>
                <w:t xml:space="preserve">Enclosed Kitchen or </w:t>
              </w:r>
              <w:proofErr w:type="spellStart"/>
              <w:r w:rsidRPr="00C736C5">
                <w:rPr>
                  <w:rFonts w:ascii="Calibri" w:eastAsia="Times New Roman" w:hAnsi="Calibri" w:cs="Calibri"/>
                  <w:sz w:val="18"/>
                  <w:szCs w:val="18"/>
                </w:rPr>
                <w:t>Nonenclosed</w:t>
              </w:r>
              <w:proofErr w:type="spellEnd"/>
              <w:r w:rsidRPr="00C736C5">
                <w:rPr>
                  <w:rFonts w:ascii="Calibri" w:eastAsia="Times New Roman" w:hAnsi="Calibri" w:cs="Calibri"/>
                  <w:sz w:val="18"/>
                  <w:szCs w:val="18"/>
                </w:rPr>
                <w:t xml:space="preserve"> Kitchen</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hideMark/>
          </w:tcPr>
          <w:p w14:paraId="75D01433" w14:textId="105155C5" w:rsidR="00DD214B" w:rsidRPr="00C736C5" w:rsidRDefault="00DD214B" w:rsidP="00C935B8">
            <w:pPr>
              <w:rPr>
                <w:ins w:id="128" w:author="Alhabibi, Haider@Energy" w:date="2022-01-09T20:21:00Z"/>
                <w:rFonts w:ascii="Calibri" w:eastAsia="Times New Roman" w:hAnsi="Calibri" w:cs="Calibri"/>
                <w:sz w:val="18"/>
                <w:szCs w:val="18"/>
              </w:rPr>
            </w:pPr>
            <w:ins w:id="129" w:author="Alhabibi, Haider@Energy" w:date="2022-01-10T12:35:00Z">
              <w:r w:rsidRPr="00C736C5">
                <w:rPr>
                  <w:rFonts w:ascii="Calibri" w:eastAsia="Times New Roman" w:hAnsi="Calibri" w:cs="Calibri"/>
                  <w:sz w:val="18"/>
                  <w:szCs w:val="18"/>
                </w:rPr>
                <w:t>Vented range hood, including appliance-range hood combinations shall meet either the capture efficiency (CE) or the airflow rate specified in Table 1</w:t>
              </w:r>
            </w:ins>
            <w:ins w:id="130" w:author="Moua, Cheng@Energy" w:date="2022-02-17T16:43:00Z">
              <w:r w:rsidR="000956C7">
                <w:rPr>
                  <w:rFonts w:ascii="Calibri" w:eastAsia="Times New Roman" w:hAnsi="Calibri" w:cs="Calibri"/>
                  <w:sz w:val="18"/>
                  <w:szCs w:val="18"/>
                </w:rPr>
                <w:t>60.2</w:t>
              </w:r>
            </w:ins>
            <w:ins w:id="131" w:author="Alhabibi, Haider@Energy" w:date="2022-01-10T12:35:00Z">
              <w:del w:id="132" w:author="Moua, Cheng@Energy" w:date="2022-02-17T16:43:00Z">
                <w:r w:rsidRPr="00C736C5" w:rsidDel="000956C7">
                  <w:rPr>
                    <w:rFonts w:ascii="Calibri" w:eastAsia="Times New Roman" w:hAnsi="Calibri" w:cs="Calibri"/>
                    <w:sz w:val="18"/>
                    <w:szCs w:val="18"/>
                  </w:rPr>
                  <w:delText>50</w:delText>
                </w:r>
                <w:r w:rsidRPr="00C736C5">
                  <w:rPr>
                    <w:rFonts w:ascii="Calibri" w:eastAsia="Times New Roman" w:hAnsi="Calibri" w:cs="Calibri"/>
                    <w:sz w:val="18"/>
                    <w:szCs w:val="18"/>
                  </w:rPr>
                  <w:delText>.0</w:delText>
                </w:r>
              </w:del>
              <w:r w:rsidRPr="00C736C5">
                <w:rPr>
                  <w:rFonts w:ascii="Calibri" w:eastAsia="Times New Roman" w:hAnsi="Calibri" w:cs="Calibri"/>
                  <w:sz w:val="18"/>
                  <w:szCs w:val="18"/>
                </w:rPr>
                <w:t>-G as applicable.</w:t>
              </w:r>
            </w:ins>
          </w:p>
        </w:tc>
      </w:tr>
      <w:tr w:rsidR="00DD214B" w:rsidRPr="00A97C62" w14:paraId="6BCE67DE" w14:textId="77777777" w:rsidTr="00A00C86">
        <w:trPr>
          <w:trHeight w:val="495"/>
          <w:jc w:val="center"/>
          <w:ins w:id="133" w:author="Alhabibi, Haider@Energy" w:date="2022-01-09T20:21:00Z"/>
        </w:trPr>
        <w:tc>
          <w:tcPr>
            <w:tcW w:w="1904" w:type="dxa"/>
            <w:tcBorders>
              <w:top w:val="single" w:sz="4" w:space="0" w:color="auto"/>
              <w:left w:val="single" w:sz="4" w:space="0" w:color="auto"/>
              <w:bottom w:val="single" w:sz="4" w:space="0" w:color="000000"/>
              <w:right w:val="single" w:sz="4" w:space="0" w:color="000000"/>
            </w:tcBorders>
            <w:shd w:val="clear" w:color="auto" w:fill="auto"/>
            <w:vAlign w:val="center"/>
            <w:hideMark/>
          </w:tcPr>
          <w:p w14:paraId="71E2CD6A" w14:textId="4C5BCA68" w:rsidR="00DD214B" w:rsidRPr="00C736C5" w:rsidRDefault="00DD214B" w:rsidP="00A00C86">
            <w:pPr>
              <w:ind w:right="254"/>
              <w:rPr>
                <w:ins w:id="134" w:author="Alhabibi, Haider@Energy" w:date="2022-01-09T20:21:00Z"/>
                <w:rFonts w:ascii="Calibri" w:eastAsia="Times New Roman" w:hAnsi="Calibri" w:cs="Calibri"/>
                <w:sz w:val="18"/>
                <w:szCs w:val="18"/>
              </w:rPr>
            </w:pPr>
            <w:ins w:id="135" w:author="Alhabibi, Haider@Energy" w:date="2022-01-10T12:35:00Z">
              <w:r w:rsidRPr="00C736C5">
                <w:rPr>
                  <w:rFonts w:ascii="Calibri" w:eastAsia="Times New Roman" w:hAnsi="Calibri" w:cs="Calibri"/>
                  <w:sz w:val="18"/>
                  <w:szCs w:val="18"/>
                </w:rPr>
                <w:t>Enclosed Kitchen</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hideMark/>
          </w:tcPr>
          <w:p w14:paraId="0D114D47" w14:textId="2D162103" w:rsidR="00DD214B" w:rsidRPr="00C736C5" w:rsidRDefault="00005C34" w:rsidP="00A00C86">
            <w:pPr>
              <w:rPr>
                <w:ins w:id="136" w:author="Alhabibi, Haider@Energy" w:date="2022-01-09T20:21:00Z"/>
                <w:rFonts w:ascii="Calibri" w:eastAsia="Times New Roman" w:hAnsi="Calibri" w:cs="Calibri"/>
                <w:sz w:val="18"/>
                <w:szCs w:val="18"/>
              </w:rPr>
            </w:pPr>
            <w:ins w:id="137" w:author="Alhabibi, Haider@Energy" w:date="2022-01-10T12:41:00Z">
              <w:r w:rsidRPr="00C736C5">
                <w:rPr>
                  <w:rFonts w:ascii="Calibri" w:eastAsia="Times New Roman" w:hAnsi="Calibri" w:cs="Calibri"/>
                  <w:sz w:val="18"/>
                  <w:szCs w:val="18"/>
                </w:rPr>
                <w:t>Other kitchen exhaust fans, including downdraft: 300 cfm or a capacity of 5 ACH</w:t>
              </w:r>
            </w:ins>
          </w:p>
        </w:tc>
      </w:tr>
      <w:tr w:rsidR="00DD214B" w:rsidRPr="00A97C62" w14:paraId="68CA4530" w14:textId="77777777" w:rsidTr="00A00C86">
        <w:trPr>
          <w:trHeight w:val="480"/>
          <w:jc w:val="center"/>
          <w:ins w:id="138" w:author="Alhabibi, Haider@Energy" w:date="2022-01-10T12:36:00Z"/>
        </w:trPr>
        <w:tc>
          <w:tcPr>
            <w:tcW w:w="1904" w:type="dxa"/>
            <w:tcBorders>
              <w:top w:val="single" w:sz="4" w:space="0" w:color="auto"/>
              <w:left w:val="single" w:sz="4" w:space="0" w:color="auto"/>
              <w:bottom w:val="single" w:sz="4" w:space="0" w:color="auto"/>
              <w:right w:val="single" w:sz="4" w:space="0" w:color="000000"/>
            </w:tcBorders>
            <w:shd w:val="clear" w:color="auto" w:fill="auto"/>
            <w:vAlign w:val="center"/>
          </w:tcPr>
          <w:p w14:paraId="2EC7B18E" w14:textId="2B39DF86" w:rsidR="00DD214B" w:rsidRPr="00C736C5" w:rsidRDefault="00DD214B" w:rsidP="00A00C86">
            <w:pPr>
              <w:ind w:right="254"/>
              <w:rPr>
                <w:ins w:id="139" w:author="Alhabibi, Haider@Energy" w:date="2022-01-10T12:36:00Z"/>
                <w:rFonts w:ascii="Calibri" w:eastAsia="Times New Roman" w:hAnsi="Calibri" w:cs="Calibri"/>
                <w:sz w:val="18"/>
                <w:szCs w:val="18"/>
              </w:rPr>
            </w:pPr>
            <w:proofErr w:type="spellStart"/>
            <w:ins w:id="140" w:author="Alhabibi, Haider@Energy" w:date="2022-01-10T12:36:00Z">
              <w:r w:rsidRPr="00C736C5">
                <w:rPr>
                  <w:rFonts w:ascii="Calibri" w:eastAsia="Times New Roman" w:hAnsi="Calibri" w:cs="Calibri"/>
                  <w:sz w:val="18"/>
                  <w:szCs w:val="18"/>
                </w:rPr>
                <w:t>Nonenclosed</w:t>
              </w:r>
              <w:proofErr w:type="spellEnd"/>
              <w:r w:rsidRPr="00C736C5">
                <w:rPr>
                  <w:rFonts w:ascii="Calibri" w:eastAsia="Times New Roman" w:hAnsi="Calibri" w:cs="Calibri"/>
                  <w:sz w:val="18"/>
                  <w:szCs w:val="18"/>
                </w:rPr>
                <w:t xml:space="preserve"> Kitchen</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tcPr>
          <w:p w14:paraId="3A625100" w14:textId="5EEEFBCA" w:rsidR="00DD214B" w:rsidRPr="00C736C5" w:rsidRDefault="00DD214B" w:rsidP="00A00C86">
            <w:pPr>
              <w:rPr>
                <w:ins w:id="141" w:author="Alhabibi, Haider@Energy" w:date="2022-01-10T12:36:00Z"/>
                <w:rFonts w:ascii="Calibri" w:eastAsia="Times New Roman" w:hAnsi="Calibri" w:cs="Calibri"/>
                <w:sz w:val="18"/>
                <w:szCs w:val="18"/>
              </w:rPr>
            </w:pPr>
            <w:ins w:id="142" w:author="Alhabibi, Haider@Energy" w:date="2022-01-10T12:36:00Z">
              <w:r w:rsidRPr="00C736C5">
                <w:rPr>
                  <w:rFonts w:ascii="Calibri" w:eastAsia="Times New Roman" w:hAnsi="Calibri" w:cs="Calibri"/>
                  <w:sz w:val="18"/>
                  <w:szCs w:val="18"/>
                </w:rPr>
                <w:t>Other kitchen exhaust fans, including downdraft: 300 cfm</w:t>
              </w:r>
            </w:ins>
          </w:p>
        </w:tc>
      </w:tr>
      <w:tr w:rsidR="00DD214B" w:rsidRPr="00A97C62" w14:paraId="06E5FA4B" w14:textId="77777777" w:rsidTr="00A00C86">
        <w:trPr>
          <w:trHeight w:val="480"/>
          <w:jc w:val="center"/>
          <w:ins w:id="143" w:author="Alhabibi, Haider@Energy" w:date="2022-01-09T20:21:00Z"/>
        </w:trPr>
        <w:tc>
          <w:tcPr>
            <w:tcW w:w="1904"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B55949D" w14:textId="77777777" w:rsidR="00DD214B" w:rsidRPr="00C736C5" w:rsidRDefault="00DD214B" w:rsidP="00A00C86">
            <w:pPr>
              <w:ind w:right="254"/>
              <w:rPr>
                <w:ins w:id="144" w:author="Alhabibi, Haider@Energy" w:date="2022-01-09T20:21:00Z"/>
                <w:rFonts w:ascii="Calibri" w:eastAsia="Times New Roman" w:hAnsi="Calibri" w:cs="Calibri"/>
                <w:sz w:val="18"/>
                <w:szCs w:val="18"/>
              </w:rPr>
            </w:pPr>
            <w:ins w:id="145" w:author="Alhabibi, Haider@Energy" w:date="2022-01-09T20:21:00Z">
              <w:r w:rsidRPr="00C736C5">
                <w:rPr>
                  <w:rFonts w:ascii="Calibri" w:eastAsia="Times New Roman" w:hAnsi="Calibri" w:cs="Calibri"/>
                  <w:sz w:val="18"/>
                  <w:szCs w:val="18"/>
                </w:rPr>
                <w:t>Bathroom</w:t>
              </w:r>
            </w:ins>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hideMark/>
          </w:tcPr>
          <w:p w14:paraId="30D217C0" w14:textId="57408A30" w:rsidR="00DD214B" w:rsidRPr="00C736C5" w:rsidRDefault="00DD214B" w:rsidP="00A00C86">
            <w:pPr>
              <w:rPr>
                <w:ins w:id="146" w:author="Alhabibi, Haider@Energy" w:date="2022-01-09T20:21:00Z"/>
                <w:rFonts w:ascii="Calibri" w:eastAsia="Times New Roman" w:hAnsi="Calibri" w:cs="Calibri"/>
                <w:sz w:val="18"/>
                <w:szCs w:val="18"/>
              </w:rPr>
            </w:pPr>
            <w:ins w:id="147" w:author="Alhabibi, Haider@Energy" w:date="2022-01-10T12:37:00Z">
              <w:r w:rsidRPr="00C736C5">
                <w:rPr>
                  <w:rFonts w:ascii="Calibri" w:eastAsia="Times New Roman" w:hAnsi="Calibri" w:cs="Calibri"/>
                  <w:sz w:val="18"/>
                  <w:szCs w:val="18"/>
                </w:rPr>
                <w:t>50 cfm</w:t>
              </w:r>
            </w:ins>
          </w:p>
        </w:tc>
      </w:tr>
      <w:tr w:rsidR="00841A90" w:rsidRPr="00A97C62" w14:paraId="6DB80695" w14:textId="77777777" w:rsidTr="00A00C86">
        <w:trPr>
          <w:trHeight w:val="615"/>
          <w:jc w:val="center"/>
          <w:ins w:id="148"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3FBFC50C" w14:textId="755F4EF8" w:rsidR="00A97C62" w:rsidRPr="00C736C5" w:rsidRDefault="00A97C62" w:rsidP="00A97C62">
            <w:pPr>
              <w:rPr>
                <w:ins w:id="149" w:author="Alhabibi, Haider@Energy" w:date="2022-01-09T20:21:00Z"/>
                <w:rFonts w:ascii="Calibri" w:eastAsia="Times New Roman" w:hAnsi="Calibri" w:cs="Calibri"/>
                <w:b/>
                <w:bCs/>
                <w:sz w:val="18"/>
                <w:szCs w:val="18"/>
              </w:rPr>
            </w:pPr>
            <w:ins w:id="150" w:author="Alhabibi, Haider@Energy" w:date="2022-01-09T20:21:00Z">
              <w:r w:rsidRPr="00C736C5">
                <w:rPr>
                  <w:rFonts w:ascii="Calibri" w:eastAsia="Times New Roman" w:hAnsi="Calibri" w:cs="Calibri"/>
                  <w:b/>
                  <w:bCs/>
                  <w:sz w:val="18"/>
                  <w:szCs w:val="18"/>
                </w:rPr>
                <w:t xml:space="preserve">Table </w:t>
              </w:r>
            </w:ins>
            <w:ins w:id="151" w:author="Moua, Cheng@Energy" w:date="2022-01-13T16:25:00Z">
              <w:r w:rsidR="00FA6053">
                <w:rPr>
                  <w:rFonts w:ascii="Calibri" w:eastAsia="Times New Roman" w:hAnsi="Calibri" w:cs="Calibri"/>
                  <w:b/>
                  <w:bCs/>
                  <w:sz w:val="18"/>
                  <w:szCs w:val="18"/>
                </w:rPr>
                <w:t>1</w:t>
              </w:r>
            </w:ins>
            <w:ins w:id="152" w:author="Moua, Cheng@Energy" w:date="2022-02-17T16:43:00Z">
              <w:r w:rsidR="000956C7">
                <w:rPr>
                  <w:rFonts w:ascii="Calibri" w:eastAsia="Times New Roman" w:hAnsi="Calibri" w:cs="Calibri"/>
                  <w:b/>
                  <w:bCs/>
                  <w:sz w:val="18"/>
                  <w:szCs w:val="18"/>
                </w:rPr>
                <w:t>60.2</w:t>
              </w:r>
            </w:ins>
            <w:ins w:id="153" w:author="Alhabibi, Haider@Energy" w:date="2022-01-10T12:45:00Z">
              <w:del w:id="154" w:author="Moua, Cheng@Energy" w:date="2022-02-17T16:43:00Z">
                <w:r w:rsidR="00260A1A" w:rsidRPr="00C736C5" w:rsidDel="000956C7">
                  <w:rPr>
                    <w:rFonts w:ascii="Calibri" w:eastAsia="Times New Roman" w:hAnsi="Calibri" w:cs="Calibri"/>
                    <w:b/>
                    <w:bCs/>
                    <w:sz w:val="18"/>
                    <w:szCs w:val="18"/>
                  </w:rPr>
                  <w:delText>50</w:delText>
                </w:r>
                <w:r w:rsidR="00260A1A" w:rsidRPr="00C736C5">
                  <w:rPr>
                    <w:rFonts w:ascii="Calibri" w:eastAsia="Times New Roman" w:hAnsi="Calibri" w:cs="Calibri"/>
                    <w:b/>
                    <w:bCs/>
                    <w:sz w:val="18"/>
                    <w:szCs w:val="18"/>
                  </w:rPr>
                  <w:delText>.0</w:delText>
                </w:r>
              </w:del>
              <w:r w:rsidR="00260A1A" w:rsidRPr="00C736C5">
                <w:rPr>
                  <w:rFonts w:ascii="Calibri" w:eastAsia="Times New Roman" w:hAnsi="Calibri" w:cs="Calibri"/>
                  <w:b/>
                  <w:bCs/>
                  <w:sz w:val="18"/>
                  <w:szCs w:val="18"/>
                </w:rPr>
                <w:t>-F</w:t>
              </w:r>
            </w:ins>
            <w:ins w:id="155" w:author="Alhabibi, Haider@Energy" w:date="2022-01-09T20:21:00Z">
              <w:r w:rsidRPr="00C736C5">
                <w:rPr>
                  <w:rFonts w:ascii="Calibri" w:eastAsia="Times New Roman" w:hAnsi="Calibri" w:cs="Calibri"/>
                  <w:b/>
                  <w:bCs/>
                  <w:sz w:val="18"/>
                  <w:szCs w:val="18"/>
                </w:rPr>
                <w:br/>
                <w:t>Continuous Local Ventilation Exhaust Airflow Rates</w:t>
              </w:r>
            </w:ins>
          </w:p>
        </w:tc>
      </w:tr>
      <w:tr w:rsidR="00CD5D7A" w:rsidRPr="00A97C62" w14:paraId="6BC9D4B7" w14:textId="77777777" w:rsidTr="00A00C86">
        <w:trPr>
          <w:trHeight w:val="530"/>
          <w:jc w:val="center"/>
          <w:ins w:id="156" w:author="Alhabibi, Haider@Energy" w:date="2022-01-10T13:37: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28F374C8" w14:textId="10EC5EFB" w:rsidR="00CD5D7A" w:rsidRPr="00C736C5" w:rsidRDefault="006F361C" w:rsidP="00A97C62">
            <w:pPr>
              <w:rPr>
                <w:ins w:id="157" w:author="Alhabibi, Haider@Energy" w:date="2022-01-10T13:38:00Z"/>
                <w:rFonts w:ascii="Calibri" w:eastAsia="Times New Roman" w:hAnsi="Calibri" w:cs="Calibri"/>
                <w:b/>
                <w:bCs/>
                <w:sz w:val="18"/>
                <w:szCs w:val="18"/>
              </w:rPr>
            </w:pPr>
            <w:ins w:id="158" w:author="Alhabibi, Haider@Energy" w:date="2022-01-10T13:40:00Z">
              <w:r>
                <w:rPr>
                  <w:rFonts w:ascii="Calibri" w:eastAsia="Times New Roman" w:hAnsi="Calibri" w:cs="Calibri"/>
                  <w:b/>
                  <w:bCs/>
                  <w:sz w:val="18"/>
                  <w:szCs w:val="18"/>
                </w:rPr>
                <w:t>Application</w:t>
              </w:r>
            </w:ins>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7B043749" w14:textId="643B35CD" w:rsidR="00CD5D7A" w:rsidRPr="00C736C5" w:rsidRDefault="000E2262" w:rsidP="00A97C62">
            <w:pPr>
              <w:rPr>
                <w:ins w:id="159" w:author="Alhabibi, Haider@Energy" w:date="2022-01-10T13:37:00Z"/>
                <w:rFonts w:ascii="Calibri" w:eastAsia="Times New Roman" w:hAnsi="Calibri" w:cs="Calibri"/>
                <w:b/>
                <w:bCs/>
                <w:sz w:val="18"/>
                <w:szCs w:val="18"/>
              </w:rPr>
            </w:pPr>
            <w:ins w:id="160" w:author="Alhabibi, Haider@Energy" w:date="2022-01-10T13:41:00Z">
              <w:r>
                <w:rPr>
                  <w:rFonts w:ascii="Calibri" w:eastAsia="Times New Roman" w:hAnsi="Calibri" w:cs="Calibri"/>
                  <w:b/>
                  <w:bCs/>
                  <w:sz w:val="18"/>
                  <w:szCs w:val="18"/>
                </w:rPr>
                <w:t>Airflow</w:t>
              </w:r>
            </w:ins>
          </w:p>
        </w:tc>
      </w:tr>
      <w:tr w:rsidR="00CD5D7A" w:rsidRPr="00A97C62" w14:paraId="781FE578" w14:textId="77777777" w:rsidTr="00A00C86">
        <w:trPr>
          <w:trHeight w:val="359"/>
          <w:jc w:val="center"/>
          <w:ins w:id="161" w:author="Alhabibi, Haider@Energy" w:date="2022-01-10T13:37: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0842CB04" w14:textId="77777777" w:rsidR="000E2262" w:rsidRDefault="000E2262" w:rsidP="000E2262">
            <w:pPr>
              <w:pStyle w:val="Default"/>
              <w:rPr>
                <w:ins w:id="162" w:author="Alhabibi, Haider@Energy" w:date="2022-01-10T13:41:00Z"/>
                <w:sz w:val="18"/>
                <w:szCs w:val="18"/>
              </w:rPr>
            </w:pPr>
            <w:ins w:id="163" w:author="Alhabibi, Haider@Energy" w:date="2022-01-10T13:41:00Z">
              <w:r>
                <w:rPr>
                  <w:sz w:val="18"/>
                  <w:szCs w:val="18"/>
                </w:rPr>
                <w:t xml:space="preserve">Enclosed kitchen </w:t>
              </w:r>
            </w:ins>
          </w:p>
          <w:p w14:paraId="39A5B63D" w14:textId="77777777" w:rsidR="00CD5D7A" w:rsidRPr="00C736C5" w:rsidRDefault="00CD5D7A" w:rsidP="00A97C62">
            <w:pPr>
              <w:rPr>
                <w:ins w:id="164" w:author="Alhabibi, Haider@Energy" w:date="2022-01-10T13:38:00Z"/>
                <w:rFonts w:ascii="Calibri" w:eastAsia="Times New Roman" w:hAnsi="Calibri" w:cs="Calibri"/>
                <w:b/>
                <w:bCs/>
                <w:sz w:val="18"/>
                <w:szCs w:val="18"/>
              </w:rPr>
            </w:pPr>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6AD9B227" w14:textId="77777777" w:rsidR="005C706F" w:rsidRDefault="005C706F" w:rsidP="005C706F">
            <w:pPr>
              <w:pStyle w:val="Default"/>
              <w:rPr>
                <w:ins w:id="165" w:author="Alhabibi, Haider@Energy" w:date="2022-01-10T13:42:00Z"/>
                <w:sz w:val="18"/>
                <w:szCs w:val="18"/>
              </w:rPr>
            </w:pPr>
            <w:ins w:id="166" w:author="Alhabibi, Haider@Energy" w:date="2022-01-10T13:42:00Z">
              <w:r>
                <w:rPr>
                  <w:sz w:val="18"/>
                  <w:szCs w:val="18"/>
                </w:rPr>
                <w:t xml:space="preserve">5 ach, based on kitchen volume </w:t>
              </w:r>
            </w:ins>
          </w:p>
          <w:p w14:paraId="1C25FB21" w14:textId="0919B0F1" w:rsidR="00CD5D7A" w:rsidRPr="00C736C5" w:rsidRDefault="00CD5D7A" w:rsidP="00A97C62">
            <w:pPr>
              <w:rPr>
                <w:ins w:id="167" w:author="Alhabibi, Haider@Energy" w:date="2022-01-10T13:37:00Z"/>
                <w:rFonts w:ascii="Calibri" w:eastAsia="Times New Roman" w:hAnsi="Calibri" w:cs="Calibri"/>
                <w:b/>
                <w:bCs/>
                <w:sz w:val="18"/>
                <w:szCs w:val="18"/>
              </w:rPr>
            </w:pPr>
          </w:p>
        </w:tc>
      </w:tr>
      <w:tr w:rsidR="00CD5D7A" w:rsidRPr="00A97C62" w14:paraId="074FB7BF" w14:textId="77777777" w:rsidTr="00A00C86">
        <w:trPr>
          <w:trHeight w:val="368"/>
          <w:jc w:val="center"/>
          <w:ins w:id="168" w:author="Alhabibi, Haider@Energy" w:date="2022-01-10T13:37: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6CA24C49" w14:textId="77777777" w:rsidR="000E2262" w:rsidRDefault="000E2262" w:rsidP="000E2262">
            <w:pPr>
              <w:pStyle w:val="Default"/>
              <w:rPr>
                <w:ins w:id="169" w:author="Alhabibi, Haider@Energy" w:date="2022-01-10T13:42:00Z"/>
                <w:sz w:val="18"/>
                <w:szCs w:val="18"/>
              </w:rPr>
            </w:pPr>
            <w:ins w:id="170" w:author="Alhabibi, Haider@Energy" w:date="2022-01-10T13:42:00Z">
              <w:r>
                <w:rPr>
                  <w:sz w:val="18"/>
                  <w:szCs w:val="18"/>
                </w:rPr>
                <w:t xml:space="preserve">Bathroom </w:t>
              </w:r>
            </w:ins>
          </w:p>
          <w:p w14:paraId="73379146" w14:textId="77777777" w:rsidR="00CD5D7A" w:rsidRPr="00C736C5" w:rsidRDefault="00CD5D7A" w:rsidP="00A97C62">
            <w:pPr>
              <w:rPr>
                <w:ins w:id="171" w:author="Alhabibi, Haider@Energy" w:date="2022-01-10T13:38:00Z"/>
                <w:rFonts w:ascii="Calibri" w:eastAsia="Times New Roman" w:hAnsi="Calibri" w:cs="Calibri"/>
                <w:b/>
                <w:bCs/>
                <w:sz w:val="18"/>
                <w:szCs w:val="18"/>
              </w:rPr>
            </w:pPr>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018BF2C0" w14:textId="58D80336" w:rsidR="005C706F" w:rsidRDefault="005C706F" w:rsidP="005C706F">
            <w:pPr>
              <w:pStyle w:val="Default"/>
              <w:rPr>
                <w:ins w:id="172" w:author="Alhabibi, Haider@Energy" w:date="2022-01-10T13:42:00Z"/>
                <w:sz w:val="18"/>
                <w:szCs w:val="18"/>
              </w:rPr>
            </w:pPr>
            <w:ins w:id="173" w:author="Alhabibi, Haider@Energy" w:date="2022-01-10T13:42:00Z">
              <w:r>
                <w:rPr>
                  <w:sz w:val="18"/>
                  <w:szCs w:val="18"/>
                </w:rPr>
                <w:t>20 cfm</w:t>
              </w:r>
            </w:ins>
          </w:p>
          <w:p w14:paraId="2D288A55" w14:textId="070F5B8B" w:rsidR="00CD5D7A" w:rsidRPr="00C736C5" w:rsidRDefault="00CD5D7A" w:rsidP="00A97C62">
            <w:pPr>
              <w:rPr>
                <w:ins w:id="174" w:author="Alhabibi, Haider@Energy" w:date="2022-01-10T13:37:00Z"/>
                <w:rFonts w:ascii="Calibri" w:eastAsia="Times New Roman" w:hAnsi="Calibri" w:cs="Calibri"/>
                <w:b/>
                <w:bCs/>
                <w:sz w:val="18"/>
                <w:szCs w:val="18"/>
              </w:rPr>
            </w:pPr>
          </w:p>
        </w:tc>
      </w:tr>
      <w:tr w:rsidR="00841A90" w:rsidRPr="00A97C62" w14:paraId="129C3F00" w14:textId="77777777" w:rsidTr="00A00C86">
        <w:trPr>
          <w:trHeight w:val="615"/>
          <w:jc w:val="center"/>
          <w:ins w:id="175"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6FB4E84A" w14:textId="5D0A01F6" w:rsidR="0017687A" w:rsidRPr="00C736C5" w:rsidRDefault="0017687A" w:rsidP="0017687A">
            <w:pPr>
              <w:rPr>
                <w:ins w:id="176" w:author="Alhabibi, Haider@Energy" w:date="2022-01-10T13:01:00Z"/>
                <w:rFonts w:ascii="Calibri" w:eastAsia="Times New Roman" w:hAnsi="Calibri" w:cs="Calibri"/>
                <w:b/>
                <w:bCs/>
                <w:sz w:val="18"/>
                <w:szCs w:val="18"/>
              </w:rPr>
            </w:pPr>
            <w:ins w:id="177" w:author="Alhabibi, Haider@Energy" w:date="2022-01-10T13:01:00Z">
              <w:r w:rsidRPr="00C736C5">
                <w:rPr>
                  <w:rFonts w:ascii="Calibri" w:eastAsia="Times New Roman" w:hAnsi="Calibri" w:cs="Calibri"/>
                  <w:b/>
                  <w:bCs/>
                  <w:sz w:val="18"/>
                  <w:szCs w:val="18"/>
                </w:rPr>
                <w:t>Table 1</w:t>
              </w:r>
            </w:ins>
            <w:ins w:id="178" w:author="Moua, Cheng@Energy" w:date="2022-02-17T16:44:00Z">
              <w:r w:rsidR="000956C7">
                <w:rPr>
                  <w:rFonts w:ascii="Calibri" w:eastAsia="Times New Roman" w:hAnsi="Calibri" w:cs="Calibri"/>
                  <w:b/>
                  <w:bCs/>
                  <w:sz w:val="18"/>
                  <w:szCs w:val="18"/>
                </w:rPr>
                <w:t>60.2</w:t>
              </w:r>
            </w:ins>
            <w:ins w:id="179" w:author="Alhabibi, Haider@Energy" w:date="2022-01-10T13:01:00Z">
              <w:del w:id="180" w:author="Moua, Cheng@Energy" w:date="2022-02-17T16:44:00Z">
                <w:r w:rsidRPr="00C736C5" w:rsidDel="000956C7">
                  <w:rPr>
                    <w:rFonts w:ascii="Calibri" w:eastAsia="Times New Roman" w:hAnsi="Calibri" w:cs="Calibri"/>
                    <w:b/>
                    <w:bCs/>
                    <w:sz w:val="18"/>
                    <w:szCs w:val="18"/>
                  </w:rPr>
                  <w:delText>50</w:delText>
                </w:r>
                <w:r w:rsidRPr="00C736C5">
                  <w:rPr>
                    <w:rFonts w:ascii="Calibri" w:eastAsia="Times New Roman" w:hAnsi="Calibri" w:cs="Calibri"/>
                    <w:b/>
                    <w:bCs/>
                    <w:sz w:val="18"/>
                    <w:szCs w:val="18"/>
                  </w:rPr>
                  <w:delText>.0</w:delText>
                </w:r>
              </w:del>
              <w:r w:rsidRPr="00C736C5">
                <w:rPr>
                  <w:rFonts w:ascii="Calibri" w:eastAsia="Times New Roman" w:hAnsi="Calibri" w:cs="Calibri"/>
                  <w:b/>
                  <w:bCs/>
                  <w:sz w:val="18"/>
                  <w:szCs w:val="18"/>
                </w:rPr>
                <w:t xml:space="preserve">-G </w:t>
              </w:r>
            </w:ins>
          </w:p>
          <w:p w14:paraId="538C41CD" w14:textId="39438E3F" w:rsidR="00A97C62" w:rsidRPr="00C736C5" w:rsidRDefault="0017687A" w:rsidP="0017687A">
            <w:pPr>
              <w:rPr>
                <w:ins w:id="181" w:author="Alhabibi, Haider@Energy" w:date="2022-01-09T20:21:00Z"/>
                <w:rFonts w:ascii="Calibri" w:eastAsia="Times New Roman" w:hAnsi="Calibri" w:cs="Calibri"/>
                <w:b/>
                <w:bCs/>
                <w:sz w:val="18"/>
                <w:szCs w:val="18"/>
              </w:rPr>
            </w:pPr>
            <w:ins w:id="182" w:author="Alhabibi, Haider@Energy" w:date="2022-01-10T13:01:00Z">
              <w:r w:rsidRPr="00C736C5">
                <w:rPr>
                  <w:rFonts w:ascii="Calibri" w:eastAsia="Times New Roman" w:hAnsi="Calibri" w:cs="Calibri"/>
                  <w:b/>
                  <w:bCs/>
                  <w:sz w:val="18"/>
                  <w:szCs w:val="18"/>
                </w:rPr>
                <w:t>Kitchen Range Hood Airflow Rates (cfm) and ASTM E3087 Capture Efficiency (CE) Ratings According to Dwelling Unit Floor Area and Kitchen Range Fuel Type</w:t>
              </w:r>
            </w:ins>
          </w:p>
        </w:tc>
      </w:tr>
      <w:tr w:rsidR="00E07024" w:rsidRPr="00A97C62" w14:paraId="149F8E60" w14:textId="77777777" w:rsidTr="00A00C86">
        <w:trPr>
          <w:trHeight w:val="467"/>
          <w:jc w:val="center"/>
          <w:ins w:id="183" w:author="Alhabibi, Haider@Energy" w:date="2022-01-10T12:59: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429E1058" w14:textId="77777777" w:rsidR="001831AF" w:rsidRPr="00C736C5" w:rsidRDefault="001831AF" w:rsidP="001831AF">
            <w:pPr>
              <w:pStyle w:val="Default"/>
              <w:jc w:val="center"/>
              <w:rPr>
                <w:ins w:id="184" w:author="Alhabibi, Haider@Energy" w:date="2022-01-10T13:26:00Z"/>
                <w:sz w:val="18"/>
                <w:szCs w:val="18"/>
              </w:rPr>
            </w:pPr>
            <w:ins w:id="185" w:author="Alhabibi, Haider@Energy" w:date="2022-01-10T13:26:00Z">
              <w:r w:rsidRPr="00C736C5">
                <w:rPr>
                  <w:b/>
                  <w:bCs/>
                  <w:sz w:val="18"/>
                  <w:szCs w:val="18"/>
                </w:rPr>
                <w:t>Dwelling Unit Floor Area (ft</w:t>
              </w:r>
              <w:r w:rsidRPr="002A4C77">
                <w:rPr>
                  <w:b/>
                  <w:bCs/>
                  <w:sz w:val="18"/>
                  <w:szCs w:val="18"/>
                  <w:vertAlign w:val="superscript"/>
                  <w:rPrChange w:id="186" w:author="Moua, Cheng@Energy" w:date="2022-01-13T16:26:00Z">
                    <w:rPr>
                      <w:b/>
                      <w:bCs/>
                      <w:sz w:val="18"/>
                      <w:szCs w:val="18"/>
                    </w:rPr>
                  </w:rPrChange>
                </w:rPr>
                <w:t>2</w:t>
              </w:r>
              <w:r w:rsidRPr="00C736C5">
                <w:rPr>
                  <w:b/>
                  <w:bCs/>
                  <w:sz w:val="18"/>
                  <w:szCs w:val="18"/>
                </w:rPr>
                <w:t xml:space="preserve">) </w:t>
              </w:r>
            </w:ins>
          </w:p>
          <w:p w14:paraId="0A2D46C1" w14:textId="77777777" w:rsidR="00E07024" w:rsidRPr="00C736C5" w:rsidRDefault="00E07024" w:rsidP="00C736C5">
            <w:pPr>
              <w:jc w:val="center"/>
              <w:rPr>
                <w:ins w:id="187" w:author="Alhabibi, Haider@Energy" w:date="2022-01-10T13:17:00Z"/>
                <w:rFonts w:ascii="Calibri" w:eastAsia="Times New Roman" w:hAnsi="Calibri" w:cs="Calibri"/>
                <w:b/>
                <w:bCs/>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2D141B24" w14:textId="77777777" w:rsidR="001831AF" w:rsidRPr="00C736C5" w:rsidRDefault="001831AF" w:rsidP="001831AF">
            <w:pPr>
              <w:pStyle w:val="Default"/>
              <w:jc w:val="center"/>
              <w:rPr>
                <w:ins w:id="188" w:author="Alhabibi, Haider@Energy" w:date="2022-01-10T13:26:00Z"/>
                <w:sz w:val="18"/>
                <w:szCs w:val="18"/>
              </w:rPr>
            </w:pPr>
            <w:ins w:id="189" w:author="Alhabibi, Haider@Energy" w:date="2022-01-10T13:26:00Z">
              <w:r w:rsidRPr="00C736C5">
                <w:rPr>
                  <w:b/>
                  <w:bCs/>
                  <w:sz w:val="18"/>
                  <w:szCs w:val="18"/>
                </w:rPr>
                <w:t xml:space="preserve">Hood Over Electric Range </w:t>
              </w:r>
            </w:ins>
          </w:p>
          <w:p w14:paraId="413F51B9" w14:textId="77777777" w:rsidR="00E07024" w:rsidRPr="00C736C5" w:rsidRDefault="00E07024" w:rsidP="00C736C5">
            <w:pPr>
              <w:jc w:val="center"/>
              <w:rPr>
                <w:ins w:id="190" w:author="Alhabibi, Haider@Energy" w:date="2022-01-10T13:19:00Z"/>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E2D9425" w14:textId="77777777" w:rsidR="001831AF" w:rsidRPr="00C736C5" w:rsidRDefault="001831AF" w:rsidP="001831AF">
            <w:pPr>
              <w:pStyle w:val="Default"/>
              <w:jc w:val="center"/>
              <w:rPr>
                <w:ins w:id="191" w:author="Alhabibi, Haider@Energy" w:date="2022-01-10T13:27:00Z"/>
                <w:sz w:val="18"/>
                <w:szCs w:val="18"/>
              </w:rPr>
            </w:pPr>
            <w:ins w:id="192" w:author="Alhabibi, Haider@Energy" w:date="2022-01-10T13:27:00Z">
              <w:r w:rsidRPr="00C736C5">
                <w:rPr>
                  <w:b/>
                  <w:bCs/>
                  <w:sz w:val="18"/>
                  <w:szCs w:val="18"/>
                </w:rPr>
                <w:t xml:space="preserve">Hood Over Natural Gas Range </w:t>
              </w:r>
            </w:ins>
          </w:p>
          <w:p w14:paraId="1B187725" w14:textId="5B1B4BFF" w:rsidR="00E07024" w:rsidRPr="00C736C5" w:rsidRDefault="00E07024" w:rsidP="00C736C5">
            <w:pPr>
              <w:jc w:val="center"/>
              <w:rPr>
                <w:ins w:id="193" w:author="Alhabibi, Haider@Energy" w:date="2022-01-10T12:59:00Z"/>
                <w:rFonts w:ascii="Calibri" w:eastAsia="Times New Roman" w:hAnsi="Calibri" w:cs="Calibri"/>
                <w:b/>
                <w:bCs/>
                <w:sz w:val="18"/>
                <w:szCs w:val="18"/>
              </w:rPr>
            </w:pPr>
          </w:p>
        </w:tc>
      </w:tr>
      <w:tr w:rsidR="000B0CCF" w:rsidRPr="00A97C62" w14:paraId="09C28EF9" w14:textId="77777777" w:rsidTr="00A00C86">
        <w:trPr>
          <w:trHeight w:val="467"/>
          <w:jc w:val="center"/>
          <w:ins w:id="194"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7953D990" w14:textId="77777777" w:rsidR="00D33C6E" w:rsidRPr="00C736C5" w:rsidRDefault="00D33C6E" w:rsidP="00D33C6E">
            <w:pPr>
              <w:pStyle w:val="Default"/>
              <w:jc w:val="center"/>
              <w:rPr>
                <w:ins w:id="195" w:author="Alhabibi, Haider@Energy" w:date="2022-01-10T13:27:00Z"/>
                <w:sz w:val="18"/>
                <w:szCs w:val="18"/>
              </w:rPr>
            </w:pPr>
            <w:ins w:id="196" w:author="Alhabibi, Haider@Energy" w:date="2022-01-10T13:27:00Z">
              <w:r w:rsidRPr="00C736C5">
                <w:rPr>
                  <w:sz w:val="18"/>
                  <w:szCs w:val="18"/>
                </w:rPr>
                <w:t xml:space="preserve">&gt;1500 </w:t>
              </w:r>
            </w:ins>
          </w:p>
          <w:p w14:paraId="13A6C316" w14:textId="77777777" w:rsidR="000B0CCF" w:rsidRPr="00C736C5" w:rsidRDefault="000B0CCF" w:rsidP="00C736C5">
            <w:pPr>
              <w:jc w:val="center"/>
              <w:rPr>
                <w:ins w:id="197" w:author="Alhabibi, Haider@Energy" w:date="2022-01-10T13:23:00Z"/>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29BF20A" w14:textId="77777777" w:rsidR="00A23733" w:rsidRPr="00C736C5" w:rsidRDefault="00A23733" w:rsidP="00A23733">
            <w:pPr>
              <w:pStyle w:val="Default"/>
              <w:jc w:val="center"/>
              <w:rPr>
                <w:ins w:id="198" w:author="Alhabibi, Haider@Energy" w:date="2022-01-10T13:28:00Z"/>
                <w:sz w:val="18"/>
                <w:szCs w:val="18"/>
              </w:rPr>
            </w:pPr>
            <w:ins w:id="199" w:author="Alhabibi, Haider@Energy" w:date="2022-01-10T13:28:00Z">
              <w:r w:rsidRPr="00C736C5">
                <w:rPr>
                  <w:sz w:val="18"/>
                  <w:szCs w:val="18"/>
                </w:rPr>
                <w:t xml:space="preserve">50% CE or 110 cfm </w:t>
              </w:r>
            </w:ins>
          </w:p>
          <w:p w14:paraId="7F96DC16" w14:textId="77777777" w:rsidR="000B0CCF" w:rsidRPr="00C736C5" w:rsidRDefault="000B0CCF" w:rsidP="00C736C5">
            <w:pPr>
              <w:jc w:val="center"/>
              <w:rPr>
                <w:ins w:id="200" w:author="Alhabibi, Haider@Energy" w:date="2022-01-10T13:23:00Z"/>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9862191" w14:textId="303C7F59" w:rsidR="000B0CCF" w:rsidRPr="00C736C5" w:rsidRDefault="00BE2B81" w:rsidP="00C736C5">
            <w:pPr>
              <w:jc w:val="center"/>
              <w:rPr>
                <w:ins w:id="201" w:author="Alhabibi, Haider@Energy" w:date="2022-01-10T13:23:00Z"/>
                <w:rFonts w:ascii="Calibri" w:hAnsi="Calibri" w:cs="Calibri"/>
                <w:color w:val="000000"/>
                <w:sz w:val="18"/>
                <w:szCs w:val="18"/>
              </w:rPr>
            </w:pPr>
            <w:ins w:id="202" w:author="Alhabibi, Haider@Energy" w:date="2022-01-10T13:29:00Z">
              <w:r w:rsidRPr="00C736C5">
                <w:rPr>
                  <w:rFonts w:ascii="Calibri" w:hAnsi="Calibri" w:cs="Calibri"/>
                  <w:color w:val="000000"/>
                  <w:sz w:val="18"/>
                  <w:szCs w:val="18"/>
                </w:rPr>
                <w:t>70% CE or 180 cfm</w:t>
              </w:r>
            </w:ins>
          </w:p>
        </w:tc>
      </w:tr>
      <w:tr w:rsidR="000B0CCF" w:rsidRPr="00A97C62" w14:paraId="7777C090" w14:textId="77777777" w:rsidTr="00A00C86">
        <w:trPr>
          <w:trHeight w:val="467"/>
          <w:jc w:val="center"/>
          <w:ins w:id="203"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2E5628A7" w14:textId="13AB26FF" w:rsidR="00D33C6E" w:rsidRPr="00C736C5" w:rsidRDefault="00636352" w:rsidP="00D33C6E">
            <w:pPr>
              <w:pStyle w:val="Default"/>
              <w:jc w:val="center"/>
              <w:rPr>
                <w:sz w:val="18"/>
                <w:szCs w:val="18"/>
              </w:rPr>
            </w:pPr>
            <w:ins w:id="204" w:author="Alhabibi, Haider@Energy" w:date="2022-01-10T13:43:00Z">
              <w:r>
                <w:rPr>
                  <w:sz w:val="18"/>
                  <w:szCs w:val="18"/>
                </w:rPr>
                <w:lastRenderedPageBreak/>
                <w:t>&gt;</w:t>
              </w:r>
              <w:r w:rsidR="00A00C86">
                <w:rPr>
                  <w:sz w:val="18"/>
                  <w:szCs w:val="18"/>
                </w:rPr>
                <w:t>1000 - 1500</w:t>
              </w:r>
            </w:ins>
            <w:r w:rsidR="00D33C6E" w:rsidRPr="00C736C5">
              <w:rPr>
                <w:sz w:val="18"/>
                <w:szCs w:val="18"/>
              </w:rPr>
              <w:t xml:space="preserve"> </w:t>
            </w:r>
          </w:p>
          <w:p w14:paraId="0081875A" w14:textId="77777777" w:rsidR="000B0CCF" w:rsidRPr="00C736C5" w:rsidRDefault="000B0CCF" w:rsidP="00C736C5">
            <w:pPr>
              <w:jc w:val="center"/>
              <w:rPr>
                <w:ins w:id="205" w:author="Alhabibi, Haider@Energy" w:date="2022-01-10T13:23:00Z"/>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6988C04C" w14:textId="77777777" w:rsidR="00A23733" w:rsidRPr="00C736C5" w:rsidRDefault="00A23733" w:rsidP="00A23733">
            <w:pPr>
              <w:pStyle w:val="Default"/>
              <w:jc w:val="center"/>
              <w:rPr>
                <w:ins w:id="206" w:author="Alhabibi, Haider@Energy" w:date="2022-01-10T13:28:00Z"/>
                <w:sz w:val="18"/>
                <w:szCs w:val="18"/>
              </w:rPr>
            </w:pPr>
            <w:ins w:id="207" w:author="Alhabibi, Haider@Energy" w:date="2022-01-10T13:28:00Z">
              <w:r w:rsidRPr="00C736C5">
                <w:rPr>
                  <w:sz w:val="18"/>
                  <w:szCs w:val="18"/>
                </w:rPr>
                <w:t xml:space="preserve">50% CE or 110 cfm </w:t>
              </w:r>
            </w:ins>
          </w:p>
          <w:p w14:paraId="04324870" w14:textId="77777777" w:rsidR="000B0CCF" w:rsidRPr="00C736C5" w:rsidRDefault="000B0CCF" w:rsidP="00C736C5">
            <w:pPr>
              <w:jc w:val="center"/>
              <w:rPr>
                <w:ins w:id="208" w:author="Alhabibi, Haider@Energy" w:date="2022-01-10T13:23:00Z"/>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1811A1C5" w14:textId="6E649D58" w:rsidR="000B0CCF" w:rsidRPr="00C736C5" w:rsidRDefault="00BE2B81" w:rsidP="00C736C5">
            <w:pPr>
              <w:jc w:val="center"/>
              <w:rPr>
                <w:ins w:id="209" w:author="Alhabibi, Haider@Energy" w:date="2022-01-10T13:23:00Z"/>
                <w:rFonts w:ascii="Calibri" w:hAnsi="Calibri" w:cs="Calibri"/>
                <w:color w:val="000000"/>
                <w:sz w:val="18"/>
                <w:szCs w:val="18"/>
              </w:rPr>
            </w:pPr>
            <w:ins w:id="210" w:author="Alhabibi, Haider@Energy" w:date="2022-01-10T13:29:00Z">
              <w:r w:rsidRPr="00C736C5">
                <w:rPr>
                  <w:rFonts w:ascii="Calibri" w:hAnsi="Calibri" w:cs="Calibri"/>
                  <w:color w:val="000000"/>
                  <w:sz w:val="18"/>
                  <w:szCs w:val="18"/>
                </w:rPr>
                <w:t>80% CE or 250 cfm</w:t>
              </w:r>
            </w:ins>
          </w:p>
        </w:tc>
      </w:tr>
      <w:tr w:rsidR="000B0CCF" w:rsidRPr="00A97C62" w14:paraId="5DC9481B" w14:textId="77777777" w:rsidTr="00A00C86">
        <w:trPr>
          <w:trHeight w:val="467"/>
          <w:jc w:val="center"/>
          <w:ins w:id="211"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0D2F78AA" w14:textId="77777777" w:rsidR="00A23733" w:rsidRPr="00C736C5" w:rsidRDefault="00A23733" w:rsidP="00A23733">
            <w:pPr>
              <w:pStyle w:val="Default"/>
              <w:jc w:val="center"/>
              <w:rPr>
                <w:ins w:id="212" w:author="Alhabibi, Haider@Energy" w:date="2022-01-10T13:27:00Z"/>
                <w:sz w:val="18"/>
                <w:szCs w:val="18"/>
              </w:rPr>
            </w:pPr>
            <w:ins w:id="213" w:author="Alhabibi, Haider@Energy" w:date="2022-01-10T13:27:00Z">
              <w:r w:rsidRPr="00C736C5">
                <w:rPr>
                  <w:sz w:val="18"/>
                  <w:szCs w:val="18"/>
                </w:rPr>
                <w:t xml:space="preserve">750 - 1000 </w:t>
              </w:r>
            </w:ins>
          </w:p>
          <w:p w14:paraId="0F62017E" w14:textId="77777777" w:rsidR="000B0CCF" w:rsidRPr="00C736C5" w:rsidRDefault="000B0CCF" w:rsidP="00C736C5">
            <w:pPr>
              <w:jc w:val="center"/>
              <w:rPr>
                <w:ins w:id="214" w:author="Alhabibi, Haider@Energy" w:date="2022-01-10T13:23:00Z"/>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ED6D3F7" w14:textId="77777777" w:rsidR="00642A5F" w:rsidRPr="00C736C5" w:rsidRDefault="00642A5F" w:rsidP="00642A5F">
            <w:pPr>
              <w:pStyle w:val="Default"/>
              <w:jc w:val="center"/>
              <w:rPr>
                <w:ins w:id="215" w:author="Alhabibi, Haider@Energy" w:date="2022-01-10T13:28:00Z"/>
                <w:sz w:val="18"/>
                <w:szCs w:val="18"/>
              </w:rPr>
            </w:pPr>
            <w:ins w:id="216" w:author="Alhabibi, Haider@Energy" w:date="2022-01-10T13:28:00Z">
              <w:r w:rsidRPr="00C736C5">
                <w:rPr>
                  <w:sz w:val="18"/>
                  <w:szCs w:val="18"/>
                </w:rPr>
                <w:t xml:space="preserve">55% CE or 130 cfm </w:t>
              </w:r>
            </w:ins>
          </w:p>
          <w:p w14:paraId="3DDFF193" w14:textId="77777777" w:rsidR="000B0CCF" w:rsidRPr="00C736C5" w:rsidRDefault="000B0CCF" w:rsidP="00C736C5">
            <w:pPr>
              <w:jc w:val="center"/>
              <w:rPr>
                <w:ins w:id="217" w:author="Alhabibi, Haider@Energy" w:date="2022-01-10T13:23:00Z"/>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44EABC37" w14:textId="77777777" w:rsidR="00BE2B81" w:rsidRPr="00C736C5" w:rsidRDefault="00BE2B81" w:rsidP="00BE2B81">
            <w:pPr>
              <w:pStyle w:val="Default"/>
              <w:jc w:val="center"/>
              <w:rPr>
                <w:ins w:id="218" w:author="Alhabibi, Haider@Energy" w:date="2022-01-10T13:29:00Z"/>
                <w:sz w:val="18"/>
                <w:szCs w:val="18"/>
              </w:rPr>
            </w:pPr>
            <w:ins w:id="219" w:author="Alhabibi, Haider@Energy" w:date="2022-01-10T13:29:00Z">
              <w:r w:rsidRPr="00C736C5">
                <w:rPr>
                  <w:sz w:val="18"/>
                  <w:szCs w:val="18"/>
                </w:rPr>
                <w:t xml:space="preserve">85% CE or 280 cfm </w:t>
              </w:r>
            </w:ins>
          </w:p>
          <w:p w14:paraId="53437416" w14:textId="77777777" w:rsidR="000B0CCF" w:rsidRPr="00C736C5" w:rsidRDefault="000B0CCF" w:rsidP="00C736C5">
            <w:pPr>
              <w:jc w:val="center"/>
              <w:rPr>
                <w:ins w:id="220" w:author="Alhabibi, Haider@Energy" w:date="2022-01-10T13:23:00Z"/>
                <w:rFonts w:ascii="Calibri" w:hAnsi="Calibri" w:cs="Calibri"/>
                <w:color w:val="000000"/>
                <w:sz w:val="18"/>
                <w:szCs w:val="18"/>
              </w:rPr>
            </w:pPr>
          </w:p>
        </w:tc>
      </w:tr>
      <w:tr w:rsidR="000B0CCF" w:rsidRPr="00A97C62" w14:paraId="10DDECA2" w14:textId="77777777" w:rsidTr="00A00C86">
        <w:trPr>
          <w:trHeight w:val="467"/>
          <w:jc w:val="center"/>
          <w:ins w:id="221" w:author="Alhabibi, Haider@Energy" w:date="2022-01-10T13:23:00Z"/>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63601A8D" w14:textId="77777777" w:rsidR="00A23733" w:rsidRPr="00C736C5" w:rsidRDefault="00A23733" w:rsidP="00A23733">
            <w:pPr>
              <w:pStyle w:val="Default"/>
              <w:jc w:val="center"/>
              <w:rPr>
                <w:ins w:id="222" w:author="Alhabibi, Haider@Energy" w:date="2022-01-10T13:27:00Z"/>
                <w:sz w:val="18"/>
                <w:szCs w:val="18"/>
              </w:rPr>
            </w:pPr>
            <w:ins w:id="223" w:author="Alhabibi, Haider@Energy" w:date="2022-01-10T13:27:00Z">
              <w:r w:rsidRPr="00C736C5">
                <w:rPr>
                  <w:sz w:val="18"/>
                  <w:szCs w:val="18"/>
                </w:rPr>
                <w:t xml:space="preserve">&lt;750 </w:t>
              </w:r>
            </w:ins>
          </w:p>
          <w:p w14:paraId="1CC9D4DC" w14:textId="77777777" w:rsidR="000B0CCF" w:rsidRPr="00C736C5" w:rsidRDefault="000B0CCF" w:rsidP="00C736C5">
            <w:pPr>
              <w:jc w:val="center"/>
              <w:rPr>
                <w:ins w:id="224" w:author="Alhabibi, Haider@Energy" w:date="2022-01-10T13:23:00Z"/>
                <w:rFonts w:ascii="Calibri" w:eastAsia="Times New Roman" w:hAnsi="Calibri" w:cs="Calibri"/>
                <w:b/>
                <w:bCs/>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550545E1" w14:textId="77777777" w:rsidR="00642A5F" w:rsidRPr="00C736C5" w:rsidRDefault="00642A5F" w:rsidP="00642A5F">
            <w:pPr>
              <w:pStyle w:val="Default"/>
              <w:jc w:val="center"/>
              <w:rPr>
                <w:ins w:id="225" w:author="Alhabibi, Haider@Energy" w:date="2022-01-10T13:28:00Z"/>
                <w:sz w:val="18"/>
                <w:szCs w:val="18"/>
              </w:rPr>
            </w:pPr>
            <w:ins w:id="226" w:author="Alhabibi, Haider@Energy" w:date="2022-01-10T13:28:00Z">
              <w:r w:rsidRPr="00C736C5">
                <w:rPr>
                  <w:sz w:val="18"/>
                  <w:szCs w:val="18"/>
                </w:rPr>
                <w:t xml:space="preserve">65% CE or 160 cfm </w:t>
              </w:r>
            </w:ins>
          </w:p>
          <w:p w14:paraId="05F7CBB9" w14:textId="77777777" w:rsidR="000B0CCF" w:rsidRPr="00C736C5" w:rsidRDefault="000B0CCF" w:rsidP="00C736C5">
            <w:pPr>
              <w:jc w:val="center"/>
              <w:rPr>
                <w:ins w:id="227" w:author="Alhabibi, Haider@Energy" w:date="2022-01-10T13:23:00Z"/>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4914AAB" w14:textId="77777777" w:rsidR="00C736C5" w:rsidRPr="00C736C5" w:rsidRDefault="00C736C5" w:rsidP="00C736C5">
            <w:pPr>
              <w:pStyle w:val="Default"/>
              <w:jc w:val="center"/>
              <w:rPr>
                <w:ins w:id="228" w:author="Alhabibi, Haider@Energy" w:date="2022-01-10T13:29:00Z"/>
                <w:sz w:val="18"/>
                <w:szCs w:val="18"/>
              </w:rPr>
            </w:pPr>
            <w:ins w:id="229" w:author="Alhabibi, Haider@Energy" w:date="2022-01-10T13:29:00Z">
              <w:r w:rsidRPr="00C736C5">
                <w:rPr>
                  <w:sz w:val="18"/>
                  <w:szCs w:val="18"/>
                </w:rPr>
                <w:t xml:space="preserve">85% CE or 280 cfm </w:t>
              </w:r>
            </w:ins>
          </w:p>
          <w:p w14:paraId="0E4F3CD8" w14:textId="77777777" w:rsidR="000B0CCF" w:rsidRPr="00C736C5" w:rsidRDefault="000B0CCF" w:rsidP="00C736C5">
            <w:pPr>
              <w:jc w:val="center"/>
              <w:rPr>
                <w:ins w:id="230" w:author="Alhabibi, Haider@Energy" w:date="2022-01-10T13:23:00Z"/>
                <w:rFonts w:ascii="Calibri" w:eastAsia="Times New Roman" w:hAnsi="Calibri" w:cs="Calibri"/>
                <w:b/>
                <w:bCs/>
                <w:sz w:val="18"/>
                <w:szCs w:val="18"/>
              </w:rPr>
            </w:pPr>
          </w:p>
        </w:tc>
      </w:tr>
      <w:tr w:rsidR="003938ED" w:rsidRPr="00A97C62" w14:paraId="04118281" w14:textId="77777777" w:rsidTr="00A00C86">
        <w:trPr>
          <w:trHeight w:val="615"/>
          <w:jc w:val="center"/>
          <w:ins w:id="231" w:author="Alhabibi, Haider@Energy" w:date="2022-01-10T12:59: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tcPr>
          <w:p w14:paraId="3D8CA49A" w14:textId="68ED10D0" w:rsidR="003938ED" w:rsidRPr="00C736C5" w:rsidRDefault="003938ED" w:rsidP="003938ED">
            <w:pPr>
              <w:rPr>
                <w:ins w:id="232" w:author="Alhabibi, Haider@Energy" w:date="2022-01-10T13:00:00Z"/>
                <w:rFonts w:ascii="Calibri" w:eastAsia="Times New Roman" w:hAnsi="Calibri" w:cs="Calibri"/>
                <w:b/>
                <w:bCs/>
                <w:sz w:val="18"/>
                <w:szCs w:val="18"/>
              </w:rPr>
            </w:pPr>
            <w:ins w:id="233" w:author="Alhabibi, Haider@Energy" w:date="2022-01-10T13:00:00Z">
              <w:r w:rsidRPr="00C736C5">
                <w:rPr>
                  <w:rFonts w:ascii="Calibri" w:eastAsia="Times New Roman" w:hAnsi="Calibri" w:cs="Calibri"/>
                  <w:b/>
                  <w:bCs/>
                  <w:sz w:val="18"/>
                  <w:szCs w:val="18"/>
                </w:rPr>
                <w:t xml:space="preserve">Table </w:t>
              </w:r>
            </w:ins>
            <w:ins w:id="234" w:author="Moua, Cheng@Energy" w:date="2022-01-13T16:31:00Z">
              <w:r w:rsidR="00887256">
                <w:rPr>
                  <w:rFonts w:ascii="Calibri" w:eastAsia="Times New Roman" w:hAnsi="Calibri" w:cs="Calibri"/>
                  <w:b/>
                  <w:bCs/>
                  <w:sz w:val="18"/>
                  <w:szCs w:val="18"/>
                </w:rPr>
                <w:t>1</w:t>
              </w:r>
            </w:ins>
            <w:ins w:id="235" w:author="Moua, Cheng@Energy" w:date="2022-02-17T16:44:00Z">
              <w:r w:rsidR="008359C1">
                <w:rPr>
                  <w:rFonts w:ascii="Calibri" w:eastAsia="Times New Roman" w:hAnsi="Calibri" w:cs="Calibri"/>
                  <w:b/>
                  <w:bCs/>
                  <w:sz w:val="18"/>
                  <w:szCs w:val="18"/>
                </w:rPr>
                <w:t>60.2</w:t>
              </w:r>
            </w:ins>
            <w:ins w:id="236" w:author="Alhabibi, Haider@Energy" w:date="2022-01-10T13:00:00Z">
              <w:del w:id="237" w:author="Moua, Cheng@Energy" w:date="2022-02-17T16:44:00Z">
                <w:r w:rsidRPr="00C736C5" w:rsidDel="008359C1">
                  <w:rPr>
                    <w:rFonts w:ascii="Calibri" w:eastAsia="Times New Roman" w:hAnsi="Calibri" w:cs="Calibri"/>
                    <w:b/>
                    <w:bCs/>
                    <w:sz w:val="18"/>
                    <w:szCs w:val="18"/>
                  </w:rPr>
                  <w:delText>50</w:delText>
                </w:r>
                <w:r w:rsidRPr="00C736C5">
                  <w:rPr>
                    <w:rFonts w:ascii="Calibri" w:eastAsia="Times New Roman" w:hAnsi="Calibri" w:cs="Calibri"/>
                    <w:b/>
                    <w:bCs/>
                    <w:sz w:val="18"/>
                    <w:szCs w:val="18"/>
                  </w:rPr>
                  <w:delText>.0</w:delText>
                </w:r>
              </w:del>
              <w:r w:rsidRPr="00C736C5">
                <w:rPr>
                  <w:rFonts w:ascii="Calibri" w:eastAsia="Times New Roman" w:hAnsi="Calibri" w:cs="Calibri"/>
                  <w:b/>
                  <w:bCs/>
                  <w:sz w:val="18"/>
                  <w:szCs w:val="18"/>
                </w:rPr>
                <w:t>-H</w:t>
              </w:r>
            </w:ins>
          </w:p>
          <w:p w14:paraId="7A9D6AA7" w14:textId="3FB22939" w:rsidR="003938ED" w:rsidRPr="00C736C5" w:rsidRDefault="00D34D15" w:rsidP="003938ED">
            <w:pPr>
              <w:rPr>
                <w:ins w:id="238" w:author="Alhabibi, Haider@Energy" w:date="2022-01-10T12:59:00Z"/>
                <w:rFonts w:ascii="Calibri" w:eastAsia="Times New Roman" w:hAnsi="Calibri" w:cs="Calibri"/>
                <w:b/>
                <w:bCs/>
                <w:sz w:val="18"/>
                <w:szCs w:val="18"/>
              </w:rPr>
            </w:pPr>
            <w:ins w:id="239" w:author="Alhabibi, Haider@Energy" w:date="2022-01-10T13:00:00Z">
              <w:r w:rsidRPr="00C736C5">
                <w:rPr>
                  <w:rFonts w:ascii="Calibri" w:eastAsia="Times New Roman" w:hAnsi="Calibri" w:cs="Calibri"/>
                  <w:b/>
                  <w:bCs/>
                  <w:sz w:val="18"/>
                  <w:szCs w:val="18"/>
                </w:rPr>
                <w:t>Prescriptive Ventilation System Duct Sizing</w:t>
              </w:r>
            </w:ins>
          </w:p>
        </w:tc>
      </w:tr>
      <w:tr w:rsidR="00A00C86" w:rsidRPr="00A97C62" w14:paraId="5DE49007" w14:textId="77777777" w:rsidTr="00A00C86">
        <w:trPr>
          <w:trHeight w:val="660"/>
          <w:jc w:val="center"/>
          <w:ins w:id="240" w:author="Alhabibi, Haider@Energy" w:date="2022-01-09T20:21:00Z"/>
        </w:trPr>
        <w:tc>
          <w:tcPr>
            <w:tcW w:w="1973"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16C31595" w14:textId="05D9AE13" w:rsidR="00A97C62" w:rsidRPr="00C736C5" w:rsidRDefault="00A97C62" w:rsidP="00A97C62">
            <w:pPr>
              <w:rPr>
                <w:ins w:id="241" w:author="Alhabibi, Haider@Energy" w:date="2022-01-09T20:21:00Z"/>
                <w:rFonts w:ascii="Calibri" w:eastAsia="Times New Roman" w:hAnsi="Calibri" w:cs="Calibri"/>
                <w:sz w:val="18"/>
                <w:szCs w:val="18"/>
              </w:rPr>
            </w:pPr>
            <w:ins w:id="242" w:author="Alhabibi, Haider@Energy" w:date="2022-01-09T20:21:00Z">
              <w:r w:rsidRPr="00C736C5">
                <w:rPr>
                  <w:rFonts w:ascii="Calibri" w:eastAsia="Times New Roman" w:hAnsi="Calibri" w:cs="Calibri"/>
                  <w:sz w:val="18"/>
                  <w:szCs w:val="18"/>
                </w:rPr>
                <w:t>Fan Airflow Rating, CFM at minimum static pressure of</w:t>
              </w:r>
              <w:r w:rsidRPr="00C736C5">
                <w:rPr>
                  <w:rFonts w:ascii="Calibri" w:eastAsia="Times New Roman" w:hAnsi="Calibri" w:cs="Calibri"/>
                  <w:sz w:val="18"/>
                  <w:szCs w:val="18"/>
                </w:rPr>
                <w:br/>
                <w:t xml:space="preserve">0.25 in. </w:t>
              </w:r>
            </w:ins>
            <w:ins w:id="243" w:author="Alhabibi, Haider@Energy" w:date="2022-01-10T12:46:00Z">
              <w:r w:rsidR="004735D0" w:rsidRPr="00C736C5">
                <w:rPr>
                  <w:rFonts w:ascii="Calibri" w:eastAsia="Times New Roman" w:hAnsi="Calibri" w:cs="Calibri"/>
                  <w:sz w:val="18"/>
                  <w:szCs w:val="18"/>
                </w:rPr>
                <w:t>water</w:t>
              </w:r>
            </w:ins>
          </w:p>
        </w:tc>
        <w:tc>
          <w:tcPr>
            <w:tcW w:w="599" w:type="dxa"/>
            <w:tcBorders>
              <w:top w:val="nil"/>
              <w:left w:val="nil"/>
              <w:bottom w:val="single" w:sz="4" w:space="0" w:color="auto"/>
              <w:right w:val="single" w:sz="4" w:space="0" w:color="auto"/>
            </w:tcBorders>
            <w:shd w:val="clear" w:color="auto" w:fill="auto"/>
            <w:vAlign w:val="center"/>
            <w:hideMark/>
          </w:tcPr>
          <w:p w14:paraId="6972BAAB" w14:textId="498D74B5" w:rsidR="00841A90" w:rsidRPr="00C736C5" w:rsidRDefault="00A97C62" w:rsidP="00841A90">
            <w:pPr>
              <w:jc w:val="right"/>
              <w:rPr>
                <w:ins w:id="244" w:author="Alhabibi, Haider@Energy" w:date="2022-01-09T21:29:00Z"/>
                <w:rFonts w:ascii="Calibri" w:eastAsia="Times New Roman" w:hAnsi="Calibri" w:cs="Calibri"/>
                <w:sz w:val="18"/>
                <w:szCs w:val="18"/>
              </w:rPr>
            </w:pPr>
            <w:ins w:id="245" w:author="Alhabibi, Haider@Energy" w:date="2022-01-09T20:21:00Z">
              <w:r w:rsidRPr="00C736C5">
                <w:rPr>
                  <w:rFonts w:ascii="Calibri" w:eastAsia="Times New Roman" w:hAnsi="Calibri" w:cs="Calibri"/>
                  <w:sz w:val="18"/>
                  <w:szCs w:val="18"/>
                </w:rPr>
                <w:t xml:space="preserve">≤50 </w:t>
              </w:r>
            </w:ins>
          </w:p>
          <w:p w14:paraId="551FA468" w14:textId="7C1FC26D" w:rsidR="00A97C62" w:rsidRPr="00C736C5" w:rsidRDefault="00A97C62" w:rsidP="00841A90">
            <w:pPr>
              <w:jc w:val="right"/>
              <w:rPr>
                <w:ins w:id="246" w:author="Alhabibi, Haider@Energy" w:date="2022-01-09T20:21:00Z"/>
                <w:rFonts w:ascii="Calibri" w:eastAsia="Times New Roman" w:hAnsi="Calibri" w:cs="Calibri"/>
                <w:sz w:val="18"/>
                <w:szCs w:val="18"/>
              </w:rPr>
            </w:pPr>
            <w:ins w:id="247" w:author="Alhabibi, Haider@Energy" w:date="2022-01-09T20:21:00Z">
              <w:r w:rsidRPr="00C736C5">
                <w:rPr>
                  <w:rFonts w:ascii="Calibri" w:eastAsia="Times New Roman" w:hAnsi="Calibri" w:cs="Calibri"/>
                  <w:sz w:val="18"/>
                  <w:szCs w:val="18"/>
                </w:rPr>
                <w:t>(25)</w:t>
              </w:r>
            </w:ins>
          </w:p>
        </w:tc>
        <w:tc>
          <w:tcPr>
            <w:tcW w:w="663" w:type="dxa"/>
            <w:tcBorders>
              <w:top w:val="nil"/>
              <w:left w:val="nil"/>
              <w:bottom w:val="single" w:sz="4" w:space="0" w:color="auto"/>
              <w:right w:val="single" w:sz="4" w:space="0" w:color="auto"/>
            </w:tcBorders>
            <w:shd w:val="clear" w:color="auto" w:fill="auto"/>
            <w:vAlign w:val="center"/>
            <w:hideMark/>
          </w:tcPr>
          <w:p w14:paraId="39F31B39" w14:textId="02A5268E" w:rsidR="00A97C62" w:rsidRPr="00C736C5" w:rsidRDefault="00A97C62" w:rsidP="00A97C62">
            <w:pPr>
              <w:rPr>
                <w:ins w:id="248" w:author="Alhabibi, Haider@Energy" w:date="2022-01-09T20:21:00Z"/>
                <w:rFonts w:ascii="Calibri" w:eastAsia="Times New Roman" w:hAnsi="Calibri" w:cs="Calibri"/>
                <w:sz w:val="18"/>
                <w:szCs w:val="18"/>
              </w:rPr>
            </w:pPr>
            <w:ins w:id="249" w:author="Alhabibi, Haider@Energy" w:date="2022-01-09T20:21:00Z">
              <w:r w:rsidRPr="00C736C5">
                <w:rPr>
                  <w:rFonts w:ascii="Calibri" w:eastAsia="Times New Roman" w:hAnsi="Calibri" w:cs="Calibri"/>
                  <w:sz w:val="18"/>
                  <w:szCs w:val="18"/>
                </w:rPr>
                <w:t>≤80 (40)</w:t>
              </w:r>
            </w:ins>
          </w:p>
        </w:tc>
        <w:tc>
          <w:tcPr>
            <w:tcW w:w="630" w:type="dxa"/>
            <w:tcBorders>
              <w:top w:val="nil"/>
              <w:left w:val="nil"/>
              <w:bottom w:val="single" w:sz="4" w:space="0" w:color="auto"/>
              <w:right w:val="single" w:sz="4" w:space="0" w:color="auto"/>
            </w:tcBorders>
            <w:shd w:val="clear" w:color="auto" w:fill="auto"/>
            <w:vAlign w:val="center"/>
            <w:hideMark/>
          </w:tcPr>
          <w:p w14:paraId="3E6833B2" w14:textId="7B9FF8F0" w:rsidR="00A97C62" w:rsidRPr="00C736C5" w:rsidRDefault="00A97C62" w:rsidP="00A97C62">
            <w:pPr>
              <w:rPr>
                <w:ins w:id="250" w:author="Alhabibi, Haider@Energy" w:date="2022-01-09T20:21:00Z"/>
                <w:rFonts w:ascii="Calibri" w:eastAsia="Times New Roman" w:hAnsi="Calibri" w:cs="Calibri"/>
                <w:sz w:val="18"/>
                <w:szCs w:val="18"/>
              </w:rPr>
            </w:pPr>
            <w:ins w:id="251" w:author="Alhabibi, Haider@Energy" w:date="2022-01-09T20:21:00Z">
              <w:r w:rsidRPr="00C736C5">
                <w:rPr>
                  <w:rFonts w:ascii="Calibri" w:eastAsia="Times New Roman" w:hAnsi="Calibri" w:cs="Calibri"/>
                  <w:sz w:val="18"/>
                  <w:szCs w:val="18"/>
                </w:rPr>
                <w:t>≤100 (50)</w:t>
              </w:r>
            </w:ins>
          </w:p>
        </w:tc>
        <w:tc>
          <w:tcPr>
            <w:tcW w:w="630" w:type="dxa"/>
            <w:tcBorders>
              <w:top w:val="nil"/>
              <w:left w:val="nil"/>
              <w:bottom w:val="single" w:sz="4" w:space="0" w:color="auto"/>
              <w:right w:val="single" w:sz="4" w:space="0" w:color="auto"/>
            </w:tcBorders>
            <w:shd w:val="clear" w:color="auto" w:fill="auto"/>
            <w:vAlign w:val="center"/>
            <w:hideMark/>
          </w:tcPr>
          <w:p w14:paraId="3E941346" w14:textId="2768A479" w:rsidR="00A97C62" w:rsidRPr="00C736C5" w:rsidRDefault="00A97C62" w:rsidP="00A97C62">
            <w:pPr>
              <w:rPr>
                <w:ins w:id="252" w:author="Alhabibi, Haider@Energy" w:date="2022-01-09T20:21:00Z"/>
                <w:rFonts w:ascii="Calibri" w:eastAsia="Times New Roman" w:hAnsi="Calibri" w:cs="Calibri"/>
                <w:sz w:val="18"/>
                <w:szCs w:val="18"/>
              </w:rPr>
            </w:pPr>
            <w:ins w:id="253" w:author="Alhabibi, Haider@Energy" w:date="2022-01-09T20:21:00Z">
              <w:r w:rsidRPr="00C736C5">
                <w:rPr>
                  <w:rFonts w:ascii="Calibri" w:eastAsia="Times New Roman" w:hAnsi="Calibri" w:cs="Calibri"/>
                  <w:sz w:val="18"/>
                  <w:szCs w:val="18"/>
                </w:rPr>
                <w:t>≤125 (60)</w:t>
              </w:r>
            </w:ins>
          </w:p>
        </w:tc>
        <w:tc>
          <w:tcPr>
            <w:tcW w:w="630" w:type="dxa"/>
            <w:tcBorders>
              <w:top w:val="nil"/>
              <w:left w:val="nil"/>
              <w:bottom w:val="single" w:sz="4" w:space="0" w:color="auto"/>
              <w:right w:val="single" w:sz="4" w:space="0" w:color="auto"/>
            </w:tcBorders>
            <w:shd w:val="clear" w:color="auto" w:fill="auto"/>
            <w:vAlign w:val="center"/>
            <w:hideMark/>
          </w:tcPr>
          <w:p w14:paraId="51B43594" w14:textId="449690C4" w:rsidR="00A97C62" w:rsidRPr="00C736C5" w:rsidRDefault="00A97C62" w:rsidP="00A97C62">
            <w:pPr>
              <w:rPr>
                <w:ins w:id="254" w:author="Alhabibi, Haider@Energy" w:date="2022-01-09T20:21:00Z"/>
                <w:rFonts w:ascii="Calibri" w:eastAsia="Times New Roman" w:hAnsi="Calibri" w:cs="Calibri"/>
                <w:sz w:val="18"/>
                <w:szCs w:val="18"/>
              </w:rPr>
            </w:pPr>
            <w:ins w:id="255" w:author="Alhabibi, Haider@Energy" w:date="2022-01-09T20:21:00Z">
              <w:r w:rsidRPr="00C736C5">
                <w:rPr>
                  <w:rFonts w:ascii="Calibri" w:eastAsia="Times New Roman" w:hAnsi="Calibri" w:cs="Calibri"/>
                  <w:sz w:val="18"/>
                  <w:szCs w:val="18"/>
                </w:rPr>
                <w:t>≤150 (70)</w:t>
              </w:r>
            </w:ins>
          </w:p>
        </w:tc>
        <w:tc>
          <w:tcPr>
            <w:tcW w:w="630" w:type="dxa"/>
            <w:tcBorders>
              <w:top w:val="nil"/>
              <w:left w:val="nil"/>
              <w:bottom w:val="single" w:sz="4" w:space="0" w:color="auto"/>
              <w:right w:val="single" w:sz="4" w:space="0" w:color="auto"/>
            </w:tcBorders>
            <w:shd w:val="clear" w:color="auto" w:fill="auto"/>
            <w:vAlign w:val="center"/>
            <w:hideMark/>
          </w:tcPr>
          <w:p w14:paraId="5B900C01" w14:textId="73DDF0F8" w:rsidR="0046078E" w:rsidRPr="00C736C5" w:rsidRDefault="0046078E" w:rsidP="0046078E">
            <w:pPr>
              <w:autoSpaceDE w:val="0"/>
              <w:autoSpaceDN w:val="0"/>
              <w:adjustRightInd w:val="0"/>
              <w:rPr>
                <w:ins w:id="256" w:author="Alhabibi, Haider@Energy" w:date="2022-01-09T20:23:00Z"/>
                <w:rFonts w:ascii="TimesNewRomanPSMT" w:eastAsia="SymbolMT" w:hAnsi="TimesNewRomanPSMT" w:cs="TimesNewRomanPSMT"/>
                <w:sz w:val="18"/>
                <w:szCs w:val="18"/>
              </w:rPr>
            </w:pPr>
            <w:ins w:id="257" w:author="Alhabibi, Haider@Energy" w:date="2022-01-09T20:24:00Z">
              <w:r w:rsidRPr="00C736C5">
                <w:rPr>
                  <w:rFonts w:ascii="Calibri" w:eastAsia="Times New Roman" w:hAnsi="Calibri" w:cs="Calibri"/>
                  <w:sz w:val="18"/>
                  <w:szCs w:val="18"/>
                </w:rPr>
                <w:t>≤</w:t>
              </w:r>
            </w:ins>
            <w:ins w:id="258" w:author="Alhabibi, Haider@Energy" w:date="2022-01-09T20:23:00Z">
              <w:r w:rsidRPr="00C736C5">
                <w:rPr>
                  <w:rFonts w:ascii="TimesNewRomanPSMT" w:eastAsia="SymbolMT" w:hAnsi="TimesNewRomanPSMT" w:cs="TimesNewRomanPSMT"/>
                  <w:sz w:val="18"/>
                  <w:szCs w:val="18"/>
                </w:rPr>
                <w:t>175</w:t>
              </w:r>
            </w:ins>
          </w:p>
          <w:p w14:paraId="09783DBE" w14:textId="4029668B" w:rsidR="00A97C62" w:rsidRPr="00C736C5" w:rsidRDefault="0046078E" w:rsidP="0046078E">
            <w:pPr>
              <w:rPr>
                <w:ins w:id="259" w:author="Alhabibi, Haider@Energy" w:date="2022-01-09T20:21:00Z"/>
                <w:rFonts w:ascii="Calibri" w:eastAsia="Times New Roman" w:hAnsi="Calibri" w:cs="Calibri"/>
                <w:color w:val="000000"/>
                <w:sz w:val="18"/>
                <w:szCs w:val="18"/>
              </w:rPr>
            </w:pPr>
            <w:ins w:id="260" w:author="Alhabibi, Haider@Energy" w:date="2022-01-09T20:23:00Z">
              <w:r w:rsidRPr="00C736C5">
                <w:rPr>
                  <w:rFonts w:ascii="TimesNewRomanPSMT" w:eastAsia="SymbolMT" w:hAnsi="TimesNewRomanPSMT" w:cs="TimesNewRomanPSMT"/>
                  <w:sz w:val="18"/>
                  <w:szCs w:val="18"/>
                </w:rPr>
                <w:t>(85)</w:t>
              </w:r>
            </w:ins>
          </w:p>
        </w:tc>
        <w:tc>
          <w:tcPr>
            <w:tcW w:w="720" w:type="dxa"/>
            <w:tcBorders>
              <w:top w:val="nil"/>
              <w:left w:val="nil"/>
              <w:bottom w:val="single" w:sz="4" w:space="0" w:color="auto"/>
              <w:right w:val="single" w:sz="4" w:space="0" w:color="auto"/>
            </w:tcBorders>
            <w:shd w:val="clear" w:color="auto" w:fill="auto"/>
            <w:vAlign w:val="center"/>
            <w:hideMark/>
          </w:tcPr>
          <w:p w14:paraId="64E566BB" w14:textId="6E8EFCA7" w:rsidR="00A97C62" w:rsidRPr="00C736C5" w:rsidRDefault="00A97C62" w:rsidP="00A97C62">
            <w:pPr>
              <w:rPr>
                <w:ins w:id="261" w:author="Alhabibi, Haider@Energy" w:date="2022-01-09T20:21:00Z"/>
                <w:rFonts w:ascii="Calibri" w:eastAsia="Times New Roman" w:hAnsi="Calibri" w:cs="Calibri"/>
                <w:sz w:val="18"/>
                <w:szCs w:val="18"/>
              </w:rPr>
            </w:pPr>
            <w:ins w:id="262" w:author="Alhabibi, Haider@Energy" w:date="2022-01-09T20:21:00Z">
              <w:r w:rsidRPr="00C736C5">
                <w:rPr>
                  <w:rFonts w:ascii="Calibri" w:eastAsia="Times New Roman" w:hAnsi="Calibri" w:cs="Calibri"/>
                  <w:sz w:val="18"/>
                  <w:szCs w:val="18"/>
                </w:rPr>
                <w:t>≤200 (95)</w:t>
              </w:r>
            </w:ins>
          </w:p>
        </w:tc>
        <w:tc>
          <w:tcPr>
            <w:tcW w:w="720" w:type="dxa"/>
            <w:tcBorders>
              <w:top w:val="nil"/>
              <w:left w:val="nil"/>
              <w:bottom w:val="single" w:sz="4" w:space="0" w:color="auto"/>
              <w:right w:val="single" w:sz="4" w:space="0" w:color="auto"/>
            </w:tcBorders>
            <w:shd w:val="clear" w:color="auto" w:fill="auto"/>
            <w:vAlign w:val="center"/>
            <w:hideMark/>
          </w:tcPr>
          <w:p w14:paraId="4FA3036D" w14:textId="17151660" w:rsidR="00A97C62" w:rsidRPr="00C736C5" w:rsidRDefault="00A97C62" w:rsidP="00A97C62">
            <w:pPr>
              <w:rPr>
                <w:ins w:id="263" w:author="Alhabibi, Haider@Energy" w:date="2022-01-09T20:21:00Z"/>
                <w:rFonts w:ascii="Calibri" w:eastAsia="Times New Roman" w:hAnsi="Calibri" w:cs="Calibri"/>
                <w:sz w:val="18"/>
                <w:szCs w:val="18"/>
              </w:rPr>
            </w:pPr>
            <w:ins w:id="264" w:author="Alhabibi, Haider@Energy" w:date="2022-01-09T20:21:00Z">
              <w:r w:rsidRPr="00C736C5">
                <w:rPr>
                  <w:rFonts w:ascii="Calibri" w:eastAsia="Times New Roman" w:hAnsi="Calibri" w:cs="Calibri"/>
                  <w:sz w:val="18"/>
                  <w:szCs w:val="18"/>
                </w:rPr>
                <w:t>≤250 (120)</w:t>
              </w:r>
            </w:ins>
          </w:p>
        </w:tc>
        <w:tc>
          <w:tcPr>
            <w:tcW w:w="720" w:type="dxa"/>
            <w:gridSpan w:val="2"/>
            <w:tcBorders>
              <w:top w:val="nil"/>
              <w:left w:val="nil"/>
              <w:bottom w:val="single" w:sz="4" w:space="0" w:color="auto"/>
              <w:right w:val="single" w:sz="4" w:space="0" w:color="auto"/>
            </w:tcBorders>
            <w:shd w:val="clear" w:color="auto" w:fill="auto"/>
            <w:vAlign w:val="center"/>
            <w:hideMark/>
          </w:tcPr>
          <w:p w14:paraId="3BC7513A" w14:textId="51361B69" w:rsidR="00A97C62" w:rsidRPr="00C736C5" w:rsidRDefault="00A97C62" w:rsidP="00A97C62">
            <w:pPr>
              <w:rPr>
                <w:ins w:id="265" w:author="Alhabibi, Haider@Energy" w:date="2022-01-09T20:21:00Z"/>
                <w:rFonts w:ascii="Calibri" w:eastAsia="Times New Roman" w:hAnsi="Calibri" w:cs="Calibri"/>
                <w:sz w:val="18"/>
                <w:szCs w:val="18"/>
              </w:rPr>
            </w:pPr>
            <w:ins w:id="266" w:author="Alhabibi, Haider@Energy" w:date="2022-01-09T20:21:00Z">
              <w:r w:rsidRPr="00C736C5">
                <w:rPr>
                  <w:rFonts w:ascii="Calibri" w:eastAsia="Times New Roman" w:hAnsi="Calibri" w:cs="Calibri"/>
                  <w:sz w:val="18"/>
                  <w:szCs w:val="18"/>
                </w:rPr>
                <w:t>≤350 (165)</w:t>
              </w:r>
            </w:ins>
          </w:p>
        </w:tc>
        <w:tc>
          <w:tcPr>
            <w:tcW w:w="720" w:type="dxa"/>
            <w:tcBorders>
              <w:top w:val="nil"/>
              <w:left w:val="nil"/>
              <w:bottom w:val="single" w:sz="4" w:space="0" w:color="auto"/>
              <w:right w:val="single" w:sz="4" w:space="0" w:color="auto"/>
            </w:tcBorders>
            <w:shd w:val="clear" w:color="auto" w:fill="auto"/>
            <w:vAlign w:val="center"/>
            <w:hideMark/>
          </w:tcPr>
          <w:p w14:paraId="6883F5BC" w14:textId="1C3D3445" w:rsidR="00A97C62" w:rsidRPr="00C736C5" w:rsidRDefault="00A97C62" w:rsidP="00A97C62">
            <w:pPr>
              <w:rPr>
                <w:ins w:id="267" w:author="Alhabibi, Haider@Energy" w:date="2022-01-09T20:21:00Z"/>
                <w:rFonts w:ascii="Calibri" w:eastAsia="Times New Roman" w:hAnsi="Calibri" w:cs="Calibri"/>
                <w:sz w:val="18"/>
                <w:szCs w:val="18"/>
              </w:rPr>
            </w:pPr>
            <w:ins w:id="268" w:author="Alhabibi, Haider@Energy" w:date="2022-01-09T20:21:00Z">
              <w:r w:rsidRPr="00C736C5">
                <w:rPr>
                  <w:rFonts w:ascii="Calibri" w:eastAsia="Times New Roman" w:hAnsi="Calibri" w:cs="Calibri"/>
                  <w:sz w:val="18"/>
                  <w:szCs w:val="18"/>
                </w:rPr>
                <w:t>≤400 (190)</w:t>
              </w:r>
            </w:ins>
          </w:p>
        </w:tc>
        <w:tc>
          <w:tcPr>
            <w:tcW w:w="720" w:type="dxa"/>
            <w:tcBorders>
              <w:top w:val="nil"/>
              <w:left w:val="nil"/>
              <w:bottom w:val="single" w:sz="4" w:space="0" w:color="auto"/>
              <w:right w:val="single" w:sz="4" w:space="0" w:color="auto"/>
            </w:tcBorders>
            <w:shd w:val="clear" w:color="auto" w:fill="auto"/>
            <w:vAlign w:val="center"/>
            <w:hideMark/>
          </w:tcPr>
          <w:p w14:paraId="29771B12" w14:textId="71E0597B" w:rsidR="00A97C62" w:rsidRPr="00C736C5" w:rsidRDefault="00A97C62" w:rsidP="00A97C62">
            <w:pPr>
              <w:rPr>
                <w:ins w:id="269" w:author="Alhabibi, Haider@Energy" w:date="2022-01-09T20:21:00Z"/>
                <w:rFonts w:ascii="Calibri" w:eastAsia="Times New Roman" w:hAnsi="Calibri" w:cs="Calibri"/>
                <w:sz w:val="18"/>
                <w:szCs w:val="18"/>
              </w:rPr>
            </w:pPr>
            <w:ins w:id="270" w:author="Alhabibi, Haider@Energy" w:date="2022-01-09T20:21:00Z">
              <w:r w:rsidRPr="00C736C5">
                <w:rPr>
                  <w:rFonts w:ascii="Calibri" w:eastAsia="Times New Roman" w:hAnsi="Calibri" w:cs="Calibri"/>
                  <w:sz w:val="18"/>
                  <w:szCs w:val="18"/>
                </w:rPr>
                <w:t>≤450 (210)</w:t>
              </w:r>
            </w:ins>
          </w:p>
        </w:tc>
        <w:tc>
          <w:tcPr>
            <w:tcW w:w="720" w:type="dxa"/>
            <w:tcBorders>
              <w:top w:val="nil"/>
              <w:left w:val="nil"/>
              <w:bottom w:val="single" w:sz="4" w:space="0" w:color="auto"/>
              <w:right w:val="single" w:sz="4" w:space="0" w:color="auto"/>
            </w:tcBorders>
            <w:shd w:val="clear" w:color="auto" w:fill="auto"/>
            <w:vAlign w:val="center"/>
            <w:hideMark/>
          </w:tcPr>
          <w:p w14:paraId="595638FC" w14:textId="62A43B1B" w:rsidR="00A97C62" w:rsidRPr="00C736C5" w:rsidRDefault="00A97C62" w:rsidP="00A97C62">
            <w:pPr>
              <w:rPr>
                <w:ins w:id="271" w:author="Alhabibi, Haider@Energy" w:date="2022-01-09T20:21:00Z"/>
                <w:rFonts w:ascii="Calibri" w:eastAsia="Times New Roman" w:hAnsi="Calibri" w:cs="Calibri"/>
                <w:sz w:val="18"/>
                <w:szCs w:val="18"/>
              </w:rPr>
            </w:pPr>
            <w:ins w:id="272" w:author="Alhabibi, Haider@Energy" w:date="2022-01-09T20:21:00Z">
              <w:r w:rsidRPr="00C736C5">
                <w:rPr>
                  <w:rFonts w:ascii="Calibri" w:eastAsia="Times New Roman" w:hAnsi="Calibri" w:cs="Calibri"/>
                  <w:sz w:val="18"/>
                  <w:szCs w:val="18"/>
                </w:rPr>
                <w:t>≤700 (330)</w:t>
              </w:r>
            </w:ins>
          </w:p>
        </w:tc>
        <w:tc>
          <w:tcPr>
            <w:tcW w:w="720" w:type="dxa"/>
            <w:tcBorders>
              <w:top w:val="nil"/>
              <w:left w:val="nil"/>
              <w:bottom w:val="single" w:sz="4" w:space="0" w:color="auto"/>
              <w:right w:val="single" w:sz="4" w:space="0" w:color="auto"/>
            </w:tcBorders>
            <w:shd w:val="clear" w:color="auto" w:fill="auto"/>
            <w:vAlign w:val="center"/>
            <w:hideMark/>
          </w:tcPr>
          <w:p w14:paraId="7CC2D3C7" w14:textId="4882FB29" w:rsidR="00841A90" w:rsidRPr="00C736C5" w:rsidRDefault="00A97C62" w:rsidP="00A97C62">
            <w:pPr>
              <w:rPr>
                <w:ins w:id="273" w:author="Alhabibi, Haider@Energy" w:date="2022-01-09T21:29:00Z"/>
                <w:rFonts w:ascii="Calibri" w:eastAsia="Times New Roman" w:hAnsi="Calibri" w:cs="Calibri"/>
                <w:sz w:val="18"/>
                <w:szCs w:val="18"/>
              </w:rPr>
            </w:pPr>
            <w:ins w:id="274" w:author="Alhabibi, Haider@Energy" w:date="2022-01-09T20:21:00Z">
              <w:r w:rsidRPr="00C736C5">
                <w:rPr>
                  <w:rFonts w:ascii="Calibri" w:eastAsia="Times New Roman" w:hAnsi="Calibri" w:cs="Calibri"/>
                  <w:sz w:val="18"/>
                  <w:szCs w:val="18"/>
                </w:rPr>
                <w:t>≤800</w:t>
              </w:r>
            </w:ins>
          </w:p>
          <w:p w14:paraId="5BD50545" w14:textId="6BA9D39B" w:rsidR="00A97C62" w:rsidRPr="00C736C5" w:rsidRDefault="00841A90" w:rsidP="00A97C62">
            <w:pPr>
              <w:rPr>
                <w:ins w:id="275" w:author="Alhabibi, Haider@Energy" w:date="2022-01-09T20:21:00Z"/>
                <w:rFonts w:ascii="Calibri" w:eastAsia="Times New Roman" w:hAnsi="Calibri" w:cs="Calibri"/>
                <w:sz w:val="18"/>
                <w:szCs w:val="18"/>
              </w:rPr>
            </w:pPr>
            <w:ins w:id="276" w:author="Alhabibi, Haider@Energy" w:date="2022-01-09T21:29:00Z">
              <w:r w:rsidRPr="00C736C5">
                <w:rPr>
                  <w:rFonts w:ascii="Calibri" w:eastAsia="Times New Roman" w:hAnsi="Calibri" w:cs="Calibri"/>
                  <w:sz w:val="18"/>
                  <w:szCs w:val="18"/>
                </w:rPr>
                <w:t>(</w:t>
              </w:r>
            </w:ins>
            <w:ins w:id="277" w:author="Alhabibi, Haider@Energy" w:date="2022-01-09T20:21:00Z">
              <w:r w:rsidR="00A97C62" w:rsidRPr="00C736C5">
                <w:rPr>
                  <w:rFonts w:ascii="Calibri" w:eastAsia="Times New Roman" w:hAnsi="Calibri" w:cs="Calibri"/>
                  <w:sz w:val="18"/>
                  <w:szCs w:val="18"/>
                </w:rPr>
                <w:t>380)</w:t>
              </w:r>
            </w:ins>
          </w:p>
        </w:tc>
      </w:tr>
      <w:tr w:rsidR="00CD17A2" w:rsidRPr="00A97C62" w14:paraId="6AFDD3BF" w14:textId="77777777" w:rsidTr="00A00C86">
        <w:trPr>
          <w:trHeight w:val="360"/>
          <w:jc w:val="center"/>
          <w:ins w:id="278" w:author="Alhabibi, Haider@Energy" w:date="2022-01-09T20:21:00Z"/>
        </w:trPr>
        <w:tc>
          <w:tcPr>
            <w:tcW w:w="1973"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F5FFF6C" w14:textId="77777777" w:rsidR="00A97C62" w:rsidRPr="00C736C5" w:rsidRDefault="00A97C62" w:rsidP="00A97C62">
            <w:pPr>
              <w:rPr>
                <w:ins w:id="279" w:author="Alhabibi, Haider@Energy" w:date="2022-01-09T20:21:00Z"/>
                <w:rFonts w:ascii="Calibri" w:eastAsia="Times New Roman" w:hAnsi="Calibri" w:cs="Calibri"/>
                <w:b/>
                <w:bCs/>
                <w:sz w:val="18"/>
                <w:szCs w:val="18"/>
              </w:rPr>
            </w:pPr>
            <w:ins w:id="280" w:author="Alhabibi, Haider@Energy" w:date="2022-01-09T20:21:00Z">
              <w:r w:rsidRPr="00C736C5">
                <w:rPr>
                  <w:rFonts w:ascii="Calibri" w:eastAsia="Times New Roman" w:hAnsi="Calibri" w:cs="Calibri"/>
                  <w:b/>
                  <w:bCs/>
                  <w:sz w:val="18"/>
                  <w:szCs w:val="18"/>
                </w:rPr>
                <w:t>Duct Type</w:t>
              </w:r>
            </w:ins>
          </w:p>
        </w:tc>
        <w:tc>
          <w:tcPr>
            <w:tcW w:w="8822" w:type="dxa"/>
            <w:gridSpan w:val="14"/>
            <w:tcBorders>
              <w:top w:val="single" w:sz="4" w:space="0" w:color="auto"/>
              <w:left w:val="nil"/>
              <w:bottom w:val="single" w:sz="4" w:space="0" w:color="auto"/>
              <w:right w:val="single" w:sz="4" w:space="0" w:color="auto"/>
            </w:tcBorders>
            <w:shd w:val="clear" w:color="auto" w:fill="auto"/>
            <w:hideMark/>
          </w:tcPr>
          <w:p w14:paraId="20D6C986" w14:textId="77777777" w:rsidR="00A97C62" w:rsidRPr="00C736C5" w:rsidRDefault="00A97C62" w:rsidP="00A97C62">
            <w:pPr>
              <w:rPr>
                <w:ins w:id="281" w:author="Alhabibi, Haider@Energy" w:date="2022-01-09T20:21:00Z"/>
                <w:rFonts w:ascii="Calibri" w:eastAsia="Times New Roman" w:hAnsi="Calibri" w:cs="Calibri"/>
                <w:color w:val="000000"/>
                <w:sz w:val="18"/>
                <w:szCs w:val="18"/>
              </w:rPr>
            </w:pPr>
            <w:ins w:id="282" w:author="Alhabibi, Haider@Energy" w:date="2022-01-09T20:21:00Z">
              <w:r w:rsidRPr="00C736C5">
                <w:rPr>
                  <w:rFonts w:ascii="Calibri" w:eastAsia="Times New Roman" w:hAnsi="Calibri" w:cs="Calibri"/>
                  <w:b/>
                  <w:bCs/>
                  <w:sz w:val="18"/>
                  <w:szCs w:val="18"/>
                </w:rPr>
                <w:t xml:space="preserve">Minimum Duct Diameter, in. (mm) </w:t>
              </w:r>
              <w:proofErr w:type="spellStart"/>
              <w:proofErr w:type="gramStart"/>
              <w:r w:rsidRPr="00C736C5">
                <w:rPr>
                  <w:rFonts w:ascii="Calibri" w:eastAsia="Times New Roman" w:hAnsi="Calibri" w:cs="Calibri"/>
                  <w:b/>
                  <w:bCs/>
                  <w:sz w:val="18"/>
                  <w:szCs w:val="18"/>
                  <w:vertAlign w:val="superscript"/>
                </w:rPr>
                <w:t>a,b</w:t>
              </w:r>
              <w:proofErr w:type="spellEnd"/>
              <w:proofErr w:type="gramEnd"/>
            </w:ins>
          </w:p>
        </w:tc>
      </w:tr>
      <w:tr w:rsidR="00CD5D7A" w:rsidRPr="00A97C62" w14:paraId="3CBE38E0" w14:textId="77777777" w:rsidTr="00A00C86">
        <w:trPr>
          <w:trHeight w:val="300"/>
          <w:jc w:val="center"/>
          <w:ins w:id="283" w:author="Alhabibi, Haider@Energy" w:date="2022-01-09T20:21:00Z"/>
        </w:trPr>
        <w:tc>
          <w:tcPr>
            <w:tcW w:w="1973" w:type="dxa"/>
            <w:gridSpan w:val="2"/>
            <w:tcBorders>
              <w:top w:val="single" w:sz="4" w:space="0" w:color="auto"/>
              <w:left w:val="single" w:sz="4" w:space="0" w:color="auto"/>
              <w:bottom w:val="single" w:sz="4" w:space="0" w:color="000000"/>
              <w:right w:val="nil"/>
            </w:tcBorders>
            <w:shd w:val="clear" w:color="auto" w:fill="auto"/>
            <w:hideMark/>
          </w:tcPr>
          <w:p w14:paraId="26B13DD3" w14:textId="77777777" w:rsidR="00A97C62" w:rsidRPr="00C736C5" w:rsidRDefault="00A97C62" w:rsidP="00A97C62">
            <w:pPr>
              <w:rPr>
                <w:ins w:id="284" w:author="Alhabibi, Haider@Energy" w:date="2022-01-09T20:21:00Z"/>
                <w:rFonts w:ascii="Calibri" w:eastAsia="Times New Roman" w:hAnsi="Calibri" w:cs="Calibri"/>
                <w:sz w:val="18"/>
                <w:szCs w:val="18"/>
              </w:rPr>
            </w:pPr>
            <w:ins w:id="285" w:author="Alhabibi, Haider@Energy" w:date="2022-01-09T20:21:00Z">
              <w:r w:rsidRPr="00C736C5">
                <w:rPr>
                  <w:rFonts w:ascii="Calibri" w:eastAsia="Times New Roman" w:hAnsi="Calibri" w:cs="Calibri"/>
                  <w:sz w:val="18"/>
                  <w:szCs w:val="18"/>
                </w:rPr>
                <w:t>Rigid duct</w:t>
              </w:r>
            </w:ins>
          </w:p>
        </w:tc>
        <w:tc>
          <w:tcPr>
            <w:tcW w:w="5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9D511" w14:textId="2EAC2BCE" w:rsidR="00841A90" w:rsidRPr="00C736C5" w:rsidRDefault="00A97C62" w:rsidP="00C736C5">
            <w:pPr>
              <w:rPr>
                <w:ins w:id="286" w:author="Alhabibi, Haider@Energy" w:date="2022-01-09T21:38:00Z"/>
                <w:rFonts w:ascii="Calibri" w:eastAsia="Times New Roman" w:hAnsi="Calibri" w:cs="Calibri"/>
                <w:sz w:val="18"/>
                <w:szCs w:val="18"/>
              </w:rPr>
            </w:pPr>
            <w:ins w:id="287" w:author="Alhabibi, Haider@Energy" w:date="2022-01-09T20:21:00Z">
              <w:r w:rsidRPr="00C736C5">
                <w:rPr>
                  <w:rFonts w:ascii="Calibri" w:eastAsia="Times New Roman" w:hAnsi="Calibri" w:cs="Calibri"/>
                  <w:sz w:val="18"/>
                  <w:szCs w:val="18"/>
                </w:rPr>
                <w:t>4</w:t>
              </w:r>
            </w:ins>
            <w:ins w:id="288" w:author="Alhabibi, Haider@Energy" w:date="2022-01-09T20:24:00Z">
              <w:r w:rsidR="001147D5" w:rsidRPr="00C736C5">
                <w:rPr>
                  <w:rFonts w:ascii="Calibri" w:eastAsia="Times New Roman" w:hAnsi="Calibri" w:cs="Calibri"/>
                  <w:sz w:val="18"/>
                  <w:szCs w:val="18"/>
                  <w:vertAlign w:val="superscript"/>
                </w:rPr>
                <w:t>e</w:t>
              </w:r>
            </w:ins>
            <w:ins w:id="289" w:author="Alhabibi, Haider@Energy" w:date="2022-01-09T20:21:00Z">
              <w:r w:rsidRPr="00C736C5">
                <w:rPr>
                  <w:rFonts w:ascii="Calibri" w:eastAsia="Times New Roman" w:hAnsi="Calibri" w:cs="Calibri"/>
                  <w:sz w:val="18"/>
                  <w:szCs w:val="18"/>
                </w:rPr>
                <w:t xml:space="preserve"> </w:t>
              </w:r>
            </w:ins>
            <w:ins w:id="290" w:author="Alhabibi, Haider@Energy" w:date="2022-01-10T13:26:00Z">
              <w:r w:rsidR="00236ABC" w:rsidRPr="00C736C5">
                <w:rPr>
                  <w:rFonts w:ascii="Calibri" w:eastAsia="Times New Roman" w:hAnsi="Calibri" w:cs="Calibri"/>
                  <w:sz w:val="18"/>
                  <w:szCs w:val="18"/>
                </w:rPr>
                <w:t xml:space="preserve"> </w:t>
              </w:r>
            </w:ins>
          </w:p>
          <w:p w14:paraId="789D8FCE" w14:textId="22CDDCBC" w:rsidR="00A97C62" w:rsidRPr="00C736C5" w:rsidRDefault="00841A90" w:rsidP="00C736C5">
            <w:pPr>
              <w:rPr>
                <w:ins w:id="291" w:author="Alhabibi, Haider@Energy" w:date="2022-01-09T20:21:00Z"/>
                <w:rFonts w:ascii="Calibri" w:eastAsia="Times New Roman" w:hAnsi="Calibri" w:cs="Calibri"/>
                <w:sz w:val="18"/>
                <w:szCs w:val="18"/>
              </w:rPr>
            </w:pPr>
            <w:ins w:id="292" w:author="Alhabibi, Haider@Energy" w:date="2022-01-09T21:38:00Z">
              <w:r w:rsidRPr="00C736C5">
                <w:rPr>
                  <w:rFonts w:ascii="Calibri" w:eastAsia="Times New Roman" w:hAnsi="Calibri" w:cs="Calibri"/>
                  <w:color w:val="000000"/>
                  <w:sz w:val="18"/>
                  <w:szCs w:val="18"/>
                </w:rPr>
                <w:t>(100)</w:t>
              </w:r>
            </w:ins>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4FA2CEF7" w14:textId="7CC246B5" w:rsidR="00A97C62" w:rsidRPr="00C736C5" w:rsidRDefault="00A97C62" w:rsidP="00A97C62">
            <w:pPr>
              <w:rPr>
                <w:ins w:id="293" w:author="Alhabibi, Haider@Energy" w:date="2022-01-09T20:21:00Z"/>
                <w:rFonts w:ascii="Calibri" w:eastAsia="Times New Roman" w:hAnsi="Calibri" w:cs="Calibri"/>
                <w:color w:val="000000"/>
                <w:sz w:val="18"/>
                <w:szCs w:val="18"/>
              </w:rPr>
            </w:pPr>
            <w:ins w:id="294" w:author="Alhabibi, Haider@Energy" w:date="2022-01-09T20:21:00Z">
              <w:r w:rsidRPr="00C736C5">
                <w:rPr>
                  <w:rFonts w:ascii="Calibri" w:eastAsia="Times New Roman" w:hAnsi="Calibri" w:cs="Calibri"/>
                  <w:color w:val="000000"/>
                  <w:sz w:val="18"/>
                  <w:szCs w:val="18"/>
                </w:rPr>
                <w:t>5</w:t>
              </w:r>
            </w:ins>
            <w:ins w:id="295" w:author="Alhabibi, Haider@Energy" w:date="2022-01-09T21:38:00Z">
              <w:r w:rsidR="00841A90" w:rsidRPr="00C736C5">
                <w:rPr>
                  <w:rFonts w:ascii="Calibri" w:eastAsia="Times New Roman" w:hAnsi="Calibri" w:cs="Calibri"/>
                  <w:color w:val="000000"/>
                  <w:sz w:val="18"/>
                  <w:szCs w:val="18"/>
                </w:rPr>
                <w:t xml:space="preserve"> (125)</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33EAC0C2" w14:textId="092C985D" w:rsidR="00A97C62" w:rsidRPr="00C736C5" w:rsidRDefault="00A97C62" w:rsidP="00A97C62">
            <w:pPr>
              <w:rPr>
                <w:ins w:id="296" w:author="Alhabibi, Haider@Energy" w:date="2022-01-09T20:21:00Z"/>
                <w:rFonts w:ascii="Calibri" w:eastAsia="Times New Roman" w:hAnsi="Calibri" w:cs="Calibri"/>
                <w:color w:val="000000"/>
                <w:sz w:val="18"/>
                <w:szCs w:val="18"/>
              </w:rPr>
            </w:pPr>
            <w:ins w:id="297" w:author="Alhabibi, Haider@Energy" w:date="2022-01-09T20:21:00Z">
              <w:r w:rsidRPr="00C736C5">
                <w:rPr>
                  <w:rFonts w:ascii="Calibri" w:eastAsia="Times New Roman" w:hAnsi="Calibri" w:cs="Calibri"/>
                  <w:color w:val="000000"/>
                  <w:sz w:val="18"/>
                  <w:szCs w:val="18"/>
                </w:rPr>
                <w:t>5</w:t>
              </w:r>
            </w:ins>
            <w:ins w:id="298" w:author="Alhabibi, Haider@Energy" w:date="2022-01-09T21:38:00Z">
              <w:r w:rsidR="00841A90" w:rsidRPr="00C736C5">
                <w:rPr>
                  <w:rFonts w:ascii="Calibri" w:eastAsia="Times New Roman" w:hAnsi="Calibri" w:cs="Calibri"/>
                  <w:color w:val="000000"/>
                  <w:sz w:val="18"/>
                  <w:szCs w:val="18"/>
                </w:rPr>
                <w:t xml:space="preserve"> (125) </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4FF1A2F3" w14:textId="744FDED3" w:rsidR="00A97C62" w:rsidRPr="00C736C5" w:rsidRDefault="00A97C62" w:rsidP="00A97C62">
            <w:pPr>
              <w:rPr>
                <w:ins w:id="299" w:author="Alhabibi, Haider@Energy" w:date="2022-01-09T20:21:00Z"/>
                <w:rFonts w:ascii="Calibri" w:eastAsia="Times New Roman" w:hAnsi="Calibri" w:cs="Calibri"/>
                <w:color w:val="000000"/>
                <w:sz w:val="18"/>
                <w:szCs w:val="18"/>
              </w:rPr>
            </w:pPr>
            <w:ins w:id="300" w:author="Alhabibi, Haider@Energy" w:date="2022-01-09T20:21:00Z">
              <w:r w:rsidRPr="00C736C5">
                <w:rPr>
                  <w:rFonts w:ascii="Calibri" w:eastAsia="Times New Roman" w:hAnsi="Calibri" w:cs="Calibri"/>
                  <w:color w:val="000000"/>
                  <w:sz w:val="18"/>
                  <w:szCs w:val="18"/>
                </w:rPr>
                <w:t>6</w:t>
              </w:r>
            </w:ins>
            <w:ins w:id="301" w:author="Alhabibi, Haider@Energy" w:date="2022-01-09T21:38:00Z">
              <w:r w:rsidR="00841A90" w:rsidRPr="00C736C5">
                <w:rPr>
                  <w:rFonts w:ascii="Calibri" w:eastAsia="Times New Roman" w:hAnsi="Calibri" w:cs="Calibri"/>
                  <w:color w:val="000000"/>
                  <w:sz w:val="18"/>
                  <w:szCs w:val="18"/>
                </w:rPr>
                <w:t xml:space="preserve"> (150)</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04052144" w14:textId="6B7925D7" w:rsidR="00A97C62" w:rsidRPr="00C736C5" w:rsidRDefault="00A97C62" w:rsidP="00A97C62">
            <w:pPr>
              <w:rPr>
                <w:ins w:id="302" w:author="Alhabibi, Haider@Energy" w:date="2022-01-09T20:21:00Z"/>
                <w:rFonts w:ascii="Calibri" w:eastAsia="Times New Roman" w:hAnsi="Calibri" w:cs="Calibri"/>
                <w:color w:val="000000"/>
                <w:sz w:val="18"/>
                <w:szCs w:val="18"/>
              </w:rPr>
            </w:pPr>
            <w:ins w:id="303" w:author="Alhabibi, Haider@Energy" w:date="2022-01-09T20:21:00Z">
              <w:r w:rsidRPr="00C736C5">
                <w:rPr>
                  <w:rFonts w:ascii="Calibri" w:eastAsia="Times New Roman" w:hAnsi="Calibri" w:cs="Calibri"/>
                  <w:color w:val="000000"/>
                  <w:sz w:val="18"/>
                  <w:szCs w:val="18"/>
                </w:rPr>
                <w:t>6</w:t>
              </w:r>
            </w:ins>
            <w:ins w:id="304" w:author="Alhabibi, Haider@Energy" w:date="2022-01-09T21:39:00Z">
              <w:r w:rsidR="00841A90" w:rsidRPr="00C736C5">
                <w:rPr>
                  <w:rFonts w:ascii="Calibri" w:eastAsia="Times New Roman" w:hAnsi="Calibri" w:cs="Calibri"/>
                  <w:color w:val="000000"/>
                  <w:sz w:val="18"/>
                  <w:szCs w:val="18"/>
                </w:rPr>
                <w:t xml:space="preserve"> (150)</w:t>
              </w:r>
            </w:ins>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53D9F123" w14:textId="30C5C695" w:rsidR="00A97C62" w:rsidRPr="00C736C5" w:rsidRDefault="00A97C62" w:rsidP="00A97C62">
            <w:pPr>
              <w:rPr>
                <w:ins w:id="305" w:author="Alhabibi, Haider@Energy" w:date="2022-01-09T20:21:00Z"/>
                <w:rFonts w:ascii="Calibri" w:eastAsia="Times New Roman" w:hAnsi="Calibri" w:cs="Calibri"/>
                <w:color w:val="000000"/>
                <w:sz w:val="18"/>
                <w:szCs w:val="18"/>
              </w:rPr>
            </w:pPr>
            <w:ins w:id="306" w:author="Alhabibi, Haider@Energy" w:date="2022-01-09T20:21:00Z">
              <w:r w:rsidRPr="00C736C5">
                <w:rPr>
                  <w:rFonts w:ascii="Calibri" w:eastAsia="Times New Roman" w:hAnsi="Calibri" w:cs="Calibri"/>
                  <w:color w:val="000000"/>
                  <w:sz w:val="18"/>
                  <w:szCs w:val="18"/>
                </w:rPr>
                <w:t>7</w:t>
              </w:r>
            </w:ins>
            <w:ins w:id="307" w:author="Alhabibi, Haider@Energy" w:date="2022-01-09T21:39:00Z">
              <w:r w:rsidR="00841A90" w:rsidRPr="00C736C5">
                <w:rPr>
                  <w:rFonts w:ascii="Calibri" w:eastAsia="Times New Roman" w:hAnsi="Calibri" w:cs="Calibri"/>
                  <w:color w:val="000000"/>
                  <w:sz w:val="18"/>
                  <w:szCs w:val="18"/>
                </w:rPr>
                <w:t xml:space="preserve"> (180)</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6B04B7D6" w14:textId="6CDECC13" w:rsidR="00A97C62" w:rsidRPr="00C736C5" w:rsidRDefault="00A97C62" w:rsidP="00A97C62">
            <w:pPr>
              <w:rPr>
                <w:ins w:id="308" w:author="Alhabibi, Haider@Energy" w:date="2022-01-09T20:21:00Z"/>
                <w:rFonts w:ascii="Calibri" w:eastAsia="Times New Roman" w:hAnsi="Calibri" w:cs="Calibri"/>
                <w:color w:val="000000"/>
                <w:sz w:val="18"/>
                <w:szCs w:val="18"/>
              </w:rPr>
            </w:pPr>
            <w:ins w:id="309" w:author="Alhabibi, Haider@Energy" w:date="2022-01-09T20:21:00Z">
              <w:r w:rsidRPr="00C736C5">
                <w:rPr>
                  <w:rFonts w:ascii="Calibri" w:eastAsia="Times New Roman" w:hAnsi="Calibri" w:cs="Calibri"/>
                  <w:color w:val="000000"/>
                  <w:sz w:val="18"/>
                  <w:szCs w:val="18"/>
                </w:rPr>
                <w:t>7</w:t>
              </w:r>
            </w:ins>
            <w:ins w:id="310" w:author="Alhabibi, Haider@Energy" w:date="2022-01-09T21:39:00Z">
              <w:r w:rsidR="00841A90" w:rsidRPr="00C736C5">
                <w:rPr>
                  <w:rFonts w:ascii="Calibri" w:eastAsia="Times New Roman" w:hAnsi="Calibri" w:cs="Calibri"/>
                  <w:color w:val="000000"/>
                  <w:sz w:val="18"/>
                  <w:szCs w:val="18"/>
                </w:rPr>
                <w:t xml:space="preserve"> (180)</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F0D6AB4" w14:textId="49AE5479" w:rsidR="00A97C62" w:rsidRPr="00C736C5" w:rsidRDefault="00A97C62" w:rsidP="00A97C62">
            <w:pPr>
              <w:rPr>
                <w:ins w:id="311" w:author="Alhabibi, Haider@Energy" w:date="2022-01-09T20:21:00Z"/>
                <w:rFonts w:ascii="Calibri" w:eastAsia="Times New Roman" w:hAnsi="Calibri" w:cs="Calibri"/>
                <w:color w:val="000000"/>
                <w:sz w:val="18"/>
                <w:szCs w:val="18"/>
              </w:rPr>
            </w:pPr>
            <w:ins w:id="312" w:author="Alhabibi, Haider@Energy" w:date="2022-01-09T20:21:00Z">
              <w:r w:rsidRPr="00C736C5">
                <w:rPr>
                  <w:rFonts w:ascii="Calibri" w:eastAsia="Times New Roman" w:hAnsi="Calibri" w:cs="Calibri"/>
                  <w:color w:val="000000"/>
                  <w:sz w:val="18"/>
                  <w:szCs w:val="18"/>
                </w:rPr>
                <w:t>8</w:t>
              </w:r>
            </w:ins>
            <w:ins w:id="313" w:author="Alhabibi, Haider@Energy" w:date="2022-01-09T21:39:00Z">
              <w:r w:rsidR="00841A90" w:rsidRPr="00C736C5">
                <w:rPr>
                  <w:rFonts w:ascii="Calibri" w:eastAsia="Times New Roman" w:hAnsi="Calibri" w:cs="Calibri"/>
                  <w:color w:val="000000"/>
                  <w:sz w:val="18"/>
                  <w:szCs w:val="18"/>
                </w:rPr>
                <w:t xml:space="preserve"> (205)</w:t>
              </w:r>
            </w:ins>
          </w:p>
        </w:tc>
        <w:tc>
          <w:tcPr>
            <w:tcW w:w="7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C34CD7" w14:textId="656D835A" w:rsidR="00A97C62" w:rsidRPr="00C736C5" w:rsidRDefault="00A97C62" w:rsidP="00A97C62">
            <w:pPr>
              <w:rPr>
                <w:ins w:id="314" w:author="Alhabibi, Haider@Energy" w:date="2022-01-09T20:21:00Z"/>
                <w:rFonts w:ascii="Calibri" w:eastAsia="Times New Roman" w:hAnsi="Calibri" w:cs="Calibri"/>
                <w:color w:val="000000"/>
                <w:sz w:val="18"/>
                <w:szCs w:val="18"/>
              </w:rPr>
            </w:pPr>
            <w:ins w:id="315" w:author="Alhabibi, Haider@Energy" w:date="2022-01-09T20:21:00Z">
              <w:r w:rsidRPr="00C736C5">
                <w:rPr>
                  <w:rFonts w:ascii="Calibri" w:eastAsia="Times New Roman" w:hAnsi="Calibri" w:cs="Calibri"/>
                  <w:color w:val="000000"/>
                  <w:sz w:val="18"/>
                  <w:szCs w:val="18"/>
                </w:rPr>
                <w:t>9</w:t>
              </w:r>
            </w:ins>
            <w:ins w:id="316" w:author="Alhabibi, Haider@Energy" w:date="2022-01-09T21:39:00Z">
              <w:r w:rsidR="00841A90" w:rsidRPr="00C736C5">
                <w:rPr>
                  <w:rFonts w:ascii="Calibri" w:eastAsia="Times New Roman" w:hAnsi="Calibri" w:cs="Calibri"/>
                  <w:color w:val="000000"/>
                  <w:sz w:val="18"/>
                  <w:szCs w:val="18"/>
                </w:rPr>
                <w:t xml:space="preserve"> (230)</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F679897" w14:textId="65D45A37" w:rsidR="00A97C62" w:rsidRPr="00C736C5" w:rsidRDefault="00A97C62" w:rsidP="00A97C62">
            <w:pPr>
              <w:rPr>
                <w:ins w:id="317" w:author="Alhabibi, Haider@Energy" w:date="2022-01-09T20:21:00Z"/>
                <w:rFonts w:ascii="Calibri" w:eastAsia="Times New Roman" w:hAnsi="Calibri" w:cs="Calibri"/>
                <w:color w:val="000000"/>
                <w:sz w:val="18"/>
                <w:szCs w:val="18"/>
              </w:rPr>
            </w:pPr>
            <w:ins w:id="318" w:author="Alhabibi, Haider@Energy" w:date="2022-01-09T20:21:00Z">
              <w:r w:rsidRPr="00C736C5">
                <w:rPr>
                  <w:rFonts w:ascii="Calibri" w:eastAsia="Times New Roman" w:hAnsi="Calibri" w:cs="Calibri"/>
                  <w:color w:val="000000"/>
                  <w:sz w:val="18"/>
                  <w:szCs w:val="18"/>
                </w:rPr>
                <w:t>10</w:t>
              </w:r>
            </w:ins>
            <w:ins w:id="319" w:author="Alhabibi, Haider@Energy" w:date="2022-01-09T21:40:00Z">
              <w:r w:rsidR="00841A90" w:rsidRPr="00C736C5">
                <w:rPr>
                  <w:rFonts w:ascii="Calibri" w:eastAsia="Times New Roman" w:hAnsi="Calibri" w:cs="Calibri"/>
                  <w:color w:val="000000"/>
                  <w:sz w:val="18"/>
                  <w:szCs w:val="18"/>
                </w:rPr>
                <w:t xml:space="preserve"> (255)</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5455B371" w14:textId="00235619" w:rsidR="00A97C62" w:rsidRPr="00C736C5" w:rsidRDefault="00A97C62" w:rsidP="00A97C62">
            <w:pPr>
              <w:rPr>
                <w:ins w:id="320" w:author="Alhabibi, Haider@Energy" w:date="2022-01-09T20:21:00Z"/>
                <w:rFonts w:ascii="Calibri" w:eastAsia="Times New Roman" w:hAnsi="Calibri" w:cs="Calibri"/>
                <w:color w:val="000000"/>
                <w:sz w:val="18"/>
                <w:szCs w:val="18"/>
              </w:rPr>
            </w:pPr>
            <w:ins w:id="321" w:author="Alhabibi, Haider@Energy" w:date="2022-01-09T20:21:00Z">
              <w:r w:rsidRPr="00C736C5">
                <w:rPr>
                  <w:rFonts w:ascii="Calibri" w:eastAsia="Times New Roman" w:hAnsi="Calibri" w:cs="Calibri"/>
                  <w:color w:val="000000"/>
                  <w:sz w:val="18"/>
                  <w:szCs w:val="18"/>
                </w:rPr>
                <w:t>10</w:t>
              </w:r>
            </w:ins>
            <w:ins w:id="322" w:author="Alhabibi, Haider@Energy" w:date="2022-01-09T21:40:00Z">
              <w:r w:rsidR="00841A90" w:rsidRPr="00C736C5">
                <w:rPr>
                  <w:rFonts w:ascii="Calibri" w:eastAsia="Times New Roman" w:hAnsi="Calibri" w:cs="Calibri"/>
                  <w:color w:val="000000"/>
                  <w:sz w:val="18"/>
                  <w:szCs w:val="18"/>
                </w:rPr>
                <w:t xml:space="preserve"> (255)</w:t>
              </w:r>
            </w:ins>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6D1E70A" w14:textId="507271FA" w:rsidR="00A97C62" w:rsidRPr="00C736C5" w:rsidRDefault="00A97C62" w:rsidP="00A97C62">
            <w:pPr>
              <w:rPr>
                <w:ins w:id="323" w:author="Alhabibi, Haider@Energy" w:date="2022-01-09T20:21:00Z"/>
                <w:rFonts w:ascii="Calibri" w:eastAsia="Times New Roman" w:hAnsi="Calibri" w:cs="Calibri"/>
                <w:color w:val="000000"/>
                <w:sz w:val="18"/>
                <w:szCs w:val="18"/>
              </w:rPr>
            </w:pPr>
            <w:ins w:id="324" w:author="Alhabibi, Haider@Energy" w:date="2022-01-09T20:21:00Z">
              <w:r w:rsidRPr="00C736C5">
                <w:rPr>
                  <w:rFonts w:ascii="Calibri" w:eastAsia="Times New Roman" w:hAnsi="Calibri" w:cs="Calibri"/>
                  <w:color w:val="000000"/>
                  <w:sz w:val="18"/>
                  <w:szCs w:val="18"/>
                </w:rPr>
                <w:t>12</w:t>
              </w:r>
            </w:ins>
            <w:ins w:id="325" w:author="Alhabibi, Haider@Energy" w:date="2022-01-09T21:40:00Z">
              <w:r w:rsidR="00841A90" w:rsidRPr="00C736C5">
                <w:rPr>
                  <w:rFonts w:ascii="Calibri" w:eastAsia="Times New Roman" w:hAnsi="Calibri" w:cs="Calibri"/>
                  <w:color w:val="000000"/>
                  <w:sz w:val="18"/>
                  <w:szCs w:val="18"/>
                </w:rPr>
                <w:t xml:space="preserve"> (305)</w:t>
              </w:r>
            </w:ins>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0F74608F" w14:textId="77777777" w:rsidR="00A97C62" w:rsidRPr="00C736C5" w:rsidRDefault="00A97C62" w:rsidP="00A97C62">
            <w:pPr>
              <w:rPr>
                <w:ins w:id="326" w:author="Alhabibi, Haider@Energy" w:date="2022-01-09T21:40:00Z"/>
                <w:rFonts w:ascii="Calibri" w:eastAsia="Times New Roman" w:hAnsi="Calibri" w:cs="Calibri"/>
                <w:sz w:val="18"/>
                <w:szCs w:val="18"/>
                <w:vertAlign w:val="superscript"/>
              </w:rPr>
            </w:pPr>
            <w:ins w:id="327" w:author="Alhabibi, Haider@Energy" w:date="2022-01-09T20:21:00Z">
              <w:r w:rsidRPr="00C736C5">
                <w:rPr>
                  <w:rFonts w:ascii="Calibri" w:eastAsia="Times New Roman" w:hAnsi="Calibri" w:cs="Calibri"/>
                  <w:sz w:val="18"/>
                  <w:szCs w:val="18"/>
                </w:rPr>
                <w:t xml:space="preserve">12 </w:t>
              </w:r>
              <w:r w:rsidRPr="00C736C5">
                <w:rPr>
                  <w:rFonts w:ascii="Calibri" w:eastAsia="Times New Roman" w:hAnsi="Calibri" w:cs="Calibri"/>
                  <w:sz w:val="18"/>
                  <w:szCs w:val="18"/>
                  <w:vertAlign w:val="superscript"/>
                </w:rPr>
                <w:t>d</w:t>
              </w:r>
            </w:ins>
            <w:ins w:id="328" w:author="Alhabibi, Haider@Energy" w:date="2022-01-09T21:40:00Z">
              <w:r w:rsidR="00841A90" w:rsidRPr="00C736C5">
                <w:rPr>
                  <w:rFonts w:ascii="Calibri" w:eastAsia="Times New Roman" w:hAnsi="Calibri" w:cs="Calibri"/>
                  <w:sz w:val="18"/>
                  <w:szCs w:val="18"/>
                  <w:vertAlign w:val="superscript"/>
                </w:rPr>
                <w:t xml:space="preserve">   </w:t>
              </w:r>
            </w:ins>
          </w:p>
          <w:p w14:paraId="6D996789" w14:textId="13CD4936" w:rsidR="00841A90" w:rsidRPr="00C736C5" w:rsidRDefault="00841A90" w:rsidP="00A97C62">
            <w:pPr>
              <w:rPr>
                <w:ins w:id="329" w:author="Alhabibi, Haider@Energy" w:date="2022-01-09T20:21:00Z"/>
                <w:rFonts w:ascii="Calibri" w:eastAsia="Times New Roman" w:hAnsi="Calibri" w:cs="Calibri"/>
                <w:sz w:val="18"/>
                <w:szCs w:val="18"/>
              </w:rPr>
            </w:pPr>
            <w:ins w:id="330" w:author="Alhabibi, Haider@Energy" w:date="2022-01-09T21:40:00Z">
              <w:r w:rsidRPr="00C736C5">
                <w:rPr>
                  <w:rFonts w:ascii="Calibri" w:eastAsia="Times New Roman" w:hAnsi="Calibri" w:cs="Calibri"/>
                  <w:color w:val="000000"/>
                  <w:sz w:val="18"/>
                  <w:szCs w:val="18"/>
                </w:rPr>
                <w:t>(305)</w:t>
              </w:r>
            </w:ins>
          </w:p>
        </w:tc>
      </w:tr>
      <w:tr w:rsidR="00C736C5" w:rsidRPr="00A97C62" w14:paraId="6ACE3EF7" w14:textId="77777777" w:rsidTr="00A00C86">
        <w:trPr>
          <w:trHeight w:val="300"/>
          <w:jc w:val="center"/>
          <w:ins w:id="331" w:author="Alhabibi, Haider@Energy" w:date="2022-01-09T20:21:00Z"/>
        </w:trPr>
        <w:tc>
          <w:tcPr>
            <w:tcW w:w="1973" w:type="dxa"/>
            <w:gridSpan w:val="2"/>
            <w:tcBorders>
              <w:top w:val="single" w:sz="4" w:space="0" w:color="auto"/>
              <w:left w:val="single" w:sz="4" w:space="0" w:color="auto"/>
              <w:bottom w:val="single" w:sz="4" w:space="0" w:color="000000"/>
              <w:right w:val="nil"/>
            </w:tcBorders>
            <w:shd w:val="clear" w:color="auto" w:fill="auto"/>
            <w:vAlign w:val="center"/>
            <w:hideMark/>
          </w:tcPr>
          <w:p w14:paraId="79D32BDC" w14:textId="77777777" w:rsidR="00841A90" w:rsidRPr="00C736C5" w:rsidRDefault="00841A90" w:rsidP="00841A90">
            <w:pPr>
              <w:rPr>
                <w:ins w:id="332" w:author="Alhabibi, Haider@Energy" w:date="2022-01-09T20:21:00Z"/>
                <w:rFonts w:ascii="Calibri" w:eastAsia="Times New Roman" w:hAnsi="Calibri" w:cs="Calibri"/>
                <w:sz w:val="18"/>
                <w:szCs w:val="18"/>
              </w:rPr>
            </w:pPr>
            <w:ins w:id="333" w:author="Alhabibi, Haider@Energy" w:date="2022-01-09T20:21:00Z">
              <w:r w:rsidRPr="00C736C5">
                <w:rPr>
                  <w:rFonts w:ascii="Calibri" w:eastAsia="Times New Roman" w:hAnsi="Calibri" w:cs="Calibri"/>
                  <w:sz w:val="18"/>
                  <w:szCs w:val="18"/>
                </w:rPr>
                <w:t xml:space="preserve">Flex duct </w:t>
              </w:r>
              <w:r w:rsidRPr="00C736C5">
                <w:rPr>
                  <w:rFonts w:ascii="Calibri" w:eastAsia="Times New Roman" w:hAnsi="Calibri" w:cs="Calibri"/>
                  <w:sz w:val="18"/>
                  <w:szCs w:val="18"/>
                  <w:vertAlign w:val="superscript"/>
                </w:rPr>
                <w:t>c</w:t>
              </w:r>
            </w:ins>
          </w:p>
        </w:tc>
        <w:tc>
          <w:tcPr>
            <w:tcW w:w="599" w:type="dxa"/>
            <w:tcBorders>
              <w:top w:val="single" w:sz="4" w:space="0" w:color="auto"/>
              <w:left w:val="single" w:sz="4" w:space="0" w:color="auto"/>
              <w:bottom w:val="single" w:sz="4" w:space="0" w:color="auto"/>
              <w:right w:val="single" w:sz="4" w:space="0" w:color="auto"/>
            </w:tcBorders>
            <w:shd w:val="clear" w:color="auto" w:fill="auto"/>
            <w:noWrap/>
            <w:hideMark/>
          </w:tcPr>
          <w:p w14:paraId="2E669341" w14:textId="77777777" w:rsidR="00841A90" w:rsidRPr="00C736C5" w:rsidRDefault="00841A90">
            <w:pPr>
              <w:rPr>
                <w:ins w:id="334" w:author="Alhabibi, Haider@Energy" w:date="2022-01-09T21:32:00Z"/>
                <w:rFonts w:ascii="Calibri" w:eastAsia="Times New Roman" w:hAnsi="Calibri" w:cs="Calibri"/>
                <w:color w:val="000000"/>
                <w:sz w:val="18"/>
                <w:szCs w:val="18"/>
              </w:rPr>
              <w:pPrChange w:id="335" w:author="Moua, Cheng@Energy" w:date="2022-01-13T16:45:00Z">
                <w:pPr>
                  <w:jc w:val="right"/>
                </w:pPr>
              </w:pPrChange>
            </w:pPr>
            <w:ins w:id="336" w:author="Alhabibi, Haider@Energy" w:date="2022-01-09T21:32:00Z">
              <w:r w:rsidRPr="00C736C5">
                <w:rPr>
                  <w:rFonts w:ascii="Calibri" w:eastAsia="Times New Roman" w:hAnsi="Calibri" w:cs="Calibri"/>
                  <w:color w:val="000000"/>
                  <w:sz w:val="18"/>
                  <w:szCs w:val="18"/>
                </w:rPr>
                <w:t xml:space="preserve">4 </w:t>
              </w:r>
            </w:ins>
          </w:p>
          <w:p w14:paraId="354691CE" w14:textId="322AC8D0" w:rsidR="00841A90" w:rsidRPr="00C736C5" w:rsidRDefault="00841A90" w:rsidP="00841A90">
            <w:pPr>
              <w:jc w:val="right"/>
              <w:rPr>
                <w:ins w:id="337" w:author="Alhabibi, Haider@Energy" w:date="2022-01-09T20:21:00Z"/>
                <w:rFonts w:ascii="Calibri" w:eastAsia="Times New Roman" w:hAnsi="Calibri" w:cs="Calibri"/>
                <w:color w:val="000000"/>
                <w:sz w:val="18"/>
                <w:szCs w:val="18"/>
              </w:rPr>
            </w:pPr>
            <w:ins w:id="338" w:author="Alhabibi, Haider@Energy" w:date="2022-01-09T21:32:00Z">
              <w:r w:rsidRPr="00C736C5">
                <w:rPr>
                  <w:rFonts w:ascii="Calibri" w:eastAsia="Times New Roman" w:hAnsi="Calibri" w:cs="Calibri"/>
                  <w:color w:val="000000"/>
                  <w:sz w:val="18"/>
                  <w:szCs w:val="18"/>
                </w:rPr>
                <w:t>(100)</w:t>
              </w:r>
            </w:ins>
          </w:p>
        </w:tc>
        <w:tc>
          <w:tcPr>
            <w:tcW w:w="663" w:type="dxa"/>
            <w:tcBorders>
              <w:top w:val="single" w:sz="4" w:space="0" w:color="auto"/>
              <w:left w:val="nil"/>
              <w:bottom w:val="single" w:sz="4" w:space="0" w:color="auto"/>
              <w:right w:val="single" w:sz="4" w:space="0" w:color="auto"/>
            </w:tcBorders>
            <w:shd w:val="clear" w:color="auto" w:fill="auto"/>
            <w:noWrap/>
            <w:hideMark/>
          </w:tcPr>
          <w:p w14:paraId="6F54617A" w14:textId="31CB7596" w:rsidR="00841A90" w:rsidRPr="00C736C5" w:rsidRDefault="00841A90" w:rsidP="00841A90">
            <w:pPr>
              <w:rPr>
                <w:ins w:id="339" w:author="Alhabibi, Haider@Energy" w:date="2022-01-09T20:21:00Z"/>
                <w:rFonts w:ascii="Calibri" w:eastAsia="Times New Roman" w:hAnsi="Calibri" w:cs="Calibri"/>
                <w:color w:val="000000"/>
                <w:sz w:val="18"/>
                <w:szCs w:val="18"/>
              </w:rPr>
            </w:pPr>
            <w:ins w:id="340" w:author="Alhabibi, Haider@Energy" w:date="2022-01-09T21:32:00Z">
              <w:r w:rsidRPr="00C736C5">
                <w:rPr>
                  <w:rFonts w:ascii="Calibri" w:eastAsia="Times New Roman" w:hAnsi="Calibri" w:cs="Calibri"/>
                  <w:color w:val="000000"/>
                  <w:sz w:val="18"/>
                  <w:szCs w:val="18"/>
                </w:rPr>
                <w:t>5 (1</w:t>
              </w:r>
            </w:ins>
            <w:ins w:id="341" w:author="Alhabibi, Haider@Energy" w:date="2022-01-09T21:35:00Z">
              <w:r w:rsidRPr="00C736C5">
                <w:rPr>
                  <w:rFonts w:ascii="Calibri" w:eastAsia="Times New Roman" w:hAnsi="Calibri" w:cs="Calibri"/>
                  <w:color w:val="000000"/>
                  <w:sz w:val="18"/>
                  <w:szCs w:val="18"/>
                </w:rPr>
                <w:t>25</w:t>
              </w:r>
            </w:ins>
            <w:ins w:id="342" w:author="Alhabibi, Haider@Energy" w:date="2022-01-09T21:32:00Z">
              <w:r w:rsidRPr="00C736C5">
                <w:rPr>
                  <w:rFonts w:ascii="Calibri" w:eastAsia="Times New Roman" w:hAnsi="Calibri" w:cs="Calibri"/>
                  <w:color w:val="000000"/>
                  <w:sz w:val="18"/>
                  <w:szCs w:val="18"/>
                </w:rPr>
                <w:t>)</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132C76C4" w14:textId="072C5235" w:rsidR="00841A90" w:rsidRPr="00C736C5" w:rsidRDefault="00C23508" w:rsidP="00841A90">
            <w:pPr>
              <w:rPr>
                <w:ins w:id="343" w:author="Alhabibi, Haider@Energy" w:date="2022-01-09T20:21:00Z"/>
                <w:rFonts w:ascii="Calibri" w:eastAsia="Times New Roman" w:hAnsi="Calibri" w:cs="Calibri"/>
                <w:color w:val="000000"/>
                <w:sz w:val="18"/>
                <w:szCs w:val="18"/>
              </w:rPr>
            </w:pPr>
            <w:ins w:id="344" w:author="Moua, Cheng@Energy" w:date="2022-01-13T16:46:00Z">
              <w:r>
                <w:rPr>
                  <w:rFonts w:ascii="Calibri" w:eastAsia="Times New Roman" w:hAnsi="Calibri" w:cs="Calibri"/>
                  <w:color w:val="000000"/>
                  <w:sz w:val="18"/>
                  <w:szCs w:val="18"/>
                </w:rPr>
                <w:t>6</w:t>
              </w:r>
            </w:ins>
            <w:ins w:id="345" w:author="Alhabibi, Haider@Energy" w:date="2022-01-09T21:33:00Z">
              <w:del w:id="346" w:author="Moua, Cheng@Energy" w:date="2022-01-13T16:45:00Z">
                <w:r w:rsidR="00841A90" w:rsidRPr="00C736C5" w:rsidDel="00C23508">
                  <w:rPr>
                    <w:rFonts w:ascii="Calibri" w:eastAsia="Times New Roman" w:hAnsi="Calibri" w:cs="Calibri"/>
                    <w:color w:val="000000"/>
                    <w:sz w:val="18"/>
                    <w:szCs w:val="18"/>
                  </w:rPr>
                  <w:delText>5</w:delText>
                </w:r>
              </w:del>
            </w:ins>
            <w:ins w:id="347" w:author="Alhabibi, Haider@Energy" w:date="2022-01-09T21:32:00Z">
              <w:r w:rsidR="00841A90" w:rsidRPr="00C736C5">
                <w:rPr>
                  <w:rFonts w:ascii="Calibri" w:eastAsia="Times New Roman" w:hAnsi="Calibri" w:cs="Calibri"/>
                  <w:color w:val="000000"/>
                  <w:sz w:val="18"/>
                  <w:szCs w:val="18"/>
                </w:rPr>
                <w:t xml:space="preserve"> (1</w:t>
              </w:r>
            </w:ins>
            <w:ins w:id="348" w:author="Alhabibi, Haider@Energy" w:date="2022-01-09T21:35:00Z">
              <w:r w:rsidR="00841A90" w:rsidRPr="00C736C5">
                <w:rPr>
                  <w:rFonts w:ascii="Calibri" w:eastAsia="Times New Roman" w:hAnsi="Calibri" w:cs="Calibri"/>
                  <w:color w:val="000000"/>
                  <w:sz w:val="18"/>
                  <w:szCs w:val="18"/>
                </w:rPr>
                <w:t>50</w:t>
              </w:r>
            </w:ins>
            <w:ins w:id="349" w:author="Alhabibi, Haider@Energy" w:date="2022-01-09T21:32:00Z">
              <w:r w:rsidR="00841A90" w:rsidRPr="00C736C5">
                <w:rPr>
                  <w:rFonts w:ascii="Calibri" w:eastAsia="Times New Roman" w:hAnsi="Calibri" w:cs="Calibri"/>
                  <w:color w:val="000000"/>
                  <w:sz w:val="18"/>
                  <w:szCs w:val="18"/>
                </w:rPr>
                <w:t>)</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2BD4F0FB" w14:textId="7BE46A77" w:rsidR="00841A90" w:rsidRPr="00C736C5" w:rsidRDefault="00841A90" w:rsidP="00841A90">
            <w:pPr>
              <w:rPr>
                <w:ins w:id="350" w:author="Alhabibi, Haider@Energy" w:date="2022-01-09T20:21:00Z"/>
                <w:rFonts w:ascii="Calibri" w:eastAsia="Times New Roman" w:hAnsi="Calibri" w:cs="Calibri"/>
                <w:color w:val="000000"/>
                <w:sz w:val="18"/>
                <w:szCs w:val="18"/>
              </w:rPr>
            </w:pPr>
            <w:ins w:id="351" w:author="Alhabibi, Haider@Energy" w:date="2022-01-09T21:33:00Z">
              <w:r w:rsidRPr="00C736C5">
                <w:rPr>
                  <w:rFonts w:ascii="Calibri" w:eastAsia="Times New Roman" w:hAnsi="Calibri" w:cs="Calibri"/>
                  <w:color w:val="000000"/>
                  <w:sz w:val="18"/>
                  <w:szCs w:val="18"/>
                </w:rPr>
                <w:t>6</w:t>
              </w:r>
            </w:ins>
            <w:ins w:id="352" w:author="Alhabibi, Haider@Energy" w:date="2022-01-09T21:32:00Z">
              <w:r w:rsidRPr="00C736C5">
                <w:rPr>
                  <w:rFonts w:ascii="Calibri" w:eastAsia="Times New Roman" w:hAnsi="Calibri" w:cs="Calibri"/>
                  <w:color w:val="000000"/>
                  <w:sz w:val="18"/>
                  <w:szCs w:val="18"/>
                </w:rPr>
                <w:t xml:space="preserve"> (1</w:t>
              </w:r>
            </w:ins>
            <w:ins w:id="353" w:author="Alhabibi, Haider@Energy" w:date="2022-01-09T21:35:00Z">
              <w:r w:rsidRPr="00C736C5">
                <w:rPr>
                  <w:rFonts w:ascii="Calibri" w:eastAsia="Times New Roman" w:hAnsi="Calibri" w:cs="Calibri"/>
                  <w:color w:val="000000"/>
                  <w:sz w:val="18"/>
                  <w:szCs w:val="18"/>
                </w:rPr>
                <w:t>5</w:t>
              </w:r>
            </w:ins>
            <w:ins w:id="354" w:author="Alhabibi, Haider@Energy" w:date="2022-01-09T21:32:00Z">
              <w:r w:rsidRPr="00C736C5">
                <w:rPr>
                  <w:rFonts w:ascii="Calibri" w:eastAsia="Times New Roman" w:hAnsi="Calibri" w:cs="Calibri"/>
                  <w:color w:val="000000"/>
                  <w:sz w:val="18"/>
                  <w:szCs w:val="18"/>
                </w:rPr>
                <w:t>0)</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232D945E" w14:textId="77026440" w:rsidR="00841A90" w:rsidRPr="00C736C5" w:rsidRDefault="00841A90" w:rsidP="00841A90">
            <w:pPr>
              <w:rPr>
                <w:ins w:id="355" w:author="Alhabibi, Haider@Energy" w:date="2022-01-09T20:21:00Z"/>
                <w:rFonts w:ascii="Calibri" w:eastAsia="Times New Roman" w:hAnsi="Calibri" w:cs="Calibri"/>
                <w:color w:val="000000"/>
                <w:sz w:val="18"/>
                <w:szCs w:val="18"/>
              </w:rPr>
            </w:pPr>
            <w:ins w:id="356" w:author="Alhabibi, Haider@Energy" w:date="2022-01-09T21:33:00Z">
              <w:r w:rsidRPr="00C736C5">
                <w:rPr>
                  <w:rFonts w:ascii="Calibri" w:eastAsia="Times New Roman" w:hAnsi="Calibri" w:cs="Calibri"/>
                  <w:color w:val="000000"/>
                  <w:sz w:val="18"/>
                  <w:szCs w:val="18"/>
                </w:rPr>
                <w:t>7</w:t>
              </w:r>
            </w:ins>
            <w:ins w:id="357" w:author="Alhabibi, Haider@Energy" w:date="2022-01-09T21:32:00Z">
              <w:r w:rsidRPr="00C736C5">
                <w:rPr>
                  <w:rFonts w:ascii="Calibri" w:eastAsia="Times New Roman" w:hAnsi="Calibri" w:cs="Calibri"/>
                  <w:color w:val="000000"/>
                  <w:sz w:val="18"/>
                  <w:szCs w:val="18"/>
                </w:rPr>
                <w:t xml:space="preserve"> (1</w:t>
              </w:r>
            </w:ins>
            <w:ins w:id="358" w:author="Alhabibi, Haider@Energy" w:date="2022-01-09T21:35:00Z">
              <w:r w:rsidRPr="00C736C5">
                <w:rPr>
                  <w:rFonts w:ascii="Calibri" w:eastAsia="Times New Roman" w:hAnsi="Calibri" w:cs="Calibri"/>
                  <w:color w:val="000000"/>
                  <w:sz w:val="18"/>
                  <w:szCs w:val="18"/>
                </w:rPr>
                <w:t>5</w:t>
              </w:r>
            </w:ins>
            <w:ins w:id="359" w:author="Alhabibi, Haider@Energy" w:date="2022-01-09T21:32:00Z">
              <w:r w:rsidRPr="00C736C5">
                <w:rPr>
                  <w:rFonts w:ascii="Calibri" w:eastAsia="Times New Roman" w:hAnsi="Calibri" w:cs="Calibri"/>
                  <w:color w:val="000000"/>
                  <w:sz w:val="18"/>
                  <w:szCs w:val="18"/>
                </w:rPr>
                <w:t>0)</w:t>
              </w:r>
            </w:ins>
          </w:p>
        </w:tc>
        <w:tc>
          <w:tcPr>
            <w:tcW w:w="630" w:type="dxa"/>
            <w:tcBorders>
              <w:top w:val="single" w:sz="4" w:space="0" w:color="auto"/>
              <w:left w:val="nil"/>
              <w:bottom w:val="single" w:sz="4" w:space="0" w:color="auto"/>
              <w:right w:val="single" w:sz="4" w:space="0" w:color="auto"/>
            </w:tcBorders>
            <w:shd w:val="clear" w:color="auto" w:fill="auto"/>
            <w:noWrap/>
            <w:hideMark/>
          </w:tcPr>
          <w:p w14:paraId="26A1A30E" w14:textId="247FF738" w:rsidR="00841A90" w:rsidRPr="00C736C5" w:rsidRDefault="00841A90" w:rsidP="00841A90">
            <w:pPr>
              <w:rPr>
                <w:ins w:id="360" w:author="Alhabibi, Haider@Energy" w:date="2022-01-09T20:21:00Z"/>
                <w:rFonts w:ascii="Calibri" w:eastAsia="Times New Roman" w:hAnsi="Calibri" w:cs="Calibri"/>
                <w:color w:val="000000"/>
                <w:sz w:val="18"/>
                <w:szCs w:val="18"/>
              </w:rPr>
            </w:pPr>
            <w:ins w:id="361" w:author="Alhabibi, Haider@Energy" w:date="2022-01-09T21:33:00Z">
              <w:r w:rsidRPr="00C736C5">
                <w:rPr>
                  <w:rFonts w:ascii="Calibri" w:eastAsia="Times New Roman" w:hAnsi="Calibri" w:cs="Calibri"/>
                  <w:color w:val="000000"/>
                  <w:sz w:val="18"/>
                  <w:szCs w:val="18"/>
                </w:rPr>
                <w:t>7</w:t>
              </w:r>
            </w:ins>
            <w:ins w:id="362" w:author="Alhabibi, Haider@Energy" w:date="2022-01-09T21:32:00Z">
              <w:r w:rsidRPr="00C736C5">
                <w:rPr>
                  <w:rFonts w:ascii="Calibri" w:eastAsia="Times New Roman" w:hAnsi="Calibri" w:cs="Calibri"/>
                  <w:color w:val="000000"/>
                  <w:sz w:val="18"/>
                  <w:szCs w:val="18"/>
                </w:rPr>
                <w:t xml:space="preserve"> (1</w:t>
              </w:r>
            </w:ins>
            <w:ins w:id="363" w:author="Alhabibi, Haider@Energy" w:date="2022-01-09T21:35:00Z">
              <w:r w:rsidRPr="00C736C5">
                <w:rPr>
                  <w:rFonts w:ascii="Calibri" w:eastAsia="Times New Roman" w:hAnsi="Calibri" w:cs="Calibri"/>
                  <w:color w:val="000000"/>
                  <w:sz w:val="18"/>
                  <w:szCs w:val="18"/>
                </w:rPr>
                <w:t>8</w:t>
              </w:r>
            </w:ins>
            <w:ins w:id="364" w:author="Alhabibi, Haider@Energy" w:date="2022-01-09T21:32:00Z">
              <w:r w:rsidRPr="00C736C5">
                <w:rPr>
                  <w:rFonts w:ascii="Calibri" w:eastAsia="Times New Roman" w:hAnsi="Calibri" w:cs="Calibri"/>
                  <w:color w:val="000000"/>
                  <w:sz w:val="18"/>
                  <w:szCs w:val="18"/>
                </w:rPr>
                <w:t>0)</w:t>
              </w:r>
            </w:ins>
          </w:p>
        </w:tc>
        <w:tc>
          <w:tcPr>
            <w:tcW w:w="720" w:type="dxa"/>
            <w:tcBorders>
              <w:top w:val="single" w:sz="4" w:space="0" w:color="auto"/>
              <w:left w:val="nil"/>
              <w:bottom w:val="single" w:sz="4" w:space="0" w:color="auto"/>
              <w:right w:val="single" w:sz="4" w:space="0" w:color="auto"/>
            </w:tcBorders>
            <w:shd w:val="clear" w:color="auto" w:fill="auto"/>
            <w:noWrap/>
            <w:hideMark/>
          </w:tcPr>
          <w:p w14:paraId="21F91FD0" w14:textId="4591FF1C" w:rsidR="00841A90" w:rsidRPr="00C736C5" w:rsidRDefault="00841A90" w:rsidP="00841A90">
            <w:pPr>
              <w:rPr>
                <w:ins w:id="365" w:author="Alhabibi, Haider@Energy" w:date="2022-01-09T20:21:00Z"/>
                <w:rFonts w:ascii="Calibri" w:eastAsia="Times New Roman" w:hAnsi="Calibri" w:cs="Calibri"/>
                <w:color w:val="000000"/>
                <w:sz w:val="18"/>
                <w:szCs w:val="18"/>
              </w:rPr>
            </w:pPr>
            <w:ins w:id="366" w:author="Alhabibi, Haider@Energy" w:date="2022-01-09T21:33:00Z">
              <w:r w:rsidRPr="00C736C5">
                <w:rPr>
                  <w:rFonts w:ascii="Calibri" w:eastAsia="Times New Roman" w:hAnsi="Calibri" w:cs="Calibri"/>
                  <w:color w:val="000000"/>
                  <w:sz w:val="18"/>
                  <w:szCs w:val="18"/>
                </w:rPr>
                <w:t>8</w:t>
              </w:r>
            </w:ins>
            <w:ins w:id="367" w:author="Alhabibi, Haider@Energy" w:date="2022-01-09T21:32:00Z">
              <w:r w:rsidRPr="00C736C5">
                <w:rPr>
                  <w:rFonts w:ascii="Calibri" w:eastAsia="Times New Roman" w:hAnsi="Calibri" w:cs="Calibri"/>
                  <w:color w:val="000000"/>
                  <w:sz w:val="18"/>
                  <w:szCs w:val="18"/>
                </w:rPr>
                <w:t xml:space="preserve"> (</w:t>
              </w:r>
            </w:ins>
            <w:ins w:id="368" w:author="Alhabibi, Haider@Energy" w:date="2022-01-09T21:36:00Z">
              <w:r w:rsidRPr="00C736C5">
                <w:rPr>
                  <w:rFonts w:ascii="Calibri" w:eastAsia="Times New Roman" w:hAnsi="Calibri" w:cs="Calibri"/>
                  <w:color w:val="000000"/>
                  <w:sz w:val="18"/>
                  <w:szCs w:val="18"/>
                </w:rPr>
                <w:t>205</w:t>
              </w:r>
            </w:ins>
            <w:ins w:id="369" w:author="Alhabibi, Haider@Energy" w:date="2022-01-09T21:32:00Z">
              <w:r w:rsidRPr="00C736C5">
                <w:rPr>
                  <w:rFonts w:ascii="Calibri" w:eastAsia="Times New Roman" w:hAnsi="Calibri" w:cs="Calibri"/>
                  <w:color w:val="000000"/>
                  <w:sz w:val="18"/>
                  <w:szCs w:val="18"/>
                </w:rPr>
                <w:t>)</w:t>
              </w:r>
            </w:ins>
          </w:p>
        </w:tc>
        <w:tc>
          <w:tcPr>
            <w:tcW w:w="720" w:type="dxa"/>
            <w:tcBorders>
              <w:top w:val="single" w:sz="4" w:space="0" w:color="auto"/>
              <w:left w:val="nil"/>
              <w:bottom w:val="single" w:sz="4" w:space="0" w:color="auto"/>
              <w:right w:val="single" w:sz="4" w:space="0" w:color="auto"/>
            </w:tcBorders>
            <w:shd w:val="clear" w:color="auto" w:fill="auto"/>
            <w:noWrap/>
            <w:hideMark/>
          </w:tcPr>
          <w:p w14:paraId="6D462C3A" w14:textId="2D41F604" w:rsidR="00841A90" w:rsidRPr="00C736C5" w:rsidRDefault="00841A90" w:rsidP="00841A90">
            <w:pPr>
              <w:rPr>
                <w:ins w:id="370" w:author="Alhabibi, Haider@Energy" w:date="2022-01-09T20:21:00Z"/>
                <w:rFonts w:ascii="Calibri" w:eastAsia="Times New Roman" w:hAnsi="Calibri" w:cs="Calibri"/>
                <w:color w:val="000000"/>
                <w:sz w:val="18"/>
                <w:szCs w:val="18"/>
              </w:rPr>
            </w:pPr>
            <w:ins w:id="371" w:author="Alhabibi, Haider@Energy" w:date="2022-01-09T21:34:00Z">
              <w:r w:rsidRPr="00C736C5">
                <w:rPr>
                  <w:rFonts w:ascii="Calibri" w:eastAsia="Times New Roman" w:hAnsi="Calibri" w:cs="Calibri"/>
                  <w:color w:val="000000"/>
                  <w:sz w:val="18"/>
                  <w:szCs w:val="18"/>
                </w:rPr>
                <w:t>8</w:t>
              </w:r>
            </w:ins>
            <w:ins w:id="372" w:author="Alhabibi, Haider@Energy" w:date="2022-01-09T21:32:00Z">
              <w:r w:rsidRPr="00C736C5">
                <w:rPr>
                  <w:rFonts w:ascii="Calibri" w:eastAsia="Times New Roman" w:hAnsi="Calibri" w:cs="Calibri"/>
                  <w:color w:val="000000"/>
                  <w:sz w:val="18"/>
                  <w:szCs w:val="18"/>
                </w:rPr>
                <w:t xml:space="preserve"> (</w:t>
              </w:r>
            </w:ins>
            <w:ins w:id="373" w:author="Alhabibi, Haider@Energy" w:date="2022-01-09T21:36:00Z">
              <w:r w:rsidRPr="00C736C5">
                <w:rPr>
                  <w:rFonts w:ascii="Calibri" w:eastAsia="Times New Roman" w:hAnsi="Calibri" w:cs="Calibri"/>
                  <w:color w:val="000000"/>
                  <w:sz w:val="18"/>
                  <w:szCs w:val="18"/>
                </w:rPr>
                <w:t>205</w:t>
              </w:r>
            </w:ins>
            <w:ins w:id="374" w:author="Alhabibi, Haider@Energy" w:date="2022-01-09T21:32:00Z">
              <w:r w:rsidRPr="00C736C5">
                <w:rPr>
                  <w:rFonts w:ascii="Calibri" w:eastAsia="Times New Roman" w:hAnsi="Calibri" w:cs="Calibri"/>
                  <w:color w:val="000000"/>
                  <w:sz w:val="18"/>
                  <w:szCs w:val="18"/>
                </w:rPr>
                <w:t>)</w:t>
              </w:r>
            </w:ins>
          </w:p>
        </w:tc>
        <w:tc>
          <w:tcPr>
            <w:tcW w:w="720" w:type="dxa"/>
            <w:gridSpan w:val="2"/>
            <w:tcBorders>
              <w:top w:val="single" w:sz="4" w:space="0" w:color="auto"/>
              <w:left w:val="nil"/>
              <w:bottom w:val="single" w:sz="4" w:space="0" w:color="auto"/>
              <w:right w:val="single" w:sz="4" w:space="0" w:color="auto"/>
            </w:tcBorders>
            <w:shd w:val="clear" w:color="auto" w:fill="auto"/>
            <w:noWrap/>
            <w:hideMark/>
          </w:tcPr>
          <w:p w14:paraId="381B99B8" w14:textId="6303667C" w:rsidR="00841A90" w:rsidRPr="00C736C5" w:rsidRDefault="00841A90" w:rsidP="00841A90">
            <w:pPr>
              <w:rPr>
                <w:ins w:id="375" w:author="Alhabibi, Haider@Energy" w:date="2022-01-09T20:21:00Z"/>
                <w:rFonts w:ascii="Calibri" w:eastAsia="Times New Roman" w:hAnsi="Calibri" w:cs="Calibri"/>
                <w:color w:val="000000"/>
                <w:sz w:val="18"/>
                <w:szCs w:val="18"/>
              </w:rPr>
            </w:pPr>
            <w:ins w:id="376" w:author="Alhabibi, Haider@Energy" w:date="2022-01-09T21:34:00Z">
              <w:r w:rsidRPr="00C736C5">
                <w:rPr>
                  <w:rFonts w:ascii="Calibri" w:eastAsia="Times New Roman" w:hAnsi="Calibri" w:cs="Calibri"/>
                  <w:color w:val="000000"/>
                  <w:sz w:val="18"/>
                  <w:szCs w:val="18"/>
                </w:rPr>
                <w:t>9</w:t>
              </w:r>
            </w:ins>
            <w:ins w:id="377" w:author="Alhabibi, Haider@Energy" w:date="2022-01-09T21:32:00Z">
              <w:r w:rsidRPr="00C736C5">
                <w:rPr>
                  <w:rFonts w:ascii="Calibri" w:eastAsia="Times New Roman" w:hAnsi="Calibri" w:cs="Calibri"/>
                  <w:color w:val="000000"/>
                  <w:sz w:val="18"/>
                  <w:szCs w:val="18"/>
                </w:rPr>
                <w:t xml:space="preserve"> (</w:t>
              </w:r>
            </w:ins>
            <w:ins w:id="378" w:author="Alhabibi, Haider@Energy" w:date="2022-01-09T21:36:00Z">
              <w:r w:rsidRPr="00C736C5">
                <w:rPr>
                  <w:rFonts w:ascii="Calibri" w:eastAsia="Times New Roman" w:hAnsi="Calibri" w:cs="Calibri"/>
                  <w:color w:val="000000"/>
                  <w:sz w:val="18"/>
                  <w:szCs w:val="18"/>
                </w:rPr>
                <w:t>230</w:t>
              </w:r>
            </w:ins>
            <w:ins w:id="379" w:author="Alhabibi, Haider@Energy" w:date="2022-01-09T21:32:00Z">
              <w:r w:rsidRPr="00C736C5">
                <w:rPr>
                  <w:rFonts w:ascii="Calibri" w:eastAsia="Times New Roman" w:hAnsi="Calibri" w:cs="Calibri"/>
                  <w:color w:val="000000"/>
                  <w:sz w:val="18"/>
                  <w:szCs w:val="18"/>
                </w:rPr>
                <w:t>)</w:t>
              </w:r>
            </w:ins>
          </w:p>
        </w:tc>
        <w:tc>
          <w:tcPr>
            <w:tcW w:w="720" w:type="dxa"/>
            <w:tcBorders>
              <w:top w:val="single" w:sz="4" w:space="0" w:color="auto"/>
              <w:left w:val="nil"/>
              <w:bottom w:val="single" w:sz="4" w:space="0" w:color="auto"/>
              <w:right w:val="single" w:sz="4" w:space="0" w:color="auto"/>
            </w:tcBorders>
            <w:shd w:val="clear" w:color="auto" w:fill="auto"/>
            <w:noWrap/>
            <w:hideMark/>
          </w:tcPr>
          <w:p w14:paraId="15E4EA02" w14:textId="5B05E3A4" w:rsidR="00841A90" w:rsidRPr="00C736C5" w:rsidRDefault="00841A90" w:rsidP="00841A90">
            <w:pPr>
              <w:rPr>
                <w:ins w:id="380" w:author="Alhabibi, Haider@Energy" w:date="2022-01-09T20:21:00Z"/>
                <w:rFonts w:ascii="Calibri" w:eastAsia="Times New Roman" w:hAnsi="Calibri" w:cs="Calibri"/>
                <w:color w:val="000000"/>
                <w:sz w:val="18"/>
                <w:szCs w:val="18"/>
              </w:rPr>
            </w:pPr>
            <w:ins w:id="381" w:author="Alhabibi, Haider@Energy" w:date="2022-01-09T21:34:00Z">
              <w:r w:rsidRPr="00C736C5">
                <w:rPr>
                  <w:rFonts w:ascii="Calibri" w:eastAsia="Times New Roman" w:hAnsi="Calibri" w:cs="Calibri"/>
                  <w:color w:val="000000"/>
                  <w:sz w:val="18"/>
                  <w:szCs w:val="18"/>
                </w:rPr>
                <w:t>10</w:t>
              </w:r>
            </w:ins>
            <w:ins w:id="382" w:author="Alhabibi, Haider@Energy" w:date="2022-01-09T21:32:00Z">
              <w:r w:rsidRPr="00C736C5">
                <w:rPr>
                  <w:rFonts w:ascii="Calibri" w:eastAsia="Times New Roman" w:hAnsi="Calibri" w:cs="Calibri"/>
                  <w:color w:val="000000"/>
                  <w:sz w:val="18"/>
                  <w:szCs w:val="18"/>
                </w:rPr>
                <w:t xml:space="preserve"> (</w:t>
              </w:r>
            </w:ins>
            <w:ins w:id="383" w:author="Alhabibi, Haider@Energy" w:date="2022-01-09T21:36:00Z">
              <w:r w:rsidRPr="00C736C5">
                <w:rPr>
                  <w:rFonts w:ascii="Calibri" w:eastAsia="Times New Roman" w:hAnsi="Calibri" w:cs="Calibri"/>
                  <w:color w:val="000000"/>
                  <w:sz w:val="18"/>
                  <w:szCs w:val="18"/>
                </w:rPr>
                <w:t>255</w:t>
              </w:r>
            </w:ins>
            <w:ins w:id="384" w:author="Alhabibi, Haider@Energy" w:date="2022-01-09T21:32:00Z">
              <w:r w:rsidRPr="00C736C5">
                <w:rPr>
                  <w:rFonts w:ascii="Calibri" w:eastAsia="Times New Roman" w:hAnsi="Calibri" w:cs="Calibri"/>
                  <w:color w:val="000000"/>
                  <w:sz w:val="18"/>
                  <w:szCs w:val="18"/>
                </w:rPr>
                <w:t>)</w:t>
              </w:r>
            </w:ins>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09F2111E" w14:textId="00910826" w:rsidR="00841A90" w:rsidRPr="00C736C5" w:rsidRDefault="00841A90" w:rsidP="00841A90">
            <w:pPr>
              <w:rPr>
                <w:ins w:id="385" w:author="Alhabibi, Haider@Energy" w:date="2022-01-09T20:21:00Z"/>
                <w:rFonts w:ascii="Calibri" w:eastAsia="Times New Roman" w:hAnsi="Calibri" w:cs="Calibri"/>
                <w:color w:val="000000"/>
                <w:sz w:val="18"/>
                <w:szCs w:val="18"/>
              </w:rPr>
            </w:pPr>
            <w:ins w:id="386" w:author="Alhabibi, Haider@Energy" w:date="2022-01-09T21:34:00Z">
              <w:r w:rsidRPr="00C736C5">
                <w:rPr>
                  <w:rFonts w:ascii="Calibri" w:eastAsia="Times New Roman" w:hAnsi="Calibri" w:cs="Calibri"/>
                  <w:color w:val="000000"/>
                  <w:sz w:val="18"/>
                  <w:szCs w:val="18"/>
                </w:rPr>
                <w:t>NP</w:t>
              </w:r>
            </w:ins>
            <w:ins w:id="387" w:author="Alhabibi, Haider@Energy" w:date="2022-01-09T21:32:00Z">
              <w:r w:rsidRPr="00C736C5">
                <w:rPr>
                  <w:rFonts w:ascii="Calibri" w:eastAsia="Times New Roman" w:hAnsi="Calibri" w:cs="Calibri"/>
                  <w:color w:val="000000"/>
                  <w:sz w:val="18"/>
                  <w:szCs w:val="18"/>
                </w:rPr>
                <w:t xml:space="preserve"> </w:t>
              </w:r>
            </w:ins>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26875CD4" w14:textId="3E200287" w:rsidR="00841A90" w:rsidRPr="00C736C5" w:rsidRDefault="00841A90" w:rsidP="00841A90">
            <w:pPr>
              <w:rPr>
                <w:ins w:id="388" w:author="Alhabibi, Haider@Energy" w:date="2022-01-09T20:21:00Z"/>
                <w:rFonts w:ascii="Calibri" w:eastAsia="Times New Roman" w:hAnsi="Calibri" w:cs="Calibri"/>
                <w:color w:val="000000"/>
                <w:sz w:val="18"/>
                <w:szCs w:val="18"/>
              </w:rPr>
            </w:pPr>
            <w:ins w:id="389" w:author="Alhabibi, Haider@Energy" w:date="2022-01-09T21:34:00Z">
              <w:r w:rsidRPr="00C736C5">
                <w:rPr>
                  <w:rFonts w:ascii="Calibri" w:eastAsia="Times New Roman" w:hAnsi="Calibri" w:cs="Calibri"/>
                  <w:color w:val="000000"/>
                  <w:sz w:val="18"/>
                  <w:szCs w:val="18"/>
                </w:rPr>
                <w:t>NP</w:t>
              </w:r>
            </w:ins>
            <w:ins w:id="390" w:author="Alhabibi, Haider@Energy" w:date="2022-01-09T21:32:00Z">
              <w:r w:rsidRPr="00C736C5">
                <w:rPr>
                  <w:rFonts w:ascii="Calibri" w:eastAsia="Times New Roman" w:hAnsi="Calibri" w:cs="Calibri"/>
                  <w:color w:val="000000"/>
                  <w:sz w:val="18"/>
                  <w:szCs w:val="18"/>
                </w:rPr>
                <w:t xml:space="preserve"> </w:t>
              </w:r>
            </w:ins>
          </w:p>
        </w:tc>
        <w:tc>
          <w:tcPr>
            <w:tcW w:w="720" w:type="dxa"/>
            <w:tcBorders>
              <w:top w:val="single" w:sz="4" w:space="0" w:color="auto"/>
              <w:left w:val="single" w:sz="4" w:space="0" w:color="auto"/>
              <w:bottom w:val="single" w:sz="4" w:space="0" w:color="000000"/>
              <w:right w:val="single" w:sz="4" w:space="0" w:color="auto"/>
            </w:tcBorders>
            <w:shd w:val="clear" w:color="auto" w:fill="auto"/>
            <w:noWrap/>
            <w:hideMark/>
          </w:tcPr>
          <w:p w14:paraId="3200FBF2" w14:textId="5A51C02E" w:rsidR="00841A90" w:rsidRPr="00C736C5" w:rsidRDefault="00841A90" w:rsidP="00841A90">
            <w:pPr>
              <w:rPr>
                <w:ins w:id="391" w:author="Alhabibi, Haider@Energy" w:date="2022-01-09T20:21:00Z"/>
                <w:rFonts w:ascii="Calibri" w:eastAsia="Times New Roman" w:hAnsi="Calibri" w:cs="Calibri"/>
                <w:color w:val="000000"/>
                <w:sz w:val="18"/>
                <w:szCs w:val="18"/>
              </w:rPr>
            </w:pPr>
            <w:ins w:id="392" w:author="Alhabibi, Haider@Energy" w:date="2022-01-09T21:34:00Z">
              <w:r w:rsidRPr="00C736C5">
                <w:rPr>
                  <w:rFonts w:ascii="Calibri" w:eastAsia="Times New Roman" w:hAnsi="Calibri" w:cs="Calibri"/>
                  <w:color w:val="000000"/>
                  <w:sz w:val="18"/>
                  <w:szCs w:val="18"/>
                </w:rPr>
                <w:t>NP</w:t>
              </w:r>
            </w:ins>
          </w:p>
        </w:tc>
      </w:tr>
      <w:tr w:rsidR="00841A90" w:rsidRPr="00A97C62" w14:paraId="0484CD10" w14:textId="77777777" w:rsidTr="00A00C86">
        <w:trPr>
          <w:trHeight w:val="971"/>
          <w:jc w:val="center"/>
          <w:ins w:id="393" w:author="Alhabibi, Haider@Energy" w:date="2022-01-09T20:21:00Z"/>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47056F01" w14:textId="52634175" w:rsidR="003C47F9" w:rsidRPr="00C736C5" w:rsidRDefault="00250048" w:rsidP="003C47F9">
            <w:pPr>
              <w:rPr>
                <w:ins w:id="394" w:author="Alhabibi, Haider@Energy" w:date="2022-01-10T12:56:00Z"/>
                <w:rFonts w:ascii="TimesNewRomanPSMT" w:hAnsi="TimesNewRomanPSMT" w:cs="TimesNewRomanPSMT"/>
                <w:sz w:val="18"/>
                <w:szCs w:val="18"/>
              </w:rPr>
            </w:pPr>
            <w:ins w:id="395" w:author="Moua, Cheng@Energy" w:date="2022-01-13T16:47:00Z">
              <w:r>
                <w:rPr>
                  <w:rFonts w:ascii="TimesNewRomanPSMT" w:hAnsi="TimesNewRomanPSMT" w:cs="TimesNewRomanPSMT"/>
                  <w:sz w:val="18"/>
                  <w:szCs w:val="18"/>
                </w:rPr>
                <w:t xml:space="preserve">a. </w:t>
              </w:r>
            </w:ins>
            <w:ins w:id="396" w:author="Alhabibi, Haider@Energy" w:date="2022-01-10T12:56:00Z">
              <w:r w:rsidR="003C47F9" w:rsidRPr="00C736C5">
                <w:rPr>
                  <w:rFonts w:ascii="TimesNewRomanPSMT" w:hAnsi="TimesNewRomanPSMT" w:cs="TimesNewRomanPSMT"/>
                  <w:sz w:val="18"/>
                  <w:szCs w:val="18"/>
                </w:rPr>
                <w:t>For noncircular ducts, calculate the diameter as four times the cross-sectional area divided by the perimeter.</w:t>
              </w:r>
            </w:ins>
          </w:p>
          <w:p w14:paraId="3680633D" w14:textId="77777777" w:rsidR="003C47F9" w:rsidRPr="00C736C5" w:rsidRDefault="003C47F9" w:rsidP="003C47F9">
            <w:pPr>
              <w:rPr>
                <w:ins w:id="397" w:author="Alhabibi, Haider@Energy" w:date="2022-01-10T12:56:00Z"/>
                <w:rFonts w:ascii="TimesNewRomanPSMT" w:hAnsi="TimesNewRomanPSMT" w:cs="TimesNewRomanPSMT"/>
                <w:sz w:val="18"/>
                <w:szCs w:val="18"/>
              </w:rPr>
            </w:pPr>
            <w:ins w:id="398" w:author="Alhabibi, Haider@Energy" w:date="2022-01-10T12:56:00Z">
              <w:r w:rsidRPr="00C736C5">
                <w:rPr>
                  <w:rFonts w:ascii="TimesNewRomanPSMT" w:hAnsi="TimesNewRomanPSMT" w:cs="TimesNewRomanPSMT"/>
                  <w:sz w:val="18"/>
                  <w:szCs w:val="18"/>
                </w:rPr>
                <w:t>b. NP = application of the prescriptive table is not permitted for this scenario.</w:t>
              </w:r>
            </w:ins>
          </w:p>
          <w:p w14:paraId="766BE7E2" w14:textId="77777777" w:rsidR="003C47F9" w:rsidRPr="00C736C5" w:rsidRDefault="003C47F9" w:rsidP="003C47F9">
            <w:pPr>
              <w:rPr>
                <w:ins w:id="399" w:author="Alhabibi, Haider@Energy" w:date="2022-01-10T12:56:00Z"/>
                <w:rFonts w:ascii="TimesNewRomanPSMT" w:hAnsi="TimesNewRomanPSMT" w:cs="TimesNewRomanPSMT"/>
                <w:sz w:val="18"/>
                <w:szCs w:val="18"/>
              </w:rPr>
            </w:pPr>
            <w:ins w:id="400" w:author="Alhabibi, Haider@Energy" w:date="2022-01-10T12:56:00Z">
              <w:r w:rsidRPr="00C736C5">
                <w:rPr>
                  <w:rFonts w:ascii="TimesNewRomanPSMT" w:hAnsi="TimesNewRomanPSMT" w:cs="TimesNewRomanPSMT"/>
                  <w:sz w:val="18"/>
                  <w:szCs w:val="18"/>
                </w:rPr>
                <w:t>c. Use of this table for verification of flex duct systems requires flex duct to be fully extended and any flex duct elbows to have a minimum bend radius to duct diameter ratio of 1.0.</w:t>
              </w:r>
            </w:ins>
          </w:p>
          <w:p w14:paraId="24ABC94E" w14:textId="77777777" w:rsidR="003C47F9" w:rsidRPr="00C736C5" w:rsidRDefault="003C47F9" w:rsidP="003C47F9">
            <w:pPr>
              <w:rPr>
                <w:ins w:id="401" w:author="Alhabibi, Haider@Energy" w:date="2022-01-10T12:56:00Z"/>
                <w:rFonts w:ascii="TimesNewRomanPSMT" w:hAnsi="TimesNewRomanPSMT" w:cs="TimesNewRomanPSMT"/>
                <w:sz w:val="18"/>
                <w:szCs w:val="18"/>
              </w:rPr>
            </w:pPr>
            <w:ins w:id="402" w:author="Alhabibi, Haider@Energy" w:date="2022-01-10T12:56:00Z">
              <w:r w:rsidRPr="00C736C5">
                <w:rPr>
                  <w:rFonts w:ascii="TimesNewRomanPSMT" w:hAnsi="TimesNewRomanPSMT" w:cs="TimesNewRomanPSMT"/>
                  <w:sz w:val="18"/>
                  <w:szCs w:val="18"/>
                </w:rPr>
                <w:t>d. For this scenario, use of elbows is not permitted.</w:t>
              </w:r>
            </w:ins>
          </w:p>
          <w:p w14:paraId="6D568715" w14:textId="77777777" w:rsidR="003C47F9" w:rsidRPr="00C736C5" w:rsidRDefault="003C47F9" w:rsidP="003C47F9">
            <w:pPr>
              <w:rPr>
                <w:ins w:id="403" w:author="Alhabibi, Haider@Energy" w:date="2022-01-10T12:56:00Z"/>
                <w:rFonts w:ascii="TimesNewRomanPSMT" w:hAnsi="TimesNewRomanPSMT" w:cs="TimesNewRomanPSMT"/>
                <w:sz w:val="18"/>
                <w:szCs w:val="18"/>
              </w:rPr>
            </w:pPr>
            <w:ins w:id="404" w:author="Alhabibi, Haider@Energy" w:date="2022-01-10T12:56:00Z">
              <w:r w:rsidRPr="00C736C5">
                <w:rPr>
                  <w:rFonts w:ascii="TimesNewRomanPSMT" w:hAnsi="TimesNewRomanPSMT" w:cs="TimesNewRomanPSMT"/>
                  <w:sz w:val="18"/>
                  <w:szCs w:val="18"/>
                </w:rPr>
                <w:t>e. For this scenario, 4 in. (100 mm) oval duct shall be permitted, provided the minor axis of the oval is greater than or equal to 3 in. (75 mm)</w:t>
              </w:r>
            </w:ins>
          </w:p>
          <w:p w14:paraId="08140EB4" w14:textId="2B8910FD" w:rsidR="00A97C62" w:rsidRPr="00C736C5" w:rsidRDefault="003C47F9" w:rsidP="003C47F9">
            <w:pPr>
              <w:rPr>
                <w:ins w:id="405" w:author="Alhabibi, Haider@Energy" w:date="2022-01-09T20:21:00Z"/>
                <w:rFonts w:ascii="Calibri" w:eastAsia="Times New Roman" w:hAnsi="Calibri" w:cs="Calibri"/>
                <w:color w:val="000000"/>
                <w:sz w:val="18"/>
                <w:szCs w:val="18"/>
              </w:rPr>
            </w:pPr>
            <w:ins w:id="406" w:author="Alhabibi, Haider@Energy" w:date="2022-01-10T12:56:00Z">
              <w:r w:rsidRPr="00C736C5">
                <w:rPr>
                  <w:rFonts w:ascii="TimesNewRomanPSMT" w:hAnsi="TimesNewRomanPSMT" w:cs="TimesNewRomanPSMT"/>
                  <w:sz w:val="18"/>
                  <w:szCs w:val="18"/>
                </w:rPr>
                <w:t>f. When a vented range hood utilizes a capture efficiency rating to demonstrate compliance with 150.0(o)1Giiib, a static pressure greater than or equal to 0.25 in. of water at the rating point shall not be required, and the airflow listed in the approved directory corresponding to the compliant capture efficiency rating point shall be applied to Table 150.0-H for determining compliance.</w:t>
              </w:r>
            </w:ins>
          </w:p>
        </w:tc>
      </w:tr>
      <w:bookmarkEnd w:id="45"/>
    </w:tbl>
    <w:p w14:paraId="42BC2CB5" w14:textId="7968D149" w:rsidR="00A97C62" w:rsidRDefault="00A97C62">
      <w:pPr>
        <w:rPr>
          <w:ins w:id="407" w:author="Alhabibi, Haider@Energy" w:date="2022-01-09T20:21:00Z"/>
        </w:rPr>
      </w:pPr>
    </w:p>
    <w:p w14:paraId="4531CB5D" w14:textId="77777777" w:rsidR="00A97C62" w:rsidRDefault="00A97C62"/>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28"/>
        <w:gridCol w:w="182"/>
        <w:gridCol w:w="954"/>
        <w:gridCol w:w="1281"/>
        <w:gridCol w:w="1002"/>
        <w:gridCol w:w="1176"/>
        <w:gridCol w:w="1114"/>
        <w:gridCol w:w="1145"/>
        <w:gridCol w:w="1145"/>
        <w:gridCol w:w="1163"/>
      </w:tblGrid>
      <w:tr w:rsidR="00264BE7" w:rsidDel="00841A90" w14:paraId="414C90F7" w14:textId="6C8F26B8" w:rsidTr="007F1C24">
        <w:trPr>
          <w:del w:id="408"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hideMark/>
          </w:tcPr>
          <w:p w14:paraId="78F3F009" w14:textId="22A344B2" w:rsidR="00264BE7" w:rsidDel="00841A90" w:rsidRDefault="00264BE7" w:rsidP="007F1C24">
            <w:pPr>
              <w:keepNext/>
              <w:rPr>
                <w:del w:id="409" w:author="Alhabibi, Haider@Energy" w:date="2022-01-09T21:28:00Z"/>
                <w:rFonts w:asciiTheme="minorHAnsi" w:hAnsiTheme="minorHAnsi"/>
                <w:sz w:val="18"/>
                <w:szCs w:val="18"/>
              </w:rPr>
            </w:pPr>
            <w:del w:id="410" w:author="Alhabibi, Haider@Energy" w:date="2022-01-09T21:28:00Z">
              <w:r w:rsidDel="00841A90">
                <w:rPr>
                  <w:rFonts w:asciiTheme="minorHAnsi" w:hAnsiTheme="minorHAnsi"/>
                  <w:b/>
                  <w:szCs w:val="18"/>
                </w:rPr>
                <w:delText>B</w:delText>
              </w:r>
              <w:r w:rsidRPr="0029047D" w:rsidDel="00841A90">
                <w:rPr>
                  <w:rFonts w:asciiTheme="minorHAnsi" w:hAnsiTheme="minorHAnsi"/>
                  <w:b/>
                  <w:szCs w:val="18"/>
                </w:rPr>
                <w:delText xml:space="preserve">. Local Mechanical Exhaust System – Fan </w:delText>
              </w:r>
              <w:r w:rsidDel="00841A90">
                <w:rPr>
                  <w:rFonts w:asciiTheme="minorHAnsi" w:hAnsiTheme="minorHAnsi"/>
                  <w:b/>
                  <w:szCs w:val="18"/>
                </w:rPr>
                <w:delText>S</w:delText>
              </w:r>
              <w:r w:rsidRPr="0029047D" w:rsidDel="00841A90">
                <w:rPr>
                  <w:rFonts w:asciiTheme="minorHAnsi" w:hAnsiTheme="minorHAnsi"/>
                  <w:b/>
                  <w:szCs w:val="18"/>
                </w:rPr>
                <w:delText xml:space="preserve">election and </w:delText>
              </w:r>
              <w:r w:rsidDel="00841A90">
                <w:rPr>
                  <w:rFonts w:asciiTheme="minorHAnsi" w:hAnsiTheme="minorHAnsi"/>
                  <w:b/>
                  <w:szCs w:val="18"/>
                </w:rPr>
                <w:delText>D</w:delText>
              </w:r>
              <w:r w:rsidRPr="0029047D" w:rsidDel="00841A90">
                <w:rPr>
                  <w:rFonts w:asciiTheme="minorHAnsi" w:hAnsiTheme="minorHAnsi"/>
                  <w:b/>
                  <w:szCs w:val="18"/>
                </w:rPr>
                <w:delText xml:space="preserve">uct </w:delText>
              </w:r>
              <w:r w:rsidDel="00841A90">
                <w:rPr>
                  <w:rFonts w:asciiTheme="minorHAnsi" w:hAnsiTheme="minorHAnsi"/>
                  <w:b/>
                  <w:szCs w:val="18"/>
                </w:rPr>
                <w:delText>D</w:delText>
              </w:r>
              <w:r w:rsidRPr="0029047D" w:rsidDel="00841A90">
                <w:rPr>
                  <w:rFonts w:asciiTheme="minorHAnsi" w:hAnsiTheme="minorHAnsi"/>
                  <w:b/>
                  <w:szCs w:val="18"/>
                </w:rPr>
                <w:delText xml:space="preserve">esign </w:delText>
              </w:r>
              <w:r w:rsidDel="00841A90">
                <w:rPr>
                  <w:rFonts w:asciiTheme="minorHAnsi" w:hAnsiTheme="minorHAnsi"/>
                  <w:b/>
                  <w:szCs w:val="18"/>
                </w:rPr>
                <w:delText>C</w:delText>
              </w:r>
              <w:r w:rsidRPr="0029047D" w:rsidDel="00841A90">
                <w:rPr>
                  <w:rFonts w:asciiTheme="minorHAnsi" w:hAnsiTheme="minorHAnsi"/>
                  <w:b/>
                  <w:szCs w:val="18"/>
                </w:rPr>
                <w:delText xml:space="preserve">riteria for </w:delText>
              </w:r>
              <w:r w:rsidDel="00841A90">
                <w:rPr>
                  <w:rFonts w:asciiTheme="minorHAnsi" w:hAnsiTheme="minorHAnsi"/>
                  <w:b/>
                  <w:szCs w:val="18"/>
                </w:rPr>
                <w:delText>C</w:delText>
              </w:r>
              <w:r w:rsidRPr="0029047D" w:rsidDel="00841A90">
                <w:rPr>
                  <w:rFonts w:asciiTheme="minorHAnsi" w:hAnsiTheme="minorHAnsi"/>
                  <w:b/>
                  <w:szCs w:val="18"/>
                </w:rPr>
                <w:delText>ompliance</w:delText>
              </w:r>
            </w:del>
          </w:p>
        </w:tc>
      </w:tr>
      <w:tr w:rsidR="00264BE7" w:rsidDel="00841A90" w14:paraId="18E0AA97" w14:textId="61D343C3" w:rsidTr="007F1C24">
        <w:trPr>
          <w:trHeight w:val="158"/>
          <w:del w:id="411"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vAlign w:val="center"/>
            <w:hideMark/>
          </w:tcPr>
          <w:p w14:paraId="31622BC6" w14:textId="38543255" w:rsidR="00264BE7" w:rsidDel="00841A90" w:rsidRDefault="00264BE7" w:rsidP="007F1C24">
            <w:pPr>
              <w:keepNext/>
              <w:rPr>
                <w:del w:id="412" w:author="Alhabibi, Haider@Energy" w:date="2022-01-09T21:28:00Z"/>
                <w:rFonts w:asciiTheme="minorHAnsi" w:hAnsiTheme="minorHAnsi"/>
                <w:i/>
                <w:sz w:val="18"/>
                <w:szCs w:val="18"/>
              </w:rPr>
            </w:pPr>
            <w:del w:id="413" w:author="Alhabibi, Haider@Energy" w:date="2022-01-09T21:28:00Z">
              <w:r w:rsidDel="00841A90">
                <w:rPr>
                  <w:rFonts w:asciiTheme="minorHAnsi" w:hAnsiTheme="minorHAnsi"/>
                  <w:sz w:val="18"/>
                  <w:szCs w:val="18"/>
                </w:rPr>
                <w:delText xml:space="preserve">Local mechanical exhaust fans shall be installed in each kitchen and bathroom.  </w:delText>
              </w:r>
              <w:r w:rsidDel="00841A90">
                <w:rPr>
                  <w:rFonts w:asciiTheme="minorHAnsi" w:hAnsiTheme="minorHAnsi"/>
                  <w:i/>
                  <w:sz w:val="18"/>
                  <w:szCs w:val="18"/>
                </w:rPr>
                <w:delText>Delivered local ventilation rates:</w:delText>
              </w:r>
            </w:del>
          </w:p>
          <w:p w14:paraId="1E360ED1" w14:textId="6EBD7B88" w:rsidR="00264BE7" w:rsidDel="00841A90" w:rsidRDefault="00264BE7" w:rsidP="007F1C24">
            <w:pPr>
              <w:pStyle w:val="ListParagraph"/>
              <w:keepNext/>
              <w:numPr>
                <w:ilvl w:val="0"/>
                <w:numId w:val="15"/>
              </w:numPr>
              <w:rPr>
                <w:del w:id="414" w:author="Alhabibi, Haider@Energy" w:date="2022-01-09T21:28:00Z"/>
                <w:rFonts w:asciiTheme="minorHAnsi" w:hAnsiTheme="minorHAnsi"/>
                <w:sz w:val="18"/>
                <w:szCs w:val="18"/>
              </w:rPr>
            </w:pPr>
            <w:del w:id="415" w:author="Alhabibi, Haider@Energy" w:date="2022-01-09T21:28:00Z">
              <w:r w:rsidDel="00841A90">
                <w:rPr>
                  <w:rFonts w:asciiTheme="minorHAnsi" w:hAnsiTheme="minorHAnsi"/>
                  <w:i/>
                  <w:sz w:val="18"/>
                  <w:szCs w:val="18"/>
                </w:rPr>
                <w:delText>All local ventilation rates have been measured using a flow hood, flow grid, or other airflow measuring device and meet the requirements of 62.2 Tables 5.1 or 5.2; OR</w:delText>
              </w:r>
            </w:del>
          </w:p>
          <w:p w14:paraId="1AE33122" w14:textId="59B3CD2E" w:rsidR="00264BE7" w:rsidDel="00841A90" w:rsidRDefault="00264BE7" w:rsidP="007F1C24">
            <w:pPr>
              <w:pStyle w:val="ListParagraph"/>
              <w:keepNext/>
              <w:numPr>
                <w:ilvl w:val="0"/>
                <w:numId w:val="15"/>
              </w:numPr>
              <w:rPr>
                <w:del w:id="416" w:author="Alhabibi, Haider@Energy" w:date="2022-01-09T21:28:00Z"/>
                <w:rFonts w:asciiTheme="minorHAnsi" w:hAnsiTheme="minorHAnsi"/>
                <w:sz w:val="18"/>
                <w:szCs w:val="18"/>
              </w:rPr>
            </w:pPr>
            <w:del w:id="417" w:author="Alhabibi, Haider@Energy" w:date="2022-01-09T21:28:00Z">
              <w:r w:rsidDel="00841A90">
                <w:rPr>
                  <w:rFonts w:asciiTheme="minorHAnsi" w:hAnsiTheme="minorHAnsi"/>
                  <w:i/>
                  <w:sz w:val="18"/>
                  <w:szCs w:val="18"/>
                </w:rPr>
                <w:delText>The airflow rating at a pressure of 0.25 in. w.c. of a certified fan is assumed because the local ventilation system duct sizing meets the prescriptive requirements of 62.2 Table 5.3, or manufacturer's design criteria.</w:delText>
              </w:r>
            </w:del>
          </w:p>
        </w:tc>
      </w:tr>
      <w:tr w:rsidR="00264BE7" w:rsidDel="00841A90" w14:paraId="3E5817F2" w14:textId="0559D50A" w:rsidTr="007F1C24">
        <w:trPr>
          <w:trHeight w:val="158"/>
          <w:del w:id="418"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vAlign w:val="center"/>
            <w:hideMark/>
          </w:tcPr>
          <w:p w14:paraId="7DFD1009" w14:textId="7EB6AFC1" w:rsidR="00264BE7" w:rsidDel="00841A90" w:rsidRDefault="00264BE7" w:rsidP="007F1C24">
            <w:pPr>
              <w:keepNext/>
              <w:suppressAutoHyphens/>
              <w:rPr>
                <w:del w:id="419" w:author="Alhabibi, Haider@Energy" w:date="2022-01-09T21:28:00Z"/>
                <w:rFonts w:asciiTheme="minorHAnsi" w:hAnsiTheme="minorHAnsi"/>
                <w:b/>
                <w:sz w:val="18"/>
                <w:szCs w:val="18"/>
              </w:rPr>
            </w:pPr>
            <w:del w:id="420" w:author="Alhabibi, Haider@Energy" w:date="2022-01-09T21:28:00Z">
              <w:r w:rsidDel="00841A90">
                <w:rPr>
                  <w:rFonts w:asciiTheme="minorHAnsi" w:hAnsiTheme="minorHAnsi"/>
                  <w:b/>
                  <w:sz w:val="18"/>
                  <w:szCs w:val="18"/>
                </w:rPr>
                <w:delText xml:space="preserve">Table 5.1 </w:delText>
              </w:r>
            </w:del>
          </w:p>
          <w:p w14:paraId="705D1769" w14:textId="2A4DCA62" w:rsidR="00264BE7" w:rsidDel="00841A90" w:rsidRDefault="00264BE7" w:rsidP="007F1C24">
            <w:pPr>
              <w:keepNext/>
              <w:rPr>
                <w:del w:id="421" w:author="Alhabibi, Haider@Energy" w:date="2022-01-09T21:28:00Z"/>
                <w:rFonts w:asciiTheme="minorHAnsi" w:hAnsiTheme="minorHAnsi"/>
                <w:sz w:val="18"/>
                <w:szCs w:val="18"/>
              </w:rPr>
            </w:pPr>
            <w:del w:id="422" w:author="Alhabibi, Haider@Energy" w:date="2022-01-09T13:36:00Z">
              <w:r w:rsidDel="00EE7A21">
                <w:rPr>
                  <w:rFonts w:asciiTheme="minorHAnsi" w:hAnsiTheme="minorHAnsi"/>
                  <w:b/>
                  <w:sz w:val="18"/>
                  <w:szCs w:val="18"/>
                </w:rPr>
                <w:delText>Intermittent</w:delText>
              </w:r>
            </w:del>
            <w:del w:id="423" w:author="Alhabibi, Haider@Energy" w:date="2022-01-09T21:28:00Z">
              <w:r w:rsidDel="00841A90">
                <w:rPr>
                  <w:rFonts w:asciiTheme="minorHAnsi" w:hAnsiTheme="minorHAnsi"/>
                  <w:b/>
                  <w:sz w:val="18"/>
                  <w:szCs w:val="18"/>
                </w:rPr>
                <w:delText xml:space="preserve"> Local Ventilation Exhaust Airflow Rates</w:delText>
              </w:r>
            </w:del>
          </w:p>
        </w:tc>
      </w:tr>
      <w:tr w:rsidR="00264BE7" w:rsidDel="00841A90" w14:paraId="1F973897" w14:textId="3375B4E0" w:rsidTr="007F1C24">
        <w:trPr>
          <w:trHeight w:val="61"/>
          <w:del w:id="424"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hideMark/>
          </w:tcPr>
          <w:p w14:paraId="549B820B" w14:textId="7E522849" w:rsidR="00264BE7" w:rsidRPr="00F26A73" w:rsidDel="00841A90" w:rsidRDefault="00264BE7" w:rsidP="007F1C24">
            <w:pPr>
              <w:keepNext/>
              <w:suppressAutoHyphens/>
              <w:jc w:val="center"/>
              <w:rPr>
                <w:del w:id="425" w:author="Alhabibi, Haider@Energy" w:date="2022-01-09T21:28:00Z"/>
                <w:rFonts w:asciiTheme="minorHAnsi" w:hAnsiTheme="minorHAnsi"/>
                <w:b/>
                <w:sz w:val="18"/>
                <w:szCs w:val="18"/>
              </w:rPr>
            </w:pPr>
            <w:del w:id="426" w:author="Alhabibi, Haider@Energy" w:date="2022-01-09T21:28: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hideMark/>
          </w:tcPr>
          <w:p w14:paraId="6CD8C5BF" w14:textId="2D3C71B3" w:rsidR="00264BE7" w:rsidRPr="00F26A73" w:rsidDel="00841A90" w:rsidRDefault="00264BE7" w:rsidP="007F1C24">
            <w:pPr>
              <w:keepNext/>
              <w:suppressAutoHyphens/>
              <w:jc w:val="center"/>
              <w:rPr>
                <w:del w:id="427" w:author="Alhabibi, Haider@Energy" w:date="2022-01-09T21:28:00Z"/>
                <w:rFonts w:asciiTheme="minorHAnsi" w:hAnsiTheme="minorHAnsi"/>
                <w:b/>
                <w:sz w:val="18"/>
                <w:szCs w:val="18"/>
              </w:rPr>
            </w:pPr>
            <w:del w:id="428" w:author="Alhabibi, Haider@Energy" w:date="2022-01-09T21:28: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hideMark/>
          </w:tcPr>
          <w:p w14:paraId="532723DA" w14:textId="4BA5D1FD" w:rsidR="00264BE7" w:rsidRPr="00F26A73" w:rsidDel="00841A90" w:rsidRDefault="00264BE7" w:rsidP="007F1C24">
            <w:pPr>
              <w:keepNext/>
              <w:suppressAutoHyphens/>
              <w:jc w:val="center"/>
              <w:rPr>
                <w:del w:id="429" w:author="Alhabibi, Haider@Energy" w:date="2022-01-09T21:28:00Z"/>
                <w:rFonts w:asciiTheme="minorHAnsi" w:hAnsiTheme="minorHAnsi"/>
                <w:b/>
                <w:sz w:val="18"/>
                <w:szCs w:val="18"/>
              </w:rPr>
            </w:pPr>
            <w:del w:id="430" w:author="Alhabibi, Haider@Energy" w:date="2022-01-09T21:28:00Z">
              <w:r w:rsidRPr="00F26A73" w:rsidDel="00841A90">
                <w:rPr>
                  <w:rFonts w:asciiTheme="minorHAnsi" w:hAnsiTheme="minorHAnsi"/>
                  <w:b/>
                  <w:sz w:val="18"/>
                  <w:szCs w:val="18"/>
                </w:rPr>
                <w:delText>Notes</w:delText>
              </w:r>
            </w:del>
          </w:p>
        </w:tc>
      </w:tr>
      <w:tr w:rsidR="00264BE7" w:rsidDel="00841A90" w14:paraId="70AD3E38" w14:textId="1B40AA64" w:rsidTr="007F1C24">
        <w:trPr>
          <w:trHeight w:val="61"/>
          <w:del w:id="431"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hideMark/>
          </w:tcPr>
          <w:p w14:paraId="0762BCE5" w14:textId="748D4BE8" w:rsidR="00264BE7" w:rsidDel="00841A90" w:rsidRDefault="00264BE7" w:rsidP="007F1C24">
            <w:pPr>
              <w:keepNext/>
              <w:suppressAutoHyphens/>
              <w:jc w:val="center"/>
              <w:rPr>
                <w:del w:id="432" w:author="Alhabibi, Haider@Energy" w:date="2022-01-09T21:28:00Z"/>
                <w:rFonts w:asciiTheme="minorHAnsi" w:hAnsiTheme="minorHAnsi"/>
                <w:sz w:val="18"/>
                <w:szCs w:val="18"/>
              </w:rPr>
            </w:pPr>
            <w:del w:id="433" w:author="Alhabibi, Haider@Energy" w:date="2022-01-09T21:28:00Z">
              <w:r w:rsidDel="00841A90">
                <w:rPr>
                  <w:rFonts w:asciiTheme="minorHAnsi" w:hAnsiTheme="minorHAnsi"/>
                  <w:sz w:val="18"/>
                  <w:szCs w:val="18"/>
                </w:rPr>
                <w:delText>Kitchen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hideMark/>
          </w:tcPr>
          <w:p w14:paraId="71F54DF8" w14:textId="56994F24" w:rsidR="00264BE7" w:rsidDel="00841A90" w:rsidRDefault="00264BE7" w:rsidP="007F1C24">
            <w:pPr>
              <w:keepNext/>
              <w:suppressAutoHyphens/>
              <w:jc w:val="center"/>
              <w:rPr>
                <w:del w:id="434" w:author="Alhabibi, Haider@Energy" w:date="2022-01-09T21:28:00Z"/>
                <w:rFonts w:asciiTheme="minorHAnsi" w:hAnsiTheme="minorHAnsi"/>
                <w:sz w:val="18"/>
                <w:szCs w:val="18"/>
              </w:rPr>
            </w:pPr>
            <w:del w:id="435" w:author="Alhabibi, Haider@Energy" w:date="2022-01-09T21:28:00Z">
              <w:r w:rsidDel="00841A90">
                <w:rPr>
                  <w:rFonts w:asciiTheme="minorHAnsi" w:hAnsiTheme="minorHAnsi"/>
                  <w:sz w:val="18"/>
                  <w:szCs w:val="18"/>
                </w:rPr>
                <w:delText>100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6ABD0672" w14:textId="33428DA4" w:rsidR="00264BE7" w:rsidDel="00841A90" w:rsidRDefault="00264BE7" w:rsidP="007F1C24">
            <w:pPr>
              <w:keepNext/>
              <w:suppressAutoHyphens/>
              <w:rPr>
                <w:del w:id="436" w:author="Alhabibi, Haider@Energy" w:date="2022-01-09T21:28:00Z"/>
                <w:rFonts w:asciiTheme="minorHAnsi" w:hAnsiTheme="minorHAnsi"/>
                <w:sz w:val="18"/>
                <w:szCs w:val="18"/>
              </w:rPr>
            </w:pPr>
            <w:del w:id="437" w:author="Alhabibi, Haider@Energy" w:date="2022-01-09T21:28:00Z">
              <w:r w:rsidDel="00841A90">
                <w:rPr>
                  <w:rFonts w:asciiTheme="minorHAnsi" w:hAnsiTheme="minorHAnsi"/>
                  <w:sz w:val="18"/>
                  <w:szCs w:val="18"/>
                </w:rPr>
                <w:delText>Vented range hood (including appliance-range hood combinations)</w:delText>
              </w:r>
            </w:del>
          </w:p>
        </w:tc>
      </w:tr>
      <w:tr w:rsidR="00264BE7" w:rsidDel="00841A90" w14:paraId="660D55E7" w14:textId="113D00E2" w:rsidTr="007F1C24">
        <w:trPr>
          <w:trHeight w:val="61"/>
          <w:del w:id="438"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4138DF62" w14:textId="1AD581B1" w:rsidR="00264BE7" w:rsidDel="00841A90" w:rsidRDefault="00264BE7" w:rsidP="007F1C24">
            <w:pPr>
              <w:keepNext/>
              <w:suppressAutoHyphens/>
              <w:jc w:val="center"/>
              <w:rPr>
                <w:del w:id="439" w:author="Alhabibi, Haider@Energy" w:date="2022-01-09T21:28:00Z"/>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3DDE81F3" w14:textId="3D71AE70" w:rsidR="00264BE7" w:rsidDel="00841A90" w:rsidRDefault="00264BE7" w:rsidP="007F1C24">
            <w:pPr>
              <w:keepNext/>
              <w:suppressAutoHyphens/>
              <w:jc w:val="center"/>
              <w:rPr>
                <w:del w:id="440" w:author="Alhabibi, Haider@Energy" w:date="2022-01-09T21:28:00Z"/>
                <w:rFonts w:asciiTheme="minorHAnsi" w:hAnsiTheme="minorHAnsi"/>
                <w:sz w:val="18"/>
                <w:szCs w:val="18"/>
              </w:rPr>
            </w:pPr>
            <w:del w:id="441" w:author="Alhabibi, Haider@Energy" w:date="2022-01-09T21:28:00Z">
              <w:r w:rsidDel="00841A90">
                <w:rPr>
                  <w:rFonts w:asciiTheme="minorHAnsi" w:hAnsiTheme="minorHAnsi"/>
                  <w:sz w:val="18"/>
                  <w:szCs w:val="18"/>
                </w:rPr>
                <w:delText>300 cfm or 5 ACH capacity</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1C2C2ED5" w14:textId="5752741A" w:rsidR="00264BE7" w:rsidDel="00841A90" w:rsidRDefault="00264BE7" w:rsidP="007F1C24">
            <w:pPr>
              <w:keepNext/>
              <w:suppressAutoHyphens/>
              <w:rPr>
                <w:del w:id="442" w:author="Alhabibi, Haider@Energy" w:date="2022-01-09T21:28:00Z"/>
                <w:rFonts w:asciiTheme="minorHAnsi" w:hAnsiTheme="minorHAnsi"/>
                <w:sz w:val="18"/>
                <w:szCs w:val="18"/>
              </w:rPr>
            </w:pPr>
            <w:del w:id="443" w:author="Alhabibi, Haider@Energy" w:date="2022-01-09T21:28:00Z">
              <w:r w:rsidDel="00841A90">
                <w:rPr>
                  <w:rFonts w:asciiTheme="minorHAnsi" w:hAnsiTheme="minorHAnsi"/>
                  <w:sz w:val="18"/>
                  <w:szCs w:val="18"/>
                </w:rPr>
                <w:delText>Other kitchen exhaust fans, including downdraft</w:delText>
              </w:r>
            </w:del>
          </w:p>
        </w:tc>
      </w:tr>
      <w:tr w:rsidR="00264BE7" w:rsidDel="00841A90" w14:paraId="3C0679CF" w14:textId="1E73B6D9" w:rsidTr="007F1C24">
        <w:trPr>
          <w:trHeight w:val="61"/>
          <w:del w:id="444"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28A5656C" w14:textId="6C57A61B" w:rsidR="00264BE7" w:rsidDel="00841A90" w:rsidRDefault="00264BE7" w:rsidP="007F1C24">
            <w:pPr>
              <w:keepNext/>
              <w:suppressAutoHyphens/>
              <w:jc w:val="center"/>
              <w:rPr>
                <w:del w:id="445" w:author="Alhabibi, Haider@Energy" w:date="2022-01-09T21:28:00Z"/>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6C30A64A" w14:textId="15D9741F" w:rsidR="00264BE7" w:rsidDel="00841A90" w:rsidRDefault="00264BE7" w:rsidP="007F1C24">
            <w:pPr>
              <w:keepNext/>
              <w:suppressAutoHyphens/>
              <w:jc w:val="center"/>
              <w:rPr>
                <w:del w:id="446" w:author="Alhabibi, Haider@Energy" w:date="2022-01-09T21:28:00Z"/>
                <w:rFonts w:asciiTheme="minorHAnsi" w:hAnsiTheme="minorHAnsi"/>
                <w:sz w:val="18"/>
                <w:szCs w:val="18"/>
              </w:rPr>
            </w:pPr>
            <w:del w:id="447" w:author="Alhabibi, Haider@Energy" w:date="2022-01-09T21:28:00Z">
              <w:r w:rsidDel="00841A90">
                <w:rPr>
                  <w:rFonts w:asciiTheme="minorHAnsi" w:hAnsiTheme="minorHAnsi"/>
                  <w:sz w:val="18"/>
                  <w:szCs w:val="18"/>
                </w:rPr>
                <w:delText>300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21685EB8" w14:textId="380E7A39" w:rsidR="00264BE7" w:rsidDel="00841A90" w:rsidRDefault="00264BE7" w:rsidP="007F1C24">
            <w:pPr>
              <w:keepNext/>
              <w:suppressAutoHyphens/>
              <w:rPr>
                <w:del w:id="448" w:author="Alhabibi, Haider@Energy" w:date="2022-01-09T21:28:00Z"/>
                <w:rFonts w:asciiTheme="minorHAnsi" w:hAnsiTheme="minorHAnsi"/>
                <w:sz w:val="18"/>
                <w:szCs w:val="18"/>
              </w:rPr>
            </w:pPr>
            <w:del w:id="449" w:author="Alhabibi, Haider@Energy" w:date="2022-01-09T21:28:00Z">
              <w:r w:rsidDel="00841A90">
                <w:rPr>
                  <w:rFonts w:asciiTheme="minorHAnsi" w:hAnsiTheme="minorHAnsi"/>
                  <w:sz w:val="18"/>
                  <w:szCs w:val="18"/>
                </w:rPr>
                <w:delText xml:space="preserve">Other Kitchen exhaust fans, including downdraft in </w:delText>
              </w:r>
              <w:r w:rsidRPr="006A6F35" w:rsidDel="00841A90">
                <w:rPr>
                  <w:rFonts w:asciiTheme="minorHAnsi" w:hAnsiTheme="minorHAnsi"/>
                  <w:i/>
                  <w:sz w:val="18"/>
                  <w:szCs w:val="18"/>
                </w:rPr>
                <w:delText>Nonenclosed</w:delText>
              </w:r>
              <w:r w:rsidDel="00841A90">
                <w:rPr>
                  <w:rFonts w:asciiTheme="minorHAnsi" w:hAnsiTheme="minorHAnsi"/>
                  <w:sz w:val="18"/>
                  <w:szCs w:val="18"/>
                </w:rPr>
                <w:delText xml:space="preserve"> kitchens</w:delText>
              </w:r>
            </w:del>
          </w:p>
        </w:tc>
      </w:tr>
      <w:tr w:rsidR="00264BE7" w:rsidDel="00841A90" w14:paraId="437F2A10" w14:textId="7C809C88" w:rsidTr="007F1C24">
        <w:trPr>
          <w:trHeight w:val="61"/>
          <w:del w:id="450" w:author="Alhabibi, Haider@Energy" w:date="2022-01-09T21:28:00Z"/>
        </w:trPr>
        <w:tc>
          <w:tcPr>
            <w:tcW w:w="1810" w:type="dxa"/>
            <w:gridSpan w:val="2"/>
            <w:tcBorders>
              <w:top w:val="single" w:sz="4" w:space="0" w:color="000000"/>
              <w:left w:val="single" w:sz="4" w:space="0" w:color="000000"/>
              <w:bottom w:val="single" w:sz="4" w:space="0" w:color="000000"/>
              <w:right w:val="single" w:sz="4" w:space="0" w:color="000000"/>
            </w:tcBorders>
            <w:vAlign w:val="center"/>
            <w:hideMark/>
          </w:tcPr>
          <w:p w14:paraId="5F7BC02E" w14:textId="5401E45C" w:rsidR="00264BE7" w:rsidDel="00841A90" w:rsidRDefault="00264BE7" w:rsidP="007F1C24">
            <w:pPr>
              <w:keepNext/>
              <w:suppressAutoHyphens/>
              <w:jc w:val="center"/>
              <w:rPr>
                <w:del w:id="451" w:author="Alhabibi, Haider@Energy" w:date="2022-01-09T21:28:00Z"/>
                <w:rFonts w:asciiTheme="minorHAnsi" w:hAnsiTheme="minorHAnsi"/>
                <w:sz w:val="18"/>
                <w:szCs w:val="18"/>
              </w:rPr>
            </w:pPr>
            <w:del w:id="452" w:author="Alhabibi, Haider@Energy" w:date="2022-01-09T21:28: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hideMark/>
          </w:tcPr>
          <w:p w14:paraId="29889794" w14:textId="5D420878" w:rsidR="00264BE7" w:rsidDel="00841A90" w:rsidRDefault="00264BE7" w:rsidP="007F1C24">
            <w:pPr>
              <w:keepNext/>
              <w:suppressAutoHyphens/>
              <w:jc w:val="center"/>
              <w:rPr>
                <w:del w:id="453" w:author="Alhabibi, Haider@Energy" w:date="2022-01-09T21:28:00Z"/>
                <w:rFonts w:asciiTheme="minorHAnsi" w:hAnsiTheme="minorHAnsi"/>
                <w:sz w:val="18"/>
                <w:szCs w:val="18"/>
              </w:rPr>
            </w:pPr>
            <w:del w:id="454" w:author="Alhabibi, Haider@Energy" w:date="2022-01-09T21:28:00Z">
              <w:r w:rsidDel="00841A90">
                <w:rPr>
                  <w:rFonts w:asciiTheme="minorHAnsi" w:hAnsiTheme="minorHAnsi"/>
                  <w:sz w:val="18"/>
                  <w:szCs w:val="18"/>
                </w:rPr>
                <w:delText>50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782BCDB2" w14:textId="494BD03D" w:rsidR="00264BE7" w:rsidDel="00841A90" w:rsidRDefault="00264BE7" w:rsidP="007F1C24">
            <w:pPr>
              <w:keepNext/>
              <w:suppressAutoHyphens/>
              <w:jc w:val="center"/>
              <w:rPr>
                <w:del w:id="455" w:author="Alhabibi, Haider@Energy" w:date="2022-01-09T21:28:00Z"/>
                <w:rFonts w:asciiTheme="minorHAnsi" w:hAnsiTheme="minorHAnsi"/>
                <w:sz w:val="18"/>
                <w:szCs w:val="18"/>
              </w:rPr>
            </w:pPr>
          </w:p>
        </w:tc>
      </w:tr>
      <w:tr w:rsidR="00264BE7" w:rsidDel="00841A90" w14:paraId="42305E2F" w14:textId="586C9FBF" w:rsidTr="007F1C24">
        <w:trPr>
          <w:trHeight w:val="61"/>
          <w:del w:id="456" w:author="Alhabibi, Haider@Energy" w:date="2022-01-09T21:28:00Z"/>
        </w:trPr>
        <w:tc>
          <w:tcPr>
            <w:tcW w:w="10790" w:type="dxa"/>
            <w:gridSpan w:val="10"/>
            <w:tcBorders>
              <w:top w:val="single" w:sz="4" w:space="0" w:color="000000"/>
              <w:left w:val="single" w:sz="4" w:space="0" w:color="000000"/>
              <w:bottom w:val="single" w:sz="4" w:space="0" w:color="000000"/>
              <w:right w:val="single" w:sz="4" w:space="0" w:color="000000"/>
            </w:tcBorders>
            <w:vAlign w:val="center"/>
            <w:hideMark/>
          </w:tcPr>
          <w:p w14:paraId="007D8028" w14:textId="02F649AB" w:rsidR="00264BE7" w:rsidDel="00841A90" w:rsidRDefault="00264BE7" w:rsidP="007F1C24">
            <w:pPr>
              <w:keepNext/>
              <w:suppressAutoHyphens/>
              <w:rPr>
                <w:del w:id="457" w:author="Alhabibi, Haider@Energy" w:date="2022-01-09T21:28:00Z"/>
                <w:rFonts w:asciiTheme="minorHAnsi" w:hAnsiTheme="minorHAnsi"/>
                <w:b/>
                <w:sz w:val="18"/>
                <w:szCs w:val="18"/>
              </w:rPr>
            </w:pPr>
            <w:del w:id="458" w:author="Alhabibi, Haider@Energy" w:date="2022-01-09T21:28:00Z">
              <w:r w:rsidDel="00841A90">
                <w:rPr>
                  <w:rFonts w:asciiTheme="minorHAnsi" w:hAnsiTheme="minorHAnsi"/>
                  <w:b/>
                  <w:sz w:val="18"/>
                  <w:szCs w:val="18"/>
                </w:rPr>
                <w:delText xml:space="preserve">Table 5.2 </w:delText>
              </w:r>
            </w:del>
          </w:p>
          <w:p w14:paraId="69AA37ED" w14:textId="44505228" w:rsidR="00264BE7" w:rsidDel="00841A90" w:rsidRDefault="00264BE7" w:rsidP="007F1C24">
            <w:pPr>
              <w:keepNext/>
              <w:suppressAutoHyphens/>
              <w:rPr>
                <w:del w:id="459" w:author="Alhabibi, Haider@Energy" w:date="2022-01-09T21:28:00Z"/>
                <w:rFonts w:asciiTheme="minorHAnsi" w:hAnsiTheme="minorHAnsi"/>
                <w:sz w:val="18"/>
                <w:szCs w:val="18"/>
              </w:rPr>
            </w:pPr>
            <w:del w:id="460" w:author="Alhabibi, Haider@Energy" w:date="2022-01-09T21:28:00Z">
              <w:r w:rsidDel="00841A90">
                <w:rPr>
                  <w:rFonts w:asciiTheme="minorHAnsi" w:hAnsiTheme="minorHAnsi"/>
                  <w:b/>
                  <w:sz w:val="18"/>
                  <w:szCs w:val="18"/>
                </w:rPr>
                <w:delText>Continuous Local Ventilation Exhaust Airflow Rates</w:delText>
              </w:r>
            </w:del>
          </w:p>
        </w:tc>
      </w:tr>
      <w:tr w:rsidR="00264BE7" w:rsidDel="00841A90" w14:paraId="7C2C4D7C" w14:textId="445042E5" w:rsidTr="007F1C24">
        <w:trPr>
          <w:trHeight w:val="245"/>
          <w:del w:id="461" w:author="Alhabibi, Haider@Energy" w:date="2022-01-09T21:28:00Z"/>
        </w:trPr>
        <w:tc>
          <w:tcPr>
            <w:tcW w:w="1810" w:type="dxa"/>
            <w:gridSpan w:val="2"/>
            <w:tcBorders>
              <w:top w:val="single" w:sz="4" w:space="0" w:color="000000"/>
              <w:left w:val="single" w:sz="4" w:space="0" w:color="auto"/>
              <w:bottom w:val="single" w:sz="4" w:space="0" w:color="auto"/>
              <w:right w:val="single" w:sz="4" w:space="0" w:color="auto"/>
            </w:tcBorders>
            <w:vAlign w:val="center"/>
            <w:hideMark/>
          </w:tcPr>
          <w:p w14:paraId="549A0345" w14:textId="6340B24A" w:rsidR="00264BE7" w:rsidRPr="00F26A73" w:rsidDel="00841A90" w:rsidRDefault="00264BE7" w:rsidP="007F1C24">
            <w:pPr>
              <w:keepNext/>
              <w:suppressAutoHyphens/>
              <w:jc w:val="center"/>
              <w:rPr>
                <w:del w:id="462" w:author="Alhabibi, Haider@Energy" w:date="2022-01-09T21:28:00Z"/>
                <w:rFonts w:asciiTheme="minorHAnsi" w:hAnsiTheme="minorHAnsi"/>
                <w:b/>
                <w:sz w:val="18"/>
                <w:szCs w:val="18"/>
              </w:rPr>
            </w:pPr>
            <w:del w:id="463" w:author="Alhabibi, Haider@Energy" w:date="2022-01-09T21:28: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hideMark/>
          </w:tcPr>
          <w:p w14:paraId="337C51DF" w14:textId="01BBA558" w:rsidR="00264BE7" w:rsidRPr="00F26A73" w:rsidDel="00841A90" w:rsidRDefault="00264BE7" w:rsidP="007F1C24">
            <w:pPr>
              <w:keepNext/>
              <w:suppressAutoHyphens/>
              <w:jc w:val="center"/>
              <w:rPr>
                <w:del w:id="464" w:author="Alhabibi, Haider@Energy" w:date="2022-01-09T21:28:00Z"/>
                <w:rFonts w:asciiTheme="minorHAnsi" w:hAnsiTheme="minorHAnsi"/>
                <w:b/>
                <w:sz w:val="18"/>
                <w:szCs w:val="18"/>
              </w:rPr>
            </w:pPr>
            <w:del w:id="465" w:author="Alhabibi, Haider@Energy" w:date="2022-01-09T21:28: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hideMark/>
          </w:tcPr>
          <w:p w14:paraId="435DAFC1" w14:textId="4DE0CE1E" w:rsidR="00264BE7" w:rsidRPr="00F26A73" w:rsidDel="00841A90" w:rsidRDefault="00264BE7" w:rsidP="007F1C24">
            <w:pPr>
              <w:keepNext/>
              <w:suppressAutoHyphens/>
              <w:jc w:val="center"/>
              <w:rPr>
                <w:del w:id="466" w:author="Alhabibi, Haider@Energy" w:date="2022-01-09T21:28:00Z"/>
                <w:rFonts w:asciiTheme="minorHAnsi" w:hAnsiTheme="minorHAnsi"/>
                <w:b/>
                <w:sz w:val="18"/>
                <w:szCs w:val="18"/>
              </w:rPr>
            </w:pPr>
            <w:del w:id="467" w:author="Alhabibi, Haider@Energy" w:date="2022-01-09T21:28:00Z">
              <w:r w:rsidRPr="00F26A73" w:rsidDel="00841A90">
                <w:rPr>
                  <w:rFonts w:asciiTheme="minorHAnsi" w:hAnsiTheme="minorHAnsi"/>
                  <w:b/>
                  <w:sz w:val="18"/>
                  <w:szCs w:val="18"/>
                </w:rPr>
                <w:delText>Notes</w:delText>
              </w:r>
            </w:del>
          </w:p>
        </w:tc>
      </w:tr>
      <w:tr w:rsidR="00264BE7" w:rsidDel="00841A90" w14:paraId="48F8CC56" w14:textId="35E90A3A" w:rsidTr="007F1C24">
        <w:trPr>
          <w:trHeight w:val="245"/>
          <w:del w:id="468" w:author="Alhabibi, Haider@Energy" w:date="2022-01-09T21:28:00Z"/>
        </w:trPr>
        <w:tc>
          <w:tcPr>
            <w:tcW w:w="1810" w:type="dxa"/>
            <w:gridSpan w:val="2"/>
            <w:tcBorders>
              <w:top w:val="single" w:sz="4" w:space="0" w:color="000000"/>
              <w:left w:val="single" w:sz="4" w:space="0" w:color="auto"/>
              <w:bottom w:val="single" w:sz="4" w:space="0" w:color="auto"/>
              <w:right w:val="single" w:sz="4" w:space="0" w:color="auto"/>
            </w:tcBorders>
            <w:vAlign w:val="center"/>
            <w:hideMark/>
          </w:tcPr>
          <w:p w14:paraId="4AA58E19" w14:textId="1B4B0CDC" w:rsidR="00264BE7" w:rsidDel="00841A90" w:rsidRDefault="00264BE7" w:rsidP="007F1C24">
            <w:pPr>
              <w:keepNext/>
              <w:suppressAutoHyphens/>
              <w:jc w:val="center"/>
              <w:rPr>
                <w:del w:id="469" w:author="Alhabibi, Haider@Energy" w:date="2022-01-09T21:28:00Z"/>
                <w:rFonts w:asciiTheme="minorHAnsi" w:hAnsiTheme="minorHAnsi"/>
                <w:sz w:val="18"/>
                <w:szCs w:val="18"/>
              </w:rPr>
            </w:pPr>
            <w:del w:id="470" w:author="Alhabibi, Haider@Energy" w:date="2022-01-09T21:28:00Z">
              <w:r w:rsidDel="00841A90">
                <w:rPr>
                  <w:rFonts w:asciiTheme="minorHAnsi" w:hAnsiTheme="minorHAnsi"/>
                  <w:sz w:val="18"/>
                  <w:szCs w:val="18"/>
                </w:rPr>
                <w:delText>Enclosed Kitchen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hideMark/>
          </w:tcPr>
          <w:p w14:paraId="4C493F41" w14:textId="0DBAD043" w:rsidR="00264BE7" w:rsidDel="00841A90" w:rsidRDefault="00264BE7" w:rsidP="007F1C24">
            <w:pPr>
              <w:keepNext/>
              <w:suppressAutoHyphens/>
              <w:jc w:val="center"/>
              <w:rPr>
                <w:del w:id="471" w:author="Alhabibi, Haider@Energy" w:date="2022-01-09T21:28:00Z"/>
                <w:rFonts w:asciiTheme="minorHAnsi" w:hAnsiTheme="minorHAnsi"/>
                <w:sz w:val="18"/>
                <w:szCs w:val="18"/>
              </w:rPr>
            </w:pPr>
            <w:del w:id="472" w:author="Alhabibi, Haider@Energy" w:date="2022-01-09T21:28:00Z">
              <w:r w:rsidDel="00841A90">
                <w:rPr>
                  <w:rFonts w:asciiTheme="minorHAnsi" w:hAnsiTheme="minorHAnsi"/>
                  <w:sz w:val="18"/>
                  <w:szCs w:val="18"/>
                </w:rPr>
                <w:delText>5 ACH</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310C8937" w14:textId="36A01241" w:rsidR="00264BE7" w:rsidDel="00841A90" w:rsidRDefault="00264BE7" w:rsidP="007F1C24">
            <w:pPr>
              <w:keepNext/>
              <w:suppressAutoHyphens/>
              <w:rPr>
                <w:del w:id="473" w:author="Alhabibi, Haider@Energy" w:date="2022-01-09T21:28:00Z"/>
                <w:rFonts w:asciiTheme="minorHAnsi" w:hAnsiTheme="minorHAnsi"/>
                <w:sz w:val="18"/>
                <w:szCs w:val="18"/>
              </w:rPr>
            </w:pPr>
            <w:del w:id="474" w:author="Alhabibi, Haider@Energy" w:date="2022-01-09T21:28:00Z">
              <w:r w:rsidDel="00841A90">
                <w:rPr>
                  <w:rFonts w:asciiTheme="minorHAnsi" w:hAnsiTheme="minorHAnsi"/>
                  <w:sz w:val="18"/>
                  <w:szCs w:val="18"/>
                </w:rPr>
                <w:delText>Based on kitchen volume.</w:delText>
              </w:r>
            </w:del>
          </w:p>
        </w:tc>
      </w:tr>
      <w:tr w:rsidR="00264BE7" w:rsidDel="00841A90" w14:paraId="555FFEF7" w14:textId="7D75B078" w:rsidTr="007F1C24">
        <w:trPr>
          <w:trHeight w:val="245"/>
          <w:del w:id="475" w:author="Alhabibi, Haider@Energy" w:date="2022-01-09T21:28:00Z"/>
        </w:trPr>
        <w:tc>
          <w:tcPr>
            <w:tcW w:w="1810" w:type="dxa"/>
            <w:gridSpan w:val="2"/>
            <w:tcBorders>
              <w:top w:val="single" w:sz="4" w:space="0" w:color="000000"/>
              <w:left w:val="single" w:sz="4" w:space="0" w:color="auto"/>
              <w:bottom w:val="single" w:sz="4" w:space="0" w:color="auto"/>
              <w:right w:val="single" w:sz="4" w:space="0" w:color="auto"/>
            </w:tcBorders>
            <w:vAlign w:val="center"/>
            <w:hideMark/>
          </w:tcPr>
          <w:p w14:paraId="0BC3D26B" w14:textId="77DA3AD8" w:rsidR="00264BE7" w:rsidDel="00841A90" w:rsidRDefault="00264BE7" w:rsidP="007F1C24">
            <w:pPr>
              <w:keepNext/>
              <w:suppressAutoHyphens/>
              <w:jc w:val="center"/>
              <w:rPr>
                <w:del w:id="476" w:author="Alhabibi, Haider@Energy" w:date="2022-01-09T21:28:00Z"/>
                <w:rFonts w:asciiTheme="minorHAnsi" w:hAnsiTheme="minorHAnsi"/>
                <w:sz w:val="18"/>
                <w:szCs w:val="18"/>
              </w:rPr>
            </w:pPr>
            <w:del w:id="477" w:author="Alhabibi, Haider@Energy" w:date="2022-01-09T21:28: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hideMark/>
          </w:tcPr>
          <w:p w14:paraId="726BF7CF" w14:textId="31D97E2A" w:rsidR="00264BE7" w:rsidDel="00841A90" w:rsidRDefault="00264BE7" w:rsidP="007F1C24">
            <w:pPr>
              <w:keepNext/>
              <w:suppressAutoHyphens/>
              <w:jc w:val="center"/>
              <w:rPr>
                <w:del w:id="478" w:author="Alhabibi, Haider@Energy" w:date="2022-01-09T21:28:00Z"/>
                <w:rFonts w:asciiTheme="minorHAnsi" w:hAnsiTheme="minorHAnsi"/>
                <w:sz w:val="18"/>
                <w:szCs w:val="18"/>
              </w:rPr>
            </w:pPr>
            <w:del w:id="479" w:author="Alhabibi, Haider@Energy" w:date="2022-01-09T21:28:00Z">
              <w:r w:rsidDel="00841A90">
                <w:rPr>
                  <w:rFonts w:asciiTheme="minorHAnsi" w:hAnsiTheme="minorHAnsi"/>
                  <w:sz w:val="18"/>
                  <w:szCs w:val="18"/>
                </w:rPr>
                <w:delText>20 cfm</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330EAF18" w14:textId="7FC9D823" w:rsidR="00264BE7" w:rsidDel="00841A90" w:rsidRDefault="00264BE7" w:rsidP="007F1C24">
            <w:pPr>
              <w:keepNext/>
              <w:suppressAutoHyphens/>
              <w:jc w:val="center"/>
              <w:rPr>
                <w:del w:id="480" w:author="Alhabibi, Haider@Energy" w:date="2022-01-09T21:28:00Z"/>
                <w:rFonts w:asciiTheme="minorHAnsi" w:hAnsiTheme="minorHAnsi"/>
                <w:sz w:val="18"/>
                <w:szCs w:val="18"/>
              </w:rPr>
            </w:pPr>
          </w:p>
        </w:tc>
      </w:tr>
      <w:tr w:rsidR="00264BE7" w:rsidDel="00841A90" w14:paraId="2C067D8D" w14:textId="2BF78E2F" w:rsidTr="007F1C24">
        <w:trPr>
          <w:trHeight w:val="245"/>
          <w:del w:id="481" w:author="Alhabibi, Haider@Energy" w:date="2022-01-09T21:28:00Z"/>
        </w:trPr>
        <w:tc>
          <w:tcPr>
            <w:tcW w:w="10790" w:type="dxa"/>
            <w:gridSpan w:val="10"/>
            <w:tcBorders>
              <w:top w:val="single" w:sz="4" w:space="0" w:color="000000"/>
              <w:left w:val="single" w:sz="4" w:space="0" w:color="auto"/>
              <w:bottom w:val="single" w:sz="4" w:space="0" w:color="auto"/>
              <w:right w:val="single" w:sz="4" w:space="0" w:color="auto"/>
            </w:tcBorders>
            <w:vAlign w:val="center"/>
            <w:hideMark/>
          </w:tcPr>
          <w:p w14:paraId="5EC51C00" w14:textId="43FCF7BC" w:rsidR="00264BE7" w:rsidDel="00841A90" w:rsidRDefault="00264BE7" w:rsidP="007F1C24">
            <w:pPr>
              <w:keepNext/>
              <w:rPr>
                <w:del w:id="482" w:author="Alhabibi, Haider@Energy" w:date="2022-01-09T21:28:00Z"/>
                <w:rFonts w:asciiTheme="minorHAnsi" w:hAnsiTheme="minorHAnsi"/>
                <w:b/>
                <w:sz w:val="18"/>
                <w:szCs w:val="18"/>
              </w:rPr>
            </w:pPr>
            <w:del w:id="483" w:author="Alhabibi, Haider@Energy" w:date="2022-01-09T21:28:00Z">
              <w:r w:rsidDel="00841A90">
                <w:rPr>
                  <w:rFonts w:asciiTheme="minorHAnsi" w:hAnsiTheme="minorHAnsi"/>
                  <w:b/>
                  <w:sz w:val="18"/>
                  <w:szCs w:val="18"/>
                </w:rPr>
                <w:delText>Table 5.3</w:delText>
              </w:r>
            </w:del>
          </w:p>
          <w:p w14:paraId="4AD016C6" w14:textId="7C7191E9" w:rsidR="00264BE7" w:rsidDel="00841A90" w:rsidRDefault="00264BE7" w:rsidP="007F1C24">
            <w:pPr>
              <w:keepNext/>
              <w:rPr>
                <w:del w:id="484" w:author="Alhabibi, Haider@Energy" w:date="2022-01-09T21:28:00Z"/>
                <w:rFonts w:asciiTheme="minorHAnsi" w:hAnsiTheme="minorHAnsi"/>
                <w:sz w:val="18"/>
                <w:szCs w:val="18"/>
              </w:rPr>
            </w:pPr>
            <w:del w:id="485" w:author="Alhabibi, Haider@Energy" w:date="2022-01-09T21:28:00Z">
              <w:r w:rsidDel="00841A90">
                <w:rPr>
                  <w:rFonts w:asciiTheme="minorHAnsi" w:hAnsiTheme="minorHAnsi"/>
                  <w:b/>
                  <w:sz w:val="18"/>
                  <w:szCs w:val="18"/>
                </w:rPr>
                <w:delText>Prescriptive Duct Sizing Requirements</w:delText>
              </w:r>
            </w:del>
          </w:p>
        </w:tc>
      </w:tr>
      <w:tr w:rsidR="00264BE7" w:rsidDel="00841A90" w14:paraId="5DA451E7" w14:textId="2DDEF670" w:rsidTr="007F1C24">
        <w:trPr>
          <w:trHeight w:val="245"/>
          <w:del w:id="486" w:author="Alhabibi, Haider@Energy" w:date="2022-01-09T21:28:00Z"/>
        </w:trPr>
        <w:tc>
          <w:tcPr>
            <w:tcW w:w="1628" w:type="dxa"/>
            <w:tcBorders>
              <w:top w:val="single" w:sz="4" w:space="0" w:color="000000"/>
              <w:left w:val="single" w:sz="4" w:space="0" w:color="auto"/>
              <w:bottom w:val="single" w:sz="4" w:space="0" w:color="auto"/>
              <w:right w:val="single" w:sz="4" w:space="0" w:color="auto"/>
            </w:tcBorders>
            <w:vAlign w:val="bottom"/>
            <w:hideMark/>
          </w:tcPr>
          <w:p w14:paraId="100B58FA" w14:textId="1CC75F1A" w:rsidR="00264BE7" w:rsidDel="00841A90" w:rsidRDefault="00264BE7" w:rsidP="007F1C24">
            <w:pPr>
              <w:keepNext/>
              <w:jc w:val="center"/>
              <w:rPr>
                <w:del w:id="487" w:author="Alhabibi, Haider@Energy" w:date="2022-01-09T21:28:00Z"/>
                <w:rFonts w:asciiTheme="minorHAnsi" w:hAnsiTheme="minorHAnsi"/>
                <w:sz w:val="18"/>
                <w:szCs w:val="18"/>
              </w:rPr>
            </w:pPr>
            <w:del w:id="488" w:author="Alhabibi, Haider@Energy" w:date="2022-01-09T21:28:00Z">
              <w:r w:rsidDel="00841A90">
                <w:rPr>
                  <w:rFonts w:asciiTheme="minorHAnsi" w:hAnsiTheme="minorHAnsi"/>
                  <w:sz w:val="18"/>
                  <w:szCs w:val="18"/>
                </w:rPr>
                <w:delText>Duct Type</w:delText>
              </w:r>
            </w:del>
          </w:p>
        </w:tc>
        <w:tc>
          <w:tcPr>
            <w:tcW w:w="4595" w:type="dxa"/>
            <w:gridSpan w:val="5"/>
            <w:tcBorders>
              <w:top w:val="single" w:sz="4" w:space="0" w:color="auto"/>
              <w:left w:val="single" w:sz="4" w:space="0" w:color="auto"/>
              <w:bottom w:val="single" w:sz="4" w:space="0" w:color="auto"/>
              <w:right w:val="single" w:sz="4" w:space="0" w:color="auto"/>
            </w:tcBorders>
            <w:vAlign w:val="bottom"/>
            <w:hideMark/>
          </w:tcPr>
          <w:p w14:paraId="1E611EA0" w14:textId="12BBAFAB" w:rsidR="00264BE7" w:rsidDel="00841A90" w:rsidRDefault="00264BE7" w:rsidP="007F1C24">
            <w:pPr>
              <w:keepNext/>
              <w:jc w:val="center"/>
              <w:rPr>
                <w:del w:id="489" w:author="Alhabibi, Haider@Energy" w:date="2022-01-09T21:28:00Z"/>
                <w:rFonts w:asciiTheme="minorHAnsi" w:hAnsiTheme="minorHAnsi"/>
                <w:sz w:val="18"/>
                <w:szCs w:val="18"/>
              </w:rPr>
            </w:pPr>
            <w:del w:id="490" w:author="Alhabibi, Haider@Energy" w:date="2022-01-09T21:28: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hideMark/>
          </w:tcPr>
          <w:p w14:paraId="0EE0B59F" w14:textId="7D75DE52" w:rsidR="00264BE7" w:rsidDel="00841A90" w:rsidRDefault="00264BE7" w:rsidP="007F1C24">
            <w:pPr>
              <w:keepNext/>
              <w:jc w:val="center"/>
              <w:rPr>
                <w:del w:id="491" w:author="Alhabibi, Haider@Energy" w:date="2022-01-09T21:28:00Z"/>
                <w:rFonts w:asciiTheme="minorHAnsi" w:hAnsiTheme="minorHAnsi"/>
                <w:sz w:val="18"/>
                <w:szCs w:val="18"/>
              </w:rPr>
            </w:pPr>
            <w:del w:id="492" w:author="Alhabibi, Haider@Energy" w:date="2022-01-09T21:28:00Z">
              <w:r w:rsidDel="00841A90">
                <w:rPr>
                  <w:rFonts w:asciiTheme="minorHAnsi" w:hAnsiTheme="minorHAnsi"/>
                  <w:sz w:val="18"/>
                  <w:szCs w:val="18"/>
                </w:rPr>
                <w:delText>Smooth Duct</w:delText>
              </w:r>
            </w:del>
          </w:p>
        </w:tc>
      </w:tr>
      <w:tr w:rsidR="00264BE7" w:rsidDel="00841A90" w14:paraId="63F7F668" w14:textId="7DE54240" w:rsidTr="00841A90">
        <w:trPr>
          <w:trHeight w:val="432"/>
          <w:del w:id="493" w:author="Alhabibi, Haider@Energy" w:date="2022-01-09T21:28:00Z"/>
        </w:trPr>
        <w:tc>
          <w:tcPr>
            <w:tcW w:w="1628" w:type="dxa"/>
            <w:tcBorders>
              <w:top w:val="single" w:sz="4" w:space="0" w:color="auto"/>
              <w:left w:val="single" w:sz="4" w:space="0" w:color="auto"/>
              <w:bottom w:val="single" w:sz="4" w:space="0" w:color="auto"/>
              <w:right w:val="single" w:sz="4" w:space="0" w:color="auto"/>
            </w:tcBorders>
            <w:hideMark/>
          </w:tcPr>
          <w:p w14:paraId="03E6ED27" w14:textId="2749B6E4" w:rsidR="00264BE7" w:rsidDel="00841A90" w:rsidRDefault="00264BE7" w:rsidP="007F1C24">
            <w:pPr>
              <w:keepNext/>
              <w:jc w:val="center"/>
              <w:rPr>
                <w:del w:id="494" w:author="Alhabibi, Haider@Energy" w:date="2022-01-09T21:28:00Z"/>
                <w:rFonts w:asciiTheme="minorHAnsi" w:hAnsiTheme="minorHAnsi"/>
                <w:sz w:val="18"/>
                <w:szCs w:val="18"/>
              </w:rPr>
            </w:pPr>
            <w:del w:id="495" w:author="Alhabibi, Haider@Energy" w:date="2022-01-09T21:28:00Z">
              <w:r w:rsidDel="00841A90">
                <w:rPr>
                  <w:rFonts w:asciiTheme="minorHAnsi" w:hAnsiTheme="minorHAnsi"/>
                  <w:color w:val="000000"/>
                  <w:sz w:val="18"/>
                  <w:szCs w:val="18"/>
                </w:rPr>
                <w:delText>F</w:delText>
              </w:r>
              <w:r w:rsidDel="00841A90">
                <w:rPr>
                  <w:rFonts w:asciiTheme="minorHAnsi" w:hAnsiTheme="minorHAnsi"/>
                  <w:sz w:val="18"/>
                  <w:szCs w:val="18"/>
                </w:rPr>
                <w:delText>an Rating cfm @ 0.25 in. w.g.</w:delText>
              </w:r>
            </w:del>
          </w:p>
        </w:tc>
        <w:tc>
          <w:tcPr>
            <w:tcW w:w="1136" w:type="dxa"/>
            <w:gridSpan w:val="2"/>
            <w:tcBorders>
              <w:top w:val="single" w:sz="4" w:space="0" w:color="auto"/>
              <w:left w:val="single" w:sz="4" w:space="0" w:color="auto"/>
              <w:bottom w:val="single" w:sz="4" w:space="0" w:color="auto"/>
              <w:right w:val="single" w:sz="4" w:space="0" w:color="auto"/>
            </w:tcBorders>
            <w:hideMark/>
          </w:tcPr>
          <w:p w14:paraId="4D24A9AA" w14:textId="029E07FB" w:rsidR="00264BE7" w:rsidRPr="003C0A11" w:rsidDel="00841A90" w:rsidRDefault="00264BE7" w:rsidP="007F1C24">
            <w:pPr>
              <w:keepNext/>
              <w:suppressAutoHyphens/>
              <w:spacing w:before="240"/>
              <w:jc w:val="center"/>
              <w:rPr>
                <w:del w:id="496" w:author="Alhabibi, Haider@Energy" w:date="2022-01-09T21:28:00Z"/>
                <w:rFonts w:ascii="MS Mincho" w:hAnsi="MS Mincho" w:cs="MS Mincho"/>
                <w:sz w:val="18"/>
                <w:szCs w:val="18"/>
                <w:lang w:eastAsia="zh-CN"/>
                <w:rPrChange w:id="497" w:author="Alhabibi, Haider@Energy" w:date="2022-01-09T19:53:00Z">
                  <w:rPr>
                    <w:del w:id="498" w:author="Alhabibi, Haider@Energy" w:date="2022-01-09T21:28:00Z"/>
                    <w:rFonts w:asciiTheme="minorHAnsi" w:hAnsiTheme="minorHAnsi"/>
                    <w:sz w:val="18"/>
                    <w:szCs w:val="18"/>
                  </w:rPr>
                </w:rPrChange>
              </w:rPr>
            </w:pPr>
            <w:del w:id="499" w:author="Alhabibi, Haider@Energy" w:date="2022-01-09T21:28:00Z">
              <w:r w:rsidDel="00841A90">
                <w:rPr>
                  <w:rFonts w:asciiTheme="minorHAnsi" w:hAnsiTheme="minorHAnsi"/>
                  <w:sz w:val="18"/>
                  <w:szCs w:val="18"/>
                </w:rPr>
                <w:delText>50</w:delText>
              </w:r>
            </w:del>
          </w:p>
        </w:tc>
        <w:tc>
          <w:tcPr>
            <w:tcW w:w="1281" w:type="dxa"/>
            <w:tcBorders>
              <w:top w:val="single" w:sz="4" w:space="0" w:color="auto"/>
              <w:left w:val="single" w:sz="4" w:space="0" w:color="auto"/>
              <w:bottom w:val="single" w:sz="4" w:space="0" w:color="auto"/>
              <w:right w:val="single" w:sz="4" w:space="0" w:color="auto"/>
            </w:tcBorders>
            <w:hideMark/>
          </w:tcPr>
          <w:p w14:paraId="128DB6F4" w14:textId="67DC04EF" w:rsidR="00264BE7" w:rsidDel="00841A90" w:rsidRDefault="00264BE7" w:rsidP="007F1C24">
            <w:pPr>
              <w:keepNext/>
              <w:suppressAutoHyphens/>
              <w:spacing w:before="240"/>
              <w:jc w:val="center"/>
              <w:rPr>
                <w:del w:id="500" w:author="Alhabibi, Haider@Energy" w:date="2022-01-09T21:28:00Z"/>
                <w:rFonts w:asciiTheme="minorHAnsi" w:hAnsiTheme="minorHAnsi"/>
                <w:sz w:val="18"/>
                <w:szCs w:val="18"/>
              </w:rPr>
            </w:pPr>
            <w:del w:id="501" w:author="Alhabibi, Haider@Energy" w:date="2022-01-09T21:28:00Z">
              <w:r w:rsidDel="00841A90">
                <w:rPr>
                  <w:rFonts w:asciiTheme="minorHAnsi" w:hAnsiTheme="minorHAnsi"/>
                  <w:sz w:val="18"/>
                  <w:szCs w:val="18"/>
                </w:rPr>
                <w:delText>80</w:delText>
              </w:r>
            </w:del>
          </w:p>
        </w:tc>
        <w:tc>
          <w:tcPr>
            <w:tcW w:w="1002" w:type="dxa"/>
            <w:tcBorders>
              <w:top w:val="single" w:sz="4" w:space="0" w:color="auto"/>
              <w:left w:val="single" w:sz="4" w:space="0" w:color="auto"/>
              <w:bottom w:val="single" w:sz="4" w:space="0" w:color="auto"/>
              <w:right w:val="single" w:sz="4" w:space="0" w:color="auto"/>
            </w:tcBorders>
            <w:hideMark/>
          </w:tcPr>
          <w:p w14:paraId="61B05A19" w14:textId="319F51E9" w:rsidR="00264BE7" w:rsidDel="00841A90" w:rsidRDefault="00264BE7" w:rsidP="007F1C24">
            <w:pPr>
              <w:keepNext/>
              <w:suppressAutoHyphens/>
              <w:spacing w:before="240"/>
              <w:jc w:val="center"/>
              <w:rPr>
                <w:del w:id="502" w:author="Alhabibi, Haider@Energy" w:date="2022-01-09T21:28:00Z"/>
                <w:rFonts w:asciiTheme="minorHAnsi" w:hAnsiTheme="minorHAnsi"/>
                <w:sz w:val="18"/>
                <w:szCs w:val="18"/>
              </w:rPr>
            </w:pPr>
            <w:del w:id="503" w:author="Alhabibi, Haider@Energy" w:date="2022-01-09T21:28:00Z">
              <w:r w:rsidDel="00841A90">
                <w:rPr>
                  <w:rFonts w:asciiTheme="minorHAnsi" w:hAnsiTheme="minorHAnsi"/>
                  <w:sz w:val="18"/>
                  <w:szCs w:val="18"/>
                </w:rPr>
                <w:delText>100</w:delText>
              </w:r>
            </w:del>
          </w:p>
        </w:tc>
        <w:tc>
          <w:tcPr>
            <w:tcW w:w="1176" w:type="dxa"/>
            <w:tcBorders>
              <w:top w:val="single" w:sz="4" w:space="0" w:color="auto"/>
              <w:left w:val="single" w:sz="4" w:space="0" w:color="auto"/>
              <w:bottom w:val="single" w:sz="4" w:space="0" w:color="auto"/>
              <w:right w:val="single" w:sz="4" w:space="0" w:color="auto"/>
            </w:tcBorders>
            <w:hideMark/>
          </w:tcPr>
          <w:p w14:paraId="457D5868" w14:textId="15A63D08" w:rsidR="00264BE7" w:rsidDel="00841A90" w:rsidRDefault="00264BE7" w:rsidP="007F1C24">
            <w:pPr>
              <w:keepNext/>
              <w:suppressAutoHyphens/>
              <w:spacing w:before="240"/>
              <w:jc w:val="center"/>
              <w:rPr>
                <w:del w:id="504" w:author="Alhabibi, Haider@Energy" w:date="2022-01-09T21:28:00Z"/>
                <w:rFonts w:asciiTheme="minorHAnsi" w:hAnsiTheme="minorHAnsi"/>
                <w:sz w:val="18"/>
                <w:szCs w:val="18"/>
              </w:rPr>
            </w:pPr>
            <w:del w:id="505" w:author="Alhabibi, Haider@Energy" w:date="2022-01-09T21:28:00Z">
              <w:r w:rsidDel="00841A90">
                <w:rPr>
                  <w:rFonts w:asciiTheme="minorHAnsi" w:hAnsiTheme="minorHAnsi"/>
                  <w:sz w:val="18"/>
                  <w:szCs w:val="18"/>
                </w:rPr>
                <w:delText>125</w:delText>
              </w:r>
            </w:del>
          </w:p>
        </w:tc>
        <w:tc>
          <w:tcPr>
            <w:tcW w:w="1114" w:type="dxa"/>
            <w:tcBorders>
              <w:top w:val="single" w:sz="4" w:space="0" w:color="auto"/>
              <w:left w:val="single" w:sz="4" w:space="0" w:color="auto"/>
              <w:bottom w:val="single" w:sz="4" w:space="0" w:color="auto"/>
              <w:right w:val="single" w:sz="4" w:space="0" w:color="auto"/>
            </w:tcBorders>
            <w:hideMark/>
          </w:tcPr>
          <w:p w14:paraId="74B57A20" w14:textId="4102846C" w:rsidR="00264BE7" w:rsidDel="00841A90" w:rsidRDefault="00264BE7" w:rsidP="007F1C24">
            <w:pPr>
              <w:keepNext/>
              <w:suppressAutoHyphens/>
              <w:spacing w:before="240"/>
              <w:jc w:val="center"/>
              <w:rPr>
                <w:del w:id="506" w:author="Alhabibi, Haider@Energy" w:date="2022-01-09T21:28:00Z"/>
                <w:rFonts w:asciiTheme="minorHAnsi" w:hAnsiTheme="minorHAnsi"/>
                <w:sz w:val="18"/>
                <w:szCs w:val="18"/>
              </w:rPr>
            </w:pPr>
            <w:del w:id="507" w:author="Alhabibi, Haider@Energy" w:date="2022-01-09T21:28:00Z">
              <w:r w:rsidDel="00841A90">
                <w:rPr>
                  <w:rFonts w:asciiTheme="minorHAnsi" w:hAnsiTheme="minorHAnsi"/>
                  <w:sz w:val="18"/>
                  <w:szCs w:val="18"/>
                </w:rPr>
                <w:delText>50</w:delText>
              </w:r>
            </w:del>
          </w:p>
        </w:tc>
        <w:tc>
          <w:tcPr>
            <w:tcW w:w="1145" w:type="dxa"/>
            <w:tcBorders>
              <w:top w:val="single" w:sz="4" w:space="0" w:color="auto"/>
              <w:left w:val="single" w:sz="4" w:space="0" w:color="auto"/>
              <w:bottom w:val="single" w:sz="4" w:space="0" w:color="auto"/>
              <w:right w:val="single" w:sz="4" w:space="0" w:color="auto"/>
            </w:tcBorders>
            <w:hideMark/>
          </w:tcPr>
          <w:p w14:paraId="711B107D" w14:textId="27C4038A" w:rsidR="00264BE7" w:rsidDel="00841A90" w:rsidRDefault="00264BE7" w:rsidP="007F1C24">
            <w:pPr>
              <w:keepNext/>
              <w:suppressAutoHyphens/>
              <w:spacing w:before="240"/>
              <w:jc w:val="center"/>
              <w:rPr>
                <w:del w:id="508" w:author="Alhabibi, Haider@Energy" w:date="2022-01-09T21:28:00Z"/>
                <w:rFonts w:asciiTheme="minorHAnsi" w:hAnsiTheme="minorHAnsi"/>
                <w:sz w:val="18"/>
                <w:szCs w:val="18"/>
              </w:rPr>
            </w:pPr>
            <w:del w:id="509" w:author="Alhabibi, Haider@Energy" w:date="2022-01-09T21:28:00Z">
              <w:r w:rsidDel="00841A90">
                <w:rPr>
                  <w:rFonts w:asciiTheme="minorHAnsi" w:hAnsiTheme="minorHAnsi"/>
                  <w:sz w:val="18"/>
                  <w:szCs w:val="18"/>
                </w:rPr>
                <w:delText>80</w:delText>
              </w:r>
            </w:del>
          </w:p>
        </w:tc>
        <w:tc>
          <w:tcPr>
            <w:tcW w:w="1145" w:type="dxa"/>
            <w:tcBorders>
              <w:top w:val="single" w:sz="4" w:space="0" w:color="auto"/>
              <w:left w:val="single" w:sz="4" w:space="0" w:color="auto"/>
              <w:bottom w:val="single" w:sz="4" w:space="0" w:color="auto"/>
              <w:right w:val="single" w:sz="4" w:space="0" w:color="auto"/>
            </w:tcBorders>
            <w:hideMark/>
          </w:tcPr>
          <w:p w14:paraId="365476C9" w14:textId="1A9EDE1E" w:rsidR="00264BE7" w:rsidDel="00841A90" w:rsidRDefault="00264BE7" w:rsidP="007F1C24">
            <w:pPr>
              <w:keepNext/>
              <w:suppressAutoHyphens/>
              <w:spacing w:before="240"/>
              <w:jc w:val="center"/>
              <w:rPr>
                <w:del w:id="510" w:author="Alhabibi, Haider@Energy" w:date="2022-01-09T21:28:00Z"/>
                <w:rFonts w:asciiTheme="minorHAnsi" w:hAnsiTheme="minorHAnsi"/>
                <w:sz w:val="18"/>
                <w:szCs w:val="18"/>
              </w:rPr>
            </w:pPr>
            <w:del w:id="511" w:author="Alhabibi, Haider@Energy" w:date="2022-01-09T21:28:00Z">
              <w:r w:rsidDel="00841A90">
                <w:rPr>
                  <w:rFonts w:asciiTheme="minorHAnsi" w:hAnsiTheme="minorHAnsi"/>
                  <w:sz w:val="18"/>
                  <w:szCs w:val="18"/>
                </w:rPr>
                <w:delText>100</w:delText>
              </w:r>
            </w:del>
          </w:p>
        </w:tc>
        <w:tc>
          <w:tcPr>
            <w:tcW w:w="1163" w:type="dxa"/>
            <w:tcBorders>
              <w:top w:val="single" w:sz="4" w:space="0" w:color="auto"/>
              <w:left w:val="single" w:sz="4" w:space="0" w:color="auto"/>
              <w:bottom w:val="single" w:sz="4" w:space="0" w:color="auto"/>
              <w:right w:val="single" w:sz="4" w:space="0" w:color="auto"/>
            </w:tcBorders>
            <w:hideMark/>
          </w:tcPr>
          <w:p w14:paraId="615DBBBC" w14:textId="51D89BFE" w:rsidR="00264BE7" w:rsidDel="00841A90" w:rsidRDefault="00264BE7" w:rsidP="007F1C24">
            <w:pPr>
              <w:keepNext/>
              <w:suppressAutoHyphens/>
              <w:spacing w:before="240"/>
              <w:jc w:val="center"/>
              <w:rPr>
                <w:del w:id="512" w:author="Alhabibi, Haider@Energy" w:date="2022-01-09T21:28:00Z"/>
                <w:rFonts w:asciiTheme="minorHAnsi" w:hAnsiTheme="minorHAnsi"/>
                <w:sz w:val="18"/>
                <w:szCs w:val="18"/>
              </w:rPr>
            </w:pPr>
            <w:del w:id="513" w:author="Alhabibi, Haider@Energy" w:date="2022-01-09T21:28:00Z">
              <w:r w:rsidDel="00841A90">
                <w:rPr>
                  <w:rFonts w:asciiTheme="minorHAnsi" w:hAnsiTheme="minorHAnsi"/>
                  <w:sz w:val="18"/>
                  <w:szCs w:val="18"/>
                </w:rPr>
                <w:delText>125</w:delText>
              </w:r>
            </w:del>
          </w:p>
        </w:tc>
      </w:tr>
      <w:tr w:rsidR="00264BE7" w:rsidDel="00841A90" w14:paraId="6972B0BB" w14:textId="35393D64" w:rsidTr="007F1C24">
        <w:trPr>
          <w:trHeight w:val="269"/>
          <w:del w:id="514"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center"/>
          </w:tcPr>
          <w:p w14:paraId="3AB4EF30" w14:textId="5F2B8F6D" w:rsidR="00264BE7" w:rsidDel="00841A90" w:rsidRDefault="00264BE7" w:rsidP="007F1C24">
            <w:pPr>
              <w:keepNext/>
              <w:jc w:val="center"/>
              <w:rPr>
                <w:del w:id="515" w:author="Alhabibi, Haider@Energy" w:date="2022-01-09T21:28:00Z"/>
                <w:rFonts w:asciiTheme="minorHAnsi" w:hAnsiTheme="minorHAnsi"/>
                <w:sz w:val="18"/>
                <w:szCs w:val="18"/>
              </w:rPr>
            </w:pPr>
          </w:p>
        </w:tc>
        <w:tc>
          <w:tcPr>
            <w:tcW w:w="9162" w:type="dxa"/>
            <w:gridSpan w:val="9"/>
            <w:tcBorders>
              <w:top w:val="single" w:sz="4" w:space="0" w:color="auto"/>
              <w:left w:val="single" w:sz="4" w:space="0" w:color="auto"/>
              <w:bottom w:val="single" w:sz="4" w:space="0" w:color="auto"/>
              <w:right w:val="single" w:sz="4" w:space="0" w:color="auto"/>
            </w:tcBorders>
            <w:vAlign w:val="center"/>
            <w:hideMark/>
          </w:tcPr>
          <w:p w14:paraId="4A48E47F" w14:textId="618B39E7" w:rsidR="00264BE7" w:rsidDel="00841A90" w:rsidRDefault="00264BE7" w:rsidP="007F1C24">
            <w:pPr>
              <w:keepNext/>
              <w:jc w:val="center"/>
              <w:rPr>
                <w:del w:id="516" w:author="Alhabibi, Haider@Energy" w:date="2022-01-09T21:28:00Z"/>
                <w:rFonts w:asciiTheme="minorHAnsi" w:hAnsiTheme="minorHAnsi"/>
                <w:sz w:val="18"/>
                <w:szCs w:val="18"/>
              </w:rPr>
            </w:pPr>
            <w:del w:id="517" w:author="Alhabibi, Haider@Energy" w:date="2022-01-09T21:28:00Z">
              <w:r w:rsidDel="00841A90">
                <w:rPr>
                  <w:rFonts w:asciiTheme="minorHAnsi" w:hAnsiTheme="minorHAnsi"/>
                  <w:sz w:val="18"/>
                  <w:szCs w:val="18"/>
                </w:rPr>
                <w:delText>Maximum Allowable Duct Length (ft)</w:delText>
              </w:r>
            </w:del>
          </w:p>
        </w:tc>
      </w:tr>
      <w:tr w:rsidR="00264BE7" w:rsidDel="00841A90" w14:paraId="3A7A71D7" w14:textId="6DAC637C" w:rsidTr="007F1C24">
        <w:trPr>
          <w:trHeight w:val="245"/>
          <w:del w:id="518" w:author="Alhabibi, Haider@Energy" w:date="2022-01-09T21:28:00Z"/>
        </w:trPr>
        <w:tc>
          <w:tcPr>
            <w:tcW w:w="1628" w:type="dxa"/>
            <w:tcBorders>
              <w:top w:val="single" w:sz="4" w:space="0" w:color="000000"/>
              <w:left w:val="single" w:sz="4" w:space="0" w:color="auto"/>
              <w:bottom w:val="single" w:sz="4" w:space="0" w:color="auto"/>
              <w:right w:val="single" w:sz="4" w:space="0" w:color="auto"/>
            </w:tcBorders>
            <w:vAlign w:val="bottom"/>
            <w:hideMark/>
          </w:tcPr>
          <w:p w14:paraId="6FF2D28B" w14:textId="2591BEEC" w:rsidR="00264BE7" w:rsidDel="00841A90" w:rsidRDefault="00264BE7" w:rsidP="007F1C24">
            <w:pPr>
              <w:keepNext/>
              <w:jc w:val="center"/>
              <w:rPr>
                <w:del w:id="519" w:author="Alhabibi, Haider@Energy" w:date="2022-01-09T21:28:00Z"/>
                <w:rFonts w:asciiTheme="minorHAnsi" w:hAnsiTheme="minorHAnsi"/>
                <w:sz w:val="18"/>
                <w:szCs w:val="18"/>
              </w:rPr>
            </w:pPr>
            <w:del w:id="520" w:author="Alhabibi, Haider@Energy" w:date="2022-01-09T21:28:00Z">
              <w:r w:rsidDel="00841A90">
                <w:rPr>
                  <w:rFonts w:asciiTheme="minorHAnsi" w:hAnsiTheme="minorHAnsi"/>
                  <w:sz w:val="18"/>
                  <w:szCs w:val="18"/>
                </w:rPr>
                <w:lastRenderedPageBreak/>
                <w:delText>Diameter, (in)</w:delText>
              </w:r>
            </w:del>
          </w:p>
        </w:tc>
        <w:tc>
          <w:tcPr>
            <w:tcW w:w="4595" w:type="dxa"/>
            <w:gridSpan w:val="5"/>
            <w:tcBorders>
              <w:top w:val="single" w:sz="4" w:space="0" w:color="auto"/>
              <w:left w:val="single" w:sz="4" w:space="0" w:color="auto"/>
              <w:bottom w:val="single" w:sz="4" w:space="0" w:color="auto"/>
              <w:right w:val="single" w:sz="4" w:space="0" w:color="auto"/>
            </w:tcBorders>
            <w:vAlign w:val="bottom"/>
            <w:hideMark/>
          </w:tcPr>
          <w:p w14:paraId="51840BD1" w14:textId="7DC18ADD" w:rsidR="00264BE7" w:rsidDel="00841A90" w:rsidRDefault="00264BE7" w:rsidP="007F1C24">
            <w:pPr>
              <w:keepNext/>
              <w:jc w:val="center"/>
              <w:rPr>
                <w:del w:id="521" w:author="Alhabibi, Haider@Energy" w:date="2022-01-09T21:28:00Z"/>
                <w:rFonts w:asciiTheme="minorHAnsi" w:hAnsiTheme="minorHAnsi"/>
                <w:sz w:val="18"/>
                <w:szCs w:val="18"/>
              </w:rPr>
            </w:pPr>
            <w:del w:id="522" w:author="Alhabibi, Haider@Energy" w:date="2022-01-09T21:28: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hideMark/>
          </w:tcPr>
          <w:p w14:paraId="51C62B5D" w14:textId="6ADAF9C1" w:rsidR="00264BE7" w:rsidDel="00841A90" w:rsidRDefault="00264BE7" w:rsidP="007F1C24">
            <w:pPr>
              <w:keepNext/>
              <w:jc w:val="center"/>
              <w:rPr>
                <w:del w:id="523" w:author="Alhabibi, Haider@Energy" w:date="2022-01-09T21:28:00Z"/>
                <w:rFonts w:asciiTheme="minorHAnsi" w:hAnsiTheme="minorHAnsi"/>
                <w:sz w:val="18"/>
                <w:szCs w:val="18"/>
              </w:rPr>
            </w:pPr>
            <w:del w:id="524" w:author="Alhabibi, Haider@Energy" w:date="2022-01-09T21:28:00Z">
              <w:r w:rsidDel="00841A90">
                <w:rPr>
                  <w:rFonts w:asciiTheme="minorHAnsi" w:hAnsiTheme="minorHAnsi"/>
                  <w:sz w:val="18"/>
                  <w:szCs w:val="18"/>
                </w:rPr>
                <w:delText>Smooth Duct</w:delText>
              </w:r>
            </w:del>
          </w:p>
        </w:tc>
      </w:tr>
      <w:tr w:rsidR="00264BE7" w:rsidDel="00841A90" w14:paraId="7638FE82" w14:textId="5F9E7FD5" w:rsidTr="00841A90">
        <w:trPr>
          <w:trHeight w:val="245"/>
          <w:del w:id="525" w:author="Alhabibi, Haider@Energy" w:date="2022-01-09T21:28:00Z"/>
        </w:trPr>
        <w:tc>
          <w:tcPr>
            <w:tcW w:w="1628" w:type="dxa"/>
            <w:tcBorders>
              <w:top w:val="single" w:sz="4" w:space="0" w:color="000000"/>
              <w:left w:val="single" w:sz="4" w:space="0" w:color="auto"/>
              <w:bottom w:val="single" w:sz="4" w:space="0" w:color="auto"/>
              <w:right w:val="single" w:sz="4" w:space="0" w:color="auto"/>
            </w:tcBorders>
            <w:vAlign w:val="bottom"/>
            <w:hideMark/>
          </w:tcPr>
          <w:p w14:paraId="066E23E5" w14:textId="646EC160" w:rsidR="00264BE7" w:rsidDel="00841A90" w:rsidRDefault="00264BE7" w:rsidP="007F1C24">
            <w:pPr>
              <w:keepNext/>
              <w:jc w:val="center"/>
              <w:rPr>
                <w:del w:id="526" w:author="Alhabibi, Haider@Energy" w:date="2022-01-09T21:28:00Z"/>
                <w:rFonts w:asciiTheme="minorHAnsi" w:hAnsiTheme="minorHAnsi"/>
                <w:sz w:val="18"/>
                <w:szCs w:val="18"/>
              </w:rPr>
            </w:pPr>
            <w:del w:id="527" w:author="Alhabibi, Haider@Energy" w:date="2022-01-09T21:28:00Z">
              <w:r w:rsidDel="00841A90">
                <w:rPr>
                  <w:rFonts w:asciiTheme="minorHAnsi" w:hAnsiTheme="minorHAnsi"/>
                  <w:sz w:val="18"/>
                  <w:szCs w:val="18"/>
                </w:rPr>
                <w:delText>3</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4A63B30D" w14:textId="1E56286C" w:rsidR="00264BE7" w:rsidDel="00841A90" w:rsidRDefault="00264BE7" w:rsidP="007F1C24">
            <w:pPr>
              <w:keepNext/>
              <w:jc w:val="center"/>
              <w:rPr>
                <w:del w:id="528" w:author="Alhabibi, Haider@Energy" w:date="2022-01-09T21:28:00Z"/>
                <w:rFonts w:asciiTheme="minorHAnsi" w:hAnsiTheme="minorHAnsi"/>
                <w:sz w:val="18"/>
                <w:szCs w:val="18"/>
              </w:rPr>
            </w:pPr>
            <w:del w:id="529" w:author="Alhabibi, Haider@Energy" w:date="2022-01-09T21:28:00Z">
              <w:r w:rsidDel="00841A90">
                <w:rPr>
                  <w:rFonts w:asciiTheme="minorHAnsi" w:hAnsiTheme="minorHAnsi"/>
                  <w:sz w:val="18"/>
                  <w:szCs w:val="18"/>
                </w:rPr>
                <w:delText>X</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6DD8CFAA" w14:textId="03C9F502" w:rsidR="00264BE7" w:rsidDel="00841A90" w:rsidRDefault="00264BE7" w:rsidP="007F1C24">
            <w:pPr>
              <w:keepNext/>
              <w:jc w:val="center"/>
              <w:rPr>
                <w:del w:id="530" w:author="Alhabibi, Haider@Energy" w:date="2022-01-09T21:28:00Z"/>
                <w:rFonts w:asciiTheme="minorHAnsi" w:hAnsiTheme="minorHAnsi"/>
                <w:color w:val="000000"/>
                <w:sz w:val="18"/>
                <w:szCs w:val="18"/>
              </w:rPr>
            </w:pPr>
            <w:del w:id="531" w:author="Alhabibi, Haider@Energy" w:date="2022-01-09T21:28:00Z">
              <w:r w:rsidDel="00841A90">
                <w:rPr>
                  <w:rFonts w:asciiTheme="minorHAnsi" w:hAnsiTheme="minorHAnsi"/>
                  <w:sz w:val="18"/>
                  <w:szCs w:val="18"/>
                </w:rPr>
                <w:delText>X</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31A393B6" w14:textId="3B5418A8" w:rsidR="00264BE7" w:rsidDel="00841A90" w:rsidRDefault="00264BE7" w:rsidP="007F1C24">
            <w:pPr>
              <w:keepNext/>
              <w:jc w:val="center"/>
              <w:rPr>
                <w:del w:id="532" w:author="Alhabibi, Haider@Energy" w:date="2022-01-09T21:28:00Z"/>
                <w:rFonts w:asciiTheme="minorHAnsi" w:hAnsiTheme="minorHAnsi"/>
                <w:sz w:val="18"/>
                <w:szCs w:val="18"/>
              </w:rPr>
            </w:pPr>
            <w:del w:id="533" w:author="Alhabibi, Haider@Energy" w:date="2022-01-09T21:28: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6B6676C5" w14:textId="30FFF2E8" w:rsidR="00264BE7" w:rsidDel="00841A90" w:rsidRDefault="00264BE7" w:rsidP="007F1C24">
            <w:pPr>
              <w:keepNext/>
              <w:jc w:val="center"/>
              <w:rPr>
                <w:del w:id="534" w:author="Alhabibi, Haider@Energy" w:date="2022-01-09T21:28:00Z"/>
                <w:rFonts w:asciiTheme="minorHAnsi" w:hAnsiTheme="minorHAnsi"/>
                <w:sz w:val="18"/>
                <w:szCs w:val="18"/>
              </w:rPr>
            </w:pPr>
            <w:del w:id="535" w:author="Alhabibi, Haider@Energy" w:date="2022-01-09T21:28: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54E7529C" w14:textId="08C466B2" w:rsidR="00264BE7" w:rsidDel="00841A90" w:rsidRDefault="00264BE7" w:rsidP="007F1C24">
            <w:pPr>
              <w:keepNext/>
              <w:jc w:val="center"/>
              <w:rPr>
                <w:del w:id="536" w:author="Alhabibi, Haider@Energy" w:date="2022-01-09T21:28:00Z"/>
                <w:rFonts w:asciiTheme="minorHAnsi" w:hAnsiTheme="minorHAnsi"/>
                <w:sz w:val="18"/>
                <w:szCs w:val="18"/>
              </w:rPr>
            </w:pPr>
            <w:del w:id="537" w:author="Alhabibi, Haider@Energy" w:date="2022-01-09T21:28:00Z">
              <w:r w:rsidDel="00841A90">
                <w:rPr>
                  <w:rFonts w:asciiTheme="minorHAnsi" w:hAnsiTheme="minorHAnsi"/>
                  <w:sz w:val="18"/>
                  <w:szCs w:val="18"/>
                </w:rPr>
                <w:delText>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49590C01" w14:textId="4EA0500A" w:rsidR="00264BE7" w:rsidDel="00841A90" w:rsidRDefault="00264BE7" w:rsidP="007F1C24">
            <w:pPr>
              <w:keepNext/>
              <w:jc w:val="center"/>
              <w:rPr>
                <w:del w:id="538" w:author="Alhabibi, Haider@Energy" w:date="2022-01-09T21:28:00Z"/>
                <w:rFonts w:asciiTheme="minorHAnsi" w:hAnsiTheme="minorHAnsi"/>
                <w:sz w:val="18"/>
                <w:szCs w:val="18"/>
              </w:rPr>
            </w:pPr>
            <w:del w:id="539" w:author="Alhabibi, Haider@Energy" w:date="2022-01-09T21:28:00Z">
              <w:r w:rsidDel="00841A90">
                <w:rPr>
                  <w:rFonts w:asciiTheme="minorHAnsi" w:hAnsiTheme="minorHAnsi"/>
                  <w:sz w:val="18"/>
                  <w:szCs w:val="18"/>
                </w:rPr>
                <w:delText>X</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782E5A53" w14:textId="58490F51" w:rsidR="00264BE7" w:rsidDel="00841A90" w:rsidRDefault="00264BE7" w:rsidP="007F1C24">
            <w:pPr>
              <w:keepNext/>
              <w:jc w:val="center"/>
              <w:rPr>
                <w:del w:id="540" w:author="Alhabibi, Haider@Energy" w:date="2022-01-09T21:28:00Z"/>
                <w:rFonts w:asciiTheme="minorHAnsi" w:hAnsiTheme="minorHAnsi"/>
                <w:sz w:val="18"/>
                <w:szCs w:val="18"/>
              </w:rPr>
            </w:pPr>
            <w:del w:id="541" w:author="Alhabibi, Haider@Energy" w:date="2022-01-09T21:28:00Z">
              <w:r w:rsidDel="00841A90">
                <w:rPr>
                  <w:rFonts w:asciiTheme="minorHAnsi" w:hAnsiTheme="minorHAnsi"/>
                  <w:sz w:val="18"/>
                  <w:szCs w:val="18"/>
                </w:rPr>
                <w:delText>X</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254C2BCC" w14:textId="1CA4214E" w:rsidR="00264BE7" w:rsidDel="00841A90" w:rsidRDefault="00264BE7" w:rsidP="007F1C24">
            <w:pPr>
              <w:keepNext/>
              <w:jc w:val="center"/>
              <w:rPr>
                <w:del w:id="542" w:author="Alhabibi, Haider@Energy" w:date="2022-01-09T21:28:00Z"/>
                <w:rFonts w:asciiTheme="minorHAnsi" w:hAnsiTheme="minorHAnsi"/>
                <w:sz w:val="18"/>
                <w:szCs w:val="18"/>
              </w:rPr>
            </w:pPr>
            <w:del w:id="543" w:author="Alhabibi, Haider@Energy" w:date="2022-01-09T21:28:00Z">
              <w:r w:rsidDel="00841A90">
                <w:rPr>
                  <w:rFonts w:asciiTheme="minorHAnsi" w:hAnsiTheme="minorHAnsi"/>
                  <w:sz w:val="18"/>
                  <w:szCs w:val="18"/>
                </w:rPr>
                <w:delText>X</w:delText>
              </w:r>
            </w:del>
          </w:p>
        </w:tc>
      </w:tr>
      <w:tr w:rsidR="00264BE7" w:rsidDel="00841A90" w14:paraId="1870D4C3" w14:textId="0D671ADF" w:rsidTr="00841A90">
        <w:trPr>
          <w:trHeight w:val="245"/>
          <w:del w:id="544"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0388B36C" w14:textId="77B75EEB" w:rsidR="00264BE7" w:rsidDel="00841A90" w:rsidRDefault="00264BE7" w:rsidP="007F1C24">
            <w:pPr>
              <w:keepNext/>
              <w:jc w:val="center"/>
              <w:rPr>
                <w:del w:id="545" w:author="Alhabibi, Haider@Energy" w:date="2022-01-09T21:28:00Z"/>
                <w:rFonts w:asciiTheme="minorHAnsi" w:hAnsiTheme="minorHAnsi"/>
                <w:sz w:val="18"/>
                <w:szCs w:val="18"/>
              </w:rPr>
            </w:pPr>
            <w:del w:id="546" w:author="Alhabibi, Haider@Energy" w:date="2022-01-09T21:28:00Z">
              <w:r w:rsidDel="00841A90">
                <w:rPr>
                  <w:rFonts w:asciiTheme="minorHAnsi" w:hAnsiTheme="minorHAnsi"/>
                  <w:sz w:val="18"/>
                  <w:szCs w:val="18"/>
                </w:rPr>
                <w:delText>4</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2E57E2D1" w14:textId="23B1536D" w:rsidR="00264BE7" w:rsidDel="00841A90" w:rsidRDefault="00264BE7" w:rsidP="007F1C24">
            <w:pPr>
              <w:keepNext/>
              <w:jc w:val="center"/>
              <w:rPr>
                <w:del w:id="547" w:author="Alhabibi, Haider@Energy" w:date="2022-01-09T21:28:00Z"/>
                <w:rFonts w:asciiTheme="minorHAnsi" w:hAnsiTheme="minorHAnsi"/>
                <w:sz w:val="18"/>
                <w:szCs w:val="18"/>
              </w:rPr>
            </w:pPr>
            <w:del w:id="548" w:author="Alhabibi, Haider@Energy" w:date="2022-01-09T21:28:00Z">
              <w:r w:rsidDel="00841A90">
                <w:rPr>
                  <w:rFonts w:asciiTheme="minorHAnsi" w:hAnsiTheme="minorHAnsi"/>
                  <w:sz w:val="18"/>
                  <w:szCs w:val="18"/>
                </w:rPr>
                <w:delText>70</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7CA548AF" w14:textId="251F1049" w:rsidR="00264BE7" w:rsidDel="00841A90" w:rsidRDefault="00264BE7" w:rsidP="007F1C24">
            <w:pPr>
              <w:keepNext/>
              <w:jc w:val="center"/>
              <w:rPr>
                <w:del w:id="549" w:author="Alhabibi, Haider@Energy" w:date="2022-01-09T21:28:00Z"/>
                <w:rFonts w:asciiTheme="minorHAnsi" w:hAnsiTheme="minorHAnsi"/>
                <w:sz w:val="18"/>
                <w:szCs w:val="18"/>
              </w:rPr>
            </w:pPr>
            <w:del w:id="550" w:author="Alhabibi, Haider@Energy" w:date="2022-01-09T21:28:00Z">
              <w:r w:rsidDel="00841A90">
                <w:rPr>
                  <w:rFonts w:asciiTheme="minorHAnsi" w:hAnsiTheme="minorHAnsi"/>
                  <w:sz w:val="18"/>
                  <w:szCs w:val="18"/>
                </w:rPr>
                <w:delText>3</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6BE25CD4" w14:textId="7E227646" w:rsidR="00264BE7" w:rsidDel="00841A90" w:rsidRDefault="00264BE7" w:rsidP="007F1C24">
            <w:pPr>
              <w:keepNext/>
              <w:jc w:val="center"/>
              <w:rPr>
                <w:del w:id="551" w:author="Alhabibi, Haider@Energy" w:date="2022-01-09T21:28:00Z"/>
                <w:rFonts w:asciiTheme="minorHAnsi" w:hAnsiTheme="minorHAnsi"/>
                <w:sz w:val="18"/>
                <w:szCs w:val="18"/>
              </w:rPr>
            </w:pPr>
            <w:del w:id="552" w:author="Alhabibi, Haider@Energy" w:date="2022-01-09T21:28: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66102993" w14:textId="7131E126" w:rsidR="00264BE7" w:rsidDel="00841A90" w:rsidRDefault="00264BE7" w:rsidP="007F1C24">
            <w:pPr>
              <w:keepNext/>
              <w:jc w:val="center"/>
              <w:rPr>
                <w:del w:id="553" w:author="Alhabibi, Haider@Energy" w:date="2022-01-09T21:28:00Z"/>
                <w:rFonts w:asciiTheme="minorHAnsi" w:hAnsiTheme="minorHAnsi"/>
                <w:sz w:val="18"/>
                <w:szCs w:val="18"/>
              </w:rPr>
            </w:pPr>
            <w:del w:id="554" w:author="Alhabibi, Haider@Energy" w:date="2022-01-09T21:28: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1517D049" w14:textId="46BEB1C0" w:rsidR="00264BE7" w:rsidDel="00841A90" w:rsidRDefault="00264BE7" w:rsidP="007F1C24">
            <w:pPr>
              <w:keepNext/>
              <w:jc w:val="center"/>
              <w:rPr>
                <w:del w:id="555" w:author="Alhabibi, Haider@Energy" w:date="2022-01-09T21:28:00Z"/>
                <w:rFonts w:asciiTheme="minorHAnsi" w:hAnsiTheme="minorHAnsi"/>
                <w:sz w:val="18"/>
                <w:szCs w:val="18"/>
              </w:rPr>
            </w:pPr>
            <w:del w:id="556" w:author="Alhabibi, Haider@Energy" w:date="2022-01-09T21:28:00Z">
              <w:r w:rsidDel="00841A90">
                <w:rPr>
                  <w:rFonts w:asciiTheme="minorHAnsi" w:hAnsiTheme="minorHAnsi"/>
                  <w:sz w:val="18"/>
                  <w:szCs w:val="18"/>
                </w:rPr>
                <w:delText>105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4D9E38DD" w14:textId="0AD4C7EF" w:rsidR="00264BE7" w:rsidDel="00841A90" w:rsidRDefault="00264BE7" w:rsidP="007F1C24">
            <w:pPr>
              <w:keepNext/>
              <w:jc w:val="center"/>
              <w:rPr>
                <w:del w:id="557" w:author="Alhabibi, Haider@Energy" w:date="2022-01-09T21:28:00Z"/>
                <w:rFonts w:asciiTheme="minorHAnsi" w:hAnsiTheme="minorHAnsi"/>
                <w:sz w:val="18"/>
                <w:szCs w:val="18"/>
              </w:rPr>
            </w:pPr>
            <w:del w:id="558" w:author="Alhabibi, Haider@Energy" w:date="2022-01-09T21:28:00Z">
              <w:r w:rsidDel="00841A90">
                <w:rPr>
                  <w:rFonts w:asciiTheme="minorHAnsi" w:hAnsiTheme="minorHAnsi"/>
                  <w:sz w:val="18"/>
                  <w:szCs w:val="18"/>
                </w:rPr>
                <w:delText>35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49F866E7" w14:textId="4339CCE4" w:rsidR="00264BE7" w:rsidDel="00841A90" w:rsidRDefault="00264BE7" w:rsidP="007F1C24">
            <w:pPr>
              <w:keepNext/>
              <w:jc w:val="center"/>
              <w:rPr>
                <w:del w:id="559" w:author="Alhabibi, Haider@Energy" w:date="2022-01-09T21:28:00Z"/>
                <w:rFonts w:asciiTheme="minorHAnsi" w:hAnsiTheme="minorHAnsi"/>
                <w:sz w:val="18"/>
                <w:szCs w:val="18"/>
              </w:rPr>
            </w:pPr>
            <w:del w:id="560" w:author="Alhabibi, Haider@Energy" w:date="2022-01-09T21:28:00Z">
              <w:r w:rsidDel="00841A90">
                <w:rPr>
                  <w:rFonts w:asciiTheme="minorHAnsi" w:hAnsiTheme="minorHAnsi"/>
                  <w:sz w:val="18"/>
                  <w:szCs w:val="18"/>
                </w:rPr>
                <w:delText>5</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599085FB" w14:textId="1D883507" w:rsidR="00264BE7" w:rsidDel="00841A90" w:rsidRDefault="00264BE7" w:rsidP="007F1C24">
            <w:pPr>
              <w:keepNext/>
              <w:jc w:val="center"/>
              <w:rPr>
                <w:del w:id="561" w:author="Alhabibi, Haider@Energy" w:date="2022-01-09T21:28:00Z"/>
                <w:rFonts w:asciiTheme="minorHAnsi" w:hAnsiTheme="minorHAnsi"/>
                <w:sz w:val="18"/>
                <w:szCs w:val="18"/>
              </w:rPr>
            </w:pPr>
            <w:del w:id="562" w:author="Alhabibi, Haider@Energy" w:date="2022-01-09T21:28:00Z">
              <w:r w:rsidDel="00841A90">
                <w:rPr>
                  <w:rFonts w:asciiTheme="minorHAnsi" w:hAnsiTheme="minorHAnsi"/>
                  <w:sz w:val="18"/>
                  <w:szCs w:val="18"/>
                </w:rPr>
                <w:delText>X</w:delText>
              </w:r>
            </w:del>
          </w:p>
        </w:tc>
      </w:tr>
      <w:tr w:rsidR="00264BE7" w:rsidDel="00841A90" w14:paraId="066F0237" w14:textId="281EBEAB" w:rsidTr="00841A90">
        <w:trPr>
          <w:trHeight w:val="245"/>
          <w:del w:id="563"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3B9F09DE" w14:textId="6014BF14" w:rsidR="00264BE7" w:rsidDel="00841A90" w:rsidRDefault="00264BE7" w:rsidP="007F1C24">
            <w:pPr>
              <w:keepNext/>
              <w:jc w:val="center"/>
              <w:rPr>
                <w:del w:id="564" w:author="Alhabibi, Haider@Energy" w:date="2022-01-09T21:28:00Z"/>
                <w:rFonts w:asciiTheme="minorHAnsi" w:hAnsiTheme="minorHAnsi"/>
                <w:sz w:val="18"/>
                <w:szCs w:val="18"/>
              </w:rPr>
            </w:pPr>
            <w:del w:id="565" w:author="Alhabibi, Haider@Energy" w:date="2022-01-09T21:28:00Z">
              <w:r w:rsidDel="00841A90">
                <w:rPr>
                  <w:rFonts w:asciiTheme="minorHAnsi" w:hAnsiTheme="minorHAnsi"/>
                  <w:sz w:val="18"/>
                  <w:szCs w:val="18"/>
                </w:rPr>
                <w:delText>5</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5F4A58FF" w14:textId="0CB76516" w:rsidR="00264BE7" w:rsidDel="00841A90" w:rsidRDefault="00264BE7" w:rsidP="007F1C24">
            <w:pPr>
              <w:keepNext/>
              <w:jc w:val="center"/>
              <w:rPr>
                <w:del w:id="566" w:author="Alhabibi, Haider@Energy" w:date="2022-01-09T21:28:00Z"/>
                <w:rFonts w:asciiTheme="minorHAnsi" w:hAnsiTheme="minorHAnsi"/>
                <w:sz w:val="18"/>
                <w:szCs w:val="18"/>
              </w:rPr>
            </w:pPr>
            <w:del w:id="567" w:author="Alhabibi, Haider@Energy" w:date="2022-01-09T21:28: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42451630" w14:textId="0E462706" w:rsidR="00264BE7" w:rsidDel="00841A90" w:rsidRDefault="00264BE7" w:rsidP="007F1C24">
            <w:pPr>
              <w:keepNext/>
              <w:jc w:val="center"/>
              <w:rPr>
                <w:del w:id="568" w:author="Alhabibi, Haider@Energy" w:date="2022-01-09T21:28:00Z"/>
                <w:rFonts w:asciiTheme="minorHAnsi" w:hAnsiTheme="minorHAnsi"/>
                <w:sz w:val="18"/>
                <w:szCs w:val="18"/>
              </w:rPr>
            </w:pPr>
            <w:del w:id="569" w:author="Alhabibi, Haider@Energy" w:date="2022-01-09T21:28:00Z">
              <w:r w:rsidDel="00841A90">
                <w:rPr>
                  <w:rFonts w:asciiTheme="minorHAnsi" w:hAnsiTheme="minorHAnsi"/>
                  <w:sz w:val="18"/>
                  <w:szCs w:val="18"/>
                </w:rPr>
                <w:delText>70</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6F710A53" w14:textId="0FA31090" w:rsidR="00264BE7" w:rsidDel="00841A90" w:rsidRDefault="00264BE7" w:rsidP="007F1C24">
            <w:pPr>
              <w:keepNext/>
              <w:jc w:val="center"/>
              <w:rPr>
                <w:del w:id="570" w:author="Alhabibi, Haider@Energy" w:date="2022-01-09T21:28:00Z"/>
                <w:rFonts w:asciiTheme="minorHAnsi" w:hAnsiTheme="minorHAnsi"/>
                <w:sz w:val="18"/>
                <w:szCs w:val="18"/>
              </w:rPr>
            </w:pPr>
            <w:del w:id="571" w:author="Alhabibi, Haider@Energy" w:date="2022-01-09T21:28:00Z">
              <w:r w:rsidDel="00841A90">
                <w:rPr>
                  <w:rFonts w:asciiTheme="minorHAnsi" w:hAnsiTheme="minorHAnsi"/>
                  <w:sz w:val="18"/>
                  <w:szCs w:val="18"/>
                </w:rPr>
                <w:delText>35</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5EA5F8A7" w14:textId="2A9E086A" w:rsidR="00264BE7" w:rsidDel="00841A90" w:rsidRDefault="00264BE7" w:rsidP="007F1C24">
            <w:pPr>
              <w:keepNext/>
              <w:jc w:val="center"/>
              <w:rPr>
                <w:del w:id="572" w:author="Alhabibi, Haider@Energy" w:date="2022-01-09T21:28:00Z"/>
                <w:rFonts w:asciiTheme="minorHAnsi" w:hAnsiTheme="minorHAnsi"/>
                <w:sz w:val="18"/>
                <w:szCs w:val="18"/>
              </w:rPr>
            </w:pPr>
            <w:del w:id="573" w:author="Alhabibi, Haider@Energy" w:date="2022-01-09T21:28:00Z">
              <w:r w:rsidDel="00841A90">
                <w:rPr>
                  <w:rFonts w:asciiTheme="minorHAnsi" w:hAnsiTheme="minorHAnsi"/>
                  <w:sz w:val="18"/>
                  <w:szCs w:val="18"/>
                </w:rPr>
                <w:delText>20</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20410B17" w14:textId="4EF963D6" w:rsidR="00264BE7" w:rsidDel="00841A90" w:rsidRDefault="00264BE7" w:rsidP="007F1C24">
            <w:pPr>
              <w:keepNext/>
              <w:jc w:val="center"/>
              <w:rPr>
                <w:del w:id="574" w:author="Alhabibi, Haider@Energy" w:date="2022-01-09T21:28:00Z"/>
                <w:rFonts w:asciiTheme="minorHAnsi" w:hAnsiTheme="minorHAnsi"/>
                <w:sz w:val="18"/>
                <w:szCs w:val="18"/>
              </w:rPr>
            </w:pPr>
            <w:del w:id="575"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7A5344D3" w14:textId="22A97AE3" w:rsidR="00264BE7" w:rsidDel="00841A90" w:rsidRDefault="00264BE7" w:rsidP="007F1C24">
            <w:pPr>
              <w:keepNext/>
              <w:jc w:val="center"/>
              <w:rPr>
                <w:del w:id="576" w:author="Alhabibi, Haider@Energy" w:date="2022-01-09T21:28:00Z"/>
                <w:rFonts w:asciiTheme="minorHAnsi" w:hAnsiTheme="minorHAnsi"/>
                <w:sz w:val="18"/>
                <w:szCs w:val="18"/>
              </w:rPr>
            </w:pPr>
            <w:del w:id="577" w:author="Alhabibi, Haider@Energy" w:date="2022-01-09T21:28:00Z">
              <w:r w:rsidDel="00841A90">
                <w:rPr>
                  <w:rFonts w:asciiTheme="minorHAnsi" w:hAnsiTheme="minorHAnsi"/>
                  <w:sz w:val="18"/>
                  <w:szCs w:val="18"/>
                </w:rPr>
                <w:delText>135</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678439D4" w14:textId="4BABF837" w:rsidR="00264BE7" w:rsidDel="00841A90" w:rsidRDefault="00264BE7" w:rsidP="007F1C24">
            <w:pPr>
              <w:keepNext/>
              <w:jc w:val="center"/>
              <w:rPr>
                <w:del w:id="578" w:author="Alhabibi, Haider@Energy" w:date="2022-01-09T21:28:00Z"/>
                <w:rFonts w:asciiTheme="minorHAnsi" w:hAnsiTheme="minorHAnsi"/>
                <w:sz w:val="18"/>
                <w:szCs w:val="18"/>
              </w:rPr>
            </w:pPr>
            <w:del w:id="579" w:author="Alhabibi, Haider@Energy" w:date="2022-01-09T21:28:00Z">
              <w:r w:rsidDel="00841A90">
                <w:rPr>
                  <w:rFonts w:asciiTheme="minorHAnsi" w:hAnsiTheme="minorHAnsi"/>
                  <w:sz w:val="18"/>
                  <w:szCs w:val="18"/>
                </w:rPr>
                <w:delText>85</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56AB5880" w14:textId="7C321363" w:rsidR="00264BE7" w:rsidDel="00841A90" w:rsidRDefault="00264BE7" w:rsidP="007F1C24">
            <w:pPr>
              <w:keepNext/>
              <w:jc w:val="center"/>
              <w:rPr>
                <w:del w:id="580" w:author="Alhabibi, Haider@Energy" w:date="2022-01-09T21:28:00Z"/>
                <w:rFonts w:asciiTheme="minorHAnsi" w:hAnsiTheme="minorHAnsi"/>
                <w:sz w:val="18"/>
                <w:szCs w:val="18"/>
              </w:rPr>
            </w:pPr>
            <w:del w:id="581" w:author="Alhabibi, Haider@Energy" w:date="2022-01-09T21:28:00Z">
              <w:r w:rsidDel="00841A90">
                <w:rPr>
                  <w:rFonts w:asciiTheme="minorHAnsi" w:hAnsiTheme="minorHAnsi"/>
                  <w:sz w:val="18"/>
                  <w:szCs w:val="18"/>
                </w:rPr>
                <w:delText>55</w:delText>
              </w:r>
            </w:del>
          </w:p>
        </w:tc>
      </w:tr>
      <w:tr w:rsidR="00264BE7" w:rsidDel="00841A90" w14:paraId="2C480E85" w14:textId="680D7AFB" w:rsidTr="00841A90">
        <w:trPr>
          <w:trHeight w:val="245"/>
          <w:del w:id="582"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6BB4B80B" w14:textId="1F37F852" w:rsidR="00264BE7" w:rsidDel="00841A90" w:rsidRDefault="00264BE7" w:rsidP="007F1C24">
            <w:pPr>
              <w:keepNext/>
              <w:jc w:val="center"/>
              <w:rPr>
                <w:del w:id="583" w:author="Alhabibi, Haider@Energy" w:date="2022-01-09T21:28:00Z"/>
                <w:rFonts w:asciiTheme="minorHAnsi" w:hAnsiTheme="minorHAnsi"/>
                <w:sz w:val="18"/>
                <w:szCs w:val="18"/>
              </w:rPr>
            </w:pPr>
            <w:del w:id="584" w:author="Alhabibi, Haider@Energy" w:date="2022-01-09T21:28:00Z">
              <w:r w:rsidDel="00841A90">
                <w:rPr>
                  <w:rFonts w:asciiTheme="minorHAnsi" w:hAnsiTheme="minorHAnsi"/>
                  <w:sz w:val="18"/>
                  <w:szCs w:val="18"/>
                </w:rPr>
                <w:delText>6</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0F056374" w14:textId="0A462F64" w:rsidR="00264BE7" w:rsidDel="00841A90" w:rsidRDefault="00264BE7" w:rsidP="007F1C24">
            <w:pPr>
              <w:keepNext/>
              <w:jc w:val="center"/>
              <w:rPr>
                <w:del w:id="585" w:author="Alhabibi, Haider@Energy" w:date="2022-01-09T21:28:00Z"/>
                <w:rFonts w:asciiTheme="minorHAnsi" w:hAnsiTheme="minorHAnsi"/>
                <w:sz w:val="18"/>
                <w:szCs w:val="18"/>
              </w:rPr>
            </w:pPr>
            <w:del w:id="586" w:author="Alhabibi, Haider@Energy" w:date="2022-01-09T21:28: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5CC50A84" w14:textId="01E2B772" w:rsidR="00264BE7" w:rsidDel="00841A90" w:rsidRDefault="00264BE7" w:rsidP="007F1C24">
            <w:pPr>
              <w:keepNext/>
              <w:jc w:val="center"/>
              <w:rPr>
                <w:del w:id="587" w:author="Alhabibi, Haider@Energy" w:date="2022-01-09T21:28:00Z"/>
                <w:rFonts w:asciiTheme="minorHAnsi" w:hAnsiTheme="minorHAnsi"/>
                <w:sz w:val="18"/>
                <w:szCs w:val="18"/>
              </w:rPr>
            </w:pPr>
            <w:del w:id="588" w:author="Alhabibi, Haider@Energy" w:date="2022-01-09T21:28: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0E315EB2" w14:textId="4440A559" w:rsidR="00264BE7" w:rsidDel="00841A90" w:rsidRDefault="00264BE7" w:rsidP="007F1C24">
            <w:pPr>
              <w:keepNext/>
              <w:jc w:val="center"/>
              <w:rPr>
                <w:del w:id="589" w:author="Alhabibi, Haider@Energy" w:date="2022-01-09T21:28:00Z"/>
                <w:rFonts w:asciiTheme="minorHAnsi" w:hAnsiTheme="minorHAnsi"/>
                <w:sz w:val="18"/>
                <w:szCs w:val="18"/>
              </w:rPr>
            </w:pPr>
            <w:del w:id="590" w:author="Alhabibi, Haider@Energy" w:date="2022-01-09T21:28:00Z">
              <w:r w:rsidDel="00841A90">
                <w:rPr>
                  <w:rFonts w:asciiTheme="minorHAnsi" w:hAnsiTheme="minorHAnsi"/>
                  <w:sz w:val="18"/>
                  <w:szCs w:val="18"/>
                </w:rPr>
                <w:delText>125</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170A85FE" w14:textId="44AACB3D" w:rsidR="00264BE7" w:rsidDel="00841A90" w:rsidRDefault="00264BE7" w:rsidP="007F1C24">
            <w:pPr>
              <w:keepNext/>
              <w:jc w:val="center"/>
              <w:rPr>
                <w:del w:id="591" w:author="Alhabibi, Haider@Energy" w:date="2022-01-09T21:28:00Z"/>
                <w:rFonts w:asciiTheme="minorHAnsi" w:hAnsiTheme="minorHAnsi"/>
                <w:sz w:val="18"/>
                <w:szCs w:val="18"/>
              </w:rPr>
            </w:pPr>
            <w:del w:id="592" w:author="Alhabibi, Haider@Energy" w:date="2022-01-09T21:28:00Z">
              <w:r w:rsidDel="00841A90">
                <w:rPr>
                  <w:rFonts w:asciiTheme="minorHAnsi" w:hAnsiTheme="minorHAnsi"/>
                  <w:sz w:val="18"/>
                  <w:szCs w:val="18"/>
                </w:rPr>
                <w:delText>95</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09C32503" w14:textId="2DF86C30" w:rsidR="00264BE7" w:rsidDel="00841A90" w:rsidRDefault="00264BE7" w:rsidP="007F1C24">
            <w:pPr>
              <w:keepNext/>
              <w:jc w:val="center"/>
              <w:rPr>
                <w:del w:id="593" w:author="Alhabibi, Haider@Energy" w:date="2022-01-09T21:28:00Z"/>
                <w:rFonts w:asciiTheme="minorHAnsi" w:hAnsiTheme="minorHAnsi"/>
                <w:sz w:val="18"/>
                <w:szCs w:val="18"/>
              </w:rPr>
            </w:pPr>
            <w:del w:id="594"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1E6F9F5C" w14:textId="7E8B034E" w:rsidR="00264BE7" w:rsidDel="00841A90" w:rsidRDefault="00264BE7" w:rsidP="007F1C24">
            <w:pPr>
              <w:keepNext/>
              <w:jc w:val="center"/>
              <w:rPr>
                <w:del w:id="595" w:author="Alhabibi, Haider@Energy" w:date="2022-01-09T21:28:00Z"/>
                <w:rFonts w:asciiTheme="minorHAnsi" w:hAnsiTheme="minorHAnsi"/>
                <w:sz w:val="18"/>
                <w:szCs w:val="18"/>
              </w:rPr>
            </w:pPr>
            <w:del w:id="596"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3B4159E6" w14:textId="589B339A" w:rsidR="00264BE7" w:rsidDel="00841A90" w:rsidRDefault="00264BE7" w:rsidP="007F1C24">
            <w:pPr>
              <w:keepNext/>
              <w:jc w:val="center"/>
              <w:rPr>
                <w:del w:id="597" w:author="Alhabibi, Haider@Energy" w:date="2022-01-09T21:28:00Z"/>
                <w:rFonts w:asciiTheme="minorHAnsi" w:hAnsiTheme="minorHAnsi"/>
                <w:sz w:val="18"/>
                <w:szCs w:val="18"/>
              </w:rPr>
            </w:pPr>
            <w:del w:id="598" w:author="Alhabibi, Haider@Energy" w:date="2022-01-09T21:28: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55229F59" w14:textId="7EF3BFAE" w:rsidR="00264BE7" w:rsidDel="00841A90" w:rsidRDefault="00264BE7" w:rsidP="007F1C24">
            <w:pPr>
              <w:keepNext/>
              <w:jc w:val="center"/>
              <w:rPr>
                <w:del w:id="599" w:author="Alhabibi, Haider@Energy" w:date="2022-01-09T21:28:00Z"/>
                <w:rFonts w:asciiTheme="minorHAnsi" w:hAnsiTheme="minorHAnsi"/>
                <w:sz w:val="18"/>
                <w:szCs w:val="18"/>
              </w:rPr>
            </w:pPr>
            <w:del w:id="600" w:author="Alhabibi, Haider@Energy" w:date="2022-01-09T21:28:00Z">
              <w:r w:rsidDel="00841A90">
                <w:rPr>
                  <w:rFonts w:asciiTheme="minorHAnsi" w:hAnsiTheme="minorHAnsi"/>
                  <w:sz w:val="18"/>
                  <w:szCs w:val="18"/>
                </w:rPr>
                <w:delText>145</w:delText>
              </w:r>
            </w:del>
          </w:p>
        </w:tc>
      </w:tr>
      <w:tr w:rsidR="00264BE7" w:rsidDel="00841A90" w14:paraId="0C4EB321" w14:textId="7E146382" w:rsidTr="00841A90">
        <w:trPr>
          <w:trHeight w:val="245"/>
          <w:del w:id="601" w:author="Alhabibi, Haider@Energy" w:date="2022-01-09T21:28:00Z"/>
        </w:trPr>
        <w:tc>
          <w:tcPr>
            <w:tcW w:w="1628" w:type="dxa"/>
            <w:tcBorders>
              <w:top w:val="single" w:sz="4" w:space="0" w:color="auto"/>
              <w:left w:val="single" w:sz="4" w:space="0" w:color="auto"/>
              <w:bottom w:val="single" w:sz="4" w:space="0" w:color="auto"/>
              <w:right w:val="single" w:sz="4" w:space="0" w:color="auto"/>
            </w:tcBorders>
            <w:vAlign w:val="bottom"/>
            <w:hideMark/>
          </w:tcPr>
          <w:p w14:paraId="6361E173" w14:textId="2AB0036F" w:rsidR="00264BE7" w:rsidDel="00841A90" w:rsidRDefault="00264BE7" w:rsidP="007F1C24">
            <w:pPr>
              <w:keepNext/>
              <w:jc w:val="center"/>
              <w:rPr>
                <w:del w:id="602" w:author="Alhabibi, Haider@Energy" w:date="2022-01-09T21:28:00Z"/>
                <w:rFonts w:asciiTheme="minorHAnsi" w:hAnsiTheme="minorHAnsi"/>
                <w:sz w:val="18"/>
                <w:szCs w:val="18"/>
              </w:rPr>
            </w:pPr>
            <w:del w:id="603" w:author="Alhabibi, Haider@Energy" w:date="2022-01-09T21:28:00Z">
              <w:r w:rsidDel="00841A90">
                <w:rPr>
                  <w:rFonts w:asciiTheme="minorHAnsi" w:hAnsiTheme="minorHAnsi"/>
                  <w:sz w:val="18"/>
                  <w:szCs w:val="18"/>
                </w:rPr>
                <w:delText>7 and above</w:delText>
              </w:r>
            </w:del>
          </w:p>
        </w:tc>
        <w:tc>
          <w:tcPr>
            <w:tcW w:w="1136" w:type="dxa"/>
            <w:gridSpan w:val="2"/>
            <w:tcBorders>
              <w:top w:val="single" w:sz="4" w:space="0" w:color="auto"/>
              <w:left w:val="single" w:sz="4" w:space="0" w:color="auto"/>
              <w:bottom w:val="single" w:sz="4" w:space="0" w:color="auto"/>
              <w:right w:val="single" w:sz="4" w:space="0" w:color="auto"/>
            </w:tcBorders>
            <w:vAlign w:val="bottom"/>
            <w:hideMark/>
          </w:tcPr>
          <w:p w14:paraId="3D12F083" w14:textId="0489F2C0" w:rsidR="00264BE7" w:rsidDel="00841A90" w:rsidRDefault="00264BE7" w:rsidP="007F1C24">
            <w:pPr>
              <w:keepNext/>
              <w:jc w:val="center"/>
              <w:rPr>
                <w:del w:id="604" w:author="Alhabibi, Haider@Energy" w:date="2022-01-09T21:28:00Z"/>
                <w:rFonts w:asciiTheme="minorHAnsi" w:hAnsiTheme="minorHAnsi"/>
                <w:sz w:val="18"/>
                <w:szCs w:val="18"/>
              </w:rPr>
            </w:pPr>
            <w:del w:id="605" w:author="Alhabibi, Haider@Energy" w:date="2022-01-09T21:28: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hideMark/>
          </w:tcPr>
          <w:p w14:paraId="1AA1B579" w14:textId="165D8206" w:rsidR="00264BE7" w:rsidDel="00841A90" w:rsidRDefault="00264BE7" w:rsidP="007F1C24">
            <w:pPr>
              <w:keepNext/>
              <w:jc w:val="center"/>
              <w:rPr>
                <w:del w:id="606" w:author="Alhabibi, Haider@Energy" w:date="2022-01-09T21:28:00Z"/>
                <w:rFonts w:asciiTheme="minorHAnsi" w:hAnsiTheme="minorHAnsi"/>
                <w:sz w:val="18"/>
                <w:szCs w:val="18"/>
              </w:rPr>
            </w:pPr>
            <w:del w:id="607" w:author="Alhabibi, Haider@Energy" w:date="2022-01-09T21:28: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hideMark/>
          </w:tcPr>
          <w:p w14:paraId="48BB9B4E" w14:textId="09686EC2" w:rsidR="00264BE7" w:rsidDel="00841A90" w:rsidRDefault="00264BE7" w:rsidP="007F1C24">
            <w:pPr>
              <w:keepNext/>
              <w:jc w:val="center"/>
              <w:rPr>
                <w:del w:id="608" w:author="Alhabibi, Haider@Energy" w:date="2022-01-09T21:28:00Z"/>
                <w:rFonts w:asciiTheme="minorHAnsi" w:hAnsiTheme="minorHAnsi"/>
                <w:sz w:val="18"/>
                <w:szCs w:val="18"/>
              </w:rPr>
            </w:pPr>
            <w:del w:id="609" w:author="Alhabibi, Haider@Energy" w:date="2022-01-09T21:28:00Z">
              <w:r w:rsidDel="00841A90">
                <w:rPr>
                  <w:rFonts w:asciiTheme="minorHAnsi" w:hAnsiTheme="minorHAnsi"/>
                  <w:sz w:val="18"/>
                  <w:szCs w:val="18"/>
                </w:rPr>
                <w:delText>NL</w:delText>
              </w:r>
            </w:del>
          </w:p>
        </w:tc>
        <w:tc>
          <w:tcPr>
            <w:tcW w:w="1176" w:type="dxa"/>
            <w:tcBorders>
              <w:top w:val="single" w:sz="4" w:space="0" w:color="auto"/>
              <w:left w:val="single" w:sz="4" w:space="0" w:color="auto"/>
              <w:bottom w:val="single" w:sz="4" w:space="0" w:color="auto"/>
              <w:right w:val="single" w:sz="4" w:space="0" w:color="auto"/>
            </w:tcBorders>
            <w:vAlign w:val="bottom"/>
            <w:hideMark/>
          </w:tcPr>
          <w:p w14:paraId="6041C997" w14:textId="3DBBAFB0" w:rsidR="00264BE7" w:rsidDel="00841A90" w:rsidRDefault="00264BE7" w:rsidP="007F1C24">
            <w:pPr>
              <w:keepNext/>
              <w:jc w:val="center"/>
              <w:rPr>
                <w:del w:id="610" w:author="Alhabibi, Haider@Energy" w:date="2022-01-09T21:28:00Z"/>
                <w:rFonts w:asciiTheme="minorHAnsi" w:hAnsiTheme="minorHAnsi"/>
                <w:sz w:val="18"/>
                <w:szCs w:val="18"/>
              </w:rPr>
            </w:pPr>
            <w:del w:id="611" w:author="Alhabibi, Haider@Energy" w:date="2022-01-09T21:28:00Z">
              <w:r w:rsidDel="00841A90">
                <w:rPr>
                  <w:rFonts w:asciiTheme="minorHAnsi" w:hAnsiTheme="minorHAnsi"/>
                  <w:sz w:val="18"/>
                  <w:szCs w:val="18"/>
                </w:rPr>
                <w:delText>NL</w:delText>
              </w:r>
            </w:del>
          </w:p>
        </w:tc>
        <w:tc>
          <w:tcPr>
            <w:tcW w:w="1114" w:type="dxa"/>
            <w:tcBorders>
              <w:top w:val="single" w:sz="4" w:space="0" w:color="auto"/>
              <w:left w:val="single" w:sz="4" w:space="0" w:color="auto"/>
              <w:bottom w:val="single" w:sz="4" w:space="0" w:color="auto"/>
              <w:right w:val="single" w:sz="4" w:space="0" w:color="auto"/>
            </w:tcBorders>
            <w:vAlign w:val="bottom"/>
            <w:hideMark/>
          </w:tcPr>
          <w:p w14:paraId="56DF7FEB" w14:textId="64C5FC15" w:rsidR="00264BE7" w:rsidDel="00841A90" w:rsidRDefault="00264BE7" w:rsidP="007F1C24">
            <w:pPr>
              <w:keepNext/>
              <w:jc w:val="center"/>
              <w:rPr>
                <w:del w:id="612" w:author="Alhabibi, Haider@Energy" w:date="2022-01-09T21:28:00Z"/>
                <w:rFonts w:asciiTheme="minorHAnsi" w:hAnsiTheme="minorHAnsi"/>
                <w:sz w:val="18"/>
                <w:szCs w:val="18"/>
              </w:rPr>
            </w:pPr>
            <w:del w:id="613"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573B40F2" w14:textId="22AE1992" w:rsidR="00264BE7" w:rsidDel="00841A90" w:rsidRDefault="00264BE7" w:rsidP="007F1C24">
            <w:pPr>
              <w:keepNext/>
              <w:jc w:val="center"/>
              <w:rPr>
                <w:del w:id="614" w:author="Alhabibi, Haider@Energy" w:date="2022-01-09T21:28:00Z"/>
                <w:rFonts w:asciiTheme="minorHAnsi" w:hAnsiTheme="minorHAnsi"/>
                <w:sz w:val="18"/>
                <w:szCs w:val="18"/>
              </w:rPr>
            </w:pPr>
            <w:del w:id="615" w:author="Alhabibi, Haider@Energy" w:date="2022-01-09T21:28: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hideMark/>
          </w:tcPr>
          <w:p w14:paraId="1737774E" w14:textId="07DC846F" w:rsidR="00264BE7" w:rsidDel="00841A90" w:rsidRDefault="00264BE7" w:rsidP="007F1C24">
            <w:pPr>
              <w:keepNext/>
              <w:jc w:val="center"/>
              <w:rPr>
                <w:del w:id="616" w:author="Alhabibi, Haider@Energy" w:date="2022-01-09T21:28:00Z"/>
                <w:rFonts w:asciiTheme="minorHAnsi" w:hAnsiTheme="minorHAnsi"/>
                <w:sz w:val="18"/>
                <w:szCs w:val="18"/>
              </w:rPr>
            </w:pPr>
            <w:del w:id="617" w:author="Alhabibi, Haider@Energy" w:date="2022-01-09T21:28: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hideMark/>
          </w:tcPr>
          <w:p w14:paraId="45E8BAAF" w14:textId="4303A66C" w:rsidR="00264BE7" w:rsidDel="00841A90" w:rsidRDefault="00264BE7" w:rsidP="007F1C24">
            <w:pPr>
              <w:keepNext/>
              <w:jc w:val="center"/>
              <w:rPr>
                <w:del w:id="618" w:author="Alhabibi, Haider@Energy" w:date="2022-01-09T21:28:00Z"/>
                <w:rFonts w:asciiTheme="minorHAnsi" w:hAnsiTheme="minorHAnsi"/>
                <w:sz w:val="18"/>
                <w:szCs w:val="18"/>
              </w:rPr>
            </w:pPr>
            <w:del w:id="619" w:author="Alhabibi, Haider@Energy" w:date="2022-01-09T21:28:00Z">
              <w:r w:rsidDel="00841A90">
                <w:rPr>
                  <w:rFonts w:asciiTheme="minorHAnsi" w:hAnsiTheme="minorHAnsi"/>
                  <w:sz w:val="18"/>
                  <w:szCs w:val="18"/>
                </w:rPr>
                <w:delText>NL</w:delText>
              </w:r>
            </w:del>
          </w:p>
        </w:tc>
      </w:tr>
      <w:tr w:rsidR="00264BE7" w:rsidDel="00841A90" w14:paraId="6050F4C3" w14:textId="10247521" w:rsidTr="007F1C24">
        <w:trPr>
          <w:trHeight w:val="245"/>
          <w:del w:id="620" w:author="Alhabibi, Haider@Energy" w:date="2022-01-09T21:28:00Z"/>
        </w:trPr>
        <w:tc>
          <w:tcPr>
            <w:tcW w:w="10790" w:type="dxa"/>
            <w:gridSpan w:val="10"/>
            <w:tcBorders>
              <w:top w:val="single" w:sz="4" w:space="0" w:color="auto"/>
              <w:left w:val="single" w:sz="4" w:space="0" w:color="auto"/>
              <w:bottom w:val="single" w:sz="4" w:space="0" w:color="auto"/>
              <w:right w:val="single" w:sz="4" w:space="0" w:color="auto"/>
            </w:tcBorders>
            <w:vAlign w:val="center"/>
            <w:hideMark/>
          </w:tcPr>
          <w:p w14:paraId="423AAD83" w14:textId="7CBEC8B4" w:rsidR="00264BE7" w:rsidDel="00841A90" w:rsidRDefault="00264BE7" w:rsidP="007F1C24">
            <w:pPr>
              <w:keepNext/>
              <w:rPr>
                <w:del w:id="621" w:author="Alhabibi, Haider@Energy" w:date="2022-01-09T21:28:00Z"/>
                <w:rFonts w:asciiTheme="minorHAnsi" w:hAnsiTheme="minorHAnsi"/>
                <w:sz w:val="18"/>
                <w:szCs w:val="18"/>
              </w:rPr>
            </w:pPr>
            <w:del w:id="622" w:author="Alhabibi, Haider@Energy" w:date="2022-01-09T21:28:00Z">
              <w:r w:rsidDel="00841A90">
                <w:rPr>
                  <w:rFonts w:asciiTheme="minorHAnsi" w:hAnsiTheme="minorHAnsi"/>
                  <w:sz w:val="18"/>
                  <w:szCs w:val="18"/>
                </w:rPr>
                <w:delText>This table assumes no elbows.  Deduct 15 ft of allowable duct length for each turn, elbow, or fitting.  Interpolation and extrapolation in 62.2 Table 5.3 is not allowed.  For airflow values not listed, use the next higher value.  This table is not applicable for airflow &gt; 125 cfm.</w:delText>
              </w:r>
            </w:del>
          </w:p>
          <w:p w14:paraId="601F6117" w14:textId="68A2521A" w:rsidR="00264BE7" w:rsidDel="00841A90" w:rsidRDefault="00264BE7" w:rsidP="007F1C24">
            <w:pPr>
              <w:keepNext/>
              <w:rPr>
                <w:del w:id="623" w:author="Alhabibi, Haider@Energy" w:date="2022-01-09T21:28:00Z"/>
                <w:rFonts w:asciiTheme="minorHAnsi" w:hAnsiTheme="minorHAnsi"/>
                <w:sz w:val="18"/>
                <w:szCs w:val="18"/>
              </w:rPr>
            </w:pPr>
            <w:del w:id="624" w:author="Alhabibi, Haider@Energy" w:date="2022-01-09T21:28:00Z">
              <w:r w:rsidDel="00841A90">
                <w:rPr>
                  <w:rFonts w:asciiTheme="minorHAnsi" w:hAnsiTheme="minorHAnsi"/>
                  <w:sz w:val="18"/>
                  <w:szCs w:val="18"/>
                </w:rPr>
                <w:delText>NL = no limit on duct length of this size.</w:delText>
              </w:r>
            </w:del>
          </w:p>
          <w:p w14:paraId="2EDC9BC7" w14:textId="1C51FB5A" w:rsidR="00264BE7" w:rsidDel="00841A90" w:rsidRDefault="00264BE7" w:rsidP="007F1C24">
            <w:pPr>
              <w:keepNext/>
              <w:rPr>
                <w:del w:id="625" w:author="Alhabibi, Haider@Energy" w:date="2022-01-09T21:28:00Z"/>
                <w:rFonts w:asciiTheme="minorHAnsi" w:hAnsiTheme="minorHAnsi"/>
                <w:sz w:val="18"/>
                <w:szCs w:val="18"/>
              </w:rPr>
            </w:pPr>
            <w:del w:id="626" w:author="Alhabibi, Haider@Energy" w:date="2022-01-09T21:28:00Z">
              <w:r w:rsidDel="00841A90">
                <w:rPr>
                  <w:rFonts w:asciiTheme="minorHAnsi" w:hAnsiTheme="minorHAnsi"/>
                  <w:sz w:val="18"/>
                  <w:szCs w:val="18"/>
                </w:rPr>
                <w:delText>X = not allowed, any length of duct of this size with assumed turns, elbows, fittings will exceed the rated pressure drop.</w:delText>
              </w:r>
            </w:del>
          </w:p>
        </w:tc>
      </w:tr>
    </w:tbl>
    <w:p w14:paraId="63020A31" w14:textId="77777777" w:rsidR="00264BE7" w:rsidRDefault="00264BE7" w:rsidP="00192313">
      <w:pPr>
        <w:rPr>
          <w:rFonts w:asciiTheme="minorHAnsi" w:hAnsiTheme="minorHAnsi"/>
          <w:sz w:val="18"/>
          <w:szCs w:val="18"/>
        </w:rPr>
      </w:pPr>
    </w:p>
    <w:tbl>
      <w:tblPr>
        <w:tblStyle w:val="TableGrid"/>
        <w:tblW w:w="5000" w:type="pct"/>
        <w:tblLayout w:type="fixed"/>
        <w:tblLook w:val="04A0" w:firstRow="1" w:lastRow="0" w:firstColumn="1" w:lastColumn="0" w:noHBand="0" w:noVBand="1"/>
      </w:tblPr>
      <w:tblGrid>
        <w:gridCol w:w="772"/>
        <w:gridCol w:w="763"/>
        <w:gridCol w:w="772"/>
        <w:gridCol w:w="772"/>
        <w:gridCol w:w="772"/>
        <w:gridCol w:w="773"/>
        <w:gridCol w:w="773"/>
        <w:gridCol w:w="773"/>
        <w:gridCol w:w="773"/>
        <w:gridCol w:w="773"/>
        <w:gridCol w:w="773"/>
        <w:gridCol w:w="773"/>
        <w:gridCol w:w="773"/>
        <w:gridCol w:w="755"/>
        <w:tblGridChange w:id="627">
          <w:tblGrid>
            <w:gridCol w:w="830"/>
            <w:gridCol w:w="830"/>
            <w:gridCol w:w="831"/>
            <w:gridCol w:w="831"/>
            <w:gridCol w:w="831"/>
            <w:gridCol w:w="831"/>
            <w:gridCol w:w="831"/>
            <w:gridCol w:w="831"/>
            <w:gridCol w:w="831"/>
            <w:gridCol w:w="831"/>
            <w:gridCol w:w="831"/>
            <w:gridCol w:w="831"/>
            <w:gridCol w:w="820"/>
            <w:gridCol w:w="11"/>
            <w:gridCol w:w="820"/>
          </w:tblGrid>
        </w:tblGridChange>
      </w:tblGrid>
      <w:tr w:rsidR="00DC388F" w14:paraId="5E757358" w14:textId="7218F27B" w:rsidTr="00DC388F">
        <w:trPr>
          <w:cantSplit/>
          <w:trHeight w:val="305"/>
        </w:trPr>
        <w:tc>
          <w:tcPr>
            <w:tcW w:w="5000" w:type="pct"/>
            <w:gridSpan w:val="14"/>
          </w:tcPr>
          <w:p w14:paraId="421B5D3B" w14:textId="3D7B9531" w:rsidR="00DC388F" w:rsidRPr="006A6F35" w:rsidRDefault="00DC388F" w:rsidP="00307737">
            <w:pPr>
              <w:rPr>
                <w:rFonts w:asciiTheme="minorHAnsi" w:hAnsiTheme="minorHAnsi"/>
                <w:b/>
                <w:szCs w:val="18"/>
              </w:rPr>
            </w:pPr>
            <w:r w:rsidRPr="006A6F35">
              <w:rPr>
                <w:rFonts w:asciiTheme="minorHAnsi" w:hAnsiTheme="minorHAnsi"/>
                <w:b/>
                <w:szCs w:val="18"/>
              </w:rPr>
              <w:t>C. Kitchen Exhaust System</w:t>
            </w:r>
            <w:r>
              <w:rPr>
                <w:rFonts w:asciiTheme="minorHAnsi" w:hAnsiTheme="minorHAnsi"/>
                <w:b/>
                <w:szCs w:val="18"/>
              </w:rPr>
              <w:t>s</w:t>
            </w:r>
          </w:p>
        </w:tc>
      </w:tr>
      <w:tr w:rsidR="000F50A0" w14:paraId="435100F2" w14:textId="12D0E5B0" w:rsidTr="00DC388F">
        <w:tblPrEx>
          <w:tblW w:w="5000" w:type="pct"/>
          <w:tblLayout w:type="fixed"/>
          <w:tblPrExChange w:id="628" w:author="Alhabibi, Haider@Energy" w:date="2022-03-11T18:06:00Z">
            <w:tblPrEx>
              <w:tblW w:w="5000" w:type="pct"/>
              <w:tblLayout w:type="fixed"/>
            </w:tblPrEx>
          </w:tblPrExChange>
        </w:tblPrEx>
        <w:trPr>
          <w:cantSplit/>
          <w:trHeight w:val="305"/>
          <w:trPrChange w:id="629" w:author="Alhabibi, Haider@Energy" w:date="2022-03-11T18:06:00Z">
            <w:trPr>
              <w:cantSplit/>
              <w:trHeight w:val="305"/>
            </w:trPr>
          </w:trPrChange>
        </w:trPr>
        <w:tc>
          <w:tcPr>
            <w:tcW w:w="358" w:type="pct"/>
            <w:textDirection w:val="btLr"/>
            <w:vAlign w:val="center"/>
            <w:tcPrChange w:id="630" w:author="Alhabibi, Haider@Energy" w:date="2022-03-11T18:06:00Z">
              <w:tcPr>
                <w:tcW w:w="385" w:type="pct"/>
                <w:textDirection w:val="btLr"/>
                <w:vAlign w:val="center"/>
              </w:tcPr>
            </w:tcPrChange>
          </w:tcPr>
          <w:p w14:paraId="5AD6D1EE" w14:textId="77777777" w:rsidR="000F50A0" w:rsidRDefault="000F50A0" w:rsidP="000F50A0">
            <w:pPr>
              <w:jc w:val="center"/>
              <w:rPr>
                <w:rFonts w:asciiTheme="minorHAnsi" w:hAnsiTheme="minorHAnsi"/>
                <w:sz w:val="18"/>
                <w:szCs w:val="18"/>
              </w:rPr>
            </w:pPr>
            <w:r>
              <w:rPr>
                <w:rFonts w:asciiTheme="minorHAnsi" w:hAnsiTheme="minorHAnsi"/>
                <w:sz w:val="18"/>
                <w:szCs w:val="18"/>
              </w:rPr>
              <w:t>01</w:t>
            </w:r>
          </w:p>
        </w:tc>
        <w:tc>
          <w:tcPr>
            <w:tcW w:w="354" w:type="pct"/>
            <w:textDirection w:val="btLr"/>
            <w:vAlign w:val="center"/>
            <w:tcPrChange w:id="631" w:author="Alhabibi, Haider@Energy" w:date="2022-03-11T18:06:00Z">
              <w:tcPr>
                <w:tcW w:w="385" w:type="pct"/>
                <w:textDirection w:val="btLr"/>
                <w:vAlign w:val="center"/>
              </w:tcPr>
            </w:tcPrChange>
          </w:tcPr>
          <w:p w14:paraId="7E4084ED" w14:textId="77777777" w:rsidR="000F50A0" w:rsidRDefault="000F50A0" w:rsidP="000F50A0">
            <w:pPr>
              <w:jc w:val="center"/>
              <w:rPr>
                <w:rFonts w:asciiTheme="minorHAnsi" w:hAnsiTheme="minorHAnsi"/>
                <w:sz w:val="18"/>
                <w:szCs w:val="18"/>
              </w:rPr>
            </w:pPr>
            <w:r>
              <w:rPr>
                <w:rFonts w:asciiTheme="minorHAnsi" w:hAnsiTheme="minorHAnsi"/>
                <w:sz w:val="18"/>
                <w:szCs w:val="18"/>
              </w:rPr>
              <w:t>02</w:t>
            </w:r>
          </w:p>
        </w:tc>
        <w:tc>
          <w:tcPr>
            <w:tcW w:w="358" w:type="pct"/>
            <w:textDirection w:val="btLr"/>
            <w:vAlign w:val="center"/>
            <w:tcPrChange w:id="632" w:author="Alhabibi, Haider@Energy" w:date="2022-03-11T18:06:00Z">
              <w:tcPr>
                <w:tcW w:w="385" w:type="pct"/>
                <w:textDirection w:val="btLr"/>
                <w:vAlign w:val="center"/>
              </w:tcPr>
            </w:tcPrChange>
          </w:tcPr>
          <w:p w14:paraId="0C3886C4" w14:textId="77777777" w:rsidR="000F50A0" w:rsidRDefault="000F50A0" w:rsidP="000F50A0">
            <w:pPr>
              <w:jc w:val="center"/>
              <w:rPr>
                <w:rFonts w:asciiTheme="minorHAnsi" w:hAnsiTheme="minorHAnsi"/>
                <w:sz w:val="18"/>
                <w:szCs w:val="18"/>
              </w:rPr>
            </w:pPr>
            <w:r>
              <w:rPr>
                <w:rFonts w:asciiTheme="minorHAnsi" w:hAnsiTheme="minorHAnsi"/>
                <w:sz w:val="18"/>
                <w:szCs w:val="18"/>
              </w:rPr>
              <w:t>03</w:t>
            </w:r>
          </w:p>
        </w:tc>
        <w:tc>
          <w:tcPr>
            <w:tcW w:w="358" w:type="pct"/>
            <w:textDirection w:val="btLr"/>
            <w:vAlign w:val="center"/>
            <w:tcPrChange w:id="633" w:author="Alhabibi, Haider@Energy" w:date="2022-03-11T18:06:00Z">
              <w:tcPr>
                <w:tcW w:w="385" w:type="pct"/>
                <w:textDirection w:val="btLr"/>
                <w:vAlign w:val="center"/>
              </w:tcPr>
            </w:tcPrChange>
          </w:tcPr>
          <w:p w14:paraId="6F96BAAF" w14:textId="77777777" w:rsidR="000F50A0" w:rsidRDefault="000F50A0" w:rsidP="000F50A0">
            <w:pPr>
              <w:jc w:val="center"/>
              <w:rPr>
                <w:rFonts w:asciiTheme="minorHAnsi" w:hAnsiTheme="minorHAnsi"/>
                <w:sz w:val="18"/>
                <w:szCs w:val="18"/>
              </w:rPr>
            </w:pPr>
            <w:r>
              <w:rPr>
                <w:rFonts w:asciiTheme="minorHAnsi" w:hAnsiTheme="minorHAnsi"/>
                <w:sz w:val="18"/>
                <w:szCs w:val="18"/>
              </w:rPr>
              <w:t>04</w:t>
            </w:r>
          </w:p>
        </w:tc>
        <w:tc>
          <w:tcPr>
            <w:tcW w:w="358" w:type="pct"/>
            <w:textDirection w:val="btLr"/>
            <w:vAlign w:val="center"/>
            <w:tcPrChange w:id="634" w:author="Alhabibi, Haider@Energy" w:date="2022-03-11T18:06:00Z">
              <w:tcPr>
                <w:tcW w:w="385" w:type="pct"/>
                <w:textDirection w:val="btLr"/>
                <w:vAlign w:val="center"/>
              </w:tcPr>
            </w:tcPrChange>
          </w:tcPr>
          <w:p w14:paraId="0484AF3C" w14:textId="77777777" w:rsidR="000F50A0" w:rsidRDefault="000F50A0" w:rsidP="000F50A0">
            <w:pPr>
              <w:jc w:val="center"/>
              <w:rPr>
                <w:rFonts w:asciiTheme="minorHAnsi" w:hAnsiTheme="minorHAnsi"/>
                <w:sz w:val="18"/>
                <w:szCs w:val="18"/>
              </w:rPr>
            </w:pPr>
            <w:r>
              <w:rPr>
                <w:rFonts w:asciiTheme="minorHAnsi" w:hAnsiTheme="minorHAnsi"/>
                <w:sz w:val="18"/>
                <w:szCs w:val="18"/>
              </w:rPr>
              <w:t>05</w:t>
            </w:r>
          </w:p>
        </w:tc>
        <w:tc>
          <w:tcPr>
            <w:tcW w:w="358" w:type="pct"/>
            <w:textDirection w:val="btLr"/>
            <w:vAlign w:val="center"/>
            <w:tcPrChange w:id="635" w:author="Alhabibi, Haider@Energy" w:date="2022-03-11T18:06:00Z">
              <w:tcPr>
                <w:tcW w:w="385" w:type="pct"/>
                <w:textDirection w:val="btLr"/>
                <w:vAlign w:val="center"/>
              </w:tcPr>
            </w:tcPrChange>
          </w:tcPr>
          <w:p w14:paraId="71433463" w14:textId="77777777" w:rsidR="000F50A0" w:rsidRDefault="000F50A0" w:rsidP="000F50A0">
            <w:pPr>
              <w:jc w:val="center"/>
              <w:rPr>
                <w:rFonts w:asciiTheme="minorHAnsi" w:hAnsiTheme="minorHAnsi"/>
                <w:sz w:val="18"/>
                <w:szCs w:val="18"/>
              </w:rPr>
            </w:pPr>
            <w:r>
              <w:rPr>
                <w:rFonts w:asciiTheme="minorHAnsi" w:hAnsiTheme="minorHAnsi"/>
                <w:sz w:val="18"/>
                <w:szCs w:val="18"/>
              </w:rPr>
              <w:t>06</w:t>
            </w:r>
          </w:p>
        </w:tc>
        <w:tc>
          <w:tcPr>
            <w:tcW w:w="358" w:type="pct"/>
            <w:textDirection w:val="btLr"/>
            <w:vAlign w:val="center"/>
            <w:tcPrChange w:id="636" w:author="Alhabibi, Haider@Energy" w:date="2022-03-11T18:06:00Z">
              <w:tcPr>
                <w:tcW w:w="385" w:type="pct"/>
                <w:textDirection w:val="btLr"/>
                <w:vAlign w:val="center"/>
              </w:tcPr>
            </w:tcPrChange>
          </w:tcPr>
          <w:p w14:paraId="3A3D9E85" w14:textId="77777777" w:rsidR="000F50A0" w:rsidRDefault="000F50A0" w:rsidP="000F50A0">
            <w:pPr>
              <w:jc w:val="center"/>
              <w:rPr>
                <w:rFonts w:asciiTheme="minorHAnsi" w:hAnsiTheme="minorHAnsi"/>
                <w:sz w:val="18"/>
                <w:szCs w:val="18"/>
              </w:rPr>
            </w:pPr>
            <w:r>
              <w:rPr>
                <w:rFonts w:asciiTheme="minorHAnsi" w:hAnsiTheme="minorHAnsi"/>
                <w:sz w:val="18"/>
                <w:szCs w:val="18"/>
              </w:rPr>
              <w:t>07</w:t>
            </w:r>
          </w:p>
        </w:tc>
        <w:tc>
          <w:tcPr>
            <w:tcW w:w="358" w:type="pct"/>
            <w:textDirection w:val="btLr"/>
            <w:vAlign w:val="center"/>
            <w:tcPrChange w:id="637" w:author="Alhabibi, Haider@Energy" w:date="2022-03-11T18:06:00Z">
              <w:tcPr>
                <w:tcW w:w="385" w:type="pct"/>
                <w:textDirection w:val="btLr"/>
                <w:vAlign w:val="center"/>
              </w:tcPr>
            </w:tcPrChange>
          </w:tcPr>
          <w:p w14:paraId="68F72529" w14:textId="77777777" w:rsidR="000F50A0" w:rsidRDefault="000F50A0" w:rsidP="000F50A0">
            <w:pPr>
              <w:jc w:val="center"/>
              <w:rPr>
                <w:rFonts w:asciiTheme="minorHAnsi" w:hAnsiTheme="minorHAnsi"/>
                <w:sz w:val="18"/>
                <w:szCs w:val="18"/>
              </w:rPr>
            </w:pPr>
            <w:r>
              <w:rPr>
                <w:rFonts w:asciiTheme="minorHAnsi" w:hAnsiTheme="minorHAnsi"/>
                <w:sz w:val="18"/>
                <w:szCs w:val="18"/>
              </w:rPr>
              <w:t>08</w:t>
            </w:r>
          </w:p>
        </w:tc>
        <w:tc>
          <w:tcPr>
            <w:tcW w:w="358" w:type="pct"/>
            <w:textDirection w:val="btLr"/>
            <w:vAlign w:val="center"/>
            <w:tcPrChange w:id="638" w:author="Alhabibi, Haider@Energy" w:date="2022-03-11T18:06:00Z">
              <w:tcPr>
                <w:tcW w:w="385" w:type="pct"/>
                <w:textDirection w:val="btLr"/>
                <w:vAlign w:val="center"/>
              </w:tcPr>
            </w:tcPrChange>
          </w:tcPr>
          <w:p w14:paraId="55AA6937" w14:textId="45E204D1" w:rsidR="000F50A0" w:rsidRDefault="000F50A0" w:rsidP="000F50A0">
            <w:pPr>
              <w:jc w:val="center"/>
              <w:rPr>
                <w:ins w:id="639" w:author="Shewmaker, Michael@Energy" w:date="2022-02-01T13:31:00Z"/>
                <w:rFonts w:asciiTheme="minorHAnsi" w:hAnsiTheme="minorHAnsi"/>
                <w:sz w:val="18"/>
                <w:szCs w:val="18"/>
              </w:rPr>
            </w:pPr>
            <w:ins w:id="640" w:author="Shewmaker, Michael@Energy" w:date="2022-02-01T13:31:00Z">
              <w:r>
                <w:rPr>
                  <w:rFonts w:asciiTheme="minorHAnsi" w:hAnsiTheme="minorHAnsi"/>
                  <w:sz w:val="18"/>
                  <w:szCs w:val="18"/>
                </w:rPr>
                <w:t>09a</w:t>
              </w:r>
            </w:ins>
          </w:p>
        </w:tc>
        <w:tc>
          <w:tcPr>
            <w:tcW w:w="358" w:type="pct"/>
            <w:textDirection w:val="btLr"/>
            <w:vAlign w:val="center"/>
            <w:tcPrChange w:id="641" w:author="Alhabibi, Haider@Energy" w:date="2022-03-11T18:06:00Z">
              <w:tcPr>
                <w:tcW w:w="385" w:type="pct"/>
                <w:textDirection w:val="btLr"/>
                <w:vAlign w:val="center"/>
              </w:tcPr>
            </w:tcPrChange>
          </w:tcPr>
          <w:p w14:paraId="6C5995B8" w14:textId="7A6D7EE7" w:rsidR="000F50A0" w:rsidRDefault="000F50A0" w:rsidP="000F50A0">
            <w:pPr>
              <w:jc w:val="center"/>
              <w:rPr>
                <w:rFonts w:asciiTheme="minorHAnsi" w:hAnsiTheme="minorHAnsi"/>
                <w:sz w:val="18"/>
                <w:szCs w:val="18"/>
              </w:rPr>
            </w:pPr>
            <w:r>
              <w:rPr>
                <w:rFonts w:asciiTheme="minorHAnsi" w:hAnsiTheme="minorHAnsi"/>
                <w:sz w:val="18"/>
                <w:szCs w:val="18"/>
              </w:rPr>
              <w:t>09</w:t>
            </w:r>
          </w:p>
        </w:tc>
        <w:tc>
          <w:tcPr>
            <w:tcW w:w="358" w:type="pct"/>
            <w:textDirection w:val="btLr"/>
            <w:tcPrChange w:id="642" w:author="Alhabibi, Haider@Energy" w:date="2022-03-11T18:06:00Z">
              <w:tcPr>
                <w:tcW w:w="1" w:type="pct"/>
                <w:textDirection w:val="btLr"/>
              </w:tcPr>
            </w:tcPrChange>
          </w:tcPr>
          <w:p w14:paraId="4E6D61ED" w14:textId="6A1D2E4B" w:rsidR="000F50A0" w:rsidRDefault="000F50A0" w:rsidP="000F50A0">
            <w:pPr>
              <w:jc w:val="center"/>
              <w:rPr>
                <w:ins w:id="643" w:author="Alhabibi, Haider@Energy" w:date="2022-03-11T18:06:00Z"/>
                <w:rFonts w:asciiTheme="minorHAnsi" w:hAnsiTheme="minorHAnsi"/>
                <w:sz w:val="18"/>
                <w:szCs w:val="18"/>
              </w:rPr>
            </w:pPr>
            <w:ins w:id="644" w:author="Alhabibi, Haider@Energy" w:date="2022-03-11T18:07:00Z">
              <w:r>
                <w:rPr>
                  <w:rFonts w:asciiTheme="minorHAnsi" w:hAnsiTheme="minorHAnsi"/>
                  <w:sz w:val="18"/>
                  <w:szCs w:val="18"/>
                </w:rPr>
                <w:t>10a</w:t>
              </w:r>
            </w:ins>
          </w:p>
        </w:tc>
        <w:tc>
          <w:tcPr>
            <w:tcW w:w="358" w:type="pct"/>
            <w:textDirection w:val="btLr"/>
            <w:vAlign w:val="center"/>
            <w:tcPrChange w:id="645" w:author="Alhabibi, Haider@Energy" w:date="2022-03-11T18:06:00Z">
              <w:tcPr>
                <w:tcW w:w="385" w:type="pct"/>
                <w:textDirection w:val="btLr"/>
                <w:vAlign w:val="center"/>
              </w:tcPr>
            </w:tcPrChange>
          </w:tcPr>
          <w:p w14:paraId="43D1AF67" w14:textId="2388B3FB" w:rsidR="000F50A0" w:rsidRDefault="000F50A0" w:rsidP="000F50A0">
            <w:pPr>
              <w:jc w:val="center"/>
              <w:rPr>
                <w:rFonts w:asciiTheme="minorHAnsi" w:hAnsiTheme="minorHAnsi"/>
                <w:sz w:val="18"/>
                <w:szCs w:val="18"/>
              </w:rPr>
            </w:pPr>
            <w:r>
              <w:rPr>
                <w:rFonts w:asciiTheme="minorHAnsi" w:hAnsiTheme="minorHAnsi"/>
                <w:sz w:val="18"/>
                <w:szCs w:val="18"/>
              </w:rPr>
              <w:t>10</w:t>
            </w:r>
          </w:p>
        </w:tc>
        <w:tc>
          <w:tcPr>
            <w:tcW w:w="358" w:type="pct"/>
            <w:textDirection w:val="btLr"/>
            <w:vAlign w:val="center"/>
            <w:tcPrChange w:id="646" w:author="Alhabibi, Haider@Energy" w:date="2022-03-11T18:06:00Z">
              <w:tcPr>
                <w:tcW w:w="385" w:type="pct"/>
                <w:gridSpan w:val="2"/>
                <w:textDirection w:val="btLr"/>
                <w:vAlign w:val="center"/>
              </w:tcPr>
            </w:tcPrChange>
          </w:tcPr>
          <w:p w14:paraId="5E42CA1F" w14:textId="77777777" w:rsidR="000F50A0" w:rsidRDefault="000F50A0" w:rsidP="000F50A0">
            <w:pPr>
              <w:jc w:val="center"/>
              <w:rPr>
                <w:rFonts w:asciiTheme="minorHAnsi" w:hAnsiTheme="minorHAnsi"/>
                <w:sz w:val="18"/>
                <w:szCs w:val="18"/>
              </w:rPr>
            </w:pPr>
            <w:r>
              <w:rPr>
                <w:rFonts w:asciiTheme="minorHAnsi" w:hAnsiTheme="minorHAnsi"/>
                <w:sz w:val="18"/>
                <w:szCs w:val="18"/>
              </w:rPr>
              <w:t>11</w:t>
            </w:r>
          </w:p>
        </w:tc>
        <w:tc>
          <w:tcPr>
            <w:tcW w:w="349" w:type="pct"/>
            <w:textDirection w:val="btLr"/>
            <w:vAlign w:val="center"/>
            <w:tcPrChange w:id="647" w:author="Alhabibi, Haider@Energy" w:date="2022-03-11T18:06:00Z">
              <w:tcPr>
                <w:tcW w:w="385" w:type="pct"/>
                <w:textDirection w:val="btLr"/>
                <w:vAlign w:val="center"/>
              </w:tcPr>
            </w:tcPrChange>
          </w:tcPr>
          <w:p w14:paraId="730850A0" w14:textId="641A726A" w:rsidR="000F50A0" w:rsidRDefault="000F50A0" w:rsidP="000F50A0">
            <w:pPr>
              <w:jc w:val="center"/>
              <w:rPr>
                <w:ins w:id="648" w:author="Moua, Cheng@Energy" w:date="2022-01-20T10:47:00Z"/>
                <w:rFonts w:asciiTheme="minorHAnsi" w:hAnsiTheme="minorHAnsi"/>
                <w:sz w:val="18"/>
                <w:szCs w:val="18"/>
              </w:rPr>
            </w:pPr>
            <w:ins w:id="649" w:author="Shewmaker, Michael@Energy" w:date="2022-02-01T13:32:00Z">
              <w:r>
                <w:rPr>
                  <w:rFonts w:asciiTheme="minorHAnsi" w:hAnsiTheme="minorHAnsi"/>
                  <w:sz w:val="18"/>
                  <w:szCs w:val="18"/>
                </w:rPr>
                <w:t>12</w:t>
              </w:r>
            </w:ins>
          </w:p>
        </w:tc>
      </w:tr>
      <w:tr w:rsidR="000F50A0" w14:paraId="4150BE81" w14:textId="7FC15297" w:rsidTr="00DC388F">
        <w:tblPrEx>
          <w:tblW w:w="5000" w:type="pct"/>
          <w:tblLayout w:type="fixed"/>
          <w:tblPrExChange w:id="650" w:author="Alhabibi, Haider@Energy" w:date="2022-03-11T18:06:00Z">
            <w:tblPrEx>
              <w:tblW w:w="5000" w:type="pct"/>
              <w:tblLayout w:type="fixed"/>
            </w:tblPrEx>
          </w:tblPrExChange>
        </w:tblPrEx>
        <w:trPr>
          <w:cantSplit/>
          <w:trHeight w:val="1655"/>
          <w:trPrChange w:id="651" w:author="Alhabibi, Haider@Energy" w:date="2022-03-11T18:06:00Z">
            <w:trPr>
              <w:cantSplit/>
              <w:trHeight w:val="1655"/>
            </w:trPr>
          </w:trPrChange>
        </w:trPr>
        <w:tc>
          <w:tcPr>
            <w:tcW w:w="358" w:type="pct"/>
            <w:textDirection w:val="btLr"/>
            <w:vAlign w:val="center"/>
            <w:tcPrChange w:id="652" w:author="Alhabibi, Haider@Energy" w:date="2022-03-11T18:06:00Z">
              <w:tcPr>
                <w:tcW w:w="385" w:type="pct"/>
                <w:textDirection w:val="btLr"/>
                <w:vAlign w:val="center"/>
              </w:tcPr>
            </w:tcPrChange>
          </w:tcPr>
          <w:p w14:paraId="159E1D28" w14:textId="77777777" w:rsidR="000F50A0" w:rsidRDefault="000F50A0" w:rsidP="000F50A0">
            <w:pPr>
              <w:ind w:left="113" w:right="113"/>
              <w:jc w:val="center"/>
              <w:rPr>
                <w:rFonts w:asciiTheme="minorHAnsi" w:hAnsiTheme="minorHAnsi"/>
                <w:sz w:val="18"/>
                <w:szCs w:val="18"/>
              </w:rPr>
            </w:pPr>
            <w:r>
              <w:rPr>
                <w:rFonts w:asciiTheme="minorHAnsi" w:hAnsiTheme="minorHAnsi"/>
                <w:sz w:val="18"/>
                <w:szCs w:val="18"/>
              </w:rPr>
              <w:t>System Name</w:t>
            </w:r>
          </w:p>
        </w:tc>
        <w:tc>
          <w:tcPr>
            <w:tcW w:w="354" w:type="pct"/>
            <w:textDirection w:val="btLr"/>
            <w:vAlign w:val="center"/>
            <w:tcPrChange w:id="653" w:author="Alhabibi, Haider@Energy" w:date="2022-03-11T18:06:00Z">
              <w:tcPr>
                <w:tcW w:w="385" w:type="pct"/>
                <w:textDirection w:val="btLr"/>
                <w:vAlign w:val="center"/>
              </w:tcPr>
            </w:tcPrChange>
          </w:tcPr>
          <w:p w14:paraId="6DD147D1" w14:textId="77777777" w:rsidR="000F50A0" w:rsidRDefault="000F50A0" w:rsidP="000F50A0">
            <w:pPr>
              <w:ind w:left="113" w:right="113"/>
              <w:jc w:val="center"/>
              <w:rPr>
                <w:rFonts w:asciiTheme="minorHAnsi" w:hAnsiTheme="minorHAnsi"/>
                <w:sz w:val="18"/>
                <w:szCs w:val="18"/>
              </w:rPr>
            </w:pPr>
            <w:r>
              <w:rPr>
                <w:rFonts w:asciiTheme="minorHAnsi" w:hAnsiTheme="minorHAnsi"/>
                <w:sz w:val="18"/>
                <w:szCs w:val="18"/>
              </w:rPr>
              <w:t>Manufacturer Name</w:t>
            </w:r>
          </w:p>
        </w:tc>
        <w:tc>
          <w:tcPr>
            <w:tcW w:w="358" w:type="pct"/>
            <w:textDirection w:val="btLr"/>
            <w:vAlign w:val="center"/>
            <w:tcPrChange w:id="654" w:author="Alhabibi, Haider@Energy" w:date="2022-03-11T18:06:00Z">
              <w:tcPr>
                <w:tcW w:w="385" w:type="pct"/>
                <w:textDirection w:val="btLr"/>
                <w:vAlign w:val="center"/>
              </w:tcPr>
            </w:tcPrChange>
          </w:tcPr>
          <w:p w14:paraId="10BD1749" w14:textId="77777777" w:rsidR="000F50A0" w:rsidRDefault="000F50A0" w:rsidP="000F50A0">
            <w:pPr>
              <w:ind w:left="113" w:right="113"/>
              <w:jc w:val="center"/>
              <w:rPr>
                <w:rFonts w:asciiTheme="minorHAnsi" w:hAnsiTheme="minorHAnsi"/>
                <w:sz w:val="18"/>
                <w:szCs w:val="18"/>
              </w:rPr>
            </w:pPr>
            <w:r>
              <w:rPr>
                <w:rFonts w:asciiTheme="minorHAnsi" w:hAnsiTheme="minorHAnsi"/>
                <w:sz w:val="18"/>
                <w:szCs w:val="18"/>
              </w:rPr>
              <w:t>System Type</w:t>
            </w:r>
          </w:p>
        </w:tc>
        <w:tc>
          <w:tcPr>
            <w:tcW w:w="358" w:type="pct"/>
            <w:textDirection w:val="btLr"/>
            <w:vAlign w:val="center"/>
            <w:tcPrChange w:id="655" w:author="Alhabibi, Haider@Energy" w:date="2022-03-11T18:06:00Z">
              <w:tcPr>
                <w:tcW w:w="385" w:type="pct"/>
                <w:textDirection w:val="btLr"/>
                <w:vAlign w:val="center"/>
              </w:tcPr>
            </w:tcPrChange>
          </w:tcPr>
          <w:p w14:paraId="413316D3" w14:textId="69EC80FD" w:rsidR="000F50A0" w:rsidRDefault="000F50A0" w:rsidP="000F50A0">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358" w:type="pct"/>
            <w:textDirection w:val="btLr"/>
            <w:vAlign w:val="center"/>
            <w:tcPrChange w:id="656" w:author="Alhabibi, Haider@Energy" w:date="2022-03-11T18:06:00Z">
              <w:tcPr>
                <w:tcW w:w="385" w:type="pct"/>
                <w:textDirection w:val="btLr"/>
                <w:vAlign w:val="center"/>
              </w:tcPr>
            </w:tcPrChange>
          </w:tcPr>
          <w:p w14:paraId="5FFF652E" w14:textId="6C837B01" w:rsidR="000F50A0" w:rsidRDefault="000F50A0" w:rsidP="000F50A0">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358" w:type="pct"/>
            <w:textDirection w:val="btLr"/>
            <w:vAlign w:val="center"/>
            <w:tcPrChange w:id="657" w:author="Alhabibi, Haider@Energy" w:date="2022-03-11T18:06:00Z">
              <w:tcPr>
                <w:tcW w:w="385" w:type="pct"/>
                <w:textDirection w:val="btLr"/>
                <w:vAlign w:val="center"/>
              </w:tcPr>
            </w:tcPrChange>
          </w:tcPr>
          <w:p w14:paraId="63D98F51" w14:textId="41B3A6D0" w:rsidR="000F50A0" w:rsidRDefault="000F50A0" w:rsidP="000F50A0">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358" w:type="pct"/>
            <w:textDirection w:val="btLr"/>
            <w:vAlign w:val="center"/>
            <w:tcPrChange w:id="658" w:author="Alhabibi, Haider@Energy" w:date="2022-03-11T18:06:00Z">
              <w:tcPr>
                <w:tcW w:w="385" w:type="pct"/>
                <w:textDirection w:val="btLr"/>
                <w:vAlign w:val="center"/>
              </w:tcPr>
            </w:tcPrChange>
          </w:tcPr>
          <w:p w14:paraId="2C5C0F10" w14:textId="77777777" w:rsidR="000F50A0" w:rsidRDefault="000F50A0" w:rsidP="000F50A0">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358" w:type="pct"/>
            <w:textDirection w:val="btLr"/>
            <w:vAlign w:val="center"/>
            <w:tcPrChange w:id="659" w:author="Alhabibi, Haider@Energy" w:date="2022-03-11T18:06:00Z">
              <w:tcPr>
                <w:tcW w:w="385" w:type="pct"/>
                <w:textDirection w:val="btLr"/>
                <w:vAlign w:val="center"/>
              </w:tcPr>
            </w:tcPrChange>
          </w:tcPr>
          <w:p w14:paraId="62BA9D38" w14:textId="77777777" w:rsidR="000F50A0" w:rsidRDefault="000F50A0" w:rsidP="000F50A0">
            <w:pPr>
              <w:ind w:left="113" w:right="113"/>
              <w:jc w:val="center"/>
              <w:rPr>
                <w:rFonts w:asciiTheme="minorHAnsi" w:hAnsiTheme="minorHAnsi"/>
                <w:sz w:val="18"/>
                <w:szCs w:val="18"/>
              </w:rPr>
            </w:pPr>
            <w:r>
              <w:rPr>
                <w:rFonts w:asciiTheme="minorHAnsi" w:hAnsiTheme="minorHAnsi"/>
                <w:sz w:val="18"/>
                <w:szCs w:val="18"/>
              </w:rPr>
              <w:t>Operation Schedule</w:t>
            </w:r>
          </w:p>
        </w:tc>
        <w:tc>
          <w:tcPr>
            <w:tcW w:w="358" w:type="pct"/>
            <w:textDirection w:val="btLr"/>
            <w:tcPrChange w:id="660" w:author="Alhabibi, Haider@Energy" w:date="2022-03-11T18:06:00Z">
              <w:tcPr>
                <w:tcW w:w="385" w:type="pct"/>
                <w:textDirection w:val="btLr"/>
              </w:tcPr>
            </w:tcPrChange>
          </w:tcPr>
          <w:p w14:paraId="601E0A60" w14:textId="15AA56E1" w:rsidR="000F50A0" w:rsidRDefault="000F50A0" w:rsidP="000F50A0">
            <w:pPr>
              <w:ind w:left="113" w:right="113"/>
              <w:jc w:val="center"/>
              <w:rPr>
                <w:ins w:id="661" w:author="Shewmaker, Michael@Energy" w:date="2022-02-01T13:31:00Z"/>
                <w:rFonts w:asciiTheme="minorHAnsi" w:hAnsiTheme="minorHAnsi"/>
                <w:sz w:val="18"/>
                <w:szCs w:val="18"/>
              </w:rPr>
            </w:pPr>
            <w:ins w:id="662" w:author="Shewmaker, Michael@Energy" w:date="2022-02-01T13:32:00Z">
              <w:r>
                <w:rPr>
                  <w:rFonts w:asciiTheme="minorHAnsi" w:hAnsiTheme="minorHAnsi"/>
                  <w:sz w:val="18"/>
                  <w:szCs w:val="18"/>
                </w:rPr>
                <w:t>Method of Compliance</w:t>
              </w:r>
            </w:ins>
          </w:p>
        </w:tc>
        <w:tc>
          <w:tcPr>
            <w:tcW w:w="358" w:type="pct"/>
            <w:textDirection w:val="btLr"/>
            <w:vAlign w:val="center"/>
            <w:tcPrChange w:id="663" w:author="Alhabibi, Haider@Energy" w:date="2022-03-11T18:06:00Z">
              <w:tcPr>
                <w:tcW w:w="385" w:type="pct"/>
                <w:textDirection w:val="btLr"/>
                <w:vAlign w:val="center"/>
              </w:tcPr>
            </w:tcPrChange>
          </w:tcPr>
          <w:p w14:paraId="2C2E6754" w14:textId="6DEEF79C" w:rsidR="000F50A0" w:rsidRDefault="000F50A0" w:rsidP="000F50A0">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664" w:author="Shewmaker, Michael@Energy" w:date="2022-02-01T13:32:00Z">
              <w:r w:rsidDel="003C6B93">
                <w:rPr>
                  <w:rFonts w:asciiTheme="minorHAnsi" w:hAnsiTheme="minorHAnsi"/>
                  <w:sz w:val="18"/>
                  <w:szCs w:val="18"/>
                </w:rPr>
                <w:delText>(</w:delText>
              </w:r>
            </w:del>
            <w:ins w:id="665" w:author="Moua, Cheng@Energy" w:date="2022-01-20T19:33:00Z">
              <w:del w:id="666" w:author="Shewmaker, Michael@Energy" w:date="2022-02-01T13:32:00Z">
                <w:r w:rsidDel="003C6B93">
                  <w:rPr>
                    <w:rFonts w:asciiTheme="minorHAnsi" w:hAnsiTheme="minorHAnsi"/>
                    <w:sz w:val="18"/>
                    <w:szCs w:val="18"/>
                  </w:rPr>
                  <w:delText>or select Capture Efficiency</w:delText>
                </w:r>
              </w:del>
            </w:ins>
            <w:ins w:id="667" w:author="Moua, Cheng@Energy" w:date="2022-01-20T19:34:00Z">
              <w:del w:id="668" w:author="Shewmaker, Michael@Energy" w:date="2022-02-01T13:32:00Z">
                <w:r w:rsidDel="003C6B93">
                  <w:rPr>
                    <w:rFonts w:asciiTheme="minorHAnsi" w:hAnsiTheme="minorHAnsi"/>
                    <w:sz w:val="18"/>
                    <w:szCs w:val="18"/>
                  </w:rPr>
                  <w:delText>)</w:delText>
                </w:r>
              </w:del>
            </w:ins>
            <w:del w:id="669" w:author="Moua, Cheng@Energy" w:date="2022-01-20T19:33:00Z">
              <w:r w:rsidDel="0023020B">
                <w:rPr>
                  <w:rFonts w:asciiTheme="minorHAnsi" w:hAnsiTheme="minorHAnsi"/>
                  <w:sz w:val="18"/>
                  <w:szCs w:val="18"/>
                </w:rPr>
                <w:delText>if demand controlled)</w:delText>
              </w:r>
            </w:del>
          </w:p>
        </w:tc>
        <w:tc>
          <w:tcPr>
            <w:tcW w:w="358" w:type="pct"/>
            <w:textDirection w:val="btLr"/>
            <w:tcPrChange w:id="670" w:author="Alhabibi, Haider@Energy" w:date="2022-03-11T18:06:00Z">
              <w:tcPr>
                <w:tcW w:w="1" w:type="pct"/>
                <w:textDirection w:val="btLr"/>
              </w:tcPr>
            </w:tcPrChange>
          </w:tcPr>
          <w:p w14:paraId="53912039" w14:textId="7C85E5A9" w:rsidR="000F50A0" w:rsidRDefault="000F50A0" w:rsidP="000F50A0">
            <w:pPr>
              <w:ind w:left="113" w:right="113"/>
              <w:jc w:val="center"/>
              <w:rPr>
                <w:ins w:id="671" w:author="Alhabibi, Haider@Energy" w:date="2022-03-11T18:06:00Z"/>
                <w:rFonts w:asciiTheme="minorHAnsi" w:hAnsiTheme="minorHAnsi"/>
                <w:sz w:val="18"/>
                <w:szCs w:val="18"/>
              </w:rPr>
            </w:pPr>
            <w:ins w:id="672" w:author="Alhabibi, Haider@Energy" w:date="2022-03-11T18:07:00Z">
              <w:r>
                <w:rPr>
                  <w:rFonts w:asciiTheme="minorHAnsi" w:hAnsiTheme="minorHAnsi"/>
                  <w:sz w:val="18"/>
                  <w:szCs w:val="18"/>
                </w:rPr>
                <w:t>Exception to Maximum Sound Rating</w:t>
              </w:r>
            </w:ins>
          </w:p>
        </w:tc>
        <w:tc>
          <w:tcPr>
            <w:tcW w:w="358" w:type="pct"/>
            <w:textDirection w:val="btLr"/>
            <w:vAlign w:val="center"/>
            <w:tcPrChange w:id="673" w:author="Alhabibi, Haider@Energy" w:date="2022-03-11T18:06:00Z">
              <w:tcPr>
                <w:tcW w:w="385" w:type="pct"/>
                <w:textDirection w:val="btLr"/>
                <w:vAlign w:val="center"/>
              </w:tcPr>
            </w:tcPrChange>
          </w:tcPr>
          <w:p w14:paraId="0B3ED045" w14:textId="3AEDE5AE" w:rsidR="000F50A0" w:rsidRDefault="000F50A0" w:rsidP="000F50A0">
            <w:pPr>
              <w:ind w:left="113" w:right="113"/>
              <w:jc w:val="center"/>
              <w:rPr>
                <w:rFonts w:asciiTheme="minorHAnsi" w:hAnsiTheme="minorHAnsi"/>
                <w:sz w:val="18"/>
                <w:szCs w:val="18"/>
              </w:rPr>
            </w:pPr>
            <w:r>
              <w:rPr>
                <w:rFonts w:asciiTheme="minorHAnsi" w:hAnsiTheme="minorHAnsi"/>
                <w:sz w:val="18"/>
                <w:szCs w:val="18"/>
              </w:rPr>
              <w:t>Maximum Sound Rating</w:t>
            </w:r>
          </w:p>
        </w:tc>
        <w:tc>
          <w:tcPr>
            <w:tcW w:w="358" w:type="pct"/>
            <w:textDirection w:val="btLr"/>
            <w:vAlign w:val="center"/>
            <w:tcPrChange w:id="674" w:author="Alhabibi, Haider@Energy" w:date="2022-03-11T18:06:00Z">
              <w:tcPr>
                <w:tcW w:w="385" w:type="pct"/>
                <w:gridSpan w:val="2"/>
                <w:textDirection w:val="btLr"/>
                <w:vAlign w:val="center"/>
              </w:tcPr>
            </w:tcPrChange>
          </w:tcPr>
          <w:p w14:paraId="03C896E0" w14:textId="3D90453B" w:rsidR="000F50A0" w:rsidRDefault="000F50A0" w:rsidP="000F50A0">
            <w:pPr>
              <w:ind w:left="113" w:right="113"/>
              <w:jc w:val="center"/>
              <w:rPr>
                <w:rFonts w:asciiTheme="minorHAnsi" w:hAnsiTheme="minorHAnsi"/>
                <w:sz w:val="18"/>
                <w:szCs w:val="18"/>
              </w:rPr>
            </w:pPr>
            <w:r>
              <w:rPr>
                <w:rFonts w:asciiTheme="minorHAnsi" w:hAnsiTheme="minorHAnsi"/>
                <w:sz w:val="18"/>
                <w:szCs w:val="18"/>
              </w:rPr>
              <w:t>Compliance Statement</w:t>
            </w:r>
            <w:ins w:id="675" w:author="Moua, Cheng@Energy" w:date="2022-01-20T10:48:00Z">
              <w:r>
                <w:rPr>
                  <w:rFonts w:asciiTheme="minorHAnsi" w:hAnsiTheme="minorHAnsi"/>
                  <w:sz w:val="18"/>
                  <w:szCs w:val="18"/>
                </w:rPr>
                <w:t xml:space="preserve"> for Airflow</w:t>
              </w:r>
            </w:ins>
          </w:p>
        </w:tc>
        <w:tc>
          <w:tcPr>
            <w:tcW w:w="349" w:type="pct"/>
            <w:textDirection w:val="btLr"/>
            <w:tcPrChange w:id="676" w:author="Alhabibi, Haider@Energy" w:date="2022-03-11T18:06:00Z">
              <w:tcPr>
                <w:tcW w:w="385" w:type="pct"/>
                <w:textDirection w:val="btLr"/>
              </w:tcPr>
            </w:tcPrChange>
          </w:tcPr>
          <w:p w14:paraId="368A5A46" w14:textId="5174EEEF" w:rsidR="000F50A0" w:rsidRDefault="000F50A0" w:rsidP="000F50A0">
            <w:pPr>
              <w:ind w:left="113" w:right="113"/>
              <w:jc w:val="center"/>
              <w:rPr>
                <w:ins w:id="677" w:author="Moua, Cheng@Energy" w:date="2022-01-20T10:47:00Z"/>
                <w:rFonts w:asciiTheme="minorHAnsi" w:hAnsiTheme="minorHAnsi"/>
                <w:sz w:val="18"/>
                <w:szCs w:val="18"/>
              </w:rPr>
            </w:pPr>
            <w:ins w:id="678" w:author="Moua, Cheng@Energy" w:date="2022-01-20T10:48:00Z">
              <w:r>
                <w:rPr>
                  <w:rFonts w:asciiTheme="minorHAnsi" w:hAnsiTheme="minorHAnsi"/>
                  <w:sz w:val="18"/>
                  <w:szCs w:val="18"/>
                </w:rPr>
                <w:t>Compliance Statement for Sound</w:t>
              </w:r>
            </w:ins>
          </w:p>
        </w:tc>
      </w:tr>
      <w:tr w:rsidR="00AF22C1" w14:paraId="10C13F8B" w14:textId="07624785" w:rsidTr="00DC388F">
        <w:tblPrEx>
          <w:tblW w:w="5000" w:type="pct"/>
          <w:tblLayout w:type="fixed"/>
          <w:tblPrExChange w:id="679" w:author="Alhabibi, Haider@Energy" w:date="2022-03-11T18:06:00Z">
            <w:tblPrEx>
              <w:tblW w:w="5000" w:type="pct"/>
              <w:tblLayout w:type="fixed"/>
            </w:tblPrEx>
          </w:tblPrExChange>
        </w:tblPrEx>
        <w:tc>
          <w:tcPr>
            <w:tcW w:w="358" w:type="pct"/>
            <w:tcPrChange w:id="680" w:author="Alhabibi, Haider@Energy" w:date="2022-03-11T18:06:00Z">
              <w:tcPr>
                <w:tcW w:w="385" w:type="pct"/>
              </w:tcPr>
            </w:tcPrChange>
          </w:tcPr>
          <w:p w14:paraId="51A93E5E" w14:textId="5A12CD17" w:rsidR="00AF22C1" w:rsidRDefault="00AF22C1" w:rsidP="00307737">
            <w:pPr>
              <w:rPr>
                <w:rFonts w:asciiTheme="minorHAnsi" w:hAnsiTheme="minorHAnsi"/>
                <w:sz w:val="18"/>
                <w:szCs w:val="18"/>
              </w:rPr>
            </w:pPr>
          </w:p>
        </w:tc>
        <w:tc>
          <w:tcPr>
            <w:tcW w:w="354" w:type="pct"/>
            <w:tcPrChange w:id="681" w:author="Alhabibi, Haider@Energy" w:date="2022-03-11T18:06:00Z">
              <w:tcPr>
                <w:tcW w:w="385" w:type="pct"/>
              </w:tcPr>
            </w:tcPrChange>
          </w:tcPr>
          <w:p w14:paraId="64CA7E61" w14:textId="4658DC93" w:rsidR="00AF22C1" w:rsidRDefault="00AF22C1" w:rsidP="00307737">
            <w:pPr>
              <w:rPr>
                <w:rFonts w:asciiTheme="minorHAnsi" w:hAnsiTheme="minorHAnsi"/>
                <w:sz w:val="18"/>
                <w:szCs w:val="18"/>
              </w:rPr>
            </w:pPr>
          </w:p>
        </w:tc>
        <w:tc>
          <w:tcPr>
            <w:tcW w:w="358" w:type="pct"/>
            <w:tcPrChange w:id="682" w:author="Alhabibi, Haider@Energy" w:date="2022-03-11T18:06:00Z">
              <w:tcPr>
                <w:tcW w:w="385" w:type="pct"/>
              </w:tcPr>
            </w:tcPrChange>
          </w:tcPr>
          <w:p w14:paraId="475F2E19" w14:textId="78B4ACDF" w:rsidR="00AF22C1" w:rsidRDefault="00AF22C1" w:rsidP="00307737">
            <w:pPr>
              <w:rPr>
                <w:rFonts w:asciiTheme="minorHAnsi" w:hAnsiTheme="minorHAnsi"/>
                <w:sz w:val="18"/>
                <w:szCs w:val="18"/>
              </w:rPr>
            </w:pPr>
          </w:p>
        </w:tc>
        <w:tc>
          <w:tcPr>
            <w:tcW w:w="358" w:type="pct"/>
            <w:tcPrChange w:id="683" w:author="Alhabibi, Haider@Energy" w:date="2022-03-11T18:06:00Z">
              <w:tcPr>
                <w:tcW w:w="385" w:type="pct"/>
              </w:tcPr>
            </w:tcPrChange>
          </w:tcPr>
          <w:p w14:paraId="29784D46" w14:textId="604CADCE" w:rsidR="00AF22C1" w:rsidRDefault="00AF22C1" w:rsidP="00307737">
            <w:pPr>
              <w:rPr>
                <w:rFonts w:asciiTheme="minorHAnsi" w:hAnsiTheme="minorHAnsi"/>
                <w:sz w:val="18"/>
                <w:szCs w:val="18"/>
              </w:rPr>
            </w:pPr>
          </w:p>
        </w:tc>
        <w:tc>
          <w:tcPr>
            <w:tcW w:w="358" w:type="pct"/>
            <w:tcPrChange w:id="684" w:author="Alhabibi, Haider@Energy" w:date="2022-03-11T18:06:00Z">
              <w:tcPr>
                <w:tcW w:w="385" w:type="pct"/>
              </w:tcPr>
            </w:tcPrChange>
          </w:tcPr>
          <w:p w14:paraId="07394841" w14:textId="64BF35BC" w:rsidR="00AF22C1" w:rsidRDefault="00AF22C1" w:rsidP="00307737">
            <w:pPr>
              <w:rPr>
                <w:rFonts w:asciiTheme="minorHAnsi" w:hAnsiTheme="minorHAnsi"/>
                <w:sz w:val="18"/>
                <w:szCs w:val="18"/>
              </w:rPr>
            </w:pPr>
          </w:p>
        </w:tc>
        <w:tc>
          <w:tcPr>
            <w:tcW w:w="358" w:type="pct"/>
            <w:tcPrChange w:id="685" w:author="Alhabibi, Haider@Energy" w:date="2022-03-11T18:06:00Z">
              <w:tcPr>
                <w:tcW w:w="385" w:type="pct"/>
              </w:tcPr>
            </w:tcPrChange>
          </w:tcPr>
          <w:p w14:paraId="3B95A694" w14:textId="4A94F859" w:rsidR="00AF22C1" w:rsidRDefault="00AF22C1" w:rsidP="00307737">
            <w:pPr>
              <w:rPr>
                <w:rFonts w:asciiTheme="minorHAnsi" w:hAnsiTheme="minorHAnsi"/>
                <w:sz w:val="18"/>
                <w:szCs w:val="18"/>
              </w:rPr>
            </w:pPr>
          </w:p>
        </w:tc>
        <w:tc>
          <w:tcPr>
            <w:tcW w:w="358" w:type="pct"/>
            <w:tcPrChange w:id="686" w:author="Alhabibi, Haider@Energy" w:date="2022-03-11T18:06:00Z">
              <w:tcPr>
                <w:tcW w:w="385" w:type="pct"/>
              </w:tcPr>
            </w:tcPrChange>
          </w:tcPr>
          <w:p w14:paraId="44FB2F40" w14:textId="45641450" w:rsidR="00AF22C1" w:rsidRDefault="00AF22C1" w:rsidP="00307737">
            <w:pPr>
              <w:rPr>
                <w:rFonts w:asciiTheme="minorHAnsi" w:hAnsiTheme="minorHAnsi"/>
                <w:sz w:val="18"/>
                <w:szCs w:val="18"/>
              </w:rPr>
            </w:pPr>
          </w:p>
        </w:tc>
        <w:tc>
          <w:tcPr>
            <w:tcW w:w="358" w:type="pct"/>
            <w:tcPrChange w:id="687" w:author="Alhabibi, Haider@Energy" w:date="2022-03-11T18:06:00Z">
              <w:tcPr>
                <w:tcW w:w="385" w:type="pct"/>
              </w:tcPr>
            </w:tcPrChange>
          </w:tcPr>
          <w:p w14:paraId="7350959F" w14:textId="45C23507" w:rsidR="00AF22C1" w:rsidRDefault="00AF22C1" w:rsidP="00307737">
            <w:pPr>
              <w:rPr>
                <w:rFonts w:asciiTheme="minorHAnsi" w:hAnsiTheme="minorHAnsi"/>
                <w:sz w:val="18"/>
                <w:szCs w:val="18"/>
              </w:rPr>
            </w:pPr>
          </w:p>
        </w:tc>
        <w:tc>
          <w:tcPr>
            <w:tcW w:w="358" w:type="pct"/>
            <w:tcPrChange w:id="688" w:author="Alhabibi, Haider@Energy" w:date="2022-03-11T18:06:00Z">
              <w:tcPr>
                <w:tcW w:w="385" w:type="pct"/>
              </w:tcPr>
            </w:tcPrChange>
          </w:tcPr>
          <w:p w14:paraId="6CD55255" w14:textId="77777777" w:rsidR="00AF22C1" w:rsidRDefault="00AF22C1" w:rsidP="00307737">
            <w:pPr>
              <w:rPr>
                <w:ins w:id="689" w:author="Shewmaker, Michael@Energy" w:date="2022-02-01T13:31:00Z"/>
                <w:rFonts w:asciiTheme="minorHAnsi" w:hAnsiTheme="minorHAnsi"/>
                <w:sz w:val="18"/>
                <w:szCs w:val="18"/>
              </w:rPr>
            </w:pPr>
          </w:p>
        </w:tc>
        <w:tc>
          <w:tcPr>
            <w:tcW w:w="358" w:type="pct"/>
            <w:tcPrChange w:id="690" w:author="Alhabibi, Haider@Energy" w:date="2022-03-11T18:06:00Z">
              <w:tcPr>
                <w:tcW w:w="385" w:type="pct"/>
              </w:tcPr>
            </w:tcPrChange>
          </w:tcPr>
          <w:p w14:paraId="1A5278A8" w14:textId="6ADAF426" w:rsidR="00AF22C1" w:rsidRDefault="00AF22C1" w:rsidP="00307737">
            <w:pPr>
              <w:rPr>
                <w:rFonts w:asciiTheme="minorHAnsi" w:hAnsiTheme="minorHAnsi"/>
                <w:sz w:val="18"/>
                <w:szCs w:val="18"/>
              </w:rPr>
            </w:pPr>
          </w:p>
        </w:tc>
        <w:tc>
          <w:tcPr>
            <w:tcW w:w="358" w:type="pct"/>
            <w:tcPrChange w:id="691" w:author="Alhabibi, Haider@Energy" w:date="2022-03-11T18:06:00Z">
              <w:tcPr>
                <w:tcW w:w="1" w:type="pct"/>
              </w:tcPr>
            </w:tcPrChange>
          </w:tcPr>
          <w:p w14:paraId="7D3D8379" w14:textId="77777777" w:rsidR="00AF22C1" w:rsidRDefault="00AF22C1" w:rsidP="00307737">
            <w:pPr>
              <w:rPr>
                <w:ins w:id="692" w:author="Alhabibi, Haider@Energy" w:date="2022-03-11T18:06:00Z"/>
                <w:rFonts w:asciiTheme="minorHAnsi" w:hAnsiTheme="minorHAnsi"/>
                <w:sz w:val="18"/>
                <w:szCs w:val="18"/>
              </w:rPr>
            </w:pPr>
          </w:p>
        </w:tc>
        <w:tc>
          <w:tcPr>
            <w:tcW w:w="358" w:type="pct"/>
            <w:tcPrChange w:id="693" w:author="Alhabibi, Haider@Energy" w:date="2022-03-11T18:06:00Z">
              <w:tcPr>
                <w:tcW w:w="385" w:type="pct"/>
              </w:tcPr>
            </w:tcPrChange>
          </w:tcPr>
          <w:p w14:paraId="5DBC844C" w14:textId="17D90FBD" w:rsidR="00AF22C1" w:rsidRDefault="00AF22C1" w:rsidP="00307737">
            <w:pPr>
              <w:rPr>
                <w:rFonts w:asciiTheme="minorHAnsi" w:hAnsiTheme="minorHAnsi"/>
                <w:sz w:val="18"/>
                <w:szCs w:val="18"/>
              </w:rPr>
            </w:pPr>
          </w:p>
        </w:tc>
        <w:tc>
          <w:tcPr>
            <w:tcW w:w="358" w:type="pct"/>
            <w:tcPrChange w:id="694" w:author="Alhabibi, Haider@Energy" w:date="2022-03-11T18:06:00Z">
              <w:tcPr>
                <w:tcW w:w="385" w:type="pct"/>
                <w:gridSpan w:val="2"/>
              </w:tcPr>
            </w:tcPrChange>
          </w:tcPr>
          <w:p w14:paraId="30323252" w14:textId="28C162AE" w:rsidR="00AF22C1" w:rsidRDefault="00AF22C1" w:rsidP="00307737">
            <w:pPr>
              <w:rPr>
                <w:rFonts w:asciiTheme="minorHAnsi" w:hAnsiTheme="minorHAnsi"/>
                <w:sz w:val="18"/>
                <w:szCs w:val="18"/>
              </w:rPr>
            </w:pPr>
          </w:p>
        </w:tc>
        <w:tc>
          <w:tcPr>
            <w:tcW w:w="349" w:type="pct"/>
            <w:tcPrChange w:id="695" w:author="Alhabibi, Haider@Energy" w:date="2022-03-11T18:06:00Z">
              <w:tcPr>
                <w:tcW w:w="385" w:type="pct"/>
              </w:tcPr>
            </w:tcPrChange>
          </w:tcPr>
          <w:p w14:paraId="605E5C3B" w14:textId="77777777" w:rsidR="00AF22C1" w:rsidRDefault="00AF22C1" w:rsidP="00307737">
            <w:pPr>
              <w:rPr>
                <w:ins w:id="696" w:author="Moua, Cheng@Energy" w:date="2022-01-20T10:47:00Z"/>
                <w:rFonts w:asciiTheme="minorHAnsi" w:hAnsiTheme="minorHAnsi"/>
                <w:sz w:val="18"/>
                <w:szCs w:val="18"/>
              </w:rPr>
            </w:pPr>
          </w:p>
        </w:tc>
      </w:tr>
      <w:tr w:rsidR="00AF22C1" w14:paraId="3D3CD316" w14:textId="5373B6C1" w:rsidTr="00DC388F">
        <w:tblPrEx>
          <w:tblW w:w="5000" w:type="pct"/>
          <w:tblLayout w:type="fixed"/>
          <w:tblPrExChange w:id="697" w:author="Alhabibi, Haider@Energy" w:date="2022-03-11T18:06:00Z">
            <w:tblPrEx>
              <w:tblW w:w="5000" w:type="pct"/>
              <w:tblLayout w:type="fixed"/>
            </w:tblPrEx>
          </w:tblPrExChange>
        </w:tblPrEx>
        <w:tc>
          <w:tcPr>
            <w:tcW w:w="358" w:type="pct"/>
            <w:tcPrChange w:id="698" w:author="Alhabibi, Haider@Energy" w:date="2022-03-11T18:06:00Z">
              <w:tcPr>
                <w:tcW w:w="385" w:type="pct"/>
              </w:tcPr>
            </w:tcPrChange>
          </w:tcPr>
          <w:p w14:paraId="60AF8379" w14:textId="77777777" w:rsidR="00AF22C1" w:rsidRDefault="00AF22C1" w:rsidP="00307737">
            <w:pPr>
              <w:rPr>
                <w:rFonts w:asciiTheme="minorHAnsi" w:hAnsiTheme="minorHAnsi"/>
                <w:sz w:val="18"/>
                <w:szCs w:val="18"/>
              </w:rPr>
            </w:pPr>
          </w:p>
        </w:tc>
        <w:tc>
          <w:tcPr>
            <w:tcW w:w="354" w:type="pct"/>
            <w:tcPrChange w:id="699" w:author="Alhabibi, Haider@Energy" w:date="2022-03-11T18:06:00Z">
              <w:tcPr>
                <w:tcW w:w="385" w:type="pct"/>
              </w:tcPr>
            </w:tcPrChange>
          </w:tcPr>
          <w:p w14:paraId="485399D7" w14:textId="77777777" w:rsidR="00AF22C1" w:rsidRDefault="00AF22C1" w:rsidP="00307737">
            <w:pPr>
              <w:rPr>
                <w:rFonts w:asciiTheme="minorHAnsi" w:hAnsiTheme="minorHAnsi"/>
                <w:sz w:val="18"/>
                <w:szCs w:val="18"/>
              </w:rPr>
            </w:pPr>
          </w:p>
        </w:tc>
        <w:tc>
          <w:tcPr>
            <w:tcW w:w="358" w:type="pct"/>
            <w:tcPrChange w:id="700" w:author="Alhabibi, Haider@Energy" w:date="2022-03-11T18:06:00Z">
              <w:tcPr>
                <w:tcW w:w="385" w:type="pct"/>
              </w:tcPr>
            </w:tcPrChange>
          </w:tcPr>
          <w:p w14:paraId="4A41A1A0" w14:textId="77777777" w:rsidR="00AF22C1" w:rsidRDefault="00AF22C1" w:rsidP="00307737">
            <w:pPr>
              <w:rPr>
                <w:rFonts w:asciiTheme="minorHAnsi" w:hAnsiTheme="minorHAnsi"/>
                <w:sz w:val="18"/>
                <w:szCs w:val="18"/>
              </w:rPr>
            </w:pPr>
          </w:p>
        </w:tc>
        <w:tc>
          <w:tcPr>
            <w:tcW w:w="358" w:type="pct"/>
            <w:tcPrChange w:id="701" w:author="Alhabibi, Haider@Energy" w:date="2022-03-11T18:06:00Z">
              <w:tcPr>
                <w:tcW w:w="385" w:type="pct"/>
              </w:tcPr>
            </w:tcPrChange>
          </w:tcPr>
          <w:p w14:paraId="52E24CC4" w14:textId="77777777" w:rsidR="00AF22C1" w:rsidRDefault="00AF22C1" w:rsidP="00307737">
            <w:pPr>
              <w:rPr>
                <w:rFonts w:asciiTheme="minorHAnsi" w:hAnsiTheme="minorHAnsi"/>
                <w:sz w:val="18"/>
                <w:szCs w:val="18"/>
              </w:rPr>
            </w:pPr>
          </w:p>
        </w:tc>
        <w:tc>
          <w:tcPr>
            <w:tcW w:w="358" w:type="pct"/>
            <w:tcPrChange w:id="702" w:author="Alhabibi, Haider@Energy" w:date="2022-03-11T18:06:00Z">
              <w:tcPr>
                <w:tcW w:w="385" w:type="pct"/>
              </w:tcPr>
            </w:tcPrChange>
          </w:tcPr>
          <w:p w14:paraId="4EA7ECA5" w14:textId="77777777" w:rsidR="00AF22C1" w:rsidRDefault="00AF22C1" w:rsidP="00307737">
            <w:pPr>
              <w:rPr>
                <w:rFonts w:asciiTheme="minorHAnsi" w:hAnsiTheme="minorHAnsi"/>
                <w:sz w:val="18"/>
                <w:szCs w:val="18"/>
              </w:rPr>
            </w:pPr>
          </w:p>
        </w:tc>
        <w:tc>
          <w:tcPr>
            <w:tcW w:w="358" w:type="pct"/>
            <w:tcPrChange w:id="703" w:author="Alhabibi, Haider@Energy" w:date="2022-03-11T18:06:00Z">
              <w:tcPr>
                <w:tcW w:w="385" w:type="pct"/>
              </w:tcPr>
            </w:tcPrChange>
          </w:tcPr>
          <w:p w14:paraId="1B2E4FEF" w14:textId="77777777" w:rsidR="00AF22C1" w:rsidRDefault="00AF22C1" w:rsidP="00307737">
            <w:pPr>
              <w:rPr>
                <w:rFonts w:asciiTheme="minorHAnsi" w:hAnsiTheme="minorHAnsi"/>
                <w:sz w:val="18"/>
                <w:szCs w:val="18"/>
              </w:rPr>
            </w:pPr>
          </w:p>
        </w:tc>
        <w:tc>
          <w:tcPr>
            <w:tcW w:w="358" w:type="pct"/>
            <w:tcPrChange w:id="704" w:author="Alhabibi, Haider@Energy" w:date="2022-03-11T18:06:00Z">
              <w:tcPr>
                <w:tcW w:w="385" w:type="pct"/>
              </w:tcPr>
            </w:tcPrChange>
          </w:tcPr>
          <w:p w14:paraId="5ABD3D11" w14:textId="77777777" w:rsidR="00AF22C1" w:rsidRDefault="00AF22C1" w:rsidP="00307737">
            <w:pPr>
              <w:rPr>
                <w:rFonts w:asciiTheme="minorHAnsi" w:hAnsiTheme="minorHAnsi"/>
                <w:sz w:val="18"/>
                <w:szCs w:val="18"/>
              </w:rPr>
            </w:pPr>
          </w:p>
        </w:tc>
        <w:tc>
          <w:tcPr>
            <w:tcW w:w="358" w:type="pct"/>
            <w:tcPrChange w:id="705" w:author="Alhabibi, Haider@Energy" w:date="2022-03-11T18:06:00Z">
              <w:tcPr>
                <w:tcW w:w="385" w:type="pct"/>
              </w:tcPr>
            </w:tcPrChange>
          </w:tcPr>
          <w:p w14:paraId="28DCACB0" w14:textId="77777777" w:rsidR="00AF22C1" w:rsidRDefault="00AF22C1" w:rsidP="00307737">
            <w:pPr>
              <w:rPr>
                <w:rFonts w:asciiTheme="minorHAnsi" w:hAnsiTheme="minorHAnsi"/>
                <w:sz w:val="18"/>
                <w:szCs w:val="18"/>
              </w:rPr>
            </w:pPr>
          </w:p>
        </w:tc>
        <w:tc>
          <w:tcPr>
            <w:tcW w:w="358" w:type="pct"/>
            <w:tcPrChange w:id="706" w:author="Alhabibi, Haider@Energy" w:date="2022-03-11T18:06:00Z">
              <w:tcPr>
                <w:tcW w:w="385" w:type="pct"/>
              </w:tcPr>
            </w:tcPrChange>
          </w:tcPr>
          <w:p w14:paraId="7170258B" w14:textId="77777777" w:rsidR="00AF22C1" w:rsidRDefault="00AF22C1" w:rsidP="00307737">
            <w:pPr>
              <w:rPr>
                <w:ins w:id="707" w:author="Shewmaker, Michael@Energy" w:date="2022-02-01T13:31:00Z"/>
                <w:rFonts w:asciiTheme="minorHAnsi" w:hAnsiTheme="minorHAnsi"/>
                <w:sz w:val="18"/>
                <w:szCs w:val="18"/>
              </w:rPr>
            </w:pPr>
          </w:p>
        </w:tc>
        <w:tc>
          <w:tcPr>
            <w:tcW w:w="358" w:type="pct"/>
            <w:tcPrChange w:id="708" w:author="Alhabibi, Haider@Energy" w:date="2022-03-11T18:06:00Z">
              <w:tcPr>
                <w:tcW w:w="385" w:type="pct"/>
              </w:tcPr>
            </w:tcPrChange>
          </w:tcPr>
          <w:p w14:paraId="34D9AAEA" w14:textId="5823D35B" w:rsidR="00AF22C1" w:rsidRDefault="00AF22C1" w:rsidP="00307737">
            <w:pPr>
              <w:rPr>
                <w:rFonts w:asciiTheme="minorHAnsi" w:hAnsiTheme="minorHAnsi"/>
                <w:sz w:val="18"/>
                <w:szCs w:val="18"/>
              </w:rPr>
            </w:pPr>
          </w:p>
        </w:tc>
        <w:tc>
          <w:tcPr>
            <w:tcW w:w="358" w:type="pct"/>
            <w:tcPrChange w:id="709" w:author="Alhabibi, Haider@Energy" w:date="2022-03-11T18:06:00Z">
              <w:tcPr>
                <w:tcW w:w="1" w:type="pct"/>
              </w:tcPr>
            </w:tcPrChange>
          </w:tcPr>
          <w:p w14:paraId="2BD56232" w14:textId="77777777" w:rsidR="00AF22C1" w:rsidRDefault="00AF22C1" w:rsidP="00307737">
            <w:pPr>
              <w:rPr>
                <w:ins w:id="710" w:author="Alhabibi, Haider@Energy" w:date="2022-03-11T18:06:00Z"/>
                <w:rFonts w:asciiTheme="minorHAnsi" w:hAnsiTheme="minorHAnsi"/>
                <w:sz w:val="18"/>
                <w:szCs w:val="18"/>
              </w:rPr>
            </w:pPr>
          </w:p>
        </w:tc>
        <w:tc>
          <w:tcPr>
            <w:tcW w:w="358" w:type="pct"/>
            <w:tcPrChange w:id="711" w:author="Alhabibi, Haider@Energy" w:date="2022-03-11T18:06:00Z">
              <w:tcPr>
                <w:tcW w:w="385" w:type="pct"/>
              </w:tcPr>
            </w:tcPrChange>
          </w:tcPr>
          <w:p w14:paraId="1D7E97B8" w14:textId="12002D45" w:rsidR="00AF22C1" w:rsidRDefault="00AF22C1" w:rsidP="00307737">
            <w:pPr>
              <w:rPr>
                <w:rFonts w:asciiTheme="minorHAnsi" w:hAnsiTheme="minorHAnsi"/>
                <w:sz w:val="18"/>
                <w:szCs w:val="18"/>
              </w:rPr>
            </w:pPr>
          </w:p>
        </w:tc>
        <w:tc>
          <w:tcPr>
            <w:tcW w:w="358" w:type="pct"/>
            <w:tcPrChange w:id="712" w:author="Alhabibi, Haider@Energy" w:date="2022-03-11T18:06:00Z">
              <w:tcPr>
                <w:tcW w:w="385" w:type="pct"/>
                <w:gridSpan w:val="2"/>
              </w:tcPr>
            </w:tcPrChange>
          </w:tcPr>
          <w:p w14:paraId="1C8F36FA" w14:textId="77777777" w:rsidR="00AF22C1" w:rsidRDefault="00AF22C1" w:rsidP="00307737">
            <w:pPr>
              <w:rPr>
                <w:rFonts w:asciiTheme="minorHAnsi" w:hAnsiTheme="minorHAnsi"/>
                <w:sz w:val="18"/>
                <w:szCs w:val="18"/>
              </w:rPr>
            </w:pPr>
          </w:p>
        </w:tc>
        <w:tc>
          <w:tcPr>
            <w:tcW w:w="349" w:type="pct"/>
            <w:tcPrChange w:id="713" w:author="Alhabibi, Haider@Energy" w:date="2022-03-11T18:06:00Z">
              <w:tcPr>
                <w:tcW w:w="385" w:type="pct"/>
              </w:tcPr>
            </w:tcPrChange>
          </w:tcPr>
          <w:p w14:paraId="1936E0E2" w14:textId="77777777" w:rsidR="00AF22C1" w:rsidRDefault="00AF22C1" w:rsidP="00307737">
            <w:pPr>
              <w:rPr>
                <w:ins w:id="714" w:author="Moua, Cheng@Energy" w:date="2022-01-20T10:47:00Z"/>
                <w:rFonts w:asciiTheme="minorHAnsi" w:hAnsiTheme="minorHAnsi"/>
                <w:sz w:val="18"/>
                <w:szCs w:val="18"/>
              </w:rPr>
            </w:pPr>
          </w:p>
        </w:tc>
      </w:tr>
    </w:tbl>
    <w:p w14:paraId="79C253EB" w14:textId="77777777" w:rsidR="000C26E6" w:rsidRDefault="000C26E6"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31B9562E" w:rsidR="00DC59D7" w:rsidRDefault="00DC59D7" w:rsidP="00307737">
            <w:pPr>
              <w:rPr>
                <w:rFonts w:asciiTheme="minorHAnsi" w:hAnsiTheme="minorHAnsi"/>
                <w:sz w:val="18"/>
                <w:szCs w:val="18"/>
              </w:rPr>
            </w:pPr>
            <w:bookmarkStart w:id="715" w:name="_Hlk93562902"/>
            <w:r w:rsidRPr="006A6F35">
              <w:rPr>
                <w:rFonts w:asciiTheme="minorHAnsi" w:hAnsiTheme="minorHAnsi"/>
                <w:b/>
                <w:szCs w:val="18"/>
              </w:rPr>
              <w:t>D.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bookmarkEnd w:id="715"/>
    </w:tbl>
    <w:p w14:paraId="36B29052" w14:textId="1E1F8D1D" w:rsidR="00310D9A" w:rsidRDefault="00310D9A" w:rsidP="00192313">
      <w:pPr>
        <w:rPr>
          <w:ins w:id="716" w:author="Moua, Cheng@Energy" w:date="2022-01-20T10:32:00Z"/>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5575"/>
      </w:tblGrid>
      <w:tr w:rsidR="0076122A" w14:paraId="0097C85B" w14:textId="77777777" w:rsidTr="00855975">
        <w:trPr>
          <w:ins w:id="717" w:author="Moua, Cheng@Energy" w:date="2022-01-20T10:32:00Z"/>
        </w:trPr>
        <w:tc>
          <w:tcPr>
            <w:tcW w:w="10790" w:type="dxa"/>
            <w:gridSpan w:val="3"/>
          </w:tcPr>
          <w:p w14:paraId="03183DDB" w14:textId="22BC404C" w:rsidR="0076122A" w:rsidRDefault="0076122A" w:rsidP="00855975">
            <w:pPr>
              <w:rPr>
                <w:ins w:id="718" w:author="Moua, Cheng@Energy" w:date="2022-01-20T18:54:00Z"/>
                <w:rFonts w:asciiTheme="minorHAnsi" w:hAnsiTheme="minorHAnsi"/>
                <w:b/>
                <w:szCs w:val="18"/>
              </w:rPr>
            </w:pPr>
            <w:ins w:id="719" w:author="Moua, Cheng@Energy" w:date="2022-01-20T10:32:00Z">
              <w:del w:id="720" w:author="Alhabibi, Haider@Energy" w:date="2022-03-08T13:13:00Z">
                <w:r w:rsidDel="000C143C">
                  <w:rPr>
                    <w:rFonts w:asciiTheme="minorHAnsi" w:hAnsiTheme="minorHAnsi"/>
                    <w:b/>
                    <w:szCs w:val="18"/>
                  </w:rPr>
                  <w:delText>E</w:delText>
                </w:r>
              </w:del>
            </w:ins>
            <w:ins w:id="721" w:author="Alhabibi, Haider@Energy" w:date="2022-03-08T13:13:00Z">
              <w:r w:rsidR="009D125C">
                <w:rPr>
                  <w:rFonts w:asciiTheme="minorHAnsi" w:hAnsiTheme="minorHAnsi"/>
                  <w:b/>
                  <w:szCs w:val="18"/>
                </w:rPr>
                <w:t>D2</w:t>
              </w:r>
            </w:ins>
            <w:ins w:id="722" w:author="Moua, Cheng@Energy" w:date="2022-01-20T10:32:00Z">
              <w:r w:rsidRPr="006A6F35">
                <w:rPr>
                  <w:rFonts w:asciiTheme="minorHAnsi" w:hAnsiTheme="minorHAnsi"/>
                  <w:b/>
                  <w:szCs w:val="18"/>
                </w:rPr>
                <w:t xml:space="preserve">. </w:t>
              </w:r>
              <w:r>
                <w:rPr>
                  <w:rFonts w:asciiTheme="minorHAnsi" w:hAnsiTheme="minorHAnsi"/>
                  <w:b/>
                  <w:szCs w:val="18"/>
                </w:rPr>
                <w:t xml:space="preserve">Kitchen Range Hood Capture Efficiency </w:t>
              </w:r>
            </w:ins>
            <w:ins w:id="723" w:author="Moua, Cheng@Energy" w:date="2022-01-20T10:33:00Z">
              <w:r w:rsidR="00F5181A">
                <w:rPr>
                  <w:rFonts w:asciiTheme="minorHAnsi" w:hAnsiTheme="minorHAnsi"/>
                  <w:b/>
                  <w:szCs w:val="18"/>
                </w:rPr>
                <w:t xml:space="preserve">Option </w:t>
              </w:r>
            </w:ins>
          </w:p>
          <w:p w14:paraId="42EFB24B" w14:textId="15375C2C" w:rsidR="00582241" w:rsidRPr="000745F0" w:rsidRDefault="000745F0" w:rsidP="00855975">
            <w:pPr>
              <w:rPr>
                <w:ins w:id="724" w:author="Moua, Cheng@Energy" w:date="2022-01-20T10:32:00Z"/>
                <w:rFonts w:asciiTheme="minorHAnsi" w:hAnsiTheme="minorHAnsi"/>
                <w:bCs/>
                <w:i/>
                <w:iCs/>
                <w:sz w:val="16"/>
                <w:szCs w:val="16"/>
                <w:rPrChange w:id="725" w:author="Moua, Cheng@Energy" w:date="2022-01-20T18:58:00Z">
                  <w:rPr>
                    <w:ins w:id="726" w:author="Moua, Cheng@Energy" w:date="2022-01-20T10:32:00Z"/>
                    <w:rFonts w:asciiTheme="minorHAnsi" w:hAnsiTheme="minorHAnsi"/>
                    <w:b/>
                    <w:szCs w:val="18"/>
                  </w:rPr>
                </w:rPrChange>
              </w:rPr>
            </w:pPr>
            <w:ins w:id="727" w:author="Moua, Cheng@Energy" w:date="2022-01-20T18:58:00Z">
              <w:del w:id="728" w:author="Shewmaker, Michael@Energy" w:date="2022-02-02T14:07:00Z">
                <w:r w:rsidDel="003166B2">
                  <w:rPr>
                    <w:rFonts w:asciiTheme="minorHAnsi" w:hAnsiTheme="minorHAnsi"/>
                    <w:bCs/>
                    <w:i/>
                    <w:iCs/>
                    <w:sz w:val="16"/>
                    <w:szCs w:val="16"/>
                  </w:rPr>
                  <w:delText xml:space="preserve">     </w:delText>
                </w:r>
                <w:r w:rsidR="00BC6929" w:rsidDel="003166B2">
                  <w:rPr>
                    <w:rFonts w:asciiTheme="minorHAnsi" w:hAnsiTheme="minorHAnsi"/>
                    <w:bCs/>
                    <w:i/>
                    <w:iCs/>
                    <w:sz w:val="16"/>
                    <w:szCs w:val="16"/>
                  </w:rPr>
                  <w:delText xml:space="preserve"> </w:delText>
                </w:r>
              </w:del>
            </w:ins>
            <w:ins w:id="729" w:author="Moua, Cheng@Energy" w:date="2022-01-20T18:54:00Z">
              <w:del w:id="730" w:author="Shewmaker, Michael@Energy" w:date="2022-02-02T14:07:00Z">
                <w:r w:rsidR="00582241" w:rsidRPr="000745F0" w:rsidDel="003166B2">
                  <w:rPr>
                    <w:rFonts w:asciiTheme="minorHAnsi" w:hAnsiTheme="minorHAnsi"/>
                    <w:bCs/>
                    <w:i/>
                    <w:iCs/>
                    <w:sz w:val="16"/>
                    <w:szCs w:val="16"/>
                    <w:rPrChange w:id="731" w:author="Moua, Cheng@Energy" w:date="2022-01-20T18:58:00Z">
                      <w:rPr>
                        <w:rFonts w:asciiTheme="minorHAnsi" w:hAnsiTheme="minorHAnsi"/>
                        <w:bCs/>
                        <w:i/>
                        <w:iCs/>
                        <w:szCs w:val="18"/>
                      </w:rPr>
                    </w:rPrChange>
                  </w:rPr>
                  <w:delText xml:space="preserve">Note: </w:delText>
                </w:r>
              </w:del>
            </w:ins>
            <w:ins w:id="732" w:author="Moua, Cheng@Energy" w:date="2022-01-20T18:55:00Z">
              <w:del w:id="733" w:author="Shewmaker, Michael@Energy" w:date="2022-02-02T14:07:00Z">
                <w:r w:rsidR="00601B36" w:rsidRPr="000745F0" w:rsidDel="003166B2">
                  <w:rPr>
                    <w:rFonts w:asciiTheme="minorHAnsi" w:hAnsiTheme="minorHAnsi"/>
                    <w:bCs/>
                    <w:i/>
                    <w:iCs/>
                    <w:sz w:val="16"/>
                    <w:szCs w:val="16"/>
                    <w:rPrChange w:id="734" w:author="Moua, Cheng@Energy" w:date="2022-01-20T18:58:00Z">
                      <w:rPr>
                        <w:rFonts w:asciiTheme="minorHAnsi" w:hAnsiTheme="minorHAnsi"/>
                        <w:bCs/>
                        <w:i/>
                        <w:iCs/>
                        <w:szCs w:val="18"/>
                      </w:rPr>
                    </w:rPrChange>
                  </w:rPr>
                  <w:delText>Must select “</w:delText>
                </w:r>
              </w:del>
            </w:ins>
            <w:ins w:id="735" w:author="Moua, Cheng@Energy" w:date="2022-01-20T19:06:00Z">
              <w:del w:id="736" w:author="Shewmaker, Michael@Energy" w:date="2022-02-02T14:07:00Z">
                <w:r w:rsidR="004F76BB" w:rsidDel="003166B2">
                  <w:rPr>
                    <w:rFonts w:asciiTheme="minorHAnsi" w:hAnsiTheme="minorHAnsi"/>
                    <w:bCs/>
                    <w:i/>
                    <w:iCs/>
                    <w:sz w:val="16"/>
                    <w:szCs w:val="16"/>
                  </w:rPr>
                  <w:delText>Capture Efficiency</w:delText>
                </w:r>
              </w:del>
            </w:ins>
            <w:ins w:id="737" w:author="Moua, Cheng@Energy" w:date="2022-01-20T18:56:00Z">
              <w:del w:id="738" w:author="Shewmaker, Michael@Energy" w:date="2022-02-02T14:07:00Z">
                <w:r w:rsidR="00601B36" w:rsidRPr="000745F0" w:rsidDel="003166B2">
                  <w:rPr>
                    <w:rFonts w:asciiTheme="minorHAnsi" w:eastAsia="Cambria" w:hAnsiTheme="minorHAnsi"/>
                    <w:i/>
                    <w:iCs/>
                    <w:sz w:val="16"/>
                    <w:szCs w:val="16"/>
                    <w:rPrChange w:id="739" w:author="Moua, Cheng@Energy" w:date="2022-01-20T18:58:00Z">
                      <w:rPr>
                        <w:rFonts w:asciiTheme="minorHAnsi" w:eastAsia="Cambria" w:hAnsiTheme="minorHAnsi"/>
                        <w:sz w:val="18"/>
                        <w:szCs w:val="18"/>
                      </w:rPr>
                    </w:rPrChange>
                  </w:rPr>
                  <w:delText xml:space="preserve"> – See Table E”</w:delText>
                </w:r>
              </w:del>
            </w:ins>
            <w:ins w:id="740" w:author="Moua, Cheng@Energy" w:date="2022-01-20T18:57:00Z">
              <w:del w:id="741" w:author="Shewmaker, Michael@Energy" w:date="2022-02-02T14:07:00Z">
                <w:r w:rsidR="009C3174" w:rsidRPr="000745F0" w:rsidDel="003166B2">
                  <w:rPr>
                    <w:rFonts w:asciiTheme="minorHAnsi" w:eastAsia="Cambria" w:hAnsiTheme="minorHAnsi"/>
                    <w:i/>
                    <w:iCs/>
                    <w:sz w:val="16"/>
                    <w:szCs w:val="16"/>
                    <w:rPrChange w:id="742" w:author="Moua, Cheng@Energy" w:date="2022-01-20T18:58:00Z">
                      <w:rPr>
                        <w:rFonts w:asciiTheme="minorHAnsi" w:eastAsia="Cambria" w:hAnsiTheme="minorHAnsi"/>
                        <w:i/>
                        <w:iCs/>
                        <w:sz w:val="18"/>
                        <w:szCs w:val="18"/>
                      </w:rPr>
                    </w:rPrChange>
                  </w:rPr>
                  <w:delText xml:space="preserve"> in field C</w:delText>
                </w:r>
                <w:r w:rsidR="00D169AE" w:rsidRPr="000745F0" w:rsidDel="003166B2">
                  <w:rPr>
                    <w:rFonts w:asciiTheme="minorHAnsi" w:eastAsia="Cambria" w:hAnsiTheme="minorHAnsi"/>
                    <w:i/>
                    <w:iCs/>
                    <w:sz w:val="16"/>
                    <w:szCs w:val="16"/>
                    <w:rPrChange w:id="743" w:author="Moua, Cheng@Energy" w:date="2022-01-20T18:58:00Z">
                      <w:rPr>
                        <w:rFonts w:asciiTheme="minorHAnsi" w:eastAsia="Cambria" w:hAnsiTheme="minorHAnsi"/>
                        <w:i/>
                        <w:iCs/>
                        <w:sz w:val="18"/>
                        <w:szCs w:val="18"/>
                      </w:rPr>
                    </w:rPrChange>
                  </w:rPr>
                  <w:delText>09</w:delText>
                </w:r>
              </w:del>
            </w:ins>
            <w:ins w:id="744" w:author="Moua, Cheng@Energy" w:date="2022-01-20T18:58:00Z">
              <w:del w:id="745" w:author="Shewmaker, Michael@Energy" w:date="2022-02-02T14:07:00Z">
                <w:r w:rsidRPr="000745F0" w:rsidDel="003166B2">
                  <w:rPr>
                    <w:rFonts w:asciiTheme="minorHAnsi" w:eastAsia="Cambria" w:hAnsiTheme="minorHAnsi"/>
                    <w:i/>
                    <w:iCs/>
                    <w:sz w:val="16"/>
                    <w:szCs w:val="16"/>
                    <w:rPrChange w:id="746" w:author="Moua, Cheng@Energy" w:date="2022-01-20T18:58:00Z">
                      <w:rPr>
                        <w:rFonts w:asciiTheme="minorHAnsi" w:eastAsia="Cambria" w:hAnsiTheme="minorHAnsi"/>
                        <w:i/>
                        <w:iCs/>
                        <w:sz w:val="18"/>
                        <w:szCs w:val="18"/>
                      </w:rPr>
                    </w:rPrChange>
                  </w:rPr>
                  <w:delText xml:space="preserve"> to activate table.</w:delText>
                </w:r>
              </w:del>
            </w:ins>
          </w:p>
        </w:tc>
      </w:tr>
      <w:tr w:rsidR="00B663AB" w14:paraId="056E8192" w14:textId="77777777" w:rsidTr="003C4A15">
        <w:trPr>
          <w:ins w:id="747" w:author="Moua, Cheng@Energy" w:date="2022-01-20T10:32:00Z"/>
        </w:trPr>
        <w:tc>
          <w:tcPr>
            <w:tcW w:w="542" w:type="dxa"/>
            <w:vAlign w:val="center"/>
          </w:tcPr>
          <w:p w14:paraId="59EE0E1E" w14:textId="77777777" w:rsidR="00B663AB" w:rsidRDefault="00B663AB" w:rsidP="00855975">
            <w:pPr>
              <w:jc w:val="center"/>
              <w:rPr>
                <w:ins w:id="748" w:author="Moua, Cheng@Energy" w:date="2022-01-20T10:32:00Z"/>
                <w:rFonts w:asciiTheme="minorHAnsi" w:hAnsiTheme="minorHAnsi"/>
                <w:sz w:val="18"/>
                <w:szCs w:val="18"/>
              </w:rPr>
            </w:pPr>
            <w:ins w:id="749" w:author="Moua, Cheng@Energy" w:date="2022-01-20T10:32:00Z">
              <w:r>
                <w:rPr>
                  <w:rFonts w:asciiTheme="minorHAnsi" w:hAnsiTheme="minorHAnsi"/>
                  <w:sz w:val="18"/>
                  <w:szCs w:val="18"/>
                </w:rPr>
                <w:t>01</w:t>
              </w:r>
            </w:ins>
          </w:p>
        </w:tc>
        <w:tc>
          <w:tcPr>
            <w:tcW w:w="4673" w:type="dxa"/>
            <w:vAlign w:val="center"/>
          </w:tcPr>
          <w:p w14:paraId="1CA0848C" w14:textId="391E44F9" w:rsidR="00B663AB" w:rsidRDefault="00B663AB" w:rsidP="00855975">
            <w:pPr>
              <w:rPr>
                <w:ins w:id="750" w:author="Moua, Cheng@Energy" w:date="2022-01-20T10:32:00Z"/>
                <w:rFonts w:asciiTheme="minorHAnsi" w:hAnsiTheme="minorHAnsi"/>
                <w:sz w:val="18"/>
                <w:szCs w:val="18"/>
              </w:rPr>
            </w:pPr>
            <w:ins w:id="751" w:author="Moua, Cheng@Energy" w:date="2022-01-20T10:39:00Z">
              <w:r>
                <w:rPr>
                  <w:rFonts w:asciiTheme="minorHAnsi" w:hAnsiTheme="minorHAnsi"/>
                  <w:sz w:val="18"/>
                  <w:szCs w:val="18"/>
                </w:rPr>
                <w:t>Manufacturer Name</w:t>
              </w:r>
            </w:ins>
          </w:p>
        </w:tc>
        <w:tc>
          <w:tcPr>
            <w:tcW w:w="5575" w:type="dxa"/>
          </w:tcPr>
          <w:p w14:paraId="6D5232A9" w14:textId="77777777" w:rsidR="00B663AB" w:rsidRDefault="00B663AB" w:rsidP="00855975">
            <w:pPr>
              <w:rPr>
                <w:ins w:id="752" w:author="Moua, Cheng@Energy" w:date="2022-01-20T10:32:00Z"/>
                <w:rFonts w:asciiTheme="minorHAnsi" w:hAnsiTheme="minorHAnsi"/>
                <w:sz w:val="18"/>
                <w:szCs w:val="18"/>
              </w:rPr>
            </w:pPr>
          </w:p>
        </w:tc>
      </w:tr>
      <w:tr w:rsidR="00B663AB" w14:paraId="19994579" w14:textId="77777777" w:rsidTr="003C4A15">
        <w:trPr>
          <w:ins w:id="753" w:author="Moua, Cheng@Energy" w:date="2022-01-20T10:32:00Z"/>
        </w:trPr>
        <w:tc>
          <w:tcPr>
            <w:tcW w:w="542" w:type="dxa"/>
            <w:vAlign w:val="center"/>
          </w:tcPr>
          <w:p w14:paraId="7B6D8165" w14:textId="77777777" w:rsidR="00B663AB" w:rsidRDefault="00B663AB" w:rsidP="00855975">
            <w:pPr>
              <w:jc w:val="center"/>
              <w:rPr>
                <w:ins w:id="754" w:author="Moua, Cheng@Energy" w:date="2022-01-20T10:32:00Z"/>
                <w:rFonts w:asciiTheme="minorHAnsi" w:hAnsiTheme="minorHAnsi"/>
                <w:sz w:val="18"/>
                <w:szCs w:val="18"/>
              </w:rPr>
            </w:pPr>
            <w:ins w:id="755" w:author="Moua, Cheng@Energy" w:date="2022-01-20T10:32:00Z">
              <w:r>
                <w:rPr>
                  <w:rFonts w:asciiTheme="minorHAnsi" w:hAnsiTheme="minorHAnsi"/>
                  <w:sz w:val="18"/>
                  <w:szCs w:val="18"/>
                </w:rPr>
                <w:t>02</w:t>
              </w:r>
            </w:ins>
          </w:p>
        </w:tc>
        <w:tc>
          <w:tcPr>
            <w:tcW w:w="4673" w:type="dxa"/>
            <w:vAlign w:val="center"/>
          </w:tcPr>
          <w:p w14:paraId="330A0B36" w14:textId="1A8F02E9" w:rsidR="00B663AB" w:rsidRDefault="00B663AB" w:rsidP="00855975">
            <w:pPr>
              <w:rPr>
                <w:ins w:id="756" w:author="Moua, Cheng@Energy" w:date="2022-01-20T10:32:00Z"/>
                <w:rFonts w:asciiTheme="minorHAnsi" w:hAnsiTheme="minorHAnsi"/>
                <w:sz w:val="18"/>
                <w:szCs w:val="18"/>
              </w:rPr>
            </w:pPr>
            <w:ins w:id="757" w:author="Moua, Cheng@Energy" w:date="2022-01-20T10:39:00Z">
              <w:r>
                <w:rPr>
                  <w:rFonts w:asciiTheme="minorHAnsi" w:hAnsiTheme="minorHAnsi"/>
                  <w:sz w:val="18"/>
                  <w:szCs w:val="18"/>
                </w:rPr>
                <w:t>CEC-Approved Directory Listed Model Number</w:t>
              </w:r>
            </w:ins>
          </w:p>
        </w:tc>
        <w:tc>
          <w:tcPr>
            <w:tcW w:w="5575" w:type="dxa"/>
          </w:tcPr>
          <w:p w14:paraId="3B03BDE8" w14:textId="77777777" w:rsidR="00B663AB" w:rsidRDefault="00B663AB" w:rsidP="00855975">
            <w:pPr>
              <w:rPr>
                <w:ins w:id="758" w:author="Moua, Cheng@Energy" w:date="2022-01-20T10:32:00Z"/>
                <w:rFonts w:asciiTheme="minorHAnsi" w:hAnsiTheme="minorHAnsi"/>
                <w:sz w:val="18"/>
                <w:szCs w:val="18"/>
              </w:rPr>
            </w:pPr>
          </w:p>
        </w:tc>
      </w:tr>
      <w:tr w:rsidR="00B663AB" w14:paraId="1DC5D0C4" w14:textId="77777777" w:rsidTr="003C4A15">
        <w:trPr>
          <w:ins w:id="759" w:author="Moua, Cheng@Energy" w:date="2022-01-20T10:32:00Z"/>
        </w:trPr>
        <w:tc>
          <w:tcPr>
            <w:tcW w:w="542" w:type="dxa"/>
            <w:vAlign w:val="center"/>
          </w:tcPr>
          <w:p w14:paraId="280B04C8" w14:textId="77777777" w:rsidR="00B663AB" w:rsidRDefault="00B663AB" w:rsidP="00855975">
            <w:pPr>
              <w:jc w:val="center"/>
              <w:rPr>
                <w:ins w:id="760" w:author="Moua, Cheng@Energy" w:date="2022-01-20T10:32:00Z"/>
                <w:rFonts w:asciiTheme="minorHAnsi" w:hAnsiTheme="minorHAnsi"/>
                <w:sz w:val="18"/>
                <w:szCs w:val="18"/>
              </w:rPr>
            </w:pPr>
            <w:ins w:id="761" w:author="Moua, Cheng@Energy" w:date="2022-01-20T10:32:00Z">
              <w:r>
                <w:rPr>
                  <w:rFonts w:asciiTheme="minorHAnsi" w:hAnsiTheme="minorHAnsi"/>
                  <w:sz w:val="18"/>
                  <w:szCs w:val="18"/>
                </w:rPr>
                <w:t>03</w:t>
              </w:r>
            </w:ins>
          </w:p>
        </w:tc>
        <w:tc>
          <w:tcPr>
            <w:tcW w:w="4673" w:type="dxa"/>
            <w:vAlign w:val="center"/>
          </w:tcPr>
          <w:p w14:paraId="49C32D9E" w14:textId="4ACDA1C9" w:rsidR="00B663AB" w:rsidRDefault="00B663AB" w:rsidP="00855975">
            <w:pPr>
              <w:rPr>
                <w:ins w:id="762" w:author="Moua, Cheng@Energy" w:date="2022-01-20T10:32:00Z"/>
                <w:rFonts w:asciiTheme="minorHAnsi" w:hAnsiTheme="minorHAnsi"/>
                <w:sz w:val="18"/>
                <w:szCs w:val="18"/>
              </w:rPr>
            </w:pPr>
            <w:ins w:id="763" w:author="Moua, Cheng@Energy" w:date="2022-01-20T10:40:00Z">
              <w:r>
                <w:rPr>
                  <w:rFonts w:asciiTheme="minorHAnsi" w:hAnsiTheme="minorHAnsi"/>
                  <w:sz w:val="18"/>
                  <w:szCs w:val="18"/>
                </w:rPr>
                <w:t>CEC-Approved Directory Listed Rate</w:t>
              </w:r>
            </w:ins>
            <w:ins w:id="764" w:author="Moua, Cheng@Energy" w:date="2022-01-20T10:50:00Z">
              <w:r>
                <w:rPr>
                  <w:rFonts w:asciiTheme="minorHAnsi" w:hAnsiTheme="minorHAnsi"/>
                  <w:sz w:val="18"/>
                  <w:szCs w:val="18"/>
                </w:rPr>
                <w:t>d</w:t>
              </w:r>
            </w:ins>
            <w:ins w:id="765" w:author="Moua, Cheng@Energy" w:date="2022-01-20T10:40:00Z">
              <w:r>
                <w:rPr>
                  <w:rFonts w:asciiTheme="minorHAnsi" w:hAnsiTheme="minorHAnsi"/>
                  <w:sz w:val="18"/>
                  <w:szCs w:val="18"/>
                </w:rPr>
                <w:t xml:space="preserve"> Capture Efficiency</w:t>
              </w:r>
            </w:ins>
          </w:p>
        </w:tc>
        <w:tc>
          <w:tcPr>
            <w:tcW w:w="5575" w:type="dxa"/>
          </w:tcPr>
          <w:p w14:paraId="7BA255E3" w14:textId="77777777" w:rsidR="00B663AB" w:rsidRDefault="00B663AB" w:rsidP="00855975">
            <w:pPr>
              <w:rPr>
                <w:ins w:id="766" w:author="Moua, Cheng@Energy" w:date="2022-01-20T10:32:00Z"/>
                <w:rFonts w:asciiTheme="minorHAnsi" w:hAnsiTheme="minorHAnsi"/>
                <w:sz w:val="18"/>
                <w:szCs w:val="18"/>
              </w:rPr>
            </w:pPr>
          </w:p>
        </w:tc>
      </w:tr>
      <w:tr w:rsidR="00B663AB" w14:paraId="60023D6A" w14:textId="77777777" w:rsidTr="003C4A15">
        <w:trPr>
          <w:ins w:id="767" w:author="Moua, Cheng@Energy" w:date="2022-01-20T10:32:00Z"/>
        </w:trPr>
        <w:tc>
          <w:tcPr>
            <w:tcW w:w="542" w:type="dxa"/>
            <w:vAlign w:val="center"/>
          </w:tcPr>
          <w:p w14:paraId="48E6A6E0" w14:textId="14B4993C" w:rsidR="00B663AB" w:rsidRDefault="00B663AB" w:rsidP="00855975">
            <w:pPr>
              <w:jc w:val="center"/>
              <w:rPr>
                <w:ins w:id="768" w:author="Moua, Cheng@Energy" w:date="2022-01-20T10:32:00Z"/>
                <w:rFonts w:asciiTheme="minorHAnsi" w:hAnsiTheme="minorHAnsi"/>
                <w:sz w:val="18"/>
                <w:szCs w:val="18"/>
              </w:rPr>
            </w:pPr>
            <w:ins w:id="769" w:author="Moua, Cheng@Energy" w:date="2022-01-20T16:23:00Z">
              <w:r>
                <w:rPr>
                  <w:rFonts w:asciiTheme="minorHAnsi" w:hAnsiTheme="minorHAnsi"/>
                  <w:sz w:val="18"/>
                  <w:szCs w:val="18"/>
                </w:rPr>
                <w:t>0</w:t>
              </w:r>
            </w:ins>
            <w:ins w:id="770" w:author="Moua, Cheng@Energy" w:date="2022-01-20T17:10:00Z">
              <w:r>
                <w:rPr>
                  <w:rFonts w:asciiTheme="minorHAnsi" w:hAnsiTheme="minorHAnsi"/>
                  <w:sz w:val="18"/>
                  <w:szCs w:val="18"/>
                </w:rPr>
                <w:t>4</w:t>
              </w:r>
            </w:ins>
          </w:p>
        </w:tc>
        <w:tc>
          <w:tcPr>
            <w:tcW w:w="4673" w:type="dxa"/>
            <w:vAlign w:val="center"/>
          </w:tcPr>
          <w:p w14:paraId="539CB7A4" w14:textId="5D8A3CEB" w:rsidR="00B663AB" w:rsidRDefault="00B663AB" w:rsidP="00855975">
            <w:pPr>
              <w:rPr>
                <w:ins w:id="771" w:author="Moua, Cheng@Energy" w:date="2022-01-20T10:32:00Z"/>
                <w:rFonts w:asciiTheme="minorHAnsi" w:hAnsiTheme="minorHAnsi"/>
                <w:sz w:val="18"/>
                <w:szCs w:val="18"/>
              </w:rPr>
            </w:pPr>
            <w:ins w:id="772" w:author="Moua, Cheng@Energy" w:date="2022-01-20T10:44:00Z">
              <w:r>
                <w:rPr>
                  <w:rFonts w:asciiTheme="minorHAnsi" w:hAnsiTheme="minorHAnsi"/>
                  <w:sz w:val="18"/>
                  <w:szCs w:val="18"/>
                </w:rPr>
                <w:t>Required Minimum Capture Efficiency (</w:t>
              </w:r>
              <w:r w:rsidRPr="00FB0898">
                <w:rPr>
                  <w:rFonts w:asciiTheme="minorHAnsi" w:hAnsiTheme="minorHAnsi"/>
                  <w:i/>
                  <w:iCs/>
                  <w:sz w:val="18"/>
                  <w:szCs w:val="18"/>
                  <w:rPrChange w:id="773" w:author="Moua, Cheng@Energy" w:date="2022-01-20T10:45:00Z">
                    <w:rPr>
                      <w:rFonts w:asciiTheme="minorHAnsi" w:hAnsiTheme="minorHAnsi"/>
                      <w:sz w:val="18"/>
                      <w:szCs w:val="18"/>
                    </w:rPr>
                  </w:rPrChange>
                </w:rPr>
                <w:t>Table 1</w:t>
              </w:r>
            </w:ins>
            <w:ins w:id="774" w:author="Moua, Cheng@Energy" w:date="2022-02-17T16:47:00Z">
              <w:r w:rsidR="00F428D8">
                <w:rPr>
                  <w:rFonts w:asciiTheme="minorHAnsi" w:hAnsiTheme="minorHAnsi"/>
                  <w:i/>
                  <w:iCs/>
                  <w:sz w:val="18"/>
                  <w:szCs w:val="18"/>
                </w:rPr>
                <w:t>60.2</w:t>
              </w:r>
            </w:ins>
            <w:ins w:id="775" w:author="Moua, Cheng@Energy" w:date="2022-01-20T10:44:00Z">
              <w:r w:rsidRPr="00FB0898">
                <w:rPr>
                  <w:rFonts w:asciiTheme="minorHAnsi" w:hAnsiTheme="minorHAnsi"/>
                  <w:i/>
                  <w:iCs/>
                  <w:sz w:val="18"/>
                  <w:szCs w:val="18"/>
                  <w:rPrChange w:id="776" w:author="Moua, Cheng@Energy" w:date="2022-01-20T10:45:00Z">
                    <w:rPr>
                      <w:rFonts w:asciiTheme="minorHAnsi" w:hAnsiTheme="minorHAnsi"/>
                      <w:sz w:val="18"/>
                      <w:szCs w:val="18"/>
                    </w:rPr>
                  </w:rPrChange>
                </w:rPr>
                <w:t>-G</w:t>
              </w:r>
              <w:r>
                <w:rPr>
                  <w:rFonts w:asciiTheme="minorHAnsi" w:hAnsiTheme="minorHAnsi"/>
                  <w:sz w:val="18"/>
                  <w:szCs w:val="18"/>
                </w:rPr>
                <w:t>)</w:t>
              </w:r>
            </w:ins>
          </w:p>
        </w:tc>
        <w:tc>
          <w:tcPr>
            <w:tcW w:w="5575" w:type="dxa"/>
          </w:tcPr>
          <w:p w14:paraId="67E1E45A" w14:textId="77777777" w:rsidR="00B663AB" w:rsidRDefault="00B663AB" w:rsidP="00855975">
            <w:pPr>
              <w:rPr>
                <w:ins w:id="777" w:author="Moua, Cheng@Energy" w:date="2022-01-20T10:32:00Z"/>
                <w:rFonts w:asciiTheme="minorHAnsi" w:hAnsiTheme="minorHAnsi"/>
                <w:sz w:val="18"/>
                <w:szCs w:val="18"/>
              </w:rPr>
            </w:pPr>
          </w:p>
        </w:tc>
      </w:tr>
      <w:tr w:rsidR="00B663AB" w14:paraId="4D61CE42" w14:textId="77777777" w:rsidTr="003C4A15">
        <w:trPr>
          <w:ins w:id="778" w:author="Moua, Cheng@Energy" w:date="2022-01-20T10:32:00Z"/>
        </w:trPr>
        <w:tc>
          <w:tcPr>
            <w:tcW w:w="542" w:type="dxa"/>
            <w:vAlign w:val="center"/>
          </w:tcPr>
          <w:p w14:paraId="50FAFADA" w14:textId="4C513EB1" w:rsidR="00B663AB" w:rsidRDefault="00B663AB" w:rsidP="00855975">
            <w:pPr>
              <w:jc w:val="center"/>
              <w:rPr>
                <w:ins w:id="779" w:author="Moua, Cheng@Energy" w:date="2022-01-20T10:32:00Z"/>
                <w:rFonts w:asciiTheme="minorHAnsi" w:hAnsiTheme="minorHAnsi"/>
                <w:sz w:val="18"/>
                <w:szCs w:val="18"/>
              </w:rPr>
            </w:pPr>
            <w:ins w:id="780" w:author="Moua, Cheng@Energy" w:date="2022-01-20T16:23:00Z">
              <w:r>
                <w:rPr>
                  <w:rFonts w:asciiTheme="minorHAnsi" w:hAnsiTheme="minorHAnsi"/>
                  <w:sz w:val="18"/>
                  <w:szCs w:val="18"/>
                </w:rPr>
                <w:t>0</w:t>
              </w:r>
            </w:ins>
            <w:ins w:id="781" w:author="Moua, Cheng@Energy" w:date="2022-01-20T17:10:00Z">
              <w:r>
                <w:rPr>
                  <w:rFonts w:asciiTheme="minorHAnsi" w:hAnsiTheme="minorHAnsi"/>
                  <w:sz w:val="18"/>
                  <w:szCs w:val="18"/>
                </w:rPr>
                <w:t>5</w:t>
              </w:r>
            </w:ins>
          </w:p>
        </w:tc>
        <w:tc>
          <w:tcPr>
            <w:tcW w:w="4673" w:type="dxa"/>
            <w:vAlign w:val="center"/>
          </w:tcPr>
          <w:p w14:paraId="477653E3" w14:textId="30E24037" w:rsidR="00B663AB" w:rsidRDefault="00B663AB" w:rsidP="00855975">
            <w:pPr>
              <w:rPr>
                <w:ins w:id="782" w:author="Moua, Cheng@Energy" w:date="2022-01-20T10:32:00Z"/>
                <w:rFonts w:asciiTheme="minorHAnsi" w:hAnsiTheme="minorHAnsi"/>
                <w:sz w:val="18"/>
                <w:szCs w:val="18"/>
              </w:rPr>
            </w:pPr>
            <w:ins w:id="783" w:author="Moua, Cheng@Energy" w:date="2022-01-20T10:45:00Z">
              <w:r>
                <w:rPr>
                  <w:rFonts w:asciiTheme="minorHAnsi" w:hAnsiTheme="minorHAnsi"/>
                  <w:sz w:val="18"/>
                  <w:szCs w:val="18"/>
                </w:rPr>
                <w:t>Compliance Statement</w:t>
              </w:r>
            </w:ins>
          </w:p>
        </w:tc>
        <w:tc>
          <w:tcPr>
            <w:tcW w:w="5575" w:type="dxa"/>
          </w:tcPr>
          <w:p w14:paraId="552A2888" w14:textId="77777777" w:rsidR="00B663AB" w:rsidRDefault="00B663AB" w:rsidP="00855975">
            <w:pPr>
              <w:rPr>
                <w:ins w:id="784" w:author="Moua, Cheng@Energy" w:date="2022-01-20T10:32:00Z"/>
                <w:rFonts w:asciiTheme="minorHAnsi" w:hAnsiTheme="minorHAnsi"/>
                <w:sz w:val="18"/>
                <w:szCs w:val="18"/>
              </w:rPr>
            </w:pPr>
          </w:p>
        </w:tc>
      </w:tr>
    </w:tbl>
    <w:p w14:paraId="3F38A84E" w14:textId="77777777" w:rsidR="0076122A" w:rsidRDefault="0076122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DC59D7" w14:paraId="74F2E1D5" w14:textId="77777777" w:rsidTr="00307737">
        <w:trPr>
          <w:cantSplit/>
          <w:trHeight w:val="288"/>
        </w:trPr>
        <w:tc>
          <w:tcPr>
            <w:tcW w:w="10790" w:type="dxa"/>
            <w:gridSpan w:val="2"/>
            <w:vAlign w:val="center"/>
            <w:hideMark/>
          </w:tcPr>
          <w:p w14:paraId="25101498" w14:textId="780CFE36" w:rsidR="00DC59D7" w:rsidRDefault="00DC59D7" w:rsidP="00307737">
            <w:pPr>
              <w:keepNext/>
              <w:rPr>
                <w:rFonts w:asciiTheme="minorHAnsi" w:hAnsiTheme="minorHAnsi"/>
                <w:b/>
                <w:bCs/>
                <w:sz w:val="18"/>
                <w:szCs w:val="18"/>
              </w:rPr>
            </w:pPr>
            <w:r>
              <w:rPr>
                <w:rFonts w:asciiTheme="minorHAnsi" w:hAnsiTheme="minorHAnsi"/>
                <w:b/>
                <w:bCs/>
                <w:szCs w:val="18"/>
              </w:rPr>
              <w:t>E</w:t>
            </w:r>
            <w:r w:rsidRPr="0029047D">
              <w:rPr>
                <w:rFonts w:asciiTheme="minorHAnsi" w:hAnsiTheme="minorHAnsi"/>
                <w:b/>
                <w:bCs/>
                <w:szCs w:val="18"/>
              </w:rPr>
              <w:t>. Other Requirements</w:t>
            </w:r>
          </w:p>
        </w:tc>
      </w:tr>
      <w:tr w:rsidR="00DC59D7" w14:paraId="2703AF6E" w14:textId="77777777" w:rsidTr="00307737">
        <w:trPr>
          <w:cantSplit/>
          <w:trHeight w:val="288"/>
        </w:trPr>
        <w:tc>
          <w:tcPr>
            <w:tcW w:w="10790" w:type="dxa"/>
            <w:gridSpan w:val="2"/>
            <w:vAlign w:val="center"/>
          </w:tcPr>
          <w:p w14:paraId="24CEA7AF" w14:textId="7482CDFE" w:rsidR="00DC59D7" w:rsidRDefault="00DC59D7" w:rsidP="00307737">
            <w:pPr>
              <w:keepNext/>
              <w:rPr>
                <w:rFonts w:asciiTheme="minorHAnsi" w:hAnsiTheme="minorHAnsi"/>
                <w:b/>
                <w:bCs/>
                <w:szCs w:val="18"/>
              </w:rPr>
            </w:pPr>
            <w:r w:rsidRPr="00CB00C9">
              <w:rPr>
                <w:rFonts w:asciiTheme="minorHAnsi" w:hAnsiTheme="minorHAnsi"/>
                <w:i/>
                <w:sz w:val="18"/>
                <w:szCs w:val="18"/>
              </w:rPr>
              <w:t>The items listed below correspond to the i</w:t>
            </w:r>
            <w:r>
              <w:rPr>
                <w:rFonts w:asciiTheme="minorHAnsi" w:hAnsiTheme="minorHAnsi"/>
                <w:i/>
                <w:sz w:val="18"/>
                <w:szCs w:val="18"/>
              </w:rPr>
              <w:t xml:space="preserve">nformation given in </w:t>
            </w:r>
            <w:ins w:id="785" w:author="Alhabibi, Haider@Energy" w:date="2022-01-10T13:48:00Z">
              <w:r w:rsidR="005942EE" w:rsidRPr="005942EE">
                <w:rPr>
                  <w:rFonts w:asciiTheme="minorHAnsi" w:hAnsiTheme="minorHAnsi"/>
                  <w:i/>
                  <w:sz w:val="18"/>
                  <w:szCs w:val="18"/>
                </w:rPr>
                <w:t>Section1</w:t>
              </w:r>
            </w:ins>
            <w:ins w:id="786" w:author="Moua, Cheng@Energy" w:date="2022-02-17T16:48:00Z">
              <w:r w:rsidR="00C503A1">
                <w:rPr>
                  <w:rFonts w:asciiTheme="minorHAnsi" w:hAnsiTheme="minorHAnsi"/>
                  <w:i/>
                  <w:sz w:val="18"/>
                  <w:szCs w:val="18"/>
                </w:rPr>
                <w:t>60.2</w:t>
              </w:r>
              <w:r w:rsidR="005D0B05">
                <w:rPr>
                  <w:rFonts w:asciiTheme="minorHAnsi" w:hAnsiTheme="minorHAnsi"/>
                  <w:i/>
                  <w:sz w:val="18"/>
                  <w:szCs w:val="18"/>
                </w:rPr>
                <w:t>(b)2</w:t>
              </w:r>
            </w:ins>
            <w:ins w:id="787" w:author="Moua, Cheng@Energy" w:date="2022-02-17T16:52:00Z">
              <w:r w:rsidR="009B189B">
                <w:rPr>
                  <w:rFonts w:asciiTheme="minorHAnsi" w:hAnsiTheme="minorHAnsi"/>
                  <w:i/>
                  <w:sz w:val="18"/>
                  <w:szCs w:val="18"/>
                </w:rPr>
                <w:t>A</w:t>
              </w:r>
            </w:ins>
            <w:ins w:id="788" w:author="Moua, Cheng@Energy" w:date="2022-02-17T16:48:00Z">
              <w:r w:rsidR="005D0B05">
                <w:rPr>
                  <w:rFonts w:asciiTheme="minorHAnsi" w:hAnsiTheme="minorHAnsi"/>
                  <w:i/>
                  <w:sz w:val="18"/>
                  <w:szCs w:val="18"/>
                </w:rPr>
                <w:t>vi</w:t>
              </w:r>
            </w:ins>
            <w:ins w:id="789" w:author="Alhabibi, Haider@Energy" w:date="2022-01-10T13:48:00Z">
              <w:del w:id="790" w:author="Moua, Cheng@Energy" w:date="2022-02-17T16:48:00Z">
                <w:r w:rsidR="005942EE" w:rsidRPr="005942EE" w:rsidDel="00C503A1">
                  <w:rPr>
                    <w:rFonts w:asciiTheme="minorHAnsi" w:hAnsiTheme="minorHAnsi"/>
                    <w:i/>
                    <w:sz w:val="18"/>
                    <w:szCs w:val="18"/>
                  </w:rPr>
                  <w:delText>50</w:delText>
                </w:r>
                <w:r w:rsidR="005942EE" w:rsidRPr="005942EE">
                  <w:rPr>
                    <w:rFonts w:asciiTheme="minorHAnsi" w:hAnsiTheme="minorHAnsi"/>
                    <w:i/>
                    <w:sz w:val="18"/>
                    <w:szCs w:val="18"/>
                  </w:rPr>
                  <w:delText>.0(o)</w:delText>
                </w:r>
              </w:del>
            </w:ins>
            <w:del w:id="791" w:author="Alhabibi, Haider@Energy" w:date="2022-01-10T13:48:00Z">
              <w:r w:rsidDel="005942EE">
                <w:rPr>
                  <w:rFonts w:asciiTheme="minorHAnsi" w:hAnsiTheme="minorHAnsi"/>
                  <w:i/>
                  <w:sz w:val="18"/>
                  <w:szCs w:val="18"/>
                </w:rPr>
                <w:delText>ASHRAE 62.2 sections 5 and 7</w:delText>
              </w:r>
            </w:del>
            <w:r w:rsidRPr="00CB00C9">
              <w:rPr>
                <w:rFonts w:asciiTheme="minorHAnsi" w:hAnsiTheme="minorHAnsi"/>
                <w:i/>
                <w:sz w:val="18"/>
                <w:szCs w:val="18"/>
              </w:rPr>
              <w:t>.  Refer also to Chapter 4.6 of th</w:t>
            </w:r>
            <w:r>
              <w:rPr>
                <w:rFonts w:asciiTheme="minorHAnsi" w:hAnsiTheme="minorHAnsi"/>
                <w:i/>
                <w:sz w:val="18"/>
                <w:szCs w:val="18"/>
              </w:rPr>
              <w:t xml:space="preserve">e Residential Compliance Manual </w:t>
            </w:r>
            <w:r w:rsidRPr="00CB00C9">
              <w:rPr>
                <w:rFonts w:asciiTheme="minorHAnsi" w:hAnsiTheme="minorHAnsi"/>
                <w:i/>
                <w:sz w:val="18"/>
                <w:szCs w:val="18"/>
              </w:rPr>
              <w:t>for information describing these requirements in more detail.  The signature of the Responsible Person in the declaration statement below certifies that the building complies with these requir</w:t>
            </w:r>
            <w:r>
              <w:rPr>
                <w:rFonts w:asciiTheme="minorHAnsi" w:hAnsiTheme="minorHAnsi"/>
                <w:i/>
                <w:sz w:val="18"/>
                <w:szCs w:val="18"/>
              </w:rPr>
              <w:t xml:space="preserve">ements </w:t>
            </w:r>
            <w:r w:rsidRPr="00CB00C9">
              <w:rPr>
                <w:rFonts w:asciiTheme="minorHAnsi" w:hAnsiTheme="minorHAnsi"/>
                <w:i/>
                <w:sz w:val="18"/>
                <w:szCs w:val="18"/>
              </w:rPr>
              <w:t>if applicable.</w:t>
            </w:r>
          </w:p>
        </w:tc>
      </w:tr>
      <w:tr w:rsidR="00DC59D7" w14:paraId="01D0CFDA" w14:textId="77777777" w:rsidTr="00307737">
        <w:trPr>
          <w:cantSplit/>
          <w:trHeight w:val="158"/>
        </w:trPr>
        <w:tc>
          <w:tcPr>
            <w:tcW w:w="707" w:type="dxa"/>
            <w:vAlign w:val="center"/>
          </w:tcPr>
          <w:p w14:paraId="536DD40B"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01</w:t>
            </w:r>
          </w:p>
        </w:tc>
        <w:tc>
          <w:tcPr>
            <w:tcW w:w="10083" w:type="dxa"/>
            <w:vAlign w:val="center"/>
          </w:tcPr>
          <w:p w14:paraId="376C95F8" w14:textId="77777777" w:rsidR="00DC59D7" w:rsidRDefault="00DC59D7" w:rsidP="00307737">
            <w:pPr>
              <w:keepNext/>
              <w:rPr>
                <w:rFonts w:asciiTheme="minorHAnsi" w:hAnsiTheme="minorHAnsi"/>
                <w:sz w:val="18"/>
                <w:szCs w:val="18"/>
              </w:rPr>
            </w:pPr>
            <w:r>
              <w:rPr>
                <w:rFonts w:asciiTheme="minorHAnsi" w:hAnsiTheme="minorHAnsi"/>
                <w:sz w:val="18"/>
                <w:szCs w:val="18"/>
              </w:rPr>
              <w:t>Demand control exhaust systems shall be provided with at least one of the following:</w:t>
            </w:r>
          </w:p>
          <w:p w14:paraId="5BC21B1E" w14:textId="77777777" w:rsidR="00DC59D7" w:rsidRDefault="00DC59D7" w:rsidP="00307737">
            <w:pPr>
              <w:pStyle w:val="ListParagraph"/>
              <w:keepNext/>
              <w:numPr>
                <w:ilvl w:val="0"/>
                <w:numId w:val="26"/>
              </w:numPr>
              <w:rPr>
                <w:rFonts w:asciiTheme="minorHAnsi" w:hAnsiTheme="minorHAnsi"/>
                <w:sz w:val="18"/>
                <w:szCs w:val="18"/>
              </w:rPr>
            </w:pPr>
            <w:r>
              <w:rPr>
                <w:rFonts w:asciiTheme="minorHAnsi" w:hAnsiTheme="minorHAnsi"/>
                <w:sz w:val="18"/>
                <w:szCs w:val="18"/>
              </w:rPr>
              <w:t>A readily accessible occupant-controlled on-off control.</w:t>
            </w:r>
          </w:p>
          <w:p w14:paraId="40972770" w14:textId="77777777" w:rsidR="00DC59D7" w:rsidRPr="00542FD3" w:rsidRDefault="00DC59D7" w:rsidP="00307737">
            <w:pPr>
              <w:pStyle w:val="ListParagraph"/>
              <w:keepNext/>
              <w:numPr>
                <w:ilvl w:val="0"/>
                <w:numId w:val="26"/>
              </w:numPr>
              <w:rPr>
                <w:rFonts w:asciiTheme="minorHAnsi" w:hAnsiTheme="minorHAnsi"/>
                <w:sz w:val="18"/>
                <w:szCs w:val="18"/>
              </w:rPr>
            </w:pPr>
            <w:r w:rsidRPr="0047774E">
              <w:rPr>
                <w:rFonts w:asciiTheme="minorHAnsi" w:hAnsiTheme="minorHAnsi"/>
                <w:sz w:val="18"/>
                <w:szCs w:val="18"/>
              </w:rPr>
              <w:t>An automatic control that does not impede occupant on control.</w:t>
            </w:r>
          </w:p>
        </w:tc>
      </w:tr>
      <w:tr w:rsidR="00DC59D7" w14:paraId="20558487" w14:textId="77777777" w:rsidTr="00307737">
        <w:trPr>
          <w:cantSplit/>
          <w:trHeight w:val="158"/>
        </w:trPr>
        <w:tc>
          <w:tcPr>
            <w:tcW w:w="707" w:type="dxa"/>
            <w:vAlign w:val="center"/>
          </w:tcPr>
          <w:p w14:paraId="42C2A1B5"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02</w:t>
            </w:r>
          </w:p>
        </w:tc>
        <w:tc>
          <w:tcPr>
            <w:tcW w:w="10083" w:type="dxa"/>
            <w:vAlign w:val="center"/>
          </w:tcPr>
          <w:p w14:paraId="3FC2697C" w14:textId="77777777" w:rsidR="00DC59D7" w:rsidRDefault="00DC59D7" w:rsidP="00307737">
            <w:pPr>
              <w:keepNext/>
              <w:rPr>
                <w:rFonts w:asciiTheme="minorHAnsi" w:hAnsiTheme="minorHAnsi"/>
                <w:sz w:val="18"/>
                <w:szCs w:val="18"/>
              </w:rPr>
            </w:pPr>
            <w:proofErr w:type="spellStart"/>
            <w:r>
              <w:rPr>
                <w:rFonts w:asciiTheme="minorHAnsi" w:hAnsiTheme="minorHAnsi"/>
                <w:sz w:val="18"/>
                <w:szCs w:val="18"/>
              </w:rPr>
              <w:t>Nonenclosed</w:t>
            </w:r>
            <w:proofErr w:type="spellEnd"/>
            <w:r>
              <w:rPr>
                <w:rFonts w:asciiTheme="minorHAnsi" w:hAnsiTheme="minorHAnsi"/>
                <w:sz w:val="18"/>
                <w:szCs w:val="18"/>
              </w:rPr>
              <w:t xml:space="preserve"> kitchens shall be provided with a demand-controlled mechanical exhaust system.</w:t>
            </w:r>
          </w:p>
        </w:tc>
      </w:tr>
      <w:tr w:rsidR="00DC59D7" w14:paraId="375F3D78" w14:textId="77777777" w:rsidTr="00307737">
        <w:trPr>
          <w:cantSplit/>
          <w:trHeight w:val="158"/>
        </w:trPr>
        <w:tc>
          <w:tcPr>
            <w:tcW w:w="707" w:type="dxa"/>
            <w:vAlign w:val="center"/>
          </w:tcPr>
          <w:p w14:paraId="0BC9F7A7"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03</w:t>
            </w:r>
          </w:p>
        </w:tc>
        <w:tc>
          <w:tcPr>
            <w:tcW w:w="10083" w:type="dxa"/>
            <w:vAlign w:val="center"/>
          </w:tcPr>
          <w:p w14:paraId="5E2E7584" w14:textId="77777777" w:rsidR="00DC59D7" w:rsidRPr="00F26A73" w:rsidRDefault="00DC59D7" w:rsidP="00307737">
            <w:pPr>
              <w:keepNext/>
              <w:ind w:left="-11"/>
              <w:rPr>
                <w:rFonts w:asciiTheme="minorHAnsi" w:hAnsiTheme="minorHAnsi"/>
                <w:sz w:val="18"/>
                <w:szCs w:val="18"/>
              </w:rPr>
            </w:pPr>
            <w:r>
              <w:rPr>
                <w:rFonts w:asciiTheme="minorHAnsi" w:hAnsiTheme="minorHAnsi"/>
                <w:sz w:val="18"/>
                <w:szCs w:val="18"/>
              </w:rPr>
              <w:t>Each continuous mechanical exhaust system shall be provided with a readily accessible manual on-off control. (Multifamily dwellings are exempt from readily accessible requirement.)</w:t>
            </w:r>
          </w:p>
        </w:tc>
      </w:tr>
      <w:tr w:rsidR="00DC59D7" w14:paraId="05A809C1" w14:textId="77777777" w:rsidTr="00307737">
        <w:trPr>
          <w:cantSplit/>
          <w:trHeight w:val="158"/>
        </w:trPr>
        <w:tc>
          <w:tcPr>
            <w:tcW w:w="707" w:type="dxa"/>
            <w:vAlign w:val="center"/>
          </w:tcPr>
          <w:p w14:paraId="5BC5E960"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04</w:t>
            </w:r>
          </w:p>
        </w:tc>
        <w:tc>
          <w:tcPr>
            <w:tcW w:w="10083" w:type="dxa"/>
            <w:vAlign w:val="center"/>
          </w:tcPr>
          <w:p w14:paraId="5296FE56" w14:textId="77777777" w:rsidR="00DC59D7" w:rsidRPr="00F26A73" w:rsidRDefault="00DC59D7" w:rsidP="00307737">
            <w:pPr>
              <w:keepNext/>
              <w:ind w:left="273" w:hanging="273"/>
              <w:rPr>
                <w:rFonts w:asciiTheme="minorHAnsi" w:hAnsiTheme="minorHAnsi"/>
                <w:sz w:val="18"/>
                <w:szCs w:val="18"/>
              </w:rPr>
            </w:pPr>
            <w:r>
              <w:rPr>
                <w:rFonts w:asciiTheme="minorHAnsi" w:hAnsiTheme="minorHAnsi"/>
                <w:sz w:val="18"/>
                <w:szCs w:val="18"/>
              </w:rPr>
              <w:t>Continuous mechanical exhaust systems shall be designed to operate during all occupiable hours.</w:t>
            </w:r>
          </w:p>
        </w:tc>
      </w:tr>
      <w:tr w:rsidR="00DC59D7" w14:paraId="60B4950E" w14:textId="77777777" w:rsidTr="00307737">
        <w:trPr>
          <w:cantSplit/>
          <w:trHeight w:val="158"/>
        </w:trPr>
        <w:tc>
          <w:tcPr>
            <w:tcW w:w="707" w:type="dxa"/>
            <w:vAlign w:val="center"/>
          </w:tcPr>
          <w:p w14:paraId="1A8AE2CB"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05</w:t>
            </w:r>
          </w:p>
        </w:tc>
        <w:tc>
          <w:tcPr>
            <w:tcW w:w="10083" w:type="dxa"/>
            <w:vAlign w:val="center"/>
          </w:tcPr>
          <w:p w14:paraId="5D2B49A1" w14:textId="77777777" w:rsidR="00DC59D7" w:rsidRDefault="00DC59D7" w:rsidP="00307737">
            <w:pPr>
              <w:autoSpaceDE w:val="0"/>
              <w:autoSpaceDN w:val="0"/>
              <w:adjustRightInd w:val="0"/>
              <w:rPr>
                <w:rFonts w:asciiTheme="minorHAnsi" w:hAnsiTheme="minorHAnsi"/>
                <w:sz w:val="18"/>
                <w:szCs w:val="18"/>
              </w:rPr>
            </w:pP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tc>
      </w:tr>
      <w:tr w:rsidR="00DC59D7" w14:paraId="14FD7E1F" w14:textId="77777777" w:rsidTr="00307737">
        <w:trPr>
          <w:cantSplit/>
          <w:trHeight w:val="158"/>
        </w:trPr>
        <w:tc>
          <w:tcPr>
            <w:tcW w:w="10790" w:type="dxa"/>
            <w:gridSpan w:val="2"/>
            <w:vAlign w:val="center"/>
            <w:hideMark/>
          </w:tcPr>
          <w:p w14:paraId="0AC725B0" w14:textId="77777777" w:rsidR="00DC59D7" w:rsidRDefault="00DC59D7" w:rsidP="00307737">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03F0D29B" w14:textId="541251AA" w:rsidR="00310D9A" w:rsidRDefault="00310D9A" w:rsidP="00192313">
      <w:pPr>
        <w:rPr>
          <w:rFonts w:asciiTheme="minorHAnsi" w:hAnsiTheme="minorHAnsi"/>
          <w:sz w:val="18"/>
          <w:szCs w:val="18"/>
        </w:rPr>
      </w:pPr>
    </w:p>
    <w:p w14:paraId="5DD3C5D7" w14:textId="77777777" w:rsidR="00310D9A" w:rsidRDefault="00310D9A">
      <w:pPr>
        <w:rPr>
          <w:rFonts w:asciiTheme="minorHAnsi" w:hAnsiTheme="minorHAnsi"/>
          <w:sz w:val="18"/>
          <w:szCs w:val="18"/>
        </w:rPr>
      </w:pPr>
      <w:r>
        <w:rPr>
          <w:rFonts w:asciiTheme="minorHAnsi" w:hAnsiTheme="minorHAnsi"/>
          <w:sz w:val="18"/>
          <w:szCs w:val="18"/>
        </w:rPr>
        <w:lastRenderedPageBreak/>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310D9A" w:rsidRPr="009E2C1C" w14:paraId="3BF0A918" w14:textId="77777777" w:rsidTr="00F26A73">
        <w:trPr>
          <w:trHeight w:val="323"/>
        </w:trPr>
        <w:tc>
          <w:tcPr>
            <w:tcW w:w="10768" w:type="dxa"/>
            <w:gridSpan w:val="4"/>
            <w:vAlign w:val="center"/>
          </w:tcPr>
          <w:p w14:paraId="59480B91" w14:textId="77777777" w:rsidR="00310D9A" w:rsidRPr="009351D2" w:rsidRDefault="00310D9A" w:rsidP="007E12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310D9A" w:rsidRPr="001B14D6" w14:paraId="3553F407" w14:textId="77777777" w:rsidTr="00F26A73">
        <w:trPr>
          <w:trHeight w:val="206"/>
        </w:trPr>
        <w:tc>
          <w:tcPr>
            <w:tcW w:w="10768" w:type="dxa"/>
            <w:gridSpan w:val="4"/>
            <w:vAlign w:val="center"/>
          </w:tcPr>
          <w:p w14:paraId="1A93DB62" w14:textId="77777777" w:rsidR="00310D9A" w:rsidRPr="00E136A4" w:rsidRDefault="00310D9A" w:rsidP="007E127B">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310D9A" w:rsidRPr="00B272DC" w14:paraId="422CBB56" w14:textId="77777777" w:rsidTr="00F26A73">
        <w:trPr>
          <w:trHeight w:val="360"/>
        </w:trPr>
        <w:tc>
          <w:tcPr>
            <w:tcW w:w="5480" w:type="dxa"/>
            <w:gridSpan w:val="2"/>
          </w:tcPr>
          <w:p w14:paraId="70C57793" w14:textId="77777777" w:rsidR="00310D9A" w:rsidRPr="00B272DC" w:rsidRDefault="00310D9A" w:rsidP="007E127B">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288" w:type="dxa"/>
            <w:gridSpan w:val="2"/>
          </w:tcPr>
          <w:p w14:paraId="628923BB" w14:textId="77777777" w:rsidR="00310D9A" w:rsidRPr="00B272DC" w:rsidRDefault="00310D9A" w:rsidP="007E127B">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10D9A" w:rsidRPr="00B272DC" w14:paraId="4D81C06B" w14:textId="77777777" w:rsidTr="00F26A73">
        <w:trPr>
          <w:trHeight w:val="360"/>
        </w:trPr>
        <w:tc>
          <w:tcPr>
            <w:tcW w:w="5480" w:type="dxa"/>
            <w:gridSpan w:val="2"/>
          </w:tcPr>
          <w:p w14:paraId="491BBC7E" w14:textId="77777777" w:rsidR="00310D9A" w:rsidRPr="00B272DC" w:rsidRDefault="00310D9A" w:rsidP="007E127B">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288" w:type="dxa"/>
            <w:gridSpan w:val="2"/>
          </w:tcPr>
          <w:p w14:paraId="481AF6FA"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10D9A" w:rsidRPr="00B272DC" w14:paraId="191AECF6" w14:textId="77777777" w:rsidTr="00F26A73">
        <w:trPr>
          <w:trHeight w:val="360"/>
        </w:trPr>
        <w:tc>
          <w:tcPr>
            <w:tcW w:w="5480" w:type="dxa"/>
            <w:gridSpan w:val="2"/>
          </w:tcPr>
          <w:p w14:paraId="05BF9C6C"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Address:</w:t>
            </w:r>
          </w:p>
        </w:tc>
        <w:tc>
          <w:tcPr>
            <w:tcW w:w="5288" w:type="dxa"/>
            <w:gridSpan w:val="2"/>
          </w:tcPr>
          <w:p w14:paraId="22E07CA8"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Pr>
                <w:rFonts w:asciiTheme="minorHAnsi" w:hAnsiTheme="minorHAnsi"/>
                <w:sz w:val="14"/>
                <w:szCs w:val="14"/>
              </w:rPr>
              <w:t>i</w:t>
            </w:r>
            <w:r w:rsidRPr="00B272DC">
              <w:rPr>
                <w:rFonts w:asciiTheme="minorHAnsi" w:hAnsiTheme="minorHAnsi"/>
                <w:sz w:val="14"/>
                <w:szCs w:val="14"/>
              </w:rPr>
              <w:t>f applicable):</w:t>
            </w:r>
          </w:p>
        </w:tc>
      </w:tr>
      <w:tr w:rsidR="00310D9A" w:rsidRPr="00B272DC" w14:paraId="77694B5A" w14:textId="77777777" w:rsidTr="00F26A73">
        <w:trPr>
          <w:trHeight w:val="360"/>
        </w:trPr>
        <w:tc>
          <w:tcPr>
            <w:tcW w:w="5480" w:type="dxa"/>
            <w:gridSpan w:val="2"/>
          </w:tcPr>
          <w:p w14:paraId="39014820"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City/State/Zip:</w:t>
            </w:r>
          </w:p>
        </w:tc>
        <w:tc>
          <w:tcPr>
            <w:tcW w:w="5288" w:type="dxa"/>
            <w:gridSpan w:val="2"/>
          </w:tcPr>
          <w:p w14:paraId="0138B44B" w14:textId="77777777" w:rsidR="00310D9A" w:rsidRPr="00B272DC" w:rsidRDefault="00310D9A" w:rsidP="007E127B">
            <w:pPr>
              <w:keepNext/>
              <w:rPr>
                <w:rFonts w:asciiTheme="minorHAnsi" w:hAnsiTheme="minorHAnsi"/>
                <w:sz w:val="14"/>
                <w:szCs w:val="14"/>
              </w:rPr>
            </w:pPr>
            <w:r w:rsidRPr="00B272DC">
              <w:rPr>
                <w:rFonts w:asciiTheme="minorHAnsi" w:hAnsiTheme="minorHAnsi"/>
                <w:sz w:val="14"/>
                <w:szCs w:val="14"/>
              </w:rPr>
              <w:t>Phone:</w:t>
            </w:r>
          </w:p>
        </w:tc>
      </w:tr>
      <w:tr w:rsidR="00310D9A" w:rsidRPr="008E6C57" w14:paraId="55B9FE68" w14:textId="77777777" w:rsidTr="00F26A73">
        <w:tblPrEx>
          <w:tblCellMar>
            <w:left w:w="115" w:type="dxa"/>
            <w:right w:w="115" w:type="dxa"/>
          </w:tblCellMar>
        </w:tblPrEx>
        <w:trPr>
          <w:trHeight w:val="296"/>
        </w:trPr>
        <w:tc>
          <w:tcPr>
            <w:tcW w:w="10768" w:type="dxa"/>
            <w:gridSpan w:val="4"/>
            <w:vAlign w:val="center"/>
          </w:tcPr>
          <w:p w14:paraId="1D7CBF0C" w14:textId="77777777" w:rsidR="00310D9A" w:rsidRDefault="00310D9A" w:rsidP="007E127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10D9A" w:rsidRPr="008E6C57" w14:paraId="44FED08E" w14:textId="77777777" w:rsidTr="00F26A73">
        <w:tblPrEx>
          <w:tblCellMar>
            <w:left w:w="115" w:type="dxa"/>
            <w:right w:w="115" w:type="dxa"/>
          </w:tblCellMar>
        </w:tblPrEx>
        <w:trPr>
          <w:trHeight w:val="504"/>
        </w:trPr>
        <w:tc>
          <w:tcPr>
            <w:tcW w:w="10768" w:type="dxa"/>
            <w:gridSpan w:val="4"/>
          </w:tcPr>
          <w:p w14:paraId="5B61CDD2" w14:textId="77777777" w:rsidR="00310D9A" w:rsidRPr="005D3BD0" w:rsidRDefault="00310D9A" w:rsidP="007E127B">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5221DCA9" w14:textId="77777777" w:rsidR="00310D9A" w:rsidRPr="005D3BD0" w:rsidRDefault="00310D9A" w:rsidP="007E127B">
            <w:pPr>
              <w:pStyle w:val="Heading3"/>
              <w:numPr>
                <w:ilvl w:val="0"/>
                <w:numId w:val="1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781B2465" w14:textId="77777777" w:rsidR="00310D9A" w:rsidRPr="005D3BD0" w:rsidRDefault="00310D9A" w:rsidP="007E127B">
            <w:pPr>
              <w:pStyle w:val="Heading3"/>
              <w:numPr>
                <w:ilvl w:val="0"/>
                <w:numId w:val="1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44503133" w14:textId="77777777" w:rsidR="00310D9A" w:rsidRPr="005D3BD0" w:rsidRDefault="00310D9A" w:rsidP="007E127B">
            <w:pPr>
              <w:keepNext/>
              <w:numPr>
                <w:ilvl w:val="0"/>
                <w:numId w:val="1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537C4AC4" w14:textId="77777777" w:rsidR="00310D9A" w:rsidRPr="005D3BD0" w:rsidRDefault="00310D9A" w:rsidP="007E127B">
            <w:pPr>
              <w:pStyle w:val="ListParagraph"/>
              <w:keepNext/>
              <w:numPr>
                <w:ilvl w:val="0"/>
                <w:numId w:val="1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24D27DA" w14:textId="77777777" w:rsidR="00310D9A" w:rsidRPr="00E74533" w:rsidRDefault="00310D9A" w:rsidP="007E127B">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310D9A" w:rsidRPr="00B272DC" w14:paraId="4378ABDA" w14:textId="77777777" w:rsidTr="00F26A73">
        <w:tblPrEx>
          <w:tblCellMar>
            <w:left w:w="108" w:type="dxa"/>
            <w:right w:w="108" w:type="dxa"/>
          </w:tblCellMar>
        </w:tblPrEx>
        <w:trPr>
          <w:trHeight w:val="360"/>
        </w:trPr>
        <w:tc>
          <w:tcPr>
            <w:tcW w:w="5214" w:type="dxa"/>
          </w:tcPr>
          <w:p w14:paraId="7E93A2CF" w14:textId="77777777" w:rsidR="00310D9A" w:rsidRPr="00B272DC" w:rsidRDefault="00310D9A" w:rsidP="007E12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554" w:type="dxa"/>
            <w:gridSpan w:val="3"/>
          </w:tcPr>
          <w:p w14:paraId="00D9ED7E" w14:textId="77777777" w:rsidR="00310D9A" w:rsidRPr="00B272DC" w:rsidRDefault="00310D9A" w:rsidP="007E12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10D9A" w:rsidRPr="00B272DC" w14:paraId="26986894" w14:textId="77777777" w:rsidTr="00186891">
        <w:trPr>
          <w:trHeight w:val="360"/>
        </w:trPr>
        <w:tc>
          <w:tcPr>
            <w:tcW w:w="5214" w:type="dxa"/>
          </w:tcPr>
          <w:p w14:paraId="0765A311"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554" w:type="dxa"/>
            <w:gridSpan w:val="3"/>
          </w:tcPr>
          <w:p w14:paraId="612D6C16"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10D9A" w:rsidRPr="00B272DC" w14:paraId="6AF8BF02" w14:textId="77777777" w:rsidTr="00186891">
        <w:trPr>
          <w:trHeight w:val="360"/>
        </w:trPr>
        <w:tc>
          <w:tcPr>
            <w:tcW w:w="5214" w:type="dxa"/>
          </w:tcPr>
          <w:p w14:paraId="3FF0AE69"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554" w:type="dxa"/>
            <w:gridSpan w:val="3"/>
          </w:tcPr>
          <w:p w14:paraId="0F5FD846"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10D9A" w:rsidRPr="00B272DC" w14:paraId="63EA23D9" w14:textId="77777777" w:rsidTr="00186891">
        <w:trPr>
          <w:trHeight w:val="360"/>
        </w:trPr>
        <w:tc>
          <w:tcPr>
            <w:tcW w:w="5214" w:type="dxa"/>
          </w:tcPr>
          <w:p w14:paraId="63C497CD"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74" w:type="dxa"/>
            <w:gridSpan w:val="2"/>
          </w:tcPr>
          <w:p w14:paraId="080078DB"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780" w:type="dxa"/>
          </w:tcPr>
          <w:p w14:paraId="152913D2"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10D9A" w:rsidRPr="00B272DC" w14:paraId="3FEC27A9" w14:textId="77777777" w:rsidTr="00186891">
        <w:trPr>
          <w:trHeight w:val="360"/>
        </w:trPr>
        <w:tc>
          <w:tcPr>
            <w:tcW w:w="5214" w:type="dxa"/>
          </w:tcPr>
          <w:p w14:paraId="286E1D64"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554" w:type="dxa"/>
            <w:gridSpan w:val="3"/>
          </w:tcPr>
          <w:p w14:paraId="236A4BD6" w14:textId="77777777" w:rsidR="00310D9A" w:rsidRPr="00B272DC" w:rsidRDefault="00310D9A" w:rsidP="007E127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DDFB596" w14:textId="28E71B3F" w:rsidR="00636F83" w:rsidRPr="000A6716" w:rsidRDefault="000A6716" w:rsidP="000A6716">
      <w:pPr>
        <w:jc w:val="center"/>
        <w:rPr>
          <w:rFonts w:asciiTheme="minorHAnsi" w:hAnsiTheme="minorHAnsi"/>
          <w:b/>
          <w:sz w:val="28"/>
          <w:szCs w:val="18"/>
        </w:rPr>
      </w:pPr>
      <w:del w:id="804" w:author="Alhabibi, Haider@Energy" w:date="2022-02-23T16:00:00Z">
        <w:r w:rsidRPr="0029047D" w:rsidDel="007455EF">
          <w:rPr>
            <w:rFonts w:asciiTheme="minorHAnsi" w:hAnsiTheme="minorHAnsi"/>
            <w:b/>
            <w:szCs w:val="18"/>
          </w:rPr>
          <w:lastRenderedPageBreak/>
          <w:delText>CF2R</w:delText>
        </w:r>
      </w:del>
      <w:ins w:id="805" w:author="Alhabibi, Haider@Energy" w:date="2022-02-23T16:00:00Z">
        <w:r w:rsidR="007455EF">
          <w:rPr>
            <w:rFonts w:asciiTheme="minorHAnsi" w:hAnsiTheme="minorHAnsi"/>
            <w:b/>
            <w:szCs w:val="18"/>
          </w:rPr>
          <w:t>LMCI</w:t>
        </w:r>
      </w:ins>
      <w:r w:rsidRPr="0029047D">
        <w:rPr>
          <w:rFonts w:asciiTheme="minorHAnsi" w:hAnsiTheme="minorHAnsi"/>
          <w:b/>
          <w:szCs w:val="18"/>
        </w:rPr>
        <w:t>-MCH-</w:t>
      </w:r>
      <w:r w:rsidR="00FD4671">
        <w:rPr>
          <w:rFonts w:asciiTheme="minorHAnsi" w:hAnsiTheme="minorHAnsi"/>
          <w:b/>
          <w:szCs w:val="18"/>
        </w:rPr>
        <w:t>32</w:t>
      </w:r>
      <w:r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6CAC6E99"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 xml:space="preserve">Building Type: This field is filled out automatically and referenced from the </w:t>
      </w:r>
      <w:del w:id="806" w:author="Alhabibi, Haider@Energy" w:date="2022-02-23T16:00:00Z">
        <w:r w:rsidDel="007455EF">
          <w:rPr>
            <w:rFonts w:asciiTheme="minorHAnsi" w:eastAsia="Cambria" w:hAnsiTheme="minorHAnsi"/>
            <w:sz w:val="18"/>
            <w:szCs w:val="18"/>
          </w:rPr>
          <w:delText>CF1R</w:delText>
        </w:r>
      </w:del>
      <w:ins w:id="807" w:author="Alhabibi, Haider@Energy" w:date="2022-02-23T16:00:00Z">
        <w:r w:rsidR="007455EF">
          <w:rPr>
            <w:rFonts w:asciiTheme="minorHAnsi" w:eastAsia="Cambria" w:hAnsiTheme="minorHAnsi"/>
            <w:sz w:val="18"/>
            <w:szCs w:val="18"/>
          </w:rPr>
          <w:t>LMCC</w:t>
        </w:r>
      </w:ins>
      <w:r>
        <w:rPr>
          <w:rFonts w:asciiTheme="minorHAnsi" w:eastAsia="Cambria" w:hAnsiTheme="minorHAnsi"/>
          <w:sz w:val="18"/>
          <w:szCs w:val="18"/>
        </w:rPr>
        <w:t>.</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290AB0B4" w:rsidR="001C2576" w:rsidRDefault="001C2576" w:rsidP="00F26A73">
      <w:pPr>
        <w:pStyle w:val="ListParagraph"/>
        <w:numPr>
          <w:ilvl w:val="0"/>
          <w:numId w:val="21"/>
        </w:numPr>
        <w:rPr>
          <w:ins w:id="808" w:author="Moua, Cheng@Energy" w:date="2022-01-20T16:19:00Z"/>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1A29A63C" w14:textId="3EB5B902" w:rsidR="0063033A" w:rsidRDefault="0063033A" w:rsidP="00F26A73">
      <w:pPr>
        <w:pStyle w:val="ListParagraph"/>
        <w:numPr>
          <w:ilvl w:val="0"/>
          <w:numId w:val="21"/>
        </w:numPr>
        <w:rPr>
          <w:ins w:id="809" w:author="Moua, Cheng@Energy" w:date="2022-01-20T17:11:00Z"/>
          <w:rFonts w:asciiTheme="minorHAnsi" w:eastAsia="Cambria" w:hAnsiTheme="minorHAnsi"/>
          <w:sz w:val="18"/>
          <w:szCs w:val="18"/>
        </w:rPr>
      </w:pPr>
      <w:ins w:id="810" w:author="Moua, Cheng@Energy" w:date="2022-01-20T16:19:00Z">
        <w:r>
          <w:rPr>
            <w:rFonts w:asciiTheme="minorHAnsi" w:eastAsia="Cambria" w:hAnsiTheme="minorHAnsi"/>
            <w:sz w:val="18"/>
            <w:szCs w:val="18"/>
          </w:rPr>
          <w:t>Dwelling Unit Total</w:t>
        </w:r>
      </w:ins>
      <w:ins w:id="811" w:author="Moua, Cheng@Energy" w:date="2022-01-20T16:20:00Z">
        <w:r>
          <w:rPr>
            <w:rFonts w:asciiTheme="minorHAnsi" w:eastAsia="Cambria" w:hAnsiTheme="minorHAnsi"/>
            <w:sz w:val="18"/>
            <w:szCs w:val="18"/>
          </w:rPr>
          <w:t xml:space="preserve"> Floor Area: This field is filled out automatically and referenced from the </w:t>
        </w:r>
        <w:r w:rsidR="00F331DF">
          <w:rPr>
            <w:rFonts w:asciiTheme="minorHAnsi" w:eastAsia="Cambria" w:hAnsiTheme="minorHAnsi"/>
            <w:sz w:val="18"/>
            <w:szCs w:val="18"/>
          </w:rPr>
          <w:t>MCH-01.</w:t>
        </w:r>
      </w:ins>
    </w:p>
    <w:p w14:paraId="610ACD58" w14:textId="77777777" w:rsidR="00347C98" w:rsidRDefault="00347C98" w:rsidP="00347C98">
      <w:pPr>
        <w:pStyle w:val="ListParagraph"/>
        <w:numPr>
          <w:ilvl w:val="0"/>
          <w:numId w:val="21"/>
        </w:numPr>
        <w:rPr>
          <w:ins w:id="812" w:author="Moua, Cheng@Energy" w:date="2022-01-20T17:11:00Z"/>
          <w:rFonts w:asciiTheme="minorHAnsi" w:eastAsia="Cambria" w:hAnsiTheme="minorHAnsi"/>
          <w:sz w:val="18"/>
          <w:szCs w:val="18"/>
        </w:rPr>
      </w:pPr>
      <w:ins w:id="813" w:author="Moua, Cheng@Energy" w:date="2022-01-20T17:11:00Z">
        <w:r>
          <w:rPr>
            <w:rFonts w:asciiTheme="minorHAnsi" w:eastAsia="Cambria" w:hAnsiTheme="minorHAnsi"/>
            <w:sz w:val="18"/>
            <w:szCs w:val="18"/>
          </w:rPr>
          <w:t>Kitchen Range Fuel Type: Select the fuel type of the kitchen range.</w:t>
        </w:r>
      </w:ins>
    </w:p>
    <w:p w14:paraId="5C876169" w14:textId="77777777" w:rsidR="007430F8" w:rsidRPr="00347C98" w:rsidRDefault="007430F8">
      <w:pPr>
        <w:ind w:left="360"/>
        <w:rPr>
          <w:rFonts w:asciiTheme="minorHAnsi" w:eastAsia="Cambria" w:hAnsiTheme="minorHAnsi"/>
          <w:sz w:val="18"/>
          <w:szCs w:val="18"/>
          <w:rPrChange w:id="814" w:author="Moua, Cheng@Energy" w:date="2022-01-20T17:11:00Z">
            <w:rPr/>
          </w:rPrChange>
        </w:rPr>
        <w:pPrChange w:id="815" w:author="Moua, Cheng@Energy" w:date="2022-01-20T17:11:00Z">
          <w:pPr>
            <w:pStyle w:val="ListParagraph"/>
            <w:numPr>
              <w:numId w:val="21"/>
            </w:numPr>
            <w:ind w:hanging="360"/>
          </w:pPr>
        </w:pPrChange>
      </w:pPr>
    </w:p>
    <w:p w14:paraId="4A1B0C54" w14:textId="1CD8078C" w:rsidR="001C2576" w:rsidRDefault="001C2576" w:rsidP="00604BA7">
      <w:pPr>
        <w:rPr>
          <w:rFonts w:asciiTheme="minorHAnsi" w:eastAsia="Cambria" w:hAnsiTheme="minorHAnsi"/>
          <w:sz w:val="18"/>
          <w:szCs w:val="18"/>
        </w:rPr>
      </w:pPr>
    </w:p>
    <w:p w14:paraId="5193E146" w14:textId="77777777"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Section C.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5F3382ED"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D06692">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D06692">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7D51511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HVI</w:t>
      </w:r>
      <w:r w:rsidR="00D06692">
        <w:rPr>
          <w:rFonts w:asciiTheme="minorHAnsi" w:eastAsia="Cambria" w:hAnsiTheme="minorHAnsi"/>
          <w:sz w:val="18"/>
          <w:szCs w:val="18"/>
        </w:rPr>
        <w:t xml:space="preserve"> or AHAM</w:t>
      </w:r>
      <w:r>
        <w:rPr>
          <w:rFonts w:asciiTheme="minorHAnsi" w:eastAsia="Cambria" w:hAnsiTheme="minorHAnsi"/>
          <w:sz w:val="18"/>
          <w:szCs w:val="18"/>
        </w:rPr>
        <w:t xml:space="preserve"> Directory Listed Rated Airflow:</w:t>
      </w:r>
      <w:r w:rsidR="00767718">
        <w:rPr>
          <w:rFonts w:asciiTheme="minorHAnsi" w:eastAsia="Cambria" w:hAnsiTheme="minorHAnsi"/>
          <w:sz w:val="18"/>
          <w:szCs w:val="18"/>
        </w:rPr>
        <w:t xml:space="preserve"> Enter the rated airflow listed in the HVI </w:t>
      </w:r>
      <w:r w:rsidR="00D06692">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69B3EFAA"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D06692">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 xml:space="preserve">Enter the sound rating listed in the HVI </w:t>
      </w:r>
      <w:r w:rsidR="00D06692">
        <w:rPr>
          <w:rFonts w:asciiTheme="minorHAnsi" w:eastAsia="Cambria" w:hAnsiTheme="minorHAnsi"/>
          <w:sz w:val="18"/>
          <w:szCs w:val="18"/>
        </w:rPr>
        <w:t xml:space="preserve">or AHAM </w:t>
      </w:r>
      <w:r w:rsidR="00767718" w:rsidRPr="00767718">
        <w:rPr>
          <w:rFonts w:asciiTheme="minorHAnsi" w:eastAsia="Cambria" w:hAnsiTheme="minorHAnsi"/>
          <w:sz w:val="18"/>
          <w:szCs w:val="18"/>
        </w:rPr>
        <w:t>directory for the above model number.</w:t>
      </w:r>
    </w:p>
    <w:p w14:paraId="69497FA4" w14:textId="04FAF85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46DC2C60" w:rsidR="00417094" w:rsidRDefault="00417094" w:rsidP="00F26A73">
      <w:pPr>
        <w:pStyle w:val="ListParagraph"/>
        <w:numPr>
          <w:ilvl w:val="0"/>
          <w:numId w:val="22"/>
        </w:numPr>
        <w:rPr>
          <w:ins w:id="816" w:author="Shewmaker, Michael@Energy" w:date="2022-02-01T13:34:00Z"/>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079F308D" w14:textId="1A025A66" w:rsidR="00B663AB" w:rsidRPr="00B663AB" w:rsidRDefault="00B663AB">
      <w:pPr>
        <w:ind w:left="360"/>
        <w:rPr>
          <w:rFonts w:asciiTheme="minorHAnsi" w:eastAsia="Cambria" w:hAnsiTheme="minorHAnsi"/>
          <w:sz w:val="18"/>
          <w:szCs w:val="18"/>
          <w:rPrChange w:id="817" w:author="Shewmaker, Michael@Energy" w:date="2022-02-01T13:34:00Z">
            <w:rPr/>
          </w:rPrChange>
        </w:rPr>
        <w:pPrChange w:id="818" w:author="Shewmaker, Michael@Energy" w:date="2022-02-01T13:34:00Z">
          <w:pPr>
            <w:pStyle w:val="ListParagraph"/>
            <w:numPr>
              <w:numId w:val="22"/>
            </w:numPr>
            <w:ind w:hanging="360"/>
          </w:pPr>
        </w:pPrChange>
      </w:pPr>
      <w:ins w:id="819" w:author="Shewmaker, Michael@Energy" w:date="2022-02-01T13:34:00Z">
        <w:r>
          <w:rPr>
            <w:rFonts w:asciiTheme="minorHAnsi" w:eastAsia="Cambria" w:hAnsiTheme="minorHAnsi"/>
            <w:sz w:val="18"/>
            <w:szCs w:val="18"/>
          </w:rPr>
          <w:t>9a.</w:t>
        </w:r>
        <w:r>
          <w:rPr>
            <w:rFonts w:asciiTheme="minorHAnsi" w:eastAsia="Cambria" w:hAnsiTheme="minorHAnsi"/>
            <w:sz w:val="18"/>
            <w:szCs w:val="18"/>
          </w:rPr>
          <w:tab/>
        </w:r>
        <w:r w:rsidR="006305C4">
          <w:rPr>
            <w:rFonts w:asciiTheme="minorHAnsi" w:eastAsia="Cambria" w:hAnsiTheme="minorHAnsi"/>
            <w:sz w:val="18"/>
            <w:szCs w:val="18"/>
          </w:rPr>
          <w:t xml:space="preserve">Method of Compliance: Select the method of compliance. Options are airflow </w:t>
        </w:r>
        <w:r w:rsidR="00E87CC6">
          <w:rPr>
            <w:rFonts w:asciiTheme="minorHAnsi" w:eastAsia="Cambria" w:hAnsiTheme="minorHAnsi"/>
            <w:sz w:val="18"/>
            <w:szCs w:val="18"/>
          </w:rPr>
          <w:t>and capture efficiency.</w:t>
        </w:r>
      </w:ins>
    </w:p>
    <w:p w14:paraId="3C8A331B" w14:textId="59E15DF7" w:rsidR="00417094" w:rsidRDefault="00417094" w:rsidP="00F26A73">
      <w:pPr>
        <w:pStyle w:val="ListParagraph"/>
        <w:numPr>
          <w:ilvl w:val="0"/>
          <w:numId w:val="22"/>
        </w:numPr>
        <w:rPr>
          <w:ins w:id="820" w:author="Alhabibi, Haider@Energy" w:date="2022-03-11T18:09:00Z"/>
          <w:rFonts w:asciiTheme="minorHAnsi" w:eastAsia="Cambria" w:hAnsiTheme="minorHAnsi"/>
          <w:sz w:val="18"/>
          <w:szCs w:val="18"/>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ins w:id="821" w:author="Moua, Cheng@Energy" w:date="2022-01-20T16:54:00Z">
        <w:r w:rsidR="00967F75">
          <w:rPr>
            <w:rFonts w:asciiTheme="minorHAnsi" w:eastAsia="Cambria" w:hAnsiTheme="minorHAnsi"/>
            <w:sz w:val="18"/>
            <w:szCs w:val="18"/>
          </w:rPr>
          <w:t xml:space="preserve">, and Table </w:t>
        </w:r>
        <w:r w:rsidR="00B94615">
          <w:rPr>
            <w:rFonts w:asciiTheme="minorHAnsi" w:eastAsia="Cambria" w:hAnsiTheme="minorHAnsi"/>
            <w:sz w:val="18"/>
            <w:szCs w:val="18"/>
          </w:rPr>
          <w:t>1</w:t>
        </w:r>
      </w:ins>
      <w:ins w:id="822" w:author="Moua, Cheng@Energy" w:date="2022-02-17T16:49:00Z">
        <w:r w:rsidR="002777EF">
          <w:rPr>
            <w:rFonts w:asciiTheme="minorHAnsi" w:eastAsia="Cambria" w:hAnsiTheme="minorHAnsi"/>
            <w:sz w:val="18"/>
            <w:szCs w:val="18"/>
          </w:rPr>
          <w:t>60.2</w:t>
        </w:r>
      </w:ins>
      <w:ins w:id="823" w:author="Moua, Cheng@Energy" w:date="2022-01-20T16:54:00Z">
        <w:r w:rsidR="00B94615">
          <w:rPr>
            <w:rFonts w:asciiTheme="minorHAnsi" w:eastAsia="Cambria" w:hAnsiTheme="minorHAnsi"/>
            <w:sz w:val="18"/>
            <w:szCs w:val="18"/>
          </w:rPr>
          <w:t>-E and Table 1</w:t>
        </w:r>
      </w:ins>
      <w:ins w:id="824" w:author="Moua, Cheng@Energy" w:date="2022-02-17T16:49:00Z">
        <w:r w:rsidR="002777EF">
          <w:rPr>
            <w:rFonts w:asciiTheme="minorHAnsi" w:eastAsia="Cambria" w:hAnsiTheme="minorHAnsi"/>
            <w:sz w:val="18"/>
            <w:szCs w:val="18"/>
          </w:rPr>
          <w:t>60.2</w:t>
        </w:r>
      </w:ins>
      <w:ins w:id="825" w:author="Moua, Cheng@Energy" w:date="2022-01-20T16:54:00Z">
        <w:r w:rsidR="00B94615">
          <w:rPr>
            <w:rFonts w:asciiTheme="minorHAnsi" w:eastAsia="Cambria" w:hAnsiTheme="minorHAnsi"/>
            <w:sz w:val="18"/>
            <w:szCs w:val="18"/>
          </w:rPr>
          <w:t>-G</w:t>
        </w:r>
      </w:ins>
      <w:r w:rsidR="00D26D15">
        <w:rPr>
          <w:rFonts w:asciiTheme="minorHAnsi" w:eastAsia="Cambria" w:hAnsiTheme="minorHAnsi"/>
          <w:sz w:val="18"/>
          <w:szCs w:val="18"/>
        </w:rPr>
        <w:t>. This field is only used for demand control exhaust systems. Continuous exhaust required minimum ventilation rate is determined in Section D.</w:t>
      </w:r>
    </w:p>
    <w:p w14:paraId="0AA83AFE" w14:textId="77777777" w:rsidR="00ED198D" w:rsidRDefault="00ED198D" w:rsidP="00ED198D">
      <w:pPr>
        <w:ind w:left="360"/>
        <w:rPr>
          <w:ins w:id="826" w:author="Alhabibi, Haider@Energy" w:date="2022-03-11T18:10:00Z"/>
          <w:rFonts w:ascii="Calibri" w:eastAsia="Calibri" w:hAnsi="Calibri" w:cs="Calibri"/>
          <w:sz w:val="18"/>
          <w:szCs w:val="18"/>
        </w:rPr>
      </w:pPr>
      <w:ins w:id="827" w:author="Alhabibi, Haider@Energy" w:date="2022-03-11T18:10:00Z">
        <w:r w:rsidRPr="1E74422E">
          <w:rPr>
            <w:rFonts w:ascii="Calibri" w:eastAsia="Calibri" w:hAnsi="Calibri" w:cs="Calibri"/>
            <w:sz w:val="18"/>
            <w:szCs w:val="18"/>
          </w:rPr>
          <w:t>10a.</w:t>
        </w:r>
        <w:r>
          <w:tab/>
        </w:r>
        <w:r w:rsidRPr="1E74422E">
          <w:rPr>
            <w:rFonts w:ascii="Calibri" w:eastAsia="Calibri" w:hAnsi="Calibri" w:cs="Calibri"/>
            <w:sz w:val="18"/>
            <w:szCs w:val="18"/>
          </w:rPr>
          <w:t xml:space="preserve">Exception to Maximum Sound Rating: User select: No Exception or Remote mounted fan with min. 4-ft of duct between fan and intake </w:t>
        </w:r>
        <w:r>
          <w:tab/>
        </w:r>
        <w:r w:rsidRPr="1E74422E">
          <w:rPr>
            <w:rFonts w:ascii="Calibri" w:eastAsia="Calibri" w:hAnsi="Calibri" w:cs="Calibri"/>
            <w:sz w:val="18"/>
            <w:szCs w:val="18"/>
          </w:rPr>
          <w:t>grille.</w:t>
        </w:r>
      </w:ins>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41803170" w14:textId="6DD9E63C" w:rsidR="003F3983" w:rsidRDefault="00417094" w:rsidP="00A706D5">
      <w:pPr>
        <w:pStyle w:val="ListParagraph"/>
        <w:numPr>
          <w:ilvl w:val="0"/>
          <w:numId w:val="22"/>
        </w:numPr>
        <w:rPr>
          <w:ins w:id="828" w:author="Moua, Cheng@Energy" w:date="2022-01-20T14:25:00Z"/>
          <w:rFonts w:asciiTheme="minorHAnsi" w:eastAsia="Cambria" w:hAnsiTheme="minorHAnsi"/>
          <w:sz w:val="18"/>
          <w:szCs w:val="18"/>
        </w:rPr>
      </w:pPr>
      <w:r>
        <w:rPr>
          <w:rFonts w:asciiTheme="minorHAnsi" w:eastAsia="Cambria" w:hAnsiTheme="minorHAnsi"/>
          <w:sz w:val="18"/>
          <w:szCs w:val="18"/>
        </w:rPr>
        <w:t>Compliance Statement</w:t>
      </w:r>
      <w:ins w:id="829" w:author="Moua, Cheng@Energy" w:date="2022-01-20T13:54:00Z">
        <w:r w:rsidR="00DD32A1">
          <w:rPr>
            <w:rFonts w:asciiTheme="minorHAnsi" w:eastAsia="Cambria" w:hAnsiTheme="minorHAnsi"/>
            <w:sz w:val="18"/>
            <w:szCs w:val="18"/>
          </w:rPr>
          <w:t xml:space="preserve"> for Airflow</w:t>
        </w:r>
      </w:ins>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w:t>
      </w:r>
      <w:del w:id="830" w:author="Moua, Cheng@Energy" w:date="2022-01-20T13:51:00Z">
        <w:r w:rsidR="00767718" w:rsidDel="002D4ED3">
          <w:rPr>
            <w:rFonts w:asciiTheme="minorHAnsi" w:eastAsia="Cambria" w:hAnsiTheme="minorHAnsi"/>
            <w:sz w:val="18"/>
            <w:szCs w:val="18"/>
          </w:rPr>
          <w:delText xml:space="preserve">HVI </w:delText>
        </w:r>
      </w:del>
      <w:r w:rsidR="00767718">
        <w:rPr>
          <w:rFonts w:asciiTheme="minorHAnsi" w:eastAsia="Cambria" w:hAnsiTheme="minorHAnsi"/>
          <w:sz w:val="18"/>
          <w:szCs w:val="18"/>
        </w:rPr>
        <w:t>listed airflow rate</w:t>
      </w:r>
      <w:r w:rsidR="00D326F9">
        <w:rPr>
          <w:rFonts w:asciiTheme="minorHAnsi" w:eastAsia="Cambria" w:hAnsiTheme="minorHAnsi"/>
          <w:sz w:val="18"/>
          <w:szCs w:val="18"/>
        </w:rPr>
        <w:t xml:space="preserve"> and </w:t>
      </w:r>
      <w:del w:id="831" w:author="Moua, Cheng@Energy" w:date="2022-01-20T13:51:00Z">
        <w:r w:rsidR="00D326F9" w:rsidDel="006C7081">
          <w:rPr>
            <w:rFonts w:asciiTheme="minorHAnsi" w:eastAsia="Cambria" w:hAnsiTheme="minorHAnsi"/>
            <w:sz w:val="18"/>
            <w:szCs w:val="18"/>
          </w:rPr>
          <w:delText>sound rating,</w:delText>
        </w:r>
        <w:r w:rsidR="00767718" w:rsidDel="006C7081">
          <w:rPr>
            <w:rFonts w:asciiTheme="minorHAnsi" w:eastAsia="Cambria" w:hAnsiTheme="minorHAnsi"/>
            <w:sz w:val="18"/>
            <w:szCs w:val="18"/>
          </w:rPr>
          <w:delText xml:space="preserve"> </w:delText>
        </w:r>
      </w:del>
      <w:r w:rsidR="00767718">
        <w:rPr>
          <w:rFonts w:asciiTheme="minorHAnsi" w:eastAsia="Cambria" w:hAnsiTheme="minorHAnsi"/>
          <w:sz w:val="18"/>
          <w:szCs w:val="18"/>
        </w:rPr>
        <w:t>minimum required ventilation rate</w:t>
      </w:r>
      <w:del w:id="832" w:author="Moua, Cheng@Energy" w:date="2022-01-20T13:51:00Z">
        <w:r w:rsidR="00D326F9" w:rsidDel="006C7081">
          <w:rPr>
            <w:rFonts w:asciiTheme="minorHAnsi" w:eastAsia="Cambria" w:hAnsiTheme="minorHAnsi"/>
            <w:sz w:val="18"/>
            <w:szCs w:val="18"/>
          </w:rPr>
          <w:delText>, and maximum sound rating.</w:delText>
        </w:r>
      </w:del>
      <w:ins w:id="833" w:author="Moua, Cheng@Energy" w:date="2022-01-20T13:51:00Z">
        <w:r w:rsidR="006C7081">
          <w:rPr>
            <w:rFonts w:asciiTheme="minorHAnsi" w:eastAsia="Cambria" w:hAnsiTheme="minorHAnsi"/>
            <w:sz w:val="18"/>
            <w:szCs w:val="18"/>
          </w:rPr>
          <w:t>.</w:t>
        </w:r>
      </w:ins>
      <w:r w:rsidR="00D326F9">
        <w:rPr>
          <w:rFonts w:asciiTheme="minorHAnsi" w:eastAsia="Cambria" w:hAnsiTheme="minorHAnsi"/>
          <w:sz w:val="18"/>
          <w:szCs w:val="18"/>
        </w:rPr>
        <w:t xml:space="preserve"> </w:t>
      </w:r>
      <w:del w:id="834" w:author="Moua, Cheng@Energy" w:date="2022-01-20T13:54:00Z">
        <w:r w:rsidR="00D326F9" w:rsidDel="0086795B">
          <w:rPr>
            <w:rFonts w:asciiTheme="minorHAnsi" w:eastAsia="Cambria" w:hAnsiTheme="minorHAnsi"/>
            <w:sz w:val="18"/>
            <w:szCs w:val="18"/>
          </w:rPr>
          <w:delText>For continuous systems, t</w:delText>
        </w:r>
      </w:del>
      <w:ins w:id="835" w:author="Moua, Cheng@Energy" w:date="2022-01-20T13:54:00Z">
        <w:r w:rsidR="0086795B">
          <w:rPr>
            <w:rFonts w:asciiTheme="minorHAnsi" w:eastAsia="Cambria" w:hAnsiTheme="minorHAnsi"/>
            <w:sz w:val="18"/>
            <w:szCs w:val="18"/>
          </w:rPr>
          <w:t>T</w:t>
        </w:r>
      </w:ins>
      <w:r w:rsidR="00D326F9">
        <w:rPr>
          <w:rFonts w:asciiTheme="minorHAnsi" w:eastAsia="Cambria" w:hAnsiTheme="minorHAnsi"/>
          <w:sz w:val="18"/>
          <w:szCs w:val="18"/>
        </w:rPr>
        <w:t xml:space="preserve">his field only determines compliance </w:t>
      </w:r>
      <w:del w:id="836" w:author="Moua, Cheng@Energy" w:date="2022-01-20T14:19:00Z">
        <w:r w:rsidR="00D326F9" w:rsidDel="007857EC">
          <w:rPr>
            <w:rFonts w:asciiTheme="minorHAnsi" w:eastAsia="Cambria" w:hAnsiTheme="minorHAnsi"/>
            <w:sz w:val="18"/>
            <w:szCs w:val="18"/>
          </w:rPr>
          <w:delText xml:space="preserve">with </w:delText>
        </w:r>
      </w:del>
      <w:del w:id="837" w:author="Moua, Cheng@Energy" w:date="2022-01-20T13:54:00Z">
        <w:r w:rsidR="00D326F9" w:rsidDel="0086795B">
          <w:rPr>
            <w:rFonts w:asciiTheme="minorHAnsi" w:eastAsia="Cambria" w:hAnsiTheme="minorHAnsi"/>
            <w:sz w:val="18"/>
            <w:szCs w:val="18"/>
          </w:rPr>
          <w:delText xml:space="preserve">maximum </w:delText>
        </w:r>
      </w:del>
      <w:ins w:id="838" w:author="Moua, Cheng@Energy" w:date="2022-01-20T14:19:00Z">
        <w:r w:rsidR="007857EC">
          <w:rPr>
            <w:rFonts w:asciiTheme="minorHAnsi" w:eastAsia="Cambria" w:hAnsiTheme="minorHAnsi"/>
            <w:sz w:val="18"/>
            <w:szCs w:val="18"/>
          </w:rPr>
          <w:t>using airflow ratings</w:t>
        </w:r>
      </w:ins>
      <w:ins w:id="839" w:author="Moua, Cheng@Energy" w:date="2022-01-20T14:20:00Z">
        <w:r w:rsidR="007857EC">
          <w:rPr>
            <w:rFonts w:asciiTheme="minorHAnsi" w:eastAsia="Cambria" w:hAnsiTheme="minorHAnsi"/>
            <w:sz w:val="18"/>
            <w:szCs w:val="18"/>
          </w:rPr>
          <w:t xml:space="preserve"> for demand</w:t>
        </w:r>
      </w:ins>
      <w:ins w:id="840" w:author="Moua, Cheng@Energy" w:date="2022-01-20T14:21:00Z">
        <w:r w:rsidR="00CC363E">
          <w:rPr>
            <w:rFonts w:asciiTheme="minorHAnsi" w:eastAsia="Cambria" w:hAnsiTheme="minorHAnsi"/>
            <w:sz w:val="18"/>
            <w:szCs w:val="18"/>
          </w:rPr>
          <w:t>-</w:t>
        </w:r>
      </w:ins>
      <w:ins w:id="841" w:author="Moua, Cheng@Energy" w:date="2022-01-20T14:20:00Z">
        <w:r w:rsidR="007857EC">
          <w:rPr>
            <w:rFonts w:asciiTheme="minorHAnsi" w:eastAsia="Cambria" w:hAnsiTheme="minorHAnsi"/>
            <w:sz w:val="18"/>
            <w:szCs w:val="18"/>
          </w:rPr>
          <w:t>controlled kitchen exhaust systems</w:t>
        </w:r>
      </w:ins>
      <w:ins w:id="842" w:author="Moua, Cheng@Energy" w:date="2022-01-20T13:54:00Z">
        <w:r w:rsidR="00DD32A1">
          <w:rPr>
            <w:rFonts w:asciiTheme="minorHAnsi" w:eastAsia="Cambria" w:hAnsiTheme="minorHAnsi"/>
            <w:sz w:val="18"/>
            <w:szCs w:val="18"/>
          </w:rPr>
          <w:t>.</w:t>
        </w:r>
        <w:r w:rsidR="0086795B">
          <w:rPr>
            <w:rFonts w:asciiTheme="minorHAnsi" w:eastAsia="Cambria" w:hAnsiTheme="minorHAnsi"/>
            <w:sz w:val="18"/>
            <w:szCs w:val="18"/>
          </w:rPr>
          <w:t xml:space="preserve"> </w:t>
        </w:r>
      </w:ins>
      <w:del w:id="843" w:author="Moua, Cheng@Energy" w:date="2022-01-20T13:54:00Z">
        <w:r w:rsidR="00D326F9" w:rsidDel="00DD32A1">
          <w:rPr>
            <w:rFonts w:asciiTheme="minorHAnsi" w:eastAsia="Cambria" w:hAnsiTheme="minorHAnsi"/>
            <w:sz w:val="18"/>
            <w:szCs w:val="18"/>
          </w:rPr>
          <w:delText xml:space="preserve">sound ratings. </w:delText>
        </w:r>
      </w:del>
      <w:r w:rsidR="00D326F9">
        <w:rPr>
          <w:rFonts w:asciiTheme="minorHAnsi" w:eastAsia="Cambria" w:hAnsiTheme="minorHAnsi"/>
          <w:sz w:val="18"/>
          <w:szCs w:val="18"/>
        </w:rPr>
        <w:t>Continuous system ventilation rate compliance is determined in Section D.</w:t>
      </w:r>
      <w:ins w:id="844" w:author="Moua, Cheng@Energy" w:date="2022-01-20T13:55:00Z">
        <w:r w:rsidR="001017F1">
          <w:rPr>
            <w:rFonts w:asciiTheme="minorHAnsi" w:eastAsia="Cambria" w:hAnsiTheme="minorHAnsi"/>
            <w:sz w:val="18"/>
            <w:szCs w:val="18"/>
          </w:rPr>
          <w:t xml:space="preserve"> </w:t>
        </w:r>
      </w:ins>
      <w:ins w:id="845" w:author="Moua, Cheng@Energy" w:date="2022-01-20T15:46:00Z">
        <w:r w:rsidR="0068624E">
          <w:rPr>
            <w:rFonts w:asciiTheme="minorHAnsi" w:eastAsia="Cambria" w:hAnsiTheme="minorHAnsi"/>
            <w:sz w:val="18"/>
            <w:szCs w:val="18"/>
          </w:rPr>
          <w:t>Vented</w:t>
        </w:r>
      </w:ins>
      <w:ins w:id="846" w:author="Moua, Cheng@Energy" w:date="2022-01-20T13:55:00Z">
        <w:r w:rsidR="001017F1">
          <w:rPr>
            <w:rFonts w:asciiTheme="minorHAnsi" w:eastAsia="Cambria" w:hAnsiTheme="minorHAnsi"/>
            <w:sz w:val="18"/>
            <w:szCs w:val="18"/>
          </w:rPr>
          <w:t xml:space="preserve"> range hoods</w:t>
        </w:r>
      </w:ins>
      <w:ins w:id="847" w:author="Moua, Cheng@Energy" w:date="2022-01-20T15:46:00Z">
        <w:r w:rsidR="0068624E">
          <w:rPr>
            <w:rFonts w:asciiTheme="minorHAnsi" w:eastAsia="Cambria" w:hAnsiTheme="minorHAnsi"/>
            <w:sz w:val="18"/>
            <w:szCs w:val="18"/>
          </w:rPr>
          <w:t xml:space="preserve"> </w:t>
        </w:r>
      </w:ins>
      <w:ins w:id="848" w:author="Moua, Cheng@Energy" w:date="2022-01-20T14:23:00Z">
        <w:r w:rsidR="008828CA">
          <w:rPr>
            <w:rFonts w:asciiTheme="minorHAnsi" w:eastAsia="Cambria" w:hAnsiTheme="minorHAnsi"/>
            <w:sz w:val="18"/>
            <w:szCs w:val="18"/>
          </w:rPr>
          <w:t>utilizing the capture efficiency rating for compliance</w:t>
        </w:r>
      </w:ins>
      <w:ins w:id="849" w:author="Moua, Cheng@Energy" w:date="2022-01-20T14:24:00Z">
        <w:r w:rsidR="008828CA">
          <w:rPr>
            <w:rFonts w:asciiTheme="minorHAnsi" w:eastAsia="Cambria" w:hAnsiTheme="minorHAnsi"/>
            <w:sz w:val="18"/>
            <w:szCs w:val="18"/>
          </w:rPr>
          <w:t xml:space="preserve"> is determined in Sec</w:t>
        </w:r>
        <w:r w:rsidR="00665587">
          <w:rPr>
            <w:rFonts w:asciiTheme="minorHAnsi" w:eastAsia="Cambria" w:hAnsiTheme="minorHAnsi"/>
            <w:sz w:val="18"/>
            <w:szCs w:val="18"/>
          </w:rPr>
          <w:t xml:space="preserve">tion E. </w:t>
        </w:r>
      </w:ins>
    </w:p>
    <w:p w14:paraId="487827F3" w14:textId="6B206683" w:rsidR="00A706D5" w:rsidRPr="00A706D5" w:rsidRDefault="00DE3079" w:rsidP="009C579E">
      <w:pPr>
        <w:pStyle w:val="ListParagraph"/>
        <w:numPr>
          <w:ilvl w:val="0"/>
          <w:numId w:val="22"/>
        </w:numPr>
        <w:ind w:hanging="630"/>
        <w:rPr>
          <w:rFonts w:asciiTheme="minorHAnsi" w:eastAsia="Cambria" w:hAnsiTheme="minorHAnsi"/>
          <w:sz w:val="18"/>
          <w:szCs w:val="18"/>
          <w:rPrChange w:id="850" w:author="Moua, Cheng@Energy" w:date="2022-01-20T14:25:00Z">
            <w:rPr/>
          </w:rPrChange>
        </w:rPr>
      </w:pPr>
      <w:ins w:id="851" w:author="Moua, Cheng@Energy" w:date="2022-01-20T14:25:00Z">
        <w:r>
          <w:rPr>
            <w:rFonts w:asciiTheme="minorHAnsi" w:eastAsia="Cambria" w:hAnsiTheme="minorHAnsi"/>
            <w:sz w:val="18"/>
            <w:szCs w:val="18"/>
          </w:rPr>
          <w:t xml:space="preserve">Compliance Statement for Sound. This field is filled out automatically </w:t>
        </w:r>
      </w:ins>
      <w:ins w:id="852" w:author="Moua, Cheng@Energy" w:date="2022-01-20T14:26:00Z">
        <w:r>
          <w:rPr>
            <w:rFonts w:asciiTheme="minorHAnsi" w:eastAsia="Cambria" w:hAnsiTheme="minorHAnsi"/>
            <w:sz w:val="18"/>
            <w:szCs w:val="18"/>
          </w:rPr>
          <w:t>based on the installed system</w:t>
        </w:r>
        <w:r w:rsidR="005E3F2A">
          <w:rPr>
            <w:rFonts w:asciiTheme="minorHAnsi" w:eastAsia="Cambria" w:hAnsiTheme="minorHAnsi"/>
            <w:sz w:val="18"/>
            <w:szCs w:val="18"/>
          </w:rPr>
          <w:t xml:space="preserve"> listed sound rating and m</w:t>
        </w:r>
        <w:r w:rsidR="009C579E">
          <w:rPr>
            <w:rFonts w:asciiTheme="minorHAnsi" w:eastAsia="Cambria" w:hAnsiTheme="minorHAnsi"/>
            <w:sz w:val="18"/>
            <w:szCs w:val="18"/>
          </w:rPr>
          <w:t>aximum sound rating</w:t>
        </w:r>
      </w:ins>
      <w:ins w:id="853" w:author="Moua, Cheng@Energy" w:date="2022-01-20T14:27:00Z">
        <w:r w:rsidR="009A411E">
          <w:rPr>
            <w:rFonts w:asciiTheme="minorHAnsi" w:eastAsia="Cambria" w:hAnsiTheme="minorHAnsi"/>
            <w:sz w:val="18"/>
            <w:szCs w:val="18"/>
          </w:rPr>
          <w:t xml:space="preserve"> allowed. </w:t>
        </w:r>
      </w:ins>
    </w:p>
    <w:p w14:paraId="42B696E7" w14:textId="77777777" w:rsidR="00D326F9" w:rsidRDefault="00D326F9" w:rsidP="00186891">
      <w:pPr>
        <w:rPr>
          <w:rFonts w:asciiTheme="minorHAnsi" w:eastAsia="Cambria" w:hAnsiTheme="minorHAnsi"/>
          <w:sz w:val="18"/>
          <w:szCs w:val="18"/>
        </w:rPr>
      </w:pPr>
    </w:p>
    <w:p w14:paraId="6AF35430" w14:textId="08E00511"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Pr>
          <w:rFonts w:asciiTheme="minorHAnsi" w:eastAsia="Cambria" w:hAnsiTheme="minorHAnsi"/>
          <w:b/>
          <w:sz w:val="18"/>
          <w:szCs w:val="18"/>
        </w:rPr>
        <w:t>D</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59B70440" w:rsidR="00D326F9" w:rsidRDefault="00D326F9" w:rsidP="00186891">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 xml:space="preserve">uous Ventilation Airflow: This field is filled out automatically and is equal to the sum of the </w:t>
      </w:r>
      <w:del w:id="854" w:author="Moua, Cheng@Energy" w:date="2022-01-20T13:52:00Z">
        <w:r w:rsidDel="002D4ED3">
          <w:rPr>
            <w:rFonts w:asciiTheme="minorHAnsi" w:eastAsia="Cambria" w:hAnsiTheme="minorHAnsi"/>
            <w:sz w:val="18"/>
            <w:szCs w:val="18"/>
          </w:rPr>
          <w:delText xml:space="preserve">HVI </w:delText>
        </w:r>
      </w:del>
      <w:r>
        <w:rPr>
          <w:rFonts w:asciiTheme="minorHAnsi" w:eastAsia="Cambria" w:hAnsiTheme="minorHAnsi"/>
          <w:sz w:val="18"/>
          <w:szCs w:val="18"/>
        </w:rPr>
        <w:t>listed airflow for all continuously operated kitchen exhaust systems.</w:t>
      </w:r>
    </w:p>
    <w:p w14:paraId="17F5066E" w14:textId="537A1CA3" w:rsidR="00D326F9" w:rsidRDefault="00D326F9" w:rsidP="00186891">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1B5C0D08" w:rsidR="00417094" w:rsidRPr="00186891" w:rsidRDefault="00D326F9" w:rsidP="00186891">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97A27A4" w14:textId="77777777" w:rsidR="00BF3503" w:rsidRDefault="00BF3503">
      <w:pPr>
        <w:rPr>
          <w:rFonts w:asciiTheme="minorHAnsi" w:eastAsia="Cambria" w:hAnsiTheme="minorHAnsi"/>
          <w:sz w:val="18"/>
          <w:szCs w:val="18"/>
        </w:rPr>
      </w:pPr>
    </w:p>
    <w:p w14:paraId="7BEFADDC" w14:textId="7DB4CA2F" w:rsidR="00346563" w:rsidRDefault="00346563" w:rsidP="00346563">
      <w:pPr>
        <w:rPr>
          <w:ins w:id="855" w:author="Moua, Cheng@Energy" w:date="2022-01-20T13:15:00Z"/>
          <w:rFonts w:asciiTheme="minorHAnsi" w:eastAsia="Cambria" w:hAnsiTheme="minorHAnsi"/>
          <w:b/>
          <w:sz w:val="18"/>
          <w:szCs w:val="18"/>
        </w:rPr>
      </w:pPr>
      <w:ins w:id="856" w:author="Moua, Cheng@Energy" w:date="2022-01-20T10:52:00Z">
        <w:r>
          <w:rPr>
            <w:rFonts w:asciiTheme="minorHAnsi" w:eastAsia="Cambria" w:hAnsiTheme="minorHAnsi"/>
            <w:b/>
            <w:sz w:val="18"/>
            <w:szCs w:val="18"/>
          </w:rPr>
          <w:t xml:space="preserve">Section </w:t>
        </w:r>
        <w:del w:id="857" w:author="Alhabibi, Haider@Energy" w:date="2022-03-08T13:15:00Z">
          <w:r w:rsidDel="002262B5">
            <w:rPr>
              <w:rFonts w:asciiTheme="minorHAnsi" w:eastAsia="Cambria" w:hAnsiTheme="minorHAnsi"/>
              <w:b/>
              <w:sz w:val="18"/>
              <w:szCs w:val="18"/>
            </w:rPr>
            <w:delText>E</w:delText>
          </w:r>
        </w:del>
      </w:ins>
      <w:ins w:id="858" w:author="Alhabibi, Haider@Energy" w:date="2022-03-08T13:15:00Z">
        <w:r w:rsidR="002262B5">
          <w:rPr>
            <w:rFonts w:asciiTheme="minorHAnsi" w:eastAsia="Cambria" w:hAnsiTheme="minorHAnsi"/>
            <w:b/>
            <w:sz w:val="18"/>
            <w:szCs w:val="18"/>
          </w:rPr>
          <w:t>D2</w:t>
        </w:r>
      </w:ins>
      <w:ins w:id="859" w:author="Moua, Cheng@Energy" w:date="2022-01-20T10:52:00Z">
        <w:r>
          <w:rPr>
            <w:rFonts w:asciiTheme="minorHAnsi" w:eastAsia="Cambria" w:hAnsiTheme="minorHAnsi"/>
            <w:b/>
            <w:sz w:val="18"/>
            <w:szCs w:val="18"/>
          </w:rPr>
          <w:t xml:space="preserve">. </w:t>
        </w:r>
      </w:ins>
      <w:ins w:id="860" w:author="Moua, Cheng@Energy" w:date="2022-01-20T10:53:00Z">
        <w:r>
          <w:rPr>
            <w:rFonts w:asciiTheme="minorHAnsi" w:eastAsia="Cambria" w:hAnsiTheme="minorHAnsi"/>
            <w:b/>
            <w:sz w:val="18"/>
            <w:szCs w:val="18"/>
          </w:rPr>
          <w:t>Kitchen Range Hood Capture Efficiency Option</w:t>
        </w:r>
      </w:ins>
    </w:p>
    <w:p w14:paraId="0322F71B" w14:textId="4A8E1276" w:rsidR="008A1212" w:rsidRDefault="000A606E">
      <w:pPr>
        <w:ind w:left="720"/>
        <w:rPr>
          <w:ins w:id="861" w:author="Moua, Cheng@Energy" w:date="2022-01-20T10:53:00Z"/>
          <w:rFonts w:asciiTheme="minorHAnsi" w:eastAsia="Cambria" w:hAnsiTheme="minorHAnsi"/>
          <w:b/>
          <w:sz w:val="18"/>
          <w:szCs w:val="18"/>
        </w:rPr>
        <w:pPrChange w:id="862" w:author="Moua, Cheng@Energy" w:date="2022-01-20T13:18:00Z">
          <w:pPr/>
        </w:pPrChange>
      </w:pPr>
      <w:ins w:id="863" w:author="Moua, Cheng@Energy" w:date="2022-01-20T13:15:00Z">
        <w:r>
          <w:rPr>
            <w:rFonts w:asciiTheme="minorHAnsi" w:eastAsia="Cambria" w:hAnsiTheme="minorHAnsi"/>
            <w:b/>
            <w:sz w:val="18"/>
            <w:szCs w:val="18"/>
          </w:rPr>
          <w:t xml:space="preserve">Note: This table is </w:t>
        </w:r>
      </w:ins>
      <w:ins w:id="864" w:author="Moua, Cheng@Energy" w:date="2022-01-20T13:18:00Z">
        <w:r w:rsidR="00281BAF">
          <w:rPr>
            <w:rFonts w:asciiTheme="minorHAnsi" w:eastAsia="Cambria" w:hAnsiTheme="minorHAnsi"/>
            <w:b/>
            <w:sz w:val="18"/>
            <w:szCs w:val="18"/>
          </w:rPr>
          <w:t>used only</w:t>
        </w:r>
      </w:ins>
      <w:ins w:id="865" w:author="Moua, Cheng@Energy" w:date="2022-01-20T13:15:00Z">
        <w:r>
          <w:rPr>
            <w:rFonts w:asciiTheme="minorHAnsi" w:eastAsia="Cambria" w:hAnsiTheme="minorHAnsi"/>
            <w:b/>
            <w:sz w:val="18"/>
            <w:szCs w:val="18"/>
          </w:rPr>
          <w:t xml:space="preserve"> </w:t>
        </w:r>
      </w:ins>
      <w:ins w:id="866" w:author="Moua, Cheng@Energy" w:date="2022-01-20T13:16:00Z">
        <w:r w:rsidR="00D124E9">
          <w:rPr>
            <w:rFonts w:asciiTheme="minorHAnsi" w:eastAsia="Cambria" w:hAnsiTheme="minorHAnsi"/>
            <w:b/>
            <w:sz w:val="18"/>
            <w:szCs w:val="18"/>
          </w:rPr>
          <w:t xml:space="preserve">when complying </w:t>
        </w:r>
        <w:r w:rsidR="00121697">
          <w:rPr>
            <w:rFonts w:asciiTheme="minorHAnsi" w:eastAsia="Cambria" w:hAnsiTheme="minorHAnsi"/>
            <w:b/>
            <w:sz w:val="18"/>
            <w:szCs w:val="18"/>
          </w:rPr>
          <w:t>with</w:t>
        </w:r>
      </w:ins>
      <w:ins w:id="867" w:author="Moua, Cheng@Energy" w:date="2022-01-20T13:17:00Z">
        <w:r w:rsidR="00F06243">
          <w:rPr>
            <w:rFonts w:asciiTheme="minorHAnsi" w:eastAsia="Cambria" w:hAnsiTheme="minorHAnsi"/>
            <w:b/>
            <w:sz w:val="18"/>
            <w:szCs w:val="18"/>
          </w:rPr>
          <w:t xml:space="preserve"> local exhaust requirements</w:t>
        </w:r>
        <w:r w:rsidR="00A118E0">
          <w:rPr>
            <w:rFonts w:asciiTheme="minorHAnsi" w:eastAsia="Cambria" w:hAnsiTheme="minorHAnsi"/>
            <w:b/>
            <w:sz w:val="18"/>
            <w:szCs w:val="18"/>
          </w:rPr>
          <w:t xml:space="preserve"> by </w:t>
        </w:r>
      </w:ins>
      <w:ins w:id="868" w:author="Moua, Cheng@Energy" w:date="2022-01-20T13:18:00Z">
        <w:r w:rsidR="00281BAF">
          <w:rPr>
            <w:rFonts w:asciiTheme="minorHAnsi" w:eastAsia="Cambria" w:hAnsiTheme="minorHAnsi"/>
            <w:b/>
            <w:sz w:val="18"/>
            <w:szCs w:val="18"/>
          </w:rPr>
          <w:t>utilizing</w:t>
        </w:r>
      </w:ins>
      <w:ins w:id="869" w:author="Moua, Cheng@Energy" w:date="2022-01-20T13:17:00Z">
        <w:r w:rsidR="00A118E0">
          <w:rPr>
            <w:rFonts w:asciiTheme="minorHAnsi" w:eastAsia="Cambria" w:hAnsiTheme="minorHAnsi"/>
            <w:b/>
            <w:sz w:val="18"/>
            <w:szCs w:val="18"/>
          </w:rPr>
          <w:t xml:space="preserve"> the capture efficiency</w:t>
        </w:r>
      </w:ins>
      <w:ins w:id="870" w:author="Moua, Cheng@Energy" w:date="2022-01-20T13:18:00Z">
        <w:r w:rsidR="00281BAF">
          <w:rPr>
            <w:rFonts w:asciiTheme="minorHAnsi" w:eastAsia="Cambria" w:hAnsiTheme="minorHAnsi"/>
            <w:b/>
            <w:sz w:val="18"/>
            <w:szCs w:val="18"/>
          </w:rPr>
          <w:t xml:space="preserve"> rating instead o</w:t>
        </w:r>
        <w:r w:rsidR="00642C06">
          <w:rPr>
            <w:rFonts w:asciiTheme="minorHAnsi" w:eastAsia="Cambria" w:hAnsiTheme="minorHAnsi"/>
            <w:b/>
            <w:sz w:val="18"/>
            <w:szCs w:val="18"/>
          </w:rPr>
          <w:t>f the airflow rating.</w:t>
        </w:r>
      </w:ins>
    </w:p>
    <w:p w14:paraId="3F236ED5" w14:textId="6ED74DF1" w:rsidR="00346563" w:rsidRDefault="000918F9" w:rsidP="00945883">
      <w:pPr>
        <w:pStyle w:val="ListParagraph"/>
        <w:numPr>
          <w:ilvl w:val="0"/>
          <w:numId w:val="32"/>
        </w:numPr>
        <w:rPr>
          <w:ins w:id="871" w:author="Moua, Cheng@Energy" w:date="2022-01-20T10:54:00Z"/>
          <w:rFonts w:asciiTheme="minorHAnsi" w:eastAsia="Cambria" w:hAnsiTheme="minorHAnsi"/>
          <w:sz w:val="18"/>
          <w:szCs w:val="18"/>
        </w:rPr>
      </w:pPr>
      <w:ins w:id="872" w:author="Moua, Cheng@Energy" w:date="2022-01-20T10:54:00Z">
        <w:r>
          <w:rPr>
            <w:rFonts w:asciiTheme="minorHAnsi" w:eastAsia="Cambria" w:hAnsiTheme="minorHAnsi"/>
            <w:sz w:val="18"/>
            <w:szCs w:val="18"/>
          </w:rPr>
          <w:t>Manufacturer Name: Enter manufacturer name for the kitchen range hood.</w:t>
        </w:r>
      </w:ins>
    </w:p>
    <w:p w14:paraId="54D61062" w14:textId="67897C47" w:rsidR="00945883" w:rsidRDefault="00945883" w:rsidP="00945883">
      <w:pPr>
        <w:pStyle w:val="ListParagraph"/>
        <w:numPr>
          <w:ilvl w:val="0"/>
          <w:numId w:val="32"/>
        </w:numPr>
        <w:rPr>
          <w:ins w:id="873" w:author="Moua, Cheng@Energy" w:date="2022-01-20T10:58:00Z"/>
          <w:rFonts w:asciiTheme="minorHAnsi" w:eastAsia="Cambria" w:hAnsiTheme="minorHAnsi"/>
          <w:sz w:val="18"/>
          <w:szCs w:val="18"/>
        </w:rPr>
      </w:pPr>
      <w:ins w:id="874" w:author="Moua, Cheng@Energy" w:date="2022-01-20T10:54:00Z">
        <w:r>
          <w:rPr>
            <w:rFonts w:asciiTheme="minorHAnsi" w:eastAsia="Cambria" w:hAnsiTheme="minorHAnsi"/>
            <w:sz w:val="18"/>
            <w:szCs w:val="18"/>
          </w:rPr>
          <w:t>CEC-Approved Directory</w:t>
        </w:r>
      </w:ins>
      <w:ins w:id="875" w:author="Moua, Cheng@Energy" w:date="2022-01-20T10:55:00Z">
        <w:r>
          <w:rPr>
            <w:rFonts w:asciiTheme="minorHAnsi" w:eastAsia="Cambria" w:hAnsiTheme="minorHAnsi"/>
            <w:sz w:val="18"/>
            <w:szCs w:val="18"/>
          </w:rPr>
          <w:t xml:space="preserve"> Listed Model Number: </w:t>
        </w:r>
        <w:r w:rsidR="00C650C4">
          <w:rPr>
            <w:rFonts w:asciiTheme="minorHAnsi" w:eastAsia="Cambria" w:hAnsiTheme="minorHAnsi"/>
            <w:sz w:val="18"/>
            <w:szCs w:val="18"/>
          </w:rPr>
          <w:t xml:space="preserve">Enter the kitchen range hood </w:t>
        </w:r>
        <w:r w:rsidR="00860EB8">
          <w:rPr>
            <w:rFonts w:asciiTheme="minorHAnsi" w:eastAsia="Cambria" w:hAnsiTheme="minorHAnsi"/>
            <w:sz w:val="18"/>
            <w:szCs w:val="18"/>
          </w:rPr>
          <w:t>model number matching the installed equipment and</w:t>
        </w:r>
      </w:ins>
      <w:ins w:id="876" w:author="Moua, Cheng@Energy" w:date="2022-01-20T10:58:00Z">
        <w:r w:rsidR="004A2B7A">
          <w:rPr>
            <w:rFonts w:asciiTheme="minorHAnsi" w:eastAsia="Cambria" w:hAnsiTheme="minorHAnsi"/>
            <w:sz w:val="18"/>
            <w:szCs w:val="18"/>
          </w:rPr>
          <w:t xml:space="preserve"> a</w:t>
        </w:r>
      </w:ins>
      <w:ins w:id="877" w:author="Moua, Cheng@Energy" w:date="2022-01-20T10:57:00Z">
        <w:r w:rsidR="00150463">
          <w:rPr>
            <w:rFonts w:asciiTheme="minorHAnsi" w:eastAsia="Cambria" w:hAnsiTheme="minorHAnsi"/>
            <w:sz w:val="18"/>
            <w:szCs w:val="18"/>
          </w:rPr>
          <w:t xml:space="preserve"> </w:t>
        </w:r>
      </w:ins>
      <w:ins w:id="878" w:author="Moua, Cheng@Energy" w:date="2022-01-20T10:55:00Z">
        <w:r w:rsidR="00860EB8">
          <w:rPr>
            <w:rFonts w:asciiTheme="minorHAnsi" w:eastAsia="Cambria" w:hAnsiTheme="minorHAnsi"/>
            <w:sz w:val="18"/>
            <w:szCs w:val="18"/>
          </w:rPr>
          <w:t>CEC</w:t>
        </w:r>
      </w:ins>
      <w:ins w:id="879" w:author="Moua, Cheng@Energy" w:date="2022-01-20T10:56:00Z">
        <w:r w:rsidR="00860EB8">
          <w:rPr>
            <w:rFonts w:asciiTheme="minorHAnsi" w:eastAsia="Cambria" w:hAnsiTheme="minorHAnsi"/>
            <w:sz w:val="18"/>
            <w:szCs w:val="18"/>
          </w:rPr>
          <w:t>-</w:t>
        </w:r>
      </w:ins>
      <w:ins w:id="880" w:author="Moua, Cheng@Energy" w:date="2022-01-20T11:00:00Z">
        <w:r w:rsidR="002A3EF5">
          <w:rPr>
            <w:rFonts w:asciiTheme="minorHAnsi" w:eastAsia="Cambria" w:hAnsiTheme="minorHAnsi"/>
            <w:sz w:val="18"/>
            <w:szCs w:val="18"/>
          </w:rPr>
          <w:t>a</w:t>
        </w:r>
      </w:ins>
      <w:ins w:id="881" w:author="Moua, Cheng@Energy" w:date="2022-01-20T10:56:00Z">
        <w:r w:rsidR="00860EB8">
          <w:rPr>
            <w:rFonts w:asciiTheme="minorHAnsi" w:eastAsia="Cambria" w:hAnsiTheme="minorHAnsi"/>
            <w:sz w:val="18"/>
            <w:szCs w:val="18"/>
          </w:rPr>
          <w:t xml:space="preserve">pproved </w:t>
        </w:r>
      </w:ins>
      <w:ins w:id="882" w:author="Moua, Cheng@Energy" w:date="2022-01-20T11:00:00Z">
        <w:r w:rsidR="002A3EF5">
          <w:rPr>
            <w:rFonts w:asciiTheme="minorHAnsi" w:eastAsia="Cambria" w:hAnsiTheme="minorHAnsi"/>
            <w:sz w:val="18"/>
            <w:szCs w:val="18"/>
          </w:rPr>
          <w:t>d</w:t>
        </w:r>
      </w:ins>
      <w:ins w:id="883" w:author="Moua, Cheng@Energy" w:date="2022-01-20T10:56:00Z">
        <w:r w:rsidR="00860EB8">
          <w:rPr>
            <w:rFonts w:asciiTheme="minorHAnsi" w:eastAsia="Cambria" w:hAnsiTheme="minorHAnsi"/>
            <w:sz w:val="18"/>
            <w:szCs w:val="18"/>
          </w:rPr>
          <w:t>irectory</w:t>
        </w:r>
      </w:ins>
      <w:ins w:id="884" w:author="Moua, Cheng@Energy" w:date="2022-01-20T10:58:00Z">
        <w:r w:rsidR="004A2B7A">
          <w:rPr>
            <w:rFonts w:asciiTheme="minorHAnsi" w:eastAsia="Cambria" w:hAnsiTheme="minorHAnsi"/>
            <w:sz w:val="18"/>
            <w:szCs w:val="18"/>
          </w:rPr>
          <w:t xml:space="preserve"> listing.</w:t>
        </w:r>
      </w:ins>
    </w:p>
    <w:p w14:paraId="01037338" w14:textId="4097DA31" w:rsidR="004A2B7A" w:rsidRDefault="00A72DEF" w:rsidP="00945883">
      <w:pPr>
        <w:pStyle w:val="ListParagraph"/>
        <w:numPr>
          <w:ilvl w:val="0"/>
          <w:numId w:val="32"/>
        </w:numPr>
        <w:rPr>
          <w:ins w:id="885" w:author="Moua, Cheng@Energy" w:date="2022-01-20T11:02:00Z"/>
          <w:rFonts w:asciiTheme="minorHAnsi" w:eastAsia="Cambria" w:hAnsiTheme="minorHAnsi"/>
          <w:sz w:val="18"/>
          <w:szCs w:val="18"/>
        </w:rPr>
      </w:pPr>
      <w:ins w:id="886" w:author="Moua, Cheng@Energy" w:date="2022-01-20T10:59:00Z">
        <w:r>
          <w:rPr>
            <w:rFonts w:asciiTheme="minorHAnsi" w:eastAsia="Cambria" w:hAnsiTheme="minorHAnsi"/>
            <w:sz w:val="18"/>
            <w:szCs w:val="18"/>
          </w:rPr>
          <w:t xml:space="preserve">CEC-Approved Directory Listed </w:t>
        </w:r>
        <w:r w:rsidR="006351FE">
          <w:rPr>
            <w:rFonts w:asciiTheme="minorHAnsi" w:eastAsia="Cambria" w:hAnsiTheme="minorHAnsi"/>
            <w:sz w:val="18"/>
            <w:szCs w:val="18"/>
          </w:rPr>
          <w:t xml:space="preserve">Rated Capture Efficiency: </w:t>
        </w:r>
        <w:r w:rsidR="002A3EF5">
          <w:rPr>
            <w:rFonts w:asciiTheme="minorHAnsi" w:eastAsia="Cambria" w:hAnsiTheme="minorHAnsi"/>
            <w:sz w:val="18"/>
            <w:szCs w:val="18"/>
          </w:rPr>
          <w:t xml:space="preserve">Enter the rated capture </w:t>
        </w:r>
      </w:ins>
      <w:ins w:id="887" w:author="Moua, Cheng@Energy" w:date="2022-01-20T11:00:00Z">
        <w:r w:rsidR="002A3EF5">
          <w:rPr>
            <w:rFonts w:asciiTheme="minorHAnsi" w:eastAsia="Cambria" w:hAnsiTheme="minorHAnsi"/>
            <w:sz w:val="18"/>
            <w:szCs w:val="18"/>
          </w:rPr>
          <w:t xml:space="preserve">efficiency in the CEC-approved </w:t>
        </w:r>
      </w:ins>
      <w:ins w:id="888" w:author="Moua, Cheng@Energy" w:date="2022-01-20T11:01:00Z">
        <w:r w:rsidR="00B678BD">
          <w:rPr>
            <w:rFonts w:asciiTheme="minorHAnsi" w:eastAsia="Cambria" w:hAnsiTheme="minorHAnsi"/>
            <w:sz w:val="18"/>
            <w:szCs w:val="18"/>
          </w:rPr>
          <w:t>director</w:t>
        </w:r>
        <w:r w:rsidR="00D458A9">
          <w:rPr>
            <w:rFonts w:asciiTheme="minorHAnsi" w:eastAsia="Cambria" w:hAnsiTheme="minorHAnsi"/>
            <w:sz w:val="18"/>
            <w:szCs w:val="18"/>
          </w:rPr>
          <w:t>y for the above model number.</w:t>
        </w:r>
      </w:ins>
    </w:p>
    <w:p w14:paraId="1C9A60F2" w14:textId="599ADD43" w:rsidR="00552686" w:rsidRDefault="00F05878" w:rsidP="00945883">
      <w:pPr>
        <w:pStyle w:val="ListParagraph"/>
        <w:numPr>
          <w:ilvl w:val="0"/>
          <w:numId w:val="32"/>
        </w:numPr>
        <w:rPr>
          <w:ins w:id="889" w:author="Moua, Cheng@Energy" w:date="2022-01-20T15:27:00Z"/>
          <w:rFonts w:asciiTheme="minorHAnsi" w:eastAsia="Cambria" w:hAnsiTheme="minorHAnsi"/>
          <w:sz w:val="18"/>
          <w:szCs w:val="18"/>
        </w:rPr>
      </w:pPr>
      <w:ins w:id="890" w:author="Moua, Cheng@Energy" w:date="2022-01-20T11:02:00Z">
        <w:r>
          <w:rPr>
            <w:rFonts w:asciiTheme="minorHAnsi" w:eastAsia="Cambria" w:hAnsiTheme="minorHAnsi"/>
            <w:sz w:val="18"/>
            <w:szCs w:val="18"/>
          </w:rPr>
          <w:t xml:space="preserve">Required Minimum Capture Efficiency: </w:t>
        </w:r>
      </w:ins>
      <w:ins w:id="891" w:author="Moua, Cheng@Energy" w:date="2022-01-20T16:51:00Z">
        <w:r w:rsidR="005609F7">
          <w:rPr>
            <w:rFonts w:asciiTheme="minorHAnsi" w:eastAsia="Cambria" w:hAnsiTheme="minorHAnsi"/>
            <w:sz w:val="18"/>
            <w:szCs w:val="18"/>
          </w:rPr>
          <w:t>This field is filled out automatically</w:t>
        </w:r>
        <w:r w:rsidR="00755F4F">
          <w:rPr>
            <w:rFonts w:asciiTheme="minorHAnsi" w:eastAsia="Cambria" w:hAnsiTheme="minorHAnsi"/>
            <w:sz w:val="18"/>
            <w:szCs w:val="18"/>
          </w:rPr>
          <w:t xml:space="preserve"> an</w:t>
        </w:r>
      </w:ins>
      <w:ins w:id="892" w:author="Moua, Cheng@Energy" w:date="2022-01-20T16:52:00Z">
        <w:r w:rsidR="00755F4F">
          <w:rPr>
            <w:rFonts w:asciiTheme="minorHAnsi" w:eastAsia="Cambria" w:hAnsiTheme="minorHAnsi"/>
            <w:sz w:val="18"/>
            <w:szCs w:val="18"/>
          </w:rPr>
          <w:t>d is</w:t>
        </w:r>
      </w:ins>
      <w:ins w:id="893" w:author="Moua, Cheng@Energy" w:date="2022-01-20T13:40:00Z">
        <w:r w:rsidR="00D53AE1">
          <w:rPr>
            <w:rFonts w:asciiTheme="minorHAnsi" w:eastAsia="Cambria" w:hAnsiTheme="minorHAnsi"/>
            <w:sz w:val="18"/>
            <w:szCs w:val="18"/>
          </w:rPr>
          <w:t xml:space="preserve"> determined by the dwelling unit square footage</w:t>
        </w:r>
      </w:ins>
      <w:ins w:id="894" w:author="Moua, Cheng@Energy" w:date="2022-01-20T16:52:00Z">
        <w:r w:rsidR="00755F4F">
          <w:rPr>
            <w:rFonts w:asciiTheme="minorHAnsi" w:eastAsia="Cambria" w:hAnsiTheme="minorHAnsi"/>
            <w:sz w:val="18"/>
            <w:szCs w:val="18"/>
          </w:rPr>
          <w:t>,</w:t>
        </w:r>
      </w:ins>
      <w:ins w:id="895" w:author="Moua, Cheng@Energy" w:date="2022-01-20T13:40:00Z">
        <w:r w:rsidR="006B7744">
          <w:rPr>
            <w:rFonts w:asciiTheme="minorHAnsi" w:eastAsia="Cambria" w:hAnsiTheme="minorHAnsi"/>
            <w:sz w:val="18"/>
            <w:szCs w:val="18"/>
          </w:rPr>
          <w:t xml:space="preserve"> kitchen rang</w:t>
        </w:r>
      </w:ins>
      <w:ins w:id="896" w:author="Moua, Cheng@Energy" w:date="2022-01-20T13:41:00Z">
        <w:r w:rsidR="006B7744">
          <w:rPr>
            <w:rFonts w:asciiTheme="minorHAnsi" w:eastAsia="Cambria" w:hAnsiTheme="minorHAnsi"/>
            <w:sz w:val="18"/>
            <w:szCs w:val="18"/>
          </w:rPr>
          <w:t>e</w:t>
        </w:r>
      </w:ins>
      <w:ins w:id="897" w:author="Moua, Cheng@Energy" w:date="2022-01-20T16:56:00Z">
        <w:r w:rsidR="00A07F8B">
          <w:rPr>
            <w:rFonts w:asciiTheme="minorHAnsi" w:eastAsia="Cambria" w:hAnsiTheme="minorHAnsi"/>
            <w:sz w:val="18"/>
            <w:szCs w:val="18"/>
          </w:rPr>
          <w:t xml:space="preserve"> fuel type</w:t>
        </w:r>
        <w:r w:rsidR="00270B7F">
          <w:rPr>
            <w:rFonts w:asciiTheme="minorHAnsi" w:eastAsia="Cambria" w:hAnsiTheme="minorHAnsi"/>
            <w:sz w:val="18"/>
            <w:szCs w:val="18"/>
          </w:rPr>
          <w:t>, and Table 1</w:t>
        </w:r>
      </w:ins>
      <w:ins w:id="898" w:author="Moua, Cheng@Energy" w:date="2022-02-17T16:50:00Z">
        <w:r w:rsidR="005B3ED1">
          <w:rPr>
            <w:rFonts w:asciiTheme="minorHAnsi" w:eastAsia="Cambria" w:hAnsiTheme="minorHAnsi"/>
            <w:sz w:val="18"/>
            <w:szCs w:val="18"/>
          </w:rPr>
          <w:t>60.2</w:t>
        </w:r>
      </w:ins>
      <w:ins w:id="899" w:author="Moua, Cheng@Energy" w:date="2022-01-20T16:56:00Z">
        <w:r w:rsidR="00270B7F">
          <w:rPr>
            <w:rFonts w:asciiTheme="minorHAnsi" w:eastAsia="Cambria" w:hAnsiTheme="minorHAnsi"/>
            <w:sz w:val="18"/>
            <w:szCs w:val="18"/>
          </w:rPr>
          <w:t>-G.</w:t>
        </w:r>
      </w:ins>
    </w:p>
    <w:p w14:paraId="41758890" w14:textId="4461859D" w:rsidR="00A537E5" w:rsidRPr="00945883" w:rsidRDefault="002A0B80">
      <w:pPr>
        <w:pStyle w:val="ListParagraph"/>
        <w:numPr>
          <w:ilvl w:val="0"/>
          <w:numId w:val="32"/>
        </w:numPr>
        <w:rPr>
          <w:ins w:id="900" w:author="Moua, Cheng@Energy" w:date="2022-01-20T10:52:00Z"/>
          <w:rFonts w:asciiTheme="minorHAnsi" w:eastAsia="Cambria" w:hAnsiTheme="minorHAnsi"/>
          <w:sz w:val="18"/>
          <w:szCs w:val="18"/>
          <w:rPrChange w:id="901" w:author="Moua, Cheng@Energy" w:date="2022-01-20T10:54:00Z">
            <w:rPr>
              <w:ins w:id="902" w:author="Moua, Cheng@Energy" w:date="2022-01-20T10:52:00Z"/>
            </w:rPr>
          </w:rPrChange>
        </w:rPr>
        <w:pPrChange w:id="903" w:author="Moua, Cheng@Energy" w:date="2022-01-20T10:54:00Z">
          <w:pPr/>
        </w:pPrChange>
      </w:pPr>
      <w:ins w:id="904" w:author="Moua, Cheng@Energy" w:date="2022-01-20T15:27:00Z">
        <w:r>
          <w:rPr>
            <w:rFonts w:asciiTheme="minorHAnsi" w:eastAsia="Cambria" w:hAnsiTheme="minorHAnsi"/>
            <w:sz w:val="18"/>
            <w:szCs w:val="18"/>
          </w:rPr>
          <w:t>Compliance Statement. This field is filled out automatically based on the installed system listed capture efficiency</w:t>
        </w:r>
      </w:ins>
      <w:ins w:id="905" w:author="Moua, Cheng@Energy" w:date="2022-01-20T15:28:00Z">
        <w:r w:rsidR="00391793">
          <w:rPr>
            <w:rFonts w:asciiTheme="minorHAnsi" w:eastAsia="Cambria" w:hAnsiTheme="minorHAnsi"/>
            <w:sz w:val="18"/>
            <w:szCs w:val="18"/>
          </w:rPr>
          <w:t xml:space="preserve"> rating</w:t>
        </w:r>
        <w:r w:rsidR="00C65604">
          <w:rPr>
            <w:rFonts w:asciiTheme="minorHAnsi" w:eastAsia="Cambria" w:hAnsiTheme="minorHAnsi"/>
            <w:sz w:val="18"/>
            <w:szCs w:val="18"/>
          </w:rPr>
          <w:t xml:space="preserve"> and</w:t>
        </w:r>
      </w:ins>
      <w:ins w:id="906" w:author="Moua, Cheng@Energy" w:date="2022-01-20T15:29:00Z">
        <w:r w:rsidR="00AF6282">
          <w:rPr>
            <w:rFonts w:asciiTheme="minorHAnsi" w:eastAsia="Cambria" w:hAnsiTheme="minorHAnsi"/>
            <w:sz w:val="18"/>
            <w:szCs w:val="18"/>
          </w:rPr>
          <w:t xml:space="preserve"> required minimum </w:t>
        </w:r>
      </w:ins>
      <w:ins w:id="907" w:author="Moua, Cheng@Energy" w:date="2022-01-20T15:30:00Z">
        <w:r w:rsidR="00C40943">
          <w:rPr>
            <w:rFonts w:asciiTheme="minorHAnsi" w:eastAsia="Cambria" w:hAnsiTheme="minorHAnsi"/>
            <w:sz w:val="18"/>
            <w:szCs w:val="18"/>
          </w:rPr>
          <w:t>capture efficiency</w:t>
        </w:r>
      </w:ins>
      <w:ins w:id="908" w:author="Moua, Cheng@Energy" w:date="2022-01-20T15:32:00Z">
        <w:r w:rsidR="004E5CA4">
          <w:rPr>
            <w:rFonts w:asciiTheme="minorHAnsi" w:eastAsia="Cambria" w:hAnsiTheme="minorHAnsi"/>
            <w:sz w:val="18"/>
            <w:szCs w:val="18"/>
          </w:rPr>
          <w:t>.</w:t>
        </w:r>
      </w:ins>
    </w:p>
    <w:p w14:paraId="05CE3A34" w14:textId="77777777" w:rsidR="00346563" w:rsidRDefault="00346563">
      <w:pPr>
        <w:rPr>
          <w:ins w:id="909" w:author="Moua, Cheng@Energy" w:date="2022-01-20T10:52:00Z"/>
          <w:rFonts w:asciiTheme="minorHAnsi" w:eastAsia="Cambria" w:hAnsiTheme="minorHAnsi"/>
          <w:b/>
          <w:sz w:val="18"/>
          <w:szCs w:val="18"/>
        </w:rPr>
      </w:pPr>
    </w:p>
    <w:p w14:paraId="0FFD1922" w14:textId="246EF8DC"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lastRenderedPageBreak/>
        <w:t xml:space="preserve">Section </w:t>
      </w:r>
      <w:r w:rsidR="00E01E27">
        <w:rPr>
          <w:rFonts w:asciiTheme="minorHAnsi" w:eastAsia="Cambria" w:hAnsiTheme="minorHAnsi"/>
          <w:b/>
          <w:sz w:val="18"/>
          <w:szCs w:val="18"/>
        </w:rPr>
        <w:t>E</w:t>
      </w:r>
      <w:r w:rsidRPr="00BF3503">
        <w:rPr>
          <w:rFonts w:asciiTheme="minorHAnsi" w:eastAsia="Cambria" w:hAnsiTheme="minorHAnsi"/>
          <w:b/>
          <w:sz w:val="18"/>
          <w:szCs w:val="18"/>
        </w:rPr>
        <w:t>. Other Requirements</w:t>
      </w:r>
    </w:p>
    <w:p w14:paraId="4FA59164"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72C5CC76"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06CBD2A8"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16DC5438"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01332CE6"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79787043" w14:textId="77777777" w:rsidR="001C2576" w:rsidRDefault="001C2576" w:rsidP="00636F83">
      <w:pPr>
        <w:rPr>
          <w:rFonts w:asciiTheme="minorHAnsi" w:hAnsiTheme="minorHAnsi"/>
          <w:b/>
          <w:sz w:val="18"/>
          <w:szCs w:val="18"/>
        </w:rPr>
      </w:pPr>
    </w:p>
    <w:p w14:paraId="5F193DDA" w14:textId="77777777" w:rsidR="00636F83" w:rsidRPr="00604BA7" w:rsidRDefault="00636F83" w:rsidP="00636F83">
      <w:pPr>
        <w:rPr>
          <w:rFonts w:asciiTheme="minorHAnsi" w:eastAsia="Cambria" w:hAnsiTheme="minorHAnsi"/>
          <w:b/>
          <w:sz w:val="18"/>
          <w:szCs w:val="18"/>
        </w:rPr>
      </w:pPr>
    </w:p>
    <w:p w14:paraId="4A3B9003"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50FE7084" w:rsidR="0096325C" w:rsidRDefault="00325FC0" w:rsidP="00052480">
            <w:pPr>
              <w:rPr>
                <w:rFonts w:asciiTheme="minorHAnsi" w:hAnsiTheme="minorHAnsi"/>
                <w:sz w:val="18"/>
                <w:szCs w:val="18"/>
              </w:rPr>
            </w:pPr>
            <w:ins w:id="918" w:author="Alhabibi, Haider@Energy" w:date="2022-03-11T18:44:00Z">
              <w:r w:rsidRPr="00E45537">
                <w:rPr>
                  <w:rFonts w:asciiTheme="minorHAnsi" w:hAnsiTheme="minorHAnsi"/>
                  <w:sz w:val="18"/>
                  <w:szCs w:val="18"/>
                </w:rPr>
                <w:lastRenderedPageBreak/>
                <w:t>&lt;&lt;Static Text - see the top&gt;&gt;</w:t>
              </w:r>
            </w:ins>
            <w:del w:id="919" w:author="Alhabibi, Haider@Energy" w:date="2022-03-11T18:44:00Z">
              <w:r w:rsidR="0096325C" w:rsidRPr="00CB00C9" w:rsidDel="00325FC0">
                <w:rPr>
                  <w:rFonts w:asciiTheme="minorHAnsi" w:hAnsiTheme="minorHAnsi" w:cs="font78"/>
                  <w:sz w:val="18"/>
                  <w:szCs w:val="18"/>
                </w:rPr>
                <w:delText>Title 24, Part 6, Section 1</w:delText>
              </w:r>
            </w:del>
            <w:ins w:id="920" w:author="Moua, Cheng@Energy" w:date="2022-02-17T16:50:00Z">
              <w:del w:id="921" w:author="Alhabibi, Haider@Energy" w:date="2022-03-11T18:44:00Z">
                <w:r w:rsidR="00B64E55" w:rsidDel="00325FC0">
                  <w:rPr>
                    <w:rFonts w:asciiTheme="minorHAnsi" w:hAnsiTheme="minorHAnsi" w:cs="font78"/>
                    <w:sz w:val="18"/>
                    <w:szCs w:val="18"/>
                  </w:rPr>
                  <w:delText>60.2(</w:delText>
                </w:r>
              </w:del>
            </w:ins>
            <w:ins w:id="922" w:author="Moua, Cheng@Energy" w:date="2022-02-17T16:51:00Z">
              <w:del w:id="923" w:author="Alhabibi, Haider@Energy" w:date="2022-03-11T18:44:00Z">
                <w:r w:rsidR="00B64E55" w:rsidDel="00325FC0">
                  <w:rPr>
                    <w:rFonts w:asciiTheme="minorHAnsi" w:hAnsiTheme="minorHAnsi" w:cs="font78"/>
                    <w:sz w:val="18"/>
                    <w:szCs w:val="18"/>
                  </w:rPr>
                  <w:delText>b)2</w:delText>
                </w:r>
              </w:del>
            </w:ins>
            <w:del w:id="924" w:author="Alhabibi, Haider@Energy" w:date="2022-03-11T18:44:00Z">
              <w:r w:rsidR="0096325C" w:rsidRPr="00CB00C9" w:rsidDel="00325FC0">
                <w:rPr>
                  <w:rFonts w:asciiTheme="minorHAnsi" w:hAnsiTheme="minorHAnsi" w:cs="font78"/>
                  <w:sz w:val="18"/>
                  <w:szCs w:val="18"/>
                </w:rPr>
                <w:delText xml:space="preserve">50.0(o) </w:delText>
              </w:r>
              <w:r w:rsidR="0096325C" w:rsidRPr="00CB00C9" w:rsidDel="00325FC0">
                <w:rPr>
                  <w:rFonts w:asciiTheme="minorHAnsi" w:hAnsiTheme="minorHAnsi" w:cs="font78"/>
                  <w:b/>
                  <w:bCs/>
                  <w:sz w:val="18"/>
                  <w:szCs w:val="18"/>
                </w:rPr>
                <w:delText xml:space="preserve">Ventilation for </w:delText>
              </w:r>
            </w:del>
            <w:ins w:id="925" w:author="Moua, Cheng@Energy" w:date="2022-02-17T16:51:00Z">
              <w:del w:id="926" w:author="Alhabibi, Haider@Energy" w:date="2022-03-11T18:44:00Z">
                <w:r w:rsidR="00206BA1" w:rsidDel="00325FC0">
                  <w:rPr>
                    <w:rFonts w:asciiTheme="minorHAnsi" w:hAnsiTheme="minorHAnsi" w:cs="font78"/>
                    <w:b/>
                    <w:bCs/>
                    <w:sz w:val="18"/>
                    <w:szCs w:val="18"/>
                  </w:rPr>
                  <w:delText>and</w:delText>
                </w:r>
                <w:r w:rsidR="00206BA1" w:rsidRPr="00CB00C9" w:rsidDel="00325FC0">
                  <w:rPr>
                    <w:rFonts w:asciiTheme="minorHAnsi" w:hAnsiTheme="minorHAnsi" w:cs="font78"/>
                    <w:b/>
                    <w:bCs/>
                    <w:sz w:val="18"/>
                    <w:szCs w:val="18"/>
                  </w:rPr>
                  <w:delText xml:space="preserve"> </w:delText>
                </w:r>
              </w:del>
            </w:ins>
            <w:del w:id="927" w:author="Alhabibi, Haider@Energy" w:date="2022-03-11T18:44:00Z">
              <w:r w:rsidR="0096325C" w:rsidRPr="00CB00C9" w:rsidDel="00325FC0">
                <w:rPr>
                  <w:rFonts w:asciiTheme="minorHAnsi" w:hAnsiTheme="minorHAnsi" w:cs="font78"/>
                  <w:b/>
                  <w:bCs/>
                  <w:sz w:val="18"/>
                  <w:szCs w:val="18"/>
                </w:rPr>
                <w:delText>Indoor Air Quality</w:delText>
              </w:r>
            </w:del>
            <w:ins w:id="928" w:author="Moua, Cheng@Energy" w:date="2022-02-17T16:51:00Z">
              <w:del w:id="929" w:author="Alhabibi, Haider@Energy" w:date="2022-03-11T18:44:00Z">
                <w:r w:rsidR="00206BA1" w:rsidDel="00325FC0">
                  <w:rPr>
                    <w:rFonts w:asciiTheme="minorHAnsi" w:hAnsiTheme="minorHAnsi" w:cs="font78"/>
                    <w:b/>
                    <w:bCs/>
                    <w:sz w:val="18"/>
                    <w:szCs w:val="18"/>
                  </w:rPr>
                  <w:delText xml:space="preserve"> for Attached Dwelling Units</w:delText>
                </w:r>
              </w:del>
            </w:ins>
            <w:del w:id="930" w:author="Alhabibi, Haider@Energy" w:date="2022-03-11T18:44:00Z">
              <w:r w:rsidR="0096325C" w:rsidRPr="00CB00C9" w:rsidDel="00325FC0">
                <w:rPr>
                  <w:rFonts w:asciiTheme="minorHAnsi" w:hAnsiTheme="minorHAnsi" w:cs="font78"/>
                  <w:b/>
                  <w:bCs/>
                  <w:sz w:val="18"/>
                  <w:szCs w:val="18"/>
                </w:rPr>
                <w:delText xml:space="preserve">. </w:delText>
              </w:r>
              <w:r w:rsidR="0096325C" w:rsidRPr="00CB00C9" w:rsidDel="00325FC0">
                <w:rPr>
                  <w:rFonts w:asciiTheme="minorHAnsi" w:hAnsiTheme="minorHAnsi" w:cs="font78"/>
                  <w:sz w:val="18"/>
                  <w:szCs w:val="18"/>
                </w:rPr>
                <w:delText>All dwelling units shall meet the requirements of ANSI/ASHRAE Standard</w:delText>
              </w:r>
              <w:r w:rsidR="00D70078" w:rsidDel="00325FC0">
                <w:rPr>
                  <w:rFonts w:asciiTheme="minorHAnsi" w:hAnsiTheme="minorHAnsi" w:cs="font78"/>
                  <w:sz w:val="18"/>
                  <w:szCs w:val="18"/>
                </w:rPr>
                <w:delText xml:space="preserve"> </w:delText>
              </w:r>
              <w:r w:rsidR="0096325C" w:rsidRPr="00CB00C9" w:rsidDel="00325FC0">
                <w:rPr>
                  <w:rFonts w:asciiTheme="minorHAnsi" w:hAnsiTheme="minorHAnsi" w:cs="font78"/>
                  <w:sz w:val="18"/>
                  <w:szCs w:val="18"/>
                </w:rPr>
                <w:delText>62.2</w:delText>
              </w:r>
            </w:del>
            <w:ins w:id="931" w:author="Moua, Cheng@Energy" w:date="2022-01-20T15:48:00Z">
              <w:del w:id="932" w:author="Alhabibi, Haider@Energy" w:date="2022-03-11T18:44:00Z">
                <w:r w:rsidR="00514D8E" w:rsidDel="00325FC0">
                  <w:rPr>
                    <w:rFonts w:asciiTheme="minorHAnsi" w:hAnsiTheme="minorHAnsi" w:cs="font78"/>
                    <w:sz w:val="18"/>
                    <w:szCs w:val="18"/>
                  </w:rPr>
                  <w:delText>,</w:delText>
                </w:r>
              </w:del>
            </w:ins>
            <w:del w:id="933" w:author="Alhabibi, Haider@Energy" w:date="2022-03-11T18:44:00Z">
              <w:r w:rsidR="0096325C" w:rsidRPr="00CB00C9" w:rsidDel="00325FC0">
                <w:rPr>
                  <w:rFonts w:asciiTheme="minorHAnsi" w:hAnsiTheme="minorHAnsi" w:cs="font78"/>
                  <w:sz w:val="18"/>
                  <w:szCs w:val="18"/>
                </w:rPr>
                <w:delText>. Ventilation and Acceptable Indoor Air Quality in Low-Rise Residential Buildings</w:delText>
              </w:r>
            </w:del>
            <w:ins w:id="934" w:author="Moua, Cheng@Energy" w:date="2022-01-20T15:48:00Z">
              <w:del w:id="935" w:author="Alhabibi, Haider@Energy" w:date="2022-03-11T18:44:00Z">
                <w:r w:rsidR="00294AFD" w:rsidDel="00325FC0">
                  <w:rPr>
                    <w:rFonts w:asciiTheme="minorHAnsi" w:hAnsiTheme="minorHAnsi" w:cs="font78"/>
                    <w:sz w:val="18"/>
                    <w:szCs w:val="18"/>
                  </w:rPr>
                  <w:delText>,</w:delText>
                </w:r>
              </w:del>
            </w:ins>
            <w:del w:id="936" w:author="Alhabibi, Haider@Energy" w:date="2022-03-11T18:44:00Z">
              <w:r w:rsidR="00052480" w:rsidDel="00325FC0">
                <w:rPr>
                  <w:rFonts w:asciiTheme="minorHAnsi" w:hAnsiTheme="minorHAnsi" w:cs="font78"/>
                  <w:sz w:val="18"/>
                  <w:szCs w:val="18"/>
                </w:rPr>
                <w:delText xml:space="preserve"> subject to the amendments specified by Title 24, Part 6, Section 1</w:delText>
              </w:r>
            </w:del>
            <w:ins w:id="937" w:author="Moua, Cheng@Energy" w:date="2022-02-17T16:51:00Z">
              <w:del w:id="938" w:author="Alhabibi, Haider@Energy" w:date="2022-03-11T18:44:00Z">
                <w:r w:rsidR="00206BA1" w:rsidDel="00325FC0">
                  <w:rPr>
                    <w:rFonts w:asciiTheme="minorHAnsi" w:hAnsiTheme="minorHAnsi" w:cs="font78"/>
                    <w:sz w:val="18"/>
                    <w:szCs w:val="18"/>
                  </w:rPr>
                  <w:delText>60.2(b)2A</w:delText>
                </w:r>
              </w:del>
            </w:ins>
            <w:del w:id="939" w:author="Alhabibi, Haider@Energy" w:date="2022-03-11T18:44:00Z">
              <w:r w:rsidR="00052480" w:rsidDel="00325FC0">
                <w:rPr>
                  <w:rFonts w:asciiTheme="minorHAnsi" w:hAnsiTheme="minorHAnsi" w:cs="font78"/>
                  <w:sz w:val="18"/>
                  <w:szCs w:val="18"/>
                </w:rPr>
                <w:delText xml:space="preserve">50.0(o)1. </w:delText>
              </w:r>
            </w:del>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00F26A73">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003D3B50">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181D1DE2" w:rsidR="005D17AE" w:rsidRPr="007A5D38" w:rsidRDefault="005D17AE" w:rsidP="00604BA7">
            <w:pPr>
              <w:rPr>
                <w:rFonts w:asciiTheme="minorHAnsi" w:hAnsiTheme="minorHAnsi" w:cstheme="minorHAnsi"/>
                <w:sz w:val="18"/>
                <w:szCs w:val="18"/>
              </w:rPr>
            </w:pPr>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Dwelling Unit Name</w:t>
            </w:r>
            <w:r>
              <w:rPr>
                <w:rFonts w:asciiTheme="minorHAnsi" w:hAnsiTheme="minorHAnsi" w:cstheme="minorHAnsi"/>
                <w:sz w:val="18"/>
                <w:szCs w:val="18"/>
              </w:rPr>
              <w:t>” (A01)</w:t>
            </w:r>
            <w:del w:id="940" w:author="Alhabibi, Haider@Energy" w:date="2022-02-23T16:00:00Z">
              <w:r w:rsidRPr="00F5715E" w:rsidDel="007455EF">
                <w:rPr>
                  <w:rFonts w:asciiTheme="minorHAnsi" w:hAnsiTheme="minorHAnsi"/>
                  <w:sz w:val="18"/>
                  <w:szCs w:val="18"/>
                </w:rPr>
                <w:delText>CF1R</w:delText>
              </w:r>
            </w:del>
            <w:ins w:id="941" w:author="Alhabibi, Haider@Energy" w:date="2022-02-23T16:00:00Z">
              <w:r w:rsidR="007455EF">
                <w:rPr>
                  <w:rFonts w:asciiTheme="minorHAnsi" w:hAnsiTheme="minorHAnsi"/>
                  <w:sz w:val="18"/>
                  <w:szCs w:val="18"/>
                </w:rPr>
                <w:t>LMCC</w:t>
              </w:r>
            </w:ins>
            <w:r w:rsidRPr="00F5715E">
              <w:rPr>
                <w:rFonts w:asciiTheme="minorHAnsi" w:hAnsiTheme="minorHAnsi"/>
                <w:sz w:val="18"/>
                <w:szCs w:val="18"/>
              </w:rPr>
              <w:t>.</w:t>
            </w:r>
            <w:r>
              <w:rPr>
                <w:rFonts w:asciiTheme="minorHAnsi" w:hAnsiTheme="minorHAnsi"/>
                <w:sz w:val="18"/>
                <w:szCs w:val="18"/>
              </w:rPr>
              <w:t>&gt;&gt;</w:t>
            </w:r>
          </w:p>
        </w:tc>
      </w:tr>
      <w:tr w:rsidR="00192313" w:rsidRPr="007A5D38" w14:paraId="3E6215D8" w14:textId="77777777" w:rsidTr="003D3B50">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7DA858C2" w14:textId="04A2F3D2" w:rsidR="00192313" w:rsidRPr="007A5D38" w:rsidRDefault="00C56E30" w:rsidP="00604BA7">
            <w:pPr>
              <w:rPr>
                <w:rFonts w:asciiTheme="minorHAnsi" w:hAnsiTheme="minorHAnsi" w:cstheme="minorHAnsi"/>
                <w:sz w:val="18"/>
                <w:szCs w:val="18"/>
              </w:rPr>
            </w:pPr>
            <w:r w:rsidRPr="007A5D38">
              <w:rPr>
                <w:rFonts w:asciiTheme="minorHAnsi" w:hAnsiTheme="minorHAnsi" w:cstheme="minorHAnsi"/>
                <w:sz w:val="18"/>
                <w:szCs w:val="18"/>
              </w:rPr>
              <w:t>&lt;&lt;</w:t>
            </w:r>
            <w:r w:rsidR="009062EA" w:rsidRPr="007A5D38">
              <w:rPr>
                <w:rFonts w:asciiTheme="minorHAnsi" w:hAnsiTheme="minorHAnsi" w:cstheme="minorHAnsi"/>
                <w:sz w:val="18"/>
                <w:szCs w:val="18"/>
              </w:rPr>
              <w:t xml:space="preserve"> calculated field, referenced data from </w:t>
            </w:r>
            <w:del w:id="942" w:author="Alhabibi, Haider@Energy" w:date="2022-02-23T16:00:00Z">
              <w:r w:rsidR="009062EA" w:rsidRPr="007A5D38" w:rsidDel="007455EF">
                <w:rPr>
                  <w:rFonts w:asciiTheme="minorHAnsi" w:hAnsiTheme="minorHAnsi" w:cstheme="minorHAnsi"/>
                  <w:sz w:val="18"/>
                  <w:szCs w:val="18"/>
                </w:rPr>
                <w:delText>CF1R</w:delText>
              </w:r>
            </w:del>
            <w:ins w:id="943" w:author="Alhabibi, Haider@Energy" w:date="2022-02-23T16:00:00Z">
              <w:r w:rsidR="007455EF">
                <w:rPr>
                  <w:rFonts w:asciiTheme="minorHAnsi" w:hAnsiTheme="minorHAnsi" w:cstheme="minorHAnsi"/>
                  <w:sz w:val="18"/>
                  <w:szCs w:val="18"/>
                </w:rPr>
                <w:t>LMCC</w:t>
              </w:r>
            </w:ins>
            <w:r w:rsidR="009062EA" w:rsidRPr="007A5D38">
              <w:rPr>
                <w:rFonts w:asciiTheme="minorHAnsi" w:hAnsiTheme="minorHAnsi" w:cstheme="minorHAnsi"/>
                <w:sz w:val="18"/>
                <w:szCs w:val="18"/>
              </w:rPr>
              <w:t>, allowed values = multifamily,</w:t>
            </w:r>
            <w:r w:rsidR="00F52A83" w:rsidRPr="007A5D38">
              <w:rPr>
                <w:rFonts w:asciiTheme="minorHAnsi" w:hAnsiTheme="minorHAnsi" w:cstheme="minorHAnsi"/>
                <w:sz w:val="18"/>
                <w:szCs w:val="18"/>
              </w:rPr>
              <w:t xml:space="preserve"> </w:t>
            </w:r>
            <w:r w:rsidR="009062EA" w:rsidRPr="007A5D38">
              <w:rPr>
                <w:rFonts w:asciiTheme="minorHAnsi" w:hAnsiTheme="minorHAnsi" w:cstheme="minorHAnsi"/>
                <w:sz w:val="18"/>
                <w:szCs w:val="18"/>
              </w:rPr>
              <w:t>single family detached</w:t>
            </w:r>
            <w:r w:rsidR="00E842BD" w:rsidRPr="007A5D38">
              <w:rPr>
                <w:rFonts w:asciiTheme="minorHAnsi" w:hAnsiTheme="minorHAnsi" w:cstheme="minorHAnsi"/>
                <w:sz w:val="18"/>
                <w:szCs w:val="18"/>
              </w:rPr>
              <w:t>,</w:t>
            </w:r>
            <w:r w:rsidR="00E842BD">
              <w:rPr>
                <w:rFonts w:asciiTheme="minorHAnsi" w:hAnsiTheme="minorHAnsi" w:cstheme="minorHAnsi"/>
                <w:sz w:val="18"/>
                <w:szCs w:val="18"/>
              </w:rPr>
              <w:t xml:space="preserve"> or </w:t>
            </w:r>
            <w:r w:rsidR="009062EA" w:rsidRPr="007A5D38">
              <w:rPr>
                <w:rFonts w:asciiTheme="minorHAnsi" w:hAnsiTheme="minorHAnsi" w:cstheme="minorHAnsi"/>
                <w:sz w:val="18"/>
                <w:szCs w:val="18"/>
              </w:rPr>
              <w:t>single family attached&gt;&gt;</w:t>
            </w:r>
          </w:p>
        </w:tc>
      </w:tr>
      <w:tr w:rsidR="00192313" w:rsidRPr="007A5D38" w14:paraId="686EC465" w14:textId="77777777" w:rsidTr="003D3B50">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2B4BC24D" w:rsidR="00192313" w:rsidRPr="00A723CC" w:rsidRDefault="00103283" w:rsidP="00A723CC">
            <w:pPr>
              <w:autoSpaceDE w:val="0"/>
              <w:autoSpaceDN w:val="0"/>
              <w:adjustRightInd w:val="0"/>
              <w:rPr>
                <w:rFonts w:ascii="Calibri-Light" w:hAnsi="Calibri-Light" w:cs="Calibri-Light"/>
                <w:color w:val="FF0000"/>
                <w:sz w:val="12"/>
                <w:szCs w:val="12"/>
              </w:rPr>
            </w:pPr>
            <w:r w:rsidRPr="007A5D38">
              <w:rPr>
                <w:rFonts w:asciiTheme="minorHAnsi" w:hAnsiTheme="minorHAnsi" w:cstheme="minorHAnsi"/>
                <w:sz w:val="18"/>
                <w:szCs w:val="18"/>
              </w:rPr>
              <w:t>&lt;&lt;</w:t>
            </w:r>
            <w:r w:rsidR="000A5B2C">
              <w:rPr>
                <w:rFonts w:asciiTheme="minorHAnsi" w:hAnsiTheme="minorHAnsi" w:cstheme="minorHAnsi"/>
                <w:sz w:val="18"/>
                <w:szCs w:val="18"/>
              </w:rPr>
              <w:t xml:space="preserve">User Entered </w:t>
            </w:r>
            <w:r w:rsidR="000A5B2C" w:rsidRPr="00604BA7">
              <w:rPr>
                <w:rFonts w:asciiTheme="minorHAnsi" w:hAnsiTheme="minorHAnsi" w:cstheme="minorHAnsi"/>
                <w:sz w:val="18"/>
                <w:szCs w:val="18"/>
              </w:rPr>
              <w:t>Value</w:t>
            </w:r>
            <w:r w:rsidR="001C2576">
              <w:rPr>
                <w:rFonts w:asciiTheme="minorHAnsi" w:hAnsiTheme="minorHAnsi" w:cstheme="minorHAnsi"/>
                <w:sz w:val="18"/>
                <w:szCs w:val="18"/>
              </w:rPr>
              <w:t xml:space="preserve"> </w:t>
            </w:r>
            <w:r w:rsidR="000A5B2C" w:rsidRPr="00604BA7">
              <w:rPr>
                <w:rFonts w:asciiTheme="minorHAnsi" w:hAnsiTheme="minorHAnsi" w:cstheme="minorHAnsi"/>
                <w:sz w:val="18"/>
                <w:szCs w:val="18"/>
              </w:rPr>
              <w:t>(XX.XX</w:t>
            </w:r>
            <w:r w:rsidR="000A5B2C" w:rsidRPr="00F26A73">
              <w:rPr>
                <w:rFonts w:asciiTheme="minorHAnsi" w:hAnsiTheme="minorHAnsi" w:cstheme="minorHAnsi"/>
                <w:sz w:val="18"/>
                <w:szCs w:val="18"/>
              </w:rPr>
              <w:t>)</w:t>
            </w:r>
            <w:r w:rsidR="00A723CC">
              <w:rPr>
                <w:rFonts w:asciiTheme="minorHAnsi" w:hAnsiTheme="minorHAnsi" w:cstheme="minorHAnsi"/>
                <w:sz w:val="18"/>
                <w:szCs w:val="18"/>
              </w:rPr>
              <w:t>,</w:t>
            </w:r>
            <w:r w:rsidR="00440008" w:rsidRPr="00A723CC" w:rsidDel="00440008">
              <w:rPr>
                <w:rFonts w:asciiTheme="minorHAnsi" w:hAnsiTheme="minorHAnsi" w:cstheme="minorHAnsi"/>
                <w:sz w:val="18"/>
                <w:szCs w:val="18"/>
              </w:rPr>
              <w:t xml:space="preserve"> </w:t>
            </w:r>
            <w:r w:rsidR="00A723CC" w:rsidRPr="00A723CC">
              <w:rPr>
                <w:rFonts w:ascii="Calibri-Light" w:hAnsi="Calibri-Light" w:cs="Calibri-Light"/>
                <w:sz w:val="18"/>
                <w:szCs w:val="18"/>
              </w:rPr>
              <w:t xml:space="preserve">if A06 </w:t>
            </w:r>
            <w:r w:rsidR="00A723CC">
              <w:rPr>
                <w:rFonts w:ascii="Calibri-Light" w:hAnsi="Calibri-Light" w:cs="Calibri-Light"/>
                <w:sz w:val="18"/>
                <w:szCs w:val="18"/>
              </w:rPr>
              <w:t>=</w:t>
            </w:r>
            <w:r w:rsidR="00A723CC" w:rsidRPr="00A723CC">
              <w:rPr>
                <w:rFonts w:ascii="Calibri-Light" w:hAnsi="Calibri-Light" w:cs="Calibri-Light"/>
                <w:sz w:val="18"/>
                <w:szCs w:val="18"/>
              </w:rPr>
              <w:t xml:space="preserve"> Non-Enclosed </w:t>
            </w:r>
            <w:r w:rsidR="00E516CF">
              <w:rPr>
                <w:rFonts w:ascii="Calibri-Light" w:hAnsi="Calibri-Light" w:cs="Calibri-Light"/>
                <w:sz w:val="18"/>
                <w:szCs w:val="18"/>
              </w:rPr>
              <w:t>and</w:t>
            </w:r>
            <w:r w:rsidR="00A723CC" w:rsidRPr="00A723CC">
              <w:rPr>
                <w:rFonts w:ascii="Calibri-Light" w:hAnsi="Calibri-Light" w:cs="Calibri-Light"/>
                <w:sz w:val="18"/>
                <w:szCs w:val="18"/>
              </w:rPr>
              <w:t xml:space="preserve"> </w:t>
            </w:r>
            <w:r w:rsidR="00E516CF">
              <w:rPr>
                <w:rFonts w:ascii="Calibri-Light" w:hAnsi="Calibri-Light" w:cs="Calibri-Light"/>
                <w:sz w:val="18"/>
                <w:szCs w:val="18"/>
              </w:rPr>
              <w:t>[</w:t>
            </w:r>
            <w:r w:rsidR="00A723CC" w:rsidRPr="00A723CC">
              <w:rPr>
                <w:rFonts w:ascii="Calibri-Light" w:hAnsi="Calibri-Light" w:cs="Calibri-Light"/>
                <w:sz w:val="18"/>
                <w:szCs w:val="18"/>
              </w:rPr>
              <w:t xml:space="preserve">C03 = </w:t>
            </w:r>
            <w:proofErr w:type="spellStart"/>
            <w:r w:rsidR="00A723CC" w:rsidRPr="00A723CC">
              <w:rPr>
                <w:rFonts w:ascii="Calibri-Light" w:hAnsi="Calibri-Light" w:cs="Calibri-Light"/>
                <w:sz w:val="18"/>
                <w:szCs w:val="18"/>
              </w:rPr>
              <w:t>VentedRangeHood</w:t>
            </w:r>
            <w:proofErr w:type="spellEnd"/>
            <w:r w:rsidR="00A723CC" w:rsidRPr="00A723CC">
              <w:rPr>
                <w:rFonts w:ascii="Calibri-Light" w:hAnsi="Calibri-Light" w:cs="Calibri-Light"/>
                <w:sz w:val="18"/>
                <w:szCs w:val="18"/>
              </w:rPr>
              <w:t xml:space="preserve"> &amp; C08 = Demand Control for ALL systems</w:t>
            </w:r>
            <w:r w:rsidR="00E516CF">
              <w:rPr>
                <w:rFonts w:ascii="Calibri-Light" w:hAnsi="Calibri-Light" w:cs="Calibri-Light"/>
                <w:sz w:val="18"/>
                <w:szCs w:val="18"/>
              </w:rPr>
              <w:t>],</w:t>
            </w:r>
            <w:r w:rsidR="00A723CC" w:rsidRPr="00A723CC">
              <w:rPr>
                <w:rFonts w:ascii="Calibri-Light" w:hAnsi="Calibri-Light" w:cs="Calibri-Light"/>
                <w:sz w:val="18"/>
                <w:szCs w:val="18"/>
              </w:rPr>
              <w:t xml:space="preserve"> then allow N/A</w:t>
            </w:r>
            <w:r w:rsidRPr="00604BA7">
              <w:rPr>
                <w:rFonts w:asciiTheme="minorHAnsi" w:hAnsiTheme="minorHAnsi" w:cstheme="minorHAnsi"/>
                <w:sz w:val="18"/>
                <w:szCs w:val="18"/>
              </w:rPr>
              <w:t>&gt;&gt;</w:t>
            </w:r>
          </w:p>
        </w:tc>
      </w:tr>
      <w:tr w:rsidR="00D434B0" w:rsidRPr="007A5D38" w14:paraId="3EA20B02" w14:textId="77777777" w:rsidTr="003D3B50">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300492E6" w:rsidR="00D434B0" w:rsidRPr="007A5D38" w:rsidRDefault="00D434B0" w:rsidP="00440008">
            <w:pPr>
              <w:rPr>
                <w:rFonts w:asciiTheme="minorHAnsi" w:hAnsiTheme="minorHAnsi" w:cstheme="minorHAnsi"/>
                <w:sz w:val="18"/>
                <w:szCs w:val="18"/>
              </w:rPr>
            </w:pPr>
            <w:r w:rsidRPr="007A5D38">
              <w:rPr>
                <w:rFonts w:asciiTheme="minorHAnsi" w:hAnsiTheme="minorHAnsi" w:cstheme="minorHAnsi"/>
                <w:sz w:val="18"/>
                <w:szCs w:val="18"/>
              </w:rPr>
              <w:t>&lt;&lt;</w:t>
            </w:r>
            <w:r w:rsidR="005D17AE">
              <w:rPr>
                <w:rFonts w:asciiTheme="minorHAnsi" w:hAnsiTheme="minorHAnsi" w:cstheme="minorHAnsi"/>
                <w:sz w:val="18"/>
                <w:szCs w:val="18"/>
              </w:rPr>
              <w:t xml:space="preserve">User Entered Value </w:t>
            </w:r>
            <w:r w:rsidR="00D25693" w:rsidRPr="007A5D38">
              <w:rPr>
                <w:rFonts w:asciiTheme="minorHAnsi" w:hAnsiTheme="minorHAnsi" w:cstheme="minorHAnsi"/>
                <w:sz w:val="18"/>
                <w:szCs w:val="18"/>
              </w:rPr>
              <w:t>(</w:t>
            </w:r>
            <w:r w:rsidR="006F1E84">
              <w:rPr>
                <w:rFonts w:asciiTheme="minorHAnsi" w:hAnsiTheme="minorHAnsi" w:cstheme="minorHAnsi"/>
                <w:sz w:val="18"/>
                <w:szCs w:val="18"/>
              </w:rPr>
              <w:t>X</w:t>
            </w:r>
            <w:r w:rsidR="00D25693" w:rsidRPr="007A5D38">
              <w:rPr>
                <w:rFonts w:asciiTheme="minorHAnsi" w:hAnsiTheme="minorHAnsi" w:cstheme="minorHAnsi"/>
                <w:sz w:val="18"/>
                <w:szCs w:val="18"/>
              </w:rPr>
              <w:t>X.XX)</w:t>
            </w:r>
            <w:r w:rsidR="00A723CC">
              <w:rPr>
                <w:rFonts w:asciiTheme="minorHAnsi" w:hAnsiTheme="minorHAnsi" w:cstheme="minorHAnsi"/>
                <w:sz w:val="18"/>
                <w:szCs w:val="18"/>
              </w:rPr>
              <w:t>,</w:t>
            </w:r>
            <w:r w:rsidR="00A723CC" w:rsidRPr="00A723CC" w:rsidDel="00440008">
              <w:rPr>
                <w:rFonts w:asciiTheme="minorHAnsi" w:hAnsiTheme="minorHAnsi" w:cstheme="minorHAnsi"/>
                <w:sz w:val="18"/>
                <w:szCs w:val="18"/>
              </w:rPr>
              <w:t xml:space="preserve"> </w:t>
            </w:r>
            <w:r w:rsidR="00A723CC" w:rsidRPr="00A723CC">
              <w:rPr>
                <w:rFonts w:ascii="Calibri-Light" w:hAnsi="Calibri-Light" w:cs="Calibri-Light"/>
                <w:sz w:val="18"/>
                <w:szCs w:val="18"/>
              </w:rPr>
              <w:t xml:space="preserve">if A06 </w:t>
            </w:r>
            <w:r w:rsidR="00A723CC">
              <w:rPr>
                <w:rFonts w:ascii="Calibri-Light" w:hAnsi="Calibri-Light" w:cs="Calibri-Light"/>
                <w:sz w:val="18"/>
                <w:szCs w:val="18"/>
              </w:rPr>
              <w:t xml:space="preserve">= </w:t>
            </w:r>
            <w:r w:rsidR="00A723CC" w:rsidRPr="00A723CC">
              <w:rPr>
                <w:rFonts w:ascii="Calibri-Light" w:hAnsi="Calibri-Light" w:cs="Calibri-Light"/>
                <w:sz w:val="18"/>
                <w:szCs w:val="18"/>
              </w:rPr>
              <w:t xml:space="preserve">Non-Enclosed </w:t>
            </w:r>
            <w:r w:rsidR="00E516CF">
              <w:rPr>
                <w:rFonts w:ascii="Calibri-Light" w:hAnsi="Calibri-Light" w:cs="Calibri-Light"/>
                <w:sz w:val="18"/>
                <w:szCs w:val="18"/>
              </w:rPr>
              <w:t>and</w:t>
            </w:r>
            <w:r w:rsidR="00A723CC" w:rsidRPr="00A723CC">
              <w:rPr>
                <w:rFonts w:ascii="Calibri-Light" w:hAnsi="Calibri-Light" w:cs="Calibri-Light"/>
                <w:sz w:val="18"/>
                <w:szCs w:val="18"/>
              </w:rPr>
              <w:t xml:space="preserve"> </w:t>
            </w:r>
            <w:r w:rsidR="00E516CF">
              <w:rPr>
                <w:rFonts w:ascii="Calibri-Light" w:hAnsi="Calibri-Light" w:cs="Calibri-Light"/>
                <w:sz w:val="18"/>
                <w:szCs w:val="18"/>
              </w:rPr>
              <w:t>[</w:t>
            </w:r>
            <w:r w:rsidR="00A723CC" w:rsidRPr="00A723CC">
              <w:rPr>
                <w:rFonts w:ascii="Calibri-Light" w:hAnsi="Calibri-Light" w:cs="Calibri-Light"/>
                <w:sz w:val="18"/>
                <w:szCs w:val="18"/>
              </w:rPr>
              <w:t xml:space="preserve">C03 = </w:t>
            </w:r>
            <w:proofErr w:type="spellStart"/>
            <w:r w:rsidR="00A723CC" w:rsidRPr="00A723CC">
              <w:rPr>
                <w:rFonts w:ascii="Calibri-Light" w:hAnsi="Calibri-Light" w:cs="Calibri-Light"/>
                <w:sz w:val="18"/>
                <w:szCs w:val="18"/>
              </w:rPr>
              <w:t>VentedRangeHood</w:t>
            </w:r>
            <w:proofErr w:type="spellEnd"/>
            <w:r w:rsidR="00A723CC" w:rsidRPr="00A723CC">
              <w:rPr>
                <w:rFonts w:ascii="Calibri-Light" w:hAnsi="Calibri-Light" w:cs="Calibri-Light"/>
                <w:sz w:val="18"/>
                <w:szCs w:val="18"/>
              </w:rPr>
              <w:t xml:space="preserve"> &amp; C08 = Demand Control for ALL systems</w:t>
            </w:r>
            <w:r w:rsidR="00E516CF">
              <w:rPr>
                <w:rFonts w:ascii="Calibri-Light" w:hAnsi="Calibri-Light" w:cs="Calibri-Light"/>
                <w:sz w:val="18"/>
                <w:szCs w:val="18"/>
              </w:rPr>
              <w:t>],</w:t>
            </w:r>
            <w:r w:rsidR="00A723CC" w:rsidRPr="00A723CC">
              <w:rPr>
                <w:rFonts w:ascii="Calibri-Light" w:hAnsi="Calibri-Light" w:cs="Calibri-Light"/>
                <w:sz w:val="18"/>
                <w:szCs w:val="18"/>
              </w:rPr>
              <w:t xml:space="preserve"> then allow N/A</w:t>
            </w:r>
            <w:r w:rsidR="005D17AE">
              <w:rPr>
                <w:rFonts w:asciiTheme="minorHAnsi" w:hAnsiTheme="minorHAnsi" w:cstheme="minorHAnsi"/>
                <w:sz w:val="18"/>
                <w:szCs w:val="18"/>
              </w:rPr>
              <w:t>&gt;&gt;</w:t>
            </w:r>
          </w:p>
        </w:tc>
      </w:tr>
      <w:tr w:rsidR="00D434B0" w:rsidRPr="007A5D38" w14:paraId="260EDFE7" w14:textId="77777777" w:rsidTr="003D3B50">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A60ECE0" w:rsidR="00D434B0" w:rsidRPr="00A723CC" w:rsidRDefault="00D434B0" w:rsidP="00A723CC">
            <w:pPr>
              <w:autoSpaceDE w:val="0"/>
              <w:autoSpaceDN w:val="0"/>
              <w:adjustRightInd w:val="0"/>
              <w:rPr>
                <w:rFonts w:ascii="Calibri-Light" w:hAnsi="Calibri-Light" w:cs="Calibri-Light"/>
                <w:color w:val="FF0000"/>
                <w:sz w:val="18"/>
                <w:szCs w:val="18"/>
              </w:rPr>
            </w:pPr>
            <w:r w:rsidRPr="007A5D38">
              <w:rPr>
                <w:rFonts w:asciiTheme="minorHAnsi" w:hAnsiTheme="minorHAnsi" w:cstheme="minorHAnsi"/>
                <w:sz w:val="18"/>
                <w:szCs w:val="18"/>
              </w:rPr>
              <w:t>&lt;&lt;calculated value, “</w:t>
            </w:r>
            <w:r w:rsidR="003D40CF">
              <w:rPr>
                <w:rFonts w:asciiTheme="minorHAnsi" w:hAnsiTheme="minorHAnsi" w:cstheme="minorHAnsi"/>
                <w:sz w:val="18"/>
                <w:szCs w:val="18"/>
              </w:rPr>
              <w:t>Kitchen</w:t>
            </w:r>
            <w:r w:rsidRPr="007A5D38">
              <w:rPr>
                <w:rFonts w:asciiTheme="minorHAnsi" w:hAnsiTheme="minorHAnsi" w:cstheme="minorHAnsi"/>
                <w:sz w:val="18"/>
                <w:szCs w:val="18"/>
              </w:rPr>
              <w:t xml:space="preserve"> Floor Area (A0</w:t>
            </w:r>
            <w:r w:rsidR="00C51E0F">
              <w:rPr>
                <w:rFonts w:asciiTheme="minorHAnsi" w:hAnsiTheme="minorHAnsi" w:cstheme="minorHAnsi"/>
                <w:sz w:val="18"/>
                <w:szCs w:val="18"/>
              </w:rPr>
              <w:t>3</w:t>
            </w:r>
            <w:r w:rsidRPr="007A5D38">
              <w:rPr>
                <w:rFonts w:asciiTheme="minorHAnsi" w:hAnsiTheme="minorHAnsi" w:cstheme="minorHAnsi"/>
                <w:sz w:val="18"/>
                <w:szCs w:val="18"/>
              </w:rPr>
              <w:t>)” * “</w:t>
            </w:r>
            <w:r w:rsidR="003D40CF">
              <w:rPr>
                <w:rFonts w:asciiTheme="minorHAnsi" w:hAnsiTheme="minorHAnsi" w:cstheme="minorHAnsi"/>
                <w:sz w:val="18"/>
                <w:szCs w:val="18"/>
              </w:rPr>
              <w:t xml:space="preserve">Kitchen </w:t>
            </w:r>
            <w:r w:rsidRPr="007A5D38">
              <w:rPr>
                <w:rFonts w:asciiTheme="minorHAnsi" w:hAnsiTheme="minorHAnsi" w:cstheme="minorHAnsi"/>
                <w:sz w:val="18"/>
                <w:szCs w:val="18"/>
              </w:rPr>
              <w:t xml:space="preserve">Average Ceiling Height” </w:t>
            </w:r>
            <w:r w:rsidR="00D25693" w:rsidRPr="007A5D38">
              <w:rPr>
                <w:rFonts w:asciiTheme="minorHAnsi" w:hAnsiTheme="minorHAnsi" w:cstheme="minorHAnsi"/>
                <w:sz w:val="18"/>
                <w:szCs w:val="18"/>
              </w:rPr>
              <w:t>(A0</w:t>
            </w:r>
            <w:r w:rsidR="00C51E0F">
              <w:rPr>
                <w:rFonts w:asciiTheme="minorHAnsi" w:hAnsiTheme="minorHAnsi" w:cstheme="minorHAnsi"/>
                <w:sz w:val="18"/>
                <w:szCs w:val="18"/>
              </w:rPr>
              <w:t>4</w:t>
            </w:r>
            <w:r w:rsidR="00D25693" w:rsidRPr="007A5D38">
              <w:rPr>
                <w:rFonts w:asciiTheme="minorHAnsi" w:hAnsiTheme="minorHAnsi" w:cstheme="minorHAnsi"/>
                <w:sz w:val="18"/>
                <w:szCs w:val="18"/>
              </w:rPr>
              <w:t>)</w:t>
            </w:r>
            <w:r w:rsidR="00111C8E">
              <w:rPr>
                <w:rFonts w:asciiTheme="minorHAnsi" w:hAnsiTheme="minorHAnsi" w:cstheme="minorHAnsi"/>
                <w:sz w:val="18"/>
                <w:szCs w:val="18"/>
              </w:rPr>
              <w:t xml:space="preserve"> (XX.XX</w:t>
            </w:r>
            <w:r w:rsidR="00111C8E" w:rsidRPr="00A723CC">
              <w:rPr>
                <w:rFonts w:asciiTheme="minorHAnsi" w:hAnsiTheme="minorHAnsi" w:cstheme="minorHAnsi"/>
                <w:sz w:val="18"/>
                <w:szCs w:val="18"/>
              </w:rPr>
              <w:t>)</w:t>
            </w:r>
            <w:r w:rsidR="00514276">
              <w:rPr>
                <w:rFonts w:asciiTheme="minorHAnsi" w:hAnsiTheme="minorHAnsi" w:cstheme="minorHAnsi"/>
                <w:sz w:val="18"/>
                <w:szCs w:val="18"/>
              </w:rPr>
              <w:t>;</w:t>
            </w:r>
            <w:r w:rsidR="00263FAB">
              <w:rPr>
                <w:rFonts w:asciiTheme="minorHAnsi" w:hAnsiTheme="minorHAnsi" w:cstheme="minorHAnsi"/>
                <w:sz w:val="18"/>
                <w:szCs w:val="18"/>
              </w:rPr>
              <w:t xml:space="preserve"> else</w:t>
            </w:r>
            <w:r w:rsidR="00514276">
              <w:rPr>
                <w:rFonts w:asciiTheme="minorHAnsi" w:hAnsiTheme="minorHAnsi" w:cstheme="minorHAnsi"/>
                <w:sz w:val="18"/>
                <w:szCs w:val="18"/>
              </w:rPr>
              <w:t xml:space="preserve"> </w:t>
            </w:r>
            <w:r w:rsidR="00A723CC" w:rsidRPr="00E516CF">
              <w:rPr>
                <w:rFonts w:ascii="Calibri-Light" w:hAnsi="Calibri-Light" w:cs="Calibri-Light"/>
                <w:sz w:val="18"/>
                <w:szCs w:val="18"/>
              </w:rPr>
              <w:t xml:space="preserve">if </w:t>
            </w:r>
            <w:r w:rsidR="00514276">
              <w:rPr>
                <w:rFonts w:ascii="Calibri-Light" w:hAnsi="Calibri-Light" w:cs="Calibri-Light"/>
                <w:sz w:val="18"/>
                <w:szCs w:val="18"/>
              </w:rPr>
              <w:t>A03 or A04 = N/A</w:t>
            </w:r>
            <w:r w:rsidR="00E516CF">
              <w:rPr>
                <w:rFonts w:ascii="Calibri-Light" w:hAnsi="Calibri-Light" w:cs="Calibri-Light"/>
                <w:sz w:val="18"/>
                <w:szCs w:val="18"/>
              </w:rPr>
              <w:t>,</w:t>
            </w:r>
            <w:r w:rsidR="00A723CC" w:rsidRPr="00E516CF">
              <w:rPr>
                <w:rFonts w:ascii="Calibri-Light" w:hAnsi="Calibri-Light" w:cs="Calibri-Light"/>
                <w:sz w:val="18"/>
                <w:szCs w:val="18"/>
              </w:rPr>
              <w:t xml:space="preserve"> then </w:t>
            </w:r>
            <w:r w:rsidR="00E516CF">
              <w:rPr>
                <w:rFonts w:ascii="Calibri-Light" w:hAnsi="Calibri-Light" w:cs="Calibri-Light"/>
                <w:sz w:val="18"/>
                <w:szCs w:val="18"/>
              </w:rPr>
              <w:t xml:space="preserve">value = </w:t>
            </w:r>
            <w:r w:rsidR="00A723CC" w:rsidRPr="00E516CF">
              <w:rPr>
                <w:rFonts w:ascii="Calibri-Light" w:hAnsi="Calibri-Light" w:cs="Calibri-Light"/>
                <w:sz w:val="18"/>
                <w:szCs w:val="18"/>
              </w:rPr>
              <w:t>N/A</w:t>
            </w:r>
            <w:r w:rsidR="00E842BD">
              <w:rPr>
                <w:rFonts w:asciiTheme="minorHAnsi" w:hAnsiTheme="minorHAnsi" w:cstheme="minorHAnsi"/>
                <w:sz w:val="18"/>
                <w:szCs w:val="18"/>
              </w:rPr>
              <w:t>&gt;&gt;</w:t>
            </w:r>
          </w:p>
        </w:tc>
      </w:tr>
      <w:tr w:rsidR="00237379" w:rsidRPr="007A5D38" w14:paraId="2C2BE142" w14:textId="77777777" w:rsidTr="003D3B50">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7A5D38" w:rsidRDefault="00B4489D">
            <w:pPr>
              <w:rPr>
                <w:rFonts w:asciiTheme="minorHAnsi" w:hAnsiTheme="minorHAnsi" w:cstheme="minorHAnsi"/>
                <w:sz w:val="18"/>
                <w:szCs w:val="18"/>
              </w:rPr>
            </w:pPr>
            <w:r>
              <w:rPr>
                <w:rFonts w:asciiTheme="minorHAnsi" w:hAnsiTheme="minorHAnsi" w:cstheme="minorHAnsi"/>
                <w:sz w:val="18"/>
                <w:szCs w:val="18"/>
              </w:rPr>
              <w:t>User Entry, selections (</w:t>
            </w:r>
            <w:r w:rsidR="004C0E44">
              <w:rPr>
                <w:rFonts w:asciiTheme="minorHAnsi" w:hAnsiTheme="minorHAnsi" w:cstheme="minorHAnsi"/>
                <w:sz w:val="18"/>
                <w:szCs w:val="18"/>
              </w:rPr>
              <w:t>E</w:t>
            </w:r>
            <w:r w:rsidR="00DB0685">
              <w:rPr>
                <w:rFonts w:asciiTheme="minorHAnsi" w:hAnsiTheme="minorHAnsi" w:cstheme="minorHAnsi"/>
                <w:sz w:val="18"/>
                <w:szCs w:val="18"/>
              </w:rPr>
              <w:t>nclosed</w:t>
            </w:r>
            <w:r>
              <w:rPr>
                <w:rFonts w:asciiTheme="minorHAnsi" w:hAnsiTheme="minorHAnsi" w:cstheme="minorHAnsi"/>
                <w:sz w:val="18"/>
                <w:szCs w:val="18"/>
              </w:rPr>
              <w:t xml:space="preserve"> or </w:t>
            </w:r>
            <w:r w:rsidR="00DB0685">
              <w:rPr>
                <w:rFonts w:asciiTheme="minorHAnsi" w:hAnsiTheme="minorHAnsi" w:cstheme="minorHAnsi"/>
                <w:sz w:val="18"/>
                <w:szCs w:val="18"/>
              </w:rPr>
              <w:t>Non-Enclosed</w:t>
            </w:r>
            <w:r w:rsidR="00E842BD">
              <w:rPr>
                <w:rFonts w:asciiTheme="minorHAnsi" w:hAnsiTheme="minorHAnsi" w:cstheme="minorHAnsi"/>
                <w:sz w:val="18"/>
                <w:szCs w:val="18"/>
              </w:rPr>
              <w:t>)</w:t>
            </w:r>
          </w:p>
        </w:tc>
      </w:tr>
      <w:tr w:rsidR="0031417A" w:rsidRPr="007A5D38" w14:paraId="201DED26" w14:textId="77777777" w:rsidTr="003D3B50">
        <w:trPr>
          <w:trHeight w:val="158"/>
          <w:ins w:id="944" w:author="Moua, Cheng@Energy" w:date="2022-01-20T16:57:00Z"/>
        </w:trPr>
        <w:tc>
          <w:tcPr>
            <w:tcW w:w="626" w:type="dxa"/>
            <w:vAlign w:val="center"/>
          </w:tcPr>
          <w:p w14:paraId="2A56D4FD" w14:textId="514C7E8E" w:rsidR="0031417A" w:rsidRDefault="00532F9F" w:rsidP="003D0A5A">
            <w:pPr>
              <w:jc w:val="center"/>
              <w:rPr>
                <w:ins w:id="945" w:author="Moua, Cheng@Energy" w:date="2022-01-20T16:57:00Z"/>
                <w:rFonts w:asciiTheme="minorHAnsi" w:hAnsiTheme="minorHAnsi" w:cstheme="minorHAnsi"/>
                <w:sz w:val="18"/>
                <w:szCs w:val="18"/>
              </w:rPr>
            </w:pPr>
            <w:ins w:id="946" w:author="Moua, Cheng@Energy" w:date="2022-01-20T16:58:00Z">
              <w:r>
                <w:rPr>
                  <w:rFonts w:asciiTheme="minorHAnsi" w:hAnsiTheme="minorHAnsi" w:cstheme="minorHAnsi"/>
                  <w:sz w:val="18"/>
                  <w:szCs w:val="18"/>
                </w:rPr>
                <w:t>07</w:t>
              </w:r>
            </w:ins>
          </w:p>
        </w:tc>
        <w:tc>
          <w:tcPr>
            <w:tcW w:w="4499" w:type="dxa"/>
            <w:vAlign w:val="center"/>
          </w:tcPr>
          <w:p w14:paraId="6035B850" w14:textId="2A2767D3" w:rsidR="0031417A" w:rsidRDefault="00532F9F" w:rsidP="00A635C0">
            <w:pPr>
              <w:rPr>
                <w:ins w:id="947" w:author="Moua, Cheng@Energy" w:date="2022-01-20T16:57:00Z"/>
                <w:rFonts w:asciiTheme="minorHAnsi" w:hAnsiTheme="minorHAnsi" w:cstheme="minorHAnsi"/>
                <w:sz w:val="18"/>
                <w:szCs w:val="18"/>
              </w:rPr>
            </w:pPr>
            <w:ins w:id="948" w:author="Moua, Cheng@Energy" w:date="2022-01-20T16:58:00Z">
              <w:r>
                <w:rPr>
                  <w:rFonts w:asciiTheme="minorHAnsi" w:hAnsiTheme="minorHAnsi" w:cstheme="minorHAnsi"/>
                  <w:sz w:val="18"/>
                  <w:szCs w:val="18"/>
                </w:rPr>
                <w:t>Dwelling Unit Total Floor Area</w:t>
              </w:r>
            </w:ins>
          </w:p>
        </w:tc>
        <w:tc>
          <w:tcPr>
            <w:tcW w:w="5665" w:type="dxa"/>
          </w:tcPr>
          <w:p w14:paraId="07ECBD11" w14:textId="71E06805" w:rsidR="0031417A" w:rsidRDefault="004D3B8D">
            <w:pPr>
              <w:rPr>
                <w:ins w:id="949" w:author="Moua, Cheng@Energy" w:date="2022-01-20T16:57:00Z"/>
                <w:rFonts w:asciiTheme="minorHAnsi" w:hAnsiTheme="minorHAnsi" w:cstheme="minorHAnsi"/>
                <w:sz w:val="18"/>
                <w:szCs w:val="18"/>
              </w:rPr>
            </w:pPr>
            <w:ins w:id="950" w:author="Moua, Cheng@Energy" w:date="2022-01-20T16:59:00Z">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 xml:space="preserve">Dwelling Unit </w:t>
              </w:r>
            </w:ins>
            <w:ins w:id="951" w:author="Moua, Cheng@Energy" w:date="2022-01-20T17:00:00Z">
              <w:r w:rsidR="00F909DE">
                <w:rPr>
                  <w:rFonts w:asciiTheme="minorHAnsi" w:hAnsiTheme="minorHAnsi" w:cstheme="minorHAnsi"/>
                  <w:sz w:val="18"/>
                  <w:szCs w:val="18"/>
                </w:rPr>
                <w:t>Total Conditioned Floor Area</w:t>
              </w:r>
            </w:ins>
            <w:ins w:id="952" w:author="Moua, Cheng@Energy" w:date="2022-01-20T16:59:00Z">
              <w:r>
                <w:rPr>
                  <w:rFonts w:asciiTheme="minorHAnsi" w:hAnsiTheme="minorHAnsi" w:cstheme="minorHAnsi"/>
                  <w:sz w:val="18"/>
                  <w:szCs w:val="18"/>
                </w:rPr>
                <w:t>” (</w:t>
              </w:r>
            </w:ins>
            <w:ins w:id="953" w:author="Shewmaker, Michael@Energy" w:date="2022-01-26T15:07:00Z">
              <w:r w:rsidR="002E0231">
                <w:rPr>
                  <w:rFonts w:asciiTheme="minorHAnsi" w:hAnsiTheme="minorHAnsi" w:cstheme="minorHAnsi"/>
                  <w:sz w:val="18"/>
                  <w:szCs w:val="18"/>
                </w:rPr>
                <w:t xml:space="preserve">field </w:t>
              </w:r>
            </w:ins>
            <w:ins w:id="954" w:author="Moua, Cheng@Energy" w:date="2022-01-20T16:59:00Z">
              <w:r>
                <w:rPr>
                  <w:rFonts w:asciiTheme="minorHAnsi" w:hAnsiTheme="minorHAnsi" w:cstheme="minorHAnsi"/>
                  <w:sz w:val="18"/>
                  <w:szCs w:val="18"/>
                </w:rPr>
                <w:t>A0</w:t>
              </w:r>
            </w:ins>
            <w:ins w:id="955" w:author="Moua, Cheng@Energy" w:date="2022-01-20T17:00:00Z">
              <w:r w:rsidR="00F909DE">
                <w:rPr>
                  <w:rFonts w:asciiTheme="minorHAnsi" w:hAnsiTheme="minorHAnsi" w:cstheme="minorHAnsi"/>
                  <w:sz w:val="18"/>
                  <w:szCs w:val="18"/>
                </w:rPr>
                <w:t>3</w:t>
              </w:r>
            </w:ins>
            <w:ins w:id="956" w:author="Moua, Cheng@Energy" w:date="2022-01-20T16:59:00Z">
              <w:r>
                <w:rPr>
                  <w:rFonts w:asciiTheme="minorHAnsi" w:hAnsiTheme="minorHAnsi" w:cstheme="minorHAnsi"/>
                  <w:sz w:val="18"/>
                  <w:szCs w:val="18"/>
                </w:rPr>
                <w:t>)</w:t>
              </w:r>
              <w:del w:id="957" w:author="Alhabibi, Haider@Energy" w:date="2022-02-23T16:00:00Z">
                <w:r w:rsidRPr="00F5715E" w:rsidDel="007455EF">
                  <w:rPr>
                    <w:rFonts w:asciiTheme="minorHAnsi" w:hAnsiTheme="minorHAnsi"/>
                    <w:sz w:val="18"/>
                    <w:szCs w:val="18"/>
                  </w:rPr>
                  <w:delText>CF1R</w:delText>
                </w:r>
              </w:del>
            </w:ins>
            <w:ins w:id="958" w:author="Alhabibi, Haider@Energy" w:date="2022-02-23T16:00:00Z">
              <w:r w:rsidR="007455EF">
                <w:rPr>
                  <w:rFonts w:asciiTheme="minorHAnsi" w:hAnsiTheme="minorHAnsi"/>
                  <w:sz w:val="18"/>
                  <w:szCs w:val="18"/>
                </w:rPr>
                <w:t>LMCC</w:t>
              </w:r>
            </w:ins>
            <w:ins w:id="959" w:author="Moua, Cheng@Energy" w:date="2022-01-20T16:59:00Z">
              <w:del w:id="960" w:author="Shewmaker, Michael@Energy" w:date="2022-01-26T15:07:00Z">
                <w:r w:rsidRPr="00F5715E" w:rsidDel="002E0231">
                  <w:rPr>
                    <w:rFonts w:asciiTheme="minorHAnsi" w:hAnsiTheme="minorHAnsi"/>
                    <w:sz w:val="18"/>
                    <w:szCs w:val="18"/>
                  </w:rPr>
                  <w:delText>.</w:delText>
                </w:r>
              </w:del>
              <w:r>
                <w:rPr>
                  <w:rFonts w:asciiTheme="minorHAnsi" w:hAnsiTheme="minorHAnsi"/>
                  <w:sz w:val="18"/>
                  <w:szCs w:val="18"/>
                </w:rPr>
                <w:t>&gt;&gt;</w:t>
              </w:r>
            </w:ins>
          </w:p>
        </w:tc>
      </w:tr>
      <w:tr w:rsidR="00E51AD3" w:rsidRPr="007A5D38" w14:paraId="104BFD3C" w14:textId="77777777" w:rsidTr="003D3B50">
        <w:trPr>
          <w:trHeight w:val="158"/>
          <w:ins w:id="961" w:author="Moua, Cheng@Energy" w:date="2022-01-20T17:13:00Z"/>
        </w:trPr>
        <w:tc>
          <w:tcPr>
            <w:tcW w:w="626" w:type="dxa"/>
            <w:vAlign w:val="center"/>
          </w:tcPr>
          <w:p w14:paraId="247A6428" w14:textId="5A9A4949" w:rsidR="00E51AD3" w:rsidRDefault="00E51AD3" w:rsidP="00E51AD3">
            <w:pPr>
              <w:jc w:val="center"/>
              <w:rPr>
                <w:ins w:id="962" w:author="Moua, Cheng@Energy" w:date="2022-01-20T17:13:00Z"/>
                <w:rFonts w:asciiTheme="minorHAnsi" w:hAnsiTheme="minorHAnsi" w:cstheme="minorHAnsi"/>
                <w:sz w:val="18"/>
                <w:szCs w:val="18"/>
              </w:rPr>
            </w:pPr>
            <w:ins w:id="963" w:author="Moua, Cheng@Energy" w:date="2022-01-20T17:13:00Z">
              <w:r>
                <w:rPr>
                  <w:rFonts w:asciiTheme="minorHAnsi" w:hAnsiTheme="minorHAnsi" w:cstheme="minorHAnsi"/>
                  <w:sz w:val="18"/>
                  <w:szCs w:val="18"/>
                </w:rPr>
                <w:t>08</w:t>
              </w:r>
            </w:ins>
          </w:p>
        </w:tc>
        <w:tc>
          <w:tcPr>
            <w:tcW w:w="4499" w:type="dxa"/>
            <w:vAlign w:val="center"/>
          </w:tcPr>
          <w:p w14:paraId="0661148C" w14:textId="21E94AC0" w:rsidR="00E51AD3" w:rsidRDefault="00E51AD3" w:rsidP="00E51AD3">
            <w:pPr>
              <w:rPr>
                <w:ins w:id="964" w:author="Moua, Cheng@Energy" w:date="2022-01-20T17:13:00Z"/>
                <w:rFonts w:asciiTheme="minorHAnsi" w:hAnsiTheme="minorHAnsi" w:cstheme="minorHAnsi"/>
                <w:sz w:val="18"/>
                <w:szCs w:val="18"/>
              </w:rPr>
            </w:pPr>
            <w:ins w:id="965" w:author="Moua, Cheng@Energy" w:date="2022-01-20T17:13:00Z">
              <w:r>
                <w:rPr>
                  <w:rFonts w:asciiTheme="minorHAnsi" w:hAnsiTheme="minorHAnsi"/>
                  <w:sz w:val="18"/>
                  <w:szCs w:val="18"/>
                </w:rPr>
                <w:t>Kitchen Range (Cooking Stove) Fuel Type</w:t>
              </w:r>
            </w:ins>
          </w:p>
        </w:tc>
        <w:tc>
          <w:tcPr>
            <w:tcW w:w="5665" w:type="dxa"/>
          </w:tcPr>
          <w:p w14:paraId="555DF34F" w14:textId="515BDA00" w:rsidR="00E51AD3" w:rsidRPr="00F5715E" w:rsidRDefault="00E51AD3" w:rsidP="00E51AD3">
            <w:pPr>
              <w:rPr>
                <w:ins w:id="966" w:author="Moua, Cheng@Energy" w:date="2022-01-20T17:13:00Z"/>
                <w:rFonts w:asciiTheme="minorHAnsi" w:hAnsiTheme="minorHAnsi"/>
                <w:sz w:val="18"/>
                <w:szCs w:val="18"/>
              </w:rPr>
            </w:pPr>
            <w:ins w:id="967" w:author="Moua, Cheng@Energy" w:date="2022-01-20T17:14:00Z">
              <w:r>
                <w:rPr>
                  <w:rFonts w:asciiTheme="minorHAnsi" w:hAnsiTheme="minorHAnsi"/>
                  <w:sz w:val="18"/>
                  <w:szCs w:val="18"/>
                </w:rPr>
                <w:t>&lt;&lt;User Entered Value; Selections = (</w:t>
              </w:r>
              <w:proofErr w:type="gramStart"/>
              <w:r w:rsidR="002827EB">
                <w:rPr>
                  <w:rFonts w:asciiTheme="minorHAnsi" w:hAnsiTheme="minorHAnsi"/>
                  <w:sz w:val="18"/>
                  <w:szCs w:val="18"/>
                </w:rPr>
                <w:t xml:space="preserve">Electric </w:t>
              </w:r>
              <w:r>
                <w:rPr>
                  <w:rFonts w:asciiTheme="minorHAnsi" w:hAnsiTheme="minorHAnsi"/>
                  <w:sz w:val="18"/>
                  <w:szCs w:val="18"/>
                </w:rPr>
                <w:t>,</w:t>
              </w:r>
              <w:proofErr w:type="gramEnd"/>
              <w:r>
                <w:rPr>
                  <w:rFonts w:asciiTheme="minorHAnsi" w:hAnsiTheme="minorHAnsi"/>
                  <w:sz w:val="18"/>
                  <w:szCs w:val="18"/>
                </w:rPr>
                <w:t xml:space="preserve"> </w:t>
              </w:r>
              <w:r w:rsidR="002827EB">
                <w:rPr>
                  <w:rFonts w:asciiTheme="minorHAnsi" w:hAnsiTheme="minorHAnsi"/>
                  <w:sz w:val="18"/>
                  <w:szCs w:val="18"/>
                </w:rPr>
                <w:t>Natural Gas</w:t>
              </w:r>
              <w:r>
                <w:rPr>
                  <w:rFonts w:asciiTheme="minorHAnsi" w:hAnsiTheme="minorHAnsi"/>
                  <w:sz w:val="18"/>
                  <w:szCs w:val="18"/>
                </w:rPr>
                <w:t>)&gt;&gt;</w:t>
              </w:r>
            </w:ins>
          </w:p>
        </w:tc>
      </w:tr>
    </w:tbl>
    <w:p w14:paraId="218E762D" w14:textId="72C4747D" w:rsidR="005A2B97" w:rsidRDefault="005A2B97" w:rsidP="00D65FA1">
      <w:pPr>
        <w:rPr>
          <w:ins w:id="968" w:author="Alhabibi, Haider@Energy" w:date="2022-01-09T21:53:00Z"/>
          <w:rFonts w:asciiTheme="minorHAnsi" w:hAnsiTheme="minorHAnsi"/>
          <w:szCs w:val="18"/>
        </w:rPr>
      </w:pPr>
    </w:p>
    <w:tbl>
      <w:tblPr>
        <w:tblW w:w="10795" w:type="dxa"/>
        <w:jc w:val="center"/>
        <w:tblLook w:val="04A0" w:firstRow="1" w:lastRow="0" w:firstColumn="1" w:lastColumn="0" w:noHBand="0" w:noVBand="1"/>
      </w:tblPr>
      <w:tblGrid>
        <w:gridCol w:w="10795"/>
        <w:tblGridChange w:id="969">
          <w:tblGrid>
            <w:gridCol w:w="5"/>
            <w:gridCol w:w="10790"/>
            <w:gridCol w:w="5"/>
          </w:tblGrid>
        </w:tblGridChange>
      </w:tblGrid>
      <w:tr w:rsidR="00C06379" w:rsidRPr="00A97C62" w14:paraId="29A70EA8" w14:textId="77777777" w:rsidTr="00855975">
        <w:trPr>
          <w:trHeight w:val="270"/>
          <w:jc w:val="center"/>
          <w:ins w:id="970" w:author="Alhabibi, Haider@Energy" w:date="2022-01-09T20:21:00Z"/>
        </w:trPr>
        <w:tc>
          <w:tcPr>
            <w:tcW w:w="10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1DAE4" w14:textId="1262243F" w:rsidR="00C06379" w:rsidRPr="00C736C5" w:rsidRDefault="00C06379" w:rsidP="00855975">
            <w:pPr>
              <w:rPr>
                <w:ins w:id="971" w:author="Alhabibi, Haider@Energy" w:date="2022-01-09T20:21:00Z"/>
                <w:rFonts w:ascii="Calibri" w:eastAsia="Times New Roman" w:hAnsi="Calibri" w:cs="Calibri"/>
                <w:b/>
                <w:bCs/>
                <w:color w:val="000000"/>
              </w:rPr>
            </w:pPr>
            <w:ins w:id="972" w:author="Alhabibi, Haider@Energy" w:date="2022-01-09T20:21:00Z">
              <w:r w:rsidRPr="00C736C5">
                <w:rPr>
                  <w:rFonts w:ascii="Calibri" w:eastAsia="Times New Roman" w:hAnsi="Calibri" w:cs="Calibri"/>
                  <w:b/>
                  <w:bCs/>
                  <w:color w:val="000000"/>
                </w:rPr>
                <w:t xml:space="preserve">B. Local Mechanical Exhaust System </w:t>
              </w:r>
            </w:ins>
            <w:ins w:id="973" w:author="Moua, Cheng@Energy" w:date="2022-01-20T15:49:00Z">
              <w:r w:rsidR="00885501">
                <w:rPr>
                  <w:rFonts w:ascii="Calibri" w:eastAsia="Times New Roman" w:hAnsi="Calibri" w:cs="Calibri"/>
                  <w:b/>
                  <w:bCs/>
                  <w:color w:val="000000"/>
                </w:rPr>
                <w:t>(</w:t>
              </w:r>
              <w:r w:rsidR="00885501">
                <w:rPr>
                  <w:rFonts w:ascii="Calibri" w:eastAsia="Times New Roman" w:hAnsi="Calibri" w:cs="Calibri"/>
                  <w:b/>
                  <w:bCs/>
                  <w:i/>
                  <w:iCs/>
                  <w:color w:val="000000"/>
                </w:rPr>
                <w:t>Section 1</w:t>
              </w:r>
            </w:ins>
            <w:ins w:id="974" w:author="Moua, Cheng@Energy" w:date="2022-02-17T16:51:00Z">
              <w:r w:rsidR="00206BA1">
                <w:rPr>
                  <w:rFonts w:ascii="Calibri" w:eastAsia="Times New Roman" w:hAnsi="Calibri" w:cs="Calibri"/>
                  <w:b/>
                  <w:bCs/>
                  <w:i/>
                  <w:iCs/>
                  <w:color w:val="000000"/>
                </w:rPr>
                <w:t>60.2(b)2</w:t>
              </w:r>
            </w:ins>
            <w:ins w:id="975" w:author="Moua, Cheng@Energy" w:date="2022-02-17T16:52:00Z">
              <w:r w:rsidR="00206BA1">
                <w:rPr>
                  <w:rFonts w:ascii="Calibri" w:eastAsia="Times New Roman" w:hAnsi="Calibri" w:cs="Calibri"/>
                  <w:b/>
                  <w:bCs/>
                  <w:i/>
                  <w:iCs/>
                  <w:color w:val="000000"/>
                </w:rPr>
                <w:t>Avi</w:t>
              </w:r>
            </w:ins>
            <w:ins w:id="976" w:author="Moua, Cheng@Energy" w:date="2022-01-20T15:49:00Z">
              <w:r w:rsidR="00885501">
                <w:rPr>
                  <w:rFonts w:ascii="Calibri" w:eastAsia="Times New Roman" w:hAnsi="Calibri" w:cs="Calibri"/>
                  <w:b/>
                  <w:bCs/>
                  <w:color w:val="000000"/>
                </w:rPr>
                <w:t xml:space="preserve">) </w:t>
              </w:r>
            </w:ins>
            <w:ins w:id="977" w:author="Alhabibi, Haider@Energy" w:date="2022-01-09T20:21:00Z">
              <w:r w:rsidRPr="00C736C5">
                <w:rPr>
                  <w:rFonts w:ascii="Calibri" w:eastAsia="Times New Roman" w:hAnsi="Calibri" w:cs="Calibri"/>
                  <w:b/>
                  <w:bCs/>
                  <w:color w:val="000000"/>
                </w:rPr>
                <w:t>– Fan Selection and Duct Design Criteria for Compliance</w:t>
              </w:r>
            </w:ins>
          </w:p>
        </w:tc>
      </w:tr>
      <w:tr w:rsidR="00C06379" w:rsidRPr="00A97C62" w14:paraId="48357E42" w14:textId="77777777" w:rsidTr="00D13641">
        <w:tblPrEx>
          <w:tblW w:w="10795" w:type="dxa"/>
          <w:jc w:val="center"/>
          <w:tblPrExChange w:id="978" w:author="Alhabibi, Haider@Energy" w:date="2022-03-11T18:44:00Z">
            <w:tblPrEx>
              <w:tblW w:w="10795" w:type="dxa"/>
              <w:jc w:val="center"/>
            </w:tblPrEx>
          </w:tblPrExChange>
        </w:tblPrEx>
        <w:trPr>
          <w:trHeight w:val="476"/>
          <w:jc w:val="center"/>
          <w:ins w:id="979" w:author="Alhabibi, Haider@Energy" w:date="2022-01-09T20:21:00Z"/>
          <w:trPrChange w:id="980" w:author="Alhabibi, Haider@Energy" w:date="2022-03-11T18:44:00Z">
            <w:trPr>
              <w:gridAfter w:val="0"/>
              <w:trHeight w:val="1335"/>
              <w:jc w:val="center"/>
            </w:trPr>
          </w:trPrChange>
        </w:trPr>
        <w:tc>
          <w:tcPr>
            <w:tcW w:w="10795" w:type="dxa"/>
            <w:tcBorders>
              <w:top w:val="single" w:sz="4" w:space="0" w:color="auto"/>
              <w:left w:val="single" w:sz="4" w:space="0" w:color="auto"/>
              <w:bottom w:val="single" w:sz="4" w:space="0" w:color="auto"/>
              <w:right w:val="single" w:sz="4" w:space="0" w:color="auto"/>
            </w:tcBorders>
            <w:shd w:val="clear" w:color="auto" w:fill="auto"/>
            <w:hideMark/>
            <w:tcPrChange w:id="981" w:author="Alhabibi, Haider@Energy" w:date="2022-03-11T18:44:00Z">
              <w:tcPr>
                <w:tcW w:w="10795" w:type="dxa"/>
                <w:gridSpan w:val="2"/>
                <w:tcBorders>
                  <w:top w:val="single" w:sz="4" w:space="0" w:color="auto"/>
                  <w:left w:val="single" w:sz="4" w:space="0" w:color="auto"/>
                  <w:bottom w:val="single" w:sz="4" w:space="0" w:color="auto"/>
                  <w:right w:val="single" w:sz="4" w:space="0" w:color="auto"/>
                </w:tcBorders>
                <w:shd w:val="clear" w:color="auto" w:fill="auto"/>
                <w:hideMark/>
              </w:tcPr>
            </w:tcPrChange>
          </w:tcPr>
          <w:p w14:paraId="7AE898A9" w14:textId="3AD893EA" w:rsidR="00C06379" w:rsidRPr="00D13641" w:rsidRDefault="007B028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82" w:author="Alhabibi, Haider@Energy" w:date="2022-01-09T20:21:00Z"/>
                <w:rFonts w:asciiTheme="minorHAnsi" w:hAnsiTheme="minorHAnsi" w:cs="font78"/>
                <w:sz w:val="18"/>
                <w:szCs w:val="18"/>
                <w:rPrChange w:id="983" w:author="Alhabibi, Haider@Energy" w:date="2022-03-11T18:44:00Z">
                  <w:rPr>
                    <w:ins w:id="984" w:author="Alhabibi, Haider@Energy" w:date="2022-01-09T20:21:00Z"/>
                  </w:rPr>
                </w:rPrChange>
              </w:rPr>
              <w:pPrChange w:id="985" w:author="Alhabibi, Haider@Energy" w:date="2022-03-11T18:44:00Z">
                <w:pPr>
                  <w:pStyle w:val="ListParagraph"/>
                  <w:numPr>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360"/>
                </w:pPr>
              </w:pPrChange>
            </w:pPr>
            <w:ins w:id="986" w:author="Alhabibi, Haider@Energy" w:date="2022-03-11T18:44:00Z">
              <w:r w:rsidRPr="00D13641">
                <w:rPr>
                  <w:rFonts w:asciiTheme="minorHAnsi" w:hAnsiTheme="minorHAnsi"/>
                  <w:sz w:val="18"/>
                  <w:szCs w:val="18"/>
                  <w:rPrChange w:id="987" w:author="Alhabibi, Haider@Energy" w:date="2022-03-11T18:44:00Z">
                    <w:rPr/>
                  </w:rPrChange>
                </w:rPr>
                <w:t>&lt;&lt;Static Text - see the top&gt;&gt;</w:t>
              </w:r>
            </w:ins>
            <w:ins w:id="988" w:author="Moua, Cheng@Energy" w:date="2022-01-20T15:49:00Z">
              <w:del w:id="989" w:author="Alhabibi, Haider@Energy" w:date="2022-03-11T18:44:00Z">
                <w:r w:rsidR="00B6241C" w:rsidRPr="00D13641" w:rsidDel="007B0284">
                  <w:rPr>
                    <w:rFonts w:asciiTheme="minorHAnsi" w:hAnsiTheme="minorHAnsi" w:cs="font78"/>
                    <w:sz w:val="18"/>
                    <w:szCs w:val="18"/>
                    <w:rPrChange w:id="990" w:author="Alhabibi, Haider@Energy" w:date="2022-03-11T18:44:00Z">
                      <w:rPr/>
                    </w:rPrChange>
                  </w:rPr>
                  <w:delText xml:space="preserve"> in accor</w:delText>
                </w:r>
              </w:del>
            </w:ins>
            <w:ins w:id="991" w:author="Moua, Cheng@Energy" w:date="2022-01-20T15:50:00Z">
              <w:del w:id="992" w:author="Alhabibi, Haider@Energy" w:date="2022-03-11T18:44:00Z">
                <w:r w:rsidR="00B6241C" w:rsidRPr="00D13641" w:rsidDel="007B0284">
                  <w:rPr>
                    <w:rFonts w:asciiTheme="minorHAnsi" w:hAnsiTheme="minorHAnsi" w:cs="font78"/>
                    <w:sz w:val="18"/>
                    <w:szCs w:val="18"/>
                    <w:rPrChange w:id="993" w:author="Alhabibi, Haider@Energy" w:date="2022-03-11T18:44:00Z">
                      <w:rPr/>
                    </w:rPrChange>
                  </w:rPr>
                  <w:delText>dance with Section 1</w:delText>
                </w:r>
              </w:del>
            </w:ins>
            <w:ins w:id="994" w:author="Moua, Cheng@Energy" w:date="2022-02-17T16:53:00Z">
              <w:del w:id="995" w:author="Alhabibi, Haider@Energy" w:date="2022-03-11T18:44:00Z">
                <w:r w:rsidR="00717582" w:rsidRPr="00D13641" w:rsidDel="007B0284">
                  <w:rPr>
                    <w:rFonts w:asciiTheme="minorHAnsi" w:hAnsiTheme="minorHAnsi" w:cs="font78"/>
                    <w:sz w:val="18"/>
                    <w:szCs w:val="18"/>
                    <w:rPrChange w:id="996" w:author="Alhabibi, Haider@Energy" w:date="2022-03-11T18:44:00Z">
                      <w:rPr/>
                    </w:rPrChange>
                  </w:rPr>
                  <w:delText>60.2(b)2Avi</w:delText>
                </w:r>
              </w:del>
            </w:ins>
            <w:ins w:id="997" w:author="Moua, Cheng@Energy" w:date="2022-01-20T15:50:00Z">
              <w:del w:id="998" w:author="Alhabibi, Haider@Energy" w:date="2022-03-11T18:44:00Z">
                <w:r w:rsidR="00B6241C" w:rsidRPr="00D13641" w:rsidDel="007B0284">
                  <w:rPr>
                    <w:rFonts w:asciiTheme="minorHAnsi" w:hAnsiTheme="minorHAnsi" w:cs="font78"/>
                    <w:sz w:val="18"/>
                    <w:szCs w:val="18"/>
                    <w:rPrChange w:id="999" w:author="Alhabibi, Haider@Energy" w:date="2022-03-11T18:44:00Z">
                      <w:rPr/>
                    </w:rPrChange>
                  </w:rPr>
                  <w:delText>Systems shall be rated for airflow in accordance with ASHRAE 62.2 section 7.1.</w:delText>
                </w:r>
              </w:del>
            </w:ins>
            <w:ins w:id="1000" w:author="Moua, Cheng@Energy" w:date="2022-02-17T16:54:00Z">
              <w:del w:id="1001" w:author="Alhabibi, Haider@Energy" w:date="2022-03-11T18:44:00Z">
                <w:r w:rsidR="00717582" w:rsidRPr="00D13641" w:rsidDel="007B0284">
                  <w:rPr>
                    <w:rFonts w:asciiTheme="minorHAnsi" w:hAnsiTheme="minorHAnsi" w:cs="font78"/>
                    <w:i/>
                    <w:iCs/>
                    <w:sz w:val="18"/>
                    <w:szCs w:val="18"/>
                    <w:rPrChange w:id="1002" w:author="Alhabibi, Haider@Energy" w:date="2022-03-11T18:44:00Z">
                      <w:rPr>
                        <w:i/>
                        <w:iCs/>
                      </w:rPr>
                    </w:rPrChange>
                  </w:rPr>
                  <w:delText>60.2</w:delText>
                </w:r>
              </w:del>
            </w:ins>
            <w:ins w:id="1003" w:author="Moua, Cheng@Energy" w:date="2022-01-20T15:51:00Z">
              <w:del w:id="1004" w:author="Alhabibi, Haider@Energy" w:date="2022-03-11T18:44:00Z">
                <w:r w:rsidR="002667E8" w:rsidRPr="00D13641" w:rsidDel="007B0284">
                  <w:rPr>
                    <w:rFonts w:asciiTheme="minorHAnsi" w:hAnsiTheme="minorHAnsi" w:cs="font78"/>
                    <w:i/>
                    <w:iCs/>
                    <w:sz w:val="18"/>
                    <w:szCs w:val="18"/>
                    <w:rPrChange w:id="1005" w:author="Alhabibi, Haider@Energy" w:date="2022-03-11T18:44:00Z">
                      <w:rPr>
                        <w:i/>
                        <w:iCs/>
                      </w:rPr>
                    </w:rPrChange>
                  </w:rPr>
                  <w:delText>,</w:delText>
                </w:r>
              </w:del>
            </w:ins>
            <w:ins w:id="1006" w:author="Moua, Cheng@Energy" w:date="2022-02-17T16:54:00Z">
              <w:del w:id="1007" w:author="Alhabibi, Haider@Energy" w:date="2022-03-11T18:44:00Z">
                <w:r w:rsidR="00717582" w:rsidRPr="00D13641" w:rsidDel="007B0284">
                  <w:rPr>
                    <w:rFonts w:asciiTheme="minorHAnsi" w:hAnsiTheme="minorHAnsi" w:cs="font78"/>
                    <w:i/>
                    <w:iCs/>
                    <w:sz w:val="18"/>
                    <w:szCs w:val="18"/>
                    <w:rPrChange w:id="1008" w:author="Alhabibi, Haider@Energy" w:date="2022-03-11T18:44:00Z">
                      <w:rPr>
                        <w:i/>
                        <w:iCs/>
                      </w:rPr>
                    </w:rPrChange>
                  </w:rPr>
                  <w:delText>60.2</w:delText>
                </w:r>
              </w:del>
            </w:ins>
            <w:ins w:id="1009" w:author="Moua, Cheng@Energy" w:date="2022-01-20T15:51:00Z">
              <w:del w:id="1010" w:author="Alhabibi, Haider@Energy" w:date="2022-03-11T18:44:00Z">
                <w:r w:rsidR="00B155E4" w:rsidRPr="00D13641" w:rsidDel="007B0284">
                  <w:rPr>
                    <w:rFonts w:asciiTheme="minorHAnsi" w:hAnsiTheme="minorHAnsi" w:cs="font78"/>
                    <w:i/>
                    <w:iCs/>
                    <w:sz w:val="18"/>
                    <w:szCs w:val="18"/>
                    <w:rPrChange w:id="1011" w:author="Alhabibi, Haider@Energy" w:date="2022-03-11T18:44:00Z">
                      <w:rPr>
                        <w:i/>
                        <w:iCs/>
                      </w:rPr>
                    </w:rPrChange>
                  </w:rPr>
                  <w:delText>, or 1</w:delText>
                </w:r>
              </w:del>
            </w:ins>
            <w:ins w:id="1012" w:author="Moua, Cheng@Energy" w:date="2022-02-17T16:54:00Z">
              <w:del w:id="1013" w:author="Alhabibi, Haider@Energy" w:date="2022-03-11T18:44:00Z">
                <w:r w:rsidR="00717582" w:rsidRPr="00D13641" w:rsidDel="007B0284">
                  <w:rPr>
                    <w:rFonts w:asciiTheme="minorHAnsi" w:hAnsiTheme="minorHAnsi" w:cs="font78"/>
                    <w:i/>
                    <w:iCs/>
                    <w:sz w:val="18"/>
                    <w:szCs w:val="18"/>
                    <w:rPrChange w:id="1014" w:author="Alhabibi, Haider@Energy" w:date="2022-03-11T18:44:00Z">
                      <w:rPr>
                        <w:i/>
                        <w:iCs/>
                      </w:rPr>
                    </w:rPrChange>
                  </w:rPr>
                  <w:delText>60.2</w:delText>
                </w:r>
              </w:del>
            </w:ins>
            <w:ins w:id="1015" w:author="Moua, Cheng@Energy" w:date="2022-01-20T15:51:00Z">
              <w:del w:id="1016" w:author="Alhabibi, Haider@Energy" w:date="2022-03-11T18:44:00Z">
                <w:r w:rsidR="00B155E4" w:rsidRPr="00D13641" w:rsidDel="007B0284">
                  <w:rPr>
                    <w:rFonts w:asciiTheme="minorHAnsi" w:hAnsiTheme="minorHAnsi" w:cs="font78"/>
                    <w:i/>
                    <w:iCs/>
                    <w:sz w:val="18"/>
                    <w:szCs w:val="18"/>
                    <w:rPrChange w:id="1017" w:author="Alhabibi, Haider@Energy" w:date="2022-03-11T18:44:00Z">
                      <w:rPr>
                        <w:i/>
                        <w:iCs/>
                      </w:rPr>
                    </w:rPrChange>
                  </w:rPr>
                  <w:delText>-G</w:delText>
                </w:r>
              </w:del>
            </w:ins>
            <w:ins w:id="1018" w:author="Moua, Cheng@Energy" w:date="2022-02-17T16:54:00Z">
              <w:del w:id="1019" w:author="Alhabibi, Haider@Energy" w:date="2022-03-11T18:44:00Z">
                <w:r w:rsidR="00BE3C7A" w:rsidRPr="00D13641" w:rsidDel="007B0284">
                  <w:rPr>
                    <w:rFonts w:asciiTheme="minorHAnsi" w:hAnsiTheme="minorHAnsi" w:cs="font78"/>
                    <w:i/>
                    <w:iCs/>
                    <w:sz w:val="18"/>
                    <w:szCs w:val="18"/>
                    <w:rPrChange w:id="1020" w:author="Alhabibi, Haider@Energy" w:date="2022-03-11T18:44:00Z">
                      <w:rPr>
                        <w:i/>
                        <w:iCs/>
                      </w:rPr>
                    </w:rPrChange>
                  </w:rPr>
                  <w:delText>60.2</w:delText>
                </w:r>
              </w:del>
            </w:ins>
          </w:p>
        </w:tc>
      </w:tr>
    </w:tbl>
    <w:p w14:paraId="6B4E91CF" w14:textId="307C81F2" w:rsidR="00C06379" w:rsidRPr="00C736C5" w:rsidDel="007A6152" w:rsidRDefault="00BE3C7A" w:rsidP="00855975">
      <w:pPr>
        <w:pStyle w:val="Default"/>
        <w:jc w:val="center"/>
        <w:rPr>
          <w:del w:id="1021" w:author="Alhabibi, Haider@Energy" w:date="2022-03-11T18:45:00Z"/>
          <w:sz w:val="18"/>
          <w:szCs w:val="18"/>
        </w:rPr>
      </w:pPr>
      <w:ins w:id="1022" w:author="Moua, Cheng@Energy" w:date="2022-02-17T16:54:00Z">
        <w:del w:id="1023" w:author="Alhabibi, Haider@Energy" w:date="2022-03-11T18:45:00Z">
          <w:r w:rsidDel="007A6152">
            <w:rPr>
              <w:rFonts w:eastAsia="Times New Roman"/>
              <w:b/>
              <w:bCs/>
              <w:sz w:val="18"/>
              <w:szCs w:val="18"/>
            </w:rPr>
            <w:delText>60.2</w:delText>
          </w:r>
        </w:del>
      </w:ins>
      <w:ins w:id="1024" w:author="Moua, Cheng@Energy" w:date="2022-01-20T15:52:00Z">
        <w:del w:id="1025" w:author="Alhabibi, Haider@Energy" w:date="2022-03-11T18:45:00Z">
          <w:r w:rsidR="00232184" w:rsidDel="007A6152">
            <w:rPr>
              <w:rFonts w:eastAsia="Times New Roman"/>
              <w:b/>
              <w:bCs/>
              <w:sz w:val="18"/>
              <w:szCs w:val="18"/>
            </w:rPr>
            <w:delText xml:space="preserve"> and Capture Efficiency</w:delText>
          </w:r>
        </w:del>
      </w:ins>
      <w:ins w:id="1026" w:author="Moua, Cheng@Energy" w:date="2022-02-17T16:54:00Z">
        <w:del w:id="1027" w:author="Alhabibi, Haider@Energy" w:date="2022-03-11T18:45:00Z">
          <w:r w:rsidDel="007A6152">
            <w:rPr>
              <w:rFonts w:eastAsia="Times New Roman"/>
              <w:sz w:val="18"/>
              <w:szCs w:val="18"/>
            </w:rPr>
            <w:delText>60.2</w:delText>
          </w:r>
        </w:del>
      </w:ins>
      <w:ins w:id="1028" w:author="Moua, Cheng@Energy" w:date="2022-01-20T15:52:00Z">
        <w:del w:id="1029" w:author="Alhabibi, Haider@Energy" w:date="2022-03-11T18:45:00Z">
          <w:r w:rsidR="00232184" w:rsidDel="007A6152">
            <w:rPr>
              <w:rFonts w:eastAsia="Times New Roman"/>
              <w:b/>
              <w:bCs/>
              <w:sz w:val="18"/>
              <w:szCs w:val="18"/>
            </w:rPr>
            <w:delText>1</w:delText>
          </w:r>
        </w:del>
      </w:ins>
      <w:ins w:id="1030" w:author="Moua, Cheng@Energy" w:date="2022-02-17T16:55:00Z">
        <w:del w:id="1031" w:author="Alhabibi, Haider@Energy" w:date="2022-03-11T18:45:00Z">
          <w:r w:rsidDel="007A6152">
            <w:rPr>
              <w:rFonts w:eastAsia="Times New Roman"/>
              <w:b/>
              <w:bCs/>
              <w:sz w:val="18"/>
              <w:szCs w:val="18"/>
            </w:rPr>
            <w:delText>60.260.2</w:delText>
          </w:r>
        </w:del>
      </w:ins>
      <w:del w:id="1032" w:author="Alhabibi, Haider@Energy" w:date="2022-03-11T18:45:00Z">
        <w:r w:rsidR="00C06379" w:rsidRPr="00C736C5" w:rsidDel="007A6152">
          <w:rPr>
            <w:sz w:val="18"/>
            <w:szCs w:val="18"/>
          </w:rPr>
          <w:delText xml:space="preserve"> </w:delText>
        </w:r>
      </w:del>
    </w:p>
    <w:p w14:paraId="176E8DEF" w14:textId="78819C3F" w:rsidR="00841A90" w:rsidRDefault="00232184" w:rsidP="00D65FA1">
      <w:pPr>
        <w:rPr>
          <w:rFonts w:asciiTheme="minorHAnsi" w:hAnsiTheme="minorHAnsi"/>
          <w:szCs w:val="18"/>
        </w:rPr>
      </w:pPr>
      <w:ins w:id="1033" w:author="Moua, Cheng@Energy" w:date="2022-01-20T15:53:00Z">
        <w:del w:id="1034" w:author="Alhabibi, Haider@Energy" w:date="2022-03-11T18:46:00Z">
          <w:r w:rsidDel="007A6152">
            <w:rPr>
              <w:rFonts w:ascii="Calibri" w:eastAsia="Times New Roman" w:hAnsi="Calibri" w:cs="Calibri"/>
              <w:b/>
              <w:bCs/>
              <w:sz w:val="18"/>
              <w:szCs w:val="18"/>
            </w:rPr>
            <w:delText>1</w:delText>
          </w:r>
        </w:del>
      </w:ins>
      <w:ins w:id="1035" w:author="Moua, Cheng@Energy" w:date="2022-02-17T16:55:00Z">
        <w:del w:id="1036" w:author="Alhabibi, Haider@Energy" w:date="2022-03-11T18:46:00Z">
          <w:r w:rsidR="00674909" w:rsidDel="007A6152">
            <w:rPr>
              <w:rFonts w:ascii="Calibri" w:eastAsia="Times New Roman" w:hAnsi="Calibri" w:cs="Calibri"/>
              <w:b/>
              <w:bCs/>
              <w:sz w:val="18"/>
              <w:szCs w:val="18"/>
            </w:rPr>
            <w:delText>60.2</w:delText>
          </w:r>
        </w:del>
      </w:ins>
      <w:ins w:id="1037" w:author="Moua, Cheng@Energy" w:date="2022-01-20T15:53:00Z">
        <w:del w:id="1038" w:author="Alhabibi, Haider@Energy" w:date="2022-03-11T18:46:00Z">
          <w:r w:rsidR="00251264" w:rsidDel="007A6152">
            <w:rPr>
              <w:rFonts w:ascii="Calibri" w:eastAsia="Times New Roman" w:hAnsi="Calibri" w:cs="Calibri"/>
              <w:color w:val="000000"/>
              <w:sz w:val="18"/>
              <w:szCs w:val="18"/>
            </w:rPr>
            <w:delText>6</w:delText>
          </w:r>
          <w:r w:rsidR="00251264" w:rsidDel="007A6152">
            <w:rPr>
              <w:rFonts w:ascii="TimesNewRomanPSMT" w:hAnsi="TimesNewRomanPSMT" w:cs="TimesNewRomanPSMT"/>
              <w:sz w:val="18"/>
              <w:szCs w:val="18"/>
            </w:rPr>
            <w:delText xml:space="preserve">a. </w:delText>
          </w:r>
        </w:del>
      </w:ins>
    </w:p>
    <w:p w14:paraId="5D6B1A7D" w14:textId="77777777" w:rsidR="00C06379" w:rsidRDefault="00C06379"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28"/>
        <w:gridCol w:w="182"/>
        <w:gridCol w:w="954"/>
        <w:gridCol w:w="1281"/>
        <w:gridCol w:w="1002"/>
        <w:gridCol w:w="1176"/>
        <w:gridCol w:w="1114"/>
        <w:gridCol w:w="1145"/>
        <w:gridCol w:w="1145"/>
        <w:gridCol w:w="1163"/>
      </w:tblGrid>
      <w:tr w:rsidR="007277D4" w:rsidDel="00731A1A" w14:paraId="5DD14A2F" w14:textId="2FFE50DF" w:rsidTr="00C06379">
        <w:trPr>
          <w:del w:id="1039" w:author="Alhabibi, Haider@Energy" w:date="2022-03-24T15:03:00Z"/>
        </w:trPr>
        <w:tc>
          <w:tcPr>
            <w:tcW w:w="10790" w:type="dxa"/>
            <w:gridSpan w:val="10"/>
            <w:tcBorders>
              <w:top w:val="single" w:sz="4" w:space="0" w:color="000000"/>
              <w:left w:val="single" w:sz="4" w:space="0" w:color="000000"/>
              <w:bottom w:val="single" w:sz="4" w:space="0" w:color="000000"/>
              <w:right w:val="single" w:sz="4" w:space="0" w:color="000000"/>
            </w:tcBorders>
          </w:tcPr>
          <w:p w14:paraId="1F6AC341" w14:textId="4D1B6BAB" w:rsidR="007277D4" w:rsidDel="00731A1A" w:rsidRDefault="007277D4" w:rsidP="007277D4">
            <w:pPr>
              <w:keepNext/>
              <w:rPr>
                <w:del w:id="1040" w:author="Alhabibi, Haider@Energy" w:date="2022-03-24T15:03:00Z"/>
                <w:rFonts w:asciiTheme="minorHAnsi" w:hAnsiTheme="minorHAnsi"/>
                <w:sz w:val="18"/>
                <w:szCs w:val="18"/>
              </w:rPr>
            </w:pPr>
            <w:del w:id="1041" w:author="Alhabibi, Haider@Energy" w:date="2022-01-09T21:53:00Z">
              <w:r w:rsidDel="00841A90">
                <w:rPr>
                  <w:rFonts w:asciiTheme="minorHAnsi" w:hAnsiTheme="minorHAnsi"/>
                  <w:b/>
                  <w:szCs w:val="18"/>
                </w:rPr>
                <w:lastRenderedPageBreak/>
                <w:delText>B</w:delText>
              </w:r>
              <w:r w:rsidRPr="0029047D" w:rsidDel="00841A90">
                <w:rPr>
                  <w:rFonts w:asciiTheme="minorHAnsi" w:hAnsiTheme="minorHAnsi"/>
                  <w:b/>
                  <w:szCs w:val="18"/>
                </w:rPr>
                <w:delText xml:space="preserve">. Local Mechanical Exhaust System – Fan </w:delText>
              </w:r>
              <w:r w:rsidDel="00841A90">
                <w:rPr>
                  <w:rFonts w:asciiTheme="minorHAnsi" w:hAnsiTheme="minorHAnsi"/>
                  <w:b/>
                  <w:szCs w:val="18"/>
                </w:rPr>
                <w:delText>S</w:delText>
              </w:r>
              <w:r w:rsidRPr="0029047D" w:rsidDel="00841A90">
                <w:rPr>
                  <w:rFonts w:asciiTheme="minorHAnsi" w:hAnsiTheme="minorHAnsi"/>
                  <w:b/>
                  <w:szCs w:val="18"/>
                </w:rPr>
                <w:delText xml:space="preserve">election and </w:delText>
              </w:r>
              <w:r w:rsidDel="00841A90">
                <w:rPr>
                  <w:rFonts w:asciiTheme="minorHAnsi" w:hAnsiTheme="minorHAnsi"/>
                  <w:b/>
                  <w:szCs w:val="18"/>
                </w:rPr>
                <w:delText>D</w:delText>
              </w:r>
              <w:r w:rsidRPr="0029047D" w:rsidDel="00841A90">
                <w:rPr>
                  <w:rFonts w:asciiTheme="minorHAnsi" w:hAnsiTheme="minorHAnsi"/>
                  <w:b/>
                  <w:szCs w:val="18"/>
                </w:rPr>
                <w:delText xml:space="preserve">uct </w:delText>
              </w:r>
              <w:r w:rsidDel="00841A90">
                <w:rPr>
                  <w:rFonts w:asciiTheme="minorHAnsi" w:hAnsiTheme="minorHAnsi"/>
                  <w:b/>
                  <w:szCs w:val="18"/>
                </w:rPr>
                <w:delText>D</w:delText>
              </w:r>
              <w:r w:rsidRPr="0029047D" w:rsidDel="00841A90">
                <w:rPr>
                  <w:rFonts w:asciiTheme="minorHAnsi" w:hAnsiTheme="minorHAnsi"/>
                  <w:b/>
                  <w:szCs w:val="18"/>
                </w:rPr>
                <w:delText xml:space="preserve">esign </w:delText>
              </w:r>
              <w:r w:rsidDel="00841A90">
                <w:rPr>
                  <w:rFonts w:asciiTheme="minorHAnsi" w:hAnsiTheme="minorHAnsi"/>
                  <w:b/>
                  <w:szCs w:val="18"/>
                </w:rPr>
                <w:delText>C</w:delText>
              </w:r>
              <w:r w:rsidRPr="0029047D" w:rsidDel="00841A90">
                <w:rPr>
                  <w:rFonts w:asciiTheme="minorHAnsi" w:hAnsiTheme="minorHAnsi"/>
                  <w:b/>
                  <w:szCs w:val="18"/>
                </w:rPr>
                <w:delText xml:space="preserve">riteria for </w:delText>
              </w:r>
              <w:r w:rsidDel="00841A90">
                <w:rPr>
                  <w:rFonts w:asciiTheme="minorHAnsi" w:hAnsiTheme="minorHAnsi"/>
                  <w:b/>
                  <w:szCs w:val="18"/>
                </w:rPr>
                <w:delText>C</w:delText>
              </w:r>
              <w:r w:rsidRPr="0029047D" w:rsidDel="00841A90">
                <w:rPr>
                  <w:rFonts w:asciiTheme="minorHAnsi" w:hAnsiTheme="minorHAnsi"/>
                  <w:b/>
                  <w:szCs w:val="18"/>
                </w:rPr>
                <w:delText>ompliance</w:delText>
              </w:r>
            </w:del>
          </w:p>
        </w:tc>
      </w:tr>
      <w:tr w:rsidR="007277D4" w:rsidDel="00731A1A" w14:paraId="5C28F8CE" w14:textId="740B57D4" w:rsidTr="00C06379">
        <w:trPr>
          <w:trHeight w:val="158"/>
          <w:del w:id="1042" w:author="Alhabibi, Haider@Energy" w:date="2022-03-24T15:03:00Z"/>
        </w:trPr>
        <w:tc>
          <w:tcPr>
            <w:tcW w:w="10790" w:type="dxa"/>
            <w:gridSpan w:val="10"/>
            <w:tcBorders>
              <w:top w:val="single" w:sz="4" w:space="0" w:color="000000"/>
              <w:left w:val="single" w:sz="4" w:space="0" w:color="000000"/>
              <w:bottom w:val="single" w:sz="4" w:space="0" w:color="000000"/>
              <w:right w:val="single" w:sz="4" w:space="0" w:color="000000"/>
            </w:tcBorders>
            <w:vAlign w:val="center"/>
          </w:tcPr>
          <w:p w14:paraId="4117E868" w14:textId="595F40C1" w:rsidR="007277D4" w:rsidDel="00841A90" w:rsidRDefault="007277D4" w:rsidP="007277D4">
            <w:pPr>
              <w:keepNext/>
              <w:rPr>
                <w:del w:id="1043" w:author="Alhabibi, Haider@Energy" w:date="2022-01-09T21:53:00Z"/>
                <w:rFonts w:asciiTheme="minorHAnsi" w:hAnsiTheme="minorHAnsi"/>
                <w:i/>
                <w:sz w:val="18"/>
                <w:szCs w:val="18"/>
              </w:rPr>
            </w:pPr>
            <w:del w:id="1044" w:author="Alhabibi, Haider@Energy" w:date="2022-01-09T21:53:00Z">
              <w:r w:rsidDel="00841A90">
                <w:rPr>
                  <w:rFonts w:asciiTheme="minorHAnsi" w:hAnsiTheme="minorHAnsi"/>
                  <w:sz w:val="18"/>
                  <w:szCs w:val="18"/>
                </w:rPr>
                <w:delText xml:space="preserve">Local mechanical exhaust fans shall be installed in each kitchen and bathroom.  </w:delText>
              </w:r>
              <w:r w:rsidDel="00841A90">
                <w:rPr>
                  <w:rFonts w:asciiTheme="minorHAnsi" w:hAnsiTheme="minorHAnsi"/>
                  <w:i/>
                  <w:sz w:val="18"/>
                  <w:szCs w:val="18"/>
                </w:rPr>
                <w:delText>Delivered local ventilation rates:</w:delText>
              </w:r>
            </w:del>
          </w:p>
          <w:p w14:paraId="4D3BB6DF" w14:textId="6C6E3EBF" w:rsidR="007277D4" w:rsidDel="00841A90" w:rsidRDefault="007277D4" w:rsidP="007277D4">
            <w:pPr>
              <w:pStyle w:val="ListParagraph"/>
              <w:keepNext/>
              <w:numPr>
                <w:ilvl w:val="0"/>
                <w:numId w:val="15"/>
              </w:numPr>
              <w:rPr>
                <w:del w:id="1045" w:author="Alhabibi, Haider@Energy" w:date="2022-01-09T21:53:00Z"/>
                <w:rFonts w:asciiTheme="minorHAnsi" w:hAnsiTheme="minorHAnsi"/>
                <w:sz w:val="18"/>
                <w:szCs w:val="18"/>
              </w:rPr>
            </w:pPr>
            <w:del w:id="1046" w:author="Alhabibi, Haider@Energy" w:date="2022-01-09T21:53:00Z">
              <w:r w:rsidDel="00841A90">
                <w:rPr>
                  <w:rFonts w:asciiTheme="minorHAnsi" w:hAnsiTheme="minorHAnsi"/>
                  <w:i/>
                  <w:sz w:val="18"/>
                  <w:szCs w:val="18"/>
                </w:rPr>
                <w:delText>All local ventilation rates have been measured using a flow hood, flow grid, or other airflow measuring device and meet the requirements of 62.2 Tables 5.1 or 5.2; OR</w:delText>
              </w:r>
            </w:del>
          </w:p>
          <w:p w14:paraId="06E361BB" w14:textId="4A713502" w:rsidR="007277D4" w:rsidDel="00731A1A" w:rsidRDefault="007277D4" w:rsidP="007277D4">
            <w:pPr>
              <w:pStyle w:val="ListParagraph"/>
              <w:keepNext/>
              <w:numPr>
                <w:ilvl w:val="0"/>
                <w:numId w:val="15"/>
              </w:numPr>
              <w:rPr>
                <w:del w:id="1047" w:author="Alhabibi, Haider@Energy" w:date="2022-03-24T15:03:00Z"/>
                <w:rFonts w:asciiTheme="minorHAnsi" w:hAnsiTheme="minorHAnsi"/>
                <w:sz w:val="18"/>
                <w:szCs w:val="18"/>
              </w:rPr>
            </w:pPr>
            <w:del w:id="1048" w:author="Alhabibi, Haider@Energy" w:date="2022-01-09T21:53:00Z">
              <w:r w:rsidDel="00841A90">
                <w:rPr>
                  <w:rFonts w:asciiTheme="minorHAnsi" w:hAnsiTheme="minorHAnsi"/>
                  <w:i/>
                  <w:sz w:val="18"/>
                  <w:szCs w:val="18"/>
                </w:rPr>
                <w:delText>The airflow rating at a pressure of 0.25 in. w.c. of a certified fan is assumed because the local ventilation system duct sizing meets the prescriptive requirements of 62.2 Table 5.3, or manufacturer's design criteria.</w:delText>
              </w:r>
            </w:del>
          </w:p>
        </w:tc>
      </w:tr>
      <w:tr w:rsidR="007277D4" w:rsidDel="00731A1A" w14:paraId="11911A25" w14:textId="02AB0DB0" w:rsidTr="00C06379">
        <w:trPr>
          <w:trHeight w:val="158"/>
          <w:del w:id="1049" w:author="Alhabibi, Haider@Energy" w:date="2022-03-24T15:03:00Z"/>
        </w:trPr>
        <w:tc>
          <w:tcPr>
            <w:tcW w:w="10790" w:type="dxa"/>
            <w:gridSpan w:val="10"/>
            <w:tcBorders>
              <w:top w:val="single" w:sz="4" w:space="0" w:color="000000"/>
              <w:left w:val="single" w:sz="4" w:space="0" w:color="000000"/>
              <w:bottom w:val="single" w:sz="4" w:space="0" w:color="000000"/>
              <w:right w:val="single" w:sz="4" w:space="0" w:color="000000"/>
            </w:tcBorders>
            <w:vAlign w:val="center"/>
          </w:tcPr>
          <w:p w14:paraId="2ADDE7AE" w14:textId="0610362C" w:rsidR="007277D4" w:rsidDel="00841A90" w:rsidRDefault="007277D4" w:rsidP="007277D4">
            <w:pPr>
              <w:keepNext/>
              <w:suppressAutoHyphens/>
              <w:rPr>
                <w:del w:id="1050" w:author="Alhabibi, Haider@Energy" w:date="2022-01-09T21:53:00Z"/>
                <w:rFonts w:asciiTheme="minorHAnsi" w:hAnsiTheme="minorHAnsi"/>
                <w:b/>
                <w:sz w:val="18"/>
                <w:szCs w:val="18"/>
              </w:rPr>
            </w:pPr>
            <w:del w:id="1051" w:author="Alhabibi, Haider@Energy" w:date="2022-01-09T21:53:00Z">
              <w:r w:rsidDel="00841A90">
                <w:rPr>
                  <w:rFonts w:asciiTheme="minorHAnsi" w:hAnsiTheme="minorHAnsi"/>
                  <w:b/>
                  <w:sz w:val="18"/>
                  <w:szCs w:val="18"/>
                </w:rPr>
                <w:delText xml:space="preserve">Table 5.1 </w:delText>
              </w:r>
            </w:del>
          </w:p>
          <w:p w14:paraId="1E0DC6D2" w14:textId="72355281" w:rsidR="007277D4" w:rsidDel="00731A1A" w:rsidRDefault="007277D4" w:rsidP="007277D4">
            <w:pPr>
              <w:keepNext/>
              <w:rPr>
                <w:del w:id="1052" w:author="Alhabibi, Haider@Energy" w:date="2022-03-24T15:03:00Z"/>
                <w:rFonts w:asciiTheme="minorHAnsi" w:hAnsiTheme="minorHAnsi"/>
                <w:sz w:val="18"/>
                <w:szCs w:val="18"/>
              </w:rPr>
            </w:pPr>
            <w:del w:id="1053" w:author="Alhabibi, Haider@Energy" w:date="2022-01-09T21:53:00Z">
              <w:r w:rsidDel="00841A90">
                <w:rPr>
                  <w:rFonts w:asciiTheme="minorHAnsi" w:hAnsiTheme="minorHAnsi"/>
                  <w:b/>
                  <w:sz w:val="18"/>
                  <w:szCs w:val="18"/>
                </w:rPr>
                <w:delText>Intermittent Local Ventilation Exhaust Airflow Rates</w:delText>
              </w:r>
            </w:del>
          </w:p>
        </w:tc>
      </w:tr>
      <w:tr w:rsidR="007277D4" w:rsidDel="00731A1A" w14:paraId="74CC68A1" w14:textId="2F26FD57" w:rsidTr="00C06379">
        <w:trPr>
          <w:trHeight w:val="61"/>
          <w:del w:id="1054" w:author="Alhabibi, Haider@Energy" w:date="2022-03-24T15:03: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06A4A53B" w14:textId="7738BEEC" w:rsidR="007277D4" w:rsidRPr="00F26A73" w:rsidDel="00731A1A" w:rsidRDefault="007277D4" w:rsidP="007277D4">
            <w:pPr>
              <w:keepNext/>
              <w:suppressAutoHyphens/>
              <w:jc w:val="center"/>
              <w:rPr>
                <w:del w:id="1055" w:author="Alhabibi, Haider@Energy" w:date="2022-03-24T15:03:00Z"/>
                <w:rFonts w:asciiTheme="minorHAnsi" w:hAnsiTheme="minorHAnsi"/>
                <w:b/>
                <w:sz w:val="18"/>
                <w:szCs w:val="18"/>
              </w:rPr>
            </w:pPr>
            <w:del w:id="1056" w:author="Alhabibi, Haider@Energy" w:date="2022-01-09T21:53: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75638D37" w14:textId="57016776" w:rsidR="007277D4" w:rsidRPr="00F26A73" w:rsidDel="00731A1A" w:rsidRDefault="007277D4" w:rsidP="007277D4">
            <w:pPr>
              <w:keepNext/>
              <w:suppressAutoHyphens/>
              <w:jc w:val="center"/>
              <w:rPr>
                <w:del w:id="1057" w:author="Alhabibi, Haider@Energy" w:date="2022-03-24T15:03:00Z"/>
                <w:rFonts w:asciiTheme="minorHAnsi" w:hAnsiTheme="minorHAnsi"/>
                <w:b/>
                <w:sz w:val="18"/>
                <w:szCs w:val="18"/>
              </w:rPr>
            </w:pPr>
            <w:del w:id="1058" w:author="Alhabibi, Haider@Energy" w:date="2022-01-09T21:53: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072D6D72" w14:textId="6BEAF0DB" w:rsidR="007277D4" w:rsidRPr="00F26A73" w:rsidDel="00731A1A" w:rsidRDefault="007277D4" w:rsidP="007277D4">
            <w:pPr>
              <w:keepNext/>
              <w:suppressAutoHyphens/>
              <w:jc w:val="center"/>
              <w:rPr>
                <w:del w:id="1059" w:author="Alhabibi, Haider@Energy" w:date="2022-03-24T15:03:00Z"/>
                <w:rFonts w:asciiTheme="minorHAnsi" w:hAnsiTheme="minorHAnsi"/>
                <w:b/>
                <w:sz w:val="18"/>
                <w:szCs w:val="18"/>
              </w:rPr>
            </w:pPr>
            <w:del w:id="1060" w:author="Alhabibi, Haider@Energy" w:date="2022-01-09T21:53:00Z">
              <w:r w:rsidRPr="00F26A73" w:rsidDel="00841A90">
                <w:rPr>
                  <w:rFonts w:asciiTheme="minorHAnsi" w:hAnsiTheme="minorHAnsi"/>
                  <w:b/>
                  <w:sz w:val="18"/>
                  <w:szCs w:val="18"/>
                </w:rPr>
                <w:delText>Notes</w:delText>
              </w:r>
            </w:del>
          </w:p>
        </w:tc>
      </w:tr>
      <w:tr w:rsidR="007277D4" w:rsidDel="00731A1A" w14:paraId="199EAD0D" w14:textId="2BB09121" w:rsidTr="00C06379">
        <w:trPr>
          <w:trHeight w:val="61"/>
          <w:del w:id="1061" w:author="Alhabibi, Haider@Energy" w:date="2022-03-24T15:03: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60D6EDDC" w14:textId="05D1CF25" w:rsidR="007277D4" w:rsidDel="00731A1A" w:rsidRDefault="007277D4" w:rsidP="007277D4">
            <w:pPr>
              <w:keepNext/>
              <w:suppressAutoHyphens/>
              <w:jc w:val="center"/>
              <w:rPr>
                <w:del w:id="1062" w:author="Alhabibi, Haider@Energy" w:date="2022-03-24T15:03:00Z"/>
                <w:rFonts w:asciiTheme="minorHAnsi" w:hAnsiTheme="minorHAnsi"/>
                <w:sz w:val="18"/>
                <w:szCs w:val="18"/>
              </w:rPr>
            </w:pPr>
            <w:del w:id="1063" w:author="Alhabibi, Haider@Energy" w:date="2022-01-09T21:53:00Z">
              <w:r w:rsidDel="00841A90">
                <w:rPr>
                  <w:rFonts w:asciiTheme="minorHAnsi" w:hAnsiTheme="minorHAnsi"/>
                  <w:sz w:val="18"/>
                  <w:szCs w:val="18"/>
                </w:rPr>
                <w:delText>Kitchen</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306FF70D" w14:textId="5D047E6E" w:rsidR="007277D4" w:rsidDel="00731A1A" w:rsidRDefault="007277D4" w:rsidP="007277D4">
            <w:pPr>
              <w:keepNext/>
              <w:suppressAutoHyphens/>
              <w:jc w:val="center"/>
              <w:rPr>
                <w:del w:id="1064" w:author="Alhabibi, Haider@Energy" w:date="2022-03-24T15:03:00Z"/>
                <w:rFonts w:asciiTheme="minorHAnsi" w:hAnsiTheme="minorHAnsi"/>
                <w:sz w:val="18"/>
                <w:szCs w:val="18"/>
              </w:rPr>
            </w:pPr>
            <w:del w:id="1065" w:author="Alhabibi, Haider@Energy" w:date="2022-01-09T21:53:00Z">
              <w:r w:rsidDel="00841A90">
                <w:rPr>
                  <w:rFonts w:asciiTheme="minorHAnsi" w:hAnsiTheme="minorHAnsi"/>
                  <w:sz w:val="18"/>
                  <w:szCs w:val="18"/>
                </w:rPr>
                <w:delText>100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5265774D" w14:textId="10732073" w:rsidR="007277D4" w:rsidDel="00731A1A" w:rsidRDefault="00BE4740" w:rsidP="007277D4">
            <w:pPr>
              <w:keepNext/>
              <w:suppressAutoHyphens/>
              <w:rPr>
                <w:del w:id="1066" w:author="Alhabibi, Haider@Energy" w:date="2022-03-24T15:03:00Z"/>
                <w:rFonts w:asciiTheme="minorHAnsi" w:hAnsiTheme="minorHAnsi"/>
                <w:sz w:val="18"/>
                <w:szCs w:val="18"/>
              </w:rPr>
            </w:pPr>
            <w:del w:id="1067" w:author="Alhabibi, Haider@Energy" w:date="2022-01-09T21:53:00Z">
              <w:r w:rsidDel="00841A90">
                <w:rPr>
                  <w:rFonts w:asciiTheme="minorHAnsi" w:hAnsiTheme="minorHAnsi"/>
                  <w:sz w:val="18"/>
                  <w:szCs w:val="18"/>
                </w:rPr>
                <w:delText>Vented range hood (including appliance-range hood combinations)</w:delText>
              </w:r>
            </w:del>
          </w:p>
        </w:tc>
      </w:tr>
      <w:tr w:rsidR="00B86B49" w:rsidDel="00731A1A" w14:paraId="4C3F69A7" w14:textId="1B7171FE" w:rsidTr="00F26A73">
        <w:trPr>
          <w:trHeight w:val="61"/>
          <w:del w:id="1068" w:author="Alhabibi, Haider@Energy" w:date="2022-03-24T15:03: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73DBBE01" w14:textId="2FBC5F0E" w:rsidR="00B86B49" w:rsidDel="00731A1A" w:rsidRDefault="00B86B49" w:rsidP="007277D4">
            <w:pPr>
              <w:keepNext/>
              <w:suppressAutoHyphens/>
              <w:jc w:val="center"/>
              <w:rPr>
                <w:del w:id="1069" w:author="Alhabibi, Haider@Energy" w:date="2022-03-24T15:03:00Z"/>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501525AC" w14:textId="68975B2C" w:rsidR="00B86B49" w:rsidDel="00731A1A" w:rsidRDefault="00B86B49" w:rsidP="00604BA7">
            <w:pPr>
              <w:keepNext/>
              <w:suppressAutoHyphens/>
              <w:jc w:val="center"/>
              <w:rPr>
                <w:del w:id="1070" w:author="Alhabibi, Haider@Energy" w:date="2022-03-24T15:03:00Z"/>
                <w:rFonts w:asciiTheme="minorHAnsi" w:hAnsiTheme="minorHAnsi"/>
                <w:sz w:val="18"/>
                <w:szCs w:val="18"/>
              </w:rPr>
            </w:pPr>
            <w:del w:id="1071" w:author="Alhabibi, Haider@Energy" w:date="2022-01-09T21:53:00Z">
              <w:r w:rsidDel="00841A90">
                <w:rPr>
                  <w:rFonts w:asciiTheme="minorHAnsi" w:hAnsiTheme="minorHAnsi"/>
                  <w:sz w:val="18"/>
                  <w:szCs w:val="18"/>
                </w:rPr>
                <w:delText>300 cfm</w:delText>
              </w:r>
              <w:r w:rsidR="00BE4740" w:rsidDel="00841A90">
                <w:rPr>
                  <w:rFonts w:asciiTheme="minorHAnsi" w:hAnsiTheme="minorHAnsi"/>
                  <w:sz w:val="18"/>
                  <w:szCs w:val="18"/>
                </w:rPr>
                <w:delText xml:space="preserve"> or 5 ACH capacity</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56531452" w14:textId="1191A4F1" w:rsidR="00B86B49" w:rsidDel="00731A1A" w:rsidRDefault="00BE4740" w:rsidP="007277D4">
            <w:pPr>
              <w:keepNext/>
              <w:suppressAutoHyphens/>
              <w:rPr>
                <w:del w:id="1072" w:author="Alhabibi, Haider@Energy" w:date="2022-03-24T15:03:00Z"/>
                <w:rFonts w:asciiTheme="minorHAnsi" w:hAnsiTheme="minorHAnsi"/>
                <w:sz w:val="18"/>
                <w:szCs w:val="18"/>
              </w:rPr>
            </w:pPr>
            <w:del w:id="1073" w:author="Alhabibi, Haider@Energy" w:date="2022-01-09T21:53:00Z">
              <w:r w:rsidDel="00841A90">
                <w:rPr>
                  <w:rFonts w:asciiTheme="minorHAnsi" w:hAnsiTheme="minorHAnsi"/>
                  <w:sz w:val="18"/>
                  <w:szCs w:val="18"/>
                </w:rPr>
                <w:delText>Other kitchen exhaust fans, including downdraft</w:delText>
              </w:r>
            </w:del>
          </w:p>
        </w:tc>
      </w:tr>
      <w:tr w:rsidR="005C06AC" w:rsidDel="00731A1A" w14:paraId="2D6A07A6" w14:textId="6E9F253F" w:rsidTr="00F26A73">
        <w:trPr>
          <w:trHeight w:val="61"/>
          <w:del w:id="1074" w:author="Alhabibi, Haider@Energy" w:date="2022-03-24T15:03: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39633AD3" w14:textId="6A2ED8D7" w:rsidR="005C06AC" w:rsidDel="00731A1A" w:rsidRDefault="005C06AC" w:rsidP="007277D4">
            <w:pPr>
              <w:keepNext/>
              <w:suppressAutoHyphens/>
              <w:jc w:val="center"/>
              <w:rPr>
                <w:del w:id="1075" w:author="Alhabibi, Haider@Energy" w:date="2022-03-24T15:03:00Z"/>
                <w:rFonts w:asciiTheme="minorHAnsi" w:hAnsiTheme="minorHAnsi"/>
                <w:sz w:val="18"/>
                <w:szCs w:val="18"/>
              </w:rPr>
            </w:pPr>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2ED48D57" w14:textId="22419975" w:rsidR="005C06AC" w:rsidDel="00731A1A" w:rsidRDefault="005C06AC" w:rsidP="00604BA7">
            <w:pPr>
              <w:keepNext/>
              <w:suppressAutoHyphens/>
              <w:jc w:val="center"/>
              <w:rPr>
                <w:del w:id="1076" w:author="Alhabibi, Haider@Energy" w:date="2022-03-24T15:03:00Z"/>
                <w:rFonts w:asciiTheme="minorHAnsi" w:hAnsiTheme="minorHAnsi"/>
                <w:sz w:val="18"/>
                <w:szCs w:val="18"/>
              </w:rPr>
            </w:pPr>
            <w:del w:id="1077" w:author="Alhabibi, Haider@Energy" w:date="2022-01-09T21:53:00Z">
              <w:r w:rsidDel="00841A90">
                <w:rPr>
                  <w:rFonts w:asciiTheme="minorHAnsi" w:hAnsiTheme="minorHAnsi"/>
                  <w:sz w:val="18"/>
                  <w:szCs w:val="18"/>
                </w:rPr>
                <w:delText>300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2B3F1088" w14:textId="49A8DFD1" w:rsidR="005C06AC" w:rsidDel="00731A1A" w:rsidRDefault="005C06AC" w:rsidP="007277D4">
            <w:pPr>
              <w:keepNext/>
              <w:suppressAutoHyphens/>
              <w:rPr>
                <w:del w:id="1078" w:author="Alhabibi, Haider@Energy" w:date="2022-03-24T15:03:00Z"/>
                <w:rFonts w:asciiTheme="minorHAnsi" w:hAnsiTheme="minorHAnsi"/>
                <w:sz w:val="18"/>
                <w:szCs w:val="18"/>
              </w:rPr>
            </w:pPr>
            <w:del w:id="1079" w:author="Alhabibi, Haider@Energy" w:date="2022-01-09T21:53:00Z">
              <w:r w:rsidDel="00841A90">
                <w:rPr>
                  <w:rFonts w:asciiTheme="minorHAnsi" w:hAnsiTheme="minorHAnsi"/>
                  <w:sz w:val="18"/>
                  <w:szCs w:val="18"/>
                </w:rPr>
                <w:delText xml:space="preserve">Other Kitchen exhaust fans, including downdraft in </w:delText>
              </w:r>
              <w:r w:rsidRPr="00186891" w:rsidDel="00841A90">
                <w:rPr>
                  <w:rFonts w:asciiTheme="minorHAnsi" w:hAnsiTheme="minorHAnsi"/>
                  <w:i/>
                  <w:sz w:val="18"/>
                  <w:szCs w:val="18"/>
                </w:rPr>
                <w:delText>Nonenclosed</w:delText>
              </w:r>
              <w:r w:rsidDel="00841A90">
                <w:rPr>
                  <w:rFonts w:asciiTheme="minorHAnsi" w:hAnsiTheme="minorHAnsi"/>
                  <w:sz w:val="18"/>
                  <w:szCs w:val="18"/>
                </w:rPr>
                <w:delText xml:space="preserve"> kitchens</w:delText>
              </w:r>
            </w:del>
          </w:p>
        </w:tc>
      </w:tr>
      <w:tr w:rsidR="007277D4" w:rsidDel="00731A1A" w14:paraId="0A1C5E92" w14:textId="3B15EABE" w:rsidTr="00C06379">
        <w:trPr>
          <w:trHeight w:val="61"/>
          <w:del w:id="1080" w:author="Alhabibi, Haider@Energy" w:date="2022-03-24T15:03:00Z"/>
        </w:trPr>
        <w:tc>
          <w:tcPr>
            <w:tcW w:w="1810" w:type="dxa"/>
            <w:gridSpan w:val="2"/>
            <w:tcBorders>
              <w:top w:val="single" w:sz="4" w:space="0" w:color="000000"/>
              <w:left w:val="single" w:sz="4" w:space="0" w:color="000000"/>
              <w:bottom w:val="single" w:sz="4" w:space="0" w:color="000000"/>
              <w:right w:val="single" w:sz="4" w:space="0" w:color="000000"/>
            </w:tcBorders>
            <w:vAlign w:val="center"/>
          </w:tcPr>
          <w:p w14:paraId="77618AA9" w14:textId="6A64D74C" w:rsidR="007277D4" w:rsidDel="00731A1A" w:rsidRDefault="007277D4" w:rsidP="007277D4">
            <w:pPr>
              <w:keepNext/>
              <w:suppressAutoHyphens/>
              <w:jc w:val="center"/>
              <w:rPr>
                <w:del w:id="1081" w:author="Alhabibi, Haider@Energy" w:date="2022-03-24T15:03:00Z"/>
                <w:rFonts w:asciiTheme="minorHAnsi" w:hAnsiTheme="minorHAnsi"/>
                <w:sz w:val="18"/>
                <w:szCs w:val="18"/>
              </w:rPr>
            </w:pPr>
            <w:del w:id="1082" w:author="Alhabibi, Haider@Energy" w:date="2022-01-09T21:53: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000000"/>
              <w:bottom w:val="single" w:sz="4" w:space="0" w:color="000000"/>
              <w:right w:val="single" w:sz="4" w:space="0" w:color="000000"/>
            </w:tcBorders>
            <w:vAlign w:val="center"/>
          </w:tcPr>
          <w:p w14:paraId="74116569" w14:textId="39A470BA" w:rsidR="007277D4" w:rsidDel="00731A1A" w:rsidRDefault="007277D4" w:rsidP="007277D4">
            <w:pPr>
              <w:keepNext/>
              <w:suppressAutoHyphens/>
              <w:jc w:val="center"/>
              <w:rPr>
                <w:del w:id="1083" w:author="Alhabibi, Haider@Energy" w:date="2022-03-24T15:03:00Z"/>
                <w:rFonts w:asciiTheme="minorHAnsi" w:hAnsiTheme="minorHAnsi"/>
                <w:sz w:val="18"/>
                <w:szCs w:val="18"/>
              </w:rPr>
            </w:pPr>
            <w:del w:id="1084" w:author="Alhabibi, Haider@Energy" w:date="2022-01-09T21:53:00Z">
              <w:r w:rsidDel="00841A90">
                <w:rPr>
                  <w:rFonts w:asciiTheme="minorHAnsi" w:hAnsiTheme="minorHAnsi"/>
                  <w:sz w:val="18"/>
                  <w:szCs w:val="18"/>
                </w:rPr>
                <w:delText>50 cfm</w:delText>
              </w:r>
            </w:del>
          </w:p>
        </w:tc>
        <w:tc>
          <w:tcPr>
            <w:tcW w:w="6745" w:type="dxa"/>
            <w:gridSpan w:val="6"/>
            <w:tcBorders>
              <w:top w:val="single" w:sz="4" w:space="0" w:color="000000"/>
              <w:left w:val="single" w:sz="4" w:space="0" w:color="000000"/>
              <w:bottom w:val="single" w:sz="4" w:space="0" w:color="000000"/>
              <w:right w:val="single" w:sz="4" w:space="0" w:color="000000"/>
            </w:tcBorders>
            <w:vAlign w:val="center"/>
          </w:tcPr>
          <w:p w14:paraId="5A6C5C43" w14:textId="74855B8B" w:rsidR="007277D4" w:rsidDel="00731A1A" w:rsidRDefault="007277D4" w:rsidP="007277D4">
            <w:pPr>
              <w:keepNext/>
              <w:suppressAutoHyphens/>
              <w:jc w:val="center"/>
              <w:rPr>
                <w:del w:id="1085" w:author="Alhabibi, Haider@Energy" w:date="2022-03-24T15:03:00Z"/>
                <w:rFonts w:asciiTheme="minorHAnsi" w:hAnsiTheme="minorHAnsi"/>
                <w:sz w:val="18"/>
                <w:szCs w:val="18"/>
              </w:rPr>
            </w:pPr>
          </w:p>
        </w:tc>
      </w:tr>
      <w:tr w:rsidR="007277D4" w:rsidDel="00731A1A" w14:paraId="5E84E381" w14:textId="428A3D03" w:rsidTr="00C06379">
        <w:trPr>
          <w:trHeight w:val="61"/>
          <w:del w:id="1086" w:author="Alhabibi, Haider@Energy" w:date="2022-03-24T15:03:00Z"/>
        </w:trPr>
        <w:tc>
          <w:tcPr>
            <w:tcW w:w="10790" w:type="dxa"/>
            <w:gridSpan w:val="10"/>
            <w:tcBorders>
              <w:top w:val="single" w:sz="4" w:space="0" w:color="000000"/>
              <w:left w:val="single" w:sz="4" w:space="0" w:color="000000"/>
              <w:bottom w:val="single" w:sz="4" w:space="0" w:color="000000"/>
              <w:right w:val="single" w:sz="4" w:space="0" w:color="000000"/>
            </w:tcBorders>
            <w:vAlign w:val="center"/>
          </w:tcPr>
          <w:p w14:paraId="7D64AD8C" w14:textId="75AF45BA" w:rsidR="007277D4" w:rsidDel="00841A90" w:rsidRDefault="007277D4" w:rsidP="007277D4">
            <w:pPr>
              <w:keepNext/>
              <w:suppressAutoHyphens/>
              <w:rPr>
                <w:del w:id="1087" w:author="Alhabibi, Haider@Energy" w:date="2022-01-09T21:53:00Z"/>
                <w:rFonts w:asciiTheme="minorHAnsi" w:hAnsiTheme="minorHAnsi"/>
                <w:b/>
                <w:sz w:val="18"/>
                <w:szCs w:val="18"/>
              </w:rPr>
            </w:pPr>
            <w:del w:id="1088" w:author="Alhabibi, Haider@Energy" w:date="2022-01-09T21:53:00Z">
              <w:r w:rsidDel="00841A90">
                <w:rPr>
                  <w:rFonts w:asciiTheme="minorHAnsi" w:hAnsiTheme="minorHAnsi"/>
                  <w:b/>
                  <w:sz w:val="18"/>
                  <w:szCs w:val="18"/>
                </w:rPr>
                <w:delText xml:space="preserve">Table 5.2 </w:delText>
              </w:r>
            </w:del>
          </w:p>
          <w:p w14:paraId="1A62E200" w14:textId="52DB4F9E" w:rsidR="007277D4" w:rsidDel="00731A1A" w:rsidRDefault="007277D4" w:rsidP="007277D4">
            <w:pPr>
              <w:keepNext/>
              <w:suppressAutoHyphens/>
              <w:rPr>
                <w:del w:id="1089" w:author="Alhabibi, Haider@Energy" w:date="2022-03-24T15:03:00Z"/>
                <w:rFonts w:asciiTheme="minorHAnsi" w:hAnsiTheme="minorHAnsi"/>
                <w:sz w:val="18"/>
                <w:szCs w:val="18"/>
              </w:rPr>
            </w:pPr>
            <w:del w:id="1090" w:author="Alhabibi, Haider@Energy" w:date="2022-01-09T21:53:00Z">
              <w:r w:rsidDel="00841A90">
                <w:rPr>
                  <w:rFonts w:asciiTheme="minorHAnsi" w:hAnsiTheme="minorHAnsi"/>
                  <w:b/>
                  <w:sz w:val="18"/>
                  <w:szCs w:val="18"/>
                </w:rPr>
                <w:delText>Continuous Local Ventilation Exhaust Airflow Rates</w:delText>
              </w:r>
            </w:del>
          </w:p>
        </w:tc>
      </w:tr>
      <w:tr w:rsidR="007277D4" w:rsidDel="00731A1A" w14:paraId="32637BEF" w14:textId="23FB8627" w:rsidTr="00C06379">
        <w:trPr>
          <w:trHeight w:val="245"/>
          <w:del w:id="1091" w:author="Alhabibi, Haider@Energy" w:date="2022-03-24T15:03:00Z"/>
        </w:trPr>
        <w:tc>
          <w:tcPr>
            <w:tcW w:w="1810" w:type="dxa"/>
            <w:gridSpan w:val="2"/>
            <w:tcBorders>
              <w:top w:val="single" w:sz="4" w:space="0" w:color="000000"/>
              <w:left w:val="single" w:sz="4" w:space="0" w:color="auto"/>
              <w:bottom w:val="single" w:sz="4" w:space="0" w:color="auto"/>
              <w:right w:val="single" w:sz="4" w:space="0" w:color="auto"/>
            </w:tcBorders>
            <w:vAlign w:val="center"/>
          </w:tcPr>
          <w:p w14:paraId="2B18ACF9" w14:textId="4C53630C" w:rsidR="007277D4" w:rsidRPr="00F26A73" w:rsidDel="00731A1A" w:rsidRDefault="007277D4" w:rsidP="007277D4">
            <w:pPr>
              <w:keepNext/>
              <w:suppressAutoHyphens/>
              <w:jc w:val="center"/>
              <w:rPr>
                <w:del w:id="1092" w:author="Alhabibi, Haider@Energy" w:date="2022-03-24T15:03:00Z"/>
                <w:rFonts w:asciiTheme="minorHAnsi" w:hAnsiTheme="minorHAnsi"/>
                <w:b/>
                <w:sz w:val="18"/>
                <w:szCs w:val="18"/>
              </w:rPr>
            </w:pPr>
            <w:del w:id="1093" w:author="Alhabibi, Haider@Energy" w:date="2022-01-09T21:53:00Z">
              <w:r w:rsidRPr="00F26A73" w:rsidDel="00841A90">
                <w:rPr>
                  <w:rFonts w:asciiTheme="minorHAnsi" w:hAnsiTheme="minorHAnsi"/>
                  <w:b/>
                  <w:sz w:val="18"/>
                  <w:szCs w:val="18"/>
                </w:rPr>
                <w:delText>Application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tcPr>
          <w:p w14:paraId="6CB08F84" w14:textId="360B9DB9" w:rsidR="007277D4" w:rsidRPr="00F26A73" w:rsidDel="00731A1A" w:rsidRDefault="007277D4" w:rsidP="007277D4">
            <w:pPr>
              <w:keepNext/>
              <w:suppressAutoHyphens/>
              <w:jc w:val="center"/>
              <w:rPr>
                <w:del w:id="1094" w:author="Alhabibi, Haider@Energy" w:date="2022-03-24T15:03:00Z"/>
                <w:rFonts w:asciiTheme="minorHAnsi" w:hAnsiTheme="minorHAnsi"/>
                <w:b/>
                <w:sz w:val="18"/>
                <w:szCs w:val="18"/>
              </w:rPr>
            </w:pPr>
            <w:del w:id="1095" w:author="Alhabibi, Haider@Energy" w:date="2022-01-09T21:53:00Z">
              <w:r w:rsidRPr="00F26A73" w:rsidDel="00841A90">
                <w:rPr>
                  <w:rFonts w:asciiTheme="minorHAnsi" w:hAnsiTheme="minorHAnsi"/>
                  <w:b/>
                  <w:sz w:val="18"/>
                  <w:szCs w:val="18"/>
                </w:rPr>
                <w:delText>Airflow</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4C7EAA99" w14:textId="76AE9E4A" w:rsidR="007277D4" w:rsidRPr="00F26A73" w:rsidDel="00731A1A" w:rsidRDefault="007277D4" w:rsidP="007277D4">
            <w:pPr>
              <w:keepNext/>
              <w:suppressAutoHyphens/>
              <w:jc w:val="center"/>
              <w:rPr>
                <w:del w:id="1096" w:author="Alhabibi, Haider@Energy" w:date="2022-03-24T15:03:00Z"/>
                <w:rFonts w:asciiTheme="minorHAnsi" w:hAnsiTheme="minorHAnsi"/>
                <w:b/>
                <w:sz w:val="18"/>
                <w:szCs w:val="18"/>
              </w:rPr>
            </w:pPr>
            <w:del w:id="1097" w:author="Alhabibi, Haider@Energy" w:date="2022-01-09T21:53:00Z">
              <w:r w:rsidRPr="00F26A73" w:rsidDel="00841A90">
                <w:rPr>
                  <w:rFonts w:asciiTheme="minorHAnsi" w:hAnsiTheme="minorHAnsi"/>
                  <w:b/>
                  <w:sz w:val="18"/>
                  <w:szCs w:val="18"/>
                </w:rPr>
                <w:delText>Notes</w:delText>
              </w:r>
            </w:del>
          </w:p>
        </w:tc>
      </w:tr>
      <w:tr w:rsidR="007277D4" w:rsidDel="00731A1A" w14:paraId="2A4A8574" w14:textId="0FBF134F" w:rsidTr="00C06379">
        <w:trPr>
          <w:trHeight w:val="245"/>
          <w:del w:id="1098" w:author="Alhabibi, Haider@Energy" w:date="2022-03-24T15:03:00Z"/>
        </w:trPr>
        <w:tc>
          <w:tcPr>
            <w:tcW w:w="1810" w:type="dxa"/>
            <w:gridSpan w:val="2"/>
            <w:tcBorders>
              <w:top w:val="single" w:sz="4" w:space="0" w:color="000000"/>
              <w:left w:val="single" w:sz="4" w:space="0" w:color="auto"/>
              <w:bottom w:val="single" w:sz="4" w:space="0" w:color="auto"/>
              <w:right w:val="single" w:sz="4" w:space="0" w:color="auto"/>
            </w:tcBorders>
            <w:vAlign w:val="center"/>
          </w:tcPr>
          <w:p w14:paraId="2D965D30" w14:textId="03565705" w:rsidR="007277D4" w:rsidDel="00731A1A" w:rsidRDefault="002D1237" w:rsidP="007277D4">
            <w:pPr>
              <w:keepNext/>
              <w:suppressAutoHyphens/>
              <w:jc w:val="center"/>
              <w:rPr>
                <w:del w:id="1099" w:author="Alhabibi, Haider@Energy" w:date="2022-03-24T15:03:00Z"/>
                <w:rFonts w:asciiTheme="minorHAnsi" w:hAnsiTheme="minorHAnsi"/>
                <w:sz w:val="18"/>
                <w:szCs w:val="18"/>
              </w:rPr>
            </w:pPr>
            <w:del w:id="1100" w:author="Alhabibi, Haider@Energy" w:date="2022-01-09T21:53:00Z">
              <w:r w:rsidDel="00841A90">
                <w:rPr>
                  <w:rFonts w:asciiTheme="minorHAnsi" w:hAnsiTheme="minorHAnsi"/>
                  <w:sz w:val="18"/>
                  <w:szCs w:val="18"/>
                </w:rPr>
                <w:delText xml:space="preserve">Enclosed </w:delText>
              </w:r>
              <w:r w:rsidR="007277D4" w:rsidDel="00841A90">
                <w:rPr>
                  <w:rFonts w:asciiTheme="minorHAnsi" w:hAnsiTheme="minorHAnsi"/>
                  <w:sz w:val="18"/>
                  <w:szCs w:val="18"/>
                </w:rPr>
                <w:delText>Kitchen</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tcPr>
          <w:p w14:paraId="7C81BA59" w14:textId="22550DEB" w:rsidR="007277D4" w:rsidDel="00731A1A" w:rsidRDefault="007277D4" w:rsidP="007277D4">
            <w:pPr>
              <w:keepNext/>
              <w:suppressAutoHyphens/>
              <w:jc w:val="center"/>
              <w:rPr>
                <w:del w:id="1101" w:author="Alhabibi, Haider@Energy" w:date="2022-03-24T15:03:00Z"/>
                <w:rFonts w:asciiTheme="minorHAnsi" w:hAnsiTheme="minorHAnsi"/>
                <w:sz w:val="18"/>
                <w:szCs w:val="18"/>
              </w:rPr>
            </w:pPr>
            <w:del w:id="1102" w:author="Alhabibi, Haider@Energy" w:date="2022-01-09T21:53:00Z">
              <w:r w:rsidDel="00841A90">
                <w:rPr>
                  <w:rFonts w:asciiTheme="minorHAnsi" w:hAnsiTheme="minorHAnsi"/>
                  <w:sz w:val="18"/>
                  <w:szCs w:val="18"/>
                </w:rPr>
                <w:delText>5 ACH</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17D6E637" w14:textId="3403C591" w:rsidR="007277D4" w:rsidDel="00731A1A" w:rsidRDefault="007277D4" w:rsidP="007277D4">
            <w:pPr>
              <w:keepNext/>
              <w:suppressAutoHyphens/>
              <w:rPr>
                <w:del w:id="1103" w:author="Alhabibi, Haider@Energy" w:date="2022-03-24T15:03:00Z"/>
                <w:rFonts w:asciiTheme="minorHAnsi" w:hAnsiTheme="minorHAnsi"/>
                <w:sz w:val="18"/>
                <w:szCs w:val="18"/>
              </w:rPr>
            </w:pPr>
            <w:del w:id="1104" w:author="Alhabibi, Haider@Energy" w:date="2022-01-09T21:53:00Z">
              <w:r w:rsidDel="00841A90">
                <w:rPr>
                  <w:rFonts w:asciiTheme="minorHAnsi" w:hAnsiTheme="minorHAnsi"/>
                  <w:sz w:val="18"/>
                  <w:szCs w:val="18"/>
                </w:rPr>
                <w:delText>Based on kitchen volume.</w:delText>
              </w:r>
            </w:del>
          </w:p>
        </w:tc>
      </w:tr>
      <w:tr w:rsidR="007277D4" w:rsidDel="00731A1A" w14:paraId="53D1BDBC" w14:textId="6B4D9CCC" w:rsidTr="00C06379">
        <w:trPr>
          <w:trHeight w:val="245"/>
          <w:del w:id="1105" w:author="Alhabibi, Haider@Energy" w:date="2022-03-24T15:03:00Z"/>
        </w:trPr>
        <w:tc>
          <w:tcPr>
            <w:tcW w:w="1810" w:type="dxa"/>
            <w:gridSpan w:val="2"/>
            <w:tcBorders>
              <w:top w:val="single" w:sz="4" w:space="0" w:color="000000"/>
              <w:left w:val="single" w:sz="4" w:space="0" w:color="auto"/>
              <w:bottom w:val="single" w:sz="4" w:space="0" w:color="auto"/>
              <w:right w:val="single" w:sz="4" w:space="0" w:color="auto"/>
            </w:tcBorders>
            <w:vAlign w:val="center"/>
          </w:tcPr>
          <w:p w14:paraId="07EE72D5" w14:textId="30548A0D" w:rsidR="007277D4" w:rsidDel="00731A1A" w:rsidRDefault="007277D4" w:rsidP="007277D4">
            <w:pPr>
              <w:keepNext/>
              <w:suppressAutoHyphens/>
              <w:jc w:val="center"/>
              <w:rPr>
                <w:del w:id="1106" w:author="Alhabibi, Haider@Energy" w:date="2022-03-24T15:03:00Z"/>
                <w:rFonts w:asciiTheme="minorHAnsi" w:hAnsiTheme="minorHAnsi"/>
                <w:sz w:val="18"/>
                <w:szCs w:val="18"/>
              </w:rPr>
            </w:pPr>
            <w:del w:id="1107" w:author="Alhabibi, Haider@Energy" w:date="2022-01-09T21:53:00Z">
              <w:r w:rsidDel="00841A90">
                <w:rPr>
                  <w:rFonts w:asciiTheme="minorHAnsi" w:hAnsiTheme="minorHAnsi"/>
                  <w:sz w:val="18"/>
                  <w:szCs w:val="18"/>
                </w:rPr>
                <w:delText>Bathroom</w:delText>
              </w:r>
            </w:del>
          </w:p>
        </w:tc>
        <w:tc>
          <w:tcPr>
            <w:tcW w:w="2235" w:type="dxa"/>
            <w:gridSpan w:val="2"/>
            <w:tcBorders>
              <w:top w:val="single" w:sz="4" w:space="0" w:color="000000"/>
              <w:left w:val="single" w:sz="4" w:space="0" w:color="auto"/>
              <w:bottom w:val="single" w:sz="4" w:space="0" w:color="auto"/>
              <w:right w:val="single" w:sz="4" w:space="0" w:color="auto"/>
            </w:tcBorders>
            <w:vAlign w:val="center"/>
          </w:tcPr>
          <w:p w14:paraId="61B817FD" w14:textId="3640F216" w:rsidR="007277D4" w:rsidDel="00731A1A" w:rsidRDefault="007277D4" w:rsidP="007277D4">
            <w:pPr>
              <w:keepNext/>
              <w:suppressAutoHyphens/>
              <w:jc w:val="center"/>
              <w:rPr>
                <w:del w:id="1108" w:author="Alhabibi, Haider@Energy" w:date="2022-03-24T15:03:00Z"/>
                <w:rFonts w:asciiTheme="minorHAnsi" w:hAnsiTheme="minorHAnsi"/>
                <w:sz w:val="18"/>
                <w:szCs w:val="18"/>
              </w:rPr>
            </w:pPr>
            <w:del w:id="1109" w:author="Alhabibi, Haider@Energy" w:date="2022-01-09T21:53:00Z">
              <w:r w:rsidDel="00841A90">
                <w:rPr>
                  <w:rFonts w:asciiTheme="minorHAnsi" w:hAnsiTheme="minorHAnsi"/>
                  <w:sz w:val="18"/>
                  <w:szCs w:val="18"/>
                </w:rPr>
                <w:delText>20 cfm</w:delText>
              </w:r>
            </w:del>
          </w:p>
        </w:tc>
        <w:tc>
          <w:tcPr>
            <w:tcW w:w="6745" w:type="dxa"/>
            <w:gridSpan w:val="6"/>
            <w:tcBorders>
              <w:top w:val="single" w:sz="4" w:space="0" w:color="000000"/>
              <w:left w:val="single" w:sz="4" w:space="0" w:color="auto"/>
              <w:bottom w:val="single" w:sz="4" w:space="0" w:color="auto"/>
              <w:right w:val="single" w:sz="4" w:space="0" w:color="auto"/>
            </w:tcBorders>
            <w:vAlign w:val="center"/>
          </w:tcPr>
          <w:p w14:paraId="6E7D311B" w14:textId="7493F5E7" w:rsidR="007277D4" w:rsidDel="00731A1A" w:rsidRDefault="007277D4" w:rsidP="007277D4">
            <w:pPr>
              <w:keepNext/>
              <w:suppressAutoHyphens/>
              <w:jc w:val="center"/>
              <w:rPr>
                <w:del w:id="1110" w:author="Alhabibi, Haider@Energy" w:date="2022-03-24T15:03:00Z"/>
                <w:rFonts w:asciiTheme="minorHAnsi" w:hAnsiTheme="minorHAnsi"/>
                <w:sz w:val="18"/>
                <w:szCs w:val="18"/>
              </w:rPr>
            </w:pPr>
          </w:p>
        </w:tc>
      </w:tr>
      <w:tr w:rsidR="007277D4" w:rsidDel="00731A1A" w14:paraId="2A0E30BE" w14:textId="5CDA8CAD" w:rsidTr="00C06379">
        <w:trPr>
          <w:trHeight w:val="245"/>
          <w:del w:id="1111" w:author="Alhabibi, Haider@Energy" w:date="2022-03-24T15:03:00Z"/>
        </w:trPr>
        <w:tc>
          <w:tcPr>
            <w:tcW w:w="10790" w:type="dxa"/>
            <w:gridSpan w:val="10"/>
            <w:tcBorders>
              <w:top w:val="single" w:sz="4" w:space="0" w:color="000000"/>
              <w:left w:val="single" w:sz="4" w:space="0" w:color="auto"/>
              <w:bottom w:val="single" w:sz="4" w:space="0" w:color="auto"/>
              <w:right w:val="single" w:sz="4" w:space="0" w:color="auto"/>
            </w:tcBorders>
            <w:vAlign w:val="center"/>
          </w:tcPr>
          <w:p w14:paraId="3068C8EA" w14:textId="1765C30F" w:rsidR="007277D4" w:rsidDel="00841A90" w:rsidRDefault="007277D4" w:rsidP="007277D4">
            <w:pPr>
              <w:keepNext/>
              <w:rPr>
                <w:del w:id="1112" w:author="Alhabibi, Haider@Energy" w:date="2022-01-09T21:53:00Z"/>
                <w:rFonts w:asciiTheme="minorHAnsi" w:hAnsiTheme="minorHAnsi"/>
                <w:b/>
                <w:sz w:val="18"/>
                <w:szCs w:val="18"/>
              </w:rPr>
            </w:pPr>
            <w:del w:id="1113" w:author="Alhabibi, Haider@Energy" w:date="2022-01-09T21:53:00Z">
              <w:r w:rsidDel="00841A90">
                <w:rPr>
                  <w:rFonts w:asciiTheme="minorHAnsi" w:hAnsiTheme="minorHAnsi"/>
                  <w:b/>
                  <w:sz w:val="18"/>
                  <w:szCs w:val="18"/>
                </w:rPr>
                <w:delText>Table 5.3</w:delText>
              </w:r>
            </w:del>
          </w:p>
          <w:p w14:paraId="3EF076E6" w14:textId="1B851DF2" w:rsidR="007277D4" w:rsidDel="00731A1A" w:rsidRDefault="007277D4" w:rsidP="007277D4">
            <w:pPr>
              <w:keepNext/>
              <w:rPr>
                <w:del w:id="1114" w:author="Alhabibi, Haider@Energy" w:date="2022-03-24T15:03:00Z"/>
                <w:rFonts w:asciiTheme="minorHAnsi" w:hAnsiTheme="minorHAnsi"/>
                <w:sz w:val="18"/>
                <w:szCs w:val="18"/>
              </w:rPr>
            </w:pPr>
            <w:del w:id="1115" w:author="Alhabibi, Haider@Energy" w:date="2022-01-09T21:53:00Z">
              <w:r w:rsidDel="00841A90">
                <w:rPr>
                  <w:rFonts w:asciiTheme="minorHAnsi" w:hAnsiTheme="minorHAnsi"/>
                  <w:b/>
                  <w:sz w:val="18"/>
                  <w:szCs w:val="18"/>
                </w:rPr>
                <w:delText>Prescriptive Duct Sizing Requirements</w:delText>
              </w:r>
            </w:del>
          </w:p>
        </w:tc>
      </w:tr>
      <w:tr w:rsidR="007277D4" w:rsidDel="00731A1A" w14:paraId="396CA7AB" w14:textId="35E954DB" w:rsidTr="00C06379">
        <w:trPr>
          <w:trHeight w:val="245"/>
          <w:del w:id="1116" w:author="Alhabibi, Haider@Energy" w:date="2022-03-24T15:03:00Z"/>
        </w:trPr>
        <w:tc>
          <w:tcPr>
            <w:tcW w:w="1628" w:type="dxa"/>
            <w:tcBorders>
              <w:top w:val="single" w:sz="4" w:space="0" w:color="000000"/>
              <w:left w:val="single" w:sz="4" w:space="0" w:color="auto"/>
              <w:bottom w:val="single" w:sz="4" w:space="0" w:color="auto"/>
              <w:right w:val="single" w:sz="4" w:space="0" w:color="auto"/>
            </w:tcBorders>
            <w:vAlign w:val="bottom"/>
          </w:tcPr>
          <w:p w14:paraId="7D70C508" w14:textId="4753B8CA" w:rsidR="007277D4" w:rsidDel="00731A1A" w:rsidRDefault="007277D4" w:rsidP="007277D4">
            <w:pPr>
              <w:keepNext/>
              <w:jc w:val="center"/>
              <w:rPr>
                <w:del w:id="1117" w:author="Alhabibi, Haider@Energy" w:date="2022-03-24T15:03:00Z"/>
                <w:rFonts w:asciiTheme="minorHAnsi" w:hAnsiTheme="minorHAnsi"/>
                <w:sz w:val="18"/>
                <w:szCs w:val="18"/>
              </w:rPr>
            </w:pPr>
            <w:del w:id="1118" w:author="Alhabibi, Haider@Energy" w:date="2022-01-09T21:53:00Z">
              <w:r w:rsidDel="00841A90">
                <w:rPr>
                  <w:rFonts w:asciiTheme="minorHAnsi" w:hAnsiTheme="minorHAnsi"/>
                  <w:sz w:val="18"/>
                  <w:szCs w:val="18"/>
                </w:rPr>
                <w:delText>Duct Type</w:delText>
              </w:r>
            </w:del>
          </w:p>
        </w:tc>
        <w:tc>
          <w:tcPr>
            <w:tcW w:w="4595" w:type="dxa"/>
            <w:gridSpan w:val="5"/>
            <w:tcBorders>
              <w:top w:val="single" w:sz="4" w:space="0" w:color="auto"/>
              <w:left w:val="single" w:sz="4" w:space="0" w:color="auto"/>
              <w:bottom w:val="single" w:sz="4" w:space="0" w:color="auto"/>
              <w:right w:val="single" w:sz="4" w:space="0" w:color="auto"/>
            </w:tcBorders>
            <w:vAlign w:val="bottom"/>
          </w:tcPr>
          <w:p w14:paraId="6A43C634" w14:textId="71E50575" w:rsidR="007277D4" w:rsidDel="00731A1A" w:rsidRDefault="007277D4" w:rsidP="007277D4">
            <w:pPr>
              <w:keepNext/>
              <w:jc w:val="center"/>
              <w:rPr>
                <w:del w:id="1119" w:author="Alhabibi, Haider@Energy" w:date="2022-03-24T15:03:00Z"/>
                <w:rFonts w:asciiTheme="minorHAnsi" w:hAnsiTheme="minorHAnsi"/>
                <w:sz w:val="18"/>
                <w:szCs w:val="18"/>
              </w:rPr>
            </w:pPr>
            <w:del w:id="1120" w:author="Alhabibi, Haider@Energy" w:date="2022-01-09T21:53: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tcPr>
          <w:p w14:paraId="4517B44C" w14:textId="7A0F3ECE" w:rsidR="007277D4" w:rsidDel="00731A1A" w:rsidRDefault="007277D4" w:rsidP="007277D4">
            <w:pPr>
              <w:keepNext/>
              <w:jc w:val="center"/>
              <w:rPr>
                <w:del w:id="1121" w:author="Alhabibi, Haider@Energy" w:date="2022-03-24T15:03:00Z"/>
                <w:rFonts w:asciiTheme="minorHAnsi" w:hAnsiTheme="minorHAnsi"/>
                <w:sz w:val="18"/>
                <w:szCs w:val="18"/>
              </w:rPr>
            </w:pPr>
            <w:del w:id="1122" w:author="Alhabibi, Haider@Energy" w:date="2022-01-09T21:53:00Z">
              <w:r w:rsidDel="00841A90">
                <w:rPr>
                  <w:rFonts w:asciiTheme="minorHAnsi" w:hAnsiTheme="minorHAnsi"/>
                  <w:sz w:val="18"/>
                  <w:szCs w:val="18"/>
                </w:rPr>
                <w:delText>Smooth Duct</w:delText>
              </w:r>
            </w:del>
          </w:p>
        </w:tc>
      </w:tr>
      <w:tr w:rsidR="007277D4" w:rsidDel="00731A1A" w14:paraId="3CA5F168" w14:textId="0B61295E" w:rsidTr="00C06379">
        <w:trPr>
          <w:trHeight w:val="432"/>
          <w:del w:id="1123" w:author="Alhabibi, Haider@Energy" w:date="2022-03-24T15:03:00Z"/>
        </w:trPr>
        <w:tc>
          <w:tcPr>
            <w:tcW w:w="1628" w:type="dxa"/>
            <w:tcBorders>
              <w:top w:val="single" w:sz="4" w:space="0" w:color="auto"/>
              <w:left w:val="single" w:sz="4" w:space="0" w:color="auto"/>
              <w:bottom w:val="single" w:sz="4" w:space="0" w:color="auto"/>
              <w:right w:val="single" w:sz="4" w:space="0" w:color="auto"/>
            </w:tcBorders>
          </w:tcPr>
          <w:p w14:paraId="18691FB8" w14:textId="53691E50" w:rsidR="007277D4" w:rsidDel="00731A1A" w:rsidRDefault="007277D4" w:rsidP="007277D4">
            <w:pPr>
              <w:keepNext/>
              <w:jc w:val="center"/>
              <w:rPr>
                <w:del w:id="1124" w:author="Alhabibi, Haider@Energy" w:date="2022-03-24T15:03:00Z"/>
                <w:rFonts w:asciiTheme="minorHAnsi" w:hAnsiTheme="minorHAnsi"/>
                <w:sz w:val="18"/>
                <w:szCs w:val="18"/>
              </w:rPr>
            </w:pPr>
            <w:del w:id="1125" w:author="Alhabibi, Haider@Energy" w:date="2022-01-09T21:53:00Z">
              <w:r w:rsidDel="00841A90">
                <w:rPr>
                  <w:rFonts w:asciiTheme="minorHAnsi" w:hAnsiTheme="minorHAnsi"/>
                  <w:color w:val="000000"/>
                  <w:sz w:val="18"/>
                  <w:szCs w:val="18"/>
                </w:rPr>
                <w:delText>F</w:delText>
              </w:r>
              <w:r w:rsidDel="00841A90">
                <w:rPr>
                  <w:rFonts w:asciiTheme="minorHAnsi" w:hAnsiTheme="minorHAnsi"/>
                  <w:sz w:val="18"/>
                  <w:szCs w:val="18"/>
                </w:rPr>
                <w:delText>an Rating cfm @ 0.25 in. w.g.</w:delText>
              </w:r>
            </w:del>
          </w:p>
        </w:tc>
        <w:tc>
          <w:tcPr>
            <w:tcW w:w="1136" w:type="dxa"/>
            <w:gridSpan w:val="2"/>
            <w:tcBorders>
              <w:top w:val="single" w:sz="4" w:space="0" w:color="auto"/>
              <w:left w:val="single" w:sz="4" w:space="0" w:color="auto"/>
              <w:bottom w:val="single" w:sz="4" w:space="0" w:color="auto"/>
              <w:right w:val="single" w:sz="4" w:space="0" w:color="auto"/>
            </w:tcBorders>
          </w:tcPr>
          <w:p w14:paraId="13F28C18" w14:textId="02BCCB38" w:rsidR="007277D4" w:rsidDel="00731A1A" w:rsidRDefault="007277D4" w:rsidP="007277D4">
            <w:pPr>
              <w:keepNext/>
              <w:suppressAutoHyphens/>
              <w:spacing w:before="240"/>
              <w:jc w:val="center"/>
              <w:rPr>
                <w:del w:id="1126" w:author="Alhabibi, Haider@Energy" w:date="2022-03-24T15:03:00Z"/>
                <w:rFonts w:asciiTheme="minorHAnsi" w:hAnsiTheme="minorHAnsi"/>
                <w:sz w:val="18"/>
                <w:szCs w:val="18"/>
              </w:rPr>
            </w:pPr>
            <w:del w:id="1127" w:author="Alhabibi, Haider@Energy" w:date="2022-01-09T21:53:00Z">
              <w:r w:rsidDel="00841A90">
                <w:rPr>
                  <w:rFonts w:asciiTheme="minorHAnsi" w:hAnsiTheme="minorHAnsi"/>
                  <w:sz w:val="18"/>
                  <w:szCs w:val="18"/>
                </w:rPr>
                <w:delText>50</w:delText>
              </w:r>
            </w:del>
          </w:p>
        </w:tc>
        <w:tc>
          <w:tcPr>
            <w:tcW w:w="1281" w:type="dxa"/>
            <w:tcBorders>
              <w:top w:val="single" w:sz="4" w:space="0" w:color="auto"/>
              <w:left w:val="single" w:sz="4" w:space="0" w:color="auto"/>
              <w:bottom w:val="single" w:sz="4" w:space="0" w:color="auto"/>
              <w:right w:val="single" w:sz="4" w:space="0" w:color="auto"/>
            </w:tcBorders>
          </w:tcPr>
          <w:p w14:paraId="5AF53BAD" w14:textId="1FCCC2E4" w:rsidR="007277D4" w:rsidDel="00731A1A" w:rsidRDefault="007277D4" w:rsidP="007277D4">
            <w:pPr>
              <w:keepNext/>
              <w:suppressAutoHyphens/>
              <w:spacing w:before="240"/>
              <w:jc w:val="center"/>
              <w:rPr>
                <w:del w:id="1128" w:author="Alhabibi, Haider@Energy" w:date="2022-03-24T15:03:00Z"/>
                <w:rFonts w:asciiTheme="minorHAnsi" w:hAnsiTheme="minorHAnsi"/>
                <w:sz w:val="18"/>
                <w:szCs w:val="18"/>
              </w:rPr>
            </w:pPr>
            <w:del w:id="1129" w:author="Alhabibi, Haider@Energy" w:date="2022-01-09T21:53:00Z">
              <w:r w:rsidDel="00841A90">
                <w:rPr>
                  <w:rFonts w:asciiTheme="minorHAnsi" w:hAnsiTheme="minorHAnsi"/>
                  <w:sz w:val="18"/>
                  <w:szCs w:val="18"/>
                </w:rPr>
                <w:delText>80</w:delText>
              </w:r>
            </w:del>
          </w:p>
        </w:tc>
        <w:tc>
          <w:tcPr>
            <w:tcW w:w="1002" w:type="dxa"/>
            <w:tcBorders>
              <w:top w:val="single" w:sz="4" w:space="0" w:color="auto"/>
              <w:left w:val="single" w:sz="4" w:space="0" w:color="auto"/>
              <w:bottom w:val="single" w:sz="4" w:space="0" w:color="auto"/>
              <w:right w:val="single" w:sz="4" w:space="0" w:color="auto"/>
            </w:tcBorders>
          </w:tcPr>
          <w:p w14:paraId="0CFF3637" w14:textId="0D5D6A5E" w:rsidR="007277D4" w:rsidDel="00731A1A" w:rsidRDefault="007277D4" w:rsidP="007277D4">
            <w:pPr>
              <w:keepNext/>
              <w:suppressAutoHyphens/>
              <w:spacing w:before="240"/>
              <w:jc w:val="center"/>
              <w:rPr>
                <w:del w:id="1130" w:author="Alhabibi, Haider@Energy" w:date="2022-03-24T15:03:00Z"/>
                <w:rFonts w:asciiTheme="minorHAnsi" w:hAnsiTheme="minorHAnsi"/>
                <w:sz w:val="18"/>
                <w:szCs w:val="18"/>
              </w:rPr>
            </w:pPr>
            <w:del w:id="1131" w:author="Alhabibi, Haider@Energy" w:date="2022-01-09T21:53:00Z">
              <w:r w:rsidDel="00841A90">
                <w:rPr>
                  <w:rFonts w:asciiTheme="minorHAnsi" w:hAnsiTheme="minorHAnsi"/>
                  <w:sz w:val="18"/>
                  <w:szCs w:val="18"/>
                </w:rPr>
                <w:delText>100</w:delText>
              </w:r>
            </w:del>
          </w:p>
        </w:tc>
        <w:tc>
          <w:tcPr>
            <w:tcW w:w="1176" w:type="dxa"/>
            <w:tcBorders>
              <w:top w:val="single" w:sz="4" w:space="0" w:color="auto"/>
              <w:left w:val="single" w:sz="4" w:space="0" w:color="auto"/>
              <w:bottom w:val="single" w:sz="4" w:space="0" w:color="auto"/>
              <w:right w:val="single" w:sz="4" w:space="0" w:color="auto"/>
            </w:tcBorders>
          </w:tcPr>
          <w:p w14:paraId="35CF91B4" w14:textId="53C651D8" w:rsidR="007277D4" w:rsidDel="00731A1A" w:rsidRDefault="007277D4" w:rsidP="007277D4">
            <w:pPr>
              <w:keepNext/>
              <w:suppressAutoHyphens/>
              <w:spacing w:before="240"/>
              <w:jc w:val="center"/>
              <w:rPr>
                <w:del w:id="1132" w:author="Alhabibi, Haider@Energy" w:date="2022-03-24T15:03:00Z"/>
                <w:rFonts w:asciiTheme="minorHAnsi" w:hAnsiTheme="minorHAnsi"/>
                <w:sz w:val="18"/>
                <w:szCs w:val="18"/>
              </w:rPr>
            </w:pPr>
            <w:del w:id="1133" w:author="Alhabibi, Haider@Energy" w:date="2022-01-09T21:53:00Z">
              <w:r w:rsidDel="00841A90">
                <w:rPr>
                  <w:rFonts w:asciiTheme="minorHAnsi" w:hAnsiTheme="minorHAnsi"/>
                  <w:sz w:val="18"/>
                  <w:szCs w:val="18"/>
                </w:rPr>
                <w:delText>125</w:delText>
              </w:r>
            </w:del>
          </w:p>
        </w:tc>
        <w:tc>
          <w:tcPr>
            <w:tcW w:w="1114" w:type="dxa"/>
            <w:tcBorders>
              <w:top w:val="single" w:sz="4" w:space="0" w:color="auto"/>
              <w:left w:val="single" w:sz="4" w:space="0" w:color="auto"/>
              <w:bottom w:val="single" w:sz="4" w:space="0" w:color="auto"/>
              <w:right w:val="single" w:sz="4" w:space="0" w:color="auto"/>
            </w:tcBorders>
          </w:tcPr>
          <w:p w14:paraId="7715894B" w14:textId="7A3EA00F" w:rsidR="007277D4" w:rsidDel="00731A1A" w:rsidRDefault="007277D4" w:rsidP="007277D4">
            <w:pPr>
              <w:keepNext/>
              <w:suppressAutoHyphens/>
              <w:spacing w:before="240"/>
              <w:jc w:val="center"/>
              <w:rPr>
                <w:del w:id="1134" w:author="Alhabibi, Haider@Energy" w:date="2022-03-24T15:03:00Z"/>
                <w:rFonts w:asciiTheme="minorHAnsi" w:hAnsiTheme="minorHAnsi"/>
                <w:sz w:val="18"/>
                <w:szCs w:val="18"/>
              </w:rPr>
            </w:pPr>
            <w:del w:id="1135" w:author="Alhabibi, Haider@Energy" w:date="2022-01-09T21:53:00Z">
              <w:r w:rsidDel="00841A90">
                <w:rPr>
                  <w:rFonts w:asciiTheme="minorHAnsi" w:hAnsiTheme="minorHAnsi"/>
                  <w:sz w:val="18"/>
                  <w:szCs w:val="18"/>
                </w:rPr>
                <w:delText>50</w:delText>
              </w:r>
            </w:del>
          </w:p>
        </w:tc>
        <w:tc>
          <w:tcPr>
            <w:tcW w:w="1145" w:type="dxa"/>
            <w:tcBorders>
              <w:top w:val="single" w:sz="4" w:space="0" w:color="auto"/>
              <w:left w:val="single" w:sz="4" w:space="0" w:color="auto"/>
              <w:bottom w:val="single" w:sz="4" w:space="0" w:color="auto"/>
              <w:right w:val="single" w:sz="4" w:space="0" w:color="auto"/>
            </w:tcBorders>
          </w:tcPr>
          <w:p w14:paraId="1040F976" w14:textId="4F8F626C" w:rsidR="007277D4" w:rsidDel="00731A1A" w:rsidRDefault="007277D4" w:rsidP="007277D4">
            <w:pPr>
              <w:keepNext/>
              <w:suppressAutoHyphens/>
              <w:spacing w:before="240"/>
              <w:jc w:val="center"/>
              <w:rPr>
                <w:del w:id="1136" w:author="Alhabibi, Haider@Energy" w:date="2022-03-24T15:03:00Z"/>
                <w:rFonts w:asciiTheme="minorHAnsi" w:hAnsiTheme="minorHAnsi"/>
                <w:sz w:val="18"/>
                <w:szCs w:val="18"/>
              </w:rPr>
            </w:pPr>
            <w:del w:id="1137" w:author="Alhabibi, Haider@Energy" w:date="2022-01-09T21:53:00Z">
              <w:r w:rsidDel="00841A90">
                <w:rPr>
                  <w:rFonts w:asciiTheme="minorHAnsi" w:hAnsiTheme="minorHAnsi"/>
                  <w:sz w:val="18"/>
                  <w:szCs w:val="18"/>
                </w:rPr>
                <w:delText>80</w:delText>
              </w:r>
            </w:del>
          </w:p>
        </w:tc>
        <w:tc>
          <w:tcPr>
            <w:tcW w:w="1145" w:type="dxa"/>
            <w:tcBorders>
              <w:top w:val="single" w:sz="4" w:space="0" w:color="auto"/>
              <w:left w:val="single" w:sz="4" w:space="0" w:color="auto"/>
              <w:bottom w:val="single" w:sz="4" w:space="0" w:color="auto"/>
              <w:right w:val="single" w:sz="4" w:space="0" w:color="auto"/>
            </w:tcBorders>
          </w:tcPr>
          <w:p w14:paraId="27AED70C" w14:textId="4ABFB68E" w:rsidR="007277D4" w:rsidDel="00731A1A" w:rsidRDefault="007277D4" w:rsidP="007277D4">
            <w:pPr>
              <w:keepNext/>
              <w:suppressAutoHyphens/>
              <w:spacing w:before="240"/>
              <w:jc w:val="center"/>
              <w:rPr>
                <w:del w:id="1138" w:author="Alhabibi, Haider@Energy" w:date="2022-03-24T15:03:00Z"/>
                <w:rFonts w:asciiTheme="minorHAnsi" w:hAnsiTheme="minorHAnsi"/>
                <w:sz w:val="18"/>
                <w:szCs w:val="18"/>
              </w:rPr>
            </w:pPr>
            <w:del w:id="1139" w:author="Alhabibi, Haider@Energy" w:date="2022-01-09T21:53:00Z">
              <w:r w:rsidDel="00841A90">
                <w:rPr>
                  <w:rFonts w:asciiTheme="minorHAnsi" w:hAnsiTheme="minorHAnsi"/>
                  <w:sz w:val="18"/>
                  <w:szCs w:val="18"/>
                </w:rPr>
                <w:delText>100</w:delText>
              </w:r>
            </w:del>
          </w:p>
        </w:tc>
        <w:tc>
          <w:tcPr>
            <w:tcW w:w="1163" w:type="dxa"/>
            <w:tcBorders>
              <w:top w:val="single" w:sz="4" w:space="0" w:color="auto"/>
              <w:left w:val="single" w:sz="4" w:space="0" w:color="auto"/>
              <w:bottom w:val="single" w:sz="4" w:space="0" w:color="auto"/>
              <w:right w:val="single" w:sz="4" w:space="0" w:color="auto"/>
            </w:tcBorders>
          </w:tcPr>
          <w:p w14:paraId="797C9D28" w14:textId="37CB3FF3" w:rsidR="007277D4" w:rsidDel="00731A1A" w:rsidRDefault="007277D4" w:rsidP="007277D4">
            <w:pPr>
              <w:keepNext/>
              <w:suppressAutoHyphens/>
              <w:spacing w:before="240"/>
              <w:jc w:val="center"/>
              <w:rPr>
                <w:del w:id="1140" w:author="Alhabibi, Haider@Energy" w:date="2022-03-24T15:03:00Z"/>
                <w:rFonts w:asciiTheme="minorHAnsi" w:hAnsiTheme="minorHAnsi"/>
                <w:sz w:val="18"/>
                <w:szCs w:val="18"/>
              </w:rPr>
            </w:pPr>
            <w:del w:id="1141" w:author="Alhabibi, Haider@Energy" w:date="2022-01-09T21:53:00Z">
              <w:r w:rsidDel="00841A90">
                <w:rPr>
                  <w:rFonts w:asciiTheme="minorHAnsi" w:hAnsiTheme="minorHAnsi"/>
                  <w:sz w:val="18"/>
                  <w:szCs w:val="18"/>
                </w:rPr>
                <w:delText>125</w:delText>
              </w:r>
            </w:del>
          </w:p>
        </w:tc>
      </w:tr>
      <w:tr w:rsidR="007277D4" w:rsidDel="00731A1A" w14:paraId="02DB4FBE" w14:textId="7E4DD544" w:rsidTr="00C06379">
        <w:trPr>
          <w:trHeight w:val="269"/>
          <w:del w:id="1142" w:author="Alhabibi, Haider@Energy" w:date="2022-03-24T15:03:00Z"/>
        </w:trPr>
        <w:tc>
          <w:tcPr>
            <w:tcW w:w="1628" w:type="dxa"/>
            <w:tcBorders>
              <w:top w:val="single" w:sz="4" w:space="0" w:color="auto"/>
              <w:left w:val="single" w:sz="4" w:space="0" w:color="auto"/>
              <w:bottom w:val="single" w:sz="4" w:space="0" w:color="auto"/>
              <w:right w:val="single" w:sz="4" w:space="0" w:color="auto"/>
            </w:tcBorders>
            <w:vAlign w:val="center"/>
          </w:tcPr>
          <w:p w14:paraId="452AEF95" w14:textId="297CB7B1" w:rsidR="007277D4" w:rsidDel="00731A1A" w:rsidRDefault="007277D4" w:rsidP="007277D4">
            <w:pPr>
              <w:keepNext/>
              <w:jc w:val="center"/>
              <w:rPr>
                <w:del w:id="1143" w:author="Alhabibi, Haider@Energy" w:date="2022-03-24T15:03:00Z"/>
                <w:rFonts w:asciiTheme="minorHAnsi" w:hAnsiTheme="minorHAnsi"/>
                <w:sz w:val="18"/>
                <w:szCs w:val="18"/>
              </w:rPr>
            </w:pPr>
          </w:p>
        </w:tc>
        <w:tc>
          <w:tcPr>
            <w:tcW w:w="9162" w:type="dxa"/>
            <w:gridSpan w:val="9"/>
            <w:tcBorders>
              <w:top w:val="single" w:sz="4" w:space="0" w:color="auto"/>
              <w:left w:val="single" w:sz="4" w:space="0" w:color="auto"/>
              <w:bottom w:val="single" w:sz="4" w:space="0" w:color="auto"/>
              <w:right w:val="single" w:sz="4" w:space="0" w:color="auto"/>
            </w:tcBorders>
            <w:vAlign w:val="center"/>
          </w:tcPr>
          <w:p w14:paraId="1B3607F0" w14:textId="309FD226" w:rsidR="007277D4" w:rsidDel="00731A1A" w:rsidRDefault="007277D4" w:rsidP="007277D4">
            <w:pPr>
              <w:keepNext/>
              <w:jc w:val="center"/>
              <w:rPr>
                <w:del w:id="1144" w:author="Alhabibi, Haider@Energy" w:date="2022-03-24T15:03:00Z"/>
                <w:rFonts w:asciiTheme="minorHAnsi" w:hAnsiTheme="minorHAnsi"/>
                <w:sz w:val="18"/>
                <w:szCs w:val="18"/>
              </w:rPr>
            </w:pPr>
            <w:del w:id="1145" w:author="Alhabibi, Haider@Energy" w:date="2022-01-09T21:53:00Z">
              <w:r w:rsidDel="00841A90">
                <w:rPr>
                  <w:rFonts w:asciiTheme="minorHAnsi" w:hAnsiTheme="minorHAnsi"/>
                  <w:sz w:val="18"/>
                  <w:szCs w:val="18"/>
                </w:rPr>
                <w:delText>Maximum Allowable Duct Length (ft)</w:delText>
              </w:r>
            </w:del>
          </w:p>
        </w:tc>
      </w:tr>
      <w:tr w:rsidR="007277D4" w:rsidDel="00731A1A" w14:paraId="2839C132" w14:textId="5B175273" w:rsidTr="00C06379">
        <w:trPr>
          <w:trHeight w:val="245"/>
          <w:del w:id="1146" w:author="Alhabibi, Haider@Energy" w:date="2022-03-24T15:03:00Z"/>
        </w:trPr>
        <w:tc>
          <w:tcPr>
            <w:tcW w:w="1628" w:type="dxa"/>
            <w:tcBorders>
              <w:top w:val="single" w:sz="4" w:space="0" w:color="000000"/>
              <w:left w:val="single" w:sz="4" w:space="0" w:color="auto"/>
              <w:bottom w:val="single" w:sz="4" w:space="0" w:color="auto"/>
              <w:right w:val="single" w:sz="4" w:space="0" w:color="auto"/>
            </w:tcBorders>
            <w:vAlign w:val="bottom"/>
          </w:tcPr>
          <w:p w14:paraId="328EDF6D" w14:textId="0AFB8D43" w:rsidR="007277D4" w:rsidDel="00731A1A" w:rsidRDefault="007277D4" w:rsidP="007277D4">
            <w:pPr>
              <w:keepNext/>
              <w:jc w:val="center"/>
              <w:rPr>
                <w:del w:id="1147" w:author="Alhabibi, Haider@Energy" w:date="2022-03-24T15:03:00Z"/>
                <w:rFonts w:asciiTheme="minorHAnsi" w:hAnsiTheme="minorHAnsi"/>
                <w:sz w:val="18"/>
                <w:szCs w:val="18"/>
              </w:rPr>
            </w:pPr>
            <w:del w:id="1148" w:author="Alhabibi, Haider@Energy" w:date="2022-01-09T21:53:00Z">
              <w:r w:rsidDel="00841A90">
                <w:rPr>
                  <w:rFonts w:asciiTheme="minorHAnsi" w:hAnsiTheme="minorHAnsi"/>
                  <w:sz w:val="18"/>
                  <w:szCs w:val="18"/>
                </w:rPr>
                <w:delText>Diameter, (in)</w:delText>
              </w:r>
            </w:del>
          </w:p>
        </w:tc>
        <w:tc>
          <w:tcPr>
            <w:tcW w:w="4595" w:type="dxa"/>
            <w:gridSpan w:val="5"/>
            <w:tcBorders>
              <w:top w:val="single" w:sz="4" w:space="0" w:color="auto"/>
              <w:left w:val="single" w:sz="4" w:space="0" w:color="auto"/>
              <w:bottom w:val="single" w:sz="4" w:space="0" w:color="auto"/>
              <w:right w:val="single" w:sz="4" w:space="0" w:color="auto"/>
            </w:tcBorders>
            <w:vAlign w:val="bottom"/>
          </w:tcPr>
          <w:p w14:paraId="2E1E234E" w14:textId="6F670B0B" w:rsidR="007277D4" w:rsidDel="00731A1A" w:rsidRDefault="007277D4" w:rsidP="007277D4">
            <w:pPr>
              <w:keepNext/>
              <w:jc w:val="center"/>
              <w:rPr>
                <w:del w:id="1149" w:author="Alhabibi, Haider@Energy" w:date="2022-03-24T15:03:00Z"/>
                <w:rFonts w:asciiTheme="minorHAnsi" w:hAnsiTheme="minorHAnsi"/>
                <w:sz w:val="18"/>
                <w:szCs w:val="18"/>
              </w:rPr>
            </w:pPr>
            <w:del w:id="1150" w:author="Alhabibi, Haider@Energy" w:date="2022-01-09T21:53:00Z">
              <w:r w:rsidDel="00841A90">
                <w:rPr>
                  <w:rFonts w:asciiTheme="minorHAnsi" w:hAnsiTheme="minorHAnsi"/>
                  <w:sz w:val="18"/>
                  <w:szCs w:val="18"/>
                </w:rPr>
                <w:delText>Flex Duct</w:delText>
              </w:r>
            </w:del>
          </w:p>
        </w:tc>
        <w:tc>
          <w:tcPr>
            <w:tcW w:w="4567" w:type="dxa"/>
            <w:gridSpan w:val="4"/>
            <w:tcBorders>
              <w:top w:val="single" w:sz="4" w:space="0" w:color="auto"/>
              <w:left w:val="single" w:sz="4" w:space="0" w:color="auto"/>
              <w:bottom w:val="single" w:sz="4" w:space="0" w:color="auto"/>
              <w:right w:val="single" w:sz="4" w:space="0" w:color="auto"/>
            </w:tcBorders>
            <w:vAlign w:val="bottom"/>
          </w:tcPr>
          <w:p w14:paraId="553D357C" w14:textId="5F1F9EAE" w:rsidR="007277D4" w:rsidDel="00731A1A" w:rsidRDefault="007277D4" w:rsidP="007277D4">
            <w:pPr>
              <w:keepNext/>
              <w:jc w:val="center"/>
              <w:rPr>
                <w:del w:id="1151" w:author="Alhabibi, Haider@Energy" w:date="2022-03-24T15:03:00Z"/>
                <w:rFonts w:asciiTheme="minorHAnsi" w:hAnsiTheme="minorHAnsi"/>
                <w:sz w:val="18"/>
                <w:szCs w:val="18"/>
              </w:rPr>
            </w:pPr>
            <w:del w:id="1152" w:author="Alhabibi, Haider@Energy" w:date="2022-01-09T21:53:00Z">
              <w:r w:rsidDel="00841A90">
                <w:rPr>
                  <w:rFonts w:asciiTheme="minorHAnsi" w:hAnsiTheme="minorHAnsi"/>
                  <w:sz w:val="18"/>
                  <w:szCs w:val="18"/>
                </w:rPr>
                <w:delText>Smooth Duct</w:delText>
              </w:r>
            </w:del>
          </w:p>
        </w:tc>
      </w:tr>
      <w:tr w:rsidR="007277D4" w:rsidDel="00731A1A" w14:paraId="3163F81A" w14:textId="3E26EA1F" w:rsidTr="00C06379">
        <w:trPr>
          <w:trHeight w:val="245"/>
          <w:del w:id="1153" w:author="Alhabibi, Haider@Energy" w:date="2022-03-24T15:03:00Z"/>
        </w:trPr>
        <w:tc>
          <w:tcPr>
            <w:tcW w:w="1628" w:type="dxa"/>
            <w:tcBorders>
              <w:top w:val="single" w:sz="4" w:space="0" w:color="000000"/>
              <w:left w:val="single" w:sz="4" w:space="0" w:color="auto"/>
              <w:bottom w:val="single" w:sz="4" w:space="0" w:color="auto"/>
              <w:right w:val="single" w:sz="4" w:space="0" w:color="auto"/>
            </w:tcBorders>
            <w:vAlign w:val="bottom"/>
          </w:tcPr>
          <w:p w14:paraId="4AB56B43" w14:textId="28C2EC6E" w:rsidR="007277D4" w:rsidDel="00731A1A" w:rsidRDefault="007277D4" w:rsidP="007277D4">
            <w:pPr>
              <w:keepNext/>
              <w:jc w:val="center"/>
              <w:rPr>
                <w:del w:id="1154" w:author="Alhabibi, Haider@Energy" w:date="2022-03-24T15:03:00Z"/>
                <w:rFonts w:asciiTheme="minorHAnsi" w:hAnsiTheme="minorHAnsi"/>
                <w:sz w:val="18"/>
                <w:szCs w:val="18"/>
              </w:rPr>
            </w:pPr>
            <w:del w:id="1155" w:author="Alhabibi, Haider@Energy" w:date="2022-01-09T21:53:00Z">
              <w:r w:rsidDel="00841A90">
                <w:rPr>
                  <w:rFonts w:asciiTheme="minorHAnsi" w:hAnsiTheme="minorHAnsi"/>
                  <w:sz w:val="18"/>
                  <w:szCs w:val="18"/>
                </w:rPr>
                <w:delText>3</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2CE0C9D9" w14:textId="58F50BF4" w:rsidR="007277D4" w:rsidDel="00731A1A" w:rsidRDefault="007277D4" w:rsidP="007277D4">
            <w:pPr>
              <w:keepNext/>
              <w:jc w:val="center"/>
              <w:rPr>
                <w:del w:id="1156" w:author="Alhabibi, Haider@Energy" w:date="2022-03-24T15:03:00Z"/>
                <w:rFonts w:asciiTheme="minorHAnsi" w:hAnsiTheme="minorHAnsi"/>
                <w:sz w:val="18"/>
                <w:szCs w:val="18"/>
              </w:rPr>
            </w:pPr>
            <w:del w:id="1157" w:author="Alhabibi, Haider@Energy" w:date="2022-01-09T21:53:00Z">
              <w:r w:rsidDel="00841A90">
                <w:rPr>
                  <w:rFonts w:asciiTheme="minorHAnsi" w:hAnsiTheme="minorHAnsi"/>
                  <w:sz w:val="18"/>
                  <w:szCs w:val="18"/>
                </w:rPr>
                <w:delText>X</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46AC61DF" w14:textId="4BD8813B" w:rsidR="007277D4" w:rsidDel="00731A1A" w:rsidRDefault="007277D4" w:rsidP="007277D4">
            <w:pPr>
              <w:keepNext/>
              <w:jc w:val="center"/>
              <w:rPr>
                <w:del w:id="1158" w:author="Alhabibi, Haider@Energy" w:date="2022-03-24T15:03:00Z"/>
                <w:rFonts w:asciiTheme="minorHAnsi" w:hAnsiTheme="minorHAnsi"/>
                <w:color w:val="000000"/>
                <w:sz w:val="18"/>
                <w:szCs w:val="18"/>
              </w:rPr>
            </w:pPr>
            <w:del w:id="1159" w:author="Alhabibi, Haider@Energy" w:date="2022-01-09T21:53:00Z">
              <w:r w:rsidDel="00841A90">
                <w:rPr>
                  <w:rFonts w:asciiTheme="minorHAnsi" w:hAnsiTheme="minorHAnsi"/>
                  <w:sz w:val="18"/>
                  <w:szCs w:val="18"/>
                </w:rPr>
                <w:delText>X</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5E339242" w14:textId="4BE29C5C" w:rsidR="007277D4" w:rsidDel="00731A1A" w:rsidRDefault="007277D4" w:rsidP="007277D4">
            <w:pPr>
              <w:keepNext/>
              <w:jc w:val="center"/>
              <w:rPr>
                <w:del w:id="1160" w:author="Alhabibi, Haider@Energy" w:date="2022-03-24T15:03:00Z"/>
                <w:rFonts w:asciiTheme="minorHAnsi" w:hAnsiTheme="minorHAnsi"/>
                <w:sz w:val="18"/>
                <w:szCs w:val="18"/>
              </w:rPr>
            </w:pPr>
            <w:del w:id="1161" w:author="Alhabibi, Haider@Energy" w:date="2022-01-09T21:53: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7B7EDD8B" w14:textId="4F954CCA" w:rsidR="007277D4" w:rsidDel="00731A1A" w:rsidRDefault="007277D4" w:rsidP="007277D4">
            <w:pPr>
              <w:keepNext/>
              <w:jc w:val="center"/>
              <w:rPr>
                <w:del w:id="1162" w:author="Alhabibi, Haider@Energy" w:date="2022-03-24T15:03:00Z"/>
                <w:rFonts w:asciiTheme="minorHAnsi" w:hAnsiTheme="minorHAnsi"/>
                <w:sz w:val="18"/>
                <w:szCs w:val="18"/>
              </w:rPr>
            </w:pPr>
            <w:del w:id="1163" w:author="Alhabibi, Haider@Energy" w:date="2022-01-09T21:53: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4D060918" w14:textId="2DAFB348" w:rsidR="007277D4" w:rsidDel="00731A1A" w:rsidRDefault="007277D4" w:rsidP="007277D4">
            <w:pPr>
              <w:keepNext/>
              <w:jc w:val="center"/>
              <w:rPr>
                <w:del w:id="1164" w:author="Alhabibi, Haider@Energy" w:date="2022-03-24T15:03:00Z"/>
                <w:rFonts w:asciiTheme="minorHAnsi" w:hAnsiTheme="minorHAnsi"/>
                <w:sz w:val="18"/>
                <w:szCs w:val="18"/>
              </w:rPr>
            </w:pPr>
            <w:del w:id="1165" w:author="Alhabibi, Haider@Energy" w:date="2022-01-09T21:53:00Z">
              <w:r w:rsidDel="00841A90">
                <w:rPr>
                  <w:rFonts w:asciiTheme="minorHAnsi" w:hAnsiTheme="minorHAnsi"/>
                  <w:sz w:val="18"/>
                  <w:szCs w:val="18"/>
                </w:rPr>
                <w:delText>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7B97B143" w14:textId="487D9916" w:rsidR="007277D4" w:rsidDel="00731A1A" w:rsidRDefault="007277D4" w:rsidP="007277D4">
            <w:pPr>
              <w:keepNext/>
              <w:jc w:val="center"/>
              <w:rPr>
                <w:del w:id="1166" w:author="Alhabibi, Haider@Energy" w:date="2022-03-24T15:03:00Z"/>
                <w:rFonts w:asciiTheme="minorHAnsi" w:hAnsiTheme="minorHAnsi"/>
                <w:sz w:val="18"/>
                <w:szCs w:val="18"/>
              </w:rPr>
            </w:pPr>
            <w:del w:id="1167" w:author="Alhabibi, Haider@Energy" w:date="2022-01-09T21:53:00Z">
              <w:r w:rsidDel="00841A90">
                <w:rPr>
                  <w:rFonts w:asciiTheme="minorHAnsi" w:hAnsiTheme="minorHAnsi"/>
                  <w:sz w:val="18"/>
                  <w:szCs w:val="18"/>
                </w:rPr>
                <w:delText>X</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0578457D" w14:textId="1566C938" w:rsidR="007277D4" w:rsidDel="00731A1A" w:rsidRDefault="007277D4" w:rsidP="007277D4">
            <w:pPr>
              <w:keepNext/>
              <w:jc w:val="center"/>
              <w:rPr>
                <w:del w:id="1168" w:author="Alhabibi, Haider@Energy" w:date="2022-03-24T15:03:00Z"/>
                <w:rFonts w:asciiTheme="minorHAnsi" w:hAnsiTheme="minorHAnsi"/>
                <w:sz w:val="18"/>
                <w:szCs w:val="18"/>
              </w:rPr>
            </w:pPr>
            <w:del w:id="1169" w:author="Alhabibi, Haider@Energy" w:date="2022-01-09T21:53:00Z">
              <w:r w:rsidDel="00841A90">
                <w:rPr>
                  <w:rFonts w:asciiTheme="minorHAnsi" w:hAnsiTheme="minorHAnsi"/>
                  <w:sz w:val="18"/>
                  <w:szCs w:val="18"/>
                </w:rPr>
                <w:delText>X</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720E807C" w14:textId="23423639" w:rsidR="007277D4" w:rsidDel="00731A1A" w:rsidRDefault="007277D4" w:rsidP="007277D4">
            <w:pPr>
              <w:keepNext/>
              <w:jc w:val="center"/>
              <w:rPr>
                <w:del w:id="1170" w:author="Alhabibi, Haider@Energy" w:date="2022-03-24T15:03:00Z"/>
                <w:rFonts w:asciiTheme="minorHAnsi" w:hAnsiTheme="minorHAnsi"/>
                <w:sz w:val="18"/>
                <w:szCs w:val="18"/>
              </w:rPr>
            </w:pPr>
            <w:del w:id="1171" w:author="Alhabibi, Haider@Energy" w:date="2022-01-09T21:53:00Z">
              <w:r w:rsidDel="00841A90">
                <w:rPr>
                  <w:rFonts w:asciiTheme="minorHAnsi" w:hAnsiTheme="minorHAnsi"/>
                  <w:sz w:val="18"/>
                  <w:szCs w:val="18"/>
                </w:rPr>
                <w:delText>X</w:delText>
              </w:r>
            </w:del>
          </w:p>
        </w:tc>
      </w:tr>
      <w:tr w:rsidR="007277D4" w:rsidDel="00731A1A" w14:paraId="3A2DF305" w14:textId="69A714FD" w:rsidTr="00C06379">
        <w:trPr>
          <w:trHeight w:val="245"/>
          <w:del w:id="1172" w:author="Alhabibi, Haider@Energy" w:date="2022-03-24T15:03:00Z"/>
        </w:trPr>
        <w:tc>
          <w:tcPr>
            <w:tcW w:w="1628" w:type="dxa"/>
            <w:tcBorders>
              <w:top w:val="single" w:sz="4" w:space="0" w:color="auto"/>
              <w:left w:val="single" w:sz="4" w:space="0" w:color="auto"/>
              <w:bottom w:val="single" w:sz="4" w:space="0" w:color="auto"/>
              <w:right w:val="single" w:sz="4" w:space="0" w:color="auto"/>
            </w:tcBorders>
            <w:vAlign w:val="bottom"/>
          </w:tcPr>
          <w:p w14:paraId="6331DC61" w14:textId="75F070B0" w:rsidR="007277D4" w:rsidDel="00731A1A" w:rsidRDefault="007277D4" w:rsidP="007277D4">
            <w:pPr>
              <w:keepNext/>
              <w:jc w:val="center"/>
              <w:rPr>
                <w:del w:id="1173" w:author="Alhabibi, Haider@Energy" w:date="2022-03-24T15:03:00Z"/>
                <w:rFonts w:asciiTheme="minorHAnsi" w:hAnsiTheme="minorHAnsi"/>
                <w:sz w:val="18"/>
                <w:szCs w:val="18"/>
              </w:rPr>
            </w:pPr>
            <w:del w:id="1174" w:author="Alhabibi, Haider@Energy" w:date="2022-01-09T21:53:00Z">
              <w:r w:rsidDel="00841A90">
                <w:rPr>
                  <w:rFonts w:asciiTheme="minorHAnsi" w:hAnsiTheme="minorHAnsi"/>
                  <w:sz w:val="18"/>
                  <w:szCs w:val="18"/>
                </w:rPr>
                <w:delText>4</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0AE05467" w14:textId="24201071" w:rsidR="007277D4" w:rsidDel="00731A1A" w:rsidRDefault="007277D4" w:rsidP="007277D4">
            <w:pPr>
              <w:keepNext/>
              <w:jc w:val="center"/>
              <w:rPr>
                <w:del w:id="1175" w:author="Alhabibi, Haider@Energy" w:date="2022-03-24T15:03:00Z"/>
                <w:rFonts w:asciiTheme="minorHAnsi" w:hAnsiTheme="minorHAnsi"/>
                <w:sz w:val="18"/>
                <w:szCs w:val="18"/>
              </w:rPr>
            </w:pPr>
            <w:del w:id="1176" w:author="Alhabibi, Haider@Energy" w:date="2022-01-09T21:53:00Z">
              <w:r w:rsidDel="00841A90">
                <w:rPr>
                  <w:rFonts w:asciiTheme="minorHAnsi" w:hAnsiTheme="minorHAnsi"/>
                  <w:sz w:val="18"/>
                  <w:szCs w:val="18"/>
                </w:rPr>
                <w:delText>70</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5B129AC1" w14:textId="7D23864E" w:rsidR="007277D4" w:rsidDel="00731A1A" w:rsidRDefault="007277D4" w:rsidP="007277D4">
            <w:pPr>
              <w:keepNext/>
              <w:jc w:val="center"/>
              <w:rPr>
                <w:del w:id="1177" w:author="Alhabibi, Haider@Energy" w:date="2022-03-24T15:03:00Z"/>
                <w:rFonts w:asciiTheme="minorHAnsi" w:hAnsiTheme="minorHAnsi"/>
                <w:sz w:val="18"/>
                <w:szCs w:val="18"/>
              </w:rPr>
            </w:pPr>
            <w:del w:id="1178" w:author="Alhabibi, Haider@Energy" w:date="2022-01-09T21:53:00Z">
              <w:r w:rsidDel="00841A90">
                <w:rPr>
                  <w:rFonts w:asciiTheme="minorHAnsi" w:hAnsiTheme="minorHAnsi"/>
                  <w:sz w:val="18"/>
                  <w:szCs w:val="18"/>
                </w:rPr>
                <w:delText>3</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73C7C5D0" w14:textId="56E45492" w:rsidR="007277D4" w:rsidDel="00731A1A" w:rsidRDefault="007277D4" w:rsidP="007277D4">
            <w:pPr>
              <w:keepNext/>
              <w:jc w:val="center"/>
              <w:rPr>
                <w:del w:id="1179" w:author="Alhabibi, Haider@Energy" w:date="2022-03-24T15:03:00Z"/>
                <w:rFonts w:asciiTheme="minorHAnsi" w:hAnsiTheme="minorHAnsi"/>
                <w:sz w:val="18"/>
                <w:szCs w:val="18"/>
              </w:rPr>
            </w:pPr>
            <w:del w:id="1180" w:author="Alhabibi, Haider@Energy" w:date="2022-01-09T21:53:00Z">
              <w:r w:rsidDel="00841A90">
                <w:rPr>
                  <w:rFonts w:asciiTheme="minorHAnsi" w:hAnsiTheme="minorHAnsi"/>
                  <w:sz w:val="18"/>
                  <w:szCs w:val="18"/>
                </w:rPr>
                <w:delText>X</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51FCA563" w14:textId="108D5728" w:rsidR="007277D4" w:rsidDel="00731A1A" w:rsidRDefault="007277D4" w:rsidP="007277D4">
            <w:pPr>
              <w:keepNext/>
              <w:jc w:val="center"/>
              <w:rPr>
                <w:del w:id="1181" w:author="Alhabibi, Haider@Energy" w:date="2022-03-24T15:03:00Z"/>
                <w:rFonts w:asciiTheme="minorHAnsi" w:hAnsiTheme="minorHAnsi"/>
                <w:sz w:val="18"/>
                <w:szCs w:val="18"/>
              </w:rPr>
            </w:pPr>
            <w:del w:id="1182" w:author="Alhabibi, Haider@Energy" w:date="2022-01-09T21:53:00Z">
              <w:r w:rsidDel="00841A90">
                <w:rPr>
                  <w:rFonts w:asciiTheme="minorHAnsi" w:hAnsiTheme="minorHAnsi"/>
                  <w:sz w:val="18"/>
                  <w:szCs w:val="18"/>
                </w:rPr>
                <w:delText>X</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6461A54C" w14:textId="19556583" w:rsidR="007277D4" w:rsidDel="00731A1A" w:rsidRDefault="007277D4" w:rsidP="007277D4">
            <w:pPr>
              <w:keepNext/>
              <w:jc w:val="center"/>
              <w:rPr>
                <w:del w:id="1183" w:author="Alhabibi, Haider@Energy" w:date="2022-03-24T15:03:00Z"/>
                <w:rFonts w:asciiTheme="minorHAnsi" w:hAnsiTheme="minorHAnsi"/>
                <w:sz w:val="18"/>
                <w:szCs w:val="18"/>
              </w:rPr>
            </w:pPr>
            <w:del w:id="1184" w:author="Alhabibi, Haider@Energy" w:date="2022-01-09T21:53:00Z">
              <w:r w:rsidDel="00841A90">
                <w:rPr>
                  <w:rFonts w:asciiTheme="minorHAnsi" w:hAnsiTheme="minorHAnsi"/>
                  <w:sz w:val="18"/>
                  <w:szCs w:val="18"/>
                </w:rPr>
                <w:delText>105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110F48C0" w14:textId="7C240D1B" w:rsidR="007277D4" w:rsidDel="00731A1A" w:rsidRDefault="007277D4" w:rsidP="007277D4">
            <w:pPr>
              <w:keepNext/>
              <w:jc w:val="center"/>
              <w:rPr>
                <w:del w:id="1185" w:author="Alhabibi, Haider@Energy" w:date="2022-03-24T15:03:00Z"/>
                <w:rFonts w:asciiTheme="minorHAnsi" w:hAnsiTheme="minorHAnsi"/>
                <w:sz w:val="18"/>
                <w:szCs w:val="18"/>
              </w:rPr>
            </w:pPr>
            <w:del w:id="1186" w:author="Alhabibi, Haider@Energy" w:date="2022-01-09T21:53:00Z">
              <w:r w:rsidDel="00841A90">
                <w:rPr>
                  <w:rFonts w:asciiTheme="minorHAnsi" w:hAnsiTheme="minorHAnsi"/>
                  <w:sz w:val="18"/>
                  <w:szCs w:val="18"/>
                </w:rPr>
                <w:delText>35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1266B60F" w14:textId="0E17BFB2" w:rsidR="007277D4" w:rsidDel="00731A1A" w:rsidRDefault="007277D4" w:rsidP="007277D4">
            <w:pPr>
              <w:keepNext/>
              <w:jc w:val="center"/>
              <w:rPr>
                <w:del w:id="1187" w:author="Alhabibi, Haider@Energy" w:date="2022-03-24T15:03:00Z"/>
                <w:rFonts w:asciiTheme="minorHAnsi" w:hAnsiTheme="minorHAnsi"/>
                <w:sz w:val="18"/>
                <w:szCs w:val="18"/>
              </w:rPr>
            </w:pPr>
            <w:del w:id="1188" w:author="Alhabibi, Haider@Energy" w:date="2022-01-09T21:53:00Z">
              <w:r w:rsidDel="00841A90">
                <w:rPr>
                  <w:rFonts w:asciiTheme="minorHAnsi" w:hAnsiTheme="minorHAnsi"/>
                  <w:sz w:val="18"/>
                  <w:szCs w:val="18"/>
                </w:rPr>
                <w:delText>5</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09631BCB" w14:textId="4021BEF2" w:rsidR="007277D4" w:rsidDel="00731A1A" w:rsidRDefault="007277D4" w:rsidP="007277D4">
            <w:pPr>
              <w:keepNext/>
              <w:jc w:val="center"/>
              <w:rPr>
                <w:del w:id="1189" w:author="Alhabibi, Haider@Energy" w:date="2022-03-24T15:03:00Z"/>
                <w:rFonts w:asciiTheme="minorHAnsi" w:hAnsiTheme="minorHAnsi"/>
                <w:sz w:val="18"/>
                <w:szCs w:val="18"/>
              </w:rPr>
            </w:pPr>
            <w:del w:id="1190" w:author="Alhabibi, Haider@Energy" w:date="2022-01-09T21:53:00Z">
              <w:r w:rsidDel="00841A90">
                <w:rPr>
                  <w:rFonts w:asciiTheme="minorHAnsi" w:hAnsiTheme="minorHAnsi"/>
                  <w:sz w:val="18"/>
                  <w:szCs w:val="18"/>
                </w:rPr>
                <w:delText>X</w:delText>
              </w:r>
            </w:del>
          </w:p>
        </w:tc>
      </w:tr>
      <w:tr w:rsidR="007277D4" w:rsidDel="00731A1A" w14:paraId="60D65A9F" w14:textId="245D4D2A" w:rsidTr="00C06379">
        <w:trPr>
          <w:trHeight w:val="245"/>
          <w:del w:id="1191" w:author="Alhabibi, Haider@Energy" w:date="2022-03-24T15:03:00Z"/>
        </w:trPr>
        <w:tc>
          <w:tcPr>
            <w:tcW w:w="1628" w:type="dxa"/>
            <w:tcBorders>
              <w:top w:val="single" w:sz="4" w:space="0" w:color="auto"/>
              <w:left w:val="single" w:sz="4" w:space="0" w:color="auto"/>
              <w:bottom w:val="single" w:sz="4" w:space="0" w:color="auto"/>
              <w:right w:val="single" w:sz="4" w:space="0" w:color="auto"/>
            </w:tcBorders>
            <w:vAlign w:val="bottom"/>
          </w:tcPr>
          <w:p w14:paraId="0FD0CA1B" w14:textId="49DD2E43" w:rsidR="007277D4" w:rsidDel="00731A1A" w:rsidRDefault="007277D4" w:rsidP="007277D4">
            <w:pPr>
              <w:keepNext/>
              <w:jc w:val="center"/>
              <w:rPr>
                <w:del w:id="1192" w:author="Alhabibi, Haider@Energy" w:date="2022-03-24T15:03:00Z"/>
                <w:rFonts w:asciiTheme="minorHAnsi" w:hAnsiTheme="minorHAnsi"/>
                <w:sz w:val="18"/>
                <w:szCs w:val="18"/>
              </w:rPr>
            </w:pPr>
            <w:del w:id="1193" w:author="Alhabibi, Haider@Energy" w:date="2022-01-09T21:53:00Z">
              <w:r w:rsidDel="00841A90">
                <w:rPr>
                  <w:rFonts w:asciiTheme="minorHAnsi" w:hAnsiTheme="minorHAnsi"/>
                  <w:sz w:val="18"/>
                  <w:szCs w:val="18"/>
                </w:rPr>
                <w:delText>5</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57E625A1" w14:textId="45449FF3" w:rsidR="007277D4" w:rsidDel="00731A1A" w:rsidRDefault="007277D4" w:rsidP="007277D4">
            <w:pPr>
              <w:keepNext/>
              <w:jc w:val="center"/>
              <w:rPr>
                <w:del w:id="1194" w:author="Alhabibi, Haider@Energy" w:date="2022-03-24T15:03:00Z"/>
                <w:rFonts w:asciiTheme="minorHAnsi" w:hAnsiTheme="minorHAnsi"/>
                <w:sz w:val="18"/>
                <w:szCs w:val="18"/>
              </w:rPr>
            </w:pPr>
            <w:del w:id="1195" w:author="Alhabibi, Haider@Energy" w:date="2022-01-09T21:53: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333E77B1" w14:textId="74B8FE6C" w:rsidR="007277D4" w:rsidDel="00731A1A" w:rsidRDefault="007277D4" w:rsidP="007277D4">
            <w:pPr>
              <w:keepNext/>
              <w:jc w:val="center"/>
              <w:rPr>
                <w:del w:id="1196" w:author="Alhabibi, Haider@Energy" w:date="2022-03-24T15:03:00Z"/>
                <w:rFonts w:asciiTheme="minorHAnsi" w:hAnsiTheme="minorHAnsi"/>
                <w:sz w:val="18"/>
                <w:szCs w:val="18"/>
              </w:rPr>
            </w:pPr>
            <w:del w:id="1197" w:author="Alhabibi, Haider@Energy" w:date="2022-01-09T21:53:00Z">
              <w:r w:rsidDel="00841A90">
                <w:rPr>
                  <w:rFonts w:asciiTheme="minorHAnsi" w:hAnsiTheme="minorHAnsi"/>
                  <w:sz w:val="18"/>
                  <w:szCs w:val="18"/>
                </w:rPr>
                <w:delText>70</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7E8291D8" w14:textId="78056A92" w:rsidR="007277D4" w:rsidDel="00731A1A" w:rsidRDefault="007277D4" w:rsidP="007277D4">
            <w:pPr>
              <w:keepNext/>
              <w:jc w:val="center"/>
              <w:rPr>
                <w:del w:id="1198" w:author="Alhabibi, Haider@Energy" w:date="2022-03-24T15:03:00Z"/>
                <w:rFonts w:asciiTheme="minorHAnsi" w:hAnsiTheme="minorHAnsi"/>
                <w:sz w:val="18"/>
                <w:szCs w:val="18"/>
              </w:rPr>
            </w:pPr>
            <w:del w:id="1199" w:author="Alhabibi, Haider@Energy" w:date="2022-01-09T21:53:00Z">
              <w:r w:rsidDel="00841A90">
                <w:rPr>
                  <w:rFonts w:asciiTheme="minorHAnsi" w:hAnsiTheme="minorHAnsi"/>
                  <w:sz w:val="18"/>
                  <w:szCs w:val="18"/>
                </w:rPr>
                <w:delText>35</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722215C9" w14:textId="02D64E44" w:rsidR="007277D4" w:rsidDel="00731A1A" w:rsidRDefault="007277D4" w:rsidP="007277D4">
            <w:pPr>
              <w:keepNext/>
              <w:jc w:val="center"/>
              <w:rPr>
                <w:del w:id="1200" w:author="Alhabibi, Haider@Energy" w:date="2022-03-24T15:03:00Z"/>
                <w:rFonts w:asciiTheme="minorHAnsi" w:hAnsiTheme="minorHAnsi"/>
                <w:sz w:val="18"/>
                <w:szCs w:val="18"/>
              </w:rPr>
            </w:pPr>
            <w:del w:id="1201" w:author="Alhabibi, Haider@Energy" w:date="2022-01-09T21:53:00Z">
              <w:r w:rsidDel="00841A90">
                <w:rPr>
                  <w:rFonts w:asciiTheme="minorHAnsi" w:hAnsiTheme="minorHAnsi"/>
                  <w:sz w:val="18"/>
                  <w:szCs w:val="18"/>
                </w:rPr>
                <w:delText>20</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20AAA5D9" w14:textId="7285377B" w:rsidR="007277D4" w:rsidDel="00731A1A" w:rsidRDefault="007277D4" w:rsidP="007277D4">
            <w:pPr>
              <w:keepNext/>
              <w:jc w:val="center"/>
              <w:rPr>
                <w:del w:id="1202" w:author="Alhabibi, Haider@Energy" w:date="2022-03-24T15:03:00Z"/>
                <w:rFonts w:asciiTheme="minorHAnsi" w:hAnsiTheme="minorHAnsi"/>
                <w:sz w:val="18"/>
                <w:szCs w:val="18"/>
              </w:rPr>
            </w:pPr>
            <w:del w:id="1203"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4DA949FA" w14:textId="7BAE4D0A" w:rsidR="007277D4" w:rsidDel="00731A1A" w:rsidRDefault="007277D4" w:rsidP="007277D4">
            <w:pPr>
              <w:keepNext/>
              <w:jc w:val="center"/>
              <w:rPr>
                <w:del w:id="1204" w:author="Alhabibi, Haider@Energy" w:date="2022-03-24T15:03:00Z"/>
                <w:rFonts w:asciiTheme="minorHAnsi" w:hAnsiTheme="minorHAnsi"/>
                <w:sz w:val="18"/>
                <w:szCs w:val="18"/>
              </w:rPr>
            </w:pPr>
            <w:del w:id="1205" w:author="Alhabibi, Haider@Energy" w:date="2022-01-09T21:53:00Z">
              <w:r w:rsidDel="00841A90">
                <w:rPr>
                  <w:rFonts w:asciiTheme="minorHAnsi" w:hAnsiTheme="minorHAnsi"/>
                  <w:sz w:val="18"/>
                  <w:szCs w:val="18"/>
                </w:rPr>
                <w:delText>135</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7287D4FB" w14:textId="68CE6401" w:rsidR="007277D4" w:rsidDel="00731A1A" w:rsidRDefault="007277D4" w:rsidP="007277D4">
            <w:pPr>
              <w:keepNext/>
              <w:jc w:val="center"/>
              <w:rPr>
                <w:del w:id="1206" w:author="Alhabibi, Haider@Energy" w:date="2022-03-24T15:03:00Z"/>
                <w:rFonts w:asciiTheme="minorHAnsi" w:hAnsiTheme="minorHAnsi"/>
                <w:sz w:val="18"/>
                <w:szCs w:val="18"/>
              </w:rPr>
            </w:pPr>
            <w:del w:id="1207" w:author="Alhabibi, Haider@Energy" w:date="2022-01-09T21:53:00Z">
              <w:r w:rsidDel="00841A90">
                <w:rPr>
                  <w:rFonts w:asciiTheme="minorHAnsi" w:hAnsiTheme="minorHAnsi"/>
                  <w:sz w:val="18"/>
                  <w:szCs w:val="18"/>
                </w:rPr>
                <w:delText>85</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6002A73B" w14:textId="50DF5F71" w:rsidR="007277D4" w:rsidDel="00731A1A" w:rsidRDefault="007277D4" w:rsidP="007277D4">
            <w:pPr>
              <w:keepNext/>
              <w:jc w:val="center"/>
              <w:rPr>
                <w:del w:id="1208" w:author="Alhabibi, Haider@Energy" w:date="2022-03-24T15:03:00Z"/>
                <w:rFonts w:asciiTheme="minorHAnsi" w:hAnsiTheme="minorHAnsi"/>
                <w:sz w:val="18"/>
                <w:szCs w:val="18"/>
              </w:rPr>
            </w:pPr>
            <w:del w:id="1209" w:author="Alhabibi, Haider@Energy" w:date="2022-01-09T21:53:00Z">
              <w:r w:rsidDel="00841A90">
                <w:rPr>
                  <w:rFonts w:asciiTheme="minorHAnsi" w:hAnsiTheme="minorHAnsi"/>
                  <w:sz w:val="18"/>
                  <w:szCs w:val="18"/>
                </w:rPr>
                <w:delText>55</w:delText>
              </w:r>
            </w:del>
          </w:p>
        </w:tc>
      </w:tr>
      <w:tr w:rsidR="007277D4" w:rsidDel="00731A1A" w14:paraId="5FD8C331" w14:textId="7BB9C074" w:rsidTr="00C06379">
        <w:trPr>
          <w:trHeight w:val="245"/>
          <w:del w:id="1210" w:author="Alhabibi, Haider@Energy" w:date="2022-03-24T15:03:00Z"/>
        </w:trPr>
        <w:tc>
          <w:tcPr>
            <w:tcW w:w="1628" w:type="dxa"/>
            <w:tcBorders>
              <w:top w:val="single" w:sz="4" w:space="0" w:color="auto"/>
              <w:left w:val="single" w:sz="4" w:space="0" w:color="auto"/>
              <w:bottom w:val="single" w:sz="4" w:space="0" w:color="auto"/>
              <w:right w:val="single" w:sz="4" w:space="0" w:color="auto"/>
            </w:tcBorders>
            <w:vAlign w:val="bottom"/>
          </w:tcPr>
          <w:p w14:paraId="1A5F7DF3" w14:textId="2A66194E" w:rsidR="007277D4" w:rsidDel="00731A1A" w:rsidRDefault="007277D4" w:rsidP="007277D4">
            <w:pPr>
              <w:keepNext/>
              <w:jc w:val="center"/>
              <w:rPr>
                <w:del w:id="1211" w:author="Alhabibi, Haider@Energy" w:date="2022-03-24T15:03:00Z"/>
                <w:rFonts w:asciiTheme="minorHAnsi" w:hAnsiTheme="minorHAnsi"/>
                <w:sz w:val="18"/>
                <w:szCs w:val="18"/>
              </w:rPr>
            </w:pPr>
            <w:del w:id="1212" w:author="Alhabibi, Haider@Energy" w:date="2022-01-09T21:53:00Z">
              <w:r w:rsidDel="00841A90">
                <w:rPr>
                  <w:rFonts w:asciiTheme="minorHAnsi" w:hAnsiTheme="minorHAnsi"/>
                  <w:sz w:val="18"/>
                  <w:szCs w:val="18"/>
                </w:rPr>
                <w:delText>6</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5C6F943D" w14:textId="29E57F08" w:rsidR="007277D4" w:rsidDel="00731A1A" w:rsidRDefault="007277D4" w:rsidP="007277D4">
            <w:pPr>
              <w:keepNext/>
              <w:jc w:val="center"/>
              <w:rPr>
                <w:del w:id="1213" w:author="Alhabibi, Haider@Energy" w:date="2022-03-24T15:03:00Z"/>
                <w:rFonts w:asciiTheme="minorHAnsi" w:hAnsiTheme="minorHAnsi"/>
                <w:sz w:val="18"/>
                <w:szCs w:val="18"/>
              </w:rPr>
            </w:pPr>
            <w:del w:id="1214" w:author="Alhabibi, Haider@Energy" w:date="2022-01-09T21:53: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3F96D482" w14:textId="64472A80" w:rsidR="007277D4" w:rsidDel="00731A1A" w:rsidRDefault="007277D4" w:rsidP="007277D4">
            <w:pPr>
              <w:keepNext/>
              <w:jc w:val="center"/>
              <w:rPr>
                <w:del w:id="1215" w:author="Alhabibi, Haider@Energy" w:date="2022-03-24T15:03:00Z"/>
                <w:rFonts w:asciiTheme="minorHAnsi" w:hAnsiTheme="minorHAnsi"/>
                <w:sz w:val="18"/>
                <w:szCs w:val="18"/>
              </w:rPr>
            </w:pPr>
            <w:del w:id="1216" w:author="Alhabibi, Haider@Energy" w:date="2022-01-09T21:53: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18634BBB" w14:textId="19364D1D" w:rsidR="007277D4" w:rsidDel="00731A1A" w:rsidRDefault="007277D4" w:rsidP="007277D4">
            <w:pPr>
              <w:keepNext/>
              <w:jc w:val="center"/>
              <w:rPr>
                <w:del w:id="1217" w:author="Alhabibi, Haider@Energy" w:date="2022-03-24T15:03:00Z"/>
                <w:rFonts w:asciiTheme="minorHAnsi" w:hAnsiTheme="minorHAnsi"/>
                <w:sz w:val="18"/>
                <w:szCs w:val="18"/>
              </w:rPr>
            </w:pPr>
            <w:del w:id="1218" w:author="Alhabibi, Haider@Energy" w:date="2022-01-09T21:53:00Z">
              <w:r w:rsidDel="00841A90">
                <w:rPr>
                  <w:rFonts w:asciiTheme="minorHAnsi" w:hAnsiTheme="minorHAnsi"/>
                  <w:sz w:val="18"/>
                  <w:szCs w:val="18"/>
                </w:rPr>
                <w:delText>125</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345D09DE" w14:textId="5339187E" w:rsidR="007277D4" w:rsidDel="00731A1A" w:rsidRDefault="007277D4" w:rsidP="007277D4">
            <w:pPr>
              <w:keepNext/>
              <w:jc w:val="center"/>
              <w:rPr>
                <w:del w:id="1219" w:author="Alhabibi, Haider@Energy" w:date="2022-03-24T15:03:00Z"/>
                <w:rFonts w:asciiTheme="minorHAnsi" w:hAnsiTheme="minorHAnsi"/>
                <w:sz w:val="18"/>
                <w:szCs w:val="18"/>
              </w:rPr>
            </w:pPr>
            <w:del w:id="1220" w:author="Alhabibi, Haider@Energy" w:date="2022-01-09T21:53:00Z">
              <w:r w:rsidDel="00841A90">
                <w:rPr>
                  <w:rFonts w:asciiTheme="minorHAnsi" w:hAnsiTheme="minorHAnsi"/>
                  <w:sz w:val="18"/>
                  <w:szCs w:val="18"/>
                </w:rPr>
                <w:delText>95</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705067AE" w14:textId="506D7423" w:rsidR="007277D4" w:rsidDel="00731A1A" w:rsidRDefault="007277D4" w:rsidP="007277D4">
            <w:pPr>
              <w:keepNext/>
              <w:jc w:val="center"/>
              <w:rPr>
                <w:del w:id="1221" w:author="Alhabibi, Haider@Energy" w:date="2022-03-24T15:03:00Z"/>
                <w:rFonts w:asciiTheme="minorHAnsi" w:hAnsiTheme="minorHAnsi"/>
                <w:sz w:val="18"/>
                <w:szCs w:val="18"/>
              </w:rPr>
            </w:pPr>
            <w:del w:id="1222"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57A67CD7" w14:textId="120D3ECE" w:rsidR="007277D4" w:rsidDel="00731A1A" w:rsidRDefault="007277D4" w:rsidP="007277D4">
            <w:pPr>
              <w:keepNext/>
              <w:jc w:val="center"/>
              <w:rPr>
                <w:del w:id="1223" w:author="Alhabibi, Haider@Energy" w:date="2022-03-24T15:03:00Z"/>
                <w:rFonts w:asciiTheme="minorHAnsi" w:hAnsiTheme="minorHAnsi"/>
                <w:sz w:val="18"/>
                <w:szCs w:val="18"/>
              </w:rPr>
            </w:pPr>
            <w:del w:id="1224"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29101D0C" w14:textId="212F2161" w:rsidR="007277D4" w:rsidDel="00731A1A" w:rsidRDefault="007277D4" w:rsidP="007277D4">
            <w:pPr>
              <w:keepNext/>
              <w:jc w:val="center"/>
              <w:rPr>
                <w:del w:id="1225" w:author="Alhabibi, Haider@Energy" w:date="2022-03-24T15:03:00Z"/>
                <w:rFonts w:asciiTheme="minorHAnsi" w:hAnsiTheme="minorHAnsi"/>
                <w:sz w:val="18"/>
                <w:szCs w:val="18"/>
              </w:rPr>
            </w:pPr>
            <w:del w:id="1226" w:author="Alhabibi, Haider@Energy" w:date="2022-01-09T21:53: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6A372023" w14:textId="28205716" w:rsidR="007277D4" w:rsidDel="00731A1A" w:rsidRDefault="007277D4" w:rsidP="007277D4">
            <w:pPr>
              <w:keepNext/>
              <w:jc w:val="center"/>
              <w:rPr>
                <w:del w:id="1227" w:author="Alhabibi, Haider@Energy" w:date="2022-03-24T15:03:00Z"/>
                <w:rFonts w:asciiTheme="minorHAnsi" w:hAnsiTheme="minorHAnsi"/>
                <w:sz w:val="18"/>
                <w:szCs w:val="18"/>
              </w:rPr>
            </w:pPr>
            <w:del w:id="1228" w:author="Alhabibi, Haider@Energy" w:date="2022-01-09T21:53:00Z">
              <w:r w:rsidDel="00841A90">
                <w:rPr>
                  <w:rFonts w:asciiTheme="minorHAnsi" w:hAnsiTheme="minorHAnsi"/>
                  <w:sz w:val="18"/>
                  <w:szCs w:val="18"/>
                </w:rPr>
                <w:delText>145</w:delText>
              </w:r>
            </w:del>
          </w:p>
        </w:tc>
      </w:tr>
      <w:tr w:rsidR="007277D4" w:rsidDel="00731A1A" w14:paraId="150DF9E3" w14:textId="03B1B9F9" w:rsidTr="00C06379">
        <w:trPr>
          <w:trHeight w:val="245"/>
          <w:del w:id="1229" w:author="Alhabibi, Haider@Energy" w:date="2022-03-24T15:03:00Z"/>
        </w:trPr>
        <w:tc>
          <w:tcPr>
            <w:tcW w:w="1628" w:type="dxa"/>
            <w:tcBorders>
              <w:top w:val="single" w:sz="4" w:space="0" w:color="auto"/>
              <w:left w:val="single" w:sz="4" w:space="0" w:color="auto"/>
              <w:bottom w:val="single" w:sz="4" w:space="0" w:color="auto"/>
              <w:right w:val="single" w:sz="4" w:space="0" w:color="auto"/>
            </w:tcBorders>
            <w:vAlign w:val="bottom"/>
          </w:tcPr>
          <w:p w14:paraId="19C51EE5" w14:textId="20191DB3" w:rsidR="007277D4" w:rsidDel="00731A1A" w:rsidRDefault="007277D4" w:rsidP="007277D4">
            <w:pPr>
              <w:keepNext/>
              <w:jc w:val="center"/>
              <w:rPr>
                <w:del w:id="1230" w:author="Alhabibi, Haider@Energy" w:date="2022-03-24T15:03:00Z"/>
                <w:rFonts w:asciiTheme="minorHAnsi" w:hAnsiTheme="minorHAnsi"/>
                <w:sz w:val="18"/>
                <w:szCs w:val="18"/>
              </w:rPr>
            </w:pPr>
            <w:del w:id="1231" w:author="Alhabibi, Haider@Energy" w:date="2022-01-09T21:53:00Z">
              <w:r w:rsidDel="00841A90">
                <w:rPr>
                  <w:rFonts w:asciiTheme="minorHAnsi" w:hAnsiTheme="minorHAnsi"/>
                  <w:sz w:val="18"/>
                  <w:szCs w:val="18"/>
                </w:rPr>
                <w:delText>7 and above</w:delText>
              </w:r>
            </w:del>
          </w:p>
        </w:tc>
        <w:tc>
          <w:tcPr>
            <w:tcW w:w="1136" w:type="dxa"/>
            <w:gridSpan w:val="2"/>
            <w:tcBorders>
              <w:top w:val="single" w:sz="4" w:space="0" w:color="auto"/>
              <w:left w:val="single" w:sz="4" w:space="0" w:color="auto"/>
              <w:bottom w:val="single" w:sz="4" w:space="0" w:color="auto"/>
              <w:right w:val="single" w:sz="4" w:space="0" w:color="auto"/>
            </w:tcBorders>
            <w:vAlign w:val="bottom"/>
          </w:tcPr>
          <w:p w14:paraId="3A3F06D7" w14:textId="7E9523BB" w:rsidR="007277D4" w:rsidDel="00731A1A" w:rsidRDefault="007277D4" w:rsidP="007277D4">
            <w:pPr>
              <w:keepNext/>
              <w:jc w:val="center"/>
              <w:rPr>
                <w:del w:id="1232" w:author="Alhabibi, Haider@Energy" w:date="2022-03-24T15:03:00Z"/>
                <w:rFonts w:asciiTheme="minorHAnsi" w:hAnsiTheme="minorHAnsi"/>
                <w:sz w:val="18"/>
                <w:szCs w:val="18"/>
              </w:rPr>
            </w:pPr>
            <w:del w:id="1233" w:author="Alhabibi, Haider@Energy" w:date="2022-01-09T21:53:00Z">
              <w:r w:rsidDel="00841A90">
                <w:rPr>
                  <w:rFonts w:asciiTheme="minorHAnsi" w:hAnsiTheme="minorHAnsi"/>
                  <w:sz w:val="18"/>
                  <w:szCs w:val="18"/>
                </w:rPr>
                <w:delText>NL</w:delText>
              </w:r>
            </w:del>
          </w:p>
        </w:tc>
        <w:tc>
          <w:tcPr>
            <w:tcW w:w="1281" w:type="dxa"/>
            <w:tcBorders>
              <w:top w:val="single" w:sz="4" w:space="0" w:color="auto"/>
              <w:left w:val="single" w:sz="4" w:space="0" w:color="auto"/>
              <w:bottom w:val="single" w:sz="4" w:space="0" w:color="auto"/>
              <w:right w:val="single" w:sz="4" w:space="0" w:color="auto"/>
            </w:tcBorders>
            <w:vAlign w:val="bottom"/>
          </w:tcPr>
          <w:p w14:paraId="1EF6432B" w14:textId="3A88B69E" w:rsidR="007277D4" w:rsidDel="00731A1A" w:rsidRDefault="007277D4" w:rsidP="007277D4">
            <w:pPr>
              <w:keepNext/>
              <w:jc w:val="center"/>
              <w:rPr>
                <w:del w:id="1234" w:author="Alhabibi, Haider@Energy" w:date="2022-03-24T15:03:00Z"/>
                <w:rFonts w:asciiTheme="minorHAnsi" w:hAnsiTheme="minorHAnsi"/>
                <w:sz w:val="18"/>
                <w:szCs w:val="18"/>
              </w:rPr>
            </w:pPr>
            <w:del w:id="1235" w:author="Alhabibi, Haider@Energy" w:date="2022-01-09T21:53:00Z">
              <w:r w:rsidDel="00841A90">
                <w:rPr>
                  <w:rFonts w:asciiTheme="minorHAnsi" w:hAnsiTheme="minorHAnsi"/>
                  <w:sz w:val="18"/>
                  <w:szCs w:val="18"/>
                </w:rPr>
                <w:delText>NL</w:delText>
              </w:r>
            </w:del>
          </w:p>
        </w:tc>
        <w:tc>
          <w:tcPr>
            <w:tcW w:w="1002" w:type="dxa"/>
            <w:tcBorders>
              <w:top w:val="single" w:sz="4" w:space="0" w:color="auto"/>
              <w:left w:val="single" w:sz="4" w:space="0" w:color="auto"/>
              <w:bottom w:val="single" w:sz="4" w:space="0" w:color="auto"/>
              <w:right w:val="single" w:sz="4" w:space="0" w:color="auto"/>
            </w:tcBorders>
            <w:vAlign w:val="bottom"/>
          </w:tcPr>
          <w:p w14:paraId="687B9306" w14:textId="29D2A4A4" w:rsidR="007277D4" w:rsidDel="00731A1A" w:rsidRDefault="007277D4" w:rsidP="007277D4">
            <w:pPr>
              <w:keepNext/>
              <w:jc w:val="center"/>
              <w:rPr>
                <w:del w:id="1236" w:author="Alhabibi, Haider@Energy" w:date="2022-03-24T15:03:00Z"/>
                <w:rFonts w:asciiTheme="minorHAnsi" w:hAnsiTheme="minorHAnsi"/>
                <w:sz w:val="18"/>
                <w:szCs w:val="18"/>
              </w:rPr>
            </w:pPr>
            <w:del w:id="1237" w:author="Alhabibi, Haider@Energy" w:date="2022-01-09T21:53:00Z">
              <w:r w:rsidDel="00841A90">
                <w:rPr>
                  <w:rFonts w:asciiTheme="minorHAnsi" w:hAnsiTheme="minorHAnsi"/>
                  <w:sz w:val="18"/>
                  <w:szCs w:val="18"/>
                </w:rPr>
                <w:delText>NL</w:delText>
              </w:r>
            </w:del>
          </w:p>
        </w:tc>
        <w:tc>
          <w:tcPr>
            <w:tcW w:w="1176" w:type="dxa"/>
            <w:tcBorders>
              <w:top w:val="single" w:sz="4" w:space="0" w:color="auto"/>
              <w:left w:val="single" w:sz="4" w:space="0" w:color="auto"/>
              <w:bottom w:val="single" w:sz="4" w:space="0" w:color="auto"/>
              <w:right w:val="single" w:sz="4" w:space="0" w:color="auto"/>
            </w:tcBorders>
            <w:vAlign w:val="bottom"/>
          </w:tcPr>
          <w:p w14:paraId="67C4352E" w14:textId="1102E7DF" w:rsidR="007277D4" w:rsidDel="00731A1A" w:rsidRDefault="007277D4" w:rsidP="007277D4">
            <w:pPr>
              <w:keepNext/>
              <w:jc w:val="center"/>
              <w:rPr>
                <w:del w:id="1238" w:author="Alhabibi, Haider@Energy" w:date="2022-03-24T15:03:00Z"/>
                <w:rFonts w:asciiTheme="minorHAnsi" w:hAnsiTheme="minorHAnsi"/>
                <w:sz w:val="18"/>
                <w:szCs w:val="18"/>
              </w:rPr>
            </w:pPr>
            <w:del w:id="1239" w:author="Alhabibi, Haider@Energy" w:date="2022-01-09T21:53:00Z">
              <w:r w:rsidDel="00841A90">
                <w:rPr>
                  <w:rFonts w:asciiTheme="minorHAnsi" w:hAnsiTheme="minorHAnsi"/>
                  <w:sz w:val="18"/>
                  <w:szCs w:val="18"/>
                </w:rPr>
                <w:delText>NL</w:delText>
              </w:r>
            </w:del>
          </w:p>
        </w:tc>
        <w:tc>
          <w:tcPr>
            <w:tcW w:w="1114" w:type="dxa"/>
            <w:tcBorders>
              <w:top w:val="single" w:sz="4" w:space="0" w:color="auto"/>
              <w:left w:val="single" w:sz="4" w:space="0" w:color="auto"/>
              <w:bottom w:val="single" w:sz="4" w:space="0" w:color="auto"/>
              <w:right w:val="single" w:sz="4" w:space="0" w:color="auto"/>
            </w:tcBorders>
            <w:vAlign w:val="bottom"/>
          </w:tcPr>
          <w:p w14:paraId="6D39040B" w14:textId="378603A5" w:rsidR="007277D4" w:rsidDel="00731A1A" w:rsidRDefault="007277D4" w:rsidP="007277D4">
            <w:pPr>
              <w:keepNext/>
              <w:jc w:val="center"/>
              <w:rPr>
                <w:del w:id="1240" w:author="Alhabibi, Haider@Energy" w:date="2022-03-24T15:03:00Z"/>
                <w:rFonts w:asciiTheme="minorHAnsi" w:hAnsiTheme="minorHAnsi"/>
                <w:sz w:val="18"/>
                <w:szCs w:val="18"/>
              </w:rPr>
            </w:pPr>
            <w:del w:id="1241"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3F5D0E23" w14:textId="2B469C2C" w:rsidR="007277D4" w:rsidDel="00731A1A" w:rsidRDefault="007277D4" w:rsidP="007277D4">
            <w:pPr>
              <w:keepNext/>
              <w:jc w:val="center"/>
              <w:rPr>
                <w:del w:id="1242" w:author="Alhabibi, Haider@Energy" w:date="2022-03-24T15:03:00Z"/>
                <w:rFonts w:asciiTheme="minorHAnsi" w:hAnsiTheme="minorHAnsi"/>
                <w:sz w:val="18"/>
                <w:szCs w:val="18"/>
              </w:rPr>
            </w:pPr>
            <w:del w:id="1243" w:author="Alhabibi, Haider@Energy" w:date="2022-01-09T21:53:00Z">
              <w:r w:rsidDel="00841A90">
                <w:rPr>
                  <w:rFonts w:asciiTheme="minorHAnsi" w:hAnsiTheme="minorHAnsi"/>
                  <w:sz w:val="18"/>
                  <w:szCs w:val="18"/>
                </w:rPr>
                <w:delText>NL</w:delText>
              </w:r>
            </w:del>
          </w:p>
        </w:tc>
        <w:tc>
          <w:tcPr>
            <w:tcW w:w="1145" w:type="dxa"/>
            <w:tcBorders>
              <w:top w:val="single" w:sz="4" w:space="0" w:color="auto"/>
              <w:left w:val="single" w:sz="4" w:space="0" w:color="auto"/>
              <w:bottom w:val="single" w:sz="4" w:space="0" w:color="auto"/>
              <w:right w:val="single" w:sz="4" w:space="0" w:color="auto"/>
            </w:tcBorders>
            <w:vAlign w:val="bottom"/>
          </w:tcPr>
          <w:p w14:paraId="6FF41D2B" w14:textId="4EE2058C" w:rsidR="007277D4" w:rsidDel="00731A1A" w:rsidRDefault="007277D4" w:rsidP="007277D4">
            <w:pPr>
              <w:keepNext/>
              <w:jc w:val="center"/>
              <w:rPr>
                <w:del w:id="1244" w:author="Alhabibi, Haider@Energy" w:date="2022-03-24T15:03:00Z"/>
                <w:rFonts w:asciiTheme="minorHAnsi" w:hAnsiTheme="minorHAnsi"/>
                <w:sz w:val="18"/>
                <w:szCs w:val="18"/>
              </w:rPr>
            </w:pPr>
            <w:del w:id="1245" w:author="Alhabibi, Haider@Energy" w:date="2022-01-09T21:53:00Z">
              <w:r w:rsidDel="00841A90">
                <w:rPr>
                  <w:rFonts w:asciiTheme="minorHAnsi" w:hAnsiTheme="minorHAnsi"/>
                  <w:sz w:val="18"/>
                  <w:szCs w:val="18"/>
                </w:rPr>
                <w:delText>NL</w:delText>
              </w:r>
            </w:del>
          </w:p>
        </w:tc>
        <w:tc>
          <w:tcPr>
            <w:tcW w:w="1163" w:type="dxa"/>
            <w:tcBorders>
              <w:top w:val="single" w:sz="4" w:space="0" w:color="auto"/>
              <w:left w:val="single" w:sz="4" w:space="0" w:color="auto"/>
              <w:bottom w:val="single" w:sz="4" w:space="0" w:color="auto"/>
              <w:right w:val="single" w:sz="4" w:space="0" w:color="auto"/>
            </w:tcBorders>
            <w:vAlign w:val="bottom"/>
          </w:tcPr>
          <w:p w14:paraId="030FED44" w14:textId="4FFBA33A" w:rsidR="007277D4" w:rsidDel="00731A1A" w:rsidRDefault="007277D4" w:rsidP="007277D4">
            <w:pPr>
              <w:keepNext/>
              <w:jc w:val="center"/>
              <w:rPr>
                <w:del w:id="1246" w:author="Alhabibi, Haider@Energy" w:date="2022-03-24T15:03:00Z"/>
                <w:rFonts w:asciiTheme="minorHAnsi" w:hAnsiTheme="minorHAnsi"/>
                <w:sz w:val="18"/>
                <w:szCs w:val="18"/>
              </w:rPr>
            </w:pPr>
            <w:del w:id="1247" w:author="Alhabibi, Haider@Energy" w:date="2022-01-09T21:53:00Z">
              <w:r w:rsidDel="00841A90">
                <w:rPr>
                  <w:rFonts w:asciiTheme="minorHAnsi" w:hAnsiTheme="minorHAnsi"/>
                  <w:sz w:val="18"/>
                  <w:szCs w:val="18"/>
                </w:rPr>
                <w:delText>NL</w:delText>
              </w:r>
            </w:del>
          </w:p>
        </w:tc>
      </w:tr>
      <w:tr w:rsidR="007277D4" w:rsidDel="00731A1A" w14:paraId="19297B74" w14:textId="093DF969" w:rsidTr="00C06379">
        <w:trPr>
          <w:trHeight w:val="245"/>
          <w:del w:id="1248" w:author="Alhabibi, Haider@Energy" w:date="2022-03-24T15:03:00Z"/>
        </w:trPr>
        <w:tc>
          <w:tcPr>
            <w:tcW w:w="10790" w:type="dxa"/>
            <w:gridSpan w:val="10"/>
            <w:tcBorders>
              <w:top w:val="single" w:sz="4" w:space="0" w:color="auto"/>
              <w:left w:val="single" w:sz="4" w:space="0" w:color="auto"/>
              <w:bottom w:val="single" w:sz="4" w:space="0" w:color="auto"/>
              <w:right w:val="single" w:sz="4" w:space="0" w:color="auto"/>
            </w:tcBorders>
            <w:vAlign w:val="center"/>
          </w:tcPr>
          <w:p w14:paraId="54382513" w14:textId="7D75A334" w:rsidR="007277D4" w:rsidDel="00841A90" w:rsidRDefault="007277D4" w:rsidP="007277D4">
            <w:pPr>
              <w:keepNext/>
              <w:rPr>
                <w:del w:id="1249" w:author="Alhabibi, Haider@Energy" w:date="2022-01-09T21:53:00Z"/>
                <w:rFonts w:asciiTheme="minorHAnsi" w:hAnsiTheme="minorHAnsi"/>
                <w:sz w:val="18"/>
                <w:szCs w:val="18"/>
              </w:rPr>
            </w:pPr>
            <w:del w:id="1250" w:author="Alhabibi, Haider@Energy" w:date="2022-01-09T21:53:00Z">
              <w:r w:rsidDel="00841A90">
                <w:rPr>
                  <w:rFonts w:asciiTheme="minorHAnsi" w:hAnsiTheme="minorHAnsi"/>
                  <w:sz w:val="18"/>
                  <w:szCs w:val="18"/>
                </w:rPr>
                <w:delText>This table assumes no elbows.  Deduct 15 ft of allowable duct length for each turn, elbow, or fitting.  Interpolation and extrapolation in 62.2 Table 5.3 is not allowed.  For airflow values not listed, use the next higher value.  This table is not applicable for airflow &gt; 125 cfm.</w:delText>
              </w:r>
            </w:del>
          </w:p>
          <w:p w14:paraId="08F32FCF" w14:textId="007C9892" w:rsidR="007277D4" w:rsidDel="00841A90" w:rsidRDefault="007277D4" w:rsidP="007277D4">
            <w:pPr>
              <w:keepNext/>
              <w:rPr>
                <w:del w:id="1251" w:author="Alhabibi, Haider@Energy" w:date="2022-01-09T21:53:00Z"/>
                <w:rFonts w:asciiTheme="minorHAnsi" w:hAnsiTheme="minorHAnsi"/>
                <w:sz w:val="18"/>
                <w:szCs w:val="18"/>
              </w:rPr>
            </w:pPr>
            <w:del w:id="1252" w:author="Alhabibi, Haider@Energy" w:date="2022-01-09T21:53:00Z">
              <w:r w:rsidDel="00841A90">
                <w:rPr>
                  <w:rFonts w:asciiTheme="minorHAnsi" w:hAnsiTheme="minorHAnsi"/>
                  <w:sz w:val="18"/>
                  <w:szCs w:val="18"/>
                </w:rPr>
                <w:delText>NL = no limit on duct length of this size.</w:delText>
              </w:r>
            </w:del>
          </w:p>
          <w:p w14:paraId="747DCCDF" w14:textId="54382706" w:rsidR="007277D4" w:rsidDel="00731A1A" w:rsidRDefault="007277D4" w:rsidP="007277D4">
            <w:pPr>
              <w:keepNext/>
              <w:rPr>
                <w:del w:id="1253" w:author="Alhabibi, Haider@Energy" w:date="2022-03-24T15:03:00Z"/>
                <w:rFonts w:asciiTheme="minorHAnsi" w:hAnsiTheme="minorHAnsi"/>
                <w:sz w:val="18"/>
                <w:szCs w:val="18"/>
              </w:rPr>
            </w:pPr>
            <w:del w:id="1254" w:author="Alhabibi, Haider@Energy" w:date="2022-01-09T21:53:00Z">
              <w:r w:rsidDel="00841A90">
                <w:rPr>
                  <w:rFonts w:asciiTheme="minorHAnsi" w:hAnsiTheme="minorHAnsi"/>
                  <w:sz w:val="18"/>
                  <w:szCs w:val="18"/>
                </w:rPr>
                <w:delText>X = not allowed, any length of duct of this size with assumed turns, elbows, fittings will exceed the rated pressure drop.</w:delText>
              </w:r>
            </w:del>
          </w:p>
        </w:tc>
      </w:tr>
    </w:tbl>
    <w:p w14:paraId="20E22940" w14:textId="550438C0" w:rsidR="0082165D" w:rsidRDefault="0082165D" w:rsidP="004B6E84">
      <w:pPr>
        <w:rPr>
          <w:rFonts w:asciiTheme="minorHAnsi" w:hAnsiTheme="minorHAnsi"/>
          <w:sz w:val="18"/>
          <w:szCs w:val="18"/>
        </w:rPr>
      </w:pPr>
    </w:p>
    <w:p w14:paraId="1E01F365" w14:textId="459763E1" w:rsidR="00C64BFF" w:rsidRDefault="00C64BFF" w:rsidP="004B6E84">
      <w:pPr>
        <w:rPr>
          <w:rFonts w:asciiTheme="minorHAnsi" w:hAnsiTheme="minorHAnsi"/>
          <w:sz w:val="18"/>
          <w:szCs w:val="18"/>
        </w:rPr>
      </w:pPr>
    </w:p>
    <w:p w14:paraId="5BDF7D69" w14:textId="2D71F740" w:rsidR="00C64BFF" w:rsidRDefault="00C64BFF" w:rsidP="004B6E84">
      <w:pPr>
        <w:rPr>
          <w:rFonts w:asciiTheme="minorHAnsi" w:hAnsiTheme="minorHAnsi"/>
          <w:sz w:val="18"/>
          <w:szCs w:val="18"/>
        </w:rPr>
      </w:pPr>
    </w:p>
    <w:p w14:paraId="082722F4" w14:textId="77777777" w:rsidR="00C64BFF" w:rsidRDefault="00C64BFF" w:rsidP="004B6E84">
      <w:pPr>
        <w:rPr>
          <w:rFonts w:asciiTheme="minorHAnsi" w:hAnsiTheme="minorHAnsi"/>
          <w:sz w:val="18"/>
          <w:szCs w:val="18"/>
        </w:rPr>
      </w:pPr>
    </w:p>
    <w:tbl>
      <w:tblPr>
        <w:tblStyle w:val="TableGrid"/>
        <w:tblW w:w="0" w:type="auto"/>
        <w:tblLayout w:type="fixed"/>
        <w:tblLook w:val="04A0" w:firstRow="1" w:lastRow="0" w:firstColumn="1" w:lastColumn="0" w:noHBand="0" w:noVBand="1"/>
        <w:tblPrChange w:id="1255" w:author="Alhabibi, Haider@Energy" w:date="2022-03-24T15:05:00Z">
          <w:tblPr>
            <w:tblStyle w:val="TableGrid"/>
            <w:tblW w:w="11785" w:type="dxa"/>
            <w:tblLayout w:type="fixed"/>
            <w:tblLook w:val="04A0" w:firstRow="1" w:lastRow="0" w:firstColumn="1" w:lastColumn="0" w:noHBand="0" w:noVBand="1"/>
          </w:tblPr>
        </w:tblPrChange>
      </w:tblPr>
      <w:tblGrid>
        <w:gridCol w:w="778"/>
        <w:gridCol w:w="778"/>
        <w:gridCol w:w="712"/>
        <w:gridCol w:w="778"/>
        <w:gridCol w:w="749"/>
        <w:gridCol w:w="637"/>
        <w:gridCol w:w="685"/>
        <w:gridCol w:w="853"/>
        <w:gridCol w:w="960"/>
        <w:gridCol w:w="812"/>
        <w:gridCol w:w="670"/>
        <w:gridCol w:w="741"/>
        <w:gridCol w:w="905"/>
        <w:gridCol w:w="732"/>
        <w:tblGridChange w:id="1256">
          <w:tblGrid>
            <w:gridCol w:w="844"/>
            <w:gridCol w:w="845"/>
            <w:gridCol w:w="845"/>
            <w:gridCol w:w="845"/>
            <w:gridCol w:w="844"/>
            <w:gridCol w:w="844"/>
            <w:gridCol w:w="844"/>
            <w:gridCol w:w="844"/>
            <w:gridCol w:w="844"/>
            <w:gridCol w:w="844"/>
            <w:gridCol w:w="844"/>
            <w:gridCol w:w="844"/>
            <w:gridCol w:w="484"/>
            <w:gridCol w:w="1170"/>
          </w:tblGrid>
        </w:tblGridChange>
      </w:tblGrid>
      <w:tr w:rsidR="00DC388F" w14:paraId="081BFF94" w14:textId="79FF2695" w:rsidTr="00AA1537">
        <w:trPr>
          <w:cantSplit/>
          <w:trHeight w:val="303"/>
          <w:trPrChange w:id="1257" w:author="Alhabibi, Haider@Energy" w:date="2022-03-24T15:05:00Z">
            <w:trPr>
              <w:cantSplit/>
              <w:trHeight w:val="303"/>
            </w:trPr>
          </w:trPrChange>
        </w:trPr>
        <w:tc>
          <w:tcPr>
            <w:tcW w:w="10790" w:type="dxa"/>
            <w:gridSpan w:val="14"/>
            <w:tcPrChange w:id="1258" w:author="Alhabibi, Haider@Energy" w:date="2022-03-24T15:05:00Z">
              <w:tcPr>
                <w:tcW w:w="11785" w:type="dxa"/>
                <w:gridSpan w:val="14"/>
              </w:tcPr>
            </w:tcPrChange>
          </w:tcPr>
          <w:p w14:paraId="4C7826AD" w14:textId="74277D69" w:rsidR="00DC388F" w:rsidRPr="00186891" w:rsidRDefault="00DC388F" w:rsidP="00186891">
            <w:pPr>
              <w:rPr>
                <w:rFonts w:asciiTheme="minorHAnsi" w:hAnsiTheme="minorHAnsi"/>
                <w:b/>
                <w:szCs w:val="18"/>
              </w:rPr>
            </w:pPr>
            <w:r w:rsidRPr="00186891">
              <w:rPr>
                <w:rFonts w:asciiTheme="minorHAnsi" w:hAnsiTheme="minorHAnsi"/>
                <w:b/>
                <w:szCs w:val="18"/>
              </w:rPr>
              <w:t>C. Kitchen Exhaust System</w:t>
            </w:r>
            <w:r>
              <w:rPr>
                <w:rFonts w:asciiTheme="minorHAnsi" w:hAnsiTheme="minorHAnsi"/>
                <w:b/>
                <w:szCs w:val="18"/>
              </w:rPr>
              <w:t>s</w:t>
            </w:r>
          </w:p>
        </w:tc>
      </w:tr>
      <w:tr w:rsidR="00FC3512" w14:paraId="350490DE" w14:textId="24F7E4EA" w:rsidTr="00AA1537">
        <w:trPr>
          <w:cantSplit/>
          <w:trHeight w:val="303"/>
          <w:trPrChange w:id="1259" w:author="Alhabibi, Haider@Energy" w:date="2022-03-24T15:05:00Z">
            <w:trPr>
              <w:cantSplit/>
              <w:trHeight w:val="303"/>
            </w:trPr>
          </w:trPrChange>
        </w:trPr>
        <w:tc>
          <w:tcPr>
            <w:tcW w:w="778" w:type="dxa"/>
            <w:vAlign w:val="center"/>
            <w:tcPrChange w:id="1260" w:author="Alhabibi, Haider@Energy" w:date="2022-03-24T15:05:00Z">
              <w:tcPr>
                <w:tcW w:w="844" w:type="dxa"/>
                <w:vAlign w:val="center"/>
              </w:tcPr>
            </w:tcPrChange>
          </w:tcPr>
          <w:p w14:paraId="62BE2F05" w14:textId="1108E72E" w:rsidR="00FC3512" w:rsidRDefault="00FC3512" w:rsidP="00FC3512">
            <w:pPr>
              <w:jc w:val="center"/>
              <w:rPr>
                <w:rFonts w:asciiTheme="minorHAnsi" w:hAnsiTheme="minorHAnsi"/>
                <w:sz w:val="18"/>
                <w:szCs w:val="18"/>
              </w:rPr>
            </w:pPr>
            <w:r>
              <w:rPr>
                <w:rFonts w:asciiTheme="minorHAnsi" w:hAnsiTheme="minorHAnsi"/>
                <w:sz w:val="18"/>
                <w:szCs w:val="18"/>
              </w:rPr>
              <w:t>01</w:t>
            </w:r>
          </w:p>
        </w:tc>
        <w:tc>
          <w:tcPr>
            <w:tcW w:w="778" w:type="dxa"/>
            <w:vAlign w:val="center"/>
            <w:tcPrChange w:id="1261" w:author="Alhabibi, Haider@Energy" w:date="2022-03-24T15:05:00Z">
              <w:tcPr>
                <w:tcW w:w="845" w:type="dxa"/>
                <w:vAlign w:val="center"/>
              </w:tcPr>
            </w:tcPrChange>
          </w:tcPr>
          <w:p w14:paraId="351EB26D" w14:textId="74492FE3" w:rsidR="00FC3512" w:rsidRDefault="00FC3512" w:rsidP="00FC3512">
            <w:pPr>
              <w:jc w:val="center"/>
              <w:rPr>
                <w:rFonts w:asciiTheme="minorHAnsi" w:hAnsiTheme="minorHAnsi"/>
                <w:sz w:val="18"/>
                <w:szCs w:val="18"/>
              </w:rPr>
            </w:pPr>
            <w:r>
              <w:rPr>
                <w:rFonts w:asciiTheme="minorHAnsi" w:hAnsiTheme="minorHAnsi"/>
                <w:sz w:val="18"/>
                <w:szCs w:val="18"/>
              </w:rPr>
              <w:t>02</w:t>
            </w:r>
          </w:p>
        </w:tc>
        <w:tc>
          <w:tcPr>
            <w:tcW w:w="712" w:type="dxa"/>
            <w:vAlign w:val="center"/>
            <w:tcPrChange w:id="1262" w:author="Alhabibi, Haider@Energy" w:date="2022-03-24T15:05:00Z">
              <w:tcPr>
                <w:tcW w:w="845" w:type="dxa"/>
                <w:vAlign w:val="center"/>
              </w:tcPr>
            </w:tcPrChange>
          </w:tcPr>
          <w:p w14:paraId="75AFD0BE" w14:textId="6D9514B1" w:rsidR="00FC3512" w:rsidRDefault="00FC3512" w:rsidP="00FC3512">
            <w:pPr>
              <w:jc w:val="center"/>
              <w:rPr>
                <w:rFonts w:asciiTheme="minorHAnsi" w:hAnsiTheme="minorHAnsi"/>
                <w:sz w:val="18"/>
                <w:szCs w:val="18"/>
              </w:rPr>
            </w:pPr>
            <w:r>
              <w:rPr>
                <w:rFonts w:asciiTheme="minorHAnsi" w:hAnsiTheme="minorHAnsi"/>
                <w:sz w:val="18"/>
                <w:szCs w:val="18"/>
              </w:rPr>
              <w:t>03</w:t>
            </w:r>
          </w:p>
        </w:tc>
        <w:tc>
          <w:tcPr>
            <w:tcW w:w="778" w:type="dxa"/>
            <w:vAlign w:val="center"/>
            <w:tcPrChange w:id="1263" w:author="Alhabibi, Haider@Energy" w:date="2022-03-24T15:05:00Z">
              <w:tcPr>
                <w:tcW w:w="845" w:type="dxa"/>
                <w:vAlign w:val="center"/>
              </w:tcPr>
            </w:tcPrChange>
          </w:tcPr>
          <w:p w14:paraId="74E7FE5C" w14:textId="5FCDB534" w:rsidR="00FC3512" w:rsidRDefault="00FC3512" w:rsidP="00FC3512">
            <w:pPr>
              <w:jc w:val="center"/>
              <w:rPr>
                <w:rFonts w:asciiTheme="minorHAnsi" w:hAnsiTheme="minorHAnsi"/>
                <w:sz w:val="18"/>
                <w:szCs w:val="18"/>
              </w:rPr>
            </w:pPr>
            <w:r>
              <w:rPr>
                <w:rFonts w:asciiTheme="minorHAnsi" w:hAnsiTheme="minorHAnsi"/>
                <w:sz w:val="18"/>
                <w:szCs w:val="18"/>
              </w:rPr>
              <w:t>04</w:t>
            </w:r>
          </w:p>
        </w:tc>
        <w:tc>
          <w:tcPr>
            <w:tcW w:w="749" w:type="dxa"/>
            <w:vAlign w:val="center"/>
            <w:tcPrChange w:id="1264" w:author="Alhabibi, Haider@Energy" w:date="2022-03-24T15:05:00Z">
              <w:tcPr>
                <w:tcW w:w="844" w:type="dxa"/>
                <w:vAlign w:val="center"/>
              </w:tcPr>
            </w:tcPrChange>
          </w:tcPr>
          <w:p w14:paraId="0315FAA6" w14:textId="25DE7BE6" w:rsidR="00FC3512" w:rsidRDefault="00FC3512" w:rsidP="00FC3512">
            <w:pPr>
              <w:jc w:val="center"/>
              <w:rPr>
                <w:rFonts w:asciiTheme="minorHAnsi" w:hAnsiTheme="minorHAnsi"/>
                <w:sz w:val="18"/>
                <w:szCs w:val="18"/>
              </w:rPr>
            </w:pPr>
            <w:r>
              <w:rPr>
                <w:rFonts w:asciiTheme="minorHAnsi" w:hAnsiTheme="minorHAnsi"/>
                <w:sz w:val="18"/>
                <w:szCs w:val="18"/>
              </w:rPr>
              <w:t>05</w:t>
            </w:r>
          </w:p>
        </w:tc>
        <w:tc>
          <w:tcPr>
            <w:tcW w:w="637" w:type="dxa"/>
            <w:vAlign w:val="center"/>
            <w:tcPrChange w:id="1265" w:author="Alhabibi, Haider@Energy" w:date="2022-03-24T15:05:00Z">
              <w:tcPr>
                <w:tcW w:w="844" w:type="dxa"/>
                <w:vAlign w:val="center"/>
              </w:tcPr>
            </w:tcPrChange>
          </w:tcPr>
          <w:p w14:paraId="7D3D6314" w14:textId="41A4D2D7" w:rsidR="00FC3512" w:rsidRDefault="00FC3512" w:rsidP="00FC3512">
            <w:pPr>
              <w:jc w:val="center"/>
              <w:rPr>
                <w:rFonts w:asciiTheme="minorHAnsi" w:hAnsiTheme="minorHAnsi"/>
                <w:sz w:val="18"/>
                <w:szCs w:val="18"/>
              </w:rPr>
            </w:pPr>
            <w:r>
              <w:rPr>
                <w:rFonts w:asciiTheme="minorHAnsi" w:hAnsiTheme="minorHAnsi"/>
                <w:sz w:val="18"/>
                <w:szCs w:val="18"/>
              </w:rPr>
              <w:t>06</w:t>
            </w:r>
          </w:p>
        </w:tc>
        <w:tc>
          <w:tcPr>
            <w:tcW w:w="685" w:type="dxa"/>
            <w:vAlign w:val="center"/>
            <w:tcPrChange w:id="1266" w:author="Alhabibi, Haider@Energy" w:date="2022-03-24T15:05:00Z">
              <w:tcPr>
                <w:tcW w:w="844" w:type="dxa"/>
                <w:vAlign w:val="center"/>
              </w:tcPr>
            </w:tcPrChange>
          </w:tcPr>
          <w:p w14:paraId="370EFFFD" w14:textId="62965D71" w:rsidR="00FC3512" w:rsidRDefault="00FC3512" w:rsidP="00FC3512">
            <w:pPr>
              <w:jc w:val="center"/>
              <w:rPr>
                <w:rFonts w:asciiTheme="minorHAnsi" w:hAnsiTheme="minorHAnsi"/>
                <w:sz w:val="18"/>
                <w:szCs w:val="18"/>
              </w:rPr>
            </w:pPr>
            <w:r>
              <w:rPr>
                <w:rFonts w:asciiTheme="minorHAnsi" w:hAnsiTheme="minorHAnsi"/>
                <w:sz w:val="18"/>
                <w:szCs w:val="18"/>
              </w:rPr>
              <w:t>07</w:t>
            </w:r>
          </w:p>
        </w:tc>
        <w:tc>
          <w:tcPr>
            <w:tcW w:w="853" w:type="dxa"/>
            <w:vAlign w:val="center"/>
            <w:tcPrChange w:id="1267" w:author="Alhabibi, Haider@Energy" w:date="2022-03-24T15:05:00Z">
              <w:tcPr>
                <w:tcW w:w="844" w:type="dxa"/>
                <w:vAlign w:val="center"/>
              </w:tcPr>
            </w:tcPrChange>
          </w:tcPr>
          <w:p w14:paraId="557F51EB" w14:textId="5A7ED6DF" w:rsidR="00FC3512" w:rsidRDefault="00FC3512" w:rsidP="00FC3512">
            <w:pPr>
              <w:jc w:val="center"/>
              <w:rPr>
                <w:rFonts w:asciiTheme="minorHAnsi" w:hAnsiTheme="minorHAnsi"/>
                <w:sz w:val="18"/>
                <w:szCs w:val="18"/>
              </w:rPr>
            </w:pPr>
            <w:r>
              <w:rPr>
                <w:rFonts w:asciiTheme="minorHAnsi" w:hAnsiTheme="minorHAnsi"/>
                <w:sz w:val="18"/>
                <w:szCs w:val="18"/>
              </w:rPr>
              <w:t>08</w:t>
            </w:r>
          </w:p>
        </w:tc>
        <w:tc>
          <w:tcPr>
            <w:tcW w:w="960" w:type="dxa"/>
            <w:vAlign w:val="center"/>
            <w:tcPrChange w:id="1268" w:author="Alhabibi, Haider@Energy" w:date="2022-03-24T15:05:00Z">
              <w:tcPr>
                <w:tcW w:w="844" w:type="dxa"/>
                <w:vAlign w:val="center"/>
              </w:tcPr>
            </w:tcPrChange>
          </w:tcPr>
          <w:p w14:paraId="6FC0B10B" w14:textId="3F5867E1" w:rsidR="00FC3512" w:rsidRDefault="00FC3512" w:rsidP="00FC3512">
            <w:pPr>
              <w:jc w:val="center"/>
              <w:rPr>
                <w:rFonts w:asciiTheme="minorHAnsi" w:hAnsiTheme="minorHAnsi"/>
                <w:sz w:val="18"/>
                <w:szCs w:val="18"/>
              </w:rPr>
            </w:pPr>
            <w:ins w:id="1269" w:author="Shewmaker, Michael@Energy" w:date="2022-02-01T13:35:00Z">
              <w:r>
                <w:rPr>
                  <w:rFonts w:asciiTheme="minorHAnsi" w:hAnsiTheme="minorHAnsi"/>
                  <w:sz w:val="18"/>
                  <w:szCs w:val="18"/>
                </w:rPr>
                <w:t>09a</w:t>
              </w:r>
            </w:ins>
          </w:p>
        </w:tc>
        <w:tc>
          <w:tcPr>
            <w:tcW w:w="812" w:type="dxa"/>
            <w:vAlign w:val="center"/>
            <w:tcPrChange w:id="1270" w:author="Alhabibi, Haider@Energy" w:date="2022-03-24T15:05:00Z">
              <w:tcPr>
                <w:tcW w:w="844" w:type="dxa"/>
                <w:vAlign w:val="center"/>
              </w:tcPr>
            </w:tcPrChange>
          </w:tcPr>
          <w:p w14:paraId="10768961" w14:textId="64F03F7E" w:rsidR="00FC3512" w:rsidRDefault="00FC3512" w:rsidP="00FC3512">
            <w:pPr>
              <w:jc w:val="center"/>
              <w:rPr>
                <w:rFonts w:asciiTheme="minorHAnsi" w:hAnsiTheme="minorHAnsi"/>
                <w:sz w:val="18"/>
                <w:szCs w:val="18"/>
              </w:rPr>
            </w:pPr>
            <w:r>
              <w:rPr>
                <w:rFonts w:asciiTheme="minorHAnsi" w:hAnsiTheme="minorHAnsi"/>
                <w:sz w:val="18"/>
                <w:szCs w:val="18"/>
              </w:rPr>
              <w:t>09</w:t>
            </w:r>
          </w:p>
        </w:tc>
        <w:tc>
          <w:tcPr>
            <w:tcW w:w="670" w:type="dxa"/>
            <w:textDirection w:val="btLr"/>
            <w:tcPrChange w:id="1271" w:author="Alhabibi, Haider@Energy" w:date="2022-03-24T15:05:00Z">
              <w:tcPr>
                <w:tcW w:w="844" w:type="dxa"/>
                <w:textDirection w:val="btLr"/>
              </w:tcPr>
            </w:tcPrChange>
          </w:tcPr>
          <w:p w14:paraId="6F576CB0" w14:textId="686ED489" w:rsidR="00FC3512" w:rsidRDefault="00FC3512" w:rsidP="00FC3512">
            <w:pPr>
              <w:jc w:val="center"/>
              <w:rPr>
                <w:rFonts w:asciiTheme="minorHAnsi" w:hAnsiTheme="minorHAnsi"/>
                <w:sz w:val="18"/>
                <w:szCs w:val="18"/>
              </w:rPr>
            </w:pPr>
            <w:ins w:id="1272" w:author="Alhabibi, Haider@Energy" w:date="2022-03-11T18:11:00Z">
              <w:r>
                <w:rPr>
                  <w:rFonts w:asciiTheme="minorHAnsi" w:hAnsiTheme="minorHAnsi"/>
                  <w:sz w:val="18"/>
                  <w:szCs w:val="18"/>
                </w:rPr>
                <w:t>10a</w:t>
              </w:r>
            </w:ins>
          </w:p>
        </w:tc>
        <w:tc>
          <w:tcPr>
            <w:tcW w:w="741" w:type="dxa"/>
            <w:vAlign w:val="center"/>
            <w:tcPrChange w:id="1273" w:author="Alhabibi, Haider@Energy" w:date="2022-03-24T15:05:00Z">
              <w:tcPr>
                <w:tcW w:w="844" w:type="dxa"/>
                <w:vAlign w:val="center"/>
              </w:tcPr>
            </w:tcPrChange>
          </w:tcPr>
          <w:p w14:paraId="2E80FC05" w14:textId="097BD999" w:rsidR="00FC3512" w:rsidRDefault="00FC3512" w:rsidP="00FC3512">
            <w:pPr>
              <w:jc w:val="center"/>
              <w:rPr>
                <w:rFonts w:asciiTheme="minorHAnsi" w:hAnsiTheme="minorHAnsi"/>
                <w:sz w:val="18"/>
                <w:szCs w:val="18"/>
              </w:rPr>
            </w:pPr>
            <w:r>
              <w:rPr>
                <w:rFonts w:asciiTheme="minorHAnsi" w:hAnsiTheme="minorHAnsi"/>
                <w:sz w:val="18"/>
                <w:szCs w:val="18"/>
              </w:rPr>
              <w:t>10</w:t>
            </w:r>
          </w:p>
        </w:tc>
        <w:tc>
          <w:tcPr>
            <w:tcW w:w="905" w:type="dxa"/>
            <w:vAlign w:val="center"/>
            <w:tcPrChange w:id="1274" w:author="Alhabibi, Haider@Energy" w:date="2022-03-24T15:05:00Z">
              <w:tcPr>
                <w:tcW w:w="484" w:type="dxa"/>
                <w:vAlign w:val="center"/>
              </w:tcPr>
            </w:tcPrChange>
          </w:tcPr>
          <w:p w14:paraId="255124FC" w14:textId="0CFB646E" w:rsidR="00FC3512" w:rsidRDefault="00FC3512" w:rsidP="00FC3512">
            <w:pPr>
              <w:jc w:val="center"/>
              <w:rPr>
                <w:rFonts w:asciiTheme="minorHAnsi" w:hAnsiTheme="minorHAnsi"/>
                <w:sz w:val="18"/>
                <w:szCs w:val="18"/>
              </w:rPr>
            </w:pPr>
            <w:r>
              <w:rPr>
                <w:rFonts w:asciiTheme="minorHAnsi" w:hAnsiTheme="minorHAnsi"/>
                <w:sz w:val="18"/>
                <w:szCs w:val="18"/>
              </w:rPr>
              <w:t>11</w:t>
            </w:r>
          </w:p>
        </w:tc>
        <w:tc>
          <w:tcPr>
            <w:tcW w:w="732" w:type="dxa"/>
            <w:vAlign w:val="center"/>
            <w:tcPrChange w:id="1275" w:author="Alhabibi, Haider@Energy" w:date="2022-03-24T15:05:00Z">
              <w:tcPr>
                <w:tcW w:w="1170" w:type="dxa"/>
                <w:vAlign w:val="center"/>
              </w:tcPr>
            </w:tcPrChange>
          </w:tcPr>
          <w:p w14:paraId="5515A4B2" w14:textId="5CAA78B3" w:rsidR="00FC3512" w:rsidRDefault="00FC3512" w:rsidP="00FC3512">
            <w:pPr>
              <w:jc w:val="center"/>
              <w:rPr>
                <w:ins w:id="1276" w:author="Moua, Cheng@Energy" w:date="2022-01-20T16:01:00Z"/>
                <w:rFonts w:asciiTheme="minorHAnsi" w:hAnsiTheme="minorHAnsi"/>
                <w:sz w:val="18"/>
                <w:szCs w:val="18"/>
              </w:rPr>
            </w:pPr>
            <w:ins w:id="1277" w:author="Moua, Cheng@Energy" w:date="2022-01-20T19:20:00Z">
              <w:r>
                <w:rPr>
                  <w:rFonts w:asciiTheme="minorHAnsi" w:hAnsiTheme="minorHAnsi"/>
                  <w:sz w:val="18"/>
                  <w:szCs w:val="18"/>
                </w:rPr>
                <w:t>12</w:t>
              </w:r>
            </w:ins>
          </w:p>
        </w:tc>
      </w:tr>
      <w:tr w:rsidR="00FC3512" w14:paraId="330A22C5" w14:textId="76852712" w:rsidTr="00AA1537">
        <w:trPr>
          <w:cantSplit/>
          <w:trHeight w:val="1646"/>
          <w:trPrChange w:id="1278" w:author="Alhabibi, Haider@Energy" w:date="2022-03-24T15:05:00Z">
            <w:trPr>
              <w:cantSplit/>
              <w:trHeight w:val="1646"/>
            </w:trPr>
          </w:trPrChange>
        </w:trPr>
        <w:tc>
          <w:tcPr>
            <w:tcW w:w="778" w:type="dxa"/>
            <w:textDirection w:val="btLr"/>
            <w:vAlign w:val="center"/>
            <w:tcPrChange w:id="1279" w:author="Alhabibi, Haider@Energy" w:date="2022-03-24T15:05:00Z">
              <w:tcPr>
                <w:tcW w:w="844" w:type="dxa"/>
                <w:textDirection w:val="btLr"/>
                <w:vAlign w:val="center"/>
              </w:tcPr>
            </w:tcPrChange>
          </w:tcPr>
          <w:p w14:paraId="28ECE449" w14:textId="59341174" w:rsidR="00FC3512" w:rsidRDefault="00FC3512" w:rsidP="00FC3512">
            <w:pPr>
              <w:ind w:left="113" w:right="113"/>
              <w:jc w:val="center"/>
              <w:rPr>
                <w:rFonts w:asciiTheme="minorHAnsi" w:hAnsiTheme="minorHAnsi"/>
                <w:sz w:val="18"/>
                <w:szCs w:val="18"/>
              </w:rPr>
            </w:pPr>
            <w:r>
              <w:rPr>
                <w:rFonts w:asciiTheme="minorHAnsi" w:hAnsiTheme="minorHAnsi"/>
                <w:sz w:val="18"/>
                <w:szCs w:val="18"/>
              </w:rPr>
              <w:t>System Name</w:t>
            </w:r>
          </w:p>
        </w:tc>
        <w:tc>
          <w:tcPr>
            <w:tcW w:w="778" w:type="dxa"/>
            <w:textDirection w:val="btLr"/>
            <w:vAlign w:val="center"/>
            <w:tcPrChange w:id="1280" w:author="Alhabibi, Haider@Energy" w:date="2022-03-24T15:05:00Z">
              <w:tcPr>
                <w:tcW w:w="845" w:type="dxa"/>
                <w:textDirection w:val="btLr"/>
                <w:vAlign w:val="center"/>
              </w:tcPr>
            </w:tcPrChange>
          </w:tcPr>
          <w:p w14:paraId="22FE8C3A" w14:textId="1340EC5A" w:rsidR="00FC3512" w:rsidRDefault="00FC3512" w:rsidP="00FC3512">
            <w:pPr>
              <w:ind w:left="113" w:right="113"/>
              <w:jc w:val="center"/>
              <w:rPr>
                <w:rFonts w:asciiTheme="minorHAnsi" w:hAnsiTheme="minorHAnsi"/>
                <w:sz w:val="18"/>
                <w:szCs w:val="18"/>
              </w:rPr>
            </w:pPr>
            <w:r>
              <w:rPr>
                <w:rFonts w:asciiTheme="minorHAnsi" w:hAnsiTheme="minorHAnsi"/>
                <w:sz w:val="18"/>
                <w:szCs w:val="18"/>
              </w:rPr>
              <w:t>Manufacturer Name</w:t>
            </w:r>
          </w:p>
        </w:tc>
        <w:tc>
          <w:tcPr>
            <w:tcW w:w="712" w:type="dxa"/>
            <w:textDirection w:val="btLr"/>
            <w:vAlign w:val="center"/>
            <w:tcPrChange w:id="1281" w:author="Alhabibi, Haider@Energy" w:date="2022-03-24T15:05:00Z">
              <w:tcPr>
                <w:tcW w:w="845" w:type="dxa"/>
                <w:textDirection w:val="btLr"/>
                <w:vAlign w:val="center"/>
              </w:tcPr>
            </w:tcPrChange>
          </w:tcPr>
          <w:p w14:paraId="1A566065" w14:textId="6D468A3A" w:rsidR="00FC3512" w:rsidRDefault="00FC3512" w:rsidP="00FC3512">
            <w:pPr>
              <w:ind w:left="113" w:right="113"/>
              <w:jc w:val="center"/>
              <w:rPr>
                <w:rFonts w:asciiTheme="minorHAnsi" w:hAnsiTheme="minorHAnsi"/>
                <w:sz w:val="18"/>
                <w:szCs w:val="18"/>
              </w:rPr>
            </w:pPr>
            <w:r>
              <w:rPr>
                <w:rFonts w:asciiTheme="minorHAnsi" w:hAnsiTheme="minorHAnsi"/>
                <w:sz w:val="18"/>
                <w:szCs w:val="18"/>
              </w:rPr>
              <w:t>System Type</w:t>
            </w:r>
          </w:p>
        </w:tc>
        <w:tc>
          <w:tcPr>
            <w:tcW w:w="778" w:type="dxa"/>
            <w:textDirection w:val="btLr"/>
            <w:vAlign w:val="center"/>
            <w:tcPrChange w:id="1282" w:author="Alhabibi, Haider@Energy" w:date="2022-03-24T15:05:00Z">
              <w:tcPr>
                <w:tcW w:w="845" w:type="dxa"/>
                <w:textDirection w:val="btLr"/>
                <w:vAlign w:val="center"/>
              </w:tcPr>
            </w:tcPrChange>
          </w:tcPr>
          <w:p w14:paraId="7EBCB590" w14:textId="771DEECE" w:rsidR="00FC3512" w:rsidRDefault="00FC3512" w:rsidP="00FC3512">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49" w:type="dxa"/>
            <w:textDirection w:val="btLr"/>
            <w:vAlign w:val="center"/>
            <w:tcPrChange w:id="1283" w:author="Alhabibi, Haider@Energy" w:date="2022-03-24T15:05:00Z">
              <w:tcPr>
                <w:tcW w:w="844" w:type="dxa"/>
                <w:textDirection w:val="btLr"/>
                <w:vAlign w:val="center"/>
              </w:tcPr>
            </w:tcPrChange>
          </w:tcPr>
          <w:p w14:paraId="288E6254" w14:textId="51C94EAF" w:rsidR="00FC3512" w:rsidRDefault="00FC3512" w:rsidP="00FC3512">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637" w:type="dxa"/>
            <w:textDirection w:val="btLr"/>
            <w:vAlign w:val="center"/>
            <w:tcPrChange w:id="1284" w:author="Alhabibi, Haider@Energy" w:date="2022-03-24T15:05:00Z">
              <w:tcPr>
                <w:tcW w:w="844" w:type="dxa"/>
                <w:textDirection w:val="btLr"/>
                <w:vAlign w:val="center"/>
              </w:tcPr>
            </w:tcPrChange>
          </w:tcPr>
          <w:p w14:paraId="795F04A8" w14:textId="2C2579C3" w:rsidR="00FC3512" w:rsidRDefault="00FC3512" w:rsidP="00FC3512">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685" w:type="dxa"/>
            <w:textDirection w:val="btLr"/>
            <w:vAlign w:val="center"/>
            <w:tcPrChange w:id="1285" w:author="Alhabibi, Haider@Energy" w:date="2022-03-24T15:05:00Z">
              <w:tcPr>
                <w:tcW w:w="844" w:type="dxa"/>
                <w:textDirection w:val="btLr"/>
                <w:vAlign w:val="center"/>
              </w:tcPr>
            </w:tcPrChange>
          </w:tcPr>
          <w:p w14:paraId="4D42A08F" w14:textId="02B675D5" w:rsidR="00FC3512" w:rsidRDefault="00FC3512" w:rsidP="00FC3512">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853" w:type="dxa"/>
            <w:textDirection w:val="btLr"/>
            <w:vAlign w:val="center"/>
            <w:tcPrChange w:id="1286" w:author="Alhabibi, Haider@Energy" w:date="2022-03-24T15:05:00Z">
              <w:tcPr>
                <w:tcW w:w="844" w:type="dxa"/>
                <w:textDirection w:val="btLr"/>
                <w:vAlign w:val="center"/>
              </w:tcPr>
            </w:tcPrChange>
          </w:tcPr>
          <w:p w14:paraId="10166DC9" w14:textId="2ED3D012" w:rsidR="00FC3512" w:rsidRDefault="00FC3512" w:rsidP="00FC3512">
            <w:pPr>
              <w:ind w:left="113" w:right="113"/>
              <w:jc w:val="center"/>
              <w:rPr>
                <w:rFonts w:asciiTheme="minorHAnsi" w:hAnsiTheme="minorHAnsi"/>
                <w:sz w:val="18"/>
                <w:szCs w:val="18"/>
              </w:rPr>
            </w:pPr>
            <w:r>
              <w:rPr>
                <w:rFonts w:asciiTheme="minorHAnsi" w:hAnsiTheme="minorHAnsi"/>
                <w:sz w:val="18"/>
                <w:szCs w:val="18"/>
              </w:rPr>
              <w:t>Operation Schedule</w:t>
            </w:r>
          </w:p>
        </w:tc>
        <w:tc>
          <w:tcPr>
            <w:tcW w:w="960" w:type="dxa"/>
            <w:textDirection w:val="btLr"/>
            <w:tcPrChange w:id="1287" w:author="Alhabibi, Haider@Energy" w:date="2022-03-24T15:05:00Z">
              <w:tcPr>
                <w:tcW w:w="844" w:type="dxa"/>
                <w:textDirection w:val="btLr"/>
              </w:tcPr>
            </w:tcPrChange>
          </w:tcPr>
          <w:p w14:paraId="1515ECA6" w14:textId="1FE3DF53" w:rsidR="00FC3512" w:rsidRDefault="00FC3512" w:rsidP="00FC3512">
            <w:pPr>
              <w:ind w:left="113" w:right="113"/>
              <w:jc w:val="center"/>
              <w:rPr>
                <w:ins w:id="1288" w:author="Shewmaker, Michael@Energy" w:date="2022-02-01T13:35:00Z"/>
                <w:rFonts w:asciiTheme="minorHAnsi" w:hAnsiTheme="minorHAnsi"/>
                <w:sz w:val="18"/>
                <w:szCs w:val="18"/>
              </w:rPr>
            </w:pPr>
            <w:ins w:id="1289" w:author="Shewmaker, Michael@Energy" w:date="2022-02-01T13:35:00Z">
              <w:r>
                <w:rPr>
                  <w:rFonts w:asciiTheme="minorHAnsi" w:hAnsiTheme="minorHAnsi"/>
                  <w:sz w:val="18"/>
                  <w:szCs w:val="18"/>
                </w:rPr>
                <w:t>Method of Compliance</w:t>
              </w:r>
            </w:ins>
          </w:p>
        </w:tc>
        <w:tc>
          <w:tcPr>
            <w:tcW w:w="812" w:type="dxa"/>
            <w:textDirection w:val="btLr"/>
            <w:vAlign w:val="center"/>
            <w:tcPrChange w:id="1290" w:author="Alhabibi, Haider@Energy" w:date="2022-03-24T15:05:00Z">
              <w:tcPr>
                <w:tcW w:w="844" w:type="dxa"/>
                <w:textDirection w:val="btLr"/>
                <w:vAlign w:val="center"/>
              </w:tcPr>
            </w:tcPrChange>
          </w:tcPr>
          <w:p w14:paraId="477E77B5" w14:textId="77619051" w:rsidR="00FC3512" w:rsidRDefault="00FC3512" w:rsidP="00FC3512">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1291" w:author="Shewmaker, Michael@Energy" w:date="2022-02-01T13:35:00Z">
              <w:r w:rsidDel="00E87CC6">
                <w:rPr>
                  <w:rFonts w:asciiTheme="minorHAnsi" w:hAnsiTheme="minorHAnsi"/>
                  <w:sz w:val="18"/>
                  <w:szCs w:val="18"/>
                </w:rPr>
                <w:delText xml:space="preserve">(if </w:delText>
              </w:r>
            </w:del>
            <w:ins w:id="1292" w:author="Moua, Cheng@Energy" w:date="2022-01-20T19:15:00Z">
              <w:del w:id="1293" w:author="Shewmaker, Michael@Energy" w:date="2022-02-01T13:35:00Z">
                <w:r w:rsidDel="00E87CC6">
                  <w:rPr>
                    <w:rFonts w:asciiTheme="minorHAnsi" w:hAnsiTheme="minorHAnsi"/>
                    <w:sz w:val="18"/>
                    <w:szCs w:val="18"/>
                  </w:rPr>
                  <w:delText xml:space="preserve">or </w:delText>
                </w:r>
              </w:del>
            </w:ins>
            <w:del w:id="1294" w:author="Shewmaker, Michael@Energy" w:date="2022-02-01T13:35:00Z">
              <w:r w:rsidDel="00E87CC6">
                <w:rPr>
                  <w:rFonts w:asciiTheme="minorHAnsi" w:hAnsiTheme="minorHAnsi"/>
                  <w:sz w:val="18"/>
                  <w:szCs w:val="18"/>
                </w:rPr>
                <w:delText xml:space="preserve">demand </w:delText>
              </w:r>
            </w:del>
            <w:ins w:id="1295" w:author="Moua, Cheng@Energy" w:date="2022-01-20T19:16:00Z">
              <w:del w:id="1296" w:author="Shewmaker, Michael@Energy" w:date="2022-02-01T13:35:00Z">
                <w:r w:rsidDel="00E87CC6">
                  <w:rPr>
                    <w:rFonts w:asciiTheme="minorHAnsi" w:hAnsiTheme="minorHAnsi"/>
                    <w:sz w:val="18"/>
                    <w:szCs w:val="18"/>
                  </w:rPr>
                  <w:delText xml:space="preserve">select </w:delText>
                </w:r>
              </w:del>
            </w:ins>
            <w:del w:id="1297" w:author="Shewmaker, Michael@Energy" w:date="2022-02-01T13:35:00Z">
              <w:r w:rsidDel="00E87CC6">
                <w:rPr>
                  <w:rFonts w:asciiTheme="minorHAnsi" w:hAnsiTheme="minorHAnsi"/>
                  <w:sz w:val="18"/>
                  <w:szCs w:val="18"/>
                </w:rPr>
                <w:delText>controlled</w:delText>
              </w:r>
            </w:del>
            <w:ins w:id="1298" w:author="Moua, Cheng@Energy" w:date="2022-01-20T19:18:00Z">
              <w:del w:id="1299" w:author="Shewmaker, Michael@Energy" w:date="2022-02-01T13:35:00Z">
                <w:r w:rsidDel="00E87CC6">
                  <w:rPr>
                    <w:rFonts w:asciiTheme="minorHAnsi" w:hAnsiTheme="minorHAnsi"/>
                    <w:sz w:val="18"/>
                    <w:szCs w:val="18"/>
                  </w:rPr>
                  <w:delText>C</w:delText>
                </w:r>
              </w:del>
            </w:ins>
            <w:ins w:id="1300" w:author="Moua, Cheng@Energy" w:date="2022-01-20T19:16:00Z">
              <w:del w:id="1301" w:author="Shewmaker, Michael@Energy" w:date="2022-02-01T13:35:00Z">
                <w:r w:rsidDel="00E87CC6">
                  <w:rPr>
                    <w:rFonts w:asciiTheme="minorHAnsi" w:hAnsiTheme="minorHAnsi"/>
                    <w:sz w:val="18"/>
                    <w:szCs w:val="18"/>
                  </w:rPr>
                  <w:delText>apture</w:delText>
                </w:r>
              </w:del>
            </w:ins>
            <w:ins w:id="1302" w:author="Moua, Cheng@Energy" w:date="2022-01-20T19:17:00Z">
              <w:del w:id="1303" w:author="Shewmaker, Michael@Energy" w:date="2022-02-01T13:35:00Z">
                <w:r w:rsidDel="00E87CC6">
                  <w:rPr>
                    <w:rFonts w:asciiTheme="minorHAnsi" w:hAnsiTheme="minorHAnsi"/>
                    <w:sz w:val="18"/>
                    <w:szCs w:val="18"/>
                  </w:rPr>
                  <w:delText xml:space="preserve"> </w:delText>
                </w:r>
              </w:del>
            </w:ins>
            <w:ins w:id="1304" w:author="Moua, Cheng@Energy" w:date="2022-01-20T19:18:00Z">
              <w:del w:id="1305" w:author="Shewmaker, Michael@Energy" w:date="2022-02-01T13:35:00Z">
                <w:r w:rsidDel="00E87CC6">
                  <w:rPr>
                    <w:rFonts w:asciiTheme="minorHAnsi" w:hAnsiTheme="minorHAnsi"/>
                    <w:sz w:val="18"/>
                    <w:szCs w:val="18"/>
                  </w:rPr>
                  <w:delText>E</w:delText>
                </w:r>
              </w:del>
            </w:ins>
            <w:ins w:id="1306" w:author="Moua, Cheng@Energy" w:date="2022-01-20T19:17:00Z">
              <w:del w:id="1307" w:author="Shewmaker, Michael@Energy" w:date="2022-02-01T13:35:00Z">
                <w:r w:rsidDel="00E87CC6">
                  <w:rPr>
                    <w:rFonts w:asciiTheme="minorHAnsi" w:hAnsiTheme="minorHAnsi"/>
                    <w:sz w:val="18"/>
                    <w:szCs w:val="18"/>
                  </w:rPr>
                  <w:delText>fficiency</w:delText>
                </w:r>
              </w:del>
            </w:ins>
            <w:del w:id="1308" w:author="Shewmaker, Michael@Energy" w:date="2022-02-01T13:35:00Z">
              <w:r w:rsidDel="00E87CC6">
                <w:rPr>
                  <w:rFonts w:asciiTheme="minorHAnsi" w:hAnsiTheme="minorHAnsi"/>
                  <w:sz w:val="18"/>
                  <w:szCs w:val="18"/>
                </w:rPr>
                <w:delText>)</w:delText>
              </w:r>
            </w:del>
          </w:p>
        </w:tc>
        <w:tc>
          <w:tcPr>
            <w:tcW w:w="670" w:type="dxa"/>
            <w:textDirection w:val="btLr"/>
            <w:tcPrChange w:id="1309" w:author="Alhabibi, Haider@Energy" w:date="2022-03-24T15:05:00Z">
              <w:tcPr>
                <w:tcW w:w="844" w:type="dxa"/>
                <w:textDirection w:val="btLr"/>
              </w:tcPr>
            </w:tcPrChange>
          </w:tcPr>
          <w:p w14:paraId="1A58FAB6" w14:textId="7EDC879F" w:rsidR="00FC3512" w:rsidRDefault="00FC3512" w:rsidP="00FC3512">
            <w:pPr>
              <w:ind w:left="113" w:right="113"/>
              <w:jc w:val="center"/>
              <w:rPr>
                <w:ins w:id="1310" w:author="Alhabibi, Haider@Energy" w:date="2022-03-11T18:11:00Z"/>
                <w:rFonts w:asciiTheme="minorHAnsi" w:hAnsiTheme="minorHAnsi"/>
                <w:sz w:val="18"/>
                <w:szCs w:val="18"/>
              </w:rPr>
            </w:pPr>
            <w:ins w:id="1311" w:author="Alhabibi, Haider@Energy" w:date="2022-03-11T18:11:00Z">
              <w:r w:rsidRPr="0094363D">
                <w:rPr>
                  <w:rFonts w:asciiTheme="minorHAnsi" w:hAnsiTheme="minorHAnsi"/>
                  <w:sz w:val="18"/>
                  <w:szCs w:val="18"/>
                </w:rPr>
                <w:t>Exception to Maximum Sound Rating</w:t>
              </w:r>
            </w:ins>
          </w:p>
        </w:tc>
        <w:tc>
          <w:tcPr>
            <w:tcW w:w="741" w:type="dxa"/>
            <w:textDirection w:val="btLr"/>
            <w:vAlign w:val="center"/>
            <w:tcPrChange w:id="1312" w:author="Alhabibi, Haider@Energy" w:date="2022-03-24T15:05:00Z">
              <w:tcPr>
                <w:tcW w:w="844" w:type="dxa"/>
                <w:textDirection w:val="btLr"/>
                <w:vAlign w:val="center"/>
              </w:tcPr>
            </w:tcPrChange>
          </w:tcPr>
          <w:p w14:paraId="6B854EFC" w14:textId="3D3AF86B" w:rsidR="00FC3512" w:rsidRDefault="00FC3512" w:rsidP="00FC3512">
            <w:pPr>
              <w:ind w:left="113" w:right="113"/>
              <w:jc w:val="center"/>
              <w:rPr>
                <w:rFonts w:asciiTheme="minorHAnsi" w:hAnsiTheme="minorHAnsi"/>
                <w:sz w:val="18"/>
                <w:szCs w:val="18"/>
              </w:rPr>
            </w:pPr>
            <w:r>
              <w:rPr>
                <w:rFonts w:asciiTheme="minorHAnsi" w:hAnsiTheme="minorHAnsi"/>
                <w:sz w:val="18"/>
                <w:szCs w:val="18"/>
              </w:rPr>
              <w:t>Maximum Sound Rating</w:t>
            </w:r>
          </w:p>
        </w:tc>
        <w:tc>
          <w:tcPr>
            <w:tcW w:w="905" w:type="dxa"/>
            <w:textDirection w:val="btLr"/>
            <w:vAlign w:val="center"/>
            <w:tcPrChange w:id="1313" w:author="Alhabibi, Haider@Energy" w:date="2022-03-24T15:05:00Z">
              <w:tcPr>
                <w:tcW w:w="484" w:type="dxa"/>
                <w:textDirection w:val="btLr"/>
                <w:vAlign w:val="center"/>
              </w:tcPr>
            </w:tcPrChange>
          </w:tcPr>
          <w:p w14:paraId="59C343BA" w14:textId="502E18DC" w:rsidR="00FC3512" w:rsidRDefault="00FC3512" w:rsidP="00FC3512">
            <w:pPr>
              <w:ind w:left="113" w:right="113"/>
              <w:jc w:val="center"/>
              <w:rPr>
                <w:rFonts w:asciiTheme="minorHAnsi" w:hAnsiTheme="minorHAnsi"/>
                <w:sz w:val="18"/>
                <w:szCs w:val="18"/>
              </w:rPr>
            </w:pPr>
            <w:r>
              <w:rPr>
                <w:rFonts w:asciiTheme="minorHAnsi" w:hAnsiTheme="minorHAnsi"/>
                <w:sz w:val="18"/>
                <w:szCs w:val="18"/>
              </w:rPr>
              <w:t>Compliance Statement</w:t>
            </w:r>
            <w:ins w:id="1314" w:author="Moua, Cheng@Energy" w:date="2022-01-20T16:03:00Z">
              <w:r>
                <w:rPr>
                  <w:rFonts w:asciiTheme="minorHAnsi" w:hAnsiTheme="minorHAnsi"/>
                  <w:sz w:val="18"/>
                  <w:szCs w:val="18"/>
                </w:rPr>
                <w:t xml:space="preserve"> for Airflow</w:t>
              </w:r>
            </w:ins>
          </w:p>
        </w:tc>
        <w:tc>
          <w:tcPr>
            <w:tcW w:w="732" w:type="dxa"/>
            <w:textDirection w:val="btLr"/>
            <w:tcPrChange w:id="1315" w:author="Alhabibi, Haider@Energy" w:date="2022-03-24T15:05:00Z">
              <w:tcPr>
                <w:tcW w:w="1170" w:type="dxa"/>
                <w:textDirection w:val="btLr"/>
              </w:tcPr>
            </w:tcPrChange>
          </w:tcPr>
          <w:p w14:paraId="6D38D127" w14:textId="18F96314" w:rsidR="00FC3512" w:rsidRDefault="00FC3512" w:rsidP="00FC3512">
            <w:pPr>
              <w:ind w:left="113" w:right="113"/>
              <w:jc w:val="center"/>
              <w:rPr>
                <w:rFonts w:asciiTheme="minorHAnsi" w:hAnsiTheme="minorHAnsi"/>
                <w:sz w:val="18"/>
                <w:szCs w:val="18"/>
              </w:rPr>
            </w:pPr>
            <w:ins w:id="1316" w:author="Moua, Cheng@Energy" w:date="2022-01-20T16:03:00Z">
              <w:r>
                <w:rPr>
                  <w:rFonts w:asciiTheme="minorHAnsi" w:hAnsiTheme="minorHAnsi"/>
                  <w:sz w:val="18"/>
                  <w:szCs w:val="18"/>
                </w:rPr>
                <w:t>Compliance Statement for Sound</w:t>
              </w:r>
            </w:ins>
          </w:p>
        </w:tc>
      </w:tr>
      <w:tr w:rsidR="00FC3512" w14:paraId="1F56676E" w14:textId="5554A802" w:rsidTr="00AA1537">
        <w:tc>
          <w:tcPr>
            <w:tcW w:w="778" w:type="dxa"/>
            <w:tcPrChange w:id="1317" w:author="Alhabibi, Haider@Energy" w:date="2022-03-24T15:05:00Z">
              <w:tcPr>
                <w:tcW w:w="844" w:type="dxa"/>
              </w:tcPr>
            </w:tcPrChange>
          </w:tcPr>
          <w:p w14:paraId="26E49E22" w14:textId="048BA7C6" w:rsidR="00FC3512" w:rsidRDefault="00FC3512" w:rsidP="00FC3512">
            <w:pPr>
              <w:rPr>
                <w:rFonts w:asciiTheme="minorHAnsi" w:hAnsiTheme="minorHAnsi"/>
                <w:sz w:val="18"/>
                <w:szCs w:val="18"/>
              </w:rPr>
            </w:pPr>
            <w:r>
              <w:rPr>
                <w:rFonts w:asciiTheme="minorHAnsi" w:hAnsiTheme="minorHAnsi"/>
                <w:sz w:val="18"/>
                <w:szCs w:val="18"/>
              </w:rPr>
              <w:t>&lt;&lt;User Entered Value up to 50 characters&gt;&gt;</w:t>
            </w:r>
          </w:p>
        </w:tc>
        <w:tc>
          <w:tcPr>
            <w:tcW w:w="778" w:type="dxa"/>
            <w:tcPrChange w:id="1318" w:author="Alhabibi, Haider@Energy" w:date="2022-03-24T15:05:00Z">
              <w:tcPr>
                <w:tcW w:w="845" w:type="dxa"/>
              </w:tcPr>
            </w:tcPrChange>
          </w:tcPr>
          <w:p w14:paraId="2B934B87" w14:textId="35A2BD37" w:rsidR="00FC3512" w:rsidRDefault="00FC3512" w:rsidP="00FC3512">
            <w:pPr>
              <w:rPr>
                <w:rFonts w:asciiTheme="minorHAnsi" w:hAnsiTheme="minorHAnsi"/>
                <w:sz w:val="18"/>
                <w:szCs w:val="18"/>
              </w:rPr>
            </w:pPr>
            <w:r>
              <w:rPr>
                <w:rFonts w:asciiTheme="minorHAnsi" w:hAnsiTheme="minorHAnsi"/>
                <w:sz w:val="18"/>
                <w:szCs w:val="18"/>
              </w:rPr>
              <w:t>&lt;&lt;User Entered Value up to 50 characters&gt;&gt;</w:t>
            </w:r>
          </w:p>
        </w:tc>
        <w:tc>
          <w:tcPr>
            <w:tcW w:w="712" w:type="dxa"/>
            <w:tcPrChange w:id="1319" w:author="Alhabibi, Haider@Energy" w:date="2022-03-24T15:05:00Z">
              <w:tcPr>
                <w:tcW w:w="845" w:type="dxa"/>
              </w:tcPr>
            </w:tcPrChange>
          </w:tcPr>
          <w:p w14:paraId="4CC55754" w14:textId="53C9337A" w:rsidR="00FC3512" w:rsidRDefault="00FC3512" w:rsidP="00FC3512">
            <w:pPr>
              <w:rPr>
                <w:rFonts w:asciiTheme="minorHAnsi" w:hAnsiTheme="minorHAnsi"/>
                <w:sz w:val="18"/>
                <w:szCs w:val="18"/>
              </w:rPr>
            </w:pPr>
            <w:r>
              <w:rPr>
                <w:rFonts w:asciiTheme="minorHAnsi" w:hAnsiTheme="minorHAnsi"/>
                <w:sz w:val="18"/>
                <w:szCs w:val="18"/>
              </w:rPr>
              <w:t xml:space="preserve">&lt;&lt;User Entered Value; Selections = (Vented Range </w:t>
            </w:r>
            <w:r>
              <w:rPr>
                <w:rFonts w:asciiTheme="minorHAnsi" w:hAnsiTheme="minorHAnsi"/>
                <w:sz w:val="18"/>
                <w:szCs w:val="18"/>
              </w:rPr>
              <w:lastRenderedPageBreak/>
              <w:t>Hood, Downdraft, Other)&gt;&gt;</w:t>
            </w:r>
          </w:p>
        </w:tc>
        <w:tc>
          <w:tcPr>
            <w:tcW w:w="778" w:type="dxa"/>
            <w:tcPrChange w:id="1320" w:author="Alhabibi, Haider@Energy" w:date="2022-03-24T15:05:00Z">
              <w:tcPr>
                <w:tcW w:w="845" w:type="dxa"/>
              </w:tcPr>
            </w:tcPrChange>
          </w:tcPr>
          <w:p w14:paraId="49B410D3" w14:textId="71AB1F99" w:rsidR="00FC3512" w:rsidRDefault="00FC3512" w:rsidP="00FC3512">
            <w:pPr>
              <w:rPr>
                <w:rFonts w:asciiTheme="minorHAnsi" w:hAnsiTheme="minorHAnsi"/>
                <w:sz w:val="18"/>
                <w:szCs w:val="18"/>
              </w:rPr>
            </w:pPr>
            <w:r>
              <w:rPr>
                <w:rFonts w:asciiTheme="minorHAnsi" w:hAnsiTheme="minorHAnsi"/>
                <w:sz w:val="18"/>
                <w:szCs w:val="18"/>
              </w:rPr>
              <w:lastRenderedPageBreak/>
              <w:t>&lt;&lt;User Entered Value up to 50 characters&gt;&gt;</w:t>
            </w:r>
          </w:p>
        </w:tc>
        <w:tc>
          <w:tcPr>
            <w:tcW w:w="749" w:type="dxa"/>
            <w:tcPrChange w:id="1321" w:author="Alhabibi, Haider@Energy" w:date="2022-03-24T15:05:00Z">
              <w:tcPr>
                <w:tcW w:w="844" w:type="dxa"/>
              </w:tcPr>
            </w:tcPrChange>
          </w:tcPr>
          <w:p w14:paraId="1BF64A4B" w14:textId="2CD30F72" w:rsidR="00FC3512" w:rsidRDefault="00FC3512" w:rsidP="00FC3512">
            <w:pPr>
              <w:rPr>
                <w:rFonts w:asciiTheme="minorHAnsi" w:hAnsiTheme="minorHAnsi"/>
                <w:sz w:val="18"/>
                <w:szCs w:val="18"/>
              </w:rPr>
            </w:pPr>
            <w:r>
              <w:rPr>
                <w:rFonts w:asciiTheme="minorHAnsi" w:hAnsiTheme="minorHAnsi"/>
                <w:sz w:val="18"/>
                <w:szCs w:val="18"/>
              </w:rPr>
              <w:t>&lt;&lt;User Entered Value; (XXXX.XX)&gt;&gt;</w:t>
            </w:r>
          </w:p>
        </w:tc>
        <w:tc>
          <w:tcPr>
            <w:tcW w:w="637" w:type="dxa"/>
            <w:tcPrChange w:id="1322" w:author="Alhabibi, Haider@Energy" w:date="2022-03-24T15:05:00Z">
              <w:tcPr>
                <w:tcW w:w="844" w:type="dxa"/>
              </w:tcPr>
            </w:tcPrChange>
          </w:tcPr>
          <w:p w14:paraId="528CD857" w14:textId="201A4B3E" w:rsidR="00FC3512" w:rsidRDefault="00FC3512" w:rsidP="00FC3512">
            <w:pPr>
              <w:rPr>
                <w:rFonts w:asciiTheme="minorHAnsi" w:hAnsiTheme="minorHAnsi"/>
                <w:sz w:val="18"/>
                <w:szCs w:val="18"/>
              </w:rPr>
            </w:pPr>
            <w:r>
              <w:rPr>
                <w:rFonts w:asciiTheme="minorHAnsi" w:hAnsiTheme="minorHAnsi"/>
                <w:sz w:val="18"/>
                <w:szCs w:val="18"/>
              </w:rPr>
              <w:t>&lt;&lt;User Entered Value; (XX.XX)&gt;&gt;</w:t>
            </w:r>
          </w:p>
        </w:tc>
        <w:tc>
          <w:tcPr>
            <w:tcW w:w="685" w:type="dxa"/>
            <w:tcPrChange w:id="1323" w:author="Alhabibi, Haider@Energy" w:date="2022-03-24T15:05:00Z">
              <w:tcPr>
                <w:tcW w:w="844" w:type="dxa"/>
              </w:tcPr>
            </w:tcPrChange>
          </w:tcPr>
          <w:p w14:paraId="4D3FEA2D" w14:textId="3804628E" w:rsidR="00FC3512" w:rsidRDefault="00FC3512" w:rsidP="00FC3512">
            <w:pPr>
              <w:keepNext/>
              <w:rPr>
                <w:rFonts w:asciiTheme="minorHAnsi" w:hAnsiTheme="minorHAnsi"/>
                <w:sz w:val="18"/>
                <w:szCs w:val="18"/>
              </w:rPr>
            </w:pPr>
            <w:r>
              <w:rPr>
                <w:rFonts w:asciiTheme="minorHAnsi" w:hAnsiTheme="minorHAnsi"/>
                <w:sz w:val="18"/>
                <w:szCs w:val="18"/>
              </w:rPr>
              <w:t xml:space="preserve">&lt;&lt;Defaults to C05 </w:t>
            </w:r>
          </w:p>
          <w:p w14:paraId="00546B2F" w14:textId="1B45BFC6" w:rsidR="00FC3512" w:rsidRDefault="00FC3512" w:rsidP="00FC3512">
            <w:pPr>
              <w:rPr>
                <w:rFonts w:asciiTheme="minorHAnsi" w:hAnsiTheme="minorHAnsi"/>
                <w:sz w:val="18"/>
                <w:szCs w:val="18"/>
              </w:rPr>
            </w:pPr>
            <w:r>
              <w:rPr>
                <w:rFonts w:asciiTheme="minorHAnsi" w:hAnsiTheme="minorHAnsi"/>
                <w:sz w:val="18"/>
                <w:szCs w:val="18"/>
              </w:rPr>
              <w:t xml:space="preserve">otherwise, User Entered Value; </w:t>
            </w:r>
            <w:r>
              <w:rPr>
                <w:rFonts w:asciiTheme="minorHAnsi" w:hAnsiTheme="minorHAnsi"/>
                <w:sz w:val="18"/>
                <w:szCs w:val="18"/>
              </w:rPr>
              <w:lastRenderedPageBreak/>
              <w:t>(XXXX.XX); Not to exceed C05 (rated airflow)&gt;&gt;</w:t>
            </w:r>
          </w:p>
        </w:tc>
        <w:tc>
          <w:tcPr>
            <w:tcW w:w="853" w:type="dxa"/>
            <w:tcPrChange w:id="1324" w:author="Alhabibi, Haider@Energy" w:date="2022-03-24T15:05:00Z">
              <w:tcPr>
                <w:tcW w:w="844" w:type="dxa"/>
              </w:tcPr>
            </w:tcPrChange>
          </w:tcPr>
          <w:p w14:paraId="41A09AED" w14:textId="5130C24F" w:rsidR="00FC3512" w:rsidRDefault="00FC3512" w:rsidP="00FC3512">
            <w:pPr>
              <w:rPr>
                <w:rFonts w:asciiTheme="minorHAnsi" w:hAnsiTheme="minorHAnsi"/>
                <w:sz w:val="18"/>
                <w:szCs w:val="18"/>
              </w:rPr>
            </w:pPr>
            <w:r>
              <w:rPr>
                <w:rFonts w:asciiTheme="minorHAnsi" w:hAnsiTheme="minorHAnsi"/>
                <w:sz w:val="18"/>
                <w:szCs w:val="18"/>
              </w:rPr>
              <w:lastRenderedPageBreak/>
              <w:t>&lt;&lt;User Entry; Selections = (Demand Control, Continuous)&gt;&gt;</w:t>
            </w:r>
          </w:p>
        </w:tc>
        <w:tc>
          <w:tcPr>
            <w:tcW w:w="960" w:type="dxa"/>
            <w:tcPrChange w:id="1325" w:author="Alhabibi, Haider@Energy" w:date="2022-03-24T15:05:00Z">
              <w:tcPr>
                <w:tcW w:w="844" w:type="dxa"/>
              </w:tcPr>
            </w:tcPrChange>
          </w:tcPr>
          <w:p w14:paraId="4B086B6C" w14:textId="77777777" w:rsidR="00FC3512" w:rsidRDefault="00FC3512" w:rsidP="00FC3512">
            <w:pPr>
              <w:keepNext/>
              <w:rPr>
                <w:ins w:id="1326" w:author="Shewmaker, Michael@Energy" w:date="2022-02-02T13:51:00Z"/>
                <w:rFonts w:asciiTheme="minorHAnsi" w:hAnsiTheme="minorHAnsi"/>
                <w:sz w:val="18"/>
                <w:szCs w:val="18"/>
              </w:rPr>
            </w:pPr>
            <w:ins w:id="1327" w:author="Shewmaker, Michael@Energy" w:date="2022-02-01T13:37:00Z">
              <w:r>
                <w:rPr>
                  <w:rFonts w:asciiTheme="minorHAnsi" w:hAnsiTheme="minorHAnsi"/>
                  <w:sz w:val="18"/>
                  <w:szCs w:val="18"/>
                </w:rPr>
                <w:t>&lt;&lt;</w:t>
              </w:r>
            </w:ins>
            <w:ins w:id="1328" w:author="Shewmaker, Michael@Energy" w:date="2022-02-02T13:51:00Z">
              <w:r>
                <w:rPr>
                  <w:rFonts w:asciiTheme="minorHAnsi" w:hAnsiTheme="minorHAnsi"/>
                  <w:sz w:val="18"/>
                  <w:szCs w:val="18"/>
                </w:rPr>
                <w:t xml:space="preserve">If C08=Continuous, then </w:t>
              </w:r>
              <w:r>
                <w:rPr>
                  <w:rFonts w:asciiTheme="minorHAnsi" w:hAnsiTheme="minorHAnsi"/>
                  <w:sz w:val="18"/>
                  <w:szCs w:val="18"/>
                </w:rPr>
                <w:lastRenderedPageBreak/>
                <w:t>report N/</w:t>
              </w:r>
              <w:proofErr w:type="gramStart"/>
              <w:r>
                <w:rPr>
                  <w:rFonts w:asciiTheme="minorHAnsi" w:hAnsiTheme="minorHAnsi"/>
                  <w:sz w:val="18"/>
                  <w:szCs w:val="18"/>
                </w:rPr>
                <w:t>A;</w:t>
              </w:r>
              <w:proofErr w:type="gramEnd"/>
            </w:ins>
          </w:p>
          <w:p w14:paraId="0546E0D2" w14:textId="77777777" w:rsidR="00FC3512" w:rsidRDefault="00FC3512" w:rsidP="00FC3512">
            <w:pPr>
              <w:keepNext/>
              <w:rPr>
                <w:ins w:id="1329" w:author="Shewmaker, Michael@Energy" w:date="2022-02-02T13:51:00Z"/>
                <w:rFonts w:asciiTheme="minorHAnsi" w:hAnsiTheme="minorHAnsi"/>
                <w:sz w:val="18"/>
                <w:szCs w:val="18"/>
              </w:rPr>
            </w:pPr>
          </w:p>
          <w:p w14:paraId="1B345D04" w14:textId="020141D3" w:rsidR="00FC3512" w:rsidRDefault="00FC3512" w:rsidP="00FC3512">
            <w:pPr>
              <w:keepNext/>
              <w:rPr>
                <w:ins w:id="1330" w:author="Shewmaker, Michael@Energy" w:date="2022-02-01T13:37:00Z"/>
                <w:rFonts w:asciiTheme="minorHAnsi" w:hAnsiTheme="minorHAnsi"/>
                <w:sz w:val="18"/>
                <w:szCs w:val="18"/>
              </w:rPr>
            </w:pPr>
            <w:ins w:id="1331" w:author="Shewmaker, Michael@Energy" w:date="2022-02-02T13:51:00Z">
              <w:r>
                <w:rPr>
                  <w:rFonts w:asciiTheme="minorHAnsi" w:hAnsiTheme="minorHAnsi"/>
                  <w:sz w:val="18"/>
                  <w:szCs w:val="18"/>
                </w:rPr>
                <w:t xml:space="preserve">Else </w:t>
              </w:r>
            </w:ins>
            <w:ins w:id="1332" w:author="Shewmaker, Michael@Energy" w:date="2022-02-01T13:37:00Z">
              <w:r>
                <w:rPr>
                  <w:rFonts w:asciiTheme="minorHAnsi" w:hAnsiTheme="minorHAnsi"/>
                  <w:sz w:val="18"/>
                  <w:szCs w:val="18"/>
                </w:rPr>
                <w:t>User select from list:</w:t>
              </w:r>
            </w:ins>
          </w:p>
          <w:p w14:paraId="6DDEC27F" w14:textId="77777777" w:rsidR="00FC3512" w:rsidRDefault="00FC3512" w:rsidP="00FC3512">
            <w:pPr>
              <w:keepNext/>
              <w:rPr>
                <w:ins w:id="1333" w:author="Shewmaker, Michael@Energy" w:date="2022-02-01T13:37:00Z"/>
                <w:rFonts w:asciiTheme="minorHAnsi" w:hAnsiTheme="minorHAnsi"/>
                <w:sz w:val="18"/>
                <w:szCs w:val="18"/>
              </w:rPr>
            </w:pPr>
            <w:ins w:id="1334" w:author="Shewmaker, Michael@Energy" w:date="2022-02-01T13:37:00Z">
              <w:r>
                <w:rPr>
                  <w:rFonts w:asciiTheme="minorHAnsi" w:hAnsiTheme="minorHAnsi"/>
                  <w:sz w:val="18"/>
                  <w:szCs w:val="18"/>
                </w:rPr>
                <w:t>*Airflow; or</w:t>
              </w:r>
            </w:ins>
          </w:p>
          <w:p w14:paraId="10B14DA1" w14:textId="77777777" w:rsidR="00FC3512" w:rsidRDefault="00FC3512" w:rsidP="00FC3512">
            <w:pPr>
              <w:keepNext/>
              <w:rPr>
                <w:ins w:id="1335" w:author="Shewmaker, Michael@Energy" w:date="2022-02-01T13:37:00Z"/>
                <w:rFonts w:asciiTheme="minorHAnsi" w:hAnsiTheme="minorHAnsi"/>
                <w:sz w:val="18"/>
                <w:szCs w:val="18"/>
              </w:rPr>
            </w:pPr>
            <w:ins w:id="1336" w:author="Shewmaker, Michael@Energy" w:date="2022-02-01T13:37:00Z">
              <w:r>
                <w:rPr>
                  <w:rFonts w:asciiTheme="minorHAnsi" w:hAnsiTheme="minorHAnsi"/>
                  <w:sz w:val="18"/>
                  <w:szCs w:val="18"/>
                </w:rPr>
                <w:t>*Capture Efficiency</w:t>
              </w:r>
            </w:ins>
          </w:p>
          <w:p w14:paraId="4CDCCF6E" w14:textId="1B3157EF" w:rsidR="00FC3512" w:rsidRDefault="00FC3512" w:rsidP="00FC3512">
            <w:pPr>
              <w:keepNext/>
              <w:rPr>
                <w:ins w:id="1337" w:author="Shewmaker, Michael@Energy" w:date="2022-02-01T13:35:00Z"/>
                <w:rFonts w:asciiTheme="minorHAnsi" w:hAnsiTheme="minorHAnsi"/>
                <w:sz w:val="18"/>
                <w:szCs w:val="18"/>
              </w:rPr>
            </w:pPr>
            <w:ins w:id="1338" w:author="Shewmaker, Michael@Energy" w:date="2022-02-01T13:37:00Z">
              <w:r>
                <w:rPr>
                  <w:rFonts w:asciiTheme="minorHAnsi" w:hAnsiTheme="minorHAnsi"/>
                  <w:sz w:val="18"/>
                  <w:szCs w:val="18"/>
                </w:rPr>
                <w:t>&gt;&gt;</w:t>
              </w:r>
            </w:ins>
          </w:p>
        </w:tc>
        <w:tc>
          <w:tcPr>
            <w:tcW w:w="812" w:type="dxa"/>
            <w:tcPrChange w:id="1339" w:author="Alhabibi, Haider@Energy" w:date="2022-03-24T15:05:00Z">
              <w:tcPr>
                <w:tcW w:w="844" w:type="dxa"/>
              </w:tcPr>
            </w:tcPrChange>
          </w:tcPr>
          <w:p w14:paraId="16D01F7E" w14:textId="7335F690" w:rsidR="00FC3512" w:rsidDel="000F605A" w:rsidRDefault="00FC3512" w:rsidP="00FC3512">
            <w:pPr>
              <w:keepNext/>
              <w:rPr>
                <w:del w:id="1340" w:author="Shewmaker, Michael@Energy" w:date="2022-02-01T13:51:00Z"/>
                <w:rFonts w:asciiTheme="minorHAnsi" w:hAnsiTheme="minorHAnsi"/>
                <w:sz w:val="18"/>
                <w:szCs w:val="18"/>
              </w:rPr>
            </w:pPr>
            <w:del w:id="1341" w:author="Shewmaker, Michael@Energy" w:date="2022-02-01T13:51:00Z">
              <w:r w:rsidDel="000F605A">
                <w:rPr>
                  <w:rFonts w:asciiTheme="minorHAnsi" w:hAnsiTheme="minorHAnsi"/>
                  <w:sz w:val="18"/>
                  <w:szCs w:val="18"/>
                </w:rPr>
                <w:lastRenderedPageBreak/>
                <w:delText xml:space="preserve">&lt;&lt;If C08 = Demand Control and C03 = Vented Range Hood, </w:delText>
              </w:r>
              <w:r w:rsidDel="000F605A">
                <w:rPr>
                  <w:rFonts w:asciiTheme="minorHAnsi" w:hAnsiTheme="minorHAnsi"/>
                  <w:sz w:val="18"/>
                  <w:szCs w:val="18"/>
                </w:rPr>
                <w:lastRenderedPageBreak/>
                <w:delText>then Result = “</w:delText>
              </w:r>
              <w:r w:rsidRPr="00720367" w:rsidDel="000F605A">
                <w:rPr>
                  <w:rFonts w:asciiTheme="minorHAnsi" w:hAnsiTheme="minorHAnsi"/>
                  <w:sz w:val="18"/>
                  <w:szCs w:val="18"/>
                </w:rPr>
                <w:delText>100 cfm</w:delText>
              </w:r>
              <w:r w:rsidDel="000F605A">
                <w:rPr>
                  <w:rFonts w:asciiTheme="minorHAnsi" w:hAnsiTheme="minorHAnsi"/>
                  <w:sz w:val="18"/>
                  <w:szCs w:val="18"/>
                </w:rPr>
                <w:delText xml:space="preserve">”; </w:delText>
              </w:r>
            </w:del>
          </w:p>
          <w:p w14:paraId="6CC494FC" w14:textId="7840D690" w:rsidR="00FC3512" w:rsidDel="000F605A" w:rsidRDefault="00FC3512" w:rsidP="00FC3512">
            <w:pPr>
              <w:keepNext/>
              <w:rPr>
                <w:del w:id="1342" w:author="Shewmaker, Michael@Energy" w:date="2022-02-01T13:51:00Z"/>
                <w:rFonts w:asciiTheme="minorHAnsi" w:hAnsiTheme="minorHAnsi"/>
                <w:sz w:val="18"/>
                <w:szCs w:val="18"/>
              </w:rPr>
            </w:pPr>
          </w:p>
          <w:p w14:paraId="0C9EE59F" w14:textId="2DF2A620" w:rsidR="00FC3512" w:rsidDel="000F605A" w:rsidRDefault="00FC3512" w:rsidP="00FC3512">
            <w:pPr>
              <w:keepNext/>
              <w:rPr>
                <w:del w:id="1343" w:author="Shewmaker, Michael@Energy" w:date="2022-02-01T13:51:00Z"/>
                <w:rFonts w:asciiTheme="minorHAnsi" w:hAnsiTheme="minorHAnsi"/>
                <w:sz w:val="18"/>
                <w:szCs w:val="18"/>
              </w:rPr>
            </w:pPr>
            <w:del w:id="1344" w:author="Shewmaker, Michael@Energy" w:date="2022-02-01T13:51:00Z">
              <w:r w:rsidDel="000F605A">
                <w:rPr>
                  <w:rFonts w:asciiTheme="minorHAnsi" w:hAnsiTheme="minorHAnsi"/>
                  <w:sz w:val="18"/>
                  <w:szCs w:val="18"/>
                </w:rPr>
                <w:delText xml:space="preserve">Else If C08 = Demand Control, A06 = Enclosed, and C03 = Other or Downdraft, then Result = lesser of </w:delText>
              </w:r>
              <w:r w:rsidRPr="003255BF" w:rsidDel="000F605A">
                <w:rPr>
                  <w:rFonts w:asciiTheme="minorHAnsi" w:hAnsiTheme="minorHAnsi"/>
                  <w:sz w:val="18"/>
                  <w:szCs w:val="18"/>
                </w:rPr>
                <w:delText>300 cfm and 5*A05</w:delText>
              </w:r>
              <w:r w:rsidDel="000F605A">
                <w:rPr>
                  <w:rFonts w:asciiTheme="minorHAnsi" w:hAnsiTheme="minorHAnsi"/>
                  <w:sz w:val="18"/>
                  <w:szCs w:val="18"/>
                </w:rPr>
                <w:delText>/60;</w:delText>
              </w:r>
            </w:del>
          </w:p>
          <w:p w14:paraId="46DBB1F2" w14:textId="50DBEC0C" w:rsidR="00FC3512" w:rsidDel="000F605A" w:rsidRDefault="00FC3512" w:rsidP="00FC3512">
            <w:pPr>
              <w:keepNext/>
              <w:rPr>
                <w:del w:id="1345" w:author="Shewmaker, Michael@Energy" w:date="2022-02-01T13:51:00Z"/>
                <w:rFonts w:asciiTheme="minorHAnsi" w:hAnsiTheme="minorHAnsi"/>
                <w:sz w:val="18"/>
                <w:szCs w:val="18"/>
              </w:rPr>
            </w:pPr>
          </w:p>
          <w:p w14:paraId="530E25A1" w14:textId="393FF0DA" w:rsidR="00FC3512" w:rsidDel="000F605A" w:rsidRDefault="00FC3512" w:rsidP="00FC3512">
            <w:pPr>
              <w:keepNext/>
              <w:rPr>
                <w:del w:id="1346" w:author="Shewmaker, Michael@Energy" w:date="2022-02-01T13:51:00Z"/>
                <w:rFonts w:asciiTheme="minorHAnsi" w:hAnsiTheme="minorHAnsi"/>
                <w:sz w:val="18"/>
                <w:szCs w:val="18"/>
              </w:rPr>
            </w:pPr>
            <w:del w:id="1347" w:author="Shewmaker, Michael@Energy" w:date="2022-02-01T13:51:00Z">
              <w:r w:rsidDel="000F605A">
                <w:rPr>
                  <w:rFonts w:asciiTheme="minorHAnsi" w:hAnsiTheme="minorHAnsi"/>
                  <w:sz w:val="18"/>
                  <w:szCs w:val="18"/>
                </w:rPr>
                <w:delText xml:space="preserve">Else If C08 = Demand Control, A06 = Non-Enclosed, and C03 = Other or Downdraft, then Result = 300; </w:delText>
              </w:r>
            </w:del>
          </w:p>
          <w:p w14:paraId="2EAED20F" w14:textId="6507AA51" w:rsidR="00FC3512" w:rsidDel="000F605A" w:rsidRDefault="00FC3512" w:rsidP="00FC3512">
            <w:pPr>
              <w:keepNext/>
              <w:rPr>
                <w:del w:id="1348" w:author="Shewmaker, Michael@Energy" w:date="2022-02-01T13:51:00Z"/>
                <w:rFonts w:asciiTheme="minorHAnsi" w:hAnsiTheme="minorHAnsi"/>
                <w:sz w:val="18"/>
                <w:szCs w:val="18"/>
              </w:rPr>
            </w:pPr>
          </w:p>
          <w:p w14:paraId="13F5B887" w14:textId="42136C6F" w:rsidR="00FC3512" w:rsidRDefault="00FC3512" w:rsidP="00FC3512">
            <w:pPr>
              <w:keepNext/>
              <w:rPr>
                <w:ins w:id="1349" w:author="Shewmaker, Michael@Energy" w:date="2022-02-01T13:51:00Z"/>
                <w:rFonts w:asciiTheme="minorHAnsi" w:hAnsiTheme="minorHAnsi"/>
                <w:sz w:val="18"/>
                <w:szCs w:val="18"/>
              </w:rPr>
            </w:pPr>
            <w:del w:id="1350" w:author="Shewmaker, Michael@Energy" w:date="2022-02-01T13:51:00Z">
              <w:r w:rsidDel="000F605A">
                <w:rPr>
                  <w:rFonts w:asciiTheme="minorHAnsi" w:hAnsiTheme="minorHAnsi"/>
                  <w:sz w:val="18"/>
                  <w:szCs w:val="18"/>
                </w:rPr>
                <w:delText>Else If C08 = Continuous, then Result = “N/A – See Table D”</w:delText>
              </w:r>
            </w:del>
            <w:ins w:id="1351" w:author="Shewmaker, Michael@Energy" w:date="2022-02-01T13:51:00Z">
              <w:r>
                <w:rPr>
                  <w:rFonts w:asciiTheme="minorHAnsi" w:hAnsiTheme="minorHAnsi"/>
                  <w:sz w:val="18"/>
                  <w:szCs w:val="18"/>
                </w:rPr>
                <w:t xml:space="preserve">&lt;&lt;if C09a = Capture Efficiency, then result = “NA – See </w:t>
              </w:r>
              <w:r>
                <w:rPr>
                  <w:rFonts w:asciiTheme="minorHAnsi" w:hAnsiTheme="minorHAnsi"/>
                  <w:sz w:val="18"/>
                  <w:szCs w:val="18"/>
                </w:rPr>
                <w:lastRenderedPageBreak/>
                <w:t xml:space="preserve">Table </w:t>
              </w:r>
              <w:del w:id="1352" w:author="Alhabibi, Haider@Energy" w:date="2022-03-08T13:17:00Z">
                <w:r w:rsidDel="00A87329">
                  <w:rPr>
                    <w:rFonts w:asciiTheme="minorHAnsi" w:hAnsiTheme="minorHAnsi"/>
                    <w:sz w:val="18"/>
                    <w:szCs w:val="18"/>
                  </w:rPr>
                  <w:delText>E</w:delText>
                </w:r>
              </w:del>
            </w:ins>
            <w:ins w:id="1353" w:author="Alhabibi, Haider@Energy" w:date="2022-03-08T13:17:00Z">
              <w:r>
                <w:rPr>
                  <w:rFonts w:asciiTheme="minorHAnsi" w:hAnsiTheme="minorHAnsi"/>
                  <w:sz w:val="18"/>
                  <w:szCs w:val="18"/>
                </w:rPr>
                <w:t>D2</w:t>
              </w:r>
            </w:ins>
            <w:ins w:id="1354" w:author="Shewmaker, Michael@Energy" w:date="2022-02-01T13:51:00Z">
              <w:r>
                <w:rPr>
                  <w:rFonts w:asciiTheme="minorHAnsi" w:hAnsiTheme="minorHAnsi"/>
                  <w:sz w:val="18"/>
                  <w:szCs w:val="18"/>
                </w:rPr>
                <w:t>.</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5F2CF54D" w14:textId="088036C1" w:rsidR="00FC3512" w:rsidRDefault="00FC3512" w:rsidP="00FC3512">
            <w:pPr>
              <w:keepNext/>
              <w:rPr>
                <w:ins w:id="1355" w:author="Shewmaker, Michael@Energy" w:date="2022-02-01T13:52:00Z"/>
                <w:rFonts w:asciiTheme="minorHAnsi" w:hAnsiTheme="minorHAnsi"/>
                <w:sz w:val="18"/>
                <w:szCs w:val="18"/>
              </w:rPr>
            </w:pPr>
            <w:ins w:id="1356" w:author="Shewmaker, Michael@Energy" w:date="2022-02-01T13:51:00Z">
              <w:r>
                <w:rPr>
                  <w:rFonts w:asciiTheme="minorHAnsi" w:hAnsiTheme="minorHAnsi"/>
                  <w:sz w:val="18"/>
                  <w:szCs w:val="18"/>
                </w:rPr>
                <w:t>Elseif C09a = Airflow, then calculate th</w:t>
              </w:r>
            </w:ins>
            <w:ins w:id="1357" w:author="Shewmaker, Michael@Energy" w:date="2022-02-01T13:52:00Z">
              <w:r>
                <w:rPr>
                  <w:rFonts w:asciiTheme="minorHAnsi" w:hAnsiTheme="minorHAnsi"/>
                  <w:sz w:val="18"/>
                  <w:szCs w:val="18"/>
                </w:rPr>
                <w:t>e following as default:</w:t>
              </w:r>
            </w:ins>
          </w:p>
          <w:p w14:paraId="39C13100" w14:textId="4ACA8A9A" w:rsidR="00FC3512" w:rsidRDefault="00FC3512" w:rsidP="00FC3512">
            <w:pPr>
              <w:keepNext/>
              <w:rPr>
                <w:ins w:id="1358" w:author="Shewmaker, Michael@Energy" w:date="2022-02-01T13:52:00Z"/>
                <w:rFonts w:asciiTheme="minorHAnsi" w:hAnsiTheme="minorHAnsi"/>
                <w:sz w:val="18"/>
                <w:szCs w:val="18"/>
              </w:rPr>
            </w:pPr>
            <w:ins w:id="1359" w:author="Shewmaker, Michael@Energy" w:date="2022-02-01T13:52:00Z">
              <w:r>
                <w:rPr>
                  <w:rFonts w:asciiTheme="minorHAnsi" w:hAnsiTheme="minorHAnsi"/>
                  <w:sz w:val="18"/>
                  <w:szCs w:val="18"/>
                </w:rPr>
                <w:t>If the following three conditions are met: (1) C08=Demand Control, (2) C03=Vent Range Hood, and (3) A08=Electric, AND</w:t>
              </w:r>
            </w:ins>
          </w:p>
          <w:p w14:paraId="57340166" w14:textId="763C55A0" w:rsidR="00FC3512" w:rsidRDefault="00FC3512" w:rsidP="00FC3512">
            <w:pPr>
              <w:keepNext/>
              <w:rPr>
                <w:ins w:id="1360" w:author="Shewmaker, Michael@Energy" w:date="2022-02-01T13:52:00Z"/>
                <w:rFonts w:asciiTheme="minorHAnsi" w:hAnsiTheme="minorHAnsi"/>
                <w:sz w:val="18"/>
                <w:szCs w:val="18"/>
              </w:rPr>
            </w:pPr>
            <w:ins w:id="1361" w:author="Shewmaker, Michael@Energy" w:date="2022-02-01T13:52:00Z">
              <w:r>
                <w:rPr>
                  <w:rFonts w:asciiTheme="minorHAnsi" w:hAnsiTheme="minorHAnsi"/>
                  <w:sz w:val="18"/>
                  <w:szCs w:val="18"/>
                </w:rPr>
                <w:t xml:space="preserve">If A07 &gt; 1500, then result = </w:t>
              </w:r>
              <w:proofErr w:type="gramStart"/>
              <w:r>
                <w:rPr>
                  <w:rFonts w:asciiTheme="minorHAnsi" w:hAnsiTheme="minorHAnsi"/>
                  <w:sz w:val="18"/>
                  <w:szCs w:val="18"/>
                </w:rPr>
                <w:t>110;</w:t>
              </w:r>
              <w:proofErr w:type="gramEnd"/>
            </w:ins>
          </w:p>
          <w:p w14:paraId="03ADDD6E" w14:textId="551F7BF8" w:rsidR="00FC3512" w:rsidRDefault="00FC3512" w:rsidP="00FC3512">
            <w:pPr>
              <w:keepNext/>
              <w:rPr>
                <w:ins w:id="1362" w:author="Shewmaker, Michael@Energy" w:date="2022-02-01T13:53:00Z"/>
                <w:rFonts w:asciiTheme="minorHAnsi" w:hAnsiTheme="minorHAnsi"/>
                <w:sz w:val="18"/>
                <w:szCs w:val="18"/>
              </w:rPr>
            </w:pPr>
            <w:ins w:id="1363" w:author="Shewmaker, Michael@Energy" w:date="2022-02-01T13:52:00Z">
              <w:r>
                <w:rPr>
                  <w:rFonts w:asciiTheme="minorHAnsi" w:hAnsiTheme="minorHAnsi"/>
                  <w:sz w:val="18"/>
                  <w:szCs w:val="18"/>
                </w:rPr>
                <w:t>Elseif</w:t>
              </w:r>
            </w:ins>
            <w:ins w:id="1364" w:author="Shewmaker, Michael@Energy" w:date="2022-02-01T13:53:00Z">
              <w:r>
                <w:rPr>
                  <w:rFonts w:asciiTheme="minorHAnsi" w:hAnsiTheme="minorHAnsi"/>
                  <w:sz w:val="18"/>
                  <w:szCs w:val="18"/>
                </w:rPr>
                <w:t xml:space="preserve"> A07 = 1,000-1,500, then result = </w:t>
              </w:r>
              <w:proofErr w:type="gramStart"/>
              <w:r>
                <w:rPr>
                  <w:rFonts w:asciiTheme="minorHAnsi" w:hAnsiTheme="minorHAnsi"/>
                  <w:sz w:val="18"/>
                  <w:szCs w:val="18"/>
                </w:rPr>
                <w:t>110;</w:t>
              </w:r>
              <w:proofErr w:type="gramEnd"/>
            </w:ins>
          </w:p>
          <w:p w14:paraId="33E3C524" w14:textId="7303B92A" w:rsidR="00FC3512" w:rsidRDefault="00FC3512" w:rsidP="00FC3512">
            <w:pPr>
              <w:keepNext/>
              <w:rPr>
                <w:ins w:id="1365" w:author="Shewmaker, Michael@Energy" w:date="2022-02-01T14:00:00Z"/>
                <w:rFonts w:asciiTheme="minorHAnsi" w:hAnsiTheme="minorHAnsi"/>
                <w:sz w:val="18"/>
                <w:szCs w:val="18"/>
              </w:rPr>
            </w:pPr>
            <w:ins w:id="1366" w:author="Shewmaker, Michael@Energy" w:date="2022-02-01T13:53:00Z">
              <w:r>
                <w:rPr>
                  <w:rFonts w:asciiTheme="minorHAnsi" w:hAnsiTheme="minorHAnsi"/>
                  <w:sz w:val="18"/>
                  <w:szCs w:val="18"/>
                </w:rPr>
                <w:t>Elseif A07 = 750-1,000, then result = 130; ElseifA07</w:t>
              </w:r>
            </w:ins>
            <w:ins w:id="1367" w:author="Shewmaker, Michael@Energy" w:date="2022-02-01T13:59:00Z">
              <w:r>
                <w:rPr>
                  <w:rFonts w:asciiTheme="minorHAnsi" w:hAnsiTheme="minorHAnsi"/>
                  <w:sz w:val="18"/>
                  <w:szCs w:val="18"/>
                </w:rPr>
                <w:t xml:space="preserve"> = &lt; 750</w:t>
              </w:r>
            </w:ins>
            <w:ins w:id="1368" w:author="Shewmaker, Michael@Energy" w:date="2022-02-01T14:00:00Z">
              <w:r>
                <w:rPr>
                  <w:rFonts w:asciiTheme="minorHAnsi" w:hAnsiTheme="minorHAnsi"/>
                  <w:sz w:val="18"/>
                  <w:szCs w:val="18"/>
                </w:rPr>
                <w:t xml:space="preserve">, then result = 160; End </w:t>
              </w:r>
              <w:proofErr w:type="gramStart"/>
              <w:r>
                <w:rPr>
                  <w:rFonts w:asciiTheme="minorHAnsi" w:hAnsiTheme="minorHAnsi"/>
                  <w:sz w:val="18"/>
                  <w:szCs w:val="18"/>
                </w:rPr>
                <w:t>if;</w:t>
              </w:r>
              <w:proofErr w:type="gramEnd"/>
            </w:ins>
          </w:p>
          <w:p w14:paraId="70E37CC9" w14:textId="042208E0" w:rsidR="00FC3512" w:rsidRDefault="00FC3512" w:rsidP="00FC3512">
            <w:pPr>
              <w:keepNext/>
              <w:rPr>
                <w:ins w:id="1369" w:author="Shewmaker, Michael@Energy" w:date="2022-02-01T14:00:00Z"/>
                <w:rFonts w:asciiTheme="minorHAnsi" w:hAnsiTheme="minorHAnsi"/>
                <w:sz w:val="18"/>
                <w:szCs w:val="18"/>
              </w:rPr>
            </w:pPr>
          </w:p>
          <w:p w14:paraId="28BB39D1" w14:textId="75995160" w:rsidR="00FC3512" w:rsidRDefault="00FC3512" w:rsidP="00FC3512">
            <w:pPr>
              <w:keepNext/>
              <w:rPr>
                <w:ins w:id="1370" w:author="Shewmaker, Michael@Energy" w:date="2022-02-01T14:00:00Z"/>
                <w:rFonts w:asciiTheme="minorHAnsi" w:hAnsiTheme="minorHAnsi"/>
                <w:sz w:val="18"/>
                <w:szCs w:val="18"/>
              </w:rPr>
            </w:pPr>
            <w:ins w:id="1371" w:author="Shewmaker, Michael@Energy" w:date="2022-02-01T14:00:00Z">
              <w:r>
                <w:rPr>
                  <w:rFonts w:asciiTheme="minorHAnsi" w:hAnsiTheme="minorHAnsi"/>
                  <w:sz w:val="18"/>
                  <w:szCs w:val="18"/>
                </w:rPr>
                <w:t>Elseif the following three conditi</w:t>
              </w:r>
              <w:r>
                <w:rPr>
                  <w:rFonts w:asciiTheme="minorHAnsi" w:hAnsiTheme="minorHAnsi"/>
                  <w:sz w:val="18"/>
                  <w:szCs w:val="18"/>
                </w:rPr>
                <w:lastRenderedPageBreak/>
                <w:t>ons are met: (1) C08=Demand Control, (2) C03=Vent Range Hood, and (3) A08 = Natural Gas, AND</w:t>
              </w:r>
            </w:ins>
          </w:p>
          <w:p w14:paraId="15D3C30B" w14:textId="6C7C241A" w:rsidR="00FC3512" w:rsidRDefault="00FC3512" w:rsidP="00FC3512">
            <w:pPr>
              <w:keepNext/>
              <w:rPr>
                <w:ins w:id="1372" w:author="Shewmaker, Michael@Energy" w:date="2022-02-01T14:03:00Z"/>
                <w:rFonts w:asciiTheme="minorHAnsi" w:hAnsiTheme="minorHAnsi"/>
                <w:sz w:val="18"/>
                <w:szCs w:val="18"/>
              </w:rPr>
            </w:pPr>
            <w:ins w:id="1373" w:author="Shewmaker, Michael@Energy" w:date="2022-02-01T14:03:00Z">
              <w:r>
                <w:rPr>
                  <w:rFonts w:asciiTheme="minorHAnsi" w:hAnsiTheme="minorHAnsi"/>
                  <w:sz w:val="18"/>
                  <w:szCs w:val="18"/>
                </w:rPr>
                <w:t xml:space="preserve">If A07 &gt; 1,500, then result = </w:t>
              </w:r>
              <w:proofErr w:type="gramStart"/>
              <w:r>
                <w:rPr>
                  <w:rFonts w:asciiTheme="minorHAnsi" w:hAnsiTheme="minorHAnsi"/>
                  <w:sz w:val="18"/>
                  <w:szCs w:val="18"/>
                </w:rPr>
                <w:t>180;</w:t>
              </w:r>
              <w:proofErr w:type="gramEnd"/>
            </w:ins>
          </w:p>
          <w:p w14:paraId="7181FDB1" w14:textId="66A34BC1" w:rsidR="00FC3512" w:rsidRDefault="00FC3512" w:rsidP="00FC3512">
            <w:pPr>
              <w:keepNext/>
              <w:rPr>
                <w:ins w:id="1374" w:author="Shewmaker, Michael@Energy" w:date="2022-02-01T14:03:00Z"/>
                <w:rFonts w:asciiTheme="minorHAnsi" w:hAnsiTheme="minorHAnsi"/>
                <w:sz w:val="18"/>
                <w:szCs w:val="18"/>
              </w:rPr>
            </w:pPr>
            <w:ins w:id="1375" w:author="Shewmaker, Michael@Energy" w:date="2022-02-01T14:03:00Z">
              <w:r>
                <w:rPr>
                  <w:rFonts w:asciiTheme="minorHAnsi" w:hAnsiTheme="minorHAnsi"/>
                  <w:sz w:val="18"/>
                  <w:szCs w:val="18"/>
                </w:rPr>
                <w:t xml:space="preserve">Elseif A07=1,000-1,500, then result = </w:t>
              </w:r>
              <w:proofErr w:type="gramStart"/>
              <w:r>
                <w:rPr>
                  <w:rFonts w:asciiTheme="minorHAnsi" w:hAnsiTheme="minorHAnsi"/>
                  <w:sz w:val="18"/>
                  <w:szCs w:val="18"/>
                </w:rPr>
                <w:t>250;</w:t>
              </w:r>
              <w:proofErr w:type="gramEnd"/>
            </w:ins>
          </w:p>
          <w:p w14:paraId="219E0BB3" w14:textId="2711850E" w:rsidR="00FC3512" w:rsidRDefault="00FC3512" w:rsidP="00FC3512">
            <w:pPr>
              <w:keepNext/>
              <w:rPr>
                <w:ins w:id="1376" w:author="Shewmaker, Michael@Energy" w:date="2022-02-01T14:04:00Z"/>
                <w:rFonts w:asciiTheme="minorHAnsi" w:hAnsiTheme="minorHAnsi"/>
                <w:sz w:val="18"/>
                <w:szCs w:val="18"/>
              </w:rPr>
            </w:pPr>
            <w:ins w:id="1377" w:author="Shewmaker, Michael@Energy" w:date="2022-02-01T14:03:00Z">
              <w:r>
                <w:rPr>
                  <w:rFonts w:asciiTheme="minorHAnsi" w:hAnsiTheme="minorHAnsi"/>
                  <w:sz w:val="18"/>
                  <w:szCs w:val="18"/>
                </w:rPr>
                <w:t xml:space="preserve">Elseif A07 = 750-1,000, then result = 280; End </w:t>
              </w:r>
              <w:proofErr w:type="gramStart"/>
              <w:r>
                <w:rPr>
                  <w:rFonts w:asciiTheme="minorHAnsi" w:hAnsiTheme="minorHAnsi"/>
                  <w:sz w:val="18"/>
                  <w:szCs w:val="18"/>
                </w:rPr>
                <w:t>if;</w:t>
              </w:r>
            </w:ins>
            <w:proofErr w:type="gramEnd"/>
          </w:p>
          <w:p w14:paraId="662A4426" w14:textId="31F0F588" w:rsidR="00FC3512" w:rsidRDefault="00FC3512" w:rsidP="00FC3512">
            <w:pPr>
              <w:keepNext/>
              <w:rPr>
                <w:ins w:id="1378" w:author="Shewmaker, Michael@Energy" w:date="2022-02-01T14:04:00Z"/>
                <w:rFonts w:asciiTheme="minorHAnsi" w:hAnsiTheme="minorHAnsi"/>
                <w:sz w:val="18"/>
                <w:szCs w:val="18"/>
              </w:rPr>
            </w:pPr>
          </w:p>
          <w:p w14:paraId="04083BE0" w14:textId="43FAD8EC" w:rsidR="00FC3512" w:rsidRDefault="00FC3512" w:rsidP="00FC3512">
            <w:pPr>
              <w:keepNext/>
              <w:rPr>
                <w:ins w:id="1379" w:author="Shewmaker, Michael@Energy" w:date="2022-02-01T14:05:00Z"/>
                <w:rFonts w:asciiTheme="minorHAnsi" w:hAnsiTheme="minorHAnsi"/>
                <w:sz w:val="18"/>
                <w:szCs w:val="18"/>
              </w:rPr>
            </w:pPr>
            <w:ins w:id="1380" w:author="Shewmaker, Michael@Energy" w:date="2022-02-01T14:04:00Z">
              <w:r>
                <w:rPr>
                  <w:rFonts w:asciiTheme="minorHAnsi" w:hAnsiTheme="minorHAnsi"/>
                  <w:sz w:val="18"/>
                  <w:szCs w:val="18"/>
                </w:rPr>
                <w:t xml:space="preserve">Elseif the following three conditions are met: (1) C08=Demand Control, (2) A06 = Enclosed, and C03 = Other or Downdraft, then result is the lesser of 300 cfm or </w:t>
              </w:r>
              <w:r>
                <w:rPr>
                  <w:rFonts w:asciiTheme="minorHAnsi" w:hAnsiTheme="minorHAnsi"/>
                  <w:sz w:val="18"/>
                  <w:szCs w:val="18"/>
                </w:rPr>
                <w:lastRenderedPageBreak/>
                <w:t>(5*</w:t>
              </w:r>
            </w:ins>
            <w:ins w:id="1381" w:author="Shewmaker, Michael@Energy" w:date="2022-02-01T14:05:00Z">
              <w:r>
                <w:rPr>
                  <w:rFonts w:asciiTheme="minorHAnsi" w:hAnsiTheme="minorHAnsi"/>
                  <w:sz w:val="18"/>
                  <w:szCs w:val="18"/>
                </w:rPr>
                <w:t>(</w:t>
              </w:r>
            </w:ins>
            <w:ins w:id="1382" w:author="Shewmaker, Michael@Energy" w:date="2022-02-01T14:04:00Z">
              <w:r>
                <w:rPr>
                  <w:rFonts w:asciiTheme="minorHAnsi" w:hAnsiTheme="minorHAnsi"/>
                  <w:sz w:val="18"/>
                  <w:szCs w:val="18"/>
                </w:rPr>
                <w:t>A</w:t>
              </w:r>
            </w:ins>
            <w:ins w:id="1383" w:author="Shewmaker, Michael@Energy" w:date="2022-02-01T14:05:00Z">
              <w:r>
                <w:rPr>
                  <w:rFonts w:asciiTheme="minorHAnsi" w:hAnsiTheme="minorHAnsi"/>
                  <w:sz w:val="18"/>
                  <w:szCs w:val="18"/>
                </w:rPr>
                <w:t>05/60)</w:t>
              </w:r>
              <w:proofErr w:type="gramStart"/>
              <w:r>
                <w:rPr>
                  <w:rFonts w:asciiTheme="minorHAnsi" w:hAnsiTheme="minorHAnsi"/>
                  <w:sz w:val="18"/>
                  <w:szCs w:val="18"/>
                </w:rPr>
                <w:t>);</w:t>
              </w:r>
              <w:proofErr w:type="gramEnd"/>
            </w:ins>
          </w:p>
          <w:p w14:paraId="0960B3EC" w14:textId="18882A6A" w:rsidR="00FC3512" w:rsidRDefault="00FC3512" w:rsidP="00FC3512">
            <w:pPr>
              <w:keepNext/>
              <w:rPr>
                <w:ins w:id="1384" w:author="Shewmaker, Michael@Energy" w:date="2022-02-01T14:05:00Z"/>
                <w:rFonts w:asciiTheme="minorHAnsi" w:hAnsiTheme="minorHAnsi"/>
                <w:sz w:val="18"/>
                <w:szCs w:val="18"/>
              </w:rPr>
            </w:pPr>
          </w:p>
          <w:p w14:paraId="3ACFE206" w14:textId="36B002C0" w:rsidR="00FC3512" w:rsidRDefault="00FC3512" w:rsidP="00FC3512">
            <w:pPr>
              <w:keepNext/>
              <w:rPr>
                <w:ins w:id="1385" w:author="Shewmaker, Michael@Energy" w:date="2022-02-01T14:06:00Z"/>
                <w:rFonts w:asciiTheme="minorHAnsi" w:hAnsiTheme="minorHAnsi"/>
                <w:sz w:val="18"/>
                <w:szCs w:val="18"/>
              </w:rPr>
            </w:pPr>
            <w:ins w:id="1386" w:author="Shewmaker, Michael@Energy" w:date="2022-02-01T14:05:00Z">
              <w:r>
                <w:rPr>
                  <w:rFonts w:asciiTheme="minorHAnsi" w:hAnsiTheme="minorHAnsi"/>
                  <w:sz w:val="18"/>
                  <w:szCs w:val="18"/>
                </w:rPr>
                <w:t>Elseif the following three conditions</w:t>
              </w:r>
            </w:ins>
            <w:ins w:id="1387" w:author="Shewmaker, Michael@Energy" w:date="2022-02-01T14:06:00Z">
              <w:r>
                <w:rPr>
                  <w:rFonts w:asciiTheme="minorHAnsi" w:hAnsiTheme="minorHAnsi"/>
                  <w:sz w:val="18"/>
                  <w:szCs w:val="18"/>
                </w:rPr>
                <w:t xml:space="preserve"> are met: (1) C08=Demand Control, (2) A06 = </w:t>
              </w:r>
              <w:proofErr w:type="spellStart"/>
              <w:r>
                <w:rPr>
                  <w:rFonts w:asciiTheme="minorHAnsi" w:hAnsiTheme="minorHAnsi"/>
                  <w:sz w:val="18"/>
                  <w:szCs w:val="18"/>
                </w:rPr>
                <w:t>Nonenclosed</w:t>
              </w:r>
              <w:proofErr w:type="spellEnd"/>
              <w:r>
                <w:rPr>
                  <w:rFonts w:asciiTheme="minorHAnsi" w:hAnsiTheme="minorHAnsi"/>
                  <w:sz w:val="18"/>
                  <w:szCs w:val="18"/>
                </w:rPr>
                <w:t xml:space="preserve">, and (3) C03 = Other or Downdraft, then result = </w:t>
              </w:r>
              <w:proofErr w:type="gramStart"/>
              <w:r>
                <w:rPr>
                  <w:rFonts w:asciiTheme="minorHAnsi" w:hAnsiTheme="minorHAnsi"/>
                  <w:sz w:val="18"/>
                  <w:szCs w:val="18"/>
                </w:rPr>
                <w:t>300;</w:t>
              </w:r>
              <w:proofErr w:type="gramEnd"/>
            </w:ins>
          </w:p>
          <w:p w14:paraId="19665A31" w14:textId="414951F4" w:rsidR="00FC3512" w:rsidRDefault="00FC3512" w:rsidP="00FC3512">
            <w:pPr>
              <w:keepNext/>
              <w:rPr>
                <w:ins w:id="1388" w:author="Shewmaker, Michael@Energy" w:date="2022-02-01T14:06:00Z"/>
                <w:rFonts w:asciiTheme="minorHAnsi" w:hAnsiTheme="minorHAnsi"/>
                <w:sz w:val="18"/>
                <w:szCs w:val="18"/>
              </w:rPr>
            </w:pPr>
          </w:p>
          <w:p w14:paraId="34D9C5F3" w14:textId="09DFF239" w:rsidR="00FC3512" w:rsidRDefault="00FC3512" w:rsidP="00FC3512">
            <w:pPr>
              <w:keepNext/>
              <w:rPr>
                <w:rFonts w:asciiTheme="minorHAnsi" w:hAnsiTheme="minorHAnsi"/>
                <w:sz w:val="18"/>
                <w:szCs w:val="18"/>
              </w:rPr>
            </w:pPr>
            <w:ins w:id="1389" w:author="Shewmaker, Michael@Energy" w:date="2022-02-01T14:06:00Z">
              <w:r>
                <w:rPr>
                  <w:rFonts w:asciiTheme="minorHAnsi" w:hAnsiTheme="minorHAnsi"/>
                  <w:sz w:val="18"/>
                  <w:szCs w:val="18"/>
                </w:rPr>
                <w:t>Else result = “N/A – See Table D.”</w:t>
              </w:r>
            </w:ins>
          </w:p>
          <w:p w14:paraId="4964606C" w14:textId="77777777" w:rsidR="00FC3512" w:rsidRDefault="00FC3512" w:rsidP="00FC3512">
            <w:pPr>
              <w:rPr>
                <w:rFonts w:asciiTheme="minorHAnsi" w:hAnsiTheme="minorHAnsi"/>
                <w:sz w:val="18"/>
                <w:szCs w:val="18"/>
              </w:rPr>
            </w:pPr>
          </w:p>
        </w:tc>
        <w:tc>
          <w:tcPr>
            <w:tcW w:w="670" w:type="dxa"/>
            <w:tcPrChange w:id="1390" w:author="Alhabibi, Haider@Energy" w:date="2022-03-24T15:05:00Z">
              <w:tcPr>
                <w:tcW w:w="844" w:type="dxa"/>
              </w:tcPr>
            </w:tcPrChange>
          </w:tcPr>
          <w:p w14:paraId="6D4BE8A1" w14:textId="77777777" w:rsidR="00FC3512" w:rsidRPr="00E82C4F" w:rsidRDefault="00FC3512" w:rsidP="00FC3512">
            <w:pPr>
              <w:keepNext/>
              <w:rPr>
                <w:ins w:id="1391" w:author="Alhabibi, Haider@Energy" w:date="2022-03-11T18:11:00Z"/>
                <w:rFonts w:asciiTheme="minorHAnsi" w:hAnsiTheme="minorHAnsi"/>
                <w:sz w:val="18"/>
                <w:szCs w:val="18"/>
              </w:rPr>
            </w:pPr>
            <w:ins w:id="1392" w:author="Alhabibi, Haider@Energy" w:date="2022-03-11T18:11:00Z">
              <w:r w:rsidRPr="00E82C4F">
                <w:rPr>
                  <w:rFonts w:asciiTheme="minorHAnsi" w:hAnsiTheme="minorHAnsi"/>
                  <w:sz w:val="18"/>
                  <w:szCs w:val="18"/>
                </w:rPr>
                <w:lastRenderedPageBreak/>
                <w:t xml:space="preserve">&lt;&lt;default value = No Exception, but allow user to </w:t>
              </w:r>
              <w:r w:rsidRPr="00E82C4F">
                <w:rPr>
                  <w:rFonts w:asciiTheme="minorHAnsi" w:hAnsiTheme="minorHAnsi"/>
                  <w:sz w:val="18"/>
                  <w:szCs w:val="18"/>
                </w:rPr>
                <w:lastRenderedPageBreak/>
                <w:t>override and select:</w:t>
              </w:r>
            </w:ins>
          </w:p>
          <w:p w14:paraId="31983749" w14:textId="14284AB9" w:rsidR="00FC3512" w:rsidRPr="003255BF" w:rsidRDefault="00FC3512" w:rsidP="00FC3512">
            <w:pPr>
              <w:keepNext/>
              <w:rPr>
                <w:ins w:id="1393" w:author="Alhabibi, Haider@Energy" w:date="2022-03-11T18:11:00Z"/>
                <w:rFonts w:asciiTheme="minorHAnsi" w:hAnsiTheme="minorHAnsi"/>
                <w:sz w:val="18"/>
                <w:szCs w:val="18"/>
              </w:rPr>
            </w:pPr>
            <w:ins w:id="1394" w:author="Alhabibi, Haider@Energy" w:date="2022-03-11T18:11:00Z">
              <w:r w:rsidRPr="00E82C4F">
                <w:rPr>
                  <w:rFonts w:asciiTheme="minorHAnsi" w:hAnsiTheme="minorHAnsi"/>
                  <w:sz w:val="18"/>
                  <w:szCs w:val="18"/>
                </w:rPr>
                <w:t>*Remote mounted fan with min. 4-ft of duct between fan and intake grille&gt;&gt;</w:t>
              </w:r>
            </w:ins>
          </w:p>
        </w:tc>
        <w:tc>
          <w:tcPr>
            <w:tcW w:w="741" w:type="dxa"/>
            <w:tcPrChange w:id="1395" w:author="Alhabibi, Haider@Energy" w:date="2022-03-24T15:05:00Z">
              <w:tcPr>
                <w:tcW w:w="844" w:type="dxa"/>
              </w:tcPr>
            </w:tcPrChange>
          </w:tcPr>
          <w:p w14:paraId="51E85779" w14:textId="7957EB85" w:rsidR="00FC3512" w:rsidRDefault="00FC3512" w:rsidP="00FC3512">
            <w:pPr>
              <w:keepNext/>
              <w:rPr>
                <w:rFonts w:asciiTheme="minorHAnsi" w:hAnsiTheme="minorHAnsi"/>
                <w:sz w:val="18"/>
                <w:szCs w:val="18"/>
              </w:rPr>
            </w:pPr>
            <w:r w:rsidRPr="003255BF">
              <w:rPr>
                <w:rFonts w:asciiTheme="minorHAnsi" w:hAnsiTheme="minorHAnsi"/>
                <w:sz w:val="18"/>
                <w:szCs w:val="18"/>
              </w:rPr>
              <w:lastRenderedPageBreak/>
              <w:t>&lt;&lt;</w:t>
            </w:r>
            <w:ins w:id="1396" w:author="Alhabibi, Haider@Energy" w:date="2022-03-11T18:12:00Z">
              <w:r w:rsidR="002D255B" w:rsidRPr="00144166">
                <w:rPr>
                  <w:rFonts w:asciiTheme="minorHAnsi" w:hAnsiTheme="minorHAnsi" w:hint="eastAsia"/>
                  <w:sz w:val="18"/>
                  <w:szCs w:val="18"/>
                </w:rPr>
                <w:t xml:space="preserve">If C10a </w:t>
              </w:r>
              <w:r w:rsidR="002D255B" w:rsidRPr="00144166">
                <w:rPr>
                  <w:rFonts w:asciiTheme="minorHAnsi" w:hAnsiTheme="minorHAnsi" w:hint="eastAsia"/>
                  <w:sz w:val="18"/>
                  <w:szCs w:val="18"/>
                </w:rPr>
                <w:t>≠</w:t>
              </w:r>
              <w:r w:rsidR="002D255B" w:rsidRPr="00144166">
                <w:rPr>
                  <w:rFonts w:asciiTheme="minorHAnsi" w:hAnsiTheme="minorHAnsi" w:hint="eastAsia"/>
                  <w:sz w:val="18"/>
                  <w:szCs w:val="18"/>
                </w:rPr>
                <w:t xml:space="preserve"> No Exception, then value = N/A; </w:t>
              </w:r>
              <w:proofErr w:type="spellStart"/>
              <w:r w:rsidR="002D255B" w:rsidRPr="00144166">
                <w:rPr>
                  <w:rFonts w:asciiTheme="minorHAnsi" w:hAnsiTheme="minorHAnsi" w:hint="eastAsia"/>
                  <w:sz w:val="18"/>
                  <w:szCs w:val="18"/>
                </w:rPr>
                <w:t>Else</w:t>
              </w:r>
            </w:ins>
            <w:r w:rsidRPr="003255BF">
              <w:rPr>
                <w:rFonts w:asciiTheme="minorHAnsi" w:hAnsiTheme="minorHAnsi"/>
                <w:sz w:val="18"/>
                <w:szCs w:val="18"/>
              </w:rPr>
              <w:t>If</w:t>
            </w:r>
            <w:proofErr w:type="spellEnd"/>
            <w:r w:rsidRPr="003255BF">
              <w:rPr>
                <w:rFonts w:asciiTheme="minorHAnsi" w:hAnsiTheme="minorHAnsi"/>
                <w:sz w:val="18"/>
                <w:szCs w:val="18"/>
              </w:rPr>
              <w:t xml:space="preserve"> Contin</w:t>
            </w:r>
            <w:r w:rsidRPr="003255BF">
              <w:rPr>
                <w:rFonts w:asciiTheme="minorHAnsi" w:hAnsiTheme="minorHAnsi"/>
                <w:sz w:val="18"/>
                <w:szCs w:val="18"/>
              </w:rPr>
              <w:lastRenderedPageBreak/>
              <w:t xml:space="preserve">uous, </w:t>
            </w:r>
            <w:r>
              <w:rPr>
                <w:rFonts w:asciiTheme="minorHAnsi" w:hAnsiTheme="minorHAnsi"/>
                <w:sz w:val="18"/>
                <w:szCs w:val="18"/>
              </w:rPr>
              <w:t xml:space="preserve">then value = </w:t>
            </w:r>
            <w:r w:rsidRPr="003255BF">
              <w:rPr>
                <w:rFonts w:asciiTheme="minorHAnsi" w:hAnsiTheme="minorHAnsi"/>
                <w:sz w:val="18"/>
                <w:szCs w:val="18"/>
              </w:rPr>
              <w:t>“1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5970979E" w14:textId="2F18387E" w:rsidR="00FC3512" w:rsidRDefault="00FC3512" w:rsidP="00FC3512">
            <w:pPr>
              <w:keepNext/>
              <w:rPr>
                <w:rFonts w:asciiTheme="minorHAnsi" w:hAnsiTheme="minorHAnsi"/>
                <w:sz w:val="18"/>
                <w:szCs w:val="18"/>
              </w:rPr>
            </w:pPr>
            <w:proofErr w:type="spellStart"/>
            <w:r w:rsidRPr="003255BF">
              <w:rPr>
                <w:rFonts w:asciiTheme="minorHAnsi" w:hAnsiTheme="minorHAnsi"/>
                <w:sz w:val="18"/>
                <w:szCs w:val="18"/>
              </w:rPr>
              <w:t>ElseIf</w:t>
            </w:r>
            <w:proofErr w:type="spellEnd"/>
            <w:r w:rsidRPr="003255BF">
              <w:rPr>
                <w:rFonts w:asciiTheme="minorHAnsi" w:hAnsiTheme="minorHAnsi"/>
                <w:sz w:val="18"/>
                <w:szCs w:val="18"/>
              </w:rPr>
              <w:t xml:space="preserve"> Demand Control and C0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value =</w:t>
            </w:r>
            <w:r w:rsidRPr="003255BF">
              <w:rPr>
                <w:rFonts w:asciiTheme="minorHAnsi" w:hAnsiTheme="minorHAnsi"/>
                <w:sz w:val="18"/>
                <w:szCs w:val="18"/>
              </w:rPr>
              <w:t xml:space="preserve"> “3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08D345B8" w14:textId="4F75805C" w:rsidR="00FC3512" w:rsidRDefault="00FC3512" w:rsidP="00FC3512">
            <w:pPr>
              <w:rPr>
                <w:rFonts w:asciiTheme="minorHAnsi" w:hAnsiTheme="minorHAnsi"/>
                <w:sz w:val="18"/>
                <w:szCs w:val="18"/>
              </w:rPr>
            </w:pPr>
            <w:r>
              <w:rPr>
                <w:rFonts w:asciiTheme="minorHAnsi" w:hAnsiTheme="minorHAnsi"/>
                <w:sz w:val="18"/>
                <w:szCs w:val="18"/>
              </w:rPr>
              <w:t>Else value = “N/A”&gt;&gt;</w:t>
            </w:r>
          </w:p>
        </w:tc>
        <w:tc>
          <w:tcPr>
            <w:tcW w:w="905" w:type="dxa"/>
            <w:tcPrChange w:id="1397" w:author="Alhabibi, Haider@Energy" w:date="2022-03-24T15:05:00Z">
              <w:tcPr>
                <w:tcW w:w="484" w:type="dxa"/>
              </w:tcPr>
            </w:tcPrChange>
          </w:tcPr>
          <w:p w14:paraId="46D52BB2" w14:textId="562FC435" w:rsidR="00FC3512" w:rsidRDefault="00FC3512" w:rsidP="00FC3512">
            <w:pPr>
              <w:rPr>
                <w:ins w:id="1398" w:author="Shewmaker, Michael@Energy" w:date="2022-02-01T14:11:00Z"/>
                <w:rFonts w:asciiTheme="minorHAnsi" w:hAnsiTheme="minorHAnsi"/>
                <w:sz w:val="18"/>
                <w:szCs w:val="18"/>
              </w:rPr>
            </w:pPr>
            <w:r>
              <w:rPr>
                <w:rFonts w:asciiTheme="minorHAnsi" w:hAnsiTheme="minorHAnsi"/>
                <w:sz w:val="18"/>
                <w:szCs w:val="18"/>
              </w:rPr>
              <w:lastRenderedPageBreak/>
              <w:t>&lt;&lt;</w:t>
            </w:r>
            <w:ins w:id="1399" w:author="Shewmaker, Michael@Energy" w:date="2022-02-01T14:11:00Z">
              <w:r>
                <w:rPr>
                  <w:rFonts w:asciiTheme="minorHAnsi" w:hAnsiTheme="minorHAnsi"/>
                  <w:sz w:val="18"/>
                  <w:szCs w:val="18"/>
                </w:rPr>
                <w:t>If C09a = Capture Efficiency, then result = N/</w:t>
              </w:r>
              <w:proofErr w:type="gramStart"/>
              <w:r>
                <w:rPr>
                  <w:rFonts w:asciiTheme="minorHAnsi" w:hAnsiTheme="minorHAnsi"/>
                  <w:sz w:val="18"/>
                  <w:szCs w:val="18"/>
                </w:rPr>
                <w:t>A;</w:t>
              </w:r>
              <w:proofErr w:type="gramEnd"/>
            </w:ins>
          </w:p>
          <w:p w14:paraId="018707A4" w14:textId="77777777" w:rsidR="00FC3512" w:rsidRDefault="00FC3512" w:rsidP="00FC3512">
            <w:pPr>
              <w:rPr>
                <w:ins w:id="1400" w:author="Shewmaker, Michael@Energy" w:date="2022-02-01T14:11:00Z"/>
                <w:rFonts w:asciiTheme="minorHAnsi" w:hAnsiTheme="minorHAnsi"/>
                <w:sz w:val="18"/>
                <w:szCs w:val="18"/>
              </w:rPr>
            </w:pPr>
          </w:p>
          <w:p w14:paraId="13781DF2" w14:textId="6A9AB0DA" w:rsidR="00FC3512" w:rsidRDefault="00FC3512" w:rsidP="00FC3512">
            <w:pPr>
              <w:rPr>
                <w:rFonts w:asciiTheme="minorHAnsi" w:hAnsiTheme="minorHAnsi"/>
                <w:sz w:val="18"/>
                <w:szCs w:val="18"/>
              </w:rPr>
            </w:pPr>
            <w:proofErr w:type="spellStart"/>
            <w:ins w:id="1401" w:author="Shewmaker, Michael@Energy" w:date="2022-02-01T14:11: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C08 = </w:t>
            </w:r>
            <w:r>
              <w:rPr>
                <w:rFonts w:asciiTheme="minorHAnsi" w:hAnsiTheme="minorHAnsi"/>
                <w:sz w:val="18"/>
                <w:szCs w:val="18"/>
              </w:rPr>
              <w:lastRenderedPageBreak/>
              <w:t>‘Demand Control’,</w:t>
            </w:r>
          </w:p>
          <w:p w14:paraId="79C9F32C" w14:textId="77777777" w:rsidR="00FC3512" w:rsidRDefault="00FC3512" w:rsidP="00FC3512">
            <w:pPr>
              <w:rPr>
                <w:rFonts w:asciiTheme="minorHAnsi" w:hAnsiTheme="minorHAnsi"/>
                <w:sz w:val="18"/>
                <w:szCs w:val="18"/>
              </w:rPr>
            </w:pPr>
          </w:p>
          <w:p w14:paraId="3636C1EB" w14:textId="26553600" w:rsidR="00FC3512" w:rsidRDefault="00FC3512" w:rsidP="00FC3512">
            <w:pPr>
              <w:rPr>
                <w:rFonts w:asciiTheme="minorHAnsi" w:hAnsiTheme="minorHAnsi"/>
                <w:sz w:val="18"/>
                <w:szCs w:val="18"/>
              </w:rPr>
            </w:pPr>
            <w:r>
              <w:rPr>
                <w:rFonts w:asciiTheme="minorHAnsi" w:hAnsiTheme="minorHAnsi"/>
                <w:sz w:val="18"/>
                <w:szCs w:val="18"/>
              </w:rPr>
              <w:t xml:space="preserve">and C05 (HVI Directory Listed Rated Airflow) </w:t>
            </w:r>
            <w:r>
              <w:rPr>
                <w:rFonts w:asciiTheme="minorHAnsi" w:hAnsiTheme="minorHAnsi" w:cstheme="minorHAnsi"/>
                <w:sz w:val="18"/>
                <w:szCs w:val="18"/>
              </w:rPr>
              <w:t>≥</w:t>
            </w:r>
            <w:r>
              <w:rPr>
                <w:rFonts w:asciiTheme="minorHAnsi" w:hAnsiTheme="minorHAnsi"/>
                <w:sz w:val="18"/>
                <w:szCs w:val="18"/>
              </w:rPr>
              <w:t xml:space="preserve"> C09 (Required Minimum Ventilation Rate), </w:t>
            </w:r>
          </w:p>
          <w:p w14:paraId="320D9EB8" w14:textId="61896AD5" w:rsidR="00FC3512" w:rsidDel="007163B5" w:rsidRDefault="00FC3512" w:rsidP="00FC3512">
            <w:pPr>
              <w:rPr>
                <w:del w:id="1402" w:author="Moua, Cheng@Energy" w:date="2022-01-20T17:58:00Z"/>
                <w:rFonts w:asciiTheme="minorHAnsi" w:hAnsiTheme="minorHAnsi"/>
                <w:sz w:val="18"/>
                <w:szCs w:val="18"/>
              </w:rPr>
            </w:pPr>
          </w:p>
          <w:p w14:paraId="6FD46842" w14:textId="7B2228DB" w:rsidR="00FC3512" w:rsidDel="007163B5" w:rsidRDefault="00FC3512" w:rsidP="00FC3512">
            <w:pPr>
              <w:rPr>
                <w:del w:id="1403" w:author="Moua, Cheng@Energy" w:date="2022-01-20T17:58:00Z"/>
                <w:rFonts w:asciiTheme="minorHAnsi" w:hAnsiTheme="minorHAnsi"/>
                <w:sz w:val="18"/>
                <w:szCs w:val="18"/>
              </w:rPr>
            </w:pPr>
            <w:del w:id="1404" w:author="Moua, Cheng@Energy" w:date="2022-01-20T17:58:00Z">
              <w:r w:rsidDel="007163B5">
                <w:rPr>
                  <w:rFonts w:asciiTheme="minorHAnsi" w:hAnsiTheme="minorHAnsi"/>
                  <w:sz w:val="18"/>
                  <w:szCs w:val="18"/>
                </w:rPr>
                <w:delText xml:space="preserve">and C06 </w:delText>
              </w:r>
              <w:r w:rsidDel="007163B5">
                <w:rPr>
                  <w:rFonts w:asciiTheme="minorHAnsi" w:hAnsiTheme="minorHAnsi" w:cstheme="minorHAnsi"/>
                  <w:sz w:val="18"/>
                  <w:szCs w:val="18"/>
                </w:rPr>
                <w:delText>≤ C10 or C10 = N/A,</w:delText>
              </w:r>
            </w:del>
          </w:p>
          <w:p w14:paraId="3C2EB506" w14:textId="77777777" w:rsidR="00FC3512" w:rsidRDefault="00FC3512" w:rsidP="00FC3512">
            <w:pPr>
              <w:rPr>
                <w:rFonts w:asciiTheme="minorHAnsi" w:hAnsiTheme="minorHAnsi"/>
                <w:sz w:val="18"/>
                <w:szCs w:val="18"/>
              </w:rPr>
            </w:pPr>
          </w:p>
          <w:p w14:paraId="415D23E3" w14:textId="4D54BEE8" w:rsidR="00FC3512" w:rsidRDefault="00FC3512" w:rsidP="00FC3512">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CAB2F07" w14:textId="77777777" w:rsidR="00FC3512" w:rsidRDefault="00FC3512" w:rsidP="00FC3512">
            <w:pPr>
              <w:rPr>
                <w:rFonts w:asciiTheme="minorHAnsi" w:hAnsiTheme="minorHAnsi"/>
                <w:sz w:val="18"/>
                <w:szCs w:val="18"/>
              </w:rPr>
            </w:pPr>
          </w:p>
          <w:p w14:paraId="111949AC" w14:textId="7326B999" w:rsidR="00FC3512" w:rsidDel="00393AA6" w:rsidRDefault="00FC3512" w:rsidP="00FC3512">
            <w:pPr>
              <w:rPr>
                <w:del w:id="1405" w:author="Moua, Cheng@Energy" w:date="2022-01-20T18:04:00Z"/>
                <w:rFonts w:asciiTheme="minorHAnsi" w:hAnsiTheme="minorHAnsi"/>
                <w:sz w:val="18"/>
                <w:szCs w:val="18"/>
              </w:rPr>
            </w:pPr>
            <w:proofErr w:type="spellStart"/>
            <w:ins w:id="1406" w:author="Shewmaker, Michael@Energy" w:date="2022-02-01T14:12: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C08 = Continuous,</w:t>
            </w:r>
          </w:p>
          <w:p w14:paraId="3B17DAE8" w14:textId="77777777" w:rsidR="00FC3512" w:rsidDel="00393AA6" w:rsidRDefault="00FC3512" w:rsidP="00FC3512">
            <w:pPr>
              <w:rPr>
                <w:del w:id="1407" w:author="Moua, Cheng@Energy" w:date="2022-01-20T18:04:00Z"/>
                <w:rFonts w:asciiTheme="minorHAnsi" w:hAnsiTheme="minorHAnsi"/>
                <w:sz w:val="18"/>
                <w:szCs w:val="18"/>
              </w:rPr>
            </w:pPr>
          </w:p>
          <w:p w14:paraId="605CD279" w14:textId="7E43796D" w:rsidR="00FC3512" w:rsidDel="00393AA6" w:rsidRDefault="00FC3512" w:rsidP="00FC3512">
            <w:pPr>
              <w:rPr>
                <w:del w:id="1408" w:author="Moua, Cheng@Energy" w:date="2022-01-20T18:04:00Z"/>
                <w:rFonts w:asciiTheme="minorHAnsi" w:hAnsiTheme="minorHAnsi"/>
                <w:sz w:val="18"/>
                <w:szCs w:val="18"/>
              </w:rPr>
            </w:pPr>
            <w:del w:id="1409" w:author="Moua, Cheng@Energy" w:date="2022-01-20T18:04:00Z">
              <w:r w:rsidDel="00393AA6">
                <w:rPr>
                  <w:rFonts w:asciiTheme="minorHAnsi" w:hAnsiTheme="minorHAnsi"/>
                  <w:sz w:val="18"/>
                  <w:szCs w:val="18"/>
                </w:rPr>
                <w:delText xml:space="preserve">and C06 </w:delText>
              </w:r>
              <w:r w:rsidDel="00393AA6">
                <w:rPr>
                  <w:rFonts w:asciiTheme="minorHAnsi" w:hAnsiTheme="minorHAnsi" w:cstheme="minorHAnsi"/>
                  <w:sz w:val="18"/>
                  <w:szCs w:val="18"/>
                </w:rPr>
                <w:delText>≤ C10 or C10 = N/A,</w:delText>
              </w:r>
            </w:del>
          </w:p>
          <w:p w14:paraId="17EB75EB" w14:textId="77777777" w:rsidR="00FC3512" w:rsidRDefault="00FC3512" w:rsidP="00FC3512">
            <w:pPr>
              <w:rPr>
                <w:rFonts w:asciiTheme="minorHAnsi" w:hAnsiTheme="minorHAnsi"/>
                <w:sz w:val="18"/>
                <w:szCs w:val="18"/>
              </w:rPr>
            </w:pPr>
          </w:p>
          <w:p w14:paraId="5CB286DA" w14:textId="51703453" w:rsidR="00FC3512" w:rsidRDefault="00FC3512" w:rsidP="00FC3512">
            <w:pPr>
              <w:rPr>
                <w:ins w:id="1410" w:author="Moua, Cheng@Energy" w:date="2022-01-20T18:05:00Z"/>
                <w:rFonts w:asciiTheme="minorHAnsi" w:hAnsiTheme="minorHAnsi"/>
                <w:sz w:val="18"/>
                <w:szCs w:val="18"/>
              </w:rPr>
            </w:pPr>
            <w:r w:rsidRPr="00E06ED1">
              <w:rPr>
                <w:rFonts w:asciiTheme="minorHAnsi" w:hAnsiTheme="minorHAnsi"/>
                <w:sz w:val="18"/>
                <w:szCs w:val="18"/>
              </w:rPr>
              <w:t>then display text: "</w:t>
            </w:r>
            <w:ins w:id="1411" w:author="Moua, Cheng@Energy" w:date="2022-01-20T18:04:00Z">
              <w:r>
                <w:rPr>
                  <w:rFonts w:asciiTheme="minorHAnsi" w:hAnsiTheme="minorHAnsi"/>
                  <w:sz w:val="18"/>
                  <w:szCs w:val="18"/>
                </w:rPr>
                <w:t>N/A</w:t>
              </w:r>
            </w:ins>
            <w:del w:id="1412" w:author="Moua, Cheng@Energy" w:date="2022-01-20T18:04:00Z">
              <w:r w:rsidRPr="00E06ED1" w:rsidDel="00E05058">
                <w:rPr>
                  <w:rFonts w:asciiTheme="minorHAnsi" w:hAnsiTheme="minorHAnsi"/>
                  <w:sz w:val="18"/>
                  <w:szCs w:val="18"/>
                </w:rPr>
                <w:delText>Complies</w:delText>
              </w:r>
            </w:del>
            <w:proofErr w:type="gramStart"/>
            <w:r w:rsidRPr="00E06ED1">
              <w:rPr>
                <w:rFonts w:asciiTheme="minorHAnsi" w:hAnsiTheme="minorHAnsi"/>
                <w:sz w:val="18"/>
                <w:szCs w:val="18"/>
              </w:rPr>
              <w:t>”;</w:t>
            </w:r>
            <w:proofErr w:type="gramEnd"/>
            <w:r w:rsidRPr="00E06ED1">
              <w:rPr>
                <w:rFonts w:asciiTheme="minorHAnsi" w:hAnsiTheme="minorHAnsi"/>
                <w:sz w:val="18"/>
                <w:szCs w:val="18"/>
              </w:rPr>
              <w:t xml:space="preserve"> </w:t>
            </w:r>
          </w:p>
          <w:p w14:paraId="58943E66" w14:textId="39865976" w:rsidR="00FC3512" w:rsidDel="001B6496" w:rsidRDefault="00FC3512" w:rsidP="00FC3512">
            <w:pPr>
              <w:rPr>
                <w:del w:id="1413" w:author="Shewmaker, Michael@Energy" w:date="2022-02-02T14:55:00Z"/>
                <w:rFonts w:asciiTheme="minorHAnsi" w:hAnsiTheme="minorHAnsi"/>
                <w:sz w:val="18"/>
                <w:szCs w:val="18"/>
              </w:rPr>
            </w:pPr>
          </w:p>
          <w:p w14:paraId="1D488E1F" w14:textId="77777777" w:rsidR="00FC3512" w:rsidRDefault="00FC3512" w:rsidP="00FC3512">
            <w:pPr>
              <w:rPr>
                <w:rFonts w:asciiTheme="minorHAnsi" w:hAnsiTheme="minorHAnsi"/>
                <w:sz w:val="18"/>
                <w:szCs w:val="18"/>
              </w:rPr>
            </w:pPr>
          </w:p>
          <w:p w14:paraId="0E98EABF" w14:textId="77777777" w:rsidR="00FC3512" w:rsidRDefault="00FC3512" w:rsidP="00FC3512">
            <w:pPr>
              <w:rPr>
                <w:rFonts w:asciiTheme="minorHAnsi" w:hAnsiTheme="minorHAnsi"/>
                <w:sz w:val="18"/>
                <w:szCs w:val="18"/>
              </w:rPr>
            </w:pPr>
            <w:r>
              <w:rPr>
                <w:rFonts w:asciiTheme="minorHAnsi" w:hAnsiTheme="minorHAnsi"/>
                <w:sz w:val="18"/>
                <w:szCs w:val="18"/>
              </w:rPr>
              <w:t>else display text: "Does Not Comply"</w:t>
            </w:r>
          </w:p>
          <w:p w14:paraId="2AD3EDCC" w14:textId="49B4AB1F" w:rsidR="00FC3512" w:rsidRDefault="00FC3512" w:rsidP="00FC3512">
            <w:pPr>
              <w:rPr>
                <w:rFonts w:asciiTheme="minorHAnsi" w:hAnsiTheme="minorHAnsi"/>
                <w:sz w:val="18"/>
                <w:szCs w:val="18"/>
              </w:rPr>
            </w:pPr>
            <w:r>
              <w:rPr>
                <w:rFonts w:asciiTheme="minorHAnsi" w:hAnsiTheme="minorHAnsi"/>
                <w:sz w:val="18"/>
                <w:szCs w:val="18"/>
              </w:rPr>
              <w:t>&gt;&gt;</w:t>
            </w:r>
          </w:p>
        </w:tc>
        <w:tc>
          <w:tcPr>
            <w:tcW w:w="732" w:type="dxa"/>
            <w:tcPrChange w:id="1414" w:author="Alhabibi, Haider@Energy" w:date="2022-03-24T15:05:00Z">
              <w:tcPr>
                <w:tcW w:w="1170" w:type="dxa"/>
              </w:tcPr>
            </w:tcPrChange>
          </w:tcPr>
          <w:p w14:paraId="2FF09AAA" w14:textId="4F44199D" w:rsidR="00FC3512" w:rsidRDefault="00FC3512" w:rsidP="00FC3512">
            <w:pPr>
              <w:rPr>
                <w:ins w:id="1415" w:author="Moua, Cheng@Energy" w:date="2022-01-20T17:57:00Z"/>
                <w:rFonts w:asciiTheme="minorHAnsi" w:hAnsiTheme="minorHAnsi"/>
                <w:sz w:val="18"/>
                <w:szCs w:val="18"/>
              </w:rPr>
            </w:pPr>
            <w:ins w:id="1416" w:author="Moua, Cheng@Energy" w:date="2022-01-20T17:57:00Z">
              <w:r>
                <w:rPr>
                  <w:rFonts w:asciiTheme="minorHAnsi" w:hAnsiTheme="minorHAnsi"/>
                  <w:sz w:val="18"/>
                  <w:szCs w:val="18"/>
                </w:rPr>
                <w:lastRenderedPageBreak/>
                <w:t xml:space="preserve">&lt;&lt;If C06 </w:t>
              </w:r>
              <w:r>
                <w:rPr>
                  <w:rFonts w:asciiTheme="minorHAnsi" w:hAnsiTheme="minorHAnsi" w:cstheme="minorHAnsi"/>
                  <w:sz w:val="18"/>
                  <w:szCs w:val="18"/>
                </w:rPr>
                <w:t>≤ C10 or C10 = N/A,</w:t>
              </w:r>
            </w:ins>
          </w:p>
          <w:p w14:paraId="3C6A3B08" w14:textId="77777777" w:rsidR="00FC3512" w:rsidRDefault="00FC3512" w:rsidP="00FC3512">
            <w:pPr>
              <w:rPr>
                <w:ins w:id="1417" w:author="Moua, Cheng@Energy" w:date="2022-01-20T17:57:00Z"/>
                <w:rFonts w:asciiTheme="minorHAnsi" w:hAnsiTheme="minorHAnsi"/>
                <w:sz w:val="18"/>
                <w:szCs w:val="18"/>
              </w:rPr>
            </w:pPr>
          </w:p>
          <w:p w14:paraId="0FFFDBCD" w14:textId="1BB1AB93" w:rsidR="00FC3512" w:rsidRDefault="00FC3512" w:rsidP="00FC3512">
            <w:pPr>
              <w:rPr>
                <w:ins w:id="1418" w:author="Moua, Cheng@Energy" w:date="2022-01-20T17:57:00Z"/>
                <w:rFonts w:asciiTheme="minorHAnsi" w:hAnsiTheme="minorHAnsi"/>
                <w:sz w:val="18"/>
                <w:szCs w:val="18"/>
              </w:rPr>
            </w:pPr>
            <w:ins w:id="1419" w:author="Moua, Cheng@Energy" w:date="2022-01-20T17:57:00Z">
              <w:r>
                <w:rPr>
                  <w:rFonts w:asciiTheme="minorHAnsi" w:hAnsiTheme="minorHAnsi"/>
                  <w:sz w:val="18"/>
                  <w:szCs w:val="18"/>
                </w:rPr>
                <w:t xml:space="preserve">then display text: </w:t>
              </w:r>
              <w:r>
                <w:rPr>
                  <w:rFonts w:asciiTheme="minorHAnsi" w:hAnsiTheme="minorHAnsi"/>
                  <w:sz w:val="18"/>
                  <w:szCs w:val="18"/>
                </w:rPr>
                <w:lastRenderedPageBreak/>
                <w:t>"Complies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65A01027" w14:textId="77777777" w:rsidR="00FC3512" w:rsidRDefault="00FC3512" w:rsidP="00FC3512">
            <w:pPr>
              <w:rPr>
                <w:ins w:id="1420" w:author="Moua, Cheng@Energy" w:date="2022-01-20T17:57:00Z"/>
                <w:rFonts w:asciiTheme="minorHAnsi" w:hAnsiTheme="minorHAnsi"/>
                <w:sz w:val="18"/>
                <w:szCs w:val="18"/>
              </w:rPr>
            </w:pPr>
          </w:p>
          <w:p w14:paraId="4898895A" w14:textId="77777777" w:rsidR="00FC3512" w:rsidRDefault="00FC3512" w:rsidP="00FC3512">
            <w:pPr>
              <w:rPr>
                <w:ins w:id="1421" w:author="Moua, Cheng@Energy" w:date="2022-01-20T17:57:00Z"/>
                <w:rFonts w:asciiTheme="minorHAnsi" w:hAnsiTheme="minorHAnsi"/>
                <w:sz w:val="18"/>
                <w:szCs w:val="18"/>
              </w:rPr>
            </w:pPr>
            <w:ins w:id="1422" w:author="Moua, Cheng@Energy" w:date="2022-01-20T17:57:00Z">
              <w:r>
                <w:rPr>
                  <w:rFonts w:asciiTheme="minorHAnsi" w:hAnsiTheme="minorHAnsi"/>
                  <w:sz w:val="18"/>
                  <w:szCs w:val="18"/>
                </w:rPr>
                <w:t>else display text: "Does Not Comply"</w:t>
              </w:r>
            </w:ins>
          </w:p>
          <w:p w14:paraId="2BBE2CEB" w14:textId="1EDA0BBA" w:rsidR="00FC3512" w:rsidRDefault="00FC3512" w:rsidP="00FC3512">
            <w:pPr>
              <w:rPr>
                <w:rFonts w:asciiTheme="minorHAnsi" w:hAnsiTheme="minorHAnsi"/>
                <w:sz w:val="18"/>
                <w:szCs w:val="18"/>
              </w:rPr>
            </w:pPr>
            <w:ins w:id="1423" w:author="Moua, Cheng@Energy" w:date="2022-01-20T17:57:00Z">
              <w:r>
                <w:rPr>
                  <w:rFonts w:asciiTheme="minorHAnsi" w:hAnsiTheme="minorHAnsi"/>
                  <w:sz w:val="18"/>
                  <w:szCs w:val="18"/>
                </w:rPr>
                <w:t>&gt;&gt;</w:t>
              </w:r>
            </w:ins>
          </w:p>
        </w:tc>
      </w:tr>
      <w:tr w:rsidR="00FC3512" w14:paraId="3820D068" w14:textId="2A3987F9" w:rsidTr="00AA1537">
        <w:trPr>
          <w:trHeight w:val="224"/>
          <w:trPrChange w:id="1424" w:author="Alhabibi, Haider@Energy" w:date="2022-03-24T15:05:00Z">
            <w:trPr>
              <w:trHeight w:val="224"/>
            </w:trPr>
          </w:trPrChange>
        </w:trPr>
        <w:tc>
          <w:tcPr>
            <w:tcW w:w="778" w:type="dxa"/>
            <w:tcPrChange w:id="1425" w:author="Alhabibi, Haider@Energy" w:date="2022-03-24T15:05:00Z">
              <w:tcPr>
                <w:tcW w:w="844" w:type="dxa"/>
              </w:tcPr>
            </w:tcPrChange>
          </w:tcPr>
          <w:p w14:paraId="50CAA2E7" w14:textId="77777777" w:rsidR="00FC3512" w:rsidRDefault="00FC3512" w:rsidP="00FC3512">
            <w:pPr>
              <w:rPr>
                <w:rFonts w:asciiTheme="minorHAnsi" w:hAnsiTheme="minorHAnsi"/>
                <w:sz w:val="18"/>
                <w:szCs w:val="18"/>
              </w:rPr>
            </w:pPr>
          </w:p>
        </w:tc>
        <w:tc>
          <w:tcPr>
            <w:tcW w:w="778" w:type="dxa"/>
            <w:tcPrChange w:id="1426" w:author="Alhabibi, Haider@Energy" w:date="2022-03-24T15:05:00Z">
              <w:tcPr>
                <w:tcW w:w="845" w:type="dxa"/>
              </w:tcPr>
            </w:tcPrChange>
          </w:tcPr>
          <w:p w14:paraId="08D85DC0" w14:textId="77777777" w:rsidR="00FC3512" w:rsidRDefault="00FC3512" w:rsidP="00FC3512">
            <w:pPr>
              <w:rPr>
                <w:rFonts w:asciiTheme="minorHAnsi" w:hAnsiTheme="minorHAnsi"/>
                <w:sz w:val="18"/>
                <w:szCs w:val="18"/>
              </w:rPr>
            </w:pPr>
          </w:p>
        </w:tc>
        <w:tc>
          <w:tcPr>
            <w:tcW w:w="712" w:type="dxa"/>
            <w:tcPrChange w:id="1427" w:author="Alhabibi, Haider@Energy" w:date="2022-03-24T15:05:00Z">
              <w:tcPr>
                <w:tcW w:w="845" w:type="dxa"/>
              </w:tcPr>
            </w:tcPrChange>
          </w:tcPr>
          <w:p w14:paraId="6F913C74" w14:textId="77777777" w:rsidR="00FC3512" w:rsidRDefault="00FC3512" w:rsidP="00FC3512">
            <w:pPr>
              <w:rPr>
                <w:rFonts w:asciiTheme="minorHAnsi" w:hAnsiTheme="minorHAnsi"/>
                <w:sz w:val="18"/>
                <w:szCs w:val="18"/>
              </w:rPr>
            </w:pPr>
          </w:p>
        </w:tc>
        <w:tc>
          <w:tcPr>
            <w:tcW w:w="778" w:type="dxa"/>
            <w:tcPrChange w:id="1428" w:author="Alhabibi, Haider@Energy" w:date="2022-03-24T15:05:00Z">
              <w:tcPr>
                <w:tcW w:w="845" w:type="dxa"/>
              </w:tcPr>
            </w:tcPrChange>
          </w:tcPr>
          <w:p w14:paraId="31C926B4" w14:textId="77777777" w:rsidR="00FC3512" w:rsidRDefault="00FC3512" w:rsidP="00FC3512">
            <w:pPr>
              <w:rPr>
                <w:rFonts w:asciiTheme="minorHAnsi" w:hAnsiTheme="minorHAnsi"/>
                <w:sz w:val="18"/>
                <w:szCs w:val="18"/>
              </w:rPr>
            </w:pPr>
          </w:p>
        </w:tc>
        <w:tc>
          <w:tcPr>
            <w:tcW w:w="749" w:type="dxa"/>
            <w:tcPrChange w:id="1429" w:author="Alhabibi, Haider@Energy" w:date="2022-03-24T15:05:00Z">
              <w:tcPr>
                <w:tcW w:w="844" w:type="dxa"/>
              </w:tcPr>
            </w:tcPrChange>
          </w:tcPr>
          <w:p w14:paraId="0CDE84E9" w14:textId="77777777" w:rsidR="00FC3512" w:rsidRDefault="00FC3512" w:rsidP="00FC3512">
            <w:pPr>
              <w:rPr>
                <w:rFonts w:asciiTheme="minorHAnsi" w:hAnsiTheme="minorHAnsi"/>
                <w:sz w:val="18"/>
                <w:szCs w:val="18"/>
              </w:rPr>
            </w:pPr>
          </w:p>
        </w:tc>
        <w:tc>
          <w:tcPr>
            <w:tcW w:w="637" w:type="dxa"/>
            <w:tcPrChange w:id="1430" w:author="Alhabibi, Haider@Energy" w:date="2022-03-24T15:05:00Z">
              <w:tcPr>
                <w:tcW w:w="844" w:type="dxa"/>
              </w:tcPr>
            </w:tcPrChange>
          </w:tcPr>
          <w:p w14:paraId="4F9D96FD" w14:textId="77777777" w:rsidR="00FC3512" w:rsidRDefault="00FC3512" w:rsidP="00FC3512">
            <w:pPr>
              <w:rPr>
                <w:rFonts w:asciiTheme="minorHAnsi" w:hAnsiTheme="minorHAnsi"/>
                <w:sz w:val="18"/>
                <w:szCs w:val="18"/>
              </w:rPr>
            </w:pPr>
          </w:p>
        </w:tc>
        <w:tc>
          <w:tcPr>
            <w:tcW w:w="685" w:type="dxa"/>
            <w:tcPrChange w:id="1431" w:author="Alhabibi, Haider@Energy" w:date="2022-03-24T15:05:00Z">
              <w:tcPr>
                <w:tcW w:w="844" w:type="dxa"/>
              </w:tcPr>
            </w:tcPrChange>
          </w:tcPr>
          <w:p w14:paraId="6BB65886" w14:textId="77777777" w:rsidR="00FC3512" w:rsidRDefault="00FC3512" w:rsidP="00FC3512">
            <w:pPr>
              <w:rPr>
                <w:rFonts w:asciiTheme="minorHAnsi" w:hAnsiTheme="minorHAnsi"/>
                <w:sz w:val="18"/>
                <w:szCs w:val="18"/>
              </w:rPr>
            </w:pPr>
          </w:p>
        </w:tc>
        <w:tc>
          <w:tcPr>
            <w:tcW w:w="853" w:type="dxa"/>
            <w:tcPrChange w:id="1432" w:author="Alhabibi, Haider@Energy" w:date="2022-03-24T15:05:00Z">
              <w:tcPr>
                <w:tcW w:w="844" w:type="dxa"/>
              </w:tcPr>
            </w:tcPrChange>
          </w:tcPr>
          <w:p w14:paraId="4D6F0D1B" w14:textId="77777777" w:rsidR="00FC3512" w:rsidRDefault="00FC3512" w:rsidP="00FC3512">
            <w:pPr>
              <w:rPr>
                <w:rFonts w:asciiTheme="minorHAnsi" w:hAnsiTheme="minorHAnsi"/>
                <w:sz w:val="18"/>
                <w:szCs w:val="18"/>
              </w:rPr>
            </w:pPr>
          </w:p>
        </w:tc>
        <w:tc>
          <w:tcPr>
            <w:tcW w:w="960" w:type="dxa"/>
            <w:tcPrChange w:id="1433" w:author="Alhabibi, Haider@Energy" w:date="2022-03-24T15:05:00Z">
              <w:tcPr>
                <w:tcW w:w="844" w:type="dxa"/>
              </w:tcPr>
            </w:tcPrChange>
          </w:tcPr>
          <w:p w14:paraId="6D84BDBD" w14:textId="77777777" w:rsidR="00FC3512" w:rsidRDefault="00FC3512" w:rsidP="00FC3512">
            <w:pPr>
              <w:rPr>
                <w:ins w:id="1434" w:author="Shewmaker, Michael@Energy" w:date="2022-02-01T13:35:00Z"/>
                <w:rFonts w:asciiTheme="minorHAnsi" w:hAnsiTheme="minorHAnsi"/>
                <w:sz w:val="18"/>
                <w:szCs w:val="18"/>
              </w:rPr>
            </w:pPr>
          </w:p>
        </w:tc>
        <w:tc>
          <w:tcPr>
            <w:tcW w:w="812" w:type="dxa"/>
            <w:tcPrChange w:id="1435" w:author="Alhabibi, Haider@Energy" w:date="2022-03-24T15:05:00Z">
              <w:tcPr>
                <w:tcW w:w="844" w:type="dxa"/>
              </w:tcPr>
            </w:tcPrChange>
          </w:tcPr>
          <w:p w14:paraId="3856AB89" w14:textId="7C413B16" w:rsidR="00FC3512" w:rsidRDefault="00FC3512" w:rsidP="00FC3512">
            <w:pPr>
              <w:rPr>
                <w:rFonts w:asciiTheme="minorHAnsi" w:hAnsiTheme="minorHAnsi"/>
                <w:sz w:val="18"/>
                <w:szCs w:val="18"/>
              </w:rPr>
            </w:pPr>
          </w:p>
        </w:tc>
        <w:tc>
          <w:tcPr>
            <w:tcW w:w="670" w:type="dxa"/>
            <w:tcPrChange w:id="1436" w:author="Alhabibi, Haider@Energy" w:date="2022-03-24T15:05:00Z">
              <w:tcPr>
                <w:tcW w:w="844" w:type="dxa"/>
              </w:tcPr>
            </w:tcPrChange>
          </w:tcPr>
          <w:p w14:paraId="46D000E3" w14:textId="77777777" w:rsidR="00FC3512" w:rsidRDefault="00FC3512" w:rsidP="00FC3512">
            <w:pPr>
              <w:rPr>
                <w:ins w:id="1437" w:author="Alhabibi, Haider@Energy" w:date="2022-03-11T18:11:00Z"/>
                <w:rFonts w:asciiTheme="minorHAnsi" w:hAnsiTheme="minorHAnsi"/>
                <w:sz w:val="18"/>
                <w:szCs w:val="18"/>
              </w:rPr>
            </w:pPr>
          </w:p>
        </w:tc>
        <w:tc>
          <w:tcPr>
            <w:tcW w:w="741" w:type="dxa"/>
            <w:tcPrChange w:id="1438" w:author="Alhabibi, Haider@Energy" w:date="2022-03-24T15:05:00Z">
              <w:tcPr>
                <w:tcW w:w="844" w:type="dxa"/>
              </w:tcPr>
            </w:tcPrChange>
          </w:tcPr>
          <w:p w14:paraId="5383D265" w14:textId="799AE855" w:rsidR="00FC3512" w:rsidRDefault="00FC3512" w:rsidP="00FC3512">
            <w:pPr>
              <w:rPr>
                <w:rFonts w:asciiTheme="minorHAnsi" w:hAnsiTheme="minorHAnsi"/>
                <w:sz w:val="18"/>
                <w:szCs w:val="18"/>
              </w:rPr>
            </w:pPr>
          </w:p>
        </w:tc>
        <w:tc>
          <w:tcPr>
            <w:tcW w:w="905" w:type="dxa"/>
            <w:tcPrChange w:id="1439" w:author="Alhabibi, Haider@Energy" w:date="2022-03-24T15:05:00Z">
              <w:tcPr>
                <w:tcW w:w="484" w:type="dxa"/>
              </w:tcPr>
            </w:tcPrChange>
          </w:tcPr>
          <w:p w14:paraId="6FFF81BB" w14:textId="2C264723" w:rsidR="00FC3512" w:rsidRDefault="00FC3512" w:rsidP="00FC3512">
            <w:pPr>
              <w:rPr>
                <w:rFonts w:asciiTheme="minorHAnsi" w:hAnsiTheme="minorHAnsi"/>
                <w:sz w:val="18"/>
                <w:szCs w:val="18"/>
              </w:rPr>
            </w:pPr>
          </w:p>
        </w:tc>
        <w:tc>
          <w:tcPr>
            <w:tcW w:w="732" w:type="dxa"/>
            <w:tcPrChange w:id="1440" w:author="Alhabibi, Haider@Energy" w:date="2022-03-24T15:05:00Z">
              <w:tcPr>
                <w:tcW w:w="1170" w:type="dxa"/>
              </w:tcPr>
            </w:tcPrChange>
          </w:tcPr>
          <w:p w14:paraId="7C2227F5" w14:textId="77777777" w:rsidR="00FC3512" w:rsidRDefault="00FC3512" w:rsidP="00FC3512">
            <w:pPr>
              <w:rPr>
                <w:ins w:id="1441" w:author="Moua, Cheng@Energy" w:date="2022-01-20T16:01:00Z"/>
                <w:rFonts w:asciiTheme="minorHAnsi" w:hAnsiTheme="minorHAnsi"/>
                <w:sz w:val="18"/>
                <w:szCs w:val="18"/>
              </w:rPr>
            </w:pPr>
          </w:p>
        </w:tc>
      </w:tr>
    </w:tbl>
    <w:p w14:paraId="2AB6389A" w14:textId="77777777" w:rsidR="00591601" w:rsidRDefault="00591601">
      <w:pPr>
        <w:rPr>
          <w:ins w:id="1442" w:author="Shewmaker, Michael@Energy" w:date="2022-02-01T13:36:00Z"/>
        </w:rPr>
      </w:pPr>
    </w:p>
    <w:tbl>
      <w:tblPr>
        <w:tblStyle w:val="TableGrid"/>
        <w:tblW w:w="10795" w:type="dxa"/>
        <w:tblLayout w:type="fixed"/>
        <w:tblLook w:val="04A0" w:firstRow="1" w:lastRow="0" w:firstColumn="1" w:lastColumn="0" w:noHBand="0" w:noVBand="1"/>
        <w:tblPrChange w:id="1443" w:author="Alhabibi, Haider@Energy" w:date="2022-03-24T15:06:00Z">
          <w:tblPr>
            <w:tblStyle w:val="TableGrid"/>
            <w:tblW w:w="10805" w:type="dxa"/>
            <w:tblLayout w:type="fixed"/>
            <w:tblLook w:val="04A0" w:firstRow="1" w:lastRow="0" w:firstColumn="1" w:lastColumn="0" w:noHBand="0" w:noVBand="1"/>
          </w:tblPr>
        </w:tblPrChange>
      </w:tblPr>
      <w:tblGrid>
        <w:gridCol w:w="2457"/>
        <w:gridCol w:w="2461"/>
        <w:gridCol w:w="1140"/>
        <w:gridCol w:w="4737"/>
        <w:tblGridChange w:id="1444">
          <w:tblGrid>
            <w:gridCol w:w="2701"/>
            <w:gridCol w:w="2701"/>
            <w:gridCol w:w="1252"/>
            <w:gridCol w:w="5403"/>
          </w:tblGrid>
        </w:tblGridChange>
      </w:tblGrid>
      <w:tr w:rsidR="00E87CC6" w14:paraId="0601D390" w14:textId="2F0FE1FE" w:rsidTr="00AA1537">
        <w:trPr>
          <w:trHeight w:val="234"/>
        </w:trPr>
        <w:tc>
          <w:tcPr>
            <w:tcW w:w="4918" w:type="dxa"/>
            <w:gridSpan w:val="2"/>
            <w:tcPrChange w:id="1445" w:author="Alhabibi, Haider@Energy" w:date="2022-03-24T15:06:00Z">
              <w:tcPr>
                <w:tcW w:w="5402" w:type="dxa"/>
                <w:gridSpan w:val="2"/>
              </w:tcPr>
            </w:tcPrChange>
          </w:tcPr>
          <w:p w14:paraId="6B1B00FD" w14:textId="5AD40CAB" w:rsidR="00E87CC6" w:rsidRDefault="00E87CC6" w:rsidP="004B6E84">
            <w:pPr>
              <w:rPr>
                <w:rFonts w:asciiTheme="minorHAnsi" w:hAnsiTheme="minorHAnsi"/>
                <w:sz w:val="18"/>
                <w:szCs w:val="18"/>
              </w:rPr>
            </w:pPr>
            <w:r w:rsidRPr="00186891">
              <w:rPr>
                <w:rFonts w:asciiTheme="minorHAnsi" w:hAnsiTheme="minorHAnsi"/>
                <w:b/>
                <w:szCs w:val="18"/>
              </w:rPr>
              <w:t>D. Continuous Kitchen Exhaust</w:t>
            </w:r>
          </w:p>
        </w:tc>
        <w:tc>
          <w:tcPr>
            <w:tcW w:w="1140" w:type="dxa"/>
            <w:tcPrChange w:id="1446" w:author="Alhabibi, Haider@Energy" w:date="2022-03-24T15:06:00Z">
              <w:tcPr>
                <w:tcW w:w="1252" w:type="dxa"/>
              </w:tcPr>
            </w:tcPrChange>
          </w:tcPr>
          <w:p w14:paraId="73319528" w14:textId="77777777" w:rsidR="00E87CC6" w:rsidRPr="00186891" w:rsidRDefault="00E87CC6" w:rsidP="004B6E84">
            <w:pPr>
              <w:rPr>
                <w:ins w:id="1447" w:author="Shewmaker, Michael@Energy" w:date="2022-02-01T13:35:00Z"/>
                <w:rFonts w:asciiTheme="minorHAnsi" w:hAnsiTheme="minorHAnsi"/>
                <w:b/>
                <w:szCs w:val="18"/>
              </w:rPr>
            </w:pPr>
          </w:p>
        </w:tc>
        <w:tc>
          <w:tcPr>
            <w:tcW w:w="4737" w:type="dxa"/>
            <w:tcPrChange w:id="1448" w:author="Alhabibi, Haider@Energy" w:date="2022-03-24T15:06:00Z">
              <w:tcPr>
                <w:tcW w:w="5403" w:type="dxa"/>
              </w:tcPr>
            </w:tcPrChange>
          </w:tcPr>
          <w:p w14:paraId="0F5DA611" w14:textId="2CA5E43C" w:rsidR="00E87CC6" w:rsidRPr="00186891" w:rsidRDefault="00E87CC6" w:rsidP="004B6E84">
            <w:pPr>
              <w:rPr>
                <w:ins w:id="1449" w:author="Moua, Cheng@Energy" w:date="2022-01-20T16:01:00Z"/>
                <w:rFonts w:asciiTheme="minorHAnsi" w:hAnsiTheme="minorHAnsi"/>
                <w:b/>
                <w:szCs w:val="18"/>
              </w:rPr>
            </w:pPr>
          </w:p>
        </w:tc>
      </w:tr>
      <w:tr w:rsidR="00E87CC6" w14:paraId="1C87F08A" w14:textId="41E28663" w:rsidTr="00AA1537">
        <w:trPr>
          <w:trHeight w:val="1090"/>
        </w:trPr>
        <w:tc>
          <w:tcPr>
            <w:tcW w:w="2457" w:type="dxa"/>
            <w:vAlign w:val="center"/>
            <w:tcPrChange w:id="1450" w:author="Alhabibi, Haider@Energy" w:date="2022-03-24T15:06:00Z">
              <w:tcPr>
                <w:tcW w:w="2701" w:type="dxa"/>
                <w:vAlign w:val="center"/>
              </w:tcPr>
            </w:tcPrChange>
          </w:tcPr>
          <w:p w14:paraId="7C3799FC" w14:textId="7B74A894" w:rsidR="00E87CC6" w:rsidRDefault="00E87CC6" w:rsidP="00186891">
            <w:pPr>
              <w:jc w:val="center"/>
              <w:rPr>
                <w:rFonts w:asciiTheme="minorHAnsi" w:hAnsiTheme="minorHAnsi"/>
                <w:sz w:val="18"/>
                <w:szCs w:val="18"/>
              </w:rPr>
            </w:pPr>
            <w:r>
              <w:rPr>
                <w:rFonts w:asciiTheme="minorHAnsi" w:hAnsiTheme="minorHAnsi"/>
                <w:sz w:val="18"/>
                <w:szCs w:val="18"/>
              </w:rPr>
              <w:t>01</w:t>
            </w:r>
          </w:p>
        </w:tc>
        <w:tc>
          <w:tcPr>
            <w:tcW w:w="2461" w:type="dxa"/>
            <w:vAlign w:val="center"/>
            <w:tcPrChange w:id="1451" w:author="Alhabibi, Haider@Energy" w:date="2022-03-24T15:06:00Z">
              <w:tcPr>
                <w:tcW w:w="2701" w:type="dxa"/>
                <w:vAlign w:val="center"/>
              </w:tcPr>
            </w:tcPrChange>
          </w:tcPr>
          <w:p w14:paraId="7C1B529A" w14:textId="4CC177D7" w:rsidR="00E87CC6" w:rsidRDefault="00E87CC6" w:rsidP="00264BE7">
            <w:pPr>
              <w:rPr>
                <w:rFonts w:asciiTheme="minorHAnsi" w:hAnsiTheme="minorHAnsi"/>
                <w:sz w:val="18"/>
                <w:szCs w:val="18"/>
              </w:rPr>
            </w:pPr>
            <w:r>
              <w:rPr>
                <w:rFonts w:asciiTheme="minorHAnsi" w:hAnsiTheme="minorHAnsi"/>
                <w:sz w:val="18"/>
                <w:szCs w:val="18"/>
              </w:rPr>
              <w:t>Total Continuous Ventilation Airflow</w:t>
            </w:r>
          </w:p>
        </w:tc>
        <w:tc>
          <w:tcPr>
            <w:tcW w:w="1140" w:type="dxa"/>
            <w:tcPrChange w:id="1452" w:author="Alhabibi, Haider@Energy" w:date="2022-03-24T15:06:00Z">
              <w:tcPr>
                <w:tcW w:w="1252" w:type="dxa"/>
              </w:tcPr>
            </w:tcPrChange>
          </w:tcPr>
          <w:p w14:paraId="4DE07501" w14:textId="77777777" w:rsidR="00E87CC6" w:rsidRDefault="00E87CC6">
            <w:pPr>
              <w:rPr>
                <w:ins w:id="1453" w:author="Shewmaker, Michael@Energy" w:date="2022-02-01T13:35:00Z"/>
                <w:rFonts w:asciiTheme="minorHAnsi" w:hAnsiTheme="minorHAnsi"/>
                <w:sz w:val="18"/>
                <w:szCs w:val="18"/>
              </w:rPr>
            </w:pPr>
          </w:p>
        </w:tc>
        <w:tc>
          <w:tcPr>
            <w:tcW w:w="4737" w:type="dxa"/>
            <w:tcPrChange w:id="1454" w:author="Alhabibi, Haider@Energy" w:date="2022-03-24T15:06:00Z">
              <w:tcPr>
                <w:tcW w:w="5403" w:type="dxa"/>
              </w:tcPr>
            </w:tcPrChange>
          </w:tcPr>
          <w:p w14:paraId="71AE3A29" w14:textId="222DB0B3" w:rsidR="00E87CC6" w:rsidRDefault="00E87CC6">
            <w:pPr>
              <w:rPr>
                <w:rFonts w:asciiTheme="minorHAnsi" w:hAnsiTheme="minorHAnsi"/>
                <w:sz w:val="18"/>
                <w:szCs w:val="18"/>
              </w:rPr>
            </w:pPr>
            <w:r>
              <w:rPr>
                <w:rFonts w:asciiTheme="minorHAnsi" w:hAnsiTheme="minorHAnsi"/>
                <w:sz w:val="18"/>
                <w:szCs w:val="18"/>
              </w:rPr>
              <w:t xml:space="preserve">&lt;&lt;Result = </w:t>
            </w:r>
            <w:proofErr w:type="gramStart"/>
            <w:r>
              <w:rPr>
                <w:rFonts w:asciiTheme="minorHAnsi" w:hAnsiTheme="minorHAnsi"/>
                <w:sz w:val="18"/>
                <w:szCs w:val="18"/>
              </w:rPr>
              <w:t>Sum(</w:t>
            </w:r>
            <w:proofErr w:type="gramEnd"/>
            <w:r>
              <w:rPr>
                <w:rFonts w:asciiTheme="minorHAnsi" w:hAnsiTheme="minorHAnsi"/>
                <w:sz w:val="18"/>
                <w:szCs w:val="18"/>
              </w:rPr>
              <w:t xml:space="preserve">C05 for all C08 = Continuous) {sum ‘listed rated airflow’ for all continuously operated fans}; </w:t>
            </w:r>
          </w:p>
          <w:p w14:paraId="43FA32AD" w14:textId="77777777" w:rsidR="00E87CC6" w:rsidRDefault="00E87CC6">
            <w:pPr>
              <w:rPr>
                <w:rFonts w:asciiTheme="minorHAnsi" w:hAnsiTheme="minorHAnsi"/>
                <w:sz w:val="18"/>
                <w:szCs w:val="18"/>
              </w:rPr>
            </w:pPr>
          </w:p>
          <w:p w14:paraId="2A4A63F3" w14:textId="78205B46" w:rsidR="00E87CC6" w:rsidRDefault="00E87CC6">
            <w:pPr>
              <w:rPr>
                <w:ins w:id="1455" w:author="Moua, Cheng@Energy" w:date="2022-01-20T16:01:00Z"/>
                <w:rFonts w:asciiTheme="minorHAnsi" w:hAnsiTheme="minorHAnsi"/>
                <w:sz w:val="18"/>
                <w:szCs w:val="18"/>
              </w:rPr>
            </w:pPr>
            <w:r>
              <w:rPr>
                <w:rFonts w:asciiTheme="minorHAnsi" w:hAnsiTheme="minorHAnsi"/>
                <w:sz w:val="18"/>
                <w:szCs w:val="18"/>
              </w:rPr>
              <w:t>Else result = “N/A”&gt;&gt; {want this entry to be N/A if there are no continuously operated fans}</w:t>
            </w:r>
          </w:p>
        </w:tc>
      </w:tr>
      <w:tr w:rsidR="00E87CC6" w14:paraId="6D7BD3F9" w14:textId="4A25B141" w:rsidTr="00AA1537">
        <w:trPr>
          <w:trHeight w:val="662"/>
        </w:trPr>
        <w:tc>
          <w:tcPr>
            <w:tcW w:w="2457" w:type="dxa"/>
            <w:vAlign w:val="center"/>
            <w:tcPrChange w:id="1456" w:author="Alhabibi, Haider@Energy" w:date="2022-03-24T15:06:00Z">
              <w:tcPr>
                <w:tcW w:w="2701" w:type="dxa"/>
                <w:vAlign w:val="center"/>
              </w:tcPr>
            </w:tcPrChange>
          </w:tcPr>
          <w:p w14:paraId="028762D5" w14:textId="7D1FD31C" w:rsidR="00E87CC6" w:rsidRDefault="00E87CC6" w:rsidP="00186891">
            <w:pPr>
              <w:jc w:val="center"/>
              <w:rPr>
                <w:rFonts w:asciiTheme="minorHAnsi" w:hAnsiTheme="minorHAnsi"/>
                <w:sz w:val="18"/>
                <w:szCs w:val="18"/>
              </w:rPr>
            </w:pPr>
            <w:r>
              <w:rPr>
                <w:rFonts w:asciiTheme="minorHAnsi" w:hAnsiTheme="minorHAnsi"/>
                <w:sz w:val="18"/>
                <w:szCs w:val="18"/>
              </w:rPr>
              <w:t>02</w:t>
            </w:r>
          </w:p>
        </w:tc>
        <w:tc>
          <w:tcPr>
            <w:tcW w:w="2461" w:type="dxa"/>
            <w:vAlign w:val="center"/>
            <w:tcPrChange w:id="1457" w:author="Alhabibi, Haider@Energy" w:date="2022-03-24T15:06:00Z">
              <w:tcPr>
                <w:tcW w:w="2701" w:type="dxa"/>
                <w:vAlign w:val="center"/>
              </w:tcPr>
            </w:tcPrChange>
          </w:tcPr>
          <w:p w14:paraId="1EE727A0" w14:textId="66843790" w:rsidR="00E87CC6" w:rsidRDefault="00E87CC6"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1140" w:type="dxa"/>
            <w:tcPrChange w:id="1458" w:author="Alhabibi, Haider@Energy" w:date="2022-03-24T15:06:00Z">
              <w:tcPr>
                <w:tcW w:w="1252" w:type="dxa"/>
              </w:tcPr>
            </w:tcPrChange>
          </w:tcPr>
          <w:p w14:paraId="285221A3" w14:textId="77777777" w:rsidR="00E87CC6" w:rsidRDefault="00E87CC6">
            <w:pPr>
              <w:rPr>
                <w:ins w:id="1459" w:author="Shewmaker, Michael@Energy" w:date="2022-02-01T13:35:00Z"/>
                <w:rFonts w:asciiTheme="minorHAnsi" w:hAnsiTheme="minorHAnsi"/>
                <w:sz w:val="18"/>
                <w:szCs w:val="18"/>
              </w:rPr>
            </w:pPr>
          </w:p>
        </w:tc>
        <w:tc>
          <w:tcPr>
            <w:tcW w:w="4737" w:type="dxa"/>
            <w:tcPrChange w:id="1460" w:author="Alhabibi, Haider@Energy" w:date="2022-03-24T15:06:00Z">
              <w:tcPr>
                <w:tcW w:w="5403" w:type="dxa"/>
              </w:tcPr>
            </w:tcPrChange>
          </w:tcPr>
          <w:p w14:paraId="46409D3A" w14:textId="2E811011" w:rsidR="00E87CC6" w:rsidRDefault="00E87CC6">
            <w:pPr>
              <w:rPr>
                <w:rFonts w:asciiTheme="minorHAnsi" w:hAnsiTheme="minorHAnsi" w:cstheme="minorHAnsi"/>
                <w:sz w:val="18"/>
                <w:szCs w:val="18"/>
              </w:rPr>
            </w:pPr>
            <w:r>
              <w:rPr>
                <w:rFonts w:asciiTheme="minorHAnsi" w:hAnsiTheme="minorHAnsi"/>
                <w:sz w:val="18"/>
                <w:szCs w:val="18"/>
              </w:rPr>
              <w:t xml:space="preserve">&lt;&lt;If D01 </w:t>
            </w:r>
            <w:r>
              <w:rPr>
                <w:rFonts w:asciiTheme="minorHAnsi" w:hAnsiTheme="minorHAnsi" w:cstheme="minorHAnsi"/>
                <w:sz w:val="18"/>
                <w:szCs w:val="18"/>
              </w:rPr>
              <w:t xml:space="preserve">= N/A, then result = “N/A”, </w:t>
            </w:r>
          </w:p>
          <w:p w14:paraId="37DC9FE6" w14:textId="77777777" w:rsidR="00E87CC6" w:rsidRDefault="00E87CC6">
            <w:pPr>
              <w:rPr>
                <w:rFonts w:asciiTheme="minorHAnsi" w:hAnsiTheme="minorHAnsi" w:cstheme="minorHAnsi"/>
                <w:sz w:val="18"/>
                <w:szCs w:val="18"/>
              </w:rPr>
            </w:pPr>
          </w:p>
          <w:p w14:paraId="230DD924" w14:textId="25C74798" w:rsidR="00E87CC6" w:rsidRDefault="00E87CC6">
            <w:pPr>
              <w:rPr>
                <w:ins w:id="1461" w:author="Moua, Cheng@Energy" w:date="2022-01-20T16:01:00Z"/>
                <w:rFonts w:asciiTheme="minorHAnsi" w:hAnsiTheme="minorHAnsi"/>
                <w:sz w:val="18"/>
                <w:szCs w:val="18"/>
              </w:rPr>
            </w:pPr>
            <w:r>
              <w:rPr>
                <w:rFonts w:asciiTheme="minorHAnsi" w:hAnsiTheme="minorHAnsi" w:cstheme="minorHAnsi"/>
                <w:sz w:val="18"/>
                <w:szCs w:val="18"/>
              </w:rPr>
              <w:t>Else r</w:t>
            </w:r>
            <w:r>
              <w:rPr>
                <w:rFonts w:asciiTheme="minorHAnsi" w:hAnsiTheme="minorHAnsi"/>
                <w:sz w:val="18"/>
                <w:szCs w:val="18"/>
              </w:rPr>
              <w:t>esult = 5*A05/60&gt;&gt;</w:t>
            </w:r>
          </w:p>
        </w:tc>
      </w:tr>
      <w:tr w:rsidR="00E87CC6" w14:paraId="0250FD82" w14:textId="29860340" w:rsidTr="00AA1537">
        <w:trPr>
          <w:trHeight w:val="865"/>
        </w:trPr>
        <w:tc>
          <w:tcPr>
            <w:tcW w:w="2457" w:type="dxa"/>
            <w:vAlign w:val="center"/>
            <w:tcPrChange w:id="1462" w:author="Alhabibi, Haider@Energy" w:date="2022-03-24T15:06:00Z">
              <w:tcPr>
                <w:tcW w:w="2701" w:type="dxa"/>
                <w:vAlign w:val="center"/>
              </w:tcPr>
            </w:tcPrChange>
          </w:tcPr>
          <w:p w14:paraId="2F50856E" w14:textId="75639935" w:rsidR="00E87CC6" w:rsidRDefault="00E87CC6" w:rsidP="00186891">
            <w:pPr>
              <w:jc w:val="center"/>
              <w:rPr>
                <w:rFonts w:asciiTheme="minorHAnsi" w:hAnsiTheme="minorHAnsi"/>
                <w:sz w:val="18"/>
                <w:szCs w:val="18"/>
              </w:rPr>
            </w:pPr>
            <w:r>
              <w:rPr>
                <w:rFonts w:asciiTheme="minorHAnsi" w:hAnsiTheme="minorHAnsi"/>
                <w:sz w:val="18"/>
                <w:szCs w:val="18"/>
              </w:rPr>
              <w:t>03</w:t>
            </w:r>
          </w:p>
        </w:tc>
        <w:tc>
          <w:tcPr>
            <w:tcW w:w="2461" w:type="dxa"/>
            <w:vAlign w:val="center"/>
            <w:tcPrChange w:id="1463" w:author="Alhabibi, Haider@Energy" w:date="2022-03-24T15:06:00Z">
              <w:tcPr>
                <w:tcW w:w="2701" w:type="dxa"/>
                <w:vAlign w:val="center"/>
              </w:tcPr>
            </w:tcPrChange>
          </w:tcPr>
          <w:p w14:paraId="3F1B8AED" w14:textId="65BD8EE2" w:rsidR="00E87CC6" w:rsidRDefault="00E87CC6" w:rsidP="00264BE7">
            <w:pPr>
              <w:rPr>
                <w:rFonts w:asciiTheme="minorHAnsi" w:hAnsiTheme="minorHAnsi"/>
                <w:sz w:val="18"/>
                <w:szCs w:val="18"/>
              </w:rPr>
            </w:pPr>
            <w:r>
              <w:rPr>
                <w:rFonts w:asciiTheme="minorHAnsi" w:hAnsiTheme="minorHAnsi"/>
                <w:sz w:val="18"/>
                <w:szCs w:val="18"/>
              </w:rPr>
              <w:t>Compliance Statement</w:t>
            </w:r>
          </w:p>
        </w:tc>
        <w:tc>
          <w:tcPr>
            <w:tcW w:w="1140" w:type="dxa"/>
            <w:tcPrChange w:id="1464" w:author="Alhabibi, Haider@Energy" w:date="2022-03-24T15:06:00Z">
              <w:tcPr>
                <w:tcW w:w="1252" w:type="dxa"/>
              </w:tcPr>
            </w:tcPrChange>
          </w:tcPr>
          <w:p w14:paraId="36CC0F78" w14:textId="77777777" w:rsidR="00E87CC6" w:rsidRDefault="00E87CC6">
            <w:pPr>
              <w:rPr>
                <w:ins w:id="1465" w:author="Shewmaker, Michael@Energy" w:date="2022-02-01T13:35:00Z"/>
                <w:rFonts w:asciiTheme="minorHAnsi" w:hAnsiTheme="minorHAnsi"/>
                <w:sz w:val="18"/>
                <w:szCs w:val="18"/>
              </w:rPr>
            </w:pPr>
          </w:p>
        </w:tc>
        <w:tc>
          <w:tcPr>
            <w:tcW w:w="4737" w:type="dxa"/>
            <w:tcPrChange w:id="1466" w:author="Alhabibi, Haider@Energy" w:date="2022-03-24T15:06:00Z">
              <w:tcPr>
                <w:tcW w:w="5403" w:type="dxa"/>
              </w:tcPr>
            </w:tcPrChange>
          </w:tcPr>
          <w:p w14:paraId="6714507D" w14:textId="0E32329B" w:rsidR="00E87CC6" w:rsidRDefault="00E87CC6">
            <w:pPr>
              <w:rPr>
                <w:rFonts w:asciiTheme="minorHAnsi" w:hAnsiTheme="minorHAnsi"/>
                <w:sz w:val="18"/>
                <w:szCs w:val="18"/>
              </w:rPr>
            </w:pPr>
            <w:r>
              <w:rPr>
                <w:rFonts w:asciiTheme="minorHAnsi" w:hAnsiTheme="minorHAnsi"/>
                <w:sz w:val="18"/>
                <w:szCs w:val="18"/>
              </w:rPr>
              <w:t>&lt;&lt;If D01 = N/A, then result = “N/A</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160C074" w14:textId="77777777" w:rsidR="00E87CC6" w:rsidRDefault="00E87CC6">
            <w:pPr>
              <w:rPr>
                <w:rFonts w:asciiTheme="minorHAnsi" w:hAnsiTheme="minorHAnsi"/>
                <w:sz w:val="18"/>
                <w:szCs w:val="18"/>
              </w:rPr>
            </w:pPr>
          </w:p>
          <w:p w14:paraId="153774AF" w14:textId="0F202F75" w:rsidR="00E87CC6" w:rsidRDefault="00E87CC6">
            <w:pPr>
              <w:rPr>
                <w:ins w:id="1467" w:author="Moua, Cheng@Energy" w:date="2022-01-20T16:01:00Z"/>
                <w:rFonts w:asciiTheme="minorHAnsi" w:hAnsiTheme="minorHAnsi"/>
                <w:sz w:val="18"/>
                <w:szCs w:val="18"/>
              </w:rPr>
            </w:pPr>
            <w:r>
              <w:rPr>
                <w:rFonts w:asciiTheme="minorHAnsi" w:hAnsiTheme="minorHAnsi"/>
                <w:sz w:val="18"/>
                <w:szCs w:val="18"/>
              </w:rPr>
              <w:t xml:space="preserve">Else if D01 </w:t>
            </w:r>
            <w:r>
              <w:rPr>
                <w:rFonts w:asciiTheme="minorHAnsi" w:hAnsiTheme="minorHAnsi" w:cstheme="minorHAnsi"/>
                <w:sz w:val="18"/>
                <w:szCs w:val="18"/>
              </w:rPr>
              <w:t>≥</w:t>
            </w:r>
            <w:r>
              <w:rPr>
                <w:rFonts w:asciiTheme="minorHAnsi" w:hAnsiTheme="minorHAnsi"/>
                <w:sz w:val="18"/>
                <w:szCs w:val="18"/>
              </w:rPr>
              <w:t xml:space="preserve"> D02 then result = “Complies”, else result = “Does Not Comply”</w:t>
            </w:r>
          </w:p>
        </w:tc>
      </w:tr>
    </w:tbl>
    <w:p w14:paraId="3D8AF59D" w14:textId="5C06F020" w:rsidR="00652777" w:rsidRDefault="00652777" w:rsidP="004B6E84">
      <w:pPr>
        <w:rPr>
          <w:ins w:id="1468" w:author="Moua, Cheng@Energy" w:date="2022-01-20T15:55:00Z"/>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2790"/>
        <w:gridCol w:w="2785"/>
      </w:tblGrid>
      <w:tr w:rsidR="00D25826" w14:paraId="47E28BB3" w14:textId="77777777" w:rsidTr="00855975">
        <w:trPr>
          <w:ins w:id="1469" w:author="Moua, Cheng@Energy" w:date="2022-01-20T15:55:00Z"/>
        </w:trPr>
        <w:tc>
          <w:tcPr>
            <w:tcW w:w="10790" w:type="dxa"/>
            <w:gridSpan w:val="4"/>
          </w:tcPr>
          <w:p w14:paraId="01B0CAF5" w14:textId="44352EE5" w:rsidR="00D25826" w:rsidRDefault="00D25826" w:rsidP="00855975">
            <w:pPr>
              <w:rPr>
                <w:ins w:id="1470" w:author="Moua, Cheng@Energy" w:date="2022-01-20T18:59:00Z"/>
                <w:rFonts w:asciiTheme="minorHAnsi" w:hAnsiTheme="minorHAnsi"/>
                <w:b/>
                <w:szCs w:val="18"/>
              </w:rPr>
            </w:pPr>
            <w:ins w:id="1471" w:author="Moua, Cheng@Energy" w:date="2022-01-20T15:55:00Z">
              <w:del w:id="1472" w:author="Alhabibi, Haider@Energy" w:date="2022-03-08T13:14:00Z">
                <w:r w:rsidDel="009D125C">
                  <w:rPr>
                    <w:rFonts w:asciiTheme="minorHAnsi" w:hAnsiTheme="minorHAnsi"/>
                    <w:b/>
                    <w:szCs w:val="18"/>
                  </w:rPr>
                  <w:delText>E</w:delText>
                </w:r>
              </w:del>
            </w:ins>
            <w:ins w:id="1473" w:author="Alhabibi, Haider@Energy" w:date="2022-03-08T13:14:00Z">
              <w:r w:rsidR="009D7EDF">
                <w:rPr>
                  <w:rFonts w:asciiTheme="minorHAnsi" w:hAnsiTheme="minorHAnsi"/>
                  <w:b/>
                  <w:szCs w:val="18"/>
                </w:rPr>
                <w:t>D2</w:t>
              </w:r>
            </w:ins>
            <w:ins w:id="1474" w:author="Moua, Cheng@Energy" w:date="2022-01-20T15:55:00Z">
              <w:r w:rsidRPr="006A6F35">
                <w:rPr>
                  <w:rFonts w:asciiTheme="minorHAnsi" w:hAnsiTheme="minorHAnsi"/>
                  <w:b/>
                  <w:szCs w:val="18"/>
                </w:rPr>
                <w:t xml:space="preserve">. </w:t>
              </w:r>
              <w:r>
                <w:rPr>
                  <w:rFonts w:asciiTheme="minorHAnsi" w:hAnsiTheme="minorHAnsi"/>
                  <w:b/>
                  <w:szCs w:val="18"/>
                </w:rPr>
                <w:t xml:space="preserve">Kitchen Range Hood Capture Efficiency Option </w:t>
              </w:r>
            </w:ins>
          </w:p>
          <w:p w14:paraId="1906505F" w14:textId="60AAF355" w:rsidR="0091686A" w:rsidDel="00F54DEC" w:rsidRDefault="0091686A" w:rsidP="00855975">
            <w:pPr>
              <w:rPr>
                <w:ins w:id="1475" w:author="Moua, Cheng@Energy" w:date="2022-01-20T19:00:00Z"/>
                <w:del w:id="1476" w:author="Shewmaker, Michael@Energy" w:date="2022-02-02T14:28:00Z"/>
                <w:rFonts w:asciiTheme="minorHAnsi" w:eastAsia="Cambria" w:hAnsiTheme="minorHAnsi"/>
                <w:i/>
                <w:iCs/>
                <w:sz w:val="16"/>
                <w:szCs w:val="16"/>
              </w:rPr>
            </w:pPr>
            <w:ins w:id="1477" w:author="Moua, Cheng@Energy" w:date="2022-01-20T18:59:00Z">
              <w:del w:id="1478" w:author="Shewmaker, Michael@Energy" w:date="2022-02-02T14:28:00Z">
                <w:r w:rsidDel="00F54DEC">
                  <w:rPr>
                    <w:rFonts w:asciiTheme="minorHAnsi" w:hAnsiTheme="minorHAnsi"/>
                    <w:bCs/>
                    <w:i/>
                    <w:iCs/>
                    <w:sz w:val="16"/>
                    <w:szCs w:val="16"/>
                  </w:rPr>
                  <w:delText xml:space="preserve">     </w:delText>
                </w:r>
                <w:r w:rsidRPr="00247E14" w:rsidDel="00F54DEC">
                  <w:rPr>
                    <w:rFonts w:asciiTheme="minorHAnsi" w:hAnsiTheme="minorHAnsi"/>
                    <w:bCs/>
                    <w:i/>
                    <w:iCs/>
                    <w:sz w:val="16"/>
                    <w:szCs w:val="16"/>
                  </w:rPr>
                  <w:delText>Note: Must select “</w:delText>
                </w:r>
              </w:del>
            </w:ins>
            <w:ins w:id="1479" w:author="Moua, Cheng@Energy" w:date="2022-01-20T19:12:00Z">
              <w:del w:id="1480" w:author="Shewmaker, Michael@Energy" w:date="2022-02-02T14:28:00Z">
                <w:r w:rsidR="00E610D3" w:rsidDel="00F54DEC">
                  <w:rPr>
                    <w:rFonts w:asciiTheme="minorHAnsi" w:hAnsiTheme="minorHAnsi"/>
                    <w:bCs/>
                    <w:i/>
                    <w:iCs/>
                    <w:sz w:val="16"/>
                    <w:szCs w:val="16"/>
                  </w:rPr>
                  <w:delText>Capture Efficiency</w:delText>
                </w:r>
              </w:del>
            </w:ins>
            <w:ins w:id="1481" w:author="Moua, Cheng@Energy" w:date="2022-01-20T18:59:00Z">
              <w:del w:id="1482" w:author="Shewmaker, Michael@Energy" w:date="2022-02-02T14:28:00Z">
                <w:r w:rsidRPr="00247E14" w:rsidDel="00F54DEC">
                  <w:rPr>
                    <w:rFonts w:asciiTheme="minorHAnsi" w:eastAsia="Cambria" w:hAnsiTheme="minorHAnsi"/>
                    <w:i/>
                    <w:iCs/>
                    <w:sz w:val="16"/>
                    <w:szCs w:val="16"/>
                  </w:rPr>
                  <w:delText xml:space="preserve"> – See Table E” in field C09.</w:delText>
                </w:r>
              </w:del>
            </w:ins>
          </w:p>
          <w:p w14:paraId="1019C68B" w14:textId="4ADA079E" w:rsidR="00A23CB2" w:rsidRPr="00A23CB2" w:rsidRDefault="00A23CB2" w:rsidP="00855975">
            <w:pPr>
              <w:rPr>
                <w:ins w:id="1483" w:author="Moua, Cheng@Energy" w:date="2022-01-20T15:55:00Z"/>
                <w:rFonts w:asciiTheme="minorHAnsi" w:hAnsiTheme="minorHAnsi"/>
                <w:bCs/>
                <w:szCs w:val="18"/>
                <w:rPrChange w:id="1484" w:author="Moua, Cheng@Energy" w:date="2022-01-20T19:00:00Z">
                  <w:rPr>
                    <w:ins w:id="1485" w:author="Moua, Cheng@Energy" w:date="2022-01-20T15:55:00Z"/>
                    <w:rFonts w:asciiTheme="minorHAnsi" w:hAnsiTheme="minorHAnsi"/>
                    <w:b/>
                    <w:szCs w:val="18"/>
                  </w:rPr>
                </w:rPrChange>
              </w:rPr>
            </w:pPr>
            <w:ins w:id="1486" w:author="Moua, Cheng@Energy" w:date="2022-01-20T19:00:00Z">
              <w:r>
                <w:rPr>
                  <w:rFonts w:asciiTheme="minorHAnsi" w:hAnsiTheme="minorHAnsi"/>
                  <w:bCs/>
                  <w:szCs w:val="18"/>
                </w:rPr>
                <w:t>&lt;&lt;</w:t>
              </w:r>
              <w:del w:id="1487" w:author="Shewmaker, Michael@Energy" w:date="2022-01-26T15:52:00Z">
                <w:r w:rsidR="00F12303" w:rsidDel="002F38B7">
                  <w:rPr>
                    <w:rFonts w:asciiTheme="minorHAnsi" w:hAnsiTheme="minorHAnsi"/>
                    <w:bCs/>
                    <w:szCs w:val="18"/>
                  </w:rPr>
                  <w:delText xml:space="preserve">Allow field entries </w:delText>
                </w:r>
              </w:del>
            </w:ins>
            <w:ins w:id="1488" w:author="Moua, Cheng@Energy" w:date="2022-01-20T19:01:00Z">
              <w:del w:id="1489" w:author="Shewmaker, Michael@Energy" w:date="2022-01-26T15:52:00Z">
                <w:r w:rsidR="00F12303" w:rsidDel="002F38B7">
                  <w:rPr>
                    <w:rFonts w:asciiTheme="minorHAnsi" w:hAnsiTheme="minorHAnsi"/>
                    <w:bCs/>
                    <w:szCs w:val="18"/>
                  </w:rPr>
                  <w:delText>only</w:delText>
                </w:r>
              </w:del>
              <w:r w:rsidR="00F12303">
                <w:rPr>
                  <w:rFonts w:asciiTheme="minorHAnsi" w:hAnsiTheme="minorHAnsi"/>
                  <w:bCs/>
                  <w:szCs w:val="18"/>
                </w:rPr>
                <w:t xml:space="preserve"> </w:t>
              </w:r>
              <w:r w:rsidR="008A43E8">
                <w:rPr>
                  <w:rFonts w:asciiTheme="minorHAnsi" w:hAnsiTheme="minorHAnsi"/>
                  <w:bCs/>
                  <w:szCs w:val="18"/>
                </w:rPr>
                <w:t xml:space="preserve">if </w:t>
              </w:r>
              <w:r w:rsidR="009B6204">
                <w:rPr>
                  <w:rFonts w:asciiTheme="minorHAnsi" w:hAnsiTheme="minorHAnsi"/>
                  <w:bCs/>
                  <w:szCs w:val="18"/>
                </w:rPr>
                <w:t>C09</w:t>
              </w:r>
            </w:ins>
            <w:ins w:id="1490" w:author="Shewmaker, Michael@Energy" w:date="2022-02-01T13:48:00Z">
              <w:r w:rsidR="00B320B3">
                <w:rPr>
                  <w:rFonts w:asciiTheme="minorHAnsi" w:hAnsiTheme="minorHAnsi"/>
                  <w:bCs/>
                  <w:szCs w:val="18"/>
                </w:rPr>
                <w:t>a</w:t>
              </w:r>
            </w:ins>
            <w:ins w:id="1491" w:author="Moua, Cheng@Energy" w:date="2022-01-20T19:01:00Z">
              <w:r w:rsidR="009B6204">
                <w:rPr>
                  <w:rFonts w:asciiTheme="minorHAnsi" w:hAnsiTheme="minorHAnsi"/>
                  <w:bCs/>
                  <w:szCs w:val="18"/>
                </w:rPr>
                <w:t xml:space="preserve"> = </w:t>
              </w:r>
            </w:ins>
            <w:ins w:id="1492" w:author="Moua, Cheng@Energy" w:date="2022-01-20T19:14:00Z">
              <w:r w:rsidR="006C559F">
                <w:rPr>
                  <w:rFonts w:asciiTheme="minorHAnsi" w:hAnsiTheme="minorHAnsi"/>
                  <w:bCs/>
                  <w:szCs w:val="18"/>
                </w:rPr>
                <w:t>Capture Efficiency</w:t>
              </w:r>
              <w:del w:id="1493" w:author="Shewmaker, Michael@Energy" w:date="2022-02-01T13:48:00Z">
                <w:r w:rsidR="006C559F" w:rsidDel="00B320B3">
                  <w:rPr>
                    <w:rFonts w:asciiTheme="minorHAnsi" w:hAnsiTheme="minorHAnsi"/>
                    <w:bCs/>
                    <w:szCs w:val="18"/>
                  </w:rPr>
                  <w:delText xml:space="preserve"> </w:delText>
                </w:r>
              </w:del>
            </w:ins>
            <w:ins w:id="1494" w:author="Moua, Cheng@Energy" w:date="2022-01-20T19:02:00Z">
              <w:del w:id="1495" w:author="Shewmaker, Michael@Energy" w:date="2022-02-01T13:48:00Z">
                <w:r w:rsidR="009B6204" w:rsidRPr="009B6204" w:rsidDel="00B320B3">
                  <w:rPr>
                    <w:rFonts w:asciiTheme="minorHAnsi" w:eastAsia="Cambria" w:hAnsiTheme="minorHAnsi"/>
                    <w:rPrChange w:id="1496" w:author="Moua, Cheng@Energy" w:date="2022-01-20T19:02:00Z">
                      <w:rPr>
                        <w:rFonts w:asciiTheme="minorHAnsi" w:eastAsia="Cambria" w:hAnsiTheme="minorHAnsi"/>
                        <w:sz w:val="18"/>
                        <w:szCs w:val="18"/>
                      </w:rPr>
                    </w:rPrChange>
                  </w:rPr>
                  <w:delText>– See Table E</w:delText>
                </w:r>
              </w:del>
              <w:r w:rsidR="005A442E">
                <w:rPr>
                  <w:rFonts w:asciiTheme="minorHAnsi" w:eastAsia="Cambria" w:hAnsiTheme="minorHAnsi"/>
                </w:rPr>
                <w:t xml:space="preserve">, </w:t>
              </w:r>
            </w:ins>
            <w:ins w:id="1497" w:author="Shewmaker, Michael@Energy" w:date="2022-01-26T15:52:00Z">
              <w:r w:rsidR="002F38B7">
                <w:rPr>
                  <w:rFonts w:asciiTheme="minorHAnsi" w:eastAsia="Cambria" w:hAnsiTheme="minorHAnsi"/>
                </w:rPr>
                <w:t>then display table; else display section header and standard “this section does not apply</w:t>
              </w:r>
              <w:r w:rsidR="003C7C16">
                <w:rPr>
                  <w:rFonts w:asciiTheme="minorHAnsi" w:eastAsia="Cambria" w:hAnsiTheme="minorHAnsi"/>
                </w:rPr>
                <w:t>” message</w:t>
              </w:r>
            </w:ins>
            <w:ins w:id="1498" w:author="Moua, Cheng@Energy" w:date="2022-01-20T19:02:00Z">
              <w:del w:id="1499" w:author="Shewmaker, Michael@Energy" w:date="2022-01-26T15:52:00Z">
                <w:r w:rsidR="005A442E" w:rsidDel="003C7C16">
                  <w:rPr>
                    <w:rFonts w:asciiTheme="minorHAnsi" w:eastAsia="Cambria" w:hAnsiTheme="minorHAnsi"/>
                  </w:rPr>
                  <w:delText>else</w:delText>
                </w:r>
                <w:r w:rsidR="00D81EB8" w:rsidDel="003C7C16">
                  <w:rPr>
                    <w:rFonts w:asciiTheme="minorHAnsi" w:eastAsia="Cambria" w:hAnsiTheme="minorHAnsi"/>
                  </w:rPr>
                  <w:delText xml:space="preserve"> </w:delText>
                </w:r>
              </w:del>
            </w:ins>
            <w:ins w:id="1500" w:author="Moua, Cheng@Energy" w:date="2022-01-20T19:03:00Z">
              <w:del w:id="1501" w:author="Shewmaker, Michael@Energy" w:date="2022-01-26T15:52:00Z">
                <w:r w:rsidR="00D81EB8" w:rsidDel="003C7C16">
                  <w:rPr>
                    <w:rFonts w:asciiTheme="minorHAnsi" w:eastAsia="Cambria" w:hAnsiTheme="minorHAnsi"/>
                  </w:rPr>
                  <w:delText>all field entries = “N/A”</w:delText>
                </w:r>
              </w:del>
              <w:r w:rsidR="00D81EB8">
                <w:rPr>
                  <w:rFonts w:asciiTheme="minorHAnsi" w:eastAsia="Cambria" w:hAnsiTheme="minorHAnsi"/>
                </w:rPr>
                <w:t>&gt;&gt;</w:t>
              </w:r>
            </w:ins>
          </w:p>
        </w:tc>
      </w:tr>
      <w:tr w:rsidR="00D25826" w14:paraId="24BBD365" w14:textId="77777777" w:rsidTr="00855975">
        <w:trPr>
          <w:ins w:id="1502" w:author="Moua, Cheng@Energy" w:date="2022-01-20T15:55:00Z"/>
        </w:trPr>
        <w:tc>
          <w:tcPr>
            <w:tcW w:w="542" w:type="dxa"/>
            <w:vAlign w:val="center"/>
          </w:tcPr>
          <w:p w14:paraId="59163DA0" w14:textId="77777777" w:rsidR="00D25826" w:rsidRDefault="00D25826" w:rsidP="00855975">
            <w:pPr>
              <w:jc w:val="center"/>
              <w:rPr>
                <w:ins w:id="1503" w:author="Moua, Cheng@Energy" w:date="2022-01-20T15:55:00Z"/>
                <w:rFonts w:asciiTheme="minorHAnsi" w:hAnsiTheme="minorHAnsi"/>
                <w:sz w:val="18"/>
                <w:szCs w:val="18"/>
              </w:rPr>
            </w:pPr>
            <w:ins w:id="1504" w:author="Moua, Cheng@Energy" w:date="2022-01-20T15:55:00Z">
              <w:r>
                <w:rPr>
                  <w:rFonts w:asciiTheme="minorHAnsi" w:hAnsiTheme="minorHAnsi"/>
                  <w:sz w:val="18"/>
                  <w:szCs w:val="18"/>
                </w:rPr>
                <w:t>01</w:t>
              </w:r>
            </w:ins>
          </w:p>
        </w:tc>
        <w:tc>
          <w:tcPr>
            <w:tcW w:w="4673" w:type="dxa"/>
            <w:vAlign w:val="center"/>
          </w:tcPr>
          <w:p w14:paraId="4546F6AC" w14:textId="77777777" w:rsidR="00D25826" w:rsidRDefault="00D25826" w:rsidP="00855975">
            <w:pPr>
              <w:rPr>
                <w:ins w:id="1505" w:author="Moua, Cheng@Energy" w:date="2022-01-20T15:55:00Z"/>
                <w:rFonts w:asciiTheme="minorHAnsi" w:hAnsiTheme="minorHAnsi"/>
                <w:sz w:val="18"/>
                <w:szCs w:val="18"/>
              </w:rPr>
            </w:pPr>
            <w:ins w:id="1506" w:author="Moua, Cheng@Energy" w:date="2022-01-20T15:55:00Z">
              <w:r>
                <w:rPr>
                  <w:rFonts w:asciiTheme="minorHAnsi" w:hAnsiTheme="minorHAnsi"/>
                  <w:sz w:val="18"/>
                  <w:szCs w:val="18"/>
                </w:rPr>
                <w:t>Manufacturer Name</w:t>
              </w:r>
            </w:ins>
          </w:p>
        </w:tc>
        <w:tc>
          <w:tcPr>
            <w:tcW w:w="2790" w:type="dxa"/>
          </w:tcPr>
          <w:p w14:paraId="4E71EC44" w14:textId="3E1BD5A2" w:rsidR="00D25826" w:rsidRDefault="00DF13FD" w:rsidP="00855975">
            <w:pPr>
              <w:rPr>
                <w:ins w:id="1507" w:author="Moua, Cheng@Energy" w:date="2022-01-20T15:55:00Z"/>
                <w:rFonts w:asciiTheme="minorHAnsi" w:hAnsiTheme="minorHAnsi"/>
                <w:sz w:val="18"/>
                <w:szCs w:val="18"/>
              </w:rPr>
            </w:pPr>
            <w:ins w:id="1508" w:author="Moua, Cheng@Energy" w:date="2022-01-20T18:13:00Z">
              <w:r>
                <w:rPr>
                  <w:rFonts w:asciiTheme="minorHAnsi" w:hAnsiTheme="minorHAnsi"/>
                  <w:sz w:val="18"/>
                  <w:szCs w:val="18"/>
                </w:rPr>
                <w:t>&lt;&lt;User Entered Value up to 50 characters&gt;&gt;</w:t>
              </w:r>
            </w:ins>
          </w:p>
        </w:tc>
        <w:tc>
          <w:tcPr>
            <w:tcW w:w="2785" w:type="dxa"/>
          </w:tcPr>
          <w:p w14:paraId="0381C6FF" w14:textId="53DB065B" w:rsidR="00D25826" w:rsidRDefault="00D87909" w:rsidP="00855975">
            <w:pPr>
              <w:rPr>
                <w:ins w:id="1509" w:author="Moua, Cheng@Energy" w:date="2022-01-20T15:55:00Z"/>
                <w:rFonts w:asciiTheme="minorHAnsi" w:hAnsiTheme="minorHAnsi"/>
                <w:sz w:val="18"/>
                <w:szCs w:val="18"/>
              </w:rPr>
            </w:pPr>
            <w:ins w:id="1510" w:author="Moua, Cheng@Energy" w:date="2022-01-20T19:47:00Z">
              <w:r>
                <w:rPr>
                  <w:rFonts w:asciiTheme="minorHAnsi" w:hAnsiTheme="minorHAnsi"/>
                  <w:sz w:val="18"/>
                  <w:szCs w:val="18"/>
                </w:rPr>
                <w:t>*</w:t>
              </w:r>
            </w:ins>
          </w:p>
        </w:tc>
      </w:tr>
      <w:tr w:rsidR="00D25826" w14:paraId="4183DCBF" w14:textId="77777777" w:rsidTr="00855975">
        <w:trPr>
          <w:ins w:id="1511" w:author="Moua, Cheng@Energy" w:date="2022-01-20T15:55:00Z"/>
        </w:trPr>
        <w:tc>
          <w:tcPr>
            <w:tcW w:w="542" w:type="dxa"/>
            <w:vAlign w:val="center"/>
          </w:tcPr>
          <w:p w14:paraId="54A98A5B" w14:textId="77777777" w:rsidR="00D25826" w:rsidRDefault="00D25826" w:rsidP="00855975">
            <w:pPr>
              <w:jc w:val="center"/>
              <w:rPr>
                <w:ins w:id="1512" w:author="Moua, Cheng@Energy" w:date="2022-01-20T15:55:00Z"/>
                <w:rFonts w:asciiTheme="minorHAnsi" w:hAnsiTheme="minorHAnsi"/>
                <w:sz w:val="18"/>
                <w:szCs w:val="18"/>
              </w:rPr>
            </w:pPr>
            <w:ins w:id="1513" w:author="Moua, Cheng@Energy" w:date="2022-01-20T15:55:00Z">
              <w:r>
                <w:rPr>
                  <w:rFonts w:asciiTheme="minorHAnsi" w:hAnsiTheme="minorHAnsi"/>
                  <w:sz w:val="18"/>
                  <w:szCs w:val="18"/>
                </w:rPr>
                <w:t>02</w:t>
              </w:r>
            </w:ins>
          </w:p>
        </w:tc>
        <w:tc>
          <w:tcPr>
            <w:tcW w:w="4673" w:type="dxa"/>
            <w:vAlign w:val="center"/>
          </w:tcPr>
          <w:p w14:paraId="072D9589" w14:textId="77777777" w:rsidR="00D25826" w:rsidRDefault="00D25826" w:rsidP="00855975">
            <w:pPr>
              <w:rPr>
                <w:ins w:id="1514" w:author="Moua, Cheng@Energy" w:date="2022-01-20T15:55:00Z"/>
                <w:rFonts w:asciiTheme="minorHAnsi" w:hAnsiTheme="minorHAnsi"/>
                <w:sz w:val="18"/>
                <w:szCs w:val="18"/>
              </w:rPr>
            </w:pPr>
            <w:ins w:id="1515" w:author="Moua, Cheng@Energy" w:date="2022-01-20T15:55:00Z">
              <w:r>
                <w:rPr>
                  <w:rFonts w:asciiTheme="minorHAnsi" w:hAnsiTheme="minorHAnsi"/>
                  <w:sz w:val="18"/>
                  <w:szCs w:val="18"/>
                </w:rPr>
                <w:t>CEC-Approved Directory Listed Model Number</w:t>
              </w:r>
            </w:ins>
          </w:p>
        </w:tc>
        <w:tc>
          <w:tcPr>
            <w:tcW w:w="2790" w:type="dxa"/>
          </w:tcPr>
          <w:p w14:paraId="7ACE5F64" w14:textId="496AE999" w:rsidR="00D25826" w:rsidRDefault="00DF13FD" w:rsidP="00855975">
            <w:pPr>
              <w:rPr>
                <w:ins w:id="1516" w:author="Moua, Cheng@Energy" w:date="2022-01-20T15:55:00Z"/>
                <w:rFonts w:asciiTheme="minorHAnsi" w:hAnsiTheme="minorHAnsi"/>
                <w:sz w:val="18"/>
                <w:szCs w:val="18"/>
              </w:rPr>
            </w:pPr>
            <w:ins w:id="1517" w:author="Moua, Cheng@Energy" w:date="2022-01-20T18:14:00Z">
              <w:r>
                <w:rPr>
                  <w:rFonts w:asciiTheme="minorHAnsi" w:hAnsiTheme="minorHAnsi"/>
                  <w:sz w:val="18"/>
                  <w:szCs w:val="18"/>
                </w:rPr>
                <w:t>&lt;&lt;User Entered Value up to 50 characters&gt;&gt;</w:t>
              </w:r>
            </w:ins>
          </w:p>
        </w:tc>
        <w:tc>
          <w:tcPr>
            <w:tcW w:w="2785" w:type="dxa"/>
          </w:tcPr>
          <w:p w14:paraId="5A2E6920" w14:textId="741775D8" w:rsidR="00D25826" w:rsidRDefault="00D25826" w:rsidP="00855975">
            <w:pPr>
              <w:rPr>
                <w:ins w:id="1518" w:author="Moua, Cheng@Energy" w:date="2022-01-20T15:55:00Z"/>
                <w:rFonts w:asciiTheme="minorHAnsi" w:hAnsiTheme="minorHAnsi"/>
                <w:sz w:val="18"/>
                <w:szCs w:val="18"/>
              </w:rPr>
            </w:pPr>
          </w:p>
        </w:tc>
      </w:tr>
      <w:tr w:rsidR="00D25826" w14:paraId="10ADF83D" w14:textId="77777777" w:rsidTr="00855975">
        <w:trPr>
          <w:ins w:id="1519" w:author="Moua, Cheng@Energy" w:date="2022-01-20T15:55:00Z"/>
        </w:trPr>
        <w:tc>
          <w:tcPr>
            <w:tcW w:w="542" w:type="dxa"/>
            <w:vAlign w:val="center"/>
          </w:tcPr>
          <w:p w14:paraId="7AB86958" w14:textId="77777777" w:rsidR="00D25826" w:rsidRDefault="00D25826" w:rsidP="00855975">
            <w:pPr>
              <w:jc w:val="center"/>
              <w:rPr>
                <w:ins w:id="1520" w:author="Moua, Cheng@Energy" w:date="2022-01-20T15:55:00Z"/>
                <w:rFonts w:asciiTheme="minorHAnsi" w:hAnsiTheme="minorHAnsi"/>
                <w:sz w:val="18"/>
                <w:szCs w:val="18"/>
              </w:rPr>
            </w:pPr>
            <w:ins w:id="1521" w:author="Moua, Cheng@Energy" w:date="2022-01-20T15:55:00Z">
              <w:r>
                <w:rPr>
                  <w:rFonts w:asciiTheme="minorHAnsi" w:hAnsiTheme="minorHAnsi"/>
                  <w:sz w:val="18"/>
                  <w:szCs w:val="18"/>
                </w:rPr>
                <w:t>03</w:t>
              </w:r>
            </w:ins>
          </w:p>
        </w:tc>
        <w:tc>
          <w:tcPr>
            <w:tcW w:w="4673" w:type="dxa"/>
            <w:vAlign w:val="center"/>
          </w:tcPr>
          <w:p w14:paraId="0FAE4CA2" w14:textId="7EE1BAF5" w:rsidR="00D25826" w:rsidRDefault="00D25826" w:rsidP="00855975">
            <w:pPr>
              <w:rPr>
                <w:ins w:id="1522" w:author="Moua, Cheng@Energy" w:date="2022-01-20T15:55:00Z"/>
                <w:rFonts w:asciiTheme="minorHAnsi" w:hAnsiTheme="minorHAnsi"/>
                <w:sz w:val="18"/>
                <w:szCs w:val="18"/>
              </w:rPr>
            </w:pPr>
            <w:ins w:id="1523" w:author="Moua, Cheng@Energy" w:date="2022-01-20T15:55:00Z">
              <w:r>
                <w:rPr>
                  <w:rFonts w:asciiTheme="minorHAnsi" w:hAnsiTheme="minorHAnsi"/>
                  <w:sz w:val="18"/>
                  <w:szCs w:val="18"/>
                </w:rPr>
                <w:t>CEC-Approved Directory Listed Rated Capture Efficiency</w:t>
              </w:r>
            </w:ins>
            <w:ins w:id="1524" w:author="Moua, Cheng@Energy" w:date="2022-01-20T19:40:00Z">
              <w:r w:rsidR="00DE3B3A">
                <w:rPr>
                  <w:rFonts w:asciiTheme="minorHAnsi" w:hAnsiTheme="minorHAnsi"/>
                  <w:sz w:val="18"/>
                  <w:szCs w:val="18"/>
                </w:rPr>
                <w:t xml:space="preserve"> (%)</w:t>
              </w:r>
            </w:ins>
          </w:p>
        </w:tc>
        <w:tc>
          <w:tcPr>
            <w:tcW w:w="2790" w:type="dxa"/>
          </w:tcPr>
          <w:p w14:paraId="2CBE997A" w14:textId="38495250" w:rsidR="00D25826" w:rsidRDefault="00BC227C" w:rsidP="00855975">
            <w:pPr>
              <w:rPr>
                <w:ins w:id="1525" w:author="Moua, Cheng@Energy" w:date="2022-01-20T15:55:00Z"/>
                <w:rFonts w:asciiTheme="minorHAnsi" w:hAnsiTheme="minorHAnsi"/>
                <w:sz w:val="18"/>
                <w:szCs w:val="18"/>
              </w:rPr>
            </w:pPr>
            <w:ins w:id="1526" w:author="Moua, Cheng@Energy" w:date="2022-01-20T18:15:00Z">
              <w:r>
                <w:rPr>
                  <w:rFonts w:asciiTheme="minorHAnsi" w:hAnsiTheme="minorHAnsi"/>
                  <w:sz w:val="18"/>
                  <w:szCs w:val="18"/>
                </w:rPr>
                <w:t>&lt;&lt;User Entered Value; (</w:t>
              </w:r>
            </w:ins>
            <w:ins w:id="1527" w:author="Moua, Cheng@Energy" w:date="2022-01-20T18:17:00Z">
              <w:r w:rsidR="00923A3A">
                <w:rPr>
                  <w:rFonts w:asciiTheme="minorHAnsi" w:hAnsiTheme="minorHAnsi"/>
                  <w:sz w:val="18"/>
                  <w:szCs w:val="18"/>
                </w:rPr>
                <w:t>XX</w:t>
              </w:r>
            </w:ins>
            <w:ins w:id="1528" w:author="Moua, Cheng@Energy" w:date="2022-01-20T18:15:00Z">
              <w:r>
                <w:rPr>
                  <w:rFonts w:asciiTheme="minorHAnsi" w:hAnsiTheme="minorHAnsi"/>
                  <w:sz w:val="18"/>
                  <w:szCs w:val="18"/>
                </w:rPr>
                <w:t>.XX)&gt;&gt;</w:t>
              </w:r>
            </w:ins>
          </w:p>
        </w:tc>
        <w:tc>
          <w:tcPr>
            <w:tcW w:w="2785" w:type="dxa"/>
          </w:tcPr>
          <w:p w14:paraId="2712A0C2" w14:textId="77FFEA01" w:rsidR="00D25826" w:rsidRDefault="00D25826" w:rsidP="00855975">
            <w:pPr>
              <w:rPr>
                <w:ins w:id="1529" w:author="Moua, Cheng@Energy" w:date="2022-01-20T15:55:00Z"/>
                <w:rFonts w:asciiTheme="minorHAnsi" w:hAnsiTheme="minorHAnsi"/>
                <w:sz w:val="18"/>
                <w:szCs w:val="18"/>
              </w:rPr>
            </w:pPr>
          </w:p>
        </w:tc>
      </w:tr>
      <w:tr w:rsidR="00D25826" w14:paraId="32CF36F5" w14:textId="77777777" w:rsidTr="00855975">
        <w:trPr>
          <w:ins w:id="1530" w:author="Moua, Cheng@Energy" w:date="2022-01-20T15:55:00Z"/>
        </w:trPr>
        <w:tc>
          <w:tcPr>
            <w:tcW w:w="542" w:type="dxa"/>
            <w:vAlign w:val="center"/>
          </w:tcPr>
          <w:p w14:paraId="7D18F3C1" w14:textId="552889E4" w:rsidR="00D25826" w:rsidRDefault="00D25826" w:rsidP="00855975">
            <w:pPr>
              <w:jc w:val="center"/>
              <w:rPr>
                <w:ins w:id="1531" w:author="Moua, Cheng@Energy" w:date="2022-01-20T15:55:00Z"/>
                <w:rFonts w:asciiTheme="minorHAnsi" w:hAnsiTheme="minorHAnsi"/>
                <w:sz w:val="18"/>
                <w:szCs w:val="18"/>
              </w:rPr>
            </w:pPr>
            <w:ins w:id="1532" w:author="Moua, Cheng@Energy" w:date="2022-01-20T15:55:00Z">
              <w:r>
                <w:rPr>
                  <w:rFonts w:asciiTheme="minorHAnsi" w:hAnsiTheme="minorHAnsi"/>
                  <w:sz w:val="18"/>
                  <w:szCs w:val="18"/>
                </w:rPr>
                <w:lastRenderedPageBreak/>
                <w:t>0</w:t>
              </w:r>
            </w:ins>
            <w:ins w:id="1533" w:author="Moua, Cheng@Energy" w:date="2022-01-20T18:18:00Z">
              <w:r w:rsidR="006E6D13">
                <w:rPr>
                  <w:rFonts w:asciiTheme="minorHAnsi" w:hAnsiTheme="minorHAnsi"/>
                  <w:sz w:val="18"/>
                  <w:szCs w:val="18"/>
                </w:rPr>
                <w:t>4</w:t>
              </w:r>
            </w:ins>
          </w:p>
        </w:tc>
        <w:tc>
          <w:tcPr>
            <w:tcW w:w="4673" w:type="dxa"/>
            <w:vAlign w:val="center"/>
          </w:tcPr>
          <w:p w14:paraId="414C2AC6" w14:textId="3F919AAA" w:rsidR="00D25826" w:rsidRDefault="00D25826" w:rsidP="00855975">
            <w:pPr>
              <w:rPr>
                <w:ins w:id="1534" w:author="Moua, Cheng@Energy" w:date="2022-01-20T15:55:00Z"/>
                <w:rFonts w:asciiTheme="minorHAnsi" w:hAnsiTheme="minorHAnsi"/>
                <w:sz w:val="18"/>
                <w:szCs w:val="18"/>
              </w:rPr>
            </w:pPr>
            <w:ins w:id="1535" w:author="Moua, Cheng@Energy" w:date="2022-01-20T15:55:00Z">
              <w:r>
                <w:rPr>
                  <w:rFonts w:asciiTheme="minorHAnsi" w:hAnsiTheme="minorHAnsi"/>
                  <w:sz w:val="18"/>
                  <w:szCs w:val="18"/>
                </w:rPr>
                <w:t xml:space="preserve">Required Minimum Capture Efficiency </w:t>
              </w:r>
              <w:r w:rsidRPr="001D7763">
                <w:rPr>
                  <w:rFonts w:asciiTheme="minorHAnsi" w:hAnsiTheme="minorHAnsi"/>
                  <w:sz w:val="18"/>
                  <w:szCs w:val="18"/>
                </w:rPr>
                <w:t>(</w:t>
              </w:r>
            </w:ins>
            <w:ins w:id="1536" w:author="Moua, Cheng@Energy" w:date="2022-01-20T19:40:00Z">
              <w:r w:rsidR="00E6543F" w:rsidRPr="001D7763">
                <w:rPr>
                  <w:rFonts w:asciiTheme="minorHAnsi" w:hAnsiTheme="minorHAnsi"/>
                  <w:sz w:val="18"/>
                  <w:szCs w:val="18"/>
                  <w:rPrChange w:id="1537" w:author="Moua, Cheng@Energy" w:date="2022-01-20T19:42:00Z">
                    <w:rPr>
                      <w:rFonts w:asciiTheme="minorHAnsi" w:hAnsiTheme="minorHAnsi"/>
                      <w:i/>
                      <w:iCs/>
                      <w:sz w:val="18"/>
                      <w:szCs w:val="18"/>
                    </w:rPr>
                  </w:rPrChange>
                </w:rPr>
                <w:t>%</w:t>
              </w:r>
            </w:ins>
            <w:ins w:id="1538" w:author="Moua, Cheng@Energy" w:date="2022-01-20T15:55:00Z">
              <w:r w:rsidRPr="001D7763">
                <w:rPr>
                  <w:rFonts w:asciiTheme="minorHAnsi" w:hAnsiTheme="minorHAnsi"/>
                  <w:sz w:val="18"/>
                  <w:szCs w:val="18"/>
                </w:rPr>
                <w:t>)</w:t>
              </w:r>
            </w:ins>
          </w:p>
        </w:tc>
        <w:tc>
          <w:tcPr>
            <w:tcW w:w="2790" w:type="dxa"/>
          </w:tcPr>
          <w:p w14:paraId="46F5D114" w14:textId="442FF68D" w:rsidR="00B5125D" w:rsidRDefault="00B5125D" w:rsidP="00B5125D">
            <w:pPr>
              <w:keepNext/>
              <w:rPr>
                <w:ins w:id="1539" w:author="Moua, Cheng@Energy" w:date="2022-01-20T19:36:00Z"/>
                <w:rFonts w:asciiTheme="minorHAnsi" w:hAnsiTheme="minorHAnsi"/>
                <w:sz w:val="18"/>
                <w:szCs w:val="18"/>
              </w:rPr>
            </w:pPr>
            <w:ins w:id="1540" w:author="Moua, Cheng@Energy" w:date="2022-01-20T19:37:00Z">
              <w:r>
                <w:rPr>
                  <w:rFonts w:asciiTheme="minorHAnsi" w:hAnsiTheme="minorHAnsi"/>
                  <w:sz w:val="18"/>
                  <w:szCs w:val="18"/>
                </w:rPr>
                <w:t>&lt;&lt;</w:t>
              </w:r>
            </w:ins>
            <w:ins w:id="1541" w:author="Moua, Cheng@Energy" w:date="2022-01-20T19:36:00Z">
              <w:r>
                <w:rPr>
                  <w:rFonts w:asciiTheme="minorHAnsi" w:hAnsiTheme="minorHAnsi"/>
                  <w:sz w:val="18"/>
                  <w:szCs w:val="18"/>
                </w:rPr>
                <w:t>Result = “</w:t>
              </w:r>
            </w:ins>
            <w:ins w:id="1542" w:author="Moua, Cheng@Energy" w:date="2022-01-20T19:39:00Z">
              <w:r w:rsidR="00A93965" w:rsidRPr="00E60E62">
                <w:rPr>
                  <w:rFonts w:asciiTheme="minorHAnsi" w:hAnsiTheme="minorHAnsi"/>
                  <w:sz w:val="18"/>
                  <w:szCs w:val="18"/>
                  <w:highlight w:val="yellow"/>
                  <w:rPrChange w:id="1543" w:author="Moua, Cheng@Energy" w:date="2022-01-20T19:43:00Z">
                    <w:rPr>
                      <w:rFonts w:asciiTheme="minorHAnsi" w:hAnsiTheme="minorHAnsi"/>
                      <w:sz w:val="18"/>
                      <w:szCs w:val="18"/>
                    </w:rPr>
                  </w:rPrChange>
                </w:rPr>
                <w:t>50</w:t>
              </w:r>
            </w:ins>
            <w:ins w:id="1544" w:author="Moua, Cheng@Energy" w:date="2022-01-20T19:36:00Z">
              <w:r>
                <w:rPr>
                  <w:rFonts w:asciiTheme="minorHAnsi" w:hAnsiTheme="minorHAnsi"/>
                  <w:sz w:val="18"/>
                  <w:szCs w:val="18"/>
                </w:rPr>
                <w:t>” for A08 = Electric and A07 &gt; 1500; “</w:t>
              </w:r>
            </w:ins>
            <w:ins w:id="1545" w:author="Moua, Cheng@Energy" w:date="2022-01-20T19:39:00Z">
              <w:r w:rsidR="006D30D8" w:rsidRPr="00E60E62">
                <w:rPr>
                  <w:rFonts w:asciiTheme="minorHAnsi" w:hAnsiTheme="minorHAnsi"/>
                  <w:sz w:val="18"/>
                  <w:szCs w:val="18"/>
                  <w:highlight w:val="yellow"/>
                  <w:rPrChange w:id="1546" w:author="Moua, Cheng@Energy" w:date="2022-01-20T19:44:00Z">
                    <w:rPr>
                      <w:rFonts w:asciiTheme="minorHAnsi" w:hAnsiTheme="minorHAnsi"/>
                      <w:sz w:val="18"/>
                      <w:szCs w:val="18"/>
                    </w:rPr>
                  </w:rPrChange>
                </w:rPr>
                <w:t>50</w:t>
              </w:r>
            </w:ins>
            <w:ins w:id="1547" w:author="Moua, Cheng@Energy" w:date="2022-01-20T19:36:00Z">
              <w:r>
                <w:rPr>
                  <w:rFonts w:asciiTheme="minorHAnsi" w:hAnsiTheme="minorHAnsi"/>
                  <w:sz w:val="18"/>
                  <w:szCs w:val="18"/>
                </w:rPr>
                <w:t>” for A08 = Electric and A07 is 1000 – 1500; “</w:t>
              </w:r>
            </w:ins>
            <w:ins w:id="1548" w:author="Moua, Cheng@Energy" w:date="2022-01-20T19:42:00Z">
              <w:r w:rsidR="007E30A2" w:rsidRPr="00E60E62">
                <w:rPr>
                  <w:rFonts w:asciiTheme="minorHAnsi" w:hAnsiTheme="minorHAnsi"/>
                  <w:sz w:val="18"/>
                  <w:szCs w:val="18"/>
                  <w:highlight w:val="yellow"/>
                  <w:rPrChange w:id="1549" w:author="Moua, Cheng@Energy" w:date="2022-01-20T19:44:00Z">
                    <w:rPr>
                      <w:rFonts w:asciiTheme="minorHAnsi" w:hAnsiTheme="minorHAnsi"/>
                      <w:sz w:val="18"/>
                      <w:szCs w:val="18"/>
                    </w:rPr>
                  </w:rPrChange>
                </w:rPr>
                <w:t>55</w:t>
              </w:r>
            </w:ins>
            <w:ins w:id="1550" w:author="Moua, Cheng@Energy" w:date="2022-01-20T19:36:00Z">
              <w:r>
                <w:rPr>
                  <w:rFonts w:asciiTheme="minorHAnsi" w:hAnsiTheme="minorHAnsi"/>
                  <w:sz w:val="18"/>
                  <w:szCs w:val="18"/>
                </w:rPr>
                <w:t>” for A08 = Electric and A07 is 750 – 1000; “</w:t>
              </w:r>
            </w:ins>
            <w:ins w:id="1551" w:author="Moua, Cheng@Energy" w:date="2022-01-20T19:43:00Z">
              <w:r w:rsidR="00461627" w:rsidRPr="00E60E62">
                <w:rPr>
                  <w:rFonts w:asciiTheme="minorHAnsi" w:hAnsiTheme="minorHAnsi"/>
                  <w:sz w:val="18"/>
                  <w:szCs w:val="18"/>
                  <w:highlight w:val="yellow"/>
                  <w:rPrChange w:id="1552" w:author="Moua, Cheng@Energy" w:date="2022-01-20T19:44:00Z">
                    <w:rPr>
                      <w:rFonts w:asciiTheme="minorHAnsi" w:hAnsiTheme="minorHAnsi"/>
                      <w:sz w:val="18"/>
                      <w:szCs w:val="18"/>
                    </w:rPr>
                  </w:rPrChange>
                </w:rPr>
                <w:t>65</w:t>
              </w:r>
            </w:ins>
            <w:ins w:id="1553" w:author="Moua, Cheng@Energy" w:date="2022-01-20T19:36:00Z">
              <w:r>
                <w:rPr>
                  <w:rFonts w:asciiTheme="minorHAnsi" w:hAnsiTheme="minorHAnsi"/>
                  <w:sz w:val="18"/>
                  <w:szCs w:val="18"/>
                </w:rPr>
                <w:t>” for A08 = Electric and A07 &lt; 750; “</w:t>
              </w:r>
            </w:ins>
            <w:ins w:id="1554" w:author="Moua, Cheng@Energy" w:date="2022-01-20T19:44:00Z">
              <w:r w:rsidR="00C20FDC" w:rsidRPr="00C20FDC">
                <w:rPr>
                  <w:rFonts w:asciiTheme="minorHAnsi" w:hAnsiTheme="minorHAnsi"/>
                  <w:sz w:val="18"/>
                  <w:szCs w:val="18"/>
                  <w:highlight w:val="yellow"/>
                  <w:rPrChange w:id="1555" w:author="Moua, Cheng@Energy" w:date="2022-01-20T19:44:00Z">
                    <w:rPr>
                      <w:rFonts w:asciiTheme="minorHAnsi" w:hAnsiTheme="minorHAnsi"/>
                      <w:sz w:val="18"/>
                      <w:szCs w:val="18"/>
                    </w:rPr>
                  </w:rPrChange>
                </w:rPr>
                <w:t>70</w:t>
              </w:r>
            </w:ins>
            <w:ins w:id="1556" w:author="Moua, Cheng@Energy" w:date="2022-01-20T19:36:00Z">
              <w:r>
                <w:rPr>
                  <w:rFonts w:asciiTheme="minorHAnsi" w:hAnsiTheme="minorHAnsi"/>
                  <w:sz w:val="18"/>
                  <w:szCs w:val="18"/>
                </w:rPr>
                <w:t>” for A08 = Natural Gas and A07 &gt; 1500; “</w:t>
              </w:r>
            </w:ins>
            <w:ins w:id="1557" w:author="Moua, Cheng@Energy" w:date="2022-01-20T19:45:00Z">
              <w:r w:rsidR="00325879" w:rsidRPr="00325879">
                <w:rPr>
                  <w:rFonts w:asciiTheme="minorHAnsi" w:hAnsiTheme="minorHAnsi"/>
                  <w:sz w:val="18"/>
                  <w:szCs w:val="18"/>
                  <w:highlight w:val="yellow"/>
                  <w:rPrChange w:id="1558" w:author="Moua, Cheng@Energy" w:date="2022-01-20T19:45:00Z">
                    <w:rPr>
                      <w:rFonts w:asciiTheme="minorHAnsi" w:hAnsiTheme="minorHAnsi"/>
                      <w:sz w:val="18"/>
                      <w:szCs w:val="18"/>
                    </w:rPr>
                  </w:rPrChange>
                </w:rPr>
                <w:t>80</w:t>
              </w:r>
            </w:ins>
            <w:ins w:id="1559" w:author="Moua, Cheng@Energy" w:date="2022-01-20T19:36:00Z">
              <w:r>
                <w:rPr>
                  <w:rFonts w:asciiTheme="minorHAnsi" w:hAnsiTheme="minorHAnsi"/>
                  <w:sz w:val="18"/>
                  <w:szCs w:val="18"/>
                </w:rPr>
                <w:t>” for A08 = Natural Gas and A07 is 1000 – 1500; “</w:t>
              </w:r>
            </w:ins>
            <w:ins w:id="1560" w:author="Moua, Cheng@Energy" w:date="2022-01-20T19:45:00Z">
              <w:r w:rsidR="00325879" w:rsidRPr="00325879">
                <w:rPr>
                  <w:rFonts w:asciiTheme="minorHAnsi" w:hAnsiTheme="minorHAnsi"/>
                  <w:sz w:val="18"/>
                  <w:szCs w:val="18"/>
                  <w:highlight w:val="yellow"/>
                  <w:rPrChange w:id="1561" w:author="Moua, Cheng@Energy" w:date="2022-01-20T19:45:00Z">
                    <w:rPr>
                      <w:rFonts w:asciiTheme="minorHAnsi" w:hAnsiTheme="minorHAnsi"/>
                      <w:sz w:val="18"/>
                      <w:szCs w:val="18"/>
                    </w:rPr>
                  </w:rPrChange>
                </w:rPr>
                <w:t>85</w:t>
              </w:r>
            </w:ins>
            <w:ins w:id="1562" w:author="Moua, Cheng@Energy" w:date="2022-01-20T19:36:00Z">
              <w:r>
                <w:rPr>
                  <w:rFonts w:asciiTheme="minorHAnsi" w:hAnsiTheme="minorHAnsi"/>
                  <w:sz w:val="18"/>
                  <w:szCs w:val="18"/>
                </w:rPr>
                <w:t>” for A08 = Natural Gas and A07 is 750 – 1000; “</w:t>
              </w:r>
            </w:ins>
            <w:ins w:id="1563" w:author="Moua, Cheng@Energy" w:date="2022-01-20T19:45:00Z">
              <w:r w:rsidR="00325879" w:rsidRPr="00325879">
                <w:rPr>
                  <w:rFonts w:asciiTheme="minorHAnsi" w:hAnsiTheme="minorHAnsi"/>
                  <w:sz w:val="18"/>
                  <w:szCs w:val="18"/>
                  <w:highlight w:val="yellow"/>
                  <w:rPrChange w:id="1564" w:author="Moua, Cheng@Energy" w:date="2022-01-20T19:45:00Z">
                    <w:rPr>
                      <w:rFonts w:asciiTheme="minorHAnsi" w:hAnsiTheme="minorHAnsi"/>
                      <w:sz w:val="18"/>
                      <w:szCs w:val="18"/>
                    </w:rPr>
                  </w:rPrChange>
                </w:rPr>
                <w:t>85</w:t>
              </w:r>
            </w:ins>
            <w:ins w:id="1565" w:author="Moua, Cheng@Energy" w:date="2022-01-20T19:36:00Z">
              <w:r>
                <w:rPr>
                  <w:rFonts w:asciiTheme="minorHAnsi" w:hAnsiTheme="minorHAnsi"/>
                  <w:sz w:val="18"/>
                  <w:szCs w:val="18"/>
                </w:rPr>
                <w:t>” for A08 = Natural Gas and A07 &lt; 750</w:t>
              </w:r>
            </w:ins>
            <w:ins w:id="1566" w:author="Moua, Cheng@Energy" w:date="2022-01-20T19:45:00Z">
              <w:r w:rsidR="00325879">
                <w:rPr>
                  <w:rFonts w:asciiTheme="minorHAnsi" w:hAnsiTheme="minorHAnsi"/>
                  <w:sz w:val="18"/>
                  <w:szCs w:val="18"/>
                </w:rPr>
                <w:t>&gt;&gt;</w:t>
              </w:r>
            </w:ins>
          </w:p>
          <w:p w14:paraId="2211CAEB" w14:textId="77777777" w:rsidR="00D25826" w:rsidRDefault="00D25826" w:rsidP="00855975">
            <w:pPr>
              <w:rPr>
                <w:ins w:id="1567" w:author="Moua, Cheng@Energy" w:date="2022-01-20T15:55:00Z"/>
                <w:rFonts w:asciiTheme="minorHAnsi" w:hAnsiTheme="minorHAnsi"/>
                <w:sz w:val="18"/>
                <w:szCs w:val="18"/>
              </w:rPr>
            </w:pPr>
          </w:p>
        </w:tc>
        <w:tc>
          <w:tcPr>
            <w:tcW w:w="2785" w:type="dxa"/>
          </w:tcPr>
          <w:p w14:paraId="1FA25CCF" w14:textId="77777777" w:rsidR="00D25826" w:rsidRDefault="00D25826">
            <w:pPr>
              <w:keepNext/>
              <w:rPr>
                <w:ins w:id="1568" w:author="Moua, Cheng@Energy" w:date="2022-01-20T15:55:00Z"/>
                <w:rFonts w:asciiTheme="minorHAnsi" w:hAnsiTheme="minorHAnsi"/>
                <w:sz w:val="18"/>
                <w:szCs w:val="18"/>
              </w:rPr>
              <w:pPrChange w:id="1569" w:author="Moua, Cheng@Energy" w:date="2022-01-20T19:47:00Z">
                <w:pPr/>
              </w:pPrChange>
            </w:pPr>
          </w:p>
        </w:tc>
      </w:tr>
      <w:tr w:rsidR="00D25826" w14:paraId="621DD156" w14:textId="77777777" w:rsidTr="00855975">
        <w:trPr>
          <w:ins w:id="1570" w:author="Moua, Cheng@Energy" w:date="2022-01-20T15:55:00Z"/>
        </w:trPr>
        <w:tc>
          <w:tcPr>
            <w:tcW w:w="542" w:type="dxa"/>
            <w:vAlign w:val="center"/>
          </w:tcPr>
          <w:p w14:paraId="527C32F7" w14:textId="79CAE03E" w:rsidR="00D25826" w:rsidRDefault="00D25826" w:rsidP="00855975">
            <w:pPr>
              <w:jc w:val="center"/>
              <w:rPr>
                <w:ins w:id="1571" w:author="Moua, Cheng@Energy" w:date="2022-01-20T15:55:00Z"/>
                <w:rFonts w:asciiTheme="minorHAnsi" w:hAnsiTheme="minorHAnsi"/>
                <w:sz w:val="18"/>
                <w:szCs w:val="18"/>
              </w:rPr>
            </w:pPr>
            <w:ins w:id="1572" w:author="Moua, Cheng@Energy" w:date="2022-01-20T15:55:00Z">
              <w:r>
                <w:rPr>
                  <w:rFonts w:asciiTheme="minorHAnsi" w:hAnsiTheme="minorHAnsi"/>
                  <w:sz w:val="18"/>
                  <w:szCs w:val="18"/>
                </w:rPr>
                <w:t>0</w:t>
              </w:r>
            </w:ins>
            <w:ins w:id="1573" w:author="Moua, Cheng@Energy" w:date="2022-01-20T18:18:00Z">
              <w:r w:rsidR="006E6D13">
                <w:rPr>
                  <w:rFonts w:asciiTheme="minorHAnsi" w:hAnsiTheme="minorHAnsi"/>
                  <w:sz w:val="18"/>
                  <w:szCs w:val="18"/>
                </w:rPr>
                <w:t>5</w:t>
              </w:r>
            </w:ins>
          </w:p>
        </w:tc>
        <w:tc>
          <w:tcPr>
            <w:tcW w:w="4673" w:type="dxa"/>
            <w:vAlign w:val="center"/>
          </w:tcPr>
          <w:p w14:paraId="01BBFF08" w14:textId="77777777" w:rsidR="00D25826" w:rsidRDefault="00D25826" w:rsidP="00855975">
            <w:pPr>
              <w:rPr>
                <w:ins w:id="1574" w:author="Moua, Cheng@Energy" w:date="2022-01-20T15:55:00Z"/>
                <w:rFonts w:asciiTheme="minorHAnsi" w:hAnsiTheme="minorHAnsi"/>
                <w:sz w:val="18"/>
                <w:szCs w:val="18"/>
              </w:rPr>
            </w:pPr>
            <w:ins w:id="1575" w:author="Moua, Cheng@Energy" w:date="2022-01-20T15:55:00Z">
              <w:r>
                <w:rPr>
                  <w:rFonts w:asciiTheme="minorHAnsi" w:hAnsiTheme="minorHAnsi"/>
                  <w:sz w:val="18"/>
                  <w:szCs w:val="18"/>
                </w:rPr>
                <w:t>Compliance Statement</w:t>
              </w:r>
            </w:ins>
          </w:p>
        </w:tc>
        <w:tc>
          <w:tcPr>
            <w:tcW w:w="2790" w:type="dxa"/>
          </w:tcPr>
          <w:p w14:paraId="59D02815" w14:textId="783CAB30" w:rsidR="00E43693" w:rsidRDefault="00E43693" w:rsidP="00E43693">
            <w:pPr>
              <w:rPr>
                <w:ins w:id="1576" w:author="Moua, Cheng@Energy" w:date="2022-01-20T19:51:00Z"/>
                <w:rFonts w:asciiTheme="minorHAnsi" w:hAnsiTheme="minorHAnsi"/>
                <w:sz w:val="18"/>
                <w:szCs w:val="18"/>
              </w:rPr>
            </w:pPr>
            <w:ins w:id="1577" w:author="Moua, Cheng@Energy" w:date="2022-01-20T19:51:00Z">
              <w:r>
                <w:rPr>
                  <w:rFonts w:asciiTheme="minorHAnsi" w:hAnsiTheme="minorHAnsi"/>
                  <w:sz w:val="18"/>
                  <w:szCs w:val="18"/>
                </w:rPr>
                <w:t xml:space="preserve">&lt;&lt;If </w:t>
              </w:r>
            </w:ins>
            <w:ins w:id="1578" w:author="Moua, Cheng@Energy" w:date="2022-01-20T19:52:00Z">
              <w:r w:rsidR="00407250">
                <w:rPr>
                  <w:rFonts w:asciiTheme="minorHAnsi" w:hAnsiTheme="minorHAnsi"/>
                  <w:sz w:val="18"/>
                  <w:szCs w:val="18"/>
                </w:rPr>
                <w:t>E03</w:t>
              </w:r>
            </w:ins>
            <w:ins w:id="1579" w:author="Moua, Cheng@Energy" w:date="2022-01-20T19:51:00Z">
              <w:r>
                <w:rPr>
                  <w:rFonts w:asciiTheme="minorHAnsi" w:hAnsiTheme="minorHAnsi"/>
                  <w:sz w:val="18"/>
                  <w:szCs w:val="18"/>
                </w:rPr>
                <w:t xml:space="preserve"> </w:t>
              </w:r>
            </w:ins>
            <w:ins w:id="1580" w:author="Moua, Cheng@Energy" w:date="2022-01-20T19:52:00Z">
              <w:r w:rsidR="0063515F">
                <w:rPr>
                  <w:rFonts w:asciiTheme="minorHAnsi" w:hAnsiTheme="minorHAnsi" w:cstheme="minorHAnsi"/>
                  <w:sz w:val="18"/>
                  <w:szCs w:val="18"/>
                </w:rPr>
                <w:t>≥</w:t>
              </w:r>
            </w:ins>
            <w:ins w:id="1581" w:author="Moua, Cheng@Energy" w:date="2022-01-20T19:51:00Z">
              <w:r>
                <w:rPr>
                  <w:rFonts w:asciiTheme="minorHAnsi" w:hAnsiTheme="minorHAnsi" w:cstheme="minorHAnsi"/>
                  <w:sz w:val="18"/>
                  <w:szCs w:val="18"/>
                </w:rPr>
                <w:t xml:space="preserve"> </w:t>
              </w:r>
            </w:ins>
            <w:ins w:id="1582" w:author="Moua, Cheng@Energy" w:date="2022-01-20T19:52:00Z">
              <w:r w:rsidR="0063515F">
                <w:rPr>
                  <w:rFonts w:asciiTheme="minorHAnsi" w:hAnsiTheme="minorHAnsi" w:cstheme="minorHAnsi"/>
                  <w:sz w:val="18"/>
                  <w:szCs w:val="18"/>
                </w:rPr>
                <w:t>E</w:t>
              </w:r>
            </w:ins>
            <w:ins w:id="1583" w:author="Moua, Cheng@Energy" w:date="2022-01-20T19:53:00Z">
              <w:r w:rsidR="0063515F">
                <w:rPr>
                  <w:rFonts w:asciiTheme="minorHAnsi" w:hAnsiTheme="minorHAnsi" w:cstheme="minorHAnsi"/>
                  <w:sz w:val="18"/>
                  <w:szCs w:val="18"/>
                </w:rPr>
                <w:t>04</w:t>
              </w:r>
            </w:ins>
            <w:ins w:id="1584" w:author="Moua, Cheng@Energy" w:date="2022-01-20T19:51:00Z">
              <w:r>
                <w:rPr>
                  <w:rFonts w:asciiTheme="minorHAnsi" w:hAnsiTheme="minorHAnsi" w:cstheme="minorHAnsi"/>
                  <w:sz w:val="18"/>
                  <w:szCs w:val="18"/>
                </w:rPr>
                <w:t>,</w:t>
              </w:r>
            </w:ins>
          </w:p>
          <w:p w14:paraId="5B7A8459" w14:textId="2F21E17F" w:rsidR="00E43693" w:rsidRDefault="00E43693" w:rsidP="00E43693">
            <w:pPr>
              <w:rPr>
                <w:ins w:id="1585" w:author="Moua, Cheng@Energy" w:date="2022-01-20T19:51:00Z"/>
                <w:rFonts w:asciiTheme="minorHAnsi" w:hAnsiTheme="minorHAnsi"/>
                <w:sz w:val="18"/>
                <w:szCs w:val="18"/>
              </w:rPr>
            </w:pPr>
            <w:ins w:id="1586" w:author="Moua, Cheng@Energy" w:date="2022-01-20T19:51: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06343542" w14:textId="77777777" w:rsidR="00E43693" w:rsidRDefault="00E43693" w:rsidP="00E43693">
            <w:pPr>
              <w:rPr>
                <w:ins w:id="1587" w:author="Moua, Cheng@Energy" w:date="2022-01-20T19:51:00Z"/>
                <w:rFonts w:asciiTheme="minorHAnsi" w:hAnsiTheme="minorHAnsi"/>
                <w:sz w:val="18"/>
                <w:szCs w:val="18"/>
              </w:rPr>
            </w:pPr>
            <w:ins w:id="1588" w:author="Moua, Cheng@Energy" w:date="2022-01-20T19:51:00Z">
              <w:r>
                <w:rPr>
                  <w:rFonts w:asciiTheme="minorHAnsi" w:hAnsiTheme="minorHAnsi"/>
                  <w:sz w:val="18"/>
                  <w:szCs w:val="18"/>
                </w:rPr>
                <w:t>else display text: "Does Not Comply"</w:t>
              </w:r>
            </w:ins>
          </w:p>
          <w:p w14:paraId="24338C75" w14:textId="1BEBE02C" w:rsidR="00D25826" w:rsidRDefault="00E43693" w:rsidP="00E43693">
            <w:pPr>
              <w:rPr>
                <w:ins w:id="1589" w:author="Moua, Cheng@Energy" w:date="2022-01-20T15:55:00Z"/>
                <w:rFonts w:asciiTheme="minorHAnsi" w:hAnsiTheme="minorHAnsi"/>
                <w:sz w:val="18"/>
                <w:szCs w:val="18"/>
              </w:rPr>
            </w:pPr>
            <w:ins w:id="1590" w:author="Moua, Cheng@Energy" w:date="2022-01-20T19:51:00Z">
              <w:r>
                <w:rPr>
                  <w:rFonts w:asciiTheme="minorHAnsi" w:hAnsiTheme="minorHAnsi"/>
                  <w:sz w:val="18"/>
                  <w:szCs w:val="18"/>
                </w:rPr>
                <w:t>&gt;&gt;</w:t>
              </w:r>
            </w:ins>
          </w:p>
        </w:tc>
        <w:tc>
          <w:tcPr>
            <w:tcW w:w="2785" w:type="dxa"/>
          </w:tcPr>
          <w:p w14:paraId="68A020F9" w14:textId="77777777" w:rsidR="00D25826" w:rsidRDefault="00D25826" w:rsidP="00855975">
            <w:pPr>
              <w:rPr>
                <w:ins w:id="1591" w:author="Moua, Cheng@Energy" w:date="2022-01-20T15:55:00Z"/>
                <w:rFonts w:asciiTheme="minorHAnsi" w:hAnsiTheme="minorHAns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4B6E84" w14:paraId="731E25EF" w14:textId="77777777" w:rsidTr="00186891">
        <w:trPr>
          <w:cantSplit/>
          <w:trHeight w:val="288"/>
        </w:trPr>
        <w:tc>
          <w:tcPr>
            <w:tcW w:w="10790" w:type="dxa"/>
            <w:gridSpan w:val="2"/>
            <w:vAlign w:val="center"/>
            <w:hideMark/>
          </w:tcPr>
          <w:p w14:paraId="2EB50F71" w14:textId="769E7962" w:rsidR="004B6E84" w:rsidRDefault="009C64FE">
            <w:pPr>
              <w:keepNext/>
              <w:rPr>
                <w:rFonts w:asciiTheme="minorHAnsi" w:hAnsiTheme="minorHAnsi"/>
                <w:b/>
                <w:bCs/>
                <w:sz w:val="18"/>
                <w:szCs w:val="18"/>
              </w:rPr>
            </w:pPr>
            <w:r>
              <w:rPr>
                <w:rFonts w:asciiTheme="minorHAnsi" w:hAnsiTheme="minorHAnsi"/>
                <w:b/>
                <w:bCs/>
                <w:szCs w:val="18"/>
              </w:rPr>
              <w:t>E</w:t>
            </w:r>
            <w:r w:rsidR="004B6E84" w:rsidRPr="0029047D">
              <w:rPr>
                <w:rFonts w:asciiTheme="minorHAnsi" w:hAnsiTheme="minorHAnsi"/>
                <w:b/>
                <w:bCs/>
                <w:szCs w:val="18"/>
              </w:rPr>
              <w:t>. Other Requirements</w:t>
            </w:r>
          </w:p>
        </w:tc>
      </w:tr>
      <w:tr w:rsidR="00AD7B71" w14:paraId="039D2E23" w14:textId="77777777" w:rsidTr="00186891">
        <w:trPr>
          <w:cantSplit/>
          <w:trHeight w:val="288"/>
        </w:trPr>
        <w:tc>
          <w:tcPr>
            <w:tcW w:w="10790" w:type="dxa"/>
            <w:gridSpan w:val="2"/>
            <w:vAlign w:val="center"/>
          </w:tcPr>
          <w:p w14:paraId="5C640192" w14:textId="15556356" w:rsidR="00AD7B71" w:rsidRDefault="002125F3" w:rsidP="00264BE7">
            <w:pPr>
              <w:keepNext/>
              <w:rPr>
                <w:rFonts w:asciiTheme="minorHAnsi" w:hAnsiTheme="minorHAnsi"/>
                <w:b/>
                <w:bCs/>
                <w:szCs w:val="18"/>
              </w:rPr>
            </w:pPr>
            <w:ins w:id="1592" w:author="Alhabibi, Haider@Energy" w:date="2022-03-11T18:47:00Z">
              <w:r w:rsidRPr="00E45537">
                <w:rPr>
                  <w:rFonts w:asciiTheme="minorHAnsi" w:hAnsiTheme="minorHAnsi"/>
                  <w:sz w:val="18"/>
                  <w:szCs w:val="18"/>
                </w:rPr>
                <w:t>&lt;&lt;Static Text - see the top&gt;&gt;</w:t>
              </w:r>
            </w:ins>
            <w:del w:id="1593" w:author="Alhabibi, Haider@Energy" w:date="2022-03-11T18:47:00Z">
              <w:r w:rsidR="00AD7B71" w:rsidRPr="00CB00C9" w:rsidDel="002125F3">
                <w:rPr>
                  <w:rFonts w:asciiTheme="minorHAnsi" w:hAnsiTheme="minorHAnsi"/>
                  <w:i/>
                  <w:sz w:val="18"/>
                  <w:szCs w:val="18"/>
                </w:rPr>
                <w:delText>The items listed below correspond to the i</w:delText>
              </w:r>
              <w:r w:rsidR="00AD7B71" w:rsidDel="002125F3">
                <w:rPr>
                  <w:rFonts w:asciiTheme="minorHAnsi" w:hAnsiTheme="minorHAnsi"/>
                  <w:i/>
                  <w:sz w:val="18"/>
                  <w:szCs w:val="18"/>
                </w:rPr>
                <w:delText xml:space="preserve">nformation given in </w:delText>
              </w:r>
            </w:del>
            <w:ins w:id="1594" w:author="Moua, Cheng@Energy" w:date="2022-02-17T16:56:00Z">
              <w:del w:id="1595" w:author="Alhabibi, Haider@Energy" w:date="2022-03-11T18:47:00Z">
                <w:r w:rsidR="008438B2" w:rsidDel="002125F3">
                  <w:rPr>
                    <w:rFonts w:asciiTheme="minorHAnsi" w:hAnsiTheme="minorHAnsi"/>
                    <w:i/>
                    <w:sz w:val="18"/>
                    <w:szCs w:val="18"/>
                  </w:rPr>
                  <w:delText xml:space="preserve"> 60.2(b)2</w:delText>
                </w:r>
              </w:del>
            </w:ins>
            <w:del w:id="1596" w:author="Alhabibi, Haider@Energy" w:date="2022-01-10T13:49:00Z">
              <w:r w:rsidR="00AD7B71" w:rsidDel="00526641">
                <w:rPr>
                  <w:rFonts w:asciiTheme="minorHAnsi" w:hAnsiTheme="minorHAnsi"/>
                  <w:i/>
                  <w:sz w:val="18"/>
                  <w:szCs w:val="18"/>
                </w:rPr>
                <w:delText>ASHRAE 62.2</w:delText>
              </w:r>
              <w:r w:rsidR="00945EED" w:rsidDel="00526641">
                <w:rPr>
                  <w:rFonts w:asciiTheme="minorHAnsi" w:hAnsiTheme="minorHAnsi"/>
                  <w:i/>
                  <w:sz w:val="18"/>
                  <w:szCs w:val="18"/>
                </w:rPr>
                <w:delText xml:space="preserve"> sections 5 and 7</w:delText>
              </w:r>
            </w:del>
            <w:del w:id="1597" w:author="Alhabibi, Haider@Energy" w:date="2022-03-11T18:47:00Z">
              <w:r w:rsidR="00AD7B71" w:rsidRPr="00CB00C9" w:rsidDel="002125F3">
                <w:rPr>
                  <w:rFonts w:asciiTheme="minorHAnsi" w:hAnsiTheme="minorHAnsi"/>
                  <w:i/>
                  <w:sz w:val="18"/>
                  <w:szCs w:val="18"/>
                </w:rPr>
                <w:delText>.  Refer also to Chapter 4.6 of th</w:delText>
              </w:r>
              <w:r w:rsidR="00AD7B71" w:rsidDel="002125F3">
                <w:rPr>
                  <w:rFonts w:asciiTheme="minorHAnsi" w:hAnsiTheme="minorHAnsi"/>
                  <w:i/>
                  <w:sz w:val="18"/>
                  <w:szCs w:val="18"/>
                </w:rPr>
                <w:delText xml:space="preserve">e Residential Compliance Manual </w:delText>
              </w:r>
              <w:r w:rsidR="00AD7B71" w:rsidRPr="00CB00C9" w:rsidDel="002125F3">
                <w:rPr>
                  <w:rFonts w:asciiTheme="minorHAnsi" w:hAnsiTheme="minorHAnsi"/>
                  <w:i/>
                  <w:sz w:val="18"/>
                  <w:szCs w:val="18"/>
                </w:rPr>
                <w:delText>for information describing these requirements in more detail.  The signature of the Responsible Person in the declaration statement below certifies that the building complies with these requir</w:delText>
              </w:r>
              <w:r w:rsidR="00AD7B71" w:rsidDel="002125F3">
                <w:rPr>
                  <w:rFonts w:asciiTheme="minorHAnsi" w:hAnsiTheme="minorHAnsi"/>
                  <w:i/>
                  <w:sz w:val="18"/>
                  <w:szCs w:val="18"/>
                </w:rPr>
                <w:delText xml:space="preserve">ements </w:delText>
              </w:r>
              <w:r w:rsidR="00AD7B71" w:rsidRPr="00CB00C9" w:rsidDel="002125F3">
                <w:rPr>
                  <w:rFonts w:asciiTheme="minorHAnsi" w:hAnsiTheme="minorHAnsi"/>
                  <w:i/>
                  <w:sz w:val="18"/>
                  <w:szCs w:val="18"/>
                </w:rPr>
                <w:delText>if applicable.</w:delText>
              </w:r>
            </w:del>
          </w:p>
        </w:tc>
      </w:tr>
      <w:tr w:rsidR="004B6E84" w:rsidDel="002125F3" w14:paraId="4F2F4673" w14:textId="3204FB9B" w:rsidTr="00186891">
        <w:trPr>
          <w:cantSplit/>
          <w:trHeight w:val="158"/>
          <w:del w:id="1598" w:author="Alhabibi, Haider@Energy" w:date="2022-03-11T18:47:00Z"/>
        </w:trPr>
        <w:tc>
          <w:tcPr>
            <w:tcW w:w="707" w:type="dxa"/>
            <w:vAlign w:val="center"/>
          </w:tcPr>
          <w:p w14:paraId="6FC7EB91" w14:textId="1B386747" w:rsidR="004B6E84" w:rsidDel="002125F3" w:rsidRDefault="005521FB">
            <w:pPr>
              <w:keepNext/>
              <w:jc w:val="center"/>
              <w:rPr>
                <w:del w:id="1599" w:author="Alhabibi, Haider@Energy" w:date="2022-03-11T18:47:00Z"/>
                <w:rFonts w:asciiTheme="minorHAnsi" w:hAnsiTheme="minorHAnsi"/>
                <w:sz w:val="18"/>
                <w:szCs w:val="18"/>
              </w:rPr>
            </w:pPr>
            <w:del w:id="1600" w:author="Alhabibi, Haider@Energy" w:date="2022-03-11T18:47:00Z">
              <w:r w:rsidDel="002125F3">
                <w:rPr>
                  <w:rFonts w:asciiTheme="minorHAnsi" w:hAnsiTheme="minorHAnsi"/>
                  <w:sz w:val="18"/>
                  <w:szCs w:val="18"/>
                </w:rPr>
                <w:delText>01</w:delText>
              </w:r>
            </w:del>
          </w:p>
        </w:tc>
        <w:tc>
          <w:tcPr>
            <w:tcW w:w="10083" w:type="dxa"/>
            <w:vAlign w:val="center"/>
          </w:tcPr>
          <w:p w14:paraId="2DEF0186" w14:textId="47F1CA2B" w:rsidR="0009315E" w:rsidDel="002125F3" w:rsidRDefault="0009315E" w:rsidP="0009315E">
            <w:pPr>
              <w:keepNext/>
              <w:rPr>
                <w:del w:id="1601" w:author="Alhabibi, Haider@Energy" w:date="2022-03-11T18:47:00Z"/>
                <w:rFonts w:asciiTheme="minorHAnsi" w:hAnsiTheme="minorHAnsi"/>
                <w:sz w:val="18"/>
                <w:szCs w:val="18"/>
              </w:rPr>
            </w:pPr>
            <w:del w:id="1602" w:author="Alhabibi, Haider@Energy" w:date="2022-03-11T18:47:00Z">
              <w:r w:rsidDel="002125F3">
                <w:rPr>
                  <w:rFonts w:asciiTheme="minorHAnsi" w:hAnsiTheme="minorHAnsi"/>
                  <w:sz w:val="18"/>
                  <w:szCs w:val="18"/>
                </w:rPr>
                <w:delText>Demand control exhaust systems shall be provided with at least one of the following:</w:delText>
              </w:r>
            </w:del>
          </w:p>
          <w:p w14:paraId="451A33FE" w14:textId="31DA8424" w:rsidR="0009315E" w:rsidRPr="008B713C" w:rsidDel="002125F3" w:rsidRDefault="0009315E" w:rsidP="008B713C">
            <w:pPr>
              <w:pStyle w:val="ListParagraph"/>
              <w:keepNext/>
              <w:numPr>
                <w:ilvl w:val="0"/>
                <w:numId w:val="28"/>
              </w:numPr>
              <w:ind w:left="807"/>
              <w:rPr>
                <w:del w:id="1603" w:author="Alhabibi, Haider@Energy" w:date="2022-03-11T18:47:00Z"/>
                <w:rFonts w:asciiTheme="minorHAnsi" w:hAnsiTheme="minorHAnsi"/>
                <w:sz w:val="18"/>
                <w:szCs w:val="18"/>
              </w:rPr>
            </w:pPr>
            <w:del w:id="1604" w:author="Alhabibi, Haider@Energy" w:date="2022-03-11T18:47:00Z">
              <w:r w:rsidRPr="008B713C" w:rsidDel="002125F3">
                <w:rPr>
                  <w:rFonts w:asciiTheme="minorHAnsi" w:hAnsiTheme="minorHAnsi"/>
                  <w:sz w:val="18"/>
                  <w:szCs w:val="18"/>
                </w:rPr>
                <w:delText>A readily accessible occupant-controlled on-off control.</w:delText>
              </w:r>
            </w:del>
          </w:p>
          <w:p w14:paraId="63A5154E" w14:textId="17ABB9D6" w:rsidR="004B6E84" w:rsidRPr="008B713C" w:rsidDel="002125F3" w:rsidRDefault="0009315E" w:rsidP="008B713C">
            <w:pPr>
              <w:pStyle w:val="ListParagraph"/>
              <w:keepNext/>
              <w:numPr>
                <w:ilvl w:val="0"/>
                <w:numId w:val="28"/>
              </w:numPr>
              <w:ind w:left="807"/>
              <w:rPr>
                <w:del w:id="1605" w:author="Alhabibi, Haider@Energy" w:date="2022-03-11T18:47:00Z"/>
                <w:rFonts w:asciiTheme="minorHAnsi" w:hAnsiTheme="minorHAnsi"/>
                <w:sz w:val="18"/>
                <w:szCs w:val="18"/>
              </w:rPr>
            </w:pPr>
            <w:del w:id="1606" w:author="Alhabibi, Haider@Energy" w:date="2022-03-11T18:47:00Z">
              <w:r w:rsidRPr="008B713C" w:rsidDel="002125F3">
                <w:rPr>
                  <w:rFonts w:asciiTheme="minorHAnsi" w:hAnsiTheme="minorHAnsi"/>
                  <w:sz w:val="18"/>
                  <w:szCs w:val="18"/>
                </w:rPr>
                <w:delText>An automatic control that does not impede occupant on control.</w:delText>
              </w:r>
            </w:del>
          </w:p>
        </w:tc>
      </w:tr>
      <w:tr w:rsidR="00DE24F3" w:rsidDel="002125F3" w14:paraId="3050EFD3" w14:textId="592C909E" w:rsidTr="00DE24F3">
        <w:trPr>
          <w:cantSplit/>
          <w:trHeight w:val="158"/>
          <w:del w:id="1607" w:author="Alhabibi, Haider@Energy" w:date="2022-03-11T18:47:00Z"/>
        </w:trPr>
        <w:tc>
          <w:tcPr>
            <w:tcW w:w="707" w:type="dxa"/>
            <w:vAlign w:val="center"/>
          </w:tcPr>
          <w:p w14:paraId="566954F8" w14:textId="085701D3" w:rsidR="00DE24F3" w:rsidDel="002125F3" w:rsidRDefault="00DE24F3">
            <w:pPr>
              <w:keepNext/>
              <w:jc w:val="center"/>
              <w:rPr>
                <w:del w:id="1608" w:author="Alhabibi, Haider@Energy" w:date="2022-03-11T18:47:00Z"/>
                <w:rFonts w:asciiTheme="minorHAnsi" w:hAnsiTheme="minorHAnsi"/>
                <w:sz w:val="18"/>
                <w:szCs w:val="18"/>
              </w:rPr>
            </w:pPr>
            <w:del w:id="1609" w:author="Alhabibi, Haider@Energy" w:date="2022-03-11T18:47:00Z">
              <w:r w:rsidDel="002125F3">
                <w:rPr>
                  <w:rFonts w:asciiTheme="minorHAnsi" w:hAnsiTheme="minorHAnsi"/>
                  <w:sz w:val="18"/>
                  <w:szCs w:val="18"/>
                </w:rPr>
                <w:delText>02</w:delText>
              </w:r>
            </w:del>
          </w:p>
        </w:tc>
        <w:tc>
          <w:tcPr>
            <w:tcW w:w="10083" w:type="dxa"/>
            <w:vAlign w:val="center"/>
          </w:tcPr>
          <w:p w14:paraId="21ED8696" w14:textId="14B0AEBF" w:rsidR="00DE24F3" w:rsidDel="002125F3" w:rsidRDefault="00DE24F3" w:rsidP="0009315E">
            <w:pPr>
              <w:keepNext/>
              <w:rPr>
                <w:del w:id="1610" w:author="Alhabibi, Haider@Energy" w:date="2022-03-11T18:47:00Z"/>
                <w:rFonts w:asciiTheme="minorHAnsi" w:hAnsiTheme="minorHAnsi"/>
                <w:sz w:val="18"/>
                <w:szCs w:val="18"/>
              </w:rPr>
            </w:pPr>
            <w:del w:id="1611" w:author="Alhabibi, Haider@Energy" w:date="2022-03-11T18:47:00Z">
              <w:r w:rsidDel="002125F3">
                <w:rPr>
                  <w:rFonts w:asciiTheme="minorHAnsi" w:hAnsiTheme="minorHAnsi"/>
                  <w:sz w:val="18"/>
                  <w:szCs w:val="18"/>
                </w:rPr>
                <w:delText>Nonenclosed kitchens shall be provided with a demand-controlled mechanical exhaust system.</w:delText>
              </w:r>
            </w:del>
          </w:p>
        </w:tc>
      </w:tr>
      <w:tr w:rsidR="004B6E84" w:rsidDel="002125F3" w14:paraId="6B68A13B" w14:textId="30F6E2A0" w:rsidTr="00186891">
        <w:trPr>
          <w:cantSplit/>
          <w:trHeight w:val="158"/>
          <w:del w:id="1612" w:author="Alhabibi, Haider@Energy" w:date="2022-03-11T18:47:00Z"/>
        </w:trPr>
        <w:tc>
          <w:tcPr>
            <w:tcW w:w="707" w:type="dxa"/>
            <w:vAlign w:val="center"/>
          </w:tcPr>
          <w:p w14:paraId="17FEDEC7" w14:textId="1E788CF8" w:rsidR="004B6E84" w:rsidDel="002125F3" w:rsidRDefault="005A66DA">
            <w:pPr>
              <w:keepNext/>
              <w:jc w:val="center"/>
              <w:rPr>
                <w:del w:id="1613" w:author="Alhabibi, Haider@Energy" w:date="2022-03-11T18:47:00Z"/>
                <w:rFonts w:asciiTheme="minorHAnsi" w:hAnsiTheme="minorHAnsi"/>
                <w:sz w:val="18"/>
                <w:szCs w:val="18"/>
              </w:rPr>
            </w:pPr>
            <w:del w:id="1614" w:author="Alhabibi, Haider@Energy" w:date="2022-03-11T18:47:00Z">
              <w:r w:rsidDel="002125F3">
                <w:rPr>
                  <w:rFonts w:asciiTheme="minorHAnsi" w:hAnsiTheme="minorHAnsi"/>
                  <w:sz w:val="18"/>
                  <w:szCs w:val="18"/>
                </w:rPr>
                <w:delText>0</w:delText>
              </w:r>
              <w:r w:rsidR="0009315E" w:rsidDel="002125F3">
                <w:rPr>
                  <w:rFonts w:asciiTheme="minorHAnsi" w:hAnsiTheme="minorHAnsi"/>
                  <w:sz w:val="18"/>
                  <w:szCs w:val="18"/>
                </w:rPr>
                <w:delText>3</w:delText>
              </w:r>
            </w:del>
          </w:p>
        </w:tc>
        <w:tc>
          <w:tcPr>
            <w:tcW w:w="10083" w:type="dxa"/>
            <w:vAlign w:val="center"/>
          </w:tcPr>
          <w:p w14:paraId="27B52567" w14:textId="06C43A22" w:rsidR="004B6E84" w:rsidRPr="00F26A73" w:rsidDel="002125F3" w:rsidRDefault="005A66DA" w:rsidP="00F26A73">
            <w:pPr>
              <w:keepNext/>
              <w:ind w:left="-11"/>
              <w:rPr>
                <w:del w:id="1615" w:author="Alhabibi, Haider@Energy" w:date="2022-03-11T18:47:00Z"/>
                <w:rFonts w:asciiTheme="minorHAnsi" w:hAnsiTheme="minorHAnsi"/>
                <w:sz w:val="18"/>
                <w:szCs w:val="18"/>
              </w:rPr>
            </w:pPr>
            <w:del w:id="1616" w:author="Alhabibi, Haider@Energy" w:date="2022-03-11T18:47:00Z">
              <w:r w:rsidDel="002125F3">
                <w:rPr>
                  <w:rFonts w:asciiTheme="minorHAnsi" w:hAnsiTheme="minorHAnsi"/>
                  <w:sz w:val="18"/>
                  <w:szCs w:val="18"/>
                </w:rPr>
                <w:delText>Each continuous mechanical exhaust system shall be provided with a readily accessible manual on-off control. (Multifamily dwellings are exempt from readily accessible requirement.)</w:delText>
              </w:r>
            </w:del>
          </w:p>
        </w:tc>
      </w:tr>
      <w:tr w:rsidR="004B6E84" w:rsidDel="002125F3" w14:paraId="0F91CB2B" w14:textId="7C7EFBD5" w:rsidTr="00186891">
        <w:trPr>
          <w:cantSplit/>
          <w:trHeight w:val="158"/>
          <w:del w:id="1617" w:author="Alhabibi, Haider@Energy" w:date="2022-03-11T18:47:00Z"/>
        </w:trPr>
        <w:tc>
          <w:tcPr>
            <w:tcW w:w="707" w:type="dxa"/>
            <w:vAlign w:val="center"/>
          </w:tcPr>
          <w:p w14:paraId="27FE32D8" w14:textId="411D3DB8" w:rsidR="004B6E84" w:rsidDel="002125F3" w:rsidRDefault="005A66DA">
            <w:pPr>
              <w:keepNext/>
              <w:jc w:val="center"/>
              <w:rPr>
                <w:del w:id="1618" w:author="Alhabibi, Haider@Energy" w:date="2022-03-11T18:47:00Z"/>
                <w:rFonts w:asciiTheme="minorHAnsi" w:hAnsiTheme="minorHAnsi"/>
                <w:sz w:val="18"/>
                <w:szCs w:val="18"/>
              </w:rPr>
            </w:pPr>
            <w:del w:id="1619" w:author="Alhabibi, Haider@Energy" w:date="2022-03-11T18:47:00Z">
              <w:r w:rsidDel="002125F3">
                <w:rPr>
                  <w:rFonts w:asciiTheme="minorHAnsi" w:hAnsiTheme="minorHAnsi"/>
                  <w:sz w:val="18"/>
                  <w:szCs w:val="18"/>
                </w:rPr>
                <w:delText>0</w:delText>
              </w:r>
              <w:r w:rsidR="0009315E" w:rsidDel="002125F3">
                <w:rPr>
                  <w:rFonts w:asciiTheme="minorHAnsi" w:hAnsiTheme="minorHAnsi"/>
                  <w:sz w:val="18"/>
                  <w:szCs w:val="18"/>
                </w:rPr>
                <w:delText>4</w:delText>
              </w:r>
            </w:del>
          </w:p>
        </w:tc>
        <w:tc>
          <w:tcPr>
            <w:tcW w:w="10083" w:type="dxa"/>
            <w:vAlign w:val="center"/>
          </w:tcPr>
          <w:p w14:paraId="5DF15D36" w14:textId="3077BC49" w:rsidR="004B6E84" w:rsidRPr="00F26A73" w:rsidDel="002125F3" w:rsidRDefault="005A66DA">
            <w:pPr>
              <w:keepNext/>
              <w:ind w:left="273" w:hanging="273"/>
              <w:rPr>
                <w:del w:id="1620" w:author="Alhabibi, Haider@Energy" w:date="2022-03-11T18:47:00Z"/>
                <w:rFonts w:asciiTheme="minorHAnsi" w:hAnsiTheme="minorHAnsi"/>
                <w:sz w:val="18"/>
                <w:szCs w:val="18"/>
              </w:rPr>
            </w:pPr>
            <w:del w:id="1621" w:author="Alhabibi, Haider@Energy" w:date="2022-03-11T18:47:00Z">
              <w:r w:rsidDel="002125F3">
                <w:rPr>
                  <w:rFonts w:asciiTheme="minorHAnsi" w:hAnsiTheme="minorHAnsi"/>
                  <w:sz w:val="18"/>
                  <w:szCs w:val="18"/>
                </w:rPr>
                <w:delText>Continuous mechanical exhaust systems shall be designed to operate during all occupiable hours.</w:delText>
              </w:r>
            </w:del>
          </w:p>
        </w:tc>
      </w:tr>
      <w:tr w:rsidR="00AD7B71" w:rsidDel="002125F3" w14:paraId="1863AAFF" w14:textId="3641E8B4" w:rsidTr="00186891">
        <w:trPr>
          <w:cantSplit/>
          <w:trHeight w:val="158"/>
          <w:del w:id="1622" w:author="Alhabibi, Haider@Energy" w:date="2022-03-11T18:47:00Z"/>
        </w:trPr>
        <w:tc>
          <w:tcPr>
            <w:tcW w:w="707" w:type="dxa"/>
            <w:vAlign w:val="center"/>
          </w:tcPr>
          <w:p w14:paraId="53112DA8" w14:textId="3C6DA39E" w:rsidR="00AD7B71" w:rsidDel="002125F3" w:rsidRDefault="00AD7B71">
            <w:pPr>
              <w:keepNext/>
              <w:jc w:val="center"/>
              <w:rPr>
                <w:del w:id="1623" w:author="Alhabibi, Haider@Energy" w:date="2022-03-11T18:47:00Z"/>
                <w:rFonts w:asciiTheme="minorHAnsi" w:hAnsiTheme="minorHAnsi"/>
                <w:sz w:val="18"/>
                <w:szCs w:val="18"/>
              </w:rPr>
            </w:pPr>
            <w:del w:id="1624" w:author="Alhabibi, Haider@Energy" w:date="2022-03-11T18:47:00Z">
              <w:r w:rsidDel="002125F3">
                <w:rPr>
                  <w:rFonts w:asciiTheme="minorHAnsi" w:hAnsiTheme="minorHAnsi"/>
                  <w:sz w:val="18"/>
                  <w:szCs w:val="18"/>
                </w:rPr>
                <w:delText>0</w:delText>
              </w:r>
              <w:r w:rsidR="0009315E" w:rsidDel="002125F3">
                <w:rPr>
                  <w:rFonts w:asciiTheme="minorHAnsi" w:hAnsiTheme="minorHAnsi"/>
                  <w:sz w:val="18"/>
                  <w:szCs w:val="18"/>
                </w:rPr>
                <w:delText>5</w:delText>
              </w:r>
            </w:del>
          </w:p>
        </w:tc>
        <w:tc>
          <w:tcPr>
            <w:tcW w:w="10083" w:type="dxa"/>
            <w:vAlign w:val="center"/>
          </w:tcPr>
          <w:p w14:paraId="55116BDC" w14:textId="2D948869" w:rsidR="00AD7B71" w:rsidDel="002125F3" w:rsidRDefault="00AD7B71" w:rsidP="00F26A73">
            <w:pPr>
              <w:autoSpaceDE w:val="0"/>
              <w:autoSpaceDN w:val="0"/>
              <w:adjustRightInd w:val="0"/>
              <w:rPr>
                <w:del w:id="1625" w:author="Alhabibi, Haider@Energy" w:date="2022-03-11T18:47:00Z"/>
                <w:rFonts w:asciiTheme="minorHAnsi" w:hAnsiTheme="minorHAnsi"/>
                <w:sz w:val="18"/>
                <w:szCs w:val="18"/>
              </w:rPr>
            </w:pPr>
            <w:del w:id="1626" w:author="Alhabibi, Haider@Energy" w:date="2022-03-11T18:47:00Z">
              <w:r w:rsidRPr="00F3733C" w:rsidDel="002125F3">
                <w:rPr>
                  <w:rFonts w:asciiTheme="minorHAnsi" w:hAnsiTheme="minorHAnsi"/>
                  <w:sz w:val="18"/>
                  <w:szCs w:val="18"/>
                </w:rPr>
                <w:delText>Exhaust fans in separate dwelling</w:delText>
              </w:r>
              <w:r w:rsidDel="002125F3">
                <w:rPr>
                  <w:rFonts w:asciiTheme="minorHAnsi" w:hAnsiTheme="minorHAnsi"/>
                  <w:sz w:val="18"/>
                  <w:szCs w:val="18"/>
                </w:rPr>
                <w:delText xml:space="preserve"> </w:delText>
              </w:r>
              <w:r w:rsidRPr="00F3733C" w:rsidDel="002125F3">
                <w:rPr>
                  <w:rFonts w:asciiTheme="minorHAnsi" w:hAnsiTheme="minorHAnsi"/>
                  <w:sz w:val="18"/>
                  <w:szCs w:val="18"/>
                </w:rPr>
                <w:delText>units shall not share a common exhaust duct. Exhaust inlets</w:delText>
              </w:r>
              <w:r w:rsidDel="002125F3">
                <w:rPr>
                  <w:rFonts w:asciiTheme="minorHAnsi" w:hAnsiTheme="minorHAnsi"/>
                  <w:sz w:val="18"/>
                  <w:szCs w:val="18"/>
                </w:rPr>
                <w:delText xml:space="preserve"> </w:delText>
              </w:r>
              <w:r w:rsidRPr="00F3733C" w:rsidDel="002125F3">
                <w:rPr>
                  <w:rFonts w:asciiTheme="minorHAnsi" w:hAnsiTheme="minorHAnsi"/>
                  <w:sz w:val="18"/>
                  <w:szCs w:val="18"/>
                </w:rPr>
                <w:delText>from more than one dwelling unit may be served by a single</w:delText>
              </w:r>
              <w:r w:rsidDel="002125F3">
                <w:rPr>
                  <w:rFonts w:asciiTheme="minorHAnsi" w:hAnsiTheme="minorHAnsi"/>
                  <w:sz w:val="18"/>
                  <w:szCs w:val="18"/>
                </w:rPr>
                <w:delText xml:space="preserve"> </w:delText>
              </w:r>
              <w:r w:rsidRPr="00F3733C" w:rsidDel="002125F3">
                <w:rPr>
                  <w:rFonts w:asciiTheme="minorHAnsi" w:hAnsiTheme="minorHAnsi"/>
                  <w:sz w:val="18"/>
                  <w:szCs w:val="18"/>
                </w:rPr>
                <w:delText>exhaust fan downstream of all the exhaust inlets if the fan is</w:delText>
              </w:r>
              <w:r w:rsidDel="002125F3">
                <w:rPr>
                  <w:rFonts w:asciiTheme="minorHAnsi" w:hAnsiTheme="minorHAnsi"/>
                  <w:sz w:val="18"/>
                  <w:szCs w:val="18"/>
                </w:rPr>
                <w:delText xml:space="preserve"> </w:delText>
              </w:r>
              <w:r w:rsidRPr="00F3733C" w:rsidDel="002125F3">
                <w:rPr>
                  <w:rFonts w:asciiTheme="minorHAnsi" w:hAnsiTheme="minorHAnsi"/>
                  <w:sz w:val="18"/>
                  <w:szCs w:val="18"/>
                </w:rPr>
                <w:delText>designated and intended to run continuously or if each inlet</w:delText>
              </w:r>
              <w:r w:rsidDel="002125F3">
                <w:rPr>
                  <w:rFonts w:asciiTheme="minorHAnsi" w:hAnsiTheme="minorHAnsi"/>
                  <w:sz w:val="18"/>
                  <w:szCs w:val="18"/>
                </w:rPr>
                <w:delText xml:space="preserve"> </w:delText>
              </w:r>
              <w:r w:rsidRPr="00F3733C" w:rsidDel="002125F3">
                <w:rPr>
                  <w:rFonts w:asciiTheme="minorHAnsi" w:hAnsiTheme="minorHAnsi"/>
                  <w:sz w:val="18"/>
                  <w:szCs w:val="18"/>
                </w:rPr>
                <w:delText>is equipped with a back-draft damper to prevent cross</w:delText>
              </w:r>
              <w:r w:rsidDel="002125F3">
                <w:rPr>
                  <w:rFonts w:asciiTheme="minorHAnsi" w:hAnsiTheme="minorHAnsi"/>
                  <w:sz w:val="18"/>
                  <w:szCs w:val="18"/>
                </w:rPr>
                <w:delText>-</w:delText>
              </w:r>
              <w:r w:rsidRPr="00F3733C" w:rsidDel="002125F3">
                <w:rPr>
                  <w:rFonts w:asciiTheme="minorHAnsi" w:hAnsiTheme="minorHAnsi"/>
                  <w:sz w:val="18"/>
                  <w:szCs w:val="18"/>
                </w:rPr>
                <w:delText>contamination</w:delText>
              </w:r>
              <w:r w:rsidDel="002125F3">
                <w:rPr>
                  <w:rFonts w:asciiTheme="minorHAnsi" w:hAnsiTheme="minorHAnsi"/>
                  <w:sz w:val="18"/>
                  <w:szCs w:val="18"/>
                </w:rPr>
                <w:delText xml:space="preserve"> </w:delText>
              </w:r>
              <w:r w:rsidRPr="00F3733C" w:rsidDel="002125F3">
                <w:rPr>
                  <w:rFonts w:asciiTheme="minorHAnsi" w:hAnsiTheme="minorHAnsi"/>
                  <w:sz w:val="18"/>
                  <w:szCs w:val="18"/>
                </w:rPr>
                <w:delText>when the fan is not running.</w:delText>
              </w:r>
            </w:del>
          </w:p>
        </w:tc>
      </w:tr>
      <w:tr w:rsidR="004B6E84" w14:paraId="79A28EF1" w14:textId="77777777" w:rsidTr="00186891">
        <w:trPr>
          <w:cantSplit/>
          <w:trHeight w:val="158"/>
        </w:trPr>
        <w:tc>
          <w:tcPr>
            <w:tcW w:w="10790" w:type="dxa"/>
            <w:gridSpan w:val="2"/>
            <w:vAlign w:val="center"/>
            <w:hideMark/>
          </w:tcPr>
          <w:p w14:paraId="119E1BF0" w14:textId="77777777" w:rsidR="004B6E84" w:rsidRDefault="004B6E84">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C529BB3" w14:textId="6F0DE882" w:rsidR="00AC0F91" w:rsidRDefault="00AC0F91">
      <w:pPr>
        <w:rPr>
          <w:rFonts w:asciiTheme="minorHAnsi" w:hAnsiTheme="minorHAnsi"/>
          <w:sz w:val="18"/>
          <w:szCs w:val="18"/>
        </w:rPr>
      </w:pPr>
    </w:p>
    <w:p w14:paraId="168B8316" w14:textId="7A571C3D" w:rsidR="000F7AAF" w:rsidRPr="0029047D" w:rsidRDefault="000F7AAF" w:rsidP="00D65FA1">
      <w:pPr>
        <w:rPr>
          <w:rFonts w:asciiTheme="minorHAnsi" w:hAnsiTheme="minorHAnsi"/>
          <w:szCs w:val="18"/>
        </w:rPr>
      </w:pPr>
    </w:p>
    <w:p w14:paraId="2560524C" w14:textId="77777777" w:rsidR="00192313" w:rsidRDefault="00192313" w:rsidP="00D65FA1">
      <w:pPr>
        <w:rPr>
          <w:rFonts w:asciiTheme="minorHAnsi" w:hAnsiTheme="minorHAnsi"/>
          <w:sz w:val="18"/>
          <w:szCs w:val="18"/>
        </w:rPr>
      </w:pPr>
    </w:p>
    <w:p w14:paraId="7B41F1CA" w14:textId="77777777" w:rsidR="00192313" w:rsidRDefault="00192313" w:rsidP="00D65FA1">
      <w:pPr>
        <w:rPr>
          <w:rFonts w:asciiTheme="minorHAnsi" w:hAnsiTheme="minorHAnsi"/>
          <w:sz w:val="18"/>
          <w:szCs w:val="18"/>
        </w:rPr>
      </w:pPr>
    </w:p>
    <w:p w14:paraId="2BE5DDD3" w14:textId="77777777" w:rsidR="000F7AAF" w:rsidRDefault="000F7AAF" w:rsidP="00D65FA1">
      <w:pPr>
        <w:rPr>
          <w:rFonts w:asciiTheme="minorHAnsi" w:hAnsiTheme="minorHAnsi"/>
          <w:sz w:val="18"/>
          <w:szCs w:val="18"/>
        </w:rPr>
      </w:pPr>
    </w:p>
    <w:p w14:paraId="2C7BC2D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0F7AAF" w:rsidRPr="009E2C1C" w14:paraId="34CEF0D6" w14:textId="77777777" w:rsidTr="0029047D">
        <w:trPr>
          <w:trHeight w:val="323"/>
        </w:trPr>
        <w:tc>
          <w:tcPr>
            <w:tcW w:w="10950" w:type="dxa"/>
            <w:gridSpan w:val="4"/>
            <w:vAlign w:val="center"/>
          </w:tcPr>
          <w:p w14:paraId="22EE8E1F" w14:textId="77777777" w:rsidR="000F7AAF" w:rsidRPr="009351D2"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0F7AAF" w:rsidRPr="001B14D6" w14:paraId="72461D34" w14:textId="77777777" w:rsidTr="00D26DCF">
        <w:trPr>
          <w:trHeight w:val="206"/>
        </w:trPr>
        <w:tc>
          <w:tcPr>
            <w:tcW w:w="10950" w:type="dxa"/>
            <w:gridSpan w:val="4"/>
            <w:vAlign w:val="center"/>
          </w:tcPr>
          <w:p w14:paraId="01FA16B7" w14:textId="77777777" w:rsidR="000F7AAF" w:rsidRPr="00E136A4" w:rsidRDefault="000F7AAF" w:rsidP="0029047D">
            <w:pPr>
              <w:keepNext/>
              <w:numPr>
                <w:ilvl w:val="0"/>
                <w:numId w:val="13"/>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0F7AAF" w:rsidRPr="00B272DC" w14:paraId="685C6F86" w14:textId="77777777" w:rsidTr="00D26DCF">
        <w:trPr>
          <w:trHeight w:val="360"/>
        </w:trPr>
        <w:tc>
          <w:tcPr>
            <w:tcW w:w="5577" w:type="dxa"/>
            <w:gridSpan w:val="2"/>
          </w:tcPr>
          <w:p w14:paraId="06DB52FA"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270AE769"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0F7AAF" w:rsidRPr="00B272DC" w14:paraId="43FFA147" w14:textId="77777777" w:rsidTr="00D26DCF">
        <w:trPr>
          <w:trHeight w:val="360"/>
        </w:trPr>
        <w:tc>
          <w:tcPr>
            <w:tcW w:w="5577" w:type="dxa"/>
            <w:gridSpan w:val="2"/>
          </w:tcPr>
          <w:p w14:paraId="3D2F535A"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5B9D7E3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0F7AAF" w:rsidRPr="00B272DC" w14:paraId="52B17CDE" w14:textId="77777777" w:rsidTr="00D26DCF">
        <w:trPr>
          <w:trHeight w:val="360"/>
        </w:trPr>
        <w:tc>
          <w:tcPr>
            <w:tcW w:w="5577" w:type="dxa"/>
            <w:gridSpan w:val="2"/>
          </w:tcPr>
          <w:p w14:paraId="40DAFB7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BED891A" w14:textId="77777777" w:rsidR="000F7AAF" w:rsidRPr="00B272DC" w:rsidRDefault="000F7AAF" w:rsidP="0029047D">
            <w:pPr>
              <w:keepNext/>
              <w:rPr>
                <w:rFonts w:asciiTheme="minorHAnsi" w:hAnsiTheme="minorHAnsi"/>
                <w:sz w:val="14"/>
                <w:szCs w:val="14"/>
              </w:rPr>
            </w:pPr>
            <w:r w:rsidRPr="00B272DC">
              <w:rPr>
                <w:rFonts w:asciiTheme="minorHAnsi" w:hAnsiTheme="minorHAnsi"/>
                <w:sz w:val="14"/>
                <w:szCs w:val="14"/>
              </w:rPr>
              <w:t>CEA/CEPE/HERS certification identification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0F7AAF" w:rsidRPr="00B272DC" w14:paraId="50A5D51A" w14:textId="77777777" w:rsidTr="00D26DCF">
        <w:trPr>
          <w:trHeight w:val="360"/>
        </w:trPr>
        <w:tc>
          <w:tcPr>
            <w:tcW w:w="5577" w:type="dxa"/>
            <w:gridSpan w:val="2"/>
          </w:tcPr>
          <w:p w14:paraId="7E1022FE"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4C1B5C04"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Phone:</w:t>
            </w:r>
          </w:p>
        </w:tc>
      </w:tr>
      <w:tr w:rsidR="000F7AAF" w:rsidRPr="008E6C57" w14:paraId="1877FCA2" w14:textId="77777777" w:rsidTr="00D26DCF">
        <w:tblPrEx>
          <w:tblCellMar>
            <w:left w:w="115" w:type="dxa"/>
            <w:right w:w="115" w:type="dxa"/>
          </w:tblCellMar>
        </w:tblPrEx>
        <w:trPr>
          <w:trHeight w:val="296"/>
        </w:trPr>
        <w:tc>
          <w:tcPr>
            <w:tcW w:w="10950" w:type="dxa"/>
            <w:gridSpan w:val="4"/>
            <w:vAlign w:val="center"/>
          </w:tcPr>
          <w:p w14:paraId="04ED2383" w14:textId="77777777" w:rsidR="000F7AAF"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0F7AAF" w:rsidRPr="008E6C57" w14:paraId="426543B7" w14:textId="77777777" w:rsidTr="00D26DCF">
        <w:tblPrEx>
          <w:tblCellMar>
            <w:left w:w="115" w:type="dxa"/>
            <w:right w:w="115" w:type="dxa"/>
          </w:tblCellMar>
        </w:tblPrEx>
        <w:trPr>
          <w:trHeight w:val="504"/>
        </w:trPr>
        <w:tc>
          <w:tcPr>
            <w:tcW w:w="10950" w:type="dxa"/>
            <w:gridSpan w:val="4"/>
          </w:tcPr>
          <w:p w14:paraId="4E23947D"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46045DBF" w14:textId="77777777" w:rsidR="005D3BD0" w:rsidRPr="005D3BD0" w:rsidRDefault="005D3BD0" w:rsidP="005D3BD0">
            <w:pPr>
              <w:pStyle w:val="Heading3"/>
              <w:numPr>
                <w:ilvl w:val="0"/>
                <w:numId w:val="18"/>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308D362A" w14:textId="77777777" w:rsidR="005D3BD0" w:rsidRPr="005D3BD0" w:rsidRDefault="005D3BD0" w:rsidP="005D3BD0">
            <w:pPr>
              <w:pStyle w:val="Heading3"/>
              <w:numPr>
                <w:ilvl w:val="0"/>
                <w:numId w:val="18"/>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3463B191" w14:textId="77777777" w:rsidR="005D3BD0" w:rsidRPr="005D3BD0" w:rsidRDefault="005D3BD0" w:rsidP="005D3BD0">
            <w:pPr>
              <w:keepNext/>
              <w:numPr>
                <w:ilvl w:val="0"/>
                <w:numId w:val="18"/>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6F9FC603" w14:textId="77777777" w:rsidR="005D3BD0" w:rsidRPr="005D3BD0" w:rsidRDefault="005D3BD0" w:rsidP="005D3BD0">
            <w:pPr>
              <w:pStyle w:val="ListParagraph"/>
              <w:keepNext/>
              <w:numPr>
                <w:ilvl w:val="0"/>
                <w:numId w:val="18"/>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F7C6616" w14:textId="77777777" w:rsidR="000F7AAF" w:rsidRPr="00E74533" w:rsidRDefault="005D3BD0" w:rsidP="005D3BD0">
            <w:pPr>
              <w:pStyle w:val="ListParagraph"/>
              <w:keepNext/>
              <w:numPr>
                <w:ilvl w:val="0"/>
                <w:numId w:val="18"/>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F7AAF" w:rsidRPr="00B272DC" w14:paraId="226711C0" w14:textId="77777777" w:rsidTr="00D26DCF">
        <w:tblPrEx>
          <w:tblCellMar>
            <w:left w:w="108" w:type="dxa"/>
            <w:right w:w="108" w:type="dxa"/>
          </w:tblCellMar>
        </w:tblPrEx>
        <w:trPr>
          <w:trHeight w:val="360"/>
        </w:trPr>
        <w:tc>
          <w:tcPr>
            <w:tcW w:w="5307" w:type="dxa"/>
          </w:tcPr>
          <w:p w14:paraId="41E3A8A2"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55C930EF"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0F7AAF" w:rsidRPr="00B272DC" w14:paraId="78AA48CA"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720ACD1"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B92C55C"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0F7AAF" w:rsidRPr="00B272DC" w14:paraId="5784BA3A"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7B75CA7"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06A4278"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0F7AAF" w:rsidRPr="00B272DC" w14:paraId="3CC93BE5"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E92B9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13A4EF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4F45762"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0F7AAF" w:rsidRPr="00B272DC" w14:paraId="08044947"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0B8C3F"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49100E60"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77BD873" w14:textId="77777777" w:rsidR="00202E7F" w:rsidRDefault="00202E7F" w:rsidP="00D65FA1">
      <w:pPr>
        <w:rPr>
          <w:rFonts w:asciiTheme="minorHAnsi" w:hAnsiTheme="minorHAnsi"/>
          <w:sz w:val="18"/>
          <w:szCs w:val="18"/>
        </w:rPr>
      </w:pPr>
    </w:p>
    <w:p w14:paraId="552B7B55" w14:textId="77777777" w:rsidR="00202E7F" w:rsidRDefault="00202E7F">
      <w:pPr>
        <w:rPr>
          <w:rFonts w:asciiTheme="minorHAnsi" w:hAnsiTheme="minorHAnsi"/>
          <w:sz w:val="18"/>
          <w:szCs w:val="18"/>
        </w:rPr>
      </w:pPr>
    </w:p>
    <w:sectPr w:rsidR="00202E7F"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0A174" w14:textId="77777777" w:rsidR="00874CC8" w:rsidRDefault="00874CC8">
      <w:r>
        <w:separator/>
      </w:r>
    </w:p>
  </w:endnote>
  <w:endnote w:type="continuationSeparator" w:id="0">
    <w:p w14:paraId="4CF0E13D" w14:textId="77777777" w:rsidR="00874CC8" w:rsidRDefault="00874CC8">
      <w:r>
        <w:continuationSeparator/>
      </w:r>
    </w:p>
  </w:endnote>
  <w:endnote w:type="continuationNotice" w:id="1">
    <w:p w14:paraId="536C0723" w14:textId="77777777" w:rsidR="00874CC8" w:rsidRDefault="00874C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A723CC" w:rsidRPr="009213E6" w:rsidRDefault="00A723CC" w:rsidP="009213E6">
    <w:pPr>
      <w:pStyle w:val="Footer"/>
      <w:rPr>
        <w:b/>
      </w:rPr>
    </w:pPr>
    <w:r w:rsidRPr="009213E6">
      <w:t xml:space="preserve">Registration Number:                                            Registration Date/Time:                                                    HERS Provider:                                   </w:t>
    </w:r>
  </w:p>
  <w:p w14:paraId="4E999095" w14:textId="245FF83C" w:rsidR="00A723CC" w:rsidRPr="009213E6" w:rsidRDefault="00A723CC" w:rsidP="009213E6">
    <w:pPr>
      <w:pStyle w:val="Footer"/>
    </w:pPr>
    <w:r w:rsidRPr="009213E6">
      <w:t>CA Building Energy Efficiency Standards - 20</w:t>
    </w:r>
    <w:ins w:id="798" w:author="Alhabibi, Haider@Energy" w:date="2021-08-24T16:23:00Z">
      <w:r w:rsidR="003E064A">
        <w:t>22</w:t>
      </w:r>
    </w:ins>
    <w:del w:id="799" w:author="Alhabibi, Haider@Energy" w:date="2021-08-24T16:23:00Z">
      <w:r w:rsidRPr="009213E6" w:rsidDel="003E064A">
        <w:delText>1</w:delText>
      </w:r>
      <w:r w:rsidDel="003E064A">
        <w:delText>9</w:delText>
      </w:r>
    </w:del>
    <w:r w:rsidRPr="009213E6">
      <w:t xml:space="preserve"> </w:t>
    </w:r>
    <w:ins w:id="800" w:author="Alhabibi, Haider@Energy" w:date="2022-02-23T16:01:00Z">
      <w:r w:rsidR="004166B6" w:rsidRPr="004166B6">
        <w:t>Low-rise Multifamily</w:t>
      </w:r>
    </w:ins>
    <w:del w:id="801" w:author="Alhabibi, Haider@Energy" w:date="2022-02-23T16:01:00Z">
      <w:r w:rsidRPr="009213E6" w:rsidDel="004166B6">
        <w:delText>Residential</w:delText>
      </w:r>
    </w:del>
    <w:r w:rsidRPr="009213E6">
      <w:t xml:space="preserve"> Compliance</w:t>
    </w:r>
    <w:r w:rsidRPr="009213E6">
      <w:tab/>
    </w:r>
    <w:r w:rsidR="00273D7E">
      <w:t>March 20</w:t>
    </w:r>
    <w:ins w:id="802" w:author="Alhabibi, Haider@Energy" w:date="2021-08-24T16:23:00Z">
      <w:r w:rsidR="003E064A">
        <w:t>22</w:t>
      </w:r>
    </w:ins>
    <w:del w:id="803" w:author="Alhabibi, Haider@Energy" w:date="2021-08-24T16:23:00Z">
      <w:r w:rsidR="00273D7E" w:rsidDel="003E064A">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477" w14:textId="6B996F2C" w:rsidR="00A723CC" w:rsidRPr="009213E6" w:rsidRDefault="00A723CC" w:rsidP="009213E6">
    <w:pPr>
      <w:pStyle w:val="Footer"/>
    </w:pPr>
    <w:r w:rsidRPr="009213E6">
      <w:t>CA Building Energy Efficiency Standards - 20</w:t>
    </w:r>
    <w:ins w:id="912" w:author="Alhabibi, Haider@Energy" w:date="2021-08-24T16:23:00Z">
      <w:r w:rsidR="003E064A">
        <w:t>22</w:t>
      </w:r>
    </w:ins>
    <w:del w:id="913" w:author="Alhabibi, Haider@Energy" w:date="2021-08-24T16:23:00Z">
      <w:r w:rsidRPr="009213E6" w:rsidDel="003E064A">
        <w:delText>1</w:delText>
      </w:r>
      <w:r w:rsidDel="003E064A">
        <w:delText>9</w:delText>
      </w:r>
    </w:del>
    <w:r w:rsidRPr="009213E6">
      <w:t xml:space="preserve"> </w:t>
    </w:r>
    <w:ins w:id="914" w:author="Alhabibi, Haider@Energy" w:date="2022-02-23T16:01:00Z">
      <w:r w:rsidR="005A70CA" w:rsidRPr="005A70CA">
        <w:t>Low-rise Multifamily</w:t>
      </w:r>
    </w:ins>
    <w:del w:id="915" w:author="Alhabibi, Haider@Energy" w:date="2022-02-23T16:01:00Z">
      <w:r w:rsidRPr="009213E6" w:rsidDel="005A70CA">
        <w:delText>Residential</w:delText>
      </w:r>
    </w:del>
    <w:r w:rsidRPr="009213E6">
      <w:t xml:space="preserve"> Compliance</w:t>
    </w:r>
    <w:r w:rsidRPr="009213E6">
      <w:tab/>
    </w:r>
    <w:r w:rsidR="00273D7E">
      <w:t>March 20</w:t>
    </w:r>
    <w:ins w:id="916" w:author="Alhabibi, Haider@Energy" w:date="2021-08-24T16:23:00Z">
      <w:r w:rsidR="003E064A">
        <w:t>22</w:t>
      </w:r>
    </w:ins>
    <w:del w:id="917" w:author="Alhabibi, Haider@Energy" w:date="2021-08-24T16:23:00Z">
      <w:r w:rsidR="00273D7E" w:rsidDel="003E064A">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6E6C62FA" w:rsidR="00A723CC" w:rsidRPr="00A165EE" w:rsidRDefault="00A723CC" w:rsidP="009213E6">
    <w:pPr>
      <w:pStyle w:val="Footer"/>
      <w:rPr>
        <w:b/>
      </w:rPr>
    </w:pPr>
    <w:r w:rsidRPr="00A165EE">
      <w:t>CA Building Energy Efficiency Standards - 20</w:t>
    </w:r>
    <w:ins w:id="1629" w:author="Alhabibi, Haider@Energy" w:date="2021-08-24T16:23:00Z">
      <w:r w:rsidR="003E064A">
        <w:t>22</w:t>
      </w:r>
    </w:ins>
    <w:del w:id="1630" w:author="Alhabibi, Haider@Energy" w:date="2021-08-24T16:23:00Z">
      <w:r w:rsidRPr="00A165EE" w:rsidDel="003E064A">
        <w:delText>1</w:delText>
      </w:r>
      <w:r w:rsidDel="003E064A">
        <w:delText>9</w:delText>
      </w:r>
    </w:del>
    <w:r w:rsidRPr="00A165EE">
      <w:t xml:space="preserve"> </w:t>
    </w:r>
    <w:ins w:id="1631" w:author="Alhabibi, Haider@Energy" w:date="2022-02-23T16:01:00Z">
      <w:r w:rsidR="005A70CA" w:rsidRPr="005A70CA">
        <w:t>Low-rise Multifamily</w:t>
      </w:r>
    </w:ins>
    <w:del w:id="1632" w:author="Alhabibi, Haider@Energy" w:date="2022-02-23T16:01:00Z">
      <w:r w:rsidRPr="00A165EE" w:rsidDel="005A70CA">
        <w:delText>Residential</w:delText>
      </w:r>
    </w:del>
    <w:r w:rsidRPr="00A165EE">
      <w:t xml:space="preserve"> Compliance</w:t>
    </w:r>
    <w:r w:rsidRPr="00A165EE">
      <w:tab/>
    </w:r>
    <w:r w:rsidR="00273D7E">
      <w:t>March 20</w:t>
    </w:r>
    <w:ins w:id="1633" w:author="Alhabibi, Haider@Energy" w:date="2021-08-24T16:23:00Z">
      <w:r w:rsidR="003E064A">
        <w:t>22</w:t>
      </w:r>
    </w:ins>
    <w:del w:id="1634" w:author="Alhabibi, Haider@Energy" w:date="2021-08-24T16:23:00Z">
      <w:r w:rsidR="00273D7E" w:rsidDel="003E064A">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2E714" w14:textId="77777777" w:rsidR="00874CC8" w:rsidRDefault="00874CC8">
      <w:r>
        <w:separator/>
      </w:r>
    </w:p>
  </w:footnote>
  <w:footnote w:type="continuationSeparator" w:id="0">
    <w:p w14:paraId="1E54486E" w14:textId="77777777" w:rsidR="00874CC8" w:rsidRDefault="00874CC8">
      <w:r>
        <w:continuationSeparator/>
      </w:r>
    </w:p>
  </w:footnote>
  <w:footnote w:type="continuationNotice" w:id="1">
    <w:p w14:paraId="0DB81653" w14:textId="77777777" w:rsidR="00874CC8" w:rsidRDefault="00874C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7777777" w:rsidR="00A723CC" w:rsidRDefault="00A85043">
    <w:pPr>
      <w:pStyle w:val="Header"/>
    </w:pPr>
    <w:r>
      <w:rPr>
        <w:noProof/>
      </w:rPr>
      <w:pict w14:anchorId="58F57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3E96" w14:textId="77777777" w:rsidR="00A723CC" w:rsidRPr="007770C5" w:rsidRDefault="00A85043" w:rsidP="00352336">
    <w:pPr>
      <w:suppressAutoHyphens/>
      <w:ind w:left="-90"/>
      <w:rPr>
        <w:rFonts w:ascii="Arial" w:hAnsi="Arial" w:cs="Arial"/>
        <w:sz w:val="14"/>
        <w:szCs w:val="14"/>
      </w:rPr>
    </w:pPr>
    <w:r>
      <w:rPr>
        <w:rFonts w:ascii="Arial" w:hAnsi="Arial" w:cs="Arial"/>
        <w:noProof/>
        <w:sz w:val="14"/>
        <w:szCs w:val="14"/>
      </w:rPr>
      <w:pict w14:anchorId="5CE297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2051"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723CC" w:rsidRPr="007770C5">
      <w:rPr>
        <w:rFonts w:ascii="Arial" w:hAnsi="Arial" w:cs="Arial"/>
        <w:sz w:val="14"/>
        <w:szCs w:val="14"/>
      </w:rPr>
      <w:t>STATE OF CALIFORNIA</w:t>
    </w:r>
  </w:p>
  <w:p w14:paraId="41F0EC3D" w14:textId="039DC528" w:rsidR="00A723CC" w:rsidRPr="007770C5" w:rsidRDefault="00A723CC"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7BE0EB02" wp14:editId="7EA4A9E7">
          <wp:simplePos x="0" y="0"/>
          <wp:positionH relativeFrom="margin">
            <wp:posOffset>6618605</wp:posOffset>
          </wp:positionH>
          <wp:positionV relativeFrom="margin">
            <wp:posOffset>-1212850</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LOCAL MECHANICAL EXHAUST</w:t>
    </w:r>
  </w:p>
  <w:p w14:paraId="52A3C1A4" w14:textId="01BBED5F" w:rsidR="00A723CC" w:rsidRPr="007770C5" w:rsidRDefault="00A723CC" w:rsidP="00352336">
    <w:pPr>
      <w:suppressAutoHyphens/>
      <w:ind w:left="-90"/>
      <w:rPr>
        <w:rFonts w:ascii="Arial" w:hAnsi="Arial" w:cs="Arial"/>
        <w:sz w:val="14"/>
        <w:szCs w:val="14"/>
      </w:rPr>
    </w:pPr>
    <w:r>
      <w:rPr>
        <w:rFonts w:ascii="Arial" w:hAnsi="Arial" w:cs="Arial"/>
        <w:sz w:val="14"/>
        <w:szCs w:val="14"/>
      </w:rPr>
      <w:t>CEC-</w:t>
    </w:r>
    <w:del w:id="792" w:author="Alhabibi, Haider@Energy" w:date="2022-02-23T16:00:00Z">
      <w:r w:rsidDel="007455EF">
        <w:rPr>
          <w:rFonts w:ascii="Arial" w:hAnsi="Arial" w:cs="Arial"/>
          <w:sz w:val="14"/>
          <w:szCs w:val="14"/>
        </w:rPr>
        <w:delText>CF2R</w:delText>
      </w:r>
    </w:del>
    <w:ins w:id="793" w:author="Alhabibi, Haider@Energy" w:date="2022-02-23T16:00:00Z">
      <w:r w:rsidR="007455EF">
        <w:rPr>
          <w:rFonts w:ascii="Arial" w:hAnsi="Arial" w:cs="Arial"/>
          <w:sz w:val="14"/>
          <w:szCs w:val="14"/>
        </w:rPr>
        <w:t>LMCI</w:t>
      </w:r>
    </w:ins>
    <w:r>
      <w:rPr>
        <w:rFonts w:ascii="Arial" w:hAnsi="Arial" w:cs="Arial"/>
        <w:sz w:val="14"/>
        <w:szCs w:val="14"/>
      </w:rPr>
      <w:t>-MCH-32-H</w:t>
    </w:r>
    <w:r w:rsidRPr="007770C5">
      <w:rPr>
        <w:rFonts w:ascii="Arial" w:hAnsi="Arial" w:cs="Arial"/>
        <w:sz w:val="14"/>
        <w:szCs w:val="14"/>
      </w:rPr>
      <w:t xml:space="preserve"> (Revised</w:t>
    </w:r>
    <w:r>
      <w:rPr>
        <w:rFonts w:ascii="Arial" w:hAnsi="Arial" w:cs="Arial"/>
        <w:sz w:val="14"/>
        <w:szCs w:val="14"/>
      </w:rPr>
      <w:t xml:space="preserve"> 0</w:t>
    </w:r>
    <w:r w:rsidR="00273D7E">
      <w:rPr>
        <w:rFonts w:ascii="Arial" w:hAnsi="Arial" w:cs="Arial"/>
        <w:sz w:val="14"/>
        <w:szCs w:val="14"/>
      </w:rPr>
      <w:t>3</w:t>
    </w:r>
    <w:r>
      <w:rPr>
        <w:rFonts w:ascii="Arial" w:hAnsi="Arial" w:cs="Arial"/>
        <w:sz w:val="14"/>
        <w:szCs w:val="14"/>
      </w:rPr>
      <w:t>/</w:t>
    </w:r>
    <w:ins w:id="794" w:author="Alhabibi, Haider@Energy" w:date="2021-08-24T16:22:00Z">
      <w:r w:rsidR="003E064A">
        <w:rPr>
          <w:rFonts w:ascii="Arial" w:hAnsi="Arial" w:cs="Arial"/>
          <w:sz w:val="14"/>
          <w:szCs w:val="14"/>
        </w:rPr>
        <w:t>22</w:t>
      </w:r>
    </w:ins>
    <w:del w:id="795" w:author="Alhabibi, Haider@Energy" w:date="2021-08-24T16:23:00Z">
      <w:r w:rsidDel="003E064A">
        <w:rPr>
          <w:rFonts w:ascii="Arial" w:hAnsi="Arial" w:cs="Arial"/>
          <w:sz w:val="14"/>
          <w:szCs w:val="14"/>
        </w:rPr>
        <w:delText>2</w:delText>
      </w:r>
      <w:r w:rsidR="00273D7E" w:rsidDel="003E064A">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7B17D25B" w14:textId="77777777" w:rsidTr="0013183D">
      <w:trPr>
        <w:cantSplit/>
        <w:trHeight w:val="288"/>
      </w:trPr>
      <w:tc>
        <w:tcPr>
          <w:tcW w:w="3881" w:type="pct"/>
          <w:gridSpan w:val="2"/>
          <w:tcBorders>
            <w:bottom w:val="single" w:sz="4" w:space="0" w:color="auto"/>
            <w:right w:val="nil"/>
          </w:tcBorders>
          <w:vAlign w:val="center"/>
        </w:tcPr>
        <w:p w14:paraId="6F48967A" w14:textId="77777777" w:rsidR="00A723CC" w:rsidRPr="00D65FA1" w:rsidRDefault="00A723CC"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4EC1C7B9" w14:textId="49665ACE" w:rsidR="00A723CC" w:rsidRPr="00D65FA1" w:rsidRDefault="00A723CC" w:rsidP="00604BA7">
          <w:pPr>
            <w:pStyle w:val="Style18"/>
            <w:rPr>
              <w:b/>
              <w:sz w:val="20"/>
            </w:rPr>
          </w:pPr>
          <w:del w:id="796" w:author="Alhabibi, Haider@Energy" w:date="2022-02-23T16:00:00Z">
            <w:r w:rsidRPr="00D65FA1" w:rsidDel="007455EF">
              <w:rPr>
                <w:sz w:val="20"/>
              </w:rPr>
              <w:delText>CF2R</w:delText>
            </w:r>
          </w:del>
          <w:ins w:id="797" w:author="Alhabibi, Haider@Energy" w:date="2022-02-23T16:00:00Z">
            <w:r w:rsidR="007455EF">
              <w:rPr>
                <w:sz w:val="20"/>
              </w:rPr>
              <w:t>LMCI</w:t>
            </w:r>
          </w:ins>
          <w:r w:rsidRPr="00D65FA1">
            <w:rPr>
              <w:sz w:val="20"/>
            </w:rPr>
            <w:t>-MCH-</w:t>
          </w:r>
          <w:r>
            <w:rPr>
              <w:sz w:val="20"/>
            </w:rPr>
            <w:t>32-H</w:t>
          </w:r>
        </w:p>
      </w:tc>
    </w:tr>
    <w:tr w:rsidR="00A723CC" w:rsidRPr="00F85124" w14:paraId="7486D1F1" w14:textId="77777777" w:rsidTr="0013183D">
      <w:trPr>
        <w:cantSplit/>
        <w:trHeight w:val="288"/>
      </w:trPr>
      <w:tc>
        <w:tcPr>
          <w:tcW w:w="2285" w:type="pct"/>
          <w:tcBorders>
            <w:right w:val="nil"/>
          </w:tcBorders>
        </w:tcPr>
        <w:p w14:paraId="5BEDD834" w14:textId="218E1766" w:rsidR="00A723CC" w:rsidRPr="00F85124" w:rsidRDefault="00A723CC" w:rsidP="00604BA7">
          <w:pPr>
            <w:pStyle w:val="Style19"/>
            <w:rPr>
              <w:sz w:val="12"/>
              <w:szCs w:val="12"/>
            </w:rPr>
          </w:pPr>
          <w:r>
            <w:t>Local Mechanical Exhaust</w:t>
          </w:r>
        </w:p>
      </w:tc>
      <w:tc>
        <w:tcPr>
          <w:tcW w:w="2715" w:type="pct"/>
          <w:gridSpan w:val="2"/>
          <w:tcBorders>
            <w:left w:val="nil"/>
          </w:tcBorders>
        </w:tcPr>
        <w:p w14:paraId="4E8C3980" w14:textId="69DEEEE0" w:rsidR="00A723CC" w:rsidRPr="00F85124" w:rsidRDefault="00A723CC"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A85043">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r w:rsidR="00A723CC" w:rsidRPr="00F85124" w14:paraId="03F387F7" w14:textId="77777777" w:rsidTr="0013183D">
      <w:trPr>
        <w:cantSplit/>
        <w:trHeight w:val="288"/>
      </w:trPr>
      <w:tc>
        <w:tcPr>
          <w:tcW w:w="0" w:type="auto"/>
        </w:tcPr>
        <w:p w14:paraId="733100B6" w14:textId="77777777" w:rsidR="00A723CC" w:rsidRPr="00F85124" w:rsidRDefault="00A723CC" w:rsidP="0013183D">
          <w:pPr>
            <w:pStyle w:val="Style20"/>
          </w:pPr>
          <w:r w:rsidRPr="00F85124">
            <w:t>Project Name:</w:t>
          </w:r>
        </w:p>
      </w:tc>
      <w:tc>
        <w:tcPr>
          <w:tcW w:w="1596" w:type="pct"/>
        </w:tcPr>
        <w:p w14:paraId="39F53131" w14:textId="77777777" w:rsidR="00A723CC" w:rsidRPr="00F85124" w:rsidRDefault="00A723CC" w:rsidP="0013183D">
          <w:pPr>
            <w:pStyle w:val="Style20"/>
          </w:pPr>
          <w:r w:rsidRPr="00F85124">
            <w:t>Enforcement Agency:</w:t>
          </w:r>
        </w:p>
      </w:tc>
      <w:tc>
        <w:tcPr>
          <w:tcW w:w="1119" w:type="pct"/>
        </w:tcPr>
        <w:p w14:paraId="0E6CEE02" w14:textId="77777777" w:rsidR="00A723CC" w:rsidRPr="00F85124" w:rsidRDefault="00A723CC" w:rsidP="0013183D">
          <w:pPr>
            <w:pStyle w:val="Style20"/>
          </w:pPr>
          <w:r w:rsidRPr="00F85124">
            <w:t>Permit Number:</w:t>
          </w:r>
        </w:p>
      </w:tc>
    </w:tr>
    <w:tr w:rsidR="00A723CC" w:rsidRPr="00F85124" w14:paraId="320E1DAE" w14:textId="77777777" w:rsidTr="0013183D">
      <w:trPr>
        <w:cantSplit/>
        <w:trHeight w:val="288"/>
      </w:trPr>
      <w:tc>
        <w:tcPr>
          <w:tcW w:w="0" w:type="auto"/>
        </w:tcPr>
        <w:p w14:paraId="30B3BBEA" w14:textId="77777777" w:rsidR="00A723CC" w:rsidRPr="00F85124" w:rsidRDefault="00A723CC" w:rsidP="0013183D">
          <w:pPr>
            <w:pStyle w:val="Style20"/>
            <w:rPr>
              <w:vertAlign w:val="superscript"/>
            </w:rPr>
          </w:pPr>
          <w:r w:rsidRPr="00F85124">
            <w:t>Dwelling Address:</w:t>
          </w:r>
        </w:p>
      </w:tc>
      <w:tc>
        <w:tcPr>
          <w:tcW w:w="1596" w:type="pct"/>
        </w:tcPr>
        <w:p w14:paraId="7A3CC7C9" w14:textId="77777777" w:rsidR="00A723CC" w:rsidRPr="00F85124" w:rsidRDefault="00A723CC" w:rsidP="0013183D">
          <w:pPr>
            <w:pStyle w:val="Style20"/>
            <w:rPr>
              <w:vertAlign w:val="superscript"/>
            </w:rPr>
          </w:pPr>
          <w:r w:rsidRPr="00F85124">
            <w:t>City</w:t>
          </w:r>
          <w:r>
            <w:t>:</w:t>
          </w:r>
        </w:p>
      </w:tc>
      <w:tc>
        <w:tcPr>
          <w:tcW w:w="1119" w:type="pct"/>
        </w:tcPr>
        <w:p w14:paraId="08C96AAD" w14:textId="77777777" w:rsidR="00A723CC" w:rsidRPr="00F85124" w:rsidRDefault="00A723CC" w:rsidP="0013183D">
          <w:pPr>
            <w:pStyle w:val="Style20"/>
            <w:rPr>
              <w:vertAlign w:val="superscript"/>
            </w:rPr>
          </w:pPr>
          <w:r w:rsidRPr="00F85124">
            <w:t>Zip Code</w:t>
          </w:r>
          <w:r>
            <w:t>:</w:t>
          </w:r>
        </w:p>
      </w:tc>
    </w:tr>
  </w:tbl>
  <w:p w14:paraId="629563D7" w14:textId="77777777" w:rsidR="00A723CC" w:rsidRDefault="00A72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77777777" w:rsidR="00A723CC" w:rsidRDefault="00A85043">
    <w:pPr>
      <w:pStyle w:val="Header"/>
    </w:pPr>
    <w:r>
      <w:rPr>
        <w:noProof/>
      </w:rPr>
      <w:pict w14:anchorId="0E16F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9B07" w14:textId="77777777" w:rsidR="00A723CC" w:rsidRDefault="00A85043">
    <w:pPr>
      <w:pStyle w:val="Header"/>
    </w:pPr>
    <w:r>
      <w:rPr>
        <w:noProof/>
      </w:rPr>
      <w:pict w14:anchorId="233315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52DFA6CD" w14:textId="77777777" w:rsidTr="00023A98">
      <w:trPr>
        <w:cantSplit/>
        <w:trHeight w:val="288"/>
      </w:trPr>
      <w:tc>
        <w:tcPr>
          <w:tcW w:w="3881" w:type="pct"/>
          <w:gridSpan w:val="2"/>
          <w:tcBorders>
            <w:bottom w:val="single" w:sz="4" w:space="0" w:color="auto"/>
            <w:right w:val="nil"/>
          </w:tcBorders>
          <w:vAlign w:val="center"/>
        </w:tcPr>
        <w:p w14:paraId="0A28E9C8" w14:textId="77777777" w:rsidR="00A723CC" w:rsidRPr="00927918" w:rsidRDefault="00A723CC"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E9D47FD" w14:textId="46DCEE6F" w:rsidR="00A723CC" w:rsidRPr="00927918" w:rsidRDefault="00A723CC" w:rsidP="00250B4F">
          <w:pPr>
            <w:pStyle w:val="Style18"/>
            <w:rPr>
              <w:b/>
              <w:sz w:val="20"/>
            </w:rPr>
          </w:pPr>
          <w:del w:id="910" w:author="Alhabibi, Haider@Energy" w:date="2022-02-23T16:00:00Z">
            <w:r w:rsidRPr="00927918" w:rsidDel="007455EF">
              <w:rPr>
                <w:sz w:val="20"/>
              </w:rPr>
              <w:delText>CF2R</w:delText>
            </w:r>
          </w:del>
          <w:ins w:id="911" w:author="Alhabibi, Haider@Energy" w:date="2022-02-23T16:00:00Z">
            <w:r w:rsidR="007455EF">
              <w:rPr>
                <w:sz w:val="20"/>
              </w:rPr>
              <w:t>LMCI</w:t>
            </w:r>
          </w:ins>
          <w:r w:rsidRPr="00927918">
            <w:rPr>
              <w:sz w:val="20"/>
            </w:rPr>
            <w:t>-MCH-</w:t>
          </w:r>
          <w:r>
            <w:rPr>
              <w:sz w:val="20"/>
            </w:rPr>
            <w:t>32-H</w:t>
          </w:r>
        </w:p>
      </w:tc>
    </w:tr>
    <w:tr w:rsidR="00A723CC" w:rsidRPr="00F85124" w14:paraId="67019670" w14:textId="77777777" w:rsidTr="00023A98">
      <w:trPr>
        <w:cantSplit/>
        <w:trHeight w:val="288"/>
      </w:trPr>
      <w:tc>
        <w:tcPr>
          <w:tcW w:w="2285" w:type="pct"/>
          <w:tcBorders>
            <w:right w:val="nil"/>
          </w:tcBorders>
        </w:tcPr>
        <w:p w14:paraId="690EE3E8" w14:textId="17EBEB02" w:rsidR="00A723CC" w:rsidRPr="00F85124" w:rsidRDefault="00A723CC" w:rsidP="00250B4F">
          <w:pPr>
            <w:pStyle w:val="Style19"/>
            <w:rPr>
              <w:sz w:val="12"/>
              <w:szCs w:val="12"/>
            </w:rPr>
          </w:pPr>
          <w:r>
            <w:t>Local Mechanical Exhaust – MCH-27b</w:t>
          </w:r>
        </w:p>
      </w:tc>
      <w:tc>
        <w:tcPr>
          <w:tcW w:w="2715" w:type="pct"/>
          <w:gridSpan w:val="2"/>
          <w:tcBorders>
            <w:left w:val="nil"/>
          </w:tcBorders>
        </w:tcPr>
        <w:p w14:paraId="7B4A2886" w14:textId="1F87C003"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A85043">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42F526F8" w14:textId="77777777" w:rsidR="00A723CC" w:rsidRDefault="00A85043" w:rsidP="00D65FA1">
    <w:pPr>
      <w:pStyle w:val="Header"/>
    </w:pPr>
    <w:r>
      <w:rPr>
        <w:noProof/>
      </w:rPr>
      <w:pict w14:anchorId="79D6F1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205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87A6" w14:textId="77777777" w:rsidR="00A723CC" w:rsidRDefault="00A85043">
    <w:pPr>
      <w:pStyle w:val="Header"/>
    </w:pPr>
    <w:r>
      <w:rPr>
        <w:noProof/>
      </w:rPr>
      <w:pict w14:anchorId="460120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77777777" w:rsidR="00A723CC" w:rsidRDefault="00A85043">
    <w:pPr>
      <w:pStyle w:val="Header"/>
    </w:pPr>
    <w:r>
      <w:rPr>
        <w:noProof/>
      </w:rPr>
      <w:pict w14:anchorId="3459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A723CC" w:rsidRPr="00D65FA1" w:rsidRDefault="00A723C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08E4AC63" w:rsidR="00A723CC" w:rsidRPr="00D65FA1" w:rsidRDefault="00A723CC" w:rsidP="00604BA7">
          <w:pPr>
            <w:pStyle w:val="Style18"/>
            <w:rPr>
              <w:b/>
              <w:sz w:val="20"/>
            </w:rPr>
          </w:pPr>
          <w:del w:id="1627" w:author="Alhabibi, Haider@Energy" w:date="2022-02-23T16:00:00Z">
            <w:r w:rsidRPr="00D65FA1" w:rsidDel="007455EF">
              <w:rPr>
                <w:sz w:val="20"/>
              </w:rPr>
              <w:delText>CF2R</w:delText>
            </w:r>
          </w:del>
          <w:ins w:id="1628" w:author="Alhabibi, Haider@Energy" w:date="2022-02-23T16:00:00Z">
            <w:r w:rsidR="007455EF">
              <w:rPr>
                <w:sz w:val="20"/>
              </w:rPr>
              <w:t>LMCI</w:t>
            </w:r>
          </w:ins>
          <w:r w:rsidRPr="00D65FA1">
            <w:rPr>
              <w:sz w:val="20"/>
            </w:rPr>
            <w:t>-MCH-</w:t>
          </w:r>
          <w:r>
            <w:rPr>
              <w:sz w:val="20"/>
            </w:rPr>
            <w:t>32-H</w:t>
          </w:r>
        </w:p>
      </w:tc>
    </w:tr>
    <w:tr w:rsidR="00A723CC" w:rsidRPr="00F85124" w14:paraId="3C98AFA6" w14:textId="77777777" w:rsidTr="00023A98">
      <w:trPr>
        <w:cantSplit/>
        <w:trHeight w:val="288"/>
      </w:trPr>
      <w:tc>
        <w:tcPr>
          <w:tcW w:w="2285" w:type="pct"/>
          <w:tcBorders>
            <w:right w:val="nil"/>
          </w:tcBorders>
        </w:tcPr>
        <w:p w14:paraId="2696ED26" w14:textId="7DE33BEA" w:rsidR="00A723CC" w:rsidRPr="00F85124" w:rsidRDefault="00A723C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5D99AF28"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A85043">
            <w:rPr>
              <w:rFonts w:asciiTheme="minorHAnsi" w:hAnsiTheme="minorHAnsi"/>
              <w:bCs/>
              <w:noProof/>
            </w:rPr>
            <w:t>8</w:t>
          </w:r>
          <w:r>
            <w:rPr>
              <w:rFonts w:asciiTheme="minorHAnsi" w:hAnsiTheme="minorHAnsi"/>
              <w:bCs/>
              <w:noProof/>
            </w:rPr>
            <w:fldChar w:fldCharType="end"/>
          </w:r>
          <w:r w:rsidRPr="00F85124">
            <w:rPr>
              <w:rFonts w:asciiTheme="minorHAnsi" w:hAnsiTheme="minorHAnsi"/>
              <w:bCs/>
            </w:rPr>
            <w:t>)</w:t>
          </w:r>
        </w:p>
      </w:tc>
    </w:tr>
  </w:tbl>
  <w:p w14:paraId="489758FB" w14:textId="77777777" w:rsidR="00A723CC" w:rsidRDefault="00A85043" w:rsidP="007F6151">
    <w:pPr>
      <w:pStyle w:val="Header"/>
    </w:pPr>
    <w:r>
      <w:rPr>
        <w:noProof/>
      </w:rPr>
      <w:pict w14:anchorId="5BB2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77777777" w:rsidR="00A723CC" w:rsidRDefault="00A85043">
    <w:pPr>
      <w:pStyle w:val="Header"/>
    </w:pPr>
    <w:r>
      <w:rPr>
        <w:noProof/>
      </w:rPr>
      <w:pict w14:anchorId="6F862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E5363"/>
    <w:multiLevelType w:val="hybridMultilevel"/>
    <w:tmpl w:val="0380A46E"/>
    <w:lvl w:ilvl="0" w:tplc="0A64DF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FE3FC3"/>
    <w:multiLevelType w:val="hybridMultilevel"/>
    <w:tmpl w:val="A7143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6"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6CB69A3"/>
    <w:multiLevelType w:val="hybridMultilevel"/>
    <w:tmpl w:val="DD2C7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973D1E"/>
    <w:multiLevelType w:val="hybridMultilevel"/>
    <w:tmpl w:val="AD52CFB0"/>
    <w:lvl w:ilvl="0" w:tplc="582E32D6">
      <w:start w:val="1"/>
      <w:numFmt w:val="decimal"/>
      <w:lvlText w:val="%1."/>
      <w:lvlJc w:val="left"/>
      <w:pPr>
        <w:ind w:left="1080" w:hanging="360"/>
      </w:pPr>
      <w:rPr>
        <w:rFonts w:hint="default"/>
        <w:b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872178"/>
    <w:multiLevelType w:val="hybridMultilevel"/>
    <w:tmpl w:val="48CC4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18"/>
  </w:num>
  <w:num w:numId="4">
    <w:abstractNumId w:val="1"/>
  </w:num>
  <w:num w:numId="5">
    <w:abstractNumId w:val="0"/>
  </w:num>
  <w:num w:numId="6">
    <w:abstractNumId w:val="10"/>
  </w:num>
  <w:num w:numId="7">
    <w:abstractNumId w:val="19"/>
  </w:num>
  <w:num w:numId="8">
    <w:abstractNumId w:val="22"/>
  </w:num>
  <w:num w:numId="9">
    <w:abstractNumId w:val="9"/>
  </w:num>
  <w:num w:numId="10">
    <w:abstractNumId w:val="14"/>
  </w:num>
  <w:num w:numId="11">
    <w:abstractNumId w:val="26"/>
  </w:num>
  <w:num w:numId="12">
    <w:abstractNumId w:val="15"/>
  </w:num>
  <w:num w:numId="13">
    <w:abstractNumId w:val="12"/>
  </w:num>
  <w:num w:numId="14">
    <w:abstractNumId w:val="17"/>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0"/>
  </w:num>
  <w:num w:numId="18">
    <w:abstractNumId w:val="4"/>
  </w:num>
  <w:num w:numId="19">
    <w:abstractNumId w:val="7"/>
  </w:num>
  <w:num w:numId="20">
    <w:abstractNumId w:val="27"/>
  </w:num>
  <w:num w:numId="21">
    <w:abstractNumId w:val="5"/>
  </w:num>
  <w:num w:numId="22">
    <w:abstractNumId w:val="8"/>
  </w:num>
  <w:num w:numId="23">
    <w:abstractNumId w:val="28"/>
  </w:num>
  <w:num w:numId="24">
    <w:abstractNumId w:val="24"/>
  </w:num>
  <w:num w:numId="25">
    <w:abstractNumId w:val="16"/>
  </w:num>
  <w:num w:numId="26">
    <w:abstractNumId w:val="13"/>
  </w:num>
  <w:num w:numId="27">
    <w:abstractNumId w:val="2"/>
  </w:num>
  <w:num w:numId="28">
    <w:abstractNumId w:val="23"/>
  </w:num>
  <w:num w:numId="29">
    <w:abstractNumId w:val="20"/>
  </w:num>
  <w:num w:numId="30">
    <w:abstractNumId w:val="25"/>
  </w:num>
  <w:num w:numId="31">
    <w:abstractNumId w:val="6"/>
  </w:num>
  <w:num w:numId="32">
    <w:abstractNumId w:val="2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00"/>
    <w:rsid w:val="00001621"/>
    <w:rsid w:val="000017F3"/>
    <w:rsid w:val="0000187E"/>
    <w:rsid w:val="00002EE0"/>
    <w:rsid w:val="00005C34"/>
    <w:rsid w:val="00006751"/>
    <w:rsid w:val="00006F3C"/>
    <w:rsid w:val="0001052E"/>
    <w:rsid w:val="00010C95"/>
    <w:rsid w:val="000129ED"/>
    <w:rsid w:val="00013A16"/>
    <w:rsid w:val="000165F9"/>
    <w:rsid w:val="000211E0"/>
    <w:rsid w:val="00023A98"/>
    <w:rsid w:val="00025D31"/>
    <w:rsid w:val="00026B59"/>
    <w:rsid w:val="00031FF2"/>
    <w:rsid w:val="00032B7E"/>
    <w:rsid w:val="000345DA"/>
    <w:rsid w:val="00035135"/>
    <w:rsid w:val="00037F93"/>
    <w:rsid w:val="000452DE"/>
    <w:rsid w:val="00045AF9"/>
    <w:rsid w:val="00050A46"/>
    <w:rsid w:val="00050BEC"/>
    <w:rsid w:val="00052480"/>
    <w:rsid w:val="0006136B"/>
    <w:rsid w:val="0006325B"/>
    <w:rsid w:val="000642A8"/>
    <w:rsid w:val="00067802"/>
    <w:rsid w:val="00070E18"/>
    <w:rsid w:val="00074257"/>
    <w:rsid w:val="000745F0"/>
    <w:rsid w:val="000753FB"/>
    <w:rsid w:val="0008090F"/>
    <w:rsid w:val="00083CAE"/>
    <w:rsid w:val="000845CF"/>
    <w:rsid w:val="000853A2"/>
    <w:rsid w:val="00086412"/>
    <w:rsid w:val="00086607"/>
    <w:rsid w:val="00086EF9"/>
    <w:rsid w:val="000918F9"/>
    <w:rsid w:val="0009315E"/>
    <w:rsid w:val="00093A7F"/>
    <w:rsid w:val="00094357"/>
    <w:rsid w:val="000956C7"/>
    <w:rsid w:val="00097FDE"/>
    <w:rsid w:val="000A01E6"/>
    <w:rsid w:val="000A0EE3"/>
    <w:rsid w:val="000A5B2C"/>
    <w:rsid w:val="000A606E"/>
    <w:rsid w:val="000A6716"/>
    <w:rsid w:val="000A7A62"/>
    <w:rsid w:val="000B0CCF"/>
    <w:rsid w:val="000B1B45"/>
    <w:rsid w:val="000B1D47"/>
    <w:rsid w:val="000B417F"/>
    <w:rsid w:val="000C0B3F"/>
    <w:rsid w:val="000C143C"/>
    <w:rsid w:val="000C26E6"/>
    <w:rsid w:val="000C4D97"/>
    <w:rsid w:val="000C6B12"/>
    <w:rsid w:val="000D01A4"/>
    <w:rsid w:val="000D065E"/>
    <w:rsid w:val="000D0C09"/>
    <w:rsid w:val="000D1D58"/>
    <w:rsid w:val="000D4776"/>
    <w:rsid w:val="000D5B29"/>
    <w:rsid w:val="000D68BA"/>
    <w:rsid w:val="000E0347"/>
    <w:rsid w:val="000E1ADF"/>
    <w:rsid w:val="000E2262"/>
    <w:rsid w:val="000E2FAB"/>
    <w:rsid w:val="000E7B7C"/>
    <w:rsid w:val="000F2727"/>
    <w:rsid w:val="000F3711"/>
    <w:rsid w:val="000F4C49"/>
    <w:rsid w:val="000F50A0"/>
    <w:rsid w:val="000F5E7E"/>
    <w:rsid w:val="000F605A"/>
    <w:rsid w:val="000F685B"/>
    <w:rsid w:val="000F713F"/>
    <w:rsid w:val="000F7AAF"/>
    <w:rsid w:val="001017F1"/>
    <w:rsid w:val="00103283"/>
    <w:rsid w:val="00103BD4"/>
    <w:rsid w:val="001051B9"/>
    <w:rsid w:val="00105871"/>
    <w:rsid w:val="00111C8E"/>
    <w:rsid w:val="00111F02"/>
    <w:rsid w:val="001147D5"/>
    <w:rsid w:val="001162FB"/>
    <w:rsid w:val="00121697"/>
    <w:rsid w:val="00121986"/>
    <w:rsid w:val="00121AEA"/>
    <w:rsid w:val="001245F1"/>
    <w:rsid w:val="001263BF"/>
    <w:rsid w:val="00127A5E"/>
    <w:rsid w:val="0013183D"/>
    <w:rsid w:val="00131E30"/>
    <w:rsid w:val="001323B7"/>
    <w:rsid w:val="00135299"/>
    <w:rsid w:val="00137085"/>
    <w:rsid w:val="001410E2"/>
    <w:rsid w:val="00141821"/>
    <w:rsid w:val="001456B0"/>
    <w:rsid w:val="0014582E"/>
    <w:rsid w:val="001468DA"/>
    <w:rsid w:val="0014710A"/>
    <w:rsid w:val="001475C8"/>
    <w:rsid w:val="00150463"/>
    <w:rsid w:val="00163B85"/>
    <w:rsid w:val="00163FB5"/>
    <w:rsid w:val="00163FD2"/>
    <w:rsid w:val="00164B1B"/>
    <w:rsid w:val="00170A93"/>
    <w:rsid w:val="00174B78"/>
    <w:rsid w:val="0017687A"/>
    <w:rsid w:val="00181323"/>
    <w:rsid w:val="001814EE"/>
    <w:rsid w:val="001831AF"/>
    <w:rsid w:val="001837A7"/>
    <w:rsid w:val="001844F5"/>
    <w:rsid w:val="00185DE2"/>
    <w:rsid w:val="00186891"/>
    <w:rsid w:val="001910B6"/>
    <w:rsid w:val="00192313"/>
    <w:rsid w:val="001937DC"/>
    <w:rsid w:val="001947AA"/>
    <w:rsid w:val="001A027C"/>
    <w:rsid w:val="001A11AA"/>
    <w:rsid w:val="001A15B9"/>
    <w:rsid w:val="001A1B1A"/>
    <w:rsid w:val="001A2F39"/>
    <w:rsid w:val="001A6444"/>
    <w:rsid w:val="001B335E"/>
    <w:rsid w:val="001B37A2"/>
    <w:rsid w:val="001B6496"/>
    <w:rsid w:val="001B6972"/>
    <w:rsid w:val="001B7A40"/>
    <w:rsid w:val="001C0809"/>
    <w:rsid w:val="001C1F44"/>
    <w:rsid w:val="001C2576"/>
    <w:rsid w:val="001C363F"/>
    <w:rsid w:val="001C4226"/>
    <w:rsid w:val="001C624C"/>
    <w:rsid w:val="001D01EC"/>
    <w:rsid w:val="001D07F3"/>
    <w:rsid w:val="001D2ED0"/>
    <w:rsid w:val="001D331F"/>
    <w:rsid w:val="001D3DAC"/>
    <w:rsid w:val="001D50E6"/>
    <w:rsid w:val="001D7763"/>
    <w:rsid w:val="001E3454"/>
    <w:rsid w:val="001E3C1B"/>
    <w:rsid w:val="001E6697"/>
    <w:rsid w:val="001F40B6"/>
    <w:rsid w:val="001F4A5C"/>
    <w:rsid w:val="002011BC"/>
    <w:rsid w:val="00202A63"/>
    <w:rsid w:val="00202E7F"/>
    <w:rsid w:val="00202F46"/>
    <w:rsid w:val="00204C45"/>
    <w:rsid w:val="00206BA1"/>
    <w:rsid w:val="00207977"/>
    <w:rsid w:val="002125F3"/>
    <w:rsid w:val="00212747"/>
    <w:rsid w:val="0021359B"/>
    <w:rsid w:val="00213B87"/>
    <w:rsid w:val="00215A75"/>
    <w:rsid w:val="00216B32"/>
    <w:rsid w:val="002233E9"/>
    <w:rsid w:val="00223BFD"/>
    <w:rsid w:val="0022618B"/>
    <w:rsid w:val="002262B5"/>
    <w:rsid w:val="0023020B"/>
    <w:rsid w:val="002308A9"/>
    <w:rsid w:val="00232184"/>
    <w:rsid w:val="00232C1C"/>
    <w:rsid w:val="00232E67"/>
    <w:rsid w:val="00235FC1"/>
    <w:rsid w:val="00236ABC"/>
    <w:rsid w:val="00237379"/>
    <w:rsid w:val="00246307"/>
    <w:rsid w:val="00247708"/>
    <w:rsid w:val="002477FB"/>
    <w:rsid w:val="00250048"/>
    <w:rsid w:val="00250B4F"/>
    <w:rsid w:val="00251264"/>
    <w:rsid w:val="00260A1A"/>
    <w:rsid w:val="00260F33"/>
    <w:rsid w:val="0026195E"/>
    <w:rsid w:val="0026239F"/>
    <w:rsid w:val="00263FAB"/>
    <w:rsid w:val="00264BE7"/>
    <w:rsid w:val="0026531F"/>
    <w:rsid w:val="002667E8"/>
    <w:rsid w:val="002679C3"/>
    <w:rsid w:val="0027059B"/>
    <w:rsid w:val="00270B7F"/>
    <w:rsid w:val="00272246"/>
    <w:rsid w:val="00273D7E"/>
    <w:rsid w:val="00276E1F"/>
    <w:rsid w:val="002777EF"/>
    <w:rsid w:val="00281BAF"/>
    <w:rsid w:val="002827EB"/>
    <w:rsid w:val="0028412C"/>
    <w:rsid w:val="00284BD9"/>
    <w:rsid w:val="0028712D"/>
    <w:rsid w:val="00287E14"/>
    <w:rsid w:val="0029047D"/>
    <w:rsid w:val="00290950"/>
    <w:rsid w:val="0029154A"/>
    <w:rsid w:val="00292D21"/>
    <w:rsid w:val="00294161"/>
    <w:rsid w:val="00294334"/>
    <w:rsid w:val="00294AFD"/>
    <w:rsid w:val="002A0B80"/>
    <w:rsid w:val="002A3EBD"/>
    <w:rsid w:val="002A3EF5"/>
    <w:rsid w:val="002A4574"/>
    <w:rsid w:val="002A4C77"/>
    <w:rsid w:val="002B23AE"/>
    <w:rsid w:val="002B29C8"/>
    <w:rsid w:val="002B4E67"/>
    <w:rsid w:val="002C03F1"/>
    <w:rsid w:val="002C2D91"/>
    <w:rsid w:val="002C3D8E"/>
    <w:rsid w:val="002C4695"/>
    <w:rsid w:val="002C490A"/>
    <w:rsid w:val="002C5A97"/>
    <w:rsid w:val="002D0D46"/>
    <w:rsid w:val="002D1237"/>
    <w:rsid w:val="002D1A44"/>
    <w:rsid w:val="002D255B"/>
    <w:rsid w:val="002D3294"/>
    <w:rsid w:val="002D4ED3"/>
    <w:rsid w:val="002D69FC"/>
    <w:rsid w:val="002E0231"/>
    <w:rsid w:val="002E47B0"/>
    <w:rsid w:val="002E66DA"/>
    <w:rsid w:val="002F1063"/>
    <w:rsid w:val="002F1E37"/>
    <w:rsid w:val="002F1FE3"/>
    <w:rsid w:val="002F25BB"/>
    <w:rsid w:val="002F321D"/>
    <w:rsid w:val="002F3634"/>
    <w:rsid w:val="002F38B7"/>
    <w:rsid w:val="002F5EFB"/>
    <w:rsid w:val="002F6568"/>
    <w:rsid w:val="002F679F"/>
    <w:rsid w:val="0030200E"/>
    <w:rsid w:val="00303E73"/>
    <w:rsid w:val="00306CAA"/>
    <w:rsid w:val="00307737"/>
    <w:rsid w:val="00310D9A"/>
    <w:rsid w:val="00311549"/>
    <w:rsid w:val="0031417A"/>
    <w:rsid w:val="003166B2"/>
    <w:rsid w:val="0032216A"/>
    <w:rsid w:val="0032299E"/>
    <w:rsid w:val="00324825"/>
    <w:rsid w:val="003255BF"/>
    <w:rsid w:val="00325879"/>
    <w:rsid w:val="00325FC0"/>
    <w:rsid w:val="0032610E"/>
    <w:rsid w:val="00327A9C"/>
    <w:rsid w:val="00327BE2"/>
    <w:rsid w:val="00332461"/>
    <w:rsid w:val="003363E8"/>
    <w:rsid w:val="00337FA2"/>
    <w:rsid w:val="00341C52"/>
    <w:rsid w:val="00341EBD"/>
    <w:rsid w:val="003426B7"/>
    <w:rsid w:val="00342920"/>
    <w:rsid w:val="0034498B"/>
    <w:rsid w:val="00346563"/>
    <w:rsid w:val="00347C98"/>
    <w:rsid w:val="00350756"/>
    <w:rsid w:val="00352336"/>
    <w:rsid w:val="003525E3"/>
    <w:rsid w:val="00352853"/>
    <w:rsid w:val="00353923"/>
    <w:rsid w:val="00353AD6"/>
    <w:rsid w:val="00354C00"/>
    <w:rsid w:val="00355C2A"/>
    <w:rsid w:val="003563E7"/>
    <w:rsid w:val="00360CDE"/>
    <w:rsid w:val="003628BF"/>
    <w:rsid w:val="00362ECD"/>
    <w:rsid w:val="00367BCB"/>
    <w:rsid w:val="00370F90"/>
    <w:rsid w:val="0037448D"/>
    <w:rsid w:val="00377144"/>
    <w:rsid w:val="00380D64"/>
    <w:rsid w:val="0038173A"/>
    <w:rsid w:val="003837C9"/>
    <w:rsid w:val="00385E96"/>
    <w:rsid w:val="003906B7"/>
    <w:rsid w:val="00390911"/>
    <w:rsid w:val="00391793"/>
    <w:rsid w:val="003938ED"/>
    <w:rsid w:val="00393AA6"/>
    <w:rsid w:val="00396A8D"/>
    <w:rsid w:val="003A3A65"/>
    <w:rsid w:val="003A3D8D"/>
    <w:rsid w:val="003A4E22"/>
    <w:rsid w:val="003A6A70"/>
    <w:rsid w:val="003A7EDB"/>
    <w:rsid w:val="003B3153"/>
    <w:rsid w:val="003B6CB0"/>
    <w:rsid w:val="003C0A11"/>
    <w:rsid w:val="003C47F9"/>
    <w:rsid w:val="003C4A15"/>
    <w:rsid w:val="003C565D"/>
    <w:rsid w:val="003C6B93"/>
    <w:rsid w:val="003C7C16"/>
    <w:rsid w:val="003D08BE"/>
    <w:rsid w:val="003D0A5A"/>
    <w:rsid w:val="003D30A5"/>
    <w:rsid w:val="003D3B50"/>
    <w:rsid w:val="003D40CF"/>
    <w:rsid w:val="003D5DA1"/>
    <w:rsid w:val="003D6150"/>
    <w:rsid w:val="003D736F"/>
    <w:rsid w:val="003E064A"/>
    <w:rsid w:val="003E1228"/>
    <w:rsid w:val="003E3948"/>
    <w:rsid w:val="003E7373"/>
    <w:rsid w:val="003E7FF4"/>
    <w:rsid w:val="003F0184"/>
    <w:rsid w:val="003F2391"/>
    <w:rsid w:val="003F3983"/>
    <w:rsid w:val="003F49B9"/>
    <w:rsid w:val="003F6A99"/>
    <w:rsid w:val="003F7AD8"/>
    <w:rsid w:val="00407250"/>
    <w:rsid w:val="004148B0"/>
    <w:rsid w:val="004152D0"/>
    <w:rsid w:val="004166B6"/>
    <w:rsid w:val="00417094"/>
    <w:rsid w:val="0042063A"/>
    <w:rsid w:val="0042243E"/>
    <w:rsid w:val="00423E8B"/>
    <w:rsid w:val="00430863"/>
    <w:rsid w:val="00431F8D"/>
    <w:rsid w:val="004351D2"/>
    <w:rsid w:val="004359EF"/>
    <w:rsid w:val="0043616E"/>
    <w:rsid w:val="00440008"/>
    <w:rsid w:val="00444E93"/>
    <w:rsid w:val="00445E71"/>
    <w:rsid w:val="004504C4"/>
    <w:rsid w:val="00451216"/>
    <w:rsid w:val="00451842"/>
    <w:rsid w:val="0045236C"/>
    <w:rsid w:val="0045506F"/>
    <w:rsid w:val="004575B2"/>
    <w:rsid w:val="0046078E"/>
    <w:rsid w:val="00461627"/>
    <w:rsid w:val="00465DA8"/>
    <w:rsid w:val="00467A82"/>
    <w:rsid w:val="00471B21"/>
    <w:rsid w:val="004726CC"/>
    <w:rsid w:val="004730E5"/>
    <w:rsid w:val="004735D0"/>
    <w:rsid w:val="004772E1"/>
    <w:rsid w:val="0047774E"/>
    <w:rsid w:val="004809E4"/>
    <w:rsid w:val="00484240"/>
    <w:rsid w:val="004845DD"/>
    <w:rsid w:val="00490895"/>
    <w:rsid w:val="004913AF"/>
    <w:rsid w:val="004947F6"/>
    <w:rsid w:val="0049664A"/>
    <w:rsid w:val="00496E4D"/>
    <w:rsid w:val="0049762A"/>
    <w:rsid w:val="004A1BB9"/>
    <w:rsid w:val="004A27C6"/>
    <w:rsid w:val="004A2B7A"/>
    <w:rsid w:val="004A3754"/>
    <w:rsid w:val="004A4817"/>
    <w:rsid w:val="004A61C5"/>
    <w:rsid w:val="004B12CA"/>
    <w:rsid w:val="004B358A"/>
    <w:rsid w:val="004B6E84"/>
    <w:rsid w:val="004C0A8E"/>
    <w:rsid w:val="004C0E44"/>
    <w:rsid w:val="004C3F98"/>
    <w:rsid w:val="004C4A09"/>
    <w:rsid w:val="004C4DA0"/>
    <w:rsid w:val="004C5AC8"/>
    <w:rsid w:val="004C65CB"/>
    <w:rsid w:val="004C7470"/>
    <w:rsid w:val="004C748A"/>
    <w:rsid w:val="004D1B4B"/>
    <w:rsid w:val="004D3B8D"/>
    <w:rsid w:val="004E4F83"/>
    <w:rsid w:val="004E5751"/>
    <w:rsid w:val="004E5CA4"/>
    <w:rsid w:val="004E5DBA"/>
    <w:rsid w:val="004F0D78"/>
    <w:rsid w:val="004F2569"/>
    <w:rsid w:val="004F76BB"/>
    <w:rsid w:val="00502543"/>
    <w:rsid w:val="00502C9F"/>
    <w:rsid w:val="00502D64"/>
    <w:rsid w:val="00505A99"/>
    <w:rsid w:val="005066B1"/>
    <w:rsid w:val="00510FF3"/>
    <w:rsid w:val="00511464"/>
    <w:rsid w:val="00514276"/>
    <w:rsid w:val="00514D8E"/>
    <w:rsid w:val="00517C75"/>
    <w:rsid w:val="00521E1D"/>
    <w:rsid w:val="00526641"/>
    <w:rsid w:val="00532F9F"/>
    <w:rsid w:val="00533EC1"/>
    <w:rsid w:val="00534921"/>
    <w:rsid w:val="00537C0F"/>
    <w:rsid w:val="00540074"/>
    <w:rsid w:val="005405B0"/>
    <w:rsid w:val="005410ED"/>
    <w:rsid w:val="005413D9"/>
    <w:rsid w:val="0054256A"/>
    <w:rsid w:val="00542FD3"/>
    <w:rsid w:val="00544D58"/>
    <w:rsid w:val="005459E9"/>
    <w:rsid w:val="00551740"/>
    <w:rsid w:val="005518CD"/>
    <w:rsid w:val="005521FB"/>
    <w:rsid w:val="00552686"/>
    <w:rsid w:val="005577DF"/>
    <w:rsid w:val="005609F7"/>
    <w:rsid w:val="005643A9"/>
    <w:rsid w:val="00570558"/>
    <w:rsid w:val="005708C9"/>
    <w:rsid w:val="00573574"/>
    <w:rsid w:val="00573D96"/>
    <w:rsid w:val="00580141"/>
    <w:rsid w:val="00581613"/>
    <w:rsid w:val="00581E66"/>
    <w:rsid w:val="00582241"/>
    <w:rsid w:val="00584D67"/>
    <w:rsid w:val="00591601"/>
    <w:rsid w:val="005942EE"/>
    <w:rsid w:val="005949AF"/>
    <w:rsid w:val="005A21B1"/>
    <w:rsid w:val="005A2B97"/>
    <w:rsid w:val="005A442E"/>
    <w:rsid w:val="005A66DA"/>
    <w:rsid w:val="005A6A2E"/>
    <w:rsid w:val="005A70CA"/>
    <w:rsid w:val="005B2E9C"/>
    <w:rsid w:val="005B3D90"/>
    <w:rsid w:val="005B3ED1"/>
    <w:rsid w:val="005B4AB6"/>
    <w:rsid w:val="005C06AC"/>
    <w:rsid w:val="005C0CFE"/>
    <w:rsid w:val="005C2DAF"/>
    <w:rsid w:val="005C4CA1"/>
    <w:rsid w:val="005C706F"/>
    <w:rsid w:val="005D0B05"/>
    <w:rsid w:val="005D17AE"/>
    <w:rsid w:val="005D3827"/>
    <w:rsid w:val="005D3BD0"/>
    <w:rsid w:val="005D410F"/>
    <w:rsid w:val="005D4D50"/>
    <w:rsid w:val="005D51CC"/>
    <w:rsid w:val="005D57A5"/>
    <w:rsid w:val="005D66CB"/>
    <w:rsid w:val="005E1615"/>
    <w:rsid w:val="005E186F"/>
    <w:rsid w:val="005E1FE6"/>
    <w:rsid w:val="005E2135"/>
    <w:rsid w:val="005E2F74"/>
    <w:rsid w:val="005E3F2A"/>
    <w:rsid w:val="005E59B3"/>
    <w:rsid w:val="005E70CC"/>
    <w:rsid w:val="005F196B"/>
    <w:rsid w:val="005F61B2"/>
    <w:rsid w:val="005F6604"/>
    <w:rsid w:val="006008ED"/>
    <w:rsid w:val="0060116F"/>
    <w:rsid w:val="00601B36"/>
    <w:rsid w:val="00604BA7"/>
    <w:rsid w:val="0060514B"/>
    <w:rsid w:val="00605833"/>
    <w:rsid w:val="0061363C"/>
    <w:rsid w:val="00613729"/>
    <w:rsid w:val="0063033A"/>
    <w:rsid w:val="006305C4"/>
    <w:rsid w:val="006312CE"/>
    <w:rsid w:val="00632743"/>
    <w:rsid w:val="0063515F"/>
    <w:rsid w:val="006351FE"/>
    <w:rsid w:val="00636352"/>
    <w:rsid w:val="006368EF"/>
    <w:rsid w:val="00636F83"/>
    <w:rsid w:val="00637072"/>
    <w:rsid w:val="0064067F"/>
    <w:rsid w:val="00640CBD"/>
    <w:rsid w:val="00642A5F"/>
    <w:rsid w:val="00642C06"/>
    <w:rsid w:val="00650F07"/>
    <w:rsid w:val="00652777"/>
    <w:rsid w:val="00653ADE"/>
    <w:rsid w:val="00655A48"/>
    <w:rsid w:val="006610B8"/>
    <w:rsid w:val="0066221E"/>
    <w:rsid w:val="00665587"/>
    <w:rsid w:val="00665B38"/>
    <w:rsid w:val="00665F31"/>
    <w:rsid w:val="00674909"/>
    <w:rsid w:val="00681623"/>
    <w:rsid w:val="0068624E"/>
    <w:rsid w:val="0069162E"/>
    <w:rsid w:val="00697E52"/>
    <w:rsid w:val="006A206B"/>
    <w:rsid w:val="006A2201"/>
    <w:rsid w:val="006A3878"/>
    <w:rsid w:val="006A4533"/>
    <w:rsid w:val="006A5191"/>
    <w:rsid w:val="006B5530"/>
    <w:rsid w:val="006B6E46"/>
    <w:rsid w:val="006B7744"/>
    <w:rsid w:val="006C559F"/>
    <w:rsid w:val="006C7081"/>
    <w:rsid w:val="006D0675"/>
    <w:rsid w:val="006D0A26"/>
    <w:rsid w:val="006D1838"/>
    <w:rsid w:val="006D30D8"/>
    <w:rsid w:val="006D6FE1"/>
    <w:rsid w:val="006E0082"/>
    <w:rsid w:val="006E3552"/>
    <w:rsid w:val="006E4BEC"/>
    <w:rsid w:val="006E6D13"/>
    <w:rsid w:val="006F1E84"/>
    <w:rsid w:val="006F20AA"/>
    <w:rsid w:val="006F2BA0"/>
    <w:rsid w:val="006F361C"/>
    <w:rsid w:val="006F5261"/>
    <w:rsid w:val="006F6D3F"/>
    <w:rsid w:val="00700F25"/>
    <w:rsid w:val="00701652"/>
    <w:rsid w:val="007043ED"/>
    <w:rsid w:val="007047D5"/>
    <w:rsid w:val="00704F51"/>
    <w:rsid w:val="007059F4"/>
    <w:rsid w:val="00707DEC"/>
    <w:rsid w:val="007108A5"/>
    <w:rsid w:val="0071261B"/>
    <w:rsid w:val="00713B60"/>
    <w:rsid w:val="007163B5"/>
    <w:rsid w:val="00717582"/>
    <w:rsid w:val="00720367"/>
    <w:rsid w:val="0072157A"/>
    <w:rsid w:val="007221B2"/>
    <w:rsid w:val="007277D4"/>
    <w:rsid w:val="00731786"/>
    <w:rsid w:val="00731A1A"/>
    <w:rsid w:val="0073618C"/>
    <w:rsid w:val="00741594"/>
    <w:rsid w:val="007430F8"/>
    <w:rsid w:val="007455EF"/>
    <w:rsid w:val="00754FAB"/>
    <w:rsid w:val="00755F4F"/>
    <w:rsid w:val="00757E79"/>
    <w:rsid w:val="0076122A"/>
    <w:rsid w:val="00762E40"/>
    <w:rsid w:val="00764338"/>
    <w:rsid w:val="00767718"/>
    <w:rsid w:val="00771100"/>
    <w:rsid w:val="00774B82"/>
    <w:rsid w:val="00777B2F"/>
    <w:rsid w:val="007857EC"/>
    <w:rsid w:val="00786052"/>
    <w:rsid w:val="00786F89"/>
    <w:rsid w:val="0078705F"/>
    <w:rsid w:val="0079128F"/>
    <w:rsid w:val="00791629"/>
    <w:rsid w:val="00793206"/>
    <w:rsid w:val="00795E0C"/>
    <w:rsid w:val="007A093B"/>
    <w:rsid w:val="007A4BBF"/>
    <w:rsid w:val="007A5D38"/>
    <w:rsid w:val="007A6152"/>
    <w:rsid w:val="007B0284"/>
    <w:rsid w:val="007B18F9"/>
    <w:rsid w:val="007C522D"/>
    <w:rsid w:val="007D3387"/>
    <w:rsid w:val="007D4CA3"/>
    <w:rsid w:val="007E127B"/>
    <w:rsid w:val="007E1719"/>
    <w:rsid w:val="007E30A2"/>
    <w:rsid w:val="007E5494"/>
    <w:rsid w:val="007E64C1"/>
    <w:rsid w:val="007F1C24"/>
    <w:rsid w:val="007F57BA"/>
    <w:rsid w:val="007F6151"/>
    <w:rsid w:val="00800C91"/>
    <w:rsid w:val="00802060"/>
    <w:rsid w:val="00802F5A"/>
    <w:rsid w:val="008037EB"/>
    <w:rsid w:val="00805F17"/>
    <w:rsid w:val="00806304"/>
    <w:rsid w:val="0082165D"/>
    <w:rsid w:val="008236A7"/>
    <w:rsid w:val="00827F4B"/>
    <w:rsid w:val="00830150"/>
    <w:rsid w:val="00830985"/>
    <w:rsid w:val="00834B21"/>
    <w:rsid w:val="008359C1"/>
    <w:rsid w:val="0083661B"/>
    <w:rsid w:val="008367C5"/>
    <w:rsid w:val="008378BF"/>
    <w:rsid w:val="008406D6"/>
    <w:rsid w:val="00841A90"/>
    <w:rsid w:val="008438B2"/>
    <w:rsid w:val="00846618"/>
    <w:rsid w:val="008472E3"/>
    <w:rsid w:val="00847604"/>
    <w:rsid w:val="00855975"/>
    <w:rsid w:val="0085658C"/>
    <w:rsid w:val="00857DB0"/>
    <w:rsid w:val="008607B1"/>
    <w:rsid w:val="00860EB8"/>
    <w:rsid w:val="00865BCB"/>
    <w:rsid w:val="00866152"/>
    <w:rsid w:val="0086795B"/>
    <w:rsid w:val="00873389"/>
    <w:rsid w:val="0087414A"/>
    <w:rsid w:val="00874CC8"/>
    <w:rsid w:val="00877D26"/>
    <w:rsid w:val="008821E1"/>
    <w:rsid w:val="008828CA"/>
    <w:rsid w:val="00883B90"/>
    <w:rsid w:val="0088456D"/>
    <w:rsid w:val="00885501"/>
    <w:rsid w:val="00887256"/>
    <w:rsid w:val="008951AB"/>
    <w:rsid w:val="008957A9"/>
    <w:rsid w:val="008978A7"/>
    <w:rsid w:val="008A0EE5"/>
    <w:rsid w:val="008A1212"/>
    <w:rsid w:val="008A43E8"/>
    <w:rsid w:val="008A46CE"/>
    <w:rsid w:val="008A5899"/>
    <w:rsid w:val="008A77FE"/>
    <w:rsid w:val="008B0473"/>
    <w:rsid w:val="008B40F7"/>
    <w:rsid w:val="008B5CE9"/>
    <w:rsid w:val="008B7043"/>
    <w:rsid w:val="008B713C"/>
    <w:rsid w:val="008B7C92"/>
    <w:rsid w:val="008C0B87"/>
    <w:rsid w:val="008C20ED"/>
    <w:rsid w:val="008C5AD3"/>
    <w:rsid w:val="008C702A"/>
    <w:rsid w:val="008D037B"/>
    <w:rsid w:val="008D05CD"/>
    <w:rsid w:val="008D2AD1"/>
    <w:rsid w:val="008D7DBB"/>
    <w:rsid w:val="008E21F5"/>
    <w:rsid w:val="008E506B"/>
    <w:rsid w:val="008E6549"/>
    <w:rsid w:val="008E74BE"/>
    <w:rsid w:val="008F2400"/>
    <w:rsid w:val="008F29B9"/>
    <w:rsid w:val="008F32AE"/>
    <w:rsid w:val="008F5AD6"/>
    <w:rsid w:val="008F77B0"/>
    <w:rsid w:val="00901778"/>
    <w:rsid w:val="009062EA"/>
    <w:rsid w:val="009062F2"/>
    <w:rsid w:val="009075B5"/>
    <w:rsid w:val="009079FB"/>
    <w:rsid w:val="00911AAA"/>
    <w:rsid w:val="0091285E"/>
    <w:rsid w:val="00912F68"/>
    <w:rsid w:val="0091686A"/>
    <w:rsid w:val="009213E6"/>
    <w:rsid w:val="00921B10"/>
    <w:rsid w:val="00923A3A"/>
    <w:rsid w:val="00923F3D"/>
    <w:rsid w:val="00925EA3"/>
    <w:rsid w:val="00932E1C"/>
    <w:rsid w:val="009335C5"/>
    <w:rsid w:val="009369F2"/>
    <w:rsid w:val="00936B38"/>
    <w:rsid w:val="0093768F"/>
    <w:rsid w:val="009444B1"/>
    <w:rsid w:val="00945883"/>
    <w:rsid w:val="00945EED"/>
    <w:rsid w:val="0095060B"/>
    <w:rsid w:val="00951BB7"/>
    <w:rsid w:val="009528FF"/>
    <w:rsid w:val="00954811"/>
    <w:rsid w:val="00954E27"/>
    <w:rsid w:val="0095737E"/>
    <w:rsid w:val="009604E3"/>
    <w:rsid w:val="0096325C"/>
    <w:rsid w:val="009649FA"/>
    <w:rsid w:val="00964DAF"/>
    <w:rsid w:val="0096688C"/>
    <w:rsid w:val="00967F75"/>
    <w:rsid w:val="009705FD"/>
    <w:rsid w:val="00972E73"/>
    <w:rsid w:val="00976B1C"/>
    <w:rsid w:val="00976D94"/>
    <w:rsid w:val="009804E4"/>
    <w:rsid w:val="00980D5E"/>
    <w:rsid w:val="009876C6"/>
    <w:rsid w:val="00992A0E"/>
    <w:rsid w:val="00992AE0"/>
    <w:rsid w:val="009A0B5F"/>
    <w:rsid w:val="009A2236"/>
    <w:rsid w:val="009A2C9E"/>
    <w:rsid w:val="009A3773"/>
    <w:rsid w:val="009A411E"/>
    <w:rsid w:val="009A4F12"/>
    <w:rsid w:val="009A4F6D"/>
    <w:rsid w:val="009A6D8D"/>
    <w:rsid w:val="009A708E"/>
    <w:rsid w:val="009A76BB"/>
    <w:rsid w:val="009B1087"/>
    <w:rsid w:val="009B189B"/>
    <w:rsid w:val="009B3A55"/>
    <w:rsid w:val="009B6204"/>
    <w:rsid w:val="009C1248"/>
    <w:rsid w:val="009C3174"/>
    <w:rsid w:val="009C4F94"/>
    <w:rsid w:val="009C579E"/>
    <w:rsid w:val="009C64FE"/>
    <w:rsid w:val="009C6C8D"/>
    <w:rsid w:val="009C7275"/>
    <w:rsid w:val="009D125C"/>
    <w:rsid w:val="009D1646"/>
    <w:rsid w:val="009D4C4A"/>
    <w:rsid w:val="009D5D9E"/>
    <w:rsid w:val="009D6D23"/>
    <w:rsid w:val="009D7EDF"/>
    <w:rsid w:val="009E4CBD"/>
    <w:rsid w:val="009E7A2F"/>
    <w:rsid w:val="009F41D2"/>
    <w:rsid w:val="009F4FC9"/>
    <w:rsid w:val="00A00C86"/>
    <w:rsid w:val="00A03A9B"/>
    <w:rsid w:val="00A03FAF"/>
    <w:rsid w:val="00A05184"/>
    <w:rsid w:val="00A062A4"/>
    <w:rsid w:val="00A064F6"/>
    <w:rsid w:val="00A07F8B"/>
    <w:rsid w:val="00A106C7"/>
    <w:rsid w:val="00A109B8"/>
    <w:rsid w:val="00A10E82"/>
    <w:rsid w:val="00A118E0"/>
    <w:rsid w:val="00A209C7"/>
    <w:rsid w:val="00A23733"/>
    <w:rsid w:val="00A23CB2"/>
    <w:rsid w:val="00A26E22"/>
    <w:rsid w:val="00A31477"/>
    <w:rsid w:val="00A342B0"/>
    <w:rsid w:val="00A35980"/>
    <w:rsid w:val="00A377D9"/>
    <w:rsid w:val="00A44DC8"/>
    <w:rsid w:val="00A4543E"/>
    <w:rsid w:val="00A4665D"/>
    <w:rsid w:val="00A47AAE"/>
    <w:rsid w:val="00A5332E"/>
    <w:rsid w:val="00A537E5"/>
    <w:rsid w:val="00A543DA"/>
    <w:rsid w:val="00A56407"/>
    <w:rsid w:val="00A56F73"/>
    <w:rsid w:val="00A6101B"/>
    <w:rsid w:val="00A63123"/>
    <w:rsid w:val="00A635C0"/>
    <w:rsid w:val="00A648E4"/>
    <w:rsid w:val="00A65A91"/>
    <w:rsid w:val="00A706D5"/>
    <w:rsid w:val="00A723CC"/>
    <w:rsid w:val="00A729CA"/>
    <w:rsid w:val="00A72DEF"/>
    <w:rsid w:val="00A85043"/>
    <w:rsid w:val="00A87329"/>
    <w:rsid w:val="00A931F1"/>
    <w:rsid w:val="00A93965"/>
    <w:rsid w:val="00A96C3B"/>
    <w:rsid w:val="00A97204"/>
    <w:rsid w:val="00A97C62"/>
    <w:rsid w:val="00AA1537"/>
    <w:rsid w:val="00AA157A"/>
    <w:rsid w:val="00AA23CF"/>
    <w:rsid w:val="00AA2CF6"/>
    <w:rsid w:val="00AA5382"/>
    <w:rsid w:val="00AA5BE8"/>
    <w:rsid w:val="00AA6710"/>
    <w:rsid w:val="00AA686E"/>
    <w:rsid w:val="00AA7267"/>
    <w:rsid w:val="00AB4A68"/>
    <w:rsid w:val="00AB4B57"/>
    <w:rsid w:val="00AB55F0"/>
    <w:rsid w:val="00AB6473"/>
    <w:rsid w:val="00AC0F91"/>
    <w:rsid w:val="00AC1A61"/>
    <w:rsid w:val="00AC1FEC"/>
    <w:rsid w:val="00AC2089"/>
    <w:rsid w:val="00AC36B4"/>
    <w:rsid w:val="00AC7866"/>
    <w:rsid w:val="00AC79A0"/>
    <w:rsid w:val="00AD0B90"/>
    <w:rsid w:val="00AD1A32"/>
    <w:rsid w:val="00AD1CB3"/>
    <w:rsid w:val="00AD7B71"/>
    <w:rsid w:val="00AE29FB"/>
    <w:rsid w:val="00AE5DAC"/>
    <w:rsid w:val="00AE6DE8"/>
    <w:rsid w:val="00AF22C1"/>
    <w:rsid w:val="00AF6282"/>
    <w:rsid w:val="00B01C58"/>
    <w:rsid w:val="00B04CF1"/>
    <w:rsid w:val="00B06019"/>
    <w:rsid w:val="00B064F4"/>
    <w:rsid w:val="00B073C6"/>
    <w:rsid w:val="00B155E4"/>
    <w:rsid w:val="00B157E5"/>
    <w:rsid w:val="00B26600"/>
    <w:rsid w:val="00B320B3"/>
    <w:rsid w:val="00B3284C"/>
    <w:rsid w:val="00B37E3B"/>
    <w:rsid w:val="00B4059D"/>
    <w:rsid w:val="00B41FFD"/>
    <w:rsid w:val="00B4489D"/>
    <w:rsid w:val="00B461A4"/>
    <w:rsid w:val="00B46AD5"/>
    <w:rsid w:val="00B47265"/>
    <w:rsid w:val="00B5125D"/>
    <w:rsid w:val="00B56980"/>
    <w:rsid w:val="00B573A6"/>
    <w:rsid w:val="00B61285"/>
    <w:rsid w:val="00B6241C"/>
    <w:rsid w:val="00B64E55"/>
    <w:rsid w:val="00B663AB"/>
    <w:rsid w:val="00B678BD"/>
    <w:rsid w:val="00B701CE"/>
    <w:rsid w:val="00B71555"/>
    <w:rsid w:val="00B866CA"/>
    <w:rsid w:val="00B86B49"/>
    <w:rsid w:val="00B9070D"/>
    <w:rsid w:val="00B90E4B"/>
    <w:rsid w:val="00B91C90"/>
    <w:rsid w:val="00B94615"/>
    <w:rsid w:val="00B9491F"/>
    <w:rsid w:val="00B955E7"/>
    <w:rsid w:val="00B96332"/>
    <w:rsid w:val="00B97159"/>
    <w:rsid w:val="00B97434"/>
    <w:rsid w:val="00BA3C37"/>
    <w:rsid w:val="00BA4F7A"/>
    <w:rsid w:val="00BA4F86"/>
    <w:rsid w:val="00BA5205"/>
    <w:rsid w:val="00BA6D99"/>
    <w:rsid w:val="00BA7642"/>
    <w:rsid w:val="00BA7D41"/>
    <w:rsid w:val="00BB0622"/>
    <w:rsid w:val="00BB1C04"/>
    <w:rsid w:val="00BB7005"/>
    <w:rsid w:val="00BC227C"/>
    <w:rsid w:val="00BC2AE6"/>
    <w:rsid w:val="00BC4992"/>
    <w:rsid w:val="00BC564F"/>
    <w:rsid w:val="00BC6929"/>
    <w:rsid w:val="00BC7D9A"/>
    <w:rsid w:val="00BD1EFD"/>
    <w:rsid w:val="00BD285F"/>
    <w:rsid w:val="00BD2E92"/>
    <w:rsid w:val="00BD7D61"/>
    <w:rsid w:val="00BE2B81"/>
    <w:rsid w:val="00BE371B"/>
    <w:rsid w:val="00BE3C7A"/>
    <w:rsid w:val="00BE4740"/>
    <w:rsid w:val="00BE4BA2"/>
    <w:rsid w:val="00BF340F"/>
    <w:rsid w:val="00BF3503"/>
    <w:rsid w:val="00BF54E0"/>
    <w:rsid w:val="00C01E1A"/>
    <w:rsid w:val="00C03396"/>
    <w:rsid w:val="00C03E04"/>
    <w:rsid w:val="00C053EF"/>
    <w:rsid w:val="00C06219"/>
    <w:rsid w:val="00C06379"/>
    <w:rsid w:val="00C105A9"/>
    <w:rsid w:val="00C12E09"/>
    <w:rsid w:val="00C135F2"/>
    <w:rsid w:val="00C16F33"/>
    <w:rsid w:val="00C16F9A"/>
    <w:rsid w:val="00C1794E"/>
    <w:rsid w:val="00C20EDA"/>
    <w:rsid w:val="00C20FDC"/>
    <w:rsid w:val="00C21469"/>
    <w:rsid w:val="00C2186F"/>
    <w:rsid w:val="00C23508"/>
    <w:rsid w:val="00C23D5F"/>
    <w:rsid w:val="00C27BAB"/>
    <w:rsid w:val="00C3080C"/>
    <w:rsid w:val="00C3222B"/>
    <w:rsid w:val="00C406FD"/>
    <w:rsid w:val="00C40943"/>
    <w:rsid w:val="00C4206E"/>
    <w:rsid w:val="00C44A28"/>
    <w:rsid w:val="00C44D97"/>
    <w:rsid w:val="00C46BA9"/>
    <w:rsid w:val="00C474C1"/>
    <w:rsid w:val="00C503A1"/>
    <w:rsid w:val="00C5055B"/>
    <w:rsid w:val="00C51E0F"/>
    <w:rsid w:val="00C525C9"/>
    <w:rsid w:val="00C53F9A"/>
    <w:rsid w:val="00C54A65"/>
    <w:rsid w:val="00C565E0"/>
    <w:rsid w:val="00C56E30"/>
    <w:rsid w:val="00C62D48"/>
    <w:rsid w:val="00C63C23"/>
    <w:rsid w:val="00C64AD0"/>
    <w:rsid w:val="00C64BFF"/>
    <w:rsid w:val="00C64DBF"/>
    <w:rsid w:val="00C650C4"/>
    <w:rsid w:val="00C65604"/>
    <w:rsid w:val="00C736C5"/>
    <w:rsid w:val="00C7398E"/>
    <w:rsid w:val="00C76888"/>
    <w:rsid w:val="00C81570"/>
    <w:rsid w:val="00C91598"/>
    <w:rsid w:val="00C9288D"/>
    <w:rsid w:val="00C935B8"/>
    <w:rsid w:val="00C93CC8"/>
    <w:rsid w:val="00CA4FE4"/>
    <w:rsid w:val="00CA740A"/>
    <w:rsid w:val="00CB00C9"/>
    <w:rsid w:val="00CB14DD"/>
    <w:rsid w:val="00CB1F33"/>
    <w:rsid w:val="00CB22EC"/>
    <w:rsid w:val="00CB48CF"/>
    <w:rsid w:val="00CB62E7"/>
    <w:rsid w:val="00CC2FFD"/>
    <w:rsid w:val="00CC363E"/>
    <w:rsid w:val="00CC5F3A"/>
    <w:rsid w:val="00CD17A2"/>
    <w:rsid w:val="00CD5C0C"/>
    <w:rsid w:val="00CD5D7A"/>
    <w:rsid w:val="00CD6B8A"/>
    <w:rsid w:val="00CE23DA"/>
    <w:rsid w:val="00CE3D5B"/>
    <w:rsid w:val="00CE7F81"/>
    <w:rsid w:val="00CF0F79"/>
    <w:rsid w:val="00CF3DAB"/>
    <w:rsid w:val="00CF4E00"/>
    <w:rsid w:val="00D0257D"/>
    <w:rsid w:val="00D0506C"/>
    <w:rsid w:val="00D06692"/>
    <w:rsid w:val="00D06977"/>
    <w:rsid w:val="00D0728E"/>
    <w:rsid w:val="00D124E9"/>
    <w:rsid w:val="00D13641"/>
    <w:rsid w:val="00D1405D"/>
    <w:rsid w:val="00D169AE"/>
    <w:rsid w:val="00D174EE"/>
    <w:rsid w:val="00D2532B"/>
    <w:rsid w:val="00D25693"/>
    <w:rsid w:val="00D25826"/>
    <w:rsid w:val="00D26D15"/>
    <w:rsid w:val="00D26DCF"/>
    <w:rsid w:val="00D326F9"/>
    <w:rsid w:val="00D329E4"/>
    <w:rsid w:val="00D33792"/>
    <w:rsid w:val="00D33C6E"/>
    <w:rsid w:val="00D34D15"/>
    <w:rsid w:val="00D431C2"/>
    <w:rsid w:val="00D434B0"/>
    <w:rsid w:val="00D457F9"/>
    <w:rsid w:val="00D458A9"/>
    <w:rsid w:val="00D45E88"/>
    <w:rsid w:val="00D505BB"/>
    <w:rsid w:val="00D512AE"/>
    <w:rsid w:val="00D53AE1"/>
    <w:rsid w:val="00D53E14"/>
    <w:rsid w:val="00D546E0"/>
    <w:rsid w:val="00D54DA1"/>
    <w:rsid w:val="00D611EF"/>
    <w:rsid w:val="00D6244D"/>
    <w:rsid w:val="00D62B8F"/>
    <w:rsid w:val="00D642FF"/>
    <w:rsid w:val="00D65FA1"/>
    <w:rsid w:val="00D67E5B"/>
    <w:rsid w:val="00D70078"/>
    <w:rsid w:val="00D71F67"/>
    <w:rsid w:val="00D74F11"/>
    <w:rsid w:val="00D75BAB"/>
    <w:rsid w:val="00D767B9"/>
    <w:rsid w:val="00D776B1"/>
    <w:rsid w:val="00D809BB"/>
    <w:rsid w:val="00D80A5D"/>
    <w:rsid w:val="00D81EB8"/>
    <w:rsid w:val="00D84059"/>
    <w:rsid w:val="00D85A3A"/>
    <w:rsid w:val="00D85C84"/>
    <w:rsid w:val="00D87909"/>
    <w:rsid w:val="00D92DD6"/>
    <w:rsid w:val="00D95019"/>
    <w:rsid w:val="00D951D1"/>
    <w:rsid w:val="00DA0404"/>
    <w:rsid w:val="00DA445F"/>
    <w:rsid w:val="00DA510A"/>
    <w:rsid w:val="00DA53A7"/>
    <w:rsid w:val="00DA53B6"/>
    <w:rsid w:val="00DA6C5C"/>
    <w:rsid w:val="00DB0685"/>
    <w:rsid w:val="00DB3BB0"/>
    <w:rsid w:val="00DC035D"/>
    <w:rsid w:val="00DC1F5B"/>
    <w:rsid w:val="00DC388F"/>
    <w:rsid w:val="00DC4C64"/>
    <w:rsid w:val="00DC5121"/>
    <w:rsid w:val="00DC5791"/>
    <w:rsid w:val="00DC59D7"/>
    <w:rsid w:val="00DC7F00"/>
    <w:rsid w:val="00DD214B"/>
    <w:rsid w:val="00DD2592"/>
    <w:rsid w:val="00DD32A1"/>
    <w:rsid w:val="00DD3FCF"/>
    <w:rsid w:val="00DD4B3B"/>
    <w:rsid w:val="00DE0662"/>
    <w:rsid w:val="00DE24F3"/>
    <w:rsid w:val="00DE3079"/>
    <w:rsid w:val="00DE3B3A"/>
    <w:rsid w:val="00DE3DC8"/>
    <w:rsid w:val="00DE4D94"/>
    <w:rsid w:val="00DE79CE"/>
    <w:rsid w:val="00DF13FD"/>
    <w:rsid w:val="00DF4721"/>
    <w:rsid w:val="00DF4E35"/>
    <w:rsid w:val="00E01E27"/>
    <w:rsid w:val="00E0224C"/>
    <w:rsid w:val="00E04D85"/>
    <w:rsid w:val="00E05058"/>
    <w:rsid w:val="00E06ED1"/>
    <w:rsid w:val="00E07024"/>
    <w:rsid w:val="00E07402"/>
    <w:rsid w:val="00E14FF8"/>
    <w:rsid w:val="00E16469"/>
    <w:rsid w:val="00E168DF"/>
    <w:rsid w:val="00E2282C"/>
    <w:rsid w:val="00E22DBA"/>
    <w:rsid w:val="00E2442F"/>
    <w:rsid w:val="00E24F9E"/>
    <w:rsid w:val="00E274A9"/>
    <w:rsid w:val="00E31D6C"/>
    <w:rsid w:val="00E326DF"/>
    <w:rsid w:val="00E3328B"/>
    <w:rsid w:val="00E35A2C"/>
    <w:rsid w:val="00E37C19"/>
    <w:rsid w:val="00E37E50"/>
    <w:rsid w:val="00E401BB"/>
    <w:rsid w:val="00E43693"/>
    <w:rsid w:val="00E5118D"/>
    <w:rsid w:val="00E516CF"/>
    <w:rsid w:val="00E51AD3"/>
    <w:rsid w:val="00E5462F"/>
    <w:rsid w:val="00E54A96"/>
    <w:rsid w:val="00E554F6"/>
    <w:rsid w:val="00E6017C"/>
    <w:rsid w:val="00E60E62"/>
    <w:rsid w:val="00E610D3"/>
    <w:rsid w:val="00E63D65"/>
    <w:rsid w:val="00E6543F"/>
    <w:rsid w:val="00E658A8"/>
    <w:rsid w:val="00E710CD"/>
    <w:rsid w:val="00E7378F"/>
    <w:rsid w:val="00E74FA7"/>
    <w:rsid w:val="00E8069D"/>
    <w:rsid w:val="00E84254"/>
    <w:rsid w:val="00E842BD"/>
    <w:rsid w:val="00E84F79"/>
    <w:rsid w:val="00E86F08"/>
    <w:rsid w:val="00E87CC6"/>
    <w:rsid w:val="00E9085F"/>
    <w:rsid w:val="00E94DBE"/>
    <w:rsid w:val="00E950F9"/>
    <w:rsid w:val="00E9761F"/>
    <w:rsid w:val="00EA74CF"/>
    <w:rsid w:val="00EB1DEC"/>
    <w:rsid w:val="00EB3465"/>
    <w:rsid w:val="00EB40E3"/>
    <w:rsid w:val="00EB4294"/>
    <w:rsid w:val="00EB6EDA"/>
    <w:rsid w:val="00EB7E55"/>
    <w:rsid w:val="00EC0A97"/>
    <w:rsid w:val="00EC3503"/>
    <w:rsid w:val="00EC36AD"/>
    <w:rsid w:val="00EC62BB"/>
    <w:rsid w:val="00EC7D71"/>
    <w:rsid w:val="00ED198D"/>
    <w:rsid w:val="00ED2264"/>
    <w:rsid w:val="00ED7364"/>
    <w:rsid w:val="00ED7383"/>
    <w:rsid w:val="00EE1876"/>
    <w:rsid w:val="00EE32FA"/>
    <w:rsid w:val="00EE6757"/>
    <w:rsid w:val="00EE79FE"/>
    <w:rsid w:val="00EE7A21"/>
    <w:rsid w:val="00EE7F34"/>
    <w:rsid w:val="00EF05FF"/>
    <w:rsid w:val="00EF2A01"/>
    <w:rsid w:val="00EF5D2F"/>
    <w:rsid w:val="00EF64A5"/>
    <w:rsid w:val="00F03F35"/>
    <w:rsid w:val="00F046BE"/>
    <w:rsid w:val="00F05878"/>
    <w:rsid w:val="00F06243"/>
    <w:rsid w:val="00F0772D"/>
    <w:rsid w:val="00F111F9"/>
    <w:rsid w:val="00F1220E"/>
    <w:rsid w:val="00F12303"/>
    <w:rsid w:val="00F1270C"/>
    <w:rsid w:val="00F12CEE"/>
    <w:rsid w:val="00F26A73"/>
    <w:rsid w:val="00F31FEC"/>
    <w:rsid w:val="00F331DF"/>
    <w:rsid w:val="00F33AAA"/>
    <w:rsid w:val="00F4057B"/>
    <w:rsid w:val="00F428D8"/>
    <w:rsid w:val="00F464CD"/>
    <w:rsid w:val="00F5181A"/>
    <w:rsid w:val="00F52A83"/>
    <w:rsid w:val="00F545F3"/>
    <w:rsid w:val="00F54DEC"/>
    <w:rsid w:val="00F557F6"/>
    <w:rsid w:val="00F60FAE"/>
    <w:rsid w:val="00F629B7"/>
    <w:rsid w:val="00F635DD"/>
    <w:rsid w:val="00F66DC5"/>
    <w:rsid w:val="00F735AD"/>
    <w:rsid w:val="00F75516"/>
    <w:rsid w:val="00F75668"/>
    <w:rsid w:val="00F75753"/>
    <w:rsid w:val="00F76545"/>
    <w:rsid w:val="00F86E28"/>
    <w:rsid w:val="00F909DE"/>
    <w:rsid w:val="00F94993"/>
    <w:rsid w:val="00F97982"/>
    <w:rsid w:val="00FA1A6D"/>
    <w:rsid w:val="00FA2F8E"/>
    <w:rsid w:val="00FA3419"/>
    <w:rsid w:val="00FA6053"/>
    <w:rsid w:val="00FA76EA"/>
    <w:rsid w:val="00FB0898"/>
    <w:rsid w:val="00FB5CF1"/>
    <w:rsid w:val="00FB7C8C"/>
    <w:rsid w:val="00FC0D68"/>
    <w:rsid w:val="00FC1573"/>
    <w:rsid w:val="00FC25CF"/>
    <w:rsid w:val="00FC330D"/>
    <w:rsid w:val="00FC3512"/>
    <w:rsid w:val="00FC5C0A"/>
    <w:rsid w:val="00FC5CD6"/>
    <w:rsid w:val="00FD02B2"/>
    <w:rsid w:val="00FD0B67"/>
    <w:rsid w:val="00FD3D8F"/>
    <w:rsid w:val="00FD4671"/>
    <w:rsid w:val="00FD4D9A"/>
    <w:rsid w:val="00FD5531"/>
    <w:rsid w:val="00FF52AE"/>
    <w:rsid w:val="00FF5B89"/>
    <w:rsid w:val="00FF7324"/>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27D78B7F"/>
  <w15:docId w15:val="{DCD63831-03BA-436B-BD8A-3EE94BF3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79"/>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paragraph" w:customStyle="1" w:styleId="Default">
    <w:name w:val="Default"/>
    <w:rsid w:val="001831AF"/>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1949111">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57636680">
      <w:bodyDiv w:val="1"/>
      <w:marLeft w:val="0"/>
      <w:marRight w:val="0"/>
      <w:marTop w:val="0"/>
      <w:marBottom w:val="0"/>
      <w:divBdr>
        <w:top w:val="none" w:sz="0" w:space="0" w:color="auto"/>
        <w:left w:val="none" w:sz="0" w:space="0" w:color="auto"/>
        <w:bottom w:val="none" w:sz="0" w:space="0" w:color="auto"/>
        <w:right w:val="none" w:sz="0" w:space="0" w:color="auto"/>
      </w:divBdr>
    </w:div>
    <w:div w:id="190383546">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528176201">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Props1.xml><?xml version="1.0" encoding="utf-8"?>
<ds:datastoreItem xmlns:ds="http://schemas.openxmlformats.org/officeDocument/2006/customXml" ds:itemID="{9669DEE3-B742-49D3-91B7-17D9AD159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941E96-E94E-44E0-BECF-ED848447115C}">
  <ds:schemaRefs>
    <ds:schemaRef ds:uri="http://schemas.openxmlformats.org/officeDocument/2006/bibliography"/>
  </ds:schemaRefs>
</ds:datastoreItem>
</file>

<file path=customXml/itemProps3.xml><?xml version="1.0" encoding="utf-8"?>
<ds:datastoreItem xmlns:ds="http://schemas.openxmlformats.org/officeDocument/2006/customXml" ds:itemID="{0F25C0A0-569E-4233-BDD3-3520E817F7CC}">
  <ds:schemaRefs>
    <ds:schemaRef ds:uri="http://schemas.microsoft.com/sharepoint/v3/contenttype/forms"/>
  </ds:schemaRefs>
</ds:datastoreItem>
</file>

<file path=customXml/itemProps4.xml><?xml version="1.0" encoding="utf-8"?>
<ds:datastoreItem xmlns:ds="http://schemas.openxmlformats.org/officeDocument/2006/customXml" ds:itemID="{D77B5CDD-0D65-4BD7-A34B-96FECCD481E3}">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2692</TotalTime>
  <Pages>15</Pages>
  <Words>4374</Words>
  <Characters>24932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546</cp:revision>
  <cp:lastPrinted>2019-03-29T13:47:00Z</cp:lastPrinted>
  <dcterms:created xsi:type="dcterms:W3CDTF">2020-03-05T19:38:00Z</dcterms:created>
  <dcterms:modified xsi:type="dcterms:W3CDTF">2022-04-17T03:13:00Z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