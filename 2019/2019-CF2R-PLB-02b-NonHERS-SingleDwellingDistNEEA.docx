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Look w:val="04A0" w:firstRow="1" w:lastRow="0" w:firstColumn="1" w:lastColumn="0" w:noHBand="0" w:noVBand="1"/>
      </w:tblPr>
      <w:tblGrid>
        <w:gridCol w:w="849"/>
        <w:gridCol w:w="947"/>
        <w:gridCol w:w="1833"/>
        <w:gridCol w:w="1136"/>
        <w:gridCol w:w="1106"/>
        <w:gridCol w:w="1345"/>
        <w:gridCol w:w="2067"/>
        <w:gridCol w:w="1507"/>
      </w:tblGrid>
      <w:tr w:rsidR="0044625C" w:rsidRPr="00BF7EA9" w14:paraId="35095991" w14:textId="2BDD3353" w:rsidTr="009E788A">
        <w:tc>
          <w:tcPr>
            <w:tcW w:w="10790" w:type="dxa"/>
            <w:gridSpan w:val="8"/>
          </w:tcPr>
          <w:p w14:paraId="2B6EB99C" w14:textId="7061BDB7" w:rsidR="0044625C" w:rsidRPr="00532FA2" w:rsidRDefault="0044625C" w:rsidP="00CF756B">
            <w:pPr>
              <w:rPr>
                <w:rFonts w:cstheme="minorHAnsi"/>
                <w:b/>
                <w:sz w:val="20"/>
                <w:szCs w:val="20"/>
              </w:rPr>
            </w:pPr>
            <w:r>
              <w:rPr>
                <w:rFonts w:cstheme="minorHAnsi"/>
                <w:b/>
                <w:sz w:val="20"/>
                <w:szCs w:val="20"/>
              </w:rPr>
              <w:t>A</w:t>
            </w:r>
            <w:r w:rsidRPr="00F71719">
              <w:rPr>
                <w:rFonts w:cstheme="minorHAnsi"/>
                <w:b/>
                <w:sz w:val="20"/>
                <w:szCs w:val="20"/>
              </w:rPr>
              <w:t xml:space="preserve">. Design </w:t>
            </w:r>
            <w:r>
              <w:rPr>
                <w:rFonts w:cstheme="minorHAnsi"/>
                <w:b/>
                <w:sz w:val="20"/>
                <w:szCs w:val="20"/>
              </w:rPr>
              <w:t xml:space="preserve">Dwelling Unit </w:t>
            </w:r>
            <w:r w:rsidRPr="00F71719">
              <w:rPr>
                <w:rFonts w:cstheme="minorHAnsi"/>
                <w:b/>
                <w:sz w:val="20"/>
                <w:szCs w:val="20"/>
              </w:rPr>
              <w:t xml:space="preserve">Water Heater System </w:t>
            </w:r>
            <w:r w:rsidRPr="00532FA2">
              <w:rPr>
                <w:rFonts w:cstheme="minorHAnsi"/>
                <w:b/>
                <w:sz w:val="20"/>
                <w:szCs w:val="20"/>
              </w:rPr>
              <w:t>Information</w:t>
            </w:r>
          </w:p>
          <w:p w14:paraId="6006C1B4" w14:textId="51D34EB1" w:rsidR="0044625C" w:rsidRPr="00F71719" w:rsidRDefault="0044625C" w:rsidP="00CF756B">
            <w:pPr>
              <w:rPr>
                <w:rFonts w:cstheme="minorHAnsi"/>
                <w:b/>
                <w:sz w:val="20"/>
                <w:szCs w:val="20"/>
              </w:rPr>
            </w:pPr>
            <w:r w:rsidRPr="00DB51C5">
              <w:rPr>
                <w:rFonts w:cstheme="minorHAnsi"/>
                <w:sz w:val="18"/>
                <w:szCs w:val="20"/>
              </w:rPr>
              <w:t>This table reports the water heating system(</w:t>
            </w:r>
            <w:r w:rsidRPr="00BB4569">
              <w:rPr>
                <w:rFonts w:cstheme="minorHAnsi"/>
                <w:sz w:val="18"/>
                <w:szCs w:val="20"/>
              </w:rPr>
              <w:t xml:space="preserve">s) features </w:t>
            </w:r>
            <w:r w:rsidRPr="004C384C">
              <w:rPr>
                <w:rFonts w:cstheme="minorHAnsi"/>
                <w:sz w:val="18"/>
                <w:szCs w:val="20"/>
              </w:rPr>
              <w:t>specified on the registered CF1R compliance document for this project.</w:t>
            </w:r>
          </w:p>
        </w:tc>
      </w:tr>
      <w:tr w:rsidR="0044625C" w:rsidRPr="00BF7EA9" w14:paraId="2140B4EE" w14:textId="7E420C53" w:rsidTr="004E1044">
        <w:tc>
          <w:tcPr>
            <w:tcW w:w="849" w:type="dxa"/>
            <w:tcBorders>
              <w:top w:val="single" w:sz="4" w:space="0" w:color="auto"/>
              <w:left w:val="single" w:sz="4" w:space="0" w:color="auto"/>
              <w:bottom w:val="single" w:sz="4" w:space="0" w:color="auto"/>
              <w:right w:val="single" w:sz="4" w:space="0" w:color="auto"/>
            </w:tcBorders>
          </w:tcPr>
          <w:p w14:paraId="5B01B00D" w14:textId="622AB724" w:rsidR="0044625C" w:rsidRPr="00DB51C5" w:rsidRDefault="0044625C" w:rsidP="0044625C">
            <w:pPr>
              <w:jc w:val="center"/>
              <w:rPr>
                <w:rFonts w:eastAsia="Times New Roman" w:cstheme="minorHAnsi"/>
                <w:sz w:val="18"/>
                <w:szCs w:val="20"/>
              </w:rPr>
            </w:pPr>
            <w:r>
              <w:rPr>
                <w:rFonts w:eastAsia="Times New Roman" w:cstheme="minorHAnsi"/>
                <w:sz w:val="18"/>
                <w:szCs w:val="20"/>
              </w:rPr>
              <w:t>01</w:t>
            </w:r>
          </w:p>
        </w:tc>
        <w:tc>
          <w:tcPr>
            <w:tcW w:w="947" w:type="dxa"/>
            <w:vAlign w:val="bottom"/>
          </w:tcPr>
          <w:p w14:paraId="42BDD968" w14:textId="17D9D4AF" w:rsidR="0044625C" w:rsidRPr="00C54288" w:rsidRDefault="0044625C" w:rsidP="0044625C">
            <w:pPr>
              <w:jc w:val="center"/>
              <w:rPr>
                <w:rFonts w:cstheme="minorHAnsi"/>
                <w:sz w:val="18"/>
                <w:szCs w:val="20"/>
              </w:rPr>
            </w:pPr>
            <w:r w:rsidRPr="00DB51C5">
              <w:rPr>
                <w:rFonts w:eastAsia="Times New Roman" w:cstheme="minorHAnsi"/>
                <w:sz w:val="18"/>
                <w:szCs w:val="20"/>
              </w:rPr>
              <w:t>0</w:t>
            </w:r>
            <w:r>
              <w:rPr>
                <w:rFonts w:eastAsia="Times New Roman" w:cstheme="minorHAnsi"/>
                <w:sz w:val="18"/>
                <w:szCs w:val="20"/>
              </w:rPr>
              <w:t>2</w:t>
            </w:r>
          </w:p>
        </w:tc>
        <w:tc>
          <w:tcPr>
            <w:tcW w:w="1833" w:type="dxa"/>
            <w:vAlign w:val="bottom"/>
          </w:tcPr>
          <w:p w14:paraId="084A3A6F" w14:textId="1AC10343" w:rsidR="0044625C" w:rsidRPr="00C54288" w:rsidRDefault="0044625C" w:rsidP="0044625C">
            <w:pPr>
              <w:jc w:val="center"/>
              <w:rPr>
                <w:rFonts w:cstheme="minorHAnsi"/>
                <w:sz w:val="18"/>
                <w:szCs w:val="20"/>
              </w:rPr>
            </w:pPr>
            <w:r w:rsidRPr="00DB51C5">
              <w:rPr>
                <w:rFonts w:eastAsia="Times New Roman" w:cstheme="minorHAnsi"/>
                <w:sz w:val="18"/>
                <w:szCs w:val="20"/>
              </w:rPr>
              <w:t>0</w:t>
            </w:r>
            <w:r>
              <w:rPr>
                <w:rFonts w:eastAsia="Times New Roman" w:cstheme="minorHAnsi"/>
                <w:sz w:val="18"/>
                <w:szCs w:val="20"/>
              </w:rPr>
              <w:t>3</w:t>
            </w:r>
          </w:p>
        </w:tc>
        <w:tc>
          <w:tcPr>
            <w:tcW w:w="1136" w:type="dxa"/>
          </w:tcPr>
          <w:p w14:paraId="22B06B06" w14:textId="79A6D1F7" w:rsidR="0044625C" w:rsidRPr="00DB51C5" w:rsidRDefault="0044625C" w:rsidP="0044625C">
            <w:pPr>
              <w:jc w:val="center"/>
              <w:rPr>
                <w:rFonts w:eastAsia="Times New Roman" w:cstheme="minorHAnsi"/>
                <w:sz w:val="18"/>
                <w:szCs w:val="20"/>
              </w:rPr>
            </w:pPr>
            <w:r w:rsidRPr="00DB51C5">
              <w:rPr>
                <w:rFonts w:eastAsia="Times New Roman" w:cstheme="minorHAnsi"/>
                <w:sz w:val="18"/>
                <w:szCs w:val="20"/>
              </w:rPr>
              <w:t>0</w:t>
            </w:r>
            <w:r>
              <w:rPr>
                <w:rFonts w:eastAsia="Times New Roman" w:cstheme="minorHAnsi"/>
                <w:sz w:val="18"/>
                <w:szCs w:val="20"/>
              </w:rPr>
              <w:t>4</w:t>
            </w:r>
          </w:p>
        </w:tc>
        <w:tc>
          <w:tcPr>
            <w:tcW w:w="1106" w:type="dxa"/>
          </w:tcPr>
          <w:p w14:paraId="65068F95" w14:textId="0FD1EC84" w:rsidR="0044625C" w:rsidRPr="00BB4569" w:rsidRDefault="0044625C" w:rsidP="0044625C">
            <w:pPr>
              <w:jc w:val="center"/>
              <w:rPr>
                <w:rFonts w:eastAsia="Times New Roman" w:cstheme="minorHAnsi"/>
                <w:sz w:val="18"/>
                <w:szCs w:val="20"/>
              </w:rPr>
            </w:pPr>
            <w:r w:rsidRPr="00BB4569">
              <w:rPr>
                <w:rFonts w:eastAsia="Times New Roman" w:cstheme="minorHAnsi"/>
                <w:sz w:val="18"/>
                <w:szCs w:val="20"/>
              </w:rPr>
              <w:t>0</w:t>
            </w:r>
            <w:r>
              <w:rPr>
                <w:rFonts w:eastAsia="Times New Roman" w:cstheme="minorHAnsi"/>
                <w:sz w:val="18"/>
                <w:szCs w:val="20"/>
              </w:rPr>
              <w:t>5</w:t>
            </w:r>
          </w:p>
        </w:tc>
        <w:tc>
          <w:tcPr>
            <w:tcW w:w="1345" w:type="dxa"/>
          </w:tcPr>
          <w:p w14:paraId="47BF2F21" w14:textId="036B3A21" w:rsidR="0044625C" w:rsidRPr="004C384C" w:rsidRDefault="0044625C" w:rsidP="0044625C">
            <w:pPr>
              <w:jc w:val="center"/>
              <w:rPr>
                <w:rFonts w:eastAsia="Times New Roman" w:cstheme="minorHAnsi"/>
                <w:sz w:val="18"/>
                <w:szCs w:val="20"/>
              </w:rPr>
            </w:pPr>
            <w:r w:rsidRPr="004C384C">
              <w:rPr>
                <w:rFonts w:eastAsia="Times New Roman" w:cstheme="minorHAnsi"/>
                <w:sz w:val="18"/>
                <w:szCs w:val="20"/>
              </w:rPr>
              <w:t>0</w:t>
            </w:r>
            <w:r>
              <w:rPr>
                <w:rFonts w:eastAsia="Times New Roman" w:cstheme="minorHAnsi"/>
                <w:sz w:val="18"/>
                <w:szCs w:val="20"/>
              </w:rPr>
              <w:t>6</w:t>
            </w:r>
          </w:p>
        </w:tc>
        <w:tc>
          <w:tcPr>
            <w:tcW w:w="2067" w:type="dxa"/>
          </w:tcPr>
          <w:p w14:paraId="303FCE7F" w14:textId="43A1C3FA" w:rsidR="0044625C" w:rsidRPr="00BB4569" w:rsidRDefault="0044625C" w:rsidP="0044625C">
            <w:pPr>
              <w:jc w:val="center"/>
              <w:rPr>
                <w:rFonts w:eastAsia="Times New Roman" w:cstheme="minorHAnsi"/>
                <w:sz w:val="18"/>
                <w:szCs w:val="20"/>
              </w:rPr>
            </w:pPr>
            <w:r>
              <w:rPr>
                <w:rFonts w:eastAsia="Times New Roman" w:cstheme="minorHAnsi"/>
                <w:sz w:val="18"/>
                <w:szCs w:val="20"/>
              </w:rPr>
              <w:t>07</w:t>
            </w:r>
          </w:p>
        </w:tc>
        <w:tc>
          <w:tcPr>
            <w:tcW w:w="1507" w:type="dxa"/>
          </w:tcPr>
          <w:p w14:paraId="46DFC89C" w14:textId="2FE82C4E" w:rsidR="0044625C" w:rsidRPr="00C54288" w:rsidRDefault="0044625C" w:rsidP="0044625C">
            <w:pPr>
              <w:jc w:val="center"/>
              <w:rPr>
                <w:rFonts w:eastAsia="Times New Roman" w:cstheme="minorHAnsi"/>
                <w:sz w:val="18"/>
                <w:szCs w:val="20"/>
              </w:rPr>
            </w:pPr>
            <w:r>
              <w:rPr>
                <w:rFonts w:eastAsia="Times New Roman" w:cstheme="minorHAnsi"/>
                <w:sz w:val="18"/>
                <w:szCs w:val="20"/>
              </w:rPr>
              <w:t>08</w:t>
            </w:r>
          </w:p>
        </w:tc>
      </w:tr>
      <w:tr w:rsidR="0044625C" w:rsidRPr="00BF7EA9" w14:paraId="0386CE72" w14:textId="121FD746" w:rsidTr="004E1044">
        <w:tc>
          <w:tcPr>
            <w:tcW w:w="849" w:type="dxa"/>
            <w:tcBorders>
              <w:top w:val="single" w:sz="4" w:space="0" w:color="auto"/>
              <w:left w:val="single" w:sz="4" w:space="0" w:color="auto"/>
              <w:bottom w:val="single" w:sz="4" w:space="0" w:color="auto"/>
              <w:right w:val="single" w:sz="4" w:space="0" w:color="auto"/>
            </w:tcBorders>
            <w:vAlign w:val="bottom"/>
          </w:tcPr>
          <w:p w14:paraId="289CE8FD" w14:textId="1BC0D365" w:rsidR="0044625C" w:rsidRPr="00DB51C5" w:rsidRDefault="0044625C" w:rsidP="0044625C">
            <w:pPr>
              <w:keepNext/>
              <w:tabs>
                <w:tab w:val="left" w:pos="2160"/>
                <w:tab w:val="left" w:pos="2700"/>
                <w:tab w:val="left" w:pos="3420"/>
                <w:tab w:val="left" w:pos="3780"/>
                <w:tab w:val="left" w:pos="5760"/>
                <w:tab w:val="left" w:pos="7212"/>
              </w:tabs>
              <w:jc w:val="center"/>
              <w:rPr>
                <w:rFonts w:eastAsia="Times New Roman" w:cstheme="minorHAnsi"/>
                <w:sz w:val="18"/>
                <w:szCs w:val="20"/>
              </w:rPr>
            </w:pPr>
            <w:r>
              <w:rPr>
                <w:rFonts w:eastAsia="Times New Roman" w:cstheme="minorHAnsi"/>
                <w:sz w:val="18"/>
                <w:szCs w:val="20"/>
              </w:rPr>
              <w:t>Dwelling Unit Name</w:t>
            </w:r>
          </w:p>
        </w:tc>
        <w:tc>
          <w:tcPr>
            <w:tcW w:w="947" w:type="dxa"/>
            <w:vAlign w:val="bottom"/>
          </w:tcPr>
          <w:p w14:paraId="4A69D6C4" w14:textId="6ACBD450" w:rsidR="0044625C" w:rsidRPr="00BB4569" w:rsidRDefault="0044625C" w:rsidP="0044625C">
            <w:pPr>
              <w:keepNext/>
              <w:tabs>
                <w:tab w:val="left" w:pos="2160"/>
                <w:tab w:val="left" w:pos="2700"/>
                <w:tab w:val="left" w:pos="3420"/>
                <w:tab w:val="left" w:pos="3780"/>
                <w:tab w:val="left" w:pos="5760"/>
                <w:tab w:val="left" w:pos="7212"/>
              </w:tabs>
              <w:jc w:val="center"/>
              <w:rPr>
                <w:rFonts w:eastAsia="Times New Roman" w:cstheme="minorHAnsi"/>
                <w:sz w:val="18"/>
                <w:szCs w:val="20"/>
              </w:rPr>
            </w:pPr>
            <w:r w:rsidRPr="00DB51C5">
              <w:rPr>
                <w:rFonts w:eastAsia="Times New Roman" w:cstheme="minorHAnsi"/>
                <w:sz w:val="18"/>
                <w:szCs w:val="20"/>
              </w:rPr>
              <w:t>Water Heating System ID</w:t>
            </w:r>
          </w:p>
          <w:p w14:paraId="596101E8" w14:textId="77777777" w:rsidR="0044625C" w:rsidRPr="00C54288" w:rsidRDefault="0044625C" w:rsidP="0044625C">
            <w:pPr>
              <w:jc w:val="center"/>
              <w:rPr>
                <w:rFonts w:cstheme="minorHAnsi"/>
                <w:sz w:val="18"/>
                <w:szCs w:val="20"/>
              </w:rPr>
            </w:pPr>
            <w:r w:rsidRPr="00BB4569">
              <w:rPr>
                <w:rFonts w:eastAsia="Times New Roman" w:cstheme="minorHAnsi"/>
                <w:sz w:val="18"/>
                <w:szCs w:val="20"/>
              </w:rPr>
              <w:t>or Name</w:t>
            </w:r>
          </w:p>
        </w:tc>
        <w:tc>
          <w:tcPr>
            <w:tcW w:w="1833" w:type="dxa"/>
            <w:vAlign w:val="bottom"/>
          </w:tcPr>
          <w:p w14:paraId="7992FFEA" w14:textId="77777777" w:rsidR="0044625C" w:rsidRPr="00DB51C5" w:rsidRDefault="0044625C" w:rsidP="0044625C">
            <w:pPr>
              <w:keepNext/>
              <w:tabs>
                <w:tab w:val="left" w:pos="2160"/>
                <w:tab w:val="left" w:pos="2700"/>
                <w:tab w:val="left" w:pos="3420"/>
                <w:tab w:val="left" w:pos="3780"/>
                <w:tab w:val="left" w:pos="5760"/>
                <w:tab w:val="left" w:pos="7212"/>
              </w:tabs>
              <w:jc w:val="center"/>
              <w:rPr>
                <w:rFonts w:eastAsia="Times New Roman" w:cstheme="minorHAnsi"/>
                <w:sz w:val="18"/>
                <w:szCs w:val="20"/>
              </w:rPr>
            </w:pPr>
            <w:r w:rsidRPr="00DB51C5">
              <w:rPr>
                <w:rFonts w:eastAsia="Times New Roman" w:cstheme="minorHAnsi"/>
                <w:sz w:val="18"/>
                <w:szCs w:val="20"/>
              </w:rPr>
              <w:t>Modeled Equipment</w:t>
            </w:r>
          </w:p>
          <w:p w14:paraId="17709DA9" w14:textId="77777777" w:rsidR="0044625C" w:rsidRPr="00C54288" w:rsidRDefault="0044625C" w:rsidP="0044625C">
            <w:pPr>
              <w:jc w:val="center"/>
              <w:rPr>
                <w:rFonts w:cstheme="minorHAnsi"/>
                <w:sz w:val="18"/>
                <w:szCs w:val="20"/>
              </w:rPr>
            </w:pPr>
            <w:r w:rsidRPr="00BB4569">
              <w:rPr>
                <w:rFonts w:eastAsia="Times New Roman" w:cstheme="minorHAnsi"/>
                <w:sz w:val="18"/>
                <w:szCs w:val="20"/>
              </w:rPr>
              <w:t>Make and Model</w:t>
            </w:r>
          </w:p>
        </w:tc>
        <w:tc>
          <w:tcPr>
            <w:tcW w:w="1136" w:type="dxa"/>
            <w:vAlign w:val="bottom"/>
          </w:tcPr>
          <w:p w14:paraId="4BE327EC" w14:textId="71C79D24" w:rsidR="0044625C" w:rsidRPr="00BB4569" w:rsidRDefault="0044625C" w:rsidP="0044625C">
            <w:pPr>
              <w:keepNext/>
              <w:tabs>
                <w:tab w:val="left" w:pos="2160"/>
                <w:tab w:val="left" w:pos="2700"/>
                <w:tab w:val="left" w:pos="3420"/>
                <w:tab w:val="left" w:pos="3780"/>
                <w:tab w:val="left" w:pos="5760"/>
                <w:tab w:val="left" w:pos="7212"/>
              </w:tabs>
              <w:jc w:val="center"/>
              <w:rPr>
                <w:rFonts w:eastAsia="Times New Roman" w:cstheme="minorHAnsi"/>
                <w:sz w:val="18"/>
                <w:szCs w:val="20"/>
              </w:rPr>
            </w:pPr>
            <w:r>
              <w:rPr>
                <w:rFonts w:eastAsia="Times New Roman" w:cstheme="minorHAnsi"/>
                <w:sz w:val="18"/>
                <w:szCs w:val="20"/>
              </w:rPr>
              <w:t>#</w:t>
            </w:r>
            <w:r w:rsidRPr="00DB51C5">
              <w:rPr>
                <w:rFonts w:eastAsia="Times New Roman" w:cstheme="minorHAnsi"/>
                <w:sz w:val="18"/>
                <w:szCs w:val="20"/>
              </w:rPr>
              <w:t xml:space="preserve"> of </w:t>
            </w:r>
            <w:r w:rsidR="00A418D8">
              <w:rPr>
                <w:rFonts w:eastAsia="Times New Roman" w:cstheme="minorHAnsi"/>
                <w:sz w:val="18"/>
                <w:szCs w:val="20"/>
              </w:rPr>
              <w:t xml:space="preserve">Like (or Identical) </w:t>
            </w:r>
            <w:r w:rsidRPr="00DB51C5">
              <w:rPr>
                <w:rFonts w:eastAsia="Times New Roman" w:cstheme="minorHAnsi"/>
                <w:sz w:val="18"/>
                <w:szCs w:val="20"/>
              </w:rPr>
              <w:t xml:space="preserve">Water </w:t>
            </w:r>
            <w:r w:rsidRPr="00BB4569">
              <w:rPr>
                <w:rFonts w:eastAsia="Times New Roman" w:cstheme="minorHAnsi"/>
                <w:sz w:val="18"/>
                <w:szCs w:val="20"/>
              </w:rPr>
              <w:t>Heaters</w:t>
            </w:r>
            <w:r>
              <w:rPr>
                <w:rFonts w:eastAsia="Times New Roman" w:cstheme="minorHAnsi"/>
                <w:sz w:val="18"/>
                <w:szCs w:val="20"/>
              </w:rPr>
              <w:t xml:space="preserve"> in System</w:t>
            </w:r>
          </w:p>
        </w:tc>
        <w:tc>
          <w:tcPr>
            <w:tcW w:w="1106" w:type="dxa"/>
            <w:vAlign w:val="bottom"/>
          </w:tcPr>
          <w:p w14:paraId="647F7767" w14:textId="77777777" w:rsidR="0044625C" w:rsidRPr="004C384C" w:rsidRDefault="0044625C" w:rsidP="0044625C">
            <w:pPr>
              <w:keepNext/>
              <w:tabs>
                <w:tab w:val="left" w:pos="2160"/>
                <w:tab w:val="left" w:pos="2700"/>
                <w:tab w:val="left" w:pos="3420"/>
                <w:tab w:val="left" w:pos="3780"/>
                <w:tab w:val="left" w:pos="5760"/>
                <w:tab w:val="left" w:pos="7212"/>
              </w:tabs>
              <w:jc w:val="center"/>
              <w:rPr>
                <w:rFonts w:eastAsia="Times New Roman" w:cstheme="minorHAnsi"/>
                <w:sz w:val="18"/>
                <w:szCs w:val="20"/>
              </w:rPr>
            </w:pPr>
            <w:r w:rsidRPr="004C384C">
              <w:rPr>
                <w:rFonts w:eastAsia="Times New Roman" w:cstheme="minorHAnsi"/>
                <w:sz w:val="18"/>
                <w:szCs w:val="20"/>
              </w:rPr>
              <w:t>Tank Location</w:t>
            </w:r>
          </w:p>
        </w:tc>
        <w:tc>
          <w:tcPr>
            <w:tcW w:w="1345" w:type="dxa"/>
            <w:vAlign w:val="bottom"/>
          </w:tcPr>
          <w:p w14:paraId="2FFF01AD" w14:textId="77777777" w:rsidR="0044625C" w:rsidRDefault="0044625C" w:rsidP="0044625C">
            <w:pPr>
              <w:keepNext/>
              <w:tabs>
                <w:tab w:val="left" w:pos="2160"/>
                <w:tab w:val="left" w:pos="2700"/>
                <w:tab w:val="left" w:pos="3420"/>
                <w:tab w:val="left" w:pos="3780"/>
                <w:tab w:val="left" w:pos="5760"/>
                <w:tab w:val="left" w:pos="7212"/>
              </w:tabs>
              <w:jc w:val="center"/>
              <w:rPr>
                <w:rFonts w:eastAsia="Times New Roman" w:cstheme="minorHAnsi"/>
                <w:sz w:val="18"/>
                <w:szCs w:val="20"/>
              </w:rPr>
            </w:pPr>
            <w:r w:rsidRPr="0035216E">
              <w:rPr>
                <w:rFonts w:eastAsia="Times New Roman" w:cstheme="minorHAnsi"/>
                <w:sz w:val="18"/>
                <w:szCs w:val="20"/>
              </w:rPr>
              <w:t xml:space="preserve">Exterior Tank Insulation </w:t>
            </w:r>
          </w:p>
          <w:p w14:paraId="09148F20" w14:textId="14021C29" w:rsidR="0044625C" w:rsidRPr="0035216E" w:rsidRDefault="0044625C" w:rsidP="0044625C">
            <w:pPr>
              <w:keepNext/>
              <w:tabs>
                <w:tab w:val="left" w:pos="2160"/>
                <w:tab w:val="left" w:pos="2700"/>
                <w:tab w:val="left" w:pos="3420"/>
                <w:tab w:val="left" w:pos="3780"/>
                <w:tab w:val="left" w:pos="5760"/>
                <w:tab w:val="left" w:pos="7212"/>
              </w:tabs>
              <w:jc w:val="center"/>
              <w:rPr>
                <w:rFonts w:eastAsia="Times New Roman" w:cstheme="minorHAnsi"/>
                <w:sz w:val="18"/>
                <w:szCs w:val="20"/>
              </w:rPr>
            </w:pPr>
            <w:r w:rsidRPr="0035216E">
              <w:rPr>
                <w:rFonts w:eastAsia="Times New Roman" w:cstheme="minorHAnsi"/>
                <w:sz w:val="18"/>
                <w:szCs w:val="20"/>
              </w:rPr>
              <w:t>R-value</w:t>
            </w:r>
          </w:p>
        </w:tc>
        <w:tc>
          <w:tcPr>
            <w:tcW w:w="2067" w:type="dxa"/>
            <w:vAlign w:val="bottom"/>
          </w:tcPr>
          <w:p w14:paraId="5F1CC03B" w14:textId="11AE7FF6" w:rsidR="0044625C" w:rsidRPr="00DB51C5" w:rsidRDefault="0044625C" w:rsidP="0044625C">
            <w:pPr>
              <w:keepNext/>
              <w:tabs>
                <w:tab w:val="left" w:pos="2160"/>
                <w:tab w:val="left" w:pos="2700"/>
                <w:tab w:val="left" w:pos="3420"/>
                <w:tab w:val="left" w:pos="3780"/>
                <w:tab w:val="left" w:pos="5760"/>
                <w:tab w:val="left" w:pos="7212"/>
              </w:tabs>
              <w:jc w:val="center"/>
              <w:rPr>
                <w:rFonts w:eastAsia="Times New Roman" w:cstheme="minorHAnsi"/>
                <w:sz w:val="18"/>
                <w:szCs w:val="20"/>
              </w:rPr>
            </w:pPr>
            <w:r w:rsidRPr="00DB51C5">
              <w:rPr>
                <w:rFonts w:eastAsia="Times New Roman" w:cstheme="minorHAnsi"/>
                <w:sz w:val="18"/>
                <w:szCs w:val="20"/>
              </w:rPr>
              <w:t>Dwelling Unit DHW System Distribution Type</w:t>
            </w:r>
          </w:p>
        </w:tc>
        <w:tc>
          <w:tcPr>
            <w:tcW w:w="1507" w:type="dxa"/>
            <w:vAlign w:val="bottom"/>
          </w:tcPr>
          <w:p w14:paraId="6A9260A9" w14:textId="61DA6246" w:rsidR="0044625C" w:rsidRPr="00C54288" w:rsidRDefault="0044625C" w:rsidP="0044625C">
            <w:pPr>
              <w:keepNext/>
              <w:tabs>
                <w:tab w:val="left" w:pos="2160"/>
                <w:tab w:val="left" w:pos="2700"/>
                <w:tab w:val="left" w:pos="3420"/>
                <w:tab w:val="left" w:pos="3780"/>
                <w:tab w:val="left" w:pos="5760"/>
                <w:tab w:val="left" w:pos="7212"/>
              </w:tabs>
              <w:jc w:val="center"/>
              <w:rPr>
                <w:rFonts w:eastAsia="Times New Roman" w:cstheme="minorHAnsi"/>
                <w:sz w:val="18"/>
                <w:szCs w:val="20"/>
              </w:rPr>
            </w:pPr>
            <w:r w:rsidRPr="00C54288">
              <w:rPr>
                <w:rFonts w:eastAsia="Times New Roman" w:cstheme="minorHAnsi"/>
                <w:sz w:val="18"/>
                <w:szCs w:val="20"/>
              </w:rPr>
              <w:t xml:space="preserve">Compact </w:t>
            </w:r>
            <w:proofErr w:type="spellStart"/>
            <w:r w:rsidRPr="00C54288">
              <w:rPr>
                <w:rFonts w:eastAsia="Times New Roman" w:cstheme="minorHAnsi"/>
                <w:sz w:val="18"/>
                <w:szCs w:val="20"/>
              </w:rPr>
              <w:t>Distrib</w:t>
            </w:r>
            <w:proofErr w:type="spellEnd"/>
            <w:r>
              <w:rPr>
                <w:rFonts w:eastAsia="Times New Roman" w:cstheme="minorHAnsi"/>
                <w:sz w:val="18"/>
                <w:szCs w:val="20"/>
              </w:rPr>
              <w:t>.</w:t>
            </w:r>
          </w:p>
        </w:tc>
      </w:tr>
      <w:tr w:rsidR="0044625C" w:rsidRPr="00BF7EA9" w14:paraId="0EFCF3A6" w14:textId="0C931122" w:rsidTr="004E1044">
        <w:tc>
          <w:tcPr>
            <w:tcW w:w="849" w:type="dxa"/>
          </w:tcPr>
          <w:p w14:paraId="57AA9A8F" w14:textId="77777777" w:rsidR="0044625C" w:rsidRPr="00C54288" w:rsidRDefault="0044625C" w:rsidP="0044625C">
            <w:pPr>
              <w:jc w:val="center"/>
              <w:rPr>
                <w:rFonts w:cstheme="minorHAnsi"/>
                <w:sz w:val="20"/>
                <w:szCs w:val="20"/>
              </w:rPr>
            </w:pPr>
          </w:p>
        </w:tc>
        <w:tc>
          <w:tcPr>
            <w:tcW w:w="947" w:type="dxa"/>
          </w:tcPr>
          <w:p w14:paraId="65AA92D3" w14:textId="26A3095A" w:rsidR="0044625C" w:rsidRPr="00C54288" w:rsidRDefault="0044625C" w:rsidP="0044625C">
            <w:pPr>
              <w:jc w:val="center"/>
              <w:rPr>
                <w:rFonts w:cstheme="minorHAnsi"/>
                <w:sz w:val="20"/>
                <w:szCs w:val="20"/>
              </w:rPr>
            </w:pPr>
          </w:p>
        </w:tc>
        <w:tc>
          <w:tcPr>
            <w:tcW w:w="1833" w:type="dxa"/>
          </w:tcPr>
          <w:p w14:paraId="5BCF9752" w14:textId="77777777" w:rsidR="0044625C" w:rsidRPr="00C54288" w:rsidRDefault="0044625C" w:rsidP="0044625C">
            <w:pPr>
              <w:jc w:val="center"/>
              <w:rPr>
                <w:rFonts w:cstheme="minorHAnsi"/>
                <w:sz w:val="20"/>
                <w:szCs w:val="20"/>
              </w:rPr>
            </w:pPr>
          </w:p>
        </w:tc>
        <w:tc>
          <w:tcPr>
            <w:tcW w:w="1136" w:type="dxa"/>
          </w:tcPr>
          <w:p w14:paraId="45ED097E" w14:textId="77777777" w:rsidR="0044625C" w:rsidRPr="00C54288" w:rsidRDefault="0044625C" w:rsidP="0044625C">
            <w:pPr>
              <w:jc w:val="center"/>
              <w:rPr>
                <w:rFonts w:eastAsia="Times New Roman" w:cstheme="minorHAnsi"/>
                <w:b/>
                <w:i/>
                <w:color w:val="FF0000"/>
                <w:sz w:val="20"/>
                <w:szCs w:val="20"/>
              </w:rPr>
            </w:pPr>
          </w:p>
        </w:tc>
        <w:tc>
          <w:tcPr>
            <w:tcW w:w="1106" w:type="dxa"/>
          </w:tcPr>
          <w:p w14:paraId="31920569" w14:textId="77777777" w:rsidR="0044625C" w:rsidRPr="00C54288" w:rsidRDefault="0044625C" w:rsidP="0044625C">
            <w:pPr>
              <w:jc w:val="center"/>
              <w:rPr>
                <w:rFonts w:eastAsia="Times New Roman" w:cstheme="minorHAnsi"/>
                <w:b/>
                <w:i/>
                <w:color w:val="FF0000"/>
                <w:sz w:val="20"/>
                <w:szCs w:val="20"/>
              </w:rPr>
            </w:pPr>
          </w:p>
        </w:tc>
        <w:tc>
          <w:tcPr>
            <w:tcW w:w="1345" w:type="dxa"/>
          </w:tcPr>
          <w:p w14:paraId="49E6506E" w14:textId="77777777" w:rsidR="0044625C" w:rsidRPr="00C54288" w:rsidRDefault="0044625C" w:rsidP="0044625C">
            <w:pPr>
              <w:jc w:val="center"/>
              <w:rPr>
                <w:rFonts w:cstheme="minorHAnsi"/>
                <w:sz w:val="20"/>
                <w:szCs w:val="20"/>
              </w:rPr>
            </w:pPr>
          </w:p>
        </w:tc>
        <w:tc>
          <w:tcPr>
            <w:tcW w:w="2067" w:type="dxa"/>
          </w:tcPr>
          <w:p w14:paraId="5617C7FB" w14:textId="77777777" w:rsidR="0044625C" w:rsidRPr="00C54288" w:rsidRDefault="0044625C" w:rsidP="0044625C">
            <w:pPr>
              <w:jc w:val="center"/>
              <w:rPr>
                <w:rFonts w:cstheme="minorHAnsi"/>
                <w:sz w:val="20"/>
                <w:szCs w:val="20"/>
              </w:rPr>
            </w:pPr>
          </w:p>
        </w:tc>
        <w:tc>
          <w:tcPr>
            <w:tcW w:w="1507" w:type="dxa"/>
          </w:tcPr>
          <w:p w14:paraId="010501BF" w14:textId="77777777" w:rsidR="0044625C" w:rsidRPr="00BF7EA9" w:rsidRDefault="0044625C" w:rsidP="0044625C">
            <w:pPr>
              <w:jc w:val="center"/>
              <w:rPr>
                <w:rFonts w:cstheme="minorHAnsi"/>
                <w:sz w:val="20"/>
                <w:szCs w:val="20"/>
              </w:rPr>
            </w:pPr>
          </w:p>
        </w:tc>
      </w:tr>
      <w:tr w:rsidR="0044625C" w:rsidRPr="00BF7EA9" w14:paraId="2D28D2A0" w14:textId="3820BF4C" w:rsidTr="004E1044">
        <w:tc>
          <w:tcPr>
            <w:tcW w:w="849" w:type="dxa"/>
          </w:tcPr>
          <w:p w14:paraId="3E406FDD" w14:textId="77777777" w:rsidR="0044625C" w:rsidRPr="00C54288" w:rsidRDefault="0044625C" w:rsidP="0044625C">
            <w:pPr>
              <w:jc w:val="center"/>
              <w:rPr>
                <w:rFonts w:cstheme="minorHAnsi"/>
                <w:sz w:val="20"/>
                <w:szCs w:val="20"/>
              </w:rPr>
            </w:pPr>
          </w:p>
        </w:tc>
        <w:tc>
          <w:tcPr>
            <w:tcW w:w="947" w:type="dxa"/>
          </w:tcPr>
          <w:p w14:paraId="191BD17E" w14:textId="46F84A1F" w:rsidR="0044625C" w:rsidRPr="00C54288" w:rsidRDefault="0044625C" w:rsidP="0044625C">
            <w:pPr>
              <w:jc w:val="center"/>
              <w:rPr>
                <w:rFonts w:cstheme="minorHAnsi"/>
                <w:sz w:val="20"/>
                <w:szCs w:val="20"/>
              </w:rPr>
            </w:pPr>
          </w:p>
        </w:tc>
        <w:tc>
          <w:tcPr>
            <w:tcW w:w="1833" w:type="dxa"/>
          </w:tcPr>
          <w:p w14:paraId="5B408C5D" w14:textId="77777777" w:rsidR="0044625C" w:rsidRPr="00C54288" w:rsidRDefault="0044625C" w:rsidP="0044625C">
            <w:pPr>
              <w:jc w:val="center"/>
              <w:rPr>
                <w:rFonts w:cstheme="minorHAnsi"/>
                <w:sz w:val="20"/>
                <w:szCs w:val="20"/>
              </w:rPr>
            </w:pPr>
          </w:p>
        </w:tc>
        <w:tc>
          <w:tcPr>
            <w:tcW w:w="1136" w:type="dxa"/>
          </w:tcPr>
          <w:p w14:paraId="5655B176" w14:textId="77777777" w:rsidR="0044625C" w:rsidRPr="00C54288" w:rsidRDefault="0044625C" w:rsidP="0044625C">
            <w:pPr>
              <w:jc w:val="center"/>
              <w:rPr>
                <w:rFonts w:cstheme="minorHAnsi"/>
                <w:sz w:val="20"/>
                <w:szCs w:val="20"/>
              </w:rPr>
            </w:pPr>
          </w:p>
        </w:tc>
        <w:tc>
          <w:tcPr>
            <w:tcW w:w="1106" w:type="dxa"/>
          </w:tcPr>
          <w:p w14:paraId="3085E85D" w14:textId="77777777" w:rsidR="0044625C" w:rsidRPr="00C54288" w:rsidRDefault="0044625C" w:rsidP="0044625C">
            <w:pPr>
              <w:jc w:val="center"/>
              <w:rPr>
                <w:rFonts w:cstheme="minorHAnsi"/>
                <w:sz w:val="20"/>
                <w:szCs w:val="20"/>
              </w:rPr>
            </w:pPr>
          </w:p>
        </w:tc>
        <w:tc>
          <w:tcPr>
            <w:tcW w:w="1345" w:type="dxa"/>
          </w:tcPr>
          <w:p w14:paraId="1C30123A" w14:textId="77777777" w:rsidR="0044625C" w:rsidRPr="00C54288" w:rsidRDefault="0044625C" w:rsidP="0044625C">
            <w:pPr>
              <w:jc w:val="center"/>
              <w:rPr>
                <w:rFonts w:cstheme="minorHAnsi"/>
                <w:sz w:val="20"/>
                <w:szCs w:val="20"/>
              </w:rPr>
            </w:pPr>
          </w:p>
        </w:tc>
        <w:tc>
          <w:tcPr>
            <w:tcW w:w="2067" w:type="dxa"/>
          </w:tcPr>
          <w:p w14:paraId="1DA8438E" w14:textId="77777777" w:rsidR="0044625C" w:rsidRPr="00C54288" w:rsidRDefault="0044625C" w:rsidP="0044625C">
            <w:pPr>
              <w:jc w:val="center"/>
              <w:rPr>
                <w:rFonts w:cstheme="minorHAnsi"/>
                <w:sz w:val="20"/>
                <w:szCs w:val="20"/>
              </w:rPr>
            </w:pPr>
          </w:p>
        </w:tc>
        <w:tc>
          <w:tcPr>
            <w:tcW w:w="1507" w:type="dxa"/>
          </w:tcPr>
          <w:p w14:paraId="5B57A851" w14:textId="77777777" w:rsidR="0044625C" w:rsidRPr="00BF7EA9" w:rsidRDefault="0044625C" w:rsidP="0044625C">
            <w:pPr>
              <w:jc w:val="center"/>
              <w:rPr>
                <w:rFonts w:cstheme="minorHAnsi"/>
                <w:sz w:val="20"/>
                <w:szCs w:val="20"/>
              </w:rPr>
            </w:pPr>
          </w:p>
        </w:tc>
      </w:tr>
    </w:tbl>
    <w:p w14:paraId="4FCB042C" w14:textId="1C39121D" w:rsidR="007E10A8" w:rsidRPr="00F71719" w:rsidRDefault="007E10A8" w:rsidP="006530E0">
      <w:pPr>
        <w:spacing w:after="0"/>
        <w:rPr>
          <w:rFonts w:cstheme="minorHAnsi"/>
          <w:sz w:val="20"/>
          <w:szCs w:val="20"/>
        </w:rPr>
      </w:pPr>
    </w:p>
    <w:tbl>
      <w:tblPr>
        <w:tblStyle w:val="TableGrid"/>
        <w:tblW w:w="10795" w:type="dxa"/>
        <w:tblLook w:val="04A0" w:firstRow="1" w:lastRow="0" w:firstColumn="1" w:lastColumn="0" w:noHBand="0" w:noVBand="1"/>
      </w:tblPr>
      <w:tblGrid>
        <w:gridCol w:w="939"/>
        <w:gridCol w:w="939"/>
        <w:gridCol w:w="1717"/>
        <w:gridCol w:w="1170"/>
        <w:gridCol w:w="1080"/>
        <w:gridCol w:w="1350"/>
        <w:gridCol w:w="2070"/>
        <w:gridCol w:w="1530"/>
      </w:tblGrid>
      <w:tr w:rsidR="0044625C" w:rsidRPr="00BF7EA9" w14:paraId="13EFE51A" w14:textId="21B881C8" w:rsidTr="0044625C">
        <w:tc>
          <w:tcPr>
            <w:tcW w:w="10795" w:type="dxa"/>
            <w:gridSpan w:val="8"/>
          </w:tcPr>
          <w:p w14:paraId="478D381B" w14:textId="4B81A5C1" w:rsidR="0044625C" w:rsidRPr="007027DD" w:rsidRDefault="0044625C" w:rsidP="00CF756B">
            <w:pPr>
              <w:rPr>
                <w:rFonts w:cstheme="minorHAnsi"/>
                <w:b/>
                <w:sz w:val="20"/>
                <w:szCs w:val="20"/>
              </w:rPr>
            </w:pPr>
            <w:r>
              <w:rPr>
                <w:rFonts w:cstheme="minorHAnsi"/>
                <w:b/>
                <w:sz w:val="20"/>
                <w:szCs w:val="20"/>
              </w:rPr>
              <w:t>B</w:t>
            </w:r>
            <w:r w:rsidRPr="00532FA2">
              <w:rPr>
                <w:rFonts w:cstheme="minorHAnsi"/>
                <w:b/>
                <w:sz w:val="20"/>
                <w:szCs w:val="20"/>
              </w:rPr>
              <w:t>. Installed</w:t>
            </w:r>
            <w:r w:rsidRPr="00954600">
              <w:rPr>
                <w:rFonts w:cstheme="minorHAnsi"/>
                <w:b/>
                <w:sz w:val="20"/>
                <w:szCs w:val="20"/>
              </w:rPr>
              <w:t xml:space="preserve"> </w:t>
            </w:r>
            <w:r>
              <w:rPr>
                <w:rFonts w:cstheme="minorHAnsi"/>
                <w:b/>
                <w:sz w:val="20"/>
                <w:szCs w:val="20"/>
              </w:rPr>
              <w:t xml:space="preserve">Dwelling Unit </w:t>
            </w:r>
            <w:r w:rsidRPr="00954600">
              <w:rPr>
                <w:rFonts w:cstheme="minorHAnsi"/>
                <w:b/>
                <w:sz w:val="20"/>
                <w:szCs w:val="20"/>
              </w:rPr>
              <w:t>Water Heater System Information</w:t>
            </w:r>
          </w:p>
          <w:p w14:paraId="3E57890F" w14:textId="0FAE2F44" w:rsidR="0044625C" w:rsidRPr="00532FA2" w:rsidRDefault="0044625C" w:rsidP="00CF756B">
            <w:pPr>
              <w:rPr>
                <w:rFonts w:cstheme="minorHAnsi"/>
                <w:b/>
                <w:sz w:val="20"/>
                <w:szCs w:val="20"/>
              </w:rPr>
            </w:pPr>
            <w:r w:rsidRPr="00DB51C5">
              <w:rPr>
                <w:rFonts w:eastAsia="Times New Roman" w:cstheme="minorHAnsi"/>
                <w:sz w:val="18"/>
                <w:szCs w:val="20"/>
              </w:rPr>
              <w:t>This table reports the water heating system features installed in this project</w:t>
            </w:r>
            <w:r w:rsidRPr="00DB51C5">
              <w:rPr>
                <w:rFonts w:cstheme="minorHAnsi"/>
                <w:sz w:val="18"/>
                <w:szCs w:val="20"/>
              </w:rPr>
              <w:t>.</w:t>
            </w:r>
          </w:p>
        </w:tc>
      </w:tr>
      <w:tr w:rsidR="0044625C" w:rsidRPr="00BF7EA9" w14:paraId="5E8108D1" w14:textId="3F31CF27" w:rsidTr="004E1044">
        <w:tc>
          <w:tcPr>
            <w:tcW w:w="939" w:type="dxa"/>
          </w:tcPr>
          <w:p w14:paraId="6C8E35E2" w14:textId="420B0B30" w:rsidR="0044625C" w:rsidRPr="00DB51C5" w:rsidRDefault="0044625C" w:rsidP="00CF756B">
            <w:pPr>
              <w:jc w:val="center"/>
              <w:rPr>
                <w:rFonts w:eastAsia="Times New Roman" w:cstheme="minorHAnsi"/>
                <w:sz w:val="18"/>
                <w:szCs w:val="20"/>
              </w:rPr>
            </w:pPr>
            <w:r>
              <w:rPr>
                <w:rFonts w:eastAsia="Times New Roman" w:cstheme="minorHAnsi"/>
                <w:sz w:val="18"/>
                <w:szCs w:val="20"/>
              </w:rPr>
              <w:t>01</w:t>
            </w:r>
          </w:p>
        </w:tc>
        <w:tc>
          <w:tcPr>
            <w:tcW w:w="939" w:type="dxa"/>
            <w:vAlign w:val="bottom"/>
          </w:tcPr>
          <w:p w14:paraId="7534E019" w14:textId="78F8880C" w:rsidR="0044625C" w:rsidRPr="00C54288" w:rsidRDefault="0044625C" w:rsidP="00CF756B">
            <w:pPr>
              <w:jc w:val="center"/>
              <w:rPr>
                <w:rFonts w:cstheme="minorHAnsi"/>
                <w:sz w:val="18"/>
                <w:szCs w:val="20"/>
              </w:rPr>
            </w:pPr>
            <w:r w:rsidRPr="00DB51C5">
              <w:rPr>
                <w:rFonts w:eastAsia="Times New Roman" w:cstheme="minorHAnsi"/>
                <w:sz w:val="18"/>
                <w:szCs w:val="20"/>
              </w:rPr>
              <w:t>0</w:t>
            </w:r>
            <w:r>
              <w:rPr>
                <w:rFonts w:eastAsia="Times New Roman" w:cstheme="minorHAnsi"/>
                <w:sz w:val="18"/>
                <w:szCs w:val="20"/>
              </w:rPr>
              <w:t>2</w:t>
            </w:r>
          </w:p>
        </w:tc>
        <w:tc>
          <w:tcPr>
            <w:tcW w:w="1717" w:type="dxa"/>
            <w:vAlign w:val="bottom"/>
          </w:tcPr>
          <w:p w14:paraId="08860E21" w14:textId="71881AC9" w:rsidR="0044625C" w:rsidRPr="00C54288" w:rsidRDefault="0044625C" w:rsidP="00CF756B">
            <w:pPr>
              <w:jc w:val="center"/>
              <w:rPr>
                <w:rFonts w:cstheme="minorHAnsi"/>
                <w:sz w:val="18"/>
                <w:szCs w:val="20"/>
              </w:rPr>
            </w:pPr>
            <w:r w:rsidRPr="00DB51C5">
              <w:rPr>
                <w:rFonts w:eastAsia="Times New Roman" w:cstheme="minorHAnsi"/>
                <w:sz w:val="18"/>
                <w:szCs w:val="20"/>
              </w:rPr>
              <w:t>0</w:t>
            </w:r>
            <w:r>
              <w:rPr>
                <w:rFonts w:eastAsia="Times New Roman" w:cstheme="minorHAnsi"/>
                <w:sz w:val="18"/>
                <w:szCs w:val="20"/>
              </w:rPr>
              <w:t>3</w:t>
            </w:r>
          </w:p>
        </w:tc>
        <w:tc>
          <w:tcPr>
            <w:tcW w:w="1170" w:type="dxa"/>
          </w:tcPr>
          <w:p w14:paraId="19D8C2F6" w14:textId="0D78768D" w:rsidR="0044625C" w:rsidRPr="00DB51C5" w:rsidRDefault="0044625C" w:rsidP="00CF756B">
            <w:pPr>
              <w:jc w:val="center"/>
              <w:rPr>
                <w:rFonts w:eastAsia="Times New Roman" w:cstheme="minorHAnsi"/>
                <w:sz w:val="18"/>
                <w:szCs w:val="20"/>
              </w:rPr>
            </w:pPr>
            <w:r w:rsidRPr="00DB51C5">
              <w:rPr>
                <w:rFonts w:eastAsia="Times New Roman" w:cstheme="minorHAnsi"/>
                <w:sz w:val="18"/>
                <w:szCs w:val="20"/>
              </w:rPr>
              <w:t>0</w:t>
            </w:r>
            <w:r>
              <w:rPr>
                <w:rFonts w:eastAsia="Times New Roman" w:cstheme="minorHAnsi"/>
                <w:sz w:val="18"/>
                <w:szCs w:val="20"/>
              </w:rPr>
              <w:t>4</w:t>
            </w:r>
          </w:p>
        </w:tc>
        <w:tc>
          <w:tcPr>
            <w:tcW w:w="1080" w:type="dxa"/>
          </w:tcPr>
          <w:p w14:paraId="2BBC08F9" w14:textId="6168B77E" w:rsidR="0044625C" w:rsidRPr="00BB4569" w:rsidRDefault="0044625C" w:rsidP="00CF756B">
            <w:pPr>
              <w:jc w:val="center"/>
              <w:rPr>
                <w:rFonts w:eastAsia="Times New Roman" w:cstheme="minorHAnsi"/>
                <w:sz w:val="18"/>
                <w:szCs w:val="20"/>
              </w:rPr>
            </w:pPr>
            <w:r w:rsidRPr="00BB4569">
              <w:rPr>
                <w:rFonts w:eastAsia="Times New Roman" w:cstheme="minorHAnsi"/>
                <w:sz w:val="18"/>
                <w:szCs w:val="20"/>
              </w:rPr>
              <w:t>0</w:t>
            </w:r>
            <w:r>
              <w:rPr>
                <w:rFonts w:eastAsia="Times New Roman" w:cstheme="minorHAnsi"/>
                <w:sz w:val="18"/>
                <w:szCs w:val="20"/>
              </w:rPr>
              <w:t>5</w:t>
            </w:r>
          </w:p>
        </w:tc>
        <w:tc>
          <w:tcPr>
            <w:tcW w:w="1350" w:type="dxa"/>
          </w:tcPr>
          <w:p w14:paraId="67B0F55F" w14:textId="0954466D" w:rsidR="0044625C" w:rsidRPr="004C384C" w:rsidRDefault="0044625C" w:rsidP="00CF756B">
            <w:pPr>
              <w:jc w:val="center"/>
              <w:rPr>
                <w:rFonts w:eastAsia="Times New Roman" w:cstheme="minorHAnsi"/>
                <w:sz w:val="18"/>
                <w:szCs w:val="20"/>
              </w:rPr>
            </w:pPr>
            <w:r w:rsidRPr="004C384C">
              <w:rPr>
                <w:rFonts w:eastAsia="Times New Roman" w:cstheme="minorHAnsi"/>
                <w:sz w:val="18"/>
                <w:szCs w:val="20"/>
              </w:rPr>
              <w:t>0</w:t>
            </w:r>
            <w:r>
              <w:rPr>
                <w:rFonts w:eastAsia="Times New Roman" w:cstheme="minorHAnsi"/>
                <w:sz w:val="18"/>
                <w:szCs w:val="20"/>
              </w:rPr>
              <w:t>6</w:t>
            </w:r>
          </w:p>
        </w:tc>
        <w:tc>
          <w:tcPr>
            <w:tcW w:w="2070" w:type="dxa"/>
          </w:tcPr>
          <w:p w14:paraId="56E65CC0" w14:textId="011E7B6C" w:rsidR="0044625C" w:rsidRPr="0042271F" w:rsidRDefault="0044625C">
            <w:pPr>
              <w:jc w:val="center"/>
              <w:rPr>
                <w:rFonts w:eastAsia="Times New Roman" w:cstheme="minorHAnsi"/>
                <w:sz w:val="18"/>
                <w:szCs w:val="20"/>
              </w:rPr>
            </w:pPr>
            <w:r w:rsidRPr="0035216E">
              <w:rPr>
                <w:rFonts w:eastAsia="Times New Roman" w:cstheme="minorHAnsi"/>
                <w:sz w:val="18"/>
                <w:szCs w:val="20"/>
              </w:rPr>
              <w:t>0</w:t>
            </w:r>
            <w:r>
              <w:rPr>
                <w:rFonts w:eastAsia="Times New Roman" w:cstheme="minorHAnsi"/>
                <w:sz w:val="18"/>
                <w:szCs w:val="20"/>
              </w:rPr>
              <w:t>7</w:t>
            </w:r>
          </w:p>
        </w:tc>
        <w:tc>
          <w:tcPr>
            <w:tcW w:w="1530" w:type="dxa"/>
          </w:tcPr>
          <w:p w14:paraId="74E4E8AD" w14:textId="09719E14" w:rsidR="0044625C" w:rsidRPr="00C54288" w:rsidRDefault="0044625C">
            <w:pPr>
              <w:jc w:val="center"/>
              <w:rPr>
                <w:rFonts w:eastAsia="Times New Roman" w:cstheme="minorHAnsi"/>
                <w:sz w:val="18"/>
                <w:szCs w:val="20"/>
              </w:rPr>
            </w:pPr>
            <w:r w:rsidRPr="00C54288">
              <w:rPr>
                <w:rFonts w:eastAsia="Times New Roman" w:cstheme="minorHAnsi"/>
                <w:sz w:val="18"/>
                <w:szCs w:val="20"/>
              </w:rPr>
              <w:t>0</w:t>
            </w:r>
            <w:r>
              <w:rPr>
                <w:rFonts w:eastAsia="Times New Roman" w:cstheme="minorHAnsi"/>
                <w:sz w:val="18"/>
                <w:szCs w:val="20"/>
              </w:rPr>
              <w:t>8</w:t>
            </w:r>
          </w:p>
        </w:tc>
      </w:tr>
      <w:tr w:rsidR="0044625C" w:rsidRPr="00BF7EA9" w14:paraId="53772D43" w14:textId="0CBF2911" w:rsidTr="004E1044">
        <w:tc>
          <w:tcPr>
            <w:tcW w:w="939" w:type="dxa"/>
            <w:vAlign w:val="bottom"/>
          </w:tcPr>
          <w:p w14:paraId="340CA2CF" w14:textId="4041C061" w:rsidR="0044625C" w:rsidRPr="00DB51C5" w:rsidRDefault="0044625C" w:rsidP="0044625C">
            <w:pPr>
              <w:keepNext/>
              <w:tabs>
                <w:tab w:val="left" w:pos="2160"/>
                <w:tab w:val="left" w:pos="2700"/>
                <w:tab w:val="left" w:pos="3420"/>
                <w:tab w:val="left" w:pos="3780"/>
                <w:tab w:val="left" w:pos="5760"/>
                <w:tab w:val="left" w:pos="7212"/>
              </w:tabs>
              <w:jc w:val="center"/>
              <w:rPr>
                <w:rFonts w:eastAsia="Times New Roman" w:cstheme="minorHAnsi"/>
                <w:sz w:val="18"/>
                <w:szCs w:val="20"/>
              </w:rPr>
            </w:pPr>
            <w:r>
              <w:rPr>
                <w:rFonts w:eastAsia="Times New Roman" w:cstheme="minorHAnsi"/>
                <w:sz w:val="18"/>
                <w:szCs w:val="20"/>
              </w:rPr>
              <w:t>Dwelling Unit Name</w:t>
            </w:r>
          </w:p>
        </w:tc>
        <w:tc>
          <w:tcPr>
            <w:tcW w:w="939" w:type="dxa"/>
            <w:vAlign w:val="bottom"/>
          </w:tcPr>
          <w:p w14:paraId="173C1651" w14:textId="26B62094" w:rsidR="0044625C" w:rsidRPr="00BB4569" w:rsidRDefault="0044625C" w:rsidP="002A5D31">
            <w:pPr>
              <w:keepNext/>
              <w:tabs>
                <w:tab w:val="left" w:pos="2160"/>
                <w:tab w:val="left" w:pos="2700"/>
                <w:tab w:val="left" w:pos="3420"/>
                <w:tab w:val="left" w:pos="3780"/>
                <w:tab w:val="left" w:pos="5760"/>
                <w:tab w:val="left" w:pos="7212"/>
              </w:tabs>
              <w:jc w:val="center"/>
              <w:rPr>
                <w:rFonts w:eastAsia="Times New Roman" w:cstheme="minorHAnsi"/>
                <w:sz w:val="18"/>
                <w:szCs w:val="20"/>
              </w:rPr>
            </w:pPr>
            <w:r w:rsidRPr="00DB51C5">
              <w:rPr>
                <w:rFonts w:eastAsia="Times New Roman" w:cstheme="minorHAnsi"/>
                <w:sz w:val="18"/>
                <w:szCs w:val="20"/>
              </w:rPr>
              <w:t>Water Heating System ID</w:t>
            </w:r>
          </w:p>
          <w:p w14:paraId="7730D37A" w14:textId="77777777" w:rsidR="0044625C" w:rsidRPr="00C54288" w:rsidRDefault="0044625C" w:rsidP="002A5D31">
            <w:pPr>
              <w:jc w:val="center"/>
              <w:rPr>
                <w:rFonts w:cstheme="minorHAnsi"/>
                <w:sz w:val="18"/>
                <w:szCs w:val="20"/>
              </w:rPr>
            </w:pPr>
            <w:r w:rsidRPr="00BB4569">
              <w:rPr>
                <w:rFonts w:eastAsia="Times New Roman" w:cstheme="minorHAnsi"/>
                <w:sz w:val="18"/>
                <w:szCs w:val="20"/>
              </w:rPr>
              <w:t>or Name</w:t>
            </w:r>
          </w:p>
        </w:tc>
        <w:tc>
          <w:tcPr>
            <w:tcW w:w="1717" w:type="dxa"/>
            <w:vAlign w:val="bottom"/>
          </w:tcPr>
          <w:p w14:paraId="272DD60D" w14:textId="77777777" w:rsidR="0044625C" w:rsidRPr="00DB51C5" w:rsidRDefault="0044625C" w:rsidP="00CF756B">
            <w:pPr>
              <w:keepNext/>
              <w:tabs>
                <w:tab w:val="left" w:pos="2160"/>
                <w:tab w:val="left" w:pos="2700"/>
                <w:tab w:val="left" w:pos="3420"/>
                <w:tab w:val="left" w:pos="3780"/>
                <w:tab w:val="left" w:pos="5760"/>
                <w:tab w:val="left" w:pos="7212"/>
              </w:tabs>
              <w:jc w:val="center"/>
              <w:rPr>
                <w:rFonts w:eastAsia="Times New Roman" w:cstheme="minorHAnsi"/>
                <w:sz w:val="18"/>
                <w:szCs w:val="20"/>
              </w:rPr>
            </w:pPr>
            <w:r w:rsidRPr="00DB51C5">
              <w:rPr>
                <w:rFonts w:eastAsia="Times New Roman" w:cstheme="minorHAnsi"/>
                <w:sz w:val="18"/>
                <w:szCs w:val="20"/>
              </w:rPr>
              <w:t>Modeled Equipment</w:t>
            </w:r>
          </w:p>
          <w:p w14:paraId="24796566" w14:textId="77777777" w:rsidR="0044625C" w:rsidRPr="00C54288" w:rsidRDefault="0044625C" w:rsidP="00CF756B">
            <w:pPr>
              <w:jc w:val="center"/>
              <w:rPr>
                <w:rFonts w:cstheme="minorHAnsi"/>
                <w:sz w:val="18"/>
                <w:szCs w:val="20"/>
              </w:rPr>
            </w:pPr>
            <w:r w:rsidRPr="00BB4569">
              <w:rPr>
                <w:rFonts w:eastAsia="Times New Roman" w:cstheme="minorHAnsi"/>
                <w:sz w:val="18"/>
                <w:szCs w:val="20"/>
              </w:rPr>
              <w:t>Make and Model</w:t>
            </w:r>
          </w:p>
        </w:tc>
        <w:tc>
          <w:tcPr>
            <w:tcW w:w="1170" w:type="dxa"/>
            <w:vAlign w:val="bottom"/>
          </w:tcPr>
          <w:p w14:paraId="3D917E2B" w14:textId="3BEF3A0A" w:rsidR="0044625C" w:rsidRPr="00DB51C5" w:rsidRDefault="0044625C" w:rsidP="00CF756B">
            <w:pPr>
              <w:keepNext/>
              <w:tabs>
                <w:tab w:val="left" w:pos="2160"/>
                <w:tab w:val="left" w:pos="2700"/>
                <w:tab w:val="left" w:pos="3420"/>
                <w:tab w:val="left" w:pos="3780"/>
                <w:tab w:val="left" w:pos="5760"/>
                <w:tab w:val="left" w:pos="7212"/>
              </w:tabs>
              <w:jc w:val="center"/>
              <w:rPr>
                <w:rFonts w:eastAsia="Times New Roman" w:cstheme="minorHAnsi"/>
                <w:sz w:val="18"/>
                <w:szCs w:val="20"/>
              </w:rPr>
            </w:pPr>
            <w:r>
              <w:rPr>
                <w:rFonts w:eastAsia="Times New Roman" w:cstheme="minorHAnsi"/>
                <w:sz w:val="18"/>
                <w:szCs w:val="20"/>
              </w:rPr>
              <w:t>#</w:t>
            </w:r>
            <w:r w:rsidRPr="00DB51C5">
              <w:rPr>
                <w:rFonts w:eastAsia="Times New Roman" w:cstheme="minorHAnsi"/>
                <w:sz w:val="18"/>
                <w:szCs w:val="20"/>
              </w:rPr>
              <w:t xml:space="preserve"> of </w:t>
            </w:r>
            <w:r w:rsidR="00A418D8">
              <w:rPr>
                <w:rFonts w:eastAsia="Times New Roman" w:cstheme="minorHAnsi"/>
                <w:sz w:val="18"/>
                <w:szCs w:val="20"/>
              </w:rPr>
              <w:t xml:space="preserve">Like (or Identical) </w:t>
            </w:r>
            <w:r w:rsidRPr="00DB51C5">
              <w:rPr>
                <w:rFonts w:eastAsia="Times New Roman" w:cstheme="minorHAnsi"/>
                <w:sz w:val="18"/>
                <w:szCs w:val="20"/>
              </w:rPr>
              <w:t>Water Heaters</w:t>
            </w:r>
            <w:r>
              <w:rPr>
                <w:rFonts w:eastAsia="Times New Roman" w:cstheme="minorHAnsi"/>
                <w:sz w:val="18"/>
                <w:szCs w:val="20"/>
              </w:rPr>
              <w:t xml:space="preserve"> in System</w:t>
            </w:r>
          </w:p>
        </w:tc>
        <w:tc>
          <w:tcPr>
            <w:tcW w:w="1080" w:type="dxa"/>
            <w:vAlign w:val="bottom"/>
          </w:tcPr>
          <w:p w14:paraId="11A20BD8" w14:textId="77777777" w:rsidR="0044625C" w:rsidRPr="00BB4569" w:rsidRDefault="0044625C" w:rsidP="00CF756B">
            <w:pPr>
              <w:keepNext/>
              <w:tabs>
                <w:tab w:val="left" w:pos="2160"/>
                <w:tab w:val="left" w:pos="2700"/>
                <w:tab w:val="left" w:pos="3420"/>
                <w:tab w:val="left" w:pos="3780"/>
                <w:tab w:val="left" w:pos="5760"/>
                <w:tab w:val="left" w:pos="7212"/>
              </w:tabs>
              <w:jc w:val="center"/>
              <w:rPr>
                <w:rFonts w:eastAsia="Times New Roman" w:cstheme="minorHAnsi"/>
                <w:sz w:val="18"/>
                <w:szCs w:val="20"/>
              </w:rPr>
            </w:pPr>
            <w:r w:rsidRPr="00BB4569">
              <w:rPr>
                <w:rFonts w:eastAsia="Times New Roman" w:cstheme="minorHAnsi"/>
                <w:sz w:val="18"/>
                <w:szCs w:val="20"/>
              </w:rPr>
              <w:t>Tank Location</w:t>
            </w:r>
          </w:p>
        </w:tc>
        <w:tc>
          <w:tcPr>
            <w:tcW w:w="1350" w:type="dxa"/>
            <w:vAlign w:val="bottom"/>
          </w:tcPr>
          <w:p w14:paraId="10AD173E" w14:textId="77777777" w:rsidR="0044625C" w:rsidRPr="004C384C" w:rsidRDefault="0044625C" w:rsidP="00CF756B">
            <w:pPr>
              <w:keepNext/>
              <w:tabs>
                <w:tab w:val="left" w:pos="2160"/>
                <w:tab w:val="left" w:pos="2700"/>
                <w:tab w:val="left" w:pos="3420"/>
                <w:tab w:val="left" w:pos="3780"/>
                <w:tab w:val="left" w:pos="5760"/>
                <w:tab w:val="left" w:pos="7212"/>
              </w:tabs>
              <w:jc w:val="center"/>
              <w:rPr>
                <w:rFonts w:eastAsia="Times New Roman" w:cstheme="minorHAnsi"/>
                <w:sz w:val="18"/>
                <w:szCs w:val="20"/>
              </w:rPr>
            </w:pPr>
            <w:r w:rsidRPr="004C384C">
              <w:rPr>
                <w:rFonts w:eastAsia="Times New Roman" w:cstheme="minorHAnsi"/>
                <w:sz w:val="18"/>
                <w:szCs w:val="20"/>
              </w:rPr>
              <w:t>Exterior Tank Insulation R-value</w:t>
            </w:r>
          </w:p>
        </w:tc>
        <w:tc>
          <w:tcPr>
            <w:tcW w:w="2070" w:type="dxa"/>
            <w:vAlign w:val="bottom"/>
          </w:tcPr>
          <w:p w14:paraId="434BF15C" w14:textId="77777777" w:rsidR="0044625C" w:rsidRPr="0035216E" w:rsidRDefault="0044625C" w:rsidP="00CF756B">
            <w:pPr>
              <w:keepNext/>
              <w:tabs>
                <w:tab w:val="left" w:pos="2160"/>
                <w:tab w:val="left" w:pos="2700"/>
                <w:tab w:val="left" w:pos="3420"/>
                <w:tab w:val="left" w:pos="3780"/>
                <w:tab w:val="left" w:pos="5760"/>
                <w:tab w:val="left" w:pos="7212"/>
              </w:tabs>
              <w:jc w:val="center"/>
              <w:rPr>
                <w:rFonts w:eastAsia="Times New Roman" w:cstheme="minorHAnsi"/>
                <w:sz w:val="18"/>
                <w:szCs w:val="20"/>
              </w:rPr>
            </w:pPr>
            <w:r w:rsidRPr="0035216E">
              <w:rPr>
                <w:rFonts w:eastAsia="Times New Roman" w:cstheme="minorHAnsi"/>
                <w:sz w:val="18"/>
                <w:szCs w:val="20"/>
              </w:rPr>
              <w:t>Dwelling Unit DHW System Distribution Type</w:t>
            </w:r>
          </w:p>
        </w:tc>
        <w:tc>
          <w:tcPr>
            <w:tcW w:w="1530" w:type="dxa"/>
            <w:vAlign w:val="bottom"/>
          </w:tcPr>
          <w:p w14:paraId="1C971A2A" w14:textId="095A8527" w:rsidR="0044625C" w:rsidRPr="00C54288" w:rsidRDefault="0044625C">
            <w:pPr>
              <w:keepNext/>
              <w:tabs>
                <w:tab w:val="left" w:pos="2160"/>
                <w:tab w:val="left" w:pos="2700"/>
                <w:tab w:val="left" w:pos="3420"/>
                <w:tab w:val="left" w:pos="3780"/>
                <w:tab w:val="left" w:pos="5760"/>
                <w:tab w:val="left" w:pos="7212"/>
              </w:tabs>
              <w:jc w:val="center"/>
              <w:rPr>
                <w:rFonts w:eastAsia="Times New Roman" w:cstheme="minorHAnsi"/>
                <w:sz w:val="18"/>
                <w:szCs w:val="20"/>
              </w:rPr>
            </w:pPr>
            <w:r w:rsidRPr="00C54288">
              <w:rPr>
                <w:rFonts w:eastAsia="Times New Roman" w:cstheme="minorHAnsi"/>
                <w:sz w:val="18"/>
                <w:szCs w:val="20"/>
              </w:rPr>
              <w:t xml:space="preserve">Compact </w:t>
            </w:r>
            <w:proofErr w:type="spellStart"/>
            <w:r w:rsidRPr="00C54288">
              <w:rPr>
                <w:rFonts w:eastAsia="Times New Roman" w:cstheme="minorHAnsi"/>
                <w:sz w:val="18"/>
                <w:szCs w:val="20"/>
              </w:rPr>
              <w:t>Distrib</w:t>
            </w:r>
            <w:proofErr w:type="spellEnd"/>
            <w:r w:rsidRPr="00C54288">
              <w:rPr>
                <w:rFonts w:eastAsia="Times New Roman" w:cstheme="minorHAnsi"/>
                <w:sz w:val="18"/>
                <w:szCs w:val="20"/>
              </w:rPr>
              <w:t>.</w:t>
            </w:r>
          </w:p>
        </w:tc>
      </w:tr>
      <w:tr w:rsidR="0044625C" w:rsidRPr="00BF7EA9" w14:paraId="15CC0EDB" w14:textId="6BD37E71" w:rsidTr="004E1044">
        <w:tc>
          <w:tcPr>
            <w:tcW w:w="939" w:type="dxa"/>
          </w:tcPr>
          <w:p w14:paraId="0D8C1B93" w14:textId="77777777" w:rsidR="0044625C" w:rsidRPr="00C54288" w:rsidRDefault="0044625C" w:rsidP="00CF756B">
            <w:pPr>
              <w:jc w:val="center"/>
              <w:rPr>
                <w:rFonts w:cstheme="minorHAnsi"/>
                <w:sz w:val="20"/>
                <w:szCs w:val="20"/>
              </w:rPr>
            </w:pPr>
          </w:p>
        </w:tc>
        <w:tc>
          <w:tcPr>
            <w:tcW w:w="939" w:type="dxa"/>
          </w:tcPr>
          <w:p w14:paraId="1E105130" w14:textId="63CEBF41" w:rsidR="0044625C" w:rsidRPr="00C54288" w:rsidRDefault="0044625C" w:rsidP="00CF756B">
            <w:pPr>
              <w:jc w:val="center"/>
              <w:rPr>
                <w:rFonts w:cstheme="minorHAnsi"/>
                <w:sz w:val="20"/>
                <w:szCs w:val="20"/>
              </w:rPr>
            </w:pPr>
          </w:p>
        </w:tc>
        <w:tc>
          <w:tcPr>
            <w:tcW w:w="1717" w:type="dxa"/>
          </w:tcPr>
          <w:p w14:paraId="73075CDA" w14:textId="77777777" w:rsidR="0044625C" w:rsidRPr="00C54288" w:rsidRDefault="0044625C" w:rsidP="00CF756B">
            <w:pPr>
              <w:jc w:val="center"/>
              <w:rPr>
                <w:rFonts w:cstheme="minorHAnsi"/>
                <w:sz w:val="20"/>
                <w:szCs w:val="20"/>
              </w:rPr>
            </w:pPr>
          </w:p>
        </w:tc>
        <w:tc>
          <w:tcPr>
            <w:tcW w:w="1170" w:type="dxa"/>
          </w:tcPr>
          <w:p w14:paraId="7C81FCCB" w14:textId="77777777" w:rsidR="0044625C" w:rsidRPr="00C54288" w:rsidRDefault="0044625C" w:rsidP="00CF756B">
            <w:pPr>
              <w:jc w:val="center"/>
              <w:rPr>
                <w:rFonts w:eastAsia="Times New Roman" w:cstheme="minorHAnsi"/>
                <w:b/>
                <w:i/>
                <w:color w:val="FF0000"/>
                <w:sz w:val="20"/>
                <w:szCs w:val="20"/>
              </w:rPr>
            </w:pPr>
          </w:p>
        </w:tc>
        <w:tc>
          <w:tcPr>
            <w:tcW w:w="1080" w:type="dxa"/>
          </w:tcPr>
          <w:p w14:paraId="21CC03A4" w14:textId="77777777" w:rsidR="0044625C" w:rsidRPr="00C54288" w:rsidRDefault="0044625C" w:rsidP="00CF756B">
            <w:pPr>
              <w:jc w:val="center"/>
              <w:rPr>
                <w:rFonts w:eastAsia="Times New Roman" w:cstheme="minorHAnsi"/>
                <w:b/>
                <w:i/>
                <w:color w:val="FF0000"/>
                <w:sz w:val="20"/>
                <w:szCs w:val="20"/>
              </w:rPr>
            </w:pPr>
          </w:p>
        </w:tc>
        <w:tc>
          <w:tcPr>
            <w:tcW w:w="1350" w:type="dxa"/>
          </w:tcPr>
          <w:p w14:paraId="2AB462DA" w14:textId="77777777" w:rsidR="0044625C" w:rsidRPr="00C54288" w:rsidRDefault="0044625C" w:rsidP="00CF756B">
            <w:pPr>
              <w:jc w:val="center"/>
              <w:rPr>
                <w:rFonts w:cstheme="minorHAnsi"/>
                <w:sz w:val="20"/>
                <w:szCs w:val="20"/>
              </w:rPr>
            </w:pPr>
          </w:p>
        </w:tc>
        <w:tc>
          <w:tcPr>
            <w:tcW w:w="2070" w:type="dxa"/>
          </w:tcPr>
          <w:p w14:paraId="0AEF34DF" w14:textId="77777777" w:rsidR="0044625C" w:rsidRPr="00C54288" w:rsidRDefault="0044625C" w:rsidP="00CF756B">
            <w:pPr>
              <w:jc w:val="center"/>
              <w:rPr>
                <w:rFonts w:cstheme="minorHAnsi"/>
                <w:sz w:val="20"/>
                <w:szCs w:val="20"/>
              </w:rPr>
            </w:pPr>
          </w:p>
        </w:tc>
        <w:tc>
          <w:tcPr>
            <w:tcW w:w="1530" w:type="dxa"/>
          </w:tcPr>
          <w:p w14:paraId="2BA6B64E" w14:textId="77777777" w:rsidR="0044625C" w:rsidRPr="00BF7EA9" w:rsidRDefault="0044625C" w:rsidP="00CF756B">
            <w:pPr>
              <w:jc w:val="center"/>
              <w:rPr>
                <w:rFonts w:cstheme="minorHAnsi"/>
                <w:sz w:val="20"/>
                <w:szCs w:val="20"/>
              </w:rPr>
            </w:pPr>
          </w:p>
        </w:tc>
      </w:tr>
      <w:tr w:rsidR="0044625C" w:rsidRPr="00BF7EA9" w14:paraId="006AA0EC" w14:textId="35AC8E8D" w:rsidTr="004E1044">
        <w:tc>
          <w:tcPr>
            <w:tcW w:w="939" w:type="dxa"/>
          </w:tcPr>
          <w:p w14:paraId="56C2A9A0" w14:textId="77777777" w:rsidR="0044625C" w:rsidRPr="00C54288" w:rsidRDefault="0044625C" w:rsidP="00CF756B">
            <w:pPr>
              <w:jc w:val="center"/>
              <w:rPr>
                <w:rFonts w:cstheme="minorHAnsi"/>
                <w:sz w:val="20"/>
                <w:szCs w:val="20"/>
              </w:rPr>
            </w:pPr>
          </w:p>
        </w:tc>
        <w:tc>
          <w:tcPr>
            <w:tcW w:w="939" w:type="dxa"/>
          </w:tcPr>
          <w:p w14:paraId="506291BE" w14:textId="530A8CA6" w:rsidR="0044625C" w:rsidRPr="00C54288" w:rsidRDefault="0044625C" w:rsidP="00CF756B">
            <w:pPr>
              <w:jc w:val="center"/>
              <w:rPr>
                <w:rFonts w:cstheme="minorHAnsi"/>
                <w:sz w:val="20"/>
                <w:szCs w:val="20"/>
              </w:rPr>
            </w:pPr>
          </w:p>
        </w:tc>
        <w:tc>
          <w:tcPr>
            <w:tcW w:w="1717" w:type="dxa"/>
          </w:tcPr>
          <w:p w14:paraId="707E09FA" w14:textId="77777777" w:rsidR="0044625C" w:rsidRPr="00C54288" w:rsidRDefault="0044625C" w:rsidP="00CF756B">
            <w:pPr>
              <w:jc w:val="center"/>
              <w:rPr>
                <w:rFonts w:cstheme="minorHAnsi"/>
                <w:sz w:val="20"/>
                <w:szCs w:val="20"/>
              </w:rPr>
            </w:pPr>
          </w:p>
        </w:tc>
        <w:tc>
          <w:tcPr>
            <w:tcW w:w="1170" w:type="dxa"/>
          </w:tcPr>
          <w:p w14:paraId="2E51A180" w14:textId="77777777" w:rsidR="0044625C" w:rsidRPr="00C54288" w:rsidRDefault="0044625C" w:rsidP="00CF756B">
            <w:pPr>
              <w:jc w:val="center"/>
              <w:rPr>
                <w:rFonts w:cstheme="minorHAnsi"/>
                <w:sz w:val="20"/>
                <w:szCs w:val="20"/>
              </w:rPr>
            </w:pPr>
          </w:p>
        </w:tc>
        <w:tc>
          <w:tcPr>
            <w:tcW w:w="1080" w:type="dxa"/>
          </w:tcPr>
          <w:p w14:paraId="0CAD71B6" w14:textId="77777777" w:rsidR="0044625C" w:rsidRPr="00C54288" w:rsidRDefault="0044625C" w:rsidP="00CF756B">
            <w:pPr>
              <w:jc w:val="center"/>
              <w:rPr>
                <w:rFonts w:cstheme="minorHAnsi"/>
                <w:sz w:val="20"/>
                <w:szCs w:val="20"/>
              </w:rPr>
            </w:pPr>
          </w:p>
        </w:tc>
        <w:tc>
          <w:tcPr>
            <w:tcW w:w="1350" w:type="dxa"/>
          </w:tcPr>
          <w:p w14:paraId="74F00E28" w14:textId="77777777" w:rsidR="0044625C" w:rsidRPr="00C54288" w:rsidRDefault="0044625C" w:rsidP="00CF756B">
            <w:pPr>
              <w:jc w:val="center"/>
              <w:rPr>
                <w:rFonts w:cstheme="minorHAnsi"/>
                <w:sz w:val="20"/>
                <w:szCs w:val="20"/>
              </w:rPr>
            </w:pPr>
          </w:p>
        </w:tc>
        <w:tc>
          <w:tcPr>
            <w:tcW w:w="2070" w:type="dxa"/>
          </w:tcPr>
          <w:p w14:paraId="4057B940" w14:textId="77777777" w:rsidR="0044625C" w:rsidRPr="00C54288" w:rsidRDefault="0044625C" w:rsidP="00CF756B">
            <w:pPr>
              <w:jc w:val="center"/>
              <w:rPr>
                <w:rFonts w:cstheme="minorHAnsi"/>
                <w:sz w:val="20"/>
                <w:szCs w:val="20"/>
              </w:rPr>
            </w:pPr>
          </w:p>
        </w:tc>
        <w:tc>
          <w:tcPr>
            <w:tcW w:w="1530" w:type="dxa"/>
          </w:tcPr>
          <w:p w14:paraId="37E58440" w14:textId="77777777" w:rsidR="0044625C" w:rsidRPr="00BF7EA9" w:rsidRDefault="0044625C" w:rsidP="00CF756B">
            <w:pPr>
              <w:jc w:val="center"/>
              <w:rPr>
                <w:rFonts w:cstheme="minorHAnsi"/>
                <w:sz w:val="20"/>
                <w:szCs w:val="20"/>
              </w:rPr>
            </w:pPr>
          </w:p>
        </w:tc>
      </w:tr>
    </w:tbl>
    <w:p w14:paraId="7A28485B" w14:textId="3622DAF1" w:rsidR="00251B3C" w:rsidRDefault="00251B3C" w:rsidP="006530E0">
      <w:pPr>
        <w:spacing w:after="0"/>
        <w:rPr>
          <w:rFonts w:cstheme="minorHAnsi"/>
          <w:sz w:val="20"/>
          <w:szCs w:val="20"/>
        </w:rPr>
      </w:pPr>
    </w:p>
    <w:tbl>
      <w:tblPr>
        <w:tblpPr w:leftFromText="180" w:rightFromText="180"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6"/>
        <w:gridCol w:w="10174"/>
      </w:tblGrid>
      <w:tr w:rsidR="00DB51C5" w:rsidRPr="007027DD" w14:paraId="2A6A1088" w14:textId="77777777" w:rsidTr="00C54288">
        <w:trPr>
          <w:trHeight w:val="144"/>
        </w:trPr>
        <w:tc>
          <w:tcPr>
            <w:tcW w:w="10790" w:type="dxa"/>
            <w:gridSpan w:val="2"/>
            <w:tcBorders>
              <w:top w:val="single" w:sz="4" w:space="0" w:color="auto"/>
              <w:left w:val="single" w:sz="4" w:space="0" w:color="auto"/>
              <w:bottom w:val="single" w:sz="4" w:space="0" w:color="auto"/>
              <w:right w:val="single" w:sz="4" w:space="0" w:color="auto"/>
            </w:tcBorders>
          </w:tcPr>
          <w:p w14:paraId="3A92BD04" w14:textId="73BB6760" w:rsidR="00DB51C5" w:rsidRPr="007027DD" w:rsidRDefault="00DB51C5" w:rsidP="00BB4569">
            <w:pPr>
              <w:keepNext/>
              <w:spacing w:after="0" w:line="240" w:lineRule="auto"/>
              <w:rPr>
                <w:rFonts w:cstheme="minorHAnsi"/>
                <w:sz w:val="20"/>
                <w:szCs w:val="20"/>
              </w:rPr>
            </w:pPr>
            <w:r>
              <w:rPr>
                <w:rFonts w:cstheme="minorHAnsi"/>
                <w:b/>
                <w:sz w:val="20"/>
                <w:szCs w:val="20"/>
              </w:rPr>
              <w:t>C</w:t>
            </w:r>
            <w:r w:rsidRPr="00532FA2">
              <w:rPr>
                <w:rFonts w:cstheme="minorHAnsi"/>
                <w:b/>
                <w:sz w:val="20"/>
                <w:szCs w:val="20"/>
              </w:rPr>
              <w:t xml:space="preserve">. </w:t>
            </w:r>
            <w:r w:rsidRPr="00954600">
              <w:rPr>
                <w:rFonts w:cstheme="minorHAnsi"/>
                <w:b/>
                <w:sz w:val="20"/>
                <w:szCs w:val="20"/>
              </w:rPr>
              <w:t xml:space="preserve">Mandatory Measures for </w:t>
            </w:r>
            <w:r>
              <w:rPr>
                <w:rFonts w:cstheme="minorHAnsi"/>
                <w:b/>
                <w:sz w:val="20"/>
                <w:szCs w:val="20"/>
              </w:rPr>
              <w:t>all Domestic Hot Water Distribution Systems</w:t>
            </w:r>
            <w:r w:rsidRPr="00954600">
              <w:rPr>
                <w:rFonts w:cstheme="minorHAnsi"/>
                <w:b/>
                <w:sz w:val="20"/>
                <w:szCs w:val="20"/>
              </w:rPr>
              <w:t xml:space="preserve"> </w:t>
            </w:r>
          </w:p>
        </w:tc>
      </w:tr>
      <w:tr w:rsidR="00DB51C5" w:rsidRPr="007A0D82" w14:paraId="605E313B" w14:textId="77777777" w:rsidTr="00C54288">
        <w:trPr>
          <w:trHeight w:val="144"/>
          <w:tblHeader/>
        </w:trPr>
        <w:tc>
          <w:tcPr>
            <w:tcW w:w="616" w:type="dxa"/>
            <w:vAlign w:val="center"/>
          </w:tcPr>
          <w:p w14:paraId="4208EF39" w14:textId="77777777" w:rsidR="00DB51C5" w:rsidRPr="007A0D82" w:rsidRDefault="00DB51C5" w:rsidP="00BB45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7A0D82">
              <w:rPr>
                <w:rFonts w:cstheme="minorHAnsi"/>
                <w:sz w:val="18"/>
                <w:szCs w:val="20"/>
              </w:rPr>
              <w:t>01</w:t>
            </w:r>
          </w:p>
        </w:tc>
        <w:tc>
          <w:tcPr>
            <w:tcW w:w="10174" w:type="dxa"/>
            <w:vAlign w:val="center"/>
          </w:tcPr>
          <w:p w14:paraId="6BCE31ED" w14:textId="77777777" w:rsidR="00DB51C5" w:rsidRPr="007A0D82" w:rsidRDefault="00DB51C5" w:rsidP="00BB45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7A0D82">
              <w:rPr>
                <w:rFonts w:cstheme="minorHAnsi"/>
                <w:sz w:val="18"/>
                <w:szCs w:val="20"/>
              </w:rPr>
              <w:t>Equipment shall meet the applicable requirements of the Appliance Efficiency Regulations (Section 110.3(b)1).</w:t>
            </w:r>
          </w:p>
        </w:tc>
      </w:tr>
      <w:tr w:rsidR="00DB51C5" w:rsidRPr="007A0D82" w14:paraId="70B04D35" w14:textId="77777777" w:rsidTr="00C54288">
        <w:trPr>
          <w:trHeight w:val="144"/>
          <w:tblHeader/>
        </w:trPr>
        <w:tc>
          <w:tcPr>
            <w:tcW w:w="616" w:type="dxa"/>
            <w:vAlign w:val="center"/>
          </w:tcPr>
          <w:p w14:paraId="18938013" w14:textId="77777777" w:rsidR="00DB51C5" w:rsidRPr="007A0D82" w:rsidRDefault="00DB51C5" w:rsidP="00BB45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7A0D82">
              <w:rPr>
                <w:rFonts w:cstheme="minorHAnsi"/>
                <w:sz w:val="18"/>
                <w:szCs w:val="20"/>
              </w:rPr>
              <w:t>02</w:t>
            </w:r>
          </w:p>
        </w:tc>
        <w:tc>
          <w:tcPr>
            <w:tcW w:w="10174" w:type="dxa"/>
            <w:vAlign w:val="center"/>
          </w:tcPr>
          <w:p w14:paraId="6DA511FF" w14:textId="6F5E13B2" w:rsidR="00DB51C5" w:rsidRPr="007A0D82" w:rsidRDefault="00DB51C5" w:rsidP="000F362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7A0D82">
              <w:rPr>
                <w:rFonts w:cstheme="minorHAnsi"/>
                <w:sz w:val="18"/>
                <w:szCs w:val="20"/>
              </w:rPr>
              <w:t xml:space="preserve">Unfired </w:t>
            </w:r>
            <w:r w:rsidR="000F3621">
              <w:rPr>
                <w:rFonts w:cstheme="minorHAnsi"/>
                <w:sz w:val="18"/>
                <w:szCs w:val="20"/>
              </w:rPr>
              <w:t>s</w:t>
            </w:r>
            <w:r w:rsidRPr="007A0D82">
              <w:rPr>
                <w:rFonts w:cstheme="minorHAnsi"/>
                <w:sz w:val="18"/>
                <w:szCs w:val="20"/>
              </w:rPr>
              <w:t xml:space="preserve">torage </w:t>
            </w:r>
            <w:r w:rsidR="000F3621">
              <w:rPr>
                <w:rFonts w:cstheme="minorHAnsi"/>
                <w:sz w:val="18"/>
                <w:szCs w:val="20"/>
              </w:rPr>
              <w:t>t</w:t>
            </w:r>
            <w:r w:rsidRPr="007A0D82">
              <w:rPr>
                <w:rFonts w:cstheme="minorHAnsi"/>
                <w:sz w:val="18"/>
                <w:szCs w:val="20"/>
              </w:rPr>
              <w:t>anks are insulated with an external R-12 or combination of R-16 internal and external Insulation. (Section 110.3(c)4).</w:t>
            </w:r>
          </w:p>
        </w:tc>
      </w:tr>
      <w:tr w:rsidR="00DB51C5" w:rsidRPr="007A0D82" w14:paraId="704E21D3" w14:textId="77777777" w:rsidTr="00653B42">
        <w:trPr>
          <w:trHeight w:val="3412"/>
        </w:trPr>
        <w:tc>
          <w:tcPr>
            <w:tcW w:w="616" w:type="dxa"/>
            <w:vAlign w:val="center"/>
          </w:tcPr>
          <w:p w14:paraId="368EE7E9" w14:textId="77777777" w:rsidR="00DB51C5" w:rsidRPr="007A0D82" w:rsidRDefault="00DB51C5" w:rsidP="00BB4569">
            <w:pPr>
              <w:keepNext/>
              <w:spacing w:after="0" w:line="240" w:lineRule="auto"/>
              <w:jc w:val="center"/>
              <w:rPr>
                <w:rFonts w:cstheme="minorHAnsi"/>
                <w:sz w:val="18"/>
                <w:szCs w:val="20"/>
              </w:rPr>
            </w:pPr>
            <w:r w:rsidRPr="007A0D82">
              <w:rPr>
                <w:rFonts w:cstheme="minorHAnsi"/>
                <w:sz w:val="18"/>
                <w:szCs w:val="20"/>
              </w:rPr>
              <w:t>03</w:t>
            </w:r>
          </w:p>
        </w:tc>
        <w:tc>
          <w:tcPr>
            <w:tcW w:w="10174" w:type="dxa"/>
          </w:tcPr>
          <w:p w14:paraId="2363A0A6" w14:textId="4FD5E42D" w:rsidR="00DB51C5" w:rsidRPr="007A0D82" w:rsidRDefault="00DB51C5" w:rsidP="007B224D">
            <w:pPr>
              <w:keepNext/>
              <w:autoSpaceDE w:val="0"/>
              <w:autoSpaceDN w:val="0"/>
              <w:adjustRightInd w:val="0"/>
              <w:spacing w:after="0" w:line="240" w:lineRule="auto"/>
              <w:rPr>
                <w:rFonts w:cstheme="minorHAnsi"/>
                <w:b/>
                <w:bCs/>
                <w:sz w:val="18"/>
              </w:rPr>
            </w:pPr>
            <w:r w:rsidRPr="007A0D82">
              <w:rPr>
                <w:rFonts w:cstheme="minorHAnsi"/>
                <w:bCs/>
                <w:sz w:val="18"/>
                <w:szCs w:val="20"/>
              </w:rPr>
              <w:t>All domestic hot water piping shall be insulated as specified in Section 609.11 of the California Plumbing Code. In addition, the following piping conditions shall have a minimum insulation wall thickness of 1 inch or a min</w:t>
            </w:r>
            <w:r w:rsidR="0042271F">
              <w:rPr>
                <w:rFonts w:cstheme="minorHAnsi"/>
                <w:bCs/>
                <w:sz w:val="18"/>
                <w:szCs w:val="20"/>
              </w:rPr>
              <w:t xml:space="preserve">imum insulation R-value of 7.7 </w:t>
            </w:r>
            <w:r w:rsidRPr="007A0D82">
              <w:rPr>
                <w:rFonts w:cstheme="minorHAnsi"/>
                <w:bCs/>
                <w:sz w:val="18"/>
                <w:szCs w:val="20"/>
              </w:rPr>
              <w:t>(RA4.4.1)</w:t>
            </w:r>
          </w:p>
          <w:p w14:paraId="4016D353" w14:textId="77777777" w:rsidR="00DB51C5" w:rsidRPr="007A0D82" w:rsidRDefault="00DB51C5" w:rsidP="00573DD6">
            <w:pPr>
              <w:pStyle w:val="ListParagraph"/>
              <w:keepNext/>
              <w:numPr>
                <w:ilvl w:val="1"/>
                <w:numId w:val="16"/>
              </w:numPr>
              <w:autoSpaceDE w:val="0"/>
              <w:autoSpaceDN w:val="0"/>
              <w:adjustRightInd w:val="0"/>
              <w:ind w:left="1066" w:hanging="270"/>
              <w:rPr>
                <w:rFonts w:asciiTheme="minorHAnsi" w:hAnsiTheme="minorHAnsi" w:cstheme="minorHAnsi"/>
                <w:b/>
                <w:bCs/>
                <w:sz w:val="18"/>
              </w:rPr>
            </w:pPr>
            <w:r w:rsidRPr="007A0D82">
              <w:rPr>
                <w:rFonts w:asciiTheme="minorHAnsi" w:hAnsiTheme="minorHAnsi" w:cstheme="minorHAnsi"/>
                <w:bCs/>
                <w:sz w:val="18"/>
              </w:rPr>
              <w:t>The first 5 feet (1.5 meters) of cold water pipes from the storage tank.</w:t>
            </w:r>
          </w:p>
          <w:p w14:paraId="46B5FAE2" w14:textId="77777777" w:rsidR="00DB51C5" w:rsidRPr="007A0D82" w:rsidRDefault="00DB51C5" w:rsidP="00573DD6">
            <w:pPr>
              <w:pStyle w:val="ListParagraph"/>
              <w:keepNext/>
              <w:numPr>
                <w:ilvl w:val="1"/>
                <w:numId w:val="16"/>
              </w:numPr>
              <w:autoSpaceDE w:val="0"/>
              <w:autoSpaceDN w:val="0"/>
              <w:adjustRightInd w:val="0"/>
              <w:ind w:left="1066" w:hanging="270"/>
              <w:rPr>
                <w:rFonts w:asciiTheme="minorHAnsi" w:hAnsiTheme="minorHAnsi" w:cstheme="minorHAnsi"/>
                <w:b/>
                <w:bCs/>
                <w:sz w:val="18"/>
              </w:rPr>
            </w:pPr>
            <w:r w:rsidRPr="007A0D82">
              <w:rPr>
                <w:rFonts w:asciiTheme="minorHAnsi" w:hAnsiTheme="minorHAnsi" w:cstheme="minorHAnsi"/>
                <w:bCs/>
                <w:sz w:val="18"/>
              </w:rPr>
              <w:t>All piping with a nominal diameter of 3/4 inch (19 millimeter) and less than 1 inch.</w:t>
            </w:r>
          </w:p>
          <w:p w14:paraId="4E6680E0" w14:textId="43FD6569" w:rsidR="00DB51C5" w:rsidRPr="00573DD6" w:rsidRDefault="00DB51C5" w:rsidP="00573DD6">
            <w:pPr>
              <w:pStyle w:val="ListParagraph"/>
              <w:keepNext/>
              <w:numPr>
                <w:ilvl w:val="1"/>
                <w:numId w:val="16"/>
              </w:numPr>
              <w:autoSpaceDE w:val="0"/>
              <w:autoSpaceDN w:val="0"/>
              <w:adjustRightInd w:val="0"/>
              <w:ind w:left="1066" w:hanging="270"/>
              <w:rPr>
                <w:rFonts w:asciiTheme="minorHAnsi" w:hAnsiTheme="minorHAnsi" w:cstheme="minorHAnsi"/>
                <w:b/>
                <w:sz w:val="18"/>
              </w:rPr>
            </w:pPr>
            <w:r w:rsidRPr="007A0D82">
              <w:rPr>
                <w:rFonts w:asciiTheme="minorHAnsi" w:hAnsiTheme="minorHAnsi" w:cstheme="minorHAnsi"/>
                <w:bCs/>
                <w:sz w:val="18"/>
              </w:rPr>
              <w:t>All hot water piping from the heating source to the kitchen fixtures.</w:t>
            </w:r>
          </w:p>
          <w:p w14:paraId="65DF0B52" w14:textId="77777777" w:rsidR="00682453" w:rsidRPr="00573DD6" w:rsidRDefault="00682453" w:rsidP="00573DD6">
            <w:pPr>
              <w:pStyle w:val="ListParagraph"/>
              <w:numPr>
                <w:ilvl w:val="1"/>
                <w:numId w:val="16"/>
              </w:numPr>
              <w:ind w:left="1066" w:hanging="270"/>
              <w:rPr>
                <w:rFonts w:asciiTheme="minorHAnsi" w:hAnsiTheme="minorHAnsi" w:cstheme="minorHAnsi"/>
                <w:sz w:val="18"/>
              </w:rPr>
            </w:pPr>
            <w:r w:rsidRPr="00573DD6">
              <w:rPr>
                <w:rFonts w:asciiTheme="minorHAnsi" w:hAnsiTheme="minorHAnsi" w:cstheme="minorHAnsi"/>
                <w:sz w:val="18"/>
              </w:rPr>
              <w:t>Piping from the heating source to storage tank or between tanks.</w:t>
            </w:r>
          </w:p>
          <w:p w14:paraId="6B284D33" w14:textId="45846468" w:rsidR="00682453" w:rsidRPr="00B731F3" w:rsidRDefault="00682453" w:rsidP="00B731F3">
            <w:pPr>
              <w:pStyle w:val="ListParagraph"/>
              <w:keepNext/>
              <w:numPr>
                <w:ilvl w:val="1"/>
                <w:numId w:val="16"/>
              </w:numPr>
              <w:autoSpaceDE w:val="0"/>
              <w:autoSpaceDN w:val="0"/>
              <w:adjustRightInd w:val="0"/>
              <w:ind w:left="1066" w:hanging="270"/>
              <w:rPr>
                <w:rFonts w:asciiTheme="minorHAnsi" w:hAnsiTheme="minorHAnsi" w:cstheme="minorHAnsi"/>
                <w:sz w:val="18"/>
              </w:rPr>
            </w:pPr>
            <w:r w:rsidRPr="00B731F3">
              <w:rPr>
                <w:rFonts w:asciiTheme="minorHAnsi" w:hAnsiTheme="minorHAnsi" w:cstheme="minorHAnsi"/>
                <w:sz w:val="18"/>
              </w:rPr>
              <w:t>All piping associated with a recirculation system.</w:t>
            </w:r>
          </w:p>
          <w:p w14:paraId="4D6AE3DF" w14:textId="77777777" w:rsidR="00DB51C5" w:rsidRPr="007A0D82" w:rsidRDefault="00DB51C5" w:rsidP="002A7E3A">
            <w:pPr>
              <w:pStyle w:val="ListParagraph"/>
              <w:keepNext/>
              <w:numPr>
                <w:ilvl w:val="1"/>
                <w:numId w:val="16"/>
              </w:numPr>
              <w:autoSpaceDE w:val="0"/>
              <w:autoSpaceDN w:val="0"/>
              <w:adjustRightInd w:val="0"/>
              <w:ind w:left="1066" w:hanging="270"/>
              <w:rPr>
                <w:rFonts w:asciiTheme="minorHAnsi" w:hAnsiTheme="minorHAnsi" w:cstheme="minorHAnsi"/>
                <w:b/>
                <w:bCs/>
                <w:sz w:val="18"/>
              </w:rPr>
            </w:pPr>
            <w:r w:rsidRPr="007A0D82">
              <w:rPr>
                <w:rFonts w:asciiTheme="minorHAnsi" w:hAnsiTheme="minorHAnsi" w:cstheme="minorHAnsi"/>
                <w:sz w:val="18"/>
              </w:rPr>
              <w:t>All underground piping.</w:t>
            </w:r>
          </w:p>
          <w:p w14:paraId="18B4BB54" w14:textId="0411CFB3" w:rsidR="00DB51C5" w:rsidRPr="00AE2C8E" w:rsidRDefault="000F3621" w:rsidP="007B224D">
            <w:pPr>
              <w:pStyle w:val="ListParagraph"/>
              <w:keepNext/>
              <w:numPr>
                <w:ilvl w:val="0"/>
                <w:numId w:val="13"/>
              </w:numPr>
              <w:autoSpaceDE w:val="0"/>
              <w:autoSpaceDN w:val="0"/>
              <w:adjustRightInd w:val="0"/>
              <w:ind w:left="264" w:hanging="264"/>
              <w:rPr>
                <w:rFonts w:asciiTheme="minorHAnsi" w:hAnsiTheme="minorHAnsi" w:cstheme="minorHAnsi"/>
                <w:bCs/>
                <w:sz w:val="18"/>
              </w:rPr>
            </w:pPr>
            <w:r w:rsidRPr="00AE2C8E">
              <w:rPr>
                <w:rFonts w:asciiTheme="minorHAnsi" w:hAnsiTheme="minorHAnsi" w:cstheme="minorHAnsi"/>
                <w:bCs/>
                <w:sz w:val="18"/>
              </w:rPr>
              <w:t>I</w:t>
            </w:r>
            <w:r w:rsidR="00DB51C5" w:rsidRPr="00AE2C8E">
              <w:rPr>
                <w:rFonts w:asciiTheme="minorHAnsi" w:hAnsiTheme="minorHAnsi" w:cstheme="minorHAnsi"/>
                <w:bCs/>
                <w:sz w:val="18"/>
              </w:rPr>
              <w:t xml:space="preserve">nsulation buried below grade must be installed in a </w:t>
            </w:r>
            <w:proofErr w:type="gramStart"/>
            <w:r w:rsidR="00DB51C5" w:rsidRPr="00AE2C8E">
              <w:rPr>
                <w:rFonts w:asciiTheme="minorHAnsi" w:hAnsiTheme="minorHAnsi" w:cstheme="minorHAnsi"/>
                <w:bCs/>
                <w:sz w:val="18"/>
              </w:rPr>
              <w:t>water proof</w:t>
            </w:r>
            <w:proofErr w:type="gramEnd"/>
            <w:r w:rsidR="00DB51C5" w:rsidRPr="00AE2C8E">
              <w:rPr>
                <w:rFonts w:asciiTheme="minorHAnsi" w:hAnsiTheme="minorHAnsi" w:cstheme="minorHAnsi"/>
                <w:bCs/>
                <w:sz w:val="18"/>
              </w:rPr>
              <w:t xml:space="preserve"> and non-crushable casing or sleeve</w:t>
            </w:r>
            <w:r w:rsidRPr="00AE2C8E">
              <w:rPr>
                <w:rFonts w:asciiTheme="minorHAnsi" w:hAnsiTheme="minorHAnsi" w:cstheme="minorHAnsi"/>
                <w:bCs/>
                <w:sz w:val="18"/>
              </w:rPr>
              <w:t>.</w:t>
            </w:r>
          </w:p>
          <w:p w14:paraId="102517CE" w14:textId="5B9F7567" w:rsidR="00DB51C5" w:rsidRPr="007A0D82" w:rsidRDefault="00DB51C5" w:rsidP="007B224D">
            <w:pPr>
              <w:pStyle w:val="ListParagraph"/>
              <w:keepNext/>
              <w:numPr>
                <w:ilvl w:val="1"/>
                <w:numId w:val="3"/>
              </w:numPr>
              <w:autoSpaceDE w:val="0"/>
              <w:autoSpaceDN w:val="0"/>
              <w:adjustRightInd w:val="0"/>
              <w:ind w:left="264" w:hanging="256"/>
              <w:rPr>
                <w:rFonts w:asciiTheme="minorHAnsi" w:hAnsiTheme="minorHAnsi" w:cstheme="minorHAnsi"/>
                <w:b/>
                <w:sz w:val="18"/>
              </w:rPr>
            </w:pPr>
            <w:r w:rsidRPr="007A0D82">
              <w:rPr>
                <w:rFonts w:asciiTheme="minorHAnsi" w:hAnsiTheme="minorHAnsi" w:cstheme="minorHAnsi"/>
                <w:bCs/>
                <w:sz w:val="18"/>
              </w:rPr>
              <w: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t>
            </w:r>
          </w:p>
          <w:p w14:paraId="7A0F056F" w14:textId="3A05DCE0" w:rsidR="00DB51C5" w:rsidRPr="007A0D82" w:rsidRDefault="00DB51C5" w:rsidP="007B224D">
            <w:pPr>
              <w:pStyle w:val="ListParagraph"/>
              <w:keepNext/>
              <w:numPr>
                <w:ilvl w:val="1"/>
                <w:numId w:val="3"/>
              </w:numPr>
              <w:autoSpaceDE w:val="0"/>
              <w:autoSpaceDN w:val="0"/>
              <w:adjustRightInd w:val="0"/>
              <w:ind w:left="264" w:hanging="256"/>
              <w:rPr>
                <w:rFonts w:asciiTheme="minorHAnsi" w:hAnsiTheme="minorHAnsi" w:cstheme="minorHAnsi"/>
                <w:b/>
                <w:sz w:val="18"/>
              </w:rPr>
            </w:pPr>
            <w:r w:rsidRPr="007A0D82">
              <w:rPr>
                <w:rFonts w:asciiTheme="minorHAnsi" w:hAnsiTheme="minorHAnsi" w:cstheme="minorHAnsi"/>
                <w:sz w:val="18"/>
              </w:rPr>
              <w:t xml:space="preserve">Piping installed in interior or exterior walls that is </w:t>
            </w:r>
            <w:proofErr w:type="gramStart"/>
            <w:r w:rsidRPr="007A0D82">
              <w:rPr>
                <w:rFonts w:asciiTheme="minorHAnsi" w:hAnsiTheme="minorHAnsi" w:cstheme="minorHAnsi"/>
                <w:sz w:val="18"/>
              </w:rPr>
              <w:t>surrounded on all sides</w:t>
            </w:r>
            <w:proofErr w:type="gramEnd"/>
            <w:r w:rsidRPr="007A0D82">
              <w:rPr>
                <w:rFonts w:asciiTheme="minorHAnsi" w:hAnsiTheme="minorHAnsi" w:cstheme="minorHAnsi"/>
                <w:sz w:val="18"/>
              </w:rPr>
              <w:t xml:space="preserve"> by at least 1 inch (</w:t>
            </w:r>
            <w:r w:rsidR="00811AA5">
              <w:rPr>
                <w:rFonts w:asciiTheme="minorHAnsi" w:hAnsiTheme="minorHAnsi" w:cstheme="minorHAnsi"/>
                <w:sz w:val="18"/>
              </w:rPr>
              <w:t>2.</w:t>
            </w:r>
            <w:r w:rsidRPr="007A0D82">
              <w:rPr>
                <w:rFonts w:asciiTheme="minorHAnsi" w:hAnsiTheme="minorHAnsi" w:cstheme="minorHAnsi"/>
                <w:sz w:val="18"/>
              </w:rPr>
              <w:t>5 cm) of insulation.</w:t>
            </w:r>
          </w:p>
          <w:p w14:paraId="2D507E18" w14:textId="49223114" w:rsidR="00DB51C5" w:rsidRPr="007A0D82" w:rsidRDefault="00DB51C5" w:rsidP="00622A76">
            <w:pPr>
              <w:pStyle w:val="ListParagraph"/>
              <w:keepNext/>
              <w:numPr>
                <w:ilvl w:val="1"/>
                <w:numId w:val="3"/>
              </w:numPr>
              <w:autoSpaceDE w:val="0"/>
              <w:autoSpaceDN w:val="0"/>
              <w:adjustRightInd w:val="0"/>
              <w:ind w:left="264" w:hanging="256"/>
              <w:rPr>
                <w:rFonts w:asciiTheme="minorHAnsi" w:hAnsiTheme="minorHAnsi" w:cstheme="minorHAnsi"/>
                <w:b/>
                <w:bCs/>
                <w:sz w:val="18"/>
              </w:rPr>
            </w:pPr>
            <w:r w:rsidRPr="007A0D82">
              <w:rPr>
                <w:rFonts w:asciiTheme="minorHAnsi" w:hAnsiTheme="minorHAnsi" w:cstheme="minorHAnsi"/>
                <w:sz w:val="18"/>
              </w:rPr>
              <w:t>Piping installed in crawlspace with a minimum of 1</w:t>
            </w:r>
            <w:r w:rsidRPr="007A0D82">
              <w:rPr>
                <w:rFonts w:asciiTheme="minorHAnsi" w:hAnsiTheme="minorHAnsi" w:cstheme="minorHAnsi"/>
                <w:bCs/>
                <w:sz w:val="18"/>
              </w:rPr>
              <w:t xml:space="preserve"> </w:t>
            </w:r>
            <w:proofErr w:type="gramStart"/>
            <w:r w:rsidRPr="007A0D82">
              <w:rPr>
                <w:rFonts w:asciiTheme="minorHAnsi" w:hAnsiTheme="minorHAnsi" w:cstheme="minorHAnsi"/>
                <w:bCs/>
                <w:sz w:val="18"/>
              </w:rPr>
              <w:t>inches</w:t>
            </w:r>
            <w:proofErr w:type="gramEnd"/>
            <w:r w:rsidRPr="007A0D82">
              <w:rPr>
                <w:rFonts w:asciiTheme="minorHAnsi" w:hAnsiTheme="minorHAnsi" w:cstheme="minorHAnsi"/>
                <w:bCs/>
                <w:sz w:val="18"/>
              </w:rPr>
              <w:t xml:space="preserve"> (</w:t>
            </w:r>
            <w:r w:rsidR="00811AA5">
              <w:rPr>
                <w:rFonts w:asciiTheme="minorHAnsi" w:hAnsiTheme="minorHAnsi" w:cstheme="minorHAnsi"/>
                <w:bCs/>
                <w:sz w:val="18"/>
              </w:rPr>
              <w:t>2.</w:t>
            </w:r>
            <w:r w:rsidRPr="007A0D82">
              <w:rPr>
                <w:rFonts w:asciiTheme="minorHAnsi" w:hAnsiTheme="minorHAnsi" w:cstheme="minorHAnsi"/>
                <w:bCs/>
                <w:sz w:val="18"/>
              </w:rPr>
              <w:t>5 cm) of crawlspace insulation above and below.</w:t>
            </w:r>
          </w:p>
          <w:p w14:paraId="0402217C" w14:textId="7BF5A12B" w:rsidR="00DB51C5" w:rsidRPr="007A0D82" w:rsidRDefault="00DB51C5" w:rsidP="00622A76">
            <w:pPr>
              <w:pStyle w:val="ListParagraph"/>
              <w:keepNext/>
              <w:numPr>
                <w:ilvl w:val="1"/>
                <w:numId w:val="3"/>
              </w:numPr>
              <w:autoSpaceDE w:val="0"/>
              <w:autoSpaceDN w:val="0"/>
              <w:adjustRightInd w:val="0"/>
              <w:ind w:left="264" w:hanging="256"/>
              <w:rPr>
                <w:rFonts w:asciiTheme="minorHAnsi" w:hAnsiTheme="minorHAnsi" w:cstheme="minorHAnsi"/>
                <w:b/>
                <w:bCs/>
                <w:sz w:val="18"/>
              </w:rPr>
            </w:pPr>
            <w:r w:rsidRPr="007A0D82">
              <w:rPr>
                <w:rFonts w:asciiTheme="minorHAnsi" w:hAnsiTheme="minorHAnsi" w:cstheme="minorHAnsi"/>
                <w:bCs/>
                <w:sz w:val="18"/>
              </w:rPr>
              <w:t>Piping installed in attics with a minimum of 4 inches (10 cm) of attic insulation on top</w:t>
            </w:r>
            <w:r w:rsidR="000F3621">
              <w:rPr>
                <w:rFonts w:asciiTheme="minorHAnsi" w:hAnsiTheme="minorHAnsi" w:cstheme="minorHAnsi"/>
                <w:bCs/>
                <w:sz w:val="18"/>
              </w:rPr>
              <w:t>.</w:t>
            </w:r>
          </w:p>
          <w:p w14:paraId="60CB3F74" w14:textId="77777777" w:rsidR="00DB51C5" w:rsidRPr="000F3621" w:rsidRDefault="00DB51C5" w:rsidP="00811AA5">
            <w:pPr>
              <w:pStyle w:val="ListParagraph"/>
              <w:keepNext/>
              <w:numPr>
                <w:ilvl w:val="1"/>
                <w:numId w:val="3"/>
              </w:numPr>
              <w:autoSpaceDE w:val="0"/>
              <w:autoSpaceDN w:val="0"/>
              <w:adjustRightInd w:val="0"/>
              <w:ind w:left="264" w:hanging="259"/>
              <w:rPr>
                <w:rFonts w:asciiTheme="minorHAnsi" w:hAnsiTheme="minorHAnsi" w:cstheme="minorHAnsi"/>
                <w:b/>
                <w:sz w:val="18"/>
              </w:rPr>
            </w:pPr>
            <w:r w:rsidRPr="000F3621">
              <w:rPr>
                <w:rFonts w:asciiTheme="minorHAnsi" w:hAnsiTheme="minorHAnsi" w:cstheme="minorHAnsi"/>
                <w:bCs/>
                <w:sz w:val="18"/>
              </w:rPr>
              <w:t xml:space="preserve">Pipe insulation shall fit </w:t>
            </w:r>
            <w:proofErr w:type="gramStart"/>
            <w:r w:rsidRPr="000F3621">
              <w:rPr>
                <w:rFonts w:asciiTheme="minorHAnsi" w:hAnsiTheme="minorHAnsi" w:cstheme="minorHAnsi"/>
                <w:bCs/>
                <w:sz w:val="18"/>
              </w:rPr>
              <w:t>tightly</w:t>
            </w:r>
            <w:proofErr w:type="gramEnd"/>
            <w:r w:rsidRPr="000F3621">
              <w:rPr>
                <w:rFonts w:asciiTheme="minorHAnsi" w:hAnsiTheme="minorHAnsi" w:cstheme="minorHAnsi"/>
                <w:bCs/>
                <w:sz w:val="18"/>
              </w:rPr>
              <w:t xml:space="preserve"> and all elbows and tees shall be fully insulated.</w:t>
            </w:r>
          </w:p>
        </w:tc>
      </w:tr>
      <w:tr w:rsidR="00DB51C5" w:rsidRPr="007A0D82" w14:paraId="19F36133" w14:textId="77777777" w:rsidTr="00C54288">
        <w:trPr>
          <w:trHeight w:val="144"/>
          <w:tblHeader/>
        </w:trPr>
        <w:tc>
          <w:tcPr>
            <w:tcW w:w="616" w:type="dxa"/>
            <w:vAlign w:val="center"/>
          </w:tcPr>
          <w:p w14:paraId="00748FF2" w14:textId="77777777" w:rsidR="00DB51C5" w:rsidRPr="007A0D82" w:rsidRDefault="00DB51C5" w:rsidP="00BB45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Times New Roman" w:cstheme="minorHAnsi"/>
                <w:b/>
                <w:sz w:val="18"/>
                <w:szCs w:val="20"/>
              </w:rPr>
            </w:pPr>
            <w:r w:rsidRPr="007A0D82">
              <w:rPr>
                <w:rFonts w:cstheme="minorHAnsi"/>
                <w:sz w:val="18"/>
                <w:szCs w:val="20"/>
              </w:rPr>
              <w:t>04</w:t>
            </w:r>
          </w:p>
        </w:tc>
        <w:tc>
          <w:tcPr>
            <w:tcW w:w="10174" w:type="dxa"/>
            <w:vAlign w:val="center"/>
          </w:tcPr>
          <w:p w14:paraId="12C2E6CC" w14:textId="77777777" w:rsidR="00DB51C5" w:rsidRPr="007A0D82" w:rsidRDefault="00DB51C5" w:rsidP="00BB45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cstheme="minorHAnsi"/>
                <w:sz w:val="18"/>
                <w:szCs w:val="20"/>
              </w:rPr>
            </w:pPr>
            <w:r w:rsidRPr="007A0D82">
              <w:rPr>
                <w:rFonts w:eastAsia="Times New Roman" w:cstheme="minorHAnsi"/>
                <w:sz w:val="18"/>
                <w:szCs w:val="20"/>
              </w:rPr>
              <w:t>For Gas or Propane Water Heaters:  Ensure the following are installed (Section 150.0(n))</w:t>
            </w:r>
          </w:p>
          <w:p w14:paraId="5A1CD635" w14:textId="65812D72" w:rsidR="00DB51C5" w:rsidRPr="007A0D82" w:rsidRDefault="00DB51C5" w:rsidP="00682453">
            <w:pPr>
              <w:pStyle w:val="ListParagraph"/>
              <w:keepNext/>
              <w:numPr>
                <w:ilvl w:val="0"/>
                <w:numId w:val="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346" w:hanging="270"/>
              <w:rPr>
                <w:rFonts w:asciiTheme="minorHAnsi" w:hAnsiTheme="minorHAnsi" w:cstheme="minorHAnsi"/>
                <w:sz w:val="18"/>
              </w:rPr>
            </w:pPr>
            <w:r w:rsidRPr="007A0D82">
              <w:rPr>
                <w:rFonts w:asciiTheme="minorHAnsi" w:hAnsiTheme="minorHAnsi" w:cstheme="minorHAnsi"/>
                <w:sz w:val="18"/>
              </w:rPr>
              <w:t xml:space="preserve">A dedicated 125V, 20A electrical receptacle connected to the electric panel with a 120/240V 3 conductor, 10 AWG copper branch circuit, within 3 feet from the water heater and </w:t>
            </w:r>
            <w:r w:rsidR="000F3621">
              <w:rPr>
                <w:rFonts w:asciiTheme="minorHAnsi" w:hAnsiTheme="minorHAnsi" w:cstheme="minorHAnsi"/>
                <w:sz w:val="18"/>
              </w:rPr>
              <w:t xml:space="preserve">is </w:t>
            </w:r>
            <w:r w:rsidRPr="007A0D82">
              <w:rPr>
                <w:rFonts w:asciiTheme="minorHAnsi" w:hAnsiTheme="minorHAnsi" w:cstheme="minorHAnsi"/>
                <w:sz w:val="18"/>
              </w:rPr>
              <w:t>accessible with no obstructions</w:t>
            </w:r>
            <w:r w:rsidR="000F3621">
              <w:rPr>
                <w:rFonts w:asciiTheme="minorHAnsi" w:hAnsiTheme="minorHAnsi" w:cstheme="minorHAnsi"/>
                <w:sz w:val="18"/>
              </w:rPr>
              <w:t>.</w:t>
            </w:r>
          </w:p>
          <w:p w14:paraId="1F529A24" w14:textId="64992D27" w:rsidR="00DB51C5" w:rsidRPr="007A0D82" w:rsidRDefault="00DB51C5" w:rsidP="00573DD6">
            <w:pPr>
              <w:pStyle w:val="ListParagraph"/>
              <w:keepNext/>
              <w:numPr>
                <w:ilvl w:val="1"/>
                <w:numId w:val="15"/>
              </w:numPr>
              <w:tabs>
                <w:tab w:val="left" w:pos="-720"/>
                <w:tab w:val="left" w:pos="526"/>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066" w:hanging="270"/>
              <w:rPr>
                <w:rFonts w:asciiTheme="minorHAnsi" w:hAnsiTheme="minorHAnsi" w:cstheme="minorHAnsi"/>
                <w:sz w:val="18"/>
              </w:rPr>
            </w:pPr>
            <w:r w:rsidRPr="007A0D82">
              <w:rPr>
                <w:rFonts w:asciiTheme="minorHAnsi" w:hAnsiTheme="minorHAnsi" w:cstheme="minorHAnsi"/>
                <w:sz w:val="18"/>
              </w:rPr>
              <w:t xml:space="preserve">The conductor shall be labeled with the </w:t>
            </w:r>
            <w:r w:rsidR="000F3621">
              <w:rPr>
                <w:rFonts w:asciiTheme="minorHAnsi" w:hAnsiTheme="minorHAnsi" w:cstheme="minorHAnsi"/>
                <w:sz w:val="18"/>
              </w:rPr>
              <w:t>word</w:t>
            </w:r>
            <w:r w:rsidRPr="007A0D82">
              <w:rPr>
                <w:rFonts w:asciiTheme="minorHAnsi" w:hAnsiTheme="minorHAnsi" w:cstheme="minorHAnsi"/>
                <w:sz w:val="18"/>
              </w:rPr>
              <w:t xml:space="preserve"> “Spare” on both ends; and</w:t>
            </w:r>
          </w:p>
          <w:p w14:paraId="3EF02202" w14:textId="0F67CF35" w:rsidR="00DB51C5" w:rsidRPr="007A0D82" w:rsidRDefault="00DB51C5" w:rsidP="00573DD6">
            <w:pPr>
              <w:pStyle w:val="ListParagraph"/>
              <w:keepNext/>
              <w:numPr>
                <w:ilvl w:val="1"/>
                <w:numId w:val="15"/>
              </w:numPr>
              <w:tabs>
                <w:tab w:val="left" w:pos="-720"/>
                <w:tab w:val="left" w:pos="526"/>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066" w:hanging="270"/>
              <w:rPr>
                <w:rFonts w:asciiTheme="minorHAnsi" w:hAnsiTheme="minorHAnsi" w:cstheme="minorHAnsi"/>
                <w:sz w:val="18"/>
              </w:rPr>
            </w:pPr>
            <w:r w:rsidRPr="007A0D82">
              <w:rPr>
                <w:rFonts w:asciiTheme="minorHAnsi" w:hAnsiTheme="minorHAnsi" w:cstheme="minorHAnsi"/>
                <w:sz w:val="18"/>
              </w:rPr>
              <w:t>A reserved single pole circuit breaker space next to the circuit breaker next to the branch circuit labeled “Future” 240V shall be provided.</w:t>
            </w:r>
          </w:p>
          <w:p w14:paraId="1D5572C8" w14:textId="4C4EBC46" w:rsidR="00DB51C5" w:rsidRPr="007A0D82" w:rsidRDefault="00DB51C5" w:rsidP="00682453">
            <w:pPr>
              <w:pStyle w:val="ListParagraph"/>
              <w:keepNext/>
              <w:numPr>
                <w:ilvl w:val="0"/>
                <w:numId w:val="6"/>
              </w:num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346" w:hanging="270"/>
              <w:rPr>
                <w:rFonts w:cstheme="minorHAnsi"/>
                <w:sz w:val="18"/>
              </w:rPr>
            </w:pPr>
            <w:r w:rsidRPr="007A0D82">
              <w:rPr>
                <w:rFonts w:asciiTheme="minorHAnsi" w:hAnsiTheme="minorHAnsi" w:cstheme="minorHAnsi"/>
                <w:sz w:val="18"/>
              </w:rPr>
              <w:t>A Category III or IV vent, or a Type B vent with straight pipe between outside and water heater</w:t>
            </w:r>
            <w:r w:rsidR="000F3621">
              <w:rPr>
                <w:rFonts w:asciiTheme="minorHAnsi" w:hAnsiTheme="minorHAnsi" w:cstheme="minorHAnsi"/>
                <w:sz w:val="18"/>
              </w:rPr>
              <w:t>.</w:t>
            </w:r>
          </w:p>
          <w:p w14:paraId="72212424" w14:textId="3F738890" w:rsidR="00DB51C5" w:rsidRPr="007A0D82" w:rsidRDefault="00DB51C5" w:rsidP="00682453">
            <w:pPr>
              <w:pStyle w:val="ListParagraph"/>
              <w:keepNext/>
              <w:numPr>
                <w:ilvl w:val="0"/>
                <w:numId w:val="6"/>
              </w:num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346" w:hanging="270"/>
              <w:rPr>
                <w:rFonts w:cstheme="minorHAnsi"/>
                <w:sz w:val="18"/>
              </w:rPr>
            </w:pPr>
            <w:r w:rsidRPr="007A0D82">
              <w:rPr>
                <w:rFonts w:asciiTheme="minorHAnsi" w:hAnsiTheme="minorHAnsi" w:cstheme="minorHAnsi"/>
                <w:sz w:val="18"/>
              </w:rPr>
              <w:t xml:space="preserve">A condensate </w:t>
            </w:r>
            <w:proofErr w:type="gramStart"/>
            <w:r w:rsidRPr="007A0D82">
              <w:rPr>
                <w:rFonts w:asciiTheme="minorHAnsi" w:hAnsiTheme="minorHAnsi" w:cstheme="minorHAnsi"/>
                <w:sz w:val="18"/>
              </w:rPr>
              <w:t>drain</w:t>
            </w:r>
            <w:proofErr w:type="gramEnd"/>
            <w:r w:rsidRPr="007A0D82">
              <w:rPr>
                <w:rFonts w:asciiTheme="minorHAnsi" w:hAnsiTheme="minorHAnsi" w:cstheme="minorHAnsi"/>
                <w:sz w:val="18"/>
              </w:rPr>
              <w:t xml:space="preserve"> no more than 2 inches higher than the base on water heater for natural draining</w:t>
            </w:r>
            <w:r w:rsidR="000F3621">
              <w:rPr>
                <w:rFonts w:asciiTheme="minorHAnsi" w:hAnsiTheme="minorHAnsi" w:cstheme="minorHAnsi"/>
                <w:sz w:val="18"/>
              </w:rPr>
              <w:t>.</w:t>
            </w:r>
          </w:p>
          <w:p w14:paraId="7C746FD6" w14:textId="3D69094B" w:rsidR="00DB51C5" w:rsidRPr="007A0D82" w:rsidRDefault="00DB51C5" w:rsidP="00682453">
            <w:pPr>
              <w:pStyle w:val="ListParagraph"/>
              <w:keepNext/>
              <w:numPr>
                <w:ilvl w:val="0"/>
                <w:numId w:val="6"/>
              </w:num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346" w:hanging="270"/>
              <w:rPr>
                <w:rFonts w:cstheme="minorHAnsi"/>
                <w:sz w:val="18"/>
              </w:rPr>
            </w:pPr>
            <w:r w:rsidRPr="007A0D82">
              <w:rPr>
                <w:rFonts w:asciiTheme="minorHAnsi" w:hAnsiTheme="minorHAnsi" w:cstheme="minorHAnsi"/>
                <w:sz w:val="18"/>
              </w:rPr>
              <w:t>A gas supply line with capacity of at least 200,000 Btu/hr</w:t>
            </w:r>
            <w:r w:rsidR="000F3621">
              <w:rPr>
                <w:rFonts w:asciiTheme="minorHAnsi" w:hAnsiTheme="minorHAnsi" w:cstheme="minorHAnsi"/>
                <w:sz w:val="18"/>
              </w:rPr>
              <w:t>.</w:t>
            </w:r>
          </w:p>
        </w:tc>
      </w:tr>
      <w:tr w:rsidR="00DB51C5" w:rsidRPr="00954600" w14:paraId="6845AA38" w14:textId="77777777" w:rsidTr="00C54288">
        <w:trPr>
          <w:trHeight w:val="144"/>
          <w:tblHeader/>
        </w:trPr>
        <w:tc>
          <w:tcPr>
            <w:tcW w:w="10790" w:type="dxa"/>
            <w:gridSpan w:val="2"/>
            <w:vAlign w:val="center"/>
          </w:tcPr>
          <w:p w14:paraId="28E4B021" w14:textId="77777777" w:rsidR="00DB51C5" w:rsidRPr="00954600" w:rsidRDefault="00DB51C5" w:rsidP="00BB45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cstheme="minorHAnsi"/>
                <w:b/>
                <w:sz w:val="20"/>
                <w:szCs w:val="20"/>
              </w:rPr>
            </w:pPr>
            <w:r w:rsidRPr="00C54288">
              <w:rPr>
                <w:rFonts w:cstheme="minorHAnsi"/>
                <w:b/>
                <w:sz w:val="18"/>
                <w:szCs w:val="20"/>
              </w:rPr>
              <w:t>The responsible person’s signature on this compliance document affirms that all applicable requirements in this table have been met.</w:t>
            </w:r>
          </w:p>
        </w:tc>
      </w:tr>
    </w:tbl>
    <w:p w14:paraId="6B0F0463" w14:textId="402A0DD2" w:rsidR="00DB51C5" w:rsidRDefault="00DB51C5" w:rsidP="00C54288">
      <w:pPr>
        <w:spacing w:after="0" w:line="240" w:lineRule="auto"/>
        <w:rPr>
          <w:rFonts w:cstheme="minorHAnsi"/>
          <w:sz w:val="20"/>
          <w:szCs w:val="20"/>
        </w:rPr>
      </w:pPr>
    </w:p>
    <w:p w14:paraId="2860FA1F" w14:textId="77777777" w:rsidR="00FB4DCA" w:rsidRPr="00F71719" w:rsidRDefault="00FB4DCA" w:rsidP="00C54288">
      <w:pPr>
        <w:spacing w:after="0" w:line="240" w:lineRule="auto"/>
        <w:rPr>
          <w:rFonts w:cstheme="minorHAnsi"/>
          <w:sz w:val="20"/>
          <w:szCs w:val="20"/>
        </w:rPr>
      </w:pP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5"/>
        <w:gridCol w:w="900"/>
        <w:gridCol w:w="1350"/>
        <w:gridCol w:w="1350"/>
        <w:gridCol w:w="1620"/>
        <w:gridCol w:w="990"/>
        <w:gridCol w:w="1170"/>
        <w:gridCol w:w="1260"/>
        <w:gridCol w:w="1260"/>
      </w:tblGrid>
      <w:tr w:rsidR="009E3CE2" w14:paraId="3B8C9ACC" w14:textId="5D04AEFF" w:rsidTr="00E46A27">
        <w:tc>
          <w:tcPr>
            <w:tcW w:w="10795" w:type="dxa"/>
            <w:gridSpan w:val="9"/>
          </w:tcPr>
          <w:p w14:paraId="3BE7B089" w14:textId="77777777" w:rsidR="009E3CE2" w:rsidRPr="0059171F" w:rsidRDefault="009E3CE2">
            <w:pPr>
              <w:spacing w:after="0"/>
              <w:rPr>
                <w:rFonts w:cstheme="minorHAnsi"/>
                <w:b/>
                <w:sz w:val="20"/>
                <w:szCs w:val="20"/>
              </w:rPr>
            </w:pPr>
            <w:r w:rsidRPr="0059171F">
              <w:rPr>
                <w:rFonts w:cstheme="minorHAnsi"/>
                <w:b/>
                <w:sz w:val="20"/>
                <w:szCs w:val="20"/>
              </w:rPr>
              <w:lastRenderedPageBreak/>
              <w:t>D. Compact Hot Water Distribution (CHWDS) (RA4.4.6)</w:t>
            </w:r>
          </w:p>
          <w:p w14:paraId="17BA5337" w14:textId="5366C7C8" w:rsidR="009E3CE2" w:rsidRPr="0059171F" w:rsidRDefault="009E3CE2">
            <w:pPr>
              <w:spacing w:after="0"/>
              <w:rPr>
                <w:rFonts w:cstheme="minorHAnsi"/>
                <w:b/>
                <w:sz w:val="20"/>
                <w:szCs w:val="20"/>
              </w:rPr>
            </w:pPr>
            <w:r w:rsidRPr="0059171F">
              <w:rPr>
                <w:rFonts w:cstheme="minorHAnsi"/>
                <w:sz w:val="18"/>
                <w:szCs w:val="18"/>
              </w:rPr>
              <w:t>For dwelling units with multiple systems, enter the master bath distance and kitchen distance to the closest water heater, and enter the average of the furthest fixture to each water heater</w:t>
            </w:r>
          </w:p>
        </w:tc>
      </w:tr>
      <w:tr w:rsidR="009E3CE2" w14:paraId="6D278304" w14:textId="531B2E74" w:rsidTr="009E3CE2">
        <w:tblPrEx>
          <w:tblBorders>
            <w:bottom w:val="none" w:sz="0" w:space="0" w:color="auto"/>
            <w:insideH w:val="none" w:sz="0" w:space="0" w:color="auto"/>
            <w:insideV w:val="none" w:sz="0" w:space="0" w:color="auto"/>
          </w:tblBorders>
        </w:tblPrEx>
        <w:trPr>
          <w:trHeight w:val="278"/>
        </w:trPr>
        <w:tc>
          <w:tcPr>
            <w:tcW w:w="895" w:type="dxa"/>
            <w:tcBorders>
              <w:right w:val="single" w:sz="4" w:space="0" w:color="auto"/>
            </w:tcBorders>
            <w:vAlign w:val="center"/>
          </w:tcPr>
          <w:p w14:paraId="3E173386" w14:textId="2E0A617B" w:rsidR="009E3CE2" w:rsidRPr="003B6100" w:rsidDel="00FB4DCA" w:rsidRDefault="009E3CE2" w:rsidP="00573DD6">
            <w:pPr>
              <w:spacing w:after="0"/>
              <w:jc w:val="center"/>
              <w:rPr>
                <w:rFonts w:cstheme="minorHAnsi"/>
                <w:b/>
              </w:rPr>
            </w:pPr>
            <w:r>
              <w:rPr>
                <w:rFonts w:cstheme="minorHAnsi"/>
              </w:rPr>
              <w:t>01</w:t>
            </w:r>
          </w:p>
        </w:tc>
        <w:tc>
          <w:tcPr>
            <w:tcW w:w="900" w:type="dxa"/>
            <w:tcBorders>
              <w:left w:val="single" w:sz="4" w:space="0" w:color="auto"/>
              <w:right w:val="single" w:sz="4" w:space="0" w:color="auto"/>
            </w:tcBorders>
            <w:vAlign w:val="center"/>
          </w:tcPr>
          <w:p w14:paraId="3489188F" w14:textId="452882EF" w:rsidR="009E3CE2" w:rsidRPr="00AB4500" w:rsidRDefault="009E3CE2">
            <w:pPr>
              <w:spacing w:after="0"/>
              <w:jc w:val="center"/>
              <w:rPr>
                <w:rFonts w:cstheme="minorHAnsi"/>
                <w:sz w:val="18"/>
              </w:rPr>
            </w:pPr>
            <w:r>
              <w:rPr>
                <w:rFonts w:cstheme="minorHAnsi"/>
              </w:rPr>
              <w:t>02</w:t>
            </w:r>
          </w:p>
        </w:tc>
        <w:tc>
          <w:tcPr>
            <w:tcW w:w="1350" w:type="dxa"/>
            <w:tcBorders>
              <w:left w:val="single" w:sz="4" w:space="0" w:color="auto"/>
              <w:right w:val="single" w:sz="4" w:space="0" w:color="auto"/>
            </w:tcBorders>
            <w:vAlign w:val="center"/>
          </w:tcPr>
          <w:p w14:paraId="0A7FFDB2" w14:textId="631E8FF2" w:rsidR="009E3CE2" w:rsidRPr="00AB4500" w:rsidRDefault="009E3CE2">
            <w:pPr>
              <w:spacing w:after="0"/>
              <w:jc w:val="center"/>
              <w:rPr>
                <w:rFonts w:cstheme="minorHAnsi"/>
                <w:sz w:val="18"/>
              </w:rPr>
            </w:pPr>
            <w:r>
              <w:rPr>
                <w:rFonts w:cstheme="minorHAnsi"/>
              </w:rPr>
              <w:t>03</w:t>
            </w:r>
          </w:p>
        </w:tc>
        <w:tc>
          <w:tcPr>
            <w:tcW w:w="1350" w:type="dxa"/>
            <w:tcBorders>
              <w:left w:val="single" w:sz="4" w:space="0" w:color="auto"/>
              <w:right w:val="single" w:sz="4" w:space="0" w:color="auto"/>
            </w:tcBorders>
            <w:vAlign w:val="center"/>
          </w:tcPr>
          <w:p w14:paraId="6B343DAC" w14:textId="268525BC" w:rsidR="009E3CE2" w:rsidRPr="00AB4500" w:rsidRDefault="009E3CE2">
            <w:pPr>
              <w:spacing w:after="0"/>
              <w:jc w:val="center"/>
              <w:rPr>
                <w:rFonts w:cstheme="minorHAnsi"/>
                <w:sz w:val="18"/>
              </w:rPr>
            </w:pPr>
            <w:r>
              <w:rPr>
                <w:rFonts w:cstheme="minorHAnsi"/>
              </w:rPr>
              <w:t>04</w:t>
            </w:r>
          </w:p>
        </w:tc>
        <w:tc>
          <w:tcPr>
            <w:tcW w:w="1620" w:type="dxa"/>
            <w:tcBorders>
              <w:left w:val="single" w:sz="4" w:space="0" w:color="auto"/>
              <w:right w:val="single" w:sz="4" w:space="0" w:color="auto"/>
            </w:tcBorders>
            <w:vAlign w:val="center"/>
          </w:tcPr>
          <w:p w14:paraId="4E2EEF89" w14:textId="5D056993" w:rsidR="009E3CE2" w:rsidRPr="00AB4500" w:rsidRDefault="009E3CE2">
            <w:pPr>
              <w:spacing w:after="0"/>
              <w:jc w:val="center"/>
              <w:rPr>
                <w:rFonts w:cstheme="minorHAnsi"/>
                <w:sz w:val="18"/>
              </w:rPr>
            </w:pPr>
            <w:r>
              <w:rPr>
                <w:rFonts w:cstheme="minorHAnsi"/>
              </w:rPr>
              <w:t>05</w:t>
            </w:r>
          </w:p>
        </w:tc>
        <w:tc>
          <w:tcPr>
            <w:tcW w:w="990" w:type="dxa"/>
            <w:tcBorders>
              <w:left w:val="single" w:sz="4" w:space="0" w:color="auto"/>
              <w:right w:val="single" w:sz="4" w:space="0" w:color="auto"/>
            </w:tcBorders>
            <w:vAlign w:val="center"/>
          </w:tcPr>
          <w:p w14:paraId="79A844F1" w14:textId="33B002CC" w:rsidR="009E3CE2" w:rsidRPr="00AB4500" w:rsidRDefault="009E3CE2">
            <w:pPr>
              <w:spacing w:after="0"/>
              <w:jc w:val="center"/>
              <w:rPr>
                <w:rFonts w:cstheme="minorHAnsi"/>
                <w:sz w:val="18"/>
              </w:rPr>
            </w:pPr>
            <w:r>
              <w:rPr>
                <w:rFonts w:cstheme="minorHAnsi"/>
              </w:rPr>
              <w:t>06</w:t>
            </w:r>
          </w:p>
        </w:tc>
        <w:tc>
          <w:tcPr>
            <w:tcW w:w="1170" w:type="dxa"/>
            <w:tcBorders>
              <w:left w:val="single" w:sz="4" w:space="0" w:color="auto"/>
            </w:tcBorders>
            <w:vAlign w:val="center"/>
          </w:tcPr>
          <w:p w14:paraId="3E4B6326" w14:textId="02681026" w:rsidR="009E3CE2" w:rsidRPr="00AB4500" w:rsidRDefault="009E3CE2">
            <w:pPr>
              <w:spacing w:after="0"/>
              <w:jc w:val="center"/>
              <w:rPr>
                <w:rFonts w:cstheme="minorHAnsi"/>
                <w:sz w:val="18"/>
              </w:rPr>
            </w:pPr>
            <w:r>
              <w:rPr>
                <w:rFonts w:cstheme="minorHAnsi"/>
              </w:rPr>
              <w:t>07</w:t>
            </w:r>
          </w:p>
        </w:tc>
        <w:tc>
          <w:tcPr>
            <w:tcW w:w="1260" w:type="dxa"/>
            <w:tcBorders>
              <w:left w:val="single" w:sz="4" w:space="0" w:color="auto"/>
            </w:tcBorders>
          </w:tcPr>
          <w:p w14:paraId="537295D8" w14:textId="52206301" w:rsidR="009E3CE2" w:rsidRDefault="009E3CE2">
            <w:pPr>
              <w:spacing w:after="0"/>
              <w:jc w:val="center"/>
              <w:rPr>
                <w:rFonts w:cstheme="minorHAnsi"/>
              </w:rPr>
            </w:pPr>
            <w:ins w:id="0" w:author="Markstrum, Alexis@Energy" w:date="2021-10-11T08:37:00Z">
              <w:r>
                <w:rPr>
                  <w:rFonts w:cstheme="minorHAnsi"/>
                </w:rPr>
                <w:t>08</w:t>
              </w:r>
            </w:ins>
          </w:p>
        </w:tc>
        <w:tc>
          <w:tcPr>
            <w:tcW w:w="1260" w:type="dxa"/>
            <w:tcBorders>
              <w:left w:val="single" w:sz="4" w:space="0" w:color="auto"/>
            </w:tcBorders>
          </w:tcPr>
          <w:p w14:paraId="54D1F307" w14:textId="79102398" w:rsidR="009E3CE2" w:rsidRDefault="009E3CE2">
            <w:pPr>
              <w:spacing w:after="0"/>
              <w:jc w:val="center"/>
              <w:rPr>
                <w:ins w:id="1" w:author="Markstrum, Alexis@Energy" w:date="2021-10-11T08:36:00Z"/>
                <w:rFonts w:cstheme="minorHAnsi"/>
              </w:rPr>
            </w:pPr>
            <w:ins w:id="2" w:author="Markstrum, Alexis@Energy" w:date="2021-10-11T08:37:00Z">
              <w:r>
                <w:rPr>
                  <w:rFonts w:cstheme="minorHAnsi"/>
                </w:rPr>
                <w:t>09</w:t>
              </w:r>
            </w:ins>
          </w:p>
        </w:tc>
      </w:tr>
      <w:tr w:rsidR="009E3CE2" w14:paraId="66280E98" w14:textId="67607057" w:rsidTr="009E3CE2">
        <w:tblPrEx>
          <w:tblBorders>
            <w:bottom w:val="none" w:sz="0" w:space="0" w:color="auto"/>
          </w:tblBorders>
        </w:tblPrEx>
        <w:tc>
          <w:tcPr>
            <w:tcW w:w="895" w:type="dxa"/>
            <w:vAlign w:val="bottom"/>
          </w:tcPr>
          <w:p w14:paraId="1C1B636C" w14:textId="70BF9E3B" w:rsidR="009E3CE2" w:rsidRPr="00AB4500" w:rsidRDefault="009E3CE2" w:rsidP="009E3CE2">
            <w:pPr>
              <w:jc w:val="center"/>
              <w:rPr>
                <w:rFonts w:cstheme="minorHAnsi"/>
                <w:sz w:val="18"/>
              </w:rPr>
            </w:pPr>
            <w:r>
              <w:rPr>
                <w:rFonts w:cstheme="minorHAnsi"/>
                <w:sz w:val="18"/>
              </w:rPr>
              <w:t>Dwelling</w:t>
            </w:r>
            <w:r w:rsidRPr="00AB4500">
              <w:rPr>
                <w:rFonts w:cstheme="minorHAnsi"/>
                <w:sz w:val="18"/>
              </w:rPr>
              <w:t xml:space="preserve"> Name</w:t>
            </w:r>
          </w:p>
        </w:tc>
        <w:tc>
          <w:tcPr>
            <w:tcW w:w="900" w:type="dxa"/>
            <w:vAlign w:val="bottom"/>
          </w:tcPr>
          <w:p w14:paraId="61C1DB82" w14:textId="77777777" w:rsidR="009E3CE2" w:rsidRPr="00AB4500" w:rsidRDefault="009E3CE2" w:rsidP="009E3CE2">
            <w:pPr>
              <w:jc w:val="center"/>
              <w:rPr>
                <w:rFonts w:cstheme="minorHAnsi"/>
                <w:sz w:val="18"/>
              </w:rPr>
            </w:pPr>
            <w:r w:rsidRPr="00AB4500">
              <w:rPr>
                <w:rFonts w:cstheme="minorHAnsi"/>
                <w:sz w:val="18"/>
              </w:rPr>
              <w:t>Number of Stories</w:t>
            </w:r>
          </w:p>
        </w:tc>
        <w:tc>
          <w:tcPr>
            <w:tcW w:w="1350" w:type="dxa"/>
            <w:vAlign w:val="bottom"/>
          </w:tcPr>
          <w:p w14:paraId="650EE9AF" w14:textId="77777777" w:rsidR="009E3CE2" w:rsidRPr="00AB4500" w:rsidRDefault="009E3CE2" w:rsidP="009E3CE2">
            <w:pPr>
              <w:jc w:val="center"/>
              <w:rPr>
                <w:sz w:val="18"/>
              </w:rPr>
            </w:pPr>
            <w:r w:rsidRPr="00AB4500">
              <w:rPr>
                <w:rFonts w:cstheme="minorHAnsi"/>
                <w:sz w:val="18"/>
              </w:rPr>
              <w:t>Master Bath distance of furthest fixture to Water Heater in feet</w:t>
            </w:r>
          </w:p>
        </w:tc>
        <w:tc>
          <w:tcPr>
            <w:tcW w:w="1350" w:type="dxa"/>
            <w:vAlign w:val="bottom"/>
          </w:tcPr>
          <w:p w14:paraId="0827C827" w14:textId="77777777" w:rsidR="009E3CE2" w:rsidRPr="00AB4500" w:rsidRDefault="009E3CE2" w:rsidP="009E3CE2">
            <w:pPr>
              <w:jc w:val="center"/>
              <w:rPr>
                <w:rFonts w:cstheme="minorHAnsi"/>
                <w:sz w:val="18"/>
              </w:rPr>
            </w:pPr>
            <w:r w:rsidRPr="00AB4500">
              <w:rPr>
                <w:rFonts w:cstheme="minorHAnsi"/>
                <w:sz w:val="18"/>
              </w:rPr>
              <w:t>Kitchen distance from furthest fixture to Water Heater in feet</w:t>
            </w:r>
          </w:p>
        </w:tc>
        <w:tc>
          <w:tcPr>
            <w:tcW w:w="1620" w:type="dxa"/>
            <w:vAlign w:val="bottom"/>
          </w:tcPr>
          <w:p w14:paraId="79363105" w14:textId="74BC6E27" w:rsidR="009E3CE2" w:rsidRPr="00AB4500" w:rsidRDefault="009E3CE2" w:rsidP="009E3CE2">
            <w:pPr>
              <w:jc w:val="center"/>
              <w:rPr>
                <w:sz w:val="18"/>
              </w:rPr>
            </w:pPr>
            <w:r w:rsidRPr="00AB4500">
              <w:rPr>
                <w:rFonts w:cstheme="minorHAnsi"/>
                <w:sz w:val="18"/>
              </w:rPr>
              <w:t>Furthest Third furthest fixture to Water Heater in feet</w:t>
            </w:r>
            <w:r>
              <w:rPr>
                <w:rFonts w:cstheme="minorHAnsi"/>
                <w:sz w:val="18"/>
              </w:rPr>
              <w:t xml:space="preserve"> </w:t>
            </w:r>
            <w:r>
              <w:rPr>
                <w:rFonts w:cstheme="minorHAnsi"/>
                <w:sz w:val="18"/>
                <w:szCs w:val="20"/>
              </w:rPr>
              <w:t>(Avg for multiple water heaters)</w:t>
            </w:r>
          </w:p>
        </w:tc>
        <w:tc>
          <w:tcPr>
            <w:tcW w:w="990" w:type="dxa"/>
            <w:vAlign w:val="bottom"/>
          </w:tcPr>
          <w:p w14:paraId="2F037724" w14:textId="77777777" w:rsidR="009E3CE2" w:rsidRPr="00AB4500" w:rsidRDefault="009E3CE2" w:rsidP="009E3CE2">
            <w:pPr>
              <w:jc w:val="center"/>
              <w:rPr>
                <w:sz w:val="18"/>
              </w:rPr>
            </w:pPr>
            <w:r w:rsidRPr="00AB4500">
              <w:rPr>
                <w:rFonts w:cstheme="minorHAnsi"/>
                <w:sz w:val="18"/>
              </w:rPr>
              <w:t>Weighted Distance</w:t>
            </w:r>
          </w:p>
        </w:tc>
        <w:tc>
          <w:tcPr>
            <w:tcW w:w="1170" w:type="dxa"/>
            <w:vAlign w:val="bottom"/>
          </w:tcPr>
          <w:p w14:paraId="32FE7054" w14:textId="77777777" w:rsidR="009E3CE2" w:rsidRPr="00AB4500" w:rsidRDefault="009E3CE2" w:rsidP="009E3CE2">
            <w:pPr>
              <w:jc w:val="center"/>
              <w:rPr>
                <w:sz w:val="18"/>
              </w:rPr>
            </w:pPr>
            <w:r w:rsidRPr="00AB4500">
              <w:rPr>
                <w:rFonts w:cstheme="minorHAnsi"/>
                <w:sz w:val="18"/>
              </w:rPr>
              <w:t>Qualification Distance</w:t>
            </w:r>
          </w:p>
        </w:tc>
        <w:tc>
          <w:tcPr>
            <w:tcW w:w="1260" w:type="dxa"/>
            <w:vAlign w:val="bottom"/>
          </w:tcPr>
          <w:p w14:paraId="4410F395" w14:textId="043F240B" w:rsidR="009E3CE2" w:rsidRPr="00AB4500" w:rsidRDefault="009E3CE2" w:rsidP="009E3CE2">
            <w:pPr>
              <w:jc w:val="center"/>
              <w:rPr>
                <w:rFonts w:cstheme="minorHAnsi"/>
                <w:sz w:val="18"/>
              </w:rPr>
            </w:pPr>
            <w:ins w:id="3" w:author="Markstrum, Alexis@Energy" w:date="2021-10-11T08:36:00Z">
              <w:r>
                <w:rPr>
                  <w:rFonts w:cstheme="minorHAnsi"/>
                  <w:sz w:val="18"/>
                </w:rPr>
                <w:t>Design Compactness Factor</w:t>
              </w:r>
            </w:ins>
          </w:p>
        </w:tc>
        <w:tc>
          <w:tcPr>
            <w:tcW w:w="1260" w:type="dxa"/>
            <w:vAlign w:val="bottom"/>
          </w:tcPr>
          <w:p w14:paraId="79C2A0C7" w14:textId="05567A23" w:rsidR="009E3CE2" w:rsidRPr="00AB4500" w:rsidRDefault="009E3CE2" w:rsidP="009E3CE2">
            <w:pPr>
              <w:jc w:val="center"/>
              <w:rPr>
                <w:ins w:id="4" w:author="Markstrum, Alexis@Energy" w:date="2021-10-11T08:36:00Z"/>
                <w:rFonts w:cstheme="minorHAnsi"/>
                <w:sz w:val="18"/>
              </w:rPr>
            </w:pPr>
            <w:ins w:id="5" w:author="Markstrum, Alexis@Energy" w:date="2021-10-11T08:36:00Z">
              <w:r>
                <w:rPr>
                  <w:rFonts w:cstheme="minorHAnsi"/>
                  <w:sz w:val="18"/>
                </w:rPr>
                <w:t>Calculated Compactness Factor</w:t>
              </w:r>
            </w:ins>
          </w:p>
        </w:tc>
      </w:tr>
      <w:tr w:rsidR="009E3CE2" w14:paraId="45D9DECF" w14:textId="6430F0EB" w:rsidTr="009E3CE2">
        <w:trPr>
          <w:trHeight w:val="269"/>
        </w:trPr>
        <w:tc>
          <w:tcPr>
            <w:tcW w:w="895" w:type="dxa"/>
          </w:tcPr>
          <w:p w14:paraId="29C4D362" w14:textId="77777777" w:rsidR="009E3CE2" w:rsidRPr="00AB4500" w:rsidRDefault="009E3CE2" w:rsidP="009E3CE2">
            <w:pPr>
              <w:spacing w:after="0"/>
              <w:rPr>
                <w:sz w:val="18"/>
                <w:szCs w:val="18"/>
              </w:rPr>
            </w:pPr>
          </w:p>
        </w:tc>
        <w:tc>
          <w:tcPr>
            <w:tcW w:w="900" w:type="dxa"/>
          </w:tcPr>
          <w:p w14:paraId="7EEE1B3B" w14:textId="77777777" w:rsidR="009E3CE2" w:rsidRPr="00AB4500" w:rsidRDefault="009E3CE2" w:rsidP="009E3CE2">
            <w:pPr>
              <w:spacing w:after="0"/>
              <w:rPr>
                <w:sz w:val="18"/>
                <w:szCs w:val="18"/>
              </w:rPr>
            </w:pPr>
          </w:p>
        </w:tc>
        <w:tc>
          <w:tcPr>
            <w:tcW w:w="1350" w:type="dxa"/>
          </w:tcPr>
          <w:p w14:paraId="0F97B553" w14:textId="77777777" w:rsidR="009E3CE2" w:rsidRPr="00AB4500" w:rsidRDefault="009E3CE2" w:rsidP="009E3CE2">
            <w:pPr>
              <w:spacing w:after="0"/>
              <w:rPr>
                <w:sz w:val="18"/>
                <w:szCs w:val="18"/>
              </w:rPr>
            </w:pPr>
          </w:p>
        </w:tc>
        <w:tc>
          <w:tcPr>
            <w:tcW w:w="1350" w:type="dxa"/>
          </w:tcPr>
          <w:p w14:paraId="4A13F39D" w14:textId="77777777" w:rsidR="009E3CE2" w:rsidRPr="00AB4500" w:rsidRDefault="009E3CE2" w:rsidP="009E3CE2">
            <w:pPr>
              <w:spacing w:after="0"/>
              <w:rPr>
                <w:sz w:val="18"/>
                <w:szCs w:val="18"/>
              </w:rPr>
            </w:pPr>
          </w:p>
        </w:tc>
        <w:tc>
          <w:tcPr>
            <w:tcW w:w="1620" w:type="dxa"/>
          </w:tcPr>
          <w:p w14:paraId="7A75AC4B" w14:textId="77777777" w:rsidR="009E3CE2" w:rsidRPr="00AB4500" w:rsidRDefault="009E3CE2" w:rsidP="009E3CE2">
            <w:pPr>
              <w:spacing w:after="0"/>
              <w:rPr>
                <w:sz w:val="18"/>
                <w:szCs w:val="18"/>
              </w:rPr>
            </w:pPr>
          </w:p>
        </w:tc>
        <w:tc>
          <w:tcPr>
            <w:tcW w:w="990" w:type="dxa"/>
          </w:tcPr>
          <w:p w14:paraId="0F5FA66B" w14:textId="77777777" w:rsidR="009E3CE2" w:rsidRPr="00AB4500" w:rsidRDefault="009E3CE2" w:rsidP="009E3CE2">
            <w:pPr>
              <w:spacing w:after="0"/>
              <w:rPr>
                <w:sz w:val="18"/>
                <w:szCs w:val="18"/>
              </w:rPr>
            </w:pPr>
            <w:r w:rsidRPr="00AB4500">
              <w:rPr>
                <w:sz w:val="18"/>
                <w:szCs w:val="18"/>
              </w:rPr>
              <w:t xml:space="preserve"> </w:t>
            </w:r>
          </w:p>
        </w:tc>
        <w:tc>
          <w:tcPr>
            <w:tcW w:w="1170" w:type="dxa"/>
          </w:tcPr>
          <w:p w14:paraId="6380235F" w14:textId="77777777" w:rsidR="009E3CE2" w:rsidRPr="00AB4500" w:rsidRDefault="009E3CE2" w:rsidP="009E3CE2">
            <w:pPr>
              <w:spacing w:after="0"/>
              <w:rPr>
                <w:sz w:val="18"/>
                <w:szCs w:val="18"/>
              </w:rPr>
            </w:pPr>
            <w:r w:rsidRPr="00AB4500">
              <w:rPr>
                <w:rFonts w:cstheme="minorHAnsi"/>
                <w:sz w:val="18"/>
                <w:szCs w:val="18"/>
                <w:highlight w:val="yellow"/>
              </w:rPr>
              <w:t xml:space="preserve"> </w:t>
            </w:r>
          </w:p>
        </w:tc>
        <w:tc>
          <w:tcPr>
            <w:tcW w:w="1260" w:type="dxa"/>
          </w:tcPr>
          <w:p w14:paraId="3D38A674" w14:textId="77777777" w:rsidR="009E3CE2" w:rsidRPr="00AB4500" w:rsidRDefault="009E3CE2" w:rsidP="009E3CE2">
            <w:pPr>
              <w:spacing w:after="0"/>
              <w:rPr>
                <w:ins w:id="6" w:author="Markstrum, Alexis@Energy" w:date="2021-10-11T08:35:00Z"/>
                <w:rFonts w:cstheme="minorHAnsi"/>
                <w:sz w:val="18"/>
                <w:szCs w:val="18"/>
                <w:highlight w:val="yellow"/>
              </w:rPr>
            </w:pPr>
          </w:p>
        </w:tc>
        <w:tc>
          <w:tcPr>
            <w:tcW w:w="1260" w:type="dxa"/>
          </w:tcPr>
          <w:p w14:paraId="44974C99" w14:textId="77777777" w:rsidR="009E3CE2" w:rsidRPr="00AB4500" w:rsidRDefault="009E3CE2" w:rsidP="009E3CE2">
            <w:pPr>
              <w:spacing w:after="0"/>
              <w:rPr>
                <w:ins w:id="7" w:author="Markstrum, Alexis@Energy" w:date="2021-10-11T08:36:00Z"/>
                <w:rFonts w:cstheme="minorHAnsi"/>
                <w:sz w:val="18"/>
                <w:szCs w:val="18"/>
                <w:highlight w:val="yellow"/>
              </w:rPr>
            </w:pPr>
          </w:p>
        </w:tc>
      </w:tr>
      <w:tr w:rsidR="009E3CE2" w14:paraId="182000EC" w14:textId="14E5508E" w:rsidTr="009E3CE2">
        <w:tc>
          <w:tcPr>
            <w:tcW w:w="895" w:type="dxa"/>
          </w:tcPr>
          <w:p w14:paraId="5245893C" w14:textId="77777777" w:rsidR="009E3CE2" w:rsidRPr="00D37C06" w:rsidRDefault="009E3CE2" w:rsidP="009E3CE2">
            <w:pPr>
              <w:spacing w:after="0"/>
            </w:pPr>
          </w:p>
        </w:tc>
        <w:tc>
          <w:tcPr>
            <w:tcW w:w="900" w:type="dxa"/>
          </w:tcPr>
          <w:p w14:paraId="50AE9B10" w14:textId="77777777" w:rsidR="009E3CE2" w:rsidRPr="00D37C06" w:rsidRDefault="009E3CE2" w:rsidP="009E3CE2">
            <w:pPr>
              <w:spacing w:after="0"/>
            </w:pPr>
          </w:p>
        </w:tc>
        <w:tc>
          <w:tcPr>
            <w:tcW w:w="1350" w:type="dxa"/>
          </w:tcPr>
          <w:p w14:paraId="557F8D9A" w14:textId="77777777" w:rsidR="009E3CE2" w:rsidRPr="00D37C06" w:rsidRDefault="009E3CE2" w:rsidP="009E3CE2">
            <w:pPr>
              <w:spacing w:after="0"/>
            </w:pPr>
          </w:p>
        </w:tc>
        <w:tc>
          <w:tcPr>
            <w:tcW w:w="1350" w:type="dxa"/>
          </w:tcPr>
          <w:p w14:paraId="19683027" w14:textId="77777777" w:rsidR="009E3CE2" w:rsidRPr="00D37C06" w:rsidRDefault="009E3CE2" w:rsidP="009E3CE2">
            <w:pPr>
              <w:spacing w:after="0"/>
            </w:pPr>
          </w:p>
        </w:tc>
        <w:tc>
          <w:tcPr>
            <w:tcW w:w="1620" w:type="dxa"/>
          </w:tcPr>
          <w:p w14:paraId="4D0C0E86" w14:textId="77777777" w:rsidR="009E3CE2" w:rsidRPr="00D37C06" w:rsidRDefault="009E3CE2" w:rsidP="009E3CE2">
            <w:pPr>
              <w:spacing w:after="0"/>
            </w:pPr>
          </w:p>
        </w:tc>
        <w:tc>
          <w:tcPr>
            <w:tcW w:w="990" w:type="dxa"/>
          </w:tcPr>
          <w:p w14:paraId="62961A05" w14:textId="77777777" w:rsidR="009E3CE2" w:rsidRPr="00D37C06" w:rsidRDefault="009E3CE2" w:rsidP="009E3CE2">
            <w:pPr>
              <w:spacing w:after="0"/>
            </w:pPr>
          </w:p>
        </w:tc>
        <w:tc>
          <w:tcPr>
            <w:tcW w:w="1170" w:type="dxa"/>
          </w:tcPr>
          <w:p w14:paraId="33712EDF" w14:textId="77777777" w:rsidR="009E3CE2" w:rsidRPr="00D37C06" w:rsidRDefault="009E3CE2" w:rsidP="009E3CE2">
            <w:pPr>
              <w:spacing w:after="0"/>
            </w:pPr>
          </w:p>
        </w:tc>
        <w:tc>
          <w:tcPr>
            <w:tcW w:w="1260" w:type="dxa"/>
          </w:tcPr>
          <w:p w14:paraId="7E79B20D" w14:textId="77777777" w:rsidR="009E3CE2" w:rsidRPr="00D37C06" w:rsidRDefault="009E3CE2" w:rsidP="009E3CE2">
            <w:pPr>
              <w:spacing w:after="0"/>
              <w:rPr>
                <w:ins w:id="8" w:author="Markstrum, Alexis@Energy" w:date="2021-10-11T08:35:00Z"/>
              </w:rPr>
            </w:pPr>
          </w:p>
        </w:tc>
        <w:tc>
          <w:tcPr>
            <w:tcW w:w="1260" w:type="dxa"/>
          </w:tcPr>
          <w:p w14:paraId="3C5005BE" w14:textId="77777777" w:rsidR="009E3CE2" w:rsidRPr="00D37C06" w:rsidRDefault="009E3CE2" w:rsidP="009E3CE2">
            <w:pPr>
              <w:spacing w:after="0"/>
              <w:rPr>
                <w:ins w:id="9" w:author="Markstrum, Alexis@Energy" w:date="2021-10-11T08:36:00Z"/>
              </w:rPr>
            </w:pPr>
          </w:p>
        </w:tc>
      </w:tr>
      <w:tr w:rsidR="009E3CE2" w14:paraId="3210F52F" w14:textId="0067B485" w:rsidTr="009953F2">
        <w:trPr>
          <w:trHeight w:val="197"/>
        </w:trPr>
        <w:tc>
          <w:tcPr>
            <w:tcW w:w="10795" w:type="dxa"/>
            <w:gridSpan w:val="9"/>
          </w:tcPr>
          <w:p w14:paraId="25850B90" w14:textId="20BFBD09" w:rsidR="009E3CE2" w:rsidRPr="001A44CD" w:rsidRDefault="009E3CE2" w:rsidP="009E3CE2">
            <w:pPr>
              <w:spacing w:after="0"/>
              <w:rPr>
                <w:ins w:id="10" w:author="Markstrum, Alexis@Energy" w:date="2021-10-11T08:36:00Z"/>
                <w:rFonts w:cstheme="minorHAnsi"/>
                <w:b/>
                <w:sz w:val="18"/>
                <w:szCs w:val="18"/>
              </w:rPr>
            </w:pPr>
            <w:r w:rsidRPr="001A44CD">
              <w:rPr>
                <w:rFonts w:cstheme="minorHAnsi"/>
                <w:b/>
                <w:sz w:val="18"/>
                <w:szCs w:val="18"/>
              </w:rPr>
              <w:t>The responsible person’s signature on this compliance document affirms that all applicable requirements in this table have been met</w:t>
            </w:r>
            <w:r>
              <w:rPr>
                <w:rFonts w:cstheme="minorHAnsi"/>
                <w:b/>
                <w:sz w:val="18"/>
                <w:szCs w:val="18"/>
              </w:rPr>
              <w:t>.</w:t>
            </w:r>
          </w:p>
        </w:tc>
      </w:tr>
    </w:tbl>
    <w:p w14:paraId="7C650C9D" w14:textId="77777777" w:rsidR="00DB51C5" w:rsidRDefault="00DB51C5" w:rsidP="00C54288">
      <w:pPr>
        <w:spacing w:after="0" w:line="240" w:lineRule="auto"/>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5"/>
        <w:gridCol w:w="10255"/>
      </w:tblGrid>
      <w:tr w:rsidR="009C3AE7" w:rsidRPr="00BF7EA9" w14:paraId="62DC076C" w14:textId="77777777" w:rsidTr="00C54288">
        <w:trPr>
          <w:trHeight w:val="288"/>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19423819" w14:textId="31E8B7BF" w:rsidR="009C3AE7" w:rsidRPr="00C6626D" w:rsidRDefault="00BE0DD3" w:rsidP="00B740EF">
            <w:pPr>
              <w:spacing w:after="0" w:line="240" w:lineRule="auto"/>
              <w:rPr>
                <w:rFonts w:cstheme="minorHAnsi"/>
                <w:sz w:val="20"/>
                <w:szCs w:val="20"/>
              </w:rPr>
            </w:pPr>
            <w:r>
              <w:rPr>
                <w:rFonts w:cstheme="minorHAnsi"/>
                <w:b/>
                <w:sz w:val="20"/>
                <w:szCs w:val="20"/>
              </w:rPr>
              <w:t>E</w:t>
            </w:r>
            <w:r w:rsidR="009C3AE7" w:rsidRPr="00532FA2">
              <w:rPr>
                <w:rFonts w:cstheme="minorHAnsi"/>
                <w:b/>
                <w:sz w:val="20"/>
                <w:szCs w:val="20"/>
              </w:rPr>
              <w:t>. Parallel Piping Requirements</w:t>
            </w:r>
            <w:r w:rsidR="00495BF6" w:rsidRPr="00954600">
              <w:rPr>
                <w:rFonts w:cstheme="minorHAnsi"/>
                <w:b/>
                <w:sz w:val="20"/>
                <w:szCs w:val="20"/>
              </w:rPr>
              <w:t xml:space="preserve"> </w:t>
            </w:r>
            <w:r w:rsidR="00A64B0C" w:rsidRPr="007027DD">
              <w:rPr>
                <w:rFonts w:cstheme="minorHAnsi"/>
                <w:b/>
                <w:sz w:val="20"/>
                <w:szCs w:val="20"/>
              </w:rPr>
              <w:t xml:space="preserve">(PP) </w:t>
            </w:r>
            <w:r w:rsidR="00495BF6" w:rsidRPr="000F3621">
              <w:rPr>
                <w:rFonts w:cstheme="minorHAnsi"/>
                <w:sz w:val="20"/>
                <w:szCs w:val="20"/>
              </w:rPr>
              <w:t>(RA4.4.</w:t>
            </w:r>
            <w:r w:rsidR="00840E8B" w:rsidRPr="000F3621">
              <w:rPr>
                <w:rFonts w:cstheme="minorHAnsi"/>
                <w:sz w:val="20"/>
                <w:szCs w:val="20"/>
              </w:rPr>
              <w:t>4</w:t>
            </w:r>
            <w:r w:rsidR="00495BF6" w:rsidRPr="000F3621">
              <w:rPr>
                <w:rFonts w:cstheme="minorHAnsi"/>
                <w:sz w:val="20"/>
                <w:szCs w:val="20"/>
              </w:rPr>
              <w:t>)</w:t>
            </w:r>
          </w:p>
          <w:p w14:paraId="1C6ED487" w14:textId="77777777" w:rsidR="009C3AE7" w:rsidRPr="00F71719"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C54288">
              <w:rPr>
                <w:rFonts w:cstheme="minorHAnsi"/>
                <w:sz w:val="18"/>
                <w:szCs w:val="20"/>
              </w:rPr>
              <w:t>Systems that utilize this distribution type shall comply with these requirements.</w:t>
            </w:r>
          </w:p>
        </w:tc>
      </w:tr>
      <w:tr w:rsidR="009C3AE7" w:rsidRPr="00BF7EA9" w14:paraId="51BB48C5" w14:textId="77777777" w:rsidTr="00C54288">
        <w:trPr>
          <w:cantSplit/>
          <w:trHeight w:val="288"/>
          <w:tblHeader/>
        </w:trPr>
        <w:tc>
          <w:tcPr>
            <w:tcW w:w="535" w:type="dxa"/>
            <w:vAlign w:val="center"/>
          </w:tcPr>
          <w:p w14:paraId="2E15A5E8" w14:textId="77777777" w:rsidR="009C3AE7" w:rsidRPr="00C54288" w:rsidRDefault="009C3AE7" w:rsidP="00B740EF">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C54288">
              <w:rPr>
                <w:rFonts w:cstheme="minorHAnsi"/>
                <w:sz w:val="18"/>
                <w:szCs w:val="20"/>
              </w:rPr>
              <w:t>01</w:t>
            </w:r>
          </w:p>
        </w:tc>
        <w:tc>
          <w:tcPr>
            <w:tcW w:w="10255" w:type="dxa"/>
            <w:vAlign w:val="center"/>
          </w:tcPr>
          <w:p w14:paraId="0F8A8FCC" w14:textId="47DDE697" w:rsidR="009C3AE7" w:rsidRPr="00C54288" w:rsidRDefault="009C3AE7" w:rsidP="00B740EF">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C54288">
              <w:rPr>
                <w:rFonts w:cstheme="minorHAnsi"/>
                <w:sz w:val="18"/>
                <w:szCs w:val="20"/>
              </w:rPr>
              <w:t>Each central manifold has 15 feet or less of pipe be</w:t>
            </w:r>
            <w:r w:rsidR="000F3621">
              <w:rPr>
                <w:rFonts w:cstheme="minorHAnsi"/>
                <w:sz w:val="18"/>
                <w:szCs w:val="20"/>
              </w:rPr>
              <w:t>tween manifold and water heater.</w:t>
            </w:r>
          </w:p>
        </w:tc>
      </w:tr>
      <w:tr w:rsidR="009C3AE7" w:rsidRPr="00BF7EA9" w14:paraId="27103254" w14:textId="77777777" w:rsidTr="00C54288">
        <w:trPr>
          <w:cantSplit/>
          <w:trHeight w:val="288"/>
          <w:tblHeader/>
        </w:trPr>
        <w:tc>
          <w:tcPr>
            <w:tcW w:w="535" w:type="dxa"/>
            <w:vAlign w:val="center"/>
          </w:tcPr>
          <w:p w14:paraId="18E3883B" w14:textId="77777777" w:rsidR="009C3AE7" w:rsidRPr="00C54288" w:rsidRDefault="009C3AE7" w:rsidP="00B740EF">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C54288">
              <w:rPr>
                <w:rFonts w:cstheme="minorHAnsi"/>
                <w:sz w:val="18"/>
                <w:szCs w:val="20"/>
              </w:rPr>
              <w:t>02</w:t>
            </w:r>
          </w:p>
        </w:tc>
        <w:tc>
          <w:tcPr>
            <w:tcW w:w="10255" w:type="dxa"/>
            <w:vAlign w:val="center"/>
          </w:tcPr>
          <w:p w14:paraId="6BEE1107" w14:textId="26E3FE48" w:rsidR="009C3AE7" w:rsidRPr="00C54288" w:rsidRDefault="009C3AE7" w:rsidP="00B740EF">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C54288">
              <w:rPr>
                <w:rFonts w:cstheme="minorHAnsi"/>
                <w:sz w:val="18"/>
                <w:szCs w:val="20"/>
              </w:rPr>
              <w:t xml:space="preserve">For manifolds that include valves, the manifold must be readily accessible in accordance with the plumbing code. </w:t>
            </w:r>
          </w:p>
        </w:tc>
      </w:tr>
      <w:tr w:rsidR="009C3AE7" w:rsidRPr="00BF7EA9" w14:paraId="0C859043" w14:textId="77777777" w:rsidTr="00C54288">
        <w:trPr>
          <w:cantSplit/>
          <w:trHeight w:val="288"/>
          <w:tblHeader/>
        </w:trPr>
        <w:tc>
          <w:tcPr>
            <w:tcW w:w="535" w:type="dxa"/>
            <w:vAlign w:val="center"/>
          </w:tcPr>
          <w:p w14:paraId="336792DD" w14:textId="77777777" w:rsidR="009C3AE7" w:rsidRPr="00C54288" w:rsidRDefault="009C3AE7" w:rsidP="00B740EF">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C54288">
              <w:rPr>
                <w:rFonts w:cstheme="minorHAnsi"/>
                <w:sz w:val="18"/>
                <w:szCs w:val="20"/>
              </w:rPr>
              <w:t>03</w:t>
            </w:r>
          </w:p>
        </w:tc>
        <w:tc>
          <w:tcPr>
            <w:tcW w:w="10255" w:type="dxa"/>
            <w:vAlign w:val="center"/>
          </w:tcPr>
          <w:p w14:paraId="2779F3AA" w14:textId="139ED851" w:rsidR="009C3AE7" w:rsidRPr="00C54288" w:rsidRDefault="009C3AE7" w:rsidP="00B740EF">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C54288">
              <w:rPr>
                <w:rFonts w:cstheme="minorHAnsi"/>
                <w:sz w:val="18"/>
                <w:szCs w:val="20"/>
              </w:rPr>
              <w:t xml:space="preserve">Hot water distribution system piping from the manifold to the fixtures and appliances must take the most direct path. For instance, piping from a second story manifold cannot supply the first floor. </w:t>
            </w:r>
          </w:p>
        </w:tc>
      </w:tr>
      <w:tr w:rsidR="009C3AE7" w:rsidRPr="00BF7EA9" w14:paraId="46888CAE" w14:textId="77777777" w:rsidTr="00C54288">
        <w:trPr>
          <w:cantSplit/>
          <w:trHeight w:val="288"/>
          <w:tblHeader/>
        </w:trPr>
        <w:tc>
          <w:tcPr>
            <w:tcW w:w="535" w:type="dxa"/>
            <w:vAlign w:val="center"/>
          </w:tcPr>
          <w:p w14:paraId="7AFC0319" w14:textId="77777777" w:rsidR="009C3AE7" w:rsidRPr="00C54288" w:rsidRDefault="009C3AE7" w:rsidP="00B740EF">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C54288">
              <w:rPr>
                <w:rFonts w:cstheme="minorHAnsi"/>
                <w:sz w:val="18"/>
                <w:szCs w:val="20"/>
              </w:rPr>
              <w:t>04</w:t>
            </w:r>
          </w:p>
        </w:tc>
        <w:tc>
          <w:tcPr>
            <w:tcW w:w="10255" w:type="dxa"/>
            <w:vAlign w:val="center"/>
          </w:tcPr>
          <w:p w14:paraId="310FCF18" w14:textId="4FDD4BD4" w:rsidR="009C3AE7" w:rsidRPr="00C54288" w:rsidRDefault="009C3AE7" w:rsidP="000F3621">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C54288">
              <w:rPr>
                <w:rFonts w:cstheme="minorHAnsi"/>
                <w:sz w:val="18"/>
                <w:szCs w:val="20"/>
              </w:rPr>
              <w:t xml:space="preserve">The hot water distribution piping must be separated by at least 2 inches from any other hot water supply piping, and at least 6 inches from any cold water supply piping. Alternatively, the hot water supply piping must be insulated to the thicknesses shown in </w:t>
            </w:r>
            <w:r w:rsidR="000F3621">
              <w:rPr>
                <w:rFonts w:cstheme="minorHAnsi"/>
                <w:sz w:val="18"/>
                <w:szCs w:val="20"/>
              </w:rPr>
              <w:t>Table</w:t>
            </w:r>
            <w:r w:rsidRPr="00C54288">
              <w:rPr>
                <w:rFonts w:cstheme="minorHAnsi"/>
                <w:sz w:val="18"/>
                <w:szCs w:val="20"/>
              </w:rPr>
              <w:t xml:space="preserve"> 120.3-A. </w:t>
            </w:r>
          </w:p>
        </w:tc>
      </w:tr>
      <w:tr w:rsidR="009C3AE7" w:rsidRPr="00BF7EA9" w14:paraId="66B8C973" w14:textId="77777777" w:rsidTr="00C54288">
        <w:trPr>
          <w:trHeight w:hRule="exact" w:val="286"/>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7F89DB8E" w14:textId="77777777" w:rsidR="009C3AE7" w:rsidRPr="00C54288" w:rsidRDefault="009C3AE7" w:rsidP="00B740EF">
            <w:pPr>
              <w:spacing w:after="0" w:line="240" w:lineRule="auto"/>
              <w:rPr>
                <w:rFonts w:cstheme="minorHAnsi"/>
                <w:b/>
                <w:sz w:val="18"/>
                <w:szCs w:val="20"/>
              </w:rPr>
            </w:pPr>
            <w:r w:rsidRPr="00C54288">
              <w:rPr>
                <w:rFonts w:cstheme="minorHAnsi"/>
                <w:b/>
                <w:sz w:val="18"/>
                <w:szCs w:val="20"/>
              </w:rPr>
              <w:t xml:space="preserve">The responsible person’s signature on this compliance document affirms that all applicable requirements in this table have been met.  </w:t>
            </w:r>
          </w:p>
        </w:tc>
      </w:tr>
    </w:tbl>
    <w:p w14:paraId="7ABC3AEE" w14:textId="77777777" w:rsidR="00DB51C5" w:rsidRDefault="00DB51C5" w:rsidP="00C54288">
      <w:pPr>
        <w:spacing w:after="0" w:line="240" w:lineRule="auto"/>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7"/>
        <w:gridCol w:w="10173"/>
      </w:tblGrid>
      <w:tr w:rsidR="009C3AE7" w:rsidRPr="00BF7EA9" w14:paraId="1D538D39" w14:textId="77777777" w:rsidTr="00C54288">
        <w:trPr>
          <w:trHeight w:val="144"/>
          <w:tblHeader/>
        </w:trPr>
        <w:tc>
          <w:tcPr>
            <w:tcW w:w="10790" w:type="dxa"/>
            <w:gridSpan w:val="2"/>
            <w:tcBorders>
              <w:bottom w:val="single" w:sz="4" w:space="0" w:color="auto"/>
            </w:tcBorders>
          </w:tcPr>
          <w:p w14:paraId="357FCAD2" w14:textId="205065CD" w:rsidR="009C3AE7" w:rsidRPr="00C6626D" w:rsidRDefault="00DB51C5"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Pr>
                <w:rFonts w:cstheme="minorHAnsi"/>
                <w:b/>
                <w:sz w:val="20"/>
                <w:szCs w:val="20"/>
              </w:rPr>
              <w:t>F</w:t>
            </w:r>
            <w:r w:rsidR="009C3AE7" w:rsidRPr="00954600">
              <w:rPr>
                <w:rFonts w:cstheme="minorHAnsi"/>
                <w:b/>
                <w:sz w:val="20"/>
                <w:szCs w:val="20"/>
              </w:rPr>
              <w:t xml:space="preserve">. Point of Use </w:t>
            </w:r>
            <w:r w:rsidR="009C3AE7" w:rsidRPr="007027DD">
              <w:rPr>
                <w:rFonts w:cstheme="minorHAnsi"/>
                <w:b/>
                <w:sz w:val="20"/>
                <w:szCs w:val="20"/>
              </w:rPr>
              <w:t>Requirements</w:t>
            </w:r>
            <w:r w:rsidR="00495BF6" w:rsidRPr="007027DD">
              <w:rPr>
                <w:rFonts w:cstheme="minorHAnsi"/>
                <w:b/>
                <w:sz w:val="20"/>
                <w:szCs w:val="20"/>
              </w:rPr>
              <w:t xml:space="preserve"> </w:t>
            </w:r>
            <w:r w:rsidR="00A64B0C" w:rsidRPr="00C6626D">
              <w:rPr>
                <w:rFonts w:cstheme="minorHAnsi"/>
                <w:b/>
                <w:sz w:val="20"/>
                <w:szCs w:val="20"/>
              </w:rPr>
              <w:t xml:space="preserve">(POU) </w:t>
            </w:r>
            <w:r w:rsidR="00495BF6" w:rsidRPr="000F3621">
              <w:rPr>
                <w:rFonts w:cstheme="minorHAnsi"/>
                <w:sz w:val="20"/>
                <w:szCs w:val="20"/>
              </w:rPr>
              <w:t>(RA4.4.</w:t>
            </w:r>
            <w:r w:rsidR="00840E8B" w:rsidRPr="000F3621">
              <w:rPr>
                <w:rFonts w:cstheme="minorHAnsi"/>
                <w:sz w:val="20"/>
                <w:szCs w:val="20"/>
              </w:rPr>
              <w:t>5</w:t>
            </w:r>
            <w:r w:rsidR="00495BF6" w:rsidRPr="000F3621">
              <w:rPr>
                <w:rFonts w:cstheme="minorHAnsi"/>
                <w:sz w:val="20"/>
                <w:szCs w:val="20"/>
              </w:rPr>
              <w:t>)</w:t>
            </w:r>
          </w:p>
          <w:p w14:paraId="0294B0E9" w14:textId="5F98B2D1" w:rsidR="009C3AE7" w:rsidRPr="00F71719"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C54288">
              <w:rPr>
                <w:rFonts w:cstheme="minorHAnsi"/>
                <w:sz w:val="18"/>
                <w:szCs w:val="20"/>
              </w:rPr>
              <w:t>Systems that utilize this distribution type shall comply with these requirements</w:t>
            </w:r>
            <w:r w:rsidR="004C384C">
              <w:rPr>
                <w:rFonts w:cstheme="minorHAnsi"/>
                <w:sz w:val="18"/>
                <w:szCs w:val="20"/>
              </w:rPr>
              <w:t>.</w:t>
            </w:r>
          </w:p>
        </w:tc>
      </w:tr>
      <w:tr w:rsidR="009C3AE7" w:rsidRPr="00BF7EA9" w14:paraId="6D164A96" w14:textId="77777777" w:rsidTr="00C54288">
        <w:trPr>
          <w:trHeight w:val="144"/>
          <w:tblHeader/>
        </w:trPr>
        <w:tc>
          <w:tcPr>
            <w:tcW w:w="617" w:type="dxa"/>
            <w:vAlign w:val="center"/>
          </w:tcPr>
          <w:p w14:paraId="295D8E7D" w14:textId="77777777" w:rsidR="009C3AE7" w:rsidRPr="00C54288" w:rsidRDefault="009C3AE7"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C54288">
              <w:rPr>
                <w:rFonts w:cstheme="minorHAnsi"/>
                <w:sz w:val="18"/>
                <w:szCs w:val="20"/>
              </w:rPr>
              <w:t>01</w:t>
            </w:r>
          </w:p>
        </w:tc>
        <w:tc>
          <w:tcPr>
            <w:tcW w:w="10173" w:type="dxa"/>
          </w:tcPr>
          <w:p w14:paraId="05302688" w14:textId="5158F107" w:rsidR="009C3AE7" w:rsidRPr="00C54288" w:rsidRDefault="009C3AE7"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C54288">
              <w:rPr>
                <w:rFonts w:cstheme="minorHAnsi"/>
                <w:sz w:val="18"/>
                <w:szCs w:val="20"/>
              </w:rPr>
              <w:t>All hot water supply pipe run lengths are equal to or less than the maximum values shown below, based on the pipe diameter.   If a combination of piping is used in a single run</w:t>
            </w:r>
            <w:r w:rsidR="004F4D04" w:rsidRPr="00C54288">
              <w:rPr>
                <w:rFonts w:cstheme="minorHAnsi"/>
                <w:sz w:val="18"/>
                <w:szCs w:val="20"/>
              </w:rPr>
              <w:t>,</w:t>
            </w:r>
            <w:r w:rsidRPr="00C54288">
              <w:rPr>
                <w:rFonts w:cstheme="minorHAnsi"/>
                <w:sz w:val="18"/>
                <w:szCs w:val="20"/>
              </w:rPr>
              <w:t xml:space="preserve"> then one half the allowed length of each size is the maximum installed length.</w:t>
            </w:r>
          </w:p>
          <w:p w14:paraId="2342F012" w14:textId="77777777" w:rsidR="009C3AE7" w:rsidRPr="00C54288" w:rsidRDefault="009C3AE7" w:rsidP="00B740EF">
            <w:pPr>
              <w:pStyle w:val="TableTitle"/>
              <w:suppressAutoHyphens w:val="0"/>
              <w:spacing w:before="0"/>
              <w:rPr>
                <w:rFonts w:asciiTheme="minorHAnsi" w:eastAsia="Calibri" w:hAnsiTheme="minorHAnsi" w:cstheme="minorHAnsi"/>
                <w:i w:val="0"/>
                <w:sz w:val="18"/>
              </w:rPr>
            </w:pPr>
            <w:r w:rsidRPr="00C54288">
              <w:rPr>
                <w:rFonts w:asciiTheme="minorHAnsi" w:eastAsia="Calibri" w:hAnsiTheme="minorHAnsi" w:cstheme="minorHAnsi"/>
                <w:i w:val="0"/>
                <w:sz w:val="18"/>
              </w:rPr>
              <w:t>The maximum allowed length of piping for the longest run terminating in:</w:t>
            </w:r>
          </w:p>
          <w:p w14:paraId="5A00B303" w14:textId="77777777" w:rsidR="009C3AE7" w:rsidRPr="00C54288" w:rsidRDefault="009C3AE7" w:rsidP="00B740EF">
            <w:pPr>
              <w:pStyle w:val="TableTitle"/>
              <w:suppressAutoHyphens w:val="0"/>
              <w:spacing w:before="0"/>
              <w:rPr>
                <w:rFonts w:asciiTheme="minorHAnsi" w:eastAsia="Calibri" w:hAnsiTheme="minorHAnsi" w:cstheme="minorHAnsi"/>
                <w:i w:val="0"/>
                <w:sz w:val="18"/>
              </w:rPr>
            </w:pPr>
          </w:p>
          <w:p w14:paraId="67E05713" w14:textId="77777777" w:rsidR="009C3AE7" w:rsidRPr="00C54288" w:rsidRDefault="009C3AE7" w:rsidP="00B740EF">
            <w:pPr>
              <w:pStyle w:val="TableTitle"/>
              <w:spacing w:before="0"/>
              <w:ind w:firstLine="432"/>
              <w:rPr>
                <w:rFonts w:asciiTheme="minorHAnsi" w:eastAsia="Calibri" w:hAnsiTheme="minorHAnsi" w:cstheme="minorHAnsi"/>
                <w:i w:val="0"/>
                <w:sz w:val="18"/>
              </w:rPr>
            </w:pPr>
            <w:r w:rsidRPr="00C54288">
              <w:rPr>
                <w:rFonts w:asciiTheme="minorHAnsi" w:eastAsia="Calibri" w:hAnsiTheme="minorHAnsi" w:cstheme="minorHAnsi"/>
                <w:i w:val="0"/>
                <w:sz w:val="18"/>
              </w:rPr>
              <w:t>3/8 inch - For only one pipe size - max length allowed is 15 feet</w:t>
            </w:r>
          </w:p>
          <w:p w14:paraId="24795DB4" w14:textId="475E2C29" w:rsidR="009C3AE7" w:rsidRPr="00C54288" w:rsidRDefault="000F3621" w:rsidP="000F3621">
            <w:pPr>
              <w:pStyle w:val="TableTitle"/>
              <w:spacing w:before="0"/>
              <w:ind w:left="1156" w:hanging="184"/>
              <w:rPr>
                <w:rFonts w:asciiTheme="minorHAnsi" w:eastAsia="Calibri" w:hAnsiTheme="minorHAnsi" w:cstheme="minorHAnsi"/>
                <w:i w:val="0"/>
                <w:sz w:val="18"/>
              </w:rPr>
            </w:pPr>
            <w:r>
              <w:rPr>
                <w:rFonts w:asciiTheme="minorHAnsi" w:eastAsia="Calibri" w:hAnsiTheme="minorHAnsi" w:cstheme="minorHAnsi"/>
                <w:i w:val="0"/>
                <w:sz w:val="18"/>
              </w:rPr>
              <w:t xml:space="preserve">     </w:t>
            </w:r>
            <w:r w:rsidR="009C3AE7" w:rsidRPr="00C54288">
              <w:rPr>
                <w:rFonts w:asciiTheme="minorHAnsi" w:eastAsia="Calibri" w:hAnsiTheme="minorHAnsi" w:cstheme="minorHAnsi"/>
                <w:i w:val="0"/>
                <w:sz w:val="18"/>
              </w:rPr>
              <w:t>For combination pipe sizes the max allowed length of 3/8</w:t>
            </w:r>
            <w:r w:rsidR="004F4D04" w:rsidRPr="00C54288">
              <w:rPr>
                <w:rFonts w:asciiTheme="minorHAnsi" w:eastAsia="Calibri" w:hAnsiTheme="minorHAnsi" w:cstheme="minorHAnsi"/>
                <w:i w:val="0"/>
                <w:sz w:val="18"/>
              </w:rPr>
              <w:t>-</w:t>
            </w:r>
            <w:r w:rsidR="009C3AE7" w:rsidRPr="00C54288">
              <w:rPr>
                <w:rFonts w:asciiTheme="minorHAnsi" w:eastAsia="Calibri" w:hAnsiTheme="minorHAnsi" w:cstheme="minorHAnsi"/>
                <w:i w:val="0"/>
                <w:sz w:val="18"/>
              </w:rPr>
              <w:t xml:space="preserve">inch piping is 7.5 feet, of </w:t>
            </w:r>
            <w:r w:rsidR="00B57E2E" w:rsidRPr="00C54288">
              <w:rPr>
                <w:rFonts w:asciiTheme="minorHAnsi" w:eastAsia="Calibri" w:hAnsiTheme="minorHAnsi" w:cstheme="minorHAnsi"/>
                <w:i w:val="0"/>
                <w:sz w:val="18"/>
              </w:rPr>
              <w:t>1/2</w:t>
            </w:r>
            <w:r w:rsidR="009C3AE7" w:rsidRPr="00C54288">
              <w:rPr>
                <w:rFonts w:asciiTheme="minorHAnsi" w:eastAsia="Calibri" w:hAnsiTheme="minorHAnsi" w:cstheme="minorHAnsi"/>
                <w:i w:val="0"/>
                <w:sz w:val="18"/>
              </w:rPr>
              <w:t xml:space="preserve"> inch piping is 5 feet, and </w:t>
            </w:r>
            <w:r w:rsidR="00B57E2E" w:rsidRPr="00C54288">
              <w:rPr>
                <w:rFonts w:asciiTheme="minorHAnsi" w:eastAsia="Calibri" w:hAnsiTheme="minorHAnsi" w:cstheme="minorHAnsi"/>
                <w:i w:val="0"/>
                <w:sz w:val="18"/>
              </w:rPr>
              <w:t>3/4</w:t>
            </w:r>
            <w:r w:rsidR="009C3AE7" w:rsidRPr="00C54288">
              <w:rPr>
                <w:rFonts w:asciiTheme="minorHAnsi" w:eastAsia="Calibri" w:hAnsiTheme="minorHAnsi" w:cstheme="minorHAnsi"/>
                <w:i w:val="0"/>
                <w:sz w:val="18"/>
              </w:rPr>
              <w:t xml:space="preserve"> inch piping is 2.5 feet.</w:t>
            </w:r>
          </w:p>
          <w:p w14:paraId="5F0C8826" w14:textId="77777777" w:rsidR="009C3AE7" w:rsidRPr="00C54288" w:rsidRDefault="009C3AE7" w:rsidP="00B740EF">
            <w:pPr>
              <w:pStyle w:val="TableTitle"/>
              <w:spacing w:before="0"/>
              <w:ind w:left="972"/>
              <w:rPr>
                <w:rFonts w:asciiTheme="minorHAnsi" w:eastAsia="Calibri" w:hAnsiTheme="minorHAnsi" w:cstheme="minorHAnsi"/>
                <w:i w:val="0"/>
                <w:sz w:val="18"/>
              </w:rPr>
            </w:pPr>
          </w:p>
          <w:p w14:paraId="7ECFF7C3" w14:textId="2D090ED7" w:rsidR="009C3AE7" w:rsidRPr="00C54288" w:rsidRDefault="0087314B" w:rsidP="00B740EF">
            <w:pPr>
              <w:pStyle w:val="TableTitle"/>
              <w:spacing w:before="0"/>
              <w:ind w:firstLine="432"/>
              <w:rPr>
                <w:rFonts w:asciiTheme="minorHAnsi" w:eastAsia="Calibri" w:hAnsiTheme="minorHAnsi" w:cstheme="minorHAnsi"/>
                <w:i w:val="0"/>
                <w:sz w:val="18"/>
              </w:rPr>
            </w:pPr>
            <w:r w:rsidRPr="00C54288">
              <w:rPr>
                <w:rFonts w:asciiTheme="minorHAnsi" w:eastAsia="Calibri" w:hAnsiTheme="minorHAnsi" w:cstheme="minorHAnsi"/>
                <w:i w:val="0"/>
                <w:sz w:val="18"/>
              </w:rPr>
              <w:t>1/2</w:t>
            </w:r>
            <w:r w:rsidR="009C3AE7" w:rsidRPr="00C54288">
              <w:rPr>
                <w:rFonts w:asciiTheme="minorHAnsi" w:eastAsia="Calibri" w:hAnsiTheme="minorHAnsi" w:cstheme="minorHAnsi"/>
                <w:i w:val="0"/>
                <w:sz w:val="18"/>
              </w:rPr>
              <w:t xml:space="preserve"> inch - For only one pipe size – max length allowed is 10 feet</w:t>
            </w:r>
          </w:p>
          <w:p w14:paraId="0B60EB81" w14:textId="243BA679" w:rsidR="009C3AE7" w:rsidRPr="00C54288" w:rsidRDefault="009C3AE7" w:rsidP="00B740EF">
            <w:pPr>
              <w:pStyle w:val="TableTitle"/>
              <w:tabs>
                <w:tab w:val="left" w:pos="1260"/>
              </w:tabs>
              <w:spacing w:before="0"/>
              <w:ind w:left="1260" w:hanging="288"/>
              <w:rPr>
                <w:rFonts w:asciiTheme="minorHAnsi" w:eastAsia="Calibri" w:hAnsiTheme="minorHAnsi" w:cstheme="minorHAnsi"/>
                <w:i w:val="0"/>
                <w:sz w:val="18"/>
              </w:rPr>
            </w:pPr>
            <w:r w:rsidRPr="00C54288">
              <w:rPr>
                <w:rFonts w:asciiTheme="minorHAnsi" w:eastAsia="Calibri" w:hAnsiTheme="minorHAnsi" w:cstheme="minorHAnsi"/>
                <w:i w:val="0"/>
                <w:sz w:val="18"/>
              </w:rPr>
              <w:t xml:space="preserve">  </w:t>
            </w:r>
            <w:r w:rsidR="000F3621">
              <w:rPr>
                <w:rFonts w:asciiTheme="minorHAnsi" w:eastAsia="Calibri" w:hAnsiTheme="minorHAnsi" w:cstheme="minorHAnsi"/>
                <w:i w:val="0"/>
                <w:sz w:val="18"/>
              </w:rPr>
              <w:t xml:space="preserve">  </w:t>
            </w:r>
            <w:r w:rsidRPr="00C54288">
              <w:rPr>
                <w:rFonts w:asciiTheme="minorHAnsi" w:eastAsia="Calibri" w:hAnsiTheme="minorHAnsi" w:cstheme="minorHAnsi"/>
                <w:i w:val="0"/>
                <w:sz w:val="18"/>
              </w:rPr>
              <w:t xml:space="preserve"> For combination pipe sizes the allowed length of </w:t>
            </w:r>
            <w:r w:rsidR="000F3621">
              <w:rPr>
                <w:rFonts w:asciiTheme="minorHAnsi" w:eastAsia="Calibri" w:hAnsiTheme="minorHAnsi" w:cstheme="minorHAnsi"/>
                <w:i w:val="0"/>
                <w:sz w:val="18"/>
              </w:rPr>
              <w:t>1/2</w:t>
            </w:r>
            <w:r w:rsidRPr="00C54288">
              <w:rPr>
                <w:rFonts w:asciiTheme="minorHAnsi" w:eastAsia="Calibri" w:hAnsiTheme="minorHAnsi" w:cstheme="minorHAnsi"/>
                <w:i w:val="0"/>
                <w:sz w:val="18"/>
              </w:rPr>
              <w:t>inch piping is 5 feet, a</w:t>
            </w:r>
            <w:r w:rsidR="00852EF0" w:rsidRPr="00C54288">
              <w:rPr>
                <w:rFonts w:asciiTheme="minorHAnsi" w:eastAsia="Calibri" w:hAnsiTheme="minorHAnsi" w:cstheme="minorHAnsi"/>
                <w:i w:val="0"/>
                <w:sz w:val="18"/>
              </w:rPr>
              <w:t>nd 3/4</w:t>
            </w:r>
            <w:r w:rsidRPr="00C54288">
              <w:rPr>
                <w:rFonts w:asciiTheme="minorHAnsi" w:eastAsia="Calibri" w:hAnsiTheme="minorHAnsi" w:cstheme="minorHAnsi"/>
                <w:i w:val="0"/>
                <w:sz w:val="18"/>
              </w:rPr>
              <w:t xml:space="preserve"> inch piping is 2.5 feet.</w:t>
            </w:r>
          </w:p>
          <w:p w14:paraId="20376A7D" w14:textId="77777777" w:rsidR="009C3AE7" w:rsidRPr="00C54288" w:rsidRDefault="009C3AE7" w:rsidP="00B740EF">
            <w:pPr>
              <w:pStyle w:val="TableTitle"/>
              <w:tabs>
                <w:tab w:val="left" w:pos="1260"/>
              </w:tabs>
              <w:spacing w:before="0"/>
              <w:ind w:left="1260" w:hanging="288"/>
              <w:rPr>
                <w:rFonts w:asciiTheme="minorHAnsi" w:eastAsia="Calibri" w:hAnsiTheme="minorHAnsi" w:cstheme="minorHAnsi"/>
                <w:i w:val="0"/>
                <w:sz w:val="18"/>
              </w:rPr>
            </w:pPr>
          </w:p>
          <w:p w14:paraId="08FD00D9" w14:textId="27F8870E" w:rsidR="009C3AE7" w:rsidRPr="00C54288" w:rsidRDefault="0087314B" w:rsidP="00B740EF">
            <w:pPr>
              <w:pStyle w:val="TableTitle"/>
              <w:spacing w:before="0"/>
              <w:ind w:firstLine="432"/>
              <w:rPr>
                <w:rFonts w:asciiTheme="minorHAnsi" w:hAnsiTheme="minorHAnsi" w:cstheme="minorHAnsi"/>
                <w:sz w:val="18"/>
              </w:rPr>
            </w:pPr>
            <w:r w:rsidRPr="00C54288">
              <w:rPr>
                <w:rFonts w:asciiTheme="minorHAnsi" w:hAnsiTheme="minorHAnsi" w:cstheme="minorHAnsi"/>
                <w:i w:val="0"/>
                <w:sz w:val="18"/>
              </w:rPr>
              <w:t>3/4</w:t>
            </w:r>
            <w:r w:rsidR="009C3AE7" w:rsidRPr="00C54288">
              <w:rPr>
                <w:rFonts w:asciiTheme="minorHAnsi" w:hAnsiTheme="minorHAnsi" w:cstheme="minorHAnsi"/>
                <w:i w:val="0"/>
                <w:sz w:val="18"/>
              </w:rPr>
              <w:t xml:space="preserve"> inch - For only one pipe size = 5 feet</w:t>
            </w:r>
          </w:p>
        </w:tc>
      </w:tr>
      <w:tr w:rsidR="009C3AE7" w:rsidRPr="00BF7EA9" w14:paraId="0CE7033A" w14:textId="77777777" w:rsidTr="00C54288">
        <w:trPr>
          <w:trHeight w:val="144"/>
          <w:tblHeader/>
        </w:trPr>
        <w:tc>
          <w:tcPr>
            <w:tcW w:w="10790" w:type="dxa"/>
            <w:gridSpan w:val="2"/>
            <w:tcBorders>
              <w:top w:val="single" w:sz="4" w:space="0" w:color="000000"/>
              <w:left w:val="single" w:sz="4" w:space="0" w:color="000000"/>
              <w:bottom w:val="single" w:sz="4" w:space="0" w:color="auto"/>
              <w:right w:val="single" w:sz="4" w:space="0" w:color="000000"/>
            </w:tcBorders>
            <w:vAlign w:val="center"/>
          </w:tcPr>
          <w:p w14:paraId="0B3860D2" w14:textId="77777777" w:rsidR="009C3AE7" w:rsidRPr="00C54288"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C54288">
              <w:rPr>
                <w:rFonts w:cstheme="minorHAnsi"/>
                <w:b/>
                <w:sz w:val="18"/>
                <w:szCs w:val="20"/>
              </w:rPr>
              <w:t xml:space="preserve">The responsible person’s signature on this compliance document affirms that all applicable requirements in this table have been met. </w:t>
            </w:r>
          </w:p>
        </w:tc>
      </w:tr>
    </w:tbl>
    <w:p w14:paraId="6D0EAD67" w14:textId="51FBBA05" w:rsidR="004C76A7" w:rsidRPr="00F71719" w:rsidRDefault="004C76A7" w:rsidP="006530E0">
      <w:pPr>
        <w:spacing w:after="0"/>
        <w:rPr>
          <w:rFonts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7"/>
        <w:gridCol w:w="10163"/>
      </w:tblGrid>
      <w:tr w:rsidR="00495BF6" w:rsidRPr="00BF7EA9" w14:paraId="199AA00B" w14:textId="77777777" w:rsidTr="00C54288">
        <w:trPr>
          <w:trHeight w:val="144"/>
          <w:tblHeader/>
        </w:trPr>
        <w:tc>
          <w:tcPr>
            <w:tcW w:w="10790" w:type="dxa"/>
            <w:gridSpan w:val="2"/>
            <w:tcBorders>
              <w:bottom w:val="single" w:sz="4" w:space="0" w:color="auto"/>
            </w:tcBorders>
          </w:tcPr>
          <w:p w14:paraId="073DFED7" w14:textId="5972BC46" w:rsidR="00495BF6" w:rsidRPr="00C6626D" w:rsidRDefault="00DB51C5" w:rsidP="000E02A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20"/>
                <w:szCs w:val="20"/>
              </w:rPr>
            </w:pPr>
            <w:r>
              <w:rPr>
                <w:rFonts w:eastAsia="Calibri" w:cstheme="minorHAnsi"/>
                <w:b/>
                <w:sz w:val="20"/>
                <w:szCs w:val="20"/>
              </w:rPr>
              <w:t>G</w:t>
            </w:r>
            <w:r w:rsidR="00495BF6" w:rsidRPr="00954600">
              <w:rPr>
                <w:rFonts w:eastAsia="Calibri" w:cstheme="minorHAnsi"/>
                <w:b/>
                <w:sz w:val="20"/>
                <w:szCs w:val="20"/>
              </w:rPr>
              <w:t xml:space="preserve">. </w:t>
            </w:r>
            <w:r w:rsidR="006C2AFA">
              <w:rPr>
                <w:rFonts w:eastAsia="Calibri" w:cstheme="minorHAnsi"/>
                <w:b/>
                <w:sz w:val="20"/>
                <w:szCs w:val="20"/>
              </w:rPr>
              <w:t xml:space="preserve">Mandatory </w:t>
            </w:r>
            <w:r w:rsidR="00495BF6" w:rsidRPr="00954600">
              <w:rPr>
                <w:rFonts w:eastAsia="Calibri" w:cstheme="minorHAnsi"/>
                <w:b/>
                <w:sz w:val="20"/>
                <w:szCs w:val="20"/>
              </w:rPr>
              <w:t>Requirements</w:t>
            </w:r>
            <w:r w:rsidR="006C2AFA">
              <w:rPr>
                <w:rFonts w:eastAsia="Calibri" w:cstheme="minorHAnsi"/>
                <w:b/>
                <w:sz w:val="20"/>
                <w:szCs w:val="20"/>
              </w:rPr>
              <w:t xml:space="preserve"> for</w:t>
            </w:r>
            <w:r w:rsidR="00495BF6" w:rsidRPr="00954600">
              <w:rPr>
                <w:rFonts w:eastAsia="Calibri" w:cstheme="minorHAnsi"/>
                <w:b/>
                <w:sz w:val="20"/>
                <w:szCs w:val="20"/>
              </w:rPr>
              <w:t xml:space="preserve"> </w:t>
            </w:r>
            <w:r w:rsidR="006C2AFA">
              <w:rPr>
                <w:rFonts w:eastAsia="Calibri" w:cstheme="minorHAnsi"/>
                <w:b/>
                <w:sz w:val="20"/>
                <w:szCs w:val="20"/>
              </w:rPr>
              <w:t xml:space="preserve">All </w:t>
            </w:r>
            <w:r w:rsidR="006C2AFA" w:rsidRPr="00954600">
              <w:rPr>
                <w:rFonts w:eastAsia="Calibri" w:cstheme="minorHAnsi"/>
                <w:b/>
                <w:sz w:val="20"/>
                <w:szCs w:val="20"/>
              </w:rPr>
              <w:t>Recirculation System</w:t>
            </w:r>
            <w:r w:rsidR="006C2AFA">
              <w:rPr>
                <w:rFonts w:eastAsia="Calibri" w:cstheme="minorHAnsi"/>
                <w:b/>
                <w:sz w:val="20"/>
                <w:szCs w:val="20"/>
              </w:rPr>
              <w:t>s</w:t>
            </w:r>
            <w:r w:rsidR="006C2AFA" w:rsidRPr="000F3621">
              <w:rPr>
                <w:rFonts w:eastAsia="Calibri" w:cstheme="minorHAnsi"/>
                <w:sz w:val="20"/>
                <w:szCs w:val="20"/>
              </w:rPr>
              <w:t xml:space="preserve"> </w:t>
            </w:r>
            <w:r w:rsidR="00495BF6" w:rsidRPr="000F3621">
              <w:rPr>
                <w:rFonts w:eastAsia="Calibri" w:cstheme="minorHAnsi"/>
                <w:sz w:val="20"/>
                <w:szCs w:val="20"/>
              </w:rPr>
              <w:t>(RA4.4</w:t>
            </w:r>
            <w:r w:rsidR="00840E8B" w:rsidRPr="000F3621">
              <w:rPr>
                <w:rFonts w:eastAsia="Calibri" w:cstheme="minorHAnsi"/>
                <w:sz w:val="20"/>
                <w:szCs w:val="20"/>
              </w:rPr>
              <w:t>.7</w:t>
            </w:r>
            <w:r w:rsidR="00495BF6" w:rsidRPr="000F3621">
              <w:rPr>
                <w:rFonts w:eastAsia="Calibri" w:cstheme="minorHAnsi"/>
                <w:sz w:val="20"/>
                <w:szCs w:val="20"/>
              </w:rPr>
              <w:t>)</w:t>
            </w:r>
          </w:p>
          <w:p w14:paraId="706624B1" w14:textId="55AF47E8" w:rsidR="00495BF6" w:rsidRPr="00C6626D" w:rsidRDefault="00495BF6" w:rsidP="000F362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20"/>
                <w:szCs w:val="20"/>
              </w:rPr>
            </w:pPr>
            <w:r w:rsidRPr="00C54288">
              <w:rPr>
                <w:rFonts w:eastAsia="Calibri" w:cstheme="minorHAnsi"/>
                <w:sz w:val="18"/>
                <w:szCs w:val="20"/>
              </w:rPr>
              <w:t xml:space="preserve">Systems that utilize </w:t>
            </w:r>
            <w:r w:rsidR="000F3621">
              <w:rPr>
                <w:rFonts w:eastAsia="Calibri" w:cstheme="minorHAnsi"/>
                <w:sz w:val="18"/>
                <w:szCs w:val="20"/>
              </w:rPr>
              <w:t>a recirculation system</w:t>
            </w:r>
            <w:r w:rsidRPr="00C54288">
              <w:rPr>
                <w:rFonts w:eastAsia="Calibri" w:cstheme="minorHAnsi"/>
                <w:sz w:val="18"/>
                <w:szCs w:val="20"/>
              </w:rPr>
              <w:t xml:space="preserve"> shall comply with these requirements.</w:t>
            </w:r>
          </w:p>
        </w:tc>
      </w:tr>
      <w:tr w:rsidR="00495BF6" w:rsidRPr="00BF7EA9" w14:paraId="6BCBAF47" w14:textId="77777777" w:rsidTr="00C54288">
        <w:trPr>
          <w:trHeight w:val="144"/>
          <w:tblHeader/>
        </w:trPr>
        <w:tc>
          <w:tcPr>
            <w:tcW w:w="627" w:type="dxa"/>
            <w:vAlign w:val="center"/>
          </w:tcPr>
          <w:p w14:paraId="5BFA7307" w14:textId="21ADA7C4" w:rsidR="00495BF6" w:rsidRPr="00C54288" w:rsidRDefault="00495BF6" w:rsidP="00C72C6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18"/>
                <w:szCs w:val="20"/>
              </w:rPr>
            </w:pPr>
            <w:r w:rsidRPr="00C54288">
              <w:rPr>
                <w:rFonts w:eastAsia="Calibri" w:cstheme="minorHAnsi"/>
                <w:sz w:val="18"/>
                <w:szCs w:val="20"/>
              </w:rPr>
              <w:t>0</w:t>
            </w:r>
            <w:r w:rsidR="00BE0A04" w:rsidRPr="00C54288">
              <w:rPr>
                <w:rFonts w:eastAsia="Calibri" w:cstheme="minorHAnsi"/>
                <w:sz w:val="18"/>
                <w:szCs w:val="20"/>
              </w:rPr>
              <w:t>1</w:t>
            </w:r>
          </w:p>
        </w:tc>
        <w:tc>
          <w:tcPr>
            <w:tcW w:w="10163" w:type="dxa"/>
            <w:vAlign w:val="center"/>
          </w:tcPr>
          <w:p w14:paraId="321BB3C1" w14:textId="77777777" w:rsidR="00495BF6" w:rsidRPr="00C54288" w:rsidRDefault="00495BF6" w:rsidP="000E02A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20"/>
              </w:rPr>
            </w:pPr>
            <w:r w:rsidRPr="00C54288">
              <w:rPr>
                <w:rFonts w:eastAsia="Calibri" w:cstheme="minorHAnsi"/>
                <w:sz w:val="18"/>
                <w:szCs w:val="20"/>
              </w:rPr>
              <w:t>A check valve located between the recirculation pump and the water heater to prevent unintentional recirculation.</w:t>
            </w:r>
          </w:p>
        </w:tc>
      </w:tr>
      <w:tr w:rsidR="00495BF6" w:rsidRPr="00BF7EA9" w14:paraId="6C5C8BD0" w14:textId="77777777" w:rsidTr="00C54288">
        <w:trPr>
          <w:trHeight w:val="144"/>
          <w:tblHeader/>
        </w:trPr>
        <w:tc>
          <w:tcPr>
            <w:tcW w:w="627" w:type="dxa"/>
            <w:vAlign w:val="center"/>
          </w:tcPr>
          <w:p w14:paraId="00103188" w14:textId="1E09D7FB" w:rsidR="00495BF6" w:rsidRPr="00C54288" w:rsidRDefault="00495BF6" w:rsidP="00C72C6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18"/>
                <w:szCs w:val="20"/>
              </w:rPr>
            </w:pPr>
            <w:r w:rsidRPr="00C54288">
              <w:rPr>
                <w:rFonts w:eastAsia="Calibri" w:cstheme="minorHAnsi"/>
                <w:sz w:val="18"/>
                <w:szCs w:val="20"/>
              </w:rPr>
              <w:t>0</w:t>
            </w:r>
            <w:r w:rsidR="00BE0A04" w:rsidRPr="00C54288">
              <w:rPr>
                <w:rFonts w:eastAsia="Calibri" w:cstheme="minorHAnsi"/>
                <w:sz w:val="18"/>
                <w:szCs w:val="20"/>
              </w:rPr>
              <w:t>2</w:t>
            </w:r>
          </w:p>
        </w:tc>
        <w:tc>
          <w:tcPr>
            <w:tcW w:w="10163" w:type="dxa"/>
            <w:vAlign w:val="center"/>
          </w:tcPr>
          <w:p w14:paraId="0848CFE7" w14:textId="1C1E2835" w:rsidR="00495BF6" w:rsidRPr="00C54288" w:rsidRDefault="00495BF6" w:rsidP="000E02A6">
            <w:pPr>
              <w:keepNext/>
              <w:spacing w:after="0" w:line="240" w:lineRule="auto"/>
              <w:jc w:val="both"/>
              <w:rPr>
                <w:rFonts w:eastAsia="Calibri" w:cstheme="minorHAnsi"/>
                <w:sz w:val="18"/>
                <w:szCs w:val="20"/>
              </w:rPr>
            </w:pPr>
            <w:r w:rsidRPr="00C54288">
              <w:rPr>
                <w:rFonts w:eastAsia="Calibri" w:cstheme="minorHAnsi"/>
                <w:sz w:val="18"/>
                <w:szCs w:val="20"/>
              </w:rPr>
              <w:t xml:space="preserve">Piping must take </w:t>
            </w:r>
            <w:r w:rsidR="000F3621">
              <w:rPr>
                <w:rFonts w:eastAsia="Calibri" w:cstheme="minorHAnsi"/>
                <w:sz w:val="18"/>
                <w:szCs w:val="20"/>
              </w:rPr>
              <w:t xml:space="preserve">the </w:t>
            </w:r>
            <w:r w:rsidRPr="00C54288">
              <w:rPr>
                <w:rFonts w:eastAsia="Calibri" w:cstheme="minorHAnsi"/>
                <w:sz w:val="18"/>
                <w:szCs w:val="20"/>
              </w:rPr>
              <w:t>most direct path between water heater and fixtures.</w:t>
            </w:r>
          </w:p>
        </w:tc>
      </w:tr>
      <w:tr w:rsidR="00BE0A04" w:rsidRPr="00BF7EA9" w14:paraId="7F1500DE" w14:textId="77777777" w:rsidTr="00BE0A04">
        <w:trPr>
          <w:trHeight w:val="144"/>
          <w:tblHeader/>
        </w:trPr>
        <w:tc>
          <w:tcPr>
            <w:tcW w:w="627" w:type="dxa"/>
            <w:vAlign w:val="center"/>
          </w:tcPr>
          <w:p w14:paraId="55123527" w14:textId="01870A12" w:rsidR="00BE0A04" w:rsidRPr="00C54288" w:rsidRDefault="00BE0A04" w:rsidP="00C72C6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18"/>
                <w:szCs w:val="20"/>
              </w:rPr>
            </w:pPr>
            <w:r w:rsidRPr="00C54288">
              <w:rPr>
                <w:rFonts w:eastAsia="Calibri" w:cstheme="minorHAnsi"/>
                <w:sz w:val="18"/>
                <w:szCs w:val="20"/>
              </w:rPr>
              <w:t>03</w:t>
            </w:r>
          </w:p>
        </w:tc>
        <w:tc>
          <w:tcPr>
            <w:tcW w:w="10163" w:type="dxa"/>
            <w:vAlign w:val="center"/>
          </w:tcPr>
          <w:p w14:paraId="368DF5A1" w14:textId="2FBF71E2" w:rsidR="00BE0A04" w:rsidRPr="00C54288" w:rsidRDefault="00BE0A04" w:rsidP="000E02A6">
            <w:pPr>
              <w:keepNext/>
              <w:spacing w:after="0" w:line="240" w:lineRule="auto"/>
              <w:jc w:val="both"/>
              <w:rPr>
                <w:rFonts w:eastAsia="Calibri" w:cstheme="minorHAnsi"/>
                <w:sz w:val="18"/>
                <w:szCs w:val="20"/>
              </w:rPr>
            </w:pPr>
            <w:r w:rsidRPr="00C54288">
              <w:rPr>
                <w:rFonts w:eastAsia="Calibri" w:cstheme="minorHAnsi"/>
                <w:sz w:val="18"/>
                <w:szCs w:val="20"/>
              </w:rPr>
              <w:t>Insulation is not required on the cold water line when it is used as the return.</w:t>
            </w:r>
          </w:p>
        </w:tc>
      </w:tr>
      <w:tr w:rsidR="00840E8B" w:rsidRPr="00BF7EA9" w14:paraId="58C41061" w14:textId="77777777" w:rsidTr="00C54288">
        <w:trPr>
          <w:trHeight w:val="144"/>
          <w:tblHeader/>
        </w:trPr>
        <w:tc>
          <w:tcPr>
            <w:tcW w:w="627" w:type="dxa"/>
            <w:vAlign w:val="center"/>
          </w:tcPr>
          <w:p w14:paraId="23979EBD" w14:textId="4521F914" w:rsidR="00840E8B" w:rsidRPr="00C54288" w:rsidRDefault="00840E8B" w:rsidP="00840E8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18"/>
                <w:szCs w:val="20"/>
              </w:rPr>
            </w:pPr>
            <w:r w:rsidRPr="00C54288">
              <w:rPr>
                <w:rFonts w:eastAsia="Calibri" w:cstheme="minorHAnsi"/>
                <w:sz w:val="18"/>
                <w:szCs w:val="20"/>
              </w:rPr>
              <w:t>04</w:t>
            </w:r>
          </w:p>
        </w:tc>
        <w:tc>
          <w:tcPr>
            <w:tcW w:w="10163" w:type="dxa"/>
            <w:vAlign w:val="center"/>
          </w:tcPr>
          <w:p w14:paraId="0AB18EE8" w14:textId="7AAF807C" w:rsidR="00840E8B" w:rsidRPr="00C54288" w:rsidRDefault="00BE0A04" w:rsidP="000E02A6">
            <w:pPr>
              <w:keepNext/>
              <w:spacing w:after="0" w:line="240" w:lineRule="auto"/>
              <w:jc w:val="both"/>
              <w:rPr>
                <w:rFonts w:eastAsia="Calibri" w:cstheme="minorHAnsi"/>
                <w:sz w:val="18"/>
                <w:szCs w:val="20"/>
              </w:rPr>
            </w:pPr>
            <w:r w:rsidRPr="00C54288">
              <w:rPr>
                <w:rFonts w:cstheme="minorHAnsi"/>
                <w:sz w:val="18"/>
                <w:szCs w:val="20"/>
              </w:rPr>
              <w:t>If more than one loop</w:t>
            </w:r>
            <w:r w:rsidR="000F3621">
              <w:rPr>
                <w:rFonts w:cstheme="minorHAnsi"/>
                <w:sz w:val="18"/>
                <w:szCs w:val="20"/>
              </w:rPr>
              <w:t xml:space="preserve"> is</w:t>
            </w:r>
            <w:r w:rsidRPr="00C54288">
              <w:rPr>
                <w:rFonts w:cstheme="minorHAnsi"/>
                <w:sz w:val="18"/>
                <w:szCs w:val="20"/>
              </w:rPr>
              <w:t xml:space="preserve"> installed each loop shall have its own pump and controls.</w:t>
            </w:r>
          </w:p>
        </w:tc>
      </w:tr>
      <w:tr w:rsidR="00495BF6" w:rsidRPr="00BF7EA9" w14:paraId="1FD8E4EA" w14:textId="77777777" w:rsidTr="00C54288">
        <w:trPr>
          <w:trHeight w:val="144"/>
          <w:tblHeader/>
        </w:trPr>
        <w:tc>
          <w:tcPr>
            <w:tcW w:w="10790" w:type="dxa"/>
            <w:gridSpan w:val="2"/>
            <w:vAlign w:val="center"/>
          </w:tcPr>
          <w:p w14:paraId="356C8937" w14:textId="62F5FBDE" w:rsidR="00495BF6" w:rsidRPr="00C6626D" w:rsidRDefault="00495BF6" w:rsidP="000E02A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20"/>
                <w:szCs w:val="20"/>
              </w:rPr>
            </w:pPr>
            <w:r w:rsidRPr="00C54288">
              <w:rPr>
                <w:rFonts w:cstheme="minorHAnsi"/>
                <w:b/>
                <w:sz w:val="18"/>
                <w:szCs w:val="20"/>
              </w:rPr>
              <w:t>The responsible person’s signature on this compliance document affirms that all applicable requirements in this table have been met</w:t>
            </w:r>
            <w:r w:rsidR="00BB4569">
              <w:rPr>
                <w:rFonts w:cstheme="minorHAnsi"/>
                <w:b/>
                <w:sz w:val="18"/>
                <w:szCs w:val="20"/>
              </w:rPr>
              <w:t>.</w:t>
            </w:r>
          </w:p>
        </w:tc>
      </w:tr>
    </w:tbl>
    <w:p w14:paraId="62153F60" w14:textId="77777777" w:rsidR="004C76A7" w:rsidRPr="00F71719" w:rsidRDefault="004C76A7" w:rsidP="006530E0">
      <w:pPr>
        <w:spacing w:after="0"/>
        <w:rPr>
          <w:rFonts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1"/>
        <w:gridCol w:w="10159"/>
      </w:tblGrid>
      <w:tr w:rsidR="009C3AE7" w:rsidRPr="00BF7EA9" w14:paraId="1FB9AFE2" w14:textId="77777777" w:rsidTr="00C54288">
        <w:trPr>
          <w:trHeight w:val="288"/>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67F2F500" w14:textId="0C99D72C" w:rsidR="009C3AE7" w:rsidRPr="00C6626D" w:rsidRDefault="00DB51C5"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Pr>
                <w:rFonts w:cstheme="minorHAnsi"/>
                <w:b/>
                <w:sz w:val="20"/>
                <w:szCs w:val="20"/>
              </w:rPr>
              <w:lastRenderedPageBreak/>
              <w:t>H</w:t>
            </w:r>
            <w:r w:rsidR="009C3AE7" w:rsidRPr="00954600">
              <w:rPr>
                <w:rFonts w:cstheme="minorHAnsi"/>
                <w:b/>
                <w:sz w:val="20"/>
                <w:szCs w:val="20"/>
              </w:rPr>
              <w:t>. Recirculation Non-Demand Controls Requirements</w:t>
            </w:r>
            <w:r w:rsidR="00495BF6" w:rsidRPr="007027DD">
              <w:rPr>
                <w:rFonts w:cstheme="minorHAnsi"/>
                <w:b/>
                <w:sz w:val="20"/>
                <w:szCs w:val="20"/>
              </w:rPr>
              <w:t xml:space="preserve"> </w:t>
            </w:r>
            <w:r w:rsidR="00A64B0C" w:rsidRPr="007027DD">
              <w:rPr>
                <w:rFonts w:cstheme="minorHAnsi"/>
                <w:b/>
                <w:sz w:val="20"/>
                <w:szCs w:val="20"/>
              </w:rPr>
              <w:t xml:space="preserve">(R-ND) </w:t>
            </w:r>
            <w:r w:rsidR="00495BF6" w:rsidRPr="000F3621">
              <w:rPr>
                <w:rFonts w:cstheme="minorHAnsi"/>
                <w:sz w:val="20"/>
                <w:szCs w:val="20"/>
              </w:rPr>
              <w:t>(RA4.4.</w:t>
            </w:r>
            <w:r w:rsidR="00840E8B" w:rsidRPr="000F3621">
              <w:rPr>
                <w:rFonts w:cstheme="minorHAnsi"/>
                <w:sz w:val="20"/>
                <w:szCs w:val="20"/>
              </w:rPr>
              <w:t>8</w:t>
            </w:r>
            <w:r w:rsidR="00495BF6" w:rsidRPr="000F3621">
              <w:rPr>
                <w:rFonts w:cstheme="minorHAnsi"/>
                <w:sz w:val="20"/>
                <w:szCs w:val="20"/>
              </w:rPr>
              <w:t>)</w:t>
            </w:r>
          </w:p>
          <w:p w14:paraId="6EADE1BB" w14:textId="77777777" w:rsidR="009C3AE7" w:rsidRPr="00F71719"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C54288">
              <w:rPr>
                <w:rFonts w:cstheme="minorHAnsi"/>
                <w:sz w:val="18"/>
                <w:szCs w:val="20"/>
              </w:rPr>
              <w:t>Systems that utilize this distribution type shall comply with these requirements.</w:t>
            </w:r>
          </w:p>
        </w:tc>
      </w:tr>
      <w:tr w:rsidR="009C3AE7" w:rsidRPr="00BF7EA9" w14:paraId="572408DC" w14:textId="77777777" w:rsidTr="00C54288">
        <w:trPr>
          <w:trHeight w:val="288"/>
          <w:tblHeader/>
        </w:trPr>
        <w:tc>
          <w:tcPr>
            <w:tcW w:w="631" w:type="dxa"/>
            <w:vAlign w:val="center"/>
          </w:tcPr>
          <w:p w14:paraId="5AE77D84" w14:textId="04E07646" w:rsidR="009C3AE7" w:rsidRPr="00C54288" w:rsidRDefault="009C3AE7"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C54288">
              <w:rPr>
                <w:rFonts w:cstheme="minorHAnsi"/>
                <w:sz w:val="18"/>
                <w:szCs w:val="20"/>
              </w:rPr>
              <w:t>0</w:t>
            </w:r>
            <w:r w:rsidR="00BE0A04" w:rsidRPr="00C54288">
              <w:rPr>
                <w:rFonts w:cstheme="minorHAnsi"/>
                <w:sz w:val="18"/>
                <w:szCs w:val="20"/>
              </w:rPr>
              <w:t>1</w:t>
            </w:r>
          </w:p>
        </w:tc>
        <w:tc>
          <w:tcPr>
            <w:tcW w:w="10159" w:type="dxa"/>
            <w:vAlign w:val="center"/>
          </w:tcPr>
          <w:p w14:paraId="7DC70552" w14:textId="310B41F9" w:rsidR="009C3AE7" w:rsidRPr="00C54288" w:rsidRDefault="009C3AE7"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C54288">
              <w:rPr>
                <w:rFonts w:cstheme="minorHAnsi"/>
                <w:sz w:val="18"/>
                <w:szCs w:val="20"/>
              </w:rPr>
              <w:t>The active control shall be either: timer, temperature, or time and temperature. Timers shall be set to less than 24 hours. The temperature sensor shall be connected to the piping and to the controls for the pump.</w:t>
            </w:r>
          </w:p>
        </w:tc>
      </w:tr>
      <w:tr w:rsidR="009C3AE7" w:rsidRPr="00BF7EA9" w14:paraId="44100AA2" w14:textId="77777777" w:rsidTr="00C54288">
        <w:trPr>
          <w:trHeight w:hRule="exact" w:val="274"/>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1C74B352" w14:textId="77777777" w:rsidR="009C3AE7" w:rsidRPr="00C54288" w:rsidRDefault="009C3AE7"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18"/>
                <w:szCs w:val="20"/>
              </w:rPr>
            </w:pPr>
            <w:r w:rsidRPr="00C54288">
              <w:rPr>
                <w:rFonts w:cstheme="minorHAnsi"/>
                <w:b/>
                <w:sz w:val="18"/>
                <w:szCs w:val="20"/>
              </w:rPr>
              <w:t xml:space="preserve">The responsible person’s signature on this compliance document affirms that all applicable requirements in this table have been met.  </w:t>
            </w:r>
          </w:p>
        </w:tc>
      </w:tr>
    </w:tbl>
    <w:p w14:paraId="13E29C82" w14:textId="77777777" w:rsidR="00032317" w:rsidRPr="00C54288" w:rsidRDefault="00032317" w:rsidP="00C54288">
      <w:pPr>
        <w:spacing w:after="0" w:line="240" w:lineRule="auto"/>
        <w:rPr>
          <w:rFonts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7"/>
        <w:gridCol w:w="10163"/>
      </w:tblGrid>
      <w:tr w:rsidR="00BE0DD3" w:rsidRPr="006A4AED" w14:paraId="3FEF765F" w14:textId="77777777" w:rsidTr="00BE0DD3">
        <w:trPr>
          <w:trHeight w:val="144"/>
          <w:tblHeader/>
        </w:trPr>
        <w:tc>
          <w:tcPr>
            <w:tcW w:w="10790" w:type="dxa"/>
            <w:gridSpan w:val="2"/>
            <w:tcBorders>
              <w:bottom w:val="single" w:sz="4" w:space="0" w:color="auto"/>
            </w:tcBorders>
          </w:tcPr>
          <w:p w14:paraId="5C176D6E" w14:textId="5197B041" w:rsidR="00BE0DD3" w:rsidRPr="006A4AED" w:rsidRDefault="00DB51C5" w:rsidP="009373B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Pr>
                <w:rFonts w:cstheme="minorHAnsi"/>
                <w:b/>
                <w:sz w:val="20"/>
                <w:szCs w:val="20"/>
              </w:rPr>
              <w:t>I</w:t>
            </w:r>
            <w:r w:rsidR="00BE0DD3" w:rsidRPr="006A4AED">
              <w:rPr>
                <w:rFonts w:cstheme="minorHAnsi"/>
                <w:b/>
                <w:sz w:val="20"/>
                <w:szCs w:val="20"/>
              </w:rPr>
              <w:t>. Dema</w:t>
            </w:r>
            <w:r w:rsidR="00BE0DD3">
              <w:rPr>
                <w:rFonts w:cstheme="minorHAnsi"/>
                <w:b/>
                <w:sz w:val="20"/>
                <w:szCs w:val="20"/>
              </w:rPr>
              <w:t xml:space="preserve">nd Recirculation Manual Control </w:t>
            </w:r>
            <w:r w:rsidR="00BE0DD3" w:rsidRPr="006A4AED">
              <w:rPr>
                <w:rFonts w:cstheme="minorHAnsi"/>
                <w:b/>
                <w:sz w:val="20"/>
                <w:szCs w:val="20"/>
              </w:rPr>
              <w:t>(R-</w:t>
            </w:r>
            <w:proofErr w:type="spellStart"/>
            <w:r w:rsidR="00BE0DD3" w:rsidRPr="006A4AED">
              <w:rPr>
                <w:rFonts w:cstheme="minorHAnsi"/>
                <w:b/>
                <w:sz w:val="20"/>
                <w:szCs w:val="20"/>
              </w:rPr>
              <w:t>DRmc</w:t>
            </w:r>
            <w:proofErr w:type="spellEnd"/>
            <w:r w:rsidR="00BE0DD3" w:rsidRPr="006A4AED">
              <w:rPr>
                <w:rFonts w:cstheme="minorHAnsi"/>
                <w:b/>
                <w:sz w:val="20"/>
                <w:szCs w:val="20"/>
              </w:rPr>
              <w:t xml:space="preserve">) </w:t>
            </w:r>
            <w:r w:rsidR="00BE0DD3" w:rsidRPr="000F3621">
              <w:rPr>
                <w:rFonts w:cstheme="minorHAnsi"/>
                <w:sz w:val="20"/>
                <w:szCs w:val="20"/>
              </w:rPr>
              <w:t>(RA4.4.9)</w:t>
            </w:r>
            <w:r w:rsidR="00BE0DD3">
              <w:rPr>
                <w:rFonts w:cstheme="minorHAnsi"/>
                <w:b/>
                <w:sz w:val="20"/>
                <w:szCs w:val="20"/>
              </w:rPr>
              <w:t xml:space="preserve">/Sensor Control </w:t>
            </w:r>
            <w:r w:rsidR="00BE0DD3" w:rsidRPr="006A4AED">
              <w:rPr>
                <w:rFonts w:cstheme="minorHAnsi"/>
                <w:b/>
                <w:sz w:val="20"/>
                <w:szCs w:val="20"/>
              </w:rPr>
              <w:t xml:space="preserve">Requirements </w:t>
            </w:r>
            <w:r w:rsidR="00BE0DD3" w:rsidRPr="00484154">
              <w:rPr>
                <w:rFonts w:cstheme="minorHAnsi"/>
                <w:b/>
                <w:sz w:val="20"/>
                <w:szCs w:val="20"/>
              </w:rPr>
              <w:t>(</w:t>
            </w:r>
            <w:proofErr w:type="spellStart"/>
            <w:r w:rsidR="00BE0DD3" w:rsidRPr="00484154">
              <w:rPr>
                <w:rFonts w:cstheme="minorHAnsi"/>
                <w:b/>
                <w:sz w:val="20"/>
                <w:szCs w:val="20"/>
              </w:rPr>
              <w:t>RDRsc</w:t>
            </w:r>
            <w:proofErr w:type="spellEnd"/>
            <w:r w:rsidR="00BE0DD3" w:rsidRPr="00484154">
              <w:rPr>
                <w:rFonts w:cstheme="minorHAnsi"/>
                <w:b/>
                <w:sz w:val="20"/>
                <w:szCs w:val="20"/>
              </w:rPr>
              <w:t>)</w:t>
            </w:r>
            <w:r w:rsidR="00BE0DD3" w:rsidRPr="000F3621">
              <w:rPr>
                <w:rFonts w:cstheme="minorHAnsi"/>
                <w:sz w:val="20"/>
                <w:szCs w:val="20"/>
              </w:rPr>
              <w:t xml:space="preserve"> (RA4.4.10)</w:t>
            </w:r>
          </w:p>
          <w:p w14:paraId="09CE0701" w14:textId="77777777" w:rsidR="00BE0DD3" w:rsidRPr="006A4AED" w:rsidRDefault="00BE0DD3" w:rsidP="009373B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542719">
              <w:rPr>
                <w:rFonts w:cstheme="minorHAnsi"/>
                <w:sz w:val="18"/>
                <w:szCs w:val="20"/>
              </w:rPr>
              <w:t>Systems that utilize this distribution type shall comply with these requirements.</w:t>
            </w:r>
          </w:p>
        </w:tc>
      </w:tr>
      <w:tr w:rsidR="00BE0DD3" w:rsidRPr="006A4AED" w14:paraId="51987B3F" w14:textId="77777777" w:rsidTr="00BE0DD3">
        <w:trPr>
          <w:trHeight w:val="144"/>
          <w:tblHeader/>
        </w:trPr>
        <w:tc>
          <w:tcPr>
            <w:tcW w:w="627" w:type="dxa"/>
            <w:tcBorders>
              <w:top w:val="single" w:sz="4" w:space="0" w:color="auto"/>
            </w:tcBorders>
            <w:vAlign w:val="center"/>
          </w:tcPr>
          <w:p w14:paraId="609CFF83" w14:textId="77777777" w:rsidR="00BE0DD3" w:rsidRPr="00542719" w:rsidRDefault="00BE0DD3" w:rsidP="009373B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542719">
              <w:rPr>
                <w:rFonts w:cstheme="minorHAnsi"/>
                <w:sz w:val="18"/>
                <w:szCs w:val="20"/>
              </w:rPr>
              <w:t>01</w:t>
            </w:r>
          </w:p>
        </w:tc>
        <w:tc>
          <w:tcPr>
            <w:tcW w:w="10163" w:type="dxa"/>
            <w:tcBorders>
              <w:top w:val="single" w:sz="4" w:space="0" w:color="auto"/>
            </w:tcBorders>
            <w:vAlign w:val="center"/>
          </w:tcPr>
          <w:p w14:paraId="02033F1A" w14:textId="531DFE25" w:rsidR="00BE0DD3" w:rsidRPr="00542719" w:rsidRDefault="00BE0DD3" w:rsidP="009373B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542719">
              <w:rPr>
                <w:rFonts w:cstheme="minorHAnsi"/>
                <w:sz w:val="18"/>
                <w:szCs w:val="20"/>
              </w:rPr>
              <w:t xml:space="preserve">The system operates “on-demand”, meaning that the pump begins to operate shortly before or immediately after hot water draw begins, and stops when the return water temperature reaches a certain threshold value. For Demand Recirculation Manual Control, the pump shall be turned on using a manual switch system. For Demand Recirculation Sensor Control, the pump shall be turned on using a sensor system.   </w:t>
            </w:r>
          </w:p>
        </w:tc>
      </w:tr>
      <w:tr w:rsidR="00BE0DD3" w:rsidRPr="006A4AED" w14:paraId="283FADAF" w14:textId="77777777" w:rsidTr="00BE0DD3">
        <w:trPr>
          <w:trHeight w:val="144"/>
          <w:tblHeader/>
        </w:trPr>
        <w:tc>
          <w:tcPr>
            <w:tcW w:w="627" w:type="dxa"/>
            <w:vAlign w:val="center"/>
          </w:tcPr>
          <w:p w14:paraId="61BCFF92" w14:textId="77777777" w:rsidR="00BE0DD3" w:rsidRPr="00542719" w:rsidRDefault="00BE0DD3" w:rsidP="009373B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542719">
              <w:rPr>
                <w:rFonts w:cstheme="minorHAnsi"/>
                <w:sz w:val="18"/>
                <w:szCs w:val="20"/>
              </w:rPr>
              <w:t>02</w:t>
            </w:r>
          </w:p>
        </w:tc>
        <w:tc>
          <w:tcPr>
            <w:tcW w:w="10163" w:type="dxa"/>
            <w:vAlign w:val="center"/>
          </w:tcPr>
          <w:p w14:paraId="2AA57329" w14:textId="77777777" w:rsidR="00BE0DD3" w:rsidRPr="00542719" w:rsidRDefault="00BE0DD3" w:rsidP="009373BE">
            <w:pPr>
              <w:keepNext/>
              <w:spacing w:after="0" w:line="240" w:lineRule="auto"/>
              <w:rPr>
                <w:rFonts w:cstheme="minorHAnsi"/>
                <w:sz w:val="18"/>
                <w:szCs w:val="20"/>
              </w:rPr>
            </w:pPr>
            <w:r w:rsidRPr="00542719">
              <w:rPr>
                <w:rFonts w:cstheme="minorHAnsi"/>
                <w:sz w:val="18"/>
                <w:szCs w:val="20"/>
              </w:rPr>
              <w:t xml:space="preserve">The controls shall </w:t>
            </w:r>
            <w:proofErr w:type="gramStart"/>
            <w:r w:rsidRPr="00542719">
              <w:rPr>
                <w:rFonts w:cstheme="minorHAnsi"/>
                <w:sz w:val="18"/>
                <w:szCs w:val="20"/>
              </w:rPr>
              <w:t>be located in</w:t>
            </w:r>
            <w:proofErr w:type="gramEnd"/>
            <w:r w:rsidRPr="00542719">
              <w:rPr>
                <w:rFonts w:cstheme="minorHAnsi"/>
                <w:sz w:val="18"/>
                <w:szCs w:val="20"/>
              </w:rPr>
              <w:t xml:space="preserve"> the kitchen, bathroom, and any hot water fixture location that is at least 20 feet from the water heater. </w:t>
            </w:r>
          </w:p>
        </w:tc>
      </w:tr>
      <w:tr w:rsidR="00BE0DD3" w:rsidRPr="006A4AED" w14:paraId="192A6730" w14:textId="77777777" w:rsidTr="00BE0DD3">
        <w:trPr>
          <w:trHeight w:val="144"/>
          <w:tblHeader/>
        </w:trPr>
        <w:tc>
          <w:tcPr>
            <w:tcW w:w="627" w:type="dxa"/>
            <w:vAlign w:val="center"/>
          </w:tcPr>
          <w:p w14:paraId="2DF6D87C" w14:textId="77777777" w:rsidR="00BE0DD3" w:rsidRPr="00542719" w:rsidRDefault="00BE0DD3" w:rsidP="009373B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542719">
              <w:rPr>
                <w:rFonts w:cstheme="minorHAnsi"/>
                <w:sz w:val="18"/>
                <w:szCs w:val="20"/>
              </w:rPr>
              <w:t>03</w:t>
            </w:r>
          </w:p>
        </w:tc>
        <w:tc>
          <w:tcPr>
            <w:tcW w:w="10163" w:type="dxa"/>
            <w:vAlign w:val="center"/>
          </w:tcPr>
          <w:p w14:paraId="71DBD294" w14:textId="77777777" w:rsidR="00BE0DD3" w:rsidRPr="00542719" w:rsidRDefault="00BE0DD3" w:rsidP="009373B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542719">
              <w:rPr>
                <w:rFonts w:cstheme="minorHAnsi"/>
                <w:sz w:val="18"/>
                <w:szCs w:val="20"/>
              </w:rPr>
              <w:t xml:space="preserve">Manual controls may be active by wired or wireless mechanisms. </w:t>
            </w:r>
          </w:p>
        </w:tc>
      </w:tr>
      <w:tr w:rsidR="00BE0DD3" w:rsidRPr="006A4AED" w14:paraId="0EA38FEB" w14:textId="77777777" w:rsidTr="00BE0DD3">
        <w:trPr>
          <w:trHeight w:val="144"/>
          <w:tblHeader/>
        </w:trPr>
        <w:tc>
          <w:tcPr>
            <w:tcW w:w="627" w:type="dxa"/>
            <w:vAlign w:val="center"/>
          </w:tcPr>
          <w:p w14:paraId="0AC553D0" w14:textId="77777777" w:rsidR="00BE0DD3" w:rsidRPr="00542719" w:rsidRDefault="00BE0DD3" w:rsidP="009373B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542719">
              <w:rPr>
                <w:rFonts w:cstheme="minorHAnsi"/>
                <w:sz w:val="18"/>
                <w:szCs w:val="20"/>
              </w:rPr>
              <w:t>04</w:t>
            </w:r>
          </w:p>
        </w:tc>
        <w:tc>
          <w:tcPr>
            <w:tcW w:w="10163" w:type="dxa"/>
            <w:vAlign w:val="center"/>
          </w:tcPr>
          <w:p w14:paraId="4F2D0EF4" w14:textId="1FCA7361" w:rsidR="00BE0DD3" w:rsidRPr="00542719" w:rsidRDefault="00BE0DD3" w:rsidP="000F362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542719">
              <w:rPr>
                <w:rFonts w:cstheme="minorHAnsi"/>
                <w:sz w:val="18"/>
                <w:szCs w:val="20"/>
              </w:rPr>
              <w:t xml:space="preserve">Sensor </w:t>
            </w:r>
            <w:r w:rsidR="000F3621">
              <w:rPr>
                <w:rFonts w:cstheme="minorHAnsi"/>
                <w:sz w:val="18"/>
                <w:szCs w:val="20"/>
              </w:rPr>
              <w:t>c</w:t>
            </w:r>
            <w:r w:rsidRPr="00542719">
              <w:rPr>
                <w:rFonts w:cstheme="minorHAnsi"/>
                <w:sz w:val="18"/>
                <w:szCs w:val="20"/>
              </w:rPr>
              <w:t>ontrols may be activated by wired or wireless mechanisms, including buttons, motion sensors, door switches and flow switches. Each control shall have standby power of 1 Watt or less.</w:t>
            </w:r>
          </w:p>
        </w:tc>
      </w:tr>
      <w:tr w:rsidR="00BE0DD3" w:rsidRPr="006A4AED" w14:paraId="40C82413" w14:textId="77777777" w:rsidTr="00BE0DD3">
        <w:trPr>
          <w:trHeight w:val="144"/>
          <w:tblHeader/>
        </w:trPr>
        <w:tc>
          <w:tcPr>
            <w:tcW w:w="627" w:type="dxa"/>
            <w:vAlign w:val="center"/>
          </w:tcPr>
          <w:p w14:paraId="33D4E5B7" w14:textId="77777777" w:rsidR="00BE0DD3" w:rsidRPr="00542719" w:rsidRDefault="00BE0DD3" w:rsidP="009373B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542719">
              <w:rPr>
                <w:rFonts w:cstheme="minorHAnsi"/>
                <w:sz w:val="18"/>
                <w:szCs w:val="20"/>
              </w:rPr>
              <w:t>05</w:t>
            </w:r>
          </w:p>
        </w:tc>
        <w:tc>
          <w:tcPr>
            <w:tcW w:w="10163" w:type="dxa"/>
            <w:vAlign w:val="center"/>
          </w:tcPr>
          <w:p w14:paraId="097D71EE" w14:textId="77777777" w:rsidR="00BE0DD3" w:rsidRPr="00542719" w:rsidRDefault="00BE0DD3" w:rsidP="009373B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542719">
              <w:rPr>
                <w:rFonts w:cstheme="minorHAnsi"/>
                <w:sz w:val="18"/>
                <w:szCs w:val="20"/>
              </w:rPr>
              <w:t xml:space="preserve">Pump and control placement shall meet one of the following criteria: </w:t>
            </w:r>
          </w:p>
          <w:p w14:paraId="2C885FC6" w14:textId="77777777" w:rsidR="00BE0DD3" w:rsidRPr="00542719" w:rsidRDefault="00BE0DD3" w:rsidP="00BE0DD3">
            <w:pPr>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eastAsia="Times New Roman" w:cstheme="minorHAnsi"/>
                <w:sz w:val="18"/>
                <w:szCs w:val="20"/>
              </w:rPr>
            </w:pPr>
            <w:r w:rsidRPr="00542719">
              <w:rPr>
                <w:rFonts w:eastAsia="Times New Roman" w:cstheme="minorHAnsi"/>
                <w:sz w:val="18"/>
                <w:szCs w:val="20"/>
              </w:rPr>
              <w:t>When a dedicated return line has been installed the pump, controls and thermo-sensor are installed at the end of the supply portion of the recirculation loop; or</w:t>
            </w:r>
          </w:p>
          <w:p w14:paraId="06CEFE22" w14:textId="77777777" w:rsidR="00BE0DD3" w:rsidRPr="00542719" w:rsidRDefault="00BE0DD3" w:rsidP="00BE0DD3">
            <w:pPr>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eastAsia="Times New Roman" w:cstheme="minorHAnsi"/>
                <w:sz w:val="18"/>
                <w:szCs w:val="20"/>
              </w:rPr>
            </w:pPr>
            <w:r w:rsidRPr="00542719">
              <w:rPr>
                <w:rFonts w:eastAsia="Times New Roman" w:cstheme="minorHAnsi"/>
                <w:sz w:val="18"/>
                <w:szCs w:val="20"/>
              </w:rPr>
              <w:t>The pump and controls are installed on the dedicated return line near the water heater and the thermo-sensor is installed in an accessible location as close to the end of the supply portion of the recirculation loop as possible; or</w:t>
            </w:r>
          </w:p>
          <w:p w14:paraId="4DF8119A" w14:textId="77777777" w:rsidR="00BE0DD3" w:rsidRPr="00542719" w:rsidRDefault="00BE0DD3" w:rsidP="00BE0DD3">
            <w:pPr>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eastAsia="Times New Roman" w:cstheme="minorHAnsi"/>
                <w:sz w:val="18"/>
                <w:szCs w:val="20"/>
              </w:rPr>
            </w:pPr>
            <w:r w:rsidRPr="00542719">
              <w:rPr>
                <w:rFonts w:eastAsia="Times New Roman" w:cstheme="minorHAnsi"/>
                <w:sz w:val="18"/>
                <w:szCs w:val="20"/>
              </w:rPr>
              <w:t>When the cold water line is used as the return, the pump, demand controls and thermo-sensor shall be installed in an accessible location at the end of supply portion of the hot water distribution line (typically under a sink).</w:t>
            </w:r>
          </w:p>
        </w:tc>
      </w:tr>
      <w:tr w:rsidR="00BE0DD3" w:rsidRPr="006A4AED" w14:paraId="196EC57D" w14:textId="77777777" w:rsidTr="00BE0DD3">
        <w:trPr>
          <w:trHeight w:val="144"/>
          <w:tblHeader/>
        </w:trPr>
        <w:tc>
          <w:tcPr>
            <w:tcW w:w="627" w:type="dxa"/>
            <w:vAlign w:val="center"/>
          </w:tcPr>
          <w:p w14:paraId="591CD2A7" w14:textId="77777777" w:rsidR="00BE0DD3" w:rsidRPr="00542719" w:rsidRDefault="00BE0DD3" w:rsidP="009373B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542719">
              <w:rPr>
                <w:rFonts w:cstheme="minorHAnsi"/>
                <w:sz w:val="18"/>
                <w:szCs w:val="20"/>
              </w:rPr>
              <w:t>06</w:t>
            </w:r>
          </w:p>
        </w:tc>
        <w:tc>
          <w:tcPr>
            <w:tcW w:w="10163" w:type="dxa"/>
            <w:vAlign w:val="center"/>
          </w:tcPr>
          <w:p w14:paraId="41CA4422" w14:textId="77777777" w:rsidR="00BE0DD3" w:rsidRPr="00542719" w:rsidRDefault="00BE0DD3" w:rsidP="009373B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542719">
              <w:rPr>
                <w:rFonts w:cstheme="minorHAnsi"/>
                <w:sz w:val="18"/>
                <w:szCs w:val="20"/>
              </w:rPr>
              <w:t>After the pump has been activated, the controls shall allow the pump to operate until the water temperature at the thermo-sensor rises to one of the following values:</w:t>
            </w:r>
          </w:p>
          <w:p w14:paraId="07A4A2AC" w14:textId="37921E87" w:rsidR="00BE0DD3" w:rsidRPr="00542719" w:rsidRDefault="00BE0DD3" w:rsidP="00BE0DD3">
            <w:pPr>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42719">
              <w:rPr>
                <w:rFonts w:eastAsia="Times New Roman" w:cstheme="minorHAnsi"/>
                <w:sz w:val="18"/>
                <w:szCs w:val="20"/>
              </w:rPr>
              <w:t>Not more than 10°F (5.6°C) above the initial temperature of the water in the pipe</w:t>
            </w:r>
            <w:r w:rsidR="000F3621">
              <w:rPr>
                <w:rFonts w:eastAsia="Times New Roman" w:cstheme="minorHAnsi"/>
                <w:sz w:val="18"/>
                <w:szCs w:val="20"/>
              </w:rPr>
              <w:t>; or</w:t>
            </w:r>
          </w:p>
          <w:p w14:paraId="52015D8D" w14:textId="77777777" w:rsidR="00BE0DD3" w:rsidRPr="00542719" w:rsidRDefault="00BE0DD3" w:rsidP="00BE0DD3">
            <w:pPr>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42719">
              <w:rPr>
                <w:rFonts w:eastAsia="Times New Roman" w:cstheme="minorHAnsi"/>
                <w:sz w:val="18"/>
                <w:szCs w:val="20"/>
              </w:rPr>
              <w:t>Not more than 102°F (38.9°C).</w:t>
            </w:r>
          </w:p>
        </w:tc>
      </w:tr>
      <w:tr w:rsidR="00BE0DD3" w:rsidRPr="006A4AED" w14:paraId="765D83C3" w14:textId="77777777" w:rsidTr="00BE0DD3">
        <w:trPr>
          <w:trHeight w:val="144"/>
          <w:tblHeader/>
        </w:trPr>
        <w:tc>
          <w:tcPr>
            <w:tcW w:w="627" w:type="dxa"/>
            <w:vAlign w:val="center"/>
          </w:tcPr>
          <w:p w14:paraId="499B0907" w14:textId="77777777" w:rsidR="00BE0DD3" w:rsidRPr="00542719" w:rsidRDefault="00BE0DD3" w:rsidP="009373B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542719">
              <w:rPr>
                <w:rFonts w:cstheme="minorHAnsi"/>
                <w:sz w:val="18"/>
                <w:szCs w:val="20"/>
              </w:rPr>
              <w:t>07</w:t>
            </w:r>
          </w:p>
        </w:tc>
        <w:tc>
          <w:tcPr>
            <w:tcW w:w="10163" w:type="dxa"/>
            <w:vAlign w:val="center"/>
          </w:tcPr>
          <w:p w14:paraId="5BB6295C" w14:textId="77777777" w:rsidR="00BE0DD3" w:rsidRPr="00542719" w:rsidRDefault="00BE0DD3" w:rsidP="009373B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rPr>
            </w:pPr>
            <w:r w:rsidRPr="00542719">
              <w:rPr>
                <w:rFonts w:cstheme="minorHAnsi"/>
                <w:sz w:val="18"/>
                <w:szCs w:val="20"/>
              </w:rPr>
              <w:t xml:space="preserve">Controls shall limit operation to no more than 5 minutes following activation.  </w:t>
            </w:r>
          </w:p>
        </w:tc>
      </w:tr>
      <w:tr w:rsidR="00BE0DD3" w:rsidRPr="006A4AED" w14:paraId="735A2F30" w14:textId="77777777" w:rsidTr="00BE0DD3">
        <w:trPr>
          <w:trHeight w:val="144"/>
          <w:tblHeader/>
        </w:trPr>
        <w:tc>
          <w:tcPr>
            <w:tcW w:w="10790" w:type="dxa"/>
            <w:gridSpan w:val="2"/>
            <w:vAlign w:val="center"/>
          </w:tcPr>
          <w:p w14:paraId="7C94CBC5" w14:textId="77777777" w:rsidR="00BE0DD3" w:rsidRPr="006A4AED" w:rsidRDefault="00BE0DD3" w:rsidP="009373B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C54288">
              <w:rPr>
                <w:rFonts w:cstheme="minorHAnsi"/>
                <w:b/>
                <w:sz w:val="18"/>
                <w:szCs w:val="20"/>
              </w:rPr>
              <w:t xml:space="preserve">The responsible person’s signature on this compliance document affirms that all applicable requirements in this table have been met.  </w:t>
            </w:r>
          </w:p>
        </w:tc>
      </w:tr>
    </w:tbl>
    <w:p w14:paraId="6EDE0CC3" w14:textId="77777777" w:rsidR="00BE0DD3" w:rsidRPr="00F71719" w:rsidRDefault="00BE0DD3" w:rsidP="006530E0">
      <w:pPr>
        <w:spacing w:after="0"/>
        <w:rPr>
          <w:rFonts w:cstheme="minorHAnsi"/>
          <w:sz w:val="20"/>
          <w:szCs w:val="20"/>
        </w:rPr>
      </w:pPr>
    </w:p>
    <w:p w14:paraId="4FCB042D" w14:textId="77777777" w:rsidR="006B1CAD" w:rsidRPr="00C54288" w:rsidRDefault="006B1CAD" w:rsidP="006530E0">
      <w:pPr>
        <w:spacing w:after="0"/>
        <w:rPr>
          <w:rFonts w:cstheme="minorHAnsi"/>
          <w:sz w:val="20"/>
          <w:szCs w:val="20"/>
        </w:rPr>
      </w:pPr>
      <w:r w:rsidRPr="00C54288">
        <w:rPr>
          <w:rFonts w:cstheme="minorHAnsi"/>
          <w:sz w:val="20"/>
          <w:szCs w:val="20"/>
        </w:rPr>
        <w:br w:type="page"/>
      </w: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6"/>
        <w:gridCol w:w="266"/>
        <w:gridCol w:w="2507"/>
        <w:gridCol w:w="2773"/>
      </w:tblGrid>
      <w:tr w:rsidR="006B1CAD" w:rsidRPr="00BF7EA9" w14:paraId="4FCB042F" w14:textId="77777777" w:rsidTr="007C5F5D">
        <w:trPr>
          <w:trHeight w:val="206"/>
        </w:trPr>
        <w:tc>
          <w:tcPr>
            <w:tcW w:w="10943" w:type="dxa"/>
            <w:gridSpan w:val="4"/>
            <w:vAlign w:val="center"/>
          </w:tcPr>
          <w:p w14:paraId="4FCB042E" w14:textId="77777777" w:rsidR="006B1CAD" w:rsidRPr="00E243EF" w:rsidRDefault="006B1CAD" w:rsidP="006530E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theme="minorHAnsi"/>
                <w:b/>
                <w:sz w:val="18"/>
                <w:szCs w:val="18"/>
              </w:rPr>
            </w:pPr>
            <w:r w:rsidRPr="00E243EF">
              <w:rPr>
                <w:rFonts w:cstheme="minorHAnsi"/>
                <w:b/>
                <w:caps/>
                <w:sz w:val="18"/>
                <w:szCs w:val="18"/>
              </w:rPr>
              <w:lastRenderedPageBreak/>
              <w:t>Documentation Author's Declaration Statement</w:t>
            </w:r>
          </w:p>
        </w:tc>
      </w:tr>
      <w:tr w:rsidR="006B1CAD" w:rsidRPr="00BF7EA9" w14:paraId="4FCB0431" w14:textId="77777777" w:rsidTr="007C5F5D">
        <w:trPr>
          <w:trHeight w:hRule="exact" w:val="360"/>
        </w:trPr>
        <w:tc>
          <w:tcPr>
            <w:tcW w:w="10943" w:type="dxa"/>
            <w:gridSpan w:val="4"/>
            <w:vAlign w:val="center"/>
          </w:tcPr>
          <w:p w14:paraId="4FCB0430" w14:textId="77777777" w:rsidR="006B1CAD" w:rsidRPr="00E243EF" w:rsidRDefault="006B1CAD" w:rsidP="006530E0">
            <w:pPr>
              <w:pStyle w:val="Heading3"/>
              <w:keepLines w:val="0"/>
              <w:numPr>
                <w:ilvl w:val="0"/>
                <w:numId w:val="1"/>
              </w:numPr>
              <w:tabs>
                <w:tab w:val="left" w:pos="-2600"/>
              </w:tabs>
              <w:spacing w:before="0" w:line="240" w:lineRule="auto"/>
              <w:ind w:right="90"/>
              <w:rPr>
                <w:rFonts w:asciiTheme="minorHAnsi" w:hAnsiTheme="minorHAnsi" w:cstheme="minorHAnsi"/>
                <w:b w:val="0"/>
                <w:color w:val="auto"/>
                <w:sz w:val="18"/>
                <w:szCs w:val="18"/>
              </w:rPr>
            </w:pPr>
            <w:r w:rsidRPr="00E243EF">
              <w:rPr>
                <w:rFonts w:asciiTheme="minorHAnsi" w:hAnsiTheme="minorHAnsi" w:cstheme="minorHAnsi"/>
                <w:b w:val="0"/>
                <w:color w:val="auto"/>
                <w:sz w:val="18"/>
                <w:szCs w:val="18"/>
              </w:rPr>
              <w:t>I certify that this Certificate of Installation documentation is accurate and complete.</w:t>
            </w:r>
          </w:p>
        </w:tc>
      </w:tr>
      <w:tr w:rsidR="006B1CAD" w:rsidRPr="00BF7EA9" w14:paraId="4FCB0434" w14:textId="77777777" w:rsidTr="007C5F5D">
        <w:trPr>
          <w:trHeight w:val="360"/>
        </w:trPr>
        <w:tc>
          <w:tcPr>
            <w:tcW w:w="5577" w:type="dxa"/>
            <w:gridSpan w:val="2"/>
          </w:tcPr>
          <w:p w14:paraId="4FCB0432" w14:textId="77777777" w:rsidR="006B1CAD" w:rsidRPr="003F26CB" w:rsidRDefault="006B1CAD" w:rsidP="006530E0">
            <w:pPr>
              <w:keepNext/>
              <w:spacing w:after="0"/>
              <w:rPr>
                <w:rFonts w:cstheme="minorHAnsi"/>
                <w:sz w:val="14"/>
                <w:szCs w:val="14"/>
              </w:rPr>
            </w:pPr>
            <w:r w:rsidRPr="003F26CB">
              <w:rPr>
                <w:rFonts w:cstheme="minorHAnsi"/>
                <w:sz w:val="14"/>
                <w:szCs w:val="14"/>
              </w:rPr>
              <w:t>Documentation Author Name:</w:t>
            </w:r>
          </w:p>
        </w:tc>
        <w:tc>
          <w:tcPr>
            <w:tcW w:w="5366" w:type="dxa"/>
            <w:gridSpan w:val="2"/>
          </w:tcPr>
          <w:p w14:paraId="4FCB0433" w14:textId="77777777" w:rsidR="006B1CAD" w:rsidRPr="003F26CB" w:rsidRDefault="006B1CAD" w:rsidP="006530E0">
            <w:pPr>
              <w:keepNext/>
              <w:spacing w:after="0"/>
              <w:rPr>
                <w:rFonts w:cstheme="minorHAnsi"/>
                <w:sz w:val="14"/>
                <w:szCs w:val="14"/>
              </w:rPr>
            </w:pPr>
            <w:r w:rsidRPr="003F26CB">
              <w:rPr>
                <w:rFonts w:cstheme="minorHAnsi"/>
                <w:sz w:val="14"/>
                <w:szCs w:val="14"/>
              </w:rPr>
              <w:t>Documentation Author Signature:</w:t>
            </w:r>
          </w:p>
        </w:tc>
      </w:tr>
      <w:tr w:rsidR="006B1CAD" w:rsidRPr="00BF7EA9" w14:paraId="4FCB0437" w14:textId="77777777" w:rsidTr="007C5F5D">
        <w:trPr>
          <w:trHeight w:val="360"/>
        </w:trPr>
        <w:tc>
          <w:tcPr>
            <w:tcW w:w="5577" w:type="dxa"/>
            <w:gridSpan w:val="2"/>
          </w:tcPr>
          <w:p w14:paraId="4FCB0435" w14:textId="77777777" w:rsidR="006B1CAD" w:rsidRPr="003F26CB" w:rsidRDefault="006B1CAD" w:rsidP="006530E0">
            <w:pPr>
              <w:keepNext/>
              <w:spacing w:after="0"/>
              <w:rPr>
                <w:rFonts w:cstheme="minorHAnsi"/>
                <w:sz w:val="14"/>
                <w:szCs w:val="14"/>
              </w:rPr>
            </w:pPr>
            <w:r w:rsidRPr="003F26CB">
              <w:rPr>
                <w:rFonts w:cstheme="minorHAnsi"/>
                <w:sz w:val="14"/>
                <w:szCs w:val="14"/>
              </w:rPr>
              <w:t>Documentation Author Company Name:</w:t>
            </w:r>
          </w:p>
        </w:tc>
        <w:tc>
          <w:tcPr>
            <w:tcW w:w="5366" w:type="dxa"/>
            <w:gridSpan w:val="2"/>
          </w:tcPr>
          <w:p w14:paraId="4FCB0436" w14:textId="77777777" w:rsidR="006B1CAD" w:rsidRPr="003F26CB" w:rsidRDefault="006B1CAD" w:rsidP="006530E0">
            <w:pPr>
              <w:keepNext/>
              <w:spacing w:after="0"/>
              <w:rPr>
                <w:rFonts w:cstheme="minorHAnsi"/>
                <w:sz w:val="14"/>
                <w:szCs w:val="14"/>
              </w:rPr>
            </w:pPr>
            <w:r w:rsidRPr="003F26CB">
              <w:rPr>
                <w:rFonts w:cstheme="minorHAnsi"/>
                <w:sz w:val="14"/>
                <w:szCs w:val="14"/>
              </w:rPr>
              <w:t>Date Signed:</w:t>
            </w:r>
          </w:p>
        </w:tc>
      </w:tr>
      <w:tr w:rsidR="006B1CAD" w:rsidRPr="00BF7EA9" w14:paraId="4FCB043A" w14:textId="77777777" w:rsidTr="007C5F5D">
        <w:trPr>
          <w:trHeight w:val="360"/>
        </w:trPr>
        <w:tc>
          <w:tcPr>
            <w:tcW w:w="5577" w:type="dxa"/>
            <w:gridSpan w:val="2"/>
          </w:tcPr>
          <w:p w14:paraId="4FCB0438" w14:textId="77777777" w:rsidR="006B1CAD" w:rsidRPr="003F26CB" w:rsidRDefault="006B1CAD" w:rsidP="006530E0">
            <w:pPr>
              <w:keepNext/>
              <w:spacing w:after="0"/>
              <w:rPr>
                <w:rFonts w:cstheme="minorHAnsi"/>
                <w:sz w:val="14"/>
                <w:szCs w:val="14"/>
              </w:rPr>
            </w:pPr>
            <w:r w:rsidRPr="003F26CB">
              <w:rPr>
                <w:rFonts w:cstheme="minorHAnsi"/>
                <w:sz w:val="14"/>
                <w:szCs w:val="14"/>
              </w:rPr>
              <w:t>Address:</w:t>
            </w:r>
          </w:p>
        </w:tc>
        <w:tc>
          <w:tcPr>
            <w:tcW w:w="5366" w:type="dxa"/>
            <w:gridSpan w:val="2"/>
          </w:tcPr>
          <w:p w14:paraId="4FCB0439" w14:textId="77777777" w:rsidR="006B1CAD" w:rsidRPr="003F26CB" w:rsidRDefault="006B1CAD" w:rsidP="006530E0">
            <w:pPr>
              <w:keepNext/>
              <w:spacing w:after="0"/>
              <w:rPr>
                <w:rFonts w:cstheme="minorHAnsi"/>
                <w:sz w:val="14"/>
                <w:szCs w:val="14"/>
              </w:rPr>
            </w:pPr>
            <w:r w:rsidRPr="003F26CB">
              <w:rPr>
                <w:rFonts w:cstheme="minorHAnsi"/>
                <w:sz w:val="14"/>
                <w:szCs w:val="14"/>
              </w:rPr>
              <w:t>CEA/HERS Certification I</w:t>
            </w:r>
            <w:r w:rsidR="00F1204F" w:rsidRPr="003F26CB">
              <w:rPr>
                <w:rFonts w:cstheme="minorHAnsi"/>
                <w:sz w:val="14"/>
                <w:szCs w:val="14"/>
              </w:rPr>
              <w:t>dentification (i</w:t>
            </w:r>
            <w:r w:rsidRPr="003F26CB">
              <w:rPr>
                <w:rFonts w:cstheme="minorHAnsi"/>
                <w:sz w:val="14"/>
                <w:szCs w:val="14"/>
              </w:rPr>
              <w:t>f applicable):</w:t>
            </w:r>
          </w:p>
        </w:tc>
      </w:tr>
      <w:tr w:rsidR="006B1CAD" w:rsidRPr="00BF7EA9" w14:paraId="4FCB043D" w14:textId="77777777" w:rsidTr="007C5F5D">
        <w:trPr>
          <w:trHeight w:val="360"/>
        </w:trPr>
        <w:tc>
          <w:tcPr>
            <w:tcW w:w="5577" w:type="dxa"/>
            <w:gridSpan w:val="2"/>
          </w:tcPr>
          <w:p w14:paraId="4FCB043B" w14:textId="77777777" w:rsidR="006B1CAD" w:rsidRPr="003F26CB" w:rsidRDefault="006B1CAD" w:rsidP="006530E0">
            <w:pPr>
              <w:keepNext/>
              <w:spacing w:after="0"/>
              <w:rPr>
                <w:rFonts w:cstheme="minorHAnsi"/>
                <w:sz w:val="14"/>
                <w:szCs w:val="14"/>
              </w:rPr>
            </w:pPr>
            <w:r w:rsidRPr="003F26CB">
              <w:rPr>
                <w:rFonts w:cstheme="minorHAnsi"/>
                <w:sz w:val="14"/>
                <w:szCs w:val="14"/>
              </w:rPr>
              <w:t>City/State/Zip:</w:t>
            </w:r>
          </w:p>
        </w:tc>
        <w:tc>
          <w:tcPr>
            <w:tcW w:w="5366" w:type="dxa"/>
            <w:gridSpan w:val="2"/>
          </w:tcPr>
          <w:p w14:paraId="4FCB043C" w14:textId="77777777" w:rsidR="006B1CAD" w:rsidRPr="003F26CB" w:rsidRDefault="006B1CAD" w:rsidP="006530E0">
            <w:pPr>
              <w:keepNext/>
              <w:spacing w:after="0"/>
              <w:rPr>
                <w:rFonts w:cstheme="minorHAnsi"/>
                <w:sz w:val="14"/>
                <w:szCs w:val="14"/>
              </w:rPr>
            </w:pPr>
            <w:r w:rsidRPr="003F26CB">
              <w:rPr>
                <w:rFonts w:cstheme="minorHAnsi"/>
                <w:sz w:val="14"/>
                <w:szCs w:val="14"/>
              </w:rPr>
              <w:t>Phone:</w:t>
            </w:r>
          </w:p>
        </w:tc>
      </w:tr>
      <w:tr w:rsidR="006B1CAD" w:rsidRPr="00BF7EA9" w14:paraId="4FCB043F" w14:textId="77777777" w:rsidTr="00741563">
        <w:tblPrEx>
          <w:tblCellMar>
            <w:left w:w="115" w:type="dxa"/>
            <w:right w:w="115" w:type="dxa"/>
          </w:tblCellMar>
        </w:tblPrEx>
        <w:trPr>
          <w:trHeight w:val="269"/>
        </w:trPr>
        <w:tc>
          <w:tcPr>
            <w:tcW w:w="10943" w:type="dxa"/>
            <w:gridSpan w:val="4"/>
            <w:vAlign w:val="center"/>
          </w:tcPr>
          <w:p w14:paraId="4FCB043E" w14:textId="77777777" w:rsidR="006B1CAD" w:rsidRPr="00E243EF" w:rsidRDefault="006B1CAD" w:rsidP="006530E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theme="minorHAnsi"/>
                <w:sz w:val="18"/>
                <w:szCs w:val="18"/>
              </w:rPr>
            </w:pPr>
            <w:r w:rsidRPr="00E243EF">
              <w:rPr>
                <w:rFonts w:cstheme="minorHAnsi"/>
                <w:b/>
                <w:caps/>
                <w:sz w:val="18"/>
                <w:szCs w:val="18"/>
              </w:rPr>
              <w:t>Responsible Person's Declaration statement</w:t>
            </w:r>
          </w:p>
        </w:tc>
      </w:tr>
      <w:tr w:rsidR="006B1CAD" w:rsidRPr="00BF7EA9" w14:paraId="4FCB0446" w14:textId="77777777" w:rsidTr="007C5F5D">
        <w:tblPrEx>
          <w:tblCellMar>
            <w:left w:w="115" w:type="dxa"/>
            <w:right w:w="115" w:type="dxa"/>
          </w:tblCellMar>
        </w:tblPrEx>
        <w:trPr>
          <w:trHeight w:val="504"/>
        </w:trPr>
        <w:tc>
          <w:tcPr>
            <w:tcW w:w="10943" w:type="dxa"/>
            <w:gridSpan w:val="4"/>
          </w:tcPr>
          <w:p w14:paraId="5382A2D3" w14:textId="77777777" w:rsidR="007C5F5D" w:rsidRPr="00E243EF" w:rsidRDefault="007C5F5D" w:rsidP="006530E0">
            <w:pPr>
              <w:pStyle w:val="Heading3"/>
              <w:spacing w:before="60"/>
              <w:ind w:right="86"/>
              <w:rPr>
                <w:rFonts w:asciiTheme="minorHAnsi" w:hAnsiTheme="minorHAnsi" w:cstheme="minorHAnsi"/>
                <w:b w:val="0"/>
                <w:color w:val="auto"/>
                <w:sz w:val="18"/>
                <w:szCs w:val="18"/>
              </w:rPr>
            </w:pPr>
            <w:r w:rsidRPr="00E243EF">
              <w:rPr>
                <w:rFonts w:asciiTheme="minorHAnsi" w:hAnsiTheme="minorHAnsi" w:cstheme="minorHAnsi"/>
                <w:b w:val="0"/>
                <w:color w:val="auto"/>
                <w:sz w:val="18"/>
                <w:szCs w:val="18"/>
              </w:rPr>
              <w:t xml:space="preserve">I certify the following under penalty of perjury, under the laws of the State of California: </w:t>
            </w:r>
          </w:p>
          <w:p w14:paraId="55AD5843" w14:textId="77777777" w:rsidR="007C5F5D" w:rsidRPr="00E243EF" w:rsidRDefault="007C5F5D" w:rsidP="006530E0">
            <w:pPr>
              <w:pStyle w:val="Heading3"/>
              <w:keepLines w:val="0"/>
              <w:numPr>
                <w:ilvl w:val="0"/>
                <w:numId w:val="2"/>
              </w:numPr>
              <w:tabs>
                <w:tab w:val="left" w:pos="-2600"/>
              </w:tabs>
              <w:spacing w:before="0" w:line="240" w:lineRule="auto"/>
              <w:ind w:right="90"/>
              <w:rPr>
                <w:rFonts w:asciiTheme="minorHAnsi" w:hAnsiTheme="minorHAnsi" w:cstheme="minorHAnsi"/>
                <w:b w:val="0"/>
                <w:sz w:val="18"/>
                <w:szCs w:val="18"/>
              </w:rPr>
            </w:pPr>
            <w:r w:rsidRPr="00E243EF">
              <w:rPr>
                <w:rFonts w:asciiTheme="minorHAnsi" w:hAnsiTheme="minorHAnsi" w:cstheme="minorHAnsi"/>
                <w:b w:val="0"/>
                <w:color w:val="auto"/>
                <w:sz w:val="18"/>
                <w:szCs w:val="18"/>
              </w:rPr>
              <w:t>The information provided on this Certificate of Installation is true and correct.</w:t>
            </w:r>
            <w:r w:rsidRPr="00E243EF">
              <w:rPr>
                <w:rFonts w:asciiTheme="minorHAnsi" w:hAnsiTheme="minorHAnsi" w:cstheme="minorHAnsi"/>
                <w:b w:val="0"/>
                <w:sz w:val="18"/>
                <w:szCs w:val="18"/>
              </w:rPr>
              <w:t xml:space="preserve"> </w:t>
            </w:r>
          </w:p>
          <w:p w14:paraId="761FD37C" w14:textId="71140934" w:rsidR="007C5F5D" w:rsidRPr="00E243EF" w:rsidRDefault="007C5F5D" w:rsidP="006530E0">
            <w:pPr>
              <w:keepNext/>
              <w:widowControl w:val="0"/>
              <w:numPr>
                <w:ilvl w:val="0"/>
                <w:numId w:val="2"/>
              </w:numPr>
              <w:spacing w:after="0" w:line="240" w:lineRule="auto"/>
              <w:ind w:right="90"/>
              <w:rPr>
                <w:rFonts w:cstheme="minorHAnsi"/>
                <w:sz w:val="18"/>
                <w:szCs w:val="18"/>
              </w:rPr>
            </w:pPr>
            <w:r w:rsidRPr="00E243EF">
              <w:rPr>
                <w:rFonts w:cstheme="minorHAnsi"/>
                <w:snapToGrid w:val="0"/>
                <w:sz w:val="18"/>
                <w:szCs w:val="18"/>
              </w:rPr>
              <w:t xml:space="preserve">I am either: a) a responsible person eligible under Division 3 of the Business and Professions Code </w:t>
            </w:r>
            <w:r w:rsidRPr="00E243EF">
              <w:rPr>
                <w:rFonts w:cstheme="minorHAnsi"/>
                <w:sz w:val="18"/>
                <w:szCs w:val="18"/>
              </w:rPr>
              <w:t xml:space="preserve">in the applicable classification to accept responsibility for the system design, construction, or installation </w:t>
            </w:r>
            <w:r w:rsidRPr="00E243EF">
              <w:rPr>
                <w:rFonts w:cstheme="minorHAnsi"/>
                <w:snapToGrid w:val="0"/>
                <w:sz w:val="18"/>
                <w:szCs w:val="18"/>
              </w:rPr>
              <w:t xml:space="preserve">of features, materials, components, or manufactured devices </w:t>
            </w:r>
            <w:r w:rsidRPr="00E243EF">
              <w:rPr>
                <w:rFonts w:cstheme="minorHAnsi"/>
                <w:sz w:val="18"/>
                <w:szCs w:val="18"/>
              </w:rPr>
              <w:t xml:space="preserve">for the scope of work identified on this Certificate of Installation, </w:t>
            </w:r>
            <w:r w:rsidRPr="00E243EF">
              <w:rPr>
                <w:rFonts w:cstheme="minorHAnsi"/>
                <w:snapToGrid w:val="0"/>
                <w:sz w:val="18"/>
                <w:szCs w:val="18"/>
              </w:rPr>
              <w:t>and attest to the declarations in this statement</w:t>
            </w:r>
            <w:r w:rsidRPr="00E243EF">
              <w:rPr>
                <w:rFonts w:cstheme="minorHAnsi"/>
                <w:sz w:val="18"/>
                <w:szCs w:val="18"/>
              </w:rPr>
              <w:t>, or b) I am an authorized representative of the responsible person and attest to the declarations in this statement on the responsible person’s behalf.</w:t>
            </w:r>
          </w:p>
          <w:p w14:paraId="3E013163" w14:textId="28B21052" w:rsidR="007C5F5D" w:rsidRPr="00E243EF" w:rsidRDefault="007C5F5D" w:rsidP="006530E0">
            <w:pPr>
              <w:pStyle w:val="ListParagraph"/>
              <w:keepNext/>
              <w:numPr>
                <w:ilvl w:val="0"/>
                <w:numId w:val="2"/>
              </w:numPr>
              <w:autoSpaceDE w:val="0"/>
              <w:autoSpaceDN w:val="0"/>
              <w:adjustRightInd w:val="0"/>
              <w:ind w:right="90"/>
              <w:rPr>
                <w:rFonts w:asciiTheme="minorHAnsi" w:hAnsiTheme="minorHAnsi" w:cstheme="minorHAnsi"/>
                <w:sz w:val="18"/>
                <w:szCs w:val="18"/>
              </w:rPr>
            </w:pPr>
            <w:r w:rsidRPr="00E243EF">
              <w:rPr>
                <w:rFonts w:asciiTheme="minorHAnsi" w:hAnsiTheme="minorHAnsi" w:cstheme="minorHAnsi"/>
                <w:sz w:val="18"/>
                <w:szCs w:val="18"/>
              </w:rPr>
              <w:t xml:space="preserve">The constructed or installed features, materials, </w:t>
            </w:r>
            <w:proofErr w:type="gramStart"/>
            <w:r w:rsidRPr="00E243EF">
              <w:rPr>
                <w:rFonts w:asciiTheme="minorHAnsi" w:hAnsiTheme="minorHAnsi" w:cstheme="minorHAnsi"/>
                <w:sz w:val="18"/>
                <w:szCs w:val="18"/>
              </w:rPr>
              <w:t>components</w:t>
            </w:r>
            <w:proofErr w:type="gramEnd"/>
            <w:r w:rsidRPr="00E243EF">
              <w:rPr>
                <w:rFonts w:asciiTheme="minorHAnsi" w:hAnsiTheme="minorHAnsi" w:cs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4FCB0445" w14:textId="2F8943F2" w:rsidR="006B1CAD" w:rsidRPr="00E243EF" w:rsidRDefault="007C5F5D" w:rsidP="006530E0">
            <w:pPr>
              <w:pStyle w:val="ListParagraph"/>
              <w:keepNext/>
              <w:numPr>
                <w:ilvl w:val="0"/>
                <w:numId w:val="2"/>
              </w:numPr>
              <w:rPr>
                <w:rFonts w:asciiTheme="minorHAnsi" w:hAnsiTheme="minorHAnsi" w:cstheme="minorHAnsi"/>
                <w:sz w:val="18"/>
                <w:szCs w:val="18"/>
              </w:rPr>
            </w:pPr>
            <w:r w:rsidRPr="00E243EF">
              <w:rPr>
                <w:rFonts w:asciiTheme="minorHAnsi" w:hAnsiTheme="minorHAnsi" w:cstheme="minorHAnsi"/>
                <w:sz w:val="18"/>
                <w:szCs w:val="18"/>
              </w:rPr>
              <w:t xml:space="preserve">I will ensure that a registered copy of this Certificate of Installation shall be posted or made available with the building permit(s) issued for the </w:t>
            </w:r>
            <w:proofErr w:type="gramStart"/>
            <w:r w:rsidRPr="00E243EF">
              <w:rPr>
                <w:rFonts w:asciiTheme="minorHAnsi" w:hAnsiTheme="minorHAnsi" w:cstheme="minorHAnsi"/>
                <w:sz w:val="18"/>
                <w:szCs w:val="18"/>
              </w:rPr>
              <w:t>building, and</w:t>
            </w:r>
            <w:proofErr w:type="gramEnd"/>
            <w:r w:rsidRPr="00E243EF">
              <w:rPr>
                <w:rFonts w:asciiTheme="minorHAnsi" w:hAnsiTheme="minorHAnsi" w:cstheme="minorHAnsi"/>
                <w:sz w:val="18"/>
                <w:szCs w:val="18"/>
              </w:rPr>
              <w:t xml:space="preserve"> made available to the enforcement agency for all applicable inspections. I understand that a registered copy of this Certificate of Installation is required to be included with the documentation the builder provides to the building owner at occupancy.</w:t>
            </w:r>
          </w:p>
        </w:tc>
      </w:tr>
      <w:tr w:rsidR="006B1CAD" w:rsidRPr="00BF7EA9" w14:paraId="4FCB0449" w14:textId="77777777" w:rsidTr="007C5F5D">
        <w:tblPrEx>
          <w:tblCellMar>
            <w:left w:w="108" w:type="dxa"/>
            <w:right w:w="108" w:type="dxa"/>
          </w:tblCellMar>
        </w:tblPrEx>
        <w:trPr>
          <w:trHeight w:val="360"/>
        </w:trPr>
        <w:tc>
          <w:tcPr>
            <w:tcW w:w="5307" w:type="dxa"/>
          </w:tcPr>
          <w:p w14:paraId="4FCB0447" w14:textId="77777777" w:rsidR="006B1CAD" w:rsidRPr="003F26CB" w:rsidRDefault="006B1CAD" w:rsidP="006530E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3F26CB">
              <w:rPr>
                <w:rFonts w:cstheme="minorHAnsi"/>
                <w:sz w:val="14"/>
                <w:szCs w:val="14"/>
              </w:rPr>
              <w:t>Responsible Builder/Installer Name:</w:t>
            </w:r>
          </w:p>
        </w:tc>
        <w:tc>
          <w:tcPr>
            <w:tcW w:w="5636" w:type="dxa"/>
            <w:gridSpan w:val="3"/>
          </w:tcPr>
          <w:p w14:paraId="4FCB0448" w14:textId="77777777" w:rsidR="006B1CAD" w:rsidRPr="003F26CB" w:rsidRDefault="006B1CAD" w:rsidP="006530E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3F26CB">
              <w:rPr>
                <w:rFonts w:cstheme="minorHAnsi"/>
                <w:sz w:val="14"/>
                <w:szCs w:val="14"/>
              </w:rPr>
              <w:t>Responsible Builder/Installer Signature:</w:t>
            </w:r>
          </w:p>
        </w:tc>
      </w:tr>
      <w:tr w:rsidR="006B1CAD" w:rsidRPr="00BF7EA9" w14:paraId="4FCB044C" w14:textId="77777777" w:rsidTr="007C5F5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FCB044A" w14:textId="77777777" w:rsidR="006B1CAD" w:rsidRPr="003F26CB" w:rsidRDefault="00AF5606"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3F26CB">
              <w:rPr>
                <w:rFonts w:cstheme="minorHAnsi"/>
                <w:sz w:val="14"/>
                <w:szCs w:val="14"/>
              </w:rPr>
              <w:t xml:space="preserve">Company Name: </w:t>
            </w:r>
            <w:r w:rsidR="006B1CAD" w:rsidRPr="003F26CB">
              <w:rPr>
                <w:rFonts w:cstheme="minorHAnsi"/>
                <w:sz w:val="14"/>
                <w:szCs w:val="14"/>
              </w:rPr>
              <w:t>(Installing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4FCB044B" w14:textId="77777777" w:rsidR="006B1CAD" w:rsidRPr="003F26CB"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3F26CB">
              <w:rPr>
                <w:rFonts w:cstheme="minorHAnsi"/>
                <w:sz w:val="14"/>
                <w:szCs w:val="14"/>
              </w:rPr>
              <w:t xml:space="preserve">Position </w:t>
            </w:r>
            <w:proofErr w:type="gramStart"/>
            <w:r w:rsidRPr="003F26CB">
              <w:rPr>
                <w:rFonts w:cstheme="minorHAnsi"/>
                <w:sz w:val="14"/>
                <w:szCs w:val="14"/>
              </w:rPr>
              <w:t>With</w:t>
            </w:r>
            <w:proofErr w:type="gramEnd"/>
            <w:r w:rsidRPr="003F26CB">
              <w:rPr>
                <w:rFonts w:cstheme="minorHAnsi"/>
                <w:sz w:val="14"/>
                <w:szCs w:val="14"/>
              </w:rPr>
              <w:t xml:space="preserve"> Company (Title):</w:t>
            </w:r>
          </w:p>
        </w:tc>
      </w:tr>
      <w:tr w:rsidR="006B1CAD" w:rsidRPr="00BF7EA9" w14:paraId="4FCB044F" w14:textId="77777777" w:rsidTr="007C5F5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FCB044D" w14:textId="77777777" w:rsidR="006B1CAD" w:rsidRPr="003F26CB"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3F26CB">
              <w:rPr>
                <w:rFonts w:cstheme="minorHAnsi"/>
                <w:sz w:val="14"/>
                <w:szCs w:val="14"/>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4FCB044E" w14:textId="77777777" w:rsidR="006B1CAD" w:rsidRPr="003F26CB"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3F26CB">
              <w:rPr>
                <w:rFonts w:cstheme="minorHAnsi"/>
                <w:sz w:val="14"/>
                <w:szCs w:val="14"/>
              </w:rPr>
              <w:t>CSLB License:</w:t>
            </w:r>
          </w:p>
        </w:tc>
      </w:tr>
      <w:tr w:rsidR="006B1CAD" w:rsidRPr="00BF7EA9" w14:paraId="4FCB0453" w14:textId="77777777" w:rsidTr="007C5F5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FCB0450" w14:textId="77777777" w:rsidR="006B1CAD" w:rsidRPr="003F26CB"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3F26CB">
              <w:rPr>
                <w:rFonts w:cs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4FCB0451" w14:textId="77777777" w:rsidR="006B1CAD" w:rsidRPr="003F26CB"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3F26CB">
              <w:rPr>
                <w:rFonts w:cstheme="minorHAnsi"/>
                <w:sz w:val="14"/>
                <w:szCs w:val="14"/>
              </w:rPr>
              <w:t>Phone</w:t>
            </w:r>
          </w:p>
        </w:tc>
        <w:tc>
          <w:tcPr>
            <w:tcW w:w="2815" w:type="dxa"/>
            <w:tcBorders>
              <w:top w:val="single" w:sz="4" w:space="0" w:color="auto"/>
              <w:left w:val="single" w:sz="4" w:space="0" w:color="auto"/>
              <w:bottom w:val="single" w:sz="4" w:space="0" w:color="auto"/>
              <w:right w:val="single" w:sz="4" w:space="0" w:color="auto"/>
            </w:tcBorders>
          </w:tcPr>
          <w:p w14:paraId="4FCB0452" w14:textId="77777777" w:rsidR="006B1CAD" w:rsidRPr="003F26CB"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3F26CB">
              <w:rPr>
                <w:rFonts w:cstheme="minorHAnsi"/>
                <w:sz w:val="14"/>
                <w:szCs w:val="14"/>
              </w:rPr>
              <w:t>Date Signed:</w:t>
            </w:r>
          </w:p>
        </w:tc>
      </w:tr>
    </w:tbl>
    <w:p w14:paraId="4FCB0454" w14:textId="77777777" w:rsidR="006B1CAD" w:rsidRPr="00C54288" w:rsidRDefault="006B1CAD" w:rsidP="006530E0">
      <w:pPr>
        <w:spacing w:after="0"/>
        <w:rPr>
          <w:rFonts w:cstheme="minorHAnsi"/>
          <w:sz w:val="20"/>
          <w:szCs w:val="20"/>
        </w:rPr>
      </w:pPr>
    </w:p>
    <w:p w14:paraId="4FCB0455" w14:textId="77777777" w:rsidR="006B1CAD" w:rsidRPr="00C54288" w:rsidRDefault="006B1CAD" w:rsidP="006530E0">
      <w:pPr>
        <w:spacing w:after="0"/>
        <w:rPr>
          <w:rFonts w:cstheme="minorHAnsi"/>
          <w:sz w:val="20"/>
          <w:szCs w:val="20"/>
        </w:rPr>
      </w:pPr>
    </w:p>
    <w:p w14:paraId="4FCB0456" w14:textId="77777777" w:rsidR="006B1CAD" w:rsidRPr="00C54288" w:rsidRDefault="006B1CAD" w:rsidP="006530E0">
      <w:pPr>
        <w:spacing w:after="0"/>
        <w:rPr>
          <w:rFonts w:cstheme="minorHAnsi"/>
          <w:sz w:val="20"/>
          <w:szCs w:val="20"/>
        </w:rPr>
        <w:sectPr w:rsidR="006B1CAD" w:rsidRPr="00C54288" w:rsidSect="00C54288">
          <w:headerReference w:type="default" r:id="rId11"/>
          <w:footerReference w:type="default" r:id="rId12"/>
          <w:headerReference w:type="first" r:id="rId13"/>
          <w:footerReference w:type="first" r:id="rId14"/>
          <w:pgSz w:w="12240" w:h="15840"/>
          <w:pgMar w:top="720" w:right="720" w:bottom="720" w:left="720" w:header="432" w:footer="432" w:gutter="0"/>
          <w:cols w:space="720"/>
          <w:titlePg/>
          <w:docGrid w:linePitch="360"/>
        </w:sectPr>
      </w:pPr>
    </w:p>
    <w:p w14:paraId="7339CBB5" w14:textId="77777777" w:rsidR="00EB1BDE" w:rsidRPr="00C54288" w:rsidRDefault="00EB1BDE" w:rsidP="00EB1BDE">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cstheme="minorHAnsi"/>
          <w:b/>
          <w:sz w:val="18"/>
          <w:szCs w:val="20"/>
        </w:rPr>
      </w:pPr>
      <w:r w:rsidRPr="00C54288">
        <w:rPr>
          <w:rFonts w:cstheme="minorHAnsi"/>
          <w:b/>
          <w:sz w:val="18"/>
          <w:szCs w:val="20"/>
        </w:rPr>
        <w:lastRenderedPageBreak/>
        <w:t>CF2R-PLB-02-E User Instructions</w:t>
      </w:r>
    </w:p>
    <w:p w14:paraId="6D63198E" w14:textId="77777777" w:rsidR="00954600" w:rsidRPr="00C54288" w:rsidRDefault="00EB1BDE" w:rsidP="00954600">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eastAsia="Calibri" w:cstheme="minorHAnsi"/>
          <w:b/>
          <w:sz w:val="18"/>
          <w:szCs w:val="20"/>
        </w:rPr>
      </w:pPr>
      <w:r w:rsidRPr="00C54288">
        <w:rPr>
          <w:rFonts w:eastAsia="Calibri" w:cstheme="minorHAnsi"/>
          <w:b/>
          <w:sz w:val="18"/>
          <w:szCs w:val="20"/>
        </w:rPr>
        <w:t>A</w:t>
      </w:r>
      <w:r w:rsidR="00954600" w:rsidRPr="00C54288">
        <w:rPr>
          <w:rFonts w:eastAsia="Calibri" w:cstheme="minorHAnsi"/>
          <w:b/>
          <w:sz w:val="18"/>
          <w:szCs w:val="20"/>
        </w:rPr>
        <w:t xml:space="preserve">. Design Dwelling Unit Water Heating Systems Information </w:t>
      </w:r>
    </w:p>
    <w:p w14:paraId="0C0F1EDC" w14:textId="7311114C" w:rsidR="00954600" w:rsidRPr="00C54288" w:rsidRDefault="00954600" w:rsidP="00954600">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eastAsia="Calibri" w:cstheme="minorHAnsi"/>
          <w:sz w:val="18"/>
          <w:szCs w:val="20"/>
        </w:rPr>
      </w:pPr>
      <w:r w:rsidRPr="00C54288">
        <w:rPr>
          <w:rFonts w:eastAsia="Calibri" w:cstheme="minorHAnsi"/>
          <w:sz w:val="18"/>
          <w:szCs w:val="20"/>
        </w:rPr>
        <w:t xml:space="preserve">This table reports the water heating system features that were specified on the registered CF1R compliance document for this project. </w:t>
      </w:r>
      <w:r w:rsidR="000F3621">
        <w:rPr>
          <w:rFonts w:eastAsia="Calibri" w:cstheme="minorHAnsi"/>
          <w:sz w:val="18"/>
          <w:szCs w:val="20"/>
        </w:rPr>
        <w:t>This section is f</w:t>
      </w:r>
      <w:r w:rsidRPr="00C54288">
        <w:rPr>
          <w:rFonts w:eastAsia="Calibri" w:cstheme="minorHAnsi"/>
          <w:sz w:val="18"/>
          <w:szCs w:val="20"/>
        </w:rPr>
        <w:t>or information</w:t>
      </w:r>
      <w:r w:rsidR="000F3621">
        <w:rPr>
          <w:rFonts w:eastAsia="Calibri" w:cstheme="minorHAnsi"/>
          <w:sz w:val="18"/>
          <w:szCs w:val="20"/>
        </w:rPr>
        <w:t>/verification purposes</w:t>
      </w:r>
      <w:r w:rsidRPr="00C54288">
        <w:rPr>
          <w:rFonts w:eastAsia="Calibri" w:cstheme="minorHAnsi"/>
          <w:sz w:val="18"/>
          <w:szCs w:val="20"/>
        </w:rPr>
        <w:t xml:space="preserve"> only and requires no user input.</w:t>
      </w:r>
    </w:p>
    <w:p w14:paraId="3B1F92C0" w14:textId="77777777" w:rsidR="00954600" w:rsidRPr="00C54288" w:rsidRDefault="00954600" w:rsidP="00954600">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eastAsia="Calibri" w:cstheme="minorHAnsi"/>
          <w:sz w:val="18"/>
          <w:szCs w:val="20"/>
        </w:rPr>
      </w:pPr>
    </w:p>
    <w:p w14:paraId="454D9C64" w14:textId="72D97D73" w:rsidR="00954600" w:rsidRPr="00C54288" w:rsidRDefault="00EB1BDE" w:rsidP="00954600">
      <w:pPr>
        <w:keepNext/>
        <w:spacing w:after="0" w:line="240" w:lineRule="auto"/>
        <w:rPr>
          <w:rFonts w:eastAsia="Calibri" w:cstheme="minorHAnsi"/>
          <w:sz w:val="18"/>
          <w:szCs w:val="20"/>
        </w:rPr>
      </w:pPr>
      <w:r w:rsidRPr="00C54288">
        <w:rPr>
          <w:rFonts w:eastAsia="Calibri" w:cstheme="minorHAnsi"/>
          <w:b/>
          <w:sz w:val="18"/>
          <w:szCs w:val="20"/>
        </w:rPr>
        <w:t>B</w:t>
      </w:r>
      <w:r w:rsidR="00954600" w:rsidRPr="00C54288">
        <w:rPr>
          <w:rFonts w:eastAsia="Calibri" w:cstheme="minorHAnsi"/>
          <w:b/>
          <w:sz w:val="18"/>
          <w:szCs w:val="20"/>
        </w:rPr>
        <w:t>. Installed Dwelling Unit Water Heating Systems Information</w:t>
      </w:r>
    </w:p>
    <w:p w14:paraId="4D759247" w14:textId="5C317FFD" w:rsidR="00954600" w:rsidRPr="00C54288" w:rsidRDefault="00954600" w:rsidP="00954600">
      <w:pPr>
        <w:keepNext/>
        <w:spacing w:after="0" w:line="240" w:lineRule="auto"/>
        <w:rPr>
          <w:rFonts w:eastAsia="Calibri" w:cstheme="minorHAnsi"/>
          <w:sz w:val="18"/>
          <w:szCs w:val="20"/>
        </w:rPr>
      </w:pPr>
      <w:r w:rsidRPr="00C54288">
        <w:rPr>
          <w:rFonts w:eastAsia="Calibri" w:cstheme="minorHAnsi"/>
          <w:sz w:val="18"/>
          <w:szCs w:val="20"/>
        </w:rPr>
        <w:t xml:space="preserve">This table reports the water heating system information that is being installed. Require one line for each </w:t>
      </w:r>
      <w:r w:rsidR="00F954EF">
        <w:rPr>
          <w:rFonts w:eastAsia="Calibri" w:cstheme="minorHAnsi"/>
          <w:sz w:val="18"/>
          <w:szCs w:val="20"/>
        </w:rPr>
        <w:t>installed water heater</w:t>
      </w:r>
      <w:r w:rsidRPr="00C54288">
        <w:rPr>
          <w:rFonts w:eastAsia="Calibri" w:cstheme="minorHAnsi"/>
          <w:sz w:val="18"/>
          <w:szCs w:val="20"/>
        </w:rPr>
        <w:t>.</w:t>
      </w:r>
    </w:p>
    <w:p w14:paraId="261F8A95" w14:textId="5D7B1CB4" w:rsidR="00A418D8" w:rsidRDefault="00954600" w:rsidP="00954600">
      <w:pPr>
        <w:keepNext/>
        <w:spacing w:after="0" w:line="240" w:lineRule="auto"/>
        <w:ind w:left="720" w:hanging="450"/>
        <w:rPr>
          <w:rFonts w:eastAsia="Calibri" w:cstheme="minorHAnsi"/>
          <w:sz w:val="18"/>
          <w:szCs w:val="20"/>
        </w:rPr>
      </w:pPr>
      <w:r w:rsidRPr="00C54288">
        <w:rPr>
          <w:rFonts w:eastAsia="Calibri" w:cstheme="minorHAnsi"/>
          <w:sz w:val="18"/>
          <w:szCs w:val="20"/>
        </w:rPr>
        <w:t xml:space="preserve">01 </w:t>
      </w:r>
      <w:r w:rsidR="00A418D8">
        <w:rPr>
          <w:rFonts w:eastAsia="Calibri" w:cstheme="minorHAnsi"/>
          <w:sz w:val="18"/>
          <w:szCs w:val="20"/>
        </w:rPr>
        <w:t xml:space="preserve">Dwelling Unit Name - </w:t>
      </w:r>
      <w:r w:rsidR="00A418D8" w:rsidRPr="00C54288">
        <w:rPr>
          <w:rFonts w:eastAsia="Calibri" w:cstheme="minorHAnsi"/>
          <w:sz w:val="18"/>
          <w:szCs w:val="20"/>
        </w:rPr>
        <w:t xml:space="preserve">Reference information from </w:t>
      </w:r>
      <w:r w:rsidR="00A418D8">
        <w:rPr>
          <w:rFonts w:eastAsia="Calibri" w:cstheme="minorHAnsi"/>
          <w:sz w:val="18"/>
          <w:szCs w:val="20"/>
        </w:rPr>
        <w:t>Table A</w:t>
      </w:r>
      <w:r w:rsidR="00A418D8" w:rsidRPr="00C54288">
        <w:rPr>
          <w:rFonts w:eastAsia="Calibri" w:cstheme="minorHAnsi"/>
          <w:sz w:val="18"/>
          <w:szCs w:val="20"/>
        </w:rPr>
        <w:t>.</w:t>
      </w:r>
    </w:p>
    <w:p w14:paraId="3279817D" w14:textId="58F8B5C4" w:rsidR="00954600" w:rsidRPr="00C54288" w:rsidRDefault="00A418D8" w:rsidP="00954600">
      <w:pPr>
        <w:keepNext/>
        <w:spacing w:after="0" w:line="240" w:lineRule="auto"/>
        <w:ind w:left="720" w:hanging="450"/>
        <w:rPr>
          <w:rFonts w:eastAsia="Calibri" w:cstheme="minorHAnsi"/>
          <w:sz w:val="18"/>
          <w:szCs w:val="20"/>
        </w:rPr>
      </w:pPr>
      <w:r>
        <w:rPr>
          <w:rFonts w:eastAsia="Calibri" w:cstheme="minorHAnsi"/>
          <w:sz w:val="18"/>
          <w:szCs w:val="20"/>
        </w:rPr>
        <w:t xml:space="preserve">02 </w:t>
      </w:r>
      <w:r w:rsidR="00954600" w:rsidRPr="00C54288">
        <w:rPr>
          <w:rFonts w:eastAsia="Calibri" w:cstheme="minorHAnsi"/>
          <w:sz w:val="18"/>
          <w:szCs w:val="20"/>
        </w:rPr>
        <w:t xml:space="preserve">Water Heating System ID or Name – Reference information from </w:t>
      </w:r>
      <w:r w:rsidR="00B15CA9">
        <w:rPr>
          <w:rFonts w:eastAsia="Calibri" w:cstheme="minorHAnsi"/>
          <w:sz w:val="18"/>
          <w:szCs w:val="20"/>
        </w:rPr>
        <w:t>Table A</w:t>
      </w:r>
      <w:r w:rsidR="00954600" w:rsidRPr="00C54288">
        <w:rPr>
          <w:rFonts w:eastAsia="Calibri" w:cstheme="minorHAnsi"/>
          <w:sz w:val="18"/>
          <w:szCs w:val="20"/>
        </w:rPr>
        <w:t>.</w:t>
      </w:r>
    </w:p>
    <w:p w14:paraId="0A39AD88" w14:textId="4112FC89" w:rsidR="00165999" w:rsidRPr="00C54288" w:rsidRDefault="00954600" w:rsidP="0016599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eastAsia="Calibri" w:cstheme="minorHAnsi"/>
          <w:sz w:val="18"/>
          <w:szCs w:val="20"/>
        </w:rPr>
      </w:pPr>
      <w:r w:rsidRPr="00C54288">
        <w:rPr>
          <w:rFonts w:eastAsia="Calibri" w:cstheme="minorHAnsi"/>
          <w:sz w:val="18"/>
          <w:szCs w:val="20"/>
        </w:rPr>
        <w:t>0</w:t>
      </w:r>
      <w:r w:rsidR="00A418D8">
        <w:rPr>
          <w:rFonts w:eastAsia="Calibri" w:cstheme="minorHAnsi"/>
          <w:sz w:val="18"/>
          <w:szCs w:val="20"/>
        </w:rPr>
        <w:t>3</w:t>
      </w:r>
      <w:r w:rsidRPr="00C54288">
        <w:rPr>
          <w:rFonts w:eastAsia="Calibri" w:cstheme="minorHAnsi"/>
          <w:sz w:val="18"/>
          <w:szCs w:val="20"/>
        </w:rPr>
        <w:t xml:space="preserve"> </w:t>
      </w:r>
      <w:r w:rsidR="00B15CA9">
        <w:rPr>
          <w:rFonts w:eastAsia="Calibri" w:cstheme="minorHAnsi"/>
          <w:sz w:val="18"/>
          <w:szCs w:val="20"/>
        </w:rPr>
        <w:t>Modeled Equipment Make and Model</w:t>
      </w:r>
      <w:r w:rsidR="00165999" w:rsidRPr="00C54288">
        <w:rPr>
          <w:rFonts w:eastAsia="Calibri" w:cstheme="minorHAnsi"/>
          <w:sz w:val="18"/>
          <w:szCs w:val="20"/>
        </w:rPr>
        <w:t xml:space="preserve"> – User input. Enter the name and model number of the water heater manufacturer.</w:t>
      </w:r>
    </w:p>
    <w:p w14:paraId="1897C137" w14:textId="106EEBE3" w:rsidR="00954600" w:rsidRPr="00C54288" w:rsidRDefault="00954600" w:rsidP="00954600">
      <w:pPr>
        <w:keepNext/>
        <w:spacing w:after="0" w:line="240" w:lineRule="auto"/>
        <w:ind w:left="720" w:hanging="450"/>
        <w:rPr>
          <w:rFonts w:eastAsia="Calibri" w:cstheme="minorHAnsi"/>
          <w:sz w:val="18"/>
          <w:szCs w:val="20"/>
        </w:rPr>
      </w:pPr>
      <w:r w:rsidRPr="00C54288">
        <w:rPr>
          <w:rFonts w:eastAsia="Calibri" w:cstheme="minorHAnsi"/>
          <w:sz w:val="18"/>
          <w:szCs w:val="20"/>
        </w:rPr>
        <w:t>0</w:t>
      </w:r>
      <w:r w:rsidR="00A418D8">
        <w:rPr>
          <w:rFonts w:eastAsia="Calibri" w:cstheme="minorHAnsi"/>
          <w:sz w:val="18"/>
          <w:szCs w:val="20"/>
        </w:rPr>
        <w:t>4</w:t>
      </w:r>
      <w:r w:rsidRPr="00C54288">
        <w:rPr>
          <w:rFonts w:eastAsia="Calibri" w:cstheme="minorHAnsi"/>
          <w:sz w:val="18"/>
          <w:szCs w:val="20"/>
        </w:rPr>
        <w:t xml:space="preserve"> # of </w:t>
      </w:r>
      <w:r w:rsidR="00A418D8">
        <w:rPr>
          <w:rFonts w:eastAsia="Times New Roman" w:cstheme="minorHAnsi"/>
          <w:sz w:val="18"/>
          <w:szCs w:val="20"/>
        </w:rPr>
        <w:t xml:space="preserve">Like (or Identical) </w:t>
      </w:r>
      <w:r w:rsidRPr="00C54288">
        <w:rPr>
          <w:rFonts w:eastAsia="Calibri" w:cstheme="minorHAnsi"/>
          <w:sz w:val="18"/>
          <w:szCs w:val="20"/>
        </w:rPr>
        <w:t xml:space="preserve">Water Heaters in system –Reference information from </w:t>
      </w:r>
      <w:r w:rsidR="005453DA">
        <w:rPr>
          <w:rFonts w:eastAsia="Calibri" w:cstheme="minorHAnsi"/>
          <w:sz w:val="18"/>
          <w:szCs w:val="20"/>
        </w:rPr>
        <w:t>Table A</w:t>
      </w:r>
      <w:r w:rsidRPr="00C54288">
        <w:rPr>
          <w:rFonts w:eastAsia="Calibri" w:cstheme="minorHAnsi"/>
          <w:sz w:val="18"/>
          <w:szCs w:val="20"/>
        </w:rPr>
        <w:t>.</w:t>
      </w:r>
    </w:p>
    <w:p w14:paraId="10DC1B92" w14:textId="0A5C2E52" w:rsidR="00954600" w:rsidRPr="00C54288" w:rsidRDefault="00954600" w:rsidP="00954600">
      <w:pPr>
        <w:keepNext/>
        <w:spacing w:after="0" w:line="240" w:lineRule="auto"/>
        <w:ind w:left="720" w:hanging="450"/>
        <w:rPr>
          <w:rFonts w:eastAsia="Calibri" w:cstheme="minorHAnsi"/>
          <w:sz w:val="18"/>
          <w:szCs w:val="20"/>
        </w:rPr>
      </w:pPr>
      <w:r w:rsidRPr="00C54288">
        <w:rPr>
          <w:rFonts w:eastAsia="Calibri" w:cstheme="minorHAnsi"/>
          <w:sz w:val="18"/>
          <w:szCs w:val="20"/>
        </w:rPr>
        <w:t>0</w:t>
      </w:r>
      <w:r w:rsidR="00A418D8">
        <w:rPr>
          <w:rFonts w:eastAsia="Calibri" w:cstheme="minorHAnsi"/>
          <w:sz w:val="18"/>
          <w:szCs w:val="20"/>
        </w:rPr>
        <w:t>5</w:t>
      </w:r>
      <w:r w:rsidRPr="00C54288">
        <w:rPr>
          <w:rFonts w:eastAsia="Calibri" w:cstheme="minorHAnsi"/>
          <w:sz w:val="18"/>
          <w:szCs w:val="20"/>
        </w:rPr>
        <w:t xml:space="preserve"> </w:t>
      </w:r>
      <w:r w:rsidR="00165999" w:rsidRPr="00C54288">
        <w:rPr>
          <w:rFonts w:eastAsia="Calibri" w:cstheme="minorHAnsi"/>
          <w:sz w:val="18"/>
          <w:szCs w:val="20"/>
        </w:rPr>
        <w:t>Tank Location</w:t>
      </w:r>
      <w:r w:rsidRPr="00C54288">
        <w:rPr>
          <w:rFonts w:eastAsia="Calibri" w:cstheme="minorHAnsi"/>
          <w:sz w:val="18"/>
          <w:szCs w:val="20"/>
        </w:rPr>
        <w:t xml:space="preserve"> – User input </w:t>
      </w:r>
      <w:r w:rsidR="00165999" w:rsidRPr="00C54288">
        <w:rPr>
          <w:rFonts w:eastAsia="Calibri" w:cstheme="minorHAnsi"/>
          <w:sz w:val="18"/>
          <w:szCs w:val="20"/>
        </w:rPr>
        <w:t xml:space="preserve">must equal </w:t>
      </w:r>
      <w:r w:rsidR="00136D7C" w:rsidRPr="00C54288">
        <w:rPr>
          <w:rFonts w:eastAsia="Calibri" w:cstheme="minorHAnsi"/>
          <w:sz w:val="18"/>
          <w:szCs w:val="20"/>
        </w:rPr>
        <w:t>r</w:t>
      </w:r>
      <w:r w:rsidR="00165999" w:rsidRPr="00C54288">
        <w:rPr>
          <w:rFonts w:eastAsia="Calibri" w:cstheme="minorHAnsi"/>
          <w:sz w:val="18"/>
          <w:szCs w:val="20"/>
        </w:rPr>
        <w:t xml:space="preserve">eference information </w:t>
      </w:r>
      <w:r w:rsidR="005453DA">
        <w:rPr>
          <w:rFonts w:eastAsia="Calibri" w:cstheme="minorHAnsi"/>
          <w:sz w:val="18"/>
          <w:szCs w:val="20"/>
        </w:rPr>
        <w:t>from</w:t>
      </w:r>
      <w:r w:rsidR="00165999" w:rsidRPr="00C54288">
        <w:rPr>
          <w:rFonts w:eastAsia="Calibri" w:cstheme="minorHAnsi"/>
          <w:sz w:val="18"/>
          <w:szCs w:val="20"/>
        </w:rPr>
        <w:t xml:space="preserve"> </w:t>
      </w:r>
      <w:r w:rsidR="005453DA">
        <w:rPr>
          <w:rFonts w:eastAsia="Calibri" w:cstheme="minorHAnsi"/>
          <w:sz w:val="18"/>
          <w:szCs w:val="20"/>
        </w:rPr>
        <w:t>Table A</w:t>
      </w:r>
      <w:r w:rsidRPr="00C54288">
        <w:rPr>
          <w:rFonts w:eastAsia="Calibri" w:cstheme="minorHAnsi"/>
          <w:sz w:val="18"/>
          <w:szCs w:val="20"/>
        </w:rPr>
        <w:t>.</w:t>
      </w:r>
    </w:p>
    <w:p w14:paraId="671A798B" w14:textId="0D69C4E0" w:rsidR="00954600" w:rsidRPr="00C54288" w:rsidRDefault="00954600" w:rsidP="00954600">
      <w:pPr>
        <w:keepNext/>
        <w:spacing w:after="0" w:line="240" w:lineRule="auto"/>
        <w:ind w:left="720" w:hanging="450"/>
        <w:rPr>
          <w:rFonts w:eastAsia="Calibri" w:cstheme="minorHAnsi"/>
          <w:sz w:val="18"/>
          <w:szCs w:val="20"/>
        </w:rPr>
      </w:pPr>
      <w:r w:rsidRPr="00C54288">
        <w:rPr>
          <w:rFonts w:eastAsia="Calibri" w:cstheme="minorHAnsi"/>
          <w:sz w:val="18"/>
          <w:szCs w:val="20"/>
        </w:rPr>
        <w:t>0</w:t>
      </w:r>
      <w:r w:rsidR="00A418D8">
        <w:rPr>
          <w:rFonts w:eastAsia="Calibri" w:cstheme="minorHAnsi"/>
          <w:sz w:val="18"/>
          <w:szCs w:val="20"/>
        </w:rPr>
        <w:t>6</w:t>
      </w:r>
      <w:r w:rsidRPr="00C54288">
        <w:rPr>
          <w:rFonts w:eastAsia="Calibri" w:cstheme="minorHAnsi"/>
          <w:sz w:val="18"/>
          <w:szCs w:val="20"/>
        </w:rPr>
        <w:t xml:space="preserve"> </w:t>
      </w:r>
      <w:r w:rsidR="00165999" w:rsidRPr="00C54288">
        <w:rPr>
          <w:rFonts w:eastAsia="Calibri" w:cstheme="minorHAnsi"/>
          <w:sz w:val="18"/>
          <w:szCs w:val="20"/>
        </w:rPr>
        <w:t>Exterior Tank Insulation</w:t>
      </w:r>
      <w:r w:rsidRPr="00C54288">
        <w:rPr>
          <w:rFonts w:eastAsia="Calibri" w:cstheme="minorHAnsi"/>
          <w:sz w:val="18"/>
          <w:szCs w:val="20"/>
        </w:rPr>
        <w:t xml:space="preserve"> – </w:t>
      </w:r>
      <w:r w:rsidR="00165999" w:rsidRPr="00C54288">
        <w:rPr>
          <w:rFonts w:eastAsia="Calibri" w:cstheme="minorHAnsi"/>
          <w:sz w:val="18"/>
          <w:szCs w:val="20"/>
        </w:rPr>
        <w:t xml:space="preserve">User Input must be equal to or greater than </w:t>
      </w:r>
      <w:r w:rsidR="00136D7C" w:rsidRPr="00C54288">
        <w:rPr>
          <w:rFonts w:eastAsia="Calibri" w:cstheme="minorHAnsi"/>
          <w:sz w:val="18"/>
          <w:szCs w:val="20"/>
        </w:rPr>
        <w:t>r</w:t>
      </w:r>
      <w:r w:rsidRPr="00C54288">
        <w:rPr>
          <w:rFonts w:eastAsia="Calibri" w:cstheme="minorHAnsi"/>
          <w:sz w:val="18"/>
          <w:szCs w:val="20"/>
        </w:rPr>
        <w:t xml:space="preserve">eference information from </w:t>
      </w:r>
      <w:r w:rsidR="005453DA">
        <w:rPr>
          <w:rFonts w:eastAsia="Calibri" w:cstheme="minorHAnsi"/>
          <w:sz w:val="18"/>
          <w:szCs w:val="20"/>
        </w:rPr>
        <w:t>Table A</w:t>
      </w:r>
      <w:r w:rsidRPr="00C54288">
        <w:rPr>
          <w:rFonts w:eastAsia="Calibri" w:cstheme="minorHAnsi"/>
          <w:sz w:val="18"/>
          <w:szCs w:val="20"/>
        </w:rPr>
        <w:t>.</w:t>
      </w:r>
    </w:p>
    <w:p w14:paraId="76E068DD" w14:textId="2DB28AFC" w:rsidR="00954600" w:rsidRPr="00611E42" w:rsidRDefault="00954600" w:rsidP="00954600">
      <w:pPr>
        <w:keepNext/>
        <w:spacing w:after="0" w:line="240" w:lineRule="auto"/>
        <w:ind w:left="720" w:hanging="450"/>
        <w:rPr>
          <w:rFonts w:eastAsia="Calibri" w:cstheme="minorHAnsi"/>
          <w:sz w:val="18"/>
          <w:szCs w:val="20"/>
        </w:rPr>
      </w:pPr>
      <w:r w:rsidRPr="00C54288">
        <w:rPr>
          <w:rFonts w:eastAsia="Calibri" w:cstheme="minorHAnsi"/>
          <w:sz w:val="18"/>
          <w:szCs w:val="20"/>
        </w:rPr>
        <w:t>0</w:t>
      </w:r>
      <w:r w:rsidR="00A418D8">
        <w:rPr>
          <w:rFonts w:eastAsia="Calibri" w:cstheme="minorHAnsi"/>
          <w:sz w:val="18"/>
          <w:szCs w:val="20"/>
        </w:rPr>
        <w:t>7</w:t>
      </w:r>
      <w:r w:rsidRPr="00C54288">
        <w:rPr>
          <w:rFonts w:eastAsia="Calibri" w:cstheme="minorHAnsi"/>
          <w:sz w:val="18"/>
          <w:szCs w:val="20"/>
        </w:rPr>
        <w:t xml:space="preserve"> Dwelling Unit DHW System Distribution Type </w:t>
      </w:r>
      <w:r w:rsidR="00165999" w:rsidRPr="00C54288">
        <w:rPr>
          <w:rFonts w:eastAsia="Calibri" w:cstheme="minorHAnsi"/>
          <w:sz w:val="18"/>
          <w:szCs w:val="20"/>
        </w:rPr>
        <w:t>–</w:t>
      </w:r>
      <w:r w:rsidRPr="00611E42">
        <w:rPr>
          <w:rFonts w:eastAsia="Calibri" w:cstheme="minorHAnsi"/>
          <w:sz w:val="18"/>
          <w:szCs w:val="20"/>
        </w:rPr>
        <w:t xml:space="preserve">Reference information from </w:t>
      </w:r>
      <w:r w:rsidR="005453DA">
        <w:rPr>
          <w:rFonts w:eastAsia="Calibri" w:cstheme="minorHAnsi"/>
          <w:sz w:val="18"/>
          <w:szCs w:val="20"/>
        </w:rPr>
        <w:t>Table A</w:t>
      </w:r>
      <w:r w:rsidRPr="00611E42">
        <w:rPr>
          <w:rFonts w:eastAsia="Calibri" w:cstheme="minorHAnsi"/>
          <w:sz w:val="18"/>
          <w:szCs w:val="20"/>
        </w:rPr>
        <w:t>.</w:t>
      </w:r>
    </w:p>
    <w:p w14:paraId="2A1A952C" w14:textId="358AB592" w:rsidR="004F4D04" w:rsidRPr="00C54288" w:rsidRDefault="004F4D04" w:rsidP="004F4D04">
      <w:pPr>
        <w:keepNext/>
        <w:spacing w:after="0" w:line="240" w:lineRule="auto"/>
        <w:ind w:left="720" w:hanging="450"/>
        <w:rPr>
          <w:rFonts w:cstheme="minorHAnsi"/>
          <w:sz w:val="18"/>
          <w:szCs w:val="20"/>
        </w:rPr>
      </w:pPr>
      <w:r w:rsidRPr="00611E42">
        <w:rPr>
          <w:rFonts w:cstheme="minorHAnsi"/>
          <w:sz w:val="18"/>
          <w:szCs w:val="20"/>
        </w:rPr>
        <w:t>0</w:t>
      </w:r>
      <w:r w:rsidR="00A418D8">
        <w:rPr>
          <w:rFonts w:cstheme="minorHAnsi"/>
          <w:sz w:val="18"/>
          <w:szCs w:val="20"/>
        </w:rPr>
        <w:t>8</w:t>
      </w:r>
      <w:r w:rsidRPr="00611E42">
        <w:rPr>
          <w:rFonts w:cstheme="minorHAnsi"/>
          <w:sz w:val="18"/>
          <w:szCs w:val="20"/>
        </w:rPr>
        <w:t xml:space="preserve"> Compact Distribution - Reference information from </w:t>
      </w:r>
      <w:r w:rsidR="00EA3AC5">
        <w:rPr>
          <w:rFonts w:cstheme="minorHAnsi"/>
          <w:sz w:val="18"/>
          <w:szCs w:val="20"/>
        </w:rPr>
        <w:t>T</w:t>
      </w:r>
      <w:r w:rsidR="005453DA">
        <w:rPr>
          <w:rFonts w:cstheme="minorHAnsi"/>
          <w:sz w:val="18"/>
          <w:szCs w:val="20"/>
        </w:rPr>
        <w:t>able A</w:t>
      </w:r>
      <w:r w:rsidRPr="00611E42">
        <w:rPr>
          <w:rFonts w:cstheme="minorHAnsi"/>
          <w:sz w:val="18"/>
          <w:szCs w:val="20"/>
        </w:rPr>
        <w:t>.</w:t>
      </w:r>
    </w:p>
    <w:p w14:paraId="08615CC4" w14:textId="054F55D2" w:rsidR="00DB51C5" w:rsidRPr="007A0D82" w:rsidRDefault="00DB51C5" w:rsidP="00C77BD7">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120" w:after="0"/>
        <w:ind w:left="274" w:hanging="274"/>
        <w:rPr>
          <w:rFonts w:eastAsia="Calibri" w:cstheme="minorHAnsi"/>
          <w:sz w:val="18"/>
          <w:szCs w:val="20"/>
        </w:rPr>
      </w:pPr>
      <w:r>
        <w:rPr>
          <w:rFonts w:eastAsia="Calibri" w:cstheme="minorHAnsi"/>
          <w:b/>
          <w:sz w:val="18"/>
          <w:szCs w:val="20"/>
        </w:rPr>
        <w:t>C</w:t>
      </w:r>
      <w:r w:rsidRPr="007A0D82">
        <w:rPr>
          <w:rFonts w:eastAsia="Calibri" w:cstheme="minorHAnsi"/>
          <w:b/>
          <w:sz w:val="18"/>
          <w:szCs w:val="20"/>
        </w:rPr>
        <w:t>. Mandatory Measures for All Domestic Hot Water Distribution Systems</w:t>
      </w:r>
    </w:p>
    <w:p w14:paraId="1A30705F" w14:textId="77D41B9A" w:rsidR="00DB51C5" w:rsidRPr="007A0D82" w:rsidRDefault="00DB51C5" w:rsidP="00DB51C5">
      <w:pPr>
        <w:spacing w:after="60" w:line="240" w:lineRule="auto"/>
        <w:rPr>
          <w:rFonts w:eastAsia="Calibri" w:cstheme="minorHAnsi"/>
          <w:sz w:val="18"/>
          <w:szCs w:val="20"/>
        </w:rPr>
      </w:pPr>
      <w:r w:rsidRPr="007A0D82">
        <w:rPr>
          <w:rFonts w:eastAsia="Calibri" w:cstheme="minorHAnsi"/>
          <w:sz w:val="18"/>
          <w:szCs w:val="20"/>
        </w:rPr>
        <w:t xml:space="preserve">This table lists the requirements for all </w:t>
      </w:r>
      <w:r>
        <w:rPr>
          <w:rFonts w:eastAsia="Calibri" w:cstheme="minorHAnsi"/>
          <w:sz w:val="18"/>
          <w:szCs w:val="20"/>
        </w:rPr>
        <w:t>DHW distribution systems</w:t>
      </w:r>
      <w:r w:rsidRPr="007A0D82">
        <w:rPr>
          <w:rFonts w:eastAsia="Calibri" w:cstheme="minorHAnsi"/>
          <w:sz w:val="18"/>
          <w:szCs w:val="20"/>
        </w:rPr>
        <w:t xml:space="preserve">.  Installer must ensure all the requirements </w:t>
      </w:r>
      <w:r w:rsidR="000F3621">
        <w:rPr>
          <w:rFonts w:eastAsia="Calibri" w:cstheme="minorHAnsi"/>
          <w:sz w:val="18"/>
          <w:szCs w:val="20"/>
        </w:rPr>
        <w:t>i</w:t>
      </w:r>
      <w:r w:rsidRPr="007A0D82">
        <w:rPr>
          <w:rFonts w:eastAsia="Calibri" w:cstheme="minorHAnsi"/>
          <w:sz w:val="18"/>
          <w:szCs w:val="20"/>
        </w:rPr>
        <w:t xml:space="preserve">n this table are met. </w:t>
      </w:r>
    </w:p>
    <w:p w14:paraId="3FB76B34" w14:textId="77777777" w:rsidR="00954600" w:rsidRPr="00C54288" w:rsidRDefault="00DB51C5" w:rsidP="00C77BD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120" w:after="0" w:line="240" w:lineRule="auto"/>
        <w:rPr>
          <w:rFonts w:eastAsia="Calibri" w:cstheme="minorHAnsi"/>
          <w:b/>
          <w:sz w:val="18"/>
          <w:szCs w:val="20"/>
        </w:rPr>
      </w:pPr>
      <w:r>
        <w:rPr>
          <w:rFonts w:eastAsia="Calibri" w:cstheme="minorHAnsi"/>
          <w:b/>
          <w:sz w:val="18"/>
          <w:szCs w:val="20"/>
        </w:rPr>
        <w:t>D</w:t>
      </w:r>
      <w:r w:rsidR="00954600" w:rsidRPr="00C54288">
        <w:rPr>
          <w:rFonts w:eastAsia="Calibri" w:cstheme="minorHAnsi"/>
          <w:b/>
          <w:sz w:val="18"/>
          <w:szCs w:val="20"/>
        </w:rPr>
        <w:t xml:space="preserve">. Compact </w:t>
      </w:r>
      <w:r w:rsidR="00BB4569">
        <w:rPr>
          <w:rFonts w:eastAsia="Calibri" w:cstheme="minorHAnsi"/>
          <w:b/>
          <w:sz w:val="18"/>
          <w:szCs w:val="20"/>
        </w:rPr>
        <w:t xml:space="preserve">Hot Water </w:t>
      </w:r>
      <w:r w:rsidR="00954600" w:rsidRPr="00C54288">
        <w:rPr>
          <w:rFonts w:eastAsia="Calibri" w:cstheme="minorHAnsi"/>
          <w:b/>
          <w:sz w:val="18"/>
          <w:szCs w:val="20"/>
        </w:rPr>
        <w:t xml:space="preserve">Distribution </w:t>
      </w:r>
      <w:r w:rsidR="00BB4569">
        <w:rPr>
          <w:rFonts w:eastAsia="Calibri" w:cstheme="minorHAnsi"/>
          <w:b/>
          <w:sz w:val="18"/>
          <w:szCs w:val="20"/>
        </w:rPr>
        <w:t>Basic</w:t>
      </w:r>
    </w:p>
    <w:p w14:paraId="4362CF46" w14:textId="77777777" w:rsidR="00136D7C" w:rsidRPr="00C54288" w:rsidRDefault="00136D7C" w:rsidP="00136D7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20"/>
        </w:rPr>
      </w:pPr>
      <w:r w:rsidRPr="00C54288">
        <w:rPr>
          <w:rFonts w:eastAsia="Calibri" w:cstheme="minorHAnsi"/>
          <w:sz w:val="18"/>
          <w:szCs w:val="20"/>
        </w:rPr>
        <w:t>If performance compliance is used, this table lists the values used in the performance calculation and require no user input.</w:t>
      </w:r>
    </w:p>
    <w:p w14:paraId="40B67E95" w14:textId="0773E2B3" w:rsidR="00136D7C" w:rsidRPr="00C54288" w:rsidRDefault="00136D7C" w:rsidP="00136D7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20"/>
        </w:rPr>
      </w:pPr>
      <w:r w:rsidRPr="00C54288">
        <w:rPr>
          <w:rFonts w:eastAsia="Calibri" w:cstheme="minorHAnsi"/>
          <w:sz w:val="18"/>
          <w:szCs w:val="20"/>
        </w:rPr>
        <w:t>If prescriptive compliance is used, fill out this table</w:t>
      </w:r>
      <w:r w:rsidR="000F3621">
        <w:rPr>
          <w:rFonts w:eastAsia="Calibri" w:cstheme="minorHAnsi"/>
          <w:sz w:val="18"/>
          <w:szCs w:val="20"/>
        </w:rPr>
        <w:t>.</w:t>
      </w:r>
    </w:p>
    <w:p w14:paraId="6CA1E3DF" w14:textId="6F86D3AD" w:rsidR="00C90E8B" w:rsidRPr="00C90E8B" w:rsidRDefault="00136D7C" w:rsidP="00B731F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450"/>
        <w:rPr>
          <w:rFonts w:eastAsia="Calibri" w:cstheme="minorHAnsi"/>
          <w:sz w:val="18"/>
          <w:szCs w:val="20"/>
        </w:rPr>
      </w:pPr>
      <w:r w:rsidRPr="00C90E8B">
        <w:rPr>
          <w:rFonts w:eastAsia="Calibri" w:cstheme="minorHAnsi"/>
          <w:sz w:val="18"/>
          <w:szCs w:val="20"/>
        </w:rPr>
        <w:tab/>
      </w:r>
      <w:r w:rsidR="00C90E8B" w:rsidRPr="00C90E8B">
        <w:rPr>
          <w:rFonts w:eastAsia="Calibri" w:cstheme="minorHAnsi"/>
          <w:sz w:val="18"/>
          <w:szCs w:val="20"/>
        </w:rPr>
        <w:t>01 Dwelling Name</w:t>
      </w:r>
    </w:p>
    <w:p w14:paraId="3422DEEA" w14:textId="0E4E5C74" w:rsidR="00136D7C" w:rsidRPr="00C54288" w:rsidRDefault="00136D7C" w:rsidP="00C90E8B">
      <w:pPr>
        <w:tabs>
          <w:tab w:val="left" w:pos="-720"/>
          <w:tab w:val="left" w:pos="252"/>
          <w:tab w:val="left" w:pos="450"/>
          <w:tab w:val="left" w:pos="5112"/>
          <w:tab w:val="left" w:pos="5310"/>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180"/>
        <w:rPr>
          <w:rFonts w:eastAsia="Calibri" w:cstheme="minorHAnsi"/>
          <w:sz w:val="18"/>
          <w:szCs w:val="20"/>
        </w:rPr>
      </w:pPr>
      <w:r w:rsidRPr="00C54288">
        <w:rPr>
          <w:rFonts w:eastAsia="Calibri" w:cstheme="minorHAnsi"/>
          <w:sz w:val="18"/>
          <w:szCs w:val="20"/>
        </w:rPr>
        <w:t>0</w:t>
      </w:r>
      <w:r w:rsidR="00C90E8B">
        <w:rPr>
          <w:rFonts w:eastAsia="Calibri" w:cstheme="minorHAnsi"/>
          <w:sz w:val="18"/>
          <w:szCs w:val="20"/>
        </w:rPr>
        <w:t>2</w:t>
      </w:r>
      <w:r w:rsidRPr="00C54288">
        <w:rPr>
          <w:rFonts w:eastAsia="Calibri" w:cstheme="minorHAnsi"/>
          <w:sz w:val="18"/>
          <w:szCs w:val="20"/>
        </w:rPr>
        <w:t xml:space="preserve"> Enter the Master Bath distance of furthest fixture to Water Heater in feet.</w:t>
      </w:r>
      <w:r w:rsidR="00B731F3" w:rsidRPr="00B731F3">
        <w:rPr>
          <w:rFonts w:cstheme="minorHAnsi"/>
          <w:sz w:val="18"/>
          <w:szCs w:val="18"/>
        </w:rPr>
        <w:t xml:space="preserve"> </w:t>
      </w:r>
      <w:r w:rsidR="00B731F3">
        <w:rPr>
          <w:rFonts w:cstheme="minorHAnsi"/>
          <w:sz w:val="18"/>
          <w:szCs w:val="18"/>
        </w:rPr>
        <w:t>For multiple water heaters, enter the distance to the closest water heater.</w:t>
      </w:r>
    </w:p>
    <w:p w14:paraId="38CE871B" w14:textId="6F3D843D" w:rsidR="00136D7C" w:rsidRPr="00C54288" w:rsidRDefault="00136D7C" w:rsidP="00B731F3">
      <w:pPr>
        <w:tabs>
          <w:tab w:val="left" w:pos="-720"/>
          <w:tab w:val="left" w:pos="36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198"/>
        <w:rPr>
          <w:rFonts w:eastAsia="Calibri" w:cstheme="minorHAnsi"/>
          <w:sz w:val="18"/>
          <w:szCs w:val="20"/>
        </w:rPr>
      </w:pPr>
      <w:r w:rsidRPr="00C54288">
        <w:rPr>
          <w:rFonts w:eastAsia="Calibri" w:cstheme="minorHAnsi"/>
          <w:sz w:val="18"/>
          <w:szCs w:val="20"/>
        </w:rPr>
        <w:t>0</w:t>
      </w:r>
      <w:r w:rsidR="00C90E8B">
        <w:rPr>
          <w:rFonts w:eastAsia="Calibri" w:cstheme="minorHAnsi"/>
          <w:sz w:val="18"/>
          <w:szCs w:val="20"/>
        </w:rPr>
        <w:t>3</w:t>
      </w:r>
      <w:r w:rsidRPr="00C54288">
        <w:rPr>
          <w:rFonts w:eastAsia="Calibri" w:cstheme="minorHAnsi"/>
          <w:sz w:val="18"/>
          <w:szCs w:val="20"/>
        </w:rPr>
        <w:t xml:space="preserve"> Enter the Kitchen distance from furthest fixture to Water Heater in feet</w:t>
      </w:r>
      <w:r w:rsidR="000F3621">
        <w:rPr>
          <w:rFonts w:eastAsia="Calibri" w:cstheme="minorHAnsi"/>
          <w:sz w:val="18"/>
          <w:szCs w:val="20"/>
        </w:rPr>
        <w:t>.</w:t>
      </w:r>
      <w:r w:rsidR="00B731F3" w:rsidRPr="00B731F3">
        <w:rPr>
          <w:rFonts w:cstheme="minorHAnsi"/>
          <w:sz w:val="18"/>
          <w:szCs w:val="18"/>
        </w:rPr>
        <w:t xml:space="preserve"> </w:t>
      </w:r>
      <w:r w:rsidR="00B731F3">
        <w:rPr>
          <w:rFonts w:cstheme="minorHAnsi"/>
          <w:sz w:val="18"/>
          <w:szCs w:val="18"/>
        </w:rPr>
        <w:t>For multiple water heaters, enter the distance to the closest water heater.</w:t>
      </w:r>
    </w:p>
    <w:p w14:paraId="6621F750" w14:textId="26070E8C" w:rsidR="00136D7C" w:rsidRPr="00C54288" w:rsidRDefault="00136D7C" w:rsidP="00136D7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eastAsia="Calibri" w:cstheme="minorHAnsi"/>
          <w:sz w:val="18"/>
          <w:szCs w:val="20"/>
        </w:rPr>
      </w:pPr>
      <w:r w:rsidRPr="00C54288">
        <w:rPr>
          <w:rFonts w:eastAsia="Calibri" w:cstheme="minorHAnsi"/>
          <w:sz w:val="18"/>
          <w:szCs w:val="20"/>
        </w:rPr>
        <w:t>0</w:t>
      </w:r>
      <w:r w:rsidR="00C90E8B">
        <w:rPr>
          <w:rFonts w:eastAsia="Calibri" w:cstheme="minorHAnsi"/>
          <w:sz w:val="18"/>
          <w:szCs w:val="20"/>
        </w:rPr>
        <w:t>4</w:t>
      </w:r>
      <w:r w:rsidRPr="00C54288">
        <w:rPr>
          <w:rFonts w:eastAsia="Calibri" w:cstheme="minorHAnsi"/>
          <w:sz w:val="18"/>
          <w:szCs w:val="20"/>
        </w:rPr>
        <w:t xml:space="preserve"> Enter Furthest Third fixtures from fixture to Water Heater in feet</w:t>
      </w:r>
      <w:r w:rsidR="000F3621">
        <w:rPr>
          <w:rFonts w:eastAsia="Calibri" w:cstheme="minorHAnsi"/>
          <w:sz w:val="18"/>
          <w:szCs w:val="20"/>
        </w:rPr>
        <w:t>.</w:t>
      </w:r>
      <w:r w:rsidR="00B731F3" w:rsidRPr="00B731F3">
        <w:rPr>
          <w:rFonts w:cstheme="minorHAnsi"/>
          <w:sz w:val="18"/>
          <w:szCs w:val="18"/>
        </w:rPr>
        <w:t xml:space="preserve"> </w:t>
      </w:r>
      <w:r w:rsidR="00B731F3">
        <w:rPr>
          <w:rFonts w:cstheme="minorHAnsi"/>
          <w:sz w:val="18"/>
          <w:szCs w:val="18"/>
        </w:rPr>
        <w:t>For multiple water heaters, enter the average of the furthest distance of each water heater.</w:t>
      </w:r>
    </w:p>
    <w:p w14:paraId="4019B678" w14:textId="77C5EA65" w:rsidR="00136D7C" w:rsidRPr="00C54288" w:rsidRDefault="00136D7C" w:rsidP="00136D7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eastAsia="Calibri" w:cstheme="minorHAnsi"/>
          <w:sz w:val="18"/>
          <w:szCs w:val="20"/>
        </w:rPr>
      </w:pPr>
      <w:r w:rsidRPr="00C54288">
        <w:rPr>
          <w:rFonts w:eastAsia="Calibri" w:cstheme="minorHAnsi"/>
          <w:sz w:val="18"/>
          <w:szCs w:val="20"/>
        </w:rPr>
        <w:t>0</w:t>
      </w:r>
      <w:r w:rsidR="00C90E8B">
        <w:rPr>
          <w:rFonts w:eastAsia="Calibri" w:cstheme="minorHAnsi"/>
          <w:sz w:val="18"/>
          <w:szCs w:val="20"/>
        </w:rPr>
        <w:t>5</w:t>
      </w:r>
      <w:r w:rsidRPr="00C54288">
        <w:rPr>
          <w:rFonts w:eastAsia="Calibri" w:cstheme="minorHAnsi"/>
          <w:sz w:val="18"/>
          <w:szCs w:val="20"/>
        </w:rPr>
        <w:t xml:space="preserve"> </w:t>
      </w:r>
      <w:r w:rsidR="000F3621">
        <w:rPr>
          <w:rFonts w:eastAsia="Calibri" w:cstheme="minorHAnsi"/>
          <w:sz w:val="18"/>
          <w:szCs w:val="20"/>
        </w:rPr>
        <w:t xml:space="preserve">Weighted Distance - </w:t>
      </w:r>
      <w:r w:rsidRPr="00C54288">
        <w:rPr>
          <w:rFonts w:eastAsia="Calibri" w:cstheme="minorHAnsi"/>
          <w:sz w:val="18"/>
          <w:szCs w:val="20"/>
        </w:rPr>
        <w:t>Calculated value – no user input required</w:t>
      </w:r>
      <w:r w:rsidR="000F3621">
        <w:rPr>
          <w:rFonts w:eastAsia="Calibri" w:cstheme="minorHAnsi"/>
          <w:sz w:val="18"/>
          <w:szCs w:val="20"/>
        </w:rPr>
        <w:t>.</w:t>
      </w:r>
    </w:p>
    <w:p w14:paraId="3579DD7B" w14:textId="7EBE2737" w:rsidR="00136D7C" w:rsidRPr="00C54288" w:rsidRDefault="00136D7C" w:rsidP="00136D7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eastAsia="Calibri" w:cstheme="minorHAnsi"/>
          <w:sz w:val="18"/>
          <w:szCs w:val="20"/>
        </w:rPr>
      </w:pPr>
      <w:r w:rsidRPr="00C54288">
        <w:rPr>
          <w:rFonts w:eastAsia="Calibri" w:cstheme="minorHAnsi"/>
          <w:sz w:val="18"/>
          <w:szCs w:val="20"/>
        </w:rPr>
        <w:t>0</w:t>
      </w:r>
      <w:r w:rsidR="00C90E8B">
        <w:rPr>
          <w:rFonts w:eastAsia="Calibri" w:cstheme="minorHAnsi"/>
          <w:sz w:val="18"/>
          <w:szCs w:val="20"/>
        </w:rPr>
        <w:t>6</w:t>
      </w:r>
      <w:r w:rsidRPr="00C54288">
        <w:rPr>
          <w:rFonts w:eastAsia="Calibri" w:cstheme="minorHAnsi"/>
          <w:sz w:val="18"/>
          <w:szCs w:val="20"/>
        </w:rPr>
        <w:t xml:space="preserve"> </w:t>
      </w:r>
      <w:r w:rsidR="000F3621">
        <w:rPr>
          <w:rFonts w:eastAsia="Calibri" w:cstheme="minorHAnsi"/>
          <w:sz w:val="18"/>
          <w:szCs w:val="20"/>
        </w:rPr>
        <w:t xml:space="preserve">Qualification Distance - </w:t>
      </w:r>
      <w:r w:rsidRPr="00C54288">
        <w:rPr>
          <w:rFonts w:eastAsia="Calibri" w:cstheme="minorHAnsi"/>
          <w:sz w:val="18"/>
          <w:szCs w:val="20"/>
        </w:rPr>
        <w:t>Calculated value – no user input required</w:t>
      </w:r>
      <w:r w:rsidR="000F3621">
        <w:rPr>
          <w:rFonts w:eastAsia="Calibri" w:cstheme="minorHAnsi"/>
          <w:sz w:val="18"/>
          <w:szCs w:val="20"/>
        </w:rPr>
        <w:t>.</w:t>
      </w:r>
    </w:p>
    <w:p w14:paraId="7A987A5C" w14:textId="77777777" w:rsidR="00954600" w:rsidRPr="00C54288" w:rsidRDefault="00BE0DD3" w:rsidP="00C77BD7">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before="120" w:after="0" w:line="240" w:lineRule="auto"/>
        <w:rPr>
          <w:rFonts w:eastAsia="Calibri" w:cstheme="minorHAnsi"/>
          <w:b/>
          <w:sz w:val="18"/>
          <w:szCs w:val="20"/>
        </w:rPr>
      </w:pPr>
      <w:r>
        <w:rPr>
          <w:rFonts w:eastAsia="Calibri" w:cstheme="minorHAnsi"/>
          <w:b/>
          <w:sz w:val="18"/>
          <w:szCs w:val="20"/>
        </w:rPr>
        <w:t>E</w:t>
      </w:r>
      <w:r w:rsidR="00954600" w:rsidRPr="00C54288">
        <w:rPr>
          <w:rFonts w:eastAsia="Calibri" w:cstheme="minorHAnsi"/>
          <w:b/>
          <w:sz w:val="18"/>
          <w:szCs w:val="20"/>
        </w:rPr>
        <w:t>. Parallel Piping Requirements</w:t>
      </w:r>
    </w:p>
    <w:p w14:paraId="5933D48D" w14:textId="289EDF79" w:rsidR="00954600" w:rsidRPr="00C54288" w:rsidRDefault="00954600" w:rsidP="00954600">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20"/>
        </w:rPr>
      </w:pPr>
      <w:r w:rsidRPr="00C54288">
        <w:rPr>
          <w:rFonts w:eastAsia="Calibri" w:cstheme="minorHAnsi"/>
          <w:sz w:val="18"/>
          <w:szCs w:val="20"/>
        </w:rPr>
        <w:t xml:space="preserve">This table only applies to systems indicated as </w:t>
      </w:r>
      <w:r w:rsidRPr="00C54288">
        <w:rPr>
          <w:rFonts w:eastAsia="Calibri" w:cstheme="minorHAnsi"/>
          <w:b/>
          <w:sz w:val="18"/>
          <w:szCs w:val="20"/>
        </w:rPr>
        <w:t>Parallel Piping.</w:t>
      </w:r>
      <w:r w:rsidRPr="00C54288">
        <w:rPr>
          <w:rFonts w:eastAsia="Calibri" w:cstheme="minorHAnsi"/>
          <w:sz w:val="18"/>
          <w:szCs w:val="20"/>
        </w:rPr>
        <w:t xml:space="preserve"> In addition to the mandatory requirements in Table </w:t>
      </w:r>
      <w:r w:rsidR="00BE0DD3">
        <w:rPr>
          <w:rFonts w:eastAsia="Calibri" w:cstheme="minorHAnsi"/>
          <w:sz w:val="18"/>
          <w:szCs w:val="20"/>
        </w:rPr>
        <w:t>D</w:t>
      </w:r>
      <w:r w:rsidRPr="00C54288">
        <w:rPr>
          <w:rFonts w:eastAsia="Calibri" w:cstheme="minorHAnsi"/>
          <w:sz w:val="18"/>
          <w:szCs w:val="20"/>
        </w:rPr>
        <w:t xml:space="preserve">, the installer must ensure the requirements in this table are met.  </w:t>
      </w:r>
    </w:p>
    <w:p w14:paraId="346DFD31" w14:textId="77777777" w:rsidR="00954600" w:rsidRPr="00C54288" w:rsidRDefault="00954600" w:rsidP="00954600">
      <w:pPr>
        <w:autoSpaceDE w:val="0"/>
        <w:autoSpaceDN w:val="0"/>
        <w:adjustRightInd w:val="0"/>
        <w:spacing w:after="0" w:line="240" w:lineRule="auto"/>
        <w:rPr>
          <w:rFonts w:eastAsia="Calibri" w:cstheme="minorHAnsi"/>
          <w:sz w:val="18"/>
          <w:szCs w:val="20"/>
        </w:rPr>
      </w:pPr>
    </w:p>
    <w:p w14:paraId="7A96FDB7" w14:textId="71EFEFE2" w:rsidR="00954600" w:rsidRPr="00C54288" w:rsidRDefault="00BE0DD3" w:rsidP="00954600">
      <w:pPr>
        <w:autoSpaceDE w:val="0"/>
        <w:autoSpaceDN w:val="0"/>
        <w:adjustRightInd w:val="0"/>
        <w:spacing w:after="0" w:line="240" w:lineRule="auto"/>
        <w:rPr>
          <w:rFonts w:eastAsia="Calibri" w:cstheme="minorHAnsi"/>
          <w:b/>
          <w:sz w:val="18"/>
          <w:szCs w:val="20"/>
        </w:rPr>
      </w:pPr>
      <w:r>
        <w:rPr>
          <w:rFonts w:eastAsia="Calibri" w:cstheme="minorHAnsi"/>
          <w:b/>
          <w:sz w:val="18"/>
          <w:szCs w:val="20"/>
        </w:rPr>
        <w:t>F</w:t>
      </w:r>
      <w:r w:rsidR="00954600" w:rsidRPr="00C54288">
        <w:rPr>
          <w:rFonts w:eastAsia="Calibri" w:cstheme="minorHAnsi"/>
          <w:b/>
          <w:sz w:val="18"/>
          <w:szCs w:val="20"/>
        </w:rPr>
        <w:t>. Point of Use Requirements</w:t>
      </w:r>
    </w:p>
    <w:p w14:paraId="0D90492C" w14:textId="1CD2A385" w:rsidR="00954600" w:rsidRPr="00C54288" w:rsidRDefault="00954600" w:rsidP="00954600">
      <w:pPr>
        <w:autoSpaceDE w:val="0"/>
        <w:autoSpaceDN w:val="0"/>
        <w:adjustRightInd w:val="0"/>
        <w:spacing w:after="0" w:line="240" w:lineRule="auto"/>
        <w:rPr>
          <w:rFonts w:eastAsia="Calibri" w:cstheme="minorHAnsi"/>
          <w:sz w:val="18"/>
          <w:szCs w:val="20"/>
        </w:rPr>
      </w:pPr>
      <w:r w:rsidRPr="00C54288">
        <w:rPr>
          <w:rFonts w:eastAsia="Calibri" w:cstheme="minorHAnsi"/>
          <w:sz w:val="18"/>
          <w:szCs w:val="20"/>
        </w:rPr>
        <w:t xml:space="preserve">This table only applies to systems indicated as </w:t>
      </w:r>
      <w:r w:rsidRPr="00C54288">
        <w:rPr>
          <w:rFonts w:eastAsia="Calibri" w:cstheme="minorHAnsi"/>
          <w:b/>
          <w:sz w:val="18"/>
          <w:szCs w:val="20"/>
        </w:rPr>
        <w:t>Point of Use</w:t>
      </w:r>
      <w:r w:rsidRPr="00C54288">
        <w:rPr>
          <w:rFonts w:eastAsia="Calibri" w:cstheme="minorHAnsi"/>
          <w:sz w:val="18"/>
          <w:szCs w:val="20"/>
        </w:rPr>
        <w:t>. In addition to the mandatory requirements in Table</w:t>
      </w:r>
      <w:r w:rsidR="00BE0DD3">
        <w:rPr>
          <w:rFonts w:eastAsia="Calibri" w:cstheme="minorHAnsi"/>
          <w:sz w:val="18"/>
          <w:szCs w:val="20"/>
        </w:rPr>
        <w:t xml:space="preserve"> D</w:t>
      </w:r>
      <w:r w:rsidRPr="00C54288">
        <w:rPr>
          <w:rFonts w:eastAsia="Calibri" w:cstheme="minorHAnsi"/>
          <w:sz w:val="18"/>
          <w:szCs w:val="20"/>
        </w:rPr>
        <w:t>, the installer must ensure the requirements in this table are met.</w:t>
      </w:r>
    </w:p>
    <w:p w14:paraId="6010D022" w14:textId="77777777" w:rsidR="00FB0621" w:rsidRPr="00C54288" w:rsidRDefault="00FB0621" w:rsidP="00954600">
      <w:pPr>
        <w:autoSpaceDE w:val="0"/>
        <w:autoSpaceDN w:val="0"/>
        <w:adjustRightInd w:val="0"/>
        <w:spacing w:after="0" w:line="240" w:lineRule="auto"/>
        <w:rPr>
          <w:rFonts w:eastAsia="Calibri" w:cstheme="minorHAnsi"/>
          <w:b/>
          <w:sz w:val="18"/>
          <w:szCs w:val="20"/>
        </w:rPr>
      </w:pPr>
    </w:p>
    <w:p w14:paraId="740BF288" w14:textId="57D7E6E1" w:rsidR="00954600" w:rsidRPr="00C54288" w:rsidRDefault="00BE0DD3" w:rsidP="00954600">
      <w:pPr>
        <w:autoSpaceDE w:val="0"/>
        <w:autoSpaceDN w:val="0"/>
        <w:adjustRightInd w:val="0"/>
        <w:spacing w:after="0" w:line="240" w:lineRule="auto"/>
        <w:rPr>
          <w:rFonts w:eastAsia="Calibri" w:cstheme="minorHAnsi"/>
          <w:b/>
          <w:sz w:val="18"/>
          <w:szCs w:val="20"/>
        </w:rPr>
      </w:pPr>
      <w:r>
        <w:rPr>
          <w:rFonts w:eastAsia="Calibri" w:cstheme="minorHAnsi"/>
          <w:b/>
          <w:sz w:val="18"/>
          <w:szCs w:val="20"/>
        </w:rPr>
        <w:t>G</w:t>
      </w:r>
      <w:r w:rsidR="00954600" w:rsidRPr="00C54288">
        <w:rPr>
          <w:rFonts w:eastAsia="Calibri" w:cstheme="minorHAnsi"/>
          <w:b/>
          <w:sz w:val="18"/>
          <w:szCs w:val="20"/>
        </w:rPr>
        <w:t>. Mandatory Requirements for all Recirculation System</w:t>
      </w:r>
      <w:r w:rsidR="006C2AFA" w:rsidRPr="00C54288">
        <w:rPr>
          <w:rFonts w:eastAsia="Calibri" w:cstheme="minorHAnsi"/>
          <w:b/>
          <w:sz w:val="18"/>
          <w:szCs w:val="20"/>
        </w:rPr>
        <w:t>s</w:t>
      </w:r>
    </w:p>
    <w:p w14:paraId="09644E4F" w14:textId="77777777" w:rsidR="00954600" w:rsidRPr="00C54288" w:rsidRDefault="00954600" w:rsidP="00954600">
      <w:pPr>
        <w:autoSpaceDE w:val="0"/>
        <w:autoSpaceDN w:val="0"/>
        <w:adjustRightInd w:val="0"/>
        <w:spacing w:after="0" w:line="240" w:lineRule="auto"/>
        <w:rPr>
          <w:rFonts w:eastAsia="Calibri" w:cstheme="minorHAnsi"/>
          <w:sz w:val="18"/>
          <w:szCs w:val="20"/>
        </w:rPr>
      </w:pPr>
      <w:r w:rsidRPr="00C54288">
        <w:rPr>
          <w:rFonts w:eastAsia="Calibri" w:cstheme="minorHAnsi"/>
          <w:sz w:val="18"/>
          <w:szCs w:val="20"/>
        </w:rPr>
        <w:t>The requirements of this table apply to all recirculation systems listed below.</w:t>
      </w:r>
    </w:p>
    <w:p w14:paraId="681CECC3" w14:textId="77777777" w:rsidR="00954600" w:rsidRPr="00C54288" w:rsidRDefault="00954600" w:rsidP="00954600">
      <w:pPr>
        <w:autoSpaceDE w:val="0"/>
        <w:autoSpaceDN w:val="0"/>
        <w:adjustRightInd w:val="0"/>
        <w:spacing w:after="0" w:line="240" w:lineRule="auto"/>
        <w:rPr>
          <w:rFonts w:eastAsia="Calibri" w:cstheme="minorHAnsi"/>
          <w:b/>
          <w:sz w:val="18"/>
          <w:szCs w:val="20"/>
        </w:rPr>
      </w:pPr>
    </w:p>
    <w:p w14:paraId="38B3DA4B" w14:textId="10C11D1C" w:rsidR="00954600" w:rsidRPr="00C54288" w:rsidRDefault="00BE0DD3" w:rsidP="00954600">
      <w:pPr>
        <w:autoSpaceDE w:val="0"/>
        <w:autoSpaceDN w:val="0"/>
        <w:adjustRightInd w:val="0"/>
        <w:spacing w:after="0" w:line="240" w:lineRule="auto"/>
        <w:rPr>
          <w:rFonts w:eastAsia="Calibri" w:cstheme="minorHAnsi"/>
          <w:b/>
          <w:sz w:val="18"/>
          <w:szCs w:val="20"/>
        </w:rPr>
      </w:pPr>
      <w:r>
        <w:rPr>
          <w:rFonts w:eastAsia="Calibri" w:cstheme="minorHAnsi"/>
          <w:b/>
          <w:sz w:val="18"/>
          <w:szCs w:val="20"/>
        </w:rPr>
        <w:t>H</w:t>
      </w:r>
      <w:r w:rsidR="00954600" w:rsidRPr="00C54288">
        <w:rPr>
          <w:rFonts w:eastAsia="Calibri" w:cstheme="minorHAnsi"/>
          <w:b/>
          <w:sz w:val="18"/>
          <w:szCs w:val="20"/>
        </w:rPr>
        <w:t>. Recirculation Non-Demand Controls Requirements</w:t>
      </w:r>
    </w:p>
    <w:p w14:paraId="66CA46D6" w14:textId="5B8666B4" w:rsidR="00954600" w:rsidRPr="00C54288" w:rsidRDefault="00954600" w:rsidP="00954600">
      <w:pPr>
        <w:tabs>
          <w:tab w:val="left" w:pos="0"/>
        </w:tabs>
        <w:autoSpaceDE w:val="0"/>
        <w:autoSpaceDN w:val="0"/>
        <w:adjustRightInd w:val="0"/>
        <w:spacing w:after="0" w:line="240" w:lineRule="auto"/>
        <w:rPr>
          <w:rFonts w:eastAsia="Calibri" w:cstheme="minorHAnsi"/>
          <w:sz w:val="18"/>
          <w:szCs w:val="20"/>
        </w:rPr>
      </w:pPr>
      <w:r w:rsidRPr="00C54288">
        <w:rPr>
          <w:rFonts w:eastAsia="Calibri" w:cstheme="minorHAnsi"/>
          <w:sz w:val="18"/>
          <w:szCs w:val="20"/>
        </w:rPr>
        <w:t xml:space="preserve">This table only applies to systems indicated as </w:t>
      </w:r>
      <w:r w:rsidRPr="00C54288">
        <w:rPr>
          <w:rFonts w:eastAsia="Calibri" w:cstheme="minorHAnsi"/>
          <w:b/>
          <w:sz w:val="18"/>
          <w:szCs w:val="20"/>
        </w:rPr>
        <w:t xml:space="preserve">Recirculation Non-demand </w:t>
      </w:r>
      <w:r w:rsidR="000F3621">
        <w:rPr>
          <w:rFonts w:eastAsia="Calibri" w:cstheme="minorHAnsi"/>
          <w:b/>
          <w:sz w:val="18"/>
          <w:szCs w:val="20"/>
        </w:rPr>
        <w:t>C</w:t>
      </w:r>
      <w:r w:rsidRPr="00C54288">
        <w:rPr>
          <w:rFonts w:eastAsia="Calibri" w:cstheme="minorHAnsi"/>
          <w:b/>
          <w:sz w:val="18"/>
          <w:szCs w:val="20"/>
        </w:rPr>
        <w:t>ontrols.</w:t>
      </w:r>
      <w:r w:rsidRPr="00C54288">
        <w:rPr>
          <w:rFonts w:eastAsia="Calibri" w:cstheme="minorHAnsi"/>
          <w:sz w:val="18"/>
          <w:szCs w:val="20"/>
        </w:rPr>
        <w:t xml:space="preserve"> In addition to the mandatory requirements in Table </w:t>
      </w:r>
      <w:r w:rsidR="00BE0DD3">
        <w:rPr>
          <w:rFonts w:eastAsia="Calibri" w:cstheme="minorHAnsi"/>
          <w:sz w:val="18"/>
          <w:szCs w:val="20"/>
        </w:rPr>
        <w:t>D and G</w:t>
      </w:r>
      <w:r w:rsidRPr="00C54288">
        <w:rPr>
          <w:rFonts w:eastAsia="Calibri" w:cstheme="minorHAnsi"/>
          <w:sz w:val="18"/>
          <w:szCs w:val="20"/>
        </w:rPr>
        <w:t>, the installer must ensure the requirements in this table are met.</w:t>
      </w:r>
    </w:p>
    <w:p w14:paraId="790C668A" w14:textId="77777777" w:rsidR="00954600" w:rsidRPr="00C54288" w:rsidRDefault="00954600" w:rsidP="00954600">
      <w:pPr>
        <w:tabs>
          <w:tab w:val="left" w:pos="0"/>
        </w:tabs>
        <w:autoSpaceDE w:val="0"/>
        <w:autoSpaceDN w:val="0"/>
        <w:adjustRightInd w:val="0"/>
        <w:spacing w:after="0" w:line="240" w:lineRule="auto"/>
        <w:ind w:left="180" w:hanging="180"/>
        <w:rPr>
          <w:rFonts w:eastAsia="Calibri" w:cstheme="minorHAnsi"/>
          <w:sz w:val="18"/>
          <w:szCs w:val="20"/>
        </w:rPr>
      </w:pPr>
    </w:p>
    <w:p w14:paraId="6BC6C46D" w14:textId="4E1EF5AF" w:rsidR="00954600" w:rsidRPr="00C54288" w:rsidRDefault="00BE0DD3" w:rsidP="00954600">
      <w:pPr>
        <w:tabs>
          <w:tab w:val="left" w:pos="0"/>
        </w:tabs>
        <w:autoSpaceDE w:val="0"/>
        <w:autoSpaceDN w:val="0"/>
        <w:adjustRightInd w:val="0"/>
        <w:spacing w:after="0" w:line="240" w:lineRule="auto"/>
        <w:ind w:left="180" w:hanging="180"/>
        <w:rPr>
          <w:rFonts w:eastAsia="Calibri" w:cstheme="minorHAnsi"/>
          <w:b/>
          <w:sz w:val="18"/>
          <w:szCs w:val="20"/>
        </w:rPr>
      </w:pPr>
      <w:r>
        <w:rPr>
          <w:rFonts w:eastAsia="Calibri" w:cstheme="minorHAnsi"/>
          <w:b/>
          <w:sz w:val="18"/>
          <w:szCs w:val="20"/>
        </w:rPr>
        <w:t>I</w:t>
      </w:r>
      <w:r w:rsidR="00954600" w:rsidRPr="00C54288">
        <w:rPr>
          <w:rFonts w:eastAsia="Calibri" w:cstheme="minorHAnsi"/>
          <w:b/>
          <w:sz w:val="18"/>
          <w:szCs w:val="20"/>
        </w:rPr>
        <w:t>. Demand Recirculation Manual Control</w:t>
      </w:r>
      <w:r>
        <w:rPr>
          <w:rFonts w:eastAsia="Calibri" w:cstheme="minorHAnsi"/>
          <w:b/>
          <w:sz w:val="18"/>
          <w:szCs w:val="20"/>
        </w:rPr>
        <w:t>/Sensor Control</w:t>
      </w:r>
      <w:r w:rsidR="00954600" w:rsidRPr="00C54288">
        <w:rPr>
          <w:rFonts w:eastAsia="Calibri" w:cstheme="minorHAnsi"/>
          <w:b/>
          <w:sz w:val="18"/>
          <w:szCs w:val="20"/>
        </w:rPr>
        <w:t xml:space="preserve"> Requirements</w:t>
      </w:r>
    </w:p>
    <w:p w14:paraId="436A7306" w14:textId="14C422CD" w:rsidR="00954600" w:rsidRPr="00C54288" w:rsidRDefault="00954600" w:rsidP="00954600">
      <w:pPr>
        <w:tabs>
          <w:tab w:val="left" w:pos="0"/>
        </w:tabs>
        <w:autoSpaceDE w:val="0"/>
        <w:autoSpaceDN w:val="0"/>
        <w:adjustRightInd w:val="0"/>
        <w:spacing w:after="0" w:line="240" w:lineRule="auto"/>
        <w:rPr>
          <w:rFonts w:eastAsia="Calibri" w:cstheme="minorHAnsi"/>
          <w:sz w:val="18"/>
          <w:szCs w:val="20"/>
        </w:rPr>
      </w:pPr>
      <w:r w:rsidRPr="00C54288">
        <w:rPr>
          <w:rFonts w:eastAsia="Calibri" w:cstheme="minorHAnsi"/>
          <w:sz w:val="18"/>
          <w:szCs w:val="20"/>
        </w:rPr>
        <w:t xml:space="preserve">This table only applies to systems indicated as </w:t>
      </w:r>
      <w:r w:rsidRPr="00C54288">
        <w:rPr>
          <w:rFonts w:eastAsia="Calibri" w:cstheme="minorHAnsi"/>
          <w:b/>
          <w:sz w:val="18"/>
          <w:szCs w:val="20"/>
        </w:rPr>
        <w:t>Demand Recirculation Manual Control</w:t>
      </w:r>
      <w:r w:rsidR="00BE0DD3">
        <w:rPr>
          <w:rFonts w:eastAsia="Calibri" w:cstheme="minorHAnsi"/>
          <w:b/>
          <w:sz w:val="18"/>
          <w:szCs w:val="20"/>
        </w:rPr>
        <w:t xml:space="preserve"> or </w:t>
      </w:r>
      <w:r w:rsidR="00BE0DD3" w:rsidRPr="00542719">
        <w:rPr>
          <w:rFonts w:eastAsia="Calibri" w:cstheme="minorHAnsi"/>
          <w:b/>
          <w:sz w:val="18"/>
          <w:szCs w:val="20"/>
        </w:rPr>
        <w:t>Dem</w:t>
      </w:r>
      <w:r w:rsidR="00BE0DD3">
        <w:rPr>
          <w:rFonts w:eastAsia="Calibri" w:cstheme="minorHAnsi"/>
          <w:b/>
          <w:sz w:val="18"/>
          <w:szCs w:val="20"/>
        </w:rPr>
        <w:t>and Recirculation Senor Control</w:t>
      </w:r>
      <w:r w:rsidRPr="00C54288">
        <w:rPr>
          <w:rFonts w:eastAsia="Calibri" w:cstheme="minorHAnsi"/>
          <w:b/>
          <w:sz w:val="18"/>
          <w:szCs w:val="20"/>
        </w:rPr>
        <w:t xml:space="preserve">. </w:t>
      </w:r>
      <w:r w:rsidRPr="00C54288">
        <w:rPr>
          <w:rFonts w:eastAsia="Calibri" w:cstheme="minorHAnsi"/>
          <w:sz w:val="18"/>
          <w:szCs w:val="20"/>
        </w:rPr>
        <w:t xml:space="preserve">In addition to the mandatory requirements in Table </w:t>
      </w:r>
      <w:r w:rsidR="00BE0DD3">
        <w:rPr>
          <w:rFonts w:eastAsia="Calibri" w:cstheme="minorHAnsi"/>
          <w:sz w:val="18"/>
          <w:szCs w:val="20"/>
        </w:rPr>
        <w:t>D and G</w:t>
      </w:r>
      <w:r w:rsidRPr="00C54288">
        <w:rPr>
          <w:rFonts w:eastAsia="Calibri" w:cstheme="minorHAnsi"/>
          <w:sz w:val="18"/>
          <w:szCs w:val="20"/>
        </w:rPr>
        <w:t>, the installer must ensure the requirements in this table are met.</w:t>
      </w:r>
    </w:p>
    <w:p w14:paraId="65CB7688" w14:textId="77777777" w:rsidR="00954600" w:rsidRPr="00C54288" w:rsidRDefault="00954600" w:rsidP="00954600">
      <w:pPr>
        <w:tabs>
          <w:tab w:val="left" w:pos="0"/>
        </w:tabs>
        <w:autoSpaceDE w:val="0"/>
        <w:autoSpaceDN w:val="0"/>
        <w:adjustRightInd w:val="0"/>
        <w:spacing w:after="0" w:line="240" w:lineRule="auto"/>
        <w:rPr>
          <w:rFonts w:eastAsia="Calibri" w:cstheme="minorHAnsi"/>
          <w:sz w:val="18"/>
          <w:szCs w:val="20"/>
        </w:rPr>
      </w:pPr>
    </w:p>
    <w:p w14:paraId="406CBE2C" w14:textId="77777777" w:rsidR="00C92ADF" w:rsidRPr="00C54288" w:rsidRDefault="00C92ADF" w:rsidP="00C54288">
      <w:pPr>
        <w:tabs>
          <w:tab w:val="left" w:pos="0"/>
        </w:tabs>
        <w:autoSpaceDE w:val="0"/>
        <w:autoSpaceDN w:val="0"/>
        <w:adjustRightInd w:val="0"/>
        <w:spacing w:after="0" w:line="240" w:lineRule="auto"/>
        <w:rPr>
          <w:rFonts w:cstheme="minorHAnsi"/>
          <w:sz w:val="20"/>
          <w:szCs w:val="20"/>
        </w:rPr>
        <w:sectPr w:rsidR="00C92ADF" w:rsidRPr="00C54288" w:rsidSect="006B1CAD">
          <w:headerReference w:type="first" r:id="rId15"/>
          <w:footerReference w:type="first" r:id="rId16"/>
          <w:pgSz w:w="12240" w:h="15840"/>
          <w:pgMar w:top="720" w:right="720" w:bottom="720" w:left="720" w:header="720" w:footer="720" w:gutter="0"/>
          <w:pgNumType w:start="1"/>
          <w:cols w:space="720"/>
          <w:titlePg/>
          <w:docGrid w:linePitch="360"/>
        </w:sectPr>
      </w:pPr>
    </w:p>
    <w:tbl>
      <w:tblPr>
        <w:tblStyle w:val="TableGrid"/>
        <w:tblW w:w="0" w:type="auto"/>
        <w:tblLook w:val="04A0" w:firstRow="1" w:lastRow="0" w:firstColumn="1" w:lastColumn="0" w:noHBand="0" w:noVBand="1"/>
      </w:tblPr>
      <w:tblGrid>
        <w:gridCol w:w="1007"/>
        <w:gridCol w:w="1063"/>
        <w:gridCol w:w="1235"/>
        <w:gridCol w:w="1131"/>
        <w:gridCol w:w="1498"/>
        <w:gridCol w:w="1064"/>
        <w:gridCol w:w="1266"/>
        <w:gridCol w:w="1084"/>
        <w:gridCol w:w="1442"/>
      </w:tblGrid>
      <w:tr w:rsidR="0044625C" w:rsidRPr="00BF7EA9" w14:paraId="42F7D9A5" w14:textId="12E8BBD9" w:rsidTr="009E788A">
        <w:tc>
          <w:tcPr>
            <w:tcW w:w="10790" w:type="dxa"/>
            <w:gridSpan w:val="9"/>
          </w:tcPr>
          <w:p w14:paraId="469B1EC5" w14:textId="5447B09B" w:rsidR="0044625C" w:rsidRPr="00532FA2" w:rsidRDefault="0044625C" w:rsidP="00CF756B">
            <w:pPr>
              <w:rPr>
                <w:rFonts w:cstheme="minorHAnsi"/>
                <w:b/>
                <w:sz w:val="20"/>
                <w:szCs w:val="20"/>
              </w:rPr>
            </w:pPr>
            <w:r>
              <w:rPr>
                <w:rFonts w:cstheme="minorHAnsi"/>
                <w:b/>
                <w:sz w:val="20"/>
                <w:szCs w:val="20"/>
              </w:rPr>
              <w:lastRenderedPageBreak/>
              <w:t>A</w:t>
            </w:r>
            <w:r w:rsidRPr="00532FA2">
              <w:rPr>
                <w:rFonts w:cstheme="minorHAnsi"/>
                <w:b/>
                <w:sz w:val="20"/>
                <w:szCs w:val="20"/>
              </w:rPr>
              <w:t xml:space="preserve">. Design </w:t>
            </w:r>
            <w:r>
              <w:rPr>
                <w:rFonts w:cstheme="minorHAnsi"/>
                <w:b/>
                <w:sz w:val="20"/>
                <w:szCs w:val="20"/>
              </w:rPr>
              <w:t xml:space="preserve">Dwelling Unit </w:t>
            </w:r>
            <w:r w:rsidRPr="00532FA2">
              <w:rPr>
                <w:rFonts w:cstheme="minorHAnsi"/>
                <w:b/>
                <w:sz w:val="20"/>
                <w:szCs w:val="20"/>
              </w:rPr>
              <w:t>Water Heater System Information</w:t>
            </w:r>
          </w:p>
          <w:p w14:paraId="53DB7602" w14:textId="1E7013F8" w:rsidR="0044625C" w:rsidRPr="00C54288" w:rsidRDefault="0044625C" w:rsidP="00CF756B">
            <w:pPr>
              <w:rPr>
                <w:rFonts w:cstheme="minorHAnsi"/>
                <w:sz w:val="18"/>
                <w:szCs w:val="20"/>
              </w:rPr>
            </w:pPr>
            <w:r w:rsidRPr="00C54288">
              <w:rPr>
                <w:rFonts w:cstheme="minorHAnsi"/>
                <w:sz w:val="18"/>
                <w:szCs w:val="20"/>
              </w:rPr>
              <w:t>This table reports the water heating system(s) that were specified on the registered CF1R compliance document for this project.</w:t>
            </w:r>
          </w:p>
          <w:p w14:paraId="057B3194" w14:textId="0F19D994" w:rsidR="0044625C" w:rsidRPr="00532FA2" w:rsidRDefault="0044625C" w:rsidP="00F954EF">
            <w:pPr>
              <w:rPr>
                <w:rFonts w:cstheme="minorHAnsi"/>
                <w:b/>
                <w:sz w:val="20"/>
                <w:szCs w:val="20"/>
              </w:rPr>
            </w:pPr>
            <w:r w:rsidRPr="00C54288">
              <w:rPr>
                <w:rFonts w:cstheme="minorHAnsi"/>
                <w:sz w:val="18"/>
                <w:szCs w:val="20"/>
              </w:rPr>
              <w:t>&lt;&lt;</w:t>
            </w:r>
            <w:r w:rsidR="002865A8">
              <w:rPr>
                <w:rFonts w:cstheme="minorHAnsi"/>
                <w:sz w:val="18"/>
                <w:szCs w:val="20"/>
              </w:rPr>
              <w:t xml:space="preserve"> require one row of data for each non-HERS water heater identified on the CF1R</w:t>
            </w:r>
            <w:r w:rsidRPr="00C54288">
              <w:rPr>
                <w:rFonts w:cstheme="minorHAnsi"/>
                <w:sz w:val="18"/>
                <w:szCs w:val="20"/>
              </w:rPr>
              <w:t>&gt;&gt;</w:t>
            </w:r>
          </w:p>
        </w:tc>
      </w:tr>
      <w:tr w:rsidR="0044625C" w:rsidRPr="00BF7EA9" w14:paraId="016F3DE9" w14:textId="1EEF6520" w:rsidTr="0044625C">
        <w:tc>
          <w:tcPr>
            <w:tcW w:w="757" w:type="dxa"/>
            <w:tcBorders>
              <w:top w:val="single" w:sz="4" w:space="0" w:color="auto"/>
              <w:left w:val="single" w:sz="4" w:space="0" w:color="auto"/>
              <w:bottom w:val="single" w:sz="4" w:space="0" w:color="auto"/>
              <w:right w:val="single" w:sz="4" w:space="0" w:color="auto"/>
            </w:tcBorders>
          </w:tcPr>
          <w:p w14:paraId="474EDDE1" w14:textId="0959E42C" w:rsidR="0044625C" w:rsidRPr="00C54288" w:rsidRDefault="0044625C" w:rsidP="0044625C">
            <w:pPr>
              <w:jc w:val="center"/>
              <w:rPr>
                <w:rFonts w:eastAsia="Times New Roman" w:cstheme="minorHAnsi"/>
                <w:sz w:val="18"/>
                <w:szCs w:val="20"/>
              </w:rPr>
            </w:pPr>
            <w:r>
              <w:rPr>
                <w:rFonts w:eastAsia="Times New Roman" w:cstheme="minorHAnsi"/>
                <w:sz w:val="18"/>
                <w:szCs w:val="18"/>
              </w:rPr>
              <w:t>01</w:t>
            </w:r>
          </w:p>
        </w:tc>
        <w:tc>
          <w:tcPr>
            <w:tcW w:w="1074" w:type="dxa"/>
            <w:vAlign w:val="bottom"/>
          </w:tcPr>
          <w:p w14:paraId="396567F5" w14:textId="5FF35301" w:rsidR="0044625C" w:rsidRPr="00C54288" w:rsidRDefault="0044625C" w:rsidP="0044625C">
            <w:pPr>
              <w:jc w:val="center"/>
              <w:rPr>
                <w:rFonts w:cstheme="minorHAnsi"/>
                <w:sz w:val="18"/>
                <w:szCs w:val="20"/>
              </w:rPr>
            </w:pPr>
            <w:r w:rsidRPr="00C54288">
              <w:rPr>
                <w:rFonts w:eastAsia="Times New Roman" w:cstheme="minorHAnsi"/>
                <w:sz w:val="18"/>
                <w:szCs w:val="20"/>
              </w:rPr>
              <w:t>0</w:t>
            </w:r>
            <w:r>
              <w:rPr>
                <w:rFonts w:eastAsia="Times New Roman" w:cstheme="minorHAnsi"/>
                <w:sz w:val="18"/>
                <w:szCs w:val="20"/>
              </w:rPr>
              <w:t>2</w:t>
            </w:r>
          </w:p>
        </w:tc>
        <w:tc>
          <w:tcPr>
            <w:tcW w:w="1268" w:type="dxa"/>
            <w:vAlign w:val="bottom"/>
          </w:tcPr>
          <w:p w14:paraId="0251F3C1" w14:textId="14C4281B" w:rsidR="0044625C" w:rsidRPr="00C54288" w:rsidRDefault="0044625C" w:rsidP="0044625C">
            <w:pPr>
              <w:jc w:val="center"/>
              <w:rPr>
                <w:rFonts w:cstheme="minorHAnsi"/>
                <w:sz w:val="18"/>
                <w:szCs w:val="20"/>
              </w:rPr>
            </w:pPr>
            <w:r w:rsidRPr="00C54288">
              <w:rPr>
                <w:rFonts w:eastAsia="Times New Roman" w:cstheme="minorHAnsi"/>
                <w:sz w:val="18"/>
                <w:szCs w:val="20"/>
              </w:rPr>
              <w:t>0</w:t>
            </w:r>
            <w:r>
              <w:rPr>
                <w:rFonts w:eastAsia="Times New Roman" w:cstheme="minorHAnsi"/>
                <w:sz w:val="18"/>
                <w:szCs w:val="20"/>
              </w:rPr>
              <w:t>3</w:t>
            </w:r>
          </w:p>
        </w:tc>
        <w:tc>
          <w:tcPr>
            <w:tcW w:w="1143" w:type="dxa"/>
          </w:tcPr>
          <w:p w14:paraId="1D00ED1C" w14:textId="44434603" w:rsidR="0044625C" w:rsidRPr="00C54288" w:rsidRDefault="0044625C" w:rsidP="0044625C">
            <w:pPr>
              <w:jc w:val="center"/>
              <w:rPr>
                <w:rFonts w:eastAsia="Times New Roman" w:cstheme="minorHAnsi"/>
                <w:sz w:val="18"/>
                <w:szCs w:val="20"/>
              </w:rPr>
            </w:pPr>
            <w:r w:rsidRPr="00C54288">
              <w:rPr>
                <w:rFonts w:eastAsia="Times New Roman" w:cstheme="minorHAnsi"/>
                <w:sz w:val="18"/>
                <w:szCs w:val="20"/>
              </w:rPr>
              <w:t>0</w:t>
            </w:r>
            <w:r>
              <w:rPr>
                <w:rFonts w:eastAsia="Times New Roman" w:cstheme="minorHAnsi"/>
                <w:sz w:val="18"/>
                <w:szCs w:val="20"/>
              </w:rPr>
              <w:t>4</w:t>
            </w:r>
          </w:p>
        </w:tc>
        <w:tc>
          <w:tcPr>
            <w:tcW w:w="1589" w:type="dxa"/>
          </w:tcPr>
          <w:p w14:paraId="47951547" w14:textId="63E1AF63" w:rsidR="0044625C" w:rsidRPr="00C54288" w:rsidRDefault="0044625C" w:rsidP="0044625C">
            <w:pPr>
              <w:jc w:val="center"/>
              <w:rPr>
                <w:rFonts w:eastAsia="Times New Roman" w:cstheme="minorHAnsi"/>
                <w:sz w:val="18"/>
                <w:szCs w:val="20"/>
              </w:rPr>
            </w:pPr>
            <w:r w:rsidRPr="00C54288">
              <w:rPr>
                <w:rFonts w:eastAsia="Times New Roman" w:cstheme="minorHAnsi"/>
                <w:sz w:val="18"/>
                <w:szCs w:val="20"/>
              </w:rPr>
              <w:t>0</w:t>
            </w:r>
            <w:r>
              <w:rPr>
                <w:rFonts w:eastAsia="Times New Roman" w:cstheme="minorHAnsi"/>
                <w:sz w:val="18"/>
                <w:szCs w:val="20"/>
              </w:rPr>
              <w:t>5</w:t>
            </w:r>
          </w:p>
        </w:tc>
        <w:tc>
          <w:tcPr>
            <w:tcW w:w="1076" w:type="dxa"/>
          </w:tcPr>
          <w:p w14:paraId="3D5E27EC" w14:textId="6412620C" w:rsidR="0044625C" w:rsidRPr="00C54288" w:rsidRDefault="0044625C" w:rsidP="0044625C">
            <w:pPr>
              <w:jc w:val="center"/>
              <w:rPr>
                <w:rFonts w:eastAsia="Times New Roman" w:cstheme="minorHAnsi"/>
                <w:sz w:val="18"/>
                <w:szCs w:val="20"/>
              </w:rPr>
            </w:pPr>
            <w:r w:rsidRPr="00C54288">
              <w:rPr>
                <w:rFonts w:eastAsia="Times New Roman" w:cstheme="minorHAnsi"/>
                <w:sz w:val="18"/>
                <w:szCs w:val="20"/>
              </w:rPr>
              <w:t>0</w:t>
            </w:r>
            <w:r>
              <w:rPr>
                <w:rFonts w:eastAsia="Times New Roman" w:cstheme="minorHAnsi"/>
                <w:sz w:val="18"/>
                <w:szCs w:val="20"/>
              </w:rPr>
              <w:t>6</w:t>
            </w:r>
          </w:p>
        </w:tc>
        <w:tc>
          <w:tcPr>
            <w:tcW w:w="1290" w:type="dxa"/>
          </w:tcPr>
          <w:p w14:paraId="70517E82" w14:textId="30485495" w:rsidR="0044625C" w:rsidRPr="00C54288" w:rsidRDefault="0044625C" w:rsidP="0044625C">
            <w:pPr>
              <w:jc w:val="center"/>
              <w:rPr>
                <w:rFonts w:eastAsia="Times New Roman" w:cstheme="minorHAnsi"/>
                <w:sz w:val="18"/>
                <w:szCs w:val="20"/>
              </w:rPr>
            </w:pPr>
            <w:r>
              <w:rPr>
                <w:rFonts w:eastAsia="Times New Roman" w:cstheme="minorHAnsi"/>
                <w:sz w:val="18"/>
                <w:szCs w:val="20"/>
              </w:rPr>
              <w:t>07</w:t>
            </w:r>
          </w:p>
        </w:tc>
        <w:tc>
          <w:tcPr>
            <w:tcW w:w="1084" w:type="dxa"/>
          </w:tcPr>
          <w:p w14:paraId="722B67EB" w14:textId="61E19305" w:rsidR="0044625C" w:rsidRPr="00C54288" w:rsidRDefault="0044625C" w:rsidP="0044625C">
            <w:pPr>
              <w:jc w:val="center"/>
              <w:rPr>
                <w:rFonts w:eastAsia="Times New Roman" w:cstheme="minorHAnsi"/>
                <w:sz w:val="18"/>
                <w:szCs w:val="20"/>
              </w:rPr>
            </w:pPr>
            <w:r>
              <w:rPr>
                <w:rFonts w:eastAsia="Times New Roman" w:cstheme="minorHAnsi"/>
                <w:sz w:val="18"/>
                <w:szCs w:val="20"/>
              </w:rPr>
              <w:t>08</w:t>
            </w:r>
          </w:p>
        </w:tc>
        <w:tc>
          <w:tcPr>
            <w:tcW w:w="1509" w:type="dxa"/>
          </w:tcPr>
          <w:p w14:paraId="61073D49" w14:textId="25D21E2E" w:rsidR="0044625C" w:rsidRPr="00C54288" w:rsidRDefault="0044625C" w:rsidP="0044625C">
            <w:pPr>
              <w:jc w:val="center"/>
              <w:rPr>
                <w:rFonts w:eastAsia="Times New Roman" w:cstheme="minorHAnsi"/>
                <w:sz w:val="18"/>
                <w:szCs w:val="20"/>
              </w:rPr>
            </w:pPr>
            <w:r>
              <w:rPr>
                <w:rFonts w:eastAsia="Times New Roman" w:cstheme="minorHAnsi"/>
                <w:sz w:val="18"/>
                <w:szCs w:val="20"/>
              </w:rPr>
              <w:t>09</w:t>
            </w:r>
          </w:p>
        </w:tc>
      </w:tr>
      <w:tr w:rsidR="0044625C" w:rsidRPr="00BF7EA9" w14:paraId="23BB2E51" w14:textId="6DC7105A" w:rsidTr="0044625C">
        <w:tc>
          <w:tcPr>
            <w:tcW w:w="757" w:type="dxa"/>
            <w:tcBorders>
              <w:top w:val="single" w:sz="4" w:space="0" w:color="auto"/>
              <w:left w:val="single" w:sz="4" w:space="0" w:color="auto"/>
              <w:bottom w:val="single" w:sz="4" w:space="0" w:color="auto"/>
              <w:right w:val="single" w:sz="4" w:space="0" w:color="auto"/>
            </w:tcBorders>
            <w:vAlign w:val="bottom"/>
          </w:tcPr>
          <w:p w14:paraId="00099606" w14:textId="5893314B" w:rsidR="0044625C" w:rsidRPr="00C54288" w:rsidRDefault="0044625C" w:rsidP="0044625C">
            <w:pPr>
              <w:keepNext/>
              <w:tabs>
                <w:tab w:val="left" w:pos="2160"/>
                <w:tab w:val="left" w:pos="2700"/>
                <w:tab w:val="left" w:pos="3420"/>
                <w:tab w:val="left" w:pos="3780"/>
                <w:tab w:val="left" w:pos="5760"/>
                <w:tab w:val="left" w:pos="7212"/>
              </w:tabs>
              <w:jc w:val="center"/>
              <w:rPr>
                <w:rFonts w:eastAsia="Times New Roman" w:cstheme="minorHAnsi"/>
                <w:sz w:val="18"/>
                <w:szCs w:val="20"/>
              </w:rPr>
            </w:pPr>
            <w:r>
              <w:rPr>
                <w:rFonts w:eastAsia="Times New Roman" w:cstheme="minorHAnsi"/>
                <w:sz w:val="18"/>
                <w:szCs w:val="18"/>
              </w:rPr>
              <w:t>Dwelling Unit Name</w:t>
            </w:r>
          </w:p>
        </w:tc>
        <w:tc>
          <w:tcPr>
            <w:tcW w:w="1074" w:type="dxa"/>
            <w:vAlign w:val="bottom"/>
          </w:tcPr>
          <w:p w14:paraId="23A6D0B7" w14:textId="37A2EA77" w:rsidR="0044625C" w:rsidRPr="00C54288" w:rsidRDefault="0044625C" w:rsidP="0044625C">
            <w:pPr>
              <w:keepNext/>
              <w:tabs>
                <w:tab w:val="left" w:pos="2160"/>
                <w:tab w:val="left" w:pos="2700"/>
                <w:tab w:val="left" w:pos="3420"/>
                <w:tab w:val="left" w:pos="3780"/>
                <w:tab w:val="left" w:pos="5760"/>
                <w:tab w:val="left" w:pos="7212"/>
              </w:tabs>
              <w:jc w:val="center"/>
              <w:rPr>
                <w:rFonts w:eastAsia="Times New Roman" w:cstheme="minorHAnsi"/>
                <w:sz w:val="18"/>
                <w:szCs w:val="20"/>
              </w:rPr>
            </w:pPr>
            <w:r w:rsidRPr="00C54288">
              <w:rPr>
                <w:rFonts w:eastAsia="Times New Roman" w:cstheme="minorHAnsi"/>
                <w:sz w:val="18"/>
                <w:szCs w:val="20"/>
              </w:rPr>
              <w:t>Water Heating System ID</w:t>
            </w:r>
          </w:p>
          <w:p w14:paraId="51A1B161" w14:textId="77777777" w:rsidR="0044625C" w:rsidRPr="00C54288" w:rsidRDefault="0044625C" w:rsidP="0044625C">
            <w:pPr>
              <w:jc w:val="center"/>
              <w:rPr>
                <w:rFonts w:cstheme="minorHAnsi"/>
                <w:sz w:val="18"/>
                <w:szCs w:val="20"/>
              </w:rPr>
            </w:pPr>
            <w:r w:rsidRPr="00C54288">
              <w:rPr>
                <w:rFonts w:eastAsia="Times New Roman" w:cstheme="minorHAnsi"/>
                <w:sz w:val="18"/>
                <w:szCs w:val="20"/>
              </w:rPr>
              <w:t>or Name</w:t>
            </w:r>
          </w:p>
        </w:tc>
        <w:tc>
          <w:tcPr>
            <w:tcW w:w="1268" w:type="dxa"/>
            <w:vAlign w:val="bottom"/>
          </w:tcPr>
          <w:p w14:paraId="431EC4B8" w14:textId="77777777" w:rsidR="0044625C" w:rsidRPr="00C54288" w:rsidRDefault="0044625C" w:rsidP="0044625C">
            <w:pPr>
              <w:keepNext/>
              <w:tabs>
                <w:tab w:val="left" w:pos="2160"/>
                <w:tab w:val="left" w:pos="2700"/>
                <w:tab w:val="left" w:pos="3420"/>
                <w:tab w:val="left" w:pos="3780"/>
                <w:tab w:val="left" w:pos="5760"/>
                <w:tab w:val="left" w:pos="7212"/>
              </w:tabs>
              <w:jc w:val="center"/>
              <w:rPr>
                <w:rFonts w:eastAsia="Times New Roman" w:cstheme="minorHAnsi"/>
                <w:sz w:val="18"/>
                <w:szCs w:val="20"/>
              </w:rPr>
            </w:pPr>
            <w:r w:rsidRPr="00C54288">
              <w:rPr>
                <w:rFonts w:eastAsia="Times New Roman" w:cstheme="minorHAnsi"/>
                <w:sz w:val="18"/>
                <w:szCs w:val="20"/>
              </w:rPr>
              <w:t>Modeled Equipment</w:t>
            </w:r>
          </w:p>
          <w:p w14:paraId="0E6DAD59" w14:textId="77777777" w:rsidR="0044625C" w:rsidRPr="00C54288" w:rsidRDefault="0044625C" w:rsidP="0044625C">
            <w:pPr>
              <w:jc w:val="center"/>
              <w:rPr>
                <w:rFonts w:cstheme="minorHAnsi"/>
                <w:sz w:val="18"/>
                <w:szCs w:val="20"/>
              </w:rPr>
            </w:pPr>
            <w:r w:rsidRPr="00C54288">
              <w:rPr>
                <w:rFonts w:eastAsia="Times New Roman" w:cstheme="minorHAnsi"/>
                <w:sz w:val="18"/>
                <w:szCs w:val="20"/>
              </w:rPr>
              <w:t>Make and Model</w:t>
            </w:r>
          </w:p>
        </w:tc>
        <w:tc>
          <w:tcPr>
            <w:tcW w:w="1143" w:type="dxa"/>
            <w:vAlign w:val="bottom"/>
          </w:tcPr>
          <w:p w14:paraId="3395D0CD" w14:textId="493599D5" w:rsidR="0044625C" w:rsidRPr="00C54288" w:rsidRDefault="0044625C" w:rsidP="0044625C">
            <w:pPr>
              <w:keepNext/>
              <w:tabs>
                <w:tab w:val="left" w:pos="2160"/>
                <w:tab w:val="left" w:pos="2700"/>
                <w:tab w:val="left" w:pos="3420"/>
                <w:tab w:val="left" w:pos="3780"/>
                <w:tab w:val="left" w:pos="5760"/>
                <w:tab w:val="left" w:pos="7212"/>
              </w:tabs>
              <w:jc w:val="center"/>
              <w:rPr>
                <w:rFonts w:eastAsia="Times New Roman" w:cstheme="minorHAnsi"/>
                <w:sz w:val="18"/>
                <w:szCs w:val="20"/>
              </w:rPr>
            </w:pPr>
            <w:r>
              <w:rPr>
                <w:rFonts w:eastAsia="Times New Roman" w:cstheme="minorHAnsi"/>
                <w:sz w:val="18"/>
                <w:szCs w:val="20"/>
              </w:rPr>
              <w:t>#</w:t>
            </w:r>
            <w:r w:rsidRPr="00C54288">
              <w:rPr>
                <w:rFonts w:eastAsia="Times New Roman" w:cstheme="minorHAnsi"/>
                <w:sz w:val="18"/>
                <w:szCs w:val="20"/>
              </w:rPr>
              <w:t xml:space="preserve"> of </w:t>
            </w:r>
            <w:r w:rsidR="008F6017">
              <w:rPr>
                <w:rFonts w:eastAsia="Times New Roman" w:cstheme="minorHAnsi"/>
                <w:sz w:val="18"/>
                <w:szCs w:val="20"/>
              </w:rPr>
              <w:t xml:space="preserve">Like (or Identical) </w:t>
            </w:r>
            <w:r w:rsidRPr="00C54288">
              <w:rPr>
                <w:rFonts w:eastAsia="Times New Roman" w:cstheme="minorHAnsi"/>
                <w:sz w:val="18"/>
                <w:szCs w:val="20"/>
              </w:rPr>
              <w:t>Water Heaters</w:t>
            </w:r>
            <w:r>
              <w:rPr>
                <w:rFonts w:eastAsia="Times New Roman" w:cstheme="minorHAnsi"/>
                <w:sz w:val="18"/>
                <w:szCs w:val="20"/>
              </w:rPr>
              <w:t xml:space="preserve"> in System</w:t>
            </w:r>
          </w:p>
        </w:tc>
        <w:tc>
          <w:tcPr>
            <w:tcW w:w="1589" w:type="dxa"/>
            <w:vAlign w:val="bottom"/>
          </w:tcPr>
          <w:p w14:paraId="1578094A" w14:textId="77777777" w:rsidR="0044625C" w:rsidRPr="00C54288" w:rsidRDefault="0044625C" w:rsidP="0044625C">
            <w:pPr>
              <w:keepNext/>
              <w:tabs>
                <w:tab w:val="left" w:pos="2160"/>
                <w:tab w:val="left" w:pos="2700"/>
                <w:tab w:val="left" w:pos="3420"/>
                <w:tab w:val="left" w:pos="3780"/>
                <w:tab w:val="left" w:pos="5760"/>
                <w:tab w:val="left" w:pos="7212"/>
              </w:tabs>
              <w:jc w:val="center"/>
              <w:rPr>
                <w:rFonts w:eastAsia="Times New Roman" w:cstheme="minorHAnsi"/>
                <w:sz w:val="18"/>
                <w:szCs w:val="20"/>
              </w:rPr>
            </w:pPr>
            <w:r w:rsidRPr="00C54288">
              <w:rPr>
                <w:rFonts w:eastAsia="Times New Roman" w:cstheme="minorHAnsi"/>
                <w:sz w:val="18"/>
                <w:szCs w:val="20"/>
              </w:rPr>
              <w:t>Tank Location</w:t>
            </w:r>
          </w:p>
        </w:tc>
        <w:tc>
          <w:tcPr>
            <w:tcW w:w="1076" w:type="dxa"/>
            <w:vAlign w:val="bottom"/>
          </w:tcPr>
          <w:p w14:paraId="390913EE" w14:textId="77777777" w:rsidR="0044625C" w:rsidRPr="00C54288" w:rsidRDefault="0044625C" w:rsidP="0044625C">
            <w:pPr>
              <w:keepNext/>
              <w:tabs>
                <w:tab w:val="left" w:pos="2160"/>
                <w:tab w:val="left" w:pos="2700"/>
                <w:tab w:val="left" w:pos="3420"/>
                <w:tab w:val="left" w:pos="3780"/>
                <w:tab w:val="left" w:pos="5760"/>
                <w:tab w:val="left" w:pos="7212"/>
              </w:tabs>
              <w:jc w:val="center"/>
              <w:rPr>
                <w:rFonts w:eastAsia="Times New Roman" w:cstheme="minorHAnsi"/>
                <w:sz w:val="18"/>
                <w:szCs w:val="20"/>
              </w:rPr>
            </w:pPr>
            <w:r w:rsidRPr="00C54288">
              <w:rPr>
                <w:rFonts w:eastAsia="Times New Roman" w:cstheme="minorHAnsi"/>
                <w:sz w:val="18"/>
                <w:szCs w:val="20"/>
              </w:rPr>
              <w:t>Exterior Tank Insulation R-value</w:t>
            </w:r>
          </w:p>
        </w:tc>
        <w:tc>
          <w:tcPr>
            <w:tcW w:w="1290" w:type="dxa"/>
            <w:vAlign w:val="bottom"/>
          </w:tcPr>
          <w:p w14:paraId="495D84C4" w14:textId="77777777" w:rsidR="0044625C" w:rsidRPr="00C54288" w:rsidRDefault="0044625C" w:rsidP="0044625C">
            <w:pPr>
              <w:keepNext/>
              <w:tabs>
                <w:tab w:val="left" w:pos="2160"/>
                <w:tab w:val="left" w:pos="2700"/>
                <w:tab w:val="left" w:pos="3420"/>
                <w:tab w:val="left" w:pos="3780"/>
                <w:tab w:val="left" w:pos="5760"/>
                <w:tab w:val="left" w:pos="7212"/>
              </w:tabs>
              <w:jc w:val="center"/>
              <w:rPr>
                <w:rFonts w:eastAsia="Times New Roman" w:cstheme="minorHAnsi"/>
                <w:sz w:val="18"/>
                <w:szCs w:val="20"/>
              </w:rPr>
            </w:pPr>
            <w:r w:rsidRPr="00C54288">
              <w:rPr>
                <w:rFonts w:eastAsia="Times New Roman" w:cstheme="minorHAnsi"/>
                <w:sz w:val="18"/>
                <w:szCs w:val="20"/>
              </w:rPr>
              <w:t>Dwelling Unit DHW System Distribution Type</w:t>
            </w:r>
          </w:p>
        </w:tc>
        <w:tc>
          <w:tcPr>
            <w:tcW w:w="1084" w:type="dxa"/>
            <w:vAlign w:val="bottom"/>
          </w:tcPr>
          <w:p w14:paraId="2C2370D3" w14:textId="788250FB" w:rsidR="0044625C" w:rsidRPr="00C54288" w:rsidRDefault="0044625C" w:rsidP="0044625C">
            <w:pPr>
              <w:keepNext/>
              <w:tabs>
                <w:tab w:val="left" w:pos="2160"/>
                <w:tab w:val="left" w:pos="2700"/>
                <w:tab w:val="left" w:pos="3420"/>
                <w:tab w:val="left" w:pos="3780"/>
                <w:tab w:val="left" w:pos="5760"/>
                <w:tab w:val="left" w:pos="7212"/>
              </w:tabs>
              <w:jc w:val="center"/>
              <w:rPr>
                <w:rFonts w:eastAsia="Times New Roman" w:cstheme="minorHAnsi"/>
                <w:sz w:val="18"/>
                <w:szCs w:val="20"/>
              </w:rPr>
            </w:pPr>
            <w:r w:rsidRPr="00C54288">
              <w:rPr>
                <w:rFonts w:eastAsia="Times New Roman" w:cstheme="minorHAnsi"/>
                <w:sz w:val="18"/>
                <w:szCs w:val="20"/>
              </w:rPr>
              <w:t>Compact Distribution</w:t>
            </w:r>
          </w:p>
        </w:tc>
        <w:tc>
          <w:tcPr>
            <w:tcW w:w="1509" w:type="dxa"/>
            <w:vAlign w:val="bottom"/>
          </w:tcPr>
          <w:p w14:paraId="08CB500C" w14:textId="770D25A5" w:rsidR="0044625C" w:rsidRPr="00C54288" w:rsidRDefault="0044625C" w:rsidP="0044625C">
            <w:pPr>
              <w:keepNext/>
              <w:tabs>
                <w:tab w:val="left" w:pos="2160"/>
                <w:tab w:val="left" w:pos="2700"/>
                <w:tab w:val="left" w:pos="3420"/>
                <w:tab w:val="left" w:pos="3780"/>
                <w:tab w:val="left" w:pos="5760"/>
                <w:tab w:val="left" w:pos="7212"/>
              </w:tabs>
              <w:jc w:val="center"/>
              <w:rPr>
                <w:rFonts w:eastAsia="Times New Roman" w:cstheme="minorHAnsi"/>
                <w:sz w:val="18"/>
                <w:szCs w:val="20"/>
              </w:rPr>
            </w:pPr>
            <w:r>
              <w:rPr>
                <w:rFonts w:eastAsia="Times New Roman" w:cstheme="minorHAnsi"/>
                <w:sz w:val="18"/>
                <w:szCs w:val="20"/>
              </w:rPr>
              <w:t>Simulated Equipment Make and Model</w:t>
            </w:r>
          </w:p>
        </w:tc>
      </w:tr>
      <w:tr w:rsidR="0044625C" w:rsidRPr="00BF7EA9" w14:paraId="70C1A2E7" w14:textId="7ACA9FDE" w:rsidTr="0044625C">
        <w:tc>
          <w:tcPr>
            <w:tcW w:w="757" w:type="dxa"/>
            <w:tcBorders>
              <w:top w:val="single" w:sz="4" w:space="0" w:color="auto"/>
              <w:left w:val="single" w:sz="4" w:space="0" w:color="auto"/>
              <w:bottom w:val="single" w:sz="4" w:space="0" w:color="auto"/>
              <w:right w:val="single" w:sz="4" w:space="0" w:color="auto"/>
            </w:tcBorders>
          </w:tcPr>
          <w:p w14:paraId="7A4D8B7A" w14:textId="0B57695C" w:rsidR="0044625C" w:rsidRPr="00C54288" w:rsidRDefault="0044625C" w:rsidP="009E788A">
            <w:pPr>
              <w:jc w:val="center"/>
              <w:rPr>
                <w:rFonts w:cstheme="minorHAnsi"/>
                <w:sz w:val="16"/>
                <w:szCs w:val="20"/>
              </w:rPr>
            </w:pPr>
            <w:r>
              <w:rPr>
                <w:rFonts w:eastAsia="Times New Roman" w:cstheme="minorHAnsi"/>
                <w:sz w:val="16"/>
                <w:szCs w:val="20"/>
              </w:rPr>
              <w:t>&lt;&lt;reference value from CF1R</w:t>
            </w:r>
            <w:r w:rsidR="009E788A">
              <w:rPr>
                <w:rFonts w:eastAsia="Times New Roman" w:cstheme="minorHAnsi"/>
                <w:sz w:val="16"/>
                <w:szCs w:val="20"/>
              </w:rPr>
              <w:t>;</w:t>
            </w:r>
            <w:r>
              <w:rPr>
                <w:rFonts w:eastAsia="Times New Roman" w:cstheme="minorHAnsi"/>
                <w:sz w:val="16"/>
                <w:szCs w:val="20"/>
              </w:rPr>
              <w:t xml:space="preserve"> if Single Family, then value = Single Family&gt;&gt; </w:t>
            </w:r>
          </w:p>
        </w:tc>
        <w:tc>
          <w:tcPr>
            <w:tcW w:w="1074" w:type="dxa"/>
          </w:tcPr>
          <w:p w14:paraId="5EECAE78" w14:textId="0ACD1FE7" w:rsidR="0044625C" w:rsidRPr="00C54288" w:rsidRDefault="0044625C" w:rsidP="0044625C">
            <w:pPr>
              <w:jc w:val="center"/>
              <w:rPr>
                <w:rFonts w:cstheme="minorHAnsi"/>
                <w:sz w:val="16"/>
                <w:szCs w:val="20"/>
              </w:rPr>
            </w:pPr>
            <w:r w:rsidRPr="00C54288">
              <w:rPr>
                <w:rFonts w:cstheme="minorHAnsi"/>
                <w:sz w:val="16"/>
                <w:szCs w:val="20"/>
              </w:rPr>
              <w:t>&lt;&lt;reference value from CF1R&gt;&gt;</w:t>
            </w:r>
          </w:p>
        </w:tc>
        <w:tc>
          <w:tcPr>
            <w:tcW w:w="1268" w:type="dxa"/>
          </w:tcPr>
          <w:p w14:paraId="38EE11A7" w14:textId="4BE3097E" w:rsidR="0044625C" w:rsidRPr="00C54288" w:rsidRDefault="0044625C" w:rsidP="0044625C">
            <w:pPr>
              <w:jc w:val="center"/>
              <w:rPr>
                <w:rFonts w:cstheme="minorHAnsi"/>
                <w:sz w:val="16"/>
                <w:szCs w:val="20"/>
              </w:rPr>
            </w:pPr>
            <w:r w:rsidRPr="00C54288">
              <w:rPr>
                <w:rFonts w:cstheme="minorHAnsi"/>
                <w:sz w:val="16"/>
                <w:szCs w:val="20"/>
              </w:rPr>
              <w:t xml:space="preserve">&lt;&lt;references </w:t>
            </w:r>
            <w:r w:rsidRPr="00EB1BDE">
              <w:rPr>
                <w:rFonts w:cstheme="minorHAnsi"/>
                <w:sz w:val="16"/>
                <w:szCs w:val="20"/>
              </w:rPr>
              <w:t>value</w:t>
            </w:r>
            <w:r w:rsidRPr="00C54288">
              <w:rPr>
                <w:rFonts w:cstheme="minorHAnsi"/>
                <w:sz w:val="16"/>
                <w:szCs w:val="20"/>
              </w:rPr>
              <w:t xml:space="preserve"> from CF1R</w:t>
            </w:r>
            <w:r>
              <w:rPr>
                <w:rFonts w:cstheme="minorHAnsi"/>
                <w:sz w:val="16"/>
                <w:szCs w:val="20"/>
              </w:rPr>
              <w:t xml:space="preserve">-PRF.  Else if prescriptive, display “NEEA Tier 3” </w:t>
            </w:r>
            <w:r w:rsidRPr="00C54288">
              <w:rPr>
                <w:rFonts w:cstheme="minorHAnsi"/>
                <w:sz w:val="16"/>
                <w:szCs w:val="20"/>
              </w:rPr>
              <w:t>&gt;&gt;</w:t>
            </w:r>
          </w:p>
        </w:tc>
        <w:tc>
          <w:tcPr>
            <w:tcW w:w="1143" w:type="dxa"/>
          </w:tcPr>
          <w:p w14:paraId="20280844" w14:textId="19829F37" w:rsidR="0044625C" w:rsidRPr="00C54288" w:rsidRDefault="0044625C" w:rsidP="0044625C">
            <w:pPr>
              <w:jc w:val="center"/>
              <w:rPr>
                <w:rFonts w:eastAsia="Times New Roman" w:cstheme="minorHAnsi"/>
                <w:b/>
                <w:i/>
                <w:color w:val="FF0000"/>
                <w:sz w:val="16"/>
                <w:szCs w:val="20"/>
              </w:rPr>
            </w:pPr>
            <w:r w:rsidRPr="00C54288">
              <w:rPr>
                <w:rFonts w:cstheme="minorHAnsi"/>
                <w:sz w:val="16"/>
                <w:szCs w:val="20"/>
              </w:rPr>
              <w:t>&lt;&lt;references values from CF1R</w:t>
            </w:r>
            <w:r w:rsidRPr="00EB1BDE">
              <w:rPr>
                <w:rFonts w:cstheme="minorHAnsi"/>
                <w:sz w:val="16"/>
                <w:szCs w:val="20"/>
              </w:rPr>
              <w:t xml:space="preserve"> </w:t>
            </w:r>
            <w:r w:rsidRPr="00C54288">
              <w:rPr>
                <w:rFonts w:cstheme="minorHAnsi"/>
                <w:sz w:val="16"/>
                <w:szCs w:val="20"/>
              </w:rPr>
              <w:t>&gt;&gt;</w:t>
            </w:r>
          </w:p>
        </w:tc>
        <w:tc>
          <w:tcPr>
            <w:tcW w:w="1589" w:type="dxa"/>
          </w:tcPr>
          <w:p w14:paraId="3AD1CEF4" w14:textId="21B5EEC6" w:rsidR="0044625C" w:rsidRPr="00C54288" w:rsidRDefault="0044625C" w:rsidP="0044625C">
            <w:pPr>
              <w:jc w:val="center"/>
              <w:rPr>
                <w:rFonts w:eastAsia="Times New Roman" w:cstheme="minorHAnsi"/>
                <w:b/>
                <w:i/>
                <w:color w:val="FF0000"/>
                <w:sz w:val="16"/>
                <w:szCs w:val="20"/>
              </w:rPr>
            </w:pPr>
            <w:r>
              <w:rPr>
                <w:rFonts w:eastAsia="Times New Roman" w:cstheme="minorHAnsi"/>
                <w:sz w:val="16"/>
                <w:szCs w:val="20"/>
              </w:rPr>
              <w:t>&lt;&lt;Reference value from CF1R&gt;&gt;</w:t>
            </w:r>
          </w:p>
        </w:tc>
        <w:tc>
          <w:tcPr>
            <w:tcW w:w="1076" w:type="dxa"/>
          </w:tcPr>
          <w:p w14:paraId="1DFD2D9A" w14:textId="0049405D" w:rsidR="0044625C" w:rsidRPr="00C54288" w:rsidRDefault="0044625C" w:rsidP="0044625C">
            <w:pPr>
              <w:jc w:val="center"/>
              <w:rPr>
                <w:rFonts w:cstheme="minorHAnsi"/>
                <w:sz w:val="16"/>
                <w:szCs w:val="20"/>
              </w:rPr>
            </w:pPr>
            <w:r w:rsidRPr="00C54288">
              <w:rPr>
                <w:rFonts w:cstheme="minorHAnsi"/>
                <w:sz w:val="16"/>
                <w:szCs w:val="20"/>
              </w:rPr>
              <w:t>&lt;&lt;reference values from CF1R</w:t>
            </w:r>
            <w:r>
              <w:rPr>
                <w:rFonts w:cstheme="minorHAnsi"/>
                <w:sz w:val="16"/>
                <w:szCs w:val="20"/>
              </w:rPr>
              <w:t>-PRF; else NA</w:t>
            </w:r>
            <w:r w:rsidRPr="00C54288">
              <w:rPr>
                <w:rFonts w:cstheme="minorHAnsi"/>
                <w:sz w:val="16"/>
                <w:szCs w:val="20"/>
              </w:rPr>
              <w:t>&gt;&gt;</w:t>
            </w:r>
          </w:p>
        </w:tc>
        <w:tc>
          <w:tcPr>
            <w:tcW w:w="1290" w:type="dxa"/>
            <w:vAlign w:val="center"/>
          </w:tcPr>
          <w:p w14:paraId="043B80ED" w14:textId="77777777" w:rsidR="0044625C" w:rsidRDefault="0044625C" w:rsidP="0044625C">
            <w:pPr>
              <w:rPr>
                <w:rFonts w:cstheme="minorHAnsi"/>
                <w:sz w:val="16"/>
                <w:szCs w:val="20"/>
              </w:rPr>
            </w:pPr>
            <w:r w:rsidRPr="00C54288">
              <w:rPr>
                <w:rFonts w:cstheme="minorHAnsi"/>
                <w:sz w:val="16"/>
                <w:szCs w:val="20"/>
              </w:rPr>
              <w:t>&lt;&lt;reference values from CF1R</w:t>
            </w:r>
            <w:r>
              <w:rPr>
                <w:rFonts w:cstheme="minorHAnsi"/>
                <w:sz w:val="16"/>
                <w:szCs w:val="20"/>
              </w:rPr>
              <w:t xml:space="preserve">.  </w:t>
            </w:r>
          </w:p>
          <w:p w14:paraId="1CC58980" w14:textId="719C725F" w:rsidR="0044625C" w:rsidRPr="00C54288" w:rsidRDefault="0044625C" w:rsidP="0044625C">
            <w:pPr>
              <w:rPr>
                <w:rFonts w:cstheme="minorHAnsi"/>
                <w:sz w:val="16"/>
                <w:szCs w:val="20"/>
              </w:rPr>
            </w:pPr>
            <w:r>
              <w:rPr>
                <w:rFonts w:cstheme="minorHAnsi"/>
                <w:sz w:val="16"/>
                <w:szCs w:val="20"/>
              </w:rPr>
              <w:t>If performance</w:t>
            </w:r>
            <w:r w:rsidRPr="00C54288">
              <w:rPr>
                <w:rFonts w:cstheme="minorHAnsi"/>
                <w:sz w:val="16"/>
                <w:szCs w:val="20"/>
              </w:rPr>
              <w:t xml:space="preserve"> </w:t>
            </w:r>
          </w:p>
          <w:p w14:paraId="4B1A9501" w14:textId="08E73301" w:rsidR="0044625C" w:rsidRDefault="0044625C" w:rsidP="0044625C">
            <w:pPr>
              <w:rPr>
                <w:rFonts w:cstheme="minorHAnsi"/>
                <w:sz w:val="16"/>
                <w:szCs w:val="20"/>
              </w:rPr>
            </w:pPr>
            <w:r>
              <w:rPr>
                <w:rFonts w:cstheme="minorHAnsi"/>
                <w:sz w:val="16"/>
                <w:szCs w:val="20"/>
              </w:rPr>
              <w:t>Allowed values are</w:t>
            </w:r>
          </w:p>
          <w:p w14:paraId="55D3253F" w14:textId="77777777" w:rsidR="0044625C" w:rsidRPr="00C54288" w:rsidRDefault="0044625C" w:rsidP="0044625C">
            <w:pPr>
              <w:rPr>
                <w:rFonts w:cstheme="minorHAnsi"/>
                <w:sz w:val="16"/>
                <w:szCs w:val="20"/>
              </w:rPr>
            </w:pPr>
            <w:r w:rsidRPr="00C54288">
              <w:rPr>
                <w:rFonts w:cstheme="minorHAnsi"/>
                <w:sz w:val="16"/>
                <w:szCs w:val="20"/>
              </w:rPr>
              <w:t>*Standard Distribution System</w:t>
            </w:r>
          </w:p>
          <w:p w14:paraId="24C358CD" w14:textId="77777777" w:rsidR="0044625C" w:rsidRPr="00C54288" w:rsidRDefault="0044625C" w:rsidP="0044625C">
            <w:pPr>
              <w:rPr>
                <w:rFonts w:cstheme="minorHAnsi"/>
                <w:sz w:val="16"/>
                <w:szCs w:val="20"/>
              </w:rPr>
            </w:pPr>
            <w:r w:rsidRPr="00C54288">
              <w:rPr>
                <w:rFonts w:cstheme="minorHAnsi"/>
                <w:sz w:val="16"/>
                <w:szCs w:val="20"/>
              </w:rPr>
              <w:t>* Point of Use</w:t>
            </w:r>
          </w:p>
          <w:p w14:paraId="2A7BC414" w14:textId="77777777" w:rsidR="0044625C" w:rsidRPr="00C54288" w:rsidRDefault="0044625C" w:rsidP="0044625C">
            <w:pPr>
              <w:rPr>
                <w:rFonts w:cstheme="minorHAnsi"/>
                <w:sz w:val="16"/>
                <w:szCs w:val="20"/>
              </w:rPr>
            </w:pPr>
            <w:r w:rsidRPr="00C54288">
              <w:rPr>
                <w:rFonts w:cstheme="minorHAnsi"/>
                <w:sz w:val="16"/>
                <w:szCs w:val="20"/>
              </w:rPr>
              <w:t xml:space="preserve">* Parallel Piping </w:t>
            </w:r>
          </w:p>
          <w:p w14:paraId="3ED2EE89" w14:textId="77777777" w:rsidR="0044625C" w:rsidRPr="00C54288" w:rsidRDefault="0044625C" w:rsidP="0044625C">
            <w:pPr>
              <w:rPr>
                <w:rFonts w:cstheme="minorHAnsi"/>
                <w:sz w:val="16"/>
                <w:szCs w:val="20"/>
              </w:rPr>
            </w:pPr>
            <w:r w:rsidRPr="00C54288">
              <w:rPr>
                <w:rFonts w:cstheme="minorHAnsi"/>
                <w:sz w:val="16"/>
                <w:szCs w:val="20"/>
              </w:rPr>
              <w:t>*Recirculation System Non-Demand Control</w:t>
            </w:r>
          </w:p>
          <w:p w14:paraId="09CF4F6B" w14:textId="77777777" w:rsidR="0044625C" w:rsidRPr="00C54288" w:rsidRDefault="0044625C" w:rsidP="0044625C">
            <w:pPr>
              <w:rPr>
                <w:rFonts w:cstheme="minorHAnsi"/>
                <w:sz w:val="16"/>
                <w:szCs w:val="20"/>
              </w:rPr>
            </w:pPr>
            <w:r w:rsidRPr="00C54288">
              <w:rPr>
                <w:rFonts w:cstheme="minorHAnsi"/>
                <w:sz w:val="16"/>
                <w:szCs w:val="20"/>
              </w:rPr>
              <w:t xml:space="preserve">* Demand Recirculation Manual Control </w:t>
            </w:r>
          </w:p>
          <w:p w14:paraId="609251B5" w14:textId="6E9AD327" w:rsidR="0044625C" w:rsidRDefault="0044625C" w:rsidP="0044625C">
            <w:pPr>
              <w:rPr>
                <w:rFonts w:cstheme="minorHAnsi"/>
                <w:sz w:val="16"/>
                <w:szCs w:val="20"/>
              </w:rPr>
            </w:pPr>
            <w:r w:rsidRPr="00C54288">
              <w:rPr>
                <w:rFonts w:cstheme="minorHAnsi"/>
                <w:sz w:val="16"/>
                <w:szCs w:val="20"/>
              </w:rPr>
              <w:t xml:space="preserve">* Demand Recirculation Sensor </w:t>
            </w:r>
            <w:proofErr w:type="gramStart"/>
            <w:r w:rsidRPr="00C54288">
              <w:rPr>
                <w:rFonts w:cstheme="minorHAnsi"/>
                <w:sz w:val="16"/>
                <w:szCs w:val="20"/>
              </w:rPr>
              <w:t>Control</w:t>
            </w:r>
            <w:r>
              <w:rPr>
                <w:rFonts w:cstheme="minorHAnsi"/>
                <w:sz w:val="16"/>
                <w:szCs w:val="20"/>
              </w:rPr>
              <w:t>;</w:t>
            </w:r>
            <w:proofErr w:type="gramEnd"/>
            <w:r w:rsidRPr="00C54288">
              <w:rPr>
                <w:rFonts w:cstheme="minorHAnsi"/>
                <w:sz w:val="16"/>
                <w:szCs w:val="20"/>
              </w:rPr>
              <w:t xml:space="preserve"> </w:t>
            </w:r>
          </w:p>
          <w:p w14:paraId="2DF7091A" w14:textId="77777777" w:rsidR="0044625C" w:rsidRDefault="0044625C" w:rsidP="0044625C">
            <w:pPr>
              <w:rPr>
                <w:rFonts w:cstheme="minorHAnsi"/>
                <w:sz w:val="16"/>
                <w:szCs w:val="20"/>
              </w:rPr>
            </w:pPr>
            <w:r>
              <w:rPr>
                <w:rFonts w:cstheme="minorHAnsi"/>
                <w:sz w:val="16"/>
                <w:szCs w:val="20"/>
              </w:rPr>
              <w:t xml:space="preserve">Else if prescriptive,  </w:t>
            </w:r>
          </w:p>
          <w:p w14:paraId="22233022" w14:textId="44DB1623" w:rsidR="0044625C" w:rsidRDefault="0044625C" w:rsidP="0044625C">
            <w:pPr>
              <w:rPr>
                <w:rFonts w:cstheme="minorHAnsi"/>
                <w:sz w:val="16"/>
                <w:szCs w:val="20"/>
              </w:rPr>
            </w:pPr>
            <w:r>
              <w:rPr>
                <w:rFonts w:cstheme="minorHAnsi"/>
                <w:sz w:val="16"/>
                <w:szCs w:val="20"/>
              </w:rPr>
              <w:t xml:space="preserve">Allowed values are </w:t>
            </w:r>
          </w:p>
          <w:p w14:paraId="4E415446" w14:textId="60287BD3" w:rsidR="0044625C" w:rsidRDefault="0044625C" w:rsidP="0044625C">
            <w:pPr>
              <w:rPr>
                <w:rFonts w:cstheme="minorHAnsi"/>
                <w:sz w:val="16"/>
                <w:szCs w:val="20"/>
              </w:rPr>
            </w:pPr>
            <w:r w:rsidRPr="00095904">
              <w:rPr>
                <w:rFonts w:cstheme="minorHAnsi"/>
                <w:sz w:val="16"/>
                <w:szCs w:val="20"/>
              </w:rPr>
              <w:t>*Standard Distribution System</w:t>
            </w:r>
          </w:p>
          <w:p w14:paraId="0C23471E" w14:textId="0F5DDC42" w:rsidR="00917DF3" w:rsidRDefault="00917DF3" w:rsidP="0044625C">
            <w:pPr>
              <w:rPr>
                <w:rFonts w:cstheme="minorHAnsi"/>
                <w:sz w:val="16"/>
                <w:szCs w:val="20"/>
              </w:rPr>
            </w:pPr>
            <w:r>
              <w:rPr>
                <w:rFonts w:cstheme="minorHAnsi"/>
                <w:sz w:val="16"/>
                <w:szCs w:val="20"/>
              </w:rPr>
              <w:t>*Demand Recirculation</w:t>
            </w:r>
          </w:p>
          <w:p w14:paraId="25ED9E86" w14:textId="7B68DDA3" w:rsidR="0044625C" w:rsidRPr="00095904" w:rsidRDefault="0044625C" w:rsidP="0044625C">
            <w:pPr>
              <w:rPr>
                <w:rFonts w:cstheme="minorHAnsi"/>
                <w:sz w:val="16"/>
                <w:szCs w:val="20"/>
              </w:rPr>
            </w:pPr>
            <w:r w:rsidRPr="00095904">
              <w:rPr>
                <w:rFonts w:cstheme="minorHAnsi"/>
                <w:sz w:val="16"/>
                <w:szCs w:val="20"/>
              </w:rPr>
              <w:t>* Demand Recirculation Manual Control</w:t>
            </w:r>
            <w:r w:rsidR="009C26F0">
              <w:rPr>
                <w:rFonts w:cstheme="minorHAnsi"/>
                <w:sz w:val="16"/>
                <w:szCs w:val="20"/>
              </w:rPr>
              <w:t xml:space="preserve">; Else if CF1R-ALT, then value = NA </w:t>
            </w:r>
            <w:r>
              <w:rPr>
                <w:rFonts w:cstheme="minorHAnsi"/>
                <w:sz w:val="16"/>
                <w:szCs w:val="20"/>
              </w:rPr>
              <w:t>&gt;&gt;</w:t>
            </w:r>
            <w:r w:rsidRPr="00095904">
              <w:rPr>
                <w:rFonts w:cstheme="minorHAnsi"/>
                <w:sz w:val="16"/>
                <w:szCs w:val="20"/>
              </w:rPr>
              <w:t xml:space="preserve"> </w:t>
            </w:r>
          </w:p>
          <w:p w14:paraId="4FBBC000" w14:textId="3A328A15" w:rsidR="0044625C" w:rsidRPr="00C54288" w:rsidRDefault="0044625C" w:rsidP="0044625C">
            <w:pPr>
              <w:rPr>
                <w:rFonts w:cstheme="minorHAnsi"/>
                <w:sz w:val="16"/>
                <w:szCs w:val="20"/>
              </w:rPr>
            </w:pPr>
          </w:p>
        </w:tc>
        <w:tc>
          <w:tcPr>
            <w:tcW w:w="1084" w:type="dxa"/>
          </w:tcPr>
          <w:p w14:paraId="7E7866C2" w14:textId="193CF30E" w:rsidR="0044625C" w:rsidRPr="00C54288" w:rsidRDefault="0044625C" w:rsidP="0044625C">
            <w:pPr>
              <w:keepNext/>
              <w:tabs>
                <w:tab w:val="left" w:pos="2160"/>
                <w:tab w:val="left" w:pos="2700"/>
                <w:tab w:val="left" w:pos="3420"/>
                <w:tab w:val="left" w:pos="3780"/>
                <w:tab w:val="left" w:pos="5760"/>
                <w:tab w:val="left" w:pos="7212"/>
              </w:tabs>
              <w:contextualSpacing/>
              <w:rPr>
                <w:rFonts w:eastAsia="Times New Roman" w:cstheme="minorHAnsi"/>
                <w:sz w:val="16"/>
                <w:szCs w:val="20"/>
              </w:rPr>
            </w:pPr>
            <w:r w:rsidRPr="00C54288">
              <w:rPr>
                <w:rFonts w:eastAsia="Times New Roman" w:cstheme="minorHAnsi"/>
                <w:sz w:val="16"/>
                <w:szCs w:val="20"/>
              </w:rPr>
              <w:t>&lt;&lt;reference values from CF1R.  Allowed values are *Basic</w:t>
            </w:r>
          </w:p>
          <w:p w14:paraId="441DC258" w14:textId="77777777" w:rsidR="009C26F0" w:rsidRDefault="0044625C" w:rsidP="009C26F0">
            <w:pPr>
              <w:rPr>
                <w:rFonts w:eastAsia="Times New Roman" w:cstheme="minorHAnsi"/>
                <w:sz w:val="16"/>
                <w:szCs w:val="20"/>
              </w:rPr>
            </w:pPr>
            <w:r w:rsidRPr="00C54288">
              <w:rPr>
                <w:rFonts w:eastAsia="Times New Roman" w:cstheme="minorHAnsi"/>
                <w:sz w:val="16"/>
                <w:szCs w:val="20"/>
              </w:rPr>
              <w:t>*</w:t>
            </w:r>
            <w:proofErr w:type="gramStart"/>
            <w:r w:rsidRPr="00C54288">
              <w:rPr>
                <w:rFonts w:eastAsia="Times New Roman" w:cstheme="minorHAnsi"/>
                <w:sz w:val="16"/>
                <w:szCs w:val="20"/>
              </w:rPr>
              <w:t>None</w:t>
            </w:r>
            <w:r w:rsidR="009C26F0">
              <w:rPr>
                <w:rFonts w:eastAsia="Times New Roman" w:cstheme="minorHAnsi"/>
                <w:sz w:val="16"/>
                <w:szCs w:val="20"/>
              </w:rPr>
              <w:t>;</w:t>
            </w:r>
            <w:proofErr w:type="gramEnd"/>
            <w:r w:rsidR="009C26F0">
              <w:rPr>
                <w:rFonts w:eastAsia="Times New Roman" w:cstheme="minorHAnsi"/>
                <w:sz w:val="16"/>
                <w:szCs w:val="20"/>
              </w:rPr>
              <w:t xml:space="preserve"> </w:t>
            </w:r>
          </w:p>
          <w:p w14:paraId="71364E02" w14:textId="0C4EBFB9" w:rsidR="0044625C" w:rsidRPr="00C54288" w:rsidRDefault="009C26F0" w:rsidP="009C26F0">
            <w:pPr>
              <w:rPr>
                <w:rFonts w:cstheme="minorHAnsi"/>
                <w:sz w:val="16"/>
                <w:szCs w:val="20"/>
              </w:rPr>
            </w:pPr>
            <w:r>
              <w:rPr>
                <w:rFonts w:eastAsia="Times New Roman" w:cstheme="minorHAnsi"/>
                <w:sz w:val="16"/>
                <w:szCs w:val="20"/>
              </w:rPr>
              <w:t>if CF1R-ALT, then value = NA</w:t>
            </w:r>
            <w:r w:rsidRPr="00C54288">
              <w:rPr>
                <w:rFonts w:eastAsia="Times New Roman" w:cstheme="minorHAnsi"/>
                <w:sz w:val="16"/>
                <w:szCs w:val="20"/>
              </w:rPr>
              <w:t xml:space="preserve"> </w:t>
            </w:r>
            <w:r w:rsidR="0044625C" w:rsidRPr="00C54288">
              <w:rPr>
                <w:rFonts w:eastAsia="Times New Roman" w:cstheme="minorHAnsi"/>
                <w:sz w:val="16"/>
                <w:szCs w:val="20"/>
              </w:rPr>
              <w:t>&gt;&gt;</w:t>
            </w:r>
          </w:p>
        </w:tc>
        <w:tc>
          <w:tcPr>
            <w:tcW w:w="1509" w:type="dxa"/>
          </w:tcPr>
          <w:p w14:paraId="5C082E86" w14:textId="2C6D3345" w:rsidR="0044625C" w:rsidRDefault="0044625C" w:rsidP="0044625C">
            <w:pPr>
              <w:keepNext/>
              <w:tabs>
                <w:tab w:val="left" w:pos="2160"/>
                <w:tab w:val="left" w:pos="2700"/>
                <w:tab w:val="left" w:pos="3420"/>
                <w:tab w:val="left" w:pos="3780"/>
                <w:tab w:val="left" w:pos="5760"/>
                <w:tab w:val="left" w:pos="7212"/>
              </w:tabs>
              <w:contextualSpacing/>
              <w:rPr>
                <w:rFonts w:eastAsia="Times New Roman" w:cstheme="minorHAnsi"/>
                <w:sz w:val="16"/>
                <w:szCs w:val="20"/>
              </w:rPr>
            </w:pPr>
            <w:r>
              <w:rPr>
                <w:rFonts w:eastAsia="Times New Roman" w:cstheme="minorHAnsi"/>
                <w:sz w:val="16"/>
                <w:szCs w:val="20"/>
              </w:rPr>
              <w:t>&lt;&lt;</w:t>
            </w:r>
            <w:r w:rsidR="00CA4100">
              <w:rPr>
                <w:rFonts w:eastAsia="Times New Roman" w:cstheme="minorHAnsi"/>
                <w:sz w:val="16"/>
                <w:szCs w:val="20"/>
              </w:rPr>
              <w:t xml:space="preserve">if performance, </w:t>
            </w:r>
            <w:r>
              <w:rPr>
                <w:rFonts w:eastAsia="Times New Roman" w:cstheme="minorHAnsi"/>
                <w:sz w:val="16"/>
                <w:szCs w:val="20"/>
              </w:rPr>
              <w:t xml:space="preserve">hide column from user, needed for equivalency </w:t>
            </w:r>
            <w:proofErr w:type="gramStart"/>
            <w:r>
              <w:rPr>
                <w:rFonts w:eastAsia="Times New Roman" w:cstheme="minorHAnsi"/>
                <w:sz w:val="16"/>
                <w:szCs w:val="20"/>
              </w:rPr>
              <w:t>lookup;</w:t>
            </w:r>
            <w:proofErr w:type="gramEnd"/>
          </w:p>
          <w:p w14:paraId="05F854AE" w14:textId="77777777" w:rsidR="00CA4100" w:rsidRDefault="0044625C" w:rsidP="0044625C">
            <w:pPr>
              <w:keepNext/>
              <w:tabs>
                <w:tab w:val="left" w:pos="2160"/>
                <w:tab w:val="left" w:pos="2700"/>
                <w:tab w:val="left" w:pos="3420"/>
                <w:tab w:val="left" w:pos="3780"/>
                <w:tab w:val="left" w:pos="5760"/>
                <w:tab w:val="left" w:pos="7212"/>
              </w:tabs>
              <w:contextualSpacing/>
              <w:rPr>
                <w:rFonts w:eastAsia="Times New Roman" w:cstheme="minorHAnsi"/>
                <w:sz w:val="16"/>
                <w:szCs w:val="20"/>
              </w:rPr>
            </w:pPr>
            <w:r>
              <w:rPr>
                <w:rFonts w:eastAsia="Times New Roman" w:cstheme="minorHAnsi"/>
                <w:sz w:val="16"/>
                <w:szCs w:val="20"/>
              </w:rPr>
              <w:t xml:space="preserve">Reference value from </w:t>
            </w:r>
            <w:proofErr w:type="gramStart"/>
            <w:r>
              <w:rPr>
                <w:rFonts w:eastAsia="Times New Roman" w:cstheme="minorHAnsi"/>
                <w:sz w:val="16"/>
                <w:szCs w:val="20"/>
              </w:rPr>
              <w:t>XML</w:t>
            </w:r>
            <w:r w:rsidR="00CA4100">
              <w:rPr>
                <w:rFonts w:eastAsia="Times New Roman" w:cstheme="minorHAnsi"/>
                <w:sz w:val="16"/>
                <w:szCs w:val="20"/>
              </w:rPr>
              <w:t>;</w:t>
            </w:r>
            <w:proofErr w:type="gramEnd"/>
          </w:p>
          <w:p w14:paraId="4A63FABD" w14:textId="2B88C547" w:rsidR="0044625C" w:rsidRPr="00C54288" w:rsidRDefault="00CA4100" w:rsidP="0044625C">
            <w:pPr>
              <w:keepNext/>
              <w:tabs>
                <w:tab w:val="left" w:pos="2160"/>
                <w:tab w:val="left" w:pos="2700"/>
                <w:tab w:val="left" w:pos="3420"/>
                <w:tab w:val="left" w:pos="3780"/>
                <w:tab w:val="left" w:pos="5760"/>
                <w:tab w:val="left" w:pos="7212"/>
              </w:tabs>
              <w:contextualSpacing/>
              <w:rPr>
                <w:rFonts w:eastAsia="Times New Roman" w:cstheme="minorHAnsi"/>
                <w:sz w:val="16"/>
                <w:szCs w:val="20"/>
              </w:rPr>
            </w:pPr>
            <w:r>
              <w:rPr>
                <w:rFonts w:eastAsia="Times New Roman" w:cstheme="minorHAnsi"/>
                <w:sz w:val="16"/>
                <w:szCs w:val="20"/>
              </w:rPr>
              <w:t>Elseif prescriptive, do not require field</w:t>
            </w:r>
            <w:r w:rsidR="0044625C">
              <w:rPr>
                <w:rFonts w:eastAsia="Times New Roman" w:cstheme="minorHAnsi"/>
                <w:sz w:val="16"/>
                <w:szCs w:val="20"/>
              </w:rPr>
              <w:t>&gt;&gt;</w:t>
            </w:r>
          </w:p>
        </w:tc>
      </w:tr>
      <w:tr w:rsidR="0044625C" w:rsidRPr="00BF7EA9" w14:paraId="35564A7B" w14:textId="7896FE7F" w:rsidTr="0044625C">
        <w:tc>
          <w:tcPr>
            <w:tcW w:w="757" w:type="dxa"/>
          </w:tcPr>
          <w:p w14:paraId="12F848C0" w14:textId="77777777" w:rsidR="0044625C" w:rsidRPr="00C54288" w:rsidRDefault="0044625C" w:rsidP="0044625C">
            <w:pPr>
              <w:jc w:val="center"/>
              <w:rPr>
                <w:rFonts w:cstheme="minorHAnsi"/>
                <w:sz w:val="20"/>
                <w:szCs w:val="20"/>
              </w:rPr>
            </w:pPr>
          </w:p>
        </w:tc>
        <w:tc>
          <w:tcPr>
            <w:tcW w:w="1074" w:type="dxa"/>
          </w:tcPr>
          <w:p w14:paraId="4F936F21" w14:textId="0BECB56A" w:rsidR="0044625C" w:rsidRPr="00C54288" w:rsidRDefault="0044625C" w:rsidP="0044625C">
            <w:pPr>
              <w:jc w:val="center"/>
              <w:rPr>
                <w:rFonts w:cstheme="minorHAnsi"/>
                <w:sz w:val="20"/>
                <w:szCs w:val="20"/>
              </w:rPr>
            </w:pPr>
          </w:p>
        </w:tc>
        <w:tc>
          <w:tcPr>
            <w:tcW w:w="1268" w:type="dxa"/>
          </w:tcPr>
          <w:p w14:paraId="661B1E87" w14:textId="77777777" w:rsidR="0044625C" w:rsidRPr="00C54288" w:rsidRDefault="0044625C" w:rsidP="0044625C">
            <w:pPr>
              <w:jc w:val="center"/>
              <w:rPr>
                <w:rFonts w:cstheme="minorHAnsi"/>
                <w:sz w:val="20"/>
                <w:szCs w:val="20"/>
              </w:rPr>
            </w:pPr>
          </w:p>
        </w:tc>
        <w:tc>
          <w:tcPr>
            <w:tcW w:w="1143" w:type="dxa"/>
          </w:tcPr>
          <w:p w14:paraId="396EFD35" w14:textId="77777777" w:rsidR="0044625C" w:rsidRPr="00C54288" w:rsidRDefault="0044625C" w:rsidP="0044625C">
            <w:pPr>
              <w:jc w:val="center"/>
              <w:rPr>
                <w:rFonts w:cstheme="minorHAnsi"/>
                <w:sz w:val="20"/>
                <w:szCs w:val="20"/>
              </w:rPr>
            </w:pPr>
          </w:p>
        </w:tc>
        <w:tc>
          <w:tcPr>
            <w:tcW w:w="1589" w:type="dxa"/>
          </w:tcPr>
          <w:p w14:paraId="71F49DC3" w14:textId="77777777" w:rsidR="0044625C" w:rsidRPr="00C54288" w:rsidRDefault="0044625C" w:rsidP="0044625C">
            <w:pPr>
              <w:jc w:val="center"/>
              <w:rPr>
                <w:rFonts w:cstheme="minorHAnsi"/>
                <w:sz w:val="20"/>
                <w:szCs w:val="20"/>
              </w:rPr>
            </w:pPr>
          </w:p>
        </w:tc>
        <w:tc>
          <w:tcPr>
            <w:tcW w:w="1076" w:type="dxa"/>
          </w:tcPr>
          <w:p w14:paraId="505534EE" w14:textId="77777777" w:rsidR="0044625C" w:rsidRPr="00C54288" w:rsidRDefault="0044625C" w:rsidP="0044625C">
            <w:pPr>
              <w:jc w:val="center"/>
              <w:rPr>
                <w:rFonts w:cstheme="minorHAnsi"/>
                <w:sz w:val="20"/>
                <w:szCs w:val="20"/>
              </w:rPr>
            </w:pPr>
          </w:p>
        </w:tc>
        <w:tc>
          <w:tcPr>
            <w:tcW w:w="1290" w:type="dxa"/>
          </w:tcPr>
          <w:p w14:paraId="759A23A4" w14:textId="77777777" w:rsidR="0044625C" w:rsidRPr="00C54288" w:rsidRDefault="0044625C" w:rsidP="0044625C">
            <w:pPr>
              <w:jc w:val="center"/>
              <w:rPr>
                <w:rFonts w:cstheme="minorHAnsi"/>
                <w:sz w:val="20"/>
                <w:szCs w:val="20"/>
              </w:rPr>
            </w:pPr>
          </w:p>
        </w:tc>
        <w:tc>
          <w:tcPr>
            <w:tcW w:w="1084" w:type="dxa"/>
          </w:tcPr>
          <w:p w14:paraId="1577F6EF" w14:textId="77777777" w:rsidR="0044625C" w:rsidRPr="00BF7EA9" w:rsidRDefault="0044625C" w:rsidP="0044625C">
            <w:pPr>
              <w:jc w:val="center"/>
              <w:rPr>
                <w:rFonts w:cstheme="minorHAnsi"/>
                <w:sz w:val="20"/>
                <w:szCs w:val="20"/>
              </w:rPr>
            </w:pPr>
          </w:p>
        </w:tc>
        <w:tc>
          <w:tcPr>
            <w:tcW w:w="1509" w:type="dxa"/>
          </w:tcPr>
          <w:p w14:paraId="53AE462C" w14:textId="77777777" w:rsidR="0044625C" w:rsidRPr="00BF7EA9" w:rsidRDefault="0044625C" w:rsidP="0044625C">
            <w:pPr>
              <w:jc w:val="center"/>
              <w:rPr>
                <w:rFonts w:cstheme="minorHAnsi"/>
                <w:sz w:val="20"/>
                <w:szCs w:val="20"/>
              </w:rPr>
            </w:pPr>
          </w:p>
        </w:tc>
      </w:tr>
    </w:tbl>
    <w:p w14:paraId="7220DB72" w14:textId="3FE80EF6" w:rsidR="00B90DDD" w:rsidRPr="00C54288" w:rsidRDefault="00B90DDD" w:rsidP="00C54288">
      <w:pPr>
        <w:spacing w:after="0"/>
        <w:rPr>
          <w:rFonts w:cstheme="minorHAnsi"/>
          <w:sz w:val="20"/>
          <w:szCs w:val="20"/>
        </w:rPr>
      </w:pPr>
    </w:p>
    <w:p w14:paraId="1B52AD58" w14:textId="77777777" w:rsidR="00202948" w:rsidRDefault="00202948">
      <w:r>
        <w:br w:type="page"/>
      </w:r>
    </w:p>
    <w:tbl>
      <w:tblPr>
        <w:tblStyle w:val="TableGrid"/>
        <w:tblW w:w="10795" w:type="dxa"/>
        <w:tblLayout w:type="fixed"/>
        <w:tblLook w:val="04A0" w:firstRow="1" w:lastRow="0" w:firstColumn="1" w:lastColumn="0" w:noHBand="0" w:noVBand="1"/>
      </w:tblPr>
      <w:tblGrid>
        <w:gridCol w:w="1165"/>
        <w:gridCol w:w="990"/>
        <w:gridCol w:w="1380"/>
        <w:gridCol w:w="1230"/>
        <w:gridCol w:w="1260"/>
        <w:gridCol w:w="1350"/>
        <w:gridCol w:w="1584"/>
        <w:gridCol w:w="1836"/>
      </w:tblGrid>
      <w:tr w:rsidR="0044625C" w:rsidRPr="00BF7EA9" w14:paraId="605EC2FC" w14:textId="4B1D889A" w:rsidTr="0044625C">
        <w:trPr>
          <w:trHeight w:val="467"/>
        </w:trPr>
        <w:tc>
          <w:tcPr>
            <w:tcW w:w="10795" w:type="dxa"/>
            <w:gridSpan w:val="8"/>
          </w:tcPr>
          <w:p w14:paraId="0D0CF830" w14:textId="7369650C" w:rsidR="0044625C" w:rsidRPr="00532FA2" w:rsidRDefault="0044625C" w:rsidP="00CF756B">
            <w:pPr>
              <w:rPr>
                <w:rFonts w:cstheme="minorHAnsi"/>
                <w:b/>
                <w:sz w:val="20"/>
                <w:szCs w:val="20"/>
              </w:rPr>
            </w:pPr>
            <w:r>
              <w:rPr>
                <w:rFonts w:cstheme="minorHAnsi"/>
                <w:b/>
                <w:sz w:val="20"/>
                <w:szCs w:val="20"/>
              </w:rPr>
              <w:lastRenderedPageBreak/>
              <w:t>B</w:t>
            </w:r>
            <w:r w:rsidRPr="00F71719">
              <w:rPr>
                <w:rFonts w:cstheme="minorHAnsi"/>
                <w:b/>
                <w:sz w:val="20"/>
                <w:szCs w:val="20"/>
              </w:rPr>
              <w:t>. Installed</w:t>
            </w:r>
            <w:r>
              <w:rPr>
                <w:rFonts w:cstheme="minorHAnsi"/>
                <w:b/>
                <w:sz w:val="20"/>
                <w:szCs w:val="20"/>
              </w:rPr>
              <w:t xml:space="preserve"> Dwelling Unit </w:t>
            </w:r>
            <w:r w:rsidRPr="00F71719">
              <w:rPr>
                <w:rFonts w:cstheme="minorHAnsi"/>
                <w:b/>
                <w:sz w:val="20"/>
                <w:szCs w:val="20"/>
              </w:rPr>
              <w:t>Water Heater System Information</w:t>
            </w:r>
          </w:p>
          <w:p w14:paraId="4093EBBC" w14:textId="77777777" w:rsidR="0044625C" w:rsidRDefault="0044625C">
            <w:pPr>
              <w:rPr>
                <w:rFonts w:cstheme="minorHAnsi"/>
                <w:sz w:val="18"/>
                <w:szCs w:val="20"/>
              </w:rPr>
            </w:pPr>
            <w:r w:rsidRPr="00C54288">
              <w:rPr>
                <w:rFonts w:cstheme="minorHAnsi"/>
                <w:sz w:val="18"/>
                <w:szCs w:val="20"/>
              </w:rPr>
              <w:t>This table reports the water heating system(s</w:t>
            </w:r>
            <w:r>
              <w:rPr>
                <w:rFonts w:cstheme="minorHAnsi"/>
                <w:sz w:val="18"/>
                <w:szCs w:val="20"/>
              </w:rPr>
              <w:t>)</w:t>
            </w:r>
            <w:r w:rsidRPr="00C54288">
              <w:rPr>
                <w:rFonts w:cstheme="minorHAnsi"/>
                <w:sz w:val="18"/>
                <w:szCs w:val="20"/>
              </w:rPr>
              <w:t xml:space="preserve"> </w:t>
            </w:r>
            <w:r>
              <w:rPr>
                <w:rFonts w:cstheme="minorHAnsi"/>
                <w:sz w:val="18"/>
                <w:szCs w:val="20"/>
              </w:rPr>
              <w:t>installed in</w:t>
            </w:r>
            <w:r w:rsidRPr="00C54288">
              <w:rPr>
                <w:rFonts w:cstheme="minorHAnsi"/>
                <w:sz w:val="18"/>
                <w:szCs w:val="20"/>
              </w:rPr>
              <w:t xml:space="preserve"> this project.</w:t>
            </w:r>
          </w:p>
          <w:p w14:paraId="470E6B5D" w14:textId="6DBCBBC9" w:rsidR="00F954EF" w:rsidRPr="00F954EF" w:rsidDel="00D74A66" w:rsidRDefault="00F954EF">
            <w:pPr>
              <w:rPr>
                <w:rFonts w:cstheme="minorHAnsi"/>
                <w:sz w:val="20"/>
                <w:szCs w:val="20"/>
              </w:rPr>
            </w:pPr>
            <w:r w:rsidRPr="00F954EF">
              <w:rPr>
                <w:rFonts w:cstheme="minorHAnsi"/>
                <w:sz w:val="20"/>
                <w:szCs w:val="20"/>
              </w:rPr>
              <w:t xml:space="preserve">&lt;&lt;require one row of data for each </w:t>
            </w:r>
            <w:r w:rsidR="00DD6647">
              <w:rPr>
                <w:rFonts w:cstheme="minorHAnsi"/>
                <w:sz w:val="20"/>
                <w:szCs w:val="20"/>
              </w:rPr>
              <w:t xml:space="preserve">non-HERS </w:t>
            </w:r>
            <w:r w:rsidRPr="00F954EF">
              <w:rPr>
                <w:rFonts w:cstheme="minorHAnsi"/>
                <w:sz w:val="20"/>
                <w:szCs w:val="20"/>
              </w:rPr>
              <w:t>water heater identified on the CF1R&gt;&gt;</w:t>
            </w:r>
          </w:p>
        </w:tc>
      </w:tr>
      <w:tr w:rsidR="0044625C" w:rsidRPr="00BF7EA9" w14:paraId="64267FD5" w14:textId="0F39AC73" w:rsidTr="0044625C">
        <w:trPr>
          <w:trHeight w:val="211"/>
        </w:trPr>
        <w:tc>
          <w:tcPr>
            <w:tcW w:w="1165" w:type="dxa"/>
            <w:tcBorders>
              <w:top w:val="single" w:sz="4" w:space="0" w:color="auto"/>
              <w:left w:val="single" w:sz="4" w:space="0" w:color="auto"/>
              <w:bottom w:val="single" w:sz="4" w:space="0" w:color="auto"/>
              <w:right w:val="single" w:sz="4" w:space="0" w:color="auto"/>
            </w:tcBorders>
          </w:tcPr>
          <w:p w14:paraId="1E7D402F" w14:textId="2E6548DD" w:rsidR="0044625C" w:rsidRPr="00C54288" w:rsidRDefault="0044625C" w:rsidP="0044625C">
            <w:pPr>
              <w:jc w:val="center"/>
              <w:rPr>
                <w:rFonts w:eastAsia="Times New Roman" w:cstheme="minorHAnsi"/>
                <w:sz w:val="18"/>
                <w:szCs w:val="20"/>
              </w:rPr>
            </w:pPr>
            <w:r>
              <w:rPr>
                <w:rFonts w:eastAsia="Times New Roman" w:cstheme="minorHAnsi"/>
                <w:sz w:val="18"/>
                <w:szCs w:val="20"/>
              </w:rPr>
              <w:t>01</w:t>
            </w:r>
          </w:p>
        </w:tc>
        <w:tc>
          <w:tcPr>
            <w:tcW w:w="990" w:type="dxa"/>
            <w:vAlign w:val="bottom"/>
          </w:tcPr>
          <w:p w14:paraId="2E6B16DD" w14:textId="5B95E73D" w:rsidR="0044625C" w:rsidRPr="00C54288" w:rsidRDefault="0044625C" w:rsidP="0044625C">
            <w:pPr>
              <w:jc w:val="center"/>
              <w:rPr>
                <w:rFonts w:cstheme="minorHAnsi"/>
                <w:sz w:val="18"/>
                <w:szCs w:val="20"/>
              </w:rPr>
            </w:pPr>
            <w:r w:rsidRPr="00C54288">
              <w:rPr>
                <w:rFonts w:eastAsia="Times New Roman" w:cstheme="minorHAnsi"/>
                <w:sz w:val="18"/>
                <w:szCs w:val="20"/>
              </w:rPr>
              <w:t>0</w:t>
            </w:r>
            <w:r>
              <w:rPr>
                <w:rFonts w:eastAsia="Times New Roman" w:cstheme="minorHAnsi"/>
                <w:sz w:val="18"/>
                <w:szCs w:val="20"/>
              </w:rPr>
              <w:t>2</w:t>
            </w:r>
          </w:p>
        </w:tc>
        <w:tc>
          <w:tcPr>
            <w:tcW w:w="1380" w:type="dxa"/>
            <w:vAlign w:val="bottom"/>
          </w:tcPr>
          <w:p w14:paraId="5D58E38A" w14:textId="20D4E9AD" w:rsidR="0044625C" w:rsidRPr="00C54288" w:rsidRDefault="0044625C" w:rsidP="0044625C">
            <w:pPr>
              <w:jc w:val="center"/>
              <w:rPr>
                <w:rFonts w:cstheme="minorHAnsi"/>
                <w:sz w:val="18"/>
                <w:szCs w:val="20"/>
              </w:rPr>
            </w:pPr>
            <w:r w:rsidRPr="00C54288">
              <w:rPr>
                <w:rFonts w:eastAsia="Times New Roman" w:cstheme="minorHAnsi"/>
                <w:sz w:val="18"/>
                <w:szCs w:val="20"/>
              </w:rPr>
              <w:t>0</w:t>
            </w:r>
            <w:r>
              <w:rPr>
                <w:rFonts w:eastAsia="Times New Roman" w:cstheme="minorHAnsi"/>
                <w:sz w:val="18"/>
                <w:szCs w:val="20"/>
              </w:rPr>
              <w:t>3</w:t>
            </w:r>
          </w:p>
        </w:tc>
        <w:tc>
          <w:tcPr>
            <w:tcW w:w="1230" w:type="dxa"/>
          </w:tcPr>
          <w:p w14:paraId="361E1B5F" w14:textId="23155583" w:rsidR="0044625C" w:rsidRPr="00C54288" w:rsidRDefault="0044625C" w:rsidP="0044625C">
            <w:pPr>
              <w:jc w:val="center"/>
              <w:rPr>
                <w:rFonts w:eastAsia="Times New Roman" w:cstheme="minorHAnsi"/>
                <w:sz w:val="18"/>
                <w:szCs w:val="20"/>
              </w:rPr>
            </w:pPr>
            <w:r w:rsidRPr="00C54288">
              <w:rPr>
                <w:rFonts w:eastAsia="Times New Roman" w:cstheme="minorHAnsi"/>
                <w:sz w:val="18"/>
                <w:szCs w:val="20"/>
              </w:rPr>
              <w:t>0</w:t>
            </w:r>
            <w:r>
              <w:rPr>
                <w:rFonts w:eastAsia="Times New Roman" w:cstheme="minorHAnsi"/>
                <w:sz w:val="18"/>
                <w:szCs w:val="20"/>
              </w:rPr>
              <w:t>4</w:t>
            </w:r>
          </w:p>
        </w:tc>
        <w:tc>
          <w:tcPr>
            <w:tcW w:w="1260" w:type="dxa"/>
          </w:tcPr>
          <w:p w14:paraId="3C0CD71D" w14:textId="047E36E5" w:rsidR="0044625C" w:rsidRPr="00C54288" w:rsidRDefault="0044625C" w:rsidP="0044625C">
            <w:pPr>
              <w:jc w:val="center"/>
              <w:rPr>
                <w:rFonts w:eastAsia="Times New Roman" w:cstheme="minorHAnsi"/>
                <w:sz w:val="18"/>
                <w:szCs w:val="20"/>
              </w:rPr>
            </w:pPr>
            <w:r w:rsidRPr="00C54288">
              <w:rPr>
                <w:rFonts w:eastAsia="Times New Roman" w:cstheme="minorHAnsi"/>
                <w:sz w:val="18"/>
                <w:szCs w:val="20"/>
              </w:rPr>
              <w:t>0</w:t>
            </w:r>
            <w:r>
              <w:rPr>
                <w:rFonts w:eastAsia="Times New Roman" w:cstheme="minorHAnsi"/>
                <w:sz w:val="18"/>
                <w:szCs w:val="20"/>
              </w:rPr>
              <w:t>5</w:t>
            </w:r>
          </w:p>
        </w:tc>
        <w:tc>
          <w:tcPr>
            <w:tcW w:w="1350" w:type="dxa"/>
          </w:tcPr>
          <w:p w14:paraId="53A557F0" w14:textId="790C9A6C" w:rsidR="0044625C" w:rsidRPr="00C54288" w:rsidRDefault="0044625C" w:rsidP="0044625C">
            <w:pPr>
              <w:jc w:val="center"/>
              <w:rPr>
                <w:rFonts w:eastAsia="Times New Roman" w:cstheme="minorHAnsi"/>
                <w:sz w:val="18"/>
                <w:szCs w:val="20"/>
              </w:rPr>
            </w:pPr>
            <w:r w:rsidRPr="00C54288">
              <w:rPr>
                <w:rFonts w:eastAsia="Times New Roman" w:cstheme="minorHAnsi"/>
                <w:sz w:val="18"/>
                <w:szCs w:val="20"/>
              </w:rPr>
              <w:t>0</w:t>
            </w:r>
            <w:r>
              <w:rPr>
                <w:rFonts w:eastAsia="Times New Roman" w:cstheme="minorHAnsi"/>
                <w:sz w:val="18"/>
                <w:szCs w:val="20"/>
              </w:rPr>
              <w:t>6</w:t>
            </w:r>
          </w:p>
        </w:tc>
        <w:tc>
          <w:tcPr>
            <w:tcW w:w="1584" w:type="dxa"/>
          </w:tcPr>
          <w:p w14:paraId="092B7B51" w14:textId="738D1A04" w:rsidR="0044625C" w:rsidRPr="00C54288" w:rsidRDefault="0044625C" w:rsidP="0044625C">
            <w:pPr>
              <w:jc w:val="center"/>
              <w:rPr>
                <w:rFonts w:eastAsia="Times New Roman" w:cstheme="minorHAnsi"/>
                <w:sz w:val="18"/>
                <w:szCs w:val="20"/>
              </w:rPr>
            </w:pPr>
            <w:r w:rsidRPr="00C54288">
              <w:rPr>
                <w:rFonts w:eastAsia="Times New Roman" w:cstheme="minorHAnsi"/>
                <w:sz w:val="18"/>
                <w:szCs w:val="20"/>
              </w:rPr>
              <w:t>0</w:t>
            </w:r>
            <w:r>
              <w:rPr>
                <w:rFonts w:eastAsia="Times New Roman" w:cstheme="minorHAnsi"/>
                <w:sz w:val="18"/>
                <w:szCs w:val="20"/>
              </w:rPr>
              <w:t>7</w:t>
            </w:r>
          </w:p>
        </w:tc>
        <w:tc>
          <w:tcPr>
            <w:tcW w:w="1836" w:type="dxa"/>
          </w:tcPr>
          <w:p w14:paraId="32996D34" w14:textId="072C042B" w:rsidR="0044625C" w:rsidRPr="009373BE" w:rsidRDefault="0044625C" w:rsidP="0044625C">
            <w:pPr>
              <w:jc w:val="center"/>
              <w:rPr>
                <w:rFonts w:eastAsia="Times New Roman" w:cstheme="minorHAnsi"/>
                <w:sz w:val="18"/>
                <w:szCs w:val="20"/>
              </w:rPr>
            </w:pPr>
            <w:r>
              <w:rPr>
                <w:rFonts w:eastAsia="Times New Roman" w:cstheme="minorHAnsi"/>
                <w:sz w:val="18"/>
                <w:szCs w:val="20"/>
              </w:rPr>
              <w:t>08</w:t>
            </w:r>
          </w:p>
        </w:tc>
      </w:tr>
      <w:tr w:rsidR="0044625C" w:rsidRPr="00BF7EA9" w14:paraId="3788123E" w14:textId="42FF2AEC" w:rsidTr="0044625C">
        <w:trPr>
          <w:trHeight w:val="1538"/>
        </w:trPr>
        <w:tc>
          <w:tcPr>
            <w:tcW w:w="1165" w:type="dxa"/>
            <w:tcBorders>
              <w:top w:val="single" w:sz="4" w:space="0" w:color="auto"/>
              <w:left w:val="single" w:sz="4" w:space="0" w:color="auto"/>
              <w:bottom w:val="single" w:sz="4" w:space="0" w:color="auto"/>
              <w:right w:val="single" w:sz="4" w:space="0" w:color="auto"/>
            </w:tcBorders>
            <w:vAlign w:val="bottom"/>
          </w:tcPr>
          <w:p w14:paraId="0CD64253" w14:textId="7EA907C5" w:rsidR="0044625C" w:rsidRPr="00C54288" w:rsidRDefault="0044625C" w:rsidP="0044625C">
            <w:pPr>
              <w:keepNext/>
              <w:tabs>
                <w:tab w:val="left" w:pos="2160"/>
                <w:tab w:val="left" w:pos="2700"/>
                <w:tab w:val="left" w:pos="3420"/>
                <w:tab w:val="left" w:pos="3780"/>
                <w:tab w:val="left" w:pos="5760"/>
                <w:tab w:val="left" w:pos="7212"/>
              </w:tabs>
              <w:jc w:val="center"/>
              <w:rPr>
                <w:rFonts w:eastAsia="Times New Roman" w:cstheme="minorHAnsi"/>
                <w:sz w:val="18"/>
                <w:szCs w:val="20"/>
              </w:rPr>
            </w:pPr>
            <w:r>
              <w:rPr>
                <w:rFonts w:eastAsia="Times New Roman" w:cstheme="minorHAnsi"/>
                <w:sz w:val="18"/>
                <w:szCs w:val="20"/>
              </w:rPr>
              <w:t>Dwelling Unit Name</w:t>
            </w:r>
          </w:p>
        </w:tc>
        <w:tc>
          <w:tcPr>
            <w:tcW w:w="990" w:type="dxa"/>
            <w:vAlign w:val="bottom"/>
          </w:tcPr>
          <w:p w14:paraId="3402EB11" w14:textId="46141E2B" w:rsidR="0044625C" w:rsidRPr="00C54288" w:rsidRDefault="0044625C" w:rsidP="0044625C">
            <w:pPr>
              <w:keepNext/>
              <w:tabs>
                <w:tab w:val="left" w:pos="2160"/>
                <w:tab w:val="left" w:pos="2700"/>
                <w:tab w:val="left" w:pos="3420"/>
                <w:tab w:val="left" w:pos="3780"/>
                <w:tab w:val="left" w:pos="5760"/>
                <w:tab w:val="left" w:pos="7212"/>
              </w:tabs>
              <w:jc w:val="center"/>
              <w:rPr>
                <w:rFonts w:eastAsia="Times New Roman" w:cstheme="minorHAnsi"/>
                <w:sz w:val="18"/>
                <w:szCs w:val="20"/>
              </w:rPr>
            </w:pPr>
            <w:r w:rsidRPr="00C54288">
              <w:rPr>
                <w:rFonts w:eastAsia="Times New Roman" w:cstheme="minorHAnsi"/>
                <w:sz w:val="18"/>
                <w:szCs w:val="20"/>
              </w:rPr>
              <w:t>Water Heating System ID</w:t>
            </w:r>
          </w:p>
          <w:p w14:paraId="6F00B919" w14:textId="77777777" w:rsidR="0044625C" w:rsidRPr="00C54288" w:rsidRDefault="0044625C" w:rsidP="0044625C">
            <w:pPr>
              <w:jc w:val="center"/>
              <w:rPr>
                <w:rFonts w:cstheme="minorHAnsi"/>
                <w:sz w:val="18"/>
                <w:szCs w:val="20"/>
              </w:rPr>
            </w:pPr>
            <w:r w:rsidRPr="00C54288">
              <w:rPr>
                <w:rFonts w:eastAsia="Times New Roman" w:cstheme="minorHAnsi"/>
                <w:sz w:val="18"/>
                <w:szCs w:val="20"/>
              </w:rPr>
              <w:t>or Name</w:t>
            </w:r>
          </w:p>
        </w:tc>
        <w:tc>
          <w:tcPr>
            <w:tcW w:w="1380" w:type="dxa"/>
            <w:vAlign w:val="bottom"/>
          </w:tcPr>
          <w:p w14:paraId="09C9F0B1" w14:textId="77777777" w:rsidR="0044625C" w:rsidRPr="00C54288" w:rsidRDefault="0044625C" w:rsidP="0044625C">
            <w:pPr>
              <w:keepNext/>
              <w:tabs>
                <w:tab w:val="left" w:pos="2160"/>
                <w:tab w:val="left" w:pos="2700"/>
                <w:tab w:val="left" w:pos="3420"/>
                <w:tab w:val="left" w:pos="3780"/>
                <w:tab w:val="left" w:pos="5760"/>
                <w:tab w:val="left" w:pos="7212"/>
              </w:tabs>
              <w:jc w:val="center"/>
              <w:rPr>
                <w:rFonts w:eastAsia="Times New Roman" w:cstheme="minorHAnsi"/>
                <w:sz w:val="18"/>
                <w:szCs w:val="20"/>
              </w:rPr>
            </w:pPr>
            <w:r w:rsidRPr="00C54288">
              <w:rPr>
                <w:rFonts w:eastAsia="Times New Roman" w:cstheme="minorHAnsi"/>
                <w:sz w:val="18"/>
                <w:szCs w:val="20"/>
              </w:rPr>
              <w:t>Modeled Equipment</w:t>
            </w:r>
          </w:p>
          <w:p w14:paraId="23236C7A" w14:textId="77777777" w:rsidR="0044625C" w:rsidRPr="00C54288" w:rsidRDefault="0044625C" w:rsidP="0044625C">
            <w:pPr>
              <w:jc w:val="center"/>
              <w:rPr>
                <w:rFonts w:cstheme="minorHAnsi"/>
                <w:sz w:val="18"/>
                <w:szCs w:val="20"/>
              </w:rPr>
            </w:pPr>
            <w:r w:rsidRPr="00C54288">
              <w:rPr>
                <w:rFonts w:eastAsia="Times New Roman" w:cstheme="minorHAnsi"/>
                <w:sz w:val="18"/>
                <w:szCs w:val="20"/>
              </w:rPr>
              <w:t>Make and Model</w:t>
            </w:r>
          </w:p>
        </w:tc>
        <w:tc>
          <w:tcPr>
            <w:tcW w:w="1230" w:type="dxa"/>
            <w:vAlign w:val="bottom"/>
          </w:tcPr>
          <w:p w14:paraId="621A692F" w14:textId="4CB4E30F" w:rsidR="0044625C" w:rsidRPr="00C54288" w:rsidRDefault="0044625C" w:rsidP="0044625C">
            <w:pPr>
              <w:keepNext/>
              <w:tabs>
                <w:tab w:val="left" w:pos="2160"/>
                <w:tab w:val="left" w:pos="2700"/>
                <w:tab w:val="left" w:pos="3420"/>
                <w:tab w:val="left" w:pos="3780"/>
                <w:tab w:val="left" w:pos="5760"/>
                <w:tab w:val="left" w:pos="7212"/>
              </w:tabs>
              <w:jc w:val="center"/>
              <w:rPr>
                <w:rFonts w:eastAsia="Times New Roman" w:cstheme="minorHAnsi"/>
                <w:sz w:val="18"/>
                <w:szCs w:val="20"/>
              </w:rPr>
            </w:pPr>
            <w:r>
              <w:rPr>
                <w:rFonts w:eastAsia="Times New Roman" w:cstheme="minorHAnsi"/>
                <w:sz w:val="18"/>
                <w:szCs w:val="20"/>
              </w:rPr>
              <w:t>#</w:t>
            </w:r>
            <w:r w:rsidRPr="00C54288">
              <w:rPr>
                <w:rFonts w:eastAsia="Times New Roman" w:cstheme="minorHAnsi"/>
                <w:sz w:val="18"/>
                <w:szCs w:val="20"/>
              </w:rPr>
              <w:t xml:space="preserve"> of </w:t>
            </w:r>
            <w:r w:rsidR="008F6017">
              <w:rPr>
                <w:rFonts w:eastAsia="Times New Roman" w:cstheme="minorHAnsi"/>
                <w:sz w:val="18"/>
                <w:szCs w:val="20"/>
              </w:rPr>
              <w:t xml:space="preserve">Like (or Identical) </w:t>
            </w:r>
            <w:r w:rsidRPr="00C54288">
              <w:rPr>
                <w:rFonts w:eastAsia="Times New Roman" w:cstheme="minorHAnsi"/>
                <w:sz w:val="18"/>
                <w:szCs w:val="20"/>
              </w:rPr>
              <w:t>Water Heaters</w:t>
            </w:r>
            <w:r>
              <w:rPr>
                <w:rFonts w:eastAsia="Times New Roman" w:cstheme="minorHAnsi"/>
                <w:sz w:val="18"/>
                <w:szCs w:val="20"/>
              </w:rPr>
              <w:t xml:space="preserve"> in System</w:t>
            </w:r>
          </w:p>
        </w:tc>
        <w:tc>
          <w:tcPr>
            <w:tcW w:w="1260" w:type="dxa"/>
            <w:vAlign w:val="bottom"/>
          </w:tcPr>
          <w:p w14:paraId="2A420BCA" w14:textId="77777777" w:rsidR="0044625C" w:rsidRPr="00C54288" w:rsidRDefault="0044625C" w:rsidP="0044625C">
            <w:pPr>
              <w:keepNext/>
              <w:tabs>
                <w:tab w:val="left" w:pos="2160"/>
                <w:tab w:val="left" w:pos="2700"/>
                <w:tab w:val="left" w:pos="3420"/>
                <w:tab w:val="left" w:pos="3780"/>
                <w:tab w:val="left" w:pos="5760"/>
                <w:tab w:val="left" w:pos="7212"/>
              </w:tabs>
              <w:jc w:val="center"/>
              <w:rPr>
                <w:rFonts w:eastAsia="Times New Roman" w:cstheme="minorHAnsi"/>
                <w:sz w:val="18"/>
                <w:szCs w:val="20"/>
              </w:rPr>
            </w:pPr>
            <w:r w:rsidRPr="00C54288">
              <w:rPr>
                <w:rFonts w:eastAsia="Times New Roman" w:cstheme="minorHAnsi"/>
                <w:sz w:val="18"/>
                <w:szCs w:val="20"/>
              </w:rPr>
              <w:t>Tank Location</w:t>
            </w:r>
          </w:p>
        </w:tc>
        <w:tc>
          <w:tcPr>
            <w:tcW w:w="1350" w:type="dxa"/>
            <w:vAlign w:val="bottom"/>
          </w:tcPr>
          <w:p w14:paraId="42CB0472" w14:textId="77777777" w:rsidR="0044625C" w:rsidRPr="00C54288" w:rsidRDefault="0044625C" w:rsidP="0044625C">
            <w:pPr>
              <w:keepNext/>
              <w:tabs>
                <w:tab w:val="left" w:pos="2160"/>
                <w:tab w:val="left" w:pos="2700"/>
                <w:tab w:val="left" w:pos="3420"/>
                <w:tab w:val="left" w:pos="3780"/>
                <w:tab w:val="left" w:pos="5760"/>
                <w:tab w:val="left" w:pos="7212"/>
              </w:tabs>
              <w:jc w:val="center"/>
              <w:rPr>
                <w:rFonts w:eastAsia="Times New Roman" w:cstheme="minorHAnsi"/>
                <w:sz w:val="18"/>
                <w:szCs w:val="20"/>
              </w:rPr>
            </w:pPr>
            <w:r w:rsidRPr="00C54288">
              <w:rPr>
                <w:rFonts w:eastAsia="Times New Roman" w:cstheme="minorHAnsi"/>
                <w:sz w:val="18"/>
                <w:szCs w:val="20"/>
              </w:rPr>
              <w:t>Exterior Tank Insulation R-value</w:t>
            </w:r>
          </w:p>
        </w:tc>
        <w:tc>
          <w:tcPr>
            <w:tcW w:w="1584" w:type="dxa"/>
            <w:vAlign w:val="bottom"/>
          </w:tcPr>
          <w:p w14:paraId="01766EDF" w14:textId="77777777" w:rsidR="0044625C" w:rsidRPr="00C54288" w:rsidRDefault="0044625C" w:rsidP="0044625C">
            <w:pPr>
              <w:keepNext/>
              <w:tabs>
                <w:tab w:val="left" w:pos="2160"/>
                <w:tab w:val="left" w:pos="2700"/>
                <w:tab w:val="left" w:pos="3420"/>
                <w:tab w:val="left" w:pos="3780"/>
                <w:tab w:val="left" w:pos="5760"/>
                <w:tab w:val="left" w:pos="7212"/>
              </w:tabs>
              <w:jc w:val="center"/>
              <w:rPr>
                <w:rFonts w:eastAsia="Times New Roman" w:cstheme="minorHAnsi"/>
                <w:sz w:val="18"/>
                <w:szCs w:val="20"/>
              </w:rPr>
            </w:pPr>
            <w:r w:rsidRPr="00C54288">
              <w:rPr>
                <w:rFonts w:eastAsia="Times New Roman" w:cstheme="minorHAnsi"/>
                <w:sz w:val="18"/>
                <w:szCs w:val="20"/>
              </w:rPr>
              <w:t>Dwelling Unit DHW System Distribution Type</w:t>
            </w:r>
          </w:p>
        </w:tc>
        <w:tc>
          <w:tcPr>
            <w:tcW w:w="1836" w:type="dxa"/>
            <w:vAlign w:val="bottom"/>
          </w:tcPr>
          <w:p w14:paraId="521E8111" w14:textId="17CA0EB2" w:rsidR="0044625C" w:rsidRPr="009373BE" w:rsidRDefault="0044625C" w:rsidP="0044625C">
            <w:pPr>
              <w:keepNext/>
              <w:tabs>
                <w:tab w:val="left" w:pos="2160"/>
                <w:tab w:val="left" w:pos="2700"/>
                <w:tab w:val="left" w:pos="3420"/>
                <w:tab w:val="left" w:pos="3780"/>
                <w:tab w:val="left" w:pos="5760"/>
                <w:tab w:val="left" w:pos="7212"/>
              </w:tabs>
              <w:jc w:val="center"/>
              <w:rPr>
                <w:rFonts w:eastAsia="Times New Roman" w:cstheme="minorHAnsi"/>
                <w:sz w:val="18"/>
                <w:szCs w:val="20"/>
              </w:rPr>
            </w:pPr>
            <w:r w:rsidRPr="00446429">
              <w:rPr>
                <w:rFonts w:eastAsia="Times New Roman" w:cstheme="minorHAnsi"/>
                <w:sz w:val="18"/>
                <w:szCs w:val="20"/>
              </w:rPr>
              <w:t>Compact Distribution</w:t>
            </w:r>
          </w:p>
        </w:tc>
      </w:tr>
      <w:tr w:rsidR="0044625C" w:rsidRPr="00BF7EA9" w14:paraId="233427A7" w14:textId="774A4123" w:rsidTr="0044625C">
        <w:trPr>
          <w:trHeight w:val="1100"/>
        </w:trPr>
        <w:tc>
          <w:tcPr>
            <w:tcW w:w="1165" w:type="dxa"/>
            <w:tcBorders>
              <w:top w:val="single" w:sz="4" w:space="0" w:color="auto"/>
              <w:left w:val="single" w:sz="4" w:space="0" w:color="auto"/>
              <w:bottom w:val="single" w:sz="4" w:space="0" w:color="auto"/>
              <w:right w:val="single" w:sz="4" w:space="0" w:color="auto"/>
            </w:tcBorders>
          </w:tcPr>
          <w:p w14:paraId="2D7291EC" w14:textId="359C0754" w:rsidR="0044625C" w:rsidRPr="00C54288" w:rsidRDefault="0044625C" w:rsidP="0044625C">
            <w:pPr>
              <w:jc w:val="center"/>
              <w:rPr>
                <w:rFonts w:cstheme="minorHAnsi"/>
                <w:sz w:val="18"/>
                <w:szCs w:val="20"/>
              </w:rPr>
            </w:pPr>
            <w:r w:rsidRPr="004F1F5C">
              <w:rPr>
                <w:rFonts w:eastAsia="Times New Roman" w:cstheme="minorHAnsi"/>
                <w:sz w:val="16"/>
                <w:szCs w:val="16"/>
              </w:rPr>
              <w:t>&lt;&lt;Reference value from A01 &gt;&gt;</w:t>
            </w:r>
          </w:p>
        </w:tc>
        <w:tc>
          <w:tcPr>
            <w:tcW w:w="990" w:type="dxa"/>
          </w:tcPr>
          <w:p w14:paraId="7A3094F6" w14:textId="3EA88AB6" w:rsidR="0044625C" w:rsidRPr="00C54288" w:rsidRDefault="0044625C" w:rsidP="0044625C">
            <w:pPr>
              <w:jc w:val="center"/>
              <w:rPr>
                <w:rFonts w:cstheme="minorHAnsi"/>
                <w:sz w:val="18"/>
                <w:szCs w:val="20"/>
              </w:rPr>
            </w:pPr>
            <w:r w:rsidRPr="00C54288">
              <w:rPr>
                <w:rFonts w:cstheme="minorHAnsi"/>
                <w:sz w:val="18"/>
                <w:szCs w:val="20"/>
              </w:rPr>
              <w:t xml:space="preserve">&lt;&lt;reference value from </w:t>
            </w:r>
            <w:r>
              <w:rPr>
                <w:rFonts w:cstheme="minorHAnsi"/>
                <w:sz w:val="18"/>
                <w:szCs w:val="20"/>
              </w:rPr>
              <w:t>A02</w:t>
            </w:r>
            <w:r w:rsidRPr="00C54288">
              <w:rPr>
                <w:rFonts w:cstheme="minorHAnsi"/>
                <w:sz w:val="18"/>
                <w:szCs w:val="20"/>
              </w:rPr>
              <w:t>&gt;&gt;</w:t>
            </w:r>
          </w:p>
        </w:tc>
        <w:tc>
          <w:tcPr>
            <w:tcW w:w="1380" w:type="dxa"/>
          </w:tcPr>
          <w:p w14:paraId="34CF8EC3" w14:textId="2652D1BD" w:rsidR="0044625C" w:rsidRPr="00C54288" w:rsidRDefault="0044625C" w:rsidP="00042F08">
            <w:pPr>
              <w:jc w:val="center"/>
              <w:rPr>
                <w:rFonts w:cstheme="minorHAnsi"/>
                <w:sz w:val="18"/>
                <w:szCs w:val="20"/>
              </w:rPr>
            </w:pPr>
            <w:r w:rsidRPr="00C54288">
              <w:rPr>
                <w:rFonts w:cstheme="minorHAnsi"/>
                <w:sz w:val="18"/>
                <w:szCs w:val="20"/>
              </w:rPr>
              <w:t xml:space="preserve">&lt;&lt; </w:t>
            </w:r>
            <w:r w:rsidR="00042F08">
              <w:rPr>
                <w:rFonts w:cstheme="minorHAnsi"/>
                <w:sz w:val="18"/>
                <w:szCs w:val="20"/>
              </w:rPr>
              <w:t>If performance, u</w:t>
            </w:r>
            <w:r w:rsidRPr="00C54288">
              <w:rPr>
                <w:rFonts w:cstheme="minorHAnsi"/>
                <w:sz w:val="18"/>
                <w:szCs w:val="20"/>
              </w:rPr>
              <w:t>ser input</w:t>
            </w:r>
            <w:r w:rsidRPr="00C54288">
              <w:rPr>
                <w:rFonts w:eastAsia="Times New Roman" w:cstheme="minorHAnsi"/>
                <w:sz w:val="18"/>
                <w:szCs w:val="20"/>
              </w:rPr>
              <w:t xml:space="preserve"> is equal to </w:t>
            </w:r>
            <w:r>
              <w:rPr>
                <w:rFonts w:eastAsia="Times New Roman" w:cstheme="minorHAnsi"/>
                <w:sz w:val="18"/>
                <w:szCs w:val="20"/>
              </w:rPr>
              <w:t>A03</w:t>
            </w:r>
            <w:r w:rsidRPr="00C54288">
              <w:rPr>
                <w:rFonts w:eastAsia="Times New Roman" w:cstheme="minorHAnsi"/>
                <w:sz w:val="18"/>
                <w:szCs w:val="20"/>
              </w:rPr>
              <w:t xml:space="preserve"> as default, and allow user to override with an equivalent system based on the simulated equipment in A0</w:t>
            </w:r>
            <w:r>
              <w:rPr>
                <w:rFonts w:eastAsia="Times New Roman" w:cstheme="minorHAnsi"/>
                <w:sz w:val="18"/>
                <w:szCs w:val="20"/>
              </w:rPr>
              <w:t>9</w:t>
            </w:r>
            <w:r w:rsidR="00042F08">
              <w:rPr>
                <w:rFonts w:eastAsia="Times New Roman" w:cstheme="minorHAnsi"/>
                <w:sz w:val="18"/>
                <w:szCs w:val="20"/>
              </w:rPr>
              <w:t>; elseif prescriptive, allow user to enter any Tier 3 model</w:t>
            </w:r>
            <w:r w:rsidRPr="00C54288">
              <w:rPr>
                <w:rFonts w:eastAsia="Times New Roman" w:cstheme="minorHAnsi"/>
                <w:sz w:val="18"/>
                <w:szCs w:val="20"/>
              </w:rPr>
              <w:t>&gt;&gt;</w:t>
            </w:r>
          </w:p>
        </w:tc>
        <w:tc>
          <w:tcPr>
            <w:tcW w:w="1230" w:type="dxa"/>
          </w:tcPr>
          <w:p w14:paraId="19A4B02D" w14:textId="29729A29" w:rsidR="0044625C" w:rsidRPr="00C54288" w:rsidRDefault="0044625C" w:rsidP="0044625C">
            <w:pPr>
              <w:jc w:val="center"/>
              <w:rPr>
                <w:rFonts w:eastAsia="Times New Roman" w:cstheme="minorHAnsi"/>
                <w:b/>
                <w:i/>
                <w:color w:val="FF0000"/>
                <w:sz w:val="18"/>
                <w:szCs w:val="20"/>
              </w:rPr>
            </w:pPr>
            <w:r w:rsidRPr="00C54288">
              <w:rPr>
                <w:rFonts w:cstheme="minorHAnsi"/>
                <w:sz w:val="18"/>
                <w:szCs w:val="20"/>
              </w:rPr>
              <w:t xml:space="preserve">&lt;&lt; </w:t>
            </w:r>
            <w:r>
              <w:rPr>
                <w:rFonts w:cstheme="minorHAnsi"/>
                <w:sz w:val="18"/>
                <w:szCs w:val="20"/>
              </w:rPr>
              <w:t>R</w:t>
            </w:r>
            <w:r w:rsidRPr="00C54288">
              <w:rPr>
                <w:rFonts w:cstheme="minorHAnsi"/>
                <w:sz w:val="18"/>
                <w:szCs w:val="20"/>
              </w:rPr>
              <w:t>eference value from A0</w:t>
            </w:r>
            <w:r>
              <w:rPr>
                <w:rFonts w:cstheme="minorHAnsi"/>
                <w:sz w:val="18"/>
                <w:szCs w:val="20"/>
              </w:rPr>
              <w:t>4</w:t>
            </w:r>
            <w:r w:rsidRPr="00C54288">
              <w:rPr>
                <w:rFonts w:cstheme="minorHAnsi"/>
                <w:sz w:val="18"/>
                <w:szCs w:val="20"/>
              </w:rPr>
              <w:t>&gt;&gt;</w:t>
            </w:r>
          </w:p>
        </w:tc>
        <w:tc>
          <w:tcPr>
            <w:tcW w:w="1260" w:type="dxa"/>
          </w:tcPr>
          <w:p w14:paraId="5E075FF3" w14:textId="0532BEA9" w:rsidR="0044625C" w:rsidRPr="00C54288" w:rsidRDefault="0044625C" w:rsidP="0044625C">
            <w:pPr>
              <w:jc w:val="center"/>
              <w:rPr>
                <w:rFonts w:eastAsia="Times New Roman" w:cstheme="minorHAnsi"/>
                <w:b/>
                <w:i/>
                <w:color w:val="FF0000"/>
                <w:sz w:val="18"/>
                <w:szCs w:val="20"/>
              </w:rPr>
            </w:pPr>
            <w:r w:rsidRPr="00C54288">
              <w:rPr>
                <w:rFonts w:eastAsia="Times New Roman" w:cstheme="minorHAnsi"/>
                <w:sz w:val="18"/>
                <w:szCs w:val="20"/>
              </w:rPr>
              <w:t>&lt;&lt;</w:t>
            </w:r>
            <w:r>
              <w:rPr>
                <w:rFonts w:eastAsia="Times New Roman" w:cstheme="minorHAnsi"/>
                <w:sz w:val="18"/>
                <w:szCs w:val="20"/>
              </w:rPr>
              <w:t>Reference value from A05</w:t>
            </w:r>
            <w:r w:rsidRPr="00C54288">
              <w:rPr>
                <w:rFonts w:eastAsia="Times New Roman" w:cstheme="minorHAnsi"/>
                <w:sz w:val="18"/>
                <w:szCs w:val="20"/>
              </w:rPr>
              <w:t>&gt;&gt;</w:t>
            </w:r>
          </w:p>
        </w:tc>
        <w:tc>
          <w:tcPr>
            <w:tcW w:w="1350" w:type="dxa"/>
          </w:tcPr>
          <w:p w14:paraId="5BF8D08E" w14:textId="6736B8C1" w:rsidR="0044625C" w:rsidRPr="00C54288" w:rsidRDefault="0044625C" w:rsidP="0044625C">
            <w:pPr>
              <w:jc w:val="center"/>
              <w:rPr>
                <w:rFonts w:cstheme="minorHAnsi"/>
                <w:sz w:val="18"/>
                <w:szCs w:val="20"/>
              </w:rPr>
            </w:pPr>
            <w:r w:rsidRPr="009373BE">
              <w:rPr>
                <w:rFonts w:cstheme="minorHAnsi"/>
                <w:sz w:val="18"/>
                <w:szCs w:val="20"/>
              </w:rPr>
              <w:t>&lt;&lt;User input value; check value must be ≥A0</w:t>
            </w:r>
            <w:r>
              <w:rPr>
                <w:rFonts w:cstheme="minorHAnsi"/>
                <w:sz w:val="18"/>
                <w:szCs w:val="20"/>
              </w:rPr>
              <w:t>6</w:t>
            </w:r>
            <w:r w:rsidRPr="009373BE">
              <w:rPr>
                <w:rFonts w:cstheme="minorHAnsi"/>
                <w:sz w:val="18"/>
                <w:szCs w:val="20"/>
              </w:rPr>
              <w:t xml:space="preserve"> to comply, else flag non-compliant values and do not allow the doc to be registered. Value may be NA if </w:t>
            </w:r>
            <w:r>
              <w:rPr>
                <w:rFonts w:cstheme="minorHAnsi"/>
                <w:sz w:val="18"/>
                <w:szCs w:val="20"/>
              </w:rPr>
              <w:t>A06</w:t>
            </w:r>
            <w:r w:rsidRPr="009373BE">
              <w:rPr>
                <w:rFonts w:cstheme="minorHAnsi"/>
                <w:sz w:val="18"/>
                <w:szCs w:val="20"/>
              </w:rPr>
              <w:t xml:space="preserve"> is NA &gt;&gt;</w:t>
            </w:r>
          </w:p>
        </w:tc>
        <w:tc>
          <w:tcPr>
            <w:tcW w:w="1584" w:type="dxa"/>
          </w:tcPr>
          <w:p w14:paraId="7365CB46" w14:textId="395AB614" w:rsidR="0044625C" w:rsidRPr="00C54288" w:rsidRDefault="0044625C" w:rsidP="0044625C">
            <w:pPr>
              <w:jc w:val="center"/>
              <w:rPr>
                <w:rFonts w:cstheme="minorHAnsi"/>
                <w:sz w:val="18"/>
                <w:szCs w:val="20"/>
              </w:rPr>
            </w:pPr>
            <w:r w:rsidRPr="00C54288">
              <w:rPr>
                <w:rFonts w:cstheme="minorHAnsi"/>
                <w:sz w:val="18"/>
                <w:szCs w:val="20"/>
              </w:rPr>
              <w:t xml:space="preserve">&lt;&lt; </w:t>
            </w:r>
            <w:r>
              <w:rPr>
                <w:rFonts w:cstheme="minorHAnsi"/>
                <w:sz w:val="18"/>
                <w:szCs w:val="20"/>
              </w:rPr>
              <w:t>R</w:t>
            </w:r>
            <w:r w:rsidRPr="00C54288">
              <w:rPr>
                <w:rFonts w:cstheme="minorHAnsi"/>
                <w:sz w:val="18"/>
                <w:szCs w:val="20"/>
              </w:rPr>
              <w:t>eference values from A0</w:t>
            </w:r>
            <w:r>
              <w:rPr>
                <w:rFonts w:cstheme="minorHAnsi"/>
                <w:sz w:val="18"/>
                <w:szCs w:val="20"/>
              </w:rPr>
              <w:t>7</w:t>
            </w:r>
            <w:r w:rsidRPr="00C54288">
              <w:rPr>
                <w:rFonts w:cstheme="minorHAnsi"/>
                <w:sz w:val="18"/>
                <w:szCs w:val="20"/>
              </w:rPr>
              <w:t>&gt;&gt;</w:t>
            </w:r>
          </w:p>
        </w:tc>
        <w:tc>
          <w:tcPr>
            <w:tcW w:w="1836" w:type="dxa"/>
          </w:tcPr>
          <w:p w14:paraId="76B1E55B" w14:textId="680801AB" w:rsidR="0044625C" w:rsidRPr="009373BE" w:rsidRDefault="0044625C" w:rsidP="0044625C">
            <w:pPr>
              <w:jc w:val="center"/>
              <w:rPr>
                <w:rFonts w:cstheme="minorHAnsi"/>
                <w:sz w:val="18"/>
                <w:szCs w:val="20"/>
              </w:rPr>
            </w:pPr>
            <w:r w:rsidRPr="00446429">
              <w:rPr>
                <w:rFonts w:cstheme="minorHAnsi"/>
                <w:sz w:val="18"/>
                <w:szCs w:val="20"/>
              </w:rPr>
              <w:t xml:space="preserve">&lt;&lt; </w:t>
            </w:r>
            <w:r>
              <w:rPr>
                <w:rFonts w:cstheme="minorHAnsi"/>
                <w:sz w:val="18"/>
                <w:szCs w:val="20"/>
              </w:rPr>
              <w:t>R</w:t>
            </w:r>
            <w:r w:rsidRPr="00446429">
              <w:rPr>
                <w:rFonts w:cstheme="minorHAnsi"/>
                <w:sz w:val="18"/>
                <w:szCs w:val="20"/>
              </w:rPr>
              <w:t>eference values from A0</w:t>
            </w:r>
            <w:r>
              <w:rPr>
                <w:rFonts w:cstheme="minorHAnsi"/>
                <w:sz w:val="18"/>
                <w:szCs w:val="20"/>
              </w:rPr>
              <w:t>8</w:t>
            </w:r>
            <w:r w:rsidRPr="00446429">
              <w:rPr>
                <w:rFonts w:cstheme="minorHAnsi"/>
                <w:sz w:val="18"/>
                <w:szCs w:val="20"/>
              </w:rPr>
              <w:t>&gt;&gt;</w:t>
            </w:r>
          </w:p>
        </w:tc>
      </w:tr>
      <w:tr w:rsidR="0044625C" w:rsidRPr="00BF7EA9" w14:paraId="00DEC263" w14:textId="21B8C7D3" w:rsidTr="0044625C">
        <w:trPr>
          <w:trHeight w:val="226"/>
        </w:trPr>
        <w:tc>
          <w:tcPr>
            <w:tcW w:w="1165" w:type="dxa"/>
          </w:tcPr>
          <w:p w14:paraId="16367410" w14:textId="77777777" w:rsidR="0044625C" w:rsidRPr="00C54288" w:rsidRDefault="0044625C" w:rsidP="0044625C">
            <w:pPr>
              <w:jc w:val="center"/>
              <w:rPr>
                <w:rFonts w:cstheme="minorHAnsi"/>
                <w:sz w:val="20"/>
                <w:szCs w:val="20"/>
              </w:rPr>
            </w:pPr>
          </w:p>
        </w:tc>
        <w:tc>
          <w:tcPr>
            <w:tcW w:w="990" w:type="dxa"/>
          </w:tcPr>
          <w:p w14:paraId="22E208D0" w14:textId="1F54E088" w:rsidR="0044625C" w:rsidRPr="00C54288" w:rsidRDefault="0044625C" w:rsidP="0044625C">
            <w:pPr>
              <w:jc w:val="center"/>
              <w:rPr>
                <w:rFonts w:cstheme="minorHAnsi"/>
                <w:sz w:val="20"/>
                <w:szCs w:val="20"/>
              </w:rPr>
            </w:pPr>
          </w:p>
        </w:tc>
        <w:tc>
          <w:tcPr>
            <w:tcW w:w="1380" w:type="dxa"/>
          </w:tcPr>
          <w:p w14:paraId="5478D08E" w14:textId="77777777" w:rsidR="0044625C" w:rsidRPr="00C54288" w:rsidRDefault="0044625C" w:rsidP="0044625C">
            <w:pPr>
              <w:jc w:val="center"/>
              <w:rPr>
                <w:rFonts w:cstheme="minorHAnsi"/>
                <w:sz w:val="20"/>
                <w:szCs w:val="20"/>
              </w:rPr>
            </w:pPr>
          </w:p>
        </w:tc>
        <w:tc>
          <w:tcPr>
            <w:tcW w:w="1230" w:type="dxa"/>
          </w:tcPr>
          <w:p w14:paraId="39E5ABE2" w14:textId="77777777" w:rsidR="0044625C" w:rsidRPr="00C54288" w:rsidRDefault="0044625C" w:rsidP="0044625C">
            <w:pPr>
              <w:jc w:val="center"/>
              <w:rPr>
                <w:rFonts w:cstheme="minorHAnsi"/>
                <w:sz w:val="20"/>
                <w:szCs w:val="20"/>
              </w:rPr>
            </w:pPr>
          </w:p>
        </w:tc>
        <w:tc>
          <w:tcPr>
            <w:tcW w:w="1260" w:type="dxa"/>
          </w:tcPr>
          <w:p w14:paraId="3AFFBDD7" w14:textId="77777777" w:rsidR="0044625C" w:rsidRPr="00C54288" w:rsidRDefault="0044625C" w:rsidP="0044625C">
            <w:pPr>
              <w:jc w:val="center"/>
              <w:rPr>
                <w:rFonts w:cstheme="minorHAnsi"/>
                <w:sz w:val="20"/>
                <w:szCs w:val="20"/>
              </w:rPr>
            </w:pPr>
          </w:p>
        </w:tc>
        <w:tc>
          <w:tcPr>
            <w:tcW w:w="1350" w:type="dxa"/>
          </w:tcPr>
          <w:p w14:paraId="0022B88D" w14:textId="77777777" w:rsidR="0044625C" w:rsidRPr="00C54288" w:rsidRDefault="0044625C" w:rsidP="0044625C">
            <w:pPr>
              <w:jc w:val="center"/>
              <w:rPr>
                <w:rFonts w:cstheme="minorHAnsi"/>
                <w:sz w:val="20"/>
                <w:szCs w:val="20"/>
              </w:rPr>
            </w:pPr>
          </w:p>
        </w:tc>
        <w:tc>
          <w:tcPr>
            <w:tcW w:w="1584" w:type="dxa"/>
          </w:tcPr>
          <w:p w14:paraId="4F0EABB9" w14:textId="77777777" w:rsidR="0044625C" w:rsidRPr="00C54288" w:rsidRDefault="0044625C" w:rsidP="0044625C">
            <w:pPr>
              <w:jc w:val="center"/>
              <w:rPr>
                <w:rFonts w:cstheme="minorHAnsi"/>
                <w:sz w:val="20"/>
                <w:szCs w:val="20"/>
              </w:rPr>
            </w:pPr>
          </w:p>
        </w:tc>
        <w:tc>
          <w:tcPr>
            <w:tcW w:w="1836" w:type="dxa"/>
          </w:tcPr>
          <w:p w14:paraId="48D6B58E" w14:textId="77777777" w:rsidR="0044625C" w:rsidRPr="00BF7EA9" w:rsidRDefault="0044625C" w:rsidP="0044625C">
            <w:pPr>
              <w:jc w:val="center"/>
              <w:rPr>
                <w:rFonts w:cstheme="minorHAnsi"/>
                <w:sz w:val="20"/>
                <w:szCs w:val="20"/>
              </w:rPr>
            </w:pPr>
          </w:p>
        </w:tc>
      </w:tr>
    </w:tbl>
    <w:p w14:paraId="5DAFA218" w14:textId="0631889D" w:rsidR="00DB51C5" w:rsidRDefault="00DB51C5" w:rsidP="00F537A3">
      <w:pPr>
        <w:spacing w:after="0"/>
        <w:rPr>
          <w:rFonts w:cstheme="minorHAnsi"/>
          <w:sz w:val="20"/>
          <w:szCs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6"/>
        <w:gridCol w:w="10174"/>
      </w:tblGrid>
      <w:tr w:rsidR="00DB51C5" w:rsidRPr="00BF7EA9" w14:paraId="2B59F4EA" w14:textId="77777777" w:rsidTr="00C54288">
        <w:trPr>
          <w:trHeight w:val="144"/>
        </w:trPr>
        <w:tc>
          <w:tcPr>
            <w:tcW w:w="10790" w:type="dxa"/>
            <w:gridSpan w:val="2"/>
            <w:tcBorders>
              <w:top w:val="single" w:sz="4" w:space="0" w:color="auto"/>
              <w:left w:val="single" w:sz="4" w:space="0" w:color="auto"/>
              <w:bottom w:val="single" w:sz="4" w:space="0" w:color="auto"/>
              <w:right w:val="single" w:sz="4" w:space="0" w:color="auto"/>
            </w:tcBorders>
          </w:tcPr>
          <w:p w14:paraId="0F96E849" w14:textId="19398125" w:rsidR="00DB51C5" w:rsidRPr="007027DD" w:rsidRDefault="00DB51C5">
            <w:pPr>
              <w:keepNext/>
              <w:spacing w:after="0" w:line="240" w:lineRule="auto"/>
              <w:rPr>
                <w:rFonts w:cstheme="minorHAnsi"/>
                <w:sz w:val="20"/>
                <w:szCs w:val="20"/>
              </w:rPr>
            </w:pPr>
            <w:r>
              <w:rPr>
                <w:rFonts w:cstheme="minorHAnsi"/>
                <w:b/>
                <w:sz w:val="20"/>
                <w:szCs w:val="20"/>
              </w:rPr>
              <w:lastRenderedPageBreak/>
              <w:t>C</w:t>
            </w:r>
            <w:r w:rsidRPr="00532FA2">
              <w:rPr>
                <w:rFonts w:cstheme="minorHAnsi"/>
                <w:b/>
                <w:sz w:val="20"/>
                <w:szCs w:val="20"/>
              </w:rPr>
              <w:t xml:space="preserve">. </w:t>
            </w:r>
            <w:r w:rsidRPr="00954600">
              <w:rPr>
                <w:rFonts w:cstheme="minorHAnsi"/>
                <w:b/>
                <w:sz w:val="20"/>
                <w:szCs w:val="20"/>
              </w:rPr>
              <w:t xml:space="preserve">Mandatory Measures for </w:t>
            </w:r>
            <w:r>
              <w:rPr>
                <w:rFonts w:cstheme="minorHAnsi"/>
                <w:b/>
                <w:sz w:val="20"/>
                <w:szCs w:val="20"/>
              </w:rPr>
              <w:t>all Domestic Hot Water Distribution Systems</w:t>
            </w:r>
            <w:r w:rsidRPr="00954600">
              <w:rPr>
                <w:rFonts w:cstheme="minorHAnsi"/>
                <w:b/>
                <w:sz w:val="20"/>
                <w:szCs w:val="20"/>
              </w:rPr>
              <w:t xml:space="preserve"> </w:t>
            </w:r>
          </w:p>
        </w:tc>
      </w:tr>
      <w:tr w:rsidR="00DB51C5" w:rsidRPr="00BF7EA9" w14:paraId="6EF457B5" w14:textId="77777777" w:rsidTr="0044625C">
        <w:trPr>
          <w:trHeight w:val="251"/>
          <w:tblHeader/>
        </w:trPr>
        <w:tc>
          <w:tcPr>
            <w:tcW w:w="616" w:type="dxa"/>
            <w:vAlign w:val="center"/>
          </w:tcPr>
          <w:p w14:paraId="351577EB" w14:textId="77777777" w:rsidR="00DB51C5" w:rsidRPr="007A0D82" w:rsidRDefault="00DB51C5" w:rsidP="00C5428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7A0D82">
              <w:rPr>
                <w:rFonts w:cstheme="minorHAnsi"/>
                <w:sz w:val="18"/>
                <w:szCs w:val="20"/>
              </w:rPr>
              <w:t>01</w:t>
            </w:r>
          </w:p>
        </w:tc>
        <w:tc>
          <w:tcPr>
            <w:tcW w:w="10174" w:type="dxa"/>
            <w:vAlign w:val="center"/>
          </w:tcPr>
          <w:p w14:paraId="13A65415" w14:textId="77777777" w:rsidR="00DB51C5" w:rsidRPr="007A0D82" w:rsidRDefault="00DB51C5" w:rsidP="00C5428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7A0D82">
              <w:rPr>
                <w:rFonts w:cstheme="minorHAnsi"/>
                <w:sz w:val="18"/>
                <w:szCs w:val="20"/>
              </w:rPr>
              <w:t>Equipment shall meet the applicable requirements of the Appliance Efficiency Regulations (Section 110.3(b)1).</w:t>
            </w:r>
          </w:p>
        </w:tc>
      </w:tr>
      <w:tr w:rsidR="00DB51C5" w:rsidRPr="00BF7EA9" w14:paraId="7D805644" w14:textId="77777777" w:rsidTr="00C54288">
        <w:trPr>
          <w:trHeight w:val="305"/>
          <w:tblHeader/>
        </w:trPr>
        <w:tc>
          <w:tcPr>
            <w:tcW w:w="616" w:type="dxa"/>
            <w:vAlign w:val="center"/>
          </w:tcPr>
          <w:p w14:paraId="2ED5AFCB" w14:textId="77777777" w:rsidR="00DB51C5" w:rsidRPr="007A0D82" w:rsidRDefault="00DB51C5" w:rsidP="00C5428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7A0D82">
              <w:rPr>
                <w:rFonts w:cstheme="minorHAnsi"/>
                <w:sz w:val="18"/>
                <w:szCs w:val="20"/>
              </w:rPr>
              <w:t>02</w:t>
            </w:r>
          </w:p>
        </w:tc>
        <w:tc>
          <w:tcPr>
            <w:tcW w:w="10174" w:type="dxa"/>
            <w:vAlign w:val="center"/>
          </w:tcPr>
          <w:p w14:paraId="56C5CE18" w14:textId="5941367E" w:rsidR="00DB51C5" w:rsidRPr="007A0D82" w:rsidRDefault="00DB51C5" w:rsidP="00317DB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7A0D82">
              <w:rPr>
                <w:rFonts w:cstheme="minorHAnsi"/>
                <w:sz w:val="18"/>
                <w:szCs w:val="20"/>
              </w:rPr>
              <w:t xml:space="preserve">Unfired </w:t>
            </w:r>
            <w:r w:rsidR="00317DB4">
              <w:rPr>
                <w:rFonts w:cstheme="minorHAnsi"/>
                <w:sz w:val="18"/>
                <w:szCs w:val="20"/>
              </w:rPr>
              <w:t>s</w:t>
            </w:r>
            <w:r w:rsidRPr="007A0D82">
              <w:rPr>
                <w:rFonts w:cstheme="minorHAnsi"/>
                <w:sz w:val="18"/>
                <w:szCs w:val="20"/>
              </w:rPr>
              <w:t xml:space="preserve">torage </w:t>
            </w:r>
            <w:r w:rsidR="00317DB4">
              <w:rPr>
                <w:rFonts w:cstheme="minorHAnsi"/>
                <w:sz w:val="18"/>
                <w:szCs w:val="20"/>
              </w:rPr>
              <w:t>t</w:t>
            </w:r>
            <w:r w:rsidRPr="007A0D82">
              <w:rPr>
                <w:rFonts w:cstheme="minorHAnsi"/>
                <w:sz w:val="18"/>
                <w:szCs w:val="20"/>
              </w:rPr>
              <w:t>anks are insulated with an external R-12 or combination of R-16 internal and external Insulation. (Section 110.3(c)4).</w:t>
            </w:r>
          </w:p>
        </w:tc>
      </w:tr>
      <w:tr w:rsidR="00DB51C5" w:rsidRPr="00BF7EA9" w14:paraId="01935E50" w14:textId="77777777" w:rsidTr="00C54288">
        <w:trPr>
          <w:trHeight w:val="144"/>
        </w:trPr>
        <w:tc>
          <w:tcPr>
            <w:tcW w:w="616" w:type="dxa"/>
            <w:vAlign w:val="center"/>
          </w:tcPr>
          <w:p w14:paraId="3F7A6FF4" w14:textId="77777777" w:rsidR="00DB51C5" w:rsidRPr="007A0D82" w:rsidRDefault="00DB51C5" w:rsidP="00C54288">
            <w:pPr>
              <w:keepNext/>
              <w:spacing w:after="0" w:line="240" w:lineRule="auto"/>
              <w:jc w:val="center"/>
              <w:rPr>
                <w:rFonts w:cstheme="minorHAnsi"/>
                <w:sz w:val="18"/>
                <w:szCs w:val="20"/>
              </w:rPr>
            </w:pPr>
            <w:r w:rsidRPr="007A0D82">
              <w:rPr>
                <w:rFonts w:cstheme="minorHAnsi"/>
                <w:sz w:val="18"/>
                <w:szCs w:val="20"/>
              </w:rPr>
              <w:t>03</w:t>
            </w:r>
          </w:p>
        </w:tc>
        <w:tc>
          <w:tcPr>
            <w:tcW w:w="10174" w:type="dxa"/>
            <w:vAlign w:val="center"/>
          </w:tcPr>
          <w:p w14:paraId="5725CA37" w14:textId="1B10EB0E" w:rsidR="00DB51C5" w:rsidRPr="007A0D82" w:rsidRDefault="00DB51C5" w:rsidP="00C54288">
            <w:pPr>
              <w:keepNext/>
              <w:autoSpaceDE w:val="0"/>
              <w:autoSpaceDN w:val="0"/>
              <w:adjustRightInd w:val="0"/>
              <w:spacing w:after="0" w:line="240" w:lineRule="auto"/>
              <w:rPr>
                <w:rFonts w:cstheme="minorHAnsi"/>
                <w:b/>
                <w:bCs/>
                <w:sz w:val="18"/>
                <w:szCs w:val="20"/>
              </w:rPr>
            </w:pPr>
            <w:r w:rsidRPr="007A0D82">
              <w:rPr>
                <w:rFonts w:cstheme="minorHAnsi"/>
                <w:bCs/>
                <w:sz w:val="18"/>
                <w:szCs w:val="20"/>
              </w:rPr>
              <w:t xml:space="preserve">All domestic hot water piping shall be insulated as specified in Section 609.11 of the </w:t>
            </w:r>
            <w:r w:rsidRPr="007A0D82">
              <w:rPr>
                <w:rFonts w:cstheme="minorHAnsi"/>
                <w:sz w:val="18"/>
                <w:szCs w:val="20"/>
              </w:rPr>
              <w:t>California Plumbing Code. In addition, the following piping conditions shall have a minimum insulation wall thickness of 1 inch or a min</w:t>
            </w:r>
            <w:r w:rsidR="0042271F">
              <w:rPr>
                <w:rFonts w:cstheme="minorHAnsi"/>
                <w:sz w:val="18"/>
                <w:szCs w:val="20"/>
              </w:rPr>
              <w:t xml:space="preserve">imum insulation R-value of 7.7 </w:t>
            </w:r>
            <w:r w:rsidRPr="007A0D82">
              <w:rPr>
                <w:rFonts w:cstheme="minorHAnsi"/>
                <w:sz w:val="18"/>
                <w:szCs w:val="20"/>
              </w:rPr>
              <w:t>(RA4.4.1)</w:t>
            </w:r>
          </w:p>
          <w:p w14:paraId="5FCB935E" w14:textId="77777777" w:rsidR="00DB51C5" w:rsidRPr="007A0D82" w:rsidRDefault="00DB51C5" w:rsidP="00573DD6">
            <w:pPr>
              <w:pStyle w:val="ListParagraph"/>
              <w:keepNext/>
              <w:numPr>
                <w:ilvl w:val="1"/>
                <w:numId w:val="18"/>
              </w:numPr>
              <w:autoSpaceDE w:val="0"/>
              <w:autoSpaceDN w:val="0"/>
              <w:adjustRightInd w:val="0"/>
              <w:ind w:left="1336" w:hanging="360"/>
              <w:rPr>
                <w:rFonts w:asciiTheme="minorHAnsi" w:hAnsiTheme="minorHAnsi" w:cstheme="minorHAnsi"/>
                <w:b/>
                <w:bCs/>
                <w:sz w:val="18"/>
              </w:rPr>
            </w:pPr>
            <w:r w:rsidRPr="007A0D82">
              <w:rPr>
                <w:rFonts w:asciiTheme="minorHAnsi" w:hAnsiTheme="minorHAnsi" w:cstheme="minorHAnsi"/>
                <w:bCs/>
                <w:sz w:val="18"/>
              </w:rPr>
              <w:t>The first 5 feet (1.5 meters) of cold water pipes from the storage tank.</w:t>
            </w:r>
          </w:p>
          <w:p w14:paraId="1FE172DD" w14:textId="77777777" w:rsidR="00DB51C5" w:rsidRPr="007A0D82" w:rsidRDefault="00DB51C5">
            <w:pPr>
              <w:pStyle w:val="ListParagraph"/>
              <w:keepNext/>
              <w:numPr>
                <w:ilvl w:val="1"/>
                <w:numId w:val="18"/>
              </w:numPr>
              <w:autoSpaceDE w:val="0"/>
              <w:autoSpaceDN w:val="0"/>
              <w:adjustRightInd w:val="0"/>
              <w:ind w:left="1336" w:hanging="360"/>
              <w:rPr>
                <w:rFonts w:asciiTheme="minorHAnsi" w:hAnsiTheme="minorHAnsi" w:cstheme="minorHAnsi"/>
                <w:b/>
                <w:bCs/>
                <w:sz w:val="18"/>
              </w:rPr>
            </w:pPr>
            <w:r w:rsidRPr="007A0D82">
              <w:rPr>
                <w:rFonts w:asciiTheme="minorHAnsi" w:hAnsiTheme="minorHAnsi" w:cstheme="minorHAnsi"/>
                <w:bCs/>
                <w:sz w:val="18"/>
              </w:rPr>
              <w:t>All piping with a nominal diameter of 3/4 inch (19 millimeter) and less than 1 inch.</w:t>
            </w:r>
          </w:p>
          <w:p w14:paraId="2700497A" w14:textId="356CB340" w:rsidR="00DB51C5" w:rsidRPr="00573DD6" w:rsidRDefault="00DB51C5">
            <w:pPr>
              <w:pStyle w:val="ListParagraph"/>
              <w:keepNext/>
              <w:numPr>
                <w:ilvl w:val="1"/>
                <w:numId w:val="18"/>
              </w:numPr>
              <w:autoSpaceDE w:val="0"/>
              <w:autoSpaceDN w:val="0"/>
              <w:adjustRightInd w:val="0"/>
              <w:ind w:left="1336" w:hanging="360"/>
              <w:rPr>
                <w:rFonts w:asciiTheme="minorHAnsi" w:hAnsiTheme="minorHAnsi" w:cstheme="minorHAnsi"/>
                <w:b/>
                <w:sz w:val="18"/>
              </w:rPr>
            </w:pPr>
            <w:r w:rsidRPr="007A0D82">
              <w:rPr>
                <w:rFonts w:asciiTheme="minorHAnsi" w:hAnsiTheme="minorHAnsi" w:cstheme="minorHAnsi"/>
                <w:sz w:val="18"/>
              </w:rPr>
              <w:t>All hot water piping from the heating source to the kitchen fixtures.</w:t>
            </w:r>
          </w:p>
          <w:p w14:paraId="26256F53" w14:textId="45D0816D" w:rsidR="00682453" w:rsidRPr="00682453" w:rsidRDefault="00682453">
            <w:pPr>
              <w:pStyle w:val="ListParagraph"/>
              <w:keepNext/>
              <w:numPr>
                <w:ilvl w:val="1"/>
                <w:numId w:val="18"/>
              </w:numPr>
              <w:autoSpaceDE w:val="0"/>
              <w:autoSpaceDN w:val="0"/>
              <w:adjustRightInd w:val="0"/>
              <w:ind w:left="1336" w:hanging="360"/>
              <w:rPr>
                <w:rFonts w:asciiTheme="minorHAnsi" w:hAnsiTheme="minorHAnsi" w:cstheme="minorHAnsi"/>
                <w:sz w:val="18"/>
              </w:rPr>
            </w:pPr>
            <w:r w:rsidRPr="00682453">
              <w:rPr>
                <w:rFonts w:asciiTheme="minorHAnsi" w:hAnsiTheme="minorHAnsi" w:cstheme="minorHAnsi"/>
                <w:sz w:val="18"/>
              </w:rPr>
              <w:t>Piping from the heating source to storage tank or between tanks.</w:t>
            </w:r>
          </w:p>
          <w:p w14:paraId="6B020FBB" w14:textId="0E9C2E71" w:rsidR="00682453" w:rsidRPr="00682453" w:rsidRDefault="00682453">
            <w:pPr>
              <w:pStyle w:val="ListParagraph"/>
              <w:keepNext/>
              <w:numPr>
                <w:ilvl w:val="1"/>
                <w:numId w:val="18"/>
              </w:numPr>
              <w:autoSpaceDE w:val="0"/>
              <w:autoSpaceDN w:val="0"/>
              <w:adjustRightInd w:val="0"/>
              <w:ind w:left="1336" w:hanging="360"/>
              <w:rPr>
                <w:rFonts w:asciiTheme="minorHAnsi" w:hAnsiTheme="minorHAnsi" w:cstheme="minorHAnsi"/>
                <w:sz w:val="18"/>
              </w:rPr>
            </w:pPr>
            <w:r w:rsidRPr="00682453">
              <w:rPr>
                <w:rFonts w:asciiTheme="minorHAnsi" w:hAnsiTheme="minorHAnsi" w:cstheme="minorHAnsi"/>
                <w:sz w:val="18"/>
              </w:rPr>
              <w:t>All piping associated with a recirculation system.</w:t>
            </w:r>
          </w:p>
          <w:p w14:paraId="510F81D8" w14:textId="77777777" w:rsidR="00DB51C5" w:rsidRPr="007A0D82" w:rsidRDefault="00DB51C5">
            <w:pPr>
              <w:pStyle w:val="ListParagraph"/>
              <w:keepNext/>
              <w:numPr>
                <w:ilvl w:val="1"/>
                <w:numId w:val="18"/>
              </w:numPr>
              <w:autoSpaceDE w:val="0"/>
              <w:autoSpaceDN w:val="0"/>
              <w:adjustRightInd w:val="0"/>
              <w:ind w:left="1336" w:hanging="360"/>
              <w:rPr>
                <w:rFonts w:asciiTheme="minorHAnsi" w:hAnsiTheme="minorHAnsi" w:cstheme="minorHAnsi"/>
                <w:b/>
                <w:sz w:val="18"/>
              </w:rPr>
            </w:pPr>
            <w:r w:rsidRPr="007A0D82">
              <w:rPr>
                <w:rFonts w:asciiTheme="minorHAnsi" w:hAnsiTheme="minorHAnsi" w:cstheme="minorHAnsi"/>
                <w:sz w:val="18"/>
              </w:rPr>
              <w:t>All underground piping.</w:t>
            </w:r>
          </w:p>
          <w:p w14:paraId="5AF521F8" w14:textId="22730FB6" w:rsidR="00DB51C5" w:rsidRPr="00317DB4" w:rsidRDefault="00317DB4" w:rsidP="00317DB4">
            <w:pPr>
              <w:pStyle w:val="ListParagraph"/>
              <w:keepNext/>
              <w:numPr>
                <w:ilvl w:val="0"/>
                <w:numId w:val="12"/>
              </w:numPr>
              <w:autoSpaceDE w:val="0"/>
              <w:autoSpaceDN w:val="0"/>
              <w:adjustRightInd w:val="0"/>
              <w:ind w:left="264" w:hanging="264"/>
              <w:rPr>
                <w:rFonts w:asciiTheme="minorHAnsi" w:hAnsiTheme="minorHAnsi" w:cstheme="minorHAnsi"/>
                <w:bCs/>
                <w:sz w:val="18"/>
              </w:rPr>
            </w:pPr>
            <w:r>
              <w:rPr>
                <w:rFonts w:asciiTheme="minorHAnsi" w:hAnsiTheme="minorHAnsi" w:cstheme="minorHAnsi"/>
                <w:bCs/>
                <w:sz w:val="18"/>
              </w:rPr>
              <w:t>I</w:t>
            </w:r>
            <w:r w:rsidR="00DB51C5" w:rsidRPr="00317DB4">
              <w:rPr>
                <w:rFonts w:asciiTheme="minorHAnsi" w:hAnsiTheme="minorHAnsi" w:cstheme="minorHAnsi"/>
                <w:bCs/>
                <w:sz w:val="18"/>
              </w:rPr>
              <w:t xml:space="preserve">nsulation buried below grade must be installed in a </w:t>
            </w:r>
            <w:proofErr w:type="gramStart"/>
            <w:r w:rsidR="00DB51C5" w:rsidRPr="00317DB4">
              <w:rPr>
                <w:rFonts w:asciiTheme="minorHAnsi" w:hAnsiTheme="minorHAnsi" w:cstheme="minorHAnsi"/>
                <w:bCs/>
                <w:sz w:val="18"/>
              </w:rPr>
              <w:t>water proof</w:t>
            </w:r>
            <w:proofErr w:type="gramEnd"/>
            <w:r w:rsidR="00DB51C5" w:rsidRPr="00317DB4">
              <w:rPr>
                <w:rFonts w:asciiTheme="minorHAnsi" w:hAnsiTheme="minorHAnsi" w:cstheme="minorHAnsi"/>
                <w:bCs/>
                <w:sz w:val="18"/>
              </w:rPr>
              <w:t xml:space="preserve"> and non-crushable casing or sleeve</w:t>
            </w:r>
            <w:r>
              <w:rPr>
                <w:rFonts w:asciiTheme="minorHAnsi" w:hAnsiTheme="minorHAnsi" w:cstheme="minorHAnsi"/>
                <w:bCs/>
                <w:sz w:val="18"/>
              </w:rPr>
              <w:t>.</w:t>
            </w:r>
          </w:p>
          <w:p w14:paraId="6E6A826C" w14:textId="731636F3" w:rsidR="00DB51C5" w:rsidRPr="007A0D82" w:rsidRDefault="00DB51C5" w:rsidP="00317DB4">
            <w:pPr>
              <w:pStyle w:val="ListParagraph"/>
              <w:keepNext/>
              <w:numPr>
                <w:ilvl w:val="1"/>
                <w:numId w:val="3"/>
              </w:numPr>
              <w:autoSpaceDE w:val="0"/>
              <w:autoSpaceDN w:val="0"/>
              <w:adjustRightInd w:val="0"/>
              <w:ind w:left="264" w:hanging="256"/>
              <w:rPr>
                <w:rFonts w:asciiTheme="minorHAnsi" w:hAnsiTheme="minorHAnsi" w:cstheme="minorHAnsi"/>
                <w:b/>
                <w:bCs/>
                <w:sz w:val="18"/>
              </w:rPr>
            </w:pPr>
            <w:r w:rsidRPr="007A0D82">
              <w:rPr>
                <w:rFonts w:asciiTheme="minorHAnsi" w:hAnsiTheme="minorHAnsi" w:cstheme="minorHAnsi"/>
                <w:bCs/>
                <w:sz w:val="18"/>
              </w:rPr>
              <w: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t>
            </w:r>
          </w:p>
          <w:p w14:paraId="071A506A" w14:textId="6BAE82AF" w:rsidR="00DB51C5" w:rsidRPr="007A0D82" w:rsidRDefault="00DB51C5" w:rsidP="00317DB4">
            <w:pPr>
              <w:pStyle w:val="ListParagraph"/>
              <w:keepNext/>
              <w:numPr>
                <w:ilvl w:val="1"/>
                <w:numId w:val="3"/>
              </w:numPr>
              <w:autoSpaceDE w:val="0"/>
              <w:autoSpaceDN w:val="0"/>
              <w:adjustRightInd w:val="0"/>
              <w:ind w:left="264" w:hanging="256"/>
              <w:rPr>
                <w:rFonts w:asciiTheme="minorHAnsi" w:hAnsiTheme="minorHAnsi" w:cstheme="minorHAnsi"/>
                <w:b/>
                <w:bCs/>
                <w:sz w:val="18"/>
              </w:rPr>
            </w:pPr>
            <w:r w:rsidRPr="007A0D82">
              <w:rPr>
                <w:rFonts w:asciiTheme="minorHAnsi" w:hAnsiTheme="minorHAnsi" w:cstheme="minorHAnsi"/>
                <w:bCs/>
                <w:sz w:val="18"/>
              </w:rPr>
              <w:t xml:space="preserve">Piping installed in interior or exterior walls that is </w:t>
            </w:r>
            <w:proofErr w:type="gramStart"/>
            <w:r w:rsidRPr="007A0D82">
              <w:rPr>
                <w:rFonts w:asciiTheme="minorHAnsi" w:hAnsiTheme="minorHAnsi" w:cstheme="minorHAnsi"/>
                <w:bCs/>
                <w:sz w:val="18"/>
              </w:rPr>
              <w:t>surrounded on all sides</w:t>
            </w:r>
            <w:proofErr w:type="gramEnd"/>
            <w:r w:rsidRPr="007A0D82">
              <w:rPr>
                <w:rFonts w:asciiTheme="minorHAnsi" w:hAnsiTheme="minorHAnsi" w:cstheme="minorHAnsi"/>
                <w:bCs/>
                <w:sz w:val="18"/>
              </w:rPr>
              <w:t xml:space="preserve"> by at least 1 inch (</w:t>
            </w:r>
            <w:r w:rsidR="00811AA5">
              <w:rPr>
                <w:rFonts w:asciiTheme="minorHAnsi" w:hAnsiTheme="minorHAnsi" w:cstheme="minorHAnsi"/>
                <w:bCs/>
                <w:sz w:val="18"/>
              </w:rPr>
              <w:t>2.</w:t>
            </w:r>
            <w:r w:rsidRPr="007A0D82">
              <w:rPr>
                <w:rFonts w:asciiTheme="minorHAnsi" w:hAnsiTheme="minorHAnsi" w:cstheme="minorHAnsi"/>
                <w:bCs/>
                <w:sz w:val="18"/>
              </w:rPr>
              <w:t>5 cm) of insulation.</w:t>
            </w:r>
          </w:p>
          <w:p w14:paraId="178BAAA2" w14:textId="1D33BC31" w:rsidR="00DB51C5" w:rsidRPr="007A0D82" w:rsidRDefault="00DB51C5" w:rsidP="00317DB4">
            <w:pPr>
              <w:pStyle w:val="ListParagraph"/>
              <w:keepNext/>
              <w:numPr>
                <w:ilvl w:val="1"/>
                <w:numId w:val="3"/>
              </w:numPr>
              <w:autoSpaceDE w:val="0"/>
              <w:autoSpaceDN w:val="0"/>
              <w:adjustRightInd w:val="0"/>
              <w:ind w:left="264" w:hanging="256"/>
              <w:rPr>
                <w:rFonts w:asciiTheme="minorHAnsi" w:hAnsiTheme="minorHAnsi" w:cstheme="minorHAnsi"/>
                <w:b/>
                <w:bCs/>
                <w:sz w:val="18"/>
              </w:rPr>
            </w:pPr>
            <w:r w:rsidRPr="007A0D82">
              <w:rPr>
                <w:rFonts w:asciiTheme="minorHAnsi" w:hAnsiTheme="minorHAnsi" w:cstheme="minorHAnsi"/>
                <w:bCs/>
                <w:sz w:val="18"/>
              </w:rPr>
              <w:t xml:space="preserve">Piping installed in crawlspace with a minimum of 1 </w:t>
            </w:r>
            <w:proofErr w:type="gramStart"/>
            <w:r w:rsidRPr="007A0D82">
              <w:rPr>
                <w:rFonts w:asciiTheme="minorHAnsi" w:hAnsiTheme="minorHAnsi" w:cstheme="minorHAnsi"/>
                <w:bCs/>
                <w:sz w:val="18"/>
              </w:rPr>
              <w:t>inches</w:t>
            </w:r>
            <w:proofErr w:type="gramEnd"/>
            <w:r w:rsidRPr="007A0D82">
              <w:rPr>
                <w:rFonts w:asciiTheme="minorHAnsi" w:hAnsiTheme="minorHAnsi" w:cstheme="minorHAnsi"/>
                <w:bCs/>
                <w:sz w:val="18"/>
              </w:rPr>
              <w:t xml:space="preserve"> (</w:t>
            </w:r>
            <w:r w:rsidR="00811AA5">
              <w:rPr>
                <w:rFonts w:asciiTheme="minorHAnsi" w:hAnsiTheme="minorHAnsi" w:cstheme="minorHAnsi"/>
                <w:bCs/>
                <w:sz w:val="18"/>
              </w:rPr>
              <w:t>2.</w:t>
            </w:r>
            <w:r w:rsidRPr="007A0D82">
              <w:rPr>
                <w:rFonts w:asciiTheme="minorHAnsi" w:hAnsiTheme="minorHAnsi" w:cstheme="minorHAnsi"/>
                <w:bCs/>
                <w:sz w:val="18"/>
              </w:rPr>
              <w:t>5 cm) of crawlspace insulation above and below.</w:t>
            </w:r>
          </w:p>
          <w:p w14:paraId="641DBE33" w14:textId="7A83A6F2" w:rsidR="00DB51C5" w:rsidRPr="007A0D82" w:rsidRDefault="00DB51C5" w:rsidP="00317DB4">
            <w:pPr>
              <w:pStyle w:val="ListParagraph"/>
              <w:keepNext/>
              <w:numPr>
                <w:ilvl w:val="1"/>
                <w:numId w:val="3"/>
              </w:numPr>
              <w:autoSpaceDE w:val="0"/>
              <w:autoSpaceDN w:val="0"/>
              <w:adjustRightInd w:val="0"/>
              <w:ind w:left="264" w:hanging="256"/>
              <w:rPr>
                <w:rFonts w:asciiTheme="minorHAnsi" w:hAnsiTheme="minorHAnsi" w:cstheme="minorHAnsi"/>
                <w:b/>
                <w:bCs/>
                <w:sz w:val="18"/>
              </w:rPr>
            </w:pPr>
            <w:r w:rsidRPr="007A0D82">
              <w:rPr>
                <w:rFonts w:asciiTheme="minorHAnsi" w:hAnsiTheme="minorHAnsi" w:cstheme="minorHAnsi"/>
                <w:bCs/>
                <w:sz w:val="18"/>
              </w:rPr>
              <w:t>Piping installed in attics with a minimum of 4 inches (10 cm) of attic insulation on top</w:t>
            </w:r>
            <w:r w:rsidR="00317DB4">
              <w:rPr>
                <w:rFonts w:asciiTheme="minorHAnsi" w:hAnsiTheme="minorHAnsi" w:cstheme="minorHAnsi"/>
                <w:bCs/>
                <w:sz w:val="18"/>
              </w:rPr>
              <w:t>.</w:t>
            </w:r>
          </w:p>
          <w:p w14:paraId="50C3C618" w14:textId="26201B2B" w:rsidR="00DB51C5" w:rsidRPr="00317DB4" w:rsidRDefault="00DB51C5" w:rsidP="00317DB4">
            <w:pPr>
              <w:pStyle w:val="ListParagraph"/>
              <w:keepNext/>
              <w:numPr>
                <w:ilvl w:val="1"/>
                <w:numId w:val="3"/>
              </w:numPr>
              <w:autoSpaceDE w:val="0"/>
              <w:autoSpaceDN w:val="0"/>
              <w:adjustRightInd w:val="0"/>
              <w:ind w:left="264" w:hanging="256"/>
              <w:rPr>
                <w:rFonts w:asciiTheme="minorHAnsi" w:hAnsiTheme="minorHAnsi" w:cstheme="minorHAnsi"/>
                <w:b/>
                <w:bCs/>
                <w:sz w:val="18"/>
              </w:rPr>
            </w:pPr>
            <w:r w:rsidRPr="007A0D82">
              <w:rPr>
                <w:rFonts w:asciiTheme="minorHAnsi" w:hAnsiTheme="minorHAnsi" w:cstheme="minorHAnsi"/>
                <w:bCs/>
                <w:sz w:val="18"/>
              </w:rPr>
              <w:t xml:space="preserve">Pipe insulation shall fit </w:t>
            </w:r>
            <w:proofErr w:type="gramStart"/>
            <w:r w:rsidRPr="007A0D82">
              <w:rPr>
                <w:rFonts w:asciiTheme="minorHAnsi" w:hAnsiTheme="minorHAnsi" w:cstheme="minorHAnsi"/>
                <w:bCs/>
                <w:sz w:val="18"/>
              </w:rPr>
              <w:t>tightly</w:t>
            </w:r>
            <w:proofErr w:type="gramEnd"/>
            <w:r w:rsidRPr="007A0D82">
              <w:rPr>
                <w:rFonts w:asciiTheme="minorHAnsi" w:hAnsiTheme="minorHAnsi" w:cstheme="minorHAnsi"/>
                <w:bCs/>
                <w:sz w:val="18"/>
              </w:rPr>
              <w:t xml:space="preserve"> and all elbows and tees shall be fully insulated.</w:t>
            </w:r>
          </w:p>
        </w:tc>
      </w:tr>
      <w:tr w:rsidR="00DB51C5" w:rsidRPr="00BF7EA9" w14:paraId="51CA827E" w14:textId="77777777" w:rsidTr="00C54288">
        <w:trPr>
          <w:trHeight w:val="144"/>
          <w:tblHeader/>
        </w:trPr>
        <w:tc>
          <w:tcPr>
            <w:tcW w:w="616" w:type="dxa"/>
            <w:vAlign w:val="center"/>
          </w:tcPr>
          <w:p w14:paraId="0D95E381" w14:textId="77777777" w:rsidR="00DB51C5" w:rsidRPr="007A0D82" w:rsidRDefault="00DB51C5" w:rsidP="00C5428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Times New Roman" w:cstheme="minorHAnsi"/>
                <w:b/>
                <w:sz w:val="18"/>
                <w:szCs w:val="20"/>
              </w:rPr>
            </w:pPr>
            <w:r w:rsidRPr="007A0D82">
              <w:rPr>
                <w:rFonts w:cstheme="minorHAnsi"/>
                <w:sz w:val="18"/>
                <w:szCs w:val="20"/>
              </w:rPr>
              <w:t>04</w:t>
            </w:r>
          </w:p>
        </w:tc>
        <w:tc>
          <w:tcPr>
            <w:tcW w:w="10174" w:type="dxa"/>
            <w:vAlign w:val="center"/>
          </w:tcPr>
          <w:p w14:paraId="4A45876F" w14:textId="77777777" w:rsidR="00DB51C5" w:rsidRPr="007A0D82" w:rsidRDefault="00DB51C5" w:rsidP="00C5428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cstheme="minorHAnsi"/>
                <w:sz w:val="18"/>
                <w:szCs w:val="20"/>
              </w:rPr>
            </w:pPr>
            <w:r w:rsidRPr="007A0D82">
              <w:rPr>
                <w:rFonts w:eastAsia="Times New Roman" w:cstheme="minorHAnsi"/>
                <w:sz w:val="18"/>
                <w:szCs w:val="20"/>
              </w:rPr>
              <w:t>For Gas or Propane Water Heaters:  Ensure the following are installed (Section 150.0(n))</w:t>
            </w:r>
          </w:p>
          <w:p w14:paraId="68697BCF" w14:textId="4CEBEEA9" w:rsidR="00DB51C5" w:rsidRPr="007A0D82" w:rsidRDefault="00DB51C5" w:rsidP="00682453">
            <w:pPr>
              <w:pStyle w:val="ListParagraph"/>
              <w:keepNext/>
              <w:numPr>
                <w:ilvl w:val="0"/>
                <w:numId w:val="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256" w:hanging="256"/>
              <w:rPr>
                <w:rFonts w:asciiTheme="minorHAnsi" w:hAnsiTheme="minorHAnsi" w:cstheme="minorHAnsi"/>
                <w:sz w:val="18"/>
              </w:rPr>
            </w:pPr>
            <w:r w:rsidRPr="007A0D82">
              <w:rPr>
                <w:rFonts w:asciiTheme="minorHAnsi" w:hAnsiTheme="minorHAnsi" w:cstheme="minorHAnsi"/>
                <w:sz w:val="18"/>
              </w:rPr>
              <w:t xml:space="preserve">A dedicated 125V, 20A electrical receptacle connected to the electric panel with a 120/240V 3 conductor, 10 AWG copper branch circuit, within 3 feet from the water heater and </w:t>
            </w:r>
            <w:r w:rsidR="00317DB4">
              <w:rPr>
                <w:rFonts w:asciiTheme="minorHAnsi" w:hAnsiTheme="minorHAnsi" w:cstheme="minorHAnsi"/>
                <w:sz w:val="18"/>
              </w:rPr>
              <w:t xml:space="preserve">is </w:t>
            </w:r>
            <w:r w:rsidRPr="007A0D82">
              <w:rPr>
                <w:rFonts w:asciiTheme="minorHAnsi" w:hAnsiTheme="minorHAnsi" w:cstheme="minorHAnsi"/>
                <w:sz w:val="18"/>
              </w:rPr>
              <w:t>accessible with no obstructions</w:t>
            </w:r>
            <w:r w:rsidR="00317DB4">
              <w:rPr>
                <w:rFonts w:asciiTheme="minorHAnsi" w:hAnsiTheme="minorHAnsi" w:cstheme="minorHAnsi"/>
                <w:sz w:val="18"/>
              </w:rPr>
              <w:t>.</w:t>
            </w:r>
          </w:p>
          <w:p w14:paraId="31BFAB7C" w14:textId="2BD14227" w:rsidR="00DB51C5" w:rsidRPr="007A0D82" w:rsidRDefault="00DB51C5" w:rsidP="00573DD6">
            <w:pPr>
              <w:pStyle w:val="ListParagraph"/>
              <w:keepNext/>
              <w:numPr>
                <w:ilvl w:val="1"/>
                <w:numId w:val="17"/>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sz w:val="18"/>
              </w:rPr>
            </w:pPr>
            <w:r w:rsidRPr="007A0D82">
              <w:rPr>
                <w:rFonts w:asciiTheme="minorHAnsi" w:hAnsiTheme="minorHAnsi" w:cstheme="minorHAnsi"/>
                <w:sz w:val="18"/>
              </w:rPr>
              <w:t xml:space="preserve">The conductor shall be labeled with the </w:t>
            </w:r>
            <w:r w:rsidR="00317DB4">
              <w:rPr>
                <w:rFonts w:asciiTheme="minorHAnsi" w:hAnsiTheme="minorHAnsi" w:cstheme="minorHAnsi"/>
                <w:sz w:val="18"/>
              </w:rPr>
              <w:t>word</w:t>
            </w:r>
            <w:r w:rsidRPr="007A0D82">
              <w:rPr>
                <w:rFonts w:asciiTheme="minorHAnsi" w:hAnsiTheme="minorHAnsi" w:cstheme="minorHAnsi"/>
                <w:sz w:val="18"/>
              </w:rPr>
              <w:t xml:space="preserve"> “Spare” on both ends; and</w:t>
            </w:r>
          </w:p>
          <w:p w14:paraId="2122947B" w14:textId="36470855" w:rsidR="00DB51C5" w:rsidRPr="007A0D82" w:rsidRDefault="00DB51C5">
            <w:pPr>
              <w:pStyle w:val="ListParagraph"/>
              <w:keepNext/>
              <w:numPr>
                <w:ilvl w:val="1"/>
                <w:numId w:val="17"/>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sz w:val="18"/>
              </w:rPr>
            </w:pPr>
            <w:r w:rsidRPr="007A0D82">
              <w:rPr>
                <w:rFonts w:asciiTheme="minorHAnsi" w:hAnsiTheme="minorHAnsi" w:cstheme="minorHAnsi"/>
                <w:sz w:val="18"/>
              </w:rPr>
              <w:t>A reserved single pole circuit breaker space next to the circuit breaker next to the branch circuit labeled “Future” 240V shall be provided.</w:t>
            </w:r>
          </w:p>
          <w:p w14:paraId="46A703C2" w14:textId="1E3F0322" w:rsidR="00DB51C5" w:rsidRPr="007A0D82" w:rsidRDefault="00DB51C5" w:rsidP="00682453">
            <w:pPr>
              <w:pStyle w:val="ListParagraph"/>
              <w:keepNext/>
              <w:numPr>
                <w:ilvl w:val="0"/>
                <w:numId w:val="6"/>
              </w:num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256" w:hanging="256"/>
              <w:rPr>
                <w:rFonts w:asciiTheme="minorHAnsi" w:hAnsiTheme="minorHAnsi" w:cstheme="minorHAnsi"/>
                <w:sz w:val="18"/>
              </w:rPr>
            </w:pPr>
            <w:r w:rsidRPr="007A0D82">
              <w:rPr>
                <w:rFonts w:asciiTheme="minorHAnsi" w:hAnsiTheme="minorHAnsi" w:cstheme="minorHAnsi"/>
                <w:sz w:val="18"/>
              </w:rPr>
              <w:t>A Category III or IV vent, or a Type B vent with straight pipe between outside and water heater</w:t>
            </w:r>
            <w:r w:rsidR="00317DB4">
              <w:rPr>
                <w:rFonts w:asciiTheme="minorHAnsi" w:hAnsiTheme="minorHAnsi" w:cstheme="minorHAnsi"/>
                <w:sz w:val="18"/>
              </w:rPr>
              <w:t>.</w:t>
            </w:r>
          </w:p>
          <w:p w14:paraId="1047F17C" w14:textId="3EEFF6C5" w:rsidR="00DB51C5" w:rsidRPr="007A0D82" w:rsidRDefault="00DB51C5" w:rsidP="00682453">
            <w:pPr>
              <w:pStyle w:val="ListParagraph"/>
              <w:keepNext/>
              <w:numPr>
                <w:ilvl w:val="0"/>
                <w:numId w:val="6"/>
              </w:num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256" w:hanging="256"/>
              <w:rPr>
                <w:rFonts w:asciiTheme="minorHAnsi" w:hAnsiTheme="minorHAnsi" w:cstheme="minorHAnsi"/>
                <w:sz w:val="18"/>
              </w:rPr>
            </w:pPr>
            <w:r w:rsidRPr="007A0D82">
              <w:rPr>
                <w:rFonts w:asciiTheme="minorHAnsi" w:hAnsiTheme="minorHAnsi" w:cstheme="minorHAnsi"/>
                <w:sz w:val="18"/>
              </w:rPr>
              <w:t xml:space="preserve">A condensate </w:t>
            </w:r>
            <w:proofErr w:type="gramStart"/>
            <w:r w:rsidRPr="007A0D82">
              <w:rPr>
                <w:rFonts w:asciiTheme="minorHAnsi" w:hAnsiTheme="minorHAnsi" w:cstheme="minorHAnsi"/>
                <w:sz w:val="18"/>
              </w:rPr>
              <w:t>drain</w:t>
            </w:r>
            <w:proofErr w:type="gramEnd"/>
            <w:r w:rsidRPr="007A0D82">
              <w:rPr>
                <w:rFonts w:asciiTheme="minorHAnsi" w:hAnsiTheme="minorHAnsi" w:cstheme="minorHAnsi"/>
                <w:sz w:val="18"/>
              </w:rPr>
              <w:t xml:space="preserve"> no more than 2 inches higher than the base on water heater for natural draining</w:t>
            </w:r>
            <w:r w:rsidR="00317DB4">
              <w:rPr>
                <w:rFonts w:asciiTheme="minorHAnsi" w:hAnsiTheme="minorHAnsi" w:cstheme="minorHAnsi"/>
                <w:sz w:val="18"/>
              </w:rPr>
              <w:t>.</w:t>
            </w:r>
          </w:p>
          <w:p w14:paraId="3307EAE1" w14:textId="77777777" w:rsidR="00DB51C5" w:rsidRPr="007A0D82" w:rsidRDefault="00DB51C5" w:rsidP="00682453">
            <w:pPr>
              <w:pStyle w:val="ListParagraph"/>
              <w:keepNext/>
              <w:numPr>
                <w:ilvl w:val="0"/>
                <w:numId w:val="6"/>
              </w:num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256" w:hanging="256"/>
              <w:rPr>
                <w:rFonts w:asciiTheme="minorHAnsi" w:hAnsiTheme="minorHAnsi" w:cstheme="minorHAnsi"/>
                <w:sz w:val="18"/>
              </w:rPr>
            </w:pPr>
            <w:r w:rsidRPr="007A0D82">
              <w:rPr>
                <w:rFonts w:asciiTheme="minorHAnsi" w:hAnsiTheme="minorHAnsi" w:cstheme="minorHAnsi"/>
                <w:sz w:val="18"/>
              </w:rPr>
              <w:t>A gas supply line with capacity of at least 200,000 Btu/hr.</w:t>
            </w:r>
          </w:p>
        </w:tc>
      </w:tr>
      <w:tr w:rsidR="00DB51C5" w:rsidRPr="00BF7EA9" w14:paraId="658C6101" w14:textId="77777777" w:rsidTr="00C54288">
        <w:trPr>
          <w:trHeight w:val="144"/>
          <w:tblHeader/>
        </w:trPr>
        <w:tc>
          <w:tcPr>
            <w:tcW w:w="10790" w:type="dxa"/>
            <w:gridSpan w:val="2"/>
            <w:vAlign w:val="center"/>
          </w:tcPr>
          <w:p w14:paraId="60FD03EC" w14:textId="77777777" w:rsidR="00DB51C5" w:rsidRPr="00954600" w:rsidRDefault="00DB51C5" w:rsidP="00C5428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cstheme="minorHAnsi"/>
                <w:b/>
                <w:sz w:val="20"/>
                <w:szCs w:val="20"/>
              </w:rPr>
            </w:pPr>
            <w:r w:rsidRPr="00C54288">
              <w:rPr>
                <w:rFonts w:cstheme="minorHAnsi"/>
                <w:b/>
                <w:sz w:val="18"/>
                <w:szCs w:val="20"/>
              </w:rPr>
              <w:t>The responsible person’s signature on this compliance document affirms that all applicable requirements in this table have been met.</w:t>
            </w:r>
          </w:p>
        </w:tc>
      </w:tr>
    </w:tbl>
    <w:p w14:paraId="3DAE058F" w14:textId="529D5AA0" w:rsidR="007027DD" w:rsidRDefault="007027DD" w:rsidP="001325D9">
      <w:pPr>
        <w:spacing w:after="0"/>
        <w:rPr>
          <w:rFonts w:cstheme="minorHAnsi"/>
          <w:sz w:val="20"/>
          <w:szCs w:val="20"/>
        </w:rPr>
      </w:pP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5"/>
        <w:gridCol w:w="990"/>
        <w:gridCol w:w="1260"/>
        <w:gridCol w:w="1170"/>
        <w:gridCol w:w="1260"/>
        <w:gridCol w:w="1260"/>
        <w:gridCol w:w="1170"/>
        <w:gridCol w:w="1350"/>
        <w:gridCol w:w="1440"/>
        <w:tblGridChange w:id="21">
          <w:tblGrid>
            <w:gridCol w:w="895"/>
            <w:gridCol w:w="990"/>
            <w:gridCol w:w="1260"/>
            <w:gridCol w:w="1170"/>
            <w:gridCol w:w="1260"/>
            <w:gridCol w:w="1170"/>
            <w:gridCol w:w="1260"/>
            <w:gridCol w:w="1350"/>
            <w:gridCol w:w="1440"/>
          </w:tblGrid>
        </w:tblGridChange>
      </w:tblGrid>
      <w:tr w:rsidR="006D6622" w14:paraId="07BC4F2D" w14:textId="43C0AE1E" w:rsidTr="00621E9F">
        <w:tc>
          <w:tcPr>
            <w:tcW w:w="10795" w:type="dxa"/>
            <w:gridSpan w:val="9"/>
          </w:tcPr>
          <w:p w14:paraId="56E5FFD3" w14:textId="77777777" w:rsidR="006D6622" w:rsidRPr="0059171F" w:rsidRDefault="006D6622" w:rsidP="008F4BAB">
            <w:pPr>
              <w:spacing w:after="0"/>
              <w:rPr>
                <w:rFonts w:cstheme="minorHAnsi"/>
                <w:b/>
                <w:sz w:val="20"/>
                <w:szCs w:val="20"/>
              </w:rPr>
            </w:pPr>
            <w:r w:rsidRPr="0059171F">
              <w:rPr>
                <w:rFonts w:cstheme="minorHAnsi"/>
                <w:b/>
                <w:sz w:val="20"/>
                <w:szCs w:val="20"/>
              </w:rPr>
              <w:t>D. Compact Hot Water Distribution (CHWDS) (RA4.4.6)</w:t>
            </w:r>
          </w:p>
          <w:p w14:paraId="5094321E" w14:textId="77777777" w:rsidR="006D6622" w:rsidRPr="0059171F" w:rsidRDefault="006D6622" w:rsidP="00B731F3">
            <w:pPr>
              <w:spacing w:after="0" w:line="240" w:lineRule="auto"/>
              <w:rPr>
                <w:rFonts w:cstheme="minorHAnsi"/>
                <w:sz w:val="18"/>
                <w:szCs w:val="18"/>
              </w:rPr>
            </w:pPr>
            <w:r w:rsidRPr="0059171F">
              <w:rPr>
                <w:rFonts w:cstheme="minorHAnsi"/>
                <w:sz w:val="18"/>
                <w:szCs w:val="18"/>
              </w:rPr>
              <w:t>For dwelling units with multiple systems, enter the master bath distance and kitchen distance to the closest water heater, and enter the average of the furthest fixture to each water heater.</w:t>
            </w:r>
          </w:p>
          <w:p w14:paraId="51E48AD7" w14:textId="136CD24D" w:rsidR="006D6622" w:rsidRPr="0059171F" w:rsidRDefault="006D6622" w:rsidP="008F4BAB">
            <w:pPr>
              <w:spacing w:after="0"/>
              <w:rPr>
                <w:rFonts w:cstheme="minorHAnsi"/>
                <w:b/>
                <w:sz w:val="20"/>
                <w:szCs w:val="20"/>
              </w:rPr>
            </w:pPr>
            <w:r w:rsidRPr="0059171F">
              <w:rPr>
                <w:rFonts w:cstheme="minorHAnsi"/>
                <w:sz w:val="18"/>
                <w:szCs w:val="18"/>
              </w:rPr>
              <w:t>&lt;&lt;</w:t>
            </w:r>
            <w:r>
              <w:rPr>
                <w:rFonts w:cstheme="minorHAnsi"/>
                <w:sz w:val="18"/>
                <w:szCs w:val="18"/>
              </w:rPr>
              <w:t>require one row of data, reporting the longest distances, for each dwelling unit identified in Section B. with B08 = Basic. If no dwelling in B08 = Basic, then display section header and standard “This section does not apply” message</w:t>
            </w:r>
            <w:r w:rsidRPr="0059171F">
              <w:rPr>
                <w:rFonts w:cstheme="minorHAnsi"/>
                <w:sz w:val="18"/>
                <w:szCs w:val="18"/>
              </w:rPr>
              <w:t>&gt;&gt;</w:t>
            </w:r>
          </w:p>
        </w:tc>
      </w:tr>
      <w:tr w:rsidR="00621E9F" w14:paraId="024DFF45" w14:textId="556E62BF" w:rsidTr="00C20A45">
        <w:tblPrEx>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22" w:author="Markstrum, Alexis@Energy" w:date="2021-10-11T13:17:00Z">
            <w:tblPrEx>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c>
          <w:tcPr>
            <w:tcW w:w="895" w:type="dxa"/>
            <w:tcPrChange w:id="23" w:author="Markstrum, Alexis@Energy" w:date="2021-10-11T13:17:00Z">
              <w:tcPr>
                <w:tcW w:w="895" w:type="dxa"/>
              </w:tcPr>
            </w:tcPrChange>
          </w:tcPr>
          <w:p w14:paraId="294ADBAA" w14:textId="0DF16CDA" w:rsidR="006D6622" w:rsidRDefault="006D6622" w:rsidP="008F4BAB">
            <w:pPr>
              <w:spacing w:after="0"/>
              <w:jc w:val="center"/>
              <w:rPr>
                <w:rFonts w:cstheme="minorHAnsi"/>
              </w:rPr>
            </w:pPr>
            <w:r>
              <w:rPr>
                <w:rFonts w:cstheme="minorHAnsi"/>
              </w:rPr>
              <w:t>01</w:t>
            </w:r>
          </w:p>
        </w:tc>
        <w:tc>
          <w:tcPr>
            <w:tcW w:w="990" w:type="dxa"/>
            <w:tcPrChange w:id="24" w:author="Markstrum, Alexis@Energy" w:date="2021-10-11T13:17:00Z">
              <w:tcPr>
                <w:tcW w:w="990" w:type="dxa"/>
              </w:tcPr>
            </w:tcPrChange>
          </w:tcPr>
          <w:p w14:paraId="37D9C680" w14:textId="01E9B054" w:rsidR="006D6622" w:rsidRDefault="006D6622" w:rsidP="008F4BAB">
            <w:pPr>
              <w:spacing w:after="0"/>
              <w:jc w:val="center"/>
              <w:rPr>
                <w:rFonts w:cstheme="minorHAnsi"/>
              </w:rPr>
            </w:pPr>
            <w:r>
              <w:rPr>
                <w:rFonts w:cstheme="minorHAnsi"/>
              </w:rPr>
              <w:t>02</w:t>
            </w:r>
          </w:p>
        </w:tc>
        <w:tc>
          <w:tcPr>
            <w:tcW w:w="1260" w:type="dxa"/>
            <w:vAlign w:val="bottom"/>
            <w:tcPrChange w:id="25" w:author="Markstrum, Alexis@Energy" w:date="2021-10-11T13:17:00Z">
              <w:tcPr>
                <w:tcW w:w="1260" w:type="dxa"/>
                <w:vAlign w:val="bottom"/>
              </w:tcPr>
            </w:tcPrChange>
          </w:tcPr>
          <w:p w14:paraId="38A0E9C0" w14:textId="7D1E44C7" w:rsidR="006D6622" w:rsidRDefault="006D6622" w:rsidP="008F4BAB">
            <w:pPr>
              <w:spacing w:after="0"/>
              <w:jc w:val="center"/>
              <w:rPr>
                <w:rFonts w:cstheme="minorHAnsi"/>
              </w:rPr>
            </w:pPr>
            <w:r>
              <w:rPr>
                <w:rFonts w:cstheme="minorHAnsi"/>
              </w:rPr>
              <w:t>03</w:t>
            </w:r>
          </w:p>
        </w:tc>
        <w:tc>
          <w:tcPr>
            <w:tcW w:w="1170" w:type="dxa"/>
            <w:tcPrChange w:id="26" w:author="Markstrum, Alexis@Energy" w:date="2021-10-11T13:17:00Z">
              <w:tcPr>
                <w:tcW w:w="1170" w:type="dxa"/>
              </w:tcPr>
            </w:tcPrChange>
          </w:tcPr>
          <w:p w14:paraId="10344F02" w14:textId="0D418454" w:rsidR="006D6622" w:rsidRDefault="006D6622" w:rsidP="008F4BAB">
            <w:pPr>
              <w:spacing w:after="0"/>
              <w:jc w:val="center"/>
              <w:rPr>
                <w:rFonts w:cstheme="minorHAnsi"/>
              </w:rPr>
            </w:pPr>
            <w:r>
              <w:rPr>
                <w:rFonts w:cstheme="minorHAnsi"/>
              </w:rPr>
              <w:t>04</w:t>
            </w:r>
          </w:p>
        </w:tc>
        <w:tc>
          <w:tcPr>
            <w:tcW w:w="1260" w:type="dxa"/>
            <w:tcPrChange w:id="27" w:author="Markstrum, Alexis@Energy" w:date="2021-10-11T13:17:00Z">
              <w:tcPr>
                <w:tcW w:w="1260" w:type="dxa"/>
              </w:tcPr>
            </w:tcPrChange>
          </w:tcPr>
          <w:p w14:paraId="41C7B48D" w14:textId="257E42A4" w:rsidR="006D6622" w:rsidRDefault="006D6622" w:rsidP="008F4BAB">
            <w:pPr>
              <w:spacing w:after="0"/>
              <w:jc w:val="center"/>
              <w:rPr>
                <w:rFonts w:cstheme="minorHAnsi"/>
              </w:rPr>
            </w:pPr>
            <w:r>
              <w:rPr>
                <w:rFonts w:cstheme="minorHAnsi"/>
              </w:rPr>
              <w:t>05</w:t>
            </w:r>
          </w:p>
        </w:tc>
        <w:tc>
          <w:tcPr>
            <w:tcW w:w="1260" w:type="dxa"/>
            <w:tcPrChange w:id="28" w:author="Markstrum, Alexis@Energy" w:date="2021-10-11T13:17:00Z">
              <w:tcPr>
                <w:tcW w:w="1170" w:type="dxa"/>
              </w:tcPr>
            </w:tcPrChange>
          </w:tcPr>
          <w:p w14:paraId="2566613D" w14:textId="77CF42ED" w:rsidR="006D6622" w:rsidRDefault="006D6622" w:rsidP="008F4BAB">
            <w:pPr>
              <w:spacing w:after="0"/>
              <w:jc w:val="center"/>
              <w:rPr>
                <w:rFonts w:cstheme="minorHAnsi"/>
              </w:rPr>
            </w:pPr>
            <w:r>
              <w:rPr>
                <w:rFonts w:cstheme="minorHAnsi"/>
              </w:rPr>
              <w:t>06</w:t>
            </w:r>
          </w:p>
        </w:tc>
        <w:tc>
          <w:tcPr>
            <w:tcW w:w="1170" w:type="dxa"/>
            <w:tcPrChange w:id="29" w:author="Markstrum, Alexis@Energy" w:date="2021-10-11T13:17:00Z">
              <w:tcPr>
                <w:tcW w:w="1260" w:type="dxa"/>
              </w:tcPr>
            </w:tcPrChange>
          </w:tcPr>
          <w:p w14:paraId="63AD16BB" w14:textId="65476486" w:rsidR="006D6622" w:rsidRDefault="006D6622" w:rsidP="008F4BAB">
            <w:pPr>
              <w:spacing w:after="0"/>
              <w:jc w:val="center"/>
              <w:rPr>
                <w:rFonts w:cstheme="minorHAnsi"/>
              </w:rPr>
            </w:pPr>
            <w:r>
              <w:rPr>
                <w:rFonts w:cstheme="minorHAnsi"/>
              </w:rPr>
              <w:t>07</w:t>
            </w:r>
          </w:p>
        </w:tc>
        <w:tc>
          <w:tcPr>
            <w:tcW w:w="1350" w:type="dxa"/>
            <w:tcPrChange w:id="30" w:author="Markstrum, Alexis@Energy" w:date="2021-10-11T13:17:00Z">
              <w:tcPr>
                <w:tcW w:w="1350" w:type="dxa"/>
              </w:tcPr>
            </w:tcPrChange>
          </w:tcPr>
          <w:p w14:paraId="6DC1D36D" w14:textId="429F7AFF" w:rsidR="006D6622" w:rsidRDefault="006D6622" w:rsidP="008F4BAB">
            <w:pPr>
              <w:spacing w:after="0"/>
              <w:jc w:val="center"/>
              <w:rPr>
                <w:rFonts w:cstheme="minorHAnsi"/>
              </w:rPr>
            </w:pPr>
            <w:ins w:id="31" w:author="Markstrum, Alexis@Energy" w:date="2021-10-01T11:10:00Z">
              <w:r>
                <w:rPr>
                  <w:rFonts w:cstheme="minorHAnsi"/>
                </w:rPr>
                <w:t>08</w:t>
              </w:r>
            </w:ins>
          </w:p>
        </w:tc>
        <w:tc>
          <w:tcPr>
            <w:tcW w:w="1440" w:type="dxa"/>
            <w:tcPrChange w:id="32" w:author="Markstrum, Alexis@Energy" w:date="2021-10-11T13:17:00Z">
              <w:tcPr>
                <w:tcW w:w="1440" w:type="dxa"/>
              </w:tcPr>
            </w:tcPrChange>
          </w:tcPr>
          <w:p w14:paraId="06CF22D1" w14:textId="71CE60C6" w:rsidR="006D6622" w:rsidRDefault="006D6622" w:rsidP="008F4BAB">
            <w:pPr>
              <w:spacing w:after="0"/>
              <w:jc w:val="center"/>
              <w:rPr>
                <w:ins w:id="33" w:author="Markstrum, Alexis@Energy" w:date="2021-10-01T11:10:00Z"/>
                <w:rFonts w:cstheme="minorHAnsi"/>
              </w:rPr>
            </w:pPr>
            <w:ins w:id="34" w:author="Markstrum, Alexis@Energy" w:date="2021-10-01T11:10:00Z">
              <w:r>
                <w:rPr>
                  <w:rFonts w:cstheme="minorHAnsi"/>
                </w:rPr>
                <w:t>09</w:t>
              </w:r>
            </w:ins>
          </w:p>
        </w:tc>
      </w:tr>
      <w:tr w:rsidR="00621E9F" w14:paraId="6E683E7C" w14:textId="7E0D15E8" w:rsidTr="00C20A45">
        <w:tblPrEx>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5" w:author="Markstrum, Alexis@Energy" w:date="2021-10-11T13:17:00Z">
            <w:tblPrEx>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c>
          <w:tcPr>
            <w:tcW w:w="895" w:type="dxa"/>
            <w:vAlign w:val="bottom"/>
            <w:tcPrChange w:id="36" w:author="Markstrum, Alexis@Energy" w:date="2021-10-11T13:17:00Z">
              <w:tcPr>
                <w:tcW w:w="895" w:type="dxa"/>
                <w:vAlign w:val="bottom"/>
              </w:tcPr>
            </w:tcPrChange>
          </w:tcPr>
          <w:p w14:paraId="5E3629EB" w14:textId="0FFB05C8" w:rsidR="006D6622" w:rsidRPr="00AB4500" w:rsidRDefault="006D6622" w:rsidP="008F4BAB">
            <w:pPr>
              <w:spacing w:after="0"/>
              <w:jc w:val="center"/>
              <w:rPr>
                <w:rFonts w:cstheme="minorHAnsi"/>
                <w:sz w:val="18"/>
              </w:rPr>
            </w:pPr>
            <w:r>
              <w:rPr>
                <w:rFonts w:cstheme="minorHAnsi"/>
                <w:sz w:val="18"/>
              </w:rPr>
              <w:t xml:space="preserve">Dwelling </w:t>
            </w:r>
            <w:r w:rsidRPr="00AB4500">
              <w:rPr>
                <w:rFonts w:cstheme="minorHAnsi"/>
                <w:sz w:val="18"/>
              </w:rPr>
              <w:t>Name</w:t>
            </w:r>
          </w:p>
        </w:tc>
        <w:tc>
          <w:tcPr>
            <w:tcW w:w="990" w:type="dxa"/>
            <w:vAlign w:val="bottom"/>
            <w:tcPrChange w:id="37" w:author="Markstrum, Alexis@Energy" w:date="2021-10-11T13:17:00Z">
              <w:tcPr>
                <w:tcW w:w="990" w:type="dxa"/>
                <w:vAlign w:val="bottom"/>
              </w:tcPr>
            </w:tcPrChange>
          </w:tcPr>
          <w:p w14:paraId="5EF2FB87" w14:textId="77777777" w:rsidR="006D6622" w:rsidRPr="00AB4500" w:rsidRDefault="006D6622" w:rsidP="008F4BAB">
            <w:pPr>
              <w:spacing w:after="0"/>
              <w:jc w:val="center"/>
              <w:rPr>
                <w:rFonts w:cstheme="minorHAnsi"/>
                <w:sz w:val="18"/>
              </w:rPr>
            </w:pPr>
            <w:r w:rsidRPr="00AB4500">
              <w:rPr>
                <w:rFonts w:cstheme="minorHAnsi"/>
                <w:sz w:val="18"/>
              </w:rPr>
              <w:t>Number of Stories</w:t>
            </w:r>
          </w:p>
        </w:tc>
        <w:tc>
          <w:tcPr>
            <w:tcW w:w="1260" w:type="dxa"/>
            <w:vAlign w:val="bottom"/>
            <w:tcPrChange w:id="38" w:author="Markstrum, Alexis@Energy" w:date="2021-10-11T13:17:00Z">
              <w:tcPr>
                <w:tcW w:w="1260" w:type="dxa"/>
                <w:vAlign w:val="bottom"/>
              </w:tcPr>
            </w:tcPrChange>
          </w:tcPr>
          <w:p w14:paraId="2AA85E1C" w14:textId="77777777" w:rsidR="006D6622" w:rsidRPr="00AB4500" w:rsidRDefault="006D6622" w:rsidP="008F4BAB">
            <w:pPr>
              <w:spacing w:after="0"/>
              <w:jc w:val="center"/>
              <w:rPr>
                <w:sz w:val="18"/>
              </w:rPr>
            </w:pPr>
            <w:r w:rsidRPr="00AB4500">
              <w:rPr>
                <w:rFonts w:cstheme="minorHAnsi"/>
                <w:sz w:val="18"/>
              </w:rPr>
              <w:t>Master Bath distance of furthest fixture to Water Heater in feet</w:t>
            </w:r>
          </w:p>
        </w:tc>
        <w:tc>
          <w:tcPr>
            <w:tcW w:w="1170" w:type="dxa"/>
            <w:vAlign w:val="bottom"/>
            <w:tcPrChange w:id="39" w:author="Markstrum, Alexis@Energy" w:date="2021-10-11T13:17:00Z">
              <w:tcPr>
                <w:tcW w:w="1170" w:type="dxa"/>
                <w:vAlign w:val="bottom"/>
              </w:tcPr>
            </w:tcPrChange>
          </w:tcPr>
          <w:p w14:paraId="182F1983" w14:textId="77777777" w:rsidR="006D6622" w:rsidRPr="00AB4500" w:rsidRDefault="006D6622" w:rsidP="008F4BAB">
            <w:pPr>
              <w:spacing w:after="0"/>
              <w:jc w:val="center"/>
              <w:rPr>
                <w:rFonts w:cstheme="minorHAnsi"/>
                <w:sz w:val="18"/>
              </w:rPr>
            </w:pPr>
            <w:r w:rsidRPr="00AB4500">
              <w:rPr>
                <w:rFonts w:cstheme="minorHAnsi"/>
                <w:sz w:val="18"/>
              </w:rPr>
              <w:t>Kitchen distance from furthest fixture to Water Heater in feet</w:t>
            </w:r>
          </w:p>
        </w:tc>
        <w:tc>
          <w:tcPr>
            <w:tcW w:w="1260" w:type="dxa"/>
            <w:vAlign w:val="bottom"/>
            <w:tcPrChange w:id="40" w:author="Markstrum, Alexis@Energy" w:date="2021-10-11T13:17:00Z">
              <w:tcPr>
                <w:tcW w:w="1260" w:type="dxa"/>
                <w:vAlign w:val="bottom"/>
              </w:tcPr>
            </w:tcPrChange>
          </w:tcPr>
          <w:p w14:paraId="61F2790D" w14:textId="5554CFCE" w:rsidR="006D6622" w:rsidRPr="00AB4500" w:rsidRDefault="006D6622" w:rsidP="008F4BAB">
            <w:pPr>
              <w:spacing w:after="0"/>
              <w:jc w:val="center"/>
              <w:rPr>
                <w:sz w:val="18"/>
              </w:rPr>
            </w:pPr>
            <w:r w:rsidRPr="00AB4500">
              <w:rPr>
                <w:rFonts w:cstheme="minorHAnsi"/>
                <w:sz w:val="18"/>
              </w:rPr>
              <w:t>Furthest Third furthest fixture to Water Heater in feet</w:t>
            </w:r>
            <w:r>
              <w:rPr>
                <w:rFonts w:cstheme="minorHAnsi"/>
                <w:sz w:val="18"/>
              </w:rPr>
              <w:t xml:space="preserve"> </w:t>
            </w:r>
            <w:r>
              <w:rPr>
                <w:rFonts w:cstheme="minorHAnsi"/>
                <w:sz w:val="18"/>
                <w:szCs w:val="20"/>
              </w:rPr>
              <w:t>(Avg for multiple water heaters)</w:t>
            </w:r>
          </w:p>
        </w:tc>
        <w:tc>
          <w:tcPr>
            <w:tcW w:w="1260" w:type="dxa"/>
            <w:vAlign w:val="bottom"/>
            <w:tcPrChange w:id="41" w:author="Markstrum, Alexis@Energy" w:date="2021-10-11T13:17:00Z">
              <w:tcPr>
                <w:tcW w:w="1170" w:type="dxa"/>
                <w:vAlign w:val="bottom"/>
              </w:tcPr>
            </w:tcPrChange>
          </w:tcPr>
          <w:p w14:paraId="2E1AC5FC" w14:textId="77777777" w:rsidR="006D6622" w:rsidRPr="00AB4500" w:rsidRDefault="006D6622" w:rsidP="008F4BAB">
            <w:pPr>
              <w:spacing w:after="0"/>
              <w:jc w:val="center"/>
              <w:rPr>
                <w:sz w:val="18"/>
              </w:rPr>
            </w:pPr>
            <w:r w:rsidRPr="00AB4500">
              <w:rPr>
                <w:rFonts w:cstheme="minorHAnsi"/>
                <w:sz w:val="18"/>
              </w:rPr>
              <w:t>Weighted Distance</w:t>
            </w:r>
          </w:p>
        </w:tc>
        <w:tc>
          <w:tcPr>
            <w:tcW w:w="1170" w:type="dxa"/>
            <w:vAlign w:val="bottom"/>
            <w:tcPrChange w:id="42" w:author="Markstrum, Alexis@Energy" w:date="2021-10-11T13:17:00Z">
              <w:tcPr>
                <w:tcW w:w="1260" w:type="dxa"/>
                <w:vAlign w:val="bottom"/>
              </w:tcPr>
            </w:tcPrChange>
          </w:tcPr>
          <w:p w14:paraId="542A1B5A" w14:textId="77777777" w:rsidR="006D6622" w:rsidRPr="00AB4500" w:rsidRDefault="006D6622" w:rsidP="008F4BAB">
            <w:pPr>
              <w:spacing w:after="0"/>
              <w:jc w:val="center"/>
              <w:rPr>
                <w:sz w:val="18"/>
              </w:rPr>
            </w:pPr>
            <w:r w:rsidRPr="00AB4500">
              <w:rPr>
                <w:rFonts w:cstheme="minorHAnsi"/>
                <w:sz w:val="18"/>
              </w:rPr>
              <w:t>Qualification Distance</w:t>
            </w:r>
          </w:p>
        </w:tc>
        <w:tc>
          <w:tcPr>
            <w:tcW w:w="1350" w:type="dxa"/>
            <w:vAlign w:val="bottom"/>
            <w:tcPrChange w:id="43" w:author="Markstrum, Alexis@Energy" w:date="2021-10-11T13:17:00Z">
              <w:tcPr>
                <w:tcW w:w="1350" w:type="dxa"/>
                <w:vAlign w:val="bottom"/>
              </w:tcPr>
            </w:tcPrChange>
          </w:tcPr>
          <w:p w14:paraId="2CC03EE9" w14:textId="299C2126" w:rsidR="006D6622" w:rsidRPr="00AB4500" w:rsidRDefault="006D6622" w:rsidP="006D6622">
            <w:pPr>
              <w:spacing w:after="0"/>
              <w:jc w:val="center"/>
              <w:rPr>
                <w:rFonts w:cstheme="minorHAnsi"/>
                <w:sz w:val="18"/>
              </w:rPr>
            </w:pPr>
            <w:ins w:id="44" w:author="Markstrum, Alexis@Energy" w:date="2021-10-01T11:10:00Z">
              <w:r>
                <w:rPr>
                  <w:rFonts w:cstheme="minorHAnsi"/>
                  <w:sz w:val="18"/>
                </w:rPr>
                <w:t>Design Compactness Factor</w:t>
              </w:r>
            </w:ins>
          </w:p>
        </w:tc>
        <w:tc>
          <w:tcPr>
            <w:tcW w:w="1440" w:type="dxa"/>
            <w:vAlign w:val="bottom"/>
            <w:tcPrChange w:id="45" w:author="Markstrum, Alexis@Energy" w:date="2021-10-11T13:17:00Z">
              <w:tcPr>
                <w:tcW w:w="1440" w:type="dxa"/>
                <w:vAlign w:val="bottom"/>
              </w:tcPr>
            </w:tcPrChange>
          </w:tcPr>
          <w:p w14:paraId="570E53CD" w14:textId="6EE1F423" w:rsidR="006D6622" w:rsidRPr="00AB4500" w:rsidRDefault="006D6622" w:rsidP="006D6622">
            <w:pPr>
              <w:spacing w:after="0"/>
              <w:jc w:val="center"/>
              <w:rPr>
                <w:ins w:id="46" w:author="Markstrum, Alexis@Energy" w:date="2021-10-01T11:10:00Z"/>
                <w:rFonts w:cstheme="minorHAnsi"/>
                <w:sz w:val="18"/>
              </w:rPr>
            </w:pPr>
            <w:ins w:id="47" w:author="Markstrum, Alexis@Energy" w:date="2021-10-01T11:10:00Z">
              <w:r>
                <w:rPr>
                  <w:rFonts w:cstheme="minorHAnsi"/>
                  <w:sz w:val="18"/>
                </w:rPr>
                <w:t>Calculated Compactness Factor</w:t>
              </w:r>
            </w:ins>
          </w:p>
        </w:tc>
      </w:tr>
      <w:tr w:rsidR="00621E9F" w14:paraId="189FD862" w14:textId="21DE9110" w:rsidTr="00C20A45">
        <w:tblPrEx>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48" w:author="Markstrum, Alexis@Energy" w:date="2021-10-11T13:17:00Z">
            <w:tblPrEx>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305"/>
          <w:trPrChange w:id="49" w:author="Markstrum, Alexis@Energy" w:date="2021-10-11T13:17:00Z">
            <w:trPr>
              <w:trHeight w:val="305"/>
            </w:trPr>
          </w:trPrChange>
        </w:trPr>
        <w:tc>
          <w:tcPr>
            <w:tcW w:w="895" w:type="dxa"/>
            <w:tcPrChange w:id="50" w:author="Markstrum, Alexis@Energy" w:date="2021-10-11T13:17:00Z">
              <w:tcPr>
                <w:tcW w:w="895" w:type="dxa"/>
              </w:tcPr>
            </w:tcPrChange>
          </w:tcPr>
          <w:p w14:paraId="3031FF61" w14:textId="2C1985FA" w:rsidR="006D6622" w:rsidRPr="00AB4500" w:rsidRDefault="006D6622" w:rsidP="008F4BAB">
            <w:pPr>
              <w:spacing w:after="0"/>
              <w:rPr>
                <w:sz w:val="18"/>
                <w:szCs w:val="18"/>
              </w:rPr>
            </w:pPr>
            <w:r w:rsidRPr="00AB4500">
              <w:rPr>
                <w:rFonts w:eastAsia="Times New Roman" w:cstheme="minorHAnsi"/>
                <w:sz w:val="18"/>
                <w:szCs w:val="18"/>
              </w:rPr>
              <w:t>&lt;&lt;Reference value from A0</w:t>
            </w:r>
            <w:r>
              <w:rPr>
                <w:rFonts w:eastAsia="Times New Roman" w:cstheme="minorHAnsi"/>
                <w:sz w:val="18"/>
                <w:szCs w:val="18"/>
              </w:rPr>
              <w:t>2</w:t>
            </w:r>
            <w:r w:rsidRPr="00AB4500">
              <w:rPr>
                <w:rFonts w:eastAsia="Times New Roman" w:cstheme="minorHAnsi"/>
                <w:sz w:val="18"/>
                <w:szCs w:val="18"/>
              </w:rPr>
              <w:t>&gt;&gt;</w:t>
            </w:r>
          </w:p>
        </w:tc>
        <w:tc>
          <w:tcPr>
            <w:tcW w:w="990" w:type="dxa"/>
            <w:tcPrChange w:id="51" w:author="Markstrum, Alexis@Energy" w:date="2021-10-11T13:17:00Z">
              <w:tcPr>
                <w:tcW w:w="990" w:type="dxa"/>
              </w:tcPr>
            </w:tcPrChange>
          </w:tcPr>
          <w:p w14:paraId="091EE81C" w14:textId="51D3B623" w:rsidR="006D6622" w:rsidRPr="00AB4500" w:rsidDel="00075B5D" w:rsidRDefault="006D6622" w:rsidP="008F4BAB">
            <w:pPr>
              <w:spacing w:after="0"/>
              <w:rPr>
                <w:del w:id="52" w:author="Shewmaker, Michael@Energy" w:date="2021-12-15T16:07:00Z"/>
                <w:sz w:val="18"/>
                <w:szCs w:val="18"/>
              </w:rPr>
            </w:pPr>
            <w:r w:rsidRPr="00AB4500">
              <w:rPr>
                <w:sz w:val="18"/>
                <w:szCs w:val="18"/>
              </w:rPr>
              <w:t>&lt;&lt;</w:t>
            </w:r>
            <w:del w:id="53" w:author="Shewmaker, Michael@Energy" w:date="2021-12-15T16:07:00Z">
              <w:r w:rsidRPr="00AB4500" w:rsidDel="00075B5D">
                <w:rPr>
                  <w:sz w:val="18"/>
                  <w:szCs w:val="18"/>
                </w:rPr>
                <w:delText xml:space="preserve">if performance, then value = NA; </w:delText>
              </w:r>
            </w:del>
          </w:p>
          <w:p w14:paraId="01BB32AC" w14:textId="653399FD" w:rsidR="006D6622" w:rsidRPr="00AB4500" w:rsidRDefault="006D6622" w:rsidP="00075B5D">
            <w:pPr>
              <w:spacing w:after="0"/>
              <w:rPr>
                <w:sz w:val="18"/>
                <w:szCs w:val="18"/>
              </w:rPr>
            </w:pPr>
            <w:del w:id="54" w:author="Shewmaker, Michael@Energy" w:date="2021-12-15T16:07:00Z">
              <w:r w:rsidRPr="00AB4500" w:rsidDel="00075B5D">
                <w:rPr>
                  <w:sz w:val="18"/>
                  <w:szCs w:val="18"/>
                </w:rPr>
                <w:delText xml:space="preserve">Else if prescriptive, user select </w:delText>
              </w:r>
              <w:r w:rsidRPr="00AB4500" w:rsidDel="00075B5D">
                <w:rPr>
                  <w:sz w:val="18"/>
                  <w:szCs w:val="18"/>
                </w:rPr>
                <w:lastRenderedPageBreak/>
                <w:delText>from list: 1, 2, 3</w:delText>
              </w:r>
            </w:del>
            <w:ins w:id="55" w:author="Shewmaker, Michael@Energy" w:date="2021-12-15T16:07:00Z">
              <w:r w:rsidR="00075B5D">
                <w:rPr>
                  <w:sz w:val="18"/>
                  <w:szCs w:val="18"/>
                </w:rPr>
                <w:t xml:space="preserve">if </w:t>
              </w:r>
              <w:r w:rsidR="009F3244">
                <w:rPr>
                  <w:sz w:val="18"/>
                  <w:szCs w:val="18"/>
                </w:rPr>
                <w:t>prescriptive</w:t>
              </w:r>
              <w:r w:rsidR="00075B5D">
                <w:rPr>
                  <w:sz w:val="18"/>
                  <w:szCs w:val="18"/>
                </w:rPr>
                <w:t xml:space="preserve"> or D03/D04/D05 are not in performance file, user select from list: 1, 2, 3; Else value = N/A</w:t>
              </w:r>
            </w:ins>
            <w:r w:rsidRPr="00AB4500">
              <w:rPr>
                <w:sz w:val="18"/>
                <w:szCs w:val="18"/>
              </w:rPr>
              <w:t>&gt;&gt;</w:t>
            </w:r>
          </w:p>
        </w:tc>
        <w:tc>
          <w:tcPr>
            <w:tcW w:w="1260" w:type="dxa"/>
            <w:tcPrChange w:id="56" w:author="Markstrum, Alexis@Energy" w:date="2021-10-11T13:17:00Z">
              <w:tcPr>
                <w:tcW w:w="1260" w:type="dxa"/>
              </w:tcPr>
            </w:tcPrChange>
          </w:tcPr>
          <w:p w14:paraId="0593A251" w14:textId="77777777" w:rsidR="006D6622" w:rsidRPr="00AB4500" w:rsidRDefault="006D6622" w:rsidP="008F4BAB">
            <w:pPr>
              <w:spacing w:after="0"/>
              <w:rPr>
                <w:sz w:val="18"/>
                <w:szCs w:val="18"/>
              </w:rPr>
            </w:pPr>
            <w:r w:rsidRPr="00AB4500">
              <w:rPr>
                <w:sz w:val="18"/>
                <w:szCs w:val="18"/>
              </w:rPr>
              <w:lastRenderedPageBreak/>
              <w:t>&lt;&lt;Reference Value from CF1R-</w:t>
            </w:r>
            <w:proofErr w:type="gramStart"/>
            <w:r w:rsidRPr="00AB4500">
              <w:rPr>
                <w:sz w:val="18"/>
                <w:szCs w:val="18"/>
              </w:rPr>
              <w:t>PRF;</w:t>
            </w:r>
            <w:proofErr w:type="gramEnd"/>
            <w:r w:rsidRPr="00AB4500">
              <w:rPr>
                <w:sz w:val="18"/>
                <w:szCs w:val="18"/>
              </w:rPr>
              <w:t xml:space="preserve"> </w:t>
            </w:r>
          </w:p>
          <w:p w14:paraId="0BC6A8E4" w14:textId="117B6726" w:rsidR="006D6622" w:rsidRPr="00AB4500" w:rsidRDefault="006D6622" w:rsidP="008F4BAB">
            <w:pPr>
              <w:spacing w:after="0"/>
              <w:rPr>
                <w:sz w:val="18"/>
                <w:szCs w:val="18"/>
              </w:rPr>
            </w:pPr>
            <w:r w:rsidRPr="00AB4500">
              <w:rPr>
                <w:sz w:val="18"/>
                <w:szCs w:val="18"/>
              </w:rPr>
              <w:t>Else if prescriptive compliance</w:t>
            </w:r>
            <w:ins w:id="57" w:author="Markstrum, Alexis@Energy" w:date="2021-10-01T10:33:00Z">
              <w:r>
                <w:rPr>
                  <w:sz w:val="18"/>
                  <w:szCs w:val="18"/>
                </w:rPr>
                <w:t xml:space="preserve"> or not available </w:t>
              </w:r>
            </w:ins>
            <w:ins w:id="58" w:author="Markstrum, Alexis@Energy" w:date="2021-10-11T08:41:00Z">
              <w:r w:rsidR="00602BB3">
                <w:rPr>
                  <w:sz w:val="18"/>
                  <w:szCs w:val="18"/>
                </w:rPr>
                <w:t>i</w:t>
              </w:r>
            </w:ins>
            <w:ins w:id="59" w:author="Markstrum, Alexis@Energy" w:date="2021-10-01T10:33:00Z">
              <w:r>
                <w:rPr>
                  <w:sz w:val="18"/>
                  <w:szCs w:val="18"/>
                </w:rPr>
                <w:t>n XML</w:t>
              </w:r>
            </w:ins>
            <w:r w:rsidRPr="00AB4500">
              <w:rPr>
                <w:sz w:val="18"/>
                <w:szCs w:val="18"/>
              </w:rPr>
              <w:t>, user input&gt;&gt;</w:t>
            </w:r>
          </w:p>
        </w:tc>
        <w:tc>
          <w:tcPr>
            <w:tcW w:w="1170" w:type="dxa"/>
            <w:tcPrChange w:id="60" w:author="Markstrum, Alexis@Energy" w:date="2021-10-11T13:17:00Z">
              <w:tcPr>
                <w:tcW w:w="1170" w:type="dxa"/>
              </w:tcPr>
            </w:tcPrChange>
          </w:tcPr>
          <w:p w14:paraId="5F49E46B" w14:textId="77777777" w:rsidR="006D6622" w:rsidRPr="00AB4500" w:rsidRDefault="006D6622" w:rsidP="008F4BAB">
            <w:pPr>
              <w:spacing w:after="0"/>
              <w:rPr>
                <w:sz w:val="18"/>
                <w:szCs w:val="18"/>
              </w:rPr>
            </w:pPr>
            <w:r w:rsidRPr="00AB4500">
              <w:rPr>
                <w:sz w:val="18"/>
                <w:szCs w:val="18"/>
              </w:rPr>
              <w:t>&lt;&lt;Reference Value from CF1R-</w:t>
            </w:r>
            <w:proofErr w:type="gramStart"/>
            <w:r w:rsidRPr="00AB4500">
              <w:rPr>
                <w:sz w:val="18"/>
                <w:szCs w:val="18"/>
              </w:rPr>
              <w:t>PRF;</w:t>
            </w:r>
            <w:proofErr w:type="gramEnd"/>
            <w:r w:rsidRPr="00AB4500">
              <w:rPr>
                <w:sz w:val="18"/>
                <w:szCs w:val="18"/>
              </w:rPr>
              <w:t xml:space="preserve"> </w:t>
            </w:r>
          </w:p>
          <w:p w14:paraId="30CCD742" w14:textId="2171B034" w:rsidR="006D6622" w:rsidRPr="00AB4500" w:rsidRDefault="006D6622" w:rsidP="008F4BAB">
            <w:pPr>
              <w:spacing w:after="0"/>
              <w:rPr>
                <w:sz w:val="18"/>
                <w:szCs w:val="18"/>
              </w:rPr>
            </w:pPr>
            <w:r w:rsidRPr="00AB4500">
              <w:rPr>
                <w:sz w:val="18"/>
                <w:szCs w:val="18"/>
              </w:rPr>
              <w:t>Else if prescriptive compliance</w:t>
            </w:r>
            <w:ins w:id="61" w:author="Markstrum, Alexis@Energy" w:date="2021-10-01T10:34:00Z">
              <w:r>
                <w:rPr>
                  <w:sz w:val="18"/>
                  <w:szCs w:val="18"/>
                </w:rPr>
                <w:t xml:space="preserve"> or not available </w:t>
              </w:r>
            </w:ins>
            <w:ins w:id="62" w:author="Markstrum, Alexis@Energy" w:date="2021-10-11T08:41:00Z">
              <w:r w:rsidR="00602BB3">
                <w:rPr>
                  <w:sz w:val="18"/>
                  <w:szCs w:val="18"/>
                </w:rPr>
                <w:t>i</w:t>
              </w:r>
            </w:ins>
            <w:ins w:id="63" w:author="Markstrum, Alexis@Energy" w:date="2021-10-01T10:34:00Z">
              <w:r>
                <w:rPr>
                  <w:sz w:val="18"/>
                  <w:szCs w:val="18"/>
                </w:rPr>
                <w:t xml:space="preserve">n </w:t>
              </w:r>
              <w:r>
                <w:rPr>
                  <w:sz w:val="18"/>
                  <w:szCs w:val="18"/>
                </w:rPr>
                <w:lastRenderedPageBreak/>
                <w:t>XML</w:t>
              </w:r>
            </w:ins>
            <w:r w:rsidRPr="00AB4500">
              <w:rPr>
                <w:sz w:val="18"/>
                <w:szCs w:val="18"/>
              </w:rPr>
              <w:t>, user input&gt;&gt;</w:t>
            </w:r>
          </w:p>
        </w:tc>
        <w:tc>
          <w:tcPr>
            <w:tcW w:w="1260" w:type="dxa"/>
            <w:tcPrChange w:id="64" w:author="Markstrum, Alexis@Energy" w:date="2021-10-11T13:17:00Z">
              <w:tcPr>
                <w:tcW w:w="1260" w:type="dxa"/>
              </w:tcPr>
            </w:tcPrChange>
          </w:tcPr>
          <w:p w14:paraId="3D6AD19F" w14:textId="77777777" w:rsidR="006D6622" w:rsidRPr="00AB4500" w:rsidRDefault="006D6622" w:rsidP="008F4BAB">
            <w:pPr>
              <w:spacing w:after="0"/>
              <w:rPr>
                <w:sz w:val="18"/>
                <w:szCs w:val="18"/>
              </w:rPr>
            </w:pPr>
            <w:r w:rsidRPr="00AB4500">
              <w:rPr>
                <w:sz w:val="18"/>
                <w:szCs w:val="18"/>
              </w:rPr>
              <w:lastRenderedPageBreak/>
              <w:t>&lt;&lt;Reference Value from CF1R-</w:t>
            </w:r>
            <w:proofErr w:type="gramStart"/>
            <w:r w:rsidRPr="00AB4500">
              <w:rPr>
                <w:sz w:val="18"/>
                <w:szCs w:val="18"/>
              </w:rPr>
              <w:t>PRF;</w:t>
            </w:r>
            <w:proofErr w:type="gramEnd"/>
            <w:r w:rsidRPr="00AB4500">
              <w:rPr>
                <w:sz w:val="18"/>
                <w:szCs w:val="18"/>
              </w:rPr>
              <w:t xml:space="preserve"> </w:t>
            </w:r>
          </w:p>
          <w:p w14:paraId="45F8A803" w14:textId="79D391BB" w:rsidR="006D6622" w:rsidRPr="00AB4500" w:rsidRDefault="006D6622" w:rsidP="008F4BAB">
            <w:pPr>
              <w:spacing w:after="0"/>
              <w:rPr>
                <w:sz w:val="18"/>
                <w:szCs w:val="18"/>
              </w:rPr>
            </w:pPr>
            <w:r w:rsidRPr="00AB4500">
              <w:rPr>
                <w:sz w:val="18"/>
                <w:szCs w:val="18"/>
              </w:rPr>
              <w:t>Else if prescriptive compliance</w:t>
            </w:r>
            <w:ins w:id="65" w:author="Markstrum, Alexis@Energy" w:date="2021-10-01T10:34:00Z">
              <w:r>
                <w:rPr>
                  <w:sz w:val="18"/>
                  <w:szCs w:val="18"/>
                </w:rPr>
                <w:t xml:space="preserve"> or not available </w:t>
              </w:r>
            </w:ins>
            <w:ins w:id="66" w:author="Markstrum, Alexis@Energy" w:date="2021-10-11T08:41:00Z">
              <w:r w:rsidR="00602BB3">
                <w:rPr>
                  <w:sz w:val="18"/>
                  <w:szCs w:val="18"/>
                </w:rPr>
                <w:t>i</w:t>
              </w:r>
            </w:ins>
            <w:ins w:id="67" w:author="Markstrum, Alexis@Energy" w:date="2021-10-01T10:34:00Z">
              <w:r>
                <w:rPr>
                  <w:sz w:val="18"/>
                  <w:szCs w:val="18"/>
                </w:rPr>
                <w:t>n XML</w:t>
              </w:r>
            </w:ins>
            <w:r w:rsidRPr="00AB4500">
              <w:rPr>
                <w:sz w:val="18"/>
                <w:szCs w:val="18"/>
              </w:rPr>
              <w:t>, user input&gt;&gt;</w:t>
            </w:r>
          </w:p>
        </w:tc>
        <w:tc>
          <w:tcPr>
            <w:tcW w:w="1260" w:type="dxa"/>
            <w:tcPrChange w:id="68" w:author="Markstrum, Alexis@Energy" w:date="2021-10-11T13:17:00Z">
              <w:tcPr>
                <w:tcW w:w="1170" w:type="dxa"/>
              </w:tcPr>
            </w:tcPrChange>
          </w:tcPr>
          <w:p w14:paraId="6F526077" w14:textId="77777777" w:rsidR="006D6622" w:rsidRPr="00AB4500" w:rsidRDefault="006D6622" w:rsidP="008F4BAB">
            <w:pPr>
              <w:spacing w:after="0"/>
              <w:rPr>
                <w:sz w:val="18"/>
                <w:szCs w:val="18"/>
              </w:rPr>
            </w:pPr>
            <w:r w:rsidRPr="00AB4500">
              <w:rPr>
                <w:sz w:val="18"/>
                <w:szCs w:val="18"/>
              </w:rPr>
              <w:t>&lt;&lt;Reference value from CF1R-</w:t>
            </w:r>
            <w:proofErr w:type="gramStart"/>
            <w:r w:rsidRPr="00AB4500">
              <w:rPr>
                <w:sz w:val="18"/>
                <w:szCs w:val="18"/>
              </w:rPr>
              <w:t>PRF;</w:t>
            </w:r>
            <w:proofErr w:type="gramEnd"/>
            <w:r w:rsidRPr="00AB4500">
              <w:rPr>
                <w:sz w:val="18"/>
                <w:szCs w:val="18"/>
              </w:rPr>
              <w:t xml:space="preserve"> </w:t>
            </w:r>
          </w:p>
          <w:p w14:paraId="464BAC37" w14:textId="1107BE72" w:rsidR="006D6622" w:rsidRPr="00AB4500" w:rsidRDefault="006D6622" w:rsidP="008F4BAB">
            <w:pPr>
              <w:spacing w:after="0"/>
              <w:rPr>
                <w:sz w:val="18"/>
                <w:szCs w:val="18"/>
              </w:rPr>
            </w:pPr>
            <w:r w:rsidRPr="00AB4500">
              <w:rPr>
                <w:sz w:val="18"/>
                <w:szCs w:val="18"/>
              </w:rPr>
              <w:t>else if prescriptive</w:t>
            </w:r>
            <w:ins w:id="69" w:author="Markstrum, Alexis@Energy" w:date="2021-10-01T11:04:00Z">
              <w:r>
                <w:rPr>
                  <w:sz w:val="18"/>
                  <w:szCs w:val="18"/>
                </w:rPr>
                <w:t xml:space="preserve"> or not available </w:t>
              </w:r>
            </w:ins>
            <w:ins w:id="70" w:author="Markstrum, Alexis@Energy" w:date="2021-10-11T08:41:00Z">
              <w:r w:rsidR="00602BB3">
                <w:rPr>
                  <w:sz w:val="18"/>
                  <w:szCs w:val="18"/>
                </w:rPr>
                <w:t>i</w:t>
              </w:r>
            </w:ins>
            <w:ins w:id="71" w:author="Markstrum, Alexis@Energy" w:date="2021-10-01T11:04:00Z">
              <w:r>
                <w:rPr>
                  <w:sz w:val="18"/>
                  <w:szCs w:val="18"/>
                </w:rPr>
                <w:t xml:space="preserve">n XML </w:t>
              </w:r>
            </w:ins>
            <w:r w:rsidRPr="00AB4500">
              <w:rPr>
                <w:sz w:val="18"/>
                <w:szCs w:val="18"/>
              </w:rPr>
              <w:t>and A0</w:t>
            </w:r>
            <w:r>
              <w:rPr>
                <w:sz w:val="18"/>
                <w:szCs w:val="18"/>
              </w:rPr>
              <w:t>7</w:t>
            </w:r>
            <w:r w:rsidRPr="00AB4500">
              <w:rPr>
                <w:sz w:val="18"/>
                <w:szCs w:val="18"/>
              </w:rPr>
              <w:t xml:space="preserve"> = </w:t>
            </w:r>
            <w:r w:rsidRPr="00AB4500">
              <w:rPr>
                <w:rFonts w:cstheme="minorHAnsi"/>
                <w:sz w:val="18"/>
                <w:szCs w:val="18"/>
              </w:rPr>
              <w:t xml:space="preserve">Standard </w:t>
            </w:r>
            <w:r w:rsidRPr="00AB4500">
              <w:rPr>
                <w:rFonts w:cstheme="minorHAnsi"/>
                <w:sz w:val="18"/>
                <w:szCs w:val="18"/>
              </w:rPr>
              <w:lastRenderedPageBreak/>
              <w:t>Distribution System, then value =</w:t>
            </w:r>
            <w:r w:rsidRPr="00AB4500">
              <w:rPr>
                <w:sz w:val="18"/>
                <w:szCs w:val="18"/>
              </w:rPr>
              <w:t xml:space="preserve"> (</w:t>
            </w:r>
            <w:r>
              <w:rPr>
                <w:sz w:val="18"/>
                <w:szCs w:val="18"/>
              </w:rPr>
              <w:t>D03*0.</w:t>
            </w:r>
            <w:proofErr w:type="gramStart"/>
            <w:r>
              <w:rPr>
                <w:sz w:val="18"/>
                <w:szCs w:val="18"/>
              </w:rPr>
              <w:t>4)+(</w:t>
            </w:r>
            <w:proofErr w:type="gramEnd"/>
            <w:r>
              <w:rPr>
                <w:sz w:val="18"/>
                <w:szCs w:val="18"/>
              </w:rPr>
              <w:t>D04*0.4)+( D</w:t>
            </w:r>
            <w:r w:rsidRPr="00AB4500">
              <w:rPr>
                <w:sz w:val="18"/>
                <w:szCs w:val="18"/>
              </w:rPr>
              <w:t>05*0.2);</w:t>
            </w:r>
          </w:p>
          <w:p w14:paraId="601AA4E7" w14:textId="77189C70" w:rsidR="006D6622" w:rsidRPr="00AB4500" w:rsidRDefault="006D6622" w:rsidP="008F4BAB">
            <w:pPr>
              <w:spacing w:after="0"/>
              <w:rPr>
                <w:sz w:val="18"/>
                <w:szCs w:val="18"/>
              </w:rPr>
            </w:pPr>
            <w:r w:rsidRPr="00AB4500">
              <w:rPr>
                <w:sz w:val="18"/>
                <w:szCs w:val="18"/>
              </w:rPr>
              <w:t>else if A0</w:t>
            </w:r>
            <w:r>
              <w:rPr>
                <w:sz w:val="18"/>
                <w:szCs w:val="18"/>
              </w:rPr>
              <w:t>7</w:t>
            </w:r>
            <w:r w:rsidRPr="00AB4500">
              <w:rPr>
                <w:sz w:val="18"/>
                <w:szCs w:val="18"/>
              </w:rPr>
              <w:t xml:space="preserve"> = </w:t>
            </w:r>
            <w:r w:rsidRPr="00AB4500">
              <w:rPr>
                <w:rFonts w:cstheme="minorHAnsi"/>
                <w:sz w:val="18"/>
                <w:szCs w:val="18"/>
              </w:rPr>
              <w:t xml:space="preserve">Demand Recirculation Manual Control, then value = </w:t>
            </w:r>
            <w:r>
              <w:rPr>
                <w:rFonts w:cstheme="minorHAnsi"/>
                <w:sz w:val="18"/>
                <w:szCs w:val="18"/>
              </w:rPr>
              <w:t>D</w:t>
            </w:r>
            <w:r w:rsidRPr="00AB4500">
              <w:rPr>
                <w:rFonts w:cstheme="minorHAnsi"/>
                <w:sz w:val="18"/>
                <w:szCs w:val="18"/>
              </w:rPr>
              <w:t>05&gt;&gt;</w:t>
            </w:r>
          </w:p>
        </w:tc>
        <w:tc>
          <w:tcPr>
            <w:tcW w:w="1170" w:type="dxa"/>
            <w:tcPrChange w:id="72" w:author="Markstrum, Alexis@Energy" w:date="2021-10-11T13:17:00Z">
              <w:tcPr>
                <w:tcW w:w="1260" w:type="dxa"/>
              </w:tcPr>
            </w:tcPrChange>
          </w:tcPr>
          <w:p w14:paraId="79351379" w14:textId="77777777" w:rsidR="006D6622" w:rsidRDefault="006D6622" w:rsidP="008F4BAB">
            <w:pPr>
              <w:spacing w:after="0"/>
              <w:rPr>
                <w:rFonts w:cstheme="minorHAnsi"/>
                <w:sz w:val="18"/>
                <w:szCs w:val="18"/>
              </w:rPr>
            </w:pPr>
            <w:r w:rsidRPr="005828AE">
              <w:rPr>
                <w:rFonts w:cstheme="minorHAnsi"/>
                <w:sz w:val="18"/>
                <w:szCs w:val="18"/>
              </w:rPr>
              <w:lastRenderedPageBreak/>
              <w:t>&lt;&lt; Reference Value from CF1R-</w:t>
            </w:r>
            <w:proofErr w:type="gramStart"/>
            <w:r w:rsidRPr="005828AE">
              <w:rPr>
                <w:rFonts w:cstheme="minorHAnsi"/>
                <w:sz w:val="18"/>
                <w:szCs w:val="18"/>
              </w:rPr>
              <w:t>PRF</w:t>
            </w:r>
            <w:r>
              <w:rPr>
                <w:rFonts w:cstheme="minorHAnsi"/>
                <w:sz w:val="18"/>
                <w:szCs w:val="18"/>
              </w:rPr>
              <w:t>;</w:t>
            </w:r>
            <w:proofErr w:type="gramEnd"/>
            <w:r w:rsidRPr="005828AE">
              <w:rPr>
                <w:rFonts w:cstheme="minorHAnsi"/>
                <w:sz w:val="18"/>
                <w:szCs w:val="18"/>
              </w:rPr>
              <w:t xml:space="preserve"> </w:t>
            </w:r>
          </w:p>
          <w:p w14:paraId="67734CA1" w14:textId="36E8A29D" w:rsidR="006D6622" w:rsidRDefault="006D6622" w:rsidP="008F4BAB">
            <w:pPr>
              <w:spacing w:after="0"/>
              <w:rPr>
                <w:sz w:val="18"/>
                <w:szCs w:val="18"/>
              </w:rPr>
            </w:pPr>
            <w:r w:rsidRPr="005828AE">
              <w:rPr>
                <w:rFonts w:cstheme="minorHAnsi"/>
                <w:sz w:val="18"/>
                <w:szCs w:val="18"/>
              </w:rPr>
              <w:t>Else if prescriptive compliance</w:t>
            </w:r>
            <w:ins w:id="73" w:author="Markstrum, Alexis@Energy" w:date="2021-10-01T11:06:00Z">
              <w:r>
                <w:rPr>
                  <w:rFonts w:cstheme="minorHAnsi"/>
                  <w:sz w:val="18"/>
                  <w:szCs w:val="18"/>
                </w:rPr>
                <w:t xml:space="preserve"> or not </w:t>
              </w:r>
              <w:r>
                <w:rPr>
                  <w:rFonts w:cstheme="minorHAnsi"/>
                  <w:sz w:val="18"/>
                  <w:szCs w:val="18"/>
                </w:rPr>
                <w:lastRenderedPageBreak/>
                <w:t>available in XML</w:t>
              </w:r>
            </w:ins>
            <w:r w:rsidRPr="005828AE">
              <w:rPr>
                <w:rFonts w:cstheme="minorHAnsi"/>
                <w:sz w:val="18"/>
                <w:szCs w:val="18"/>
              </w:rPr>
              <w:t xml:space="preserve">, </w:t>
            </w:r>
            <w:r>
              <w:rPr>
                <w:sz w:val="18"/>
                <w:szCs w:val="18"/>
              </w:rPr>
              <w:t>value</w:t>
            </w:r>
            <w:r w:rsidRPr="00CB5461">
              <w:rPr>
                <w:sz w:val="18"/>
                <w:szCs w:val="18"/>
              </w:rPr>
              <w:t xml:space="preserve"> = </w:t>
            </w:r>
          </w:p>
          <w:p w14:paraId="0438F5D5" w14:textId="463CD096" w:rsidR="006D6622" w:rsidRPr="00E303B7" w:rsidRDefault="006D6622" w:rsidP="008F4BAB">
            <w:pPr>
              <w:spacing w:after="0"/>
              <w:rPr>
                <w:sz w:val="18"/>
                <w:szCs w:val="18"/>
              </w:rPr>
            </w:pPr>
            <w:r>
              <w:rPr>
                <w:sz w:val="18"/>
                <w:szCs w:val="18"/>
              </w:rPr>
              <w:t>(</w:t>
            </w:r>
            <w:r w:rsidRPr="00CB5461">
              <w:rPr>
                <w:sz w:val="18"/>
                <w:szCs w:val="18"/>
              </w:rPr>
              <w:t>(</w:t>
            </w:r>
            <w:proofErr w:type="spellStart"/>
            <w:r w:rsidRPr="00CB5461">
              <w:rPr>
                <w:sz w:val="18"/>
                <w:szCs w:val="18"/>
              </w:rPr>
              <w:t>a+b</w:t>
            </w:r>
            <w:proofErr w:type="spellEnd"/>
            <w:r w:rsidRPr="00CB5461">
              <w:rPr>
                <w:sz w:val="18"/>
                <w:szCs w:val="18"/>
              </w:rPr>
              <w:t xml:space="preserve"> *CFA)/n</w:t>
            </w:r>
            <w:r>
              <w:rPr>
                <w:sz w:val="18"/>
                <w:szCs w:val="18"/>
              </w:rPr>
              <w:t>) &gt;&gt;</w:t>
            </w:r>
          </w:p>
          <w:p w14:paraId="183B9D03" w14:textId="77777777" w:rsidR="006D6622" w:rsidRPr="00AB4500" w:rsidRDefault="006D6622" w:rsidP="008F4BAB">
            <w:pPr>
              <w:spacing w:after="0"/>
              <w:rPr>
                <w:i/>
                <w:sz w:val="18"/>
                <w:szCs w:val="18"/>
              </w:rPr>
            </w:pPr>
            <w:r w:rsidRPr="00AB4500">
              <w:rPr>
                <w:i/>
                <w:sz w:val="18"/>
                <w:szCs w:val="18"/>
              </w:rPr>
              <w:t>Where:</w:t>
            </w:r>
          </w:p>
          <w:p w14:paraId="42032B25" w14:textId="77777777" w:rsidR="006D6622" w:rsidRPr="00AB4500" w:rsidRDefault="006D6622" w:rsidP="008F4BAB">
            <w:pPr>
              <w:spacing w:after="0"/>
              <w:rPr>
                <w:i/>
                <w:sz w:val="18"/>
                <w:szCs w:val="18"/>
              </w:rPr>
            </w:pPr>
            <w:r w:rsidRPr="00AB4500">
              <w:rPr>
                <w:i/>
                <w:sz w:val="18"/>
                <w:szCs w:val="18"/>
              </w:rPr>
              <w:t>a, b = Qualification distance coefficients from Table 4.4.6-2 below,</w:t>
            </w:r>
          </w:p>
          <w:p w14:paraId="0E9B06FB" w14:textId="77777777" w:rsidR="006D6622" w:rsidRPr="00AB4500" w:rsidRDefault="006D6622" w:rsidP="008F4BAB">
            <w:pPr>
              <w:spacing w:after="0"/>
              <w:rPr>
                <w:i/>
                <w:sz w:val="18"/>
                <w:szCs w:val="18"/>
              </w:rPr>
            </w:pPr>
            <w:r w:rsidRPr="00AB4500">
              <w:rPr>
                <w:i/>
                <w:sz w:val="18"/>
                <w:szCs w:val="18"/>
              </w:rPr>
              <w:t>CFA = Conditioned floor area of the dwelling unit (ft</w:t>
            </w:r>
            <w:r w:rsidRPr="00AB4500">
              <w:rPr>
                <w:i/>
                <w:sz w:val="18"/>
                <w:szCs w:val="18"/>
                <w:vertAlign w:val="superscript"/>
              </w:rPr>
              <w:t>2</w:t>
            </w:r>
            <w:r w:rsidRPr="00AB4500">
              <w:rPr>
                <w:i/>
                <w:sz w:val="18"/>
                <w:szCs w:val="18"/>
              </w:rPr>
              <w:t>) from CF1R, and</w:t>
            </w:r>
          </w:p>
          <w:p w14:paraId="6C678B2C" w14:textId="063672CC" w:rsidR="006D6622" w:rsidRPr="00AB4500" w:rsidRDefault="006D6622" w:rsidP="008F4BAB">
            <w:pPr>
              <w:spacing w:after="0"/>
              <w:rPr>
                <w:i/>
                <w:sz w:val="18"/>
                <w:szCs w:val="18"/>
              </w:rPr>
            </w:pPr>
            <w:r w:rsidRPr="00AB4500">
              <w:rPr>
                <w:i/>
                <w:sz w:val="18"/>
                <w:szCs w:val="18"/>
              </w:rPr>
              <w:t xml:space="preserve">n = Number of water heaters in the dwelling unit from </w:t>
            </w:r>
            <w:r>
              <w:rPr>
                <w:i/>
                <w:sz w:val="18"/>
                <w:szCs w:val="18"/>
              </w:rPr>
              <w:t>A</w:t>
            </w:r>
            <w:r w:rsidRPr="00AB4500">
              <w:rPr>
                <w:i/>
                <w:sz w:val="18"/>
                <w:szCs w:val="18"/>
              </w:rPr>
              <w:t>0</w:t>
            </w:r>
            <w:r>
              <w:rPr>
                <w:i/>
                <w:sz w:val="18"/>
                <w:szCs w:val="18"/>
              </w:rPr>
              <w:t xml:space="preserve">4 </w:t>
            </w:r>
            <w:r w:rsidRPr="00AB4500">
              <w:rPr>
                <w:i/>
                <w:sz w:val="18"/>
                <w:szCs w:val="18"/>
              </w:rPr>
              <w:t>(unitless).</w:t>
            </w:r>
          </w:p>
          <w:p w14:paraId="5B52F578" w14:textId="77777777" w:rsidR="006D6622" w:rsidRPr="00AB4500" w:rsidRDefault="006D6622" w:rsidP="008F4BAB">
            <w:pPr>
              <w:spacing w:after="0"/>
              <w:rPr>
                <w:sz w:val="18"/>
                <w:szCs w:val="18"/>
              </w:rPr>
            </w:pPr>
            <w:r w:rsidRPr="00AB4500">
              <w:rPr>
                <w:rFonts w:cstheme="minorHAnsi"/>
                <w:sz w:val="18"/>
                <w:szCs w:val="18"/>
                <w:highlight w:val="yellow"/>
              </w:rPr>
              <w:t xml:space="preserve"> </w:t>
            </w:r>
          </w:p>
        </w:tc>
        <w:tc>
          <w:tcPr>
            <w:tcW w:w="1350" w:type="dxa"/>
            <w:tcPrChange w:id="74" w:author="Markstrum, Alexis@Energy" w:date="2021-10-11T13:17:00Z">
              <w:tcPr>
                <w:tcW w:w="1350" w:type="dxa"/>
              </w:tcPr>
            </w:tcPrChange>
          </w:tcPr>
          <w:p w14:paraId="295E8BDD" w14:textId="259146BE" w:rsidR="00FB1D3A" w:rsidRDefault="006D6622" w:rsidP="008F4BAB">
            <w:pPr>
              <w:spacing w:after="0"/>
              <w:rPr>
                <w:ins w:id="75" w:author="Markstrum, Alexis@Energy" w:date="2021-10-07T11:12:00Z"/>
                <w:rFonts w:cstheme="minorHAnsi"/>
                <w:sz w:val="18"/>
                <w:szCs w:val="18"/>
              </w:rPr>
            </w:pPr>
            <w:ins w:id="76" w:author="Markstrum, Alexis@Energy" w:date="2021-10-01T11:11:00Z">
              <w:r>
                <w:rPr>
                  <w:rFonts w:cstheme="minorHAnsi"/>
                  <w:sz w:val="18"/>
                  <w:szCs w:val="18"/>
                </w:rPr>
                <w:lastRenderedPageBreak/>
                <w:t>&lt;&lt;Reference value from CF1R</w:t>
              </w:r>
            </w:ins>
            <w:ins w:id="77" w:author="Markstrum, Alexis@Energy" w:date="2021-10-01T11:12:00Z">
              <w:r>
                <w:rPr>
                  <w:rFonts w:cstheme="minorHAnsi"/>
                  <w:sz w:val="18"/>
                  <w:szCs w:val="18"/>
                </w:rPr>
                <w:t>-</w:t>
              </w:r>
              <w:proofErr w:type="gramStart"/>
              <w:r>
                <w:rPr>
                  <w:rFonts w:cstheme="minorHAnsi"/>
                  <w:sz w:val="18"/>
                  <w:szCs w:val="18"/>
                </w:rPr>
                <w:t>PRF</w:t>
              </w:r>
            </w:ins>
            <w:ins w:id="78" w:author="Markstrum, Alexis@Energy" w:date="2021-10-07T11:16:00Z">
              <w:r w:rsidR="006F2A3B">
                <w:rPr>
                  <w:rFonts w:cstheme="minorHAnsi"/>
                  <w:sz w:val="18"/>
                  <w:szCs w:val="18"/>
                </w:rPr>
                <w:t>;</w:t>
              </w:r>
            </w:ins>
            <w:proofErr w:type="gramEnd"/>
            <w:ins w:id="79" w:author="Markstrum, Alexis@Energy" w:date="2021-10-01T11:11:00Z">
              <w:r>
                <w:rPr>
                  <w:rFonts w:cstheme="minorHAnsi"/>
                  <w:sz w:val="18"/>
                  <w:szCs w:val="18"/>
                </w:rPr>
                <w:t xml:space="preserve"> </w:t>
              </w:r>
            </w:ins>
          </w:p>
          <w:p w14:paraId="08902F9A" w14:textId="1105ECC8" w:rsidR="006D6622" w:rsidRPr="005828AE" w:rsidRDefault="006D6622" w:rsidP="008F4BAB">
            <w:pPr>
              <w:spacing w:after="0"/>
              <w:rPr>
                <w:rFonts w:cstheme="minorHAnsi"/>
                <w:sz w:val="18"/>
                <w:szCs w:val="18"/>
              </w:rPr>
            </w:pPr>
            <w:ins w:id="80" w:author="Markstrum, Alexis@Energy" w:date="2021-10-01T11:11:00Z">
              <w:r>
                <w:rPr>
                  <w:rFonts w:cstheme="minorHAnsi"/>
                  <w:sz w:val="18"/>
                  <w:szCs w:val="18"/>
                </w:rPr>
                <w:t>elseif prescriptive, then value = n/a&gt;&gt;</w:t>
              </w:r>
            </w:ins>
          </w:p>
        </w:tc>
        <w:tc>
          <w:tcPr>
            <w:tcW w:w="1440" w:type="dxa"/>
            <w:tcPrChange w:id="81" w:author="Markstrum, Alexis@Energy" w:date="2021-10-11T13:17:00Z">
              <w:tcPr>
                <w:tcW w:w="1440" w:type="dxa"/>
              </w:tcPr>
            </w:tcPrChange>
          </w:tcPr>
          <w:p w14:paraId="255198C1" w14:textId="435C8D06" w:rsidR="006F2A3B" w:rsidRDefault="006D6622" w:rsidP="008F4BAB">
            <w:pPr>
              <w:spacing w:after="0"/>
              <w:rPr>
                <w:ins w:id="82" w:author="Markstrum, Alexis@Energy" w:date="2021-10-07T11:16:00Z"/>
                <w:sz w:val="18"/>
                <w:szCs w:val="18"/>
              </w:rPr>
            </w:pPr>
            <w:ins w:id="83" w:author="Markstrum, Alexis@Energy" w:date="2021-10-01T11:16:00Z">
              <w:r>
                <w:rPr>
                  <w:rFonts w:cstheme="minorHAnsi"/>
                  <w:sz w:val="18"/>
                  <w:szCs w:val="18"/>
                </w:rPr>
                <w:t>&lt;&lt;</w:t>
              </w:r>
            </w:ins>
            <w:ins w:id="84" w:author="Markstrum, Alexis@Energy" w:date="2021-10-11T09:40:00Z">
              <w:r w:rsidR="00213868">
                <w:rPr>
                  <w:rFonts w:cstheme="minorHAnsi"/>
                  <w:sz w:val="18"/>
                  <w:szCs w:val="18"/>
                </w:rPr>
                <w:t>Calculated v</w:t>
              </w:r>
            </w:ins>
            <w:ins w:id="85" w:author="Markstrum, Alexis@Energy" w:date="2021-10-01T11:16:00Z">
              <w:r w:rsidR="000F506B">
                <w:rPr>
                  <w:rFonts w:cstheme="minorHAnsi"/>
                  <w:sz w:val="18"/>
                  <w:szCs w:val="18"/>
                </w:rPr>
                <w:t>alue =</w:t>
              </w:r>
              <w:r>
                <w:rPr>
                  <w:rFonts w:cstheme="minorHAnsi"/>
                  <w:sz w:val="18"/>
                  <w:szCs w:val="18"/>
                </w:rPr>
                <w:t xml:space="preserve"> </w:t>
              </w:r>
              <w:r w:rsidRPr="00AA14A8">
                <w:rPr>
                  <w:sz w:val="18"/>
                  <w:szCs w:val="18"/>
                </w:rPr>
                <w:t>0.3 + 0.4 * (D06/D07)</w:t>
              </w:r>
            </w:ins>
            <w:ins w:id="86" w:author="Markstrum, Alexis@Energy" w:date="2021-10-01T11:17:00Z">
              <w:r w:rsidR="000B4BFE" w:rsidRPr="00AA14A8">
                <w:rPr>
                  <w:sz w:val="18"/>
                  <w:szCs w:val="18"/>
                </w:rPr>
                <w:t>,</w:t>
              </w:r>
            </w:ins>
            <w:ins w:id="87" w:author="Markstrum, Alexis@Energy" w:date="2021-10-01T11:41:00Z">
              <w:r w:rsidR="00955B1E">
                <w:rPr>
                  <w:sz w:val="18"/>
                  <w:szCs w:val="18"/>
                </w:rPr>
                <w:t xml:space="preserve"> </w:t>
              </w:r>
            </w:ins>
            <w:ins w:id="88" w:author="Markstrum, Alexis@Energy" w:date="2021-10-07T11:19:00Z">
              <w:r w:rsidR="00693A28">
                <w:rPr>
                  <w:sz w:val="18"/>
                  <w:szCs w:val="18"/>
                </w:rPr>
                <w:t xml:space="preserve">if performance, </w:t>
              </w:r>
            </w:ins>
            <w:ins w:id="89" w:author="Markstrum, Alexis@Energy" w:date="2021-10-01T11:41:00Z">
              <w:r w:rsidR="00955B1E">
                <w:rPr>
                  <w:sz w:val="18"/>
                  <w:szCs w:val="18"/>
                </w:rPr>
                <w:t xml:space="preserve">value must be </w:t>
              </w:r>
              <w:r w:rsidR="00955B1E">
                <w:rPr>
                  <w:rFonts w:cstheme="minorHAnsi"/>
                  <w:sz w:val="18"/>
                  <w:szCs w:val="18"/>
                </w:rPr>
                <w:t>≤</w:t>
              </w:r>
              <w:r w:rsidR="00955B1E">
                <w:rPr>
                  <w:sz w:val="18"/>
                  <w:szCs w:val="18"/>
                </w:rPr>
                <w:t xml:space="preserve"> </w:t>
              </w:r>
              <w:proofErr w:type="gramStart"/>
              <w:r w:rsidR="00955B1E">
                <w:rPr>
                  <w:sz w:val="18"/>
                  <w:szCs w:val="18"/>
                </w:rPr>
                <w:t>D08</w:t>
              </w:r>
            </w:ins>
            <w:ins w:id="90" w:author="Markstrum, Alexis@Energy" w:date="2021-10-07T11:16:00Z">
              <w:r w:rsidR="00D63974">
                <w:rPr>
                  <w:sz w:val="18"/>
                  <w:szCs w:val="18"/>
                </w:rPr>
                <w:t>;</w:t>
              </w:r>
            </w:ins>
            <w:proofErr w:type="gramEnd"/>
            <w:ins w:id="91" w:author="Markstrum, Alexis@Energy" w:date="2021-10-07T11:15:00Z">
              <w:r w:rsidR="006F2A3B">
                <w:rPr>
                  <w:sz w:val="18"/>
                  <w:szCs w:val="18"/>
                </w:rPr>
                <w:t xml:space="preserve"> </w:t>
              </w:r>
            </w:ins>
          </w:p>
          <w:p w14:paraId="726FD20D" w14:textId="6CC19E38" w:rsidR="006D6622" w:rsidRPr="00DF2000" w:rsidRDefault="006F2A3B" w:rsidP="008F4BAB">
            <w:pPr>
              <w:spacing w:after="0"/>
              <w:rPr>
                <w:sz w:val="18"/>
                <w:szCs w:val="18"/>
              </w:rPr>
            </w:pPr>
            <w:ins w:id="92" w:author="Markstrum, Alexis@Energy" w:date="2021-10-07T11:15:00Z">
              <w:r>
                <w:rPr>
                  <w:sz w:val="18"/>
                  <w:szCs w:val="18"/>
                </w:rPr>
                <w:t>elseif</w:t>
              </w:r>
            </w:ins>
            <w:ins w:id="93" w:author="Markstrum, Alexis@Energy" w:date="2021-10-07T11:16:00Z">
              <w:r>
                <w:rPr>
                  <w:sz w:val="18"/>
                  <w:szCs w:val="18"/>
                </w:rPr>
                <w:t xml:space="preserve"> </w:t>
              </w:r>
              <w:r w:rsidR="00D63974">
                <w:rPr>
                  <w:sz w:val="18"/>
                  <w:szCs w:val="18"/>
                </w:rPr>
                <w:t xml:space="preserve">prescriptive, </w:t>
              </w:r>
              <w:r w:rsidR="00D63974">
                <w:rPr>
                  <w:sz w:val="18"/>
                  <w:szCs w:val="18"/>
                </w:rPr>
                <w:lastRenderedPageBreak/>
                <w:t xml:space="preserve">value must be </w:t>
              </w:r>
            </w:ins>
            <w:ins w:id="94" w:author="Markstrum, Alexis@Energy" w:date="2021-10-07T11:17:00Z">
              <w:r w:rsidR="002A1FFB">
                <w:rPr>
                  <w:rFonts w:cstheme="minorHAnsi"/>
                  <w:sz w:val="18"/>
                  <w:szCs w:val="18"/>
                </w:rPr>
                <w:t xml:space="preserve">≤ </w:t>
              </w:r>
              <w:r w:rsidR="002A1FFB">
                <w:rPr>
                  <w:sz w:val="18"/>
                  <w:szCs w:val="18"/>
                </w:rPr>
                <w:t xml:space="preserve">0.7 </w:t>
              </w:r>
            </w:ins>
            <w:ins w:id="95" w:author="Markstrum, Alexis@Energy" w:date="2021-10-07T11:12:00Z">
              <w:r w:rsidR="00DF2000">
                <w:rPr>
                  <w:sz w:val="18"/>
                  <w:szCs w:val="18"/>
                </w:rPr>
                <w:t>&gt;&gt;</w:t>
              </w:r>
            </w:ins>
          </w:p>
        </w:tc>
      </w:tr>
      <w:tr w:rsidR="00621E9F" w14:paraId="41D0EF2E" w14:textId="5213FAC0" w:rsidTr="00C20A45">
        <w:tblPrEx>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96" w:author="Markstrum, Alexis@Energy" w:date="2021-10-11T13:17:00Z">
            <w:tblPrEx>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c>
          <w:tcPr>
            <w:tcW w:w="895" w:type="dxa"/>
            <w:tcPrChange w:id="97" w:author="Markstrum, Alexis@Energy" w:date="2021-10-11T13:17:00Z">
              <w:tcPr>
                <w:tcW w:w="895" w:type="dxa"/>
              </w:tcPr>
            </w:tcPrChange>
          </w:tcPr>
          <w:p w14:paraId="473CEEA2" w14:textId="77777777" w:rsidR="006D6622" w:rsidRPr="00D37C06" w:rsidRDefault="006D6622" w:rsidP="008F4BAB">
            <w:pPr>
              <w:spacing w:after="0"/>
            </w:pPr>
          </w:p>
        </w:tc>
        <w:tc>
          <w:tcPr>
            <w:tcW w:w="990" w:type="dxa"/>
            <w:tcPrChange w:id="98" w:author="Markstrum, Alexis@Energy" w:date="2021-10-11T13:17:00Z">
              <w:tcPr>
                <w:tcW w:w="990" w:type="dxa"/>
              </w:tcPr>
            </w:tcPrChange>
          </w:tcPr>
          <w:p w14:paraId="079B9E30" w14:textId="77777777" w:rsidR="006D6622" w:rsidRPr="00D37C06" w:rsidRDefault="006D6622" w:rsidP="008F4BAB">
            <w:pPr>
              <w:spacing w:after="0"/>
            </w:pPr>
          </w:p>
        </w:tc>
        <w:tc>
          <w:tcPr>
            <w:tcW w:w="1260" w:type="dxa"/>
            <w:tcPrChange w:id="99" w:author="Markstrum, Alexis@Energy" w:date="2021-10-11T13:17:00Z">
              <w:tcPr>
                <w:tcW w:w="1260" w:type="dxa"/>
              </w:tcPr>
            </w:tcPrChange>
          </w:tcPr>
          <w:p w14:paraId="78104909" w14:textId="77777777" w:rsidR="006D6622" w:rsidRPr="00D37C06" w:rsidRDefault="006D6622" w:rsidP="008F4BAB">
            <w:pPr>
              <w:spacing w:after="0"/>
            </w:pPr>
          </w:p>
        </w:tc>
        <w:tc>
          <w:tcPr>
            <w:tcW w:w="1170" w:type="dxa"/>
            <w:tcPrChange w:id="100" w:author="Markstrum, Alexis@Energy" w:date="2021-10-11T13:17:00Z">
              <w:tcPr>
                <w:tcW w:w="1170" w:type="dxa"/>
              </w:tcPr>
            </w:tcPrChange>
          </w:tcPr>
          <w:p w14:paraId="23CEE7EA" w14:textId="77777777" w:rsidR="006D6622" w:rsidRPr="00D37C06" w:rsidRDefault="006D6622" w:rsidP="008F4BAB">
            <w:pPr>
              <w:spacing w:after="0"/>
            </w:pPr>
          </w:p>
        </w:tc>
        <w:tc>
          <w:tcPr>
            <w:tcW w:w="1260" w:type="dxa"/>
            <w:tcPrChange w:id="101" w:author="Markstrum, Alexis@Energy" w:date="2021-10-11T13:17:00Z">
              <w:tcPr>
                <w:tcW w:w="1260" w:type="dxa"/>
              </w:tcPr>
            </w:tcPrChange>
          </w:tcPr>
          <w:p w14:paraId="53A3C968" w14:textId="77777777" w:rsidR="006D6622" w:rsidRPr="00D37C06" w:rsidRDefault="006D6622" w:rsidP="008F4BAB">
            <w:pPr>
              <w:spacing w:after="0"/>
            </w:pPr>
          </w:p>
        </w:tc>
        <w:tc>
          <w:tcPr>
            <w:tcW w:w="1260" w:type="dxa"/>
            <w:tcPrChange w:id="102" w:author="Markstrum, Alexis@Energy" w:date="2021-10-11T13:17:00Z">
              <w:tcPr>
                <w:tcW w:w="1170" w:type="dxa"/>
              </w:tcPr>
            </w:tcPrChange>
          </w:tcPr>
          <w:p w14:paraId="4D728CF9" w14:textId="77777777" w:rsidR="006D6622" w:rsidRPr="00D37C06" w:rsidRDefault="006D6622" w:rsidP="008F4BAB">
            <w:pPr>
              <w:spacing w:after="0"/>
            </w:pPr>
          </w:p>
        </w:tc>
        <w:tc>
          <w:tcPr>
            <w:tcW w:w="1170" w:type="dxa"/>
            <w:tcPrChange w:id="103" w:author="Markstrum, Alexis@Energy" w:date="2021-10-11T13:17:00Z">
              <w:tcPr>
                <w:tcW w:w="1260" w:type="dxa"/>
              </w:tcPr>
            </w:tcPrChange>
          </w:tcPr>
          <w:p w14:paraId="3E96FF67" w14:textId="77777777" w:rsidR="006D6622" w:rsidRPr="00D37C06" w:rsidRDefault="006D6622" w:rsidP="008F4BAB">
            <w:pPr>
              <w:spacing w:after="0"/>
            </w:pPr>
          </w:p>
        </w:tc>
        <w:tc>
          <w:tcPr>
            <w:tcW w:w="1350" w:type="dxa"/>
            <w:tcPrChange w:id="104" w:author="Markstrum, Alexis@Energy" w:date="2021-10-11T13:17:00Z">
              <w:tcPr>
                <w:tcW w:w="1350" w:type="dxa"/>
              </w:tcPr>
            </w:tcPrChange>
          </w:tcPr>
          <w:p w14:paraId="13BED6CF" w14:textId="77777777" w:rsidR="006D6622" w:rsidRPr="00D37C06" w:rsidRDefault="006D6622" w:rsidP="008F4BAB">
            <w:pPr>
              <w:spacing w:after="0"/>
              <w:rPr>
                <w:ins w:id="105" w:author="Markstrum, Alexis@Energy" w:date="2021-10-01T11:09:00Z"/>
              </w:rPr>
            </w:pPr>
          </w:p>
        </w:tc>
        <w:tc>
          <w:tcPr>
            <w:tcW w:w="1440" w:type="dxa"/>
            <w:tcPrChange w:id="106" w:author="Markstrum, Alexis@Energy" w:date="2021-10-11T13:17:00Z">
              <w:tcPr>
                <w:tcW w:w="1440" w:type="dxa"/>
              </w:tcPr>
            </w:tcPrChange>
          </w:tcPr>
          <w:p w14:paraId="638775EF" w14:textId="77777777" w:rsidR="006D6622" w:rsidRPr="00D37C06" w:rsidRDefault="006D6622" w:rsidP="008F4BAB">
            <w:pPr>
              <w:spacing w:after="0"/>
              <w:rPr>
                <w:ins w:id="107" w:author="Markstrum, Alexis@Energy" w:date="2021-10-01T11:10:00Z"/>
              </w:rPr>
            </w:pPr>
          </w:p>
        </w:tc>
      </w:tr>
      <w:tr w:rsidR="00DF2000" w14:paraId="1D42E86F" w14:textId="0B4F9750" w:rsidTr="002851BF">
        <w:tc>
          <w:tcPr>
            <w:tcW w:w="10795" w:type="dxa"/>
            <w:gridSpan w:val="9"/>
          </w:tcPr>
          <w:p w14:paraId="076C9761" w14:textId="741A9DAE" w:rsidR="00DF2000" w:rsidRPr="00AC2387" w:rsidRDefault="00DF2000" w:rsidP="008F4BAB">
            <w:pPr>
              <w:spacing w:after="0"/>
              <w:rPr>
                <w:ins w:id="108" w:author="Markstrum, Alexis@Energy" w:date="2021-10-01T11:10:00Z"/>
                <w:rFonts w:cstheme="minorHAnsi"/>
                <w:b/>
              </w:rPr>
            </w:pPr>
            <w:r w:rsidRPr="00DF2000">
              <w:rPr>
                <w:rFonts w:cstheme="minorHAnsi"/>
                <w:b/>
                <w:sz w:val="18"/>
                <w:szCs w:val="18"/>
              </w:rPr>
              <w:t>The responsible person’s signature on this compliance document affirms that all applicable requirements in this table have been met</w:t>
            </w:r>
          </w:p>
        </w:tc>
      </w:tr>
    </w:tbl>
    <w:p w14:paraId="39D7730E" w14:textId="494FDF3C" w:rsidR="001325D9" w:rsidRDefault="001325D9" w:rsidP="001325D9">
      <w:pPr>
        <w:spacing w:after="0"/>
        <w:rPr>
          <w:rFonts w:cstheme="minorHAnsi"/>
          <w:sz w:val="20"/>
          <w:szCs w:val="20"/>
        </w:rPr>
      </w:pPr>
    </w:p>
    <w:tbl>
      <w:tblPr>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1800"/>
        <w:gridCol w:w="1710"/>
        <w:gridCol w:w="1350"/>
        <w:gridCol w:w="1260"/>
      </w:tblGrid>
      <w:tr w:rsidR="00622A76" w:rsidRPr="00622A76" w14:paraId="2320CAB2" w14:textId="77777777" w:rsidTr="00025AD0">
        <w:trPr>
          <w:cantSplit/>
          <w:trHeight w:val="170"/>
        </w:trPr>
        <w:tc>
          <w:tcPr>
            <w:tcW w:w="7825" w:type="dxa"/>
            <w:gridSpan w:val="5"/>
            <w:shd w:val="clear" w:color="auto" w:fill="auto"/>
            <w:noWrap/>
            <w:hideMark/>
          </w:tcPr>
          <w:p w14:paraId="2DA19238" w14:textId="77777777" w:rsidR="00622A76" w:rsidRPr="00025AD0" w:rsidRDefault="00622A76" w:rsidP="00025AD0">
            <w:pPr>
              <w:spacing w:after="0" w:line="240" w:lineRule="auto"/>
              <w:rPr>
                <w:rFonts w:cstheme="minorHAnsi"/>
                <w:sz w:val="18"/>
                <w:szCs w:val="18"/>
                <w:u w:val="single"/>
              </w:rPr>
            </w:pPr>
            <w:r w:rsidRPr="00025AD0">
              <w:rPr>
                <w:rFonts w:cstheme="minorHAnsi"/>
                <w:sz w:val="18"/>
                <w:szCs w:val="18"/>
                <w:u w:val="single"/>
              </w:rPr>
              <w:t>Table 4.4.6-2: Coefficients for the Qualification Distance Calculation</w:t>
            </w:r>
          </w:p>
          <w:p w14:paraId="2A7344BD" w14:textId="11DDBAC0" w:rsidR="00622A76" w:rsidRPr="00025AD0" w:rsidRDefault="00622A76" w:rsidP="00025AD0">
            <w:pPr>
              <w:spacing w:after="0" w:line="240" w:lineRule="auto"/>
              <w:rPr>
                <w:rFonts w:cstheme="minorHAnsi"/>
                <w:b/>
                <w:sz w:val="18"/>
                <w:szCs w:val="18"/>
              </w:rPr>
            </w:pPr>
            <w:r w:rsidRPr="00025AD0">
              <w:rPr>
                <w:rFonts w:cstheme="minorHAnsi"/>
                <w:b/>
                <w:sz w:val="18"/>
                <w:szCs w:val="18"/>
              </w:rPr>
              <w:t xml:space="preserve">&lt;&lt; do not show table, only use for equation in </w:t>
            </w:r>
            <w:r w:rsidR="00025AD0" w:rsidRPr="00025AD0">
              <w:rPr>
                <w:rFonts w:cstheme="minorHAnsi"/>
                <w:b/>
                <w:sz w:val="18"/>
                <w:szCs w:val="18"/>
              </w:rPr>
              <w:t>D</w:t>
            </w:r>
            <w:r w:rsidRPr="00025AD0">
              <w:rPr>
                <w:rFonts w:cstheme="minorHAnsi"/>
                <w:b/>
                <w:sz w:val="18"/>
                <w:szCs w:val="18"/>
              </w:rPr>
              <w:t>0</w:t>
            </w:r>
            <w:r w:rsidR="00025AD0" w:rsidRPr="00025AD0">
              <w:rPr>
                <w:rFonts w:cstheme="minorHAnsi"/>
                <w:b/>
                <w:sz w:val="18"/>
                <w:szCs w:val="18"/>
              </w:rPr>
              <w:t>7</w:t>
            </w:r>
            <w:r w:rsidRPr="00025AD0">
              <w:rPr>
                <w:rFonts w:cstheme="minorHAnsi"/>
                <w:b/>
                <w:sz w:val="18"/>
                <w:szCs w:val="18"/>
              </w:rPr>
              <w:t>&gt;&gt;</w:t>
            </w:r>
          </w:p>
        </w:tc>
      </w:tr>
      <w:tr w:rsidR="00622A76" w:rsidRPr="00622A76" w14:paraId="4FAA46D2" w14:textId="77777777" w:rsidTr="00025AD0">
        <w:trPr>
          <w:cantSplit/>
          <w:trHeight w:val="170"/>
        </w:trPr>
        <w:tc>
          <w:tcPr>
            <w:tcW w:w="1705" w:type="dxa"/>
            <w:shd w:val="clear" w:color="auto" w:fill="auto"/>
            <w:noWrap/>
          </w:tcPr>
          <w:p w14:paraId="3C0CE5CE" w14:textId="77777777" w:rsidR="00622A76" w:rsidRPr="00622A76" w:rsidRDefault="00622A76" w:rsidP="00622A76">
            <w:pPr>
              <w:spacing w:after="0"/>
              <w:rPr>
                <w:rFonts w:cstheme="minorHAnsi"/>
                <w:sz w:val="20"/>
                <w:szCs w:val="20"/>
                <w:u w:val="single"/>
              </w:rPr>
            </w:pPr>
          </w:p>
        </w:tc>
        <w:tc>
          <w:tcPr>
            <w:tcW w:w="3510" w:type="dxa"/>
            <w:gridSpan w:val="2"/>
            <w:shd w:val="clear" w:color="auto" w:fill="auto"/>
            <w:noWrap/>
          </w:tcPr>
          <w:p w14:paraId="55D8F331" w14:textId="77777777" w:rsidR="00622A76" w:rsidRPr="00025AD0" w:rsidRDefault="00622A76" w:rsidP="00622A76">
            <w:pPr>
              <w:spacing w:after="0"/>
              <w:rPr>
                <w:rFonts w:cstheme="minorHAnsi"/>
                <w:b/>
                <w:sz w:val="18"/>
                <w:szCs w:val="18"/>
                <w:u w:val="single"/>
              </w:rPr>
            </w:pPr>
            <w:r w:rsidRPr="00025AD0">
              <w:rPr>
                <w:rFonts w:cstheme="minorHAnsi"/>
                <w:b/>
                <w:sz w:val="18"/>
                <w:szCs w:val="18"/>
                <w:u w:val="single"/>
              </w:rPr>
              <w:t>Coefficient a</w:t>
            </w:r>
          </w:p>
        </w:tc>
        <w:tc>
          <w:tcPr>
            <w:tcW w:w="2610" w:type="dxa"/>
            <w:gridSpan w:val="2"/>
            <w:shd w:val="clear" w:color="auto" w:fill="auto"/>
            <w:noWrap/>
          </w:tcPr>
          <w:p w14:paraId="7EF67317" w14:textId="77777777" w:rsidR="00622A76" w:rsidRPr="00025AD0" w:rsidRDefault="00622A76" w:rsidP="00622A76">
            <w:pPr>
              <w:spacing w:after="0"/>
              <w:rPr>
                <w:rFonts w:cstheme="minorHAnsi"/>
                <w:b/>
                <w:sz w:val="18"/>
                <w:szCs w:val="18"/>
                <w:u w:val="single"/>
              </w:rPr>
            </w:pPr>
            <w:r w:rsidRPr="00025AD0">
              <w:rPr>
                <w:rFonts w:cstheme="minorHAnsi"/>
                <w:b/>
                <w:sz w:val="18"/>
                <w:szCs w:val="18"/>
                <w:u w:val="single"/>
              </w:rPr>
              <w:t>Coefficient b</w:t>
            </w:r>
          </w:p>
        </w:tc>
      </w:tr>
      <w:tr w:rsidR="00622A76" w:rsidRPr="00622A76" w14:paraId="36DAB28D" w14:textId="77777777" w:rsidTr="00025AD0">
        <w:trPr>
          <w:cantSplit/>
          <w:trHeight w:val="300"/>
        </w:trPr>
        <w:tc>
          <w:tcPr>
            <w:tcW w:w="1705" w:type="dxa"/>
            <w:shd w:val="clear" w:color="auto" w:fill="auto"/>
            <w:noWrap/>
            <w:vAlign w:val="bottom"/>
            <w:hideMark/>
          </w:tcPr>
          <w:p w14:paraId="526BBDBB" w14:textId="77777777" w:rsidR="00622A76" w:rsidRPr="00025AD0" w:rsidRDefault="00622A76" w:rsidP="00622A76">
            <w:pPr>
              <w:spacing w:after="0"/>
              <w:rPr>
                <w:rFonts w:cstheme="minorHAnsi"/>
                <w:b/>
                <w:sz w:val="18"/>
                <w:szCs w:val="18"/>
              </w:rPr>
            </w:pPr>
            <w:r w:rsidRPr="00025AD0">
              <w:rPr>
                <w:rFonts w:cstheme="minorHAnsi"/>
                <w:b/>
                <w:sz w:val="18"/>
                <w:szCs w:val="18"/>
              </w:rPr>
              <w:t>Building Type</w:t>
            </w:r>
          </w:p>
        </w:tc>
        <w:tc>
          <w:tcPr>
            <w:tcW w:w="1800" w:type="dxa"/>
            <w:shd w:val="clear" w:color="auto" w:fill="auto"/>
            <w:noWrap/>
            <w:vAlign w:val="bottom"/>
            <w:hideMark/>
          </w:tcPr>
          <w:p w14:paraId="0A5A87CD" w14:textId="77777777" w:rsidR="00622A76" w:rsidRPr="00025AD0" w:rsidRDefault="00622A76" w:rsidP="00622A76">
            <w:pPr>
              <w:spacing w:after="0"/>
              <w:rPr>
                <w:rFonts w:cstheme="minorHAnsi"/>
                <w:b/>
                <w:sz w:val="18"/>
                <w:szCs w:val="18"/>
              </w:rPr>
            </w:pPr>
            <w:r w:rsidRPr="00025AD0">
              <w:rPr>
                <w:rFonts w:cstheme="minorHAnsi"/>
                <w:b/>
                <w:sz w:val="18"/>
                <w:szCs w:val="18"/>
              </w:rPr>
              <w:t>Non-Recirculating</w:t>
            </w:r>
          </w:p>
        </w:tc>
        <w:tc>
          <w:tcPr>
            <w:tcW w:w="1710" w:type="dxa"/>
            <w:shd w:val="clear" w:color="auto" w:fill="auto"/>
            <w:noWrap/>
            <w:vAlign w:val="bottom"/>
            <w:hideMark/>
          </w:tcPr>
          <w:p w14:paraId="4E188748" w14:textId="77777777" w:rsidR="00622A76" w:rsidRPr="00025AD0" w:rsidRDefault="00622A76" w:rsidP="00622A76">
            <w:pPr>
              <w:spacing w:after="0"/>
              <w:rPr>
                <w:rFonts w:cstheme="minorHAnsi"/>
                <w:b/>
                <w:sz w:val="18"/>
                <w:szCs w:val="18"/>
              </w:rPr>
            </w:pPr>
            <w:r w:rsidRPr="00025AD0">
              <w:rPr>
                <w:rFonts w:cstheme="minorHAnsi"/>
                <w:b/>
                <w:sz w:val="18"/>
                <w:szCs w:val="18"/>
              </w:rPr>
              <w:t>Recirculating</w:t>
            </w:r>
          </w:p>
        </w:tc>
        <w:tc>
          <w:tcPr>
            <w:tcW w:w="1350" w:type="dxa"/>
            <w:shd w:val="clear" w:color="auto" w:fill="auto"/>
            <w:noWrap/>
            <w:vAlign w:val="bottom"/>
            <w:hideMark/>
          </w:tcPr>
          <w:p w14:paraId="1E0ABDC2" w14:textId="77777777" w:rsidR="00622A76" w:rsidRPr="00025AD0" w:rsidRDefault="00622A76" w:rsidP="00622A76">
            <w:pPr>
              <w:spacing w:after="0"/>
              <w:rPr>
                <w:rFonts w:cstheme="minorHAnsi"/>
                <w:b/>
                <w:sz w:val="18"/>
                <w:szCs w:val="18"/>
              </w:rPr>
            </w:pPr>
            <w:r w:rsidRPr="00025AD0">
              <w:rPr>
                <w:rFonts w:cstheme="minorHAnsi"/>
                <w:b/>
                <w:sz w:val="18"/>
                <w:szCs w:val="18"/>
              </w:rPr>
              <w:t>Non-Recirculating</w:t>
            </w:r>
          </w:p>
        </w:tc>
        <w:tc>
          <w:tcPr>
            <w:tcW w:w="1260" w:type="dxa"/>
            <w:shd w:val="clear" w:color="auto" w:fill="auto"/>
            <w:noWrap/>
            <w:vAlign w:val="bottom"/>
            <w:hideMark/>
          </w:tcPr>
          <w:p w14:paraId="1D1E84D5" w14:textId="77777777" w:rsidR="00622A76" w:rsidRPr="00025AD0" w:rsidRDefault="00622A76" w:rsidP="00622A76">
            <w:pPr>
              <w:spacing w:after="0"/>
              <w:rPr>
                <w:rFonts w:cstheme="minorHAnsi"/>
                <w:b/>
                <w:sz w:val="18"/>
                <w:szCs w:val="18"/>
              </w:rPr>
            </w:pPr>
            <w:r w:rsidRPr="00025AD0">
              <w:rPr>
                <w:rFonts w:cstheme="minorHAnsi"/>
                <w:b/>
                <w:sz w:val="18"/>
                <w:szCs w:val="18"/>
              </w:rPr>
              <w:t>Recirculating</w:t>
            </w:r>
          </w:p>
        </w:tc>
      </w:tr>
      <w:tr w:rsidR="002A7E3A" w:rsidRPr="00622A76" w14:paraId="4D9390B5" w14:textId="77777777" w:rsidTr="00025AD0">
        <w:trPr>
          <w:cantSplit/>
          <w:trHeight w:val="300"/>
        </w:trPr>
        <w:tc>
          <w:tcPr>
            <w:tcW w:w="1705" w:type="dxa"/>
            <w:shd w:val="clear" w:color="auto" w:fill="auto"/>
            <w:noWrap/>
          </w:tcPr>
          <w:p w14:paraId="7F009686" w14:textId="77777777" w:rsidR="002A7E3A" w:rsidRPr="00025AD0" w:rsidRDefault="002A7E3A" w:rsidP="002A7E3A">
            <w:pPr>
              <w:spacing w:after="0"/>
              <w:rPr>
                <w:rFonts w:cstheme="minorHAnsi"/>
                <w:b/>
                <w:sz w:val="18"/>
                <w:szCs w:val="18"/>
              </w:rPr>
            </w:pPr>
            <w:r w:rsidRPr="00025AD0">
              <w:rPr>
                <w:rFonts w:cstheme="minorHAnsi"/>
                <w:b/>
                <w:sz w:val="18"/>
                <w:szCs w:val="18"/>
              </w:rPr>
              <w:t>Single Family</w:t>
            </w:r>
          </w:p>
        </w:tc>
        <w:tc>
          <w:tcPr>
            <w:tcW w:w="1800" w:type="dxa"/>
            <w:shd w:val="clear" w:color="auto" w:fill="auto"/>
            <w:noWrap/>
          </w:tcPr>
          <w:p w14:paraId="6CD37937" w14:textId="13EAA13B" w:rsidR="002A7E3A" w:rsidRPr="009F7E94" w:rsidRDefault="006F539D" w:rsidP="002A7E3A">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6"/>
                <w:szCs w:val="20"/>
              </w:rPr>
            </w:pPr>
            <w:r>
              <w:rPr>
                <w:sz w:val="18"/>
                <w:szCs w:val="18"/>
              </w:rPr>
              <w:t>Used only when</w:t>
            </w:r>
            <w:r w:rsidR="002A7E3A">
              <w:rPr>
                <w:sz w:val="18"/>
                <w:szCs w:val="18"/>
              </w:rPr>
              <w:t xml:space="preserve"> distribution type</w:t>
            </w:r>
            <w:r w:rsidR="0044625C">
              <w:rPr>
                <w:sz w:val="18"/>
                <w:szCs w:val="18"/>
              </w:rPr>
              <w:t xml:space="preserve"> (A07</w:t>
            </w:r>
            <w:r w:rsidR="0059171F">
              <w:rPr>
                <w:sz w:val="18"/>
                <w:szCs w:val="18"/>
              </w:rPr>
              <w:t>)</w:t>
            </w:r>
            <w:r w:rsidR="002A7E3A">
              <w:rPr>
                <w:sz w:val="18"/>
                <w:szCs w:val="18"/>
              </w:rPr>
              <w:t xml:space="preserve"> </w:t>
            </w:r>
            <w:proofErr w:type="gramStart"/>
            <w:r w:rsidR="002A7E3A">
              <w:rPr>
                <w:sz w:val="18"/>
                <w:szCs w:val="18"/>
              </w:rPr>
              <w:t xml:space="preserve">is  </w:t>
            </w:r>
            <w:r w:rsidR="002A7E3A" w:rsidRPr="005828AE">
              <w:rPr>
                <w:rFonts w:eastAsia="Times New Roman" w:cstheme="minorHAnsi"/>
                <w:sz w:val="16"/>
                <w:szCs w:val="20"/>
              </w:rPr>
              <w:t>*</w:t>
            </w:r>
            <w:proofErr w:type="gramEnd"/>
            <w:r w:rsidR="002A7E3A" w:rsidRPr="009F7E94">
              <w:rPr>
                <w:rFonts w:eastAsia="Times New Roman" w:cstheme="minorHAnsi"/>
                <w:sz w:val="16"/>
                <w:szCs w:val="20"/>
              </w:rPr>
              <w:t>Standard Distribution System</w:t>
            </w:r>
          </w:p>
          <w:p w14:paraId="549B8193" w14:textId="07DE2E04" w:rsidR="002A7E3A" w:rsidRPr="00025AD0" w:rsidRDefault="002A7E3A" w:rsidP="002A7E3A">
            <w:pPr>
              <w:spacing w:after="0"/>
              <w:rPr>
                <w:rFonts w:cstheme="minorHAnsi"/>
                <w:sz w:val="18"/>
                <w:szCs w:val="18"/>
              </w:rPr>
            </w:pPr>
            <w:r>
              <w:rPr>
                <w:sz w:val="18"/>
                <w:szCs w:val="18"/>
              </w:rPr>
              <w:t xml:space="preserve"> </w:t>
            </w:r>
          </w:p>
        </w:tc>
        <w:tc>
          <w:tcPr>
            <w:tcW w:w="1710" w:type="dxa"/>
            <w:shd w:val="clear" w:color="auto" w:fill="auto"/>
            <w:noWrap/>
          </w:tcPr>
          <w:p w14:paraId="71980CD1" w14:textId="217957AE" w:rsidR="002A7E3A" w:rsidRPr="005828AE" w:rsidRDefault="006F539D" w:rsidP="002A7E3A">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6"/>
                <w:szCs w:val="20"/>
              </w:rPr>
            </w:pPr>
            <w:r>
              <w:rPr>
                <w:sz w:val="18"/>
                <w:szCs w:val="18"/>
              </w:rPr>
              <w:t>Use only when</w:t>
            </w:r>
            <w:r w:rsidR="002A7E3A">
              <w:rPr>
                <w:sz w:val="18"/>
                <w:szCs w:val="18"/>
              </w:rPr>
              <w:t xml:space="preserve"> distribution type</w:t>
            </w:r>
            <w:r w:rsidR="0044625C">
              <w:rPr>
                <w:sz w:val="18"/>
                <w:szCs w:val="18"/>
              </w:rPr>
              <w:t xml:space="preserve"> (A07</w:t>
            </w:r>
            <w:r w:rsidR="0059171F">
              <w:rPr>
                <w:sz w:val="18"/>
                <w:szCs w:val="18"/>
              </w:rPr>
              <w:t>)</w:t>
            </w:r>
            <w:r w:rsidR="002A7E3A">
              <w:rPr>
                <w:sz w:val="18"/>
                <w:szCs w:val="18"/>
              </w:rPr>
              <w:t xml:space="preserve"> </w:t>
            </w:r>
            <w:r>
              <w:rPr>
                <w:sz w:val="18"/>
                <w:szCs w:val="18"/>
              </w:rPr>
              <w:t>is</w:t>
            </w:r>
            <w:r w:rsidR="002A7E3A">
              <w:rPr>
                <w:sz w:val="18"/>
                <w:szCs w:val="18"/>
              </w:rPr>
              <w:t xml:space="preserve"> </w:t>
            </w:r>
          </w:p>
          <w:p w14:paraId="6CC6B7A5" w14:textId="4A1CAC8C" w:rsidR="002A7E3A" w:rsidRPr="00025AD0" w:rsidRDefault="002A7E3A" w:rsidP="0094365E">
            <w:pPr>
              <w:keepNext/>
              <w:tabs>
                <w:tab w:val="left" w:pos="2160"/>
                <w:tab w:val="left" w:pos="2700"/>
                <w:tab w:val="left" w:pos="3420"/>
                <w:tab w:val="left" w:pos="3780"/>
                <w:tab w:val="left" w:pos="5760"/>
                <w:tab w:val="left" w:pos="7212"/>
              </w:tabs>
              <w:spacing w:after="0" w:line="240" w:lineRule="auto"/>
              <w:contextualSpacing/>
              <w:rPr>
                <w:rFonts w:cstheme="minorHAnsi"/>
                <w:sz w:val="18"/>
                <w:szCs w:val="18"/>
              </w:rPr>
            </w:pPr>
            <w:r w:rsidRPr="005828AE">
              <w:rPr>
                <w:rFonts w:eastAsia="Times New Roman" w:cstheme="minorHAnsi"/>
                <w:sz w:val="16"/>
                <w:szCs w:val="20"/>
              </w:rPr>
              <w:t xml:space="preserve">* Demand Recirculation Manual Control </w:t>
            </w:r>
          </w:p>
        </w:tc>
        <w:tc>
          <w:tcPr>
            <w:tcW w:w="1350" w:type="dxa"/>
            <w:shd w:val="clear" w:color="auto" w:fill="auto"/>
            <w:noWrap/>
          </w:tcPr>
          <w:p w14:paraId="1E802D94" w14:textId="77777777" w:rsidR="002A7E3A" w:rsidRPr="00025AD0" w:rsidRDefault="002A7E3A" w:rsidP="002A7E3A">
            <w:pPr>
              <w:spacing w:after="0"/>
              <w:rPr>
                <w:rFonts w:cstheme="minorHAnsi"/>
                <w:sz w:val="18"/>
                <w:szCs w:val="18"/>
              </w:rPr>
            </w:pPr>
          </w:p>
        </w:tc>
        <w:tc>
          <w:tcPr>
            <w:tcW w:w="1260" w:type="dxa"/>
            <w:shd w:val="clear" w:color="auto" w:fill="auto"/>
            <w:noWrap/>
          </w:tcPr>
          <w:p w14:paraId="36614B53" w14:textId="77777777" w:rsidR="002A7E3A" w:rsidRPr="00025AD0" w:rsidRDefault="002A7E3A" w:rsidP="002A7E3A">
            <w:pPr>
              <w:spacing w:after="0"/>
              <w:rPr>
                <w:rFonts w:cstheme="minorHAnsi"/>
                <w:sz w:val="18"/>
                <w:szCs w:val="18"/>
              </w:rPr>
            </w:pPr>
          </w:p>
        </w:tc>
      </w:tr>
      <w:tr w:rsidR="002A7E3A" w:rsidRPr="00622A76" w14:paraId="37D91909" w14:textId="77777777" w:rsidTr="00025AD0">
        <w:trPr>
          <w:cantSplit/>
          <w:trHeight w:val="170"/>
        </w:trPr>
        <w:tc>
          <w:tcPr>
            <w:tcW w:w="1705" w:type="dxa"/>
            <w:shd w:val="clear" w:color="auto" w:fill="auto"/>
            <w:noWrap/>
            <w:hideMark/>
          </w:tcPr>
          <w:p w14:paraId="31235CA0" w14:textId="77777777" w:rsidR="002A7E3A" w:rsidRPr="00025AD0" w:rsidRDefault="002A7E3A" w:rsidP="002A7E3A">
            <w:pPr>
              <w:spacing w:after="0"/>
              <w:rPr>
                <w:rFonts w:cstheme="minorHAnsi"/>
                <w:sz w:val="18"/>
                <w:szCs w:val="18"/>
              </w:rPr>
            </w:pPr>
            <w:r w:rsidRPr="00025AD0">
              <w:rPr>
                <w:rFonts w:cstheme="minorHAnsi"/>
                <w:sz w:val="18"/>
                <w:szCs w:val="18"/>
              </w:rPr>
              <w:t>One story</w:t>
            </w:r>
          </w:p>
        </w:tc>
        <w:tc>
          <w:tcPr>
            <w:tcW w:w="1800" w:type="dxa"/>
            <w:shd w:val="clear" w:color="auto" w:fill="auto"/>
            <w:noWrap/>
            <w:hideMark/>
          </w:tcPr>
          <w:p w14:paraId="34A53D0B" w14:textId="77777777" w:rsidR="002A7E3A" w:rsidRPr="00025AD0" w:rsidRDefault="002A7E3A" w:rsidP="002A7E3A">
            <w:pPr>
              <w:spacing w:after="0"/>
              <w:rPr>
                <w:rFonts w:cstheme="minorHAnsi"/>
                <w:sz w:val="18"/>
                <w:szCs w:val="18"/>
              </w:rPr>
            </w:pPr>
            <w:r w:rsidRPr="00025AD0">
              <w:rPr>
                <w:rFonts w:cstheme="minorHAnsi"/>
                <w:sz w:val="18"/>
                <w:szCs w:val="18"/>
              </w:rPr>
              <w:t>10</w:t>
            </w:r>
          </w:p>
        </w:tc>
        <w:tc>
          <w:tcPr>
            <w:tcW w:w="1710" w:type="dxa"/>
            <w:shd w:val="clear" w:color="auto" w:fill="auto"/>
            <w:noWrap/>
            <w:hideMark/>
          </w:tcPr>
          <w:p w14:paraId="42239D72" w14:textId="77777777" w:rsidR="002A7E3A" w:rsidRPr="00025AD0" w:rsidRDefault="002A7E3A" w:rsidP="002A7E3A">
            <w:pPr>
              <w:spacing w:after="0"/>
              <w:rPr>
                <w:rFonts w:cstheme="minorHAnsi"/>
                <w:sz w:val="18"/>
                <w:szCs w:val="18"/>
              </w:rPr>
            </w:pPr>
            <w:r w:rsidRPr="00025AD0">
              <w:rPr>
                <w:rFonts w:cstheme="minorHAnsi"/>
                <w:sz w:val="18"/>
                <w:szCs w:val="18"/>
              </w:rPr>
              <w:t>22.7</w:t>
            </w:r>
          </w:p>
        </w:tc>
        <w:tc>
          <w:tcPr>
            <w:tcW w:w="1350" w:type="dxa"/>
            <w:shd w:val="clear" w:color="auto" w:fill="auto"/>
            <w:noWrap/>
            <w:hideMark/>
          </w:tcPr>
          <w:p w14:paraId="6B5BFF12" w14:textId="77777777" w:rsidR="002A7E3A" w:rsidRPr="00025AD0" w:rsidRDefault="002A7E3A" w:rsidP="002A7E3A">
            <w:pPr>
              <w:spacing w:after="0"/>
              <w:rPr>
                <w:rFonts w:cstheme="minorHAnsi"/>
                <w:sz w:val="18"/>
                <w:szCs w:val="18"/>
              </w:rPr>
            </w:pPr>
            <w:r w:rsidRPr="00025AD0">
              <w:rPr>
                <w:rFonts w:cstheme="minorHAnsi"/>
                <w:sz w:val="18"/>
                <w:szCs w:val="18"/>
              </w:rPr>
              <w:t>0.0095</w:t>
            </w:r>
          </w:p>
        </w:tc>
        <w:tc>
          <w:tcPr>
            <w:tcW w:w="1260" w:type="dxa"/>
            <w:shd w:val="clear" w:color="auto" w:fill="auto"/>
            <w:noWrap/>
            <w:hideMark/>
          </w:tcPr>
          <w:p w14:paraId="43553B84" w14:textId="77777777" w:rsidR="002A7E3A" w:rsidRPr="00025AD0" w:rsidRDefault="002A7E3A" w:rsidP="002A7E3A">
            <w:pPr>
              <w:spacing w:after="0"/>
              <w:rPr>
                <w:rFonts w:cstheme="minorHAnsi"/>
                <w:sz w:val="18"/>
                <w:szCs w:val="18"/>
              </w:rPr>
            </w:pPr>
            <w:r w:rsidRPr="00025AD0">
              <w:rPr>
                <w:rFonts w:cstheme="minorHAnsi"/>
                <w:sz w:val="18"/>
                <w:szCs w:val="18"/>
              </w:rPr>
              <w:t>0.0099</w:t>
            </w:r>
          </w:p>
        </w:tc>
      </w:tr>
      <w:tr w:rsidR="002A7E3A" w:rsidRPr="00622A76" w14:paraId="5E0C2D0F" w14:textId="77777777" w:rsidTr="00CF10C9">
        <w:trPr>
          <w:cantSplit/>
          <w:trHeight w:val="215"/>
        </w:trPr>
        <w:tc>
          <w:tcPr>
            <w:tcW w:w="1705" w:type="dxa"/>
            <w:tcBorders>
              <w:bottom w:val="single" w:sz="4" w:space="0" w:color="auto"/>
            </w:tcBorders>
            <w:shd w:val="clear" w:color="auto" w:fill="auto"/>
            <w:noWrap/>
            <w:hideMark/>
          </w:tcPr>
          <w:p w14:paraId="1EA23F32" w14:textId="77777777" w:rsidR="002A7E3A" w:rsidRPr="00025AD0" w:rsidRDefault="002A7E3A" w:rsidP="002A7E3A">
            <w:pPr>
              <w:spacing w:after="0"/>
              <w:rPr>
                <w:rFonts w:cstheme="minorHAnsi"/>
                <w:sz w:val="18"/>
                <w:szCs w:val="18"/>
              </w:rPr>
            </w:pPr>
            <w:r w:rsidRPr="00025AD0">
              <w:rPr>
                <w:rFonts w:cstheme="minorHAnsi"/>
                <w:sz w:val="18"/>
                <w:szCs w:val="18"/>
              </w:rPr>
              <w:t>Two story</w:t>
            </w:r>
          </w:p>
        </w:tc>
        <w:tc>
          <w:tcPr>
            <w:tcW w:w="1800" w:type="dxa"/>
            <w:tcBorders>
              <w:bottom w:val="single" w:sz="4" w:space="0" w:color="auto"/>
            </w:tcBorders>
            <w:shd w:val="clear" w:color="auto" w:fill="auto"/>
            <w:noWrap/>
            <w:hideMark/>
          </w:tcPr>
          <w:p w14:paraId="515F1B3C" w14:textId="77777777" w:rsidR="002A7E3A" w:rsidRPr="00025AD0" w:rsidRDefault="002A7E3A" w:rsidP="002A7E3A">
            <w:pPr>
              <w:spacing w:after="0"/>
              <w:rPr>
                <w:rFonts w:cstheme="minorHAnsi"/>
                <w:sz w:val="18"/>
                <w:szCs w:val="18"/>
              </w:rPr>
            </w:pPr>
            <w:r w:rsidRPr="00025AD0">
              <w:rPr>
                <w:rFonts w:cstheme="minorHAnsi"/>
                <w:sz w:val="18"/>
                <w:szCs w:val="18"/>
              </w:rPr>
              <w:t>15</w:t>
            </w:r>
          </w:p>
        </w:tc>
        <w:tc>
          <w:tcPr>
            <w:tcW w:w="1710" w:type="dxa"/>
            <w:tcBorders>
              <w:bottom w:val="single" w:sz="4" w:space="0" w:color="auto"/>
            </w:tcBorders>
            <w:shd w:val="clear" w:color="auto" w:fill="auto"/>
            <w:noWrap/>
            <w:hideMark/>
          </w:tcPr>
          <w:p w14:paraId="48A49DDE" w14:textId="77777777" w:rsidR="002A7E3A" w:rsidRPr="00025AD0" w:rsidRDefault="002A7E3A" w:rsidP="002A7E3A">
            <w:pPr>
              <w:spacing w:after="0"/>
              <w:rPr>
                <w:rFonts w:cstheme="minorHAnsi"/>
                <w:sz w:val="18"/>
                <w:szCs w:val="18"/>
              </w:rPr>
            </w:pPr>
            <w:r w:rsidRPr="00025AD0">
              <w:rPr>
                <w:rFonts w:cstheme="minorHAnsi"/>
                <w:sz w:val="18"/>
                <w:szCs w:val="18"/>
              </w:rPr>
              <w:t>11.5</w:t>
            </w:r>
          </w:p>
        </w:tc>
        <w:tc>
          <w:tcPr>
            <w:tcW w:w="1350" w:type="dxa"/>
            <w:tcBorders>
              <w:bottom w:val="single" w:sz="4" w:space="0" w:color="auto"/>
            </w:tcBorders>
            <w:shd w:val="clear" w:color="auto" w:fill="auto"/>
            <w:noWrap/>
            <w:hideMark/>
          </w:tcPr>
          <w:p w14:paraId="6E493C04" w14:textId="77777777" w:rsidR="002A7E3A" w:rsidRPr="00025AD0" w:rsidRDefault="002A7E3A" w:rsidP="002A7E3A">
            <w:pPr>
              <w:spacing w:after="0"/>
              <w:rPr>
                <w:rFonts w:cstheme="minorHAnsi"/>
                <w:sz w:val="18"/>
                <w:szCs w:val="18"/>
              </w:rPr>
            </w:pPr>
            <w:r w:rsidRPr="00025AD0">
              <w:rPr>
                <w:rFonts w:cstheme="minorHAnsi"/>
                <w:sz w:val="18"/>
                <w:szCs w:val="18"/>
              </w:rPr>
              <w:t>0.0045</w:t>
            </w:r>
          </w:p>
        </w:tc>
        <w:tc>
          <w:tcPr>
            <w:tcW w:w="1260" w:type="dxa"/>
            <w:tcBorders>
              <w:bottom w:val="single" w:sz="4" w:space="0" w:color="auto"/>
            </w:tcBorders>
            <w:shd w:val="clear" w:color="auto" w:fill="auto"/>
            <w:noWrap/>
            <w:hideMark/>
          </w:tcPr>
          <w:p w14:paraId="0A9054A6" w14:textId="77777777" w:rsidR="002A7E3A" w:rsidRPr="00025AD0" w:rsidRDefault="002A7E3A" w:rsidP="002A7E3A">
            <w:pPr>
              <w:spacing w:after="0"/>
              <w:rPr>
                <w:rFonts w:cstheme="minorHAnsi"/>
                <w:sz w:val="18"/>
                <w:szCs w:val="18"/>
              </w:rPr>
            </w:pPr>
            <w:r w:rsidRPr="00025AD0">
              <w:rPr>
                <w:rFonts w:cstheme="minorHAnsi"/>
                <w:sz w:val="18"/>
                <w:szCs w:val="18"/>
              </w:rPr>
              <w:t>0.0095</w:t>
            </w:r>
          </w:p>
        </w:tc>
      </w:tr>
      <w:tr w:rsidR="002A7E3A" w:rsidRPr="00622A76" w14:paraId="744106A4" w14:textId="77777777" w:rsidTr="00653B42">
        <w:trPr>
          <w:cantSplit/>
          <w:trHeight w:val="152"/>
        </w:trPr>
        <w:tc>
          <w:tcPr>
            <w:tcW w:w="1705" w:type="dxa"/>
            <w:shd w:val="clear" w:color="auto" w:fill="auto"/>
            <w:noWrap/>
            <w:hideMark/>
          </w:tcPr>
          <w:p w14:paraId="1429809A" w14:textId="77777777" w:rsidR="002A7E3A" w:rsidRPr="00025AD0" w:rsidRDefault="002A7E3A" w:rsidP="002A7E3A">
            <w:pPr>
              <w:spacing w:after="0"/>
              <w:rPr>
                <w:rFonts w:cstheme="minorHAnsi"/>
                <w:sz w:val="18"/>
                <w:szCs w:val="18"/>
              </w:rPr>
            </w:pPr>
            <w:r w:rsidRPr="00025AD0">
              <w:rPr>
                <w:rFonts w:cstheme="minorHAnsi"/>
                <w:sz w:val="18"/>
                <w:szCs w:val="18"/>
              </w:rPr>
              <w:t>Three story</w:t>
            </w:r>
          </w:p>
        </w:tc>
        <w:tc>
          <w:tcPr>
            <w:tcW w:w="1800" w:type="dxa"/>
            <w:shd w:val="clear" w:color="auto" w:fill="auto"/>
            <w:noWrap/>
            <w:hideMark/>
          </w:tcPr>
          <w:p w14:paraId="173759DB" w14:textId="77777777" w:rsidR="002A7E3A" w:rsidRPr="00025AD0" w:rsidRDefault="002A7E3A" w:rsidP="002A7E3A">
            <w:pPr>
              <w:spacing w:after="0"/>
              <w:rPr>
                <w:rFonts w:cstheme="minorHAnsi"/>
                <w:sz w:val="18"/>
                <w:szCs w:val="18"/>
              </w:rPr>
            </w:pPr>
            <w:r w:rsidRPr="00025AD0">
              <w:rPr>
                <w:rFonts w:cstheme="minorHAnsi"/>
                <w:sz w:val="18"/>
                <w:szCs w:val="18"/>
              </w:rPr>
              <w:t>10</w:t>
            </w:r>
          </w:p>
        </w:tc>
        <w:tc>
          <w:tcPr>
            <w:tcW w:w="1710" w:type="dxa"/>
            <w:shd w:val="clear" w:color="auto" w:fill="auto"/>
            <w:noWrap/>
            <w:hideMark/>
          </w:tcPr>
          <w:p w14:paraId="417EEC18" w14:textId="77777777" w:rsidR="002A7E3A" w:rsidRPr="00025AD0" w:rsidRDefault="002A7E3A" w:rsidP="002A7E3A">
            <w:pPr>
              <w:spacing w:after="0"/>
              <w:rPr>
                <w:rFonts w:cstheme="minorHAnsi"/>
                <w:sz w:val="18"/>
                <w:szCs w:val="18"/>
              </w:rPr>
            </w:pPr>
            <w:r w:rsidRPr="00025AD0">
              <w:rPr>
                <w:rFonts w:cstheme="minorHAnsi"/>
                <w:sz w:val="18"/>
                <w:szCs w:val="18"/>
              </w:rPr>
              <w:t>0.5</w:t>
            </w:r>
          </w:p>
        </w:tc>
        <w:tc>
          <w:tcPr>
            <w:tcW w:w="1350" w:type="dxa"/>
            <w:shd w:val="clear" w:color="auto" w:fill="auto"/>
            <w:noWrap/>
            <w:hideMark/>
          </w:tcPr>
          <w:p w14:paraId="3D341DC6" w14:textId="77777777" w:rsidR="002A7E3A" w:rsidRPr="00025AD0" w:rsidRDefault="002A7E3A" w:rsidP="002A7E3A">
            <w:pPr>
              <w:spacing w:after="0"/>
              <w:rPr>
                <w:rFonts w:cstheme="minorHAnsi"/>
                <w:sz w:val="18"/>
                <w:szCs w:val="18"/>
              </w:rPr>
            </w:pPr>
            <w:r w:rsidRPr="00025AD0">
              <w:rPr>
                <w:rFonts w:cstheme="minorHAnsi"/>
                <w:sz w:val="18"/>
                <w:szCs w:val="18"/>
              </w:rPr>
              <w:t>0.0030</w:t>
            </w:r>
          </w:p>
        </w:tc>
        <w:tc>
          <w:tcPr>
            <w:tcW w:w="1260" w:type="dxa"/>
            <w:shd w:val="clear" w:color="auto" w:fill="auto"/>
            <w:noWrap/>
            <w:hideMark/>
          </w:tcPr>
          <w:p w14:paraId="13671298" w14:textId="77777777" w:rsidR="002A7E3A" w:rsidRPr="00025AD0" w:rsidRDefault="002A7E3A" w:rsidP="002A7E3A">
            <w:pPr>
              <w:spacing w:after="0"/>
              <w:rPr>
                <w:rFonts w:cstheme="minorHAnsi"/>
                <w:sz w:val="18"/>
                <w:szCs w:val="18"/>
              </w:rPr>
            </w:pPr>
            <w:r w:rsidRPr="00025AD0">
              <w:rPr>
                <w:rFonts w:cstheme="minorHAnsi"/>
                <w:sz w:val="18"/>
                <w:szCs w:val="18"/>
              </w:rPr>
              <w:t>0.014</w:t>
            </w:r>
          </w:p>
        </w:tc>
      </w:tr>
      <w:tr w:rsidR="002A7E3A" w:rsidRPr="00622A76" w14:paraId="2FE5AB44" w14:textId="77777777" w:rsidTr="00653B42">
        <w:trPr>
          <w:cantSplit/>
          <w:trHeight w:val="152"/>
        </w:trPr>
        <w:tc>
          <w:tcPr>
            <w:tcW w:w="1705" w:type="dxa"/>
            <w:shd w:val="clear" w:color="auto" w:fill="auto"/>
            <w:noWrap/>
          </w:tcPr>
          <w:p w14:paraId="5A4A64A4" w14:textId="77777777" w:rsidR="002A7E3A" w:rsidRPr="00025AD0" w:rsidRDefault="002A7E3A" w:rsidP="002A7E3A">
            <w:pPr>
              <w:spacing w:after="0"/>
              <w:rPr>
                <w:rFonts w:cstheme="minorHAnsi"/>
                <w:sz w:val="18"/>
                <w:szCs w:val="18"/>
              </w:rPr>
            </w:pPr>
          </w:p>
        </w:tc>
        <w:tc>
          <w:tcPr>
            <w:tcW w:w="1800" w:type="dxa"/>
            <w:shd w:val="clear" w:color="auto" w:fill="auto"/>
            <w:noWrap/>
          </w:tcPr>
          <w:p w14:paraId="7303D93E" w14:textId="77777777" w:rsidR="002A7E3A" w:rsidRPr="00025AD0" w:rsidRDefault="002A7E3A" w:rsidP="002A7E3A">
            <w:pPr>
              <w:spacing w:after="0"/>
              <w:rPr>
                <w:rFonts w:cstheme="minorHAnsi"/>
                <w:sz w:val="18"/>
                <w:szCs w:val="18"/>
              </w:rPr>
            </w:pPr>
          </w:p>
        </w:tc>
        <w:tc>
          <w:tcPr>
            <w:tcW w:w="1710" w:type="dxa"/>
            <w:shd w:val="clear" w:color="auto" w:fill="auto"/>
            <w:noWrap/>
          </w:tcPr>
          <w:p w14:paraId="75B20E6A" w14:textId="77777777" w:rsidR="002A7E3A" w:rsidRPr="00025AD0" w:rsidRDefault="002A7E3A" w:rsidP="002A7E3A">
            <w:pPr>
              <w:spacing w:after="0"/>
              <w:rPr>
                <w:rFonts w:cstheme="minorHAnsi"/>
                <w:sz w:val="18"/>
                <w:szCs w:val="18"/>
              </w:rPr>
            </w:pPr>
          </w:p>
        </w:tc>
        <w:tc>
          <w:tcPr>
            <w:tcW w:w="1350" w:type="dxa"/>
            <w:shd w:val="clear" w:color="auto" w:fill="auto"/>
            <w:noWrap/>
          </w:tcPr>
          <w:p w14:paraId="4ADFF21E" w14:textId="77777777" w:rsidR="002A7E3A" w:rsidRPr="00025AD0" w:rsidRDefault="002A7E3A" w:rsidP="002A7E3A">
            <w:pPr>
              <w:spacing w:after="0"/>
              <w:rPr>
                <w:rFonts w:cstheme="minorHAnsi"/>
                <w:sz w:val="18"/>
                <w:szCs w:val="18"/>
              </w:rPr>
            </w:pPr>
          </w:p>
        </w:tc>
        <w:tc>
          <w:tcPr>
            <w:tcW w:w="1260" w:type="dxa"/>
            <w:shd w:val="clear" w:color="auto" w:fill="auto"/>
            <w:noWrap/>
          </w:tcPr>
          <w:p w14:paraId="0C583B40" w14:textId="77777777" w:rsidR="002A7E3A" w:rsidRPr="00025AD0" w:rsidRDefault="002A7E3A" w:rsidP="002A7E3A">
            <w:pPr>
              <w:spacing w:after="0"/>
              <w:rPr>
                <w:rFonts w:cstheme="minorHAnsi"/>
                <w:sz w:val="18"/>
                <w:szCs w:val="18"/>
              </w:rPr>
            </w:pPr>
          </w:p>
        </w:tc>
      </w:tr>
      <w:tr w:rsidR="002A7E3A" w:rsidRPr="00622A76" w14:paraId="6B266D99" w14:textId="77777777" w:rsidTr="00653B42">
        <w:trPr>
          <w:cantSplit/>
          <w:trHeight w:val="161"/>
        </w:trPr>
        <w:tc>
          <w:tcPr>
            <w:tcW w:w="1705" w:type="dxa"/>
            <w:shd w:val="clear" w:color="auto" w:fill="auto"/>
            <w:noWrap/>
          </w:tcPr>
          <w:p w14:paraId="18E81F34" w14:textId="3D02D1C8" w:rsidR="002A7E3A" w:rsidRPr="00025AD0" w:rsidRDefault="002A7E3A" w:rsidP="002A7E3A">
            <w:pPr>
              <w:spacing w:after="0"/>
              <w:rPr>
                <w:rFonts w:cstheme="minorHAnsi"/>
                <w:sz w:val="18"/>
                <w:szCs w:val="18"/>
              </w:rPr>
            </w:pPr>
            <w:r w:rsidRPr="0006728B">
              <w:rPr>
                <w:b/>
                <w:sz w:val="18"/>
                <w:u w:val="single"/>
                <w:lang w:eastAsia="x-none"/>
              </w:rPr>
              <w:t>Multifamily</w:t>
            </w:r>
            <w:r>
              <w:rPr>
                <w:b/>
                <w:sz w:val="18"/>
                <w:u w:val="single"/>
                <w:lang w:eastAsia="x-none"/>
              </w:rPr>
              <w:t xml:space="preserve"> (Non Central)</w:t>
            </w:r>
          </w:p>
        </w:tc>
        <w:tc>
          <w:tcPr>
            <w:tcW w:w="1800" w:type="dxa"/>
            <w:shd w:val="clear" w:color="auto" w:fill="auto"/>
            <w:noWrap/>
          </w:tcPr>
          <w:p w14:paraId="1C01DD04" w14:textId="77777777" w:rsidR="002A7E3A" w:rsidRPr="00025AD0" w:rsidRDefault="002A7E3A" w:rsidP="002A7E3A">
            <w:pPr>
              <w:spacing w:after="0"/>
              <w:rPr>
                <w:rFonts w:cstheme="minorHAnsi"/>
                <w:sz w:val="18"/>
                <w:szCs w:val="18"/>
              </w:rPr>
            </w:pPr>
          </w:p>
        </w:tc>
        <w:tc>
          <w:tcPr>
            <w:tcW w:w="1710" w:type="dxa"/>
            <w:shd w:val="clear" w:color="auto" w:fill="auto"/>
            <w:noWrap/>
          </w:tcPr>
          <w:p w14:paraId="0E88B51A" w14:textId="77777777" w:rsidR="002A7E3A" w:rsidRPr="00025AD0" w:rsidRDefault="002A7E3A" w:rsidP="002A7E3A">
            <w:pPr>
              <w:spacing w:after="0"/>
              <w:rPr>
                <w:rFonts w:cstheme="minorHAnsi"/>
                <w:sz w:val="18"/>
                <w:szCs w:val="18"/>
              </w:rPr>
            </w:pPr>
          </w:p>
        </w:tc>
        <w:tc>
          <w:tcPr>
            <w:tcW w:w="1350" w:type="dxa"/>
            <w:shd w:val="clear" w:color="auto" w:fill="auto"/>
            <w:noWrap/>
          </w:tcPr>
          <w:p w14:paraId="2D986756" w14:textId="77777777" w:rsidR="002A7E3A" w:rsidRPr="00025AD0" w:rsidRDefault="002A7E3A" w:rsidP="002A7E3A">
            <w:pPr>
              <w:spacing w:after="0"/>
              <w:rPr>
                <w:rFonts w:cstheme="minorHAnsi"/>
                <w:sz w:val="18"/>
                <w:szCs w:val="18"/>
              </w:rPr>
            </w:pPr>
          </w:p>
        </w:tc>
        <w:tc>
          <w:tcPr>
            <w:tcW w:w="1260" w:type="dxa"/>
            <w:shd w:val="clear" w:color="auto" w:fill="auto"/>
            <w:noWrap/>
          </w:tcPr>
          <w:p w14:paraId="4AC10D42" w14:textId="77777777" w:rsidR="002A7E3A" w:rsidRPr="00025AD0" w:rsidRDefault="002A7E3A" w:rsidP="002A7E3A">
            <w:pPr>
              <w:spacing w:after="0"/>
              <w:rPr>
                <w:rFonts w:cstheme="minorHAnsi"/>
                <w:sz w:val="18"/>
                <w:szCs w:val="18"/>
              </w:rPr>
            </w:pPr>
          </w:p>
        </w:tc>
      </w:tr>
      <w:tr w:rsidR="002A7E3A" w:rsidRPr="00622A76" w14:paraId="3EC9AEF9" w14:textId="77777777" w:rsidTr="00CF10C9">
        <w:trPr>
          <w:cantSplit/>
          <w:trHeight w:val="152"/>
        </w:trPr>
        <w:tc>
          <w:tcPr>
            <w:tcW w:w="1705" w:type="dxa"/>
            <w:tcBorders>
              <w:bottom w:val="single" w:sz="4" w:space="0" w:color="auto"/>
            </w:tcBorders>
            <w:shd w:val="clear" w:color="auto" w:fill="auto"/>
            <w:noWrap/>
          </w:tcPr>
          <w:p w14:paraId="531160C7" w14:textId="3036C2CB" w:rsidR="002A7E3A" w:rsidRPr="0094365E" w:rsidRDefault="002A7E3A" w:rsidP="002A7E3A">
            <w:pPr>
              <w:spacing w:after="0"/>
              <w:rPr>
                <w:rFonts w:cstheme="minorHAnsi"/>
                <w:b/>
                <w:sz w:val="18"/>
                <w:szCs w:val="18"/>
              </w:rPr>
            </w:pPr>
            <w:r w:rsidRPr="0094365E">
              <w:rPr>
                <w:b/>
                <w:sz w:val="18"/>
                <w:u w:val="single"/>
                <w:lang w:eastAsia="x-none"/>
              </w:rPr>
              <w:t>One story</w:t>
            </w:r>
          </w:p>
        </w:tc>
        <w:tc>
          <w:tcPr>
            <w:tcW w:w="1800" w:type="dxa"/>
            <w:tcBorders>
              <w:bottom w:val="single" w:sz="4" w:space="0" w:color="auto"/>
            </w:tcBorders>
            <w:shd w:val="clear" w:color="auto" w:fill="auto"/>
            <w:noWrap/>
          </w:tcPr>
          <w:p w14:paraId="5CBAA66E" w14:textId="3FDBB71E" w:rsidR="002A7E3A" w:rsidRPr="0094365E" w:rsidRDefault="002A7E3A" w:rsidP="002A7E3A">
            <w:pPr>
              <w:spacing w:after="0"/>
              <w:rPr>
                <w:rFonts w:cstheme="minorHAnsi"/>
                <w:b/>
                <w:sz w:val="18"/>
                <w:szCs w:val="18"/>
              </w:rPr>
            </w:pPr>
            <w:r w:rsidRPr="0094365E">
              <w:rPr>
                <w:b/>
                <w:sz w:val="18"/>
                <w:u w:val="single"/>
                <w:lang w:eastAsia="x-none"/>
              </w:rPr>
              <w:t>7.5</w:t>
            </w:r>
          </w:p>
        </w:tc>
        <w:tc>
          <w:tcPr>
            <w:tcW w:w="1710" w:type="dxa"/>
            <w:tcBorders>
              <w:bottom w:val="single" w:sz="4" w:space="0" w:color="auto"/>
            </w:tcBorders>
            <w:shd w:val="clear" w:color="auto" w:fill="auto"/>
            <w:noWrap/>
          </w:tcPr>
          <w:p w14:paraId="7F8FB8A0" w14:textId="6B0CDDC7" w:rsidR="002A7E3A" w:rsidRPr="0094365E" w:rsidRDefault="002A7E3A" w:rsidP="002A7E3A">
            <w:pPr>
              <w:spacing w:after="0"/>
              <w:rPr>
                <w:rFonts w:cstheme="minorHAnsi"/>
                <w:b/>
                <w:sz w:val="18"/>
                <w:szCs w:val="18"/>
              </w:rPr>
            </w:pPr>
            <w:r w:rsidRPr="0094365E">
              <w:rPr>
                <w:b/>
                <w:sz w:val="18"/>
                <w:u w:val="single"/>
                <w:lang w:eastAsia="x-none"/>
              </w:rPr>
              <w:t>n/a</w:t>
            </w:r>
          </w:p>
        </w:tc>
        <w:tc>
          <w:tcPr>
            <w:tcW w:w="1350" w:type="dxa"/>
            <w:tcBorders>
              <w:bottom w:val="single" w:sz="4" w:space="0" w:color="auto"/>
            </w:tcBorders>
            <w:shd w:val="clear" w:color="auto" w:fill="auto"/>
            <w:noWrap/>
          </w:tcPr>
          <w:p w14:paraId="47AADD31" w14:textId="67A4FA00" w:rsidR="002A7E3A" w:rsidRPr="0094365E" w:rsidRDefault="002A7E3A" w:rsidP="002A7E3A">
            <w:pPr>
              <w:spacing w:after="0"/>
              <w:rPr>
                <w:rFonts w:cstheme="minorHAnsi"/>
                <w:b/>
                <w:sz w:val="18"/>
                <w:szCs w:val="18"/>
              </w:rPr>
            </w:pPr>
            <w:r w:rsidRPr="0094365E">
              <w:rPr>
                <w:b/>
                <w:sz w:val="18"/>
                <w:u w:val="single"/>
                <w:lang w:eastAsia="x-none"/>
              </w:rPr>
              <w:t>0.0080</w:t>
            </w:r>
          </w:p>
        </w:tc>
        <w:tc>
          <w:tcPr>
            <w:tcW w:w="1260" w:type="dxa"/>
            <w:tcBorders>
              <w:bottom w:val="single" w:sz="4" w:space="0" w:color="auto"/>
            </w:tcBorders>
            <w:shd w:val="clear" w:color="auto" w:fill="auto"/>
            <w:noWrap/>
          </w:tcPr>
          <w:p w14:paraId="00F47F70" w14:textId="3F17C29E" w:rsidR="002A7E3A" w:rsidRPr="0094365E" w:rsidRDefault="002A7E3A" w:rsidP="002A7E3A">
            <w:pPr>
              <w:spacing w:after="0"/>
              <w:rPr>
                <w:rFonts w:cstheme="minorHAnsi"/>
                <w:b/>
                <w:sz w:val="18"/>
                <w:szCs w:val="18"/>
              </w:rPr>
            </w:pPr>
            <w:r w:rsidRPr="0094365E">
              <w:rPr>
                <w:b/>
                <w:sz w:val="18"/>
                <w:u w:val="single"/>
                <w:lang w:eastAsia="x-none"/>
              </w:rPr>
              <w:t>n/a</w:t>
            </w:r>
          </w:p>
        </w:tc>
      </w:tr>
      <w:tr w:rsidR="002A7E3A" w:rsidRPr="00622A76" w14:paraId="5184BEE0" w14:textId="77777777" w:rsidTr="00CF10C9">
        <w:trPr>
          <w:cantSplit/>
          <w:trHeight w:val="152"/>
        </w:trPr>
        <w:tc>
          <w:tcPr>
            <w:tcW w:w="1705" w:type="dxa"/>
            <w:tcBorders>
              <w:bottom w:val="single" w:sz="4" w:space="0" w:color="auto"/>
            </w:tcBorders>
            <w:shd w:val="clear" w:color="auto" w:fill="auto"/>
            <w:noWrap/>
          </w:tcPr>
          <w:p w14:paraId="5418AF32" w14:textId="6C9B6C1E" w:rsidR="002A7E3A" w:rsidRPr="0094365E" w:rsidRDefault="002A7E3A" w:rsidP="002A7E3A">
            <w:pPr>
              <w:spacing w:after="0"/>
              <w:rPr>
                <w:b/>
                <w:sz w:val="18"/>
                <w:u w:val="single"/>
                <w:lang w:eastAsia="x-none"/>
              </w:rPr>
            </w:pPr>
            <w:r w:rsidRPr="0094365E">
              <w:rPr>
                <w:b/>
                <w:sz w:val="18"/>
                <w:u w:val="single"/>
                <w:lang w:eastAsia="x-none"/>
              </w:rPr>
              <w:t>Two or more story</w:t>
            </w:r>
          </w:p>
        </w:tc>
        <w:tc>
          <w:tcPr>
            <w:tcW w:w="1800" w:type="dxa"/>
            <w:tcBorders>
              <w:bottom w:val="single" w:sz="4" w:space="0" w:color="auto"/>
            </w:tcBorders>
            <w:shd w:val="clear" w:color="auto" w:fill="auto"/>
            <w:noWrap/>
          </w:tcPr>
          <w:p w14:paraId="5205F7AA" w14:textId="218FA573" w:rsidR="002A7E3A" w:rsidRPr="0094365E" w:rsidRDefault="002A7E3A" w:rsidP="002A7E3A">
            <w:pPr>
              <w:spacing w:after="0"/>
              <w:rPr>
                <w:b/>
                <w:sz w:val="18"/>
                <w:u w:val="single"/>
                <w:lang w:eastAsia="x-none"/>
              </w:rPr>
            </w:pPr>
            <w:r w:rsidRPr="0094365E">
              <w:rPr>
                <w:b/>
                <w:sz w:val="18"/>
                <w:u w:val="single"/>
                <w:lang w:eastAsia="x-none"/>
              </w:rPr>
              <w:t>7.5</w:t>
            </w:r>
          </w:p>
        </w:tc>
        <w:tc>
          <w:tcPr>
            <w:tcW w:w="1710" w:type="dxa"/>
            <w:tcBorders>
              <w:bottom w:val="single" w:sz="4" w:space="0" w:color="auto"/>
            </w:tcBorders>
            <w:shd w:val="clear" w:color="auto" w:fill="auto"/>
            <w:noWrap/>
          </w:tcPr>
          <w:p w14:paraId="49FB212E" w14:textId="1ECAEBA5" w:rsidR="002A7E3A" w:rsidRPr="0094365E" w:rsidRDefault="002A7E3A" w:rsidP="002A7E3A">
            <w:pPr>
              <w:spacing w:after="0"/>
              <w:rPr>
                <w:b/>
                <w:sz w:val="18"/>
                <w:u w:val="single"/>
                <w:lang w:eastAsia="x-none"/>
              </w:rPr>
            </w:pPr>
            <w:r w:rsidRPr="0094365E">
              <w:rPr>
                <w:b/>
                <w:sz w:val="18"/>
                <w:u w:val="single"/>
                <w:lang w:eastAsia="x-none"/>
              </w:rPr>
              <w:t>n/a</w:t>
            </w:r>
          </w:p>
        </w:tc>
        <w:tc>
          <w:tcPr>
            <w:tcW w:w="1350" w:type="dxa"/>
            <w:tcBorders>
              <w:bottom w:val="single" w:sz="4" w:space="0" w:color="auto"/>
            </w:tcBorders>
            <w:shd w:val="clear" w:color="auto" w:fill="auto"/>
            <w:noWrap/>
          </w:tcPr>
          <w:p w14:paraId="4234B52E" w14:textId="69BEDBA0" w:rsidR="002A7E3A" w:rsidRPr="0094365E" w:rsidRDefault="002A7E3A" w:rsidP="002A7E3A">
            <w:pPr>
              <w:spacing w:after="0"/>
              <w:rPr>
                <w:b/>
                <w:sz w:val="18"/>
                <w:u w:val="single"/>
                <w:lang w:eastAsia="x-none"/>
              </w:rPr>
            </w:pPr>
            <w:r w:rsidRPr="0094365E">
              <w:rPr>
                <w:b/>
                <w:sz w:val="18"/>
                <w:u w:val="single"/>
                <w:lang w:eastAsia="x-none"/>
              </w:rPr>
              <w:t>0.0050</w:t>
            </w:r>
          </w:p>
        </w:tc>
        <w:tc>
          <w:tcPr>
            <w:tcW w:w="1260" w:type="dxa"/>
            <w:tcBorders>
              <w:bottom w:val="single" w:sz="4" w:space="0" w:color="auto"/>
            </w:tcBorders>
            <w:shd w:val="clear" w:color="auto" w:fill="auto"/>
            <w:noWrap/>
          </w:tcPr>
          <w:p w14:paraId="7B178CE2" w14:textId="59FC7C4A" w:rsidR="002A7E3A" w:rsidRPr="0094365E" w:rsidRDefault="002A7E3A" w:rsidP="002A7E3A">
            <w:pPr>
              <w:spacing w:after="0"/>
              <w:rPr>
                <w:b/>
                <w:sz w:val="18"/>
                <w:u w:val="single"/>
                <w:lang w:eastAsia="x-none"/>
              </w:rPr>
            </w:pPr>
            <w:r w:rsidRPr="0094365E">
              <w:rPr>
                <w:b/>
                <w:sz w:val="18"/>
                <w:u w:val="single"/>
                <w:lang w:eastAsia="x-none"/>
              </w:rPr>
              <w:t>n/a</w:t>
            </w:r>
          </w:p>
        </w:tc>
      </w:tr>
    </w:tbl>
    <w:p w14:paraId="60B1E7D8" w14:textId="77777777" w:rsidR="00622A76" w:rsidRPr="00C54288" w:rsidRDefault="00622A76" w:rsidP="001325D9">
      <w:pPr>
        <w:spacing w:after="0"/>
        <w:rPr>
          <w:rFonts w:cstheme="minorHAnsi"/>
          <w:sz w:val="20"/>
          <w:szCs w:val="20"/>
        </w:rPr>
      </w:pPr>
    </w:p>
    <w:tbl>
      <w:tblPr>
        <w:tblW w:w="500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
        <w:gridCol w:w="10371"/>
      </w:tblGrid>
      <w:tr w:rsidR="001325D9" w:rsidRPr="00BF7EA9" w14:paraId="37E39CE5" w14:textId="77777777" w:rsidTr="00C54288">
        <w:trPr>
          <w:trHeight w:val="278"/>
          <w:tblHeader/>
        </w:trPr>
        <w:tc>
          <w:tcPr>
            <w:tcW w:w="10804" w:type="dxa"/>
            <w:gridSpan w:val="2"/>
            <w:tcBorders>
              <w:top w:val="single" w:sz="4" w:space="0" w:color="auto"/>
              <w:left w:val="single" w:sz="4" w:space="0" w:color="auto"/>
              <w:bottom w:val="single" w:sz="4" w:space="0" w:color="auto"/>
              <w:right w:val="single" w:sz="4" w:space="0" w:color="auto"/>
            </w:tcBorders>
            <w:vAlign w:val="center"/>
          </w:tcPr>
          <w:p w14:paraId="1965B73B" w14:textId="4318108A" w:rsidR="001325D9" w:rsidRPr="00C6626D" w:rsidRDefault="009373BE" w:rsidP="00B740EF">
            <w:pPr>
              <w:spacing w:after="0" w:line="240" w:lineRule="auto"/>
              <w:rPr>
                <w:rFonts w:cstheme="minorHAnsi"/>
                <w:sz w:val="20"/>
                <w:szCs w:val="20"/>
              </w:rPr>
            </w:pPr>
            <w:r>
              <w:rPr>
                <w:rFonts w:cstheme="minorHAnsi"/>
                <w:b/>
                <w:sz w:val="20"/>
                <w:szCs w:val="20"/>
              </w:rPr>
              <w:lastRenderedPageBreak/>
              <w:t>E</w:t>
            </w:r>
            <w:r w:rsidR="001325D9" w:rsidRPr="00954600">
              <w:rPr>
                <w:rFonts w:cstheme="minorHAnsi"/>
                <w:b/>
                <w:sz w:val="20"/>
                <w:szCs w:val="20"/>
              </w:rPr>
              <w:t>. Parallel Piping Requirements</w:t>
            </w:r>
            <w:r w:rsidR="00A64B0C" w:rsidRPr="007027DD">
              <w:rPr>
                <w:rFonts w:cstheme="minorHAnsi"/>
                <w:b/>
                <w:sz w:val="20"/>
                <w:szCs w:val="20"/>
              </w:rPr>
              <w:t xml:space="preserve"> (PP)</w:t>
            </w:r>
            <w:r w:rsidR="00161937" w:rsidRPr="00202948">
              <w:rPr>
                <w:rFonts w:cstheme="minorHAnsi"/>
                <w:sz w:val="20"/>
                <w:szCs w:val="20"/>
              </w:rPr>
              <w:t xml:space="preserve"> (RA4.4.</w:t>
            </w:r>
            <w:r w:rsidR="00F2591A" w:rsidRPr="00202948">
              <w:rPr>
                <w:rFonts w:cstheme="minorHAnsi"/>
                <w:sz w:val="20"/>
                <w:szCs w:val="20"/>
              </w:rPr>
              <w:t>4</w:t>
            </w:r>
            <w:r w:rsidR="00161937" w:rsidRPr="00202948">
              <w:rPr>
                <w:rFonts w:cstheme="minorHAnsi"/>
                <w:sz w:val="20"/>
                <w:szCs w:val="20"/>
              </w:rPr>
              <w:t>)</w:t>
            </w:r>
          </w:p>
          <w:p w14:paraId="2FE71226" w14:textId="77777777" w:rsidR="00202948" w:rsidRDefault="001325D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C54288">
              <w:rPr>
                <w:rFonts w:cstheme="minorHAnsi"/>
                <w:sz w:val="18"/>
                <w:szCs w:val="20"/>
              </w:rPr>
              <w:t>Systems that utilize this distribution type shall comply with these requirements.</w:t>
            </w:r>
            <w:r w:rsidR="00601486" w:rsidRPr="00C54288">
              <w:rPr>
                <w:rFonts w:cstheme="minorHAnsi"/>
                <w:sz w:val="18"/>
                <w:szCs w:val="20"/>
              </w:rPr>
              <w:t xml:space="preserve">  </w:t>
            </w:r>
          </w:p>
          <w:p w14:paraId="6E330F6C" w14:textId="71DEA431" w:rsidR="001325D9" w:rsidRPr="00F71719" w:rsidRDefault="006014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C54288">
              <w:rPr>
                <w:rFonts w:cstheme="minorHAnsi"/>
                <w:sz w:val="18"/>
                <w:szCs w:val="20"/>
              </w:rPr>
              <w:t xml:space="preserve">&lt;&lt;If </w:t>
            </w:r>
            <w:r w:rsidR="00D74A66" w:rsidRPr="00C54288">
              <w:rPr>
                <w:rFonts w:cstheme="minorHAnsi"/>
                <w:sz w:val="18"/>
                <w:szCs w:val="20"/>
              </w:rPr>
              <w:t>A</w:t>
            </w:r>
            <w:r w:rsidRPr="00C54288">
              <w:rPr>
                <w:rFonts w:cstheme="minorHAnsi"/>
                <w:sz w:val="18"/>
                <w:szCs w:val="20"/>
              </w:rPr>
              <w:t>0</w:t>
            </w:r>
            <w:r w:rsidR="0044625C">
              <w:rPr>
                <w:rFonts w:cstheme="minorHAnsi"/>
                <w:sz w:val="18"/>
                <w:szCs w:val="20"/>
              </w:rPr>
              <w:t>7</w:t>
            </w:r>
            <w:r w:rsidRPr="00C54288">
              <w:rPr>
                <w:rFonts w:cstheme="minorHAnsi"/>
                <w:sz w:val="18"/>
                <w:szCs w:val="20"/>
              </w:rPr>
              <w:t xml:space="preserve"> “Dwelling Unit DHW System</w:t>
            </w:r>
            <w:r w:rsidR="00D85D01">
              <w:rPr>
                <w:rFonts w:cstheme="minorHAnsi"/>
                <w:sz w:val="18"/>
                <w:szCs w:val="20"/>
              </w:rPr>
              <w:t xml:space="preserve"> </w:t>
            </w:r>
            <w:r w:rsidRPr="00C54288">
              <w:rPr>
                <w:rFonts w:cstheme="minorHAnsi"/>
                <w:sz w:val="18"/>
                <w:szCs w:val="20"/>
              </w:rPr>
              <w:t>Distribution Type” = “Parallel Piping”, then display this entire table, else display “section does not apply" message; &gt;&gt;</w:t>
            </w:r>
          </w:p>
        </w:tc>
      </w:tr>
      <w:tr w:rsidR="001325D9" w:rsidRPr="00BF7EA9" w14:paraId="610E22AC" w14:textId="77777777" w:rsidTr="00C54288">
        <w:trPr>
          <w:cantSplit/>
          <w:trHeight w:val="278"/>
          <w:tblHeader/>
        </w:trPr>
        <w:tc>
          <w:tcPr>
            <w:tcW w:w="432" w:type="dxa"/>
            <w:vAlign w:val="center"/>
          </w:tcPr>
          <w:p w14:paraId="3206BE01" w14:textId="77777777" w:rsidR="001325D9" w:rsidRPr="00C54288" w:rsidRDefault="001325D9" w:rsidP="00B740EF">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C54288">
              <w:rPr>
                <w:rFonts w:cstheme="minorHAnsi"/>
                <w:sz w:val="18"/>
                <w:szCs w:val="20"/>
              </w:rPr>
              <w:t>01</w:t>
            </w:r>
          </w:p>
        </w:tc>
        <w:tc>
          <w:tcPr>
            <w:tcW w:w="10372" w:type="dxa"/>
            <w:vAlign w:val="center"/>
          </w:tcPr>
          <w:p w14:paraId="47B40AC6" w14:textId="4FA65994" w:rsidR="001325D9" w:rsidRPr="00C54288" w:rsidRDefault="001325D9" w:rsidP="00B740EF">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C54288">
              <w:rPr>
                <w:rFonts w:cstheme="minorHAnsi"/>
                <w:sz w:val="18"/>
                <w:szCs w:val="20"/>
              </w:rPr>
              <w:t>Each central manifold has 15 feet or less of pipe be</w:t>
            </w:r>
            <w:r w:rsidR="00317DB4">
              <w:rPr>
                <w:rFonts w:cstheme="minorHAnsi"/>
                <w:sz w:val="18"/>
                <w:szCs w:val="20"/>
              </w:rPr>
              <w:t>tween manifold and water heater.</w:t>
            </w:r>
          </w:p>
        </w:tc>
      </w:tr>
      <w:tr w:rsidR="001325D9" w:rsidRPr="00BF7EA9" w14:paraId="6D9F9CBB" w14:textId="77777777" w:rsidTr="00C54288">
        <w:trPr>
          <w:cantSplit/>
          <w:trHeight w:val="278"/>
          <w:tblHeader/>
        </w:trPr>
        <w:tc>
          <w:tcPr>
            <w:tcW w:w="432" w:type="dxa"/>
            <w:vAlign w:val="center"/>
          </w:tcPr>
          <w:p w14:paraId="76550B08" w14:textId="77777777" w:rsidR="001325D9" w:rsidRPr="00C54288" w:rsidRDefault="001325D9" w:rsidP="00B740EF">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C54288">
              <w:rPr>
                <w:rFonts w:cstheme="minorHAnsi"/>
                <w:sz w:val="18"/>
                <w:szCs w:val="20"/>
              </w:rPr>
              <w:t>02</w:t>
            </w:r>
          </w:p>
        </w:tc>
        <w:tc>
          <w:tcPr>
            <w:tcW w:w="10372" w:type="dxa"/>
            <w:vAlign w:val="center"/>
          </w:tcPr>
          <w:p w14:paraId="379516FC" w14:textId="3BC7746F" w:rsidR="001325D9" w:rsidRPr="00C54288" w:rsidRDefault="001325D9" w:rsidP="00B740EF">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C54288">
              <w:rPr>
                <w:rFonts w:cstheme="minorHAnsi"/>
                <w:sz w:val="18"/>
                <w:szCs w:val="20"/>
              </w:rPr>
              <w:t xml:space="preserve">For manifolds that include valves, the manifold must be readily accessible in accordance with the plumbing code. </w:t>
            </w:r>
          </w:p>
        </w:tc>
      </w:tr>
      <w:tr w:rsidR="001325D9" w:rsidRPr="00BF7EA9" w14:paraId="1DA74030" w14:textId="77777777" w:rsidTr="00C54288">
        <w:trPr>
          <w:cantSplit/>
          <w:trHeight w:val="278"/>
          <w:tblHeader/>
        </w:trPr>
        <w:tc>
          <w:tcPr>
            <w:tcW w:w="432" w:type="dxa"/>
            <w:vAlign w:val="center"/>
          </w:tcPr>
          <w:p w14:paraId="1F4CB450" w14:textId="77777777" w:rsidR="001325D9" w:rsidRPr="00C54288" w:rsidRDefault="001325D9" w:rsidP="00B740EF">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C54288">
              <w:rPr>
                <w:rFonts w:cstheme="minorHAnsi"/>
                <w:sz w:val="18"/>
                <w:szCs w:val="20"/>
              </w:rPr>
              <w:t>03</w:t>
            </w:r>
          </w:p>
        </w:tc>
        <w:tc>
          <w:tcPr>
            <w:tcW w:w="10372" w:type="dxa"/>
            <w:vAlign w:val="center"/>
          </w:tcPr>
          <w:p w14:paraId="5CAE16A3" w14:textId="6DCA8EDA" w:rsidR="001325D9" w:rsidRPr="00C54288" w:rsidRDefault="001325D9" w:rsidP="00B740EF">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C54288">
              <w:rPr>
                <w:rFonts w:cstheme="minorHAnsi"/>
                <w:sz w:val="18"/>
                <w:szCs w:val="20"/>
              </w:rPr>
              <w:t>Hot water distribution system piping from the manifold to the fixtures and appliances must take the most direct path. For instance, piping from a second story manifold</w:t>
            </w:r>
            <w:r w:rsidR="00B57E2E" w:rsidRPr="00C54288">
              <w:rPr>
                <w:rFonts w:cstheme="minorHAnsi"/>
                <w:sz w:val="18"/>
                <w:szCs w:val="20"/>
              </w:rPr>
              <w:t xml:space="preserve"> cannot supply the first floor.</w:t>
            </w:r>
            <w:r w:rsidRPr="00C54288">
              <w:rPr>
                <w:rFonts w:cstheme="minorHAnsi"/>
                <w:sz w:val="18"/>
                <w:szCs w:val="20"/>
              </w:rPr>
              <w:t xml:space="preserve"> </w:t>
            </w:r>
          </w:p>
        </w:tc>
      </w:tr>
      <w:tr w:rsidR="001325D9" w:rsidRPr="00BF7EA9" w14:paraId="548E27B1" w14:textId="77777777" w:rsidTr="00C54288">
        <w:trPr>
          <w:cantSplit/>
          <w:trHeight w:val="278"/>
          <w:tblHeader/>
        </w:trPr>
        <w:tc>
          <w:tcPr>
            <w:tcW w:w="432" w:type="dxa"/>
            <w:vAlign w:val="center"/>
          </w:tcPr>
          <w:p w14:paraId="3456242A" w14:textId="77777777" w:rsidR="001325D9" w:rsidRPr="00C54288" w:rsidRDefault="001325D9" w:rsidP="00B740EF">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C54288">
              <w:rPr>
                <w:rFonts w:cstheme="minorHAnsi"/>
                <w:sz w:val="18"/>
                <w:szCs w:val="20"/>
              </w:rPr>
              <w:t>04</w:t>
            </w:r>
          </w:p>
        </w:tc>
        <w:tc>
          <w:tcPr>
            <w:tcW w:w="10372" w:type="dxa"/>
            <w:vAlign w:val="center"/>
          </w:tcPr>
          <w:p w14:paraId="67B637F9" w14:textId="0ED73ACF" w:rsidR="001325D9" w:rsidRPr="00C54288" w:rsidRDefault="001325D9" w:rsidP="00317DB4">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C54288">
              <w:rPr>
                <w:rFonts w:cstheme="minorHAnsi"/>
                <w:sz w:val="18"/>
                <w:szCs w:val="20"/>
              </w:rPr>
              <w:t xml:space="preserve">The hot water distribution piping must be separated by at least 2 inches from any other hot water supply piping, and at least 6 inches from any cold water supply piping. Alternatively, the hot water supply piping must be insulated to the thicknesses shown in </w:t>
            </w:r>
            <w:r w:rsidR="00317DB4">
              <w:rPr>
                <w:rFonts w:cstheme="minorHAnsi"/>
                <w:sz w:val="18"/>
                <w:szCs w:val="20"/>
              </w:rPr>
              <w:t>Table</w:t>
            </w:r>
            <w:r w:rsidRPr="00C54288">
              <w:rPr>
                <w:rFonts w:cstheme="minorHAnsi"/>
                <w:sz w:val="18"/>
                <w:szCs w:val="20"/>
              </w:rPr>
              <w:t xml:space="preserve"> 120.3-A. </w:t>
            </w:r>
          </w:p>
        </w:tc>
      </w:tr>
      <w:tr w:rsidR="001325D9" w:rsidRPr="00BF7EA9" w14:paraId="437A2E0C" w14:textId="77777777" w:rsidTr="00C54288">
        <w:trPr>
          <w:trHeight w:hRule="exact" w:val="488"/>
          <w:tblHeader/>
        </w:trPr>
        <w:tc>
          <w:tcPr>
            <w:tcW w:w="10804" w:type="dxa"/>
            <w:gridSpan w:val="2"/>
            <w:tcBorders>
              <w:top w:val="single" w:sz="4" w:space="0" w:color="auto"/>
              <w:left w:val="single" w:sz="4" w:space="0" w:color="auto"/>
              <w:bottom w:val="single" w:sz="4" w:space="0" w:color="auto"/>
              <w:right w:val="single" w:sz="4" w:space="0" w:color="auto"/>
            </w:tcBorders>
            <w:vAlign w:val="center"/>
          </w:tcPr>
          <w:p w14:paraId="6C95A224" w14:textId="71F7C32E" w:rsidR="001325D9" w:rsidRPr="00C54288" w:rsidRDefault="001325D9" w:rsidP="00B740EF">
            <w:pPr>
              <w:spacing w:after="0" w:line="240" w:lineRule="auto"/>
              <w:rPr>
                <w:rFonts w:cstheme="minorHAnsi"/>
                <w:b/>
                <w:sz w:val="20"/>
                <w:szCs w:val="20"/>
              </w:rPr>
            </w:pPr>
            <w:r w:rsidRPr="00C54288">
              <w:rPr>
                <w:rFonts w:cstheme="minorHAnsi"/>
                <w:b/>
                <w:sz w:val="18"/>
                <w:szCs w:val="20"/>
              </w:rPr>
              <w:t>The responsible person’s signature on this compliance document affirms that all applicable requirements in this table have been met.</w:t>
            </w:r>
          </w:p>
        </w:tc>
      </w:tr>
    </w:tbl>
    <w:p w14:paraId="41455CA6" w14:textId="77777777" w:rsidR="001325D9" w:rsidRPr="00C54288" w:rsidRDefault="001325D9" w:rsidP="001325D9">
      <w:pPr>
        <w:spacing w:after="0"/>
        <w:rPr>
          <w:rFonts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
        <w:gridCol w:w="10359"/>
      </w:tblGrid>
      <w:tr w:rsidR="001325D9" w:rsidRPr="00BF7EA9" w14:paraId="4262C1D0" w14:textId="77777777" w:rsidTr="00C54288">
        <w:trPr>
          <w:trHeight w:val="144"/>
          <w:tblHeader/>
        </w:trPr>
        <w:tc>
          <w:tcPr>
            <w:tcW w:w="14390" w:type="dxa"/>
            <w:gridSpan w:val="2"/>
            <w:tcBorders>
              <w:bottom w:val="single" w:sz="4" w:space="0" w:color="auto"/>
            </w:tcBorders>
          </w:tcPr>
          <w:p w14:paraId="1D00216D" w14:textId="0528C473" w:rsidR="001325D9" w:rsidRPr="00C6626D" w:rsidRDefault="00DB51C5"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Pr>
                <w:rFonts w:cstheme="minorHAnsi"/>
                <w:b/>
                <w:sz w:val="20"/>
                <w:szCs w:val="20"/>
              </w:rPr>
              <w:t>F</w:t>
            </w:r>
            <w:r w:rsidR="001325D9" w:rsidRPr="00954600">
              <w:rPr>
                <w:rFonts w:cstheme="minorHAnsi"/>
                <w:b/>
                <w:sz w:val="20"/>
                <w:szCs w:val="20"/>
              </w:rPr>
              <w:t xml:space="preserve">. Point of Use </w:t>
            </w:r>
            <w:r w:rsidR="001325D9" w:rsidRPr="007027DD">
              <w:rPr>
                <w:rFonts w:cstheme="minorHAnsi"/>
                <w:b/>
                <w:sz w:val="20"/>
                <w:szCs w:val="20"/>
              </w:rPr>
              <w:t>Requirements</w:t>
            </w:r>
            <w:r w:rsidR="00A64B0C" w:rsidRPr="00C6626D">
              <w:rPr>
                <w:rFonts w:cstheme="minorHAnsi"/>
                <w:b/>
                <w:sz w:val="20"/>
                <w:szCs w:val="20"/>
              </w:rPr>
              <w:t xml:space="preserve"> (POU) </w:t>
            </w:r>
            <w:r w:rsidR="00161937" w:rsidRPr="00202948">
              <w:rPr>
                <w:rFonts w:cstheme="minorHAnsi"/>
                <w:sz w:val="20"/>
                <w:szCs w:val="20"/>
              </w:rPr>
              <w:t>(RA4.4.</w:t>
            </w:r>
            <w:r w:rsidR="00F2591A" w:rsidRPr="00202948">
              <w:rPr>
                <w:rFonts w:cstheme="minorHAnsi"/>
                <w:sz w:val="20"/>
                <w:szCs w:val="20"/>
              </w:rPr>
              <w:t>5</w:t>
            </w:r>
            <w:r w:rsidR="00161937" w:rsidRPr="00202948">
              <w:rPr>
                <w:rFonts w:cstheme="minorHAnsi"/>
                <w:sz w:val="20"/>
                <w:szCs w:val="20"/>
              </w:rPr>
              <w:t>)</w:t>
            </w:r>
          </w:p>
          <w:p w14:paraId="22404C31" w14:textId="77777777" w:rsidR="00202948" w:rsidRDefault="001325D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C54288">
              <w:rPr>
                <w:rFonts w:cstheme="minorHAnsi"/>
                <w:sz w:val="18"/>
                <w:szCs w:val="20"/>
              </w:rPr>
              <w:t>Systems that utilize this distribution type shall comply with these requirements</w:t>
            </w:r>
            <w:r w:rsidR="00601486" w:rsidRPr="00C54288">
              <w:rPr>
                <w:rFonts w:cstheme="minorHAnsi"/>
                <w:sz w:val="18"/>
                <w:szCs w:val="20"/>
              </w:rPr>
              <w:t xml:space="preserve"> </w:t>
            </w:r>
          </w:p>
          <w:p w14:paraId="290F1343" w14:textId="054DF2D3" w:rsidR="001325D9" w:rsidRPr="00F71719" w:rsidRDefault="006014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C54288">
              <w:rPr>
                <w:rFonts w:cstheme="minorHAnsi"/>
                <w:sz w:val="18"/>
                <w:szCs w:val="20"/>
              </w:rPr>
              <w:t xml:space="preserve">&lt;&lt;If </w:t>
            </w:r>
            <w:r w:rsidR="00D74A66" w:rsidRPr="00C54288">
              <w:rPr>
                <w:rFonts w:cstheme="minorHAnsi"/>
                <w:sz w:val="18"/>
                <w:szCs w:val="20"/>
              </w:rPr>
              <w:t>A</w:t>
            </w:r>
            <w:r w:rsidRPr="00C54288">
              <w:rPr>
                <w:rFonts w:cstheme="minorHAnsi"/>
                <w:sz w:val="18"/>
                <w:szCs w:val="20"/>
              </w:rPr>
              <w:t>0</w:t>
            </w:r>
            <w:r w:rsidR="0044625C">
              <w:rPr>
                <w:rFonts w:cstheme="minorHAnsi"/>
                <w:sz w:val="18"/>
                <w:szCs w:val="20"/>
              </w:rPr>
              <w:t>7</w:t>
            </w:r>
            <w:r w:rsidRPr="00C54288">
              <w:rPr>
                <w:rFonts w:cstheme="minorHAnsi"/>
                <w:sz w:val="18"/>
                <w:szCs w:val="20"/>
              </w:rPr>
              <w:t xml:space="preserve"> “Dwelling Unit DHW System</w:t>
            </w:r>
            <w:r w:rsidR="009373BE">
              <w:rPr>
                <w:rFonts w:cstheme="minorHAnsi"/>
                <w:sz w:val="18"/>
                <w:szCs w:val="20"/>
              </w:rPr>
              <w:t xml:space="preserve"> </w:t>
            </w:r>
            <w:r w:rsidRPr="00C54288">
              <w:rPr>
                <w:rFonts w:cstheme="minorHAnsi"/>
                <w:sz w:val="18"/>
                <w:szCs w:val="20"/>
              </w:rPr>
              <w:t>Distribution Type” = “Point of Use”, then display this entire table, else display “section does not apply" message; &gt;&gt;</w:t>
            </w:r>
          </w:p>
        </w:tc>
      </w:tr>
      <w:tr w:rsidR="001325D9" w:rsidRPr="00BF7EA9" w14:paraId="6698D890" w14:textId="77777777" w:rsidTr="00C54288">
        <w:trPr>
          <w:trHeight w:val="144"/>
          <w:tblHeader/>
        </w:trPr>
        <w:tc>
          <w:tcPr>
            <w:tcW w:w="445" w:type="dxa"/>
            <w:vAlign w:val="center"/>
          </w:tcPr>
          <w:p w14:paraId="61B2258C" w14:textId="77777777" w:rsidR="001325D9" w:rsidRPr="00C54288" w:rsidRDefault="001325D9"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C54288">
              <w:rPr>
                <w:rFonts w:cstheme="minorHAnsi"/>
                <w:sz w:val="18"/>
                <w:szCs w:val="20"/>
              </w:rPr>
              <w:t>01</w:t>
            </w:r>
          </w:p>
        </w:tc>
        <w:tc>
          <w:tcPr>
            <w:tcW w:w="13945" w:type="dxa"/>
          </w:tcPr>
          <w:p w14:paraId="0A5755A9" w14:textId="60DBDD4D" w:rsidR="001325D9" w:rsidRPr="00C54288" w:rsidRDefault="001325D9"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C54288">
              <w:rPr>
                <w:rFonts w:cstheme="minorHAnsi"/>
                <w:sz w:val="18"/>
                <w:szCs w:val="20"/>
              </w:rPr>
              <w:t>All hot water supply pipe run lengths are equal to or less than the maximum values shown below, based on the pipe diameter.   If a combination of piping is used in a single run</w:t>
            </w:r>
            <w:r w:rsidR="00D138C4" w:rsidRPr="00C54288">
              <w:rPr>
                <w:rFonts w:cstheme="minorHAnsi"/>
                <w:sz w:val="18"/>
                <w:szCs w:val="20"/>
              </w:rPr>
              <w:t>,</w:t>
            </w:r>
            <w:r w:rsidRPr="00C54288">
              <w:rPr>
                <w:rFonts w:cstheme="minorHAnsi"/>
                <w:sz w:val="18"/>
                <w:szCs w:val="20"/>
              </w:rPr>
              <w:t xml:space="preserve"> then one half the allowed length of each size is the maximum installed length.</w:t>
            </w:r>
          </w:p>
          <w:p w14:paraId="537DFA27" w14:textId="77777777" w:rsidR="001325D9" w:rsidRPr="00C54288" w:rsidRDefault="001325D9" w:rsidP="00B740EF">
            <w:pPr>
              <w:pStyle w:val="TableTitle"/>
              <w:suppressAutoHyphens w:val="0"/>
              <w:spacing w:before="0"/>
              <w:rPr>
                <w:rFonts w:asciiTheme="minorHAnsi" w:eastAsia="Calibri" w:hAnsiTheme="minorHAnsi" w:cstheme="minorHAnsi"/>
                <w:i w:val="0"/>
                <w:sz w:val="18"/>
              </w:rPr>
            </w:pPr>
            <w:r w:rsidRPr="00C54288">
              <w:rPr>
                <w:rFonts w:asciiTheme="minorHAnsi" w:eastAsia="Calibri" w:hAnsiTheme="minorHAnsi" w:cstheme="minorHAnsi"/>
                <w:i w:val="0"/>
                <w:sz w:val="18"/>
              </w:rPr>
              <w:t>The maximum allowed length of piping for the longest run terminating in:</w:t>
            </w:r>
          </w:p>
          <w:p w14:paraId="4D5D2B49" w14:textId="77777777" w:rsidR="001325D9" w:rsidRPr="00C54288" w:rsidRDefault="001325D9" w:rsidP="00B740EF">
            <w:pPr>
              <w:pStyle w:val="TableTitle"/>
              <w:spacing w:before="0"/>
              <w:ind w:firstLine="432"/>
              <w:rPr>
                <w:rFonts w:asciiTheme="minorHAnsi" w:eastAsia="Calibri" w:hAnsiTheme="minorHAnsi" w:cstheme="minorHAnsi"/>
                <w:i w:val="0"/>
                <w:sz w:val="18"/>
              </w:rPr>
            </w:pPr>
            <w:r w:rsidRPr="00C54288">
              <w:rPr>
                <w:rFonts w:asciiTheme="minorHAnsi" w:eastAsia="Calibri" w:hAnsiTheme="minorHAnsi" w:cstheme="minorHAnsi"/>
                <w:i w:val="0"/>
                <w:sz w:val="18"/>
              </w:rPr>
              <w:t>3/8 inch - For only one pipe size - max length allowed is 15 feet</w:t>
            </w:r>
          </w:p>
          <w:p w14:paraId="0A526C6F" w14:textId="74FC2A19" w:rsidR="001325D9" w:rsidRPr="00C54288" w:rsidRDefault="00317DB4" w:rsidP="00317DB4">
            <w:pPr>
              <w:pStyle w:val="TableTitle"/>
              <w:spacing w:before="0"/>
              <w:ind w:left="1172" w:hanging="200"/>
              <w:rPr>
                <w:rFonts w:asciiTheme="minorHAnsi" w:eastAsia="Calibri" w:hAnsiTheme="minorHAnsi" w:cstheme="minorHAnsi"/>
                <w:i w:val="0"/>
                <w:sz w:val="18"/>
              </w:rPr>
            </w:pPr>
            <w:r>
              <w:rPr>
                <w:rFonts w:asciiTheme="minorHAnsi" w:eastAsia="Calibri" w:hAnsiTheme="minorHAnsi" w:cstheme="minorHAnsi"/>
                <w:i w:val="0"/>
                <w:sz w:val="18"/>
              </w:rPr>
              <w:t xml:space="preserve">     </w:t>
            </w:r>
            <w:r w:rsidR="001325D9" w:rsidRPr="00C54288">
              <w:rPr>
                <w:rFonts w:asciiTheme="minorHAnsi" w:eastAsia="Calibri" w:hAnsiTheme="minorHAnsi" w:cstheme="minorHAnsi"/>
                <w:i w:val="0"/>
                <w:sz w:val="18"/>
              </w:rPr>
              <w:t>For combination pipe sizes the max allowed length of 3/8</w:t>
            </w:r>
            <w:r w:rsidR="00D138C4" w:rsidRPr="00C54288">
              <w:rPr>
                <w:rFonts w:asciiTheme="minorHAnsi" w:eastAsia="Calibri" w:hAnsiTheme="minorHAnsi" w:cstheme="minorHAnsi"/>
                <w:i w:val="0"/>
                <w:sz w:val="18"/>
              </w:rPr>
              <w:t>-</w:t>
            </w:r>
            <w:r w:rsidR="001325D9" w:rsidRPr="00C54288">
              <w:rPr>
                <w:rFonts w:asciiTheme="minorHAnsi" w:eastAsia="Calibri" w:hAnsiTheme="minorHAnsi" w:cstheme="minorHAnsi"/>
                <w:i w:val="0"/>
                <w:sz w:val="18"/>
              </w:rPr>
              <w:t xml:space="preserve">inch piping is 7.5 feet, of </w:t>
            </w:r>
            <w:r>
              <w:rPr>
                <w:rFonts w:asciiTheme="minorHAnsi" w:eastAsia="Calibri" w:hAnsiTheme="minorHAnsi" w:cstheme="minorHAnsi"/>
                <w:i w:val="0"/>
                <w:sz w:val="18"/>
              </w:rPr>
              <w:t>1/2</w:t>
            </w:r>
            <w:r w:rsidR="00D138C4" w:rsidRPr="00C54288">
              <w:rPr>
                <w:rFonts w:asciiTheme="minorHAnsi" w:eastAsia="Calibri" w:hAnsiTheme="minorHAnsi" w:cstheme="minorHAnsi"/>
                <w:i w:val="0"/>
                <w:sz w:val="18"/>
              </w:rPr>
              <w:t>-</w:t>
            </w:r>
            <w:r w:rsidR="001325D9" w:rsidRPr="00C54288">
              <w:rPr>
                <w:rFonts w:asciiTheme="minorHAnsi" w:eastAsia="Calibri" w:hAnsiTheme="minorHAnsi" w:cstheme="minorHAnsi"/>
                <w:i w:val="0"/>
                <w:sz w:val="18"/>
              </w:rPr>
              <w:t xml:space="preserve">inch piping is 5 feet, and </w:t>
            </w:r>
            <w:r w:rsidR="00B57E2E" w:rsidRPr="00C54288">
              <w:rPr>
                <w:rFonts w:asciiTheme="minorHAnsi" w:eastAsia="Calibri" w:hAnsiTheme="minorHAnsi" w:cstheme="minorHAnsi"/>
                <w:i w:val="0"/>
                <w:sz w:val="18"/>
              </w:rPr>
              <w:t>3/4</w:t>
            </w:r>
            <w:r w:rsidR="001325D9" w:rsidRPr="00C54288">
              <w:rPr>
                <w:rFonts w:asciiTheme="minorHAnsi" w:eastAsia="Calibri" w:hAnsiTheme="minorHAnsi" w:cstheme="minorHAnsi"/>
                <w:i w:val="0"/>
                <w:sz w:val="18"/>
              </w:rPr>
              <w:t xml:space="preserve"> inch piping is 2.5 feet.</w:t>
            </w:r>
          </w:p>
          <w:p w14:paraId="593D27A0" w14:textId="77777777" w:rsidR="001325D9" w:rsidRPr="00C54288" w:rsidRDefault="001325D9" w:rsidP="00B740EF">
            <w:pPr>
              <w:pStyle w:val="TableTitle"/>
              <w:spacing w:before="0"/>
              <w:ind w:firstLine="432"/>
              <w:rPr>
                <w:rFonts w:asciiTheme="minorHAnsi" w:eastAsia="Calibri" w:hAnsiTheme="minorHAnsi" w:cstheme="minorHAnsi"/>
                <w:i w:val="0"/>
                <w:sz w:val="18"/>
              </w:rPr>
            </w:pPr>
            <w:r w:rsidRPr="00C54288">
              <w:rPr>
                <w:rFonts w:asciiTheme="minorHAnsi" w:eastAsia="Calibri" w:hAnsiTheme="minorHAnsi" w:cstheme="minorHAnsi"/>
                <w:i w:val="0"/>
                <w:sz w:val="18"/>
              </w:rPr>
              <w:t>1/2 inch - For only one pipe size – max length allowed is 10 feet</w:t>
            </w:r>
          </w:p>
          <w:p w14:paraId="1A2602B7" w14:textId="29666479" w:rsidR="001325D9" w:rsidRPr="00C54288" w:rsidRDefault="001325D9" w:rsidP="0080510A">
            <w:pPr>
              <w:pStyle w:val="TableTitle"/>
              <w:spacing w:before="0"/>
              <w:ind w:left="1336" w:hanging="364"/>
              <w:rPr>
                <w:rFonts w:asciiTheme="minorHAnsi" w:eastAsia="Calibri" w:hAnsiTheme="minorHAnsi" w:cstheme="minorHAnsi"/>
                <w:i w:val="0"/>
                <w:sz w:val="18"/>
              </w:rPr>
            </w:pPr>
            <w:r w:rsidRPr="00C54288">
              <w:rPr>
                <w:rFonts w:asciiTheme="minorHAnsi" w:eastAsia="Calibri" w:hAnsiTheme="minorHAnsi" w:cstheme="minorHAnsi"/>
                <w:i w:val="0"/>
                <w:sz w:val="18"/>
              </w:rPr>
              <w:t xml:space="preserve">   </w:t>
            </w:r>
            <w:r w:rsidR="00317DB4">
              <w:rPr>
                <w:rFonts w:asciiTheme="minorHAnsi" w:eastAsia="Calibri" w:hAnsiTheme="minorHAnsi" w:cstheme="minorHAnsi"/>
                <w:i w:val="0"/>
                <w:sz w:val="18"/>
              </w:rPr>
              <w:t xml:space="preserve">  </w:t>
            </w:r>
            <w:r w:rsidRPr="00C54288">
              <w:rPr>
                <w:rFonts w:asciiTheme="minorHAnsi" w:eastAsia="Calibri" w:hAnsiTheme="minorHAnsi" w:cstheme="minorHAnsi"/>
                <w:i w:val="0"/>
                <w:sz w:val="18"/>
              </w:rPr>
              <w:t xml:space="preserve">For combination pipe sizes the allowed length of </w:t>
            </w:r>
            <w:r w:rsidR="00317DB4">
              <w:rPr>
                <w:rFonts w:asciiTheme="minorHAnsi" w:eastAsia="Calibri" w:hAnsiTheme="minorHAnsi" w:cstheme="minorHAnsi"/>
                <w:i w:val="0"/>
                <w:sz w:val="18"/>
              </w:rPr>
              <w:t>1/2</w:t>
            </w:r>
            <w:r w:rsidR="00D138C4" w:rsidRPr="00C54288">
              <w:rPr>
                <w:rFonts w:asciiTheme="minorHAnsi" w:eastAsia="Calibri" w:hAnsiTheme="minorHAnsi" w:cstheme="minorHAnsi"/>
                <w:i w:val="0"/>
                <w:sz w:val="18"/>
              </w:rPr>
              <w:t>-</w:t>
            </w:r>
            <w:r w:rsidRPr="00C54288">
              <w:rPr>
                <w:rFonts w:asciiTheme="minorHAnsi" w:eastAsia="Calibri" w:hAnsiTheme="minorHAnsi" w:cstheme="minorHAnsi"/>
                <w:i w:val="0"/>
                <w:sz w:val="18"/>
              </w:rPr>
              <w:t xml:space="preserve">inch piping is 5 feet, and </w:t>
            </w:r>
            <w:r w:rsidR="00317DB4">
              <w:rPr>
                <w:rFonts w:asciiTheme="minorHAnsi" w:eastAsia="Calibri" w:hAnsiTheme="minorHAnsi" w:cstheme="minorHAnsi"/>
                <w:i w:val="0"/>
                <w:sz w:val="18"/>
              </w:rPr>
              <w:t>3/4</w:t>
            </w:r>
            <w:r w:rsidR="00D138C4" w:rsidRPr="00C54288">
              <w:rPr>
                <w:rFonts w:asciiTheme="minorHAnsi" w:eastAsia="Calibri" w:hAnsiTheme="minorHAnsi" w:cstheme="minorHAnsi"/>
                <w:i w:val="0"/>
                <w:sz w:val="18"/>
              </w:rPr>
              <w:t>-</w:t>
            </w:r>
            <w:r w:rsidRPr="00C54288">
              <w:rPr>
                <w:rFonts w:asciiTheme="minorHAnsi" w:eastAsia="Calibri" w:hAnsiTheme="minorHAnsi" w:cstheme="minorHAnsi"/>
                <w:i w:val="0"/>
                <w:sz w:val="18"/>
              </w:rPr>
              <w:t>inch piping is 2.5 feet.</w:t>
            </w:r>
          </w:p>
          <w:p w14:paraId="01EFC658" w14:textId="77777777" w:rsidR="001325D9" w:rsidRPr="00C54288" w:rsidRDefault="001325D9" w:rsidP="00B740EF">
            <w:pPr>
              <w:pStyle w:val="TableTitle"/>
              <w:spacing w:before="0"/>
              <w:ind w:firstLine="432"/>
              <w:rPr>
                <w:rFonts w:asciiTheme="minorHAnsi" w:hAnsiTheme="minorHAnsi" w:cstheme="minorHAnsi"/>
                <w:sz w:val="18"/>
              </w:rPr>
            </w:pPr>
            <w:r w:rsidRPr="00C54288">
              <w:rPr>
                <w:rFonts w:asciiTheme="minorHAnsi" w:hAnsiTheme="minorHAnsi" w:cstheme="minorHAnsi"/>
                <w:i w:val="0"/>
                <w:sz w:val="18"/>
              </w:rPr>
              <w:t>3/4 inch - For only one pipe size = 5 feet</w:t>
            </w:r>
          </w:p>
        </w:tc>
      </w:tr>
      <w:tr w:rsidR="001325D9" w:rsidRPr="00BF7EA9" w14:paraId="20A18C00" w14:textId="77777777" w:rsidTr="00C54288">
        <w:trPr>
          <w:trHeight w:val="144"/>
          <w:tblHeader/>
        </w:trPr>
        <w:tc>
          <w:tcPr>
            <w:tcW w:w="14390" w:type="dxa"/>
            <w:gridSpan w:val="2"/>
            <w:tcBorders>
              <w:top w:val="single" w:sz="4" w:space="0" w:color="000000"/>
              <w:left w:val="single" w:sz="4" w:space="0" w:color="000000"/>
              <w:bottom w:val="single" w:sz="4" w:space="0" w:color="auto"/>
              <w:right w:val="single" w:sz="4" w:space="0" w:color="000000"/>
            </w:tcBorders>
            <w:vAlign w:val="center"/>
          </w:tcPr>
          <w:p w14:paraId="10B8E7CE" w14:textId="77777777" w:rsidR="001325D9" w:rsidRPr="00C54288"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C54288">
              <w:rPr>
                <w:rFonts w:cstheme="minorHAnsi"/>
                <w:b/>
                <w:sz w:val="18"/>
                <w:szCs w:val="20"/>
              </w:rPr>
              <w:t xml:space="preserve">The responsible person’s signature on this compliance document affirms that all applicable requirements in this table have been met. </w:t>
            </w:r>
          </w:p>
        </w:tc>
      </w:tr>
    </w:tbl>
    <w:p w14:paraId="0CF17664" w14:textId="77777777" w:rsidR="007F0661" w:rsidRPr="00C54288" w:rsidRDefault="007F0661" w:rsidP="001325D9">
      <w:pPr>
        <w:spacing w:after="0"/>
        <w:rPr>
          <w:rFonts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2"/>
        <w:gridCol w:w="10168"/>
      </w:tblGrid>
      <w:tr w:rsidR="00F2591A" w:rsidRPr="00BF7EA9" w14:paraId="7AD194D5" w14:textId="77777777" w:rsidTr="00C54288">
        <w:trPr>
          <w:trHeight w:val="144"/>
          <w:tblHeader/>
        </w:trPr>
        <w:tc>
          <w:tcPr>
            <w:tcW w:w="10790" w:type="dxa"/>
            <w:gridSpan w:val="2"/>
            <w:tcBorders>
              <w:bottom w:val="single" w:sz="4" w:space="0" w:color="auto"/>
            </w:tcBorders>
          </w:tcPr>
          <w:p w14:paraId="13400EC0" w14:textId="29E21724" w:rsidR="00F2591A" w:rsidRPr="00954600" w:rsidRDefault="00DB51C5" w:rsidP="00F72AC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20"/>
                <w:szCs w:val="20"/>
              </w:rPr>
            </w:pPr>
            <w:r>
              <w:rPr>
                <w:rFonts w:eastAsia="Calibri" w:cstheme="minorHAnsi"/>
                <w:b/>
                <w:sz w:val="20"/>
                <w:szCs w:val="20"/>
              </w:rPr>
              <w:t>G</w:t>
            </w:r>
            <w:r w:rsidR="00F2591A" w:rsidRPr="00532FA2">
              <w:rPr>
                <w:rFonts w:eastAsia="Calibri" w:cstheme="minorHAnsi"/>
                <w:b/>
                <w:sz w:val="20"/>
                <w:szCs w:val="20"/>
              </w:rPr>
              <w:t xml:space="preserve">. </w:t>
            </w:r>
            <w:r w:rsidR="006C2AFA">
              <w:rPr>
                <w:rFonts w:eastAsia="Calibri" w:cstheme="minorHAnsi"/>
                <w:b/>
                <w:sz w:val="20"/>
                <w:szCs w:val="20"/>
              </w:rPr>
              <w:t xml:space="preserve">Mandatory </w:t>
            </w:r>
            <w:r w:rsidR="00F2591A" w:rsidRPr="00532FA2">
              <w:rPr>
                <w:rFonts w:eastAsia="Calibri" w:cstheme="minorHAnsi"/>
                <w:b/>
                <w:sz w:val="20"/>
                <w:szCs w:val="20"/>
              </w:rPr>
              <w:t xml:space="preserve">Requirements </w:t>
            </w:r>
            <w:r w:rsidR="006C2AFA">
              <w:rPr>
                <w:rFonts w:eastAsia="Calibri" w:cstheme="minorHAnsi"/>
                <w:b/>
                <w:sz w:val="20"/>
                <w:szCs w:val="20"/>
              </w:rPr>
              <w:t xml:space="preserve">for All </w:t>
            </w:r>
            <w:r w:rsidR="006C2AFA" w:rsidRPr="00532FA2">
              <w:rPr>
                <w:rFonts w:eastAsia="Calibri" w:cstheme="minorHAnsi"/>
                <w:b/>
                <w:sz w:val="20"/>
                <w:szCs w:val="20"/>
              </w:rPr>
              <w:t>Recirculation System</w:t>
            </w:r>
            <w:r w:rsidR="006C2AFA">
              <w:rPr>
                <w:rFonts w:eastAsia="Calibri" w:cstheme="minorHAnsi"/>
                <w:b/>
                <w:sz w:val="20"/>
                <w:szCs w:val="20"/>
              </w:rPr>
              <w:t>s</w:t>
            </w:r>
            <w:r w:rsidR="006C2AFA" w:rsidRPr="00532FA2">
              <w:rPr>
                <w:rFonts w:eastAsia="Calibri" w:cstheme="minorHAnsi"/>
                <w:b/>
                <w:sz w:val="20"/>
                <w:szCs w:val="20"/>
              </w:rPr>
              <w:t xml:space="preserve"> </w:t>
            </w:r>
            <w:r w:rsidR="00F2591A" w:rsidRPr="00202948">
              <w:rPr>
                <w:rFonts w:eastAsia="Calibri" w:cstheme="minorHAnsi"/>
                <w:sz w:val="20"/>
                <w:szCs w:val="20"/>
              </w:rPr>
              <w:t>(RA4.4.7)</w:t>
            </w:r>
          </w:p>
          <w:p w14:paraId="6916A51C" w14:textId="781AED34" w:rsidR="00202948" w:rsidRDefault="00F2591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20"/>
              </w:rPr>
            </w:pPr>
            <w:r w:rsidRPr="00C54288">
              <w:rPr>
                <w:rFonts w:eastAsia="Calibri" w:cstheme="minorHAnsi"/>
                <w:sz w:val="18"/>
                <w:szCs w:val="20"/>
              </w:rPr>
              <w:t>Systems that utilize</w:t>
            </w:r>
            <w:r w:rsidR="008358BC">
              <w:rPr>
                <w:rFonts w:eastAsia="Calibri" w:cstheme="minorHAnsi"/>
                <w:sz w:val="18"/>
                <w:szCs w:val="20"/>
              </w:rPr>
              <w:t xml:space="preserve"> </w:t>
            </w:r>
            <w:r w:rsidR="00317DB4">
              <w:rPr>
                <w:rFonts w:eastAsia="Calibri" w:cstheme="minorHAnsi"/>
                <w:sz w:val="18"/>
                <w:szCs w:val="20"/>
              </w:rPr>
              <w:t>a recirculation system</w:t>
            </w:r>
            <w:r w:rsidRPr="00C54288">
              <w:rPr>
                <w:rFonts w:eastAsia="Calibri" w:cstheme="minorHAnsi"/>
                <w:sz w:val="18"/>
                <w:szCs w:val="20"/>
              </w:rPr>
              <w:t xml:space="preserve"> shall comply with these requirements.</w:t>
            </w:r>
            <w:r w:rsidR="00601486" w:rsidRPr="00C54288">
              <w:rPr>
                <w:rFonts w:eastAsia="Calibri" w:cstheme="minorHAnsi"/>
                <w:sz w:val="18"/>
                <w:szCs w:val="20"/>
              </w:rPr>
              <w:t xml:space="preserve">  </w:t>
            </w:r>
          </w:p>
          <w:p w14:paraId="1B828FC1" w14:textId="1A69486B" w:rsidR="00F2591A" w:rsidRPr="00C6626D" w:rsidRDefault="006014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20"/>
                <w:szCs w:val="20"/>
              </w:rPr>
            </w:pPr>
            <w:r w:rsidRPr="00C54288">
              <w:rPr>
                <w:rFonts w:cstheme="minorHAnsi"/>
                <w:sz w:val="18"/>
                <w:szCs w:val="20"/>
              </w:rPr>
              <w:t xml:space="preserve">&lt;&lt;If </w:t>
            </w:r>
            <w:r w:rsidR="00D74A66" w:rsidRPr="00C54288">
              <w:rPr>
                <w:rFonts w:cstheme="minorHAnsi"/>
                <w:sz w:val="18"/>
                <w:szCs w:val="20"/>
              </w:rPr>
              <w:t>A</w:t>
            </w:r>
            <w:r w:rsidRPr="00C54288">
              <w:rPr>
                <w:rFonts w:cstheme="minorHAnsi"/>
                <w:sz w:val="18"/>
                <w:szCs w:val="20"/>
              </w:rPr>
              <w:t>0</w:t>
            </w:r>
            <w:r w:rsidR="0044625C">
              <w:rPr>
                <w:rFonts w:cstheme="minorHAnsi"/>
                <w:sz w:val="18"/>
                <w:szCs w:val="20"/>
              </w:rPr>
              <w:t>7</w:t>
            </w:r>
            <w:r w:rsidRPr="00C54288">
              <w:rPr>
                <w:rFonts w:cstheme="minorHAnsi"/>
                <w:sz w:val="18"/>
                <w:szCs w:val="20"/>
              </w:rPr>
              <w:t xml:space="preserve"> “Dwelling Unit DHW System</w:t>
            </w:r>
            <w:r w:rsidR="009373BE">
              <w:rPr>
                <w:rFonts w:cstheme="minorHAnsi"/>
                <w:sz w:val="18"/>
                <w:szCs w:val="20"/>
              </w:rPr>
              <w:t xml:space="preserve"> </w:t>
            </w:r>
            <w:r w:rsidRPr="00C54288">
              <w:rPr>
                <w:rFonts w:cstheme="minorHAnsi"/>
                <w:sz w:val="18"/>
                <w:szCs w:val="20"/>
              </w:rPr>
              <w:t>Distribution Type” = “Recirculation System Non-Demand Control</w:t>
            </w:r>
            <w:r w:rsidR="004C384C">
              <w:rPr>
                <w:rFonts w:cstheme="minorHAnsi"/>
                <w:sz w:val="18"/>
                <w:szCs w:val="20"/>
              </w:rPr>
              <w:t>”, “</w:t>
            </w:r>
            <w:r w:rsidRPr="00C54288">
              <w:rPr>
                <w:rFonts w:cstheme="minorHAnsi"/>
                <w:sz w:val="18"/>
                <w:szCs w:val="20"/>
              </w:rPr>
              <w:t>Demand Recirculation Manual Control</w:t>
            </w:r>
            <w:r w:rsidR="004C384C">
              <w:rPr>
                <w:rFonts w:cstheme="minorHAnsi"/>
                <w:sz w:val="18"/>
                <w:szCs w:val="20"/>
              </w:rPr>
              <w:t>”</w:t>
            </w:r>
            <w:r w:rsidRPr="00C54288">
              <w:rPr>
                <w:rFonts w:cstheme="minorHAnsi"/>
                <w:sz w:val="18"/>
                <w:szCs w:val="20"/>
              </w:rPr>
              <w:t xml:space="preserve">, or </w:t>
            </w:r>
            <w:r w:rsidR="004C384C">
              <w:rPr>
                <w:rFonts w:cstheme="minorHAnsi"/>
                <w:sz w:val="18"/>
                <w:szCs w:val="20"/>
              </w:rPr>
              <w:t>“</w:t>
            </w:r>
            <w:r w:rsidRPr="00C54288">
              <w:rPr>
                <w:rFonts w:cstheme="minorHAnsi"/>
                <w:sz w:val="18"/>
                <w:szCs w:val="20"/>
              </w:rPr>
              <w:t>Demand Recirculation Sensor Control”, then display this entire table, else display “section does not apply" message; &gt;&gt;</w:t>
            </w:r>
          </w:p>
        </w:tc>
      </w:tr>
      <w:tr w:rsidR="00F2591A" w:rsidRPr="00BF7EA9" w14:paraId="5A468DA0" w14:textId="77777777" w:rsidTr="00C54288">
        <w:trPr>
          <w:trHeight w:val="144"/>
          <w:tblHeader/>
        </w:trPr>
        <w:tc>
          <w:tcPr>
            <w:tcW w:w="622" w:type="dxa"/>
            <w:vAlign w:val="center"/>
          </w:tcPr>
          <w:p w14:paraId="44A0FA0C" w14:textId="188FCB92" w:rsidR="00F2591A" w:rsidRPr="00C54288" w:rsidRDefault="00BE0A04" w:rsidP="00F72AC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18"/>
                <w:szCs w:val="20"/>
              </w:rPr>
            </w:pPr>
            <w:r w:rsidRPr="00C54288">
              <w:rPr>
                <w:rFonts w:eastAsia="Calibri" w:cstheme="minorHAnsi"/>
                <w:sz w:val="18"/>
                <w:szCs w:val="20"/>
              </w:rPr>
              <w:t>01</w:t>
            </w:r>
          </w:p>
        </w:tc>
        <w:tc>
          <w:tcPr>
            <w:tcW w:w="10168" w:type="dxa"/>
            <w:vAlign w:val="center"/>
          </w:tcPr>
          <w:p w14:paraId="6EA565FD" w14:textId="77777777" w:rsidR="00F2591A" w:rsidRPr="00C54288" w:rsidRDefault="00F2591A" w:rsidP="00F72AC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20"/>
              </w:rPr>
            </w:pPr>
            <w:r w:rsidRPr="00C54288">
              <w:rPr>
                <w:rFonts w:eastAsia="Calibri" w:cstheme="minorHAnsi"/>
                <w:sz w:val="18"/>
                <w:szCs w:val="20"/>
              </w:rPr>
              <w:t>A check valve located between the recirculation pump and the water heater to prevent unintentional recirculation.</w:t>
            </w:r>
          </w:p>
        </w:tc>
      </w:tr>
      <w:tr w:rsidR="00F2591A" w:rsidRPr="00BF7EA9" w14:paraId="1441F090" w14:textId="77777777" w:rsidTr="00C54288">
        <w:trPr>
          <w:trHeight w:val="144"/>
          <w:tblHeader/>
        </w:trPr>
        <w:tc>
          <w:tcPr>
            <w:tcW w:w="622" w:type="dxa"/>
            <w:vAlign w:val="center"/>
          </w:tcPr>
          <w:p w14:paraId="5FB4108F" w14:textId="5F814BDF" w:rsidR="00F2591A" w:rsidRPr="00C54288" w:rsidRDefault="00F2591A" w:rsidP="00BE0A0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18"/>
                <w:szCs w:val="20"/>
              </w:rPr>
            </w:pPr>
            <w:r w:rsidRPr="00C54288">
              <w:rPr>
                <w:rFonts w:eastAsia="Calibri" w:cstheme="minorHAnsi"/>
                <w:sz w:val="18"/>
                <w:szCs w:val="20"/>
              </w:rPr>
              <w:t>0</w:t>
            </w:r>
            <w:r w:rsidR="00BE0A04" w:rsidRPr="00C54288">
              <w:rPr>
                <w:rFonts w:eastAsia="Calibri" w:cstheme="minorHAnsi"/>
                <w:sz w:val="18"/>
                <w:szCs w:val="20"/>
              </w:rPr>
              <w:t>2</w:t>
            </w:r>
          </w:p>
        </w:tc>
        <w:tc>
          <w:tcPr>
            <w:tcW w:w="10168" w:type="dxa"/>
            <w:vAlign w:val="center"/>
          </w:tcPr>
          <w:p w14:paraId="19EC2B33" w14:textId="2F6205F6" w:rsidR="00F2591A" w:rsidRPr="00C54288" w:rsidRDefault="00F2591A" w:rsidP="00F72AC8">
            <w:pPr>
              <w:keepNext/>
              <w:spacing w:after="0" w:line="240" w:lineRule="auto"/>
              <w:jc w:val="both"/>
              <w:rPr>
                <w:rFonts w:eastAsia="Calibri" w:cstheme="minorHAnsi"/>
                <w:sz w:val="18"/>
                <w:szCs w:val="20"/>
              </w:rPr>
            </w:pPr>
            <w:r w:rsidRPr="00C54288">
              <w:rPr>
                <w:rFonts w:eastAsia="Calibri" w:cstheme="minorHAnsi"/>
                <w:sz w:val="18"/>
                <w:szCs w:val="20"/>
              </w:rPr>
              <w:t>Piping must take</w:t>
            </w:r>
            <w:r w:rsidR="00317DB4">
              <w:rPr>
                <w:rFonts w:eastAsia="Calibri" w:cstheme="minorHAnsi"/>
                <w:sz w:val="18"/>
                <w:szCs w:val="20"/>
              </w:rPr>
              <w:t xml:space="preserve"> the</w:t>
            </w:r>
            <w:r w:rsidRPr="00C54288">
              <w:rPr>
                <w:rFonts w:eastAsia="Calibri" w:cstheme="minorHAnsi"/>
                <w:sz w:val="18"/>
                <w:szCs w:val="20"/>
              </w:rPr>
              <w:t xml:space="preserve"> most direct path between water heater and fixtures.</w:t>
            </w:r>
          </w:p>
        </w:tc>
      </w:tr>
      <w:tr w:rsidR="00BE0A04" w:rsidRPr="00BF7EA9" w14:paraId="4A9FE52E" w14:textId="77777777" w:rsidTr="00C54288">
        <w:trPr>
          <w:trHeight w:val="144"/>
          <w:tblHeader/>
        </w:trPr>
        <w:tc>
          <w:tcPr>
            <w:tcW w:w="622" w:type="dxa"/>
            <w:vAlign w:val="center"/>
          </w:tcPr>
          <w:p w14:paraId="40B67E28" w14:textId="7E488DD0" w:rsidR="00BE0A04" w:rsidRPr="00C54288" w:rsidRDefault="00BE0A04" w:rsidP="00BE0A0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18"/>
                <w:szCs w:val="20"/>
              </w:rPr>
            </w:pPr>
            <w:r w:rsidRPr="00C54288">
              <w:rPr>
                <w:rFonts w:eastAsia="Calibri" w:cstheme="minorHAnsi"/>
                <w:sz w:val="18"/>
                <w:szCs w:val="20"/>
              </w:rPr>
              <w:t>03</w:t>
            </w:r>
          </w:p>
        </w:tc>
        <w:tc>
          <w:tcPr>
            <w:tcW w:w="10168" w:type="dxa"/>
            <w:vAlign w:val="center"/>
          </w:tcPr>
          <w:p w14:paraId="3412A710" w14:textId="72570891" w:rsidR="00BE0A04" w:rsidRPr="00C54288" w:rsidRDefault="00BE0A04" w:rsidP="00BE0A04">
            <w:pPr>
              <w:keepNext/>
              <w:spacing w:after="0" w:line="240" w:lineRule="auto"/>
              <w:jc w:val="both"/>
              <w:rPr>
                <w:rFonts w:eastAsia="Calibri" w:cstheme="minorHAnsi"/>
                <w:sz w:val="18"/>
                <w:szCs w:val="20"/>
              </w:rPr>
            </w:pPr>
            <w:r w:rsidRPr="00C54288">
              <w:rPr>
                <w:rFonts w:cstheme="minorHAnsi"/>
                <w:sz w:val="18"/>
                <w:szCs w:val="20"/>
              </w:rPr>
              <w:t xml:space="preserve">Insulation is not required on the cold water line when it is used as the return. </w:t>
            </w:r>
          </w:p>
        </w:tc>
      </w:tr>
      <w:tr w:rsidR="00BE0A04" w:rsidRPr="00BF7EA9" w14:paraId="668EDE8E" w14:textId="77777777" w:rsidTr="00BE0A04">
        <w:trPr>
          <w:trHeight w:val="144"/>
          <w:tblHeader/>
        </w:trPr>
        <w:tc>
          <w:tcPr>
            <w:tcW w:w="622" w:type="dxa"/>
            <w:vAlign w:val="center"/>
          </w:tcPr>
          <w:p w14:paraId="4096B039" w14:textId="0455EA82" w:rsidR="00BE0A04" w:rsidRPr="00C54288" w:rsidRDefault="00BE0A04" w:rsidP="00BE0A0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18"/>
                <w:szCs w:val="20"/>
              </w:rPr>
            </w:pPr>
            <w:r w:rsidRPr="00C54288">
              <w:rPr>
                <w:rFonts w:eastAsia="Calibri" w:cstheme="minorHAnsi"/>
                <w:sz w:val="18"/>
                <w:szCs w:val="20"/>
              </w:rPr>
              <w:t>04</w:t>
            </w:r>
          </w:p>
        </w:tc>
        <w:tc>
          <w:tcPr>
            <w:tcW w:w="10168" w:type="dxa"/>
            <w:vAlign w:val="center"/>
          </w:tcPr>
          <w:p w14:paraId="6FF35EF5" w14:textId="25816D62" w:rsidR="00BE0A04" w:rsidRPr="00C54288" w:rsidRDefault="00BE0A04" w:rsidP="00BE0A04">
            <w:pPr>
              <w:keepNext/>
              <w:spacing w:after="0" w:line="240" w:lineRule="auto"/>
              <w:jc w:val="both"/>
              <w:rPr>
                <w:rFonts w:cstheme="minorHAnsi"/>
                <w:sz w:val="18"/>
                <w:szCs w:val="20"/>
              </w:rPr>
            </w:pPr>
            <w:r w:rsidRPr="00C54288">
              <w:rPr>
                <w:rFonts w:cstheme="minorHAnsi"/>
                <w:sz w:val="18"/>
                <w:szCs w:val="20"/>
              </w:rPr>
              <w:t>If more than one loop</w:t>
            </w:r>
            <w:r w:rsidR="00317DB4">
              <w:rPr>
                <w:rFonts w:cstheme="minorHAnsi"/>
                <w:sz w:val="18"/>
                <w:szCs w:val="20"/>
              </w:rPr>
              <w:t xml:space="preserve"> is</w:t>
            </w:r>
            <w:r w:rsidRPr="00C54288">
              <w:rPr>
                <w:rFonts w:cstheme="minorHAnsi"/>
                <w:sz w:val="18"/>
                <w:szCs w:val="20"/>
              </w:rPr>
              <w:t xml:space="preserve"> installed each loop shall have its own pump and controls.</w:t>
            </w:r>
          </w:p>
        </w:tc>
      </w:tr>
      <w:tr w:rsidR="00F2591A" w:rsidRPr="00BF7EA9" w14:paraId="6125E2FA" w14:textId="77777777" w:rsidTr="00C54288">
        <w:trPr>
          <w:trHeight w:val="144"/>
          <w:tblHeader/>
        </w:trPr>
        <w:tc>
          <w:tcPr>
            <w:tcW w:w="10790" w:type="dxa"/>
            <w:gridSpan w:val="2"/>
            <w:vAlign w:val="center"/>
          </w:tcPr>
          <w:p w14:paraId="732803C7" w14:textId="77777777" w:rsidR="00F2591A" w:rsidRPr="00F71719" w:rsidRDefault="00F2591A" w:rsidP="00F72AC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20"/>
                <w:szCs w:val="20"/>
              </w:rPr>
            </w:pPr>
            <w:r w:rsidRPr="00C54288">
              <w:rPr>
                <w:rFonts w:cstheme="minorHAnsi"/>
                <w:b/>
                <w:sz w:val="18"/>
                <w:szCs w:val="20"/>
              </w:rPr>
              <w:t>The responsible person’s signature on this compliance document affirms that all applicable requirements in this table have been met</w:t>
            </w:r>
          </w:p>
        </w:tc>
      </w:tr>
    </w:tbl>
    <w:p w14:paraId="7CA02CB2" w14:textId="77777777" w:rsidR="00546776" w:rsidRPr="00C54288" w:rsidRDefault="00546776" w:rsidP="001325D9">
      <w:pPr>
        <w:spacing w:after="0"/>
        <w:rPr>
          <w:rFonts w:cstheme="minorHAnsi"/>
          <w:sz w:val="20"/>
          <w:szCs w:val="20"/>
        </w:rPr>
      </w:pPr>
    </w:p>
    <w:tbl>
      <w:tblPr>
        <w:tblW w:w="500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0"/>
        <w:gridCol w:w="10313"/>
      </w:tblGrid>
      <w:tr w:rsidR="001325D9" w:rsidRPr="00BF7EA9" w14:paraId="22BE9135" w14:textId="77777777" w:rsidTr="00484DA6">
        <w:trPr>
          <w:trHeight w:val="167"/>
          <w:tblHeader/>
        </w:trPr>
        <w:tc>
          <w:tcPr>
            <w:tcW w:w="10804" w:type="dxa"/>
            <w:gridSpan w:val="2"/>
            <w:tcBorders>
              <w:top w:val="single" w:sz="4" w:space="0" w:color="auto"/>
              <w:left w:val="single" w:sz="4" w:space="0" w:color="auto"/>
              <w:bottom w:val="single" w:sz="4" w:space="0" w:color="auto"/>
              <w:right w:val="single" w:sz="4" w:space="0" w:color="auto"/>
            </w:tcBorders>
            <w:vAlign w:val="center"/>
          </w:tcPr>
          <w:p w14:paraId="2ABD1342" w14:textId="1FF0F054" w:rsidR="001325D9" w:rsidRPr="00C6626D" w:rsidRDefault="00DB51C5"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Pr>
                <w:rFonts w:cstheme="minorHAnsi"/>
                <w:b/>
                <w:sz w:val="20"/>
                <w:szCs w:val="20"/>
              </w:rPr>
              <w:t>H</w:t>
            </w:r>
            <w:r w:rsidR="001325D9" w:rsidRPr="00954600">
              <w:rPr>
                <w:rFonts w:cstheme="minorHAnsi"/>
                <w:b/>
                <w:sz w:val="20"/>
                <w:szCs w:val="20"/>
              </w:rPr>
              <w:t>. Recirculation Non-Demand Controls Requirements</w:t>
            </w:r>
            <w:r w:rsidR="00A64B0C" w:rsidRPr="007027DD">
              <w:rPr>
                <w:rFonts w:cstheme="minorHAnsi"/>
                <w:b/>
                <w:sz w:val="20"/>
                <w:szCs w:val="20"/>
              </w:rPr>
              <w:t xml:space="preserve"> (R-ND)</w:t>
            </w:r>
            <w:r w:rsidR="00A64B0C" w:rsidRPr="00202948">
              <w:rPr>
                <w:rFonts w:cstheme="minorHAnsi"/>
                <w:sz w:val="20"/>
                <w:szCs w:val="20"/>
              </w:rPr>
              <w:t xml:space="preserve"> </w:t>
            </w:r>
            <w:r w:rsidR="00161937" w:rsidRPr="00202948">
              <w:rPr>
                <w:rFonts w:cstheme="minorHAnsi"/>
                <w:sz w:val="20"/>
                <w:szCs w:val="20"/>
              </w:rPr>
              <w:t>(RA4.4.</w:t>
            </w:r>
            <w:r w:rsidR="00F2591A" w:rsidRPr="00202948">
              <w:rPr>
                <w:rFonts w:cstheme="minorHAnsi"/>
                <w:sz w:val="20"/>
                <w:szCs w:val="20"/>
              </w:rPr>
              <w:t>8</w:t>
            </w:r>
            <w:r w:rsidR="00161937" w:rsidRPr="00202948">
              <w:rPr>
                <w:rFonts w:cstheme="minorHAnsi"/>
                <w:sz w:val="20"/>
                <w:szCs w:val="20"/>
              </w:rPr>
              <w:t>)</w:t>
            </w:r>
          </w:p>
          <w:p w14:paraId="67710AA1" w14:textId="77777777" w:rsidR="00202948" w:rsidRDefault="001325D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C54288">
              <w:rPr>
                <w:rFonts w:cstheme="minorHAnsi"/>
                <w:sz w:val="18"/>
                <w:szCs w:val="20"/>
              </w:rPr>
              <w:t>Systems that utilize this distribution type shall comply with these requirements.</w:t>
            </w:r>
            <w:r w:rsidR="00601486" w:rsidRPr="00C54288">
              <w:rPr>
                <w:rFonts w:cstheme="minorHAnsi"/>
                <w:sz w:val="18"/>
                <w:szCs w:val="20"/>
              </w:rPr>
              <w:t xml:space="preserve">  </w:t>
            </w:r>
          </w:p>
          <w:p w14:paraId="329895FB" w14:textId="540BFA73" w:rsidR="001325D9" w:rsidRPr="00F71719" w:rsidRDefault="00D74A6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C54288">
              <w:rPr>
                <w:rFonts w:cstheme="minorHAnsi"/>
                <w:sz w:val="18"/>
                <w:szCs w:val="20"/>
              </w:rPr>
              <w:t>&lt;&lt;If A</w:t>
            </w:r>
            <w:r w:rsidR="00601486" w:rsidRPr="00C54288">
              <w:rPr>
                <w:rFonts w:cstheme="minorHAnsi"/>
                <w:sz w:val="18"/>
                <w:szCs w:val="20"/>
              </w:rPr>
              <w:t>0</w:t>
            </w:r>
            <w:r w:rsidR="0044625C">
              <w:rPr>
                <w:rFonts w:cstheme="minorHAnsi"/>
                <w:sz w:val="18"/>
                <w:szCs w:val="20"/>
              </w:rPr>
              <w:t>7</w:t>
            </w:r>
            <w:r w:rsidR="00601486" w:rsidRPr="00C54288">
              <w:rPr>
                <w:rFonts w:cstheme="minorHAnsi"/>
                <w:sz w:val="18"/>
                <w:szCs w:val="20"/>
              </w:rPr>
              <w:t xml:space="preserve"> “Dwelling Unit DHW System</w:t>
            </w:r>
            <w:r w:rsidR="009373BE">
              <w:rPr>
                <w:rFonts w:cstheme="minorHAnsi"/>
                <w:sz w:val="18"/>
                <w:szCs w:val="20"/>
              </w:rPr>
              <w:t xml:space="preserve"> </w:t>
            </w:r>
            <w:r w:rsidR="00601486" w:rsidRPr="00C54288">
              <w:rPr>
                <w:rFonts w:cstheme="minorHAnsi"/>
                <w:sz w:val="18"/>
                <w:szCs w:val="20"/>
              </w:rPr>
              <w:t>Distribution Type” = “Recirculation System Non-Demand Control</w:t>
            </w:r>
            <w:r w:rsidR="004C384C">
              <w:rPr>
                <w:rFonts w:cstheme="minorHAnsi"/>
                <w:sz w:val="18"/>
                <w:szCs w:val="20"/>
              </w:rPr>
              <w:t>”</w:t>
            </w:r>
            <w:r w:rsidR="00601486" w:rsidRPr="00C54288">
              <w:rPr>
                <w:rFonts w:cstheme="minorHAnsi"/>
                <w:sz w:val="18"/>
                <w:szCs w:val="20"/>
              </w:rPr>
              <w:t>, then display this entire table, else display “section does not apply" message; &gt;&gt;</w:t>
            </w:r>
          </w:p>
        </w:tc>
      </w:tr>
      <w:tr w:rsidR="001325D9" w:rsidRPr="00BF7EA9" w14:paraId="6EB272C6" w14:textId="77777777" w:rsidTr="00484DA6">
        <w:trPr>
          <w:trHeight w:val="167"/>
          <w:tblHeader/>
        </w:trPr>
        <w:tc>
          <w:tcPr>
            <w:tcW w:w="490" w:type="dxa"/>
            <w:vAlign w:val="center"/>
          </w:tcPr>
          <w:p w14:paraId="65AC4704" w14:textId="3BB6FE60" w:rsidR="001325D9" w:rsidRPr="00C54288" w:rsidRDefault="001325D9"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C54288">
              <w:rPr>
                <w:rFonts w:cstheme="minorHAnsi"/>
                <w:sz w:val="18"/>
                <w:szCs w:val="20"/>
              </w:rPr>
              <w:t>0</w:t>
            </w:r>
            <w:r w:rsidR="00BE0A04" w:rsidRPr="00C54288">
              <w:rPr>
                <w:rFonts w:cstheme="minorHAnsi"/>
                <w:sz w:val="18"/>
                <w:szCs w:val="20"/>
              </w:rPr>
              <w:t>1</w:t>
            </w:r>
          </w:p>
        </w:tc>
        <w:tc>
          <w:tcPr>
            <w:tcW w:w="10314" w:type="dxa"/>
            <w:vAlign w:val="center"/>
          </w:tcPr>
          <w:p w14:paraId="1D2D5213" w14:textId="76497287" w:rsidR="001325D9" w:rsidRPr="00C54288" w:rsidRDefault="001325D9"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C54288">
              <w:rPr>
                <w:rFonts w:cstheme="minorHAnsi"/>
                <w:sz w:val="18"/>
                <w:szCs w:val="20"/>
              </w:rPr>
              <w:t>The active control shall be either: timer, temperature, or time and temperature. Timers shall be set to less than 24 hours. The temperature sensor shall be connected to the piping and to the controls for the pump</w:t>
            </w:r>
          </w:p>
        </w:tc>
      </w:tr>
      <w:tr w:rsidR="001325D9" w:rsidRPr="00BF7EA9" w14:paraId="033DC0AD" w14:textId="77777777" w:rsidTr="00484DA6">
        <w:trPr>
          <w:trHeight w:hRule="exact" w:val="293"/>
          <w:tblHeader/>
        </w:trPr>
        <w:tc>
          <w:tcPr>
            <w:tcW w:w="10804" w:type="dxa"/>
            <w:gridSpan w:val="2"/>
            <w:tcBorders>
              <w:top w:val="single" w:sz="4" w:space="0" w:color="auto"/>
              <w:left w:val="single" w:sz="4" w:space="0" w:color="auto"/>
              <w:bottom w:val="single" w:sz="4" w:space="0" w:color="auto"/>
              <w:right w:val="single" w:sz="4" w:space="0" w:color="auto"/>
            </w:tcBorders>
            <w:vAlign w:val="center"/>
          </w:tcPr>
          <w:p w14:paraId="4EEA07E5" w14:textId="77777777" w:rsidR="001325D9" w:rsidRPr="00C54288" w:rsidRDefault="001325D9"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C54288">
              <w:rPr>
                <w:rFonts w:cstheme="minorHAnsi"/>
                <w:b/>
                <w:sz w:val="18"/>
                <w:szCs w:val="20"/>
              </w:rPr>
              <w:t xml:space="preserve">The responsible person’s signature on this compliance document affirms that all applicable requirements in this table have been met.  </w:t>
            </w:r>
          </w:p>
        </w:tc>
      </w:tr>
    </w:tbl>
    <w:p w14:paraId="05D1278C" w14:textId="40EDD729" w:rsidR="00CE0A28" w:rsidRPr="00C54288" w:rsidRDefault="00CE0A28" w:rsidP="001325D9">
      <w:pPr>
        <w:spacing w:after="0"/>
        <w:rPr>
          <w:rFonts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7"/>
        <w:gridCol w:w="10163"/>
      </w:tblGrid>
      <w:tr w:rsidR="00D85D01" w:rsidRPr="006A4AED" w14:paraId="2F7A9145" w14:textId="77777777" w:rsidTr="00C54288">
        <w:trPr>
          <w:trHeight w:val="144"/>
          <w:tblHeader/>
        </w:trPr>
        <w:tc>
          <w:tcPr>
            <w:tcW w:w="10790" w:type="dxa"/>
            <w:gridSpan w:val="2"/>
            <w:tcBorders>
              <w:bottom w:val="single" w:sz="4" w:space="0" w:color="auto"/>
            </w:tcBorders>
          </w:tcPr>
          <w:p w14:paraId="356106FB" w14:textId="19364A6C" w:rsidR="00D85D01" w:rsidRPr="006A4AED" w:rsidRDefault="00DB51C5" w:rsidP="00C5428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Pr>
                <w:rFonts w:cstheme="minorHAnsi"/>
                <w:b/>
                <w:sz w:val="20"/>
                <w:szCs w:val="20"/>
              </w:rPr>
              <w:lastRenderedPageBreak/>
              <w:t>I</w:t>
            </w:r>
            <w:r w:rsidR="00D85D01" w:rsidRPr="006A4AED">
              <w:rPr>
                <w:rFonts w:cstheme="minorHAnsi"/>
                <w:b/>
                <w:sz w:val="20"/>
                <w:szCs w:val="20"/>
              </w:rPr>
              <w:t>. Dema</w:t>
            </w:r>
            <w:r w:rsidR="00D85D01">
              <w:rPr>
                <w:rFonts w:cstheme="minorHAnsi"/>
                <w:b/>
                <w:sz w:val="20"/>
                <w:szCs w:val="20"/>
              </w:rPr>
              <w:t xml:space="preserve">nd Recirculation Manual Control </w:t>
            </w:r>
            <w:r w:rsidR="00D85D01" w:rsidRPr="006A4AED">
              <w:rPr>
                <w:rFonts w:cstheme="minorHAnsi"/>
                <w:b/>
                <w:sz w:val="20"/>
                <w:szCs w:val="20"/>
              </w:rPr>
              <w:t>(R-</w:t>
            </w:r>
            <w:proofErr w:type="spellStart"/>
            <w:r w:rsidR="00D85D01" w:rsidRPr="006A4AED">
              <w:rPr>
                <w:rFonts w:cstheme="minorHAnsi"/>
                <w:b/>
                <w:sz w:val="20"/>
                <w:szCs w:val="20"/>
              </w:rPr>
              <w:t>DRmc</w:t>
            </w:r>
            <w:proofErr w:type="spellEnd"/>
            <w:r w:rsidR="00D85D01" w:rsidRPr="006A4AED">
              <w:rPr>
                <w:rFonts w:cstheme="minorHAnsi"/>
                <w:b/>
                <w:sz w:val="20"/>
                <w:szCs w:val="20"/>
              </w:rPr>
              <w:t xml:space="preserve">) </w:t>
            </w:r>
            <w:r w:rsidR="00D85D01" w:rsidRPr="00202948">
              <w:rPr>
                <w:rFonts w:cstheme="minorHAnsi"/>
                <w:sz w:val="20"/>
                <w:szCs w:val="20"/>
              </w:rPr>
              <w:t>(RA4.4.9)</w:t>
            </w:r>
            <w:r w:rsidR="00D85D01">
              <w:rPr>
                <w:rFonts w:cstheme="minorHAnsi"/>
                <w:b/>
                <w:sz w:val="20"/>
                <w:szCs w:val="20"/>
              </w:rPr>
              <w:t xml:space="preserve">/Sensor Control </w:t>
            </w:r>
            <w:r w:rsidR="00D85D01" w:rsidRPr="006A4AED">
              <w:rPr>
                <w:rFonts w:cstheme="minorHAnsi"/>
                <w:b/>
                <w:sz w:val="20"/>
                <w:szCs w:val="20"/>
              </w:rPr>
              <w:t xml:space="preserve">Requirements </w:t>
            </w:r>
            <w:r w:rsidR="00D85D01" w:rsidRPr="00484154">
              <w:rPr>
                <w:rFonts w:cstheme="minorHAnsi"/>
                <w:b/>
                <w:sz w:val="20"/>
                <w:szCs w:val="20"/>
              </w:rPr>
              <w:t>(</w:t>
            </w:r>
            <w:proofErr w:type="spellStart"/>
            <w:r w:rsidR="00D85D01" w:rsidRPr="00484154">
              <w:rPr>
                <w:rFonts w:cstheme="minorHAnsi"/>
                <w:b/>
                <w:sz w:val="20"/>
                <w:szCs w:val="20"/>
              </w:rPr>
              <w:t>RDRsc</w:t>
            </w:r>
            <w:proofErr w:type="spellEnd"/>
            <w:r w:rsidR="00D85D01" w:rsidRPr="00484154">
              <w:rPr>
                <w:rFonts w:cstheme="minorHAnsi"/>
                <w:b/>
                <w:sz w:val="20"/>
                <w:szCs w:val="20"/>
              </w:rPr>
              <w:t xml:space="preserve">) </w:t>
            </w:r>
            <w:r w:rsidR="00D85D01" w:rsidRPr="00202948">
              <w:rPr>
                <w:rFonts w:cstheme="minorHAnsi"/>
                <w:sz w:val="20"/>
                <w:szCs w:val="20"/>
              </w:rPr>
              <w:t>(RA4.4.10)</w:t>
            </w:r>
          </w:p>
          <w:p w14:paraId="0BDBF77E" w14:textId="26AC1099" w:rsidR="00202948" w:rsidRDefault="00D85D01" w:rsidP="00C5428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542719">
              <w:rPr>
                <w:rFonts w:cstheme="minorHAnsi"/>
                <w:sz w:val="18"/>
                <w:szCs w:val="20"/>
              </w:rPr>
              <w:t xml:space="preserve">Systems that utilize </w:t>
            </w:r>
            <w:r w:rsidR="00AE2C8E">
              <w:rPr>
                <w:rFonts w:cstheme="minorHAnsi"/>
                <w:sz w:val="18"/>
                <w:szCs w:val="20"/>
              </w:rPr>
              <w:t>either of these</w:t>
            </w:r>
            <w:r w:rsidRPr="00542719">
              <w:rPr>
                <w:rFonts w:cstheme="minorHAnsi"/>
                <w:sz w:val="18"/>
                <w:szCs w:val="20"/>
              </w:rPr>
              <w:t xml:space="preserve"> distribution type</w:t>
            </w:r>
            <w:r w:rsidR="00AE2C8E">
              <w:rPr>
                <w:rFonts w:cstheme="minorHAnsi"/>
                <w:sz w:val="18"/>
                <w:szCs w:val="20"/>
              </w:rPr>
              <w:t>s</w:t>
            </w:r>
            <w:r w:rsidRPr="00542719">
              <w:rPr>
                <w:rFonts w:cstheme="minorHAnsi"/>
                <w:sz w:val="18"/>
                <w:szCs w:val="20"/>
              </w:rPr>
              <w:t xml:space="preserve"> shall comply with these requirements.  </w:t>
            </w:r>
          </w:p>
          <w:p w14:paraId="7D5B37DA" w14:textId="6A93F5DA" w:rsidR="00D85D01" w:rsidRPr="006A4AED" w:rsidRDefault="00D85D01" w:rsidP="0020294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542719">
              <w:rPr>
                <w:rFonts w:cstheme="minorHAnsi"/>
                <w:sz w:val="18"/>
                <w:szCs w:val="20"/>
              </w:rPr>
              <w:t>&lt;&lt;If A0</w:t>
            </w:r>
            <w:r w:rsidR="0044625C">
              <w:rPr>
                <w:rFonts w:cstheme="minorHAnsi"/>
                <w:sz w:val="18"/>
                <w:szCs w:val="20"/>
              </w:rPr>
              <w:t>7</w:t>
            </w:r>
            <w:r w:rsidRPr="00542719">
              <w:rPr>
                <w:rFonts w:cstheme="minorHAnsi"/>
                <w:sz w:val="18"/>
                <w:szCs w:val="20"/>
              </w:rPr>
              <w:t xml:space="preserve"> “Dwelling Unit DHW System</w:t>
            </w:r>
            <w:r w:rsidR="00202948">
              <w:rPr>
                <w:rFonts w:cstheme="minorHAnsi"/>
                <w:sz w:val="18"/>
                <w:szCs w:val="20"/>
              </w:rPr>
              <w:t xml:space="preserve"> </w:t>
            </w:r>
            <w:r w:rsidRPr="00542719">
              <w:rPr>
                <w:rFonts w:cstheme="minorHAnsi"/>
                <w:sz w:val="18"/>
                <w:szCs w:val="20"/>
              </w:rPr>
              <w:t xml:space="preserve">Distribution Type” = “Demand Recirculation Manual Control” or “Demand Recirculation Sensor </w:t>
            </w:r>
            <w:proofErr w:type="gramStart"/>
            <w:r w:rsidRPr="00542719">
              <w:rPr>
                <w:rFonts w:cstheme="minorHAnsi"/>
                <w:sz w:val="18"/>
                <w:szCs w:val="20"/>
              </w:rPr>
              <w:t>Control”  ,</w:t>
            </w:r>
            <w:proofErr w:type="gramEnd"/>
            <w:r w:rsidRPr="00542719">
              <w:rPr>
                <w:rFonts w:cstheme="minorHAnsi"/>
                <w:sz w:val="18"/>
                <w:szCs w:val="20"/>
              </w:rPr>
              <w:t xml:space="preserve"> then display this entire table, else display “section does not apply" message &gt;&gt;</w:t>
            </w:r>
          </w:p>
        </w:tc>
      </w:tr>
      <w:tr w:rsidR="00D85D01" w:rsidRPr="006A4AED" w14:paraId="4FDA3C4D" w14:textId="77777777" w:rsidTr="00C54288">
        <w:trPr>
          <w:trHeight w:val="144"/>
          <w:tblHeader/>
        </w:trPr>
        <w:tc>
          <w:tcPr>
            <w:tcW w:w="627" w:type="dxa"/>
            <w:tcBorders>
              <w:top w:val="single" w:sz="4" w:space="0" w:color="auto"/>
            </w:tcBorders>
            <w:vAlign w:val="center"/>
          </w:tcPr>
          <w:p w14:paraId="0C23CD46" w14:textId="77777777" w:rsidR="00D85D01" w:rsidRPr="006A4AED" w:rsidRDefault="00D85D01" w:rsidP="00C5428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6A4AED">
              <w:rPr>
                <w:rFonts w:cstheme="minorHAnsi"/>
                <w:sz w:val="20"/>
                <w:szCs w:val="20"/>
              </w:rPr>
              <w:t>01</w:t>
            </w:r>
          </w:p>
        </w:tc>
        <w:tc>
          <w:tcPr>
            <w:tcW w:w="10163" w:type="dxa"/>
            <w:tcBorders>
              <w:top w:val="single" w:sz="4" w:space="0" w:color="auto"/>
            </w:tcBorders>
            <w:vAlign w:val="center"/>
          </w:tcPr>
          <w:p w14:paraId="5486BBAA" w14:textId="4C4DCAF3" w:rsidR="00D85D01" w:rsidRPr="00542719" w:rsidRDefault="00D85D01" w:rsidP="00C5428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542719">
              <w:rPr>
                <w:rFonts w:cstheme="minorHAnsi"/>
                <w:sz w:val="18"/>
                <w:szCs w:val="20"/>
              </w:rPr>
              <w:t xml:space="preserve">The system operates “on-demand”, meaning that the pump begins to operate shortly before or immediately after hot water draw begins, and stops when the return water temperature reaches a certain threshold value. For Demand Recirculation Manual Control, the pump shall be turned on using a manual switch system. For Demand Recirculation Sensor Control, the pump shall be turned on using a sensor system.   </w:t>
            </w:r>
          </w:p>
        </w:tc>
      </w:tr>
      <w:tr w:rsidR="00D85D01" w:rsidRPr="006A4AED" w14:paraId="6488BF8E" w14:textId="77777777" w:rsidTr="00C54288">
        <w:trPr>
          <w:trHeight w:val="144"/>
          <w:tblHeader/>
        </w:trPr>
        <w:tc>
          <w:tcPr>
            <w:tcW w:w="627" w:type="dxa"/>
            <w:vAlign w:val="center"/>
          </w:tcPr>
          <w:p w14:paraId="0248441F" w14:textId="77777777" w:rsidR="00D85D01" w:rsidRPr="006A4AED" w:rsidRDefault="00D85D01" w:rsidP="00C5428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Pr>
                <w:rFonts w:cstheme="minorHAnsi"/>
                <w:sz w:val="20"/>
                <w:szCs w:val="20"/>
              </w:rPr>
              <w:t>02</w:t>
            </w:r>
          </w:p>
        </w:tc>
        <w:tc>
          <w:tcPr>
            <w:tcW w:w="10163" w:type="dxa"/>
            <w:vAlign w:val="center"/>
          </w:tcPr>
          <w:p w14:paraId="296A0D30" w14:textId="77777777" w:rsidR="00D85D01" w:rsidRPr="00542719" w:rsidRDefault="00D85D01" w:rsidP="00C54288">
            <w:pPr>
              <w:keepNext/>
              <w:spacing w:after="0" w:line="240" w:lineRule="auto"/>
              <w:rPr>
                <w:rFonts w:cstheme="minorHAnsi"/>
                <w:sz w:val="18"/>
                <w:szCs w:val="20"/>
              </w:rPr>
            </w:pPr>
            <w:r w:rsidRPr="00542719">
              <w:rPr>
                <w:rFonts w:cstheme="minorHAnsi"/>
                <w:sz w:val="18"/>
                <w:szCs w:val="20"/>
              </w:rPr>
              <w:t xml:space="preserve">The controls shall </w:t>
            </w:r>
            <w:proofErr w:type="gramStart"/>
            <w:r w:rsidRPr="00542719">
              <w:rPr>
                <w:rFonts w:cstheme="minorHAnsi"/>
                <w:sz w:val="18"/>
                <w:szCs w:val="20"/>
              </w:rPr>
              <w:t>be located in</w:t>
            </w:r>
            <w:proofErr w:type="gramEnd"/>
            <w:r w:rsidRPr="00542719">
              <w:rPr>
                <w:rFonts w:cstheme="minorHAnsi"/>
                <w:sz w:val="18"/>
                <w:szCs w:val="20"/>
              </w:rPr>
              <w:t xml:space="preserve"> the kitchen, bathroom, and any hot water fixture location that is at least 20 feet from the water heater. </w:t>
            </w:r>
          </w:p>
        </w:tc>
      </w:tr>
      <w:tr w:rsidR="00D85D01" w:rsidRPr="006A4AED" w14:paraId="2F5EC8B9" w14:textId="77777777" w:rsidTr="00C54288">
        <w:trPr>
          <w:trHeight w:val="144"/>
          <w:tblHeader/>
        </w:trPr>
        <w:tc>
          <w:tcPr>
            <w:tcW w:w="627" w:type="dxa"/>
            <w:vAlign w:val="center"/>
          </w:tcPr>
          <w:p w14:paraId="6D29A89D" w14:textId="77777777" w:rsidR="00D85D01" w:rsidRPr="006A4AED" w:rsidRDefault="00D85D01" w:rsidP="00C5428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Pr>
                <w:rFonts w:cstheme="minorHAnsi"/>
                <w:sz w:val="20"/>
                <w:szCs w:val="20"/>
              </w:rPr>
              <w:t>03</w:t>
            </w:r>
          </w:p>
        </w:tc>
        <w:tc>
          <w:tcPr>
            <w:tcW w:w="10163" w:type="dxa"/>
            <w:vAlign w:val="center"/>
          </w:tcPr>
          <w:p w14:paraId="72367CCD" w14:textId="77777777" w:rsidR="00D85D01" w:rsidRPr="00542719" w:rsidRDefault="00D85D01" w:rsidP="00C5428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542719">
              <w:rPr>
                <w:rFonts w:cstheme="minorHAnsi"/>
                <w:sz w:val="18"/>
                <w:szCs w:val="20"/>
              </w:rPr>
              <w:t>Manual controls may be activ</w:t>
            </w:r>
            <w:r>
              <w:rPr>
                <w:rFonts w:cstheme="minorHAnsi"/>
                <w:sz w:val="18"/>
                <w:szCs w:val="20"/>
              </w:rPr>
              <w:t>ated</w:t>
            </w:r>
            <w:r w:rsidRPr="00542719">
              <w:rPr>
                <w:rFonts w:cstheme="minorHAnsi"/>
                <w:sz w:val="18"/>
                <w:szCs w:val="20"/>
              </w:rPr>
              <w:t xml:space="preserve"> by wired or wireless mechanisms. </w:t>
            </w:r>
          </w:p>
        </w:tc>
      </w:tr>
      <w:tr w:rsidR="00D85D01" w:rsidRPr="006A4AED" w14:paraId="23A48FD2" w14:textId="77777777" w:rsidTr="00C54288">
        <w:trPr>
          <w:trHeight w:val="144"/>
          <w:tblHeader/>
        </w:trPr>
        <w:tc>
          <w:tcPr>
            <w:tcW w:w="627" w:type="dxa"/>
            <w:vAlign w:val="center"/>
          </w:tcPr>
          <w:p w14:paraId="62472B9C" w14:textId="77777777" w:rsidR="00D85D01" w:rsidRDefault="00D85D01" w:rsidP="00C5428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Pr>
                <w:rFonts w:cstheme="minorHAnsi"/>
                <w:sz w:val="20"/>
                <w:szCs w:val="20"/>
              </w:rPr>
              <w:t>04</w:t>
            </w:r>
          </w:p>
        </w:tc>
        <w:tc>
          <w:tcPr>
            <w:tcW w:w="10163" w:type="dxa"/>
            <w:vAlign w:val="center"/>
          </w:tcPr>
          <w:p w14:paraId="5F60E7AC" w14:textId="374FC314" w:rsidR="00D85D01" w:rsidRPr="00542719" w:rsidRDefault="00D85D01" w:rsidP="00AE2C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542719">
              <w:rPr>
                <w:rFonts w:cstheme="minorHAnsi"/>
                <w:sz w:val="18"/>
                <w:szCs w:val="20"/>
              </w:rPr>
              <w:t xml:space="preserve">Sensor </w:t>
            </w:r>
            <w:r w:rsidR="00AE2C8E">
              <w:rPr>
                <w:rFonts w:cstheme="minorHAnsi"/>
                <w:sz w:val="18"/>
                <w:szCs w:val="20"/>
              </w:rPr>
              <w:t>c</w:t>
            </w:r>
            <w:r w:rsidRPr="00542719">
              <w:rPr>
                <w:rFonts w:cstheme="minorHAnsi"/>
                <w:sz w:val="18"/>
                <w:szCs w:val="20"/>
              </w:rPr>
              <w:t>ontrols may be activated by wired or wireless mechanisms, including buttons, motion sensors, door switches and flow switches. Each control shall have standby power of 1 Watt or less.</w:t>
            </w:r>
          </w:p>
        </w:tc>
      </w:tr>
      <w:tr w:rsidR="00D85D01" w:rsidRPr="006A4AED" w14:paraId="3A606CD2" w14:textId="77777777" w:rsidTr="00C54288">
        <w:trPr>
          <w:trHeight w:val="144"/>
          <w:tblHeader/>
        </w:trPr>
        <w:tc>
          <w:tcPr>
            <w:tcW w:w="627" w:type="dxa"/>
            <w:vAlign w:val="center"/>
          </w:tcPr>
          <w:p w14:paraId="7B2E3910" w14:textId="77777777" w:rsidR="00D85D01" w:rsidRPr="006A4AED" w:rsidRDefault="00D85D01" w:rsidP="00C5428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Pr>
                <w:rFonts w:cstheme="minorHAnsi"/>
                <w:sz w:val="20"/>
                <w:szCs w:val="20"/>
              </w:rPr>
              <w:t>05</w:t>
            </w:r>
          </w:p>
        </w:tc>
        <w:tc>
          <w:tcPr>
            <w:tcW w:w="10163" w:type="dxa"/>
            <w:vAlign w:val="center"/>
          </w:tcPr>
          <w:p w14:paraId="3750097C" w14:textId="77777777" w:rsidR="00D85D01" w:rsidRPr="00542719" w:rsidRDefault="00D85D01" w:rsidP="00C5428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542719">
              <w:rPr>
                <w:rFonts w:cstheme="minorHAnsi"/>
                <w:sz w:val="18"/>
                <w:szCs w:val="20"/>
              </w:rPr>
              <w:t xml:space="preserve">Pump and control placement shall meet one of the following criteria: </w:t>
            </w:r>
          </w:p>
          <w:p w14:paraId="14889877" w14:textId="77777777" w:rsidR="00D85D01" w:rsidRPr="00542719" w:rsidRDefault="00D85D01" w:rsidP="00D85D01">
            <w:pPr>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eastAsia="Times New Roman" w:cstheme="minorHAnsi"/>
                <w:sz w:val="18"/>
                <w:szCs w:val="20"/>
              </w:rPr>
            </w:pPr>
            <w:r w:rsidRPr="00542719">
              <w:rPr>
                <w:rFonts w:eastAsia="Times New Roman" w:cstheme="minorHAnsi"/>
                <w:sz w:val="18"/>
                <w:szCs w:val="20"/>
              </w:rPr>
              <w:t>When a dedicated return line has been installed the pump, controls and thermo-sensor are installed at the end of the supply portion of the recirculation loop; or</w:t>
            </w:r>
          </w:p>
          <w:p w14:paraId="574DCC78" w14:textId="77777777" w:rsidR="00D85D01" w:rsidRPr="00542719" w:rsidRDefault="00D85D01" w:rsidP="00D85D01">
            <w:pPr>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eastAsia="Times New Roman" w:cstheme="minorHAnsi"/>
                <w:sz w:val="18"/>
                <w:szCs w:val="20"/>
              </w:rPr>
            </w:pPr>
            <w:r w:rsidRPr="00542719">
              <w:rPr>
                <w:rFonts w:eastAsia="Times New Roman" w:cstheme="minorHAnsi"/>
                <w:sz w:val="18"/>
                <w:szCs w:val="20"/>
              </w:rPr>
              <w:t>The pump and controls are installed on the dedicated return line near the water heater and the thermo-sensor is installed in an accessible location as close to the end of the supply portion of the recirculation loop as possible; or</w:t>
            </w:r>
          </w:p>
          <w:p w14:paraId="5EA9FD1F" w14:textId="77777777" w:rsidR="00D85D01" w:rsidRPr="00542719" w:rsidRDefault="00D85D01" w:rsidP="00D85D01">
            <w:pPr>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eastAsia="Times New Roman" w:cstheme="minorHAnsi"/>
                <w:sz w:val="18"/>
                <w:szCs w:val="20"/>
              </w:rPr>
            </w:pPr>
            <w:r w:rsidRPr="00542719">
              <w:rPr>
                <w:rFonts w:eastAsia="Times New Roman" w:cstheme="minorHAnsi"/>
                <w:sz w:val="18"/>
                <w:szCs w:val="20"/>
              </w:rPr>
              <w:t>When the cold water line is used as the return, the pump, demand controls and thermo-sensor shall be installed in an accessible location at the end of supply portion of the hot water distribution line (typically under a sink).</w:t>
            </w:r>
          </w:p>
        </w:tc>
      </w:tr>
      <w:tr w:rsidR="00D85D01" w:rsidRPr="006A4AED" w14:paraId="61E5E42E" w14:textId="77777777" w:rsidTr="00C54288">
        <w:trPr>
          <w:trHeight w:val="144"/>
          <w:tblHeader/>
        </w:trPr>
        <w:tc>
          <w:tcPr>
            <w:tcW w:w="627" w:type="dxa"/>
            <w:vAlign w:val="center"/>
          </w:tcPr>
          <w:p w14:paraId="203B96F9" w14:textId="77777777" w:rsidR="00D85D01" w:rsidRPr="006A4AED" w:rsidRDefault="00D85D01" w:rsidP="00C5428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Pr>
                <w:rFonts w:cstheme="minorHAnsi"/>
                <w:sz w:val="20"/>
                <w:szCs w:val="20"/>
              </w:rPr>
              <w:t>06</w:t>
            </w:r>
          </w:p>
        </w:tc>
        <w:tc>
          <w:tcPr>
            <w:tcW w:w="10163" w:type="dxa"/>
            <w:vAlign w:val="center"/>
          </w:tcPr>
          <w:p w14:paraId="291B8A67" w14:textId="77777777" w:rsidR="00D85D01" w:rsidRPr="00542719" w:rsidRDefault="00D85D01" w:rsidP="00C5428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542719">
              <w:rPr>
                <w:rFonts w:cstheme="minorHAnsi"/>
                <w:sz w:val="18"/>
                <w:szCs w:val="20"/>
              </w:rPr>
              <w:t>After the pump has been activated, the controls shall allow the pump to operate until the water temperature at the thermo-sensor rises to one of the following values:</w:t>
            </w:r>
          </w:p>
          <w:p w14:paraId="209950E2" w14:textId="56061889" w:rsidR="00D85D01" w:rsidRPr="00542719" w:rsidRDefault="00D85D01" w:rsidP="00D85D01">
            <w:pPr>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42719">
              <w:rPr>
                <w:rFonts w:eastAsia="Times New Roman" w:cstheme="minorHAnsi"/>
                <w:sz w:val="18"/>
                <w:szCs w:val="20"/>
              </w:rPr>
              <w:t>Not more than 10°F (5.6°C) above the initial temperature of the water in the pipe</w:t>
            </w:r>
            <w:r w:rsidR="00AE2C8E">
              <w:rPr>
                <w:rFonts w:eastAsia="Times New Roman" w:cstheme="minorHAnsi"/>
                <w:sz w:val="18"/>
                <w:szCs w:val="20"/>
              </w:rPr>
              <w:t>; or</w:t>
            </w:r>
          </w:p>
          <w:p w14:paraId="34C0C22C" w14:textId="77777777" w:rsidR="00D85D01" w:rsidRPr="00542719" w:rsidRDefault="00D85D01" w:rsidP="00D85D01">
            <w:pPr>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42719">
              <w:rPr>
                <w:rFonts w:eastAsia="Times New Roman" w:cstheme="minorHAnsi"/>
                <w:sz w:val="18"/>
                <w:szCs w:val="20"/>
              </w:rPr>
              <w:t>Not more than 102°F (38.9°C).</w:t>
            </w:r>
          </w:p>
        </w:tc>
      </w:tr>
      <w:tr w:rsidR="00D85D01" w:rsidRPr="006A4AED" w14:paraId="5268BA0A" w14:textId="77777777" w:rsidTr="00C54288">
        <w:trPr>
          <w:trHeight w:val="144"/>
          <w:tblHeader/>
        </w:trPr>
        <w:tc>
          <w:tcPr>
            <w:tcW w:w="627" w:type="dxa"/>
            <w:vAlign w:val="center"/>
          </w:tcPr>
          <w:p w14:paraId="4B6F9C84" w14:textId="77777777" w:rsidR="00D85D01" w:rsidRPr="006A4AED" w:rsidRDefault="00D85D01" w:rsidP="00C5428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Pr>
                <w:rFonts w:cstheme="minorHAnsi"/>
                <w:sz w:val="20"/>
                <w:szCs w:val="20"/>
              </w:rPr>
              <w:t>07</w:t>
            </w:r>
          </w:p>
        </w:tc>
        <w:tc>
          <w:tcPr>
            <w:tcW w:w="10163" w:type="dxa"/>
            <w:vAlign w:val="center"/>
          </w:tcPr>
          <w:p w14:paraId="13D44BB2" w14:textId="77777777" w:rsidR="00D85D01" w:rsidRPr="00542719" w:rsidRDefault="00D85D01" w:rsidP="00C5428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rPr>
            </w:pPr>
            <w:r w:rsidRPr="00542719">
              <w:rPr>
                <w:rFonts w:cstheme="minorHAnsi"/>
                <w:sz w:val="18"/>
                <w:szCs w:val="20"/>
              </w:rPr>
              <w:t xml:space="preserve">Controls shall limit operation to no more than 5 minutes following activation.  </w:t>
            </w:r>
          </w:p>
        </w:tc>
      </w:tr>
      <w:tr w:rsidR="00D85D01" w:rsidRPr="006A4AED" w14:paraId="5C1192E3" w14:textId="77777777" w:rsidTr="00C54288">
        <w:trPr>
          <w:trHeight w:val="144"/>
          <w:tblHeader/>
        </w:trPr>
        <w:tc>
          <w:tcPr>
            <w:tcW w:w="10790" w:type="dxa"/>
            <w:gridSpan w:val="2"/>
            <w:vAlign w:val="center"/>
          </w:tcPr>
          <w:p w14:paraId="16B5EB53" w14:textId="77777777" w:rsidR="00D85D01" w:rsidRPr="006A4AED" w:rsidRDefault="00D85D01" w:rsidP="00C5428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C54288">
              <w:rPr>
                <w:rFonts w:cstheme="minorHAnsi"/>
                <w:b/>
                <w:sz w:val="18"/>
                <w:szCs w:val="20"/>
              </w:rPr>
              <w:t xml:space="preserve">The responsible person’s signature on this compliance document affirms that all applicable requirements in this table have been met.  </w:t>
            </w:r>
          </w:p>
        </w:tc>
      </w:tr>
    </w:tbl>
    <w:p w14:paraId="4FCB045A" w14:textId="7F535DE6" w:rsidR="006B1CAD" w:rsidRPr="00C54288" w:rsidRDefault="006B1CAD" w:rsidP="006530E0">
      <w:pPr>
        <w:spacing w:after="0"/>
        <w:rPr>
          <w:rFonts w:cstheme="minorHAnsi"/>
          <w:sz w:val="20"/>
          <w:szCs w:val="20"/>
        </w:rPr>
      </w:pPr>
    </w:p>
    <w:p w14:paraId="3C4635D1" w14:textId="77777777" w:rsidR="00546776" w:rsidRPr="00573DD6" w:rsidRDefault="00546776" w:rsidP="006530E0">
      <w:pPr>
        <w:spacing w:after="0"/>
        <w:rPr>
          <w:rFonts w:cstheme="minorHAnsi"/>
          <w:sz w:val="20"/>
          <w:szCs w:val="20"/>
        </w:rPr>
      </w:pPr>
    </w:p>
    <w:sectPr w:rsidR="00546776" w:rsidRPr="00573DD6" w:rsidSect="00C54288">
      <w:headerReference w:type="default" r:id="rId17"/>
      <w:headerReference w:type="first" r:id="rId18"/>
      <w:pgSz w:w="12240" w:h="15840"/>
      <w:pgMar w:top="720" w:right="720" w:bottom="720"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5568AE" w14:textId="77777777" w:rsidR="000D228C" w:rsidRDefault="000D228C" w:rsidP="006B1CAD">
      <w:pPr>
        <w:spacing w:after="0" w:line="240" w:lineRule="auto"/>
      </w:pPr>
      <w:r>
        <w:separator/>
      </w:r>
    </w:p>
  </w:endnote>
  <w:endnote w:type="continuationSeparator" w:id="0">
    <w:p w14:paraId="337D5BD7" w14:textId="77777777" w:rsidR="000D228C" w:rsidRDefault="000D228C" w:rsidP="006B1CAD">
      <w:pPr>
        <w:spacing w:after="0" w:line="240" w:lineRule="auto"/>
      </w:pPr>
      <w:r>
        <w:continuationSeparator/>
      </w:r>
    </w:p>
  </w:endnote>
  <w:endnote w:type="continuationNotice" w:id="1">
    <w:p w14:paraId="0AEB077E" w14:textId="77777777" w:rsidR="000D228C" w:rsidRDefault="000D228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CB0470" w14:textId="77777777" w:rsidR="00DD6647" w:rsidRPr="009D5B35" w:rsidRDefault="00DD6647" w:rsidP="006B1CAD">
    <w:pPr>
      <w:pStyle w:val="Style7"/>
    </w:pPr>
    <w:r w:rsidRPr="009D5B35">
      <w:t xml:space="preserve">Registration Number:                                                           Registration Date/Time:                                           HERS Provider:                       </w:t>
    </w:r>
  </w:p>
  <w:p w14:paraId="4FCB0471" w14:textId="2A43AB2F" w:rsidR="00DD6647" w:rsidRPr="00137C85" w:rsidRDefault="00DD6647" w:rsidP="00B3369C">
    <w:pPr>
      <w:pStyle w:val="Style7"/>
      <w:tabs>
        <w:tab w:val="clear" w:pos="10800"/>
        <w:tab w:val="right" w:pos="14400"/>
      </w:tabs>
      <w:rPr>
        <w:i/>
      </w:rPr>
    </w:pPr>
    <w:r w:rsidRPr="009D5B35">
      <w:t>CA Building En</w:t>
    </w:r>
    <w:r>
      <w:t>ergy Efficiency Standards - 2019</w:t>
    </w:r>
    <w:r w:rsidRPr="009D5B35">
      <w:t xml:space="preserve"> Residential Compliance</w:t>
    </w:r>
    <w:r w:rsidRPr="009D5B35">
      <w:tab/>
    </w:r>
    <w:del w:id="13" w:author="Markstrum, Alexis@Energy" w:date="2021-10-11T13:16:00Z">
      <w:r w:rsidR="00AA2E9E" w:rsidDel="00BE09B7">
        <w:rPr>
          <w:rFonts w:ascii="Calibri" w:hAnsi="Calibri"/>
          <w:szCs w:val="18"/>
        </w:rPr>
        <w:delText xml:space="preserve">March </w:delText>
      </w:r>
    </w:del>
    <w:ins w:id="14" w:author="Markstrum, Alexis@Energy" w:date="2021-10-11T13:16:00Z">
      <w:r w:rsidR="00BE09B7">
        <w:rPr>
          <w:rFonts w:ascii="Calibri" w:hAnsi="Calibri"/>
          <w:szCs w:val="18"/>
        </w:rPr>
        <w:t xml:space="preserve">October </w:t>
      </w:r>
    </w:ins>
    <w:r>
      <w:rPr>
        <w:rFonts w:ascii="Calibri" w:hAnsi="Calibri"/>
        <w:szCs w:val="18"/>
      </w:rPr>
      <w:t>202</w:t>
    </w:r>
    <w:r w:rsidR="003F39DA">
      <w:rPr>
        <w:rFonts w:ascii="Calibri" w:hAnsi="Calibri"/>
        <w:szCs w:val="18"/>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CB0484" w14:textId="77777777" w:rsidR="00DD6647" w:rsidRPr="009D5B35" w:rsidRDefault="00DD6647" w:rsidP="00852EF0">
    <w:pPr>
      <w:pStyle w:val="Style7"/>
      <w:tabs>
        <w:tab w:val="clear" w:pos="10800"/>
        <w:tab w:val="right" w:pos="11520"/>
      </w:tabs>
    </w:pPr>
    <w:r w:rsidRPr="009D5B35">
      <w:t xml:space="preserve">Registration Number:                                                           Registration Date/Time:                                           HERS Provider:                       </w:t>
    </w:r>
  </w:p>
  <w:p w14:paraId="4FCB0485" w14:textId="3ED319E6" w:rsidR="00DD6647" w:rsidRPr="00137C85" w:rsidRDefault="00DD6647" w:rsidP="00852EF0">
    <w:pPr>
      <w:pStyle w:val="Style7"/>
      <w:tabs>
        <w:tab w:val="clear" w:pos="10800"/>
        <w:tab w:val="right" w:pos="14400"/>
      </w:tabs>
      <w:rPr>
        <w:i/>
      </w:rPr>
    </w:pPr>
    <w:r w:rsidRPr="009D5B35">
      <w:t>CA Building Energy Efficiency Standards - 201</w:t>
    </w:r>
    <w:r>
      <w:t>9</w:t>
    </w:r>
    <w:r w:rsidRPr="009D5B35">
      <w:t xml:space="preserve"> Residential Compliance</w:t>
    </w:r>
    <w:r w:rsidRPr="009D5B35">
      <w:tab/>
    </w:r>
    <w:del w:id="17" w:author="Markstrum, Alexis@Energy" w:date="2021-10-11T13:16:00Z">
      <w:r w:rsidR="00AA2E9E" w:rsidDel="00BE09B7">
        <w:rPr>
          <w:rFonts w:ascii="Calibri" w:hAnsi="Calibri"/>
          <w:szCs w:val="18"/>
        </w:rPr>
        <w:delText xml:space="preserve">March </w:delText>
      </w:r>
    </w:del>
    <w:ins w:id="18" w:author="Markstrum, Alexis@Energy" w:date="2021-10-11T13:16:00Z">
      <w:r w:rsidR="00BE09B7">
        <w:rPr>
          <w:rFonts w:ascii="Calibri" w:hAnsi="Calibri"/>
          <w:szCs w:val="18"/>
        </w:rPr>
        <w:t xml:space="preserve">October </w:t>
      </w:r>
    </w:ins>
    <w:r>
      <w:rPr>
        <w:rFonts w:ascii="Calibri" w:hAnsi="Calibri"/>
        <w:szCs w:val="18"/>
      </w:rPr>
      <w:t>202</w:t>
    </w:r>
    <w:r w:rsidR="003F39DA">
      <w:rPr>
        <w:rFonts w:ascii="Calibri" w:hAnsi="Calibri"/>
        <w:szCs w:val="18"/>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CB048D" w14:textId="274A187F" w:rsidR="00DD6647" w:rsidRPr="00137C85" w:rsidRDefault="00DD6647" w:rsidP="00B3369C">
    <w:pPr>
      <w:pStyle w:val="Style7"/>
      <w:tabs>
        <w:tab w:val="clear" w:pos="10800"/>
        <w:tab w:val="right" w:pos="14400"/>
      </w:tabs>
      <w:rPr>
        <w:i/>
      </w:rPr>
    </w:pPr>
    <w:r w:rsidRPr="009D5B35">
      <w:t>CA Building En</w:t>
    </w:r>
    <w:r>
      <w:t>ergy Efficiency Standards - 2019</w:t>
    </w:r>
    <w:r w:rsidRPr="009D5B35">
      <w:t xml:space="preserve"> Residential Compliance</w:t>
    </w:r>
    <w:r w:rsidRPr="009D5B35">
      <w:tab/>
    </w:r>
    <w:del w:id="19" w:author="Markstrum, Alexis@Energy" w:date="2021-10-11T13:16:00Z">
      <w:r w:rsidR="00AA2E9E" w:rsidDel="00BE09B7">
        <w:rPr>
          <w:rFonts w:ascii="Calibri" w:hAnsi="Calibri"/>
          <w:szCs w:val="18"/>
        </w:rPr>
        <w:delText xml:space="preserve">March </w:delText>
      </w:r>
    </w:del>
    <w:ins w:id="20" w:author="Markstrum, Alexis@Energy" w:date="2021-10-11T13:16:00Z">
      <w:r w:rsidR="00BE09B7">
        <w:rPr>
          <w:rFonts w:ascii="Calibri" w:hAnsi="Calibri"/>
          <w:szCs w:val="18"/>
        </w:rPr>
        <w:t xml:space="preserve">October </w:t>
      </w:r>
    </w:ins>
    <w:r>
      <w:rPr>
        <w:rFonts w:ascii="Calibri" w:hAnsi="Calibri"/>
        <w:szCs w:val="18"/>
      </w:rPr>
      <w:t>202</w:t>
    </w:r>
    <w:r w:rsidR="003F39DA">
      <w:rPr>
        <w:rFonts w:ascii="Calibri" w:hAnsi="Calibri"/>
        <w:szCs w:val="18"/>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F22139" w14:textId="77777777" w:rsidR="000D228C" w:rsidRDefault="000D228C" w:rsidP="006B1CAD">
      <w:pPr>
        <w:spacing w:after="0" w:line="240" w:lineRule="auto"/>
      </w:pPr>
      <w:r>
        <w:separator/>
      </w:r>
    </w:p>
  </w:footnote>
  <w:footnote w:type="continuationSeparator" w:id="0">
    <w:p w14:paraId="5D32A0CF" w14:textId="77777777" w:rsidR="000D228C" w:rsidRDefault="000D228C" w:rsidP="006B1CAD">
      <w:pPr>
        <w:spacing w:after="0" w:line="240" w:lineRule="auto"/>
      </w:pPr>
      <w:r>
        <w:continuationSeparator/>
      </w:r>
    </w:p>
  </w:footnote>
  <w:footnote w:type="continuationNotice" w:id="1">
    <w:p w14:paraId="6BDADE93" w14:textId="77777777" w:rsidR="000D228C" w:rsidRDefault="000D228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823F6E" w14:textId="77777777" w:rsidR="00DD6647" w:rsidRPr="007770C5" w:rsidRDefault="00DD6647" w:rsidP="002A5D31">
    <w:pPr>
      <w:suppressAutoHyphens/>
      <w:spacing w:after="0"/>
      <w:ind w:left="-90"/>
      <w:rPr>
        <w:rFonts w:ascii="Arial" w:hAnsi="Arial" w:cs="Arial"/>
        <w:sz w:val="14"/>
        <w:szCs w:val="14"/>
      </w:rPr>
    </w:pPr>
    <w:r w:rsidRPr="007770C5">
      <w:rPr>
        <w:rFonts w:ascii="Arial" w:hAnsi="Arial" w:cs="Arial"/>
        <w:sz w:val="14"/>
        <w:szCs w:val="14"/>
      </w:rPr>
      <w:t>STATE OF CALIFORNIA</w:t>
    </w:r>
  </w:p>
  <w:p w14:paraId="73C85D96" w14:textId="77777777" w:rsidR="00DD6647" w:rsidRPr="006B1CAD" w:rsidRDefault="00DD6647" w:rsidP="002A5D31">
    <w:pPr>
      <w:suppressAutoHyphens/>
      <w:spacing w:after="0"/>
      <w:ind w:left="-90"/>
      <w:rPr>
        <w:rFonts w:ascii="Arial" w:hAnsi="Arial" w:cs="Arial"/>
        <w:b/>
        <w:sz w:val="24"/>
        <w:szCs w:val="24"/>
      </w:rPr>
    </w:pPr>
    <w:r>
      <w:rPr>
        <w:rFonts w:ascii="Arial" w:hAnsi="Arial" w:cs="Arial"/>
        <w:noProof/>
        <w:sz w:val="14"/>
        <w:szCs w:val="14"/>
      </w:rPr>
      <w:drawing>
        <wp:anchor distT="0" distB="0" distL="114300" distR="114300" simplePos="0" relativeHeight="251658242" behindDoc="0" locked="0" layoutInCell="1" allowOverlap="1" wp14:anchorId="72F89738" wp14:editId="45CE3308">
          <wp:simplePos x="0" y="0"/>
          <wp:positionH relativeFrom="margin">
            <wp:align>right</wp:align>
          </wp:positionH>
          <wp:positionV relativeFrom="margin">
            <wp:posOffset>-1257935</wp:posOffset>
          </wp:positionV>
          <wp:extent cx="314325" cy="275590"/>
          <wp:effectExtent l="0" t="0" r="9525" b="0"/>
          <wp:wrapSquare wrapText="bothSides"/>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4325" cy="275590"/>
                  </a:xfrm>
                  <a:prstGeom prst="rect">
                    <a:avLst/>
                  </a:prstGeom>
                  <a:noFill/>
                </pic:spPr>
              </pic:pic>
            </a:graphicData>
          </a:graphic>
          <wp14:sizeRelV relativeFrom="margin">
            <wp14:pctHeight>0</wp14:pctHeight>
          </wp14:sizeRelV>
        </wp:anchor>
      </w:drawing>
    </w:r>
    <w:r>
      <w:rPr>
        <w:rFonts w:ascii="Arial" w:hAnsi="Arial" w:cs="Arial"/>
        <w:b/>
        <w:noProof/>
        <w:sz w:val="24"/>
        <w:szCs w:val="24"/>
      </w:rPr>
      <w:t>SINGLE DWELLING UNIT HOT WATER SYSTEM DISTRIBUTION</w:t>
    </w:r>
  </w:p>
  <w:p w14:paraId="68BB42A5" w14:textId="101F0B77" w:rsidR="00DD6647" w:rsidRPr="007770C5" w:rsidRDefault="00DD6647" w:rsidP="002A5D31">
    <w:pPr>
      <w:tabs>
        <w:tab w:val="right" w:pos="13950"/>
      </w:tabs>
      <w:suppressAutoHyphens/>
      <w:spacing w:after="0"/>
      <w:ind w:left="-86"/>
      <w:rPr>
        <w:rFonts w:ascii="Arial" w:hAnsi="Arial" w:cs="Arial"/>
        <w:sz w:val="14"/>
        <w:szCs w:val="14"/>
      </w:rPr>
    </w:pPr>
    <w:r>
      <w:rPr>
        <w:rFonts w:ascii="Arial" w:hAnsi="Arial" w:cs="Arial"/>
        <w:sz w:val="14"/>
        <w:szCs w:val="14"/>
      </w:rPr>
      <w:t>CEC-CF2R-PLB-02-E</w:t>
    </w:r>
    <w:r w:rsidRPr="007770C5">
      <w:rPr>
        <w:rFonts w:ascii="Arial" w:hAnsi="Arial" w:cs="Arial"/>
        <w:sz w:val="14"/>
        <w:szCs w:val="14"/>
      </w:rPr>
      <w:t xml:space="preserve"> (Revised </w:t>
    </w:r>
    <w:del w:id="11" w:author="Markstrum, Alexis@Energy" w:date="2021-10-11T13:16:00Z">
      <w:r w:rsidDel="00BE09B7">
        <w:rPr>
          <w:rFonts w:ascii="Arial" w:hAnsi="Arial" w:cs="Arial"/>
          <w:sz w:val="14"/>
          <w:szCs w:val="14"/>
        </w:rPr>
        <w:delText>0</w:delText>
      </w:r>
      <w:r w:rsidR="00AA2E9E" w:rsidDel="00BE09B7">
        <w:rPr>
          <w:rFonts w:ascii="Arial" w:hAnsi="Arial" w:cs="Arial"/>
          <w:sz w:val="14"/>
          <w:szCs w:val="14"/>
        </w:rPr>
        <w:delText>3</w:delText>
      </w:r>
    </w:del>
    <w:ins w:id="12" w:author="Markstrum, Alexis@Energy" w:date="2021-10-11T13:16:00Z">
      <w:r w:rsidR="00BE09B7">
        <w:rPr>
          <w:rFonts w:ascii="Arial" w:hAnsi="Arial" w:cs="Arial"/>
          <w:sz w:val="14"/>
          <w:szCs w:val="14"/>
        </w:rPr>
        <w:t>10</w:t>
      </w:r>
    </w:ins>
    <w:r>
      <w:rPr>
        <w:rFonts w:ascii="Arial" w:hAnsi="Arial" w:cs="Arial"/>
        <w:sz w:val="14"/>
        <w:szCs w:val="14"/>
      </w:rPr>
      <w:t>/2</w:t>
    </w:r>
    <w:r w:rsidR="003F39DA">
      <w:rPr>
        <w:rFonts w:ascii="Arial" w:hAnsi="Arial" w:cs="Arial"/>
        <w:sz w:val="14"/>
        <w:szCs w:val="14"/>
      </w:rPr>
      <w:t>1</w:t>
    </w:r>
    <w:r w:rsidRPr="007770C5">
      <w:rPr>
        <w:rFonts w:ascii="Arial" w:hAnsi="Arial" w:cs="Arial"/>
        <w:sz w:val="14"/>
        <w:szCs w:val="14"/>
      </w:rPr>
      <w:t>)</w:t>
    </w:r>
    <w:r>
      <w:rPr>
        <w:rFonts w:ascii="Arial" w:hAnsi="Arial" w:cs="Arial"/>
        <w:sz w:val="14"/>
        <w:szCs w:val="14"/>
      </w:rPr>
      <w:t xml:space="preserve"> </w:t>
    </w:r>
    <w:r>
      <w:rPr>
        <w:rFonts w:ascii="Arial" w:hAnsi="Arial" w:cs="Arial"/>
        <w:sz w:val="14"/>
        <w:szCs w:val="14"/>
      </w:rPr>
      <w:tab/>
    </w:r>
    <w:r w:rsidRPr="007770C5">
      <w:rPr>
        <w:rFonts w:ascii="Arial" w:hAnsi="Arial" w:cs="Arial"/>
        <w:sz w:val="14"/>
        <w:szCs w:val="14"/>
      </w:rPr>
      <w:t>CALIFORNIA ENERGY COMMISSION</w:t>
    </w:r>
  </w:p>
  <w:tbl>
    <w:tblPr>
      <w:tblW w:w="5004"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99"/>
      <w:gridCol w:w="300"/>
      <w:gridCol w:w="3875"/>
      <w:gridCol w:w="1525"/>
    </w:tblGrid>
    <w:tr w:rsidR="00DD6647" w:rsidRPr="00F85124" w14:paraId="4FCB0462" w14:textId="77777777" w:rsidTr="00C54288">
      <w:trPr>
        <w:cantSplit/>
        <w:trHeight w:val="288"/>
      </w:trPr>
      <w:tc>
        <w:tcPr>
          <w:tcW w:w="4155" w:type="pct"/>
          <w:gridSpan w:val="3"/>
          <w:tcBorders>
            <w:bottom w:val="single" w:sz="4" w:space="0" w:color="auto"/>
            <w:right w:val="nil"/>
          </w:tcBorders>
          <w:vAlign w:val="center"/>
        </w:tcPr>
        <w:p w14:paraId="4FCB0460" w14:textId="77777777" w:rsidR="00DD6647" w:rsidRPr="00F85124" w:rsidRDefault="00DD6647" w:rsidP="006B1CAD">
          <w:pPr>
            <w:pStyle w:val="Heading1"/>
            <w:rPr>
              <w:rFonts w:asciiTheme="minorHAnsi" w:hAnsiTheme="minorHAnsi"/>
              <w:b w:val="0"/>
              <w:bCs/>
              <w:sz w:val="20"/>
            </w:rPr>
          </w:pPr>
          <w:r>
            <w:rPr>
              <w:rFonts w:asciiTheme="minorHAnsi" w:hAnsiTheme="minorHAnsi"/>
              <w:b w:val="0"/>
              <w:bCs/>
              <w:sz w:val="20"/>
            </w:rPr>
            <w:t>CERTIFICATE OF INSTALLATION</w:t>
          </w:r>
        </w:p>
      </w:tc>
      <w:tc>
        <w:tcPr>
          <w:tcW w:w="845" w:type="pct"/>
          <w:tcBorders>
            <w:left w:val="nil"/>
            <w:bottom w:val="single" w:sz="4" w:space="0" w:color="auto"/>
          </w:tcBorders>
          <w:tcMar>
            <w:left w:w="115" w:type="dxa"/>
            <w:right w:w="115" w:type="dxa"/>
          </w:tcMar>
          <w:vAlign w:val="center"/>
        </w:tcPr>
        <w:p w14:paraId="4FCB0461" w14:textId="38580DC0" w:rsidR="00DD6647" w:rsidRPr="00F85124" w:rsidRDefault="00DD6647" w:rsidP="00B3369C">
          <w:pPr>
            <w:pStyle w:val="Heading1"/>
            <w:jc w:val="right"/>
            <w:rPr>
              <w:rFonts w:asciiTheme="minorHAnsi" w:hAnsiTheme="minorHAnsi"/>
              <w:b w:val="0"/>
              <w:bCs/>
              <w:sz w:val="20"/>
            </w:rPr>
          </w:pPr>
          <w:r>
            <w:rPr>
              <w:rFonts w:asciiTheme="minorHAnsi" w:hAnsiTheme="minorHAnsi"/>
              <w:b w:val="0"/>
              <w:bCs/>
              <w:sz w:val="20"/>
            </w:rPr>
            <w:t>CF2R-PLB-02-E</w:t>
          </w:r>
        </w:p>
      </w:tc>
    </w:tr>
    <w:tr w:rsidR="00DD6647" w:rsidRPr="00F85124" w14:paraId="4FCB0465" w14:textId="77777777" w:rsidTr="00C54288">
      <w:trPr>
        <w:cantSplit/>
        <w:trHeight w:val="288"/>
      </w:trPr>
      <w:tc>
        <w:tcPr>
          <w:tcW w:w="2500" w:type="pct"/>
          <w:gridSpan w:val="2"/>
          <w:tcBorders>
            <w:right w:val="nil"/>
          </w:tcBorders>
        </w:tcPr>
        <w:p w14:paraId="4FCB0463" w14:textId="47153372" w:rsidR="00DD6647" w:rsidRPr="00C54288" w:rsidRDefault="00DD6647" w:rsidP="006B1CAD">
          <w:pPr>
            <w:tabs>
              <w:tab w:val="right" w:pos="10543"/>
            </w:tabs>
            <w:spacing w:after="0"/>
            <w:rPr>
              <w:sz w:val="20"/>
              <w:szCs w:val="20"/>
            </w:rPr>
          </w:pPr>
          <w:r w:rsidRPr="00C54288">
            <w:rPr>
              <w:bCs/>
              <w:sz w:val="20"/>
              <w:szCs w:val="20"/>
            </w:rPr>
            <w:t>Single Dwelling Unit Hot Water System Distribution</w:t>
          </w:r>
        </w:p>
      </w:tc>
      <w:tc>
        <w:tcPr>
          <w:tcW w:w="2500" w:type="pct"/>
          <w:gridSpan w:val="2"/>
          <w:tcBorders>
            <w:left w:val="nil"/>
          </w:tcBorders>
        </w:tcPr>
        <w:p w14:paraId="4FCB0464" w14:textId="4B269B1A" w:rsidR="00DD6647" w:rsidRPr="00C54288" w:rsidRDefault="00DD6647" w:rsidP="006B1CAD">
          <w:pPr>
            <w:tabs>
              <w:tab w:val="right" w:pos="10543"/>
            </w:tabs>
            <w:spacing w:after="0"/>
            <w:jc w:val="right"/>
            <w:rPr>
              <w:sz w:val="20"/>
              <w:szCs w:val="20"/>
            </w:rPr>
          </w:pPr>
          <w:r w:rsidRPr="00C54288">
            <w:rPr>
              <w:bCs/>
              <w:sz w:val="20"/>
              <w:szCs w:val="20"/>
            </w:rPr>
            <w:t xml:space="preserve">(Page </w:t>
          </w:r>
          <w:r w:rsidRPr="00C54288">
            <w:rPr>
              <w:bCs/>
              <w:sz w:val="20"/>
              <w:szCs w:val="20"/>
            </w:rPr>
            <w:fldChar w:fldCharType="begin"/>
          </w:r>
          <w:r w:rsidRPr="00C54288">
            <w:rPr>
              <w:bCs/>
              <w:sz w:val="20"/>
              <w:szCs w:val="20"/>
            </w:rPr>
            <w:instrText xml:space="preserve"> PAGE   \* MERGEFORMAT </w:instrText>
          </w:r>
          <w:r w:rsidRPr="00C54288">
            <w:rPr>
              <w:bCs/>
              <w:sz w:val="20"/>
              <w:szCs w:val="20"/>
            </w:rPr>
            <w:fldChar w:fldCharType="separate"/>
          </w:r>
          <w:r w:rsidR="00F61500">
            <w:rPr>
              <w:bCs/>
              <w:noProof/>
              <w:sz w:val="20"/>
              <w:szCs w:val="20"/>
            </w:rPr>
            <w:t>4</w:t>
          </w:r>
          <w:r w:rsidRPr="00C54288">
            <w:rPr>
              <w:bCs/>
              <w:sz w:val="20"/>
              <w:szCs w:val="20"/>
            </w:rPr>
            <w:fldChar w:fldCharType="end"/>
          </w:r>
          <w:r w:rsidRPr="00C54288">
            <w:rPr>
              <w:bCs/>
              <w:sz w:val="20"/>
              <w:szCs w:val="20"/>
            </w:rPr>
            <w:t xml:space="preserve"> of </w:t>
          </w:r>
          <w:r w:rsidRPr="00C54288">
            <w:rPr>
              <w:bCs/>
              <w:noProof/>
              <w:sz w:val="20"/>
              <w:szCs w:val="20"/>
            </w:rPr>
            <w:fldChar w:fldCharType="begin"/>
          </w:r>
          <w:r w:rsidRPr="00C54288">
            <w:rPr>
              <w:bCs/>
              <w:noProof/>
              <w:sz w:val="20"/>
              <w:szCs w:val="20"/>
            </w:rPr>
            <w:instrText xml:space="preserve"> SECTIONPAGES   \* MERGEFORMAT </w:instrText>
          </w:r>
          <w:r w:rsidRPr="00C54288">
            <w:rPr>
              <w:bCs/>
              <w:noProof/>
              <w:sz w:val="20"/>
              <w:szCs w:val="20"/>
            </w:rPr>
            <w:fldChar w:fldCharType="separate"/>
          </w:r>
          <w:r w:rsidR="009F3244">
            <w:rPr>
              <w:bCs/>
              <w:noProof/>
              <w:sz w:val="20"/>
              <w:szCs w:val="20"/>
            </w:rPr>
            <w:t>4</w:t>
          </w:r>
          <w:r w:rsidRPr="00C54288">
            <w:rPr>
              <w:bCs/>
              <w:noProof/>
              <w:sz w:val="20"/>
              <w:szCs w:val="20"/>
            </w:rPr>
            <w:fldChar w:fldCharType="end"/>
          </w:r>
          <w:r w:rsidRPr="00C54288">
            <w:rPr>
              <w:bCs/>
              <w:sz w:val="20"/>
              <w:szCs w:val="20"/>
            </w:rPr>
            <w:t>)</w:t>
          </w:r>
        </w:p>
      </w:tc>
    </w:tr>
    <w:tr w:rsidR="00DD6647" w:rsidRPr="00F85124" w14:paraId="4FCB0469" w14:textId="77777777" w:rsidTr="00C54288">
      <w:trPr>
        <w:cantSplit/>
        <w:trHeight w:val="288"/>
      </w:trPr>
      <w:tc>
        <w:tcPr>
          <w:tcW w:w="0" w:type="auto"/>
        </w:tcPr>
        <w:p w14:paraId="4FCB0466" w14:textId="77777777" w:rsidR="00DD6647" w:rsidRPr="00F85124" w:rsidRDefault="00DD6647" w:rsidP="006B1CAD">
          <w:pPr>
            <w:spacing w:after="0"/>
            <w:rPr>
              <w:sz w:val="12"/>
              <w:szCs w:val="12"/>
            </w:rPr>
          </w:pPr>
          <w:r w:rsidRPr="00F85124">
            <w:rPr>
              <w:sz w:val="12"/>
              <w:szCs w:val="12"/>
            </w:rPr>
            <w:t>Project Name:</w:t>
          </w:r>
        </w:p>
      </w:tc>
      <w:tc>
        <w:tcPr>
          <w:tcW w:w="1794" w:type="pct"/>
          <w:gridSpan w:val="2"/>
        </w:tcPr>
        <w:p w14:paraId="4FCB0467" w14:textId="77777777" w:rsidR="00DD6647" w:rsidRPr="00F85124" w:rsidRDefault="00DD6647" w:rsidP="006B1CAD">
          <w:pPr>
            <w:spacing w:after="0"/>
            <w:rPr>
              <w:sz w:val="12"/>
              <w:szCs w:val="12"/>
            </w:rPr>
          </w:pPr>
          <w:r w:rsidRPr="00F85124">
            <w:rPr>
              <w:sz w:val="12"/>
              <w:szCs w:val="12"/>
            </w:rPr>
            <w:t>Enforcement Agency:</w:t>
          </w:r>
        </w:p>
      </w:tc>
      <w:tc>
        <w:tcPr>
          <w:tcW w:w="845" w:type="pct"/>
        </w:tcPr>
        <w:p w14:paraId="4FCB0468" w14:textId="77777777" w:rsidR="00DD6647" w:rsidRPr="00F85124" w:rsidRDefault="00DD6647" w:rsidP="006B1CAD">
          <w:pPr>
            <w:spacing w:after="0"/>
            <w:rPr>
              <w:sz w:val="12"/>
              <w:szCs w:val="12"/>
            </w:rPr>
          </w:pPr>
          <w:r w:rsidRPr="00F85124">
            <w:rPr>
              <w:sz w:val="12"/>
              <w:szCs w:val="12"/>
            </w:rPr>
            <w:t>Permit Number:</w:t>
          </w:r>
        </w:p>
      </w:tc>
    </w:tr>
    <w:tr w:rsidR="00DD6647" w:rsidRPr="00F85124" w14:paraId="4FCB046D" w14:textId="77777777" w:rsidTr="00C54288">
      <w:trPr>
        <w:cantSplit/>
        <w:trHeight w:val="288"/>
      </w:trPr>
      <w:tc>
        <w:tcPr>
          <w:tcW w:w="0" w:type="auto"/>
        </w:tcPr>
        <w:p w14:paraId="4FCB046A" w14:textId="77777777" w:rsidR="00DD6647" w:rsidRPr="00F85124" w:rsidRDefault="00DD6647" w:rsidP="006B1CAD">
          <w:pPr>
            <w:spacing w:after="0"/>
            <w:rPr>
              <w:sz w:val="12"/>
              <w:szCs w:val="12"/>
              <w:vertAlign w:val="superscript"/>
            </w:rPr>
          </w:pPr>
          <w:r w:rsidRPr="00F85124">
            <w:rPr>
              <w:sz w:val="12"/>
              <w:szCs w:val="12"/>
            </w:rPr>
            <w:t>Dwelling Address:</w:t>
          </w:r>
        </w:p>
      </w:tc>
      <w:tc>
        <w:tcPr>
          <w:tcW w:w="1794" w:type="pct"/>
          <w:gridSpan w:val="2"/>
        </w:tcPr>
        <w:p w14:paraId="4FCB046B" w14:textId="77777777" w:rsidR="00DD6647" w:rsidRPr="00F85124" w:rsidRDefault="00DD6647" w:rsidP="006B1CAD">
          <w:pPr>
            <w:spacing w:after="0"/>
            <w:rPr>
              <w:sz w:val="12"/>
              <w:szCs w:val="12"/>
              <w:vertAlign w:val="superscript"/>
            </w:rPr>
          </w:pPr>
          <w:r w:rsidRPr="00F85124">
            <w:rPr>
              <w:sz w:val="12"/>
              <w:szCs w:val="12"/>
            </w:rPr>
            <w:t>City</w:t>
          </w:r>
          <w:r>
            <w:rPr>
              <w:sz w:val="12"/>
              <w:szCs w:val="12"/>
            </w:rPr>
            <w:t>:</w:t>
          </w:r>
        </w:p>
      </w:tc>
      <w:tc>
        <w:tcPr>
          <w:tcW w:w="845" w:type="pct"/>
        </w:tcPr>
        <w:p w14:paraId="4FCB046C" w14:textId="77777777" w:rsidR="00DD6647" w:rsidRPr="00F85124" w:rsidRDefault="00DD6647" w:rsidP="006B1CAD">
          <w:pPr>
            <w:spacing w:after="0"/>
            <w:rPr>
              <w:sz w:val="12"/>
              <w:szCs w:val="12"/>
              <w:vertAlign w:val="superscript"/>
            </w:rPr>
          </w:pPr>
          <w:r w:rsidRPr="00F85124">
            <w:rPr>
              <w:sz w:val="12"/>
              <w:szCs w:val="12"/>
            </w:rPr>
            <w:t>Zip Code</w:t>
          </w:r>
          <w:r>
            <w:rPr>
              <w:sz w:val="12"/>
              <w:szCs w:val="12"/>
            </w:rPr>
            <w:t>:</w:t>
          </w:r>
        </w:p>
      </w:tc>
    </w:tr>
  </w:tbl>
  <w:p w14:paraId="4FCB046E" w14:textId="77777777" w:rsidR="00DD6647" w:rsidRDefault="00DD66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CB0472" w14:textId="77777777" w:rsidR="00DD6647" w:rsidRPr="007770C5" w:rsidRDefault="00DD6647" w:rsidP="006B1CAD">
    <w:pPr>
      <w:suppressAutoHyphens/>
      <w:spacing w:after="0"/>
      <w:ind w:left="-90"/>
      <w:rPr>
        <w:rFonts w:ascii="Arial" w:hAnsi="Arial" w:cs="Arial"/>
        <w:sz w:val="14"/>
        <w:szCs w:val="14"/>
      </w:rPr>
    </w:pPr>
    <w:r w:rsidRPr="007770C5">
      <w:rPr>
        <w:rFonts w:ascii="Arial" w:hAnsi="Arial" w:cs="Arial"/>
        <w:sz w:val="14"/>
        <w:szCs w:val="14"/>
      </w:rPr>
      <w:t>STATE OF CALIFORNIA</w:t>
    </w:r>
  </w:p>
  <w:p w14:paraId="4FCB0473" w14:textId="73D06002" w:rsidR="00DD6647" w:rsidRPr="006B1CAD" w:rsidRDefault="00DD6647" w:rsidP="006B1CAD">
    <w:pPr>
      <w:suppressAutoHyphens/>
      <w:spacing w:after="0"/>
      <w:ind w:left="-90"/>
      <w:rPr>
        <w:rFonts w:ascii="Arial" w:hAnsi="Arial" w:cs="Arial"/>
        <w:b/>
        <w:sz w:val="24"/>
        <w:szCs w:val="24"/>
      </w:rPr>
    </w:pPr>
    <w:r>
      <w:rPr>
        <w:rFonts w:ascii="Arial" w:hAnsi="Arial" w:cs="Arial"/>
        <w:noProof/>
        <w:sz w:val="14"/>
        <w:szCs w:val="14"/>
      </w:rPr>
      <w:drawing>
        <wp:anchor distT="0" distB="0" distL="114300" distR="114300" simplePos="0" relativeHeight="251658240" behindDoc="0" locked="0" layoutInCell="1" allowOverlap="1" wp14:anchorId="4FCB0495" wp14:editId="1958078F">
          <wp:simplePos x="0" y="0"/>
          <wp:positionH relativeFrom="margin">
            <wp:align>right</wp:align>
          </wp:positionH>
          <wp:positionV relativeFrom="margin">
            <wp:posOffset>-1257935</wp:posOffset>
          </wp:positionV>
          <wp:extent cx="314325" cy="275590"/>
          <wp:effectExtent l="0" t="0" r="9525"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4325" cy="275590"/>
                  </a:xfrm>
                  <a:prstGeom prst="rect">
                    <a:avLst/>
                  </a:prstGeom>
                  <a:noFill/>
                </pic:spPr>
              </pic:pic>
            </a:graphicData>
          </a:graphic>
          <wp14:sizeRelV relativeFrom="margin">
            <wp14:pctHeight>0</wp14:pctHeight>
          </wp14:sizeRelV>
        </wp:anchor>
      </w:drawing>
    </w:r>
    <w:r>
      <w:rPr>
        <w:rFonts w:ascii="Arial" w:hAnsi="Arial" w:cs="Arial"/>
        <w:b/>
        <w:noProof/>
        <w:sz w:val="24"/>
        <w:szCs w:val="24"/>
      </w:rPr>
      <w:t>SINGLE DWELLING UNIT HOT WATER SYSTEM DISTRIBUTION</w:t>
    </w:r>
  </w:p>
  <w:p w14:paraId="4FCB0474" w14:textId="4CC2430E" w:rsidR="00DD6647" w:rsidRPr="007770C5" w:rsidRDefault="00DD6647" w:rsidP="005735DD">
    <w:pPr>
      <w:tabs>
        <w:tab w:val="right" w:pos="13950"/>
      </w:tabs>
      <w:suppressAutoHyphens/>
      <w:spacing w:after="0"/>
      <w:ind w:left="-86"/>
      <w:rPr>
        <w:rFonts w:ascii="Arial" w:hAnsi="Arial" w:cs="Arial"/>
        <w:sz w:val="14"/>
        <w:szCs w:val="14"/>
      </w:rPr>
    </w:pPr>
    <w:r>
      <w:rPr>
        <w:rFonts w:ascii="Arial" w:hAnsi="Arial" w:cs="Arial"/>
        <w:sz w:val="14"/>
        <w:szCs w:val="14"/>
      </w:rPr>
      <w:t>CEC-CF2R-PLB-02-E</w:t>
    </w:r>
    <w:r w:rsidRPr="007770C5">
      <w:rPr>
        <w:rFonts w:ascii="Arial" w:hAnsi="Arial" w:cs="Arial"/>
        <w:sz w:val="14"/>
        <w:szCs w:val="14"/>
      </w:rPr>
      <w:t xml:space="preserve"> (Revised </w:t>
    </w:r>
    <w:del w:id="15" w:author="Markstrum, Alexis@Energy" w:date="2021-10-11T13:16:00Z">
      <w:r w:rsidDel="00BE09B7">
        <w:rPr>
          <w:rFonts w:ascii="Arial" w:hAnsi="Arial" w:cs="Arial"/>
          <w:sz w:val="14"/>
          <w:szCs w:val="14"/>
        </w:rPr>
        <w:delText>0</w:delText>
      </w:r>
      <w:r w:rsidR="00AA2E9E" w:rsidDel="00BE09B7">
        <w:rPr>
          <w:rFonts w:ascii="Arial" w:hAnsi="Arial" w:cs="Arial"/>
          <w:sz w:val="14"/>
          <w:szCs w:val="14"/>
        </w:rPr>
        <w:delText>3</w:delText>
      </w:r>
    </w:del>
    <w:ins w:id="16" w:author="Markstrum, Alexis@Energy" w:date="2021-10-11T13:16:00Z">
      <w:r w:rsidR="00BE09B7">
        <w:rPr>
          <w:rFonts w:ascii="Arial" w:hAnsi="Arial" w:cs="Arial"/>
          <w:sz w:val="14"/>
          <w:szCs w:val="14"/>
        </w:rPr>
        <w:t>10</w:t>
      </w:r>
    </w:ins>
    <w:r>
      <w:rPr>
        <w:rFonts w:ascii="Arial" w:hAnsi="Arial" w:cs="Arial"/>
        <w:sz w:val="14"/>
        <w:szCs w:val="14"/>
      </w:rPr>
      <w:t>/2</w:t>
    </w:r>
    <w:r w:rsidR="003F39DA">
      <w:rPr>
        <w:rFonts w:ascii="Arial" w:hAnsi="Arial" w:cs="Arial"/>
        <w:sz w:val="14"/>
        <w:szCs w:val="14"/>
      </w:rPr>
      <w:t>1</w:t>
    </w:r>
    <w:r w:rsidRPr="007770C5">
      <w:rPr>
        <w:rFonts w:ascii="Arial" w:hAnsi="Arial" w:cs="Arial"/>
        <w:sz w:val="14"/>
        <w:szCs w:val="14"/>
      </w:rPr>
      <w:t>)</w:t>
    </w:r>
    <w:r>
      <w:rPr>
        <w:rFonts w:ascii="Arial" w:hAnsi="Arial" w:cs="Arial"/>
        <w:sz w:val="14"/>
        <w:szCs w:val="14"/>
      </w:rPr>
      <w:t xml:space="preserve"> </w:t>
    </w:r>
    <w:r>
      <w:rPr>
        <w:rFonts w:ascii="Arial" w:hAnsi="Arial" w:cs="Arial"/>
        <w:sz w:val="14"/>
        <w:szCs w:val="14"/>
      </w:rPr>
      <w:tab/>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99"/>
      <w:gridCol w:w="300"/>
      <w:gridCol w:w="2905"/>
      <w:gridCol w:w="2495"/>
    </w:tblGrid>
    <w:tr w:rsidR="00DD6647" w:rsidRPr="00F85124" w14:paraId="4FCB0477" w14:textId="77777777" w:rsidTr="00F83790">
      <w:trPr>
        <w:cantSplit/>
        <w:trHeight w:val="288"/>
      </w:trPr>
      <w:tc>
        <w:tcPr>
          <w:tcW w:w="3706" w:type="pct"/>
          <w:gridSpan w:val="3"/>
          <w:tcBorders>
            <w:bottom w:val="single" w:sz="4" w:space="0" w:color="auto"/>
            <w:right w:val="nil"/>
          </w:tcBorders>
          <w:vAlign w:val="center"/>
        </w:tcPr>
        <w:p w14:paraId="4FCB0475" w14:textId="79058C77" w:rsidR="00DD6647" w:rsidRPr="00F85124" w:rsidRDefault="00DD6647" w:rsidP="007C5F5D">
          <w:pPr>
            <w:pStyle w:val="Heading1"/>
            <w:rPr>
              <w:rFonts w:asciiTheme="minorHAnsi" w:hAnsiTheme="minorHAnsi"/>
              <w:b w:val="0"/>
              <w:bCs/>
              <w:sz w:val="20"/>
            </w:rPr>
          </w:pPr>
          <w:r>
            <w:rPr>
              <w:rFonts w:asciiTheme="minorHAnsi" w:hAnsiTheme="minorHAnsi"/>
              <w:b w:val="0"/>
              <w:bCs/>
              <w:sz w:val="20"/>
            </w:rPr>
            <w:t>CERTIFICATE OF INSTALLATION</w:t>
          </w:r>
        </w:p>
      </w:tc>
      <w:tc>
        <w:tcPr>
          <w:tcW w:w="1294" w:type="pct"/>
          <w:tcBorders>
            <w:left w:val="nil"/>
            <w:bottom w:val="single" w:sz="4" w:space="0" w:color="auto"/>
          </w:tcBorders>
          <w:tcMar>
            <w:left w:w="115" w:type="dxa"/>
            <w:right w:w="115" w:type="dxa"/>
          </w:tcMar>
          <w:vAlign w:val="center"/>
        </w:tcPr>
        <w:p w14:paraId="4FCB0476" w14:textId="035CD78C" w:rsidR="00DD6647" w:rsidRPr="00F85124" w:rsidRDefault="00DD6647" w:rsidP="005735DD">
          <w:pPr>
            <w:pStyle w:val="Heading1"/>
            <w:jc w:val="right"/>
            <w:rPr>
              <w:rFonts w:asciiTheme="minorHAnsi" w:hAnsiTheme="minorHAnsi"/>
              <w:b w:val="0"/>
              <w:bCs/>
              <w:sz w:val="20"/>
            </w:rPr>
          </w:pPr>
          <w:r>
            <w:rPr>
              <w:rFonts w:asciiTheme="minorHAnsi" w:hAnsiTheme="minorHAnsi"/>
              <w:b w:val="0"/>
              <w:bCs/>
              <w:sz w:val="20"/>
            </w:rPr>
            <w:t>CF2R-PLB-02-E</w:t>
          </w:r>
        </w:p>
      </w:tc>
    </w:tr>
    <w:tr w:rsidR="00DD6647" w:rsidRPr="00F85124" w14:paraId="4FCB047A" w14:textId="77777777" w:rsidTr="007C5F5D">
      <w:trPr>
        <w:cantSplit/>
        <w:trHeight w:val="288"/>
      </w:trPr>
      <w:tc>
        <w:tcPr>
          <w:tcW w:w="2500" w:type="pct"/>
          <w:gridSpan w:val="2"/>
          <w:tcBorders>
            <w:right w:val="nil"/>
          </w:tcBorders>
        </w:tcPr>
        <w:p w14:paraId="4FCB0478" w14:textId="4262F2D4" w:rsidR="00DD6647" w:rsidRPr="00F83790" w:rsidRDefault="00DD6647" w:rsidP="007C5F5D">
          <w:pPr>
            <w:tabs>
              <w:tab w:val="right" w:pos="10543"/>
            </w:tabs>
            <w:spacing w:after="0"/>
            <w:rPr>
              <w:sz w:val="20"/>
              <w:szCs w:val="20"/>
            </w:rPr>
          </w:pPr>
          <w:r w:rsidRPr="00F83790">
            <w:rPr>
              <w:rFonts w:ascii="Calibri" w:hAnsi="Calibri"/>
              <w:bCs/>
              <w:sz w:val="20"/>
              <w:szCs w:val="20"/>
            </w:rPr>
            <w:t>Single Dwelling Unit Hot Water System Distribution</w:t>
          </w:r>
        </w:p>
      </w:tc>
      <w:tc>
        <w:tcPr>
          <w:tcW w:w="2500" w:type="pct"/>
          <w:gridSpan w:val="2"/>
          <w:tcBorders>
            <w:left w:val="nil"/>
          </w:tcBorders>
        </w:tcPr>
        <w:p w14:paraId="4FCB0479" w14:textId="4D8EC2EE" w:rsidR="00DD6647" w:rsidRPr="00F83790" w:rsidRDefault="00DD6647" w:rsidP="007C5F5D">
          <w:pPr>
            <w:tabs>
              <w:tab w:val="right" w:pos="10543"/>
            </w:tabs>
            <w:spacing w:after="0"/>
            <w:jc w:val="right"/>
            <w:rPr>
              <w:sz w:val="20"/>
              <w:szCs w:val="20"/>
            </w:rPr>
          </w:pPr>
          <w:r w:rsidRPr="00F83790">
            <w:rPr>
              <w:bCs/>
              <w:sz w:val="20"/>
              <w:szCs w:val="20"/>
            </w:rPr>
            <w:t xml:space="preserve">(Page </w:t>
          </w:r>
          <w:r w:rsidRPr="00F83790">
            <w:rPr>
              <w:bCs/>
              <w:sz w:val="20"/>
              <w:szCs w:val="20"/>
            </w:rPr>
            <w:fldChar w:fldCharType="begin"/>
          </w:r>
          <w:r w:rsidRPr="00F83790">
            <w:rPr>
              <w:bCs/>
              <w:sz w:val="20"/>
              <w:szCs w:val="20"/>
            </w:rPr>
            <w:instrText xml:space="preserve"> PAGE   \* MERGEFORMAT </w:instrText>
          </w:r>
          <w:r w:rsidRPr="00F83790">
            <w:rPr>
              <w:bCs/>
              <w:sz w:val="20"/>
              <w:szCs w:val="20"/>
            </w:rPr>
            <w:fldChar w:fldCharType="separate"/>
          </w:r>
          <w:r w:rsidR="00F61500">
            <w:rPr>
              <w:bCs/>
              <w:noProof/>
              <w:sz w:val="20"/>
              <w:szCs w:val="20"/>
            </w:rPr>
            <w:t>1</w:t>
          </w:r>
          <w:r w:rsidRPr="00F83790">
            <w:rPr>
              <w:bCs/>
              <w:sz w:val="20"/>
              <w:szCs w:val="20"/>
            </w:rPr>
            <w:fldChar w:fldCharType="end"/>
          </w:r>
          <w:r w:rsidRPr="00F83790">
            <w:rPr>
              <w:bCs/>
              <w:sz w:val="20"/>
              <w:szCs w:val="20"/>
            </w:rPr>
            <w:t xml:space="preserve"> of </w:t>
          </w:r>
          <w:r w:rsidRPr="00F83790">
            <w:rPr>
              <w:bCs/>
              <w:noProof/>
              <w:sz w:val="20"/>
              <w:szCs w:val="20"/>
            </w:rPr>
            <w:fldChar w:fldCharType="begin"/>
          </w:r>
          <w:r w:rsidRPr="00F83790">
            <w:rPr>
              <w:bCs/>
              <w:noProof/>
              <w:sz w:val="20"/>
              <w:szCs w:val="20"/>
            </w:rPr>
            <w:instrText xml:space="preserve"> SECTIONPAGES   \* MERGEFORMAT </w:instrText>
          </w:r>
          <w:r w:rsidRPr="00F83790">
            <w:rPr>
              <w:bCs/>
              <w:noProof/>
              <w:sz w:val="20"/>
              <w:szCs w:val="20"/>
            </w:rPr>
            <w:fldChar w:fldCharType="separate"/>
          </w:r>
          <w:r w:rsidR="00075B5D">
            <w:rPr>
              <w:bCs/>
              <w:noProof/>
              <w:sz w:val="20"/>
              <w:szCs w:val="20"/>
            </w:rPr>
            <w:t>4</w:t>
          </w:r>
          <w:r w:rsidRPr="00F83790">
            <w:rPr>
              <w:bCs/>
              <w:noProof/>
              <w:sz w:val="20"/>
              <w:szCs w:val="20"/>
            </w:rPr>
            <w:fldChar w:fldCharType="end"/>
          </w:r>
          <w:r w:rsidRPr="00F83790">
            <w:rPr>
              <w:bCs/>
              <w:sz w:val="20"/>
              <w:szCs w:val="20"/>
            </w:rPr>
            <w:t>)</w:t>
          </w:r>
        </w:p>
      </w:tc>
    </w:tr>
    <w:tr w:rsidR="00DD6647" w:rsidRPr="00F85124" w14:paraId="4FCB047E" w14:textId="77777777" w:rsidTr="00F83790">
      <w:trPr>
        <w:cantSplit/>
        <w:trHeight w:val="288"/>
      </w:trPr>
      <w:tc>
        <w:tcPr>
          <w:tcW w:w="0" w:type="auto"/>
        </w:tcPr>
        <w:p w14:paraId="4FCB047B" w14:textId="77777777" w:rsidR="00DD6647" w:rsidRPr="00F85124" w:rsidRDefault="00DD6647" w:rsidP="007C5F5D">
          <w:pPr>
            <w:spacing w:after="0"/>
            <w:rPr>
              <w:sz w:val="12"/>
              <w:szCs w:val="12"/>
            </w:rPr>
          </w:pPr>
          <w:r w:rsidRPr="00F85124">
            <w:rPr>
              <w:sz w:val="12"/>
              <w:szCs w:val="12"/>
            </w:rPr>
            <w:t>Project Name:</w:t>
          </w:r>
        </w:p>
      </w:tc>
      <w:tc>
        <w:tcPr>
          <w:tcW w:w="1345" w:type="pct"/>
          <w:gridSpan w:val="2"/>
        </w:tcPr>
        <w:p w14:paraId="4FCB047C" w14:textId="77777777" w:rsidR="00DD6647" w:rsidRPr="00F85124" w:rsidRDefault="00DD6647" w:rsidP="007C5F5D">
          <w:pPr>
            <w:spacing w:after="0"/>
            <w:rPr>
              <w:sz w:val="12"/>
              <w:szCs w:val="12"/>
            </w:rPr>
          </w:pPr>
          <w:r w:rsidRPr="00F85124">
            <w:rPr>
              <w:sz w:val="12"/>
              <w:szCs w:val="12"/>
            </w:rPr>
            <w:t>Enforcement Agency:</w:t>
          </w:r>
        </w:p>
      </w:tc>
      <w:tc>
        <w:tcPr>
          <w:tcW w:w="1294" w:type="pct"/>
        </w:tcPr>
        <w:p w14:paraId="4FCB047D" w14:textId="77777777" w:rsidR="00DD6647" w:rsidRPr="00F85124" w:rsidRDefault="00DD6647" w:rsidP="007C5F5D">
          <w:pPr>
            <w:spacing w:after="0"/>
            <w:rPr>
              <w:sz w:val="12"/>
              <w:szCs w:val="12"/>
            </w:rPr>
          </w:pPr>
          <w:r w:rsidRPr="00F85124">
            <w:rPr>
              <w:sz w:val="12"/>
              <w:szCs w:val="12"/>
            </w:rPr>
            <w:t>Permit Number:</w:t>
          </w:r>
        </w:p>
      </w:tc>
    </w:tr>
    <w:tr w:rsidR="00DD6647" w:rsidRPr="00F85124" w14:paraId="4FCB0482" w14:textId="77777777" w:rsidTr="00F83790">
      <w:trPr>
        <w:cantSplit/>
        <w:trHeight w:val="288"/>
      </w:trPr>
      <w:tc>
        <w:tcPr>
          <w:tcW w:w="0" w:type="auto"/>
        </w:tcPr>
        <w:p w14:paraId="4FCB047F" w14:textId="77777777" w:rsidR="00DD6647" w:rsidRPr="00F85124" w:rsidRDefault="00DD6647" w:rsidP="007C5F5D">
          <w:pPr>
            <w:spacing w:after="0"/>
            <w:rPr>
              <w:sz w:val="12"/>
              <w:szCs w:val="12"/>
              <w:vertAlign w:val="superscript"/>
            </w:rPr>
          </w:pPr>
          <w:r w:rsidRPr="00F85124">
            <w:rPr>
              <w:sz w:val="12"/>
              <w:szCs w:val="12"/>
            </w:rPr>
            <w:t>Dwelling Address:</w:t>
          </w:r>
        </w:p>
      </w:tc>
      <w:tc>
        <w:tcPr>
          <w:tcW w:w="1345" w:type="pct"/>
          <w:gridSpan w:val="2"/>
        </w:tcPr>
        <w:p w14:paraId="4FCB0480" w14:textId="77777777" w:rsidR="00DD6647" w:rsidRPr="00F85124" w:rsidRDefault="00DD6647" w:rsidP="007C5F5D">
          <w:pPr>
            <w:spacing w:after="0"/>
            <w:rPr>
              <w:sz w:val="12"/>
              <w:szCs w:val="12"/>
              <w:vertAlign w:val="superscript"/>
            </w:rPr>
          </w:pPr>
          <w:r w:rsidRPr="00F85124">
            <w:rPr>
              <w:sz w:val="12"/>
              <w:szCs w:val="12"/>
            </w:rPr>
            <w:t>City</w:t>
          </w:r>
          <w:r>
            <w:rPr>
              <w:sz w:val="12"/>
              <w:szCs w:val="12"/>
            </w:rPr>
            <w:t>:</w:t>
          </w:r>
        </w:p>
      </w:tc>
      <w:tc>
        <w:tcPr>
          <w:tcW w:w="1294" w:type="pct"/>
        </w:tcPr>
        <w:p w14:paraId="4FCB0481" w14:textId="77777777" w:rsidR="00DD6647" w:rsidRPr="00F85124" w:rsidRDefault="00DD6647" w:rsidP="007C5F5D">
          <w:pPr>
            <w:spacing w:after="0"/>
            <w:rPr>
              <w:sz w:val="12"/>
              <w:szCs w:val="12"/>
              <w:vertAlign w:val="superscript"/>
            </w:rPr>
          </w:pPr>
          <w:r w:rsidRPr="00F85124">
            <w:rPr>
              <w:sz w:val="12"/>
              <w:szCs w:val="12"/>
            </w:rPr>
            <w:t>Zip Code</w:t>
          </w:r>
          <w:r>
            <w:rPr>
              <w:sz w:val="12"/>
              <w:szCs w:val="12"/>
            </w:rPr>
            <w:t>:</w:t>
          </w:r>
        </w:p>
      </w:tc>
    </w:tr>
  </w:tbl>
  <w:p w14:paraId="4FCB0483" w14:textId="64EA98DB" w:rsidR="00DD6647" w:rsidRDefault="009F3244">
    <w:pPr>
      <w:pStyle w:val="Header"/>
    </w:pPr>
    <w:r>
      <w:rPr>
        <w:b/>
        <w:bCs/>
        <w:noProof/>
        <w:sz w:val="20"/>
      </w:rPr>
      <w:pict w14:anchorId="4FCB04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7902627" o:spid="_x0000_s2051" type="#_x0000_t75" style="position:absolute;margin-left:0;margin-top:0;width:496.8pt;height:372.6pt;z-index:-251658239;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99"/>
      <w:gridCol w:w="2674"/>
      <w:gridCol w:w="2726"/>
    </w:tblGrid>
    <w:tr w:rsidR="00DD6647" w:rsidRPr="00F85124" w14:paraId="4FCB0488" w14:textId="77777777" w:rsidTr="007C5F5D">
      <w:trPr>
        <w:cantSplit/>
        <w:trHeight w:val="288"/>
      </w:trPr>
      <w:tc>
        <w:tcPr>
          <w:tcW w:w="3738" w:type="pct"/>
          <w:gridSpan w:val="2"/>
          <w:tcBorders>
            <w:bottom w:val="single" w:sz="4" w:space="0" w:color="auto"/>
            <w:right w:val="nil"/>
          </w:tcBorders>
          <w:vAlign w:val="center"/>
        </w:tcPr>
        <w:p w14:paraId="4FCB0486" w14:textId="77777777" w:rsidR="00DD6647" w:rsidRPr="00F85124" w:rsidRDefault="00DD6647" w:rsidP="006B1CAD">
          <w:pPr>
            <w:pStyle w:val="Heading1"/>
            <w:rPr>
              <w:rFonts w:asciiTheme="minorHAnsi" w:hAnsiTheme="minorHAnsi"/>
              <w:b w:val="0"/>
              <w:bCs/>
              <w:sz w:val="20"/>
            </w:rPr>
          </w:pPr>
          <w:r>
            <w:rPr>
              <w:rFonts w:asciiTheme="minorHAnsi" w:hAnsiTheme="minorHAnsi"/>
              <w:b w:val="0"/>
              <w:bCs/>
              <w:sz w:val="20"/>
            </w:rPr>
            <w:t>CERTIFICATE OF INSTALLATION - USER INSTRUCTIONS</w:t>
          </w:r>
        </w:p>
      </w:tc>
      <w:tc>
        <w:tcPr>
          <w:tcW w:w="1262" w:type="pct"/>
          <w:tcBorders>
            <w:left w:val="nil"/>
            <w:bottom w:val="single" w:sz="4" w:space="0" w:color="auto"/>
          </w:tcBorders>
          <w:tcMar>
            <w:left w:w="115" w:type="dxa"/>
            <w:right w:w="115" w:type="dxa"/>
          </w:tcMar>
          <w:vAlign w:val="center"/>
        </w:tcPr>
        <w:p w14:paraId="4FCB0487" w14:textId="56C55217" w:rsidR="00DD6647" w:rsidRPr="00F85124" w:rsidRDefault="00DD6647" w:rsidP="000909CD">
          <w:pPr>
            <w:pStyle w:val="Heading1"/>
            <w:jc w:val="right"/>
            <w:rPr>
              <w:rFonts w:asciiTheme="minorHAnsi" w:hAnsiTheme="minorHAnsi"/>
              <w:b w:val="0"/>
              <w:bCs/>
              <w:sz w:val="20"/>
            </w:rPr>
          </w:pPr>
          <w:r>
            <w:rPr>
              <w:rFonts w:asciiTheme="minorHAnsi" w:hAnsiTheme="minorHAnsi"/>
              <w:b w:val="0"/>
              <w:bCs/>
              <w:sz w:val="20"/>
            </w:rPr>
            <w:t>CF2R-PLB-02-E</w:t>
          </w:r>
        </w:p>
      </w:tc>
    </w:tr>
    <w:tr w:rsidR="00DD6647" w:rsidRPr="00F85124" w14:paraId="4FCB048B" w14:textId="77777777" w:rsidTr="007C5F5D">
      <w:trPr>
        <w:cantSplit/>
        <w:trHeight w:val="288"/>
      </w:trPr>
      <w:tc>
        <w:tcPr>
          <w:tcW w:w="2500" w:type="pct"/>
          <w:tcBorders>
            <w:right w:val="nil"/>
          </w:tcBorders>
        </w:tcPr>
        <w:p w14:paraId="4FCB0489" w14:textId="4797D23B" w:rsidR="00DD6647" w:rsidRPr="00C6626D" w:rsidRDefault="00DD6647" w:rsidP="006B1CAD">
          <w:pPr>
            <w:tabs>
              <w:tab w:val="right" w:pos="10543"/>
            </w:tabs>
            <w:spacing w:after="0"/>
            <w:rPr>
              <w:sz w:val="20"/>
              <w:szCs w:val="12"/>
            </w:rPr>
          </w:pPr>
          <w:r w:rsidRPr="00C6626D">
            <w:rPr>
              <w:bCs/>
              <w:sz w:val="20"/>
            </w:rPr>
            <w:t>Single Dwelling Unit Hot Water System Distribution</w:t>
          </w:r>
        </w:p>
      </w:tc>
      <w:tc>
        <w:tcPr>
          <w:tcW w:w="2500" w:type="pct"/>
          <w:gridSpan w:val="2"/>
          <w:tcBorders>
            <w:left w:val="nil"/>
          </w:tcBorders>
        </w:tcPr>
        <w:p w14:paraId="4FCB048A" w14:textId="18857539" w:rsidR="00DD6647" w:rsidRPr="00C6626D" w:rsidRDefault="00DD6647" w:rsidP="006B1CAD">
          <w:pPr>
            <w:tabs>
              <w:tab w:val="right" w:pos="5289"/>
              <w:tab w:val="right" w:pos="10543"/>
            </w:tabs>
            <w:spacing w:after="0"/>
            <w:rPr>
              <w:sz w:val="20"/>
              <w:szCs w:val="12"/>
            </w:rPr>
          </w:pPr>
          <w:r w:rsidRPr="00C6626D">
            <w:rPr>
              <w:bCs/>
              <w:sz w:val="20"/>
            </w:rPr>
            <w:tab/>
            <w:t xml:space="preserve">(Page </w:t>
          </w:r>
          <w:r w:rsidRPr="00C6626D">
            <w:rPr>
              <w:bCs/>
              <w:sz w:val="20"/>
            </w:rPr>
            <w:fldChar w:fldCharType="begin"/>
          </w:r>
          <w:r w:rsidRPr="00C6626D">
            <w:rPr>
              <w:bCs/>
              <w:sz w:val="20"/>
            </w:rPr>
            <w:instrText xml:space="preserve"> PAGE   \* MERGEFORMAT </w:instrText>
          </w:r>
          <w:r w:rsidRPr="00C6626D">
            <w:rPr>
              <w:bCs/>
              <w:sz w:val="20"/>
            </w:rPr>
            <w:fldChar w:fldCharType="separate"/>
          </w:r>
          <w:r w:rsidR="00F61500">
            <w:rPr>
              <w:bCs/>
              <w:noProof/>
              <w:sz w:val="20"/>
            </w:rPr>
            <w:t>1</w:t>
          </w:r>
          <w:r w:rsidRPr="00C6626D">
            <w:rPr>
              <w:bCs/>
              <w:sz w:val="20"/>
            </w:rPr>
            <w:fldChar w:fldCharType="end"/>
          </w:r>
          <w:r w:rsidRPr="00C6626D">
            <w:rPr>
              <w:bCs/>
              <w:sz w:val="20"/>
            </w:rPr>
            <w:t xml:space="preserve"> of </w:t>
          </w:r>
          <w:r w:rsidRPr="00C6626D">
            <w:rPr>
              <w:bCs/>
              <w:noProof/>
              <w:sz w:val="20"/>
            </w:rPr>
            <w:fldChar w:fldCharType="begin"/>
          </w:r>
          <w:r w:rsidRPr="00C6626D">
            <w:rPr>
              <w:bCs/>
              <w:noProof/>
              <w:sz w:val="20"/>
            </w:rPr>
            <w:instrText xml:space="preserve"> SECTIONPAGES   \* MERGEFORMAT </w:instrText>
          </w:r>
          <w:r w:rsidRPr="00C6626D">
            <w:rPr>
              <w:bCs/>
              <w:noProof/>
              <w:sz w:val="20"/>
            </w:rPr>
            <w:fldChar w:fldCharType="separate"/>
          </w:r>
          <w:r w:rsidR="00075B5D">
            <w:rPr>
              <w:bCs/>
              <w:noProof/>
              <w:sz w:val="20"/>
            </w:rPr>
            <w:t>1</w:t>
          </w:r>
          <w:r w:rsidRPr="00C6626D">
            <w:rPr>
              <w:bCs/>
              <w:noProof/>
              <w:sz w:val="20"/>
            </w:rPr>
            <w:fldChar w:fldCharType="end"/>
          </w:r>
          <w:r w:rsidRPr="00C6626D">
            <w:rPr>
              <w:bCs/>
              <w:sz w:val="20"/>
            </w:rPr>
            <w:t>)</w:t>
          </w:r>
        </w:p>
      </w:tc>
    </w:tr>
  </w:tbl>
  <w:p w14:paraId="4FCB048C" w14:textId="77777777" w:rsidR="00DD6647" w:rsidRDefault="00DD664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DD6647" w:rsidRPr="00F85124" w14:paraId="391491F0" w14:textId="77777777" w:rsidTr="00954600">
      <w:trPr>
        <w:cantSplit/>
        <w:trHeight w:val="144"/>
      </w:trPr>
      <w:tc>
        <w:tcPr>
          <w:tcW w:w="3877" w:type="pct"/>
          <w:gridSpan w:val="2"/>
          <w:tcBorders>
            <w:bottom w:val="single" w:sz="4" w:space="0" w:color="auto"/>
            <w:right w:val="nil"/>
          </w:tcBorders>
          <w:vAlign w:val="center"/>
        </w:tcPr>
        <w:p w14:paraId="0861A132" w14:textId="4E9546FB" w:rsidR="00DD6647" w:rsidRPr="00F85124" w:rsidRDefault="00DD6647" w:rsidP="00954600">
          <w:pPr>
            <w:pStyle w:val="Heading1"/>
            <w:rPr>
              <w:rFonts w:asciiTheme="minorHAnsi" w:hAnsiTheme="minorHAnsi"/>
              <w:b w:val="0"/>
              <w:bCs/>
              <w:sz w:val="20"/>
            </w:rPr>
          </w:pPr>
          <w:r>
            <w:rPr>
              <w:rFonts w:asciiTheme="minorHAnsi" w:hAnsiTheme="minorHAnsi"/>
              <w:b w:val="0"/>
              <w:bCs/>
              <w:sz w:val="20"/>
            </w:rPr>
            <w:t>CERTIFICATE OF INSTALLATION – DATA FIELD DEFINITIONS AND CALCULATIONS</w:t>
          </w:r>
        </w:p>
      </w:tc>
      <w:tc>
        <w:tcPr>
          <w:tcW w:w="1123" w:type="pct"/>
          <w:tcBorders>
            <w:left w:val="nil"/>
            <w:bottom w:val="single" w:sz="4" w:space="0" w:color="auto"/>
          </w:tcBorders>
          <w:tcMar>
            <w:left w:w="115" w:type="dxa"/>
            <w:right w:w="115" w:type="dxa"/>
          </w:tcMar>
          <w:vAlign w:val="center"/>
        </w:tcPr>
        <w:p w14:paraId="2471B409" w14:textId="77777777" w:rsidR="00DD6647" w:rsidRPr="00F85124" w:rsidRDefault="00DD6647" w:rsidP="00954600">
          <w:pPr>
            <w:pStyle w:val="Heading1"/>
            <w:jc w:val="right"/>
            <w:rPr>
              <w:rFonts w:asciiTheme="minorHAnsi" w:hAnsiTheme="minorHAnsi"/>
              <w:b w:val="0"/>
              <w:bCs/>
              <w:sz w:val="20"/>
            </w:rPr>
          </w:pPr>
          <w:r>
            <w:rPr>
              <w:rFonts w:asciiTheme="minorHAnsi" w:hAnsiTheme="minorHAnsi"/>
              <w:b w:val="0"/>
              <w:bCs/>
              <w:sz w:val="20"/>
            </w:rPr>
            <w:t>CF2R-PLB-02-E</w:t>
          </w:r>
        </w:p>
      </w:tc>
    </w:tr>
    <w:tr w:rsidR="00DD6647" w:rsidRPr="00F85124" w14:paraId="02247129" w14:textId="77777777" w:rsidTr="00954600">
      <w:trPr>
        <w:cantSplit/>
        <w:trHeight w:val="288"/>
      </w:trPr>
      <w:tc>
        <w:tcPr>
          <w:tcW w:w="2500" w:type="pct"/>
          <w:tcBorders>
            <w:right w:val="nil"/>
          </w:tcBorders>
        </w:tcPr>
        <w:p w14:paraId="652F87C4" w14:textId="77777777" w:rsidR="00DD6647" w:rsidRPr="00586C72" w:rsidRDefault="00DD6647" w:rsidP="00954600">
          <w:pPr>
            <w:tabs>
              <w:tab w:val="right" w:pos="10543"/>
            </w:tabs>
            <w:spacing w:after="0"/>
            <w:rPr>
              <w:sz w:val="20"/>
              <w:szCs w:val="20"/>
            </w:rPr>
          </w:pPr>
          <w:r w:rsidRPr="00586C72">
            <w:rPr>
              <w:bCs/>
              <w:sz w:val="20"/>
              <w:szCs w:val="20"/>
            </w:rPr>
            <w:t>Single Dwelling Unit Hot Water System Distribution</w:t>
          </w:r>
        </w:p>
      </w:tc>
      <w:tc>
        <w:tcPr>
          <w:tcW w:w="2500" w:type="pct"/>
          <w:gridSpan w:val="2"/>
          <w:tcBorders>
            <w:left w:val="nil"/>
          </w:tcBorders>
        </w:tcPr>
        <w:p w14:paraId="6B785366" w14:textId="38927C35" w:rsidR="00DD6647" w:rsidRPr="00586C72" w:rsidRDefault="00DD6647" w:rsidP="00954600">
          <w:pPr>
            <w:tabs>
              <w:tab w:val="right" w:pos="10543"/>
            </w:tabs>
            <w:spacing w:after="0"/>
            <w:jc w:val="right"/>
            <w:rPr>
              <w:sz w:val="20"/>
              <w:szCs w:val="20"/>
            </w:rPr>
          </w:pPr>
          <w:r w:rsidRPr="00586C72">
            <w:rPr>
              <w:bCs/>
              <w:sz w:val="20"/>
              <w:szCs w:val="20"/>
            </w:rPr>
            <w:t xml:space="preserve">(Page </w:t>
          </w:r>
          <w:r w:rsidRPr="00586C72">
            <w:rPr>
              <w:bCs/>
              <w:sz w:val="20"/>
              <w:szCs w:val="20"/>
            </w:rPr>
            <w:fldChar w:fldCharType="begin"/>
          </w:r>
          <w:r w:rsidRPr="00586C72">
            <w:rPr>
              <w:bCs/>
              <w:sz w:val="20"/>
              <w:szCs w:val="20"/>
            </w:rPr>
            <w:instrText xml:space="preserve"> PAGE   \* MERGEFORMAT </w:instrText>
          </w:r>
          <w:r w:rsidRPr="00586C72">
            <w:rPr>
              <w:bCs/>
              <w:sz w:val="20"/>
              <w:szCs w:val="20"/>
            </w:rPr>
            <w:fldChar w:fldCharType="separate"/>
          </w:r>
          <w:r w:rsidR="00F61500">
            <w:rPr>
              <w:bCs/>
              <w:noProof/>
              <w:sz w:val="20"/>
              <w:szCs w:val="20"/>
            </w:rPr>
            <w:t>2</w:t>
          </w:r>
          <w:r w:rsidRPr="00586C72">
            <w:rPr>
              <w:bCs/>
              <w:sz w:val="20"/>
              <w:szCs w:val="20"/>
            </w:rPr>
            <w:fldChar w:fldCharType="end"/>
          </w:r>
          <w:r w:rsidRPr="00586C72">
            <w:rPr>
              <w:bCs/>
              <w:sz w:val="20"/>
              <w:szCs w:val="20"/>
            </w:rPr>
            <w:t xml:space="preserve"> of </w:t>
          </w:r>
          <w:r>
            <w:rPr>
              <w:bCs/>
              <w:noProof/>
              <w:sz w:val="20"/>
              <w:szCs w:val="20"/>
            </w:rPr>
            <w:fldChar w:fldCharType="begin"/>
          </w:r>
          <w:r>
            <w:rPr>
              <w:bCs/>
              <w:noProof/>
              <w:sz w:val="20"/>
              <w:szCs w:val="20"/>
            </w:rPr>
            <w:instrText xml:space="preserve"> SECTIONPAGES   \* MERGEFORMAT </w:instrText>
          </w:r>
          <w:r>
            <w:rPr>
              <w:bCs/>
              <w:noProof/>
              <w:sz w:val="20"/>
              <w:szCs w:val="20"/>
            </w:rPr>
            <w:fldChar w:fldCharType="separate"/>
          </w:r>
          <w:r w:rsidR="009F3244">
            <w:rPr>
              <w:bCs/>
              <w:noProof/>
              <w:sz w:val="20"/>
              <w:szCs w:val="20"/>
            </w:rPr>
            <w:t>6</w:t>
          </w:r>
          <w:r>
            <w:rPr>
              <w:bCs/>
              <w:noProof/>
              <w:sz w:val="20"/>
              <w:szCs w:val="20"/>
            </w:rPr>
            <w:fldChar w:fldCharType="end"/>
          </w:r>
          <w:r w:rsidRPr="00586C72">
            <w:rPr>
              <w:bCs/>
              <w:sz w:val="20"/>
              <w:szCs w:val="20"/>
            </w:rPr>
            <w:t>)</w:t>
          </w:r>
        </w:p>
      </w:tc>
    </w:tr>
  </w:tbl>
  <w:p w14:paraId="4B15E42C" w14:textId="77777777" w:rsidR="00DD6647" w:rsidRPr="00ED521E" w:rsidRDefault="009F3244" w:rsidP="00954600">
    <w:pPr>
      <w:pStyle w:val="Header"/>
      <w:rPr>
        <w:sz w:val="20"/>
        <w:szCs w:val="16"/>
      </w:rPr>
    </w:pPr>
    <w:r>
      <w:rPr>
        <w:b/>
        <w:bCs/>
        <w:noProof/>
        <w:sz w:val="20"/>
      </w:rPr>
      <w:pict w14:anchorId="12FCD4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5"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393"/>
      <w:gridCol w:w="2879"/>
      <w:gridCol w:w="2518"/>
    </w:tblGrid>
    <w:tr w:rsidR="00DD6647" w:rsidRPr="00F85124" w14:paraId="4FCB0490" w14:textId="77777777" w:rsidTr="00C54288">
      <w:trPr>
        <w:cantSplit/>
        <w:trHeight w:val="288"/>
      </w:trPr>
      <w:tc>
        <w:tcPr>
          <w:tcW w:w="3833" w:type="pct"/>
          <w:gridSpan w:val="2"/>
          <w:tcBorders>
            <w:bottom w:val="single" w:sz="4" w:space="0" w:color="auto"/>
            <w:right w:val="nil"/>
          </w:tcBorders>
          <w:vAlign w:val="center"/>
        </w:tcPr>
        <w:p w14:paraId="4FCB048E" w14:textId="77777777" w:rsidR="00DD6647" w:rsidRPr="00F85124" w:rsidRDefault="00DD6647" w:rsidP="006B1CAD">
          <w:pPr>
            <w:pStyle w:val="Heading1"/>
            <w:rPr>
              <w:rFonts w:asciiTheme="minorHAnsi" w:hAnsiTheme="minorHAnsi"/>
              <w:b w:val="0"/>
              <w:bCs/>
              <w:sz w:val="20"/>
            </w:rPr>
          </w:pPr>
          <w:r>
            <w:rPr>
              <w:rFonts w:asciiTheme="minorHAnsi" w:hAnsiTheme="minorHAnsi"/>
              <w:b w:val="0"/>
              <w:bCs/>
              <w:sz w:val="20"/>
            </w:rPr>
            <w:t>CERTIFICATE OF INSTALLATION – DATA FIELD DEFINITIONS AND CALCULATIONS</w:t>
          </w:r>
        </w:p>
      </w:tc>
      <w:tc>
        <w:tcPr>
          <w:tcW w:w="1167" w:type="pct"/>
          <w:tcBorders>
            <w:left w:val="nil"/>
            <w:bottom w:val="single" w:sz="4" w:space="0" w:color="auto"/>
          </w:tcBorders>
          <w:tcMar>
            <w:left w:w="115" w:type="dxa"/>
            <w:right w:w="115" w:type="dxa"/>
          </w:tcMar>
          <w:vAlign w:val="center"/>
        </w:tcPr>
        <w:p w14:paraId="4FCB048F" w14:textId="040A2A1C" w:rsidR="00DD6647" w:rsidRPr="00F85124" w:rsidRDefault="00DD6647" w:rsidP="006B1CAD">
          <w:pPr>
            <w:pStyle w:val="Heading1"/>
            <w:jc w:val="right"/>
            <w:rPr>
              <w:rFonts w:asciiTheme="minorHAnsi" w:hAnsiTheme="minorHAnsi"/>
              <w:b w:val="0"/>
              <w:bCs/>
              <w:sz w:val="20"/>
            </w:rPr>
          </w:pPr>
          <w:r>
            <w:rPr>
              <w:rFonts w:asciiTheme="minorHAnsi" w:hAnsiTheme="minorHAnsi"/>
              <w:b w:val="0"/>
              <w:bCs/>
              <w:sz w:val="20"/>
            </w:rPr>
            <w:t>CF2R-PLB-02-E</w:t>
          </w:r>
        </w:p>
      </w:tc>
    </w:tr>
    <w:tr w:rsidR="00DD6647" w:rsidRPr="00F85124" w14:paraId="4FCB0493" w14:textId="77777777" w:rsidTr="00C54288">
      <w:trPr>
        <w:cantSplit/>
        <w:trHeight w:val="288"/>
      </w:trPr>
      <w:tc>
        <w:tcPr>
          <w:tcW w:w="2499" w:type="pct"/>
          <w:tcBorders>
            <w:right w:val="nil"/>
          </w:tcBorders>
        </w:tcPr>
        <w:p w14:paraId="4FCB0491" w14:textId="59AFFFF7" w:rsidR="00DD6647" w:rsidRPr="00C54288" w:rsidRDefault="00DD6647" w:rsidP="006B1CAD">
          <w:pPr>
            <w:tabs>
              <w:tab w:val="right" w:pos="10543"/>
            </w:tabs>
            <w:spacing w:after="0"/>
            <w:rPr>
              <w:sz w:val="20"/>
              <w:szCs w:val="12"/>
            </w:rPr>
          </w:pPr>
          <w:r w:rsidRPr="00C54288">
            <w:rPr>
              <w:bCs/>
              <w:sz w:val="20"/>
            </w:rPr>
            <w:t>Single Dwelling Unit Hot Water System Distribution</w:t>
          </w:r>
        </w:p>
      </w:tc>
      <w:tc>
        <w:tcPr>
          <w:tcW w:w="2501" w:type="pct"/>
          <w:gridSpan w:val="2"/>
          <w:tcBorders>
            <w:left w:val="nil"/>
          </w:tcBorders>
        </w:tcPr>
        <w:p w14:paraId="4FCB0492" w14:textId="22AAFC8E" w:rsidR="00DD6647" w:rsidRPr="00C54288" w:rsidRDefault="00DD6647" w:rsidP="001325D9">
          <w:pPr>
            <w:tabs>
              <w:tab w:val="right" w:pos="7079"/>
              <w:tab w:val="right" w:pos="10543"/>
            </w:tabs>
            <w:spacing w:after="0"/>
            <w:rPr>
              <w:sz w:val="20"/>
              <w:szCs w:val="12"/>
            </w:rPr>
          </w:pPr>
          <w:r w:rsidRPr="00C54288">
            <w:rPr>
              <w:bCs/>
              <w:sz w:val="20"/>
            </w:rPr>
            <w:tab/>
            <w:t xml:space="preserve">(Page </w:t>
          </w:r>
          <w:r w:rsidRPr="00C54288">
            <w:rPr>
              <w:bCs/>
              <w:sz w:val="20"/>
            </w:rPr>
            <w:fldChar w:fldCharType="begin"/>
          </w:r>
          <w:r w:rsidRPr="00C54288">
            <w:rPr>
              <w:bCs/>
              <w:sz w:val="20"/>
            </w:rPr>
            <w:instrText xml:space="preserve"> PAGE   \* MERGEFORMAT </w:instrText>
          </w:r>
          <w:r w:rsidRPr="00C54288">
            <w:rPr>
              <w:bCs/>
              <w:sz w:val="20"/>
            </w:rPr>
            <w:fldChar w:fldCharType="separate"/>
          </w:r>
          <w:r w:rsidR="00F61500">
            <w:rPr>
              <w:bCs/>
              <w:noProof/>
              <w:sz w:val="20"/>
            </w:rPr>
            <w:t>1</w:t>
          </w:r>
          <w:r w:rsidRPr="00C54288">
            <w:rPr>
              <w:bCs/>
              <w:sz w:val="20"/>
            </w:rPr>
            <w:fldChar w:fldCharType="end"/>
          </w:r>
          <w:r w:rsidRPr="00C54288">
            <w:rPr>
              <w:bCs/>
              <w:sz w:val="20"/>
            </w:rPr>
            <w:t xml:space="preserve"> of </w:t>
          </w:r>
          <w:r w:rsidRPr="00C54288">
            <w:rPr>
              <w:bCs/>
              <w:noProof/>
              <w:sz w:val="20"/>
            </w:rPr>
            <w:fldChar w:fldCharType="begin"/>
          </w:r>
          <w:r w:rsidRPr="00C54288">
            <w:rPr>
              <w:bCs/>
              <w:noProof/>
              <w:sz w:val="20"/>
            </w:rPr>
            <w:instrText xml:space="preserve"> SECTIONPAGES   \* MERGEFORMAT </w:instrText>
          </w:r>
          <w:r w:rsidRPr="00C54288">
            <w:rPr>
              <w:bCs/>
              <w:noProof/>
              <w:sz w:val="20"/>
            </w:rPr>
            <w:fldChar w:fldCharType="separate"/>
          </w:r>
          <w:r w:rsidR="00075B5D">
            <w:rPr>
              <w:bCs/>
              <w:noProof/>
              <w:sz w:val="20"/>
            </w:rPr>
            <w:t>6</w:t>
          </w:r>
          <w:r w:rsidRPr="00C54288">
            <w:rPr>
              <w:bCs/>
              <w:noProof/>
              <w:sz w:val="20"/>
            </w:rPr>
            <w:fldChar w:fldCharType="end"/>
          </w:r>
          <w:r w:rsidRPr="00C54288">
            <w:rPr>
              <w:bCs/>
              <w:sz w:val="20"/>
            </w:rPr>
            <w:t>)</w:t>
          </w:r>
        </w:p>
      </w:tc>
    </w:tr>
  </w:tbl>
  <w:p w14:paraId="4FCB0494" w14:textId="77777777" w:rsidR="00DD6647" w:rsidRDefault="00DD66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AD0ED2"/>
    <w:multiLevelType w:val="hybridMultilevel"/>
    <w:tmpl w:val="625274C8"/>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93A0801"/>
    <w:multiLevelType w:val="hybridMultilevel"/>
    <w:tmpl w:val="6B24A130"/>
    <w:lvl w:ilvl="0" w:tplc="BC6CF56C">
      <w:start w:val="1"/>
      <w:numFmt w:val="decimal"/>
      <w:lvlText w:val="%1."/>
      <w:lvlJc w:val="left"/>
      <w:pPr>
        <w:ind w:left="630" w:hanging="360"/>
      </w:pPr>
      <w:rPr>
        <w:rFonts w:hint="default"/>
      </w:rPr>
    </w:lvl>
    <w:lvl w:ilvl="1" w:tplc="04090003">
      <w:start w:val="1"/>
      <w:numFmt w:val="bullet"/>
      <w:lvlText w:val="o"/>
      <w:lvlJc w:val="left"/>
      <w:pPr>
        <w:ind w:left="1350" w:hanging="360"/>
      </w:pPr>
      <w:rPr>
        <w:rFonts w:ascii="Courier New" w:hAnsi="Courier New" w:cs="Courier New"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15:restartNumberingAfterBreak="0">
    <w:nsid w:val="1C231E4D"/>
    <w:multiLevelType w:val="hybridMultilevel"/>
    <w:tmpl w:val="F41ED19C"/>
    <w:lvl w:ilvl="0" w:tplc="BC6CF56C">
      <w:start w:val="1"/>
      <w:numFmt w:val="decimal"/>
      <w:lvlText w:val="%1."/>
      <w:lvlJc w:val="left"/>
      <w:pPr>
        <w:ind w:left="630" w:hanging="360"/>
      </w:pPr>
      <w:rPr>
        <w:rFonts w:hint="default"/>
      </w:rPr>
    </w:lvl>
    <w:lvl w:ilvl="1" w:tplc="04090005">
      <w:start w:val="1"/>
      <w:numFmt w:val="bullet"/>
      <w:lvlText w:val=""/>
      <w:lvlJc w:val="left"/>
      <w:pPr>
        <w:ind w:left="1350" w:hanging="360"/>
      </w:pPr>
      <w:rPr>
        <w:rFonts w:ascii="Wingdings" w:hAnsi="Wingdings"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15:restartNumberingAfterBreak="0">
    <w:nsid w:val="22A26032"/>
    <w:multiLevelType w:val="hybridMultilevel"/>
    <w:tmpl w:val="73D09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AD4FAA"/>
    <w:multiLevelType w:val="hybridMultilevel"/>
    <w:tmpl w:val="A9BAEB3C"/>
    <w:lvl w:ilvl="0" w:tplc="14D45FAE">
      <w:start w:val="1"/>
      <w:numFmt w:val="decimal"/>
      <w:lvlText w:val="%1."/>
      <w:lvlJc w:val="left"/>
      <w:pPr>
        <w:ind w:left="360" w:hanging="360"/>
      </w:pPr>
      <w:rPr>
        <w:rFonts w:asciiTheme="minorHAnsi" w:hAnsiTheme="minorHAnsi" w:hint="default"/>
        <w:color w:val="auto"/>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BF46B38"/>
    <w:multiLevelType w:val="hybridMultilevel"/>
    <w:tmpl w:val="46BE788C"/>
    <w:lvl w:ilvl="0" w:tplc="15C47C56">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51A61A1"/>
    <w:multiLevelType w:val="hybridMultilevel"/>
    <w:tmpl w:val="6D7CC618"/>
    <w:lvl w:ilvl="0" w:tplc="233E75C2">
      <w:start w:val="1"/>
      <w:numFmt w:val="bullet"/>
      <w:lvlText w:val=""/>
      <w:lvlJc w:val="left"/>
      <w:pPr>
        <w:ind w:left="504" w:hanging="144"/>
      </w:pPr>
      <w:rPr>
        <w:rFonts w:ascii="Symbol" w:hAnsi="Symbol" w:hint="default"/>
      </w:rPr>
    </w:lvl>
    <w:lvl w:ilvl="1" w:tplc="04090003">
      <w:start w:val="1"/>
      <w:numFmt w:val="bullet"/>
      <w:lvlText w:val="o"/>
      <w:lvlJc w:val="left"/>
      <w:pPr>
        <w:ind w:left="504" w:hanging="144"/>
      </w:pPr>
      <w:rPr>
        <w:rFonts w:ascii="Courier New" w:hAnsi="Courier New" w:cs="Courier New" w:hint="default"/>
      </w:rPr>
    </w:lvl>
    <w:lvl w:ilvl="2" w:tplc="D5A8271C">
      <w:start w:val="1"/>
      <w:numFmt w:val="bullet"/>
      <w:lvlText w:val=""/>
      <w:lvlJc w:val="left"/>
      <w:pPr>
        <w:ind w:left="1224" w:hanging="144"/>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B75685"/>
    <w:multiLevelType w:val="multilevel"/>
    <w:tmpl w:val="49BE91C8"/>
    <w:lvl w:ilvl="0">
      <w:start w:val="1"/>
      <w:numFmt w:val="decimal"/>
      <w:suff w:val="space"/>
      <w:lvlText w:val="Appendix RA%1"/>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1"/>
      <w:numFmt w:val="decimal"/>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suff w:val="space"/>
      <w:lvlText w:val="RA%1.%2.%3"/>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decimal"/>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5">
      <w:start w:val="1"/>
      <w:numFmt w:val="decimal"/>
      <w:lvlText w:val="RA%1.%2.%3.%4.%5.%6"/>
      <w:lvlJc w:val="left"/>
      <w:pPr>
        <w:tabs>
          <w:tab w:val="num" w:pos="720"/>
        </w:tabs>
        <w:ind w:left="360" w:hanging="360"/>
      </w:pPr>
      <w:rPr>
        <w:rFonts w:ascii="Arial" w:hAnsi="Arial" w:hint="default"/>
      </w:rPr>
    </w:lvl>
    <w:lvl w:ilvl="6">
      <w:start w:val="1"/>
      <w:numFmt w:val="none"/>
      <w:suff w:val="nothing"/>
      <w:lvlText w:val=""/>
      <w:lvlJc w:val="left"/>
      <w:pPr>
        <w:ind w:left="360" w:firstLine="0"/>
      </w:pPr>
      <w:rPr>
        <w:rFonts w:hint="default"/>
      </w:rPr>
    </w:lvl>
    <w:lvl w:ilvl="7">
      <w:start w:val="1"/>
      <w:numFmt w:val="none"/>
      <w:suff w:val="nothing"/>
      <w:lvlText w:val=""/>
      <w:lvlJc w:val="left"/>
      <w:pPr>
        <w:ind w:left="360" w:firstLine="0"/>
      </w:pPr>
      <w:rPr>
        <w:rFonts w:hint="default"/>
      </w:rPr>
    </w:lvl>
    <w:lvl w:ilvl="8">
      <w:start w:val="1"/>
      <w:numFmt w:val="none"/>
      <w:suff w:val="nothing"/>
      <w:lvlText w:val=""/>
      <w:lvlJc w:val="left"/>
      <w:pPr>
        <w:ind w:left="360" w:firstLine="0"/>
      </w:pPr>
      <w:rPr>
        <w:rFonts w:hint="default"/>
      </w:rPr>
    </w:lvl>
  </w:abstractNum>
  <w:abstractNum w:abstractNumId="8" w15:restartNumberingAfterBreak="0">
    <w:nsid w:val="372E1236"/>
    <w:multiLevelType w:val="hybridMultilevel"/>
    <w:tmpl w:val="8648F4F6"/>
    <w:lvl w:ilvl="0" w:tplc="233E75C2">
      <w:start w:val="1"/>
      <w:numFmt w:val="bullet"/>
      <w:lvlText w:val=""/>
      <w:lvlJc w:val="left"/>
      <w:pPr>
        <w:ind w:left="504" w:hanging="144"/>
      </w:pPr>
      <w:rPr>
        <w:rFonts w:ascii="Symbol" w:hAnsi="Symbol" w:hint="default"/>
      </w:rPr>
    </w:lvl>
    <w:lvl w:ilvl="1" w:tplc="04090003">
      <w:start w:val="1"/>
      <w:numFmt w:val="bullet"/>
      <w:lvlText w:val="o"/>
      <w:lvlJc w:val="left"/>
      <w:pPr>
        <w:ind w:left="504" w:hanging="144"/>
      </w:pPr>
      <w:rPr>
        <w:rFonts w:ascii="Courier New" w:hAnsi="Courier New" w:cs="Courier New" w:hint="default"/>
      </w:rPr>
    </w:lvl>
    <w:lvl w:ilvl="2" w:tplc="D5A8271C">
      <w:start w:val="1"/>
      <w:numFmt w:val="bullet"/>
      <w:lvlText w:val=""/>
      <w:lvlJc w:val="left"/>
      <w:pPr>
        <w:ind w:left="1224" w:hanging="144"/>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C75DF2"/>
    <w:multiLevelType w:val="hybridMultilevel"/>
    <w:tmpl w:val="95B015FC"/>
    <w:lvl w:ilvl="0" w:tplc="4FA0153A">
      <w:start w:val="1"/>
      <w:numFmt w:val="decimal"/>
      <w:lvlText w:val="%1."/>
      <w:lvlJc w:val="left"/>
      <w:pPr>
        <w:ind w:left="720" w:hanging="360"/>
      </w:pPr>
      <w:rPr>
        <w:rFonts w:asciiTheme="minorHAnsi" w:hAnsiTheme="minorHAnsi" w:cs="Arial"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15:restartNumberingAfterBreak="0">
    <w:nsid w:val="50A226AA"/>
    <w:multiLevelType w:val="hybridMultilevel"/>
    <w:tmpl w:val="9F98F61E"/>
    <w:lvl w:ilvl="0" w:tplc="233E75C2">
      <w:start w:val="1"/>
      <w:numFmt w:val="bullet"/>
      <w:lvlText w:val=""/>
      <w:lvlJc w:val="left"/>
      <w:pPr>
        <w:ind w:left="504" w:hanging="144"/>
      </w:pPr>
      <w:rPr>
        <w:rFonts w:ascii="Symbol" w:hAnsi="Symbol" w:hint="default"/>
      </w:rPr>
    </w:lvl>
    <w:lvl w:ilvl="1" w:tplc="9A9CE7C0">
      <w:start w:val="1"/>
      <w:numFmt w:val="bullet"/>
      <w:lvlText w:val=""/>
      <w:lvlJc w:val="left"/>
      <w:pPr>
        <w:ind w:left="504" w:hanging="144"/>
      </w:pPr>
      <w:rPr>
        <w:rFonts w:ascii="Symbol" w:hAnsi="Symbol" w:hint="default"/>
      </w:rPr>
    </w:lvl>
    <w:lvl w:ilvl="2" w:tplc="D5A8271C">
      <w:start w:val="1"/>
      <w:numFmt w:val="bullet"/>
      <w:lvlText w:val=""/>
      <w:lvlJc w:val="left"/>
      <w:pPr>
        <w:ind w:left="1224" w:hanging="144"/>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084DF4"/>
    <w:multiLevelType w:val="hybridMultilevel"/>
    <w:tmpl w:val="B5308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5C6019"/>
    <w:multiLevelType w:val="hybridMultilevel"/>
    <w:tmpl w:val="808639FC"/>
    <w:lvl w:ilvl="0" w:tplc="4FA0153A">
      <w:start w:val="1"/>
      <w:numFmt w:val="decimal"/>
      <w:lvlText w:val="%1."/>
      <w:lvlJc w:val="left"/>
      <w:pPr>
        <w:ind w:left="540" w:hanging="360"/>
      </w:pPr>
      <w:rPr>
        <w:rFonts w:asciiTheme="minorHAnsi" w:hAnsiTheme="minorHAnsi" w:cs="Aria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A5923E5"/>
    <w:multiLevelType w:val="hybridMultilevel"/>
    <w:tmpl w:val="92622128"/>
    <w:lvl w:ilvl="0" w:tplc="233E75C2">
      <w:start w:val="1"/>
      <w:numFmt w:val="bullet"/>
      <w:lvlText w:val=""/>
      <w:lvlJc w:val="left"/>
      <w:pPr>
        <w:ind w:left="504" w:hanging="144"/>
      </w:pPr>
      <w:rPr>
        <w:rFonts w:ascii="Symbol" w:hAnsi="Symbol" w:hint="default"/>
      </w:rPr>
    </w:lvl>
    <w:lvl w:ilvl="1" w:tplc="04090003">
      <w:start w:val="1"/>
      <w:numFmt w:val="bullet"/>
      <w:lvlText w:val="o"/>
      <w:lvlJc w:val="left"/>
      <w:pPr>
        <w:ind w:left="504" w:hanging="144"/>
      </w:pPr>
      <w:rPr>
        <w:rFonts w:ascii="Courier New" w:hAnsi="Courier New" w:cs="Courier New" w:hint="default"/>
      </w:rPr>
    </w:lvl>
    <w:lvl w:ilvl="2" w:tplc="D5A8271C">
      <w:start w:val="1"/>
      <w:numFmt w:val="bullet"/>
      <w:lvlText w:val=""/>
      <w:lvlJc w:val="left"/>
      <w:pPr>
        <w:ind w:left="1224" w:hanging="144"/>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6D2E92"/>
    <w:multiLevelType w:val="hybridMultilevel"/>
    <w:tmpl w:val="25C43BD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504" w:hanging="144"/>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481BD4"/>
    <w:multiLevelType w:val="hybridMultilevel"/>
    <w:tmpl w:val="7A28F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207C45"/>
    <w:multiLevelType w:val="hybridMultilevel"/>
    <w:tmpl w:val="4B0EEB8C"/>
    <w:lvl w:ilvl="0" w:tplc="BC6CF56C">
      <w:start w:val="1"/>
      <w:numFmt w:val="decimal"/>
      <w:lvlText w:val="%1."/>
      <w:lvlJc w:val="left"/>
      <w:pPr>
        <w:ind w:left="630" w:hanging="360"/>
      </w:pPr>
      <w:rPr>
        <w:rFonts w:hint="default"/>
      </w:rPr>
    </w:lvl>
    <w:lvl w:ilvl="1" w:tplc="04090003">
      <w:start w:val="1"/>
      <w:numFmt w:val="bullet"/>
      <w:lvlText w:val="o"/>
      <w:lvlJc w:val="left"/>
      <w:pPr>
        <w:ind w:left="1350" w:hanging="360"/>
      </w:pPr>
      <w:rPr>
        <w:rFonts w:ascii="Courier New" w:hAnsi="Courier New" w:cs="Courier New"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abstractNumId w:val="5"/>
  </w:num>
  <w:num w:numId="2">
    <w:abstractNumId w:val="4"/>
  </w:num>
  <w:num w:numId="3">
    <w:abstractNumId w:val="15"/>
  </w:num>
  <w:num w:numId="4">
    <w:abstractNumId w:val="16"/>
  </w:num>
  <w:num w:numId="5">
    <w:abstractNumId w:val="9"/>
  </w:num>
  <w:num w:numId="6">
    <w:abstractNumId w:val="11"/>
  </w:num>
  <w:num w:numId="7">
    <w:abstractNumId w:val="2"/>
  </w:num>
  <w:num w:numId="8">
    <w:abstractNumId w:val="7"/>
  </w:num>
  <w:num w:numId="9">
    <w:abstractNumId w:val="0"/>
  </w:num>
  <w:num w:numId="10">
    <w:abstractNumId w:val="10"/>
  </w:num>
  <w:num w:numId="11">
    <w:abstractNumId w:val="13"/>
  </w:num>
  <w:num w:numId="12">
    <w:abstractNumId w:val="3"/>
  </w:num>
  <w:num w:numId="13">
    <w:abstractNumId w:val="12"/>
  </w:num>
  <w:num w:numId="14">
    <w:abstractNumId w:val="14"/>
  </w:num>
  <w:num w:numId="15">
    <w:abstractNumId w:val="1"/>
  </w:num>
  <w:num w:numId="16">
    <w:abstractNumId w:val="8"/>
  </w:num>
  <w:num w:numId="17">
    <w:abstractNumId w:val="17"/>
  </w:num>
  <w:num w:numId="1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arkstrum, Alexis@Energy">
    <w15:presenceInfo w15:providerId="AD" w15:userId="S::alexis.markstrum@energy.ca.gov::e6e55ac6-69d0-40ac-bbd2-3f40141a0771"/>
  </w15:person>
  <w15:person w15:author="Shewmaker, Michael@Energy">
    <w15:presenceInfo w15:providerId="AD" w15:userId="S::michael.shewmaker@energy.ca.gov::cb82df3a-38ca-44c6-b621-0d2fa43533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trackRevisions/>
  <w:defaultTabStop w:val="720"/>
  <w:characterSpacingControl w:val="doNotCompress"/>
  <w:hdrShapeDefaults>
    <o:shapedefaults v:ext="edit" spidmax="2056"/>
    <o:shapelayout v:ext="edit">
      <o:idmap v:ext="edit" data="2"/>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CAD"/>
    <w:rsid w:val="000233A6"/>
    <w:rsid w:val="00025AD0"/>
    <w:rsid w:val="00030909"/>
    <w:rsid w:val="00032317"/>
    <w:rsid w:val="00036FDB"/>
    <w:rsid w:val="0004091F"/>
    <w:rsid w:val="00042F08"/>
    <w:rsid w:val="000513F1"/>
    <w:rsid w:val="00054587"/>
    <w:rsid w:val="00072218"/>
    <w:rsid w:val="00075B5D"/>
    <w:rsid w:val="000909CD"/>
    <w:rsid w:val="00097932"/>
    <w:rsid w:val="000B4BFE"/>
    <w:rsid w:val="000D228C"/>
    <w:rsid w:val="000E02A6"/>
    <w:rsid w:val="000E7236"/>
    <w:rsid w:val="000F3621"/>
    <w:rsid w:val="000F461F"/>
    <w:rsid w:val="000F4C2B"/>
    <w:rsid w:val="000F506B"/>
    <w:rsid w:val="001111C7"/>
    <w:rsid w:val="00114D60"/>
    <w:rsid w:val="0011535F"/>
    <w:rsid w:val="00115491"/>
    <w:rsid w:val="00121173"/>
    <w:rsid w:val="001217FA"/>
    <w:rsid w:val="001325D9"/>
    <w:rsid w:val="0013388F"/>
    <w:rsid w:val="00136D7C"/>
    <w:rsid w:val="00137989"/>
    <w:rsid w:val="00137D50"/>
    <w:rsid w:val="00145527"/>
    <w:rsid w:val="0015548E"/>
    <w:rsid w:val="00155BA8"/>
    <w:rsid w:val="00157192"/>
    <w:rsid w:val="00161937"/>
    <w:rsid w:val="00165999"/>
    <w:rsid w:val="00181029"/>
    <w:rsid w:val="00181B6C"/>
    <w:rsid w:val="001967FC"/>
    <w:rsid w:val="001A3E12"/>
    <w:rsid w:val="001A6DAD"/>
    <w:rsid w:val="001A6EA5"/>
    <w:rsid w:val="001C214D"/>
    <w:rsid w:val="00202948"/>
    <w:rsid w:val="0020410E"/>
    <w:rsid w:val="00213868"/>
    <w:rsid w:val="00221DE6"/>
    <w:rsid w:val="002301EA"/>
    <w:rsid w:val="0023507F"/>
    <w:rsid w:val="00245336"/>
    <w:rsid w:val="00251B3C"/>
    <w:rsid w:val="00283C80"/>
    <w:rsid w:val="002865A8"/>
    <w:rsid w:val="00297516"/>
    <w:rsid w:val="002A07A3"/>
    <w:rsid w:val="002A1FFB"/>
    <w:rsid w:val="002A2C3F"/>
    <w:rsid w:val="002A5D31"/>
    <w:rsid w:val="002A7E3A"/>
    <w:rsid w:val="002B1E7B"/>
    <w:rsid w:val="002F796C"/>
    <w:rsid w:val="00317DB4"/>
    <w:rsid w:val="003271F0"/>
    <w:rsid w:val="00335AE3"/>
    <w:rsid w:val="0035216E"/>
    <w:rsid w:val="003766A7"/>
    <w:rsid w:val="003A6428"/>
    <w:rsid w:val="003B6100"/>
    <w:rsid w:val="003C268C"/>
    <w:rsid w:val="003C280E"/>
    <w:rsid w:val="003E64C2"/>
    <w:rsid w:val="003E681E"/>
    <w:rsid w:val="003F26CB"/>
    <w:rsid w:val="003F39DA"/>
    <w:rsid w:val="0042271F"/>
    <w:rsid w:val="00444C30"/>
    <w:rsid w:val="0044625C"/>
    <w:rsid w:val="00455E18"/>
    <w:rsid w:val="004577D4"/>
    <w:rsid w:val="00463D7C"/>
    <w:rsid w:val="0047247E"/>
    <w:rsid w:val="00481394"/>
    <w:rsid w:val="00484DA6"/>
    <w:rsid w:val="00495BF6"/>
    <w:rsid w:val="004A208F"/>
    <w:rsid w:val="004A4922"/>
    <w:rsid w:val="004C384C"/>
    <w:rsid w:val="004C76A7"/>
    <w:rsid w:val="004D5D47"/>
    <w:rsid w:val="004D73BC"/>
    <w:rsid w:val="004E1044"/>
    <w:rsid w:val="004E2181"/>
    <w:rsid w:val="004F4D04"/>
    <w:rsid w:val="00502FD0"/>
    <w:rsid w:val="00523500"/>
    <w:rsid w:val="00532FA2"/>
    <w:rsid w:val="00542720"/>
    <w:rsid w:val="005453DA"/>
    <w:rsid w:val="00546776"/>
    <w:rsid w:val="00555D4B"/>
    <w:rsid w:val="005633A0"/>
    <w:rsid w:val="00564AD6"/>
    <w:rsid w:val="005666AB"/>
    <w:rsid w:val="00572DE5"/>
    <w:rsid w:val="005735DD"/>
    <w:rsid w:val="00573DD6"/>
    <w:rsid w:val="00576ADB"/>
    <w:rsid w:val="0059171F"/>
    <w:rsid w:val="005E2E8E"/>
    <w:rsid w:val="00601486"/>
    <w:rsid w:val="00602BB3"/>
    <w:rsid w:val="00611E42"/>
    <w:rsid w:val="00621E9F"/>
    <w:rsid w:val="00622A76"/>
    <w:rsid w:val="006530E0"/>
    <w:rsid w:val="00653B42"/>
    <w:rsid w:val="0066064F"/>
    <w:rsid w:val="00671F64"/>
    <w:rsid w:val="00682453"/>
    <w:rsid w:val="00693A28"/>
    <w:rsid w:val="006B1CAD"/>
    <w:rsid w:val="006B2353"/>
    <w:rsid w:val="006B2E4B"/>
    <w:rsid w:val="006C1DAC"/>
    <w:rsid w:val="006C2AFA"/>
    <w:rsid w:val="006D6622"/>
    <w:rsid w:val="006F2A3B"/>
    <w:rsid w:val="006F4DCF"/>
    <w:rsid w:val="006F539D"/>
    <w:rsid w:val="00700402"/>
    <w:rsid w:val="0070137E"/>
    <w:rsid w:val="007027DD"/>
    <w:rsid w:val="0071635B"/>
    <w:rsid w:val="00741563"/>
    <w:rsid w:val="007503D0"/>
    <w:rsid w:val="00762D74"/>
    <w:rsid w:val="00781931"/>
    <w:rsid w:val="00792363"/>
    <w:rsid w:val="0079498F"/>
    <w:rsid w:val="007A6C4A"/>
    <w:rsid w:val="007B224D"/>
    <w:rsid w:val="007C5F5D"/>
    <w:rsid w:val="007E10A8"/>
    <w:rsid w:val="007F0661"/>
    <w:rsid w:val="00803E69"/>
    <w:rsid w:val="0080510A"/>
    <w:rsid w:val="00811AA5"/>
    <w:rsid w:val="0081306F"/>
    <w:rsid w:val="008358BC"/>
    <w:rsid w:val="00840E8B"/>
    <w:rsid w:val="00852148"/>
    <w:rsid w:val="00852EF0"/>
    <w:rsid w:val="0087314B"/>
    <w:rsid w:val="00875A43"/>
    <w:rsid w:val="00876D98"/>
    <w:rsid w:val="008B6D66"/>
    <w:rsid w:val="008E79A5"/>
    <w:rsid w:val="008F4BAB"/>
    <w:rsid w:val="008F6017"/>
    <w:rsid w:val="00900FE8"/>
    <w:rsid w:val="009075E3"/>
    <w:rsid w:val="00917DF3"/>
    <w:rsid w:val="00934C80"/>
    <w:rsid w:val="00935124"/>
    <w:rsid w:val="009351E3"/>
    <w:rsid w:val="009373BE"/>
    <w:rsid w:val="0094365E"/>
    <w:rsid w:val="00950F36"/>
    <w:rsid w:val="00954600"/>
    <w:rsid w:val="00955B1E"/>
    <w:rsid w:val="009822FA"/>
    <w:rsid w:val="009A4405"/>
    <w:rsid w:val="009A6163"/>
    <w:rsid w:val="009A6F1E"/>
    <w:rsid w:val="009B0A69"/>
    <w:rsid w:val="009B1C1E"/>
    <w:rsid w:val="009C26F0"/>
    <w:rsid w:val="009C3AE7"/>
    <w:rsid w:val="009C5974"/>
    <w:rsid w:val="009E1837"/>
    <w:rsid w:val="009E30AD"/>
    <w:rsid w:val="009E3CE2"/>
    <w:rsid w:val="009E788A"/>
    <w:rsid w:val="009E7B93"/>
    <w:rsid w:val="009F3244"/>
    <w:rsid w:val="00A27C02"/>
    <w:rsid w:val="00A418D8"/>
    <w:rsid w:val="00A61A38"/>
    <w:rsid w:val="00A64B0C"/>
    <w:rsid w:val="00AA14A8"/>
    <w:rsid w:val="00AA2E9E"/>
    <w:rsid w:val="00AC4073"/>
    <w:rsid w:val="00AD290C"/>
    <w:rsid w:val="00AE0AE2"/>
    <w:rsid w:val="00AE1A3C"/>
    <w:rsid w:val="00AE2C8E"/>
    <w:rsid w:val="00AF09C6"/>
    <w:rsid w:val="00AF5606"/>
    <w:rsid w:val="00B009D5"/>
    <w:rsid w:val="00B06557"/>
    <w:rsid w:val="00B15CA9"/>
    <w:rsid w:val="00B20A3B"/>
    <w:rsid w:val="00B3369C"/>
    <w:rsid w:val="00B36D50"/>
    <w:rsid w:val="00B40F8D"/>
    <w:rsid w:val="00B440FC"/>
    <w:rsid w:val="00B57E2E"/>
    <w:rsid w:val="00B65F55"/>
    <w:rsid w:val="00B731F3"/>
    <w:rsid w:val="00B740EF"/>
    <w:rsid w:val="00B76897"/>
    <w:rsid w:val="00B871EF"/>
    <w:rsid w:val="00B90DDD"/>
    <w:rsid w:val="00BB4569"/>
    <w:rsid w:val="00BE09B7"/>
    <w:rsid w:val="00BE0A04"/>
    <w:rsid w:val="00BE0DD3"/>
    <w:rsid w:val="00BE5B33"/>
    <w:rsid w:val="00BF7EA9"/>
    <w:rsid w:val="00C02632"/>
    <w:rsid w:val="00C1729D"/>
    <w:rsid w:val="00C20A45"/>
    <w:rsid w:val="00C21C38"/>
    <w:rsid w:val="00C27FA0"/>
    <w:rsid w:val="00C534D4"/>
    <w:rsid w:val="00C54288"/>
    <w:rsid w:val="00C55D2A"/>
    <w:rsid w:val="00C6626D"/>
    <w:rsid w:val="00C67FCA"/>
    <w:rsid w:val="00C72C6C"/>
    <w:rsid w:val="00C77BD7"/>
    <w:rsid w:val="00C90E8B"/>
    <w:rsid w:val="00C92ADF"/>
    <w:rsid w:val="00C95837"/>
    <w:rsid w:val="00CA4100"/>
    <w:rsid w:val="00CA4A2D"/>
    <w:rsid w:val="00CB3533"/>
    <w:rsid w:val="00CE0A28"/>
    <w:rsid w:val="00CF10C9"/>
    <w:rsid w:val="00CF756B"/>
    <w:rsid w:val="00D06AB9"/>
    <w:rsid w:val="00D138C4"/>
    <w:rsid w:val="00D25F04"/>
    <w:rsid w:val="00D27813"/>
    <w:rsid w:val="00D44DD1"/>
    <w:rsid w:val="00D63974"/>
    <w:rsid w:val="00D678B7"/>
    <w:rsid w:val="00D74A66"/>
    <w:rsid w:val="00D85D01"/>
    <w:rsid w:val="00DB51C5"/>
    <w:rsid w:val="00DD6647"/>
    <w:rsid w:val="00DF2000"/>
    <w:rsid w:val="00E04504"/>
    <w:rsid w:val="00E23E73"/>
    <w:rsid w:val="00E243EF"/>
    <w:rsid w:val="00E31683"/>
    <w:rsid w:val="00E53E15"/>
    <w:rsid w:val="00E66F85"/>
    <w:rsid w:val="00E92696"/>
    <w:rsid w:val="00E93E6B"/>
    <w:rsid w:val="00EA3AC5"/>
    <w:rsid w:val="00EB1BDE"/>
    <w:rsid w:val="00EB1F61"/>
    <w:rsid w:val="00EE148D"/>
    <w:rsid w:val="00F06A6B"/>
    <w:rsid w:val="00F1204F"/>
    <w:rsid w:val="00F2591A"/>
    <w:rsid w:val="00F4000D"/>
    <w:rsid w:val="00F537A3"/>
    <w:rsid w:val="00F61500"/>
    <w:rsid w:val="00F71719"/>
    <w:rsid w:val="00F72AC8"/>
    <w:rsid w:val="00F77845"/>
    <w:rsid w:val="00F82041"/>
    <w:rsid w:val="00F83790"/>
    <w:rsid w:val="00F954EF"/>
    <w:rsid w:val="00FA3420"/>
    <w:rsid w:val="00FB0621"/>
    <w:rsid w:val="00FB1D3A"/>
    <w:rsid w:val="00FB212B"/>
    <w:rsid w:val="00FB4DCA"/>
    <w:rsid w:val="00FB5288"/>
    <w:rsid w:val="00FD7353"/>
    <w:rsid w:val="00FE0F35"/>
    <w:rsid w:val="00FE723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1"/>
    </o:shapelayout>
  </w:shapeDefaults>
  <w:decimalSymbol w:val="."/>
  <w:listSeparator w:val=","/>
  <w14:docId w14:val="4FCB042C"/>
  <w15:docId w15:val="{3C8E8B2C-0DE4-4BFC-BE39-0391EE8FD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B1CAD"/>
    <w:pPr>
      <w:keepNext/>
      <w:spacing w:after="0" w:line="240" w:lineRule="auto"/>
      <w:outlineLvl w:val="0"/>
    </w:pPr>
    <w:rPr>
      <w:rFonts w:ascii="Times New Roman" w:eastAsia="Times New Roman" w:hAnsi="Times New Roman" w:cs="Times New Roman"/>
      <w:b/>
      <w:sz w:val="30"/>
      <w:szCs w:val="20"/>
    </w:rPr>
  </w:style>
  <w:style w:type="paragraph" w:styleId="Heading2">
    <w:name w:val="heading 2"/>
    <w:aliases w:val="h2,h21,h22"/>
    <w:basedOn w:val="Normal"/>
    <w:next w:val="Normal"/>
    <w:link w:val="Heading2Char"/>
    <w:rsid w:val="0066064F"/>
    <w:pPr>
      <w:keepNext/>
      <w:pBdr>
        <w:top w:val="single" w:sz="4" w:space="1" w:color="auto"/>
      </w:pBdr>
      <w:tabs>
        <w:tab w:val="num" w:pos="540"/>
      </w:tabs>
      <w:spacing w:before="360" w:after="0" w:line="240" w:lineRule="auto"/>
      <w:ind w:left="180" w:hanging="180"/>
      <w:outlineLvl w:val="1"/>
    </w:pPr>
    <w:rPr>
      <w:rFonts w:ascii="Arial" w:eastAsia="Times New Roman" w:hAnsi="Arial" w:cs="Times New Roman"/>
      <w:b/>
      <w:i/>
      <w:szCs w:val="20"/>
    </w:rPr>
  </w:style>
  <w:style w:type="paragraph" w:styleId="Heading3">
    <w:name w:val="heading 3"/>
    <w:aliases w:val="h3,h31,h32"/>
    <w:basedOn w:val="Normal"/>
    <w:next w:val="Normal"/>
    <w:link w:val="Heading3Char"/>
    <w:uiPriority w:val="9"/>
    <w:unhideWhenUsed/>
    <w:qFormat/>
    <w:rsid w:val="006B1CA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rsid w:val="0066064F"/>
    <w:pPr>
      <w:keepNext/>
      <w:tabs>
        <w:tab w:val="num" w:pos="2340"/>
      </w:tabs>
      <w:spacing w:before="360" w:after="0" w:line="240" w:lineRule="auto"/>
      <w:ind w:left="1980" w:hanging="360"/>
      <w:outlineLvl w:val="3"/>
    </w:pPr>
    <w:rPr>
      <w:rFonts w:ascii="Arial" w:eastAsia="Times New Roman" w:hAnsi="Arial" w:cs="Times New Roman"/>
      <w:b/>
      <w:i/>
      <w:sz w:val="20"/>
      <w:szCs w:val="20"/>
    </w:rPr>
  </w:style>
  <w:style w:type="paragraph" w:styleId="Heading5">
    <w:name w:val="heading 5"/>
    <w:basedOn w:val="Normal"/>
    <w:next w:val="Normal"/>
    <w:link w:val="Heading5Char"/>
    <w:rsid w:val="0066064F"/>
    <w:pPr>
      <w:keepNext/>
      <w:tabs>
        <w:tab w:val="left" w:pos="1440"/>
        <w:tab w:val="num" w:pos="1530"/>
      </w:tabs>
      <w:spacing w:before="240" w:after="0" w:line="240" w:lineRule="auto"/>
      <w:ind w:left="1170" w:hanging="360"/>
      <w:outlineLvl w:val="4"/>
    </w:pPr>
    <w:rPr>
      <w:rFonts w:ascii="Arial" w:eastAsia="Times New Roman" w:hAnsi="Arial" w:cs="Times New Roman"/>
      <w:b/>
      <w:sz w:val="20"/>
      <w:szCs w:val="20"/>
    </w:rPr>
  </w:style>
  <w:style w:type="paragraph" w:styleId="Heading6">
    <w:name w:val="heading 6"/>
    <w:basedOn w:val="Normal"/>
    <w:next w:val="Normal"/>
    <w:link w:val="Heading6Char"/>
    <w:rsid w:val="0066064F"/>
    <w:pPr>
      <w:keepNext/>
      <w:tabs>
        <w:tab w:val="num" w:pos="720"/>
        <w:tab w:val="left" w:pos="1440"/>
      </w:tabs>
      <w:spacing w:before="240" w:after="0" w:line="240" w:lineRule="auto"/>
      <w:ind w:left="360" w:hanging="360"/>
      <w:outlineLvl w:val="5"/>
    </w:pPr>
    <w:rPr>
      <w:rFonts w:ascii="Arial" w:eastAsia="Times New Roman" w:hAnsi="Arial" w:cs="Times New Roman"/>
      <w:i/>
      <w:sz w:val="20"/>
      <w:szCs w:val="20"/>
    </w:rPr>
  </w:style>
  <w:style w:type="paragraph" w:styleId="Heading7">
    <w:name w:val="heading 7"/>
    <w:basedOn w:val="Normal"/>
    <w:next w:val="Normal"/>
    <w:link w:val="Heading7Char"/>
    <w:qFormat/>
    <w:rsid w:val="0066064F"/>
    <w:pPr>
      <w:spacing w:before="240" w:after="0" w:line="240" w:lineRule="auto"/>
      <w:ind w:left="360"/>
      <w:outlineLvl w:val="6"/>
    </w:pPr>
    <w:rPr>
      <w:rFonts w:ascii="Arial" w:eastAsia="Times New Roman" w:hAnsi="Arial" w:cs="Times New Roman"/>
      <w:i/>
      <w:sz w:val="20"/>
      <w:szCs w:val="20"/>
    </w:rPr>
  </w:style>
  <w:style w:type="paragraph" w:styleId="Heading8">
    <w:name w:val="heading 8"/>
    <w:basedOn w:val="Normal"/>
    <w:next w:val="Normal"/>
    <w:link w:val="Heading8Char"/>
    <w:qFormat/>
    <w:rsid w:val="0066064F"/>
    <w:pPr>
      <w:spacing w:before="240" w:after="0" w:line="240" w:lineRule="auto"/>
      <w:ind w:left="360"/>
      <w:jc w:val="center"/>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66064F"/>
    <w:pPr>
      <w:spacing w:before="240" w:after="0" w:line="240" w:lineRule="auto"/>
      <w:ind w:left="360"/>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1C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CAD"/>
  </w:style>
  <w:style w:type="paragraph" w:styleId="Footer">
    <w:name w:val="footer"/>
    <w:basedOn w:val="Normal"/>
    <w:link w:val="FooterChar"/>
    <w:uiPriority w:val="99"/>
    <w:unhideWhenUsed/>
    <w:rsid w:val="006B1C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CAD"/>
  </w:style>
  <w:style w:type="character" w:customStyle="1" w:styleId="Heading1Char">
    <w:name w:val="Heading 1 Char"/>
    <w:basedOn w:val="DefaultParagraphFont"/>
    <w:link w:val="Heading1"/>
    <w:rsid w:val="006B1CAD"/>
    <w:rPr>
      <w:rFonts w:ascii="Times New Roman" w:eastAsia="Times New Roman" w:hAnsi="Times New Roman" w:cs="Times New Roman"/>
      <w:b/>
      <w:sz w:val="30"/>
      <w:szCs w:val="20"/>
    </w:rPr>
  </w:style>
  <w:style w:type="paragraph" w:customStyle="1" w:styleId="Style7">
    <w:name w:val="Style7"/>
    <w:basedOn w:val="Footer"/>
    <w:link w:val="Style7Char"/>
    <w:qFormat/>
    <w:rsid w:val="006B1CAD"/>
    <w:pPr>
      <w:pBdr>
        <w:top w:val="single" w:sz="4" w:space="1" w:color="auto"/>
      </w:pBdr>
      <w:tabs>
        <w:tab w:val="clear" w:pos="4680"/>
        <w:tab w:val="clear" w:pos="9360"/>
        <w:tab w:val="center" w:pos="4320"/>
        <w:tab w:val="right" w:pos="10800"/>
      </w:tabs>
    </w:pPr>
    <w:rPr>
      <w:rFonts w:eastAsia="Times New Roman" w:cs="Times New Roman"/>
      <w:sz w:val="20"/>
      <w:szCs w:val="20"/>
    </w:rPr>
  </w:style>
  <w:style w:type="character" w:customStyle="1" w:styleId="Style7Char">
    <w:name w:val="Style7 Char"/>
    <w:basedOn w:val="FooterChar"/>
    <w:link w:val="Style7"/>
    <w:rsid w:val="006B1CAD"/>
    <w:rPr>
      <w:rFonts w:eastAsia="Times New Roman" w:cs="Times New Roman"/>
      <w:sz w:val="20"/>
      <w:szCs w:val="20"/>
    </w:rPr>
  </w:style>
  <w:style w:type="character" w:customStyle="1" w:styleId="Heading3Char">
    <w:name w:val="Heading 3 Char"/>
    <w:aliases w:val="h3 Char,h31 Char,h32 Char"/>
    <w:basedOn w:val="DefaultParagraphFont"/>
    <w:link w:val="Heading3"/>
    <w:uiPriority w:val="9"/>
    <w:semiHidden/>
    <w:rsid w:val="006B1CAD"/>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6B1CAD"/>
    <w:pPr>
      <w:spacing w:after="0" w:line="240" w:lineRule="auto"/>
      <w:ind w:left="720"/>
      <w:contextualSpacing/>
    </w:pPr>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0F46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461F"/>
    <w:rPr>
      <w:rFonts w:ascii="Tahoma" w:hAnsi="Tahoma" w:cs="Tahoma"/>
      <w:sz w:val="16"/>
      <w:szCs w:val="16"/>
    </w:rPr>
  </w:style>
  <w:style w:type="table" w:styleId="TableGrid">
    <w:name w:val="Table Grid"/>
    <w:basedOn w:val="TableNormal"/>
    <w:uiPriority w:val="39"/>
    <w:rsid w:val="00D25F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basedOn w:val="Normal"/>
    <w:rsid w:val="009C3AE7"/>
    <w:pPr>
      <w:keepNext/>
      <w:keepLines/>
      <w:suppressAutoHyphens/>
      <w:spacing w:before="240" w:after="0" w:line="240" w:lineRule="auto"/>
    </w:pPr>
    <w:rPr>
      <w:rFonts w:ascii="Times New Roman" w:eastAsia="Times New Roman" w:hAnsi="Times New Roman" w:cs="Times New Roman"/>
      <w:i/>
      <w:sz w:val="20"/>
      <w:szCs w:val="20"/>
    </w:rPr>
  </w:style>
  <w:style w:type="paragraph" w:customStyle="1" w:styleId="BulletCALetter">
    <w:name w:val="Bullet C (A. Letter)"/>
    <w:basedOn w:val="Normal"/>
    <w:rsid w:val="009C3AE7"/>
    <w:pPr>
      <w:suppressAutoHyphens/>
      <w:spacing w:before="120" w:after="0" w:line="240" w:lineRule="auto"/>
      <w:ind w:left="1080" w:hanging="360"/>
    </w:pPr>
    <w:rPr>
      <w:rFonts w:ascii="Times New Roman" w:eastAsia="Times New Roman" w:hAnsi="Times New Roman" w:cs="Times New Roman"/>
      <w:sz w:val="20"/>
      <w:szCs w:val="20"/>
    </w:rPr>
  </w:style>
  <w:style w:type="character" w:customStyle="1" w:styleId="Heading2Char">
    <w:name w:val="Heading 2 Char"/>
    <w:aliases w:val="h2 Char,h21 Char,h22 Char"/>
    <w:basedOn w:val="DefaultParagraphFont"/>
    <w:link w:val="Heading2"/>
    <w:rsid w:val="0066064F"/>
    <w:rPr>
      <w:rFonts w:ascii="Arial" w:eastAsia="Times New Roman" w:hAnsi="Arial" w:cs="Times New Roman"/>
      <w:b/>
      <w:i/>
      <w:szCs w:val="20"/>
    </w:rPr>
  </w:style>
  <w:style w:type="character" w:customStyle="1" w:styleId="Heading4Char">
    <w:name w:val="Heading 4 Char"/>
    <w:basedOn w:val="DefaultParagraphFont"/>
    <w:link w:val="Heading4"/>
    <w:rsid w:val="0066064F"/>
    <w:rPr>
      <w:rFonts w:ascii="Arial" w:eastAsia="Times New Roman" w:hAnsi="Arial" w:cs="Times New Roman"/>
      <w:b/>
      <w:i/>
      <w:sz w:val="20"/>
      <w:szCs w:val="20"/>
    </w:rPr>
  </w:style>
  <w:style w:type="character" w:customStyle="1" w:styleId="Heading5Char">
    <w:name w:val="Heading 5 Char"/>
    <w:basedOn w:val="DefaultParagraphFont"/>
    <w:link w:val="Heading5"/>
    <w:rsid w:val="0066064F"/>
    <w:rPr>
      <w:rFonts w:ascii="Arial" w:eastAsia="Times New Roman" w:hAnsi="Arial" w:cs="Times New Roman"/>
      <w:b/>
      <w:sz w:val="20"/>
      <w:szCs w:val="20"/>
    </w:rPr>
  </w:style>
  <w:style w:type="character" w:customStyle="1" w:styleId="Heading6Char">
    <w:name w:val="Heading 6 Char"/>
    <w:basedOn w:val="DefaultParagraphFont"/>
    <w:link w:val="Heading6"/>
    <w:rsid w:val="0066064F"/>
    <w:rPr>
      <w:rFonts w:ascii="Arial" w:eastAsia="Times New Roman" w:hAnsi="Arial" w:cs="Times New Roman"/>
      <w:i/>
      <w:sz w:val="20"/>
      <w:szCs w:val="20"/>
    </w:rPr>
  </w:style>
  <w:style w:type="character" w:customStyle="1" w:styleId="Heading7Char">
    <w:name w:val="Heading 7 Char"/>
    <w:basedOn w:val="DefaultParagraphFont"/>
    <w:link w:val="Heading7"/>
    <w:rsid w:val="0066064F"/>
    <w:rPr>
      <w:rFonts w:ascii="Arial" w:eastAsia="Times New Roman" w:hAnsi="Arial" w:cs="Times New Roman"/>
      <w:i/>
      <w:sz w:val="20"/>
      <w:szCs w:val="20"/>
    </w:rPr>
  </w:style>
  <w:style w:type="character" w:customStyle="1" w:styleId="Heading8Char">
    <w:name w:val="Heading 8 Char"/>
    <w:basedOn w:val="DefaultParagraphFont"/>
    <w:link w:val="Heading8"/>
    <w:rsid w:val="0066064F"/>
    <w:rPr>
      <w:rFonts w:ascii="Arial" w:eastAsia="Times New Roman" w:hAnsi="Arial" w:cs="Times New Roman"/>
      <w:i/>
      <w:sz w:val="20"/>
      <w:szCs w:val="20"/>
    </w:rPr>
  </w:style>
  <w:style w:type="character" w:customStyle="1" w:styleId="Heading9Char">
    <w:name w:val="Heading 9 Char"/>
    <w:basedOn w:val="DefaultParagraphFont"/>
    <w:link w:val="Heading9"/>
    <w:rsid w:val="0066064F"/>
    <w:rPr>
      <w:rFonts w:ascii="Arial" w:eastAsia="Times New Roman" w:hAnsi="Arial" w:cs="Times New Roman"/>
      <w:b/>
      <w:i/>
      <w:sz w:val="18"/>
      <w:szCs w:val="20"/>
    </w:rPr>
  </w:style>
  <w:style w:type="paragraph" w:styleId="FootnoteText">
    <w:name w:val="footnote text"/>
    <w:aliases w:val="EMI Footnote Text"/>
    <w:basedOn w:val="Normal"/>
    <w:link w:val="FootnoteTextChar"/>
    <w:uiPriority w:val="99"/>
    <w:qFormat/>
    <w:rsid w:val="004C76A7"/>
    <w:pPr>
      <w:spacing w:after="0" w:line="240" w:lineRule="auto"/>
    </w:pPr>
    <w:rPr>
      <w:rFonts w:ascii="Times New Roman" w:eastAsia="Times New Roman" w:hAnsi="Times New Roman" w:cs="Times New Roman"/>
      <w:sz w:val="20"/>
      <w:szCs w:val="20"/>
    </w:rPr>
  </w:style>
  <w:style w:type="character" w:customStyle="1" w:styleId="FootnoteTextChar">
    <w:name w:val="Footnote Text Char"/>
    <w:aliases w:val="EMI Footnote Text Char"/>
    <w:basedOn w:val="DefaultParagraphFont"/>
    <w:link w:val="FootnoteText"/>
    <w:uiPriority w:val="99"/>
    <w:rsid w:val="004C76A7"/>
    <w:rPr>
      <w:rFonts w:ascii="Times New Roman" w:eastAsia="Times New Roman" w:hAnsi="Times New Roman" w:cs="Times New Roman"/>
      <w:sz w:val="20"/>
      <w:szCs w:val="20"/>
    </w:rPr>
  </w:style>
  <w:style w:type="table" w:customStyle="1" w:styleId="TableGrid1">
    <w:name w:val="Table Grid1"/>
    <w:basedOn w:val="TableNormal"/>
    <w:next w:val="TableGrid"/>
    <w:uiPriority w:val="59"/>
    <w:rsid w:val="001619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uiPriority w:val="99"/>
    <w:rsid w:val="00954600"/>
    <w:rPr>
      <w:vertAlign w:val="superscript"/>
    </w:rPr>
  </w:style>
  <w:style w:type="character" w:styleId="CommentReference">
    <w:name w:val="annotation reference"/>
    <w:basedOn w:val="DefaultParagraphFont"/>
    <w:uiPriority w:val="99"/>
    <w:semiHidden/>
    <w:unhideWhenUsed/>
    <w:rsid w:val="00C6626D"/>
    <w:rPr>
      <w:sz w:val="16"/>
      <w:szCs w:val="16"/>
    </w:rPr>
  </w:style>
  <w:style w:type="paragraph" w:styleId="CommentText">
    <w:name w:val="annotation text"/>
    <w:basedOn w:val="Normal"/>
    <w:link w:val="CommentTextChar"/>
    <w:uiPriority w:val="99"/>
    <w:semiHidden/>
    <w:unhideWhenUsed/>
    <w:rsid w:val="00C6626D"/>
    <w:pPr>
      <w:spacing w:line="240" w:lineRule="auto"/>
    </w:pPr>
    <w:rPr>
      <w:sz w:val="20"/>
      <w:szCs w:val="20"/>
    </w:rPr>
  </w:style>
  <w:style w:type="character" w:customStyle="1" w:styleId="CommentTextChar">
    <w:name w:val="Comment Text Char"/>
    <w:basedOn w:val="DefaultParagraphFont"/>
    <w:link w:val="CommentText"/>
    <w:uiPriority w:val="99"/>
    <w:semiHidden/>
    <w:rsid w:val="00C6626D"/>
    <w:rPr>
      <w:sz w:val="20"/>
      <w:szCs w:val="20"/>
    </w:rPr>
  </w:style>
  <w:style w:type="paragraph" w:styleId="CommentSubject">
    <w:name w:val="annotation subject"/>
    <w:basedOn w:val="CommentText"/>
    <w:next w:val="CommentText"/>
    <w:link w:val="CommentSubjectChar"/>
    <w:uiPriority w:val="99"/>
    <w:semiHidden/>
    <w:unhideWhenUsed/>
    <w:rsid w:val="00C6626D"/>
    <w:rPr>
      <w:b/>
      <w:bCs/>
    </w:rPr>
  </w:style>
  <w:style w:type="character" w:customStyle="1" w:styleId="CommentSubjectChar">
    <w:name w:val="Comment Subject Char"/>
    <w:basedOn w:val="CommentTextChar"/>
    <w:link w:val="CommentSubject"/>
    <w:uiPriority w:val="99"/>
    <w:semiHidden/>
    <w:rsid w:val="00C6626D"/>
    <w:rPr>
      <w:b/>
      <w:bCs/>
      <w:sz w:val="20"/>
      <w:szCs w:val="20"/>
    </w:rPr>
  </w:style>
  <w:style w:type="paragraph" w:styleId="Revision">
    <w:name w:val="Revision"/>
    <w:hidden/>
    <w:uiPriority w:val="99"/>
    <w:semiHidden/>
    <w:rsid w:val="00C6626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695D28-FC50-4F30-9890-EDE04F2881F0}">
  <ds:schemaRefs>
    <ds:schemaRef ds:uri="http://purl.org/dc/terms/"/>
    <ds:schemaRef ds:uri="http://purl.org/dc/elements/1.1/"/>
    <ds:schemaRef ds:uri="http://www.w3.org/XML/1998/namespace"/>
    <ds:schemaRef ds:uri="http://schemas.microsoft.com/office/2006/documentManagement/types"/>
    <ds:schemaRef ds:uri="http://schemas.microsoft.com/office/2006/metadata/properties"/>
    <ds:schemaRef ds:uri="http://schemas.microsoft.com/office/infopath/2007/PartnerControls"/>
    <ds:schemaRef ds:uri="http://purl.org/dc/dcmitype/"/>
    <ds:schemaRef ds:uri="http://schemas.openxmlformats.org/package/2006/metadata/core-properties"/>
    <ds:schemaRef ds:uri="5067c814-4b34-462c-a21d-c185ff6548d2"/>
    <ds:schemaRef ds:uri="785685f2-c2e1-4352-89aa-3faca8eaba52"/>
  </ds:schemaRefs>
</ds:datastoreItem>
</file>

<file path=customXml/itemProps2.xml><?xml version="1.0" encoding="utf-8"?>
<ds:datastoreItem xmlns:ds="http://schemas.openxmlformats.org/officeDocument/2006/customXml" ds:itemID="{D55490EB-4899-4588-AE4A-BB39176C7702}">
  <ds:schemaRefs>
    <ds:schemaRef ds:uri="http://schemas.openxmlformats.org/officeDocument/2006/bibliography"/>
  </ds:schemaRefs>
</ds:datastoreItem>
</file>

<file path=customXml/itemProps3.xml><?xml version="1.0" encoding="utf-8"?>
<ds:datastoreItem xmlns:ds="http://schemas.openxmlformats.org/officeDocument/2006/customXml" ds:itemID="{E1E22ED7-0C33-4B3E-9A69-660208A61660}">
  <ds:schemaRefs>
    <ds:schemaRef ds:uri="http://schemas.microsoft.com/sharepoint/v3/contenttype/forms"/>
  </ds:schemaRefs>
</ds:datastoreItem>
</file>

<file path=customXml/itemProps4.xml><?xml version="1.0" encoding="utf-8"?>
<ds:datastoreItem xmlns:ds="http://schemas.openxmlformats.org/officeDocument/2006/customXml" ds:itemID="{F8475EB6-1A71-471B-A809-393F1AC3E575}"/>
</file>

<file path=docProps/app.xml><?xml version="1.0" encoding="utf-8"?>
<Properties xmlns="http://schemas.openxmlformats.org/officeDocument/2006/extended-properties" xmlns:vt="http://schemas.openxmlformats.org/officeDocument/2006/docPropsVTypes">
  <Template>Normal</Template>
  <TotalTime>232</TotalTime>
  <Pages>11</Pages>
  <Words>4457</Words>
  <Characters>25405</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29803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MKS20150407</dc:creator>
  <cp:keywords/>
  <dc:description/>
  <cp:lastModifiedBy>Shewmaker, Michael@Energy</cp:lastModifiedBy>
  <cp:revision>38</cp:revision>
  <cp:lastPrinted>2019-01-02T21:40:00Z</cp:lastPrinted>
  <dcterms:created xsi:type="dcterms:W3CDTF">2020-03-17T17:32:00Z</dcterms:created>
  <dcterms:modified xsi:type="dcterms:W3CDTF">2021-12-16T00:07:00Z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