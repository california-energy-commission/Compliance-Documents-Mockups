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17"/>
        <w:gridCol w:w="2359"/>
        <w:gridCol w:w="7714"/>
      </w:tblGrid>
      <w:tr w:rsidR="00866555" w:rsidRPr="00C071B0" w14:paraId="4A3AA9A2" w14:textId="77777777" w:rsidTr="003F4127">
        <w:trPr>
          <w:trHeight w:val="144"/>
        </w:trPr>
        <w:tc>
          <w:tcPr>
            <w:tcW w:w="10790" w:type="dxa"/>
            <w:gridSpan w:val="3"/>
            <w:tcBorders>
              <w:top w:val="single" w:sz="4" w:space="0" w:color="auto"/>
              <w:bottom w:val="single" w:sz="4" w:space="0" w:color="auto"/>
            </w:tcBorders>
            <w:vAlign w:val="center"/>
          </w:tcPr>
          <w:p w14:paraId="323584F6" w14:textId="77777777" w:rsidR="00866555" w:rsidRPr="003F4127" w:rsidRDefault="00866555" w:rsidP="00866555">
            <w:pPr>
              <w:keepNext/>
              <w:tabs>
                <w:tab w:val="left" w:pos="2160"/>
                <w:tab w:val="left" w:pos="2700"/>
                <w:tab w:val="left" w:pos="3420"/>
                <w:tab w:val="left" w:pos="3780"/>
                <w:tab w:val="left" w:pos="5760"/>
                <w:tab w:val="left" w:pos="7212"/>
              </w:tabs>
              <w:spacing w:after="0" w:line="240" w:lineRule="auto"/>
              <w:rPr>
                <w:rFonts w:eastAsia="Times New Roman" w:cstheme="minorHAnsi"/>
                <w:sz w:val="20"/>
                <w:szCs w:val="20"/>
              </w:rPr>
            </w:pPr>
            <w:r w:rsidRPr="00405CF9">
              <w:rPr>
                <w:rFonts w:eastAsia="Calibri" w:cstheme="minorHAnsi"/>
                <w:b/>
                <w:sz w:val="20"/>
                <w:szCs w:val="20"/>
              </w:rPr>
              <w:t>A. General Information</w:t>
            </w:r>
          </w:p>
        </w:tc>
      </w:tr>
      <w:tr w:rsidR="00866555" w:rsidRPr="00C071B0" w14:paraId="430ABD38" w14:textId="77777777" w:rsidTr="003F4127">
        <w:trPr>
          <w:trHeight w:val="144"/>
        </w:trPr>
        <w:tc>
          <w:tcPr>
            <w:tcW w:w="717" w:type="dxa"/>
            <w:tcBorders>
              <w:top w:val="single" w:sz="4" w:space="0" w:color="auto"/>
              <w:bottom w:val="single" w:sz="4" w:space="0" w:color="auto"/>
              <w:right w:val="single" w:sz="4" w:space="0" w:color="auto"/>
            </w:tcBorders>
            <w:vAlign w:val="center"/>
          </w:tcPr>
          <w:p w14:paraId="478A84A4" w14:textId="77777777" w:rsidR="00866555" w:rsidRPr="003F4127" w:rsidRDefault="00866555" w:rsidP="00866555">
            <w:pPr>
              <w:keepNext/>
              <w:tabs>
                <w:tab w:val="left" w:pos="2160"/>
                <w:tab w:val="left" w:pos="2700"/>
                <w:tab w:val="left" w:pos="3420"/>
                <w:tab w:val="left" w:pos="3780"/>
                <w:tab w:val="left" w:pos="5760"/>
                <w:tab w:val="left" w:pos="7212"/>
              </w:tabs>
              <w:spacing w:after="0" w:line="240" w:lineRule="exact"/>
              <w:jc w:val="center"/>
              <w:rPr>
                <w:rFonts w:eastAsia="Times New Roman" w:cstheme="minorHAnsi"/>
                <w:sz w:val="18"/>
                <w:szCs w:val="20"/>
              </w:rPr>
            </w:pPr>
            <w:r w:rsidRPr="003F4127">
              <w:rPr>
                <w:rFonts w:eastAsia="Times New Roman" w:cstheme="minorHAnsi"/>
                <w:sz w:val="18"/>
                <w:szCs w:val="20"/>
              </w:rPr>
              <w:t>01</w:t>
            </w:r>
          </w:p>
        </w:tc>
        <w:tc>
          <w:tcPr>
            <w:tcW w:w="2359" w:type="dxa"/>
            <w:tcBorders>
              <w:top w:val="single" w:sz="4" w:space="0" w:color="auto"/>
              <w:left w:val="single" w:sz="4" w:space="0" w:color="auto"/>
              <w:bottom w:val="single" w:sz="4" w:space="0" w:color="auto"/>
              <w:right w:val="single" w:sz="4" w:space="0" w:color="auto"/>
            </w:tcBorders>
            <w:vAlign w:val="center"/>
          </w:tcPr>
          <w:p w14:paraId="280F6AC9" w14:textId="77777777" w:rsidR="00866555" w:rsidRPr="003F4127" w:rsidRDefault="00866555" w:rsidP="00866555">
            <w:pPr>
              <w:keepNext/>
              <w:tabs>
                <w:tab w:val="left" w:pos="2160"/>
                <w:tab w:val="left" w:pos="2700"/>
                <w:tab w:val="left" w:pos="3420"/>
                <w:tab w:val="left" w:pos="3780"/>
                <w:tab w:val="left" w:pos="5760"/>
                <w:tab w:val="left" w:pos="7212"/>
              </w:tabs>
              <w:spacing w:after="0" w:line="240" w:lineRule="exact"/>
              <w:rPr>
                <w:rFonts w:eastAsia="Times New Roman" w:cstheme="minorHAnsi"/>
                <w:sz w:val="18"/>
                <w:szCs w:val="20"/>
              </w:rPr>
            </w:pPr>
            <w:r w:rsidRPr="003F4127">
              <w:rPr>
                <w:rFonts w:eastAsia="Times New Roman" w:cstheme="minorHAnsi"/>
                <w:sz w:val="18"/>
                <w:szCs w:val="20"/>
              </w:rPr>
              <w:t>Building Name</w:t>
            </w:r>
          </w:p>
        </w:tc>
        <w:tc>
          <w:tcPr>
            <w:tcW w:w="7714" w:type="dxa"/>
            <w:tcBorders>
              <w:top w:val="single" w:sz="4" w:space="0" w:color="auto"/>
              <w:left w:val="single" w:sz="4" w:space="0" w:color="auto"/>
              <w:bottom w:val="single" w:sz="4" w:space="0" w:color="auto"/>
            </w:tcBorders>
            <w:vAlign w:val="center"/>
          </w:tcPr>
          <w:p w14:paraId="72806760" w14:textId="77777777" w:rsidR="00866555" w:rsidRPr="003F4127" w:rsidRDefault="00866555" w:rsidP="00866555">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r>
    </w:tbl>
    <w:p w14:paraId="64642016" w14:textId="592B0704" w:rsidR="00866555" w:rsidRPr="00405CF9" w:rsidRDefault="00866555" w:rsidP="006530E0">
      <w:pPr>
        <w:spacing w:after="0"/>
        <w:rPr>
          <w:rFonts w:cstheme="minorHAnsi"/>
          <w:sz w:val="20"/>
          <w:szCs w:val="20"/>
        </w:rPr>
      </w:pPr>
    </w:p>
    <w:tbl>
      <w:tblPr>
        <w:tblStyle w:val="TableGrid"/>
        <w:tblW w:w="10795" w:type="dxa"/>
        <w:tblLayout w:type="fixed"/>
        <w:tblLook w:val="04A0" w:firstRow="1" w:lastRow="0" w:firstColumn="1" w:lastColumn="0" w:noHBand="0" w:noVBand="1"/>
      </w:tblPr>
      <w:tblGrid>
        <w:gridCol w:w="840"/>
        <w:gridCol w:w="1061"/>
        <w:gridCol w:w="1208"/>
        <w:gridCol w:w="976"/>
        <w:gridCol w:w="966"/>
        <w:gridCol w:w="1097"/>
        <w:gridCol w:w="946"/>
        <w:gridCol w:w="858"/>
        <w:gridCol w:w="1094"/>
        <w:gridCol w:w="1029"/>
        <w:gridCol w:w="720"/>
      </w:tblGrid>
      <w:tr w:rsidR="004A6C24" w:rsidRPr="00C071B0" w14:paraId="5E118573" w14:textId="77777777" w:rsidTr="000477B7">
        <w:tc>
          <w:tcPr>
            <w:tcW w:w="10790" w:type="dxa"/>
            <w:gridSpan w:val="11"/>
          </w:tcPr>
          <w:p w14:paraId="69E5EFBF" w14:textId="5757950C" w:rsidR="004A6C24" w:rsidRPr="00D42D0F" w:rsidRDefault="004A6C24" w:rsidP="009747C6">
            <w:pPr>
              <w:rPr>
                <w:rFonts w:cstheme="minorHAnsi"/>
                <w:b/>
                <w:sz w:val="20"/>
                <w:szCs w:val="20"/>
              </w:rPr>
            </w:pPr>
            <w:r w:rsidRPr="00D42D0F">
              <w:rPr>
                <w:rFonts w:cstheme="minorHAnsi"/>
                <w:b/>
                <w:sz w:val="20"/>
                <w:szCs w:val="20"/>
              </w:rPr>
              <w:t xml:space="preserve">B. Design </w:t>
            </w:r>
            <w:r>
              <w:rPr>
                <w:rFonts w:cstheme="minorHAnsi"/>
                <w:b/>
                <w:sz w:val="20"/>
                <w:szCs w:val="20"/>
              </w:rPr>
              <w:t xml:space="preserve">Central </w:t>
            </w:r>
            <w:r w:rsidRPr="00D42D0F">
              <w:rPr>
                <w:rFonts w:cstheme="minorHAnsi"/>
                <w:b/>
                <w:sz w:val="20"/>
                <w:szCs w:val="20"/>
              </w:rPr>
              <w:t>Water Heater System Information</w:t>
            </w:r>
          </w:p>
          <w:p w14:paraId="352B6D6C" w14:textId="77777777" w:rsidR="004A6C24" w:rsidRPr="003F4127" w:rsidRDefault="004A6C24" w:rsidP="009747C6">
            <w:pPr>
              <w:rPr>
                <w:rFonts w:cstheme="minorHAnsi"/>
                <w:sz w:val="20"/>
                <w:szCs w:val="20"/>
              </w:rPr>
            </w:pPr>
            <w:r w:rsidRPr="003F4127">
              <w:rPr>
                <w:rFonts w:cstheme="minorHAnsi"/>
                <w:sz w:val="18"/>
                <w:szCs w:val="20"/>
              </w:rPr>
              <w:t xml:space="preserve">This table reports the water heating </w:t>
            </w:r>
            <w:proofErr w:type="gramStart"/>
            <w:r w:rsidRPr="003F4127">
              <w:rPr>
                <w:rFonts w:cstheme="minorHAnsi"/>
                <w:sz w:val="18"/>
                <w:szCs w:val="20"/>
              </w:rPr>
              <w:t>system(</w:t>
            </w:r>
            <w:proofErr w:type="gramEnd"/>
            <w:r w:rsidRPr="003F4127">
              <w:rPr>
                <w:rFonts w:cstheme="minorHAnsi"/>
                <w:sz w:val="18"/>
                <w:szCs w:val="20"/>
              </w:rPr>
              <w:t>s specified on the registered CF1R compliance document for this project.</w:t>
            </w:r>
          </w:p>
        </w:tc>
      </w:tr>
      <w:tr w:rsidR="000477B7" w:rsidRPr="00C071B0" w14:paraId="1DD429EF" w14:textId="77777777" w:rsidTr="000477B7">
        <w:tc>
          <w:tcPr>
            <w:tcW w:w="840" w:type="dxa"/>
            <w:vAlign w:val="bottom"/>
          </w:tcPr>
          <w:p w14:paraId="613975FA" w14:textId="77777777" w:rsidR="000477B7" w:rsidRPr="003F4127" w:rsidRDefault="000477B7" w:rsidP="001B598E">
            <w:pPr>
              <w:jc w:val="center"/>
              <w:rPr>
                <w:rFonts w:cstheme="minorHAnsi"/>
                <w:sz w:val="18"/>
                <w:szCs w:val="20"/>
              </w:rPr>
            </w:pPr>
            <w:r w:rsidRPr="003F4127">
              <w:rPr>
                <w:rFonts w:eastAsia="Times New Roman" w:cstheme="minorHAnsi"/>
                <w:sz w:val="18"/>
                <w:szCs w:val="20"/>
              </w:rPr>
              <w:t>01</w:t>
            </w:r>
          </w:p>
        </w:tc>
        <w:tc>
          <w:tcPr>
            <w:tcW w:w="1061" w:type="dxa"/>
            <w:vAlign w:val="bottom"/>
          </w:tcPr>
          <w:p w14:paraId="746FD28E" w14:textId="77777777" w:rsidR="000477B7" w:rsidRPr="003F4127" w:rsidRDefault="000477B7" w:rsidP="001B598E">
            <w:pPr>
              <w:jc w:val="center"/>
              <w:rPr>
                <w:rFonts w:cstheme="minorHAnsi"/>
                <w:sz w:val="18"/>
                <w:szCs w:val="20"/>
              </w:rPr>
            </w:pPr>
            <w:r w:rsidRPr="003F4127">
              <w:rPr>
                <w:rFonts w:eastAsia="Times New Roman" w:cstheme="minorHAnsi"/>
                <w:sz w:val="18"/>
                <w:szCs w:val="20"/>
              </w:rPr>
              <w:t>02</w:t>
            </w:r>
          </w:p>
        </w:tc>
        <w:tc>
          <w:tcPr>
            <w:tcW w:w="1208" w:type="dxa"/>
          </w:tcPr>
          <w:p w14:paraId="00ED9085" w14:textId="77777777" w:rsidR="000477B7" w:rsidRPr="003F4127" w:rsidRDefault="000477B7" w:rsidP="001B598E">
            <w:pPr>
              <w:jc w:val="center"/>
              <w:rPr>
                <w:rFonts w:eastAsia="Times New Roman" w:cstheme="minorHAnsi"/>
                <w:sz w:val="18"/>
                <w:szCs w:val="20"/>
              </w:rPr>
            </w:pPr>
            <w:r w:rsidRPr="003F4127">
              <w:rPr>
                <w:rFonts w:eastAsia="Times New Roman" w:cstheme="minorHAnsi"/>
                <w:sz w:val="18"/>
                <w:szCs w:val="20"/>
              </w:rPr>
              <w:t>03</w:t>
            </w:r>
          </w:p>
        </w:tc>
        <w:tc>
          <w:tcPr>
            <w:tcW w:w="976" w:type="dxa"/>
          </w:tcPr>
          <w:p w14:paraId="139A4425" w14:textId="4F582AF3" w:rsidR="000477B7" w:rsidRDefault="000477B7" w:rsidP="001B598E">
            <w:pPr>
              <w:jc w:val="center"/>
              <w:rPr>
                <w:rFonts w:eastAsia="Times New Roman" w:cstheme="minorHAnsi"/>
                <w:sz w:val="18"/>
                <w:szCs w:val="20"/>
              </w:rPr>
            </w:pPr>
            <w:r w:rsidRPr="00586057">
              <w:rPr>
                <w:rFonts w:eastAsia="Times New Roman" w:cs="Calibri"/>
                <w:sz w:val="18"/>
                <w:szCs w:val="18"/>
              </w:rPr>
              <w:t>04</w:t>
            </w:r>
          </w:p>
        </w:tc>
        <w:tc>
          <w:tcPr>
            <w:tcW w:w="966" w:type="dxa"/>
          </w:tcPr>
          <w:p w14:paraId="283F56D4" w14:textId="0BB7F186" w:rsidR="000477B7" w:rsidRPr="003F4127" w:rsidRDefault="000477B7" w:rsidP="001B598E">
            <w:pPr>
              <w:jc w:val="center"/>
              <w:rPr>
                <w:rFonts w:eastAsia="Times New Roman" w:cstheme="minorHAnsi"/>
                <w:sz w:val="18"/>
                <w:szCs w:val="20"/>
              </w:rPr>
            </w:pPr>
            <w:r>
              <w:rPr>
                <w:rFonts w:eastAsia="Times New Roman" w:cstheme="minorHAnsi"/>
                <w:sz w:val="18"/>
                <w:szCs w:val="20"/>
              </w:rPr>
              <w:t>05</w:t>
            </w:r>
          </w:p>
        </w:tc>
        <w:tc>
          <w:tcPr>
            <w:tcW w:w="1097" w:type="dxa"/>
          </w:tcPr>
          <w:p w14:paraId="75410AA4" w14:textId="725C8887" w:rsidR="000477B7" w:rsidRDefault="000477B7" w:rsidP="001B598E">
            <w:pPr>
              <w:jc w:val="center"/>
              <w:rPr>
                <w:rFonts w:eastAsia="Times New Roman" w:cstheme="minorHAnsi"/>
                <w:sz w:val="18"/>
                <w:szCs w:val="20"/>
              </w:rPr>
            </w:pPr>
            <w:r w:rsidRPr="00586057">
              <w:rPr>
                <w:rFonts w:eastAsia="Times New Roman" w:cs="Calibri"/>
                <w:sz w:val="18"/>
                <w:szCs w:val="18"/>
              </w:rPr>
              <w:t>06</w:t>
            </w:r>
          </w:p>
        </w:tc>
        <w:tc>
          <w:tcPr>
            <w:tcW w:w="946" w:type="dxa"/>
          </w:tcPr>
          <w:p w14:paraId="3153CA75" w14:textId="62EE8A11" w:rsidR="000477B7" w:rsidRDefault="000477B7" w:rsidP="001B598E">
            <w:pPr>
              <w:jc w:val="center"/>
              <w:rPr>
                <w:rFonts w:eastAsia="Times New Roman" w:cstheme="minorHAnsi"/>
                <w:sz w:val="18"/>
                <w:szCs w:val="20"/>
              </w:rPr>
            </w:pPr>
            <w:r w:rsidRPr="00586057">
              <w:rPr>
                <w:rFonts w:eastAsia="Times New Roman" w:cs="Calibri"/>
                <w:sz w:val="18"/>
                <w:szCs w:val="18"/>
              </w:rPr>
              <w:t>07</w:t>
            </w:r>
          </w:p>
        </w:tc>
        <w:tc>
          <w:tcPr>
            <w:tcW w:w="858" w:type="dxa"/>
          </w:tcPr>
          <w:p w14:paraId="4EBD3031" w14:textId="66656F0A" w:rsidR="000477B7" w:rsidRPr="003F4127" w:rsidRDefault="000477B7" w:rsidP="001B598E">
            <w:pPr>
              <w:jc w:val="center"/>
              <w:rPr>
                <w:rFonts w:eastAsia="Times New Roman" w:cstheme="minorHAnsi"/>
                <w:sz w:val="18"/>
                <w:szCs w:val="20"/>
              </w:rPr>
            </w:pPr>
            <w:r>
              <w:rPr>
                <w:rFonts w:eastAsia="Times New Roman" w:cstheme="minorHAnsi"/>
                <w:sz w:val="18"/>
                <w:szCs w:val="20"/>
              </w:rPr>
              <w:t>08</w:t>
            </w:r>
          </w:p>
        </w:tc>
        <w:tc>
          <w:tcPr>
            <w:tcW w:w="1094" w:type="dxa"/>
          </w:tcPr>
          <w:p w14:paraId="6EA7DEF7" w14:textId="06A8982D" w:rsidR="000477B7" w:rsidRDefault="000477B7" w:rsidP="001B598E">
            <w:pPr>
              <w:jc w:val="center"/>
              <w:rPr>
                <w:rFonts w:eastAsia="Times New Roman" w:cstheme="minorHAnsi"/>
                <w:sz w:val="18"/>
                <w:szCs w:val="20"/>
              </w:rPr>
            </w:pPr>
            <w:r>
              <w:rPr>
                <w:rFonts w:eastAsia="Times New Roman" w:cs="Calibri"/>
                <w:sz w:val="18"/>
                <w:szCs w:val="20"/>
              </w:rPr>
              <w:t>09</w:t>
            </w:r>
          </w:p>
        </w:tc>
        <w:tc>
          <w:tcPr>
            <w:tcW w:w="1029" w:type="dxa"/>
          </w:tcPr>
          <w:p w14:paraId="039E4EC7" w14:textId="0CE298BE" w:rsidR="000477B7" w:rsidRDefault="000477B7" w:rsidP="001B598E">
            <w:pPr>
              <w:jc w:val="center"/>
              <w:rPr>
                <w:rFonts w:eastAsia="Times New Roman" w:cstheme="minorHAnsi"/>
                <w:sz w:val="18"/>
                <w:szCs w:val="20"/>
              </w:rPr>
            </w:pPr>
            <w:r>
              <w:rPr>
                <w:rFonts w:eastAsia="Times New Roman" w:cs="Calibri"/>
                <w:sz w:val="18"/>
                <w:szCs w:val="20"/>
              </w:rPr>
              <w:t>10</w:t>
            </w:r>
          </w:p>
        </w:tc>
        <w:tc>
          <w:tcPr>
            <w:tcW w:w="720" w:type="dxa"/>
          </w:tcPr>
          <w:p w14:paraId="4D0E2DAD" w14:textId="330B7412" w:rsidR="000477B7" w:rsidRPr="003F4127" w:rsidRDefault="000477B7" w:rsidP="001B598E">
            <w:pPr>
              <w:jc w:val="center"/>
              <w:rPr>
                <w:rFonts w:eastAsia="Times New Roman" w:cstheme="minorHAnsi"/>
                <w:sz w:val="18"/>
                <w:szCs w:val="20"/>
              </w:rPr>
            </w:pPr>
            <w:r>
              <w:rPr>
                <w:rFonts w:eastAsia="Times New Roman" w:cstheme="minorHAnsi"/>
                <w:sz w:val="18"/>
                <w:szCs w:val="20"/>
              </w:rPr>
              <w:t>11</w:t>
            </w:r>
          </w:p>
        </w:tc>
      </w:tr>
      <w:tr w:rsidR="000477B7" w:rsidRPr="001B598E" w14:paraId="3125193C" w14:textId="77777777" w:rsidTr="000477B7">
        <w:tc>
          <w:tcPr>
            <w:tcW w:w="840" w:type="dxa"/>
            <w:vAlign w:val="bottom"/>
          </w:tcPr>
          <w:p w14:paraId="6F59707E" w14:textId="77777777"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Water Heating System ID</w:t>
            </w:r>
          </w:p>
          <w:p w14:paraId="553D743A" w14:textId="77777777" w:rsidR="000477B7" w:rsidRPr="00E15C90" w:rsidRDefault="000477B7" w:rsidP="001B598E">
            <w:pPr>
              <w:jc w:val="center"/>
              <w:rPr>
                <w:rFonts w:cstheme="minorHAnsi"/>
                <w:sz w:val="16"/>
                <w:szCs w:val="16"/>
              </w:rPr>
            </w:pPr>
            <w:r w:rsidRPr="00E15C90">
              <w:rPr>
                <w:rFonts w:eastAsia="Times New Roman" w:cstheme="minorHAnsi"/>
                <w:sz w:val="16"/>
                <w:szCs w:val="16"/>
              </w:rPr>
              <w:t>or Name</w:t>
            </w:r>
          </w:p>
        </w:tc>
        <w:tc>
          <w:tcPr>
            <w:tcW w:w="1061" w:type="dxa"/>
            <w:vAlign w:val="bottom"/>
          </w:tcPr>
          <w:p w14:paraId="31A0C8FC" w14:textId="77777777"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Modeled Equipment</w:t>
            </w:r>
          </w:p>
          <w:p w14:paraId="004B4551" w14:textId="77777777" w:rsidR="000477B7" w:rsidRPr="00E15C90" w:rsidRDefault="000477B7" w:rsidP="001B598E">
            <w:pPr>
              <w:jc w:val="center"/>
              <w:rPr>
                <w:rFonts w:cstheme="minorHAnsi"/>
                <w:sz w:val="16"/>
                <w:szCs w:val="16"/>
              </w:rPr>
            </w:pPr>
            <w:r w:rsidRPr="00E15C90">
              <w:rPr>
                <w:rFonts w:eastAsia="Times New Roman" w:cstheme="minorHAnsi"/>
                <w:sz w:val="16"/>
                <w:szCs w:val="16"/>
              </w:rPr>
              <w:t>Make and Model</w:t>
            </w:r>
          </w:p>
        </w:tc>
        <w:tc>
          <w:tcPr>
            <w:tcW w:w="1208" w:type="dxa"/>
            <w:vAlign w:val="bottom"/>
          </w:tcPr>
          <w:p w14:paraId="2A61BC29" w14:textId="77777777"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 xml:space="preserve"># of Water Heaters/ Compressors </w:t>
            </w:r>
          </w:p>
          <w:p w14:paraId="68BEB4B7" w14:textId="57D891E4"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in System</w:t>
            </w:r>
          </w:p>
        </w:tc>
        <w:tc>
          <w:tcPr>
            <w:tcW w:w="976" w:type="dxa"/>
            <w:vAlign w:val="bottom"/>
          </w:tcPr>
          <w:p w14:paraId="19C8123B" w14:textId="047488BE"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Calibri"/>
                <w:sz w:val="16"/>
                <w:szCs w:val="16"/>
              </w:rPr>
              <w:t>Primary Tank Location</w:t>
            </w:r>
          </w:p>
        </w:tc>
        <w:tc>
          <w:tcPr>
            <w:tcW w:w="966" w:type="dxa"/>
            <w:vAlign w:val="bottom"/>
          </w:tcPr>
          <w:p w14:paraId="1E8E6090" w14:textId="1A89211D"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Primary Tank Volume</w:t>
            </w:r>
          </w:p>
        </w:tc>
        <w:tc>
          <w:tcPr>
            <w:tcW w:w="1097" w:type="dxa"/>
            <w:vAlign w:val="bottom"/>
          </w:tcPr>
          <w:p w14:paraId="7433A516" w14:textId="77777777"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Calibri"/>
                <w:sz w:val="16"/>
                <w:szCs w:val="16"/>
              </w:rPr>
            </w:pPr>
            <w:r w:rsidRPr="00E15C90">
              <w:rPr>
                <w:rFonts w:eastAsia="Times New Roman" w:cs="Calibri"/>
                <w:sz w:val="16"/>
                <w:szCs w:val="16"/>
              </w:rPr>
              <w:t xml:space="preserve">Primary Tank </w:t>
            </w:r>
          </w:p>
          <w:p w14:paraId="1CD21986" w14:textId="7C5120F1"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Calibri"/>
                <w:sz w:val="16"/>
                <w:szCs w:val="16"/>
              </w:rPr>
              <w:t xml:space="preserve">Total Insulation </w:t>
            </w:r>
          </w:p>
        </w:tc>
        <w:tc>
          <w:tcPr>
            <w:tcW w:w="946" w:type="dxa"/>
            <w:vAlign w:val="bottom"/>
          </w:tcPr>
          <w:p w14:paraId="7898199C" w14:textId="4F69C9BE"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Calibri"/>
                <w:sz w:val="16"/>
                <w:szCs w:val="16"/>
              </w:rPr>
              <w:t>Loop Tank Location</w:t>
            </w:r>
          </w:p>
        </w:tc>
        <w:tc>
          <w:tcPr>
            <w:tcW w:w="858" w:type="dxa"/>
            <w:vAlign w:val="bottom"/>
          </w:tcPr>
          <w:p w14:paraId="40FFA9CE" w14:textId="0E1D805D"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 xml:space="preserve">Loop Tank </w:t>
            </w:r>
          </w:p>
          <w:p w14:paraId="40CFD5D6" w14:textId="2B22198E" w:rsidR="000477B7" w:rsidRPr="00E15C90" w:rsidRDefault="000477B7" w:rsidP="001B598E">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Volume</w:t>
            </w:r>
          </w:p>
        </w:tc>
        <w:tc>
          <w:tcPr>
            <w:tcW w:w="1094" w:type="dxa"/>
            <w:vAlign w:val="bottom"/>
          </w:tcPr>
          <w:p w14:paraId="083C7186" w14:textId="6C0A72CF" w:rsidR="000477B7" w:rsidRPr="00E15C90" w:rsidRDefault="000477B7" w:rsidP="001B598E">
            <w:pPr>
              <w:keepNext/>
              <w:tabs>
                <w:tab w:val="left" w:pos="2160"/>
                <w:tab w:val="left" w:pos="2700"/>
                <w:tab w:val="left" w:pos="3420"/>
                <w:tab w:val="left" w:pos="3780"/>
                <w:tab w:val="left" w:pos="5760"/>
                <w:tab w:val="left" w:pos="7212"/>
              </w:tabs>
              <w:jc w:val="center"/>
              <w:rPr>
                <w:rFonts w:ascii="Calibri" w:hAnsi="Calibri"/>
                <w:sz w:val="16"/>
                <w:szCs w:val="16"/>
              </w:rPr>
            </w:pPr>
            <w:r w:rsidRPr="00E15C90">
              <w:rPr>
                <w:rFonts w:ascii="Calibri" w:hAnsi="Calibri"/>
                <w:sz w:val="16"/>
                <w:szCs w:val="16"/>
              </w:rPr>
              <w:t>Loop Tank Total Insulation</w:t>
            </w:r>
          </w:p>
        </w:tc>
        <w:tc>
          <w:tcPr>
            <w:tcW w:w="1029" w:type="dxa"/>
            <w:vAlign w:val="bottom"/>
          </w:tcPr>
          <w:p w14:paraId="419F3389" w14:textId="67E35B78" w:rsidR="000477B7" w:rsidRPr="00E15C90" w:rsidRDefault="000477B7" w:rsidP="001B598E">
            <w:pPr>
              <w:keepNext/>
              <w:tabs>
                <w:tab w:val="left" w:pos="2160"/>
                <w:tab w:val="left" w:pos="2700"/>
                <w:tab w:val="left" w:pos="3420"/>
                <w:tab w:val="left" w:pos="3780"/>
                <w:tab w:val="left" w:pos="5760"/>
                <w:tab w:val="left" w:pos="7212"/>
              </w:tabs>
              <w:jc w:val="center"/>
              <w:rPr>
                <w:rFonts w:ascii="Calibri" w:hAnsi="Calibri"/>
                <w:sz w:val="16"/>
                <w:szCs w:val="16"/>
              </w:rPr>
            </w:pPr>
            <w:r w:rsidRPr="00E15C90">
              <w:rPr>
                <w:rFonts w:ascii="Calibri" w:hAnsi="Calibri"/>
                <w:sz w:val="16"/>
                <w:szCs w:val="16"/>
              </w:rPr>
              <w:t>Loop Pipe Insulation Thickness</w:t>
            </w:r>
          </w:p>
        </w:tc>
        <w:tc>
          <w:tcPr>
            <w:tcW w:w="720" w:type="dxa"/>
            <w:vAlign w:val="bottom"/>
          </w:tcPr>
          <w:p w14:paraId="44E44A22" w14:textId="7A9A08BA" w:rsidR="000477B7" w:rsidRPr="00E15C90" w:rsidRDefault="000477B7" w:rsidP="00C13BCA">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ascii="Calibri" w:hAnsi="Calibri"/>
                <w:sz w:val="16"/>
                <w:szCs w:val="16"/>
              </w:rPr>
              <w:t>Loop Tank Type</w:t>
            </w:r>
          </w:p>
        </w:tc>
      </w:tr>
      <w:tr w:rsidR="000477B7" w:rsidRPr="00C071B0" w14:paraId="3246E18C" w14:textId="77777777" w:rsidTr="000477B7">
        <w:tc>
          <w:tcPr>
            <w:tcW w:w="840" w:type="dxa"/>
          </w:tcPr>
          <w:p w14:paraId="7745D854" w14:textId="77777777" w:rsidR="000477B7" w:rsidRPr="003F4127" w:rsidRDefault="000477B7" w:rsidP="001B598E">
            <w:pPr>
              <w:jc w:val="center"/>
              <w:rPr>
                <w:rFonts w:cstheme="minorHAnsi"/>
                <w:sz w:val="20"/>
                <w:szCs w:val="20"/>
              </w:rPr>
            </w:pPr>
          </w:p>
        </w:tc>
        <w:tc>
          <w:tcPr>
            <w:tcW w:w="1061" w:type="dxa"/>
          </w:tcPr>
          <w:p w14:paraId="4D88FDEF" w14:textId="77777777" w:rsidR="000477B7" w:rsidRPr="003F4127" w:rsidRDefault="000477B7" w:rsidP="001B598E">
            <w:pPr>
              <w:jc w:val="center"/>
              <w:rPr>
                <w:rFonts w:cstheme="minorHAnsi"/>
                <w:sz w:val="20"/>
                <w:szCs w:val="20"/>
              </w:rPr>
            </w:pPr>
          </w:p>
        </w:tc>
        <w:tc>
          <w:tcPr>
            <w:tcW w:w="1208" w:type="dxa"/>
          </w:tcPr>
          <w:p w14:paraId="1B829790" w14:textId="77777777" w:rsidR="000477B7" w:rsidRPr="003F4127" w:rsidRDefault="000477B7" w:rsidP="001B598E">
            <w:pPr>
              <w:jc w:val="center"/>
              <w:rPr>
                <w:rFonts w:eastAsia="Times New Roman" w:cstheme="minorHAnsi"/>
                <w:b/>
                <w:i/>
                <w:color w:val="FF0000"/>
                <w:sz w:val="20"/>
                <w:szCs w:val="20"/>
              </w:rPr>
            </w:pPr>
          </w:p>
        </w:tc>
        <w:tc>
          <w:tcPr>
            <w:tcW w:w="976" w:type="dxa"/>
          </w:tcPr>
          <w:p w14:paraId="416B5989" w14:textId="77777777" w:rsidR="000477B7" w:rsidRPr="003F4127" w:rsidRDefault="000477B7" w:rsidP="001B598E">
            <w:pPr>
              <w:jc w:val="center"/>
              <w:rPr>
                <w:rFonts w:eastAsia="Times New Roman" w:cstheme="minorHAnsi"/>
                <w:b/>
                <w:i/>
                <w:color w:val="FF0000"/>
                <w:sz w:val="20"/>
                <w:szCs w:val="20"/>
              </w:rPr>
            </w:pPr>
          </w:p>
        </w:tc>
        <w:tc>
          <w:tcPr>
            <w:tcW w:w="966" w:type="dxa"/>
          </w:tcPr>
          <w:p w14:paraId="4A05A8B5" w14:textId="45434999" w:rsidR="000477B7" w:rsidRPr="003F4127" w:rsidRDefault="000477B7" w:rsidP="001B598E">
            <w:pPr>
              <w:jc w:val="center"/>
              <w:rPr>
                <w:rFonts w:eastAsia="Times New Roman" w:cstheme="minorHAnsi"/>
                <w:b/>
                <w:i/>
                <w:color w:val="FF0000"/>
                <w:sz w:val="20"/>
                <w:szCs w:val="20"/>
              </w:rPr>
            </w:pPr>
          </w:p>
        </w:tc>
        <w:tc>
          <w:tcPr>
            <w:tcW w:w="1097" w:type="dxa"/>
          </w:tcPr>
          <w:p w14:paraId="2845AF6E" w14:textId="77777777" w:rsidR="000477B7" w:rsidRPr="003F4127" w:rsidRDefault="000477B7" w:rsidP="001B598E">
            <w:pPr>
              <w:jc w:val="center"/>
              <w:rPr>
                <w:rFonts w:eastAsia="Times New Roman" w:cstheme="minorHAnsi"/>
                <w:b/>
                <w:i/>
                <w:color w:val="FF0000"/>
                <w:sz w:val="20"/>
                <w:szCs w:val="20"/>
              </w:rPr>
            </w:pPr>
          </w:p>
        </w:tc>
        <w:tc>
          <w:tcPr>
            <w:tcW w:w="946" w:type="dxa"/>
          </w:tcPr>
          <w:p w14:paraId="30261E0E" w14:textId="77777777" w:rsidR="000477B7" w:rsidRPr="003F4127" w:rsidRDefault="000477B7" w:rsidP="001B598E">
            <w:pPr>
              <w:jc w:val="center"/>
              <w:rPr>
                <w:rFonts w:eastAsia="Times New Roman" w:cstheme="minorHAnsi"/>
                <w:b/>
                <w:i/>
                <w:color w:val="FF0000"/>
                <w:sz w:val="20"/>
                <w:szCs w:val="20"/>
              </w:rPr>
            </w:pPr>
          </w:p>
        </w:tc>
        <w:tc>
          <w:tcPr>
            <w:tcW w:w="858" w:type="dxa"/>
          </w:tcPr>
          <w:p w14:paraId="61E89744" w14:textId="194C898D" w:rsidR="000477B7" w:rsidRPr="003F4127" w:rsidRDefault="000477B7" w:rsidP="001B598E">
            <w:pPr>
              <w:jc w:val="center"/>
              <w:rPr>
                <w:rFonts w:eastAsia="Times New Roman" w:cstheme="minorHAnsi"/>
                <w:b/>
                <w:i/>
                <w:color w:val="FF0000"/>
                <w:sz w:val="20"/>
                <w:szCs w:val="20"/>
              </w:rPr>
            </w:pPr>
          </w:p>
        </w:tc>
        <w:tc>
          <w:tcPr>
            <w:tcW w:w="1094" w:type="dxa"/>
          </w:tcPr>
          <w:p w14:paraId="041B468C" w14:textId="77777777" w:rsidR="000477B7" w:rsidRPr="003F4127" w:rsidRDefault="000477B7" w:rsidP="001B598E">
            <w:pPr>
              <w:jc w:val="center"/>
              <w:rPr>
                <w:rFonts w:eastAsia="Times New Roman" w:cstheme="minorHAnsi"/>
                <w:b/>
                <w:i/>
                <w:color w:val="FF0000"/>
                <w:sz w:val="20"/>
                <w:szCs w:val="20"/>
              </w:rPr>
            </w:pPr>
          </w:p>
        </w:tc>
        <w:tc>
          <w:tcPr>
            <w:tcW w:w="1029" w:type="dxa"/>
          </w:tcPr>
          <w:p w14:paraId="040EBBB4" w14:textId="77777777" w:rsidR="000477B7" w:rsidRPr="003F4127" w:rsidRDefault="000477B7" w:rsidP="001B598E">
            <w:pPr>
              <w:jc w:val="center"/>
              <w:rPr>
                <w:rFonts w:eastAsia="Times New Roman" w:cstheme="minorHAnsi"/>
                <w:b/>
                <w:i/>
                <w:color w:val="FF0000"/>
                <w:sz w:val="20"/>
                <w:szCs w:val="20"/>
              </w:rPr>
            </w:pPr>
          </w:p>
        </w:tc>
        <w:tc>
          <w:tcPr>
            <w:tcW w:w="720" w:type="dxa"/>
          </w:tcPr>
          <w:p w14:paraId="740BBA75" w14:textId="004B4026" w:rsidR="000477B7" w:rsidRPr="003F4127" w:rsidRDefault="000477B7" w:rsidP="001B598E">
            <w:pPr>
              <w:jc w:val="center"/>
              <w:rPr>
                <w:rFonts w:eastAsia="Times New Roman" w:cstheme="minorHAnsi"/>
                <w:b/>
                <w:i/>
                <w:color w:val="FF0000"/>
                <w:sz w:val="20"/>
                <w:szCs w:val="20"/>
              </w:rPr>
            </w:pPr>
          </w:p>
        </w:tc>
      </w:tr>
      <w:tr w:rsidR="000477B7" w:rsidRPr="00C071B0" w14:paraId="5EA79337" w14:textId="77777777" w:rsidTr="000477B7">
        <w:tc>
          <w:tcPr>
            <w:tcW w:w="840" w:type="dxa"/>
          </w:tcPr>
          <w:p w14:paraId="64478269" w14:textId="77777777" w:rsidR="000477B7" w:rsidRPr="003F4127" w:rsidRDefault="000477B7" w:rsidP="001B598E">
            <w:pPr>
              <w:jc w:val="center"/>
              <w:rPr>
                <w:rFonts w:cstheme="minorHAnsi"/>
                <w:sz w:val="20"/>
                <w:szCs w:val="20"/>
              </w:rPr>
            </w:pPr>
          </w:p>
        </w:tc>
        <w:tc>
          <w:tcPr>
            <w:tcW w:w="1061" w:type="dxa"/>
          </w:tcPr>
          <w:p w14:paraId="2662EC15" w14:textId="77777777" w:rsidR="000477B7" w:rsidRPr="003F4127" w:rsidRDefault="000477B7" w:rsidP="001B598E">
            <w:pPr>
              <w:jc w:val="center"/>
              <w:rPr>
                <w:rFonts w:cstheme="minorHAnsi"/>
                <w:sz w:val="20"/>
                <w:szCs w:val="20"/>
              </w:rPr>
            </w:pPr>
          </w:p>
        </w:tc>
        <w:tc>
          <w:tcPr>
            <w:tcW w:w="1208" w:type="dxa"/>
          </w:tcPr>
          <w:p w14:paraId="3C07B7B9" w14:textId="77777777" w:rsidR="000477B7" w:rsidRPr="003F4127" w:rsidRDefault="000477B7" w:rsidP="001B598E">
            <w:pPr>
              <w:jc w:val="center"/>
              <w:rPr>
                <w:rFonts w:cstheme="minorHAnsi"/>
                <w:sz w:val="20"/>
                <w:szCs w:val="20"/>
              </w:rPr>
            </w:pPr>
          </w:p>
        </w:tc>
        <w:tc>
          <w:tcPr>
            <w:tcW w:w="976" w:type="dxa"/>
          </w:tcPr>
          <w:p w14:paraId="20206085" w14:textId="77777777" w:rsidR="000477B7" w:rsidRPr="003F4127" w:rsidRDefault="000477B7" w:rsidP="001B598E">
            <w:pPr>
              <w:jc w:val="center"/>
              <w:rPr>
                <w:rFonts w:cstheme="minorHAnsi"/>
                <w:sz w:val="20"/>
                <w:szCs w:val="20"/>
              </w:rPr>
            </w:pPr>
          </w:p>
        </w:tc>
        <w:tc>
          <w:tcPr>
            <w:tcW w:w="966" w:type="dxa"/>
          </w:tcPr>
          <w:p w14:paraId="0AB63A4B" w14:textId="3F28ED32" w:rsidR="000477B7" w:rsidRPr="003F4127" w:rsidRDefault="000477B7" w:rsidP="001B598E">
            <w:pPr>
              <w:jc w:val="center"/>
              <w:rPr>
                <w:rFonts w:cstheme="minorHAnsi"/>
                <w:sz w:val="20"/>
                <w:szCs w:val="20"/>
              </w:rPr>
            </w:pPr>
          </w:p>
        </w:tc>
        <w:tc>
          <w:tcPr>
            <w:tcW w:w="1097" w:type="dxa"/>
          </w:tcPr>
          <w:p w14:paraId="5C11C7FE" w14:textId="77777777" w:rsidR="000477B7" w:rsidRPr="003F4127" w:rsidRDefault="000477B7" w:rsidP="001B598E">
            <w:pPr>
              <w:jc w:val="center"/>
              <w:rPr>
                <w:rFonts w:cstheme="minorHAnsi"/>
                <w:sz w:val="20"/>
                <w:szCs w:val="20"/>
              </w:rPr>
            </w:pPr>
          </w:p>
        </w:tc>
        <w:tc>
          <w:tcPr>
            <w:tcW w:w="946" w:type="dxa"/>
          </w:tcPr>
          <w:p w14:paraId="59928185" w14:textId="77777777" w:rsidR="000477B7" w:rsidRPr="003F4127" w:rsidRDefault="000477B7" w:rsidP="001B598E">
            <w:pPr>
              <w:jc w:val="center"/>
              <w:rPr>
                <w:rFonts w:cstheme="minorHAnsi"/>
                <w:sz w:val="20"/>
                <w:szCs w:val="20"/>
              </w:rPr>
            </w:pPr>
          </w:p>
        </w:tc>
        <w:tc>
          <w:tcPr>
            <w:tcW w:w="858" w:type="dxa"/>
          </w:tcPr>
          <w:p w14:paraId="22CD2F3D" w14:textId="4E98EEE6" w:rsidR="000477B7" w:rsidRPr="003F4127" w:rsidRDefault="000477B7" w:rsidP="001B598E">
            <w:pPr>
              <w:jc w:val="center"/>
              <w:rPr>
                <w:rFonts w:cstheme="minorHAnsi"/>
                <w:sz w:val="20"/>
                <w:szCs w:val="20"/>
              </w:rPr>
            </w:pPr>
          </w:p>
        </w:tc>
        <w:tc>
          <w:tcPr>
            <w:tcW w:w="1094" w:type="dxa"/>
          </w:tcPr>
          <w:p w14:paraId="6BE748A7" w14:textId="77777777" w:rsidR="000477B7" w:rsidRPr="003F4127" w:rsidRDefault="000477B7" w:rsidP="001B598E">
            <w:pPr>
              <w:jc w:val="center"/>
              <w:rPr>
                <w:rFonts w:cstheme="minorHAnsi"/>
                <w:sz w:val="20"/>
                <w:szCs w:val="20"/>
              </w:rPr>
            </w:pPr>
          </w:p>
        </w:tc>
        <w:tc>
          <w:tcPr>
            <w:tcW w:w="1029" w:type="dxa"/>
          </w:tcPr>
          <w:p w14:paraId="28A4EC6F" w14:textId="77777777" w:rsidR="000477B7" w:rsidRPr="003F4127" w:rsidRDefault="000477B7" w:rsidP="001B598E">
            <w:pPr>
              <w:jc w:val="center"/>
              <w:rPr>
                <w:rFonts w:cstheme="minorHAnsi"/>
                <w:sz w:val="20"/>
                <w:szCs w:val="20"/>
              </w:rPr>
            </w:pPr>
          </w:p>
        </w:tc>
        <w:tc>
          <w:tcPr>
            <w:tcW w:w="720" w:type="dxa"/>
          </w:tcPr>
          <w:p w14:paraId="0A18B65E" w14:textId="33000504" w:rsidR="000477B7" w:rsidRPr="003F4127" w:rsidRDefault="000477B7" w:rsidP="001B598E">
            <w:pPr>
              <w:jc w:val="center"/>
              <w:rPr>
                <w:rFonts w:cstheme="minorHAnsi"/>
                <w:sz w:val="20"/>
                <w:szCs w:val="20"/>
              </w:rPr>
            </w:pPr>
          </w:p>
        </w:tc>
      </w:tr>
    </w:tbl>
    <w:p w14:paraId="3F987AA2" w14:textId="77777777" w:rsidR="001C6F64" w:rsidRDefault="001C6F64" w:rsidP="001C6F64">
      <w:pPr>
        <w:spacing w:after="0"/>
      </w:pPr>
    </w:p>
    <w:tbl>
      <w:tblPr>
        <w:tblStyle w:val="TableGrid"/>
        <w:tblW w:w="10795" w:type="dxa"/>
        <w:tblLayout w:type="fixed"/>
        <w:tblLook w:val="04A0" w:firstRow="1" w:lastRow="0" w:firstColumn="1" w:lastColumn="0" w:noHBand="0" w:noVBand="1"/>
      </w:tblPr>
      <w:tblGrid>
        <w:gridCol w:w="848"/>
        <w:gridCol w:w="1051"/>
        <w:gridCol w:w="1172"/>
        <w:gridCol w:w="1024"/>
        <w:gridCol w:w="940"/>
        <w:gridCol w:w="1080"/>
        <w:gridCol w:w="900"/>
        <w:gridCol w:w="990"/>
        <w:gridCol w:w="990"/>
        <w:gridCol w:w="990"/>
        <w:gridCol w:w="810"/>
      </w:tblGrid>
      <w:tr w:rsidR="00E15C90" w:rsidRPr="00C071B0" w14:paraId="7D87FD06" w14:textId="77777777" w:rsidTr="00EE09A2">
        <w:tc>
          <w:tcPr>
            <w:tcW w:w="10795" w:type="dxa"/>
            <w:gridSpan w:val="11"/>
          </w:tcPr>
          <w:p w14:paraId="07AA5D16" w14:textId="377B18AD" w:rsidR="00E15C90" w:rsidRPr="00D42D0F" w:rsidRDefault="00E15C90" w:rsidP="00B8409D">
            <w:pPr>
              <w:rPr>
                <w:rFonts w:cstheme="minorHAnsi"/>
                <w:b/>
                <w:sz w:val="20"/>
                <w:szCs w:val="20"/>
              </w:rPr>
            </w:pPr>
            <w:r w:rsidRPr="00405CF9">
              <w:rPr>
                <w:rFonts w:cstheme="minorHAnsi"/>
                <w:b/>
                <w:sz w:val="20"/>
                <w:szCs w:val="20"/>
              </w:rPr>
              <w:t xml:space="preserve">C. Installed </w:t>
            </w:r>
            <w:r>
              <w:rPr>
                <w:rFonts w:cstheme="minorHAnsi"/>
                <w:b/>
                <w:sz w:val="20"/>
                <w:szCs w:val="20"/>
              </w:rPr>
              <w:t xml:space="preserve">Central </w:t>
            </w:r>
            <w:r w:rsidRPr="00405CF9">
              <w:rPr>
                <w:rFonts w:cstheme="minorHAnsi"/>
                <w:b/>
                <w:sz w:val="20"/>
                <w:szCs w:val="20"/>
              </w:rPr>
              <w:t>Water Heater</w:t>
            </w:r>
            <w:r w:rsidRPr="00D42D0F">
              <w:rPr>
                <w:rFonts w:cstheme="minorHAnsi"/>
                <w:b/>
                <w:sz w:val="20"/>
                <w:szCs w:val="20"/>
              </w:rPr>
              <w:t xml:space="preserve"> System Information</w:t>
            </w:r>
          </w:p>
          <w:p w14:paraId="2DC1C3F9" w14:textId="1B440D20" w:rsidR="00E15C90" w:rsidRPr="003F4127" w:rsidRDefault="00E15C90">
            <w:pPr>
              <w:rPr>
                <w:rFonts w:cstheme="minorHAnsi"/>
                <w:sz w:val="20"/>
                <w:szCs w:val="20"/>
              </w:rPr>
            </w:pPr>
            <w:r w:rsidRPr="003F4127">
              <w:rPr>
                <w:rFonts w:cstheme="minorHAnsi"/>
                <w:sz w:val="18"/>
                <w:szCs w:val="20"/>
              </w:rPr>
              <w:t>This table reports the water heating system(s) specified on the registered CF1R compliance document for this project.</w:t>
            </w:r>
          </w:p>
        </w:tc>
      </w:tr>
      <w:tr w:rsidR="000477B7" w:rsidRPr="00C071B0" w14:paraId="70ADE8D1" w14:textId="77777777" w:rsidTr="00EE09A2">
        <w:tc>
          <w:tcPr>
            <w:tcW w:w="848" w:type="dxa"/>
            <w:vAlign w:val="bottom"/>
          </w:tcPr>
          <w:p w14:paraId="6502B9A7" w14:textId="77777777" w:rsidR="000477B7" w:rsidRPr="003F4127" w:rsidRDefault="000477B7" w:rsidP="00E15C90">
            <w:pPr>
              <w:jc w:val="center"/>
              <w:rPr>
                <w:rFonts w:cstheme="minorHAnsi"/>
                <w:sz w:val="18"/>
                <w:szCs w:val="20"/>
              </w:rPr>
            </w:pPr>
            <w:r w:rsidRPr="003F4127">
              <w:rPr>
                <w:rFonts w:eastAsia="Times New Roman" w:cstheme="minorHAnsi"/>
                <w:sz w:val="18"/>
                <w:szCs w:val="20"/>
              </w:rPr>
              <w:t>01</w:t>
            </w:r>
          </w:p>
        </w:tc>
        <w:tc>
          <w:tcPr>
            <w:tcW w:w="1051" w:type="dxa"/>
            <w:vAlign w:val="bottom"/>
          </w:tcPr>
          <w:p w14:paraId="349919DB" w14:textId="77777777" w:rsidR="000477B7" w:rsidRPr="003F4127" w:rsidRDefault="000477B7" w:rsidP="00E15C90">
            <w:pPr>
              <w:jc w:val="center"/>
              <w:rPr>
                <w:rFonts w:cstheme="minorHAnsi"/>
                <w:sz w:val="18"/>
                <w:szCs w:val="20"/>
              </w:rPr>
            </w:pPr>
            <w:r w:rsidRPr="003F4127">
              <w:rPr>
                <w:rFonts w:eastAsia="Times New Roman" w:cstheme="minorHAnsi"/>
                <w:sz w:val="18"/>
                <w:szCs w:val="20"/>
              </w:rPr>
              <w:t>02</w:t>
            </w:r>
          </w:p>
        </w:tc>
        <w:tc>
          <w:tcPr>
            <w:tcW w:w="1172" w:type="dxa"/>
          </w:tcPr>
          <w:p w14:paraId="7081A665" w14:textId="77777777" w:rsidR="000477B7" w:rsidRPr="003F4127" w:rsidRDefault="000477B7" w:rsidP="00E15C90">
            <w:pPr>
              <w:jc w:val="center"/>
              <w:rPr>
                <w:rFonts w:eastAsia="Times New Roman" w:cstheme="minorHAnsi"/>
                <w:sz w:val="18"/>
                <w:szCs w:val="20"/>
              </w:rPr>
            </w:pPr>
            <w:r w:rsidRPr="003F4127">
              <w:rPr>
                <w:rFonts w:eastAsia="Times New Roman" w:cstheme="minorHAnsi"/>
                <w:sz w:val="18"/>
                <w:szCs w:val="20"/>
              </w:rPr>
              <w:t>03</w:t>
            </w:r>
          </w:p>
        </w:tc>
        <w:tc>
          <w:tcPr>
            <w:tcW w:w="1024" w:type="dxa"/>
          </w:tcPr>
          <w:p w14:paraId="0411B423" w14:textId="6DBC1AFE" w:rsidR="000477B7" w:rsidRDefault="000477B7" w:rsidP="00E15C90">
            <w:pPr>
              <w:jc w:val="center"/>
              <w:rPr>
                <w:rFonts w:eastAsia="Times New Roman" w:cstheme="minorHAnsi"/>
                <w:sz w:val="18"/>
                <w:szCs w:val="20"/>
              </w:rPr>
            </w:pPr>
            <w:r w:rsidRPr="00586057">
              <w:rPr>
                <w:rFonts w:eastAsia="Times New Roman" w:cs="Calibri"/>
                <w:sz w:val="18"/>
                <w:szCs w:val="18"/>
              </w:rPr>
              <w:t>04</w:t>
            </w:r>
          </w:p>
        </w:tc>
        <w:tc>
          <w:tcPr>
            <w:tcW w:w="940" w:type="dxa"/>
          </w:tcPr>
          <w:p w14:paraId="7DAC2F46" w14:textId="5C32CD17" w:rsidR="000477B7" w:rsidRPr="003F4127" w:rsidRDefault="000477B7" w:rsidP="00E15C90">
            <w:pPr>
              <w:jc w:val="center"/>
              <w:rPr>
                <w:rFonts w:eastAsia="Times New Roman" w:cstheme="minorHAnsi"/>
                <w:sz w:val="18"/>
                <w:szCs w:val="20"/>
              </w:rPr>
            </w:pPr>
            <w:r>
              <w:rPr>
                <w:rFonts w:eastAsia="Times New Roman" w:cstheme="minorHAnsi"/>
                <w:sz w:val="18"/>
                <w:szCs w:val="20"/>
              </w:rPr>
              <w:t>05</w:t>
            </w:r>
          </w:p>
        </w:tc>
        <w:tc>
          <w:tcPr>
            <w:tcW w:w="1080" w:type="dxa"/>
          </w:tcPr>
          <w:p w14:paraId="7D5D90B6" w14:textId="70DD665D" w:rsidR="000477B7" w:rsidRDefault="000477B7" w:rsidP="00E15C90">
            <w:pPr>
              <w:jc w:val="center"/>
              <w:rPr>
                <w:rFonts w:eastAsia="Times New Roman" w:cstheme="minorHAnsi"/>
                <w:sz w:val="18"/>
                <w:szCs w:val="20"/>
              </w:rPr>
            </w:pPr>
            <w:r w:rsidRPr="00586057">
              <w:rPr>
                <w:rFonts w:eastAsia="Times New Roman" w:cs="Calibri"/>
                <w:sz w:val="18"/>
                <w:szCs w:val="18"/>
              </w:rPr>
              <w:t>06</w:t>
            </w:r>
          </w:p>
        </w:tc>
        <w:tc>
          <w:tcPr>
            <w:tcW w:w="900" w:type="dxa"/>
          </w:tcPr>
          <w:p w14:paraId="2D78AB32" w14:textId="78ACF3B8" w:rsidR="000477B7" w:rsidRDefault="000477B7" w:rsidP="00E15C90">
            <w:pPr>
              <w:jc w:val="center"/>
              <w:rPr>
                <w:rFonts w:eastAsia="Times New Roman" w:cstheme="minorHAnsi"/>
                <w:sz w:val="18"/>
                <w:szCs w:val="20"/>
              </w:rPr>
            </w:pPr>
            <w:r w:rsidRPr="00586057">
              <w:rPr>
                <w:rFonts w:eastAsia="Times New Roman" w:cs="Calibri"/>
                <w:sz w:val="18"/>
                <w:szCs w:val="18"/>
              </w:rPr>
              <w:t>07</w:t>
            </w:r>
          </w:p>
        </w:tc>
        <w:tc>
          <w:tcPr>
            <w:tcW w:w="990" w:type="dxa"/>
          </w:tcPr>
          <w:p w14:paraId="2ADBDF28" w14:textId="2629A3A6" w:rsidR="000477B7" w:rsidRPr="003F4127" w:rsidRDefault="000477B7" w:rsidP="00E15C90">
            <w:pPr>
              <w:jc w:val="center"/>
              <w:rPr>
                <w:rFonts w:eastAsia="Times New Roman" w:cstheme="minorHAnsi"/>
                <w:sz w:val="18"/>
                <w:szCs w:val="20"/>
              </w:rPr>
            </w:pPr>
            <w:r>
              <w:rPr>
                <w:rFonts w:eastAsia="Times New Roman" w:cstheme="minorHAnsi"/>
                <w:sz w:val="18"/>
                <w:szCs w:val="20"/>
              </w:rPr>
              <w:t>08</w:t>
            </w:r>
          </w:p>
        </w:tc>
        <w:tc>
          <w:tcPr>
            <w:tcW w:w="990" w:type="dxa"/>
          </w:tcPr>
          <w:p w14:paraId="26A0DD38" w14:textId="7FE95473" w:rsidR="000477B7" w:rsidRDefault="000477B7" w:rsidP="00E15C90">
            <w:pPr>
              <w:jc w:val="center"/>
              <w:rPr>
                <w:rFonts w:eastAsia="Times New Roman" w:cstheme="minorHAnsi"/>
                <w:sz w:val="18"/>
                <w:szCs w:val="20"/>
              </w:rPr>
            </w:pPr>
            <w:r>
              <w:rPr>
                <w:rFonts w:eastAsia="Times New Roman" w:cs="Calibri"/>
                <w:sz w:val="18"/>
                <w:szCs w:val="20"/>
              </w:rPr>
              <w:t>09</w:t>
            </w:r>
          </w:p>
        </w:tc>
        <w:tc>
          <w:tcPr>
            <w:tcW w:w="990" w:type="dxa"/>
          </w:tcPr>
          <w:p w14:paraId="2C955D76" w14:textId="3559B3FE" w:rsidR="000477B7" w:rsidRDefault="000477B7" w:rsidP="00E15C90">
            <w:pPr>
              <w:jc w:val="center"/>
              <w:rPr>
                <w:rFonts w:eastAsia="Times New Roman" w:cstheme="minorHAnsi"/>
                <w:sz w:val="18"/>
                <w:szCs w:val="20"/>
              </w:rPr>
            </w:pPr>
            <w:r>
              <w:rPr>
                <w:rFonts w:eastAsia="Times New Roman" w:cs="Calibri"/>
                <w:sz w:val="18"/>
                <w:szCs w:val="20"/>
              </w:rPr>
              <w:t>10</w:t>
            </w:r>
          </w:p>
        </w:tc>
        <w:tc>
          <w:tcPr>
            <w:tcW w:w="810" w:type="dxa"/>
          </w:tcPr>
          <w:p w14:paraId="65FB44E0" w14:textId="4B039986" w:rsidR="000477B7" w:rsidRPr="003F4127" w:rsidRDefault="000477B7" w:rsidP="00E15C90">
            <w:pPr>
              <w:jc w:val="center"/>
              <w:rPr>
                <w:rFonts w:eastAsia="Times New Roman" w:cstheme="minorHAnsi"/>
                <w:sz w:val="18"/>
                <w:szCs w:val="20"/>
              </w:rPr>
            </w:pPr>
            <w:r>
              <w:rPr>
                <w:rFonts w:eastAsia="Times New Roman" w:cstheme="minorHAnsi"/>
                <w:sz w:val="18"/>
                <w:szCs w:val="20"/>
              </w:rPr>
              <w:t>11</w:t>
            </w:r>
          </w:p>
        </w:tc>
      </w:tr>
      <w:tr w:rsidR="000477B7" w:rsidRPr="00C071B0" w14:paraId="28B6C9DF" w14:textId="77777777" w:rsidTr="00EE09A2">
        <w:tc>
          <w:tcPr>
            <w:tcW w:w="848" w:type="dxa"/>
            <w:vAlign w:val="bottom"/>
          </w:tcPr>
          <w:p w14:paraId="5AC99B1A" w14:textId="77777777"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Water Heating System ID</w:t>
            </w:r>
          </w:p>
          <w:p w14:paraId="035013FC" w14:textId="77777777" w:rsidR="000477B7" w:rsidRPr="00E15C90" w:rsidRDefault="000477B7" w:rsidP="00E15C90">
            <w:pPr>
              <w:jc w:val="center"/>
              <w:rPr>
                <w:rFonts w:cstheme="minorHAnsi"/>
                <w:sz w:val="16"/>
                <w:szCs w:val="16"/>
              </w:rPr>
            </w:pPr>
            <w:r w:rsidRPr="00E15C90">
              <w:rPr>
                <w:rFonts w:eastAsia="Times New Roman" w:cstheme="minorHAnsi"/>
                <w:sz w:val="16"/>
                <w:szCs w:val="16"/>
              </w:rPr>
              <w:t>or Name</w:t>
            </w:r>
          </w:p>
        </w:tc>
        <w:tc>
          <w:tcPr>
            <w:tcW w:w="1051" w:type="dxa"/>
            <w:vAlign w:val="bottom"/>
          </w:tcPr>
          <w:p w14:paraId="321B4E5D" w14:textId="77777777"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Modeled Equipment</w:t>
            </w:r>
          </w:p>
          <w:p w14:paraId="5C9A18E2" w14:textId="77777777" w:rsidR="000477B7" w:rsidRPr="00E15C90" w:rsidRDefault="000477B7" w:rsidP="00E15C90">
            <w:pPr>
              <w:jc w:val="center"/>
              <w:rPr>
                <w:rFonts w:cstheme="minorHAnsi"/>
                <w:sz w:val="16"/>
                <w:szCs w:val="16"/>
              </w:rPr>
            </w:pPr>
            <w:r w:rsidRPr="00E15C90">
              <w:rPr>
                <w:rFonts w:eastAsia="Times New Roman" w:cstheme="minorHAnsi"/>
                <w:sz w:val="16"/>
                <w:szCs w:val="16"/>
              </w:rPr>
              <w:t>Make and Model</w:t>
            </w:r>
          </w:p>
        </w:tc>
        <w:tc>
          <w:tcPr>
            <w:tcW w:w="1172" w:type="dxa"/>
            <w:vAlign w:val="bottom"/>
          </w:tcPr>
          <w:p w14:paraId="4B41BFA3" w14:textId="37E14704"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 of Water Heaters/ Compressors in System</w:t>
            </w:r>
          </w:p>
        </w:tc>
        <w:tc>
          <w:tcPr>
            <w:tcW w:w="1024" w:type="dxa"/>
            <w:vAlign w:val="bottom"/>
          </w:tcPr>
          <w:p w14:paraId="598DECD7" w14:textId="64647549"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Calibri"/>
                <w:sz w:val="16"/>
                <w:szCs w:val="16"/>
              </w:rPr>
              <w:t>Primary Tank Location</w:t>
            </w:r>
          </w:p>
        </w:tc>
        <w:tc>
          <w:tcPr>
            <w:tcW w:w="940" w:type="dxa"/>
            <w:vAlign w:val="bottom"/>
          </w:tcPr>
          <w:p w14:paraId="47D52E91" w14:textId="7F8D578D"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Primary Tank Volume</w:t>
            </w:r>
          </w:p>
        </w:tc>
        <w:tc>
          <w:tcPr>
            <w:tcW w:w="1080" w:type="dxa"/>
            <w:vAlign w:val="bottom"/>
          </w:tcPr>
          <w:p w14:paraId="1E0ED674" w14:textId="77777777"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Calibri"/>
                <w:sz w:val="16"/>
                <w:szCs w:val="16"/>
              </w:rPr>
            </w:pPr>
            <w:r w:rsidRPr="00E15C90">
              <w:rPr>
                <w:rFonts w:eastAsia="Times New Roman" w:cs="Calibri"/>
                <w:sz w:val="16"/>
                <w:szCs w:val="16"/>
              </w:rPr>
              <w:t xml:space="preserve">Primary Tank </w:t>
            </w:r>
          </w:p>
          <w:p w14:paraId="1EC7C58A" w14:textId="3A45D651"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Calibri"/>
                <w:sz w:val="16"/>
                <w:szCs w:val="16"/>
              </w:rPr>
              <w:t xml:space="preserve">Total Insulation </w:t>
            </w:r>
          </w:p>
        </w:tc>
        <w:tc>
          <w:tcPr>
            <w:tcW w:w="900" w:type="dxa"/>
            <w:vAlign w:val="bottom"/>
          </w:tcPr>
          <w:p w14:paraId="77E16FBE" w14:textId="243BA16B"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Calibri"/>
                <w:sz w:val="16"/>
                <w:szCs w:val="16"/>
              </w:rPr>
              <w:t>Loop Tank Location</w:t>
            </w:r>
          </w:p>
        </w:tc>
        <w:tc>
          <w:tcPr>
            <w:tcW w:w="990" w:type="dxa"/>
            <w:vAlign w:val="bottom"/>
          </w:tcPr>
          <w:p w14:paraId="6C64B96D" w14:textId="77777777"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 xml:space="preserve">Loop Tank </w:t>
            </w:r>
          </w:p>
          <w:p w14:paraId="17966534" w14:textId="6F2A7884" w:rsidR="000477B7" w:rsidRPr="00E15C90" w:rsidRDefault="000477B7" w:rsidP="00E15C90">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eastAsia="Times New Roman" w:cstheme="minorHAnsi"/>
                <w:sz w:val="16"/>
                <w:szCs w:val="16"/>
              </w:rPr>
              <w:t>Volume</w:t>
            </w:r>
          </w:p>
        </w:tc>
        <w:tc>
          <w:tcPr>
            <w:tcW w:w="990" w:type="dxa"/>
            <w:vAlign w:val="bottom"/>
          </w:tcPr>
          <w:p w14:paraId="64953A43" w14:textId="4D5AE69F" w:rsidR="000477B7" w:rsidRPr="00E15C90" w:rsidRDefault="000477B7" w:rsidP="00E15C90">
            <w:pPr>
              <w:keepNext/>
              <w:tabs>
                <w:tab w:val="left" w:pos="2160"/>
                <w:tab w:val="left" w:pos="2700"/>
                <w:tab w:val="left" w:pos="3420"/>
                <w:tab w:val="left" w:pos="3780"/>
                <w:tab w:val="left" w:pos="5760"/>
                <w:tab w:val="left" w:pos="7212"/>
              </w:tabs>
              <w:jc w:val="center"/>
              <w:rPr>
                <w:rFonts w:ascii="Calibri" w:hAnsi="Calibri"/>
                <w:sz w:val="16"/>
                <w:szCs w:val="16"/>
              </w:rPr>
            </w:pPr>
            <w:r w:rsidRPr="00E15C90">
              <w:rPr>
                <w:rFonts w:ascii="Calibri" w:hAnsi="Calibri"/>
                <w:sz w:val="16"/>
                <w:szCs w:val="16"/>
              </w:rPr>
              <w:t>Loop Tank Total Insulation</w:t>
            </w:r>
          </w:p>
        </w:tc>
        <w:tc>
          <w:tcPr>
            <w:tcW w:w="990" w:type="dxa"/>
            <w:vAlign w:val="bottom"/>
          </w:tcPr>
          <w:p w14:paraId="2DAD46F0" w14:textId="334E4950" w:rsidR="000477B7" w:rsidRPr="00E15C90" w:rsidRDefault="000477B7" w:rsidP="00E15C90">
            <w:pPr>
              <w:keepNext/>
              <w:tabs>
                <w:tab w:val="left" w:pos="2160"/>
                <w:tab w:val="left" w:pos="2700"/>
                <w:tab w:val="left" w:pos="3420"/>
                <w:tab w:val="left" w:pos="3780"/>
                <w:tab w:val="left" w:pos="5760"/>
                <w:tab w:val="left" w:pos="7212"/>
              </w:tabs>
              <w:jc w:val="center"/>
              <w:rPr>
                <w:rFonts w:ascii="Calibri" w:hAnsi="Calibri"/>
                <w:sz w:val="16"/>
                <w:szCs w:val="16"/>
              </w:rPr>
            </w:pPr>
            <w:r w:rsidRPr="00E15C90">
              <w:rPr>
                <w:rFonts w:ascii="Calibri" w:hAnsi="Calibri"/>
                <w:sz w:val="16"/>
                <w:szCs w:val="16"/>
              </w:rPr>
              <w:t>Loop Pipe Insulation Thickness</w:t>
            </w:r>
          </w:p>
        </w:tc>
        <w:tc>
          <w:tcPr>
            <w:tcW w:w="810" w:type="dxa"/>
            <w:vAlign w:val="bottom"/>
          </w:tcPr>
          <w:p w14:paraId="33062C70" w14:textId="709530CF" w:rsidR="000477B7" w:rsidRPr="00E15C90" w:rsidRDefault="000477B7" w:rsidP="00C13BCA">
            <w:pPr>
              <w:keepNext/>
              <w:tabs>
                <w:tab w:val="left" w:pos="2160"/>
                <w:tab w:val="left" w:pos="2700"/>
                <w:tab w:val="left" w:pos="3420"/>
                <w:tab w:val="left" w:pos="3780"/>
                <w:tab w:val="left" w:pos="5760"/>
                <w:tab w:val="left" w:pos="7212"/>
              </w:tabs>
              <w:jc w:val="center"/>
              <w:rPr>
                <w:rFonts w:eastAsia="Times New Roman" w:cstheme="minorHAnsi"/>
                <w:sz w:val="16"/>
                <w:szCs w:val="16"/>
              </w:rPr>
            </w:pPr>
            <w:r w:rsidRPr="00E15C90">
              <w:rPr>
                <w:rFonts w:ascii="Calibri" w:hAnsi="Calibri"/>
                <w:sz w:val="16"/>
                <w:szCs w:val="16"/>
              </w:rPr>
              <w:t>Loop Tank Type</w:t>
            </w:r>
          </w:p>
        </w:tc>
      </w:tr>
      <w:tr w:rsidR="000477B7" w:rsidRPr="00C071B0" w14:paraId="20FB994C" w14:textId="77777777" w:rsidTr="00EE09A2">
        <w:tc>
          <w:tcPr>
            <w:tcW w:w="848" w:type="dxa"/>
          </w:tcPr>
          <w:p w14:paraId="076B3DB7" w14:textId="77777777" w:rsidR="000477B7" w:rsidRPr="003F4127" w:rsidRDefault="000477B7" w:rsidP="00E15C90">
            <w:pPr>
              <w:jc w:val="center"/>
              <w:rPr>
                <w:rFonts w:cstheme="minorHAnsi"/>
                <w:sz w:val="20"/>
                <w:szCs w:val="20"/>
              </w:rPr>
            </w:pPr>
          </w:p>
        </w:tc>
        <w:tc>
          <w:tcPr>
            <w:tcW w:w="1051" w:type="dxa"/>
          </w:tcPr>
          <w:p w14:paraId="382B56D2" w14:textId="77777777" w:rsidR="000477B7" w:rsidRPr="003F4127" w:rsidRDefault="000477B7" w:rsidP="00E15C90">
            <w:pPr>
              <w:jc w:val="center"/>
              <w:rPr>
                <w:rFonts w:cstheme="minorHAnsi"/>
                <w:sz w:val="20"/>
                <w:szCs w:val="20"/>
              </w:rPr>
            </w:pPr>
          </w:p>
        </w:tc>
        <w:tc>
          <w:tcPr>
            <w:tcW w:w="1172" w:type="dxa"/>
          </w:tcPr>
          <w:p w14:paraId="71AE78BF" w14:textId="77777777" w:rsidR="000477B7" w:rsidRPr="003F4127" w:rsidRDefault="000477B7" w:rsidP="00E15C90">
            <w:pPr>
              <w:jc w:val="center"/>
              <w:rPr>
                <w:rFonts w:eastAsia="Times New Roman" w:cstheme="minorHAnsi"/>
                <w:b/>
                <w:i/>
                <w:color w:val="FF0000"/>
                <w:sz w:val="20"/>
                <w:szCs w:val="20"/>
              </w:rPr>
            </w:pPr>
          </w:p>
        </w:tc>
        <w:tc>
          <w:tcPr>
            <w:tcW w:w="1024" w:type="dxa"/>
          </w:tcPr>
          <w:p w14:paraId="1744BABB" w14:textId="77777777" w:rsidR="000477B7" w:rsidRPr="003F4127" w:rsidRDefault="000477B7" w:rsidP="00E15C90">
            <w:pPr>
              <w:jc w:val="center"/>
              <w:rPr>
                <w:rFonts w:eastAsia="Times New Roman" w:cstheme="minorHAnsi"/>
                <w:b/>
                <w:i/>
                <w:color w:val="FF0000"/>
                <w:sz w:val="20"/>
                <w:szCs w:val="20"/>
              </w:rPr>
            </w:pPr>
          </w:p>
        </w:tc>
        <w:tc>
          <w:tcPr>
            <w:tcW w:w="940" w:type="dxa"/>
          </w:tcPr>
          <w:p w14:paraId="32FFA723" w14:textId="77777777" w:rsidR="000477B7" w:rsidRPr="003F4127" w:rsidRDefault="000477B7" w:rsidP="00E15C90">
            <w:pPr>
              <w:jc w:val="center"/>
              <w:rPr>
                <w:rFonts w:eastAsia="Times New Roman" w:cstheme="minorHAnsi"/>
                <w:b/>
                <w:i/>
                <w:color w:val="FF0000"/>
                <w:sz w:val="20"/>
                <w:szCs w:val="20"/>
              </w:rPr>
            </w:pPr>
          </w:p>
        </w:tc>
        <w:tc>
          <w:tcPr>
            <w:tcW w:w="1080" w:type="dxa"/>
          </w:tcPr>
          <w:p w14:paraId="0B2C83DC" w14:textId="77777777" w:rsidR="000477B7" w:rsidRPr="003F4127" w:rsidRDefault="000477B7" w:rsidP="00E15C90">
            <w:pPr>
              <w:jc w:val="center"/>
              <w:rPr>
                <w:rFonts w:eastAsia="Times New Roman" w:cstheme="minorHAnsi"/>
                <w:b/>
                <w:i/>
                <w:color w:val="FF0000"/>
                <w:sz w:val="20"/>
                <w:szCs w:val="20"/>
              </w:rPr>
            </w:pPr>
          </w:p>
        </w:tc>
        <w:tc>
          <w:tcPr>
            <w:tcW w:w="900" w:type="dxa"/>
          </w:tcPr>
          <w:p w14:paraId="1130A52E" w14:textId="77777777" w:rsidR="000477B7" w:rsidRPr="003F4127" w:rsidRDefault="000477B7" w:rsidP="00E15C90">
            <w:pPr>
              <w:jc w:val="center"/>
              <w:rPr>
                <w:rFonts w:eastAsia="Times New Roman" w:cstheme="minorHAnsi"/>
                <w:b/>
                <w:i/>
                <w:color w:val="FF0000"/>
                <w:sz w:val="20"/>
                <w:szCs w:val="20"/>
              </w:rPr>
            </w:pPr>
          </w:p>
        </w:tc>
        <w:tc>
          <w:tcPr>
            <w:tcW w:w="990" w:type="dxa"/>
          </w:tcPr>
          <w:p w14:paraId="68A14FE2" w14:textId="586843D8" w:rsidR="000477B7" w:rsidRPr="003F4127" w:rsidRDefault="000477B7" w:rsidP="00E15C90">
            <w:pPr>
              <w:jc w:val="center"/>
              <w:rPr>
                <w:rFonts w:eastAsia="Times New Roman" w:cstheme="minorHAnsi"/>
                <w:b/>
                <w:i/>
                <w:color w:val="FF0000"/>
                <w:sz w:val="20"/>
                <w:szCs w:val="20"/>
              </w:rPr>
            </w:pPr>
          </w:p>
        </w:tc>
        <w:tc>
          <w:tcPr>
            <w:tcW w:w="990" w:type="dxa"/>
          </w:tcPr>
          <w:p w14:paraId="63AD698F" w14:textId="77777777" w:rsidR="000477B7" w:rsidRPr="003F4127" w:rsidRDefault="000477B7" w:rsidP="00E15C90">
            <w:pPr>
              <w:jc w:val="center"/>
              <w:rPr>
                <w:rFonts w:eastAsia="Times New Roman" w:cstheme="minorHAnsi"/>
                <w:b/>
                <w:i/>
                <w:color w:val="FF0000"/>
                <w:sz w:val="20"/>
                <w:szCs w:val="20"/>
              </w:rPr>
            </w:pPr>
          </w:p>
        </w:tc>
        <w:tc>
          <w:tcPr>
            <w:tcW w:w="990" w:type="dxa"/>
          </w:tcPr>
          <w:p w14:paraId="306CDBD3" w14:textId="77777777" w:rsidR="000477B7" w:rsidRPr="003F4127" w:rsidRDefault="000477B7" w:rsidP="00E15C90">
            <w:pPr>
              <w:jc w:val="center"/>
              <w:rPr>
                <w:rFonts w:eastAsia="Times New Roman" w:cstheme="minorHAnsi"/>
                <w:b/>
                <w:i/>
                <w:color w:val="FF0000"/>
                <w:sz w:val="20"/>
                <w:szCs w:val="20"/>
              </w:rPr>
            </w:pPr>
          </w:p>
        </w:tc>
        <w:tc>
          <w:tcPr>
            <w:tcW w:w="810" w:type="dxa"/>
          </w:tcPr>
          <w:p w14:paraId="4D5C71AE" w14:textId="7FB5483D" w:rsidR="000477B7" w:rsidRPr="003F4127" w:rsidRDefault="000477B7" w:rsidP="00E15C90">
            <w:pPr>
              <w:jc w:val="center"/>
              <w:rPr>
                <w:rFonts w:eastAsia="Times New Roman" w:cstheme="minorHAnsi"/>
                <w:b/>
                <w:i/>
                <w:color w:val="FF0000"/>
                <w:sz w:val="20"/>
                <w:szCs w:val="20"/>
              </w:rPr>
            </w:pPr>
          </w:p>
        </w:tc>
      </w:tr>
      <w:tr w:rsidR="000477B7" w:rsidRPr="00C071B0" w14:paraId="5334343C" w14:textId="77777777" w:rsidTr="00EE09A2">
        <w:tc>
          <w:tcPr>
            <w:tcW w:w="848" w:type="dxa"/>
          </w:tcPr>
          <w:p w14:paraId="6F34B526" w14:textId="77777777" w:rsidR="000477B7" w:rsidRPr="003F4127" w:rsidRDefault="000477B7" w:rsidP="00E15C90">
            <w:pPr>
              <w:jc w:val="center"/>
              <w:rPr>
                <w:rFonts w:cstheme="minorHAnsi"/>
                <w:sz w:val="20"/>
                <w:szCs w:val="20"/>
              </w:rPr>
            </w:pPr>
          </w:p>
        </w:tc>
        <w:tc>
          <w:tcPr>
            <w:tcW w:w="1051" w:type="dxa"/>
          </w:tcPr>
          <w:p w14:paraId="54166A04" w14:textId="77777777" w:rsidR="000477B7" w:rsidRPr="003F4127" w:rsidRDefault="000477B7" w:rsidP="00E15C90">
            <w:pPr>
              <w:jc w:val="center"/>
              <w:rPr>
                <w:rFonts w:cstheme="minorHAnsi"/>
                <w:sz w:val="20"/>
                <w:szCs w:val="20"/>
              </w:rPr>
            </w:pPr>
          </w:p>
        </w:tc>
        <w:tc>
          <w:tcPr>
            <w:tcW w:w="1172" w:type="dxa"/>
          </w:tcPr>
          <w:p w14:paraId="7AEDF4FD" w14:textId="77777777" w:rsidR="000477B7" w:rsidRPr="003F4127" w:rsidRDefault="000477B7" w:rsidP="00E15C90">
            <w:pPr>
              <w:jc w:val="center"/>
              <w:rPr>
                <w:rFonts w:cstheme="minorHAnsi"/>
                <w:sz w:val="20"/>
                <w:szCs w:val="20"/>
              </w:rPr>
            </w:pPr>
          </w:p>
        </w:tc>
        <w:tc>
          <w:tcPr>
            <w:tcW w:w="1024" w:type="dxa"/>
          </w:tcPr>
          <w:p w14:paraId="79B8466B" w14:textId="77777777" w:rsidR="000477B7" w:rsidRPr="003F4127" w:rsidRDefault="000477B7" w:rsidP="00E15C90">
            <w:pPr>
              <w:jc w:val="center"/>
              <w:rPr>
                <w:rFonts w:cstheme="minorHAnsi"/>
                <w:sz w:val="20"/>
                <w:szCs w:val="20"/>
              </w:rPr>
            </w:pPr>
          </w:p>
        </w:tc>
        <w:tc>
          <w:tcPr>
            <w:tcW w:w="940" w:type="dxa"/>
          </w:tcPr>
          <w:p w14:paraId="7FB1EE21" w14:textId="77777777" w:rsidR="000477B7" w:rsidRPr="003F4127" w:rsidRDefault="000477B7" w:rsidP="00E15C90">
            <w:pPr>
              <w:jc w:val="center"/>
              <w:rPr>
                <w:rFonts w:cstheme="minorHAnsi"/>
                <w:sz w:val="20"/>
                <w:szCs w:val="20"/>
              </w:rPr>
            </w:pPr>
          </w:p>
        </w:tc>
        <w:tc>
          <w:tcPr>
            <w:tcW w:w="1080" w:type="dxa"/>
          </w:tcPr>
          <w:p w14:paraId="1BA4F1E1" w14:textId="77777777" w:rsidR="000477B7" w:rsidRPr="003F4127" w:rsidRDefault="000477B7" w:rsidP="00E15C90">
            <w:pPr>
              <w:jc w:val="center"/>
              <w:rPr>
                <w:rFonts w:cstheme="minorHAnsi"/>
                <w:sz w:val="20"/>
                <w:szCs w:val="20"/>
              </w:rPr>
            </w:pPr>
          </w:p>
        </w:tc>
        <w:tc>
          <w:tcPr>
            <w:tcW w:w="900" w:type="dxa"/>
          </w:tcPr>
          <w:p w14:paraId="451F93B7" w14:textId="77777777" w:rsidR="000477B7" w:rsidRPr="003F4127" w:rsidRDefault="000477B7" w:rsidP="00E15C90">
            <w:pPr>
              <w:jc w:val="center"/>
              <w:rPr>
                <w:rFonts w:cstheme="minorHAnsi"/>
                <w:sz w:val="20"/>
                <w:szCs w:val="20"/>
              </w:rPr>
            </w:pPr>
          </w:p>
        </w:tc>
        <w:tc>
          <w:tcPr>
            <w:tcW w:w="990" w:type="dxa"/>
          </w:tcPr>
          <w:p w14:paraId="1B305B80" w14:textId="14BBB240" w:rsidR="000477B7" w:rsidRPr="003F4127" w:rsidRDefault="000477B7" w:rsidP="00E15C90">
            <w:pPr>
              <w:jc w:val="center"/>
              <w:rPr>
                <w:rFonts w:cstheme="minorHAnsi"/>
                <w:sz w:val="20"/>
                <w:szCs w:val="20"/>
              </w:rPr>
            </w:pPr>
          </w:p>
        </w:tc>
        <w:tc>
          <w:tcPr>
            <w:tcW w:w="990" w:type="dxa"/>
          </w:tcPr>
          <w:p w14:paraId="4EA33225" w14:textId="77777777" w:rsidR="000477B7" w:rsidRPr="003F4127" w:rsidRDefault="000477B7" w:rsidP="00E15C90">
            <w:pPr>
              <w:jc w:val="center"/>
              <w:rPr>
                <w:rFonts w:cstheme="minorHAnsi"/>
                <w:sz w:val="20"/>
                <w:szCs w:val="20"/>
              </w:rPr>
            </w:pPr>
          </w:p>
        </w:tc>
        <w:tc>
          <w:tcPr>
            <w:tcW w:w="990" w:type="dxa"/>
          </w:tcPr>
          <w:p w14:paraId="2225E2DF" w14:textId="77777777" w:rsidR="000477B7" w:rsidRPr="003F4127" w:rsidRDefault="000477B7" w:rsidP="00E15C90">
            <w:pPr>
              <w:jc w:val="center"/>
              <w:rPr>
                <w:rFonts w:cstheme="minorHAnsi"/>
                <w:sz w:val="20"/>
                <w:szCs w:val="20"/>
              </w:rPr>
            </w:pPr>
          </w:p>
        </w:tc>
        <w:tc>
          <w:tcPr>
            <w:tcW w:w="810" w:type="dxa"/>
          </w:tcPr>
          <w:p w14:paraId="0C204DDD" w14:textId="0F827788" w:rsidR="000477B7" w:rsidRPr="003F4127" w:rsidRDefault="000477B7" w:rsidP="00E15C90">
            <w:pPr>
              <w:jc w:val="center"/>
              <w:rPr>
                <w:rFonts w:cstheme="minorHAnsi"/>
                <w:sz w:val="20"/>
                <w:szCs w:val="20"/>
              </w:rPr>
            </w:pPr>
          </w:p>
        </w:tc>
      </w:tr>
    </w:tbl>
    <w:p w14:paraId="692F5E82" w14:textId="542F8FC1" w:rsidR="003A6FF9" w:rsidRPr="00405CF9" w:rsidRDefault="003A6FF9" w:rsidP="006530E0">
      <w:pPr>
        <w:spacing w:after="0"/>
        <w:rPr>
          <w:rFonts w:cstheme="minorHAnsi"/>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145"/>
        <w:gridCol w:w="3510"/>
        <w:gridCol w:w="4146"/>
      </w:tblGrid>
      <w:tr w:rsidR="003C6986" w:rsidRPr="00C071B0" w14:paraId="06B39C79" w14:textId="77777777" w:rsidTr="003C6986">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0685331F" w14:textId="697717BC" w:rsidR="003C6986" w:rsidRPr="00D42D0F" w:rsidRDefault="00866555" w:rsidP="003C6986">
            <w:pPr>
              <w:keepNext/>
              <w:tabs>
                <w:tab w:val="left" w:pos="2160"/>
                <w:tab w:val="left" w:pos="2700"/>
                <w:tab w:val="left" w:pos="3420"/>
                <w:tab w:val="left" w:pos="3780"/>
                <w:tab w:val="left" w:pos="5760"/>
                <w:tab w:val="left" w:pos="7212"/>
              </w:tabs>
              <w:spacing w:after="0" w:line="240" w:lineRule="auto"/>
              <w:rPr>
                <w:rFonts w:eastAsia="Calibri" w:cstheme="minorHAnsi"/>
                <w:b/>
                <w:sz w:val="20"/>
                <w:szCs w:val="20"/>
              </w:rPr>
            </w:pPr>
            <w:r w:rsidRPr="00D42D0F">
              <w:rPr>
                <w:rFonts w:eastAsia="Calibri" w:cstheme="minorHAnsi"/>
                <w:b/>
                <w:sz w:val="20"/>
                <w:szCs w:val="20"/>
              </w:rPr>
              <w:t>D</w:t>
            </w:r>
            <w:r w:rsidR="003C6986" w:rsidRPr="00D42D0F">
              <w:rPr>
                <w:rFonts w:eastAsia="Calibri" w:cstheme="minorHAnsi"/>
                <w:b/>
                <w:sz w:val="20"/>
                <w:szCs w:val="20"/>
              </w:rPr>
              <w:t xml:space="preserve">. Design </w:t>
            </w:r>
            <w:r w:rsidR="0008675E">
              <w:rPr>
                <w:rFonts w:eastAsia="Calibri" w:cstheme="minorHAnsi"/>
                <w:b/>
                <w:sz w:val="20"/>
                <w:szCs w:val="20"/>
              </w:rPr>
              <w:t xml:space="preserve">Central </w:t>
            </w:r>
            <w:r w:rsidR="003C6986" w:rsidRPr="00D42D0F">
              <w:rPr>
                <w:rFonts w:eastAsia="Calibri" w:cstheme="minorHAnsi"/>
                <w:b/>
                <w:sz w:val="20"/>
                <w:szCs w:val="20"/>
              </w:rPr>
              <w:t>Water Heating Distribution Systems Information</w:t>
            </w:r>
          </w:p>
          <w:p w14:paraId="3F06E608"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rPr>
                <w:rFonts w:eastAsia="Calibri" w:cstheme="minorHAnsi"/>
                <w:b/>
                <w:sz w:val="20"/>
                <w:szCs w:val="20"/>
              </w:rPr>
            </w:pPr>
            <w:r w:rsidRPr="003F4127">
              <w:rPr>
                <w:rFonts w:eastAsia="Times New Roman" w:cstheme="minorHAnsi"/>
                <w:sz w:val="18"/>
                <w:szCs w:val="20"/>
              </w:rPr>
              <w:t>This table reports the water heating distribution types specified on the registered CF1R compliance document for this project.</w:t>
            </w:r>
            <w:r w:rsidRPr="003F4127">
              <w:rPr>
                <w:rFonts w:eastAsia="Calibri" w:cstheme="minorHAnsi"/>
                <w:b/>
                <w:sz w:val="18"/>
                <w:szCs w:val="20"/>
              </w:rPr>
              <w:t xml:space="preserve"> </w:t>
            </w:r>
          </w:p>
        </w:tc>
      </w:tr>
      <w:tr w:rsidR="003C6986" w:rsidRPr="00C071B0" w14:paraId="140BD71F" w14:textId="77777777" w:rsidTr="003F4127">
        <w:trPr>
          <w:cantSplit/>
          <w:trHeight w:val="144"/>
        </w:trPr>
        <w:tc>
          <w:tcPr>
            <w:tcW w:w="3145" w:type="dxa"/>
            <w:tcBorders>
              <w:top w:val="single" w:sz="4" w:space="0" w:color="auto"/>
              <w:left w:val="single" w:sz="4" w:space="0" w:color="auto"/>
              <w:bottom w:val="single" w:sz="4" w:space="0" w:color="auto"/>
              <w:right w:val="single" w:sz="4" w:space="0" w:color="auto"/>
            </w:tcBorders>
            <w:vAlign w:val="center"/>
          </w:tcPr>
          <w:p w14:paraId="33868016"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01</w:t>
            </w:r>
          </w:p>
        </w:tc>
        <w:tc>
          <w:tcPr>
            <w:tcW w:w="3510" w:type="dxa"/>
            <w:tcBorders>
              <w:top w:val="single" w:sz="4" w:space="0" w:color="auto"/>
              <w:left w:val="single" w:sz="4" w:space="0" w:color="auto"/>
              <w:bottom w:val="single" w:sz="4" w:space="0" w:color="auto"/>
              <w:right w:val="single" w:sz="4" w:space="0" w:color="auto"/>
            </w:tcBorders>
            <w:vAlign w:val="center"/>
          </w:tcPr>
          <w:p w14:paraId="49EC9353"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02</w:t>
            </w:r>
          </w:p>
        </w:tc>
        <w:tc>
          <w:tcPr>
            <w:tcW w:w="4146" w:type="dxa"/>
            <w:tcBorders>
              <w:top w:val="single" w:sz="4" w:space="0" w:color="auto"/>
              <w:left w:val="single" w:sz="4" w:space="0" w:color="auto"/>
              <w:bottom w:val="single" w:sz="4" w:space="0" w:color="auto"/>
              <w:right w:val="single" w:sz="4" w:space="0" w:color="auto"/>
            </w:tcBorders>
            <w:vAlign w:val="center"/>
          </w:tcPr>
          <w:p w14:paraId="13DCADFF"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03</w:t>
            </w:r>
          </w:p>
        </w:tc>
      </w:tr>
      <w:tr w:rsidR="003C6986" w:rsidRPr="00C071B0" w14:paraId="08360F52" w14:textId="77777777" w:rsidTr="003F4127">
        <w:trPr>
          <w:cantSplit/>
          <w:trHeight w:val="144"/>
        </w:trPr>
        <w:tc>
          <w:tcPr>
            <w:tcW w:w="3145" w:type="dxa"/>
            <w:tcBorders>
              <w:top w:val="single" w:sz="4" w:space="0" w:color="auto"/>
              <w:left w:val="single" w:sz="4" w:space="0" w:color="auto"/>
              <w:bottom w:val="single" w:sz="4" w:space="0" w:color="auto"/>
              <w:right w:val="single" w:sz="4" w:space="0" w:color="auto"/>
            </w:tcBorders>
            <w:vAlign w:val="bottom"/>
          </w:tcPr>
          <w:p w14:paraId="25487EAE"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Water Heating System ID or Name</w:t>
            </w:r>
          </w:p>
        </w:tc>
        <w:tc>
          <w:tcPr>
            <w:tcW w:w="3510" w:type="dxa"/>
            <w:tcBorders>
              <w:top w:val="single" w:sz="4" w:space="0" w:color="auto"/>
              <w:left w:val="single" w:sz="4" w:space="0" w:color="auto"/>
              <w:bottom w:val="single" w:sz="4" w:space="0" w:color="auto"/>
              <w:right w:val="single" w:sz="4" w:space="0" w:color="auto"/>
            </w:tcBorders>
            <w:vAlign w:val="bottom"/>
          </w:tcPr>
          <w:p w14:paraId="0855594F" w14:textId="268BE341" w:rsidR="003C6986" w:rsidRPr="003F4127" w:rsidRDefault="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Central DHW System Distribution Type</w:t>
            </w:r>
          </w:p>
        </w:tc>
        <w:tc>
          <w:tcPr>
            <w:tcW w:w="4146" w:type="dxa"/>
            <w:tcBorders>
              <w:top w:val="single" w:sz="4" w:space="0" w:color="auto"/>
              <w:left w:val="single" w:sz="4" w:space="0" w:color="auto"/>
              <w:bottom w:val="single" w:sz="4" w:space="0" w:color="auto"/>
              <w:right w:val="single" w:sz="4" w:space="0" w:color="auto"/>
            </w:tcBorders>
            <w:vAlign w:val="bottom"/>
          </w:tcPr>
          <w:p w14:paraId="4D4FE3E5"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Dwelling Unit DHW System</w:t>
            </w:r>
          </w:p>
          <w:p w14:paraId="0CE6AAE0"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Distribution Type</w:t>
            </w:r>
          </w:p>
        </w:tc>
      </w:tr>
      <w:tr w:rsidR="003C6986" w:rsidRPr="00C071B0" w14:paraId="3670AD5F" w14:textId="77777777" w:rsidTr="003F4127">
        <w:trPr>
          <w:cantSplit/>
          <w:trHeight w:val="144"/>
        </w:trPr>
        <w:tc>
          <w:tcPr>
            <w:tcW w:w="3145" w:type="dxa"/>
            <w:tcBorders>
              <w:top w:val="single" w:sz="4" w:space="0" w:color="auto"/>
              <w:left w:val="single" w:sz="4" w:space="0" w:color="auto"/>
              <w:bottom w:val="single" w:sz="4" w:space="0" w:color="auto"/>
              <w:right w:val="single" w:sz="4" w:space="0" w:color="auto"/>
            </w:tcBorders>
            <w:vAlign w:val="center"/>
          </w:tcPr>
          <w:p w14:paraId="1CF67C41"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c>
          <w:tcPr>
            <w:tcW w:w="3510" w:type="dxa"/>
            <w:tcBorders>
              <w:top w:val="single" w:sz="4" w:space="0" w:color="auto"/>
              <w:left w:val="single" w:sz="4" w:space="0" w:color="auto"/>
              <w:bottom w:val="single" w:sz="4" w:space="0" w:color="auto"/>
              <w:right w:val="single" w:sz="4" w:space="0" w:color="auto"/>
            </w:tcBorders>
            <w:vAlign w:val="center"/>
          </w:tcPr>
          <w:p w14:paraId="37099DAF"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contextualSpacing/>
              <w:jc w:val="center"/>
              <w:rPr>
                <w:rFonts w:eastAsia="Times New Roman" w:cstheme="minorHAnsi"/>
                <w:sz w:val="20"/>
                <w:szCs w:val="20"/>
              </w:rPr>
            </w:pPr>
          </w:p>
        </w:tc>
        <w:tc>
          <w:tcPr>
            <w:tcW w:w="4146" w:type="dxa"/>
            <w:tcBorders>
              <w:top w:val="single" w:sz="4" w:space="0" w:color="auto"/>
              <w:left w:val="single" w:sz="4" w:space="0" w:color="auto"/>
              <w:bottom w:val="single" w:sz="4" w:space="0" w:color="auto"/>
              <w:right w:val="single" w:sz="4" w:space="0" w:color="auto"/>
            </w:tcBorders>
            <w:vAlign w:val="center"/>
          </w:tcPr>
          <w:p w14:paraId="06F314C6"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contextualSpacing/>
              <w:jc w:val="center"/>
              <w:rPr>
                <w:rFonts w:eastAsia="Times New Roman" w:cstheme="minorHAnsi"/>
                <w:sz w:val="20"/>
                <w:szCs w:val="20"/>
              </w:rPr>
            </w:pPr>
          </w:p>
        </w:tc>
      </w:tr>
      <w:tr w:rsidR="003C6986" w:rsidRPr="00C071B0" w14:paraId="369872C2" w14:textId="77777777" w:rsidTr="003F4127">
        <w:trPr>
          <w:cantSplit/>
          <w:trHeight w:val="144"/>
        </w:trPr>
        <w:tc>
          <w:tcPr>
            <w:tcW w:w="3145" w:type="dxa"/>
            <w:tcBorders>
              <w:top w:val="single" w:sz="4" w:space="0" w:color="auto"/>
              <w:left w:val="single" w:sz="4" w:space="0" w:color="auto"/>
              <w:bottom w:val="single" w:sz="4" w:space="0" w:color="auto"/>
              <w:right w:val="single" w:sz="4" w:space="0" w:color="auto"/>
            </w:tcBorders>
            <w:vAlign w:val="center"/>
          </w:tcPr>
          <w:p w14:paraId="1BB7ED41"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c>
          <w:tcPr>
            <w:tcW w:w="3510" w:type="dxa"/>
            <w:tcBorders>
              <w:top w:val="single" w:sz="4" w:space="0" w:color="auto"/>
              <w:left w:val="single" w:sz="4" w:space="0" w:color="auto"/>
              <w:bottom w:val="single" w:sz="4" w:space="0" w:color="auto"/>
              <w:right w:val="single" w:sz="4" w:space="0" w:color="auto"/>
            </w:tcBorders>
            <w:vAlign w:val="center"/>
          </w:tcPr>
          <w:p w14:paraId="7A15A4FC"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c>
          <w:tcPr>
            <w:tcW w:w="4146" w:type="dxa"/>
            <w:tcBorders>
              <w:top w:val="single" w:sz="4" w:space="0" w:color="auto"/>
              <w:left w:val="single" w:sz="4" w:space="0" w:color="auto"/>
              <w:bottom w:val="single" w:sz="4" w:space="0" w:color="auto"/>
              <w:right w:val="single" w:sz="4" w:space="0" w:color="auto"/>
            </w:tcBorders>
            <w:vAlign w:val="center"/>
          </w:tcPr>
          <w:p w14:paraId="2B67579A"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r>
    </w:tbl>
    <w:p w14:paraId="25037498" w14:textId="77777777" w:rsidR="003C6986" w:rsidRPr="00D42D0F" w:rsidRDefault="003C6986" w:rsidP="006530E0">
      <w:pPr>
        <w:spacing w:after="0"/>
        <w:rPr>
          <w:rFonts w:cstheme="minorHAnsi"/>
          <w:sz w:val="20"/>
          <w:szCs w:val="20"/>
        </w:rPr>
      </w:pPr>
    </w:p>
    <w:tbl>
      <w:tblPr>
        <w:tblW w:w="10796" w:type="dxa"/>
        <w:tblInd w:w="-1"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3146"/>
        <w:gridCol w:w="3417"/>
        <w:gridCol w:w="4233"/>
      </w:tblGrid>
      <w:tr w:rsidR="00624743" w:rsidRPr="00C071B0" w14:paraId="4A4F10F0" w14:textId="77777777" w:rsidTr="003F4127">
        <w:trPr>
          <w:cantSplit/>
          <w:trHeight w:val="560"/>
        </w:trPr>
        <w:tc>
          <w:tcPr>
            <w:tcW w:w="10796" w:type="dxa"/>
            <w:gridSpan w:val="3"/>
            <w:tcBorders>
              <w:top w:val="single" w:sz="4" w:space="0" w:color="auto"/>
              <w:left w:val="single" w:sz="4" w:space="0" w:color="auto"/>
              <w:bottom w:val="single" w:sz="4" w:space="0" w:color="auto"/>
              <w:right w:val="single" w:sz="4" w:space="0" w:color="auto"/>
            </w:tcBorders>
          </w:tcPr>
          <w:p w14:paraId="7B63E65D" w14:textId="44605EF8" w:rsidR="003A6FF9" w:rsidRPr="009747C6" w:rsidRDefault="00866555" w:rsidP="003A6FF9">
            <w:pPr>
              <w:keepNext/>
              <w:tabs>
                <w:tab w:val="left" w:pos="2160"/>
                <w:tab w:val="left" w:pos="2700"/>
                <w:tab w:val="left" w:pos="3420"/>
                <w:tab w:val="left" w:pos="3780"/>
                <w:tab w:val="left" w:pos="5760"/>
                <w:tab w:val="left" w:pos="7212"/>
              </w:tabs>
              <w:spacing w:after="0" w:line="240" w:lineRule="auto"/>
              <w:rPr>
                <w:rFonts w:eastAsia="Calibri" w:cstheme="minorHAnsi"/>
                <w:b/>
                <w:sz w:val="20"/>
                <w:szCs w:val="20"/>
              </w:rPr>
            </w:pPr>
            <w:r w:rsidRPr="00D42D0F">
              <w:rPr>
                <w:rFonts w:eastAsia="Calibri" w:cstheme="minorHAnsi"/>
                <w:b/>
                <w:sz w:val="20"/>
                <w:szCs w:val="20"/>
              </w:rPr>
              <w:t>E</w:t>
            </w:r>
            <w:r w:rsidR="003A6FF9" w:rsidRPr="00D42D0F">
              <w:rPr>
                <w:rFonts w:eastAsia="Calibri" w:cstheme="minorHAnsi"/>
                <w:b/>
                <w:sz w:val="20"/>
                <w:szCs w:val="20"/>
              </w:rPr>
              <w:t xml:space="preserve">. Installed </w:t>
            </w:r>
            <w:r w:rsidR="0008675E">
              <w:rPr>
                <w:rFonts w:eastAsia="Calibri" w:cstheme="minorHAnsi"/>
                <w:b/>
                <w:sz w:val="20"/>
                <w:szCs w:val="20"/>
              </w:rPr>
              <w:t xml:space="preserve">Central </w:t>
            </w:r>
            <w:r w:rsidR="003A6FF9" w:rsidRPr="00D42D0F">
              <w:rPr>
                <w:rFonts w:eastAsia="Calibri" w:cstheme="minorHAnsi"/>
                <w:b/>
                <w:sz w:val="20"/>
                <w:szCs w:val="20"/>
              </w:rPr>
              <w:t>Water Heating Distribution Systems Information</w:t>
            </w:r>
          </w:p>
          <w:p w14:paraId="6BFFAAF9" w14:textId="5F9A0755" w:rsidR="003A6FF9" w:rsidRPr="003F4127" w:rsidRDefault="003A6FF9">
            <w:pPr>
              <w:keepNext/>
              <w:tabs>
                <w:tab w:val="left" w:pos="2160"/>
                <w:tab w:val="left" w:pos="2700"/>
                <w:tab w:val="left" w:pos="3420"/>
                <w:tab w:val="left" w:pos="3780"/>
                <w:tab w:val="left" w:pos="5760"/>
                <w:tab w:val="left" w:pos="7212"/>
              </w:tabs>
              <w:spacing w:after="0" w:line="240" w:lineRule="auto"/>
              <w:rPr>
                <w:rFonts w:eastAsia="Calibri" w:cstheme="minorHAnsi"/>
                <w:b/>
                <w:sz w:val="20"/>
                <w:szCs w:val="20"/>
              </w:rPr>
            </w:pPr>
            <w:r w:rsidRPr="003F4127">
              <w:rPr>
                <w:rFonts w:eastAsia="Times New Roman" w:cstheme="minorHAnsi"/>
                <w:sz w:val="18"/>
                <w:szCs w:val="20"/>
              </w:rPr>
              <w:t>This table reports the water heating distribution types specified on the registered CF1R compliance document for this project.</w:t>
            </w:r>
            <w:r w:rsidRPr="003F4127">
              <w:rPr>
                <w:rFonts w:eastAsia="Calibri" w:cstheme="minorHAnsi"/>
                <w:b/>
                <w:sz w:val="18"/>
                <w:szCs w:val="20"/>
              </w:rPr>
              <w:t xml:space="preserve"> </w:t>
            </w:r>
          </w:p>
        </w:tc>
      </w:tr>
      <w:tr w:rsidR="00624743" w:rsidRPr="00C071B0" w14:paraId="04913030" w14:textId="77777777" w:rsidTr="003F4127">
        <w:trPr>
          <w:cantSplit/>
          <w:trHeight w:val="144"/>
        </w:trPr>
        <w:tc>
          <w:tcPr>
            <w:tcW w:w="3146" w:type="dxa"/>
            <w:tcBorders>
              <w:top w:val="single" w:sz="4" w:space="0" w:color="auto"/>
              <w:left w:val="single" w:sz="4" w:space="0" w:color="auto"/>
              <w:bottom w:val="single" w:sz="4" w:space="0" w:color="auto"/>
              <w:right w:val="single" w:sz="4" w:space="0" w:color="auto"/>
            </w:tcBorders>
            <w:vAlign w:val="bottom"/>
          </w:tcPr>
          <w:p w14:paraId="5649920A" w14:textId="77777777" w:rsidR="003A6FF9" w:rsidRPr="003F4127" w:rsidRDefault="003A6F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01</w:t>
            </w:r>
          </w:p>
        </w:tc>
        <w:tc>
          <w:tcPr>
            <w:tcW w:w="3417" w:type="dxa"/>
            <w:tcBorders>
              <w:top w:val="single" w:sz="4" w:space="0" w:color="auto"/>
              <w:left w:val="single" w:sz="4" w:space="0" w:color="auto"/>
              <w:bottom w:val="single" w:sz="4" w:space="0" w:color="auto"/>
              <w:right w:val="single" w:sz="4" w:space="0" w:color="auto"/>
            </w:tcBorders>
            <w:vAlign w:val="bottom"/>
          </w:tcPr>
          <w:p w14:paraId="464D0D38" w14:textId="7D187327" w:rsidR="003A6FF9" w:rsidRPr="003F4127" w:rsidRDefault="003A6F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02</w:t>
            </w:r>
          </w:p>
        </w:tc>
        <w:tc>
          <w:tcPr>
            <w:tcW w:w="4233" w:type="dxa"/>
            <w:tcBorders>
              <w:top w:val="single" w:sz="4" w:space="0" w:color="auto"/>
              <w:left w:val="single" w:sz="4" w:space="0" w:color="auto"/>
              <w:bottom w:val="single" w:sz="4" w:space="0" w:color="auto"/>
              <w:right w:val="single" w:sz="4" w:space="0" w:color="auto"/>
            </w:tcBorders>
            <w:vAlign w:val="bottom"/>
          </w:tcPr>
          <w:p w14:paraId="5F747514" w14:textId="504C2658" w:rsidR="003A6FF9" w:rsidRPr="003F4127" w:rsidRDefault="003A6F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03</w:t>
            </w:r>
          </w:p>
        </w:tc>
      </w:tr>
      <w:tr w:rsidR="00624743" w:rsidRPr="00C071B0" w14:paraId="31C9D64A" w14:textId="77777777" w:rsidTr="003F4127">
        <w:trPr>
          <w:cantSplit/>
          <w:trHeight w:val="144"/>
        </w:trPr>
        <w:tc>
          <w:tcPr>
            <w:tcW w:w="3146" w:type="dxa"/>
            <w:tcBorders>
              <w:top w:val="single" w:sz="4" w:space="0" w:color="auto"/>
              <w:left w:val="single" w:sz="4" w:space="0" w:color="auto"/>
              <w:bottom w:val="single" w:sz="4" w:space="0" w:color="auto"/>
              <w:right w:val="single" w:sz="4" w:space="0" w:color="auto"/>
            </w:tcBorders>
            <w:vAlign w:val="bottom"/>
          </w:tcPr>
          <w:p w14:paraId="50F2549D" w14:textId="77777777" w:rsidR="003A6FF9" w:rsidRPr="003F4127" w:rsidRDefault="003A6F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Water Heating System ID or Name</w:t>
            </w:r>
          </w:p>
        </w:tc>
        <w:tc>
          <w:tcPr>
            <w:tcW w:w="3417" w:type="dxa"/>
            <w:tcBorders>
              <w:top w:val="single" w:sz="4" w:space="0" w:color="auto"/>
              <w:left w:val="single" w:sz="4" w:space="0" w:color="auto"/>
              <w:bottom w:val="single" w:sz="4" w:space="0" w:color="auto"/>
              <w:right w:val="single" w:sz="4" w:space="0" w:color="auto"/>
            </w:tcBorders>
            <w:vAlign w:val="bottom"/>
          </w:tcPr>
          <w:p w14:paraId="631180FC" w14:textId="625371FB" w:rsidR="003A6FF9" w:rsidRPr="003F4127" w:rsidRDefault="003A6F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Central DHW System Distribution Type</w:t>
            </w:r>
          </w:p>
        </w:tc>
        <w:tc>
          <w:tcPr>
            <w:tcW w:w="4233" w:type="dxa"/>
            <w:tcBorders>
              <w:top w:val="single" w:sz="4" w:space="0" w:color="auto"/>
              <w:left w:val="single" w:sz="4" w:space="0" w:color="auto"/>
              <w:bottom w:val="single" w:sz="4" w:space="0" w:color="auto"/>
              <w:right w:val="single" w:sz="4" w:space="0" w:color="auto"/>
            </w:tcBorders>
            <w:vAlign w:val="bottom"/>
          </w:tcPr>
          <w:p w14:paraId="7BA4E732" w14:textId="3B9D8B47" w:rsidR="003A6FF9" w:rsidRPr="003F4127" w:rsidRDefault="003A6F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Dwelling Unit DHW System</w:t>
            </w:r>
          </w:p>
          <w:p w14:paraId="0046530B" w14:textId="77777777" w:rsidR="003A6FF9" w:rsidRPr="003F4127" w:rsidRDefault="003A6F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F4127">
              <w:rPr>
                <w:rFonts w:eastAsia="Times New Roman" w:cstheme="minorHAnsi"/>
                <w:sz w:val="18"/>
                <w:szCs w:val="20"/>
              </w:rPr>
              <w:t>Distribution Type</w:t>
            </w:r>
          </w:p>
        </w:tc>
      </w:tr>
      <w:tr w:rsidR="00624743" w:rsidRPr="00C071B0" w14:paraId="6AB1D008" w14:textId="77777777" w:rsidTr="003F4127">
        <w:trPr>
          <w:cantSplit/>
          <w:trHeight w:val="144"/>
        </w:trPr>
        <w:tc>
          <w:tcPr>
            <w:tcW w:w="3146" w:type="dxa"/>
            <w:tcBorders>
              <w:top w:val="single" w:sz="4" w:space="0" w:color="auto"/>
              <w:left w:val="single" w:sz="4" w:space="0" w:color="auto"/>
              <w:bottom w:val="single" w:sz="4" w:space="0" w:color="auto"/>
              <w:right w:val="single" w:sz="4" w:space="0" w:color="auto"/>
            </w:tcBorders>
            <w:vAlign w:val="center"/>
          </w:tcPr>
          <w:p w14:paraId="272EA9DA" w14:textId="77777777" w:rsidR="003A6FF9" w:rsidRPr="003F4127" w:rsidRDefault="003A6FF9" w:rsidP="00B8409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c>
          <w:tcPr>
            <w:tcW w:w="3417" w:type="dxa"/>
            <w:tcBorders>
              <w:top w:val="single" w:sz="4" w:space="0" w:color="auto"/>
              <w:left w:val="single" w:sz="4" w:space="0" w:color="auto"/>
              <w:bottom w:val="single" w:sz="4" w:space="0" w:color="auto"/>
              <w:right w:val="single" w:sz="4" w:space="0" w:color="auto"/>
            </w:tcBorders>
          </w:tcPr>
          <w:p w14:paraId="3482EB35" w14:textId="77777777" w:rsidR="003A6FF9" w:rsidRPr="003F4127" w:rsidRDefault="003A6FF9" w:rsidP="00B8409D">
            <w:pPr>
              <w:keepNext/>
              <w:tabs>
                <w:tab w:val="left" w:pos="2160"/>
                <w:tab w:val="left" w:pos="2700"/>
                <w:tab w:val="left" w:pos="3420"/>
                <w:tab w:val="left" w:pos="3780"/>
                <w:tab w:val="left" w:pos="5760"/>
                <w:tab w:val="left" w:pos="7212"/>
              </w:tabs>
              <w:spacing w:after="0" w:line="240" w:lineRule="auto"/>
              <w:contextualSpacing/>
              <w:jc w:val="center"/>
              <w:rPr>
                <w:rFonts w:eastAsia="Times New Roman" w:cstheme="minorHAnsi"/>
                <w:sz w:val="20"/>
                <w:szCs w:val="20"/>
              </w:rPr>
            </w:pPr>
          </w:p>
        </w:tc>
        <w:tc>
          <w:tcPr>
            <w:tcW w:w="4233" w:type="dxa"/>
            <w:tcBorders>
              <w:top w:val="single" w:sz="4" w:space="0" w:color="auto"/>
              <w:left w:val="single" w:sz="4" w:space="0" w:color="auto"/>
              <w:bottom w:val="single" w:sz="4" w:space="0" w:color="auto"/>
              <w:right w:val="single" w:sz="4" w:space="0" w:color="auto"/>
            </w:tcBorders>
            <w:vAlign w:val="center"/>
          </w:tcPr>
          <w:p w14:paraId="4436E949" w14:textId="318E2089" w:rsidR="003A6FF9" w:rsidRPr="003F4127" w:rsidRDefault="003A6FF9" w:rsidP="00B8409D">
            <w:pPr>
              <w:keepNext/>
              <w:tabs>
                <w:tab w:val="left" w:pos="2160"/>
                <w:tab w:val="left" w:pos="2700"/>
                <w:tab w:val="left" w:pos="3420"/>
                <w:tab w:val="left" w:pos="3780"/>
                <w:tab w:val="left" w:pos="5760"/>
                <w:tab w:val="left" w:pos="7212"/>
              </w:tabs>
              <w:spacing w:after="0" w:line="240" w:lineRule="auto"/>
              <w:contextualSpacing/>
              <w:jc w:val="center"/>
              <w:rPr>
                <w:rFonts w:eastAsia="Times New Roman" w:cstheme="minorHAnsi"/>
                <w:sz w:val="20"/>
                <w:szCs w:val="20"/>
              </w:rPr>
            </w:pPr>
          </w:p>
        </w:tc>
      </w:tr>
      <w:tr w:rsidR="00624743" w:rsidRPr="00C071B0" w14:paraId="6734B194" w14:textId="77777777" w:rsidTr="003F4127">
        <w:trPr>
          <w:cantSplit/>
          <w:trHeight w:val="144"/>
        </w:trPr>
        <w:tc>
          <w:tcPr>
            <w:tcW w:w="3146" w:type="dxa"/>
            <w:tcBorders>
              <w:top w:val="single" w:sz="4" w:space="0" w:color="auto"/>
              <w:left w:val="single" w:sz="4" w:space="0" w:color="auto"/>
              <w:bottom w:val="single" w:sz="4" w:space="0" w:color="auto"/>
              <w:right w:val="single" w:sz="4" w:space="0" w:color="auto"/>
            </w:tcBorders>
            <w:vAlign w:val="center"/>
          </w:tcPr>
          <w:p w14:paraId="4286B3C0" w14:textId="77777777" w:rsidR="003A6FF9" w:rsidRPr="003F4127" w:rsidRDefault="003A6FF9" w:rsidP="00B8409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c>
          <w:tcPr>
            <w:tcW w:w="3417" w:type="dxa"/>
            <w:tcBorders>
              <w:top w:val="single" w:sz="4" w:space="0" w:color="auto"/>
              <w:left w:val="single" w:sz="4" w:space="0" w:color="auto"/>
              <w:bottom w:val="single" w:sz="4" w:space="0" w:color="auto"/>
              <w:right w:val="single" w:sz="4" w:space="0" w:color="auto"/>
            </w:tcBorders>
          </w:tcPr>
          <w:p w14:paraId="3C074F0D" w14:textId="77777777" w:rsidR="003A6FF9" w:rsidRPr="003F4127" w:rsidRDefault="003A6FF9" w:rsidP="00B8409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c>
          <w:tcPr>
            <w:tcW w:w="4233" w:type="dxa"/>
            <w:tcBorders>
              <w:top w:val="single" w:sz="4" w:space="0" w:color="auto"/>
              <w:left w:val="single" w:sz="4" w:space="0" w:color="auto"/>
              <w:bottom w:val="single" w:sz="4" w:space="0" w:color="auto"/>
              <w:right w:val="single" w:sz="4" w:space="0" w:color="auto"/>
            </w:tcBorders>
            <w:vAlign w:val="center"/>
          </w:tcPr>
          <w:p w14:paraId="44AA955B" w14:textId="1D861604" w:rsidR="003A6FF9" w:rsidRPr="003F4127" w:rsidRDefault="003A6FF9" w:rsidP="00B8409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r>
    </w:tbl>
    <w:p w14:paraId="38518F87" w14:textId="77777777" w:rsidR="00FF7439" w:rsidRPr="003F4127" w:rsidRDefault="00FF7439">
      <w:pPr>
        <w:rPr>
          <w:rFonts w:cstheme="minorHAnsi"/>
          <w:sz w:val="20"/>
          <w:szCs w:val="20"/>
        </w:rPr>
      </w:pPr>
    </w:p>
    <w:p w14:paraId="6C9BB0D5" w14:textId="4D556238" w:rsidR="008C11E5" w:rsidRPr="003F4127" w:rsidRDefault="008C11E5">
      <w:pPr>
        <w:rPr>
          <w:rFonts w:cstheme="minorHAnsi"/>
          <w:sz w:val="20"/>
          <w:szCs w:val="20"/>
        </w:rPr>
      </w:pPr>
    </w:p>
    <w:p w14:paraId="5FA5CA9F" w14:textId="77777777" w:rsidR="00DA1E2A" w:rsidRPr="003F4127" w:rsidRDefault="00DA1E2A">
      <w:pPr>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0"/>
      </w:tblGrid>
      <w:tr w:rsidR="004359DD" w:rsidRPr="00C071B0" w14:paraId="3A55591F" w14:textId="77777777" w:rsidTr="003F4127">
        <w:trPr>
          <w:trHeight w:val="144"/>
        </w:trPr>
        <w:tc>
          <w:tcPr>
            <w:tcW w:w="10790" w:type="dxa"/>
            <w:gridSpan w:val="2"/>
          </w:tcPr>
          <w:p w14:paraId="6C74079F" w14:textId="42325E7A" w:rsidR="004359DD" w:rsidRPr="00D42D0F" w:rsidRDefault="00866555">
            <w:pPr>
              <w:keepNext/>
              <w:spacing w:after="0" w:line="240" w:lineRule="auto"/>
              <w:jc w:val="both"/>
              <w:rPr>
                <w:rFonts w:eastAsia="Calibri" w:cstheme="minorHAnsi"/>
                <w:sz w:val="20"/>
                <w:szCs w:val="20"/>
              </w:rPr>
            </w:pPr>
            <w:r w:rsidRPr="00405CF9">
              <w:rPr>
                <w:rFonts w:eastAsia="Calibri" w:cstheme="minorHAnsi"/>
                <w:b/>
                <w:sz w:val="20"/>
                <w:szCs w:val="20"/>
              </w:rPr>
              <w:lastRenderedPageBreak/>
              <w:t>F</w:t>
            </w:r>
            <w:r w:rsidR="004359DD" w:rsidRPr="00405CF9">
              <w:rPr>
                <w:rFonts w:eastAsia="Calibri" w:cstheme="minorHAnsi"/>
                <w:b/>
                <w:sz w:val="20"/>
                <w:szCs w:val="20"/>
              </w:rPr>
              <w:t xml:space="preserve">. </w:t>
            </w:r>
            <w:r w:rsidR="004359DD" w:rsidRPr="00D42D0F">
              <w:rPr>
                <w:rFonts w:eastAsia="Calibri" w:cstheme="minorHAnsi"/>
                <w:b/>
                <w:sz w:val="20"/>
                <w:szCs w:val="20"/>
              </w:rPr>
              <w:t>Mandatory Requirements for All Central Domestic Hot Water Systems</w:t>
            </w:r>
          </w:p>
        </w:tc>
      </w:tr>
      <w:tr w:rsidR="004359DD" w:rsidRPr="00C071B0" w14:paraId="72A4087F" w14:textId="77777777" w:rsidTr="003F4127">
        <w:trPr>
          <w:trHeight w:val="144"/>
        </w:trPr>
        <w:tc>
          <w:tcPr>
            <w:tcW w:w="590" w:type="dxa"/>
            <w:vAlign w:val="center"/>
          </w:tcPr>
          <w:p w14:paraId="7748C590" w14:textId="77777777" w:rsidR="004359DD" w:rsidRPr="003F4127" w:rsidRDefault="004359DD" w:rsidP="004359DD">
            <w:pPr>
              <w:keepNext/>
              <w:spacing w:after="0" w:line="240" w:lineRule="auto"/>
              <w:jc w:val="center"/>
              <w:rPr>
                <w:rFonts w:eastAsia="Calibri" w:cstheme="minorHAnsi"/>
                <w:sz w:val="18"/>
                <w:szCs w:val="20"/>
              </w:rPr>
            </w:pPr>
            <w:r w:rsidRPr="003F4127">
              <w:rPr>
                <w:rFonts w:eastAsia="Calibri" w:cstheme="minorHAnsi"/>
                <w:sz w:val="18"/>
                <w:szCs w:val="20"/>
              </w:rPr>
              <w:t>01</w:t>
            </w:r>
          </w:p>
        </w:tc>
        <w:tc>
          <w:tcPr>
            <w:tcW w:w="10200" w:type="dxa"/>
          </w:tcPr>
          <w:p w14:paraId="3DD01435" w14:textId="77777777" w:rsidR="004359DD" w:rsidRPr="003F4127" w:rsidRDefault="004359DD" w:rsidP="004359DD">
            <w:pPr>
              <w:keepNext/>
              <w:autoSpaceDE w:val="0"/>
              <w:autoSpaceDN w:val="0"/>
              <w:adjustRightInd w:val="0"/>
              <w:spacing w:after="0" w:line="240" w:lineRule="auto"/>
              <w:rPr>
                <w:rFonts w:eastAsia="Calibri" w:cstheme="minorHAnsi"/>
                <w:sz w:val="18"/>
                <w:szCs w:val="20"/>
              </w:rPr>
            </w:pPr>
            <w:r w:rsidRPr="003F4127">
              <w:rPr>
                <w:rFonts w:eastAsia="Calibri" w:cstheme="minorHAnsi"/>
                <w:bCs/>
                <w:sz w:val="18"/>
                <w:szCs w:val="20"/>
              </w:rPr>
              <w:t>On systems that have a total capacity greater than 167,000 Btu/</w:t>
            </w:r>
            <w:proofErr w:type="spellStart"/>
            <w:r w:rsidRPr="003F4127">
              <w:rPr>
                <w:rFonts w:eastAsia="Calibri" w:cstheme="minorHAnsi"/>
                <w:bCs/>
                <w:sz w:val="18"/>
                <w:szCs w:val="20"/>
              </w:rPr>
              <w:t>hr</w:t>
            </w:r>
            <w:proofErr w:type="spellEnd"/>
            <w:r w:rsidRPr="003F4127">
              <w:rPr>
                <w:rFonts w:eastAsia="Calibri" w:cstheme="minorHAnsi"/>
                <w:bCs/>
                <w:sz w:val="18"/>
                <w:szCs w:val="20"/>
              </w:rPr>
              <w:t xml:space="preserve">, outlets that require higher than service water temperatures as listed in the ASHRAE Handbook </w:t>
            </w:r>
            <w:r w:rsidRPr="003F4127">
              <w:rPr>
                <w:rFonts w:eastAsia="Calibri" w:cstheme="minorHAnsi"/>
                <w:sz w:val="18"/>
                <w:szCs w:val="20"/>
              </w:rPr>
              <w:t>have separate remote heaters, heat exchangers, or boosters to supply the outlet with the higher temperature</w:t>
            </w:r>
            <w:r w:rsidRPr="003F4127">
              <w:rPr>
                <w:rFonts w:eastAsia="Calibri" w:cstheme="minorHAnsi"/>
                <w:bCs/>
                <w:sz w:val="18"/>
                <w:szCs w:val="20"/>
              </w:rPr>
              <w:t>.  (Section 110.3 (c)1)</w:t>
            </w:r>
          </w:p>
        </w:tc>
      </w:tr>
      <w:tr w:rsidR="004359DD" w:rsidRPr="00C071B0" w14:paraId="2DBE74F8" w14:textId="77777777" w:rsidTr="003F4127">
        <w:trPr>
          <w:trHeight w:val="144"/>
        </w:trPr>
        <w:tc>
          <w:tcPr>
            <w:tcW w:w="590" w:type="dxa"/>
            <w:vAlign w:val="center"/>
          </w:tcPr>
          <w:p w14:paraId="19E6E8C6" w14:textId="77777777" w:rsidR="004359DD" w:rsidRPr="003F4127" w:rsidRDefault="004359DD" w:rsidP="004359DD">
            <w:pPr>
              <w:keepNext/>
              <w:spacing w:after="0" w:line="240" w:lineRule="auto"/>
              <w:jc w:val="center"/>
              <w:rPr>
                <w:rFonts w:eastAsia="Calibri" w:cstheme="minorHAnsi"/>
                <w:sz w:val="18"/>
                <w:szCs w:val="20"/>
              </w:rPr>
            </w:pPr>
            <w:r w:rsidRPr="003F4127">
              <w:rPr>
                <w:rFonts w:eastAsia="Calibri" w:cstheme="minorHAnsi"/>
                <w:sz w:val="18"/>
                <w:szCs w:val="20"/>
              </w:rPr>
              <w:t>02</w:t>
            </w:r>
          </w:p>
        </w:tc>
        <w:tc>
          <w:tcPr>
            <w:tcW w:w="10200" w:type="dxa"/>
          </w:tcPr>
          <w:p w14:paraId="4A7CB87D" w14:textId="77777777" w:rsidR="004359DD" w:rsidRPr="003F4127" w:rsidRDefault="004359DD" w:rsidP="004359DD">
            <w:pPr>
              <w:keepNext/>
              <w:autoSpaceDE w:val="0"/>
              <w:autoSpaceDN w:val="0"/>
              <w:adjustRightInd w:val="0"/>
              <w:spacing w:after="0" w:line="240" w:lineRule="auto"/>
              <w:rPr>
                <w:rFonts w:eastAsia="Calibri" w:cstheme="minorHAnsi"/>
                <w:sz w:val="18"/>
                <w:szCs w:val="20"/>
              </w:rPr>
            </w:pPr>
            <w:r w:rsidRPr="003F4127">
              <w:rPr>
                <w:rFonts w:eastAsia="Calibri" w:cstheme="minorHAnsi"/>
                <w:sz w:val="18"/>
                <w:szCs w:val="20"/>
              </w:rPr>
              <w:t>Systems with circulating pumps or with electrical heat trace systems shall be capable of automatically turning off the system.  (Section 110.3(c)2).</w:t>
            </w:r>
          </w:p>
        </w:tc>
      </w:tr>
      <w:tr w:rsidR="00984616" w:rsidRPr="00C071B0" w:rsidDel="00E41D1D" w14:paraId="5FB3A2BC" w14:textId="77777777" w:rsidTr="003F4127">
        <w:trPr>
          <w:trHeight w:val="144"/>
        </w:trPr>
        <w:tc>
          <w:tcPr>
            <w:tcW w:w="590" w:type="dxa"/>
            <w:vAlign w:val="center"/>
          </w:tcPr>
          <w:p w14:paraId="7E9A1499" w14:textId="79F32596" w:rsidR="00984616" w:rsidRPr="003F4127" w:rsidRDefault="00984616" w:rsidP="004359DD">
            <w:pPr>
              <w:keepNext/>
              <w:spacing w:after="0" w:line="240" w:lineRule="auto"/>
              <w:jc w:val="center"/>
              <w:rPr>
                <w:rFonts w:eastAsia="Calibri" w:cstheme="minorHAnsi"/>
                <w:sz w:val="18"/>
                <w:szCs w:val="20"/>
              </w:rPr>
            </w:pPr>
            <w:r w:rsidRPr="003F4127">
              <w:rPr>
                <w:rFonts w:eastAsia="Calibri" w:cstheme="minorHAnsi"/>
                <w:sz w:val="18"/>
                <w:szCs w:val="20"/>
              </w:rPr>
              <w:t>03</w:t>
            </w:r>
          </w:p>
        </w:tc>
        <w:tc>
          <w:tcPr>
            <w:tcW w:w="10200" w:type="dxa"/>
          </w:tcPr>
          <w:p w14:paraId="78152EDC" w14:textId="0F34A219" w:rsidR="00984616" w:rsidRPr="003F4127" w:rsidRDefault="000B11DA" w:rsidP="004359DD">
            <w:pPr>
              <w:keepNext/>
              <w:autoSpaceDE w:val="0"/>
              <w:autoSpaceDN w:val="0"/>
              <w:adjustRightInd w:val="0"/>
              <w:spacing w:after="0" w:line="240" w:lineRule="auto"/>
              <w:rPr>
                <w:rFonts w:eastAsia="Calibri" w:cstheme="minorHAnsi"/>
                <w:bCs/>
                <w:sz w:val="18"/>
                <w:szCs w:val="20"/>
              </w:rPr>
            </w:pPr>
            <w:r w:rsidRPr="000B11DA">
              <w:rPr>
                <w:rFonts w:eastAsia="Calibri" w:cstheme="minorHAnsi"/>
                <w:bCs/>
                <w:sz w:val="18"/>
                <w:szCs w:val="20"/>
              </w:rPr>
              <w:t>Unfired storage tanks are insulated with an external R-12 or combination of R-16 internal and external Insulation. (Section 110.3(c)4).</w:t>
            </w:r>
          </w:p>
        </w:tc>
      </w:tr>
      <w:tr w:rsidR="00984616" w:rsidRPr="00C071B0" w14:paraId="2C8D34E0" w14:textId="77777777" w:rsidTr="003F4127">
        <w:trPr>
          <w:trHeight w:val="144"/>
        </w:trPr>
        <w:tc>
          <w:tcPr>
            <w:tcW w:w="590" w:type="dxa"/>
            <w:vAlign w:val="center"/>
          </w:tcPr>
          <w:p w14:paraId="0976E708" w14:textId="52920B09" w:rsidR="00984616" w:rsidRPr="003F4127" w:rsidRDefault="00984616" w:rsidP="004359DD">
            <w:pPr>
              <w:keepNext/>
              <w:spacing w:after="0" w:line="240" w:lineRule="auto"/>
              <w:jc w:val="center"/>
              <w:rPr>
                <w:rFonts w:eastAsia="Calibri" w:cstheme="minorHAnsi"/>
                <w:sz w:val="18"/>
                <w:szCs w:val="20"/>
              </w:rPr>
            </w:pPr>
            <w:r w:rsidRPr="003F4127">
              <w:rPr>
                <w:rFonts w:eastAsia="Calibri" w:cstheme="minorHAnsi"/>
                <w:sz w:val="18"/>
                <w:szCs w:val="20"/>
              </w:rPr>
              <w:t>04</w:t>
            </w:r>
          </w:p>
        </w:tc>
        <w:tc>
          <w:tcPr>
            <w:tcW w:w="10200" w:type="dxa"/>
          </w:tcPr>
          <w:p w14:paraId="504F8FD5" w14:textId="56FBBA36" w:rsidR="00984616" w:rsidRPr="003F4127" w:rsidRDefault="00984616" w:rsidP="004359DD">
            <w:pPr>
              <w:keepNext/>
              <w:autoSpaceDE w:val="0"/>
              <w:autoSpaceDN w:val="0"/>
              <w:adjustRightInd w:val="0"/>
              <w:spacing w:after="0" w:line="240" w:lineRule="auto"/>
              <w:rPr>
                <w:rFonts w:eastAsia="Calibri" w:cstheme="minorHAnsi"/>
                <w:bCs/>
                <w:sz w:val="18"/>
                <w:szCs w:val="20"/>
              </w:rPr>
            </w:pPr>
            <w:r w:rsidRPr="003F4127">
              <w:rPr>
                <w:rFonts w:eastAsia="Calibri" w:cstheme="minorHAnsi"/>
                <w:bCs/>
                <w:sz w:val="18"/>
                <w:szCs w:val="20"/>
              </w:rPr>
              <w:t>Recirculation loop</w:t>
            </w:r>
            <w:r w:rsidR="00717E5C">
              <w:rPr>
                <w:rFonts w:eastAsia="Calibri" w:cstheme="minorHAnsi"/>
                <w:bCs/>
                <w:sz w:val="18"/>
                <w:szCs w:val="20"/>
              </w:rPr>
              <w:t>s</w:t>
            </w:r>
            <w:r w:rsidRPr="003F4127">
              <w:rPr>
                <w:rFonts w:eastAsia="Calibri" w:cstheme="minorHAnsi"/>
                <w:bCs/>
                <w:sz w:val="18"/>
                <w:szCs w:val="20"/>
              </w:rPr>
              <w:t xml:space="preserve"> shall meet the following requirements:</w:t>
            </w:r>
          </w:p>
          <w:p w14:paraId="174DB8AC" w14:textId="47EE231A" w:rsidR="00984616" w:rsidRPr="003F4127" w:rsidRDefault="00984616" w:rsidP="00832621">
            <w:pPr>
              <w:keepNext/>
              <w:numPr>
                <w:ilvl w:val="1"/>
                <w:numId w:val="8"/>
              </w:numPr>
              <w:autoSpaceDE w:val="0"/>
              <w:autoSpaceDN w:val="0"/>
              <w:adjustRightInd w:val="0"/>
              <w:spacing w:after="0" w:line="240" w:lineRule="auto"/>
              <w:ind w:left="556" w:hanging="270"/>
              <w:contextualSpacing/>
              <w:rPr>
                <w:rFonts w:eastAsia="Calibri" w:cstheme="minorHAnsi"/>
                <w:bCs/>
                <w:sz w:val="18"/>
                <w:szCs w:val="20"/>
              </w:rPr>
            </w:pPr>
            <w:r w:rsidRPr="003F4127">
              <w:rPr>
                <w:rFonts w:eastAsia="Calibri" w:cstheme="minorHAnsi"/>
                <w:bCs/>
                <w:sz w:val="18"/>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3F4127">
              <w:rPr>
                <w:rFonts w:eastAsia="Calibri" w:cstheme="minorHAnsi"/>
                <w:sz w:val="18"/>
                <w:szCs w:val="20"/>
              </w:rPr>
              <w:t>Section 110.3(c)</w:t>
            </w:r>
            <w:r w:rsidR="0008675E" w:rsidRPr="003F4127">
              <w:rPr>
                <w:rFonts w:eastAsia="Calibri" w:cstheme="minorHAnsi"/>
                <w:sz w:val="18"/>
                <w:szCs w:val="20"/>
              </w:rPr>
              <w:t xml:space="preserve"> </w:t>
            </w:r>
            <w:r w:rsidRPr="003F4127">
              <w:rPr>
                <w:rFonts w:eastAsia="Calibri" w:cstheme="minorHAnsi"/>
                <w:sz w:val="18"/>
                <w:szCs w:val="20"/>
              </w:rPr>
              <w:t>4A).</w:t>
            </w:r>
          </w:p>
          <w:p w14:paraId="1BB24D3E" w14:textId="77777777" w:rsidR="00984616" w:rsidRPr="003F4127" w:rsidRDefault="00984616" w:rsidP="00832621">
            <w:pPr>
              <w:keepNext/>
              <w:numPr>
                <w:ilvl w:val="1"/>
                <w:numId w:val="8"/>
              </w:numPr>
              <w:autoSpaceDE w:val="0"/>
              <w:autoSpaceDN w:val="0"/>
              <w:adjustRightInd w:val="0"/>
              <w:spacing w:after="0" w:line="240" w:lineRule="auto"/>
              <w:ind w:left="556" w:hanging="270"/>
              <w:contextualSpacing/>
              <w:rPr>
                <w:rFonts w:eastAsia="Calibri" w:cstheme="minorHAnsi"/>
                <w:sz w:val="18"/>
                <w:szCs w:val="20"/>
              </w:rPr>
            </w:pPr>
            <w:r w:rsidRPr="003F4127">
              <w:rPr>
                <w:rFonts w:eastAsia="Calibri" w:cstheme="minorHAnsi"/>
                <w:sz w:val="18"/>
                <w:szCs w:val="20"/>
              </w:rPr>
              <w:t>A check valve is located between the recirculation pump and the water heater. (Section 110.3(c)4B).</w:t>
            </w:r>
          </w:p>
          <w:p w14:paraId="224A0430" w14:textId="30C54EF2" w:rsidR="00984616" w:rsidRPr="003F4127" w:rsidRDefault="00984616" w:rsidP="00832621">
            <w:pPr>
              <w:keepNext/>
              <w:numPr>
                <w:ilvl w:val="1"/>
                <w:numId w:val="8"/>
              </w:numPr>
              <w:autoSpaceDE w:val="0"/>
              <w:autoSpaceDN w:val="0"/>
              <w:adjustRightInd w:val="0"/>
              <w:spacing w:after="0" w:line="240" w:lineRule="auto"/>
              <w:ind w:left="556" w:hanging="270"/>
              <w:contextualSpacing/>
              <w:rPr>
                <w:rFonts w:eastAsia="Calibri" w:cstheme="minorHAnsi"/>
                <w:bCs/>
                <w:sz w:val="18"/>
                <w:szCs w:val="20"/>
              </w:rPr>
            </w:pPr>
            <w:r w:rsidRPr="003F4127">
              <w:rPr>
                <w:rFonts w:eastAsia="Calibri" w:cstheme="minorHAnsi"/>
                <w:sz w:val="18"/>
                <w:szCs w:val="20"/>
              </w:rPr>
              <w:t xml:space="preserve">A hose bib is installed between the pump and the water heating equipment with an isolation valve between the hose bib and the water heating equipment. </w:t>
            </w:r>
            <w:r w:rsidR="00717E5C">
              <w:rPr>
                <w:rFonts w:eastAsia="Calibri" w:cstheme="minorHAnsi"/>
                <w:sz w:val="18"/>
                <w:szCs w:val="20"/>
              </w:rPr>
              <w:t xml:space="preserve">(Section </w:t>
            </w:r>
            <w:r w:rsidRPr="003F4127">
              <w:rPr>
                <w:rFonts w:eastAsia="Calibri" w:cstheme="minorHAnsi"/>
                <w:sz w:val="18"/>
                <w:szCs w:val="20"/>
              </w:rPr>
              <w:t>110.3(c)</w:t>
            </w:r>
            <w:r w:rsidR="0008675E" w:rsidRPr="003F4127">
              <w:rPr>
                <w:rFonts w:eastAsia="Calibri" w:cstheme="minorHAnsi"/>
                <w:sz w:val="18"/>
                <w:szCs w:val="20"/>
              </w:rPr>
              <w:t xml:space="preserve"> </w:t>
            </w:r>
            <w:r w:rsidRPr="003F4127">
              <w:rPr>
                <w:rFonts w:eastAsia="Calibri" w:cstheme="minorHAnsi"/>
                <w:sz w:val="18"/>
                <w:szCs w:val="20"/>
              </w:rPr>
              <w:t>4C).</w:t>
            </w:r>
          </w:p>
          <w:p w14:paraId="0C8F75EA" w14:textId="48E108B2" w:rsidR="00984616" w:rsidRPr="003F4127" w:rsidRDefault="00984616" w:rsidP="00832621">
            <w:pPr>
              <w:keepNext/>
              <w:numPr>
                <w:ilvl w:val="1"/>
                <w:numId w:val="8"/>
              </w:numPr>
              <w:autoSpaceDE w:val="0"/>
              <w:autoSpaceDN w:val="0"/>
              <w:adjustRightInd w:val="0"/>
              <w:spacing w:after="0" w:line="240" w:lineRule="auto"/>
              <w:ind w:left="556" w:hanging="270"/>
              <w:contextualSpacing/>
              <w:rPr>
                <w:rFonts w:eastAsia="Calibri" w:cstheme="minorHAnsi"/>
                <w:bCs/>
                <w:sz w:val="18"/>
                <w:szCs w:val="20"/>
              </w:rPr>
            </w:pPr>
            <w:r w:rsidRPr="003F4127">
              <w:rPr>
                <w:rFonts w:eastAsia="Calibri" w:cstheme="minorHAnsi"/>
                <w:sz w:val="18"/>
                <w:szCs w:val="20"/>
              </w:rPr>
              <w:t xml:space="preserve">Isolation valves shall be installed on both sides of the pump, of which the valve </w:t>
            </w:r>
            <w:r w:rsidR="00E5135C">
              <w:rPr>
                <w:rFonts w:eastAsia="Calibri" w:cstheme="minorHAnsi"/>
                <w:sz w:val="18"/>
                <w:szCs w:val="20"/>
              </w:rPr>
              <w:t xml:space="preserve">required in 110.3(c)4C </w:t>
            </w:r>
            <w:r w:rsidRPr="003F4127">
              <w:rPr>
                <w:rFonts w:eastAsia="Calibri" w:cstheme="minorHAnsi"/>
                <w:sz w:val="18"/>
                <w:szCs w:val="20"/>
              </w:rPr>
              <w:t xml:space="preserve">can be one. </w:t>
            </w:r>
            <w:r w:rsidR="00717E5C">
              <w:rPr>
                <w:rFonts w:eastAsia="Calibri" w:cstheme="minorHAnsi"/>
                <w:sz w:val="18"/>
                <w:szCs w:val="20"/>
              </w:rPr>
              <w:t xml:space="preserve">(Section </w:t>
            </w:r>
            <w:r w:rsidRPr="003F4127">
              <w:rPr>
                <w:rFonts w:eastAsia="Calibri" w:cstheme="minorHAnsi"/>
                <w:sz w:val="18"/>
                <w:szCs w:val="20"/>
              </w:rPr>
              <w:t>110.3(c)4D</w:t>
            </w:r>
            <w:r w:rsidR="00717E5C">
              <w:rPr>
                <w:rFonts w:eastAsia="Calibri" w:cstheme="minorHAnsi"/>
                <w:sz w:val="18"/>
                <w:szCs w:val="20"/>
              </w:rPr>
              <w:t>).</w:t>
            </w:r>
          </w:p>
          <w:p w14:paraId="76AB48A1" w14:textId="7E4BD350" w:rsidR="00984616" w:rsidRPr="003F4127" w:rsidRDefault="00984616" w:rsidP="00832621">
            <w:pPr>
              <w:keepNext/>
              <w:numPr>
                <w:ilvl w:val="1"/>
                <w:numId w:val="8"/>
              </w:numPr>
              <w:autoSpaceDE w:val="0"/>
              <w:autoSpaceDN w:val="0"/>
              <w:adjustRightInd w:val="0"/>
              <w:spacing w:after="0" w:line="240" w:lineRule="auto"/>
              <w:ind w:left="556" w:hanging="270"/>
              <w:contextualSpacing/>
              <w:rPr>
                <w:rFonts w:eastAsia="Calibri" w:cstheme="minorHAnsi"/>
                <w:bCs/>
                <w:sz w:val="18"/>
                <w:szCs w:val="20"/>
              </w:rPr>
            </w:pPr>
            <w:r w:rsidRPr="003F4127">
              <w:rPr>
                <w:rFonts w:eastAsia="Calibri" w:cstheme="minorHAnsi"/>
                <w:sz w:val="18"/>
                <w:szCs w:val="20"/>
              </w:rPr>
              <w:t xml:space="preserve">The </w:t>
            </w:r>
            <w:proofErr w:type="gramStart"/>
            <w:r w:rsidRPr="003F4127">
              <w:rPr>
                <w:rFonts w:eastAsia="Calibri" w:cstheme="minorHAnsi"/>
                <w:sz w:val="18"/>
                <w:szCs w:val="20"/>
              </w:rPr>
              <w:t>cold water</w:t>
            </w:r>
            <w:proofErr w:type="gramEnd"/>
            <w:r w:rsidRPr="003F4127">
              <w:rPr>
                <w:rFonts w:eastAsia="Calibri" w:cstheme="minorHAnsi"/>
                <w:sz w:val="18"/>
                <w:szCs w:val="20"/>
              </w:rPr>
              <w:t xml:space="preserve"> piping and the recirculation loop piping shall not be connected to the hot water storage tank drain port. </w:t>
            </w:r>
            <w:r w:rsidR="00717E5C">
              <w:rPr>
                <w:rFonts w:eastAsia="Calibri" w:cstheme="minorHAnsi"/>
                <w:sz w:val="18"/>
                <w:szCs w:val="20"/>
              </w:rPr>
              <w:t xml:space="preserve">(Section </w:t>
            </w:r>
            <w:r w:rsidRPr="003F4127">
              <w:rPr>
                <w:rFonts w:eastAsia="Calibri" w:cstheme="minorHAnsi"/>
                <w:sz w:val="18"/>
                <w:szCs w:val="20"/>
              </w:rPr>
              <w:t>110.3(c)4E</w:t>
            </w:r>
            <w:r w:rsidR="00717E5C">
              <w:rPr>
                <w:rFonts w:eastAsia="Calibri" w:cstheme="minorHAnsi"/>
                <w:sz w:val="18"/>
                <w:szCs w:val="20"/>
              </w:rPr>
              <w:t>).</w:t>
            </w:r>
          </w:p>
          <w:p w14:paraId="6E3CC638" w14:textId="183278C8" w:rsidR="00984616" w:rsidRPr="003F4127" w:rsidRDefault="00984616" w:rsidP="00832621">
            <w:pPr>
              <w:keepNext/>
              <w:numPr>
                <w:ilvl w:val="1"/>
                <w:numId w:val="8"/>
              </w:numPr>
              <w:autoSpaceDE w:val="0"/>
              <w:autoSpaceDN w:val="0"/>
              <w:adjustRightInd w:val="0"/>
              <w:spacing w:after="0" w:line="240" w:lineRule="auto"/>
              <w:ind w:left="556" w:hanging="270"/>
              <w:contextualSpacing/>
              <w:rPr>
                <w:rFonts w:eastAsia="Calibri" w:cstheme="minorHAnsi"/>
                <w:sz w:val="18"/>
                <w:szCs w:val="20"/>
              </w:rPr>
            </w:pPr>
            <w:r w:rsidRPr="003F4127">
              <w:rPr>
                <w:rFonts w:eastAsia="Calibri" w:cstheme="minorHAnsi"/>
                <w:sz w:val="18"/>
                <w:szCs w:val="20"/>
              </w:rPr>
              <w:t xml:space="preserve">A check valve shall be installed on the </w:t>
            </w:r>
            <w:proofErr w:type="gramStart"/>
            <w:r w:rsidRPr="003F4127">
              <w:rPr>
                <w:rFonts w:eastAsia="Calibri" w:cstheme="minorHAnsi"/>
                <w:sz w:val="18"/>
                <w:szCs w:val="20"/>
              </w:rPr>
              <w:t>cold water</w:t>
            </w:r>
            <w:proofErr w:type="gramEnd"/>
            <w:r w:rsidRPr="003F4127">
              <w:rPr>
                <w:rFonts w:eastAsia="Calibri" w:cstheme="minorHAnsi"/>
                <w:sz w:val="18"/>
                <w:szCs w:val="20"/>
              </w:rPr>
              <w:t xml:space="preserve"> supply line between the hot water system and the next closest tee on the cold water supply line. </w:t>
            </w:r>
            <w:r w:rsidR="00717E5C">
              <w:rPr>
                <w:rFonts w:eastAsia="Calibri" w:cstheme="minorHAnsi"/>
                <w:sz w:val="18"/>
                <w:szCs w:val="20"/>
              </w:rPr>
              <w:t xml:space="preserve">(Section </w:t>
            </w:r>
            <w:r w:rsidRPr="003F4127">
              <w:rPr>
                <w:rFonts w:eastAsia="Calibri" w:cstheme="minorHAnsi"/>
                <w:sz w:val="18"/>
                <w:szCs w:val="20"/>
              </w:rPr>
              <w:t>110.3(c)</w:t>
            </w:r>
            <w:r w:rsidR="0008675E" w:rsidRPr="003F4127">
              <w:rPr>
                <w:rFonts w:eastAsia="Calibri" w:cstheme="minorHAnsi"/>
                <w:sz w:val="18"/>
                <w:szCs w:val="20"/>
              </w:rPr>
              <w:t xml:space="preserve"> </w:t>
            </w:r>
            <w:r w:rsidRPr="003F4127">
              <w:rPr>
                <w:rFonts w:eastAsia="Calibri" w:cstheme="minorHAnsi"/>
                <w:sz w:val="18"/>
                <w:szCs w:val="20"/>
              </w:rPr>
              <w:t>4F</w:t>
            </w:r>
            <w:r w:rsidR="00717E5C">
              <w:rPr>
                <w:rFonts w:eastAsia="Calibri" w:cstheme="minorHAnsi"/>
                <w:sz w:val="18"/>
                <w:szCs w:val="20"/>
              </w:rPr>
              <w:t>)</w:t>
            </w:r>
            <w:r w:rsidRPr="003F4127">
              <w:rPr>
                <w:rFonts w:eastAsia="Calibri" w:cstheme="minorHAnsi"/>
                <w:bCs/>
                <w:sz w:val="18"/>
                <w:szCs w:val="20"/>
              </w:rPr>
              <w:t>.</w:t>
            </w:r>
          </w:p>
        </w:tc>
      </w:tr>
      <w:tr w:rsidR="00984616" w:rsidRPr="00C071B0" w14:paraId="5F832860" w14:textId="77777777" w:rsidTr="003F4127">
        <w:trPr>
          <w:trHeight w:val="144"/>
        </w:trPr>
        <w:tc>
          <w:tcPr>
            <w:tcW w:w="590" w:type="dxa"/>
            <w:vAlign w:val="center"/>
          </w:tcPr>
          <w:p w14:paraId="403249D2" w14:textId="15879F8B" w:rsidR="00984616" w:rsidRPr="003F4127" w:rsidRDefault="00984616" w:rsidP="004359DD">
            <w:pPr>
              <w:keepNext/>
              <w:spacing w:after="0" w:line="240" w:lineRule="auto"/>
              <w:jc w:val="center"/>
              <w:rPr>
                <w:rFonts w:eastAsia="Calibri" w:cstheme="minorHAnsi"/>
                <w:sz w:val="18"/>
                <w:szCs w:val="20"/>
              </w:rPr>
            </w:pPr>
            <w:r w:rsidRPr="003F4127">
              <w:rPr>
                <w:rFonts w:eastAsia="Calibri" w:cstheme="minorHAnsi"/>
                <w:sz w:val="18"/>
                <w:szCs w:val="20"/>
              </w:rPr>
              <w:t>05</w:t>
            </w:r>
          </w:p>
        </w:tc>
        <w:tc>
          <w:tcPr>
            <w:tcW w:w="10200" w:type="dxa"/>
          </w:tcPr>
          <w:p w14:paraId="19835C93" w14:textId="35925386" w:rsidR="00984616" w:rsidRPr="003F4127" w:rsidRDefault="00984616" w:rsidP="00717E5C">
            <w:pPr>
              <w:keepNext/>
              <w:autoSpaceDE w:val="0"/>
              <w:autoSpaceDN w:val="0"/>
              <w:adjustRightInd w:val="0"/>
              <w:spacing w:after="0" w:line="240" w:lineRule="auto"/>
              <w:rPr>
                <w:rFonts w:eastAsia="Calibri" w:cstheme="minorHAnsi"/>
                <w:bCs/>
                <w:sz w:val="18"/>
                <w:szCs w:val="20"/>
              </w:rPr>
            </w:pPr>
            <w:r w:rsidRPr="003F4127">
              <w:rPr>
                <w:rFonts w:eastAsia="Calibri" w:cstheme="minorHAnsi"/>
                <w:bCs/>
                <w:sz w:val="18"/>
                <w:szCs w:val="20"/>
              </w:rPr>
              <w:t xml:space="preserve">Instantaneous water heaters with an input greater than 6.8 </w:t>
            </w:r>
            <w:proofErr w:type="spellStart"/>
            <w:r w:rsidRPr="003F4127">
              <w:rPr>
                <w:rFonts w:eastAsia="Calibri" w:cstheme="minorHAnsi"/>
                <w:bCs/>
                <w:sz w:val="18"/>
                <w:szCs w:val="20"/>
              </w:rPr>
              <w:t>kB</w:t>
            </w:r>
            <w:r w:rsidR="00717E5C">
              <w:rPr>
                <w:rFonts w:eastAsia="Calibri" w:cstheme="minorHAnsi"/>
                <w:bCs/>
                <w:sz w:val="18"/>
                <w:szCs w:val="20"/>
              </w:rPr>
              <w:t>tu</w:t>
            </w:r>
            <w:proofErr w:type="spellEnd"/>
            <w:r w:rsidRPr="003F4127">
              <w:rPr>
                <w:rFonts w:eastAsia="Calibri" w:cstheme="minorHAnsi"/>
                <w:bCs/>
                <w:sz w:val="18"/>
                <w:szCs w:val="20"/>
              </w:rPr>
              <w:t>/hr</w:t>
            </w:r>
            <w:r w:rsidR="00D226FE" w:rsidRPr="003F4127">
              <w:rPr>
                <w:rFonts w:eastAsia="Calibri" w:cstheme="minorHAnsi"/>
                <w:bCs/>
                <w:sz w:val="18"/>
                <w:szCs w:val="20"/>
              </w:rPr>
              <w:t>.</w:t>
            </w:r>
            <w:r w:rsidRPr="003F4127">
              <w:rPr>
                <w:rFonts w:eastAsia="Calibri" w:cstheme="minorHAnsi"/>
                <w:bCs/>
                <w:sz w:val="18"/>
                <w:szCs w:val="20"/>
              </w:rPr>
              <w:t xml:space="preserve"> (2kW) shall have isolation valves on both the </w:t>
            </w:r>
            <w:proofErr w:type="gramStart"/>
            <w:r w:rsidRPr="003F4127">
              <w:rPr>
                <w:rFonts w:eastAsia="Calibri" w:cstheme="minorHAnsi"/>
                <w:bCs/>
                <w:sz w:val="18"/>
                <w:szCs w:val="20"/>
              </w:rPr>
              <w:t>cold water</w:t>
            </w:r>
            <w:proofErr w:type="gramEnd"/>
            <w:r w:rsidRPr="003F4127">
              <w:rPr>
                <w:rFonts w:eastAsia="Calibri" w:cstheme="minorHAnsi"/>
                <w:bCs/>
                <w:sz w:val="18"/>
                <w:szCs w:val="20"/>
              </w:rPr>
              <w:t xml:space="preserve"> supply and the hot water line. (110.3 (c)</w:t>
            </w:r>
            <w:r w:rsidR="0008675E" w:rsidRPr="003F4127">
              <w:rPr>
                <w:rFonts w:eastAsia="Calibri" w:cstheme="minorHAnsi"/>
                <w:bCs/>
                <w:sz w:val="18"/>
                <w:szCs w:val="20"/>
              </w:rPr>
              <w:t xml:space="preserve"> </w:t>
            </w:r>
            <w:r w:rsidRPr="003F4127">
              <w:rPr>
                <w:rFonts w:eastAsia="Calibri" w:cstheme="minorHAnsi"/>
                <w:bCs/>
                <w:sz w:val="18"/>
                <w:szCs w:val="20"/>
              </w:rPr>
              <w:t>6).</w:t>
            </w:r>
          </w:p>
        </w:tc>
      </w:tr>
      <w:tr w:rsidR="000B11DA" w:rsidRPr="00C071B0" w14:paraId="03860A0E" w14:textId="77777777" w:rsidTr="00061D73">
        <w:trPr>
          <w:trHeight w:val="3656"/>
        </w:trPr>
        <w:tc>
          <w:tcPr>
            <w:tcW w:w="590" w:type="dxa"/>
            <w:vAlign w:val="center"/>
          </w:tcPr>
          <w:p w14:paraId="45B0D4D3" w14:textId="04272ABF" w:rsidR="000B11DA" w:rsidRPr="003F4127" w:rsidRDefault="000B11DA" w:rsidP="000B11DA">
            <w:pPr>
              <w:keepNext/>
              <w:spacing w:after="0" w:line="240" w:lineRule="auto"/>
              <w:jc w:val="center"/>
              <w:rPr>
                <w:rFonts w:eastAsia="Calibri" w:cstheme="minorHAnsi"/>
                <w:sz w:val="18"/>
                <w:szCs w:val="20"/>
              </w:rPr>
            </w:pPr>
            <w:r w:rsidRPr="003F4127">
              <w:rPr>
                <w:rFonts w:eastAsia="Calibri" w:cstheme="minorHAnsi"/>
                <w:sz w:val="18"/>
                <w:szCs w:val="20"/>
              </w:rPr>
              <w:t>06</w:t>
            </w:r>
          </w:p>
        </w:tc>
        <w:tc>
          <w:tcPr>
            <w:tcW w:w="10200" w:type="dxa"/>
            <w:vAlign w:val="center"/>
          </w:tcPr>
          <w:p w14:paraId="7039E1CC" w14:textId="77777777" w:rsidR="000B11DA" w:rsidRPr="00542719" w:rsidRDefault="000B11DA" w:rsidP="000B11DA">
            <w:pPr>
              <w:keepNext/>
              <w:autoSpaceDE w:val="0"/>
              <w:autoSpaceDN w:val="0"/>
              <w:adjustRightInd w:val="0"/>
              <w:spacing w:after="0" w:line="240" w:lineRule="auto"/>
              <w:rPr>
                <w:rFonts w:cstheme="minorHAnsi"/>
                <w:sz w:val="18"/>
                <w:szCs w:val="20"/>
              </w:rPr>
            </w:pPr>
            <w:r w:rsidRPr="00542719">
              <w:rPr>
                <w:rFonts w:cstheme="minorHAnsi"/>
                <w:sz w:val="18"/>
                <w:szCs w:val="20"/>
              </w:rPr>
              <w:t>All domestic hot water piping shall be insulated as specified in Section 609.11 of the California Plumbing Code. In addition, the following piping conditions shall have a minimum insulation wall thickness of 1 inch or a min</w:t>
            </w:r>
            <w:r>
              <w:rPr>
                <w:rFonts w:cstheme="minorHAnsi"/>
                <w:sz w:val="18"/>
                <w:szCs w:val="20"/>
              </w:rPr>
              <w:t xml:space="preserve">imum insulation R-value of 7.7 </w:t>
            </w:r>
            <w:r w:rsidRPr="00542719">
              <w:rPr>
                <w:rFonts w:cstheme="minorHAnsi"/>
                <w:sz w:val="18"/>
                <w:szCs w:val="20"/>
              </w:rPr>
              <w:t>(RA4.4.1)</w:t>
            </w:r>
          </w:p>
          <w:p w14:paraId="77984D36" w14:textId="77777777" w:rsidR="000B11DA" w:rsidRPr="00542719"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 xml:space="preserve">The first 5 feet (1.5 meters) of </w:t>
            </w:r>
            <w:proofErr w:type="gramStart"/>
            <w:r w:rsidRPr="00542719">
              <w:rPr>
                <w:rFonts w:cstheme="minorHAnsi"/>
                <w:sz w:val="18"/>
                <w:szCs w:val="20"/>
              </w:rPr>
              <w:t>cold water</w:t>
            </w:r>
            <w:proofErr w:type="gramEnd"/>
            <w:r w:rsidRPr="00542719">
              <w:rPr>
                <w:rFonts w:cstheme="minorHAnsi"/>
                <w:sz w:val="18"/>
                <w:szCs w:val="20"/>
              </w:rPr>
              <w:t xml:space="preserve"> pipes from the storage tank.</w:t>
            </w:r>
          </w:p>
          <w:p w14:paraId="28D7056F" w14:textId="77777777" w:rsidR="000B11DA" w:rsidRPr="00542719"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All piping with a nominal diameter of 3/4 inch (19 millimeter) and less than 1 inch.</w:t>
            </w:r>
          </w:p>
          <w:p w14:paraId="5BF82DB1" w14:textId="77777777" w:rsidR="000B11DA"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All hot water piping from the heating source to the kitchen fixtures.</w:t>
            </w:r>
          </w:p>
          <w:p w14:paraId="5AFDCC3F" w14:textId="77777777" w:rsidR="000B11DA"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Piping from the heating source to storage tank or between tanks</w:t>
            </w:r>
            <w:r>
              <w:rPr>
                <w:rFonts w:cstheme="minorHAnsi"/>
                <w:sz w:val="18"/>
                <w:szCs w:val="20"/>
              </w:rPr>
              <w:t>.</w:t>
            </w:r>
          </w:p>
          <w:p w14:paraId="55916AC5" w14:textId="77777777" w:rsidR="000B11DA" w:rsidRPr="00542719"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Pr>
                <w:rFonts w:cstheme="minorHAnsi"/>
                <w:sz w:val="18"/>
                <w:szCs w:val="20"/>
              </w:rPr>
              <w:t>All piping associated with a recirculation system.</w:t>
            </w:r>
          </w:p>
          <w:p w14:paraId="46B9F842" w14:textId="77777777" w:rsidR="000B11DA" w:rsidRPr="00542719"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All underground piping.</w:t>
            </w:r>
          </w:p>
          <w:p w14:paraId="6775DD02" w14:textId="77777777" w:rsidR="000B11DA" w:rsidRPr="00061D73" w:rsidRDefault="000B11DA" w:rsidP="00061D73">
            <w:pPr>
              <w:pStyle w:val="ListParagraph"/>
              <w:keepNext/>
              <w:numPr>
                <w:ilvl w:val="1"/>
                <w:numId w:val="21"/>
              </w:numPr>
              <w:autoSpaceDE w:val="0"/>
              <w:autoSpaceDN w:val="0"/>
              <w:adjustRightInd w:val="0"/>
              <w:ind w:left="553" w:hanging="270"/>
              <w:rPr>
                <w:rFonts w:asciiTheme="minorHAnsi" w:eastAsiaTheme="minorEastAsia" w:hAnsiTheme="minorHAnsi" w:cstheme="minorHAnsi"/>
                <w:sz w:val="18"/>
              </w:rPr>
            </w:pPr>
            <w:r w:rsidRPr="00061D73">
              <w:rPr>
                <w:rFonts w:asciiTheme="minorHAnsi" w:eastAsiaTheme="minorEastAsia" w:hAnsiTheme="minorHAnsi" w:cstheme="minorHAnsi"/>
                <w:sz w:val="18"/>
              </w:rPr>
              <w:t>Insulation buried below grade must be installed in a waterproof and non-crushable casing or sleeve.</w:t>
            </w:r>
          </w:p>
          <w:p w14:paraId="2FAC782F" w14:textId="77777777" w:rsidR="000B11DA" w:rsidRPr="00061D73" w:rsidRDefault="000B11DA" w:rsidP="00061D73">
            <w:pPr>
              <w:pStyle w:val="ListParagraph"/>
              <w:keepNext/>
              <w:numPr>
                <w:ilvl w:val="1"/>
                <w:numId w:val="21"/>
              </w:numPr>
              <w:autoSpaceDE w:val="0"/>
              <w:autoSpaceDN w:val="0"/>
              <w:adjustRightInd w:val="0"/>
              <w:ind w:left="553" w:hanging="270"/>
              <w:rPr>
                <w:rFonts w:cstheme="minorHAnsi"/>
                <w:sz w:val="18"/>
              </w:rPr>
            </w:pPr>
            <w:r w:rsidRPr="00061D73">
              <w:rPr>
                <w:rFonts w:asciiTheme="minorHAnsi" w:eastAsiaTheme="minorEastAsia" w:hAnsiTheme="minorHAnsi" w:cstheme="minorHAnsi"/>
                <w:sz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068B707B" w14:textId="11C7E3B1" w:rsidR="000B11DA" w:rsidRPr="00061D73" w:rsidRDefault="000B11DA" w:rsidP="00061D73">
            <w:pPr>
              <w:pStyle w:val="ListParagraph"/>
              <w:keepNext/>
              <w:numPr>
                <w:ilvl w:val="1"/>
                <w:numId w:val="21"/>
              </w:numPr>
              <w:autoSpaceDE w:val="0"/>
              <w:autoSpaceDN w:val="0"/>
              <w:adjustRightInd w:val="0"/>
              <w:ind w:left="553" w:hanging="270"/>
              <w:rPr>
                <w:rFonts w:cstheme="minorHAnsi"/>
                <w:sz w:val="18"/>
              </w:rPr>
            </w:pPr>
            <w:r w:rsidRPr="00061D73">
              <w:rPr>
                <w:rFonts w:asciiTheme="minorHAnsi" w:eastAsiaTheme="minorEastAsia" w:hAnsiTheme="minorHAnsi" w:cstheme="minorHAnsi"/>
                <w:sz w:val="18"/>
              </w:rPr>
              <w:t xml:space="preserve">Piping installed in interior or exterior walls that is </w:t>
            </w:r>
            <w:proofErr w:type="gramStart"/>
            <w:r w:rsidRPr="00061D73">
              <w:rPr>
                <w:rFonts w:asciiTheme="minorHAnsi" w:eastAsiaTheme="minorEastAsia" w:hAnsiTheme="minorHAnsi" w:cstheme="minorHAnsi"/>
                <w:sz w:val="18"/>
              </w:rPr>
              <w:t>surrounded on all sides</w:t>
            </w:r>
            <w:proofErr w:type="gramEnd"/>
            <w:r w:rsidRPr="00061D73">
              <w:rPr>
                <w:rFonts w:asciiTheme="minorHAnsi" w:eastAsiaTheme="minorEastAsia" w:hAnsiTheme="minorHAnsi" w:cstheme="minorHAnsi"/>
                <w:sz w:val="18"/>
              </w:rPr>
              <w:t xml:space="preserve"> by at least 1 inch (</w:t>
            </w:r>
            <w:r w:rsidR="00473F20">
              <w:rPr>
                <w:rFonts w:asciiTheme="minorHAnsi" w:eastAsiaTheme="minorEastAsia" w:hAnsiTheme="minorHAnsi" w:cstheme="minorHAnsi"/>
                <w:sz w:val="18"/>
              </w:rPr>
              <w:t>2.</w:t>
            </w:r>
            <w:r w:rsidRPr="00061D73">
              <w:rPr>
                <w:rFonts w:asciiTheme="minorHAnsi" w:eastAsiaTheme="minorEastAsia" w:hAnsiTheme="minorHAnsi" w:cstheme="minorHAnsi"/>
                <w:sz w:val="18"/>
              </w:rPr>
              <w:t>5 cm) of insulation.</w:t>
            </w:r>
          </w:p>
          <w:p w14:paraId="2E66C426" w14:textId="688E16F5" w:rsidR="000B11DA" w:rsidRPr="00061D73" w:rsidRDefault="000B11DA" w:rsidP="00061D73">
            <w:pPr>
              <w:pStyle w:val="ListParagraph"/>
              <w:keepNext/>
              <w:numPr>
                <w:ilvl w:val="1"/>
                <w:numId w:val="21"/>
              </w:numPr>
              <w:autoSpaceDE w:val="0"/>
              <w:autoSpaceDN w:val="0"/>
              <w:adjustRightInd w:val="0"/>
              <w:ind w:left="553" w:hanging="270"/>
              <w:rPr>
                <w:rFonts w:cstheme="minorHAnsi"/>
                <w:sz w:val="18"/>
              </w:rPr>
            </w:pPr>
            <w:r w:rsidRPr="00061D73">
              <w:rPr>
                <w:rFonts w:asciiTheme="minorHAnsi" w:eastAsiaTheme="minorEastAsia" w:hAnsiTheme="minorHAnsi" w:cstheme="minorHAnsi"/>
                <w:sz w:val="18"/>
              </w:rPr>
              <w:t xml:space="preserve">Piping installed in crawlspace with a minimum of 1 </w:t>
            </w:r>
            <w:proofErr w:type="gramStart"/>
            <w:r w:rsidRPr="00061D73">
              <w:rPr>
                <w:rFonts w:asciiTheme="minorHAnsi" w:eastAsiaTheme="minorEastAsia" w:hAnsiTheme="minorHAnsi" w:cstheme="minorHAnsi"/>
                <w:sz w:val="18"/>
              </w:rPr>
              <w:t>inches</w:t>
            </w:r>
            <w:proofErr w:type="gramEnd"/>
            <w:r w:rsidRPr="00061D73">
              <w:rPr>
                <w:rFonts w:asciiTheme="minorHAnsi" w:eastAsiaTheme="minorEastAsia" w:hAnsiTheme="minorHAnsi" w:cstheme="minorHAnsi"/>
                <w:sz w:val="18"/>
              </w:rPr>
              <w:t xml:space="preserve"> (</w:t>
            </w:r>
            <w:r w:rsidR="00473F20">
              <w:rPr>
                <w:rFonts w:asciiTheme="minorHAnsi" w:eastAsiaTheme="minorEastAsia" w:hAnsiTheme="minorHAnsi" w:cstheme="minorHAnsi"/>
                <w:sz w:val="18"/>
              </w:rPr>
              <w:t>2.</w:t>
            </w:r>
            <w:r w:rsidRPr="00061D73">
              <w:rPr>
                <w:rFonts w:asciiTheme="minorHAnsi" w:eastAsiaTheme="minorEastAsia" w:hAnsiTheme="minorHAnsi" w:cstheme="minorHAnsi"/>
                <w:sz w:val="18"/>
              </w:rPr>
              <w:t>5 cm) of crawlspace insulation above and below.</w:t>
            </w:r>
          </w:p>
          <w:p w14:paraId="377FB8C0" w14:textId="77777777" w:rsidR="000B11DA" w:rsidRPr="00061D73" w:rsidRDefault="000B11DA" w:rsidP="00061D73">
            <w:pPr>
              <w:pStyle w:val="ListParagraph"/>
              <w:keepNext/>
              <w:numPr>
                <w:ilvl w:val="1"/>
                <w:numId w:val="21"/>
              </w:numPr>
              <w:autoSpaceDE w:val="0"/>
              <w:autoSpaceDN w:val="0"/>
              <w:adjustRightInd w:val="0"/>
              <w:ind w:left="553" w:hanging="270"/>
              <w:rPr>
                <w:rFonts w:cstheme="minorHAnsi"/>
                <w:sz w:val="18"/>
              </w:rPr>
            </w:pPr>
            <w:r w:rsidRPr="00061D73">
              <w:rPr>
                <w:rFonts w:asciiTheme="minorHAnsi" w:eastAsiaTheme="minorEastAsia" w:hAnsiTheme="minorHAnsi" w:cstheme="minorHAnsi"/>
                <w:sz w:val="18"/>
              </w:rPr>
              <w:t>Piping installed in attics with a minimum of 4 inches (10 cm) of attic insulation on top.</w:t>
            </w:r>
          </w:p>
          <w:p w14:paraId="2BE17659" w14:textId="39DF7A83" w:rsidR="000B11DA" w:rsidRPr="00061D73" w:rsidRDefault="000B11DA" w:rsidP="00061D73">
            <w:pPr>
              <w:pStyle w:val="ListParagraph"/>
              <w:keepNext/>
              <w:numPr>
                <w:ilvl w:val="1"/>
                <w:numId w:val="21"/>
              </w:numPr>
              <w:autoSpaceDE w:val="0"/>
              <w:autoSpaceDN w:val="0"/>
              <w:adjustRightInd w:val="0"/>
              <w:ind w:left="553" w:hanging="270"/>
              <w:rPr>
                <w:rFonts w:eastAsia="Calibri" w:cstheme="minorHAnsi"/>
                <w:bCs/>
                <w:sz w:val="18"/>
              </w:rPr>
            </w:pPr>
            <w:r w:rsidRPr="00061D73">
              <w:rPr>
                <w:rFonts w:asciiTheme="minorHAnsi" w:eastAsiaTheme="minorEastAsia" w:hAnsiTheme="minorHAnsi" w:cstheme="minorHAnsi"/>
                <w:sz w:val="18"/>
              </w:rPr>
              <w:t xml:space="preserve">Pipe insulation shall fit </w:t>
            </w:r>
            <w:proofErr w:type="gramStart"/>
            <w:r w:rsidRPr="00061D73">
              <w:rPr>
                <w:rFonts w:asciiTheme="minorHAnsi" w:eastAsiaTheme="minorEastAsia" w:hAnsiTheme="minorHAnsi" w:cstheme="minorHAnsi"/>
                <w:sz w:val="18"/>
              </w:rPr>
              <w:t>tightly</w:t>
            </w:r>
            <w:proofErr w:type="gramEnd"/>
            <w:r w:rsidRPr="00061D73">
              <w:rPr>
                <w:rFonts w:asciiTheme="minorHAnsi" w:eastAsiaTheme="minorEastAsia" w:hAnsiTheme="minorHAnsi" w:cstheme="minorHAnsi"/>
                <w:sz w:val="18"/>
              </w:rPr>
              <w:t xml:space="preserve"> and all elbows and tees shall be fully insulated.</w:t>
            </w:r>
          </w:p>
        </w:tc>
      </w:tr>
      <w:tr w:rsidR="000B11DA" w:rsidRPr="00C071B0" w14:paraId="26D284F8" w14:textId="77777777" w:rsidTr="0012224F">
        <w:trPr>
          <w:trHeight w:val="144"/>
        </w:trPr>
        <w:tc>
          <w:tcPr>
            <w:tcW w:w="10790" w:type="dxa"/>
            <w:gridSpan w:val="2"/>
            <w:vAlign w:val="center"/>
          </w:tcPr>
          <w:p w14:paraId="17FB82B8" w14:textId="525EF3A8" w:rsidR="000B11DA" w:rsidRPr="00405CF9" w:rsidRDefault="000B11DA" w:rsidP="000B11DA">
            <w:pPr>
              <w:keepNext/>
              <w:autoSpaceDE w:val="0"/>
              <w:autoSpaceDN w:val="0"/>
              <w:adjustRightInd w:val="0"/>
              <w:spacing w:after="0" w:line="240" w:lineRule="auto"/>
              <w:rPr>
                <w:rFonts w:eastAsia="Calibri" w:cstheme="minorHAnsi"/>
                <w:bCs/>
                <w:sz w:val="20"/>
                <w:szCs w:val="20"/>
              </w:rPr>
            </w:pPr>
            <w:r w:rsidRPr="003F4127">
              <w:rPr>
                <w:rFonts w:cstheme="minorHAnsi"/>
                <w:b/>
                <w:sz w:val="18"/>
                <w:szCs w:val="20"/>
              </w:rPr>
              <w:t xml:space="preserve">The responsible person’s signature on this compliance document affirms that all applicable requirements in this table have been met.  </w:t>
            </w:r>
          </w:p>
        </w:tc>
      </w:tr>
    </w:tbl>
    <w:p w14:paraId="4C9311F5" w14:textId="77777777" w:rsidR="008C11E5" w:rsidRPr="003F4127" w:rsidRDefault="008C11E5">
      <w:pPr>
        <w:rPr>
          <w:rFonts w:cstheme="minorHAnsi"/>
          <w:sz w:val="20"/>
          <w:szCs w:val="20"/>
        </w:rPr>
      </w:pPr>
    </w:p>
    <w:tbl>
      <w:tblPr>
        <w:tblW w:w="5005"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
        <w:gridCol w:w="10307"/>
      </w:tblGrid>
      <w:tr w:rsidR="00624743" w:rsidRPr="00C071B0" w14:paraId="01B96805" w14:textId="77777777" w:rsidTr="003F4127">
        <w:trPr>
          <w:trHeight w:val="288"/>
          <w:tblHeader/>
        </w:trPr>
        <w:tc>
          <w:tcPr>
            <w:tcW w:w="10801" w:type="dxa"/>
            <w:gridSpan w:val="2"/>
            <w:tcBorders>
              <w:bottom w:val="single" w:sz="4" w:space="0" w:color="000000"/>
            </w:tcBorders>
            <w:vAlign w:val="center"/>
          </w:tcPr>
          <w:p w14:paraId="6DE7063B" w14:textId="10F72428" w:rsidR="004359DD" w:rsidRPr="009747C6" w:rsidRDefault="00866555" w:rsidP="004359DD">
            <w:pPr>
              <w:spacing w:after="0" w:line="240" w:lineRule="auto"/>
              <w:rPr>
                <w:rFonts w:cstheme="minorHAnsi"/>
                <w:b/>
                <w:sz w:val="20"/>
                <w:szCs w:val="20"/>
              </w:rPr>
            </w:pPr>
            <w:r w:rsidRPr="00405CF9">
              <w:rPr>
                <w:rFonts w:cstheme="minorHAnsi"/>
                <w:b/>
                <w:sz w:val="20"/>
                <w:szCs w:val="20"/>
              </w:rPr>
              <w:t>G</w:t>
            </w:r>
            <w:r w:rsidR="004359DD" w:rsidRPr="00D42D0F">
              <w:rPr>
                <w:rFonts w:cstheme="minorHAnsi"/>
                <w:b/>
                <w:sz w:val="20"/>
                <w:szCs w:val="20"/>
              </w:rPr>
              <w:t>. Multiple Dwelling Units – Recirculation Temperature Modulation Control Requirements</w:t>
            </w:r>
            <w:r w:rsidR="00D75120" w:rsidRPr="00D42D0F">
              <w:rPr>
                <w:rFonts w:cstheme="minorHAnsi"/>
                <w:b/>
                <w:sz w:val="20"/>
                <w:szCs w:val="20"/>
              </w:rPr>
              <w:t xml:space="preserve"> </w:t>
            </w:r>
            <w:r w:rsidR="000174F5" w:rsidRPr="001C6F64">
              <w:rPr>
                <w:rFonts w:cstheme="minorHAnsi"/>
                <w:sz w:val="20"/>
                <w:szCs w:val="20"/>
              </w:rPr>
              <w:t>(</w:t>
            </w:r>
            <w:r w:rsidR="00D75120" w:rsidRPr="001C6F64">
              <w:rPr>
                <w:rFonts w:cstheme="minorHAnsi"/>
                <w:sz w:val="20"/>
                <w:szCs w:val="20"/>
              </w:rPr>
              <w:t>RA4.4.11)</w:t>
            </w:r>
          </w:p>
          <w:p w14:paraId="52E6F7B3" w14:textId="77777777" w:rsidR="004359DD" w:rsidRPr="0071110A"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3F4127">
              <w:rPr>
                <w:rFonts w:cstheme="minorHAnsi"/>
                <w:sz w:val="18"/>
                <w:szCs w:val="20"/>
              </w:rPr>
              <w:t>Systems that utilize this distribution type shall comply with these requirements.</w:t>
            </w:r>
          </w:p>
        </w:tc>
      </w:tr>
      <w:tr w:rsidR="00624743" w:rsidRPr="00C071B0" w14:paraId="42846A58" w14:textId="77777777" w:rsidTr="003F4127">
        <w:trPr>
          <w:trHeight w:val="288"/>
          <w:tblHeader/>
        </w:trPr>
        <w:tc>
          <w:tcPr>
            <w:tcW w:w="494" w:type="dxa"/>
            <w:tcBorders>
              <w:top w:val="single" w:sz="4" w:space="0" w:color="000000"/>
            </w:tcBorders>
            <w:vAlign w:val="center"/>
          </w:tcPr>
          <w:p w14:paraId="40D84110"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3F4127">
              <w:rPr>
                <w:rFonts w:cstheme="minorHAnsi"/>
                <w:sz w:val="18"/>
                <w:szCs w:val="20"/>
              </w:rPr>
              <w:t>01</w:t>
            </w:r>
          </w:p>
        </w:tc>
        <w:tc>
          <w:tcPr>
            <w:tcW w:w="10307" w:type="dxa"/>
            <w:tcBorders>
              <w:top w:val="single" w:sz="4" w:space="0" w:color="000000"/>
            </w:tcBorders>
            <w:vAlign w:val="center"/>
          </w:tcPr>
          <w:p w14:paraId="4344D3F6" w14:textId="04F493D8" w:rsidR="004359DD" w:rsidRPr="003F4127" w:rsidRDefault="004359DD" w:rsidP="004359DD">
            <w:pPr>
              <w:autoSpaceDE w:val="0"/>
              <w:autoSpaceDN w:val="0"/>
              <w:adjustRightInd w:val="0"/>
              <w:spacing w:after="0" w:line="240" w:lineRule="auto"/>
              <w:rPr>
                <w:rFonts w:cstheme="minorHAnsi"/>
                <w:sz w:val="18"/>
                <w:szCs w:val="20"/>
              </w:rPr>
            </w:pPr>
            <w:r w:rsidRPr="003F4127">
              <w:rPr>
                <w:rFonts w:cstheme="minorHAnsi"/>
                <w:sz w:val="18"/>
                <w:szCs w:val="20"/>
              </w:rPr>
              <w:t xml:space="preserve">Controls have been installed that reduce the hot water supply temperature when hot water demand is determined to be low by the control system. The control system may use a fixed control schedule or dynamic control </w:t>
            </w:r>
            <w:r w:rsidRPr="00CC0A63">
              <w:rPr>
                <w:rFonts w:cstheme="minorHAnsi"/>
                <w:sz w:val="18"/>
                <w:szCs w:val="20"/>
              </w:rPr>
              <w:t xml:space="preserve">schedules </w:t>
            </w:r>
            <w:r w:rsidRPr="00061D73">
              <w:rPr>
                <w:rFonts w:cstheme="minorHAnsi"/>
                <w:sz w:val="18"/>
                <w:szCs w:val="20"/>
              </w:rPr>
              <w:t xml:space="preserve">based </w:t>
            </w:r>
            <w:r w:rsidR="00E5135C" w:rsidRPr="00061D73">
              <w:rPr>
                <w:rFonts w:cstheme="minorHAnsi"/>
                <w:sz w:val="18"/>
                <w:szCs w:val="20"/>
              </w:rPr>
              <w:t xml:space="preserve">on </w:t>
            </w:r>
            <w:r w:rsidRPr="00061D73">
              <w:rPr>
                <w:rFonts w:cstheme="minorHAnsi"/>
                <w:sz w:val="18"/>
                <w:szCs w:val="20"/>
              </w:rPr>
              <w:t>measurements</w:t>
            </w:r>
            <w:r w:rsidRPr="003F4127">
              <w:rPr>
                <w:rFonts w:cstheme="minorHAnsi"/>
                <w:sz w:val="18"/>
                <w:szCs w:val="20"/>
              </w:rPr>
              <w:t xml:space="preserve"> of hot water demand.</w:t>
            </w:r>
            <w:r w:rsidR="00D75120" w:rsidRPr="003F4127">
              <w:rPr>
                <w:rFonts w:cstheme="minorHAnsi"/>
                <w:sz w:val="18"/>
                <w:szCs w:val="20"/>
              </w:rPr>
              <w:t xml:space="preserve"> </w:t>
            </w:r>
          </w:p>
        </w:tc>
      </w:tr>
      <w:tr w:rsidR="00437067" w:rsidRPr="00C071B0" w14:paraId="44563B8F" w14:textId="77777777" w:rsidTr="003F4127">
        <w:trPr>
          <w:trHeight w:val="288"/>
          <w:tblHeader/>
        </w:trPr>
        <w:tc>
          <w:tcPr>
            <w:tcW w:w="494" w:type="dxa"/>
            <w:vAlign w:val="center"/>
          </w:tcPr>
          <w:p w14:paraId="6CF093F9"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3F4127">
              <w:rPr>
                <w:rFonts w:cstheme="minorHAnsi"/>
                <w:sz w:val="18"/>
                <w:szCs w:val="20"/>
              </w:rPr>
              <w:t>02</w:t>
            </w:r>
          </w:p>
        </w:tc>
        <w:tc>
          <w:tcPr>
            <w:tcW w:w="10307" w:type="dxa"/>
            <w:vAlign w:val="center"/>
          </w:tcPr>
          <w:p w14:paraId="6469A7C6" w14:textId="0BE6C7F3"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F4127">
              <w:rPr>
                <w:rFonts w:cstheme="minorHAnsi"/>
                <w:sz w:val="18"/>
                <w:szCs w:val="20"/>
              </w:rPr>
              <w:t>Daily hot water supply temperature reduction (which is defined as the sum of temperature reduction by the control in each hour within a 24-hour pe</w:t>
            </w:r>
            <w:r w:rsidR="00D75120" w:rsidRPr="003F4127">
              <w:rPr>
                <w:rFonts w:cstheme="minorHAnsi"/>
                <w:sz w:val="18"/>
                <w:szCs w:val="20"/>
              </w:rPr>
              <w:t xml:space="preserve">riod) shall be more than 50°F. </w:t>
            </w:r>
            <w:r w:rsidRPr="003F4127">
              <w:rPr>
                <w:rFonts w:cstheme="minorHAnsi"/>
                <w:sz w:val="18"/>
                <w:szCs w:val="20"/>
              </w:rPr>
              <w:t xml:space="preserve"> </w:t>
            </w:r>
          </w:p>
        </w:tc>
      </w:tr>
      <w:tr w:rsidR="00624743" w:rsidRPr="002F0583" w14:paraId="6318D8CE" w14:textId="77777777" w:rsidTr="003F4127">
        <w:trPr>
          <w:trHeight w:hRule="exact" w:val="262"/>
        </w:trPr>
        <w:tc>
          <w:tcPr>
            <w:tcW w:w="10801" w:type="dxa"/>
            <w:gridSpan w:val="2"/>
            <w:tcBorders>
              <w:top w:val="single" w:sz="4" w:space="0" w:color="000000"/>
              <w:left w:val="single" w:sz="4" w:space="0" w:color="000000"/>
              <w:bottom w:val="single" w:sz="4" w:space="0" w:color="000000"/>
              <w:right w:val="single" w:sz="4" w:space="0" w:color="000000"/>
            </w:tcBorders>
            <w:vAlign w:val="center"/>
          </w:tcPr>
          <w:p w14:paraId="3B37B49E" w14:textId="77777777" w:rsidR="004359DD" w:rsidRPr="003F4127" w:rsidRDefault="004359DD" w:rsidP="004359DD">
            <w:pPr>
              <w:spacing w:after="0" w:line="240" w:lineRule="auto"/>
              <w:rPr>
                <w:rFonts w:cstheme="minorHAnsi"/>
                <w:b/>
                <w:sz w:val="18"/>
                <w:szCs w:val="20"/>
              </w:rPr>
            </w:pPr>
            <w:r w:rsidRPr="003F4127">
              <w:rPr>
                <w:rFonts w:cstheme="minorHAnsi"/>
                <w:b/>
                <w:sz w:val="18"/>
                <w:szCs w:val="20"/>
              </w:rPr>
              <w:t xml:space="preserve">The responsible person’s signature on this compliance document affirms that all applicable requirements in this table have been met.  </w:t>
            </w:r>
          </w:p>
        </w:tc>
      </w:tr>
    </w:tbl>
    <w:p w14:paraId="58245762" w14:textId="77777777" w:rsidR="00BA2C89" w:rsidRPr="003F4127" w:rsidRDefault="00BA2C89" w:rsidP="00832621">
      <w:pPr>
        <w:spacing w:after="0"/>
        <w:rPr>
          <w:rFonts w:cstheme="minorHAnsi"/>
          <w:sz w:val="20"/>
          <w:szCs w:val="20"/>
        </w:rPr>
      </w:pP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6"/>
        <w:gridCol w:w="10304"/>
      </w:tblGrid>
      <w:tr w:rsidR="00624743" w:rsidRPr="00C071B0" w14:paraId="105ED7C1" w14:textId="77777777" w:rsidTr="003F4127">
        <w:trPr>
          <w:trHeight w:val="288"/>
          <w:tblHeader/>
        </w:trPr>
        <w:tc>
          <w:tcPr>
            <w:tcW w:w="10800" w:type="dxa"/>
            <w:gridSpan w:val="2"/>
            <w:tcBorders>
              <w:bottom w:val="single" w:sz="4" w:space="0" w:color="000000"/>
            </w:tcBorders>
            <w:vAlign w:val="center"/>
          </w:tcPr>
          <w:p w14:paraId="16E9DF62" w14:textId="719CB454" w:rsidR="004359DD" w:rsidRPr="00D42D0F" w:rsidRDefault="00866555" w:rsidP="004359DD">
            <w:pPr>
              <w:keepNext/>
              <w:spacing w:after="0" w:line="240" w:lineRule="auto"/>
              <w:rPr>
                <w:rFonts w:cstheme="minorHAnsi"/>
                <w:b/>
                <w:sz w:val="20"/>
                <w:szCs w:val="20"/>
              </w:rPr>
            </w:pPr>
            <w:r w:rsidRPr="00405CF9">
              <w:rPr>
                <w:rFonts w:cstheme="minorHAnsi"/>
                <w:b/>
                <w:sz w:val="20"/>
                <w:szCs w:val="20"/>
              </w:rPr>
              <w:lastRenderedPageBreak/>
              <w:t>H</w:t>
            </w:r>
            <w:r w:rsidR="004359DD" w:rsidRPr="00405CF9">
              <w:rPr>
                <w:rFonts w:cstheme="minorHAnsi"/>
                <w:b/>
                <w:sz w:val="20"/>
                <w:szCs w:val="20"/>
              </w:rPr>
              <w:t>. Multiple Dwelling Units – Recirculation Continuous Monitoring Systems Requirements</w:t>
            </w:r>
            <w:r w:rsidR="00D75120" w:rsidRPr="001C6F64">
              <w:rPr>
                <w:rFonts w:cstheme="minorHAnsi"/>
                <w:sz w:val="20"/>
                <w:szCs w:val="20"/>
              </w:rPr>
              <w:t xml:space="preserve"> (RA4.4.12)</w:t>
            </w:r>
          </w:p>
          <w:p w14:paraId="252B7CC8" w14:textId="77777777" w:rsidR="004359DD" w:rsidRPr="009747C6"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3F4127">
              <w:rPr>
                <w:rFonts w:cstheme="minorHAnsi"/>
                <w:sz w:val="18"/>
                <w:szCs w:val="20"/>
              </w:rPr>
              <w:t>Systems that utilize this distribution type shall comply with these requirements.</w:t>
            </w:r>
          </w:p>
        </w:tc>
      </w:tr>
      <w:tr w:rsidR="00624743" w:rsidRPr="00C071B0" w14:paraId="73B399D4" w14:textId="77777777" w:rsidTr="003F4127">
        <w:trPr>
          <w:trHeight w:val="288"/>
          <w:tblHeader/>
        </w:trPr>
        <w:tc>
          <w:tcPr>
            <w:tcW w:w="486" w:type="dxa"/>
            <w:tcBorders>
              <w:top w:val="single" w:sz="4" w:space="0" w:color="000000"/>
            </w:tcBorders>
            <w:vAlign w:val="center"/>
          </w:tcPr>
          <w:p w14:paraId="2187CB73"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3F4127">
              <w:rPr>
                <w:rFonts w:cstheme="minorHAnsi"/>
                <w:sz w:val="18"/>
                <w:szCs w:val="20"/>
              </w:rPr>
              <w:t>01</w:t>
            </w:r>
          </w:p>
        </w:tc>
        <w:tc>
          <w:tcPr>
            <w:tcW w:w="10314" w:type="dxa"/>
            <w:tcBorders>
              <w:top w:val="single" w:sz="4" w:space="0" w:color="000000"/>
            </w:tcBorders>
            <w:vAlign w:val="center"/>
          </w:tcPr>
          <w:p w14:paraId="7194C76D" w14:textId="32B380F3"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F4127">
              <w:rPr>
                <w:rFonts w:cstheme="minorHAnsi"/>
                <w:sz w:val="18"/>
                <w:szCs w:val="20"/>
              </w:rPr>
              <w:t>The water heating system must have a means of communicating with t</w:t>
            </w:r>
            <w:r w:rsidR="00D75120" w:rsidRPr="003F4127">
              <w:rPr>
                <w:rFonts w:cstheme="minorHAnsi"/>
                <w:sz w:val="18"/>
                <w:szCs w:val="20"/>
              </w:rPr>
              <w:t>he remote monitoring facility.</w:t>
            </w:r>
          </w:p>
        </w:tc>
      </w:tr>
      <w:tr w:rsidR="00437067" w:rsidRPr="00C071B0" w14:paraId="3D1D1866" w14:textId="77777777" w:rsidTr="003F4127">
        <w:trPr>
          <w:trHeight w:val="288"/>
          <w:tblHeader/>
        </w:trPr>
        <w:tc>
          <w:tcPr>
            <w:tcW w:w="486" w:type="dxa"/>
            <w:vAlign w:val="center"/>
          </w:tcPr>
          <w:p w14:paraId="4C215652"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3F4127">
              <w:rPr>
                <w:rFonts w:cstheme="minorHAnsi"/>
                <w:sz w:val="18"/>
                <w:szCs w:val="20"/>
              </w:rPr>
              <w:t>02</w:t>
            </w:r>
          </w:p>
        </w:tc>
        <w:tc>
          <w:tcPr>
            <w:tcW w:w="10314" w:type="dxa"/>
            <w:vAlign w:val="center"/>
          </w:tcPr>
          <w:p w14:paraId="35F96ED1" w14:textId="07350DC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F4127">
              <w:rPr>
                <w:rFonts w:cstheme="minorHAnsi"/>
                <w:sz w:val="18"/>
                <w:szCs w:val="20"/>
              </w:rPr>
              <w:t>The monitoring system must record no less frequently than hourly measurement of key system operation parameters; including hot water supply and return temperatures, a</w:t>
            </w:r>
            <w:r w:rsidR="00D75120" w:rsidRPr="003F4127">
              <w:rPr>
                <w:rFonts w:cstheme="minorHAnsi"/>
                <w:sz w:val="18"/>
                <w:szCs w:val="20"/>
              </w:rPr>
              <w:t>nd status of gas valve relays.</w:t>
            </w:r>
          </w:p>
        </w:tc>
      </w:tr>
      <w:tr w:rsidR="00437067" w:rsidRPr="00C071B0" w14:paraId="3268DB15" w14:textId="77777777" w:rsidTr="003F4127">
        <w:trPr>
          <w:trHeight w:val="288"/>
          <w:tblHeader/>
        </w:trPr>
        <w:tc>
          <w:tcPr>
            <w:tcW w:w="486" w:type="dxa"/>
            <w:vAlign w:val="center"/>
          </w:tcPr>
          <w:p w14:paraId="203DDE0B"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3F4127">
              <w:rPr>
                <w:rFonts w:cstheme="minorHAnsi"/>
                <w:sz w:val="18"/>
                <w:szCs w:val="20"/>
              </w:rPr>
              <w:t>03</w:t>
            </w:r>
          </w:p>
        </w:tc>
        <w:tc>
          <w:tcPr>
            <w:tcW w:w="10314" w:type="dxa"/>
            <w:vAlign w:val="center"/>
          </w:tcPr>
          <w:p w14:paraId="007C0F70" w14:textId="3926B966"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F4127">
              <w:rPr>
                <w:rFonts w:cstheme="minorHAnsi"/>
                <w:sz w:val="18"/>
                <w:szCs w:val="20"/>
              </w:rPr>
              <w:t>A current contract must be available that demonstrates</w:t>
            </w:r>
            <w:r w:rsidR="00D75120" w:rsidRPr="003F4127">
              <w:rPr>
                <w:rFonts w:cstheme="minorHAnsi"/>
                <w:sz w:val="18"/>
                <w:szCs w:val="20"/>
              </w:rPr>
              <w:t xml:space="preserve"> the system will be monitored.</w:t>
            </w:r>
          </w:p>
        </w:tc>
      </w:tr>
      <w:tr w:rsidR="00624743" w:rsidRPr="00C071B0" w14:paraId="336987A8" w14:textId="77777777" w:rsidTr="003F4127">
        <w:trPr>
          <w:trHeight w:hRule="exact" w:val="262"/>
        </w:trPr>
        <w:tc>
          <w:tcPr>
            <w:tcW w:w="10800" w:type="dxa"/>
            <w:gridSpan w:val="2"/>
            <w:tcBorders>
              <w:top w:val="single" w:sz="4" w:space="0" w:color="000000"/>
              <w:left w:val="single" w:sz="4" w:space="0" w:color="000000"/>
              <w:bottom w:val="single" w:sz="4" w:space="0" w:color="000000"/>
              <w:right w:val="single" w:sz="4" w:space="0" w:color="000000"/>
            </w:tcBorders>
            <w:vAlign w:val="center"/>
          </w:tcPr>
          <w:p w14:paraId="7BA99296" w14:textId="77777777" w:rsidR="004359DD" w:rsidRPr="003F4127" w:rsidRDefault="004359DD" w:rsidP="004359DD">
            <w:pPr>
              <w:spacing w:after="0" w:line="240" w:lineRule="auto"/>
              <w:rPr>
                <w:rFonts w:cstheme="minorHAnsi"/>
                <w:b/>
                <w:sz w:val="18"/>
                <w:szCs w:val="20"/>
              </w:rPr>
            </w:pPr>
            <w:r w:rsidRPr="003F4127">
              <w:rPr>
                <w:rFonts w:cstheme="minorHAnsi"/>
                <w:b/>
                <w:sz w:val="18"/>
                <w:szCs w:val="20"/>
              </w:rPr>
              <w:t xml:space="preserve">The responsible person’s signature on this compliance document affirms that all applicable requirements in this table have been met.  </w:t>
            </w:r>
          </w:p>
        </w:tc>
      </w:tr>
    </w:tbl>
    <w:p w14:paraId="3FBB710E" w14:textId="630E675E" w:rsidR="009C3AE7" w:rsidRPr="00405CF9" w:rsidRDefault="009C3AE7" w:rsidP="006530E0">
      <w:pPr>
        <w:spacing w:after="0"/>
        <w:rPr>
          <w:rFonts w:cstheme="minorHAnsi"/>
          <w:sz w:val="20"/>
          <w:szCs w:val="20"/>
        </w:rPr>
      </w:pP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
        <w:gridCol w:w="10340"/>
      </w:tblGrid>
      <w:tr w:rsidR="00624743" w:rsidRPr="00C071B0" w14:paraId="21CDFD6E" w14:textId="77777777" w:rsidTr="003F4127">
        <w:trPr>
          <w:trHeight w:val="288"/>
          <w:tblHeader/>
        </w:trPr>
        <w:tc>
          <w:tcPr>
            <w:tcW w:w="10800" w:type="dxa"/>
            <w:gridSpan w:val="2"/>
            <w:tcBorders>
              <w:bottom w:val="single" w:sz="4" w:space="0" w:color="000000"/>
            </w:tcBorders>
            <w:vAlign w:val="center"/>
          </w:tcPr>
          <w:p w14:paraId="38DC5F1A" w14:textId="509469BA" w:rsidR="004359DD" w:rsidRPr="009747C6" w:rsidRDefault="00866555" w:rsidP="004359DD">
            <w:pPr>
              <w:keepNext/>
              <w:spacing w:after="0" w:line="240" w:lineRule="auto"/>
              <w:rPr>
                <w:rFonts w:eastAsia="Calibri" w:cstheme="minorHAnsi"/>
                <w:sz w:val="20"/>
                <w:szCs w:val="20"/>
              </w:rPr>
            </w:pPr>
            <w:r w:rsidRPr="00405CF9">
              <w:rPr>
                <w:rFonts w:eastAsia="Calibri" w:cstheme="minorHAnsi"/>
                <w:b/>
                <w:sz w:val="20"/>
                <w:szCs w:val="20"/>
              </w:rPr>
              <w:t>I</w:t>
            </w:r>
            <w:r w:rsidR="004359DD" w:rsidRPr="00D42D0F">
              <w:rPr>
                <w:rFonts w:eastAsia="Calibri" w:cstheme="minorHAnsi"/>
                <w:b/>
                <w:sz w:val="20"/>
                <w:szCs w:val="20"/>
              </w:rPr>
              <w:t>. Multiple Dwelling Units – Demand Recirculation</w:t>
            </w:r>
            <w:r w:rsidR="004359DD" w:rsidRPr="00D42D0F">
              <w:rPr>
                <w:rFonts w:eastAsia="Calibri" w:cstheme="minorHAnsi"/>
                <w:sz w:val="20"/>
                <w:szCs w:val="20"/>
              </w:rPr>
              <w:t xml:space="preserve"> </w:t>
            </w:r>
            <w:r w:rsidR="004359DD" w:rsidRPr="009747C6">
              <w:rPr>
                <w:rFonts w:eastAsia="Calibri" w:cstheme="minorHAnsi"/>
                <w:b/>
                <w:sz w:val="20"/>
                <w:szCs w:val="20"/>
              </w:rPr>
              <w:t>Requirements</w:t>
            </w:r>
            <w:r w:rsidR="00D75120" w:rsidRPr="001C6F64">
              <w:rPr>
                <w:rFonts w:eastAsia="Calibri" w:cstheme="minorHAnsi"/>
                <w:sz w:val="20"/>
                <w:szCs w:val="20"/>
              </w:rPr>
              <w:t xml:space="preserve"> (RA4.4.13)</w:t>
            </w:r>
          </w:p>
          <w:p w14:paraId="79392F06" w14:textId="77777777" w:rsidR="004359DD" w:rsidRPr="0071110A"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F4127">
              <w:rPr>
                <w:rFonts w:eastAsia="Calibri" w:cstheme="minorHAnsi"/>
                <w:sz w:val="18"/>
                <w:szCs w:val="20"/>
              </w:rPr>
              <w:t>Systems that utilize this distribution type shall comply with these requirements.</w:t>
            </w:r>
          </w:p>
        </w:tc>
      </w:tr>
      <w:tr w:rsidR="00624743" w:rsidRPr="00C071B0" w14:paraId="2E2CFF5B" w14:textId="77777777" w:rsidTr="003F4127">
        <w:trPr>
          <w:trHeight w:val="288"/>
          <w:tblHeader/>
        </w:trPr>
        <w:tc>
          <w:tcPr>
            <w:tcW w:w="450" w:type="dxa"/>
            <w:tcBorders>
              <w:top w:val="single" w:sz="4" w:space="0" w:color="000000"/>
            </w:tcBorders>
            <w:vAlign w:val="center"/>
          </w:tcPr>
          <w:p w14:paraId="76802F5D"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3F4127">
              <w:rPr>
                <w:rFonts w:eastAsia="Calibri" w:cstheme="minorHAnsi"/>
                <w:sz w:val="18"/>
                <w:szCs w:val="20"/>
              </w:rPr>
              <w:t>01</w:t>
            </w:r>
          </w:p>
        </w:tc>
        <w:tc>
          <w:tcPr>
            <w:tcW w:w="10350" w:type="dxa"/>
            <w:tcBorders>
              <w:top w:val="single" w:sz="4" w:space="0" w:color="000000"/>
            </w:tcBorders>
            <w:vAlign w:val="center"/>
          </w:tcPr>
          <w:p w14:paraId="2EA5EAC9" w14:textId="7B864CF5"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The system operates “on-demand”, meaning that the pump begins to operate shortly before or immediately after hot water draw begins, and stops when the return water temperature reaches a cer</w:t>
            </w:r>
            <w:r w:rsidR="00D75120" w:rsidRPr="003F4127">
              <w:rPr>
                <w:rFonts w:eastAsia="Calibri" w:cstheme="minorHAnsi"/>
                <w:sz w:val="18"/>
                <w:szCs w:val="20"/>
              </w:rPr>
              <w:t xml:space="preserve">tain threshold value. </w:t>
            </w:r>
          </w:p>
        </w:tc>
      </w:tr>
      <w:tr w:rsidR="00437067" w:rsidRPr="00C071B0" w14:paraId="7AB9710F" w14:textId="77777777" w:rsidTr="003F4127">
        <w:trPr>
          <w:trHeight w:val="288"/>
          <w:tblHeader/>
        </w:trPr>
        <w:tc>
          <w:tcPr>
            <w:tcW w:w="450" w:type="dxa"/>
            <w:vAlign w:val="center"/>
          </w:tcPr>
          <w:p w14:paraId="0F4D13D6"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3F4127">
              <w:rPr>
                <w:rFonts w:eastAsia="Calibri" w:cstheme="minorHAnsi"/>
                <w:sz w:val="18"/>
                <w:szCs w:val="20"/>
              </w:rPr>
              <w:t>02</w:t>
            </w:r>
          </w:p>
        </w:tc>
        <w:tc>
          <w:tcPr>
            <w:tcW w:w="10350" w:type="dxa"/>
            <w:vAlign w:val="center"/>
          </w:tcPr>
          <w:p w14:paraId="1AFEC10D" w14:textId="20020CC4"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 xml:space="preserve">After the pump has been activated, the controls shall allow the pump to operate until the water temperature at the thermo-sensor rises to one of the following values: </w:t>
            </w:r>
          </w:p>
          <w:p w14:paraId="3A40CE10" w14:textId="33183619" w:rsidR="004359DD" w:rsidRPr="003F4127" w:rsidRDefault="004359DD" w:rsidP="00832621">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56" w:hanging="270"/>
              <w:contextualSpacing/>
              <w:rPr>
                <w:rFonts w:eastAsia="Calibri" w:cstheme="minorHAnsi"/>
                <w:sz w:val="18"/>
                <w:szCs w:val="20"/>
              </w:rPr>
            </w:pPr>
            <w:r w:rsidRPr="003F4127">
              <w:rPr>
                <w:rFonts w:eastAsia="Calibri" w:cstheme="minorHAnsi"/>
                <w:sz w:val="18"/>
                <w:szCs w:val="20"/>
              </w:rPr>
              <w:t>Not more than 10°F</w:t>
            </w:r>
            <w:r w:rsidRPr="003F4127" w:rsidDel="00335E47">
              <w:rPr>
                <w:rFonts w:eastAsia="Calibri" w:cstheme="minorHAnsi"/>
                <w:sz w:val="18"/>
                <w:szCs w:val="20"/>
              </w:rPr>
              <w:t xml:space="preserve"> </w:t>
            </w:r>
            <w:r w:rsidRPr="003F4127">
              <w:rPr>
                <w:rFonts w:eastAsia="Calibri" w:cstheme="minorHAnsi"/>
                <w:sz w:val="18"/>
                <w:szCs w:val="20"/>
              </w:rPr>
              <w:t>(5.6°C) above the initial temperature of the water in the pipe</w:t>
            </w:r>
            <w:r w:rsidR="00717E5C">
              <w:rPr>
                <w:rFonts w:eastAsia="Calibri" w:cstheme="minorHAnsi"/>
                <w:sz w:val="18"/>
                <w:szCs w:val="20"/>
              </w:rPr>
              <w:t>; or</w:t>
            </w:r>
          </w:p>
          <w:p w14:paraId="632E1A72" w14:textId="77777777" w:rsidR="004359DD" w:rsidRPr="003F4127" w:rsidRDefault="004359DD" w:rsidP="00832621">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56" w:hanging="270"/>
              <w:contextualSpacing/>
              <w:rPr>
                <w:rFonts w:eastAsia="Calibri" w:cstheme="minorHAnsi"/>
                <w:sz w:val="18"/>
                <w:szCs w:val="20"/>
              </w:rPr>
            </w:pPr>
            <w:r w:rsidRPr="003F4127">
              <w:rPr>
                <w:rFonts w:eastAsia="Calibri" w:cstheme="minorHAnsi"/>
                <w:sz w:val="18"/>
                <w:szCs w:val="20"/>
              </w:rPr>
              <w:t>Not more than 102°F</w:t>
            </w:r>
            <w:r w:rsidRPr="003F4127" w:rsidDel="00335E47">
              <w:rPr>
                <w:rFonts w:eastAsia="Calibri" w:cstheme="minorHAnsi"/>
                <w:sz w:val="18"/>
                <w:szCs w:val="20"/>
              </w:rPr>
              <w:t xml:space="preserve"> </w:t>
            </w:r>
            <w:r w:rsidRPr="003F4127">
              <w:rPr>
                <w:rFonts w:eastAsia="Calibri" w:cstheme="minorHAnsi"/>
                <w:sz w:val="18"/>
                <w:szCs w:val="20"/>
              </w:rPr>
              <w:t>(38.9°C).</w:t>
            </w:r>
          </w:p>
        </w:tc>
      </w:tr>
      <w:tr w:rsidR="00437067" w:rsidRPr="00C071B0" w14:paraId="7C42E485" w14:textId="77777777" w:rsidTr="003F4127">
        <w:trPr>
          <w:trHeight w:val="288"/>
          <w:tblHeader/>
        </w:trPr>
        <w:tc>
          <w:tcPr>
            <w:tcW w:w="450" w:type="dxa"/>
            <w:vAlign w:val="center"/>
          </w:tcPr>
          <w:p w14:paraId="37335100"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3F4127">
              <w:rPr>
                <w:rFonts w:eastAsia="Calibri" w:cstheme="minorHAnsi"/>
                <w:sz w:val="18"/>
                <w:szCs w:val="20"/>
              </w:rPr>
              <w:t>03</w:t>
            </w:r>
          </w:p>
        </w:tc>
        <w:tc>
          <w:tcPr>
            <w:tcW w:w="10350" w:type="dxa"/>
            <w:vAlign w:val="center"/>
          </w:tcPr>
          <w:p w14:paraId="46B72CEA" w14:textId="2B82258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 xml:space="preserve">The controls shall limit pump operation to a maximum of 10 minutes following any activation. This is provided </w:t>
            </w:r>
            <w:proofErr w:type="gramStart"/>
            <w:r w:rsidRPr="003F4127">
              <w:rPr>
                <w:rFonts w:eastAsia="Calibri" w:cstheme="minorHAnsi"/>
                <w:sz w:val="18"/>
                <w:szCs w:val="20"/>
              </w:rPr>
              <w:t>in the event that</w:t>
            </w:r>
            <w:proofErr w:type="gramEnd"/>
            <w:r w:rsidRPr="003F4127">
              <w:rPr>
                <w:rFonts w:eastAsia="Calibri" w:cstheme="minorHAnsi"/>
                <w:sz w:val="18"/>
                <w:szCs w:val="20"/>
              </w:rPr>
              <w:t xml:space="preserve"> the normal means of shutting off the pump have failed. </w:t>
            </w:r>
          </w:p>
        </w:tc>
      </w:tr>
      <w:tr w:rsidR="00624743" w:rsidRPr="00C071B0" w14:paraId="23C67605" w14:textId="77777777" w:rsidTr="003F4127">
        <w:trPr>
          <w:trHeight w:val="288"/>
          <w:tblHeader/>
        </w:trPr>
        <w:tc>
          <w:tcPr>
            <w:tcW w:w="450" w:type="dxa"/>
            <w:vAlign w:val="center"/>
          </w:tcPr>
          <w:p w14:paraId="2D45C884"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3F4127">
              <w:rPr>
                <w:rFonts w:eastAsia="Calibri" w:cstheme="minorHAnsi"/>
                <w:sz w:val="18"/>
                <w:szCs w:val="20"/>
              </w:rPr>
              <w:t>04</w:t>
            </w:r>
          </w:p>
        </w:tc>
        <w:tc>
          <w:tcPr>
            <w:tcW w:w="10350" w:type="dxa"/>
            <w:tcMar>
              <w:left w:w="115" w:type="dxa"/>
              <w:right w:w="0" w:type="dxa"/>
            </w:tcMar>
            <w:vAlign w:val="center"/>
          </w:tcPr>
          <w:p w14:paraId="692A2FB7" w14:textId="3B3BEFCE"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Pump and control placement shall meet one of th</w:t>
            </w:r>
            <w:r w:rsidR="00D75120" w:rsidRPr="003F4127">
              <w:rPr>
                <w:rFonts w:eastAsia="Calibri" w:cstheme="minorHAnsi"/>
                <w:sz w:val="18"/>
                <w:szCs w:val="20"/>
              </w:rPr>
              <w:t xml:space="preserve">e following criteria: </w:t>
            </w:r>
          </w:p>
          <w:p w14:paraId="12756F6D" w14:textId="77777777" w:rsidR="004359DD" w:rsidRPr="003F4127" w:rsidRDefault="004359DD" w:rsidP="00832621">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56" w:hanging="239"/>
              <w:contextualSpacing/>
              <w:rPr>
                <w:rFonts w:eastAsia="Calibri" w:cstheme="minorHAnsi"/>
                <w:sz w:val="18"/>
                <w:szCs w:val="20"/>
              </w:rPr>
            </w:pPr>
            <w:r w:rsidRPr="003F4127">
              <w:rPr>
                <w:rFonts w:eastAsia="Calibri" w:cstheme="minorHAnsi"/>
                <w:sz w:val="18"/>
                <w:szCs w:val="20"/>
              </w:rPr>
              <w:t>When a dedicated return line has been installed the pump, controls and thermo-sensor are installed at the end of the supply portion of the recirculation loop; or</w:t>
            </w:r>
          </w:p>
          <w:p w14:paraId="3E406A4F" w14:textId="77777777" w:rsidR="004359DD" w:rsidRPr="003F4127" w:rsidRDefault="004359DD" w:rsidP="00832621">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56" w:hanging="239"/>
              <w:contextualSpacing/>
              <w:rPr>
                <w:rFonts w:eastAsia="Calibri" w:cstheme="minorHAnsi"/>
                <w:sz w:val="18"/>
                <w:szCs w:val="20"/>
              </w:rPr>
            </w:pPr>
            <w:r w:rsidRPr="003F4127">
              <w:rPr>
                <w:rFonts w:eastAsia="Calibr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483B3E01" w14:textId="77777777" w:rsidR="004359DD" w:rsidRPr="003F4127" w:rsidRDefault="004359DD" w:rsidP="00832621">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56" w:hanging="239"/>
              <w:contextualSpacing/>
              <w:rPr>
                <w:rFonts w:eastAsia="Calibri" w:cstheme="minorHAnsi"/>
                <w:sz w:val="18"/>
                <w:szCs w:val="20"/>
              </w:rPr>
            </w:pPr>
            <w:r w:rsidRPr="003F4127">
              <w:rPr>
                <w:rFonts w:eastAsia="Calibri" w:cstheme="minorHAnsi"/>
                <w:sz w:val="18"/>
                <w:szCs w:val="20"/>
              </w:rPr>
              <w:t xml:space="preserve">When the </w:t>
            </w:r>
            <w:proofErr w:type="gramStart"/>
            <w:r w:rsidRPr="003F4127">
              <w:rPr>
                <w:rFonts w:eastAsia="Calibri" w:cstheme="minorHAnsi"/>
                <w:sz w:val="18"/>
                <w:szCs w:val="20"/>
              </w:rPr>
              <w:t>cold water</w:t>
            </w:r>
            <w:proofErr w:type="gramEnd"/>
            <w:r w:rsidRPr="003F4127">
              <w:rPr>
                <w:rFonts w:eastAsia="Calibr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437067" w:rsidRPr="00C071B0" w14:paraId="665ECED1" w14:textId="77777777" w:rsidTr="003F4127">
        <w:trPr>
          <w:trHeight w:val="288"/>
          <w:tblHeader/>
        </w:trPr>
        <w:tc>
          <w:tcPr>
            <w:tcW w:w="450" w:type="dxa"/>
            <w:vAlign w:val="center"/>
          </w:tcPr>
          <w:p w14:paraId="0FAA6680"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3F4127">
              <w:rPr>
                <w:rFonts w:eastAsia="Calibri" w:cstheme="minorHAnsi"/>
                <w:sz w:val="18"/>
                <w:szCs w:val="20"/>
              </w:rPr>
              <w:t>05</w:t>
            </w:r>
          </w:p>
        </w:tc>
        <w:tc>
          <w:tcPr>
            <w:tcW w:w="10350" w:type="dxa"/>
            <w:vAlign w:val="center"/>
          </w:tcPr>
          <w:p w14:paraId="172AF752" w14:textId="02C96AD5"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 xml:space="preserve">Insulation is not required on the </w:t>
            </w:r>
            <w:proofErr w:type="gramStart"/>
            <w:r w:rsidRPr="003F4127">
              <w:rPr>
                <w:rFonts w:eastAsia="Calibri" w:cstheme="minorHAnsi"/>
                <w:sz w:val="18"/>
                <w:szCs w:val="20"/>
              </w:rPr>
              <w:t>cold water</w:t>
            </w:r>
            <w:proofErr w:type="gramEnd"/>
            <w:r w:rsidRPr="003F4127">
              <w:rPr>
                <w:rFonts w:eastAsia="Calibri" w:cstheme="minorHAnsi"/>
                <w:sz w:val="18"/>
                <w:szCs w:val="20"/>
              </w:rPr>
              <w:t xml:space="preserve"> line when it is used as the return. </w:t>
            </w:r>
          </w:p>
        </w:tc>
      </w:tr>
      <w:tr w:rsidR="00437067" w:rsidRPr="00C071B0" w14:paraId="46C241F6" w14:textId="77777777" w:rsidTr="003F4127">
        <w:trPr>
          <w:trHeight w:val="288"/>
          <w:tblHeader/>
        </w:trPr>
        <w:tc>
          <w:tcPr>
            <w:tcW w:w="450" w:type="dxa"/>
            <w:vAlign w:val="center"/>
          </w:tcPr>
          <w:p w14:paraId="5E311372" w14:textId="77777777"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3F4127">
              <w:rPr>
                <w:rFonts w:eastAsia="Calibri" w:cstheme="minorHAnsi"/>
                <w:sz w:val="18"/>
                <w:szCs w:val="20"/>
              </w:rPr>
              <w:t>06</w:t>
            </w:r>
          </w:p>
        </w:tc>
        <w:tc>
          <w:tcPr>
            <w:tcW w:w="10350" w:type="dxa"/>
            <w:vAlign w:val="center"/>
          </w:tcPr>
          <w:p w14:paraId="1BC3EF5B" w14:textId="360C5D22" w:rsidR="004359DD" w:rsidRPr="003F4127" w:rsidRDefault="004359DD" w:rsidP="004359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 xml:space="preserve">Manual or sensor controls shall be installed and, if powered, each control has standby power of 1 Watt or less.  Controls may </w:t>
            </w:r>
            <w:proofErr w:type="gramStart"/>
            <w:r w:rsidRPr="003F4127">
              <w:rPr>
                <w:rFonts w:eastAsia="Calibri" w:cstheme="minorHAnsi"/>
                <w:sz w:val="18"/>
                <w:szCs w:val="20"/>
              </w:rPr>
              <w:t>be located in</w:t>
            </w:r>
            <w:proofErr w:type="gramEnd"/>
            <w:r w:rsidRPr="003F4127">
              <w:rPr>
                <w:rFonts w:eastAsia="Calibri" w:cstheme="minorHAnsi"/>
                <w:sz w:val="18"/>
                <w:szCs w:val="20"/>
              </w:rPr>
              <w:t xml:space="preserve"> individual units or on the loop. Controls may be activated by wired or wireless mechanisms, including buttons, motion sensors, d</w:t>
            </w:r>
            <w:r w:rsidR="00D75120" w:rsidRPr="003F4127">
              <w:rPr>
                <w:rFonts w:eastAsia="Calibri" w:cstheme="minorHAnsi"/>
                <w:sz w:val="18"/>
                <w:szCs w:val="20"/>
              </w:rPr>
              <w:t>oor switches and flow switches.</w:t>
            </w:r>
          </w:p>
        </w:tc>
      </w:tr>
      <w:tr w:rsidR="00624743" w:rsidRPr="00C071B0" w14:paraId="54D326CC" w14:textId="77777777" w:rsidTr="003F4127">
        <w:trPr>
          <w:trHeight w:hRule="exact" w:val="262"/>
        </w:trPr>
        <w:tc>
          <w:tcPr>
            <w:tcW w:w="10800" w:type="dxa"/>
            <w:gridSpan w:val="2"/>
            <w:tcBorders>
              <w:top w:val="single" w:sz="4" w:space="0" w:color="000000"/>
              <w:left w:val="single" w:sz="4" w:space="0" w:color="000000"/>
              <w:bottom w:val="single" w:sz="4" w:space="0" w:color="000000"/>
              <w:right w:val="single" w:sz="4" w:space="0" w:color="000000"/>
            </w:tcBorders>
            <w:vAlign w:val="center"/>
          </w:tcPr>
          <w:p w14:paraId="25695448" w14:textId="77777777" w:rsidR="004359DD" w:rsidRPr="003F4127" w:rsidRDefault="004359DD" w:rsidP="004359DD">
            <w:pPr>
              <w:keepNext/>
              <w:spacing w:after="0" w:line="240" w:lineRule="auto"/>
              <w:rPr>
                <w:rFonts w:eastAsia="Calibri" w:cstheme="minorHAnsi"/>
                <w:b/>
                <w:sz w:val="18"/>
                <w:szCs w:val="20"/>
              </w:rPr>
            </w:pPr>
            <w:r w:rsidRPr="003F4127">
              <w:rPr>
                <w:rFonts w:eastAsia="Calibri" w:cstheme="minorHAnsi"/>
                <w:b/>
                <w:sz w:val="18"/>
                <w:szCs w:val="20"/>
              </w:rPr>
              <w:t xml:space="preserve">The responsible person’s signature on this compliance document affirms that all applicable requirements in this table have been met.  </w:t>
            </w:r>
          </w:p>
        </w:tc>
      </w:tr>
    </w:tbl>
    <w:p w14:paraId="59450550" w14:textId="1417B8EB" w:rsidR="00DA1E2A" w:rsidRPr="00405CF9" w:rsidRDefault="00DA1E2A" w:rsidP="006530E0">
      <w:pPr>
        <w:spacing w:after="0"/>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10201"/>
      </w:tblGrid>
      <w:tr w:rsidR="003C6986" w:rsidRPr="00C071B0" w14:paraId="6C9A28B5" w14:textId="77777777" w:rsidTr="003C6986">
        <w:trPr>
          <w:trHeight w:val="288"/>
        </w:trPr>
        <w:tc>
          <w:tcPr>
            <w:tcW w:w="14616" w:type="dxa"/>
            <w:gridSpan w:val="2"/>
            <w:tcBorders>
              <w:bottom w:val="single" w:sz="4" w:space="0" w:color="000000"/>
            </w:tcBorders>
            <w:vAlign w:val="center"/>
          </w:tcPr>
          <w:p w14:paraId="2F4BDB9F" w14:textId="77777777" w:rsidR="003C6986" w:rsidRPr="00D42D0F" w:rsidRDefault="003C6986" w:rsidP="003C6986">
            <w:pPr>
              <w:keepNext/>
              <w:spacing w:after="0" w:line="240" w:lineRule="auto"/>
              <w:rPr>
                <w:rFonts w:eastAsia="Calibri" w:cstheme="minorHAnsi"/>
                <w:b/>
                <w:sz w:val="20"/>
                <w:szCs w:val="20"/>
              </w:rPr>
            </w:pPr>
            <w:r w:rsidRPr="00D42D0F">
              <w:rPr>
                <w:rFonts w:eastAsia="Calibri" w:cstheme="minorHAnsi"/>
                <w:b/>
                <w:sz w:val="20"/>
                <w:szCs w:val="20"/>
              </w:rPr>
              <w:t>J. Multiple Dwelling Units – Non-Demand Control Recirculation Systems Requirements</w:t>
            </w:r>
          </w:p>
          <w:p w14:paraId="0C351CAF" w14:textId="115470D4" w:rsidR="003C6986" w:rsidRPr="009747C6" w:rsidRDefault="003C6986" w:rsidP="003C69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F4127">
              <w:rPr>
                <w:rFonts w:eastAsia="Calibri" w:cstheme="minorHAnsi"/>
                <w:sz w:val="18"/>
                <w:szCs w:val="20"/>
              </w:rPr>
              <w:t>Systems that utilize this distribution type shall comply with these requirements</w:t>
            </w:r>
            <w:r w:rsidR="002F0583">
              <w:rPr>
                <w:rFonts w:eastAsia="Calibri" w:cstheme="minorHAnsi"/>
                <w:sz w:val="18"/>
                <w:szCs w:val="20"/>
              </w:rPr>
              <w:t>.</w:t>
            </w:r>
          </w:p>
        </w:tc>
      </w:tr>
      <w:tr w:rsidR="003C6986" w:rsidRPr="00C071B0" w14:paraId="4BC93B2D" w14:textId="77777777" w:rsidTr="003C6986">
        <w:trPr>
          <w:trHeight w:val="288"/>
          <w:tblHeader/>
        </w:trPr>
        <w:tc>
          <w:tcPr>
            <w:tcW w:w="720" w:type="dxa"/>
            <w:vAlign w:val="center"/>
          </w:tcPr>
          <w:p w14:paraId="71189E5D" w14:textId="77777777" w:rsidR="003C6986" w:rsidRPr="003F4127" w:rsidRDefault="003C6986" w:rsidP="003C6986">
            <w:pPr>
              <w:keepNext/>
              <w:spacing w:after="0" w:line="240" w:lineRule="auto"/>
              <w:jc w:val="center"/>
              <w:rPr>
                <w:rFonts w:eastAsia="Calibri" w:cstheme="minorHAnsi"/>
                <w:sz w:val="18"/>
                <w:szCs w:val="18"/>
              </w:rPr>
            </w:pPr>
            <w:r w:rsidRPr="003F4127">
              <w:rPr>
                <w:rFonts w:eastAsia="Calibri" w:cstheme="minorHAnsi"/>
                <w:sz w:val="18"/>
                <w:szCs w:val="18"/>
              </w:rPr>
              <w:t>01</w:t>
            </w:r>
          </w:p>
        </w:tc>
        <w:tc>
          <w:tcPr>
            <w:tcW w:w="13896" w:type="dxa"/>
            <w:vAlign w:val="center"/>
          </w:tcPr>
          <w:p w14:paraId="5880444E" w14:textId="77777777" w:rsidR="003C6986" w:rsidRPr="003F4127" w:rsidRDefault="003C6986" w:rsidP="003C6986">
            <w:pPr>
              <w:keepNext/>
              <w:autoSpaceDE w:val="0"/>
              <w:autoSpaceDN w:val="0"/>
              <w:adjustRightInd w:val="0"/>
              <w:spacing w:after="0" w:line="240" w:lineRule="auto"/>
              <w:rPr>
                <w:rFonts w:eastAsia="Calibri" w:cstheme="minorHAnsi"/>
                <w:sz w:val="18"/>
                <w:szCs w:val="18"/>
              </w:rPr>
            </w:pPr>
            <w:r w:rsidRPr="003F4127">
              <w:rPr>
                <w:rFonts w:eastAsia="Calibri" w:cstheme="minorHAnsi"/>
                <w:sz w:val="18"/>
                <w:szCs w:val="18"/>
              </w:rPr>
              <w:t>The active control shall be either: timer, temperature, or time and temperature. Timers shall be set to less than 24 hours. The temperature sensor shall be connected to the piping and to the controls for the pump.</w:t>
            </w:r>
          </w:p>
        </w:tc>
      </w:tr>
      <w:tr w:rsidR="003C6986" w:rsidRPr="00C071B0" w14:paraId="73500B94" w14:textId="77777777" w:rsidTr="003C6986">
        <w:trPr>
          <w:trHeight w:val="288"/>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01F01B32" w14:textId="77777777" w:rsidR="003C6986" w:rsidRPr="003F4127" w:rsidRDefault="003C6986" w:rsidP="003C6986">
            <w:pPr>
              <w:keepNext/>
              <w:spacing w:after="0" w:line="240" w:lineRule="auto"/>
              <w:rPr>
                <w:rFonts w:eastAsia="Calibri" w:cstheme="minorHAnsi"/>
                <w:b/>
                <w:sz w:val="18"/>
                <w:szCs w:val="20"/>
              </w:rPr>
            </w:pPr>
            <w:r w:rsidRPr="003F4127">
              <w:rPr>
                <w:rFonts w:eastAsia="Calibri" w:cstheme="minorHAnsi"/>
                <w:b/>
                <w:sz w:val="18"/>
                <w:szCs w:val="20"/>
              </w:rPr>
              <w:t xml:space="preserve">The responsible person’s signature on this compliance document affirms that all applicable requirements in this table have been met.  </w:t>
            </w:r>
          </w:p>
        </w:tc>
      </w:tr>
    </w:tbl>
    <w:p w14:paraId="5683756C" w14:textId="77777777" w:rsidR="003C6986" w:rsidRPr="0043508C" w:rsidRDefault="003C6986" w:rsidP="006530E0">
      <w:pPr>
        <w:spacing w:after="0"/>
        <w:rPr>
          <w:rFonts w:cstheme="minorHAnsi"/>
          <w:sz w:val="20"/>
          <w:szCs w:val="20"/>
        </w:rPr>
      </w:pPr>
    </w:p>
    <w:p w14:paraId="06955318" w14:textId="436DB917" w:rsidR="00635DBF" w:rsidRDefault="00635DBF"/>
    <w:p w14:paraId="63628C95" w14:textId="77777777" w:rsidR="00635DBF" w:rsidRDefault="00635DBF">
      <w:r>
        <w:br w:type="page"/>
      </w:r>
    </w:p>
    <w:tbl>
      <w:tblPr>
        <w:tblW w:w="1076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6"/>
        <w:gridCol w:w="265"/>
        <w:gridCol w:w="2506"/>
        <w:gridCol w:w="2775"/>
      </w:tblGrid>
      <w:tr w:rsidR="00437067" w:rsidRPr="00C071B0" w14:paraId="4FCB042F" w14:textId="77777777" w:rsidTr="00635DBF">
        <w:trPr>
          <w:trHeight w:val="206"/>
        </w:trPr>
        <w:tc>
          <w:tcPr>
            <w:tcW w:w="10762" w:type="dxa"/>
            <w:gridSpan w:val="4"/>
            <w:vAlign w:val="center"/>
          </w:tcPr>
          <w:p w14:paraId="4FCB042E" w14:textId="77777777" w:rsidR="006B1CAD" w:rsidRPr="003F4127"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b/>
                <w:sz w:val="20"/>
                <w:szCs w:val="20"/>
              </w:rPr>
            </w:pPr>
            <w:r w:rsidRPr="003F4127">
              <w:rPr>
                <w:rFonts w:cstheme="minorHAnsi"/>
                <w:b/>
                <w:caps/>
                <w:sz w:val="20"/>
                <w:szCs w:val="20"/>
              </w:rPr>
              <w:lastRenderedPageBreak/>
              <w:t>Documentation Author's Declaration Statement</w:t>
            </w:r>
          </w:p>
        </w:tc>
      </w:tr>
      <w:tr w:rsidR="00437067" w:rsidRPr="00C071B0" w14:paraId="4FCB0431" w14:textId="77777777" w:rsidTr="00635DBF">
        <w:trPr>
          <w:trHeight w:hRule="exact" w:val="360"/>
        </w:trPr>
        <w:tc>
          <w:tcPr>
            <w:tcW w:w="10762" w:type="dxa"/>
            <w:gridSpan w:val="4"/>
            <w:vAlign w:val="center"/>
          </w:tcPr>
          <w:p w14:paraId="4FCB0430" w14:textId="77777777" w:rsidR="006B1CAD" w:rsidRPr="003F4127" w:rsidRDefault="006B1CAD" w:rsidP="006530E0">
            <w:pPr>
              <w:pStyle w:val="Heading3"/>
              <w:keepLines w:val="0"/>
              <w:numPr>
                <w:ilvl w:val="0"/>
                <w:numId w:val="1"/>
              </w:numPr>
              <w:tabs>
                <w:tab w:val="left" w:pos="-2600"/>
              </w:tabs>
              <w:spacing w:before="0" w:line="240" w:lineRule="auto"/>
              <w:ind w:right="90"/>
              <w:rPr>
                <w:rFonts w:asciiTheme="minorHAnsi" w:hAnsiTheme="minorHAnsi" w:cstheme="minorHAnsi"/>
                <w:b w:val="0"/>
                <w:color w:val="auto"/>
                <w:sz w:val="20"/>
                <w:szCs w:val="20"/>
              </w:rPr>
            </w:pPr>
            <w:r w:rsidRPr="003F4127">
              <w:rPr>
                <w:rFonts w:asciiTheme="minorHAnsi" w:hAnsiTheme="minorHAnsi" w:cstheme="minorHAnsi"/>
                <w:b w:val="0"/>
                <w:color w:val="auto"/>
                <w:sz w:val="20"/>
                <w:szCs w:val="20"/>
              </w:rPr>
              <w:t>I certify that this Certificate of Installation documentation is accurate and complete.</w:t>
            </w:r>
          </w:p>
        </w:tc>
      </w:tr>
      <w:tr w:rsidR="00437067" w:rsidRPr="00C071B0" w14:paraId="4FCB0434" w14:textId="77777777" w:rsidTr="00635DBF">
        <w:trPr>
          <w:trHeight w:val="360"/>
        </w:trPr>
        <w:tc>
          <w:tcPr>
            <w:tcW w:w="5481" w:type="dxa"/>
            <w:gridSpan w:val="2"/>
          </w:tcPr>
          <w:p w14:paraId="4FCB0432" w14:textId="77777777" w:rsidR="006B1CAD" w:rsidRPr="003F4127" w:rsidRDefault="006B1CAD" w:rsidP="006530E0">
            <w:pPr>
              <w:keepNext/>
              <w:spacing w:after="0"/>
              <w:rPr>
                <w:rFonts w:cstheme="minorHAnsi"/>
                <w:sz w:val="20"/>
                <w:szCs w:val="20"/>
              </w:rPr>
            </w:pPr>
            <w:r w:rsidRPr="003F4127">
              <w:rPr>
                <w:rFonts w:cstheme="minorHAnsi"/>
                <w:sz w:val="20"/>
                <w:szCs w:val="20"/>
              </w:rPr>
              <w:t>Documentation Author Name:</w:t>
            </w:r>
          </w:p>
        </w:tc>
        <w:tc>
          <w:tcPr>
            <w:tcW w:w="5281" w:type="dxa"/>
            <w:gridSpan w:val="2"/>
          </w:tcPr>
          <w:p w14:paraId="4FCB0433" w14:textId="77777777" w:rsidR="006B1CAD" w:rsidRPr="003F4127" w:rsidRDefault="006B1CAD" w:rsidP="006530E0">
            <w:pPr>
              <w:keepNext/>
              <w:spacing w:after="0"/>
              <w:rPr>
                <w:rFonts w:cstheme="minorHAnsi"/>
                <w:sz w:val="20"/>
                <w:szCs w:val="20"/>
              </w:rPr>
            </w:pPr>
            <w:r w:rsidRPr="003F4127">
              <w:rPr>
                <w:rFonts w:cstheme="minorHAnsi"/>
                <w:sz w:val="20"/>
                <w:szCs w:val="20"/>
              </w:rPr>
              <w:t>Documentation Author Signature:</w:t>
            </w:r>
          </w:p>
        </w:tc>
      </w:tr>
      <w:tr w:rsidR="00437067" w:rsidRPr="00C071B0" w14:paraId="4FCB0437" w14:textId="77777777" w:rsidTr="00635DBF">
        <w:trPr>
          <w:trHeight w:val="360"/>
        </w:trPr>
        <w:tc>
          <w:tcPr>
            <w:tcW w:w="5481" w:type="dxa"/>
            <w:gridSpan w:val="2"/>
          </w:tcPr>
          <w:p w14:paraId="4FCB0435" w14:textId="77777777" w:rsidR="006B1CAD" w:rsidRPr="003F4127" w:rsidRDefault="006B1CAD" w:rsidP="006530E0">
            <w:pPr>
              <w:keepNext/>
              <w:spacing w:after="0"/>
              <w:rPr>
                <w:rFonts w:cstheme="minorHAnsi"/>
                <w:sz w:val="20"/>
                <w:szCs w:val="20"/>
              </w:rPr>
            </w:pPr>
            <w:r w:rsidRPr="003F4127">
              <w:rPr>
                <w:rFonts w:cstheme="minorHAnsi"/>
                <w:sz w:val="20"/>
                <w:szCs w:val="20"/>
              </w:rPr>
              <w:t>Documentation Author Company Name:</w:t>
            </w:r>
          </w:p>
        </w:tc>
        <w:tc>
          <w:tcPr>
            <w:tcW w:w="5281" w:type="dxa"/>
            <w:gridSpan w:val="2"/>
          </w:tcPr>
          <w:p w14:paraId="4FCB0436" w14:textId="77777777" w:rsidR="006B1CAD" w:rsidRPr="003F4127" w:rsidRDefault="006B1CAD" w:rsidP="006530E0">
            <w:pPr>
              <w:keepNext/>
              <w:spacing w:after="0"/>
              <w:rPr>
                <w:rFonts w:cstheme="minorHAnsi"/>
                <w:sz w:val="20"/>
                <w:szCs w:val="20"/>
              </w:rPr>
            </w:pPr>
            <w:r w:rsidRPr="003F4127">
              <w:rPr>
                <w:rFonts w:cstheme="minorHAnsi"/>
                <w:sz w:val="20"/>
                <w:szCs w:val="20"/>
              </w:rPr>
              <w:t>Date Signed:</w:t>
            </w:r>
          </w:p>
        </w:tc>
      </w:tr>
      <w:tr w:rsidR="00437067" w:rsidRPr="00C071B0" w14:paraId="4FCB043A" w14:textId="77777777" w:rsidTr="00635DBF">
        <w:trPr>
          <w:trHeight w:val="360"/>
        </w:trPr>
        <w:tc>
          <w:tcPr>
            <w:tcW w:w="5481" w:type="dxa"/>
            <w:gridSpan w:val="2"/>
          </w:tcPr>
          <w:p w14:paraId="4FCB0438" w14:textId="77777777" w:rsidR="006B1CAD" w:rsidRPr="003F4127" w:rsidRDefault="006B1CAD" w:rsidP="006530E0">
            <w:pPr>
              <w:keepNext/>
              <w:spacing w:after="0"/>
              <w:rPr>
                <w:rFonts w:cstheme="minorHAnsi"/>
                <w:sz w:val="20"/>
                <w:szCs w:val="20"/>
              </w:rPr>
            </w:pPr>
            <w:r w:rsidRPr="003F4127">
              <w:rPr>
                <w:rFonts w:cstheme="minorHAnsi"/>
                <w:sz w:val="20"/>
                <w:szCs w:val="20"/>
              </w:rPr>
              <w:t>Address:</w:t>
            </w:r>
          </w:p>
        </w:tc>
        <w:tc>
          <w:tcPr>
            <w:tcW w:w="5281" w:type="dxa"/>
            <w:gridSpan w:val="2"/>
          </w:tcPr>
          <w:p w14:paraId="4FCB0439" w14:textId="77777777" w:rsidR="006B1CAD" w:rsidRPr="003F4127" w:rsidRDefault="006B1CAD" w:rsidP="006530E0">
            <w:pPr>
              <w:keepNext/>
              <w:spacing w:after="0"/>
              <w:rPr>
                <w:rFonts w:cstheme="minorHAnsi"/>
                <w:sz w:val="20"/>
                <w:szCs w:val="20"/>
              </w:rPr>
            </w:pPr>
            <w:r w:rsidRPr="003F4127">
              <w:rPr>
                <w:rFonts w:cstheme="minorHAnsi"/>
                <w:sz w:val="20"/>
                <w:szCs w:val="20"/>
              </w:rPr>
              <w:t>CEA/HERS Certification I</w:t>
            </w:r>
            <w:r w:rsidR="00F1204F" w:rsidRPr="003F4127">
              <w:rPr>
                <w:rFonts w:cstheme="minorHAnsi"/>
                <w:sz w:val="20"/>
                <w:szCs w:val="20"/>
              </w:rPr>
              <w:t>dentification (i</w:t>
            </w:r>
            <w:r w:rsidRPr="003F4127">
              <w:rPr>
                <w:rFonts w:cstheme="minorHAnsi"/>
                <w:sz w:val="20"/>
                <w:szCs w:val="20"/>
              </w:rPr>
              <w:t>f applicable):</w:t>
            </w:r>
          </w:p>
        </w:tc>
      </w:tr>
      <w:tr w:rsidR="00437067" w:rsidRPr="00C071B0" w14:paraId="4FCB043D" w14:textId="77777777" w:rsidTr="00635DBF">
        <w:trPr>
          <w:trHeight w:val="360"/>
        </w:trPr>
        <w:tc>
          <w:tcPr>
            <w:tcW w:w="5481" w:type="dxa"/>
            <w:gridSpan w:val="2"/>
          </w:tcPr>
          <w:p w14:paraId="4FCB043B" w14:textId="77777777" w:rsidR="006B1CAD" w:rsidRPr="003F4127" w:rsidRDefault="006B1CAD" w:rsidP="006530E0">
            <w:pPr>
              <w:keepNext/>
              <w:spacing w:after="0"/>
              <w:rPr>
                <w:rFonts w:cstheme="minorHAnsi"/>
                <w:sz w:val="20"/>
                <w:szCs w:val="20"/>
              </w:rPr>
            </w:pPr>
            <w:r w:rsidRPr="003F4127">
              <w:rPr>
                <w:rFonts w:cstheme="minorHAnsi"/>
                <w:sz w:val="20"/>
                <w:szCs w:val="20"/>
              </w:rPr>
              <w:t>City/State/Zip:</w:t>
            </w:r>
          </w:p>
        </w:tc>
        <w:tc>
          <w:tcPr>
            <w:tcW w:w="5281" w:type="dxa"/>
            <w:gridSpan w:val="2"/>
          </w:tcPr>
          <w:p w14:paraId="4FCB043C" w14:textId="77777777" w:rsidR="006B1CAD" w:rsidRPr="003F4127" w:rsidRDefault="006B1CAD" w:rsidP="006530E0">
            <w:pPr>
              <w:keepNext/>
              <w:spacing w:after="0"/>
              <w:rPr>
                <w:rFonts w:cstheme="minorHAnsi"/>
                <w:sz w:val="20"/>
                <w:szCs w:val="20"/>
              </w:rPr>
            </w:pPr>
            <w:r w:rsidRPr="003F4127">
              <w:rPr>
                <w:rFonts w:cstheme="minorHAnsi"/>
                <w:sz w:val="20"/>
                <w:szCs w:val="20"/>
              </w:rPr>
              <w:t>Phone:</w:t>
            </w:r>
          </w:p>
        </w:tc>
      </w:tr>
      <w:tr w:rsidR="00437067" w:rsidRPr="00C071B0" w14:paraId="4FCB043F" w14:textId="77777777" w:rsidTr="00635DBF">
        <w:tblPrEx>
          <w:tblCellMar>
            <w:left w:w="115" w:type="dxa"/>
            <w:right w:w="115" w:type="dxa"/>
          </w:tblCellMar>
        </w:tblPrEx>
        <w:trPr>
          <w:trHeight w:val="269"/>
        </w:trPr>
        <w:tc>
          <w:tcPr>
            <w:tcW w:w="10762" w:type="dxa"/>
            <w:gridSpan w:val="4"/>
            <w:vAlign w:val="center"/>
          </w:tcPr>
          <w:p w14:paraId="4FCB043E" w14:textId="77777777" w:rsidR="006B1CAD" w:rsidRPr="003F4127"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20"/>
                <w:szCs w:val="20"/>
              </w:rPr>
            </w:pPr>
            <w:r w:rsidRPr="003F4127">
              <w:rPr>
                <w:rFonts w:cstheme="minorHAnsi"/>
                <w:b/>
                <w:caps/>
                <w:sz w:val="20"/>
                <w:szCs w:val="20"/>
              </w:rPr>
              <w:t>Responsible Person's Declaration statement</w:t>
            </w:r>
          </w:p>
        </w:tc>
      </w:tr>
      <w:tr w:rsidR="00437067" w:rsidRPr="00C071B0" w14:paraId="4FCB0446" w14:textId="77777777" w:rsidTr="00635DBF">
        <w:tblPrEx>
          <w:tblCellMar>
            <w:left w:w="115" w:type="dxa"/>
            <w:right w:w="115" w:type="dxa"/>
          </w:tblCellMar>
        </w:tblPrEx>
        <w:trPr>
          <w:trHeight w:val="504"/>
        </w:trPr>
        <w:tc>
          <w:tcPr>
            <w:tcW w:w="10762" w:type="dxa"/>
            <w:gridSpan w:val="4"/>
          </w:tcPr>
          <w:p w14:paraId="5382A2D3" w14:textId="77777777" w:rsidR="007C5F5D" w:rsidRPr="003F4127" w:rsidRDefault="007C5F5D" w:rsidP="006530E0">
            <w:pPr>
              <w:pStyle w:val="Heading3"/>
              <w:spacing w:before="60"/>
              <w:ind w:right="86"/>
              <w:rPr>
                <w:rFonts w:asciiTheme="minorHAnsi" w:hAnsiTheme="minorHAnsi" w:cstheme="minorHAnsi"/>
                <w:b w:val="0"/>
                <w:color w:val="auto"/>
                <w:sz w:val="20"/>
                <w:szCs w:val="20"/>
              </w:rPr>
            </w:pPr>
            <w:r w:rsidRPr="003F4127">
              <w:rPr>
                <w:rFonts w:asciiTheme="minorHAnsi" w:hAnsiTheme="minorHAnsi" w:cstheme="minorHAnsi"/>
                <w:b w:val="0"/>
                <w:color w:val="auto"/>
                <w:sz w:val="20"/>
                <w:szCs w:val="20"/>
              </w:rPr>
              <w:t xml:space="preserve">I certify the following under penalty of perjury, under the laws of the State of California: </w:t>
            </w:r>
          </w:p>
          <w:p w14:paraId="55AD5843" w14:textId="77777777" w:rsidR="007C5F5D" w:rsidRPr="003F4127" w:rsidRDefault="007C5F5D" w:rsidP="006530E0">
            <w:pPr>
              <w:pStyle w:val="Heading3"/>
              <w:keepLines w:val="0"/>
              <w:numPr>
                <w:ilvl w:val="0"/>
                <w:numId w:val="2"/>
              </w:numPr>
              <w:tabs>
                <w:tab w:val="left" w:pos="-2600"/>
              </w:tabs>
              <w:spacing w:before="0" w:line="240" w:lineRule="auto"/>
              <w:ind w:right="90"/>
              <w:rPr>
                <w:rFonts w:asciiTheme="minorHAnsi" w:hAnsiTheme="minorHAnsi" w:cstheme="minorHAnsi"/>
                <w:b w:val="0"/>
                <w:sz w:val="20"/>
                <w:szCs w:val="20"/>
              </w:rPr>
            </w:pPr>
            <w:r w:rsidRPr="003F4127">
              <w:rPr>
                <w:rFonts w:asciiTheme="minorHAnsi" w:hAnsiTheme="minorHAnsi" w:cstheme="minorHAnsi"/>
                <w:b w:val="0"/>
                <w:color w:val="auto"/>
                <w:sz w:val="20"/>
                <w:szCs w:val="20"/>
              </w:rPr>
              <w:t>The information provided on this Certificate of Installation is true and correct.</w:t>
            </w:r>
            <w:r w:rsidRPr="003F4127">
              <w:rPr>
                <w:rFonts w:asciiTheme="minorHAnsi" w:hAnsiTheme="minorHAnsi" w:cstheme="minorHAnsi"/>
                <w:b w:val="0"/>
                <w:sz w:val="20"/>
                <w:szCs w:val="20"/>
              </w:rPr>
              <w:t xml:space="preserve"> </w:t>
            </w:r>
          </w:p>
          <w:p w14:paraId="761FD37C" w14:textId="71140934" w:rsidR="007C5F5D" w:rsidRPr="003F4127" w:rsidRDefault="007C5F5D" w:rsidP="006530E0">
            <w:pPr>
              <w:keepNext/>
              <w:widowControl w:val="0"/>
              <w:numPr>
                <w:ilvl w:val="0"/>
                <w:numId w:val="2"/>
              </w:numPr>
              <w:spacing w:after="0" w:line="240" w:lineRule="auto"/>
              <w:ind w:right="90"/>
              <w:rPr>
                <w:rFonts w:cstheme="minorHAnsi"/>
                <w:sz w:val="20"/>
                <w:szCs w:val="20"/>
              </w:rPr>
            </w:pPr>
            <w:r w:rsidRPr="003F4127">
              <w:rPr>
                <w:rFonts w:cstheme="minorHAnsi"/>
                <w:snapToGrid w:val="0"/>
                <w:sz w:val="20"/>
                <w:szCs w:val="20"/>
              </w:rPr>
              <w:t xml:space="preserve">I am either: a) a responsible person eligible under Division 3 of the Business and Professions Code </w:t>
            </w:r>
            <w:r w:rsidRPr="003F4127">
              <w:rPr>
                <w:rFonts w:cstheme="minorHAnsi"/>
                <w:sz w:val="20"/>
                <w:szCs w:val="20"/>
              </w:rPr>
              <w:t xml:space="preserve">in the applicable classification to accept responsibility for the system design, construction, or installation </w:t>
            </w:r>
            <w:r w:rsidRPr="003F4127">
              <w:rPr>
                <w:rFonts w:cstheme="minorHAnsi"/>
                <w:snapToGrid w:val="0"/>
                <w:sz w:val="20"/>
                <w:szCs w:val="20"/>
              </w:rPr>
              <w:t xml:space="preserve">of features, materials, components, or manufactured devices </w:t>
            </w:r>
            <w:r w:rsidRPr="003F4127">
              <w:rPr>
                <w:rFonts w:cstheme="minorHAnsi"/>
                <w:sz w:val="20"/>
                <w:szCs w:val="20"/>
              </w:rPr>
              <w:t xml:space="preserve">for the scope of work identified on this Certificate of Installation, </w:t>
            </w:r>
            <w:r w:rsidRPr="003F4127">
              <w:rPr>
                <w:rFonts w:cstheme="minorHAnsi"/>
                <w:snapToGrid w:val="0"/>
                <w:sz w:val="20"/>
                <w:szCs w:val="20"/>
              </w:rPr>
              <w:t>and attest to the declarations in this statement</w:t>
            </w:r>
            <w:r w:rsidRPr="003F4127">
              <w:rPr>
                <w:rFonts w:cstheme="minorHAnsi"/>
                <w:sz w:val="20"/>
                <w:szCs w:val="20"/>
              </w:rPr>
              <w:t>, or b) I am an authorized representative of the responsible person and attest to the declarations in this statement on the responsible person’s behalf.</w:t>
            </w:r>
          </w:p>
          <w:p w14:paraId="3E013163" w14:textId="28B21052" w:rsidR="007C5F5D" w:rsidRPr="003F4127" w:rsidRDefault="007C5F5D" w:rsidP="006530E0">
            <w:pPr>
              <w:pStyle w:val="ListParagraph"/>
              <w:keepNext/>
              <w:numPr>
                <w:ilvl w:val="0"/>
                <w:numId w:val="2"/>
              </w:numPr>
              <w:autoSpaceDE w:val="0"/>
              <w:autoSpaceDN w:val="0"/>
              <w:adjustRightInd w:val="0"/>
              <w:ind w:right="90"/>
              <w:rPr>
                <w:rFonts w:asciiTheme="minorHAnsi" w:hAnsiTheme="minorHAnsi" w:cstheme="minorHAnsi"/>
              </w:rPr>
            </w:pPr>
            <w:r w:rsidRPr="003F4127">
              <w:rPr>
                <w:rFonts w:asciiTheme="minorHAnsi" w:hAnsiTheme="minorHAnsi" w:cstheme="minorHAnsi"/>
              </w:rPr>
              <w:t xml:space="preserve">The constructed or installed features, materials, </w:t>
            </w:r>
            <w:proofErr w:type="gramStart"/>
            <w:r w:rsidRPr="003F4127">
              <w:rPr>
                <w:rFonts w:asciiTheme="minorHAnsi" w:hAnsiTheme="minorHAnsi" w:cstheme="minorHAnsi"/>
              </w:rPr>
              <w:t>components</w:t>
            </w:r>
            <w:proofErr w:type="gramEnd"/>
            <w:r w:rsidRPr="003F4127">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FCB0445" w14:textId="2F8943F2" w:rsidR="006B1CAD" w:rsidRPr="003F4127" w:rsidRDefault="007C5F5D" w:rsidP="006530E0">
            <w:pPr>
              <w:pStyle w:val="ListParagraph"/>
              <w:keepNext/>
              <w:numPr>
                <w:ilvl w:val="0"/>
                <w:numId w:val="2"/>
              </w:numPr>
              <w:rPr>
                <w:rFonts w:asciiTheme="minorHAnsi" w:hAnsiTheme="minorHAnsi" w:cstheme="minorHAnsi"/>
              </w:rPr>
            </w:pPr>
            <w:r w:rsidRPr="003F4127">
              <w:rPr>
                <w:rFonts w:asciiTheme="minorHAnsi" w:hAnsiTheme="minorHAnsi" w:cstheme="minorHAnsi"/>
              </w:rPr>
              <w:t xml:space="preserve">I will ensure that a registered copy of this Certificate of Installation shall be posted or made available with the building permit(s) issued for the </w:t>
            </w:r>
            <w:proofErr w:type="gramStart"/>
            <w:r w:rsidRPr="003F4127">
              <w:rPr>
                <w:rFonts w:asciiTheme="minorHAnsi" w:hAnsiTheme="minorHAnsi" w:cstheme="minorHAnsi"/>
              </w:rPr>
              <w:t>building, and</w:t>
            </w:r>
            <w:proofErr w:type="gramEnd"/>
            <w:r w:rsidRPr="003F4127">
              <w:rPr>
                <w:rFonts w:asciiTheme="minorHAnsi" w:hAnsiTheme="minorHAnsi" w:cstheme="minorHAnsi"/>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B1CAD" w:rsidRPr="00C071B0" w14:paraId="4FCB0449" w14:textId="77777777" w:rsidTr="00635DBF">
        <w:tblPrEx>
          <w:tblCellMar>
            <w:left w:w="108" w:type="dxa"/>
            <w:right w:w="108" w:type="dxa"/>
          </w:tblCellMar>
        </w:tblPrEx>
        <w:trPr>
          <w:trHeight w:val="360"/>
        </w:trPr>
        <w:tc>
          <w:tcPr>
            <w:tcW w:w="5216" w:type="dxa"/>
          </w:tcPr>
          <w:p w14:paraId="4FCB0447" w14:textId="77777777" w:rsidR="006B1CAD" w:rsidRPr="003F4127"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20"/>
                <w:szCs w:val="20"/>
              </w:rPr>
            </w:pPr>
            <w:r w:rsidRPr="003F4127">
              <w:rPr>
                <w:rFonts w:cstheme="minorHAnsi"/>
                <w:sz w:val="20"/>
                <w:szCs w:val="20"/>
              </w:rPr>
              <w:t>Responsible Builder/Installer Name:</w:t>
            </w:r>
          </w:p>
        </w:tc>
        <w:tc>
          <w:tcPr>
            <w:tcW w:w="5546" w:type="dxa"/>
            <w:gridSpan w:val="3"/>
          </w:tcPr>
          <w:p w14:paraId="4FCB0448" w14:textId="77777777" w:rsidR="006B1CAD" w:rsidRPr="003F4127"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20"/>
                <w:szCs w:val="20"/>
              </w:rPr>
            </w:pPr>
            <w:r w:rsidRPr="003F4127">
              <w:rPr>
                <w:rFonts w:cstheme="minorHAnsi"/>
                <w:sz w:val="20"/>
                <w:szCs w:val="20"/>
              </w:rPr>
              <w:t>Responsible Builder/Installer Signature:</w:t>
            </w:r>
          </w:p>
        </w:tc>
      </w:tr>
      <w:tr w:rsidR="00437067" w:rsidRPr="00C071B0" w14:paraId="4FCB044C" w14:textId="77777777" w:rsidTr="00635DBF">
        <w:tblPrEx>
          <w:tblCellMar>
            <w:left w:w="108" w:type="dxa"/>
            <w:right w:w="108" w:type="dxa"/>
          </w:tblCellMar>
        </w:tblPrEx>
        <w:trPr>
          <w:trHeight w:val="360"/>
        </w:trPr>
        <w:tc>
          <w:tcPr>
            <w:tcW w:w="5216" w:type="dxa"/>
            <w:tcBorders>
              <w:top w:val="single" w:sz="4" w:space="0" w:color="auto"/>
              <w:left w:val="single" w:sz="4" w:space="0" w:color="auto"/>
              <w:bottom w:val="single" w:sz="4" w:space="0" w:color="auto"/>
              <w:right w:val="single" w:sz="4" w:space="0" w:color="auto"/>
            </w:tcBorders>
          </w:tcPr>
          <w:p w14:paraId="4FCB044A" w14:textId="77777777" w:rsidR="006B1CAD" w:rsidRPr="003F4127" w:rsidRDefault="00AF5606"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20"/>
                <w:szCs w:val="20"/>
              </w:rPr>
            </w:pPr>
            <w:r w:rsidRPr="003F4127">
              <w:rPr>
                <w:rFonts w:cstheme="minorHAnsi"/>
                <w:sz w:val="20"/>
                <w:szCs w:val="20"/>
              </w:rPr>
              <w:t xml:space="preserve">Company Name: </w:t>
            </w:r>
            <w:r w:rsidR="006B1CAD" w:rsidRPr="003F4127">
              <w:rPr>
                <w:rFonts w:cstheme="minorHAnsi"/>
                <w:sz w:val="20"/>
                <w:szCs w:val="20"/>
              </w:rPr>
              <w:t>(Installing Subcontractor or General Contractor or Builder/Owner)</w:t>
            </w:r>
          </w:p>
        </w:tc>
        <w:tc>
          <w:tcPr>
            <w:tcW w:w="5546" w:type="dxa"/>
            <w:gridSpan w:val="3"/>
            <w:tcBorders>
              <w:top w:val="single" w:sz="4" w:space="0" w:color="auto"/>
              <w:left w:val="single" w:sz="4" w:space="0" w:color="auto"/>
              <w:bottom w:val="single" w:sz="4" w:space="0" w:color="auto"/>
              <w:right w:val="single" w:sz="4" w:space="0" w:color="auto"/>
            </w:tcBorders>
          </w:tcPr>
          <w:p w14:paraId="4FCB044B" w14:textId="77777777" w:rsidR="006B1CAD" w:rsidRPr="003F4127"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20"/>
                <w:szCs w:val="20"/>
              </w:rPr>
            </w:pPr>
            <w:r w:rsidRPr="003F4127">
              <w:rPr>
                <w:rFonts w:cstheme="minorHAnsi"/>
                <w:sz w:val="20"/>
                <w:szCs w:val="20"/>
              </w:rPr>
              <w:t xml:space="preserve">Position </w:t>
            </w:r>
            <w:proofErr w:type="gramStart"/>
            <w:r w:rsidRPr="003F4127">
              <w:rPr>
                <w:rFonts w:cstheme="minorHAnsi"/>
                <w:sz w:val="20"/>
                <w:szCs w:val="20"/>
              </w:rPr>
              <w:t>With</w:t>
            </w:r>
            <w:proofErr w:type="gramEnd"/>
            <w:r w:rsidRPr="003F4127">
              <w:rPr>
                <w:rFonts w:cstheme="minorHAnsi"/>
                <w:sz w:val="20"/>
                <w:szCs w:val="20"/>
              </w:rPr>
              <w:t xml:space="preserve"> Company (Title):</w:t>
            </w:r>
          </w:p>
        </w:tc>
      </w:tr>
      <w:tr w:rsidR="00437067" w:rsidRPr="00C071B0" w14:paraId="4FCB044F" w14:textId="77777777" w:rsidTr="00635DBF">
        <w:tblPrEx>
          <w:tblCellMar>
            <w:left w:w="108" w:type="dxa"/>
            <w:right w:w="108" w:type="dxa"/>
          </w:tblCellMar>
        </w:tblPrEx>
        <w:trPr>
          <w:trHeight w:val="360"/>
        </w:trPr>
        <w:tc>
          <w:tcPr>
            <w:tcW w:w="5216" w:type="dxa"/>
            <w:tcBorders>
              <w:top w:val="single" w:sz="4" w:space="0" w:color="auto"/>
              <w:left w:val="single" w:sz="4" w:space="0" w:color="auto"/>
              <w:bottom w:val="single" w:sz="4" w:space="0" w:color="auto"/>
              <w:right w:val="single" w:sz="4" w:space="0" w:color="auto"/>
            </w:tcBorders>
          </w:tcPr>
          <w:p w14:paraId="4FCB044D" w14:textId="77777777" w:rsidR="006B1CAD" w:rsidRPr="003F4127"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20"/>
                <w:szCs w:val="20"/>
              </w:rPr>
            </w:pPr>
            <w:r w:rsidRPr="003F4127">
              <w:rPr>
                <w:rFonts w:cstheme="minorHAnsi"/>
                <w:sz w:val="20"/>
                <w:szCs w:val="20"/>
              </w:rPr>
              <w:t>Address:</w:t>
            </w:r>
          </w:p>
        </w:tc>
        <w:tc>
          <w:tcPr>
            <w:tcW w:w="5546" w:type="dxa"/>
            <w:gridSpan w:val="3"/>
            <w:tcBorders>
              <w:top w:val="single" w:sz="4" w:space="0" w:color="auto"/>
              <w:left w:val="single" w:sz="4" w:space="0" w:color="auto"/>
              <w:bottom w:val="single" w:sz="4" w:space="0" w:color="auto"/>
              <w:right w:val="single" w:sz="4" w:space="0" w:color="auto"/>
            </w:tcBorders>
          </w:tcPr>
          <w:p w14:paraId="4FCB044E" w14:textId="77777777" w:rsidR="006B1CAD" w:rsidRPr="003F4127"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20"/>
                <w:szCs w:val="20"/>
              </w:rPr>
            </w:pPr>
            <w:r w:rsidRPr="003F4127">
              <w:rPr>
                <w:rFonts w:cstheme="minorHAnsi"/>
                <w:sz w:val="20"/>
                <w:szCs w:val="20"/>
              </w:rPr>
              <w:t>CSLB License:</w:t>
            </w:r>
          </w:p>
        </w:tc>
      </w:tr>
      <w:tr w:rsidR="00437067" w:rsidRPr="00C071B0" w14:paraId="4FCB0453" w14:textId="77777777" w:rsidTr="00635DBF">
        <w:tblPrEx>
          <w:tblCellMar>
            <w:left w:w="108" w:type="dxa"/>
            <w:right w:w="108" w:type="dxa"/>
          </w:tblCellMar>
        </w:tblPrEx>
        <w:trPr>
          <w:trHeight w:val="360"/>
        </w:trPr>
        <w:tc>
          <w:tcPr>
            <w:tcW w:w="5216" w:type="dxa"/>
            <w:tcBorders>
              <w:top w:val="single" w:sz="4" w:space="0" w:color="auto"/>
              <w:left w:val="single" w:sz="4" w:space="0" w:color="auto"/>
              <w:bottom w:val="single" w:sz="4" w:space="0" w:color="auto"/>
              <w:right w:val="single" w:sz="4" w:space="0" w:color="auto"/>
            </w:tcBorders>
          </w:tcPr>
          <w:p w14:paraId="4FCB0450" w14:textId="77777777" w:rsidR="006B1CAD" w:rsidRPr="003F4127"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20"/>
                <w:szCs w:val="20"/>
              </w:rPr>
            </w:pPr>
            <w:r w:rsidRPr="003F4127">
              <w:rPr>
                <w:rFonts w:cstheme="minorHAnsi"/>
                <w:sz w:val="20"/>
                <w:szCs w:val="20"/>
              </w:rPr>
              <w:t>City/State/Zip:</w:t>
            </w:r>
          </w:p>
        </w:tc>
        <w:tc>
          <w:tcPr>
            <w:tcW w:w="2771" w:type="dxa"/>
            <w:gridSpan w:val="2"/>
            <w:tcBorders>
              <w:top w:val="single" w:sz="4" w:space="0" w:color="auto"/>
              <w:left w:val="single" w:sz="4" w:space="0" w:color="auto"/>
              <w:bottom w:val="single" w:sz="4" w:space="0" w:color="auto"/>
              <w:right w:val="single" w:sz="4" w:space="0" w:color="auto"/>
            </w:tcBorders>
          </w:tcPr>
          <w:p w14:paraId="4FCB0451" w14:textId="77777777" w:rsidR="006B1CAD" w:rsidRPr="003F4127"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20"/>
                <w:szCs w:val="20"/>
              </w:rPr>
            </w:pPr>
            <w:r w:rsidRPr="003F4127">
              <w:rPr>
                <w:rFonts w:cstheme="minorHAnsi"/>
                <w:sz w:val="20"/>
                <w:szCs w:val="20"/>
              </w:rPr>
              <w:t>Phone</w:t>
            </w:r>
          </w:p>
        </w:tc>
        <w:tc>
          <w:tcPr>
            <w:tcW w:w="2775" w:type="dxa"/>
            <w:tcBorders>
              <w:top w:val="single" w:sz="4" w:space="0" w:color="auto"/>
              <w:left w:val="single" w:sz="4" w:space="0" w:color="auto"/>
              <w:bottom w:val="single" w:sz="4" w:space="0" w:color="auto"/>
              <w:right w:val="single" w:sz="4" w:space="0" w:color="auto"/>
            </w:tcBorders>
          </w:tcPr>
          <w:p w14:paraId="4FCB0452" w14:textId="77777777" w:rsidR="006B1CAD" w:rsidRPr="003F4127"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20"/>
                <w:szCs w:val="20"/>
              </w:rPr>
            </w:pPr>
            <w:r w:rsidRPr="003F4127">
              <w:rPr>
                <w:rFonts w:cstheme="minorHAnsi"/>
                <w:sz w:val="20"/>
                <w:szCs w:val="20"/>
              </w:rPr>
              <w:t>Date Signed:</w:t>
            </w:r>
          </w:p>
        </w:tc>
      </w:tr>
    </w:tbl>
    <w:p w14:paraId="4FCB0454" w14:textId="77777777" w:rsidR="006B1CAD" w:rsidRPr="003F4127" w:rsidRDefault="006B1CAD" w:rsidP="006530E0">
      <w:pPr>
        <w:spacing w:after="0"/>
        <w:rPr>
          <w:rFonts w:cstheme="minorHAnsi"/>
          <w:sz w:val="20"/>
          <w:szCs w:val="20"/>
        </w:rPr>
      </w:pPr>
    </w:p>
    <w:p w14:paraId="59C25E83" w14:textId="77777777" w:rsidR="00A04826" w:rsidRDefault="00A04826">
      <w:pPr>
        <w:rPr>
          <w:rFonts w:cstheme="minorHAnsi"/>
          <w:sz w:val="20"/>
          <w:szCs w:val="20"/>
        </w:rPr>
        <w:sectPr w:rsidR="00A04826" w:rsidSect="00FF1C35">
          <w:headerReference w:type="default" r:id="rId11"/>
          <w:footerReference w:type="default" r:id="rId12"/>
          <w:headerReference w:type="first" r:id="rId13"/>
          <w:footerReference w:type="first" r:id="rId14"/>
          <w:pgSz w:w="12240" w:h="15840"/>
          <w:pgMar w:top="420" w:right="720" w:bottom="720" w:left="720" w:header="690" w:footer="432" w:gutter="0"/>
          <w:cols w:space="720"/>
          <w:titlePg/>
          <w:docGrid w:linePitch="360"/>
        </w:sectPr>
      </w:pPr>
    </w:p>
    <w:p w14:paraId="1BC7C5B8" w14:textId="77777777" w:rsidR="0017479A" w:rsidRPr="003F4127" w:rsidRDefault="0017479A" w:rsidP="0017479A">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20"/>
        </w:rPr>
      </w:pPr>
      <w:r w:rsidRPr="003F4127">
        <w:rPr>
          <w:rFonts w:eastAsia="Calibri" w:cstheme="minorHAnsi"/>
          <w:b/>
          <w:sz w:val="18"/>
          <w:szCs w:val="20"/>
        </w:rPr>
        <w:lastRenderedPageBreak/>
        <w:t>A. General Information</w:t>
      </w:r>
    </w:p>
    <w:p w14:paraId="59F8D9F1" w14:textId="2BB71132" w:rsidR="0017479A" w:rsidRPr="003F4127" w:rsidRDefault="0017479A" w:rsidP="0017479A">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061D73">
        <w:rPr>
          <w:rFonts w:eastAsia="Calibri" w:cstheme="minorHAnsi"/>
          <w:sz w:val="18"/>
          <w:szCs w:val="20"/>
        </w:rPr>
        <w:t>This table reports the building</w:t>
      </w:r>
      <w:r w:rsidR="00667B4D" w:rsidRPr="00061D73">
        <w:rPr>
          <w:rFonts w:eastAsia="Calibri" w:cstheme="minorHAnsi"/>
          <w:sz w:val="18"/>
          <w:szCs w:val="20"/>
        </w:rPr>
        <w:t xml:space="preserve"> name</w:t>
      </w:r>
      <w:r w:rsidRPr="00061D73">
        <w:rPr>
          <w:rFonts w:eastAsia="Calibri" w:cstheme="minorHAnsi"/>
          <w:sz w:val="18"/>
          <w:szCs w:val="20"/>
        </w:rPr>
        <w:t xml:space="preserve"> as specified on the Registered CF1R.</w:t>
      </w:r>
      <w:r w:rsidRPr="003F4127">
        <w:rPr>
          <w:rFonts w:eastAsia="Calibri" w:cstheme="minorHAnsi"/>
          <w:sz w:val="18"/>
          <w:szCs w:val="20"/>
        </w:rPr>
        <w:t xml:space="preserve"> </w:t>
      </w:r>
    </w:p>
    <w:p w14:paraId="47FBA3CD" w14:textId="77777777" w:rsidR="0017479A" w:rsidRPr="003F4127" w:rsidRDefault="0017479A" w:rsidP="009747C6">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20"/>
        </w:rPr>
      </w:pPr>
    </w:p>
    <w:p w14:paraId="221C8316" w14:textId="4ACB9CAF" w:rsidR="009747C6" w:rsidRPr="003F4127" w:rsidRDefault="0017479A" w:rsidP="009747C6">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20"/>
        </w:rPr>
      </w:pPr>
      <w:r w:rsidRPr="003F4127">
        <w:rPr>
          <w:rFonts w:eastAsia="Calibri" w:cstheme="minorHAnsi"/>
          <w:b/>
          <w:sz w:val="18"/>
          <w:szCs w:val="20"/>
        </w:rPr>
        <w:t>B</w:t>
      </w:r>
      <w:r w:rsidR="009747C6" w:rsidRPr="003F4127">
        <w:rPr>
          <w:rFonts w:eastAsia="Calibri" w:cstheme="minorHAnsi"/>
          <w:b/>
          <w:sz w:val="18"/>
          <w:szCs w:val="20"/>
        </w:rPr>
        <w:t>. Design Central Water Heating Systems Information</w:t>
      </w:r>
    </w:p>
    <w:p w14:paraId="3ADDA65A" w14:textId="6B88AEF6" w:rsidR="009747C6" w:rsidRPr="003F4127" w:rsidRDefault="009747C6" w:rsidP="009747C6">
      <w:pPr>
        <w:keepNext/>
        <w:spacing w:after="0" w:line="240" w:lineRule="auto"/>
        <w:rPr>
          <w:rFonts w:eastAsia="Calibri" w:cstheme="minorHAnsi"/>
          <w:sz w:val="18"/>
          <w:szCs w:val="20"/>
        </w:rPr>
      </w:pPr>
      <w:r w:rsidRPr="003F4127">
        <w:rPr>
          <w:rFonts w:eastAsia="Calibri" w:cstheme="minorHAnsi"/>
          <w:sz w:val="18"/>
          <w:szCs w:val="20"/>
        </w:rPr>
        <w:t xml:space="preserve">This table reports the water heating system features that were specified on the registered CF1R compliance document for this project. </w:t>
      </w:r>
      <w:r w:rsidR="001C6F64">
        <w:rPr>
          <w:rFonts w:eastAsia="Calibri" w:cstheme="minorHAnsi"/>
          <w:sz w:val="18"/>
          <w:szCs w:val="20"/>
        </w:rPr>
        <w:t>This section is f</w:t>
      </w:r>
      <w:r w:rsidRPr="003F4127">
        <w:rPr>
          <w:rFonts w:eastAsia="Calibri" w:cstheme="minorHAnsi"/>
          <w:sz w:val="18"/>
          <w:szCs w:val="20"/>
        </w:rPr>
        <w:t>or information</w:t>
      </w:r>
      <w:r w:rsidR="001C6F64">
        <w:rPr>
          <w:rFonts w:eastAsia="Calibri" w:cstheme="minorHAnsi"/>
          <w:sz w:val="18"/>
          <w:szCs w:val="20"/>
        </w:rPr>
        <w:t>/verification purposes</w:t>
      </w:r>
      <w:r w:rsidRPr="003F4127">
        <w:rPr>
          <w:rFonts w:eastAsia="Calibri" w:cstheme="minorHAnsi"/>
          <w:sz w:val="18"/>
          <w:szCs w:val="20"/>
        </w:rPr>
        <w:t xml:space="preserve"> only and requires no user input.</w:t>
      </w:r>
    </w:p>
    <w:p w14:paraId="6443AFD9" w14:textId="77777777" w:rsidR="009747C6" w:rsidRPr="003F4127" w:rsidRDefault="009747C6" w:rsidP="009747C6">
      <w:pPr>
        <w:keepNext/>
        <w:spacing w:after="0" w:line="240" w:lineRule="auto"/>
        <w:rPr>
          <w:rFonts w:eastAsia="Calibri" w:cstheme="minorHAnsi"/>
          <w:sz w:val="18"/>
          <w:szCs w:val="20"/>
        </w:rPr>
      </w:pPr>
    </w:p>
    <w:p w14:paraId="13BDF9EB" w14:textId="6288C704" w:rsidR="009747C6" w:rsidRPr="003F4127" w:rsidRDefault="009747C6" w:rsidP="009747C6">
      <w:pPr>
        <w:keepNext/>
        <w:spacing w:after="0" w:line="240" w:lineRule="auto"/>
        <w:rPr>
          <w:rFonts w:eastAsia="Calibri" w:cstheme="minorHAnsi"/>
          <w:sz w:val="18"/>
          <w:szCs w:val="20"/>
        </w:rPr>
      </w:pPr>
      <w:r w:rsidRPr="003F4127">
        <w:rPr>
          <w:rFonts w:eastAsia="Calibri" w:cstheme="minorHAnsi"/>
          <w:b/>
          <w:sz w:val="18"/>
          <w:szCs w:val="20"/>
        </w:rPr>
        <w:t>C. Installed Central Water Heating Systems Information</w:t>
      </w:r>
      <w:r w:rsidR="009F1234" w:rsidRPr="003F4127">
        <w:rPr>
          <w:rFonts w:eastAsia="Calibri" w:cstheme="minorHAnsi"/>
          <w:b/>
          <w:sz w:val="18"/>
          <w:szCs w:val="20"/>
        </w:rPr>
        <w:t xml:space="preserve"> (</w:t>
      </w:r>
      <w:r w:rsidR="009F1234" w:rsidRPr="003F4127">
        <w:rPr>
          <w:rFonts w:eastAsia="Calibri" w:cstheme="minorHAnsi"/>
          <w:b/>
          <w:sz w:val="18"/>
          <w:szCs w:val="20"/>
          <w:u w:val="single"/>
        </w:rPr>
        <w:t>for performance compliance with heat pumps only)</w:t>
      </w:r>
    </w:p>
    <w:p w14:paraId="7A2956ED" w14:textId="29755709" w:rsidR="009747C6" w:rsidRPr="003F4127" w:rsidRDefault="009747C6" w:rsidP="009747C6">
      <w:pPr>
        <w:keepNext/>
        <w:spacing w:after="0" w:line="240" w:lineRule="auto"/>
        <w:rPr>
          <w:rFonts w:eastAsia="Calibri" w:cstheme="minorHAnsi"/>
          <w:sz w:val="18"/>
          <w:szCs w:val="20"/>
        </w:rPr>
      </w:pPr>
      <w:r w:rsidRPr="003F4127">
        <w:rPr>
          <w:rFonts w:eastAsia="Calibri" w:cstheme="minorHAnsi"/>
          <w:sz w:val="18"/>
          <w:szCs w:val="20"/>
        </w:rPr>
        <w:t xml:space="preserve">This table reports the water heating system information that is being installed.  Require one line for each </w:t>
      </w:r>
      <w:r w:rsidR="00797308">
        <w:rPr>
          <w:rFonts w:eastAsia="Calibri" w:cstheme="minorHAnsi"/>
          <w:sz w:val="18"/>
          <w:szCs w:val="20"/>
        </w:rPr>
        <w:t>installed water heater</w:t>
      </w:r>
      <w:r w:rsidRPr="003F4127">
        <w:rPr>
          <w:rFonts w:eastAsia="Calibri" w:cstheme="minorHAnsi"/>
          <w:sz w:val="18"/>
          <w:szCs w:val="20"/>
        </w:rPr>
        <w:t>.</w:t>
      </w:r>
    </w:p>
    <w:p w14:paraId="1EF8C8E5" w14:textId="77777777" w:rsidR="009747C6" w:rsidRPr="003F4127" w:rsidRDefault="009747C6" w:rsidP="009747C6">
      <w:pPr>
        <w:keepNext/>
        <w:spacing w:after="0" w:line="240" w:lineRule="auto"/>
        <w:ind w:left="720" w:hanging="450"/>
        <w:rPr>
          <w:rFonts w:eastAsia="Calibri" w:cstheme="minorHAnsi"/>
          <w:sz w:val="18"/>
          <w:szCs w:val="20"/>
        </w:rPr>
      </w:pPr>
      <w:r w:rsidRPr="003F4127">
        <w:rPr>
          <w:rFonts w:eastAsia="Calibri" w:cstheme="minorHAnsi"/>
          <w:sz w:val="18"/>
          <w:szCs w:val="20"/>
        </w:rPr>
        <w:t>01 Water Heating System ID or Name – Reference information from CF1R.</w:t>
      </w:r>
    </w:p>
    <w:p w14:paraId="493FCA57" w14:textId="0F63E751" w:rsidR="009747C6" w:rsidRPr="003F4127" w:rsidRDefault="009747C6" w:rsidP="009747C6">
      <w:pPr>
        <w:keepNext/>
        <w:spacing w:after="0" w:line="240" w:lineRule="auto"/>
        <w:ind w:left="720" w:hanging="450"/>
        <w:rPr>
          <w:rFonts w:eastAsia="Calibri" w:cstheme="minorHAnsi"/>
          <w:sz w:val="18"/>
          <w:szCs w:val="20"/>
        </w:rPr>
      </w:pPr>
      <w:r w:rsidRPr="003F4127">
        <w:rPr>
          <w:rFonts w:eastAsia="Calibri" w:cstheme="minorHAnsi"/>
          <w:sz w:val="18"/>
          <w:szCs w:val="20"/>
        </w:rPr>
        <w:t xml:space="preserve">02 </w:t>
      </w:r>
      <w:r w:rsidR="00361DE3" w:rsidRPr="003F4127">
        <w:rPr>
          <w:rFonts w:eastAsia="Calibri" w:cstheme="minorHAnsi"/>
          <w:sz w:val="18"/>
          <w:szCs w:val="20"/>
        </w:rPr>
        <w:t>Manufacturer/Model</w:t>
      </w:r>
      <w:r w:rsidRPr="003F4127">
        <w:rPr>
          <w:rFonts w:eastAsia="Calibri" w:cstheme="minorHAnsi"/>
          <w:sz w:val="18"/>
          <w:szCs w:val="20"/>
        </w:rPr>
        <w:t xml:space="preserve"> – </w:t>
      </w:r>
      <w:r w:rsidR="001C2DD0" w:rsidRPr="003F4127">
        <w:rPr>
          <w:rFonts w:eastAsia="Calibri" w:cstheme="minorHAnsi"/>
          <w:sz w:val="18"/>
          <w:szCs w:val="20"/>
        </w:rPr>
        <w:t>Reference information from CF1R.</w:t>
      </w:r>
    </w:p>
    <w:p w14:paraId="1ACE2AD7" w14:textId="679CAC6A" w:rsidR="009747C6" w:rsidRDefault="009747C6" w:rsidP="009747C6">
      <w:pPr>
        <w:keepNext/>
        <w:spacing w:after="0" w:line="240" w:lineRule="auto"/>
        <w:ind w:left="720" w:hanging="450"/>
        <w:rPr>
          <w:rFonts w:eastAsia="Calibri" w:cstheme="minorHAnsi"/>
          <w:sz w:val="18"/>
          <w:szCs w:val="20"/>
        </w:rPr>
      </w:pPr>
      <w:r w:rsidRPr="003F4127">
        <w:rPr>
          <w:rFonts w:eastAsia="Calibri" w:cstheme="minorHAnsi"/>
          <w:sz w:val="18"/>
          <w:szCs w:val="20"/>
        </w:rPr>
        <w:t>0</w:t>
      </w:r>
      <w:r w:rsidR="00361DE3" w:rsidRPr="003F4127">
        <w:rPr>
          <w:rFonts w:eastAsia="Calibri" w:cstheme="minorHAnsi"/>
          <w:sz w:val="18"/>
          <w:szCs w:val="20"/>
        </w:rPr>
        <w:t>3</w:t>
      </w:r>
      <w:r w:rsidRPr="003F4127">
        <w:rPr>
          <w:rFonts w:eastAsia="Calibri" w:cstheme="minorHAnsi"/>
          <w:sz w:val="18"/>
          <w:szCs w:val="20"/>
        </w:rPr>
        <w:t xml:space="preserve"> # of Water Heaters in System – </w:t>
      </w:r>
      <w:r w:rsidR="001C2DD0" w:rsidRPr="001C2DD0">
        <w:rPr>
          <w:rFonts w:eastAsia="Calibri" w:cstheme="minorHAnsi"/>
          <w:sz w:val="18"/>
          <w:szCs w:val="20"/>
        </w:rPr>
        <w:t>User Input must be equal to or equivalent to Reference information from CF1R.</w:t>
      </w:r>
    </w:p>
    <w:p w14:paraId="28EBE456" w14:textId="70993D37" w:rsidR="003A23ED" w:rsidRDefault="003A23ED">
      <w:pPr>
        <w:keepNext/>
        <w:spacing w:after="0" w:line="240" w:lineRule="auto"/>
        <w:ind w:left="720" w:hanging="450"/>
        <w:rPr>
          <w:rFonts w:eastAsia="Calibri" w:cstheme="minorHAnsi"/>
          <w:sz w:val="18"/>
          <w:szCs w:val="20"/>
        </w:rPr>
      </w:pPr>
      <w:r>
        <w:rPr>
          <w:rFonts w:eastAsia="Calibri" w:cstheme="minorHAnsi"/>
          <w:sz w:val="18"/>
          <w:szCs w:val="20"/>
        </w:rPr>
        <w:t>04</w:t>
      </w:r>
      <w:r w:rsidR="0007078B">
        <w:rPr>
          <w:rFonts w:eastAsia="Calibri" w:cstheme="minorHAnsi"/>
          <w:sz w:val="18"/>
          <w:szCs w:val="20"/>
        </w:rPr>
        <w:t xml:space="preserve"> Primary Tank Location</w:t>
      </w:r>
      <w:r w:rsidR="0007078B">
        <w:rPr>
          <w:rFonts w:eastAsia="Calibri" w:cstheme="minorHAnsi"/>
          <w:sz w:val="18"/>
          <w:szCs w:val="20"/>
        </w:rPr>
        <w:tab/>
      </w:r>
      <w:r w:rsidR="0009481A">
        <w:rPr>
          <w:rFonts w:eastAsia="Calibri" w:cstheme="minorHAnsi"/>
          <w:sz w:val="18"/>
          <w:szCs w:val="20"/>
        </w:rPr>
        <w:t xml:space="preserve">- </w:t>
      </w:r>
      <w:r w:rsidR="0009481A" w:rsidRPr="003F4127">
        <w:rPr>
          <w:rFonts w:eastAsia="Calibri" w:cstheme="minorHAnsi"/>
          <w:sz w:val="18"/>
          <w:szCs w:val="20"/>
        </w:rPr>
        <w:t>Reference information from CF1R.</w:t>
      </w:r>
      <w:r w:rsidR="0007078B">
        <w:rPr>
          <w:rFonts w:eastAsia="Calibri" w:cstheme="minorHAnsi"/>
          <w:sz w:val="18"/>
          <w:szCs w:val="20"/>
        </w:rPr>
        <w:t xml:space="preserve"> </w:t>
      </w:r>
    </w:p>
    <w:p w14:paraId="634A5B16" w14:textId="0FAD0607" w:rsidR="007276A2" w:rsidRDefault="007276A2" w:rsidP="009747C6">
      <w:pPr>
        <w:keepNext/>
        <w:spacing w:after="0" w:line="240" w:lineRule="auto"/>
        <w:ind w:left="720" w:hanging="450"/>
        <w:rPr>
          <w:rFonts w:eastAsia="Calibri" w:cstheme="minorHAnsi"/>
          <w:sz w:val="18"/>
          <w:szCs w:val="20"/>
        </w:rPr>
      </w:pPr>
      <w:r>
        <w:rPr>
          <w:rFonts w:eastAsia="Calibri" w:cstheme="minorHAnsi"/>
          <w:sz w:val="18"/>
          <w:szCs w:val="20"/>
        </w:rPr>
        <w:t>05</w:t>
      </w:r>
      <w:r w:rsidR="0007078B">
        <w:rPr>
          <w:rFonts w:eastAsia="Calibri" w:cstheme="minorHAnsi"/>
          <w:sz w:val="18"/>
          <w:szCs w:val="20"/>
        </w:rPr>
        <w:t xml:space="preserve"> </w:t>
      </w:r>
      <w:r w:rsidR="0076748E">
        <w:rPr>
          <w:rFonts w:eastAsia="Calibri" w:cstheme="minorHAnsi"/>
          <w:sz w:val="18"/>
          <w:szCs w:val="20"/>
        </w:rPr>
        <w:t>Primary Tank Volume</w:t>
      </w:r>
      <w:r w:rsidR="0009481A">
        <w:rPr>
          <w:rFonts w:eastAsia="Calibri" w:cstheme="minorHAnsi"/>
          <w:sz w:val="18"/>
          <w:szCs w:val="20"/>
        </w:rPr>
        <w:t xml:space="preserve"> - </w:t>
      </w:r>
      <w:r w:rsidR="00F715B0" w:rsidRPr="003F4127">
        <w:rPr>
          <w:rFonts w:eastAsia="Calibri" w:cstheme="minorHAnsi"/>
          <w:sz w:val="18"/>
          <w:szCs w:val="20"/>
        </w:rPr>
        <w:t xml:space="preserve">User Input must be equal to or </w:t>
      </w:r>
      <w:r w:rsidR="00F715B0">
        <w:rPr>
          <w:rFonts w:eastAsia="Calibri" w:cstheme="minorHAnsi"/>
          <w:sz w:val="18"/>
          <w:szCs w:val="20"/>
        </w:rPr>
        <w:t>greater than</w:t>
      </w:r>
      <w:r w:rsidR="00F715B0" w:rsidRPr="003F4127">
        <w:rPr>
          <w:rFonts w:eastAsia="Calibri" w:cstheme="minorHAnsi"/>
          <w:sz w:val="18"/>
          <w:szCs w:val="20"/>
        </w:rPr>
        <w:t xml:space="preserve"> Reference information from CF1R.</w:t>
      </w:r>
    </w:p>
    <w:p w14:paraId="558F2DF1" w14:textId="7224A5A8" w:rsidR="007276A2" w:rsidRDefault="007276A2" w:rsidP="009747C6">
      <w:pPr>
        <w:keepNext/>
        <w:spacing w:after="0" w:line="240" w:lineRule="auto"/>
        <w:ind w:left="720" w:hanging="450"/>
        <w:rPr>
          <w:rFonts w:eastAsia="Calibri" w:cstheme="minorHAnsi"/>
          <w:sz w:val="18"/>
          <w:szCs w:val="20"/>
        </w:rPr>
      </w:pPr>
      <w:r>
        <w:rPr>
          <w:rFonts w:eastAsia="Calibri" w:cstheme="minorHAnsi"/>
          <w:sz w:val="18"/>
          <w:szCs w:val="20"/>
        </w:rPr>
        <w:t>06</w:t>
      </w:r>
      <w:r w:rsidR="0076748E">
        <w:rPr>
          <w:rFonts w:eastAsia="Calibri" w:cstheme="minorHAnsi"/>
          <w:sz w:val="18"/>
          <w:szCs w:val="20"/>
        </w:rPr>
        <w:t xml:space="preserve"> </w:t>
      </w:r>
      <w:r w:rsidR="00D54E1F">
        <w:rPr>
          <w:rFonts w:eastAsia="Calibri" w:cstheme="minorHAnsi"/>
          <w:sz w:val="18"/>
          <w:szCs w:val="20"/>
        </w:rPr>
        <w:t>Primary Tank Insulation</w:t>
      </w:r>
      <w:r w:rsidR="008B09B2">
        <w:rPr>
          <w:rFonts w:eastAsia="Calibri" w:cstheme="minorHAnsi"/>
          <w:sz w:val="18"/>
          <w:szCs w:val="20"/>
        </w:rPr>
        <w:t xml:space="preserve"> - </w:t>
      </w:r>
      <w:r w:rsidR="008B09B2" w:rsidRPr="003F4127">
        <w:rPr>
          <w:rFonts w:eastAsia="Calibri" w:cstheme="minorHAnsi"/>
          <w:sz w:val="18"/>
          <w:szCs w:val="20"/>
        </w:rPr>
        <w:t xml:space="preserve">User Input must be equal to or </w:t>
      </w:r>
      <w:r w:rsidR="008B09B2">
        <w:rPr>
          <w:rFonts w:eastAsia="Calibri" w:cstheme="minorHAnsi"/>
          <w:sz w:val="18"/>
          <w:szCs w:val="20"/>
        </w:rPr>
        <w:t>greater than</w:t>
      </w:r>
      <w:r w:rsidR="008B09B2" w:rsidRPr="003F4127">
        <w:rPr>
          <w:rFonts w:eastAsia="Calibri" w:cstheme="minorHAnsi"/>
          <w:sz w:val="18"/>
          <w:szCs w:val="20"/>
        </w:rPr>
        <w:t xml:space="preserve"> Reference information from CF1R.</w:t>
      </w:r>
    </w:p>
    <w:p w14:paraId="01852468" w14:textId="4A89C61F" w:rsidR="007276A2" w:rsidRDefault="007276A2" w:rsidP="009747C6">
      <w:pPr>
        <w:keepNext/>
        <w:spacing w:after="0" w:line="240" w:lineRule="auto"/>
        <w:ind w:left="720" w:hanging="450"/>
        <w:rPr>
          <w:rFonts w:eastAsia="Calibri" w:cstheme="minorHAnsi"/>
          <w:sz w:val="18"/>
          <w:szCs w:val="20"/>
        </w:rPr>
      </w:pPr>
      <w:r>
        <w:rPr>
          <w:rFonts w:eastAsia="Calibri" w:cstheme="minorHAnsi"/>
          <w:sz w:val="18"/>
          <w:szCs w:val="20"/>
        </w:rPr>
        <w:t>07</w:t>
      </w:r>
      <w:r w:rsidR="00D54E1F">
        <w:rPr>
          <w:rFonts w:eastAsia="Calibri" w:cstheme="minorHAnsi"/>
          <w:sz w:val="18"/>
          <w:szCs w:val="20"/>
        </w:rPr>
        <w:t xml:space="preserve"> Loop Tank Location</w:t>
      </w:r>
      <w:r w:rsidR="008B09B2">
        <w:rPr>
          <w:rFonts w:eastAsia="Calibri" w:cstheme="minorHAnsi"/>
          <w:sz w:val="18"/>
          <w:szCs w:val="20"/>
        </w:rPr>
        <w:t xml:space="preserve"> </w:t>
      </w:r>
      <w:r w:rsidR="00DE220E">
        <w:rPr>
          <w:rFonts w:eastAsia="Calibri" w:cstheme="minorHAnsi"/>
          <w:sz w:val="18"/>
          <w:szCs w:val="20"/>
        </w:rPr>
        <w:t xml:space="preserve">- </w:t>
      </w:r>
      <w:r w:rsidR="00DE220E" w:rsidRPr="003F4127">
        <w:rPr>
          <w:rFonts w:eastAsia="Calibri" w:cstheme="minorHAnsi"/>
          <w:sz w:val="18"/>
          <w:szCs w:val="20"/>
        </w:rPr>
        <w:t>Reference information from CF1R.</w:t>
      </w:r>
    </w:p>
    <w:p w14:paraId="7E0EFF05" w14:textId="41FE5821" w:rsidR="0007078B" w:rsidRDefault="0007078B" w:rsidP="009747C6">
      <w:pPr>
        <w:keepNext/>
        <w:spacing w:after="0" w:line="240" w:lineRule="auto"/>
        <w:ind w:left="720" w:hanging="450"/>
        <w:rPr>
          <w:rFonts w:eastAsia="Calibri" w:cstheme="minorHAnsi"/>
          <w:sz w:val="18"/>
          <w:szCs w:val="20"/>
        </w:rPr>
      </w:pPr>
      <w:r>
        <w:rPr>
          <w:rFonts w:eastAsia="Calibri" w:cstheme="minorHAnsi"/>
          <w:sz w:val="18"/>
          <w:szCs w:val="20"/>
        </w:rPr>
        <w:t>08</w:t>
      </w:r>
      <w:r w:rsidR="00D54E1F">
        <w:rPr>
          <w:rFonts w:eastAsia="Calibri" w:cstheme="minorHAnsi"/>
          <w:sz w:val="18"/>
          <w:szCs w:val="20"/>
        </w:rPr>
        <w:t xml:space="preserve"> Loop Tank Volume</w:t>
      </w:r>
      <w:r w:rsidR="00F47A1B">
        <w:rPr>
          <w:rFonts w:eastAsia="Calibri" w:cstheme="minorHAnsi"/>
          <w:sz w:val="18"/>
          <w:szCs w:val="20"/>
        </w:rPr>
        <w:t xml:space="preserve"> - </w:t>
      </w:r>
      <w:r w:rsidR="00F47A1B" w:rsidRPr="003F4127">
        <w:rPr>
          <w:rFonts w:eastAsia="Calibri" w:cstheme="minorHAnsi"/>
          <w:sz w:val="18"/>
          <w:szCs w:val="20"/>
        </w:rPr>
        <w:t xml:space="preserve">User Input must be equal to or </w:t>
      </w:r>
      <w:r w:rsidR="00F47A1B">
        <w:rPr>
          <w:rFonts w:eastAsia="Calibri" w:cstheme="minorHAnsi"/>
          <w:sz w:val="18"/>
          <w:szCs w:val="20"/>
        </w:rPr>
        <w:t>greater than</w:t>
      </w:r>
      <w:r w:rsidR="00F47A1B" w:rsidRPr="003F4127">
        <w:rPr>
          <w:rFonts w:eastAsia="Calibri" w:cstheme="minorHAnsi"/>
          <w:sz w:val="18"/>
          <w:szCs w:val="20"/>
        </w:rPr>
        <w:t xml:space="preserve"> Reference information from CF1R.</w:t>
      </w:r>
    </w:p>
    <w:p w14:paraId="0A466834" w14:textId="48864A74" w:rsidR="0007078B" w:rsidRDefault="0007078B" w:rsidP="009747C6">
      <w:pPr>
        <w:keepNext/>
        <w:spacing w:after="0" w:line="240" w:lineRule="auto"/>
        <w:ind w:left="720" w:hanging="450"/>
        <w:rPr>
          <w:rFonts w:eastAsia="Calibri" w:cstheme="minorHAnsi"/>
          <w:sz w:val="18"/>
          <w:szCs w:val="20"/>
        </w:rPr>
      </w:pPr>
      <w:r>
        <w:rPr>
          <w:rFonts w:eastAsia="Calibri" w:cstheme="minorHAnsi"/>
          <w:sz w:val="18"/>
          <w:szCs w:val="20"/>
        </w:rPr>
        <w:t>09</w:t>
      </w:r>
      <w:r w:rsidR="00D54E1F">
        <w:rPr>
          <w:rFonts w:eastAsia="Calibri" w:cstheme="minorHAnsi"/>
          <w:sz w:val="18"/>
          <w:szCs w:val="20"/>
        </w:rPr>
        <w:t xml:space="preserve"> </w:t>
      </w:r>
      <w:r w:rsidR="00577E51">
        <w:rPr>
          <w:rFonts w:eastAsia="Calibri" w:cstheme="minorHAnsi"/>
          <w:sz w:val="18"/>
          <w:szCs w:val="20"/>
        </w:rPr>
        <w:t xml:space="preserve">Loop Tank Insulation </w:t>
      </w:r>
      <w:r w:rsidR="00F47A1B">
        <w:rPr>
          <w:rFonts w:eastAsia="Calibri" w:cstheme="minorHAnsi"/>
          <w:sz w:val="18"/>
          <w:szCs w:val="20"/>
        </w:rPr>
        <w:t xml:space="preserve">- </w:t>
      </w:r>
      <w:r w:rsidR="00F47A1B" w:rsidRPr="003F4127">
        <w:rPr>
          <w:rFonts w:eastAsia="Calibri" w:cstheme="minorHAnsi"/>
          <w:sz w:val="18"/>
          <w:szCs w:val="20"/>
        </w:rPr>
        <w:t xml:space="preserve">User Input must be equal to or </w:t>
      </w:r>
      <w:r w:rsidR="00F47A1B">
        <w:rPr>
          <w:rFonts w:eastAsia="Calibri" w:cstheme="minorHAnsi"/>
          <w:sz w:val="18"/>
          <w:szCs w:val="20"/>
        </w:rPr>
        <w:t>greater than</w:t>
      </w:r>
      <w:r w:rsidR="00F47A1B" w:rsidRPr="003F4127">
        <w:rPr>
          <w:rFonts w:eastAsia="Calibri" w:cstheme="minorHAnsi"/>
          <w:sz w:val="18"/>
          <w:szCs w:val="20"/>
        </w:rPr>
        <w:t xml:space="preserve"> Reference information from CF1R.</w:t>
      </w:r>
    </w:p>
    <w:p w14:paraId="19A03B5B" w14:textId="5A287576" w:rsidR="0007078B" w:rsidRDefault="0007078B" w:rsidP="009747C6">
      <w:pPr>
        <w:keepNext/>
        <w:spacing w:after="0" w:line="240" w:lineRule="auto"/>
        <w:ind w:left="720" w:hanging="450"/>
        <w:rPr>
          <w:rFonts w:eastAsia="Calibri" w:cstheme="minorHAnsi"/>
          <w:sz w:val="18"/>
          <w:szCs w:val="20"/>
        </w:rPr>
      </w:pPr>
      <w:r>
        <w:rPr>
          <w:rFonts w:eastAsia="Calibri" w:cstheme="minorHAnsi"/>
          <w:sz w:val="18"/>
          <w:szCs w:val="20"/>
        </w:rPr>
        <w:t>10</w:t>
      </w:r>
      <w:r w:rsidR="00577E51">
        <w:rPr>
          <w:rFonts w:eastAsia="Calibri" w:cstheme="minorHAnsi"/>
          <w:sz w:val="18"/>
          <w:szCs w:val="20"/>
        </w:rPr>
        <w:t xml:space="preserve"> Loop Pipe Insulation Thickness</w:t>
      </w:r>
      <w:r w:rsidR="00F47A1B">
        <w:rPr>
          <w:rFonts w:eastAsia="Calibri" w:cstheme="minorHAnsi"/>
          <w:sz w:val="18"/>
          <w:szCs w:val="20"/>
        </w:rPr>
        <w:t xml:space="preserve"> - </w:t>
      </w:r>
      <w:r w:rsidR="00F47A1B" w:rsidRPr="003F4127">
        <w:rPr>
          <w:rFonts w:eastAsia="Calibri" w:cstheme="minorHAnsi"/>
          <w:sz w:val="18"/>
          <w:szCs w:val="20"/>
        </w:rPr>
        <w:t xml:space="preserve">User Input must be equal to or </w:t>
      </w:r>
      <w:r w:rsidR="00F47A1B">
        <w:rPr>
          <w:rFonts w:eastAsia="Calibri" w:cstheme="minorHAnsi"/>
          <w:sz w:val="18"/>
          <w:szCs w:val="20"/>
        </w:rPr>
        <w:t>greater than</w:t>
      </w:r>
      <w:r w:rsidR="00F47A1B" w:rsidRPr="003F4127">
        <w:rPr>
          <w:rFonts w:eastAsia="Calibri" w:cstheme="minorHAnsi"/>
          <w:sz w:val="18"/>
          <w:szCs w:val="20"/>
        </w:rPr>
        <w:t xml:space="preserve"> Reference information from CF1R.</w:t>
      </w:r>
    </w:p>
    <w:p w14:paraId="2E13E9FB" w14:textId="4623F8E0" w:rsidR="0007078B" w:rsidRDefault="0007078B" w:rsidP="009747C6">
      <w:pPr>
        <w:keepNext/>
        <w:spacing w:after="0" w:line="240" w:lineRule="auto"/>
        <w:ind w:left="720" w:hanging="450"/>
        <w:rPr>
          <w:rFonts w:eastAsia="Calibri" w:cstheme="minorHAnsi"/>
          <w:sz w:val="18"/>
          <w:szCs w:val="20"/>
        </w:rPr>
      </w:pPr>
      <w:r>
        <w:rPr>
          <w:rFonts w:eastAsia="Calibri" w:cstheme="minorHAnsi"/>
          <w:sz w:val="18"/>
          <w:szCs w:val="20"/>
        </w:rPr>
        <w:t>11</w:t>
      </w:r>
      <w:r w:rsidR="00577E51">
        <w:rPr>
          <w:rFonts w:eastAsia="Calibri" w:cstheme="minorHAnsi"/>
          <w:sz w:val="18"/>
          <w:szCs w:val="20"/>
        </w:rPr>
        <w:t xml:space="preserve"> Loop Tank Type</w:t>
      </w:r>
      <w:r w:rsidR="00F47A1B">
        <w:rPr>
          <w:rFonts w:eastAsia="Calibri" w:cstheme="minorHAnsi"/>
          <w:sz w:val="18"/>
          <w:szCs w:val="20"/>
        </w:rPr>
        <w:t xml:space="preserve"> </w:t>
      </w:r>
      <w:r w:rsidR="00DA081C">
        <w:rPr>
          <w:rFonts w:eastAsia="Calibri" w:cstheme="minorHAnsi"/>
          <w:sz w:val="18"/>
          <w:szCs w:val="20"/>
        </w:rPr>
        <w:t xml:space="preserve">- </w:t>
      </w:r>
      <w:r w:rsidR="00DA081C" w:rsidRPr="003F4127">
        <w:rPr>
          <w:rFonts w:eastAsia="Calibri" w:cstheme="minorHAnsi"/>
          <w:sz w:val="18"/>
          <w:szCs w:val="20"/>
        </w:rPr>
        <w:t>Reference information from CF1R.</w:t>
      </w:r>
    </w:p>
    <w:p w14:paraId="0C8D19F1" w14:textId="2D6163E5" w:rsidR="0043508C" w:rsidRPr="003F4127" w:rsidRDefault="0043508C" w:rsidP="0043508C">
      <w:pPr>
        <w:keepNext/>
        <w:tabs>
          <w:tab w:val="left" w:pos="2160"/>
          <w:tab w:val="left" w:pos="2700"/>
          <w:tab w:val="left" w:pos="3420"/>
          <w:tab w:val="left" w:pos="3780"/>
          <w:tab w:val="left" w:pos="5760"/>
          <w:tab w:val="left" w:pos="7212"/>
        </w:tabs>
        <w:spacing w:after="0" w:line="240" w:lineRule="auto"/>
        <w:rPr>
          <w:rFonts w:eastAsia="Calibri" w:cstheme="minorHAnsi"/>
          <w:b/>
          <w:sz w:val="18"/>
          <w:szCs w:val="20"/>
        </w:rPr>
      </w:pPr>
      <w:r w:rsidRPr="003F4127">
        <w:rPr>
          <w:rFonts w:eastAsia="Calibri" w:cstheme="minorHAnsi"/>
          <w:b/>
          <w:sz w:val="18"/>
          <w:szCs w:val="20"/>
        </w:rPr>
        <w:t xml:space="preserve">D. Design </w:t>
      </w:r>
      <w:r w:rsidR="000174F5" w:rsidRPr="003F4127">
        <w:rPr>
          <w:rFonts w:eastAsia="Calibri" w:cstheme="minorHAnsi"/>
          <w:b/>
          <w:sz w:val="18"/>
          <w:szCs w:val="20"/>
        </w:rPr>
        <w:t xml:space="preserve">Central </w:t>
      </w:r>
      <w:r w:rsidRPr="003F4127">
        <w:rPr>
          <w:rFonts w:eastAsia="Calibri" w:cstheme="minorHAnsi"/>
          <w:b/>
          <w:sz w:val="18"/>
          <w:szCs w:val="20"/>
        </w:rPr>
        <w:t>Water Heating Distribution Systems Information</w:t>
      </w:r>
    </w:p>
    <w:p w14:paraId="2AB8A310" w14:textId="34601EF5" w:rsidR="009747C6" w:rsidRPr="003F4127" w:rsidRDefault="0043508C" w:rsidP="0043508C">
      <w:pPr>
        <w:keepNext/>
        <w:spacing w:after="0" w:line="240" w:lineRule="auto"/>
        <w:ind w:left="720" w:hanging="450"/>
        <w:rPr>
          <w:rFonts w:eastAsia="Calibri" w:cstheme="minorHAnsi"/>
          <w:sz w:val="18"/>
          <w:szCs w:val="20"/>
        </w:rPr>
      </w:pPr>
      <w:r w:rsidRPr="003F4127">
        <w:rPr>
          <w:rFonts w:eastAsia="Times New Roman" w:cstheme="minorHAnsi"/>
          <w:sz w:val="18"/>
          <w:szCs w:val="20"/>
        </w:rPr>
        <w:t>This table reports the water heating distribution types specified on the registered CF1R compliance document for this project.</w:t>
      </w:r>
      <w:r w:rsidRPr="003F4127">
        <w:rPr>
          <w:rFonts w:eastAsia="Calibri" w:cstheme="minorHAnsi"/>
          <w:b/>
          <w:sz w:val="18"/>
          <w:szCs w:val="20"/>
        </w:rPr>
        <w:t xml:space="preserve"> </w:t>
      </w:r>
    </w:p>
    <w:p w14:paraId="20049752" w14:textId="77777777" w:rsidR="0043508C" w:rsidRPr="003F4127" w:rsidRDefault="0043508C" w:rsidP="009747C6">
      <w:pPr>
        <w:keepNext/>
        <w:spacing w:after="0" w:line="240" w:lineRule="auto"/>
        <w:ind w:left="720" w:hanging="450"/>
        <w:rPr>
          <w:rFonts w:eastAsia="Calibri" w:cstheme="minorHAnsi"/>
          <w:sz w:val="18"/>
          <w:szCs w:val="20"/>
        </w:rPr>
      </w:pPr>
    </w:p>
    <w:p w14:paraId="08546845" w14:textId="350C445E" w:rsidR="009747C6" w:rsidRPr="003F4127" w:rsidRDefault="009747C6" w:rsidP="009747C6">
      <w:pPr>
        <w:keepNext/>
        <w:tabs>
          <w:tab w:val="left" w:pos="2160"/>
          <w:tab w:val="left" w:pos="2700"/>
          <w:tab w:val="left" w:pos="3420"/>
          <w:tab w:val="left" w:pos="3780"/>
          <w:tab w:val="left" w:pos="5760"/>
          <w:tab w:val="left" w:pos="7212"/>
        </w:tabs>
        <w:spacing w:after="0" w:line="240" w:lineRule="auto"/>
        <w:rPr>
          <w:rFonts w:eastAsia="Calibri" w:cstheme="minorHAnsi"/>
          <w:sz w:val="18"/>
          <w:szCs w:val="20"/>
        </w:rPr>
      </w:pPr>
      <w:r w:rsidRPr="003F4127">
        <w:rPr>
          <w:rFonts w:eastAsia="Calibri" w:cstheme="minorHAnsi"/>
          <w:b/>
          <w:sz w:val="18"/>
          <w:szCs w:val="20"/>
        </w:rPr>
        <w:t xml:space="preserve">E. Installed </w:t>
      </w:r>
      <w:r w:rsidR="000174F5" w:rsidRPr="003F4127">
        <w:rPr>
          <w:rFonts w:eastAsia="Calibri" w:cstheme="minorHAnsi"/>
          <w:b/>
          <w:sz w:val="18"/>
          <w:szCs w:val="20"/>
        </w:rPr>
        <w:t xml:space="preserve">Central </w:t>
      </w:r>
      <w:r w:rsidRPr="003F4127">
        <w:rPr>
          <w:rFonts w:eastAsia="Calibri" w:cstheme="minorHAnsi"/>
          <w:b/>
          <w:sz w:val="18"/>
          <w:szCs w:val="20"/>
        </w:rPr>
        <w:t>Water Heating Distribution Systems Information</w:t>
      </w:r>
    </w:p>
    <w:p w14:paraId="5919C76C" w14:textId="17B80A00" w:rsidR="00121947" w:rsidRDefault="009747C6" w:rsidP="009747C6">
      <w:pPr>
        <w:keepNext/>
        <w:spacing w:after="0" w:line="240" w:lineRule="auto"/>
        <w:ind w:left="720" w:hanging="450"/>
        <w:rPr>
          <w:rFonts w:eastAsia="Calibri" w:cstheme="minorHAnsi"/>
          <w:sz w:val="18"/>
          <w:szCs w:val="20"/>
        </w:rPr>
      </w:pPr>
      <w:r w:rsidRPr="003F4127">
        <w:rPr>
          <w:rFonts w:eastAsia="Calibri" w:cstheme="minorHAnsi"/>
          <w:sz w:val="18"/>
          <w:szCs w:val="20"/>
        </w:rPr>
        <w:t xml:space="preserve">01 </w:t>
      </w:r>
      <w:r w:rsidR="00121947">
        <w:rPr>
          <w:rFonts w:eastAsia="Calibri" w:cstheme="minorHAnsi"/>
          <w:sz w:val="18"/>
          <w:szCs w:val="20"/>
        </w:rPr>
        <w:t>Water Heating System ID or Name – Reference information from CF1R.</w:t>
      </w:r>
    </w:p>
    <w:p w14:paraId="2930CF2C" w14:textId="02169509" w:rsidR="009747C6" w:rsidRPr="003F4127" w:rsidRDefault="00121947" w:rsidP="009747C6">
      <w:pPr>
        <w:keepNext/>
        <w:spacing w:after="0" w:line="240" w:lineRule="auto"/>
        <w:ind w:left="720" w:hanging="450"/>
        <w:rPr>
          <w:rFonts w:eastAsia="Calibri" w:cstheme="minorHAnsi"/>
          <w:sz w:val="18"/>
          <w:szCs w:val="20"/>
        </w:rPr>
      </w:pPr>
      <w:r>
        <w:rPr>
          <w:rFonts w:eastAsia="Calibri" w:cstheme="minorHAnsi"/>
          <w:sz w:val="18"/>
          <w:szCs w:val="20"/>
        </w:rPr>
        <w:t xml:space="preserve">02 </w:t>
      </w:r>
      <w:r w:rsidR="009747C6" w:rsidRPr="003F4127">
        <w:rPr>
          <w:rFonts w:eastAsia="Calibri" w:cstheme="minorHAnsi"/>
          <w:sz w:val="18"/>
          <w:szCs w:val="20"/>
        </w:rPr>
        <w:t xml:space="preserve">Central DHW System Distribution Type </w:t>
      </w:r>
      <w:r w:rsidR="0043508C" w:rsidRPr="003F4127">
        <w:rPr>
          <w:rFonts w:eastAsia="Calibri" w:cstheme="minorHAnsi"/>
          <w:sz w:val="18"/>
          <w:szCs w:val="20"/>
        </w:rPr>
        <w:t>–</w:t>
      </w:r>
      <w:r w:rsidR="009747C6" w:rsidRPr="003F4127">
        <w:rPr>
          <w:rFonts w:eastAsia="Calibri" w:cstheme="minorHAnsi"/>
          <w:sz w:val="18"/>
          <w:szCs w:val="20"/>
        </w:rPr>
        <w:t xml:space="preserve"> </w:t>
      </w:r>
      <w:r w:rsidR="0043508C" w:rsidRPr="003F4127">
        <w:rPr>
          <w:rFonts w:eastAsia="Calibri" w:cstheme="minorHAnsi"/>
          <w:sz w:val="18"/>
          <w:szCs w:val="20"/>
        </w:rPr>
        <w:t xml:space="preserve">User Input must equal </w:t>
      </w:r>
      <w:r w:rsidR="009747C6" w:rsidRPr="003F4127">
        <w:rPr>
          <w:rFonts w:eastAsia="Calibri" w:cstheme="minorHAnsi"/>
          <w:sz w:val="18"/>
          <w:szCs w:val="20"/>
        </w:rPr>
        <w:t>Reference information from CF1R.</w:t>
      </w:r>
    </w:p>
    <w:p w14:paraId="508895FD" w14:textId="734FB87D" w:rsidR="009747C6" w:rsidRPr="003F4127" w:rsidRDefault="009747C6" w:rsidP="009747C6">
      <w:pPr>
        <w:keepNext/>
        <w:spacing w:after="0" w:line="240" w:lineRule="auto"/>
        <w:ind w:left="720" w:hanging="450"/>
        <w:rPr>
          <w:rFonts w:eastAsia="Calibri" w:cstheme="minorHAnsi"/>
          <w:sz w:val="18"/>
          <w:szCs w:val="20"/>
        </w:rPr>
      </w:pPr>
      <w:r w:rsidRPr="003F4127">
        <w:rPr>
          <w:rFonts w:eastAsia="Calibri" w:cstheme="minorHAnsi"/>
          <w:sz w:val="18"/>
          <w:szCs w:val="20"/>
        </w:rPr>
        <w:t>0</w:t>
      </w:r>
      <w:r w:rsidR="00121947">
        <w:rPr>
          <w:rFonts w:eastAsia="Calibri" w:cstheme="minorHAnsi"/>
          <w:sz w:val="18"/>
          <w:szCs w:val="20"/>
        </w:rPr>
        <w:t>3</w:t>
      </w:r>
      <w:r w:rsidRPr="003F4127">
        <w:rPr>
          <w:rFonts w:eastAsia="Calibri" w:cstheme="minorHAnsi"/>
          <w:sz w:val="18"/>
          <w:szCs w:val="20"/>
        </w:rPr>
        <w:t xml:space="preserve"> Dwelling Unit DHW System Distribution Type </w:t>
      </w:r>
      <w:r w:rsidR="0043508C" w:rsidRPr="003F4127">
        <w:rPr>
          <w:rFonts w:eastAsia="Calibri" w:cstheme="minorHAnsi"/>
          <w:sz w:val="18"/>
          <w:szCs w:val="20"/>
        </w:rPr>
        <w:t>–</w:t>
      </w:r>
      <w:r w:rsidRPr="003F4127">
        <w:rPr>
          <w:rFonts w:eastAsia="Calibri" w:cstheme="minorHAnsi"/>
          <w:sz w:val="18"/>
          <w:szCs w:val="20"/>
        </w:rPr>
        <w:t xml:space="preserve"> </w:t>
      </w:r>
      <w:r w:rsidR="0043508C" w:rsidRPr="003F4127">
        <w:rPr>
          <w:rFonts w:eastAsia="Calibri" w:cstheme="minorHAnsi"/>
          <w:sz w:val="18"/>
          <w:szCs w:val="20"/>
        </w:rPr>
        <w:t xml:space="preserve">User Input must equal </w:t>
      </w:r>
      <w:r w:rsidRPr="003F4127">
        <w:rPr>
          <w:rFonts w:eastAsia="Calibri" w:cstheme="minorHAnsi"/>
          <w:sz w:val="18"/>
          <w:szCs w:val="20"/>
        </w:rPr>
        <w:t>Reference information from CF1R.</w:t>
      </w:r>
    </w:p>
    <w:p w14:paraId="466310F1" w14:textId="77777777" w:rsidR="009747C6" w:rsidRPr="003F4127" w:rsidRDefault="009747C6"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20"/>
        </w:rPr>
      </w:pPr>
    </w:p>
    <w:p w14:paraId="618DB927" w14:textId="38687B6E" w:rsidR="009747C6" w:rsidRPr="003F4127" w:rsidRDefault="00361DE3" w:rsidP="009747C6">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20"/>
        </w:rPr>
      </w:pPr>
      <w:r w:rsidRPr="003F4127">
        <w:rPr>
          <w:rFonts w:eastAsia="Calibri" w:cstheme="minorHAnsi"/>
          <w:b/>
          <w:sz w:val="18"/>
          <w:szCs w:val="20"/>
        </w:rPr>
        <w:t>F</w:t>
      </w:r>
      <w:r w:rsidR="009747C6" w:rsidRPr="003F4127">
        <w:rPr>
          <w:rFonts w:eastAsia="Calibri" w:cstheme="minorHAnsi"/>
          <w:b/>
          <w:sz w:val="18"/>
          <w:szCs w:val="20"/>
        </w:rPr>
        <w:t>. Mandatory Requirements for All Central Domestic Hot Water Recirculation Systems</w:t>
      </w:r>
    </w:p>
    <w:p w14:paraId="1504F193" w14:textId="77777777" w:rsidR="009747C6" w:rsidRPr="003F4127" w:rsidRDefault="009747C6"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 xml:space="preserve">This table lists the requirements for all central recirculation systems.  Installer must ensure all the requirements in this table are met. </w:t>
      </w:r>
    </w:p>
    <w:p w14:paraId="79B45729" w14:textId="77777777" w:rsidR="009747C6" w:rsidRPr="003F4127" w:rsidRDefault="009747C6"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p>
    <w:p w14:paraId="1680BA08" w14:textId="7FAE07A3" w:rsidR="009747C6" w:rsidRPr="003F4127" w:rsidRDefault="00361DE3"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b/>
          <w:sz w:val="18"/>
          <w:szCs w:val="20"/>
        </w:rPr>
        <w:t>G</w:t>
      </w:r>
      <w:r w:rsidR="009747C6" w:rsidRPr="003F4127">
        <w:rPr>
          <w:rFonts w:eastAsia="Calibri" w:cstheme="minorHAnsi"/>
          <w:b/>
          <w:sz w:val="18"/>
          <w:szCs w:val="20"/>
        </w:rPr>
        <w:t>. Multiple Dwelling Units – Recirculation Temperature Modulation Control Requirements</w:t>
      </w:r>
    </w:p>
    <w:p w14:paraId="636D7B61" w14:textId="3D1E4380" w:rsidR="009747C6" w:rsidRPr="003F4127" w:rsidRDefault="009747C6"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 xml:space="preserve">This table only applies to systems indicated as </w:t>
      </w:r>
      <w:r w:rsidRPr="003F4127">
        <w:rPr>
          <w:rFonts w:eastAsia="Calibri" w:cstheme="minorHAnsi"/>
          <w:b/>
          <w:sz w:val="18"/>
          <w:szCs w:val="20"/>
        </w:rPr>
        <w:t xml:space="preserve">Recirculation Temperature Modulation Control. </w:t>
      </w:r>
      <w:r w:rsidRPr="003F4127">
        <w:rPr>
          <w:rFonts w:eastAsia="Calibri" w:cstheme="minorHAnsi"/>
          <w:sz w:val="18"/>
          <w:szCs w:val="20"/>
        </w:rPr>
        <w:t xml:space="preserve">In addition to the mandatory requirements in Table </w:t>
      </w:r>
      <w:r w:rsidR="0043508C" w:rsidRPr="003F4127">
        <w:rPr>
          <w:rFonts w:eastAsia="Calibri" w:cstheme="minorHAnsi"/>
          <w:sz w:val="18"/>
          <w:szCs w:val="20"/>
        </w:rPr>
        <w:t>F</w:t>
      </w:r>
      <w:r w:rsidRPr="003F4127">
        <w:rPr>
          <w:rFonts w:eastAsia="Calibri" w:cstheme="minorHAnsi"/>
          <w:sz w:val="18"/>
          <w:szCs w:val="20"/>
        </w:rPr>
        <w:t xml:space="preserve">, the installer must ensure the requirements on this table are met.  </w:t>
      </w:r>
    </w:p>
    <w:p w14:paraId="7A231419" w14:textId="77777777" w:rsidR="009747C6" w:rsidRPr="003F4127" w:rsidRDefault="009747C6"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p>
    <w:p w14:paraId="2EC6F772" w14:textId="7A58AB1D" w:rsidR="009747C6" w:rsidRPr="003F4127" w:rsidRDefault="00361DE3" w:rsidP="009747C6">
      <w:pPr>
        <w:keepNext/>
        <w:spacing w:after="0" w:line="240" w:lineRule="auto"/>
        <w:rPr>
          <w:rFonts w:eastAsia="Calibri" w:cstheme="minorHAnsi"/>
          <w:sz w:val="18"/>
          <w:szCs w:val="20"/>
        </w:rPr>
      </w:pPr>
      <w:r w:rsidRPr="003F4127">
        <w:rPr>
          <w:rFonts w:eastAsia="Calibri" w:cstheme="minorHAnsi"/>
          <w:b/>
          <w:sz w:val="18"/>
          <w:szCs w:val="20"/>
        </w:rPr>
        <w:t>H</w:t>
      </w:r>
      <w:r w:rsidR="009747C6" w:rsidRPr="003F4127">
        <w:rPr>
          <w:rFonts w:eastAsia="Calibri" w:cstheme="minorHAnsi"/>
          <w:b/>
          <w:sz w:val="18"/>
          <w:szCs w:val="20"/>
        </w:rPr>
        <w:t>. Multiple Dwelling Units – Recirculation Continuous Monitoring Systems Requirements</w:t>
      </w:r>
    </w:p>
    <w:p w14:paraId="220FADB4" w14:textId="1DA192E7" w:rsidR="009747C6" w:rsidRPr="003F4127" w:rsidRDefault="009747C6"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 xml:space="preserve">This table only applies to systems indicated as </w:t>
      </w:r>
      <w:r w:rsidRPr="003F4127">
        <w:rPr>
          <w:rFonts w:eastAsia="Calibri" w:cstheme="minorHAnsi"/>
          <w:b/>
          <w:sz w:val="18"/>
          <w:szCs w:val="20"/>
        </w:rPr>
        <w:t xml:space="preserve">Recirculation Continuous Monitoring Systems. </w:t>
      </w:r>
      <w:r w:rsidRPr="003F4127">
        <w:rPr>
          <w:rFonts w:eastAsia="Calibri" w:cstheme="minorHAnsi"/>
          <w:sz w:val="18"/>
          <w:szCs w:val="20"/>
        </w:rPr>
        <w:t xml:space="preserve">In addition to the mandatory requirements in Table </w:t>
      </w:r>
      <w:r w:rsidR="0043508C" w:rsidRPr="003F4127">
        <w:rPr>
          <w:rFonts w:eastAsia="Calibri" w:cstheme="minorHAnsi"/>
          <w:sz w:val="18"/>
          <w:szCs w:val="20"/>
        </w:rPr>
        <w:t>F</w:t>
      </w:r>
      <w:r w:rsidRPr="003F4127">
        <w:rPr>
          <w:rFonts w:eastAsia="Calibri" w:cstheme="minorHAnsi"/>
          <w:sz w:val="18"/>
          <w:szCs w:val="20"/>
        </w:rPr>
        <w:t xml:space="preserve">, the installer must ensure the requirements on this table are met.  </w:t>
      </w:r>
    </w:p>
    <w:p w14:paraId="4E878B56" w14:textId="77777777" w:rsidR="009747C6" w:rsidRPr="003F4127" w:rsidRDefault="009747C6" w:rsidP="009747C6">
      <w:pPr>
        <w:keepNext/>
        <w:spacing w:after="0" w:line="240" w:lineRule="auto"/>
        <w:rPr>
          <w:rFonts w:eastAsia="Calibri" w:cstheme="minorHAnsi"/>
          <w:b/>
          <w:sz w:val="18"/>
          <w:szCs w:val="20"/>
        </w:rPr>
      </w:pPr>
    </w:p>
    <w:p w14:paraId="40F93DE1" w14:textId="73918401" w:rsidR="009747C6" w:rsidRPr="003F4127" w:rsidRDefault="00361DE3" w:rsidP="009747C6">
      <w:pPr>
        <w:keepNext/>
        <w:spacing w:after="0" w:line="240" w:lineRule="auto"/>
        <w:rPr>
          <w:rFonts w:eastAsia="Calibri" w:cstheme="minorHAnsi"/>
          <w:sz w:val="18"/>
          <w:szCs w:val="20"/>
        </w:rPr>
      </w:pPr>
      <w:r w:rsidRPr="003F4127">
        <w:rPr>
          <w:rFonts w:eastAsia="Calibri" w:cstheme="minorHAnsi"/>
          <w:b/>
          <w:sz w:val="18"/>
          <w:szCs w:val="20"/>
        </w:rPr>
        <w:t>I.</w:t>
      </w:r>
      <w:r w:rsidR="009747C6" w:rsidRPr="003F4127">
        <w:rPr>
          <w:rFonts w:eastAsia="Calibri" w:cstheme="minorHAnsi"/>
          <w:b/>
          <w:sz w:val="18"/>
          <w:szCs w:val="20"/>
        </w:rPr>
        <w:t xml:space="preserve"> Multiple Dwelling Units – Demand Recirculation Requirements</w:t>
      </w:r>
    </w:p>
    <w:p w14:paraId="34C7C033" w14:textId="5CA43812" w:rsidR="009747C6" w:rsidRPr="003F4127" w:rsidRDefault="009747C6"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 xml:space="preserve">This table only applies to systems indicated as </w:t>
      </w:r>
      <w:r w:rsidRPr="003F4127">
        <w:rPr>
          <w:rFonts w:eastAsia="Calibri" w:cstheme="minorHAnsi"/>
          <w:b/>
          <w:sz w:val="18"/>
          <w:szCs w:val="20"/>
        </w:rPr>
        <w:t xml:space="preserve">Demand Recirculation. </w:t>
      </w:r>
      <w:r w:rsidRPr="003F4127">
        <w:rPr>
          <w:rFonts w:eastAsia="Calibri" w:cstheme="minorHAnsi"/>
          <w:sz w:val="18"/>
          <w:szCs w:val="20"/>
        </w:rPr>
        <w:t xml:space="preserve">In addition to the mandatory requirements in Table </w:t>
      </w:r>
      <w:r w:rsidR="0043508C" w:rsidRPr="003F4127">
        <w:rPr>
          <w:rFonts w:eastAsia="Calibri" w:cstheme="minorHAnsi"/>
          <w:sz w:val="18"/>
          <w:szCs w:val="20"/>
        </w:rPr>
        <w:t>F</w:t>
      </w:r>
      <w:r w:rsidRPr="003F4127">
        <w:rPr>
          <w:rFonts w:eastAsia="Calibri" w:cstheme="minorHAnsi"/>
          <w:sz w:val="18"/>
          <w:szCs w:val="20"/>
        </w:rPr>
        <w:t xml:space="preserve">, the installer must ensure the requirements on this table are met.  </w:t>
      </w:r>
    </w:p>
    <w:p w14:paraId="6E2527BC" w14:textId="77777777" w:rsidR="009747C6" w:rsidRPr="003F4127" w:rsidRDefault="009747C6"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p>
    <w:p w14:paraId="227254E1" w14:textId="074280E2" w:rsidR="009747C6" w:rsidRPr="003F4127" w:rsidRDefault="00361DE3" w:rsidP="009747C6">
      <w:pPr>
        <w:spacing w:after="0" w:line="240" w:lineRule="auto"/>
        <w:rPr>
          <w:rFonts w:eastAsia="Calibri" w:cstheme="minorHAnsi"/>
          <w:b/>
          <w:sz w:val="18"/>
          <w:szCs w:val="20"/>
        </w:rPr>
      </w:pPr>
      <w:r w:rsidRPr="003F4127">
        <w:rPr>
          <w:rFonts w:eastAsia="Calibri" w:cstheme="minorHAnsi"/>
          <w:b/>
          <w:sz w:val="18"/>
          <w:szCs w:val="20"/>
        </w:rPr>
        <w:t>J</w:t>
      </w:r>
      <w:r w:rsidR="009747C6" w:rsidRPr="003F4127">
        <w:rPr>
          <w:rFonts w:eastAsia="Calibri" w:cstheme="minorHAnsi"/>
          <w:b/>
          <w:sz w:val="18"/>
          <w:szCs w:val="20"/>
        </w:rPr>
        <w:t>. Multiple Dwelling Units – Non-Demand Control Recirculation Systems Requirements</w:t>
      </w:r>
    </w:p>
    <w:p w14:paraId="172EFFB3" w14:textId="37FABEFA" w:rsidR="009747C6" w:rsidRPr="003F4127" w:rsidRDefault="009747C6" w:rsidP="009747C6">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F4127">
        <w:rPr>
          <w:rFonts w:eastAsia="Calibri" w:cstheme="minorHAnsi"/>
          <w:sz w:val="18"/>
          <w:szCs w:val="20"/>
        </w:rPr>
        <w:t xml:space="preserve">This table only applies to systems indicated as </w:t>
      </w:r>
      <w:r w:rsidRPr="003F4127">
        <w:rPr>
          <w:rFonts w:eastAsia="Calibri" w:cstheme="minorHAnsi"/>
          <w:b/>
          <w:sz w:val="18"/>
          <w:szCs w:val="20"/>
        </w:rPr>
        <w:t xml:space="preserve">Non-Demand Control Recirculation Systems. </w:t>
      </w:r>
      <w:r w:rsidRPr="003F4127">
        <w:rPr>
          <w:rFonts w:eastAsia="Calibri" w:cstheme="minorHAnsi"/>
          <w:sz w:val="18"/>
          <w:szCs w:val="20"/>
        </w:rPr>
        <w:t xml:space="preserve">In addition to the mandatory requirements in Table </w:t>
      </w:r>
      <w:r w:rsidR="0043508C" w:rsidRPr="003F4127">
        <w:rPr>
          <w:rFonts w:eastAsia="Calibri" w:cstheme="minorHAnsi"/>
          <w:sz w:val="18"/>
          <w:szCs w:val="20"/>
        </w:rPr>
        <w:t>F</w:t>
      </w:r>
      <w:r w:rsidRPr="003F4127">
        <w:rPr>
          <w:rFonts w:eastAsia="Calibri" w:cstheme="minorHAnsi"/>
          <w:sz w:val="18"/>
          <w:szCs w:val="20"/>
        </w:rPr>
        <w:t xml:space="preserve">, the installer must ensure the requirements on this table are met.  </w:t>
      </w:r>
    </w:p>
    <w:p w14:paraId="01144634" w14:textId="77777777" w:rsidR="009747C6" w:rsidRPr="003F4127" w:rsidRDefault="009747C6" w:rsidP="009747C6">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eastAsia="Calibri" w:cstheme="minorHAnsi"/>
          <w:bCs/>
          <w:sz w:val="18"/>
          <w:szCs w:val="20"/>
        </w:rPr>
      </w:pPr>
    </w:p>
    <w:p w14:paraId="4FCB0456" w14:textId="77777777" w:rsidR="006B1CAD" w:rsidRPr="003F4127" w:rsidRDefault="006B1CAD" w:rsidP="006530E0">
      <w:pPr>
        <w:spacing w:after="0"/>
        <w:rPr>
          <w:rFonts w:cstheme="minorHAnsi"/>
          <w:sz w:val="20"/>
          <w:szCs w:val="20"/>
        </w:rPr>
        <w:sectPr w:rsidR="006B1CAD" w:rsidRPr="003F4127" w:rsidSect="001C6F64">
          <w:headerReference w:type="first" r:id="rId15"/>
          <w:pgSz w:w="12240" w:h="15840"/>
          <w:pgMar w:top="420" w:right="720" w:bottom="720" w:left="720" w:header="690" w:footer="432" w:gutter="0"/>
          <w:pgNumType w:start="1"/>
          <w:cols w:space="720"/>
          <w:titlePg/>
          <w:docGrid w:linePitch="360"/>
        </w:sect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51"/>
        <w:gridCol w:w="2498"/>
        <w:gridCol w:w="11241"/>
      </w:tblGrid>
      <w:tr w:rsidR="00866555" w:rsidRPr="00C071B0" w14:paraId="6D02867E" w14:textId="77777777" w:rsidTr="003F4127">
        <w:trPr>
          <w:trHeight w:val="144"/>
        </w:trPr>
        <w:tc>
          <w:tcPr>
            <w:tcW w:w="5000" w:type="pct"/>
            <w:gridSpan w:val="3"/>
            <w:tcBorders>
              <w:top w:val="single" w:sz="4" w:space="0" w:color="auto"/>
              <w:bottom w:val="single" w:sz="4" w:space="0" w:color="auto"/>
            </w:tcBorders>
            <w:vAlign w:val="center"/>
          </w:tcPr>
          <w:p w14:paraId="58AC81F5" w14:textId="77777777" w:rsidR="00866555" w:rsidRPr="003F4127" w:rsidRDefault="00866555" w:rsidP="009747C6">
            <w:pPr>
              <w:keepNext/>
              <w:tabs>
                <w:tab w:val="left" w:pos="2160"/>
                <w:tab w:val="left" w:pos="2700"/>
                <w:tab w:val="left" w:pos="3420"/>
                <w:tab w:val="left" w:pos="3780"/>
                <w:tab w:val="left" w:pos="5760"/>
                <w:tab w:val="left" w:pos="7212"/>
              </w:tabs>
              <w:spacing w:after="0" w:line="240" w:lineRule="auto"/>
              <w:rPr>
                <w:rFonts w:eastAsia="Times New Roman" w:cstheme="minorHAnsi"/>
                <w:sz w:val="20"/>
                <w:szCs w:val="20"/>
              </w:rPr>
            </w:pPr>
            <w:r w:rsidRPr="00405CF9">
              <w:rPr>
                <w:rFonts w:eastAsia="Calibri" w:cstheme="minorHAnsi"/>
                <w:b/>
                <w:sz w:val="20"/>
                <w:szCs w:val="20"/>
              </w:rPr>
              <w:lastRenderedPageBreak/>
              <w:t>A. General Information</w:t>
            </w:r>
          </w:p>
        </w:tc>
      </w:tr>
      <w:tr w:rsidR="00866555" w:rsidRPr="00C071B0" w14:paraId="737D1654" w14:textId="77777777" w:rsidTr="003F4127">
        <w:trPr>
          <w:trHeight w:val="144"/>
        </w:trPr>
        <w:tc>
          <w:tcPr>
            <w:tcW w:w="226" w:type="pct"/>
            <w:tcBorders>
              <w:top w:val="single" w:sz="4" w:space="0" w:color="auto"/>
              <w:bottom w:val="single" w:sz="4" w:space="0" w:color="auto"/>
              <w:right w:val="single" w:sz="4" w:space="0" w:color="auto"/>
            </w:tcBorders>
            <w:vAlign w:val="center"/>
          </w:tcPr>
          <w:p w14:paraId="14EE7E98" w14:textId="77777777" w:rsidR="00866555" w:rsidRPr="003F4127" w:rsidRDefault="00866555" w:rsidP="009747C6">
            <w:pPr>
              <w:keepNext/>
              <w:tabs>
                <w:tab w:val="left" w:pos="2160"/>
                <w:tab w:val="left" w:pos="2700"/>
                <w:tab w:val="left" w:pos="3420"/>
                <w:tab w:val="left" w:pos="3780"/>
                <w:tab w:val="left" w:pos="5760"/>
                <w:tab w:val="left" w:pos="7212"/>
              </w:tabs>
              <w:spacing w:after="0" w:line="240" w:lineRule="exact"/>
              <w:jc w:val="center"/>
              <w:rPr>
                <w:rFonts w:eastAsia="Times New Roman" w:cstheme="minorHAnsi"/>
                <w:sz w:val="20"/>
                <w:szCs w:val="20"/>
              </w:rPr>
            </w:pPr>
            <w:r w:rsidRPr="003F4127">
              <w:rPr>
                <w:rFonts w:eastAsia="Times New Roman" w:cstheme="minorHAnsi"/>
                <w:sz w:val="20"/>
                <w:szCs w:val="20"/>
              </w:rPr>
              <w:t>01</w:t>
            </w:r>
          </w:p>
        </w:tc>
        <w:tc>
          <w:tcPr>
            <w:tcW w:w="868" w:type="pct"/>
            <w:tcBorders>
              <w:top w:val="single" w:sz="4" w:space="0" w:color="auto"/>
              <w:left w:val="single" w:sz="4" w:space="0" w:color="auto"/>
              <w:bottom w:val="single" w:sz="4" w:space="0" w:color="auto"/>
              <w:right w:val="single" w:sz="4" w:space="0" w:color="auto"/>
            </w:tcBorders>
            <w:vAlign w:val="center"/>
          </w:tcPr>
          <w:p w14:paraId="1C7B5993" w14:textId="77777777" w:rsidR="00866555" w:rsidRPr="003F4127" w:rsidRDefault="00866555" w:rsidP="009747C6">
            <w:pPr>
              <w:keepNext/>
              <w:tabs>
                <w:tab w:val="left" w:pos="2160"/>
                <w:tab w:val="left" w:pos="2700"/>
                <w:tab w:val="left" w:pos="3420"/>
                <w:tab w:val="left" w:pos="3780"/>
                <w:tab w:val="left" w:pos="5760"/>
                <w:tab w:val="left" w:pos="7212"/>
              </w:tabs>
              <w:spacing w:after="0" w:line="240" w:lineRule="exact"/>
              <w:rPr>
                <w:rFonts w:eastAsia="Times New Roman" w:cstheme="minorHAnsi"/>
                <w:sz w:val="20"/>
                <w:szCs w:val="20"/>
              </w:rPr>
            </w:pPr>
            <w:r w:rsidRPr="003F4127">
              <w:rPr>
                <w:rFonts w:eastAsia="Times New Roman" w:cstheme="minorHAnsi"/>
                <w:sz w:val="20"/>
                <w:szCs w:val="20"/>
              </w:rPr>
              <w:t>Building Name</w:t>
            </w:r>
          </w:p>
        </w:tc>
        <w:tc>
          <w:tcPr>
            <w:tcW w:w="3906" w:type="pct"/>
            <w:tcBorders>
              <w:top w:val="single" w:sz="4" w:space="0" w:color="auto"/>
              <w:left w:val="single" w:sz="4" w:space="0" w:color="auto"/>
              <w:bottom w:val="single" w:sz="4" w:space="0" w:color="auto"/>
            </w:tcBorders>
            <w:vAlign w:val="center"/>
          </w:tcPr>
          <w:p w14:paraId="43281366" w14:textId="77777777" w:rsidR="00866555" w:rsidRPr="003F4127" w:rsidRDefault="00866555" w:rsidP="009747C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r>
    </w:tbl>
    <w:p w14:paraId="61A87BE4" w14:textId="082ACE33" w:rsidR="00866555" w:rsidRPr="003F4127" w:rsidRDefault="00866555" w:rsidP="006530E0">
      <w:pPr>
        <w:spacing w:after="0"/>
        <w:rPr>
          <w:rFonts w:cstheme="minorHAnsi"/>
          <w:sz w:val="20"/>
          <w:szCs w:val="20"/>
        </w:rPr>
      </w:pPr>
    </w:p>
    <w:tbl>
      <w:tblPr>
        <w:tblStyle w:val="TableGrid"/>
        <w:tblW w:w="5002" w:type="pct"/>
        <w:tblLayout w:type="fixed"/>
        <w:tblLook w:val="04A0" w:firstRow="1" w:lastRow="0" w:firstColumn="1" w:lastColumn="0" w:noHBand="0" w:noVBand="1"/>
      </w:tblPr>
      <w:tblGrid>
        <w:gridCol w:w="1166"/>
        <w:gridCol w:w="1258"/>
        <w:gridCol w:w="1172"/>
        <w:gridCol w:w="1172"/>
        <w:gridCol w:w="988"/>
        <w:gridCol w:w="1353"/>
        <w:gridCol w:w="1080"/>
        <w:gridCol w:w="1258"/>
        <w:gridCol w:w="1258"/>
        <w:gridCol w:w="1172"/>
        <w:gridCol w:w="1077"/>
        <w:gridCol w:w="1442"/>
      </w:tblGrid>
      <w:tr w:rsidR="00EC28C2" w:rsidRPr="00C071B0" w14:paraId="3DB0F19D" w14:textId="77A70D9A" w:rsidTr="00EC28C2">
        <w:tc>
          <w:tcPr>
            <w:tcW w:w="5000" w:type="pct"/>
            <w:gridSpan w:val="12"/>
          </w:tcPr>
          <w:p w14:paraId="57CF59E0" w14:textId="77777777" w:rsidR="00EC28C2" w:rsidRPr="00405CF9" w:rsidRDefault="00EC28C2" w:rsidP="009747C6">
            <w:pPr>
              <w:rPr>
                <w:rFonts w:cstheme="minorHAnsi"/>
                <w:b/>
                <w:sz w:val="20"/>
                <w:szCs w:val="20"/>
              </w:rPr>
            </w:pPr>
            <w:r w:rsidRPr="00405CF9">
              <w:rPr>
                <w:rFonts w:cstheme="minorHAnsi"/>
                <w:b/>
                <w:sz w:val="20"/>
                <w:szCs w:val="20"/>
              </w:rPr>
              <w:t xml:space="preserve">B. Design </w:t>
            </w:r>
            <w:r>
              <w:rPr>
                <w:rFonts w:cstheme="minorHAnsi"/>
                <w:b/>
                <w:sz w:val="20"/>
                <w:szCs w:val="20"/>
              </w:rPr>
              <w:t xml:space="preserve">Central </w:t>
            </w:r>
            <w:r w:rsidRPr="00405CF9">
              <w:rPr>
                <w:rFonts w:cstheme="minorHAnsi"/>
                <w:b/>
                <w:sz w:val="20"/>
                <w:szCs w:val="20"/>
              </w:rPr>
              <w:t>Water Heater System Information</w:t>
            </w:r>
          </w:p>
          <w:p w14:paraId="48B7D1F9" w14:textId="77777777" w:rsidR="00EC28C2" w:rsidRDefault="00EC28C2">
            <w:pPr>
              <w:rPr>
                <w:rFonts w:cstheme="minorHAnsi"/>
                <w:sz w:val="20"/>
                <w:szCs w:val="20"/>
              </w:rPr>
            </w:pPr>
            <w:r w:rsidRPr="003F4127">
              <w:rPr>
                <w:rFonts w:cstheme="minorHAnsi"/>
                <w:sz w:val="20"/>
                <w:szCs w:val="20"/>
              </w:rPr>
              <w:t>This table reports the water heating systems specified on the registered CF1R compliance document for this project.</w:t>
            </w:r>
          </w:p>
          <w:p w14:paraId="5EC1D0BE" w14:textId="5EEA34BA" w:rsidR="00EC28C2" w:rsidRPr="00405CF9" w:rsidRDefault="00EC28C2" w:rsidP="009747C6">
            <w:pPr>
              <w:rPr>
                <w:rFonts w:cstheme="minorHAnsi"/>
                <w:b/>
                <w:sz w:val="20"/>
                <w:szCs w:val="20"/>
              </w:rPr>
            </w:pPr>
            <w:r>
              <w:rPr>
                <w:rFonts w:cstheme="minorHAnsi"/>
                <w:sz w:val="20"/>
                <w:szCs w:val="20"/>
              </w:rPr>
              <w:t>&lt;&lt;require one row of data for each water heater identified on the CF1R&gt;&gt;</w:t>
            </w:r>
          </w:p>
        </w:tc>
      </w:tr>
      <w:tr w:rsidR="00EC28C2" w:rsidRPr="00C071B0" w14:paraId="1B05595D" w14:textId="032360F8" w:rsidTr="00744DE2">
        <w:tc>
          <w:tcPr>
            <w:tcW w:w="405" w:type="pct"/>
            <w:vAlign w:val="bottom"/>
          </w:tcPr>
          <w:p w14:paraId="4831F8AA" w14:textId="77777777" w:rsidR="00EC28C2" w:rsidRPr="003F4127" w:rsidRDefault="00EC28C2" w:rsidP="00EB76FF">
            <w:pPr>
              <w:jc w:val="center"/>
              <w:rPr>
                <w:rFonts w:cstheme="minorHAnsi"/>
                <w:sz w:val="20"/>
                <w:szCs w:val="20"/>
              </w:rPr>
            </w:pPr>
            <w:r w:rsidRPr="003F4127">
              <w:rPr>
                <w:rFonts w:eastAsia="Times New Roman" w:cstheme="minorHAnsi"/>
                <w:sz w:val="20"/>
                <w:szCs w:val="20"/>
              </w:rPr>
              <w:t>01</w:t>
            </w:r>
          </w:p>
        </w:tc>
        <w:tc>
          <w:tcPr>
            <w:tcW w:w="437" w:type="pct"/>
            <w:vAlign w:val="bottom"/>
          </w:tcPr>
          <w:p w14:paraId="401D696D" w14:textId="77777777" w:rsidR="00EC28C2" w:rsidRPr="003F4127" w:rsidRDefault="00EC28C2" w:rsidP="00EB76FF">
            <w:pPr>
              <w:jc w:val="center"/>
              <w:rPr>
                <w:rFonts w:cstheme="minorHAnsi"/>
                <w:sz w:val="20"/>
                <w:szCs w:val="20"/>
              </w:rPr>
            </w:pPr>
            <w:r w:rsidRPr="003F4127">
              <w:rPr>
                <w:rFonts w:eastAsia="Times New Roman" w:cstheme="minorHAnsi"/>
                <w:sz w:val="20"/>
                <w:szCs w:val="20"/>
              </w:rPr>
              <w:t>02</w:t>
            </w:r>
          </w:p>
        </w:tc>
        <w:tc>
          <w:tcPr>
            <w:tcW w:w="407" w:type="pct"/>
          </w:tcPr>
          <w:p w14:paraId="43624201" w14:textId="77777777" w:rsidR="00EC28C2" w:rsidRPr="003F4127" w:rsidRDefault="00EC28C2" w:rsidP="00EB76FF">
            <w:pPr>
              <w:jc w:val="center"/>
              <w:rPr>
                <w:rFonts w:eastAsia="Times New Roman" w:cstheme="minorHAnsi"/>
                <w:sz w:val="20"/>
                <w:szCs w:val="20"/>
              </w:rPr>
            </w:pPr>
            <w:r w:rsidRPr="003F4127">
              <w:rPr>
                <w:rFonts w:eastAsia="Times New Roman" w:cstheme="minorHAnsi"/>
                <w:sz w:val="20"/>
                <w:szCs w:val="20"/>
              </w:rPr>
              <w:t>03</w:t>
            </w:r>
          </w:p>
        </w:tc>
        <w:tc>
          <w:tcPr>
            <w:tcW w:w="407" w:type="pct"/>
          </w:tcPr>
          <w:p w14:paraId="6323246A" w14:textId="0A487FF2" w:rsidR="00EC28C2" w:rsidRDefault="00EC28C2" w:rsidP="00EB76FF">
            <w:pPr>
              <w:jc w:val="center"/>
              <w:rPr>
                <w:rFonts w:eastAsia="Times New Roman" w:cstheme="minorHAnsi"/>
                <w:sz w:val="20"/>
                <w:szCs w:val="20"/>
              </w:rPr>
            </w:pPr>
            <w:r w:rsidRPr="00CE2BD1">
              <w:rPr>
                <w:rFonts w:eastAsia="Times New Roman" w:cs="Calibri"/>
                <w:sz w:val="18"/>
                <w:szCs w:val="18"/>
              </w:rPr>
              <w:t>04</w:t>
            </w:r>
          </w:p>
        </w:tc>
        <w:tc>
          <w:tcPr>
            <w:tcW w:w="343" w:type="pct"/>
          </w:tcPr>
          <w:p w14:paraId="6A147F8E" w14:textId="19654518" w:rsidR="00EC28C2" w:rsidRPr="003F4127" w:rsidRDefault="00EC28C2" w:rsidP="00EB76FF">
            <w:pPr>
              <w:jc w:val="center"/>
              <w:rPr>
                <w:rFonts w:eastAsia="Times New Roman" w:cstheme="minorHAnsi"/>
                <w:sz w:val="20"/>
                <w:szCs w:val="20"/>
              </w:rPr>
            </w:pPr>
            <w:r>
              <w:rPr>
                <w:rFonts w:eastAsia="Times New Roman" w:cstheme="minorHAnsi"/>
                <w:sz w:val="20"/>
                <w:szCs w:val="20"/>
              </w:rPr>
              <w:t>05</w:t>
            </w:r>
          </w:p>
        </w:tc>
        <w:tc>
          <w:tcPr>
            <w:tcW w:w="470" w:type="pct"/>
          </w:tcPr>
          <w:p w14:paraId="0E123930" w14:textId="0A2868FF" w:rsidR="00EC28C2" w:rsidRDefault="00EC28C2" w:rsidP="00EB76FF">
            <w:pPr>
              <w:jc w:val="center"/>
              <w:rPr>
                <w:rFonts w:eastAsia="Times New Roman" w:cstheme="minorHAnsi"/>
                <w:sz w:val="20"/>
                <w:szCs w:val="20"/>
              </w:rPr>
            </w:pPr>
            <w:r w:rsidRPr="00CE2BD1">
              <w:rPr>
                <w:rFonts w:eastAsia="Times New Roman" w:cs="Calibri"/>
                <w:sz w:val="18"/>
                <w:szCs w:val="18"/>
              </w:rPr>
              <w:t>06</w:t>
            </w:r>
          </w:p>
        </w:tc>
        <w:tc>
          <w:tcPr>
            <w:tcW w:w="375" w:type="pct"/>
          </w:tcPr>
          <w:p w14:paraId="7B0D0A8C" w14:textId="4B50C777" w:rsidR="00EC28C2" w:rsidRDefault="00EC28C2" w:rsidP="00EB76FF">
            <w:pPr>
              <w:jc w:val="center"/>
              <w:rPr>
                <w:rFonts w:eastAsia="Times New Roman" w:cstheme="minorHAnsi"/>
                <w:sz w:val="20"/>
                <w:szCs w:val="20"/>
              </w:rPr>
            </w:pPr>
            <w:r w:rsidRPr="00CE2BD1">
              <w:rPr>
                <w:rFonts w:eastAsia="Times New Roman" w:cs="Calibri"/>
                <w:sz w:val="18"/>
                <w:szCs w:val="18"/>
              </w:rPr>
              <w:t>07</w:t>
            </w:r>
          </w:p>
        </w:tc>
        <w:tc>
          <w:tcPr>
            <w:tcW w:w="437" w:type="pct"/>
          </w:tcPr>
          <w:p w14:paraId="26F69598" w14:textId="4C4DFEEB" w:rsidR="00EC28C2" w:rsidRPr="003F4127" w:rsidRDefault="00EC28C2" w:rsidP="00EB76FF">
            <w:pPr>
              <w:jc w:val="center"/>
              <w:rPr>
                <w:rFonts w:eastAsia="Times New Roman" w:cstheme="minorHAnsi"/>
                <w:sz w:val="20"/>
                <w:szCs w:val="20"/>
              </w:rPr>
            </w:pPr>
            <w:r>
              <w:rPr>
                <w:rFonts w:eastAsia="Times New Roman" w:cstheme="minorHAnsi"/>
                <w:sz w:val="20"/>
                <w:szCs w:val="20"/>
              </w:rPr>
              <w:t>08</w:t>
            </w:r>
          </w:p>
        </w:tc>
        <w:tc>
          <w:tcPr>
            <w:tcW w:w="437" w:type="pct"/>
          </w:tcPr>
          <w:p w14:paraId="062353E2" w14:textId="3083FD2B" w:rsidR="00EC28C2" w:rsidRDefault="00EC28C2" w:rsidP="00EB76FF">
            <w:pPr>
              <w:jc w:val="center"/>
              <w:rPr>
                <w:rFonts w:eastAsia="Times New Roman" w:cstheme="minorHAnsi"/>
                <w:sz w:val="20"/>
                <w:szCs w:val="20"/>
              </w:rPr>
            </w:pPr>
            <w:r w:rsidRPr="00CE2BD1">
              <w:rPr>
                <w:rFonts w:eastAsia="Times New Roman" w:cs="Calibri"/>
                <w:sz w:val="18"/>
                <w:szCs w:val="18"/>
              </w:rPr>
              <w:t>09</w:t>
            </w:r>
          </w:p>
        </w:tc>
        <w:tc>
          <w:tcPr>
            <w:tcW w:w="407" w:type="pct"/>
          </w:tcPr>
          <w:p w14:paraId="530699F9" w14:textId="529421E1" w:rsidR="00EC28C2" w:rsidRDefault="00EC28C2" w:rsidP="00EB76FF">
            <w:pPr>
              <w:jc w:val="center"/>
              <w:rPr>
                <w:rFonts w:eastAsia="Times New Roman" w:cstheme="minorHAnsi"/>
                <w:sz w:val="20"/>
                <w:szCs w:val="20"/>
              </w:rPr>
            </w:pPr>
            <w:r w:rsidRPr="00CE2BD1">
              <w:rPr>
                <w:rFonts w:eastAsia="Times New Roman" w:cs="Calibri"/>
                <w:sz w:val="18"/>
                <w:szCs w:val="18"/>
              </w:rPr>
              <w:t>10</w:t>
            </w:r>
          </w:p>
        </w:tc>
        <w:tc>
          <w:tcPr>
            <w:tcW w:w="374" w:type="pct"/>
          </w:tcPr>
          <w:p w14:paraId="72EFD8F1" w14:textId="62036A8C" w:rsidR="00EC28C2" w:rsidRPr="003F4127" w:rsidRDefault="00EC28C2" w:rsidP="00EB76FF">
            <w:pPr>
              <w:jc w:val="center"/>
              <w:rPr>
                <w:rFonts w:eastAsia="Times New Roman" w:cstheme="minorHAnsi"/>
                <w:sz w:val="20"/>
                <w:szCs w:val="20"/>
              </w:rPr>
            </w:pPr>
            <w:r>
              <w:rPr>
                <w:rFonts w:eastAsia="Times New Roman" w:cstheme="minorHAnsi"/>
                <w:sz w:val="20"/>
                <w:szCs w:val="20"/>
              </w:rPr>
              <w:t>11</w:t>
            </w:r>
          </w:p>
        </w:tc>
        <w:tc>
          <w:tcPr>
            <w:tcW w:w="500" w:type="pct"/>
          </w:tcPr>
          <w:p w14:paraId="7F4BC6A2" w14:textId="706C1D14" w:rsidR="00EC28C2" w:rsidRDefault="00EC28C2" w:rsidP="00EB76FF">
            <w:pPr>
              <w:jc w:val="center"/>
              <w:rPr>
                <w:rFonts w:eastAsia="Times New Roman" w:cstheme="minorHAnsi"/>
                <w:sz w:val="20"/>
                <w:szCs w:val="20"/>
              </w:rPr>
            </w:pPr>
            <w:ins w:id="12" w:author="Markstrum, Alexis@Energy" w:date="2021-10-01T13:38:00Z">
              <w:r>
                <w:rPr>
                  <w:rFonts w:eastAsia="Times New Roman" w:cstheme="minorHAnsi"/>
                  <w:sz w:val="20"/>
                  <w:szCs w:val="20"/>
                </w:rPr>
                <w:t>12</w:t>
              </w:r>
            </w:ins>
          </w:p>
        </w:tc>
      </w:tr>
      <w:tr w:rsidR="00EC28C2" w:rsidRPr="00C071B0" w14:paraId="39872CE0" w14:textId="289C6049" w:rsidTr="00744DE2">
        <w:tc>
          <w:tcPr>
            <w:tcW w:w="405" w:type="pct"/>
            <w:vAlign w:val="bottom"/>
          </w:tcPr>
          <w:p w14:paraId="374215B5" w14:textId="77777777"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eastAsia="Times New Roman" w:cstheme="minorHAnsi"/>
                <w:sz w:val="18"/>
                <w:szCs w:val="18"/>
              </w:rPr>
              <w:t>Water Heating System ID</w:t>
            </w:r>
          </w:p>
          <w:p w14:paraId="7D47A12F" w14:textId="77777777" w:rsidR="00EC28C2" w:rsidRPr="0040687B" w:rsidRDefault="00EC28C2" w:rsidP="00EB76FF">
            <w:pPr>
              <w:jc w:val="center"/>
              <w:rPr>
                <w:rFonts w:cstheme="minorHAnsi"/>
                <w:sz w:val="18"/>
                <w:szCs w:val="18"/>
              </w:rPr>
            </w:pPr>
            <w:r w:rsidRPr="0040687B">
              <w:rPr>
                <w:rFonts w:eastAsia="Times New Roman" w:cstheme="minorHAnsi"/>
                <w:sz w:val="18"/>
                <w:szCs w:val="18"/>
              </w:rPr>
              <w:t>or Name</w:t>
            </w:r>
          </w:p>
        </w:tc>
        <w:tc>
          <w:tcPr>
            <w:tcW w:w="437" w:type="pct"/>
            <w:vAlign w:val="bottom"/>
          </w:tcPr>
          <w:p w14:paraId="3FFF7F83" w14:textId="77777777"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eastAsia="Times New Roman" w:cstheme="minorHAnsi"/>
                <w:sz w:val="18"/>
                <w:szCs w:val="18"/>
              </w:rPr>
              <w:t>Modeled Equipment</w:t>
            </w:r>
          </w:p>
          <w:p w14:paraId="47CB8CBF" w14:textId="77777777" w:rsidR="00EC28C2" w:rsidRPr="0040687B" w:rsidRDefault="00EC28C2" w:rsidP="00EB76FF">
            <w:pPr>
              <w:jc w:val="center"/>
              <w:rPr>
                <w:rFonts w:cstheme="minorHAnsi"/>
                <w:sz w:val="18"/>
                <w:szCs w:val="18"/>
              </w:rPr>
            </w:pPr>
            <w:r w:rsidRPr="0040687B">
              <w:rPr>
                <w:rFonts w:eastAsia="Times New Roman" w:cstheme="minorHAnsi"/>
                <w:sz w:val="18"/>
                <w:szCs w:val="18"/>
              </w:rPr>
              <w:t>Make and Model</w:t>
            </w:r>
          </w:p>
        </w:tc>
        <w:tc>
          <w:tcPr>
            <w:tcW w:w="407" w:type="pct"/>
            <w:vAlign w:val="bottom"/>
          </w:tcPr>
          <w:p w14:paraId="3D229D0E" w14:textId="77777777"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eastAsia="Times New Roman" w:cstheme="minorHAnsi"/>
                <w:sz w:val="18"/>
                <w:szCs w:val="18"/>
              </w:rPr>
              <w:t>Number of Water Heaters/</w:t>
            </w:r>
          </w:p>
          <w:p w14:paraId="39D3890C" w14:textId="48609AE2"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highlight w:val="yellow"/>
              </w:rPr>
            </w:pPr>
            <w:r w:rsidRPr="0040687B">
              <w:rPr>
                <w:rFonts w:eastAsia="Times New Roman" w:cstheme="minorHAnsi"/>
                <w:sz w:val="18"/>
                <w:szCs w:val="18"/>
              </w:rPr>
              <w:t>Compressors</w:t>
            </w:r>
          </w:p>
        </w:tc>
        <w:tc>
          <w:tcPr>
            <w:tcW w:w="407" w:type="pct"/>
            <w:vAlign w:val="bottom"/>
          </w:tcPr>
          <w:p w14:paraId="6F052F45" w14:textId="1A610CAE"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eastAsia="Times New Roman" w:cs="Calibri"/>
                <w:sz w:val="18"/>
                <w:szCs w:val="18"/>
              </w:rPr>
              <w:t>Primary Tank Location</w:t>
            </w:r>
          </w:p>
        </w:tc>
        <w:tc>
          <w:tcPr>
            <w:tcW w:w="343" w:type="pct"/>
            <w:vAlign w:val="bottom"/>
          </w:tcPr>
          <w:p w14:paraId="375777D6" w14:textId="45231C65"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eastAsia="Times New Roman" w:cstheme="minorHAnsi"/>
                <w:sz w:val="18"/>
                <w:szCs w:val="18"/>
              </w:rPr>
              <w:t>Primary Tank Volume</w:t>
            </w:r>
          </w:p>
        </w:tc>
        <w:tc>
          <w:tcPr>
            <w:tcW w:w="470" w:type="pct"/>
            <w:vAlign w:val="bottom"/>
          </w:tcPr>
          <w:p w14:paraId="75010F59" w14:textId="77777777"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Calibri"/>
                <w:sz w:val="18"/>
                <w:szCs w:val="18"/>
              </w:rPr>
            </w:pPr>
            <w:r w:rsidRPr="0040687B">
              <w:rPr>
                <w:rFonts w:eastAsia="Times New Roman" w:cs="Calibri"/>
                <w:sz w:val="18"/>
                <w:szCs w:val="18"/>
              </w:rPr>
              <w:t xml:space="preserve">Primary Tank </w:t>
            </w:r>
          </w:p>
          <w:p w14:paraId="5FD23A26" w14:textId="44B6B17B"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eastAsia="Times New Roman" w:cs="Calibri"/>
                <w:sz w:val="18"/>
                <w:szCs w:val="18"/>
              </w:rPr>
              <w:t xml:space="preserve">Total Insulation </w:t>
            </w:r>
          </w:p>
        </w:tc>
        <w:tc>
          <w:tcPr>
            <w:tcW w:w="375" w:type="pct"/>
            <w:vAlign w:val="bottom"/>
          </w:tcPr>
          <w:p w14:paraId="26C8BA03" w14:textId="2FC3A81B"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eastAsia="Times New Roman" w:cs="Calibri"/>
                <w:sz w:val="18"/>
                <w:szCs w:val="18"/>
              </w:rPr>
              <w:t>Loop Tank Location</w:t>
            </w:r>
          </w:p>
        </w:tc>
        <w:tc>
          <w:tcPr>
            <w:tcW w:w="437" w:type="pct"/>
            <w:vAlign w:val="bottom"/>
          </w:tcPr>
          <w:p w14:paraId="6C09ED56" w14:textId="1B3C8DF0"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eastAsia="Times New Roman" w:cstheme="minorHAnsi"/>
                <w:sz w:val="18"/>
                <w:szCs w:val="18"/>
              </w:rPr>
              <w:t xml:space="preserve">Loop Tank </w:t>
            </w:r>
          </w:p>
          <w:p w14:paraId="0B947863" w14:textId="4695182A" w:rsidR="00EC28C2" w:rsidRPr="0040687B" w:rsidRDefault="00EC28C2" w:rsidP="00EB76F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eastAsia="Times New Roman" w:cstheme="minorHAnsi"/>
                <w:sz w:val="18"/>
                <w:szCs w:val="18"/>
              </w:rPr>
              <w:t>Volume</w:t>
            </w:r>
          </w:p>
        </w:tc>
        <w:tc>
          <w:tcPr>
            <w:tcW w:w="437" w:type="pct"/>
            <w:vAlign w:val="bottom"/>
          </w:tcPr>
          <w:p w14:paraId="50B9D7AB" w14:textId="17E4849D" w:rsidR="00EC28C2" w:rsidRPr="0040687B" w:rsidRDefault="00EC28C2" w:rsidP="00EB76FF">
            <w:pPr>
              <w:keepNext/>
              <w:tabs>
                <w:tab w:val="left" w:pos="2160"/>
                <w:tab w:val="left" w:pos="2700"/>
                <w:tab w:val="left" w:pos="3420"/>
                <w:tab w:val="left" w:pos="3780"/>
                <w:tab w:val="left" w:pos="5760"/>
                <w:tab w:val="left" w:pos="7212"/>
              </w:tabs>
              <w:jc w:val="center"/>
              <w:rPr>
                <w:rFonts w:ascii="Calibri" w:hAnsi="Calibri"/>
                <w:sz w:val="18"/>
                <w:szCs w:val="18"/>
              </w:rPr>
            </w:pPr>
            <w:r w:rsidRPr="0040687B">
              <w:rPr>
                <w:rFonts w:ascii="Calibri" w:hAnsi="Calibri"/>
                <w:sz w:val="18"/>
                <w:szCs w:val="18"/>
              </w:rPr>
              <w:t>Loop Tank Total Insulation</w:t>
            </w:r>
          </w:p>
        </w:tc>
        <w:tc>
          <w:tcPr>
            <w:tcW w:w="407" w:type="pct"/>
            <w:vAlign w:val="bottom"/>
          </w:tcPr>
          <w:p w14:paraId="21E8E046" w14:textId="34C046A4" w:rsidR="00EC28C2" w:rsidRPr="0040687B" w:rsidRDefault="00EC28C2" w:rsidP="00EB76FF">
            <w:pPr>
              <w:keepNext/>
              <w:tabs>
                <w:tab w:val="left" w:pos="2160"/>
                <w:tab w:val="left" w:pos="2700"/>
                <w:tab w:val="left" w:pos="3420"/>
                <w:tab w:val="left" w:pos="3780"/>
                <w:tab w:val="left" w:pos="5760"/>
                <w:tab w:val="left" w:pos="7212"/>
              </w:tabs>
              <w:jc w:val="center"/>
              <w:rPr>
                <w:rFonts w:ascii="Calibri" w:hAnsi="Calibri"/>
                <w:sz w:val="18"/>
                <w:szCs w:val="18"/>
              </w:rPr>
            </w:pPr>
            <w:r w:rsidRPr="0040687B">
              <w:rPr>
                <w:rFonts w:ascii="Calibri" w:hAnsi="Calibri"/>
                <w:sz w:val="18"/>
                <w:szCs w:val="18"/>
              </w:rPr>
              <w:t xml:space="preserve">Loop Pipe Insulation Thickness </w:t>
            </w:r>
          </w:p>
        </w:tc>
        <w:tc>
          <w:tcPr>
            <w:tcW w:w="374" w:type="pct"/>
            <w:vAlign w:val="bottom"/>
          </w:tcPr>
          <w:p w14:paraId="3BB3C5EB" w14:textId="7898DB7B" w:rsidR="00EC28C2" w:rsidRPr="0040687B" w:rsidRDefault="00EC28C2" w:rsidP="00C13BCA">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40687B">
              <w:rPr>
                <w:rFonts w:ascii="Calibri" w:hAnsi="Calibri"/>
                <w:sz w:val="18"/>
                <w:szCs w:val="18"/>
              </w:rPr>
              <w:t>Loop Tank Type</w:t>
            </w:r>
          </w:p>
        </w:tc>
        <w:tc>
          <w:tcPr>
            <w:tcW w:w="500" w:type="pct"/>
          </w:tcPr>
          <w:p w14:paraId="122698FA" w14:textId="0B297381" w:rsidR="00EC28C2" w:rsidRPr="0040687B" w:rsidRDefault="00EC28C2" w:rsidP="00C13BCA">
            <w:pPr>
              <w:keepNext/>
              <w:tabs>
                <w:tab w:val="left" w:pos="2160"/>
                <w:tab w:val="left" w:pos="2700"/>
                <w:tab w:val="left" w:pos="3420"/>
                <w:tab w:val="left" w:pos="3780"/>
                <w:tab w:val="left" w:pos="5760"/>
                <w:tab w:val="left" w:pos="7212"/>
              </w:tabs>
              <w:jc w:val="center"/>
              <w:rPr>
                <w:rFonts w:ascii="Calibri" w:hAnsi="Calibri"/>
                <w:sz w:val="18"/>
                <w:szCs w:val="18"/>
              </w:rPr>
            </w:pPr>
            <w:ins w:id="13" w:author="Markstrum, Alexis@Energy" w:date="2021-10-01T13:38:00Z">
              <w:r>
                <w:rPr>
                  <w:rFonts w:ascii="Calibri" w:hAnsi="Calibri"/>
                  <w:sz w:val="18"/>
                  <w:szCs w:val="18"/>
                </w:rPr>
                <w:t>Simulated Equipment Make and Model</w:t>
              </w:r>
            </w:ins>
          </w:p>
        </w:tc>
      </w:tr>
      <w:tr w:rsidR="00EC28C2" w:rsidRPr="00C071B0" w14:paraId="7154B4B9" w14:textId="22B1C06F" w:rsidTr="00744DE2">
        <w:tc>
          <w:tcPr>
            <w:tcW w:w="405" w:type="pct"/>
            <w:tcBorders>
              <w:top w:val="single" w:sz="4" w:space="0" w:color="auto"/>
              <w:left w:val="single" w:sz="4" w:space="0" w:color="auto"/>
              <w:bottom w:val="single" w:sz="4" w:space="0" w:color="auto"/>
              <w:right w:val="single" w:sz="4" w:space="0" w:color="auto"/>
            </w:tcBorders>
          </w:tcPr>
          <w:p w14:paraId="11D15BC1" w14:textId="31A3B6B9" w:rsidR="00EC28C2" w:rsidRPr="0040687B" w:rsidRDefault="00EC28C2" w:rsidP="00EB76FF">
            <w:pPr>
              <w:jc w:val="center"/>
              <w:rPr>
                <w:rFonts w:cstheme="minorHAnsi"/>
                <w:sz w:val="18"/>
                <w:szCs w:val="18"/>
              </w:rPr>
            </w:pPr>
            <w:r w:rsidRPr="0040687B">
              <w:rPr>
                <w:rFonts w:eastAsia="Times New Roman" w:cstheme="minorHAnsi"/>
                <w:sz w:val="18"/>
                <w:szCs w:val="18"/>
              </w:rPr>
              <w:t>&lt;&lt;Reference values from CF1R &gt;&gt;</w:t>
            </w:r>
          </w:p>
        </w:tc>
        <w:tc>
          <w:tcPr>
            <w:tcW w:w="437" w:type="pct"/>
            <w:tcBorders>
              <w:top w:val="single" w:sz="4" w:space="0" w:color="auto"/>
              <w:left w:val="single" w:sz="4" w:space="0" w:color="auto"/>
              <w:bottom w:val="single" w:sz="4" w:space="0" w:color="auto"/>
              <w:right w:val="single" w:sz="4" w:space="0" w:color="auto"/>
            </w:tcBorders>
          </w:tcPr>
          <w:p w14:paraId="27B9AE71" w14:textId="764736B1" w:rsidR="00EC28C2" w:rsidRPr="0040687B" w:rsidRDefault="00EC28C2" w:rsidP="00EB76FF">
            <w:pPr>
              <w:jc w:val="center"/>
              <w:rPr>
                <w:rFonts w:cstheme="minorHAnsi"/>
                <w:sz w:val="18"/>
                <w:szCs w:val="18"/>
              </w:rPr>
            </w:pPr>
            <w:r w:rsidRPr="0040687B">
              <w:rPr>
                <w:rFonts w:eastAsia="Times New Roman" w:cstheme="minorHAnsi"/>
                <w:sz w:val="18"/>
                <w:szCs w:val="18"/>
              </w:rPr>
              <w:t>&lt;&lt;Reference values from CF1R-PRF-01; else if prescriptive, report default value = Sanden</w:t>
            </w:r>
            <w:r w:rsidRPr="0040687B">
              <w:rPr>
                <w:rFonts w:eastAsia="Times New Roman"/>
                <w:sz w:val="18"/>
                <w:szCs w:val="18"/>
              </w:rPr>
              <w:t>&gt;&gt;</w:t>
            </w:r>
          </w:p>
        </w:tc>
        <w:tc>
          <w:tcPr>
            <w:tcW w:w="407" w:type="pct"/>
          </w:tcPr>
          <w:p w14:paraId="1965E8CA" w14:textId="2168DD6E" w:rsidR="00EC28C2" w:rsidRPr="0040687B" w:rsidRDefault="00EC28C2" w:rsidP="00EB76FF">
            <w:pPr>
              <w:jc w:val="center"/>
              <w:rPr>
                <w:rFonts w:eastAsia="Times New Roman" w:cstheme="minorHAnsi"/>
                <w:b/>
                <w:i/>
                <w:color w:val="FF0000"/>
                <w:sz w:val="18"/>
                <w:szCs w:val="18"/>
              </w:rPr>
            </w:pPr>
            <w:r w:rsidRPr="0040687B">
              <w:rPr>
                <w:rFonts w:cstheme="minorHAnsi"/>
                <w:sz w:val="18"/>
                <w:szCs w:val="18"/>
              </w:rPr>
              <w:t>&lt;&lt;Reference values from CF1R&gt;&gt;</w:t>
            </w:r>
          </w:p>
        </w:tc>
        <w:tc>
          <w:tcPr>
            <w:tcW w:w="407" w:type="pct"/>
          </w:tcPr>
          <w:p w14:paraId="4064D517" w14:textId="183037AB" w:rsidR="00EC28C2" w:rsidRPr="0040687B" w:rsidRDefault="00EC28C2" w:rsidP="00EB76FF">
            <w:pPr>
              <w:jc w:val="center"/>
              <w:rPr>
                <w:rFonts w:eastAsia="Times New Roman" w:cstheme="minorHAnsi"/>
                <w:sz w:val="18"/>
                <w:szCs w:val="18"/>
              </w:rPr>
            </w:pPr>
            <w:r w:rsidRPr="0040687B">
              <w:rPr>
                <w:rFonts w:eastAsia="Times New Roman" w:cs="Calibri"/>
                <w:sz w:val="18"/>
                <w:szCs w:val="18"/>
              </w:rPr>
              <w:t>&lt;&lt;Reference value from CF1R&gt;&gt;</w:t>
            </w:r>
          </w:p>
        </w:tc>
        <w:tc>
          <w:tcPr>
            <w:tcW w:w="343" w:type="pct"/>
          </w:tcPr>
          <w:p w14:paraId="724E9149" w14:textId="79DD7881" w:rsidR="00EC28C2" w:rsidRPr="0040687B" w:rsidRDefault="00EC28C2" w:rsidP="00EB76FF">
            <w:pPr>
              <w:jc w:val="center"/>
              <w:rPr>
                <w:rFonts w:eastAsia="Times New Roman" w:cstheme="minorHAnsi"/>
                <w:sz w:val="18"/>
                <w:szCs w:val="18"/>
              </w:rPr>
            </w:pPr>
            <w:r w:rsidRPr="0040687B">
              <w:rPr>
                <w:rFonts w:eastAsia="Times New Roman" w:cstheme="minorHAnsi"/>
                <w:sz w:val="18"/>
                <w:szCs w:val="18"/>
              </w:rPr>
              <w:t>&lt;&lt; Reference value from CF1R&gt;&gt;</w:t>
            </w:r>
          </w:p>
        </w:tc>
        <w:tc>
          <w:tcPr>
            <w:tcW w:w="470" w:type="pct"/>
          </w:tcPr>
          <w:p w14:paraId="40396FBB" w14:textId="0014E748" w:rsidR="00EC28C2" w:rsidRPr="0040687B" w:rsidRDefault="00EC28C2" w:rsidP="00EB76FF">
            <w:pPr>
              <w:jc w:val="center"/>
              <w:rPr>
                <w:rFonts w:eastAsia="Times New Roman" w:cstheme="minorHAnsi"/>
                <w:sz w:val="18"/>
                <w:szCs w:val="18"/>
              </w:rPr>
            </w:pPr>
            <w:r w:rsidRPr="0040687B">
              <w:rPr>
                <w:rFonts w:eastAsia="Times New Roman" w:cs="Calibri"/>
                <w:sz w:val="18"/>
                <w:szCs w:val="18"/>
              </w:rPr>
              <w:t>&lt;&lt; Reference value from CF1R&gt;&gt;</w:t>
            </w:r>
          </w:p>
        </w:tc>
        <w:tc>
          <w:tcPr>
            <w:tcW w:w="375" w:type="pct"/>
          </w:tcPr>
          <w:p w14:paraId="5E3CB4A9" w14:textId="3CF975F8" w:rsidR="00EC28C2" w:rsidRPr="0040687B" w:rsidRDefault="00EC28C2" w:rsidP="00EB76FF">
            <w:pPr>
              <w:jc w:val="center"/>
              <w:rPr>
                <w:rFonts w:eastAsia="Times New Roman" w:cstheme="minorHAnsi"/>
                <w:sz w:val="18"/>
                <w:szCs w:val="18"/>
              </w:rPr>
            </w:pPr>
            <w:r w:rsidRPr="0040687B">
              <w:rPr>
                <w:rFonts w:eastAsia="Times New Roman" w:cs="Calibri"/>
                <w:sz w:val="18"/>
                <w:szCs w:val="18"/>
              </w:rPr>
              <w:t>&lt;&lt; Reference value from CF1R&gt;&gt;</w:t>
            </w:r>
          </w:p>
        </w:tc>
        <w:tc>
          <w:tcPr>
            <w:tcW w:w="437" w:type="pct"/>
          </w:tcPr>
          <w:p w14:paraId="49FD16ED" w14:textId="113B59C8" w:rsidR="00EC28C2" w:rsidRPr="0040687B" w:rsidRDefault="00EC28C2" w:rsidP="00EB76FF">
            <w:pPr>
              <w:jc w:val="center"/>
              <w:rPr>
                <w:rFonts w:eastAsia="Times New Roman" w:cstheme="minorHAnsi"/>
                <w:sz w:val="18"/>
                <w:szCs w:val="18"/>
              </w:rPr>
            </w:pPr>
            <w:r w:rsidRPr="0040687B">
              <w:rPr>
                <w:rFonts w:eastAsia="Times New Roman" w:cstheme="minorHAnsi"/>
                <w:sz w:val="18"/>
                <w:szCs w:val="18"/>
              </w:rPr>
              <w:t>&lt;&lt; Reference value from CF1R&gt;&gt;</w:t>
            </w:r>
          </w:p>
        </w:tc>
        <w:tc>
          <w:tcPr>
            <w:tcW w:w="437" w:type="pct"/>
          </w:tcPr>
          <w:p w14:paraId="659F513C" w14:textId="4F62BF9E" w:rsidR="00EC28C2" w:rsidRPr="0040687B" w:rsidRDefault="00EC28C2" w:rsidP="00EB76FF">
            <w:pPr>
              <w:jc w:val="center"/>
              <w:rPr>
                <w:rFonts w:eastAsia="Times New Roman" w:cstheme="minorHAnsi"/>
                <w:sz w:val="18"/>
                <w:szCs w:val="18"/>
              </w:rPr>
            </w:pPr>
            <w:r w:rsidRPr="0040687B">
              <w:rPr>
                <w:rFonts w:eastAsia="Times New Roman" w:cs="Calibri"/>
                <w:sz w:val="18"/>
                <w:szCs w:val="18"/>
              </w:rPr>
              <w:t>&lt;&lt; Reference value from CF1R&gt;&gt;</w:t>
            </w:r>
          </w:p>
        </w:tc>
        <w:tc>
          <w:tcPr>
            <w:tcW w:w="407" w:type="pct"/>
          </w:tcPr>
          <w:p w14:paraId="3D2B8B02" w14:textId="1A5DF987" w:rsidR="00EC28C2" w:rsidRPr="0040687B" w:rsidRDefault="00EC28C2" w:rsidP="00EB76FF">
            <w:pPr>
              <w:jc w:val="center"/>
              <w:rPr>
                <w:rFonts w:eastAsia="Times New Roman" w:cstheme="minorHAnsi"/>
                <w:sz w:val="18"/>
                <w:szCs w:val="18"/>
              </w:rPr>
            </w:pPr>
            <w:r w:rsidRPr="0040687B">
              <w:rPr>
                <w:rFonts w:eastAsia="Times New Roman" w:cs="Calibri"/>
                <w:sz w:val="18"/>
                <w:szCs w:val="18"/>
              </w:rPr>
              <w:t>&lt;&lt; Reference value from CF1R&gt;&gt;</w:t>
            </w:r>
          </w:p>
        </w:tc>
        <w:tc>
          <w:tcPr>
            <w:tcW w:w="374" w:type="pct"/>
          </w:tcPr>
          <w:p w14:paraId="2F6E9CE6" w14:textId="2CF01823" w:rsidR="00EC28C2" w:rsidRPr="0040687B" w:rsidRDefault="00EC28C2" w:rsidP="005E3083">
            <w:pPr>
              <w:rPr>
                <w:rFonts w:eastAsia="Times New Roman" w:cstheme="minorHAnsi"/>
                <w:sz w:val="18"/>
                <w:szCs w:val="18"/>
              </w:rPr>
            </w:pPr>
            <w:r w:rsidRPr="0040687B">
              <w:rPr>
                <w:rFonts w:eastAsia="Times New Roman" w:cstheme="minorHAnsi"/>
                <w:sz w:val="18"/>
                <w:szCs w:val="18"/>
              </w:rPr>
              <w:t>&lt;&lt; Reference value from CF1R&gt;&gt;</w:t>
            </w:r>
          </w:p>
        </w:tc>
        <w:tc>
          <w:tcPr>
            <w:tcW w:w="500" w:type="pct"/>
          </w:tcPr>
          <w:p w14:paraId="1EDA2F0D" w14:textId="77777777" w:rsidR="00744DE2" w:rsidRPr="00744DE2" w:rsidRDefault="00744DE2" w:rsidP="00744DE2">
            <w:pPr>
              <w:ind w:left="-13"/>
              <w:rPr>
                <w:ins w:id="14" w:author="Markstrum, Alexis@Energy" w:date="2021-10-01T13:38:00Z"/>
                <w:sz w:val="18"/>
                <w:szCs w:val="18"/>
              </w:rPr>
            </w:pPr>
            <w:ins w:id="15" w:author="Markstrum, Alexis@Energy" w:date="2021-10-01T13:38:00Z">
              <w:r w:rsidRPr="00744DE2">
                <w:rPr>
                  <w:sz w:val="18"/>
                  <w:szCs w:val="18"/>
                </w:rPr>
                <w:t>&lt;&lt;if performance, hide column from user, needed for equivalency lookup; Reference value from XML; Elseif prescriptive, do not require field&gt;&gt;</w:t>
              </w:r>
            </w:ins>
          </w:p>
          <w:p w14:paraId="18301A13" w14:textId="77777777" w:rsidR="00EC28C2" w:rsidRPr="00744DE2" w:rsidRDefault="00EC28C2" w:rsidP="00EB76FF">
            <w:pPr>
              <w:jc w:val="center"/>
              <w:rPr>
                <w:rFonts w:eastAsia="Times New Roman" w:cstheme="minorHAnsi"/>
                <w:sz w:val="18"/>
                <w:szCs w:val="18"/>
              </w:rPr>
            </w:pPr>
          </w:p>
        </w:tc>
      </w:tr>
      <w:tr w:rsidR="00EC28C2" w:rsidRPr="00C071B0" w14:paraId="5BB47085" w14:textId="301AAC2A" w:rsidTr="00744DE2">
        <w:tc>
          <w:tcPr>
            <w:tcW w:w="405" w:type="pct"/>
          </w:tcPr>
          <w:p w14:paraId="59A6189D" w14:textId="77777777" w:rsidR="00EC28C2" w:rsidRPr="003F4127" w:rsidRDefault="00EC28C2" w:rsidP="00EB76FF">
            <w:pPr>
              <w:jc w:val="center"/>
              <w:rPr>
                <w:rFonts w:cstheme="minorHAnsi"/>
                <w:sz w:val="20"/>
                <w:szCs w:val="20"/>
              </w:rPr>
            </w:pPr>
          </w:p>
        </w:tc>
        <w:tc>
          <w:tcPr>
            <w:tcW w:w="437" w:type="pct"/>
          </w:tcPr>
          <w:p w14:paraId="540B1F2B" w14:textId="77777777" w:rsidR="00EC28C2" w:rsidRPr="003F4127" w:rsidRDefault="00EC28C2" w:rsidP="00EB76FF">
            <w:pPr>
              <w:jc w:val="center"/>
              <w:rPr>
                <w:rFonts w:cstheme="minorHAnsi"/>
                <w:sz w:val="20"/>
                <w:szCs w:val="20"/>
              </w:rPr>
            </w:pPr>
          </w:p>
        </w:tc>
        <w:tc>
          <w:tcPr>
            <w:tcW w:w="407" w:type="pct"/>
          </w:tcPr>
          <w:p w14:paraId="49B7902F" w14:textId="77777777" w:rsidR="00EC28C2" w:rsidRPr="003F4127" w:rsidRDefault="00EC28C2" w:rsidP="00EB76FF">
            <w:pPr>
              <w:jc w:val="center"/>
              <w:rPr>
                <w:rFonts w:cstheme="minorHAnsi"/>
                <w:sz w:val="20"/>
                <w:szCs w:val="20"/>
              </w:rPr>
            </w:pPr>
          </w:p>
        </w:tc>
        <w:tc>
          <w:tcPr>
            <w:tcW w:w="407" w:type="pct"/>
          </w:tcPr>
          <w:p w14:paraId="4B008A71" w14:textId="77777777" w:rsidR="00EC28C2" w:rsidRPr="003F4127" w:rsidRDefault="00EC28C2" w:rsidP="00EB76FF">
            <w:pPr>
              <w:jc w:val="center"/>
              <w:rPr>
                <w:rFonts w:cstheme="minorHAnsi"/>
                <w:sz w:val="20"/>
                <w:szCs w:val="20"/>
              </w:rPr>
            </w:pPr>
          </w:p>
        </w:tc>
        <w:tc>
          <w:tcPr>
            <w:tcW w:w="343" w:type="pct"/>
          </w:tcPr>
          <w:p w14:paraId="6D3AF65A" w14:textId="71404E16" w:rsidR="00EC28C2" w:rsidRPr="003F4127" w:rsidRDefault="00EC28C2" w:rsidP="00EB76FF">
            <w:pPr>
              <w:jc w:val="center"/>
              <w:rPr>
                <w:rFonts w:cstheme="minorHAnsi"/>
                <w:sz w:val="20"/>
                <w:szCs w:val="20"/>
              </w:rPr>
            </w:pPr>
          </w:p>
        </w:tc>
        <w:tc>
          <w:tcPr>
            <w:tcW w:w="470" w:type="pct"/>
          </w:tcPr>
          <w:p w14:paraId="489A3ED0" w14:textId="77777777" w:rsidR="00EC28C2" w:rsidRPr="003F4127" w:rsidRDefault="00EC28C2" w:rsidP="00EB76FF">
            <w:pPr>
              <w:jc w:val="center"/>
              <w:rPr>
                <w:rFonts w:cstheme="minorHAnsi"/>
                <w:sz w:val="20"/>
                <w:szCs w:val="20"/>
              </w:rPr>
            </w:pPr>
          </w:p>
        </w:tc>
        <w:tc>
          <w:tcPr>
            <w:tcW w:w="375" w:type="pct"/>
          </w:tcPr>
          <w:p w14:paraId="143DB787" w14:textId="77777777" w:rsidR="00EC28C2" w:rsidRPr="003F4127" w:rsidRDefault="00EC28C2" w:rsidP="00EB76FF">
            <w:pPr>
              <w:jc w:val="center"/>
              <w:rPr>
                <w:rFonts w:cstheme="minorHAnsi"/>
                <w:sz w:val="20"/>
                <w:szCs w:val="20"/>
              </w:rPr>
            </w:pPr>
          </w:p>
        </w:tc>
        <w:tc>
          <w:tcPr>
            <w:tcW w:w="437" w:type="pct"/>
          </w:tcPr>
          <w:p w14:paraId="032627A4" w14:textId="77777777" w:rsidR="00EC28C2" w:rsidRPr="003F4127" w:rsidRDefault="00EC28C2" w:rsidP="00EB76FF">
            <w:pPr>
              <w:jc w:val="center"/>
              <w:rPr>
                <w:rFonts w:cstheme="minorHAnsi"/>
                <w:sz w:val="20"/>
                <w:szCs w:val="20"/>
              </w:rPr>
            </w:pPr>
          </w:p>
        </w:tc>
        <w:tc>
          <w:tcPr>
            <w:tcW w:w="437" w:type="pct"/>
          </w:tcPr>
          <w:p w14:paraId="1C61F485" w14:textId="77777777" w:rsidR="00EC28C2" w:rsidRPr="003F4127" w:rsidRDefault="00EC28C2" w:rsidP="00EB76FF">
            <w:pPr>
              <w:jc w:val="center"/>
              <w:rPr>
                <w:rFonts w:cstheme="minorHAnsi"/>
                <w:sz w:val="20"/>
                <w:szCs w:val="20"/>
              </w:rPr>
            </w:pPr>
          </w:p>
        </w:tc>
        <w:tc>
          <w:tcPr>
            <w:tcW w:w="407" w:type="pct"/>
          </w:tcPr>
          <w:p w14:paraId="0EB7F819" w14:textId="2F63A29C" w:rsidR="00EC28C2" w:rsidRPr="003F4127" w:rsidRDefault="00EC28C2" w:rsidP="00EB76FF">
            <w:pPr>
              <w:jc w:val="center"/>
              <w:rPr>
                <w:rFonts w:cstheme="minorHAnsi"/>
                <w:sz w:val="20"/>
                <w:szCs w:val="20"/>
              </w:rPr>
            </w:pPr>
          </w:p>
        </w:tc>
        <w:tc>
          <w:tcPr>
            <w:tcW w:w="374" w:type="pct"/>
          </w:tcPr>
          <w:p w14:paraId="48128E82" w14:textId="77777777" w:rsidR="00EC28C2" w:rsidRPr="003F4127" w:rsidRDefault="00EC28C2" w:rsidP="00EB76FF">
            <w:pPr>
              <w:jc w:val="center"/>
              <w:rPr>
                <w:rFonts w:cstheme="minorHAnsi"/>
                <w:sz w:val="20"/>
                <w:szCs w:val="20"/>
              </w:rPr>
            </w:pPr>
          </w:p>
        </w:tc>
        <w:tc>
          <w:tcPr>
            <w:tcW w:w="500" w:type="pct"/>
          </w:tcPr>
          <w:p w14:paraId="0A4B8A19" w14:textId="77777777" w:rsidR="00EC28C2" w:rsidRPr="003F4127" w:rsidRDefault="00EC28C2" w:rsidP="00EB76FF">
            <w:pPr>
              <w:jc w:val="center"/>
              <w:rPr>
                <w:rFonts w:cstheme="minorHAnsi"/>
                <w:sz w:val="20"/>
                <w:szCs w:val="20"/>
              </w:rPr>
            </w:pPr>
          </w:p>
        </w:tc>
      </w:tr>
    </w:tbl>
    <w:p w14:paraId="658734FD" w14:textId="77777777" w:rsidR="00866555" w:rsidRPr="003F4127" w:rsidRDefault="00866555" w:rsidP="006530E0">
      <w:pPr>
        <w:spacing w:after="0"/>
        <w:rPr>
          <w:rFonts w:cstheme="minorHAnsi"/>
          <w:sz w:val="20"/>
          <w:szCs w:val="20"/>
        </w:rPr>
      </w:pPr>
    </w:p>
    <w:tbl>
      <w:tblPr>
        <w:tblStyle w:val="TableGrid"/>
        <w:tblW w:w="14395" w:type="dxa"/>
        <w:tblLook w:val="04A0" w:firstRow="1" w:lastRow="0" w:firstColumn="1" w:lastColumn="0" w:noHBand="0" w:noVBand="1"/>
      </w:tblPr>
      <w:tblGrid>
        <w:gridCol w:w="1208"/>
        <w:gridCol w:w="1577"/>
        <w:gridCol w:w="1440"/>
        <w:gridCol w:w="1260"/>
        <w:gridCol w:w="1260"/>
        <w:gridCol w:w="1170"/>
        <w:gridCol w:w="1260"/>
        <w:gridCol w:w="1260"/>
        <w:gridCol w:w="1350"/>
        <w:gridCol w:w="1440"/>
        <w:gridCol w:w="1170"/>
      </w:tblGrid>
      <w:tr w:rsidR="00ED763C" w:rsidRPr="00C071B0" w14:paraId="101BE470" w14:textId="1ED64167" w:rsidTr="00F83DD7">
        <w:tc>
          <w:tcPr>
            <w:tcW w:w="14395" w:type="dxa"/>
            <w:gridSpan w:val="11"/>
          </w:tcPr>
          <w:p w14:paraId="46924952" w14:textId="145373BE" w:rsidR="00ED763C" w:rsidRPr="00D42D0F" w:rsidRDefault="00ED763C" w:rsidP="00B8409D">
            <w:pPr>
              <w:rPr>
                <w:rFonts w:cstheme="minorHAnsi"/>
                <w:b/>
                <w:sz w:val="20"/>
                <w:szCs w:val="20"/>
              </w:rPr>
            </w:pPr>
            <w:r w:rsidRPr="00405CF9">
              <w:rPr>
                <w:rFonts w:cstheme="minorHAnsi"/>
                <w:b/>
                <w:sz w:val="20"/>
                <w:szCs w:val="20"/>
              </w:rPr>
              <w:t>C. Installed</w:t>
            </w:r>
            <w:r w:rsidRPr="00D42D0F">
              <w:rPr>
                <w:rFonts w:cstheme="minorHAnsi"/>
                <w:b/>
                <w:sz w:val="20"/>
                <w:szCs w:val="20"/>
              </w:rPr>
              <w:t xml:space="preserve"> </w:t>
            </w:r>
            <w:r>
              <w:rPr>
                <w:rFonts w:cstheme="minorHAnsi"/>
                <w:b/>
                <w:sz w:val="20"/>
                <w:szCs w:val="20"/>
              </w:rPr>
              <w:t xml:space="preserve">Central </w:t>
            </w:r>
            <w:r w:rsidRPr="00D42D0F">
              <w:rPr>
                <w:rFonts w:cstheme="minorHAnsi"/>
                <w:b/>
                <w:sz w:val="20"/>
                <w:szCs w:val="20"/>
              </w:rPr>
              <w:t>Water Heater System Information</w:t>
            </w:r>
          </w:p>
          <w:p w14:paraId="059AC489" w14:textId="42C97426" w:rsidR="00ED763C" w:rsidRDefault="00ED763C" w:rsidP="00B8409D">
            <w:pPr>
              <w:rPr>
                <w:rFonts w:cstheme="minorHAnsi"/>
                <w:sz w:val="20"/>
                <w:szCs w:val="20"/>
              </w:rPr>
            </w:pPr>
            <w:r w:rsidRPr="003F4127">
              <w:rPr>
                <w:rFonts w:cstheme="minorHAnsi"/>
                <w:sz w:val="20"/>
                <w:szCs w:val="20"/>
              </w:rPr>
              <w:t>This table reports the water heating systems specified on the registered CF1R compliance document for this project.</w:t>
            </w:r>
          </w:p>
          <w:p w14:paraId="7513B537" w14:textId="6C29BEBD" w:rsidR="00ED763C" w:rsidRPr="003F4127" w:rsidRDefault="00ED763C" w:rsidP="00B8409D">
            <w:pPr>
              <w:rPr>
                <w:rFonts w:cstheme="minorHAnsi"/>
                <w:sz w:val="20"/>
                <w:szCs w:val="20"/>
              </w:rPr>
            </w:pPr>
            <w:r>
              <w:rPr>
                <w:rFonts w:cstheme="minorHAnsi"/>
                <w:sz w:val="20"/>
                <w:szCs w:val="20"/>
              </w:rPr>
              <w:t>&lt;&lt;require one row of data for each water heater identified on the CF1R&gt;&gt;</w:t>
            </w:r>
          </w:p>
        </w:tc>
      </w:tr>
      <w:tr w:rsidR="00F83DD7" w:rsidRPr="00C071B0" w14:paraId="37C8F806" w14:textId="4A0F378D" w:rsidTr="00F83DD7">
        <w:tc>
          <w:tcPr>
            <w:tcW w:w="1208" w:type="dxa"/>
            <w:vAlign w:val="bottom"/>
          </w:tcPr>
          <w:p w14:paraId="19174E11" w14:textId="09C28B27" w:rsidR="00F83DD7" w:rsidRPr="003F4127" w:rsidRDefault="00F83DD7" w:rsidP="00554B1E">
            <w:pPr>
              <w:jc w:val="center"/>
              <w:rPr>
                <w:rFonts w:cstheme="minorHAnsi"/>
                <w:sz w:val="20"/>
                <w:szCs w:val="20"/>
              </w:rPr>
            </w:pPr>
            <w:r w:rsidRPr="003F4127">
              <w:rPr>
                <w:rFonts w:eastAsia="Times New Roman" w:cstheme="minorHAnsi"/>
                <w:sz w:val="20"/>
                <w:szCs w:val="20"/>
              </w:rPr>
              <w:t>01</w:t>
            </w:r>
          </w:p>
        </w:tc>
        <w:tc>
          <w:tcPr>
            <w:tcW w:w="1577" w:type="dxa"/>
            <w:vAlign w:val="bottom"/>
          </w:tcPr>
          <w:p w14:paraId="2E1AB08D" w14:textId="32241F21" w:rsidR="00F83DD7" w:rsidRPr="003F4127" w:rsidRDefault="00F83DD7" w:rsidP="00554B1E">
            <w:pPr>
              <w:jc w:val="center"/>
              <w:rPr>
                <w:rFonts w:cstheme="minorHAnsi"/>
                <w:sz w:val="20"/>
                <w:szCs w:val="20"/>
              </w:rPr>
            </w:pPr>
            <w:r w:rsidRPr="003F4127">
              <w:rPr>
                <w:rFonts w:eastAsia="Times New Roman" w:cstheme="minorHAnsi"/>
                <w:sz w:val="20"/>
                <w:szCs w:val="20"/>
              </w:rPr>
              <w:t>02</w:t>
            </w:r>
          </w:p>
        </w:tc>
        <w:tc>
          <w:tcPr>
            <w:tcW w:w="1440" w:type="dxa"/>
          </w:tcPr>
          <w:p w14:paraId="50F3EAE9" w14:textId="3EC56F88" w:rsidR="00F83DD7" w:rsidRPr="003F4127" w:rsidRDefault="00F83DD7" w:rsidP="00554B1E">
            <w:pPr>
              <w:jc w:val="center"/>
              <w:rPr>
                <w:rFonts w:eastAsia="Times New Roman" w:cstheme="minorHAnsi"/>
                <w:sz w:val="20"/>
                <w:szCs w:val="20"/>
              </w:rPr>
            </w:pPr>
            <w:r w:rsidRPr="003F4127">
              <w:rPr>
                <w:rFonts w:eastAsia="Times New Roman" w:cstheme="minorHAnsi"/>
                <w:sz w:val="20"/>
                <w:szCs w:val="20"/>
              </w:rPr>
              <w:t>03</w:t>
            </w:r>
          </w:p>
        </w:tc>
        <w:tc>
          <w:tcPr>
            <w:tcW w:w="1260" w:type="dxa"/>
          </w:tcPr>
          <w:p w14:paraId="6297DB5D" w14:textId="1A2D744D" w:rsidR="00F83DD7" w:rsidRDefault="00F83DD7" w:rsidP="00554B1E">
            <w:pPr>
              <w:jc w:val="center"/>
              <w:rPr>
                <w:rFonts w:eastAsia="Times New Roman" w:cstheme="minorHAnsi"/>
                <w:sz w:val="20"/>
                <w:szCs w:val="20"/>
              </w:rPr>
            </w:pPr>
            <w:r w:rsidRPr="00CE2BD1">
              <w:rPr>
                <w:rFonts w:eastAsia="Times New Roman" w:cs="Calibri"/>
                <w:sz w:val="18"/>
                <w:szCs w:val="18"/>
              </w:rPr>
              <w:t>04</w:t>
            </w:r>
          </w:p>
        </w:tc>
        <w:tc>
          <w:tcPr>
            <w:tcW w:w="1260" w:type="dxa"/>
          </w:tcPr>
          <w:p w14:paraId="1F1F9B97" w14:textId="3E818C38" w:rsidR="00F83DD7" w:rsidRPr="003F4127" w:rsidRDefault="00F83DD7" w:rsidP="00554B1E">
            <w:pPr>
              <w:jc w:val="center"/>
              <w:rPr>
                <w:rFonts w:eastAsia="Times New Roman" w:cstheme="minorHAnsi"/>
                <w:sz w:val="20"/>
                <w:szCs w:val="20"/>
              </w:rPr>
            </w:pPr>
            <w:r>
              <w:rPr>
                <w:rFonts w:eastAsia="Times New Roman" w:cstheme="minorHAnsi"/>
                <w:sz w:val="20"/>
                <w:szCs w:val="20"/>
              </w:rPr>
              <w:t>05</w:t>
            </w:r>
          </w:p>
        </w:tc>
        <w:tc>
          <w:tcPr>
            <w:tcW w:w="1170" w:type="dxa"/>
          </w:tcPr>
          <w:p w14:paraId="63F5FA8B" w14:textId="79C89711" w:rsidR="00F83DD7" w:rsidRDefault="00F83DD7" w:rsidP="00554B1E">
            <w:pPr>
              <w:jc w:val="center"/>
              <w:rPr>
                <w:rFonts w:eastAsia="Times New Roman" w:cstheme="minorHAnsi"/>
                <w:sz w:val="20"/>
                <w:szCs w:val="20"/>
              </w:rPr>
            </w:pPr>
            <w:r w:rsidRPr="00CE2BD1">
              <w:rPr>
                <w:rFonts w:eastAsia="Times New Roman" w:cs="Calibri"/>
                <w:sz w:val="18"/>
                <w:szCs w:val="18"/>
              </w:rPr>
              <w:t>06</w:t>
            </w:r>
          </w:p>
        </w:tc>
        <w:tc>
          <w:tcPr>
            <w:tcW w:w="1260" w:type="dxa"/>
          </w:tcPr>
          <w:p w14:paraId="17E530B6" w14:textId="1F586954" w:rsidR="00F83DD7" w:rsidRDefault="00F83DD7" w:rsidP="00554B1E">
            <w:pPr>
              <w:jc w:val="center"/>
              <w:rPr>
                <w:rFonts w:eastAsia="Times New Roman" w:cstheme="minorHAnsi"/>
                <w:sz w:val="20"/>
                <w:szCs w:val="20"/>
              </w:rPr>
            </w:pPr>
            <w:r w:rsidRPr="00CE2BD1">
              <w:rPr>
                <w:rFonts w:eastAsia="Times New Roman" w:cs="Calibri"/>
                <w:sz w:val="18"/>
                <w:szCs w:val="18"/>
              </w:rPr>
              <w:t>07</w:t>
            </w:r>
          </w:p>
        </w:tc>
        <w:tc>
          <w:tcPr>
            <w:tcW w:w="1260" w:type="dxa"/>
          </w:tcPr>
          <w:p w14:paraId="13B8188C" w14:textId="113ABC89" w:rsidR="00F83DD7" w:rsidRPr="003F4127" w:rsidRDefault="00F83DD7" w:rsidP="00554B1E">
            <w:pPr>
              <w:jc w:val="center"/>
              <w:rPr>
                <w:rFonts w:eastAsia="Times New Roman" w:cstheme="minorHAnsi"/>
                <w:sz w:val="20"/>
                <w:szCs w:val="20"/>
              </w:rPr>
            </w:pPr>
            <w:r>
              <w:rPr>
                <w:rFonts w:eastAsia="Times New Roman" w:cstheme="minorHAnsi"/>
                <w:sz w:val="20"/>
                <w:szCs w:val="20"/>
              </w:rPr>
              <w:t>08</w:t>
            </w:r>
          </w:p>
        </w:tc>
        <w:tc>
          <w:tcPr>
            <w:tcW w:w="1350" w:type="dxa"/>
          </w:tcPr>
          <w:p w14:paraId="257BF338" w14:textId="53CD4FC7" w:rsidR="00F83DD7" w:rsidRDefault="00F83DD7" w:rsidP="00554B1E">
            <w:pPr>
              <w:jc w:val="center"/>
              <w:rPr>
                <w:rFonts w:eastAsia="Times New Roman" w:cstheme="minorHAnsi"/>
                <w:sz w:val="20"/>
                <w:szCs w:val="20"/>
              </w:rPr>
            </w:pPr>
            <w:r w:rsidRPr="00CE2BD1">
              <w:rPr>
                <w:rFonts w:eastAsia="Times New Roman" w:cs="Calibri"/>
                <w:sz w:val="18"/>
                <w:szCs w:val="18"/>
              </w:rPr>
              <w:t>09</w:t>
            </w:r>
          </w:p>
        </w:tc>
        <w:tc>
          <w:tcPr>
            <w:tcW w:w="1440" w:type="dxa"/>
          </w:tcPr>
          <w:p w14:paraId="6AE58020" w14:textId="067A5565" w:rsidR="00F83DD7" w:rsidRDefault="00F83DD7" w:rsidP="00554B1E">
            <w:pPr>
              <w:jc w:val="center"/>
              <w:rPr>
                <w:rFonts w:eastAsia="Times New Roman" w:cstheme="minorHAnsi"/>
                <w:sz w:val="20"/>
                <w:szCs w:val="20"/>
              </w:rPr>
            </w:pPr>
            <w:r w:rsidRPr="00CE2BD1">
              <w:rPr>
                <w:rFonts w:eastAsia="Times New Roman" w:cs="Calibri"/>
                <w:sz w:val="18"/>
                <w:szCs w:val="18"/>
              </w:rPr>
              <w:t>10</w:t>
            </w:r>
          </w:p>
        </w:tc>
        <w:tc>
          <w:tcPr>
            <w:tcW w:w="1170" w:type="dxa"/>
          </w:tcPr>
          <w:p w14:paraId="0D1786D2" w14:textId="5482E6DE" w:rsidR="00F83DD7" w:rsidRPr="003F4127" w:rsidRDefault="00F83DD7" w:rsidP="00554B1E">
            <w:pPr>
              <w:jc w:val="center"/>
              <w:rPr>
                <w:rFonts w:eastAsia="Times New Roman" w:cstheme="minorHAnsi"/>
                <w:sz w:val="20"/>
                <w:szCs w:val="20"/>
              </w:rPr>
            </w:pPr>
            <w:r>
              <w:rPr>
                <w:rFonts w:eastAsia="Times New Roman" w:cstheme="minorHAnsi"/>
                <w:sz w:val="20"/>
                <w:szCs w:val="20"/>
              </w:rPr>
              <w:t>11</w:t>
            </w:r>
          </w:p>
        </w:tc>
      </w:tr>
      <w:tr w:rsidR="00F83DD7" w:rsidRPr="00C071B0" w14:paraId="182EE0FE" w14:textId="2A2C95FB" w:rsidTr="00F83DD7">
        <w:tc>
          <w:tcPr>
            <w:tcW w:w="1208" w:type="dxa"/>
            <w:vAlign w:val="bottom"/>
          </w:tcPr>
          <w:p w14:paraId="33DFCD15" w14:textId="6BFD1812"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theme="minorHAnsi"/>
                <w:sz w:val="18"/>
                <w:szCs w:val="18"/>
              </w:rPr>
              <w:t>Water Heating System ID</w:t>
            </w:r>
          </w:p>
          <w:p w14:paraId="2BCB5C5F" w14:textId="4BC245EF" w:rsidR="00F83DD7" w:rsidRPr="00554B1E" w:rsidRDefault="00F83DD7" w:rsidP="00554B1E">
            <w:pPr>
              <w:jc w:val="center"/>
              <w:rPr>
                <w:rFonts w:cstheme="minorHAnsi"/>
                <w:sz w:val="18"/>
                <w:szCs w:val="18"/>
              </w:rPr>
            </w:pPr>
            <w:r w:rsidRPr="00554B1E">
              <w:rPr>
                <w:rFonts w:eastAsia="Times New Roman" w:cstheme="minorHAnsi"/>
                <w:sz w:val="18"/>
                <w:szCs w:val="18"/>
              </w:rPr>
              <w:t>or Name</w:t>
            </w:r>
          </w:p>
        </w:tc>
        <w:tc>
          <w:tcPr>
            <w:tcW w:w="1577" w:type="dxa"/>
            <w:vAlign w:val="bottom"/>
          </w:tcPr>
          <w:p w14:paraId="33A375C4" w14:textId="1686B195"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theme="minorHAnsi"/>
                <w:sz w:val="18"/>
                <w:szCs w:val="18"/>
              </w:rPr>
              <w:t>Modeled Equipment</w:t>
            </w:r>
          </w:p>
          <w:p w14:paraId="20E99E19" w14:textId="5A97817F" w:rsidR="00F83DD7" w:rsidRPr="00554B1E" w:rsidRDefault="00F83DD7" w:rsidP="00554B1E">
            <w:pPr>
              <w:jc w:val="center"/>
              <w:rPr>
                <w:rFonts w:cstheme="minorHAnsi"/>
                <w:sz w:val="18"/>
                <w:szCs w:val="18"/>
              </w:rPr>
            </w:pPr>
            <w:r w:rsidRPr="00554B1E">
              <w:rPr>
                <w:rFonts w:eastAsia="Times New Roman" w:cstheme="minorHAnsi"/>
                <w:sz w:val="18"/>
                <w:szCs w:val="18"/>
              </w:rPr>
              <w:t>Make and Model</w:t>
            </w:r>
          </w:p>
        </w:tc>
        <w:tc>
          <w:tcPr>
            <w:tcW w:w="1440" w:type="dxa"/>
            <w:vAlign w:val="bottom"/>
          </w:tcPr>
          <w:p w14:paraId="144E754C" w14:textId="644391EB"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theme="minorHAnsi"/>
                <w:sz w:val="18"/>
                <w:szCs w:val="18"/>
              </w:rPr>
              <w:t>Number of Water Heaters/ Compressors</w:t>
            </w:r>
          </w:p>
        </w:tc>
        <w:tc>
          <w:tcPr>
            <w:tcW w:w="1260" w:type="dxa"/>
            <w:vAlign w:val="bottom"/>
          </w:tcPr>
          <w:p w14:paraId="2D7C589B" w14:textId="5CD3771A"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Calibri"/>
                <w:sz w:val="18"/>
                <w:szCs w:val="18"/>
              </w:rPr>
              <w:t>Primary Tank Location</w:t>
            </w:r>
          </w:p>
        </w:tc>
        <w:tc>
          <w:tcPr>
            <w:tcW w:w="1260" w:type="dxa"/>
            <w:vAlign w:val="bottom"/>
          </w:tcPr>
          <w:p w14:paraId="60A0DEEC" w14:textId="77777777"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theme="minorHAnsi"/>
                <w:sz w:val="18"/>
                <w:szCs w:val="18"/>
              </w:rPr>
              <w:t xml:space="preserve">Primary Tank </w:t>
            </w:r>
          </w:p>
          <w:p w14:paraId="1F64A887" w14:textId="3622659C"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theme="minorHAnsi"/>
                <w:sz w:val="18"/>
                <w:szCs w:val="18"/>
              </w:rPr>
              <w:t>Volume</w:t>
            </w:r>
          </w:p>
        </w:tc>
        <w:tc>
          <w:tcPr>
            <w:tcW w:w="1170" w:type="dxa"/>
            <w:vAlign w:val="bottom"/>
          </w:tcPr>
          <w:p w14:paraId="4FD41D6D" w14:textId="1DCD82A0"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Calibri"/>
                <w:sz w:val="18"/>
                <w:szCs w:val="18"/>
              </w:rPr>
              <w:t xml:space="preserve">Primary Tank Insulation </w:t>
            </w:r>
          </w:p>
        </w:tc>
        <w:tc>
          <w:tcPr>
            <w:tcW w:w="1260" w:type="dxa"/>
            <w:vAlign w:val="bottom"/>
          </w:tcPr>
          <w:p w14:paraId="7763E7F4" w14:textId="7018F60F"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Calibri"/>
                <w:sz w:val="18"/>
                <w:szCs w:val="18"/>
              </w:rPr>
              <w:t>Loop Tank Location</w:t>
            </w:r>
          </w:p>
        </w:tc>
        <w:tc>
          <w:tcPr>
            <w:tcW w:w="1260" w:type="dxa"/>
            <w:vAlign w:val="bottom"/>
          </w:tcPr>
          <w:p w14:paraId="7A4D29EF" w14:textId="77777777"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theme="minorHAnsi"/>
                <w:sz w:val="18"/>
                <w:szCs w:val="18"/>
              </w:rPr>
              <w:t xml:space="preserve">Loop Tank </w:t>
            </w:r>
          </w:p>
          <w:p w14:paraId="444A18F5" w14:textId="1F0768D3"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theme="minorHAnsi"/>
                <w:sz w:val="18"/>
                <w:szCs w:val="18"/>
              </w:rPr>
              <w:t>Volume</w:t>
            </w:r>
          </w:p>
        </w:tc>
        <w:tc>
          <w:tcPr>
            <w:tcW w:w="1350" w:type="dxa"/>
            <w:vAlign w:val="bottom"/>
          </w:tcPr>
          <w:p w14:paraId="6EEAD8D1" w14:textId="1E2ABDD7"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ascii="Calibri" w:hAnsi="Calibri"/>
                <w:sz w:val="18"/>
                <w:szCs w:val="18"/>
              </w:rPr>
              <w:t>Loop Tank Insulation</w:t>
            </w:r>
          </w:p>
        </w:tc>
        <w:tc>
          <w:tcPr>
            <w:tcW w:w="1440" w:type="dxa"/>
            <w:vAlign w:val="bottom"/>
          </w:tcPr>
          <w:p w14:paraId="11E311D0" w14:textId="68C192C8"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ascii="Calibri" w:hAnsi="Calibri"/>
                <w:sz w:val="18"/>
                <w:szCs w:val="18"/>
              </w:rPr>
              <w:t xml:space="preserve">Loop Pipe Insulation Thickness </w:t>
            </w:r>
          </w:p>
        </w:tc>
        <w:tc>
          <w:tcPr>
            <w:tcW w:w="1170" w:type="dxa"/>
            <w:vAlign w:val="bottom"/>
          </w:tcPr>
          <w:p w14:paraId="264A69A6" w14:textId="1383719C"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theme="minorHAnsi"/>
                <w:sz w:val="18"/>
                <w:szCs w:val="18"/>
              </w:rPr>
              <w:t xml:space="preserve">Loop Tank </w:t>
            </w:r>
          </w:p>
          <w:p w14:paraId="2779CBD3" w14:textId="11C3F994" w:rsidR="00F83DD7" w:rsidRPr="00554B1E" w:rsidRDefault="00F83DD7" w:rsidP="00554B1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54B1E">
              <w:rPr>
                <w:rFonts w:eastAsia="Times New Roman" w:cstheme="minorHAnsi"/>
                <w:sz w:val="18"/>
                <w:szCs w:val="18"/>
              </w:rPr>
              <w:t>Type</w:t>
            </w:r>
          </w:p>
        </w:tc>
      </w:tr>
      <w:tr w:rsidR="00F83DD7" w:rsidRPr="00C071B0" w14:paraId="40B83F2D" w14:textId="7A42DF3D" w:rsidTr="00F83DD7">
        <w:tc>
          <w:tcPr>
            <w:tcW w:w="1208" w:type="dxa"/>
          </w:tcPr>
          <w:p w14:paraId="597A3AC0" w14:textId="592508B9" w:rsidR="00F83DD7" w:rsidRPr="00554B1E" w:rsidRDefault="00F83DD7" w:rsidP="00554B1E">
            <w:pPr>
              <w:jc w:val="center"/>
              <w:rPr>
                <w:rFonts w:cstheme="minorHAnsi"/>
                <w:sz w:val="18"/>
                <w:szCs w:val="18"/>
              </w:rPr>
            </w:pPr>
            <w:r w:rsidRPr="00554B1E">
              <w:rPr>
                <w:rFonts w:cstheme="minorHAnsi"/>
                <w:sz w:val="18"/>
                <w:szCs w:val="18"/>
              </w:rPr>
              <w:t>&lt;&lt;reference values from B01&gt;&gt;</w:t>
            </w:r>
          </w:p>
        </w:tc>
        <w:tc>
          <w:tcPr>
            <w:tcW w:w="1577" w:type="dxa"/>
          </w:tcPr>
          <w:p w14:paraId="4CA37823" w14:textId="77777777" w:rsidR="005E0A00" w:rsidRPr="005E0A00" w:rsidRDefault="005E0A00" w:rsidP="005E0A00">
            <w:pPr>
              <w:jc w:val="center"/>
              <w:rPr>
                <w:ins w:id="16" w:author="Markstrum, Alexis@Energy" w:date="2021-10-01T13:41:00Z"/>
                <w:rFonts w:cstheme="minorHAnsi"/>
                <w:sz w:val="18"/>
                <w:szCs w:val="18"/>
              </w:rPr>
            </w:pPr>
            <w:ins w:id="17" w:author="Markstrum, Alexis@Energy" w:date="2021-10-01T13:41:00Z">
              <w:r w:rsidRPr="005E0A00">
                <w:rPr>
                  <w:rFonts w:cstheme="minorHAnsi"/>
                  <w:sz w:val="18"/>
                  <w:szCs w:val="18"/>
                </w:rPr>
                <w:t xml:space="preserve">&lt;&lt; If performance, user input is equal to B02 as default, and allow user to override with an equivalent system </w:t>
              </w:r>
              <w:r w:rsidRPr="005E0A00">
                <w:rPr>
                  <w:rFonts w:cstheme="minorHAnsi"/>
                  <w:sz w:val="18"/>
                  <w:szCs w:val="18"/>
                </w:rPr>
                <w:lastRenderedPageBreak/>
                <w:t>based on the simulated equipment in B12; elseif prescriptive, value = Sanden&gt;&gt;</w:t>
              </w:r>
            </w:ins>
          </w:p>
          <w:p w14:paraId="412CC6B8" w14:textId="52C437F4" w:rsidR="00F83DD7" w:rsidRPr="00554B1E" w:rsidRDefault="00F83DD7" w:rsidP="00554B1E">
            <w:pPr>
              <w:jc w:val="center"/>
              <w:rPr>
                <w:rFonts w:cstheme="minorHAnsi"/>
                <w:sz w:val="18"/>
                <w:szCs w:val="18"/>
              </w:rPr>
            </w:pPr>
            <w:del w:id="18" w:author="Markstrum, Alexis@Energy" w:date="2021-10-01T13:41:00Z">
              <w:r w:rsidRPr="00554B1E" w:rsidDel="005E0A00">
                <w:rPr>
                  <w:rFonts w:cstheme="minorHAnsi"/>
                  <w:sz w:val="18"/>
                  <w:szCs w:val="18"/>
                </w:rPr>
                <w:delText>&lt;&lt; Reference values from B02</w:delText>
              </w:r>
              <w:r w:rsidRPr="00554B1E" w:rsidDel="005E0A00">
                <w:rPr>
                  <w:rFonts w:eastAsia="Times New Roman" w:cstheme="minorHAnsi"/>
                  <w:sz w:val="18"/>
                  <w:szCs w:val="18"/>
                </w:rPr>
                <w:delText>&gt;&gt;</w:delText>
              </w:r>
            </w:del>
          </w:p>
        </w:tc>
        <w:tc>
          <w:tcPr>
            <w:tcW w:w="1440" w:type="dxa"/>
          </w:tcPr>
          <w:p w14:paraId="6DD05B0E" w14:textId="468CBF57" w:rsidR="00F83DD7" w:rsidRPr="00554B1E" w:rsidRDefault="00F83DD7" w:rsidP="00554B1E">
            <w:pPr>
              <w:jc w:val="center"/>
              <w:rPr>
                <w:rFonts w:cstheme="minorHAnsi"/>
                <w:sz w:val="18"/>
                <w:szCs w:val="18"/>
              </w:rPr>
            </w:pPr>
            <w:r w:rsidRPr="00554B1E">
              <w:rPr>
                <w:rFonts w:cstheme="minorHAnsi"/>
                <w:sz w:val="18"/>
                <w:szCs w:val="18"/>
              </w:rPr>
              <w:lastRenderedPageBreak/>
              <w:t>&lt;&lt; User Input must equal reference values from B03 reference values from CF1R&gt;&gt;</w:t>
            </w:r>
          </w:p>
        </w:tc>
        <w:tc>
          <w:tcPr>
            <w:tcW w:w="1260" w:type="dxa"/>
          </w:tcPr>
          <w:p w14:paraId="378D0513" w14:textId="77777777" w:rsidR="00F83DD7" w:rsidRPr="00554B1E" w:rsidRDefault="00F83DD7" w:rsidP="00554B1E">
            <w:pPr>
              <w:jc w:val="center"/>
              <w:rPr>
                <w:rFonts w:eastAsia="Times New Roman" w:cs="Calibri"/>
                <w:sz w:val="18"/>
                <w:szCs w:val="18"/>
              </w:rPr>
            </w:pPr>
            <w:r w:rsidRPr="00554B1E">
              <w:rPr>
                <w:rFonts w:cs="Calibri"/>
                <w:sz w:val="18"/>
                <w:szCs w:val="18"/>
              </w:rPr>
              <w:t>&lt;&lt; Reference values from B04</w:t>
            </w:r>
            <w:r w:rsidRPr="00554B1E">
              <w:rPr>
                <w:rFonts w:eastAsia="Times New Roman" w:cs="Calibri"/>
                <w:sz w:val="18"/>
                <w:szCs w:val="18"/>
              </w:rPr>
              <w:t>&gt;&gt;</w:t>
            </w:r>
          </w:p>
          <w:p w14:paraId="264BC575" w14:textId="77777777" w:rsidR="00F83DD7" w:rsidRPr="00554B1E" w:rsidRDefault="00F83DD7" w:rsidP="00554B1E">
            <w:pPr>
              <w:jc w:val="center"/>
              <w:rPr>
                <w:rFonts w:eastAsia="Times New Roman" w:cstheme="minorHAnsi"/>
                <w:sz w:val="18"/>
                <w:szCs w:val="18"/>
              </w:rPr>
            </w:pPr>
          </w:p>
        </w:tc>
        <w:tc>
          <w:tcPr>
            <w:tcW w:w="1260" w:type="dxa"/>
          </w:tcPr>
          <w:p w14:paraId="7E132D93" w14:textId="088396F5" w:rsidR="00F83DD7" w:rsidRPr="00554B1E" w:rsidRDefault="00F83DD7" w:rsidP="00554B1E">
            <w:pPr>
              <w:jc w:val="center"/>
              <w:rPr>
                <w:rFonts w:eastAsia="Times New Roman" w:cstheme="minorHAnsi"/>
                <w:sz w:val="18"/>
                <w:szCs w:val="18"/>
              </w:rPr>
            </w:pPr>
            <w:r w:rsidRPr="00554B1E">
              <w:rPr>
                <w:rFonts w:eastAsia="Times New Roman" w:cstheme="minorHAnsi"/>
                <w:sz w:val="18"/>
                <w:szCs w:val="18"/>
              </w:rPr>
              <w:t xml:space="preserve">&lt;&lt;User input, must be </w:t>
            </w:r>
            <w:r>
              <w:rPr>
                <w:rFonts w:ascii="Calibri" w:hAnsi="Calibri" w:cs="Calibri"/>
                <w:sz w:val="18"/>
                <w:szCs w:val="14"/>
              </w:rPr>
              <w:t>≥</w:t>
            </w:r>
            <w:r w:rsidRPr="00554B1E">
              <w:rPr>
                <w:rFonts w:eastAsia="Times New Roman" w:cstheme="minorHAnsi"/>
                <w:sz w:val="18"/>
                <w:szCs w:val="18"/>
              </w:rPr>
              <w:t xml:space="preserve"> value</w:t>
            </w:r>
          </w:p>
          <w:p w14:paraId="2A1E9F99" w14:textId="56F26936" w:rsidR="00F83DD7" w:rsidRPr="00554B1E" w:rsidRDefault="00F83DD7" w:rsidP="00554B1E">
            <w:pPr>
              <w:jc w:val="center"/>
              <w:rPr>
                <w:rFonts w:eastAsia="Times New Roman" w:cstheme="minorHAnsi"/>
                <w:sz w:val="18"/>
                <w:szCs w:val="18"/>
              </w:rPr>
            </w:pPr>
            <w:r w:rsidRPr="00554B1E">
              <w:rPr>
                <w:rFonts w:eastAsia="Times New Roman" w:cstheme="minorHAnsi"/>
                <w:sz w:val="18"/>
                <w:szCs w:val="18"/>
              </w:rPr>
              <w:t>from B04&gt;&gt;</w:t>
            </w:r>
          </w:p>
        </w:tc>
        <w:tc>
          <w:tcPr>
            <w:tcW w:w="1170" w:type="dxa"/>
          </w:tcPr>
          <w:p w14:paraId="08A497A9" w14:textId="77777777" w:rsidR="00F83DD7" w:rsidRPr="00554B1E" w:rsidRDefault="00F83DD7" w:rsidP="00554B1E">
            <w:pPr>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ascii="Calibri" w:hAnsi="Calibri" w:cs="Calibri"/>
                <w:sz w:val="18"/>
                <w:szCs w:val="18"/>
              </w:rPr>
              <w:t>≥</w:t>
            </w:r>
            <w:r w:rsidRPr="00554B1E">
              <w:rPr>
                <w:rFonts w:eastAsia="Times New Roman" w:cs="Calibri"/>
                <w:sz w:val="18"/>
                <w:szCs w:val="18"/>
              </w:rPr>
              <w:t xml:space="preserve"> value</w:t>
            </w:r>
          </w:p>
          <w:p w14:paraId="7D8A4265" w14:textId="2D5AEBC3" w:rsidR="00F83DD7" w:rsidRPr="00554B1E" w:rsidRDefault="00F83DD7" w:rsidP="00554B1E">
            <w:pPr>
              <w:jc w:val="center"/>
              <w:rPr>
                <w:rFonts w:eastAsia="Times New Roman" w:cstheme="minorHAnsi"/>
                <w:sz w:val="18"/>
                <w:szCs w:val="18"/>
              </w:rPr>
            </w:pPr>
            <w:r w:rsidRPr="00554B1E">
              <w:rPr>
                <w:rFonts w:eastAsia="Times New Roman" w:cs="Calibri"/>
                <w:sz w:val="18"/>
                <w:szCs w:val="18"/>
              </w:rPr>
              <w:t>from B06&gt;&gt;</w:t>
            </w:r>
          </w:p>
        </w:tc>
        <w:tc>
          <w:tcPr>
            <w:tcW w:w="1260" w:type="dxa"/>
          </w:tcPr>
          <w:p w14:paraId="20B9BA00" w14:textId="1413689E" w:rsidR="00F83DD7" w:rsidRPr="00554B1E" w:rsidRDefault="00F83DD7" w:rsidP="00554B1E">
            <w:pPr>
              <w:jc w:val="center"/>
              <w:rPr>
                <w:rFonts w:eastAsia="Times New Roman" w:cstheme="minorHAnsi"/>
                <w:sz w:val="18"/>
                <w:szCs w:val="18"/>
              </w:rPr>
            </w:pPr>
            <w:r w:rsidRPr="00554B1E">
              <w:rPr>
                <w:rFonts w:eastAsia="Times New Roman" w:cs="Calibri"/>
                <w:sz w:val="18"/>
                <w:szCs w:val="18"/>
              </w:rPr>
              <w:t>&lt;&lt; Reference values from B07&gt;&gt;</w:t>
            </w:r>
          </w:p>
        </w:tc>
        <w:tc>
          <w:tcPr>
            <w:tcW w:w="1260" w:type="dxa"/>
          </w:tcPr>
          <w:p w14:paraId="5D657963" w14:textId="77777777" w:rsidR="00F83DD7" w:rsidRPr="00554B1E" w:rsidRDefault="00F83DD7" w:rsidP="00554B1E">
            <w:pPr>
              <w:jc w:val="center"/>
              <w:rPr>
                <w:rFonts w:eastAsia="Times New Roman" w:cstheme="minorHAnsi"/>
                <w:sz w:val="18"/>
                <w:szCs w:val="18"/>
              </w:rPr>
            </w:pPr>
            <w:r w:rsidRPr="00554B1E">
              <w:rPr>
                <w:rFonts w:eastAsia="Times New Roman" w:cstheme="minorHAnsi"/>
                <w:sz w:val="18"/>
                <w:szCs w:val="18"/>
              </w:rPr>
              <w:t xml:space="preserve">&lt;&lt;User input, must be </w:t>
            </w:r>
            <w:r>
              <w:rPr>
                <w:rFonts w:ascii="Calibri" w:hAnsi="Calibri" w:cs="Calibri"/>
                <w:sz w:val="18"/>
                <w:szCs w:val="14"/>
              </w:rPr>
              <w:t>≥</w:t>
            </w:r>
            <w:r w:rsidRPr="00554B1E">
              <w:rPr>
                <w:rFonts w:eastAsia="Times New Roman" w:cstheme="minorHAnsi"/>
                <w:sz w:val="18"/>
                <w:szCs w:val="18"/>
              </w:rPr>
              <w:t xml:space="preserve"> value</w:t>
            </w:r>
          </w:p>
          <w:p w14:paraId="0FD28AE5" w14:textId="08FBC6A8" w:rsidR="00F83DD7" w:rsidRPr="00C035AD" w:rsidRDefault="00F83DD7" w:rsidP="00554B1E">
            <w:pPr>
              <w:jc w:val="center"/>
              <w:rPr>
                <w:rFonts w:eastAsia="Times New Roman" w:cstheme="minorHAnsi"/>
                <w:sz w:val="18"/>
                <w:szCs w:val="20"/>
              </w:rPr>
            </w:pPr>
            <w:r w:rsidRPr="00554B1E">
              <w:rPr>
                <w:rFonts w:eastAsia="Times New Roman" w:cstheme="minorHAnsi"/>
                <w:sz w:val="18"/>
                <w:szCs w:val="18"/>
              </w:rPr>
              <w:t>from B05&gt;&gt;</w:t>
            </w:r>
          </w:p>
        </w:tc>
        <w:tc>
          <w:tcPr>
            <w:tcW w:w="1350" w:type="dxa"/>
          </w:tcPr>
          <w:p w14:paraId="6528ECE7" w14:textId="77777777" w:rsidR="00F83DD7" w:rsidRPr="00554B1E" w:rsidRDefault="00F83DD7" w:rsidP="00554B1E">
            <w:pPr>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ascii="Calibri" w:hAnsi="Calibri" w:cs="Calibri"/>
                <w:sz w:val="18"/>
                <w:szCs w:val="18"/>
              </w:rPr>
              <w:t>≥</w:t>
            </w:r>
            <w:r w:rsidRPr="00554B1E">
              <w:rPr>
                <w:rFonts w:eastAsia="Times New Roman" w:cs="Calibri"/>
                <w:sz w:val="18"/>
                <w:szCs w:val="18"/>
              </w:rPr>
              <w:t xml:space="preserve"> value</w:t>
            </w:r>
          </w:p>
          <w:p w14:paraId="41D81246" w14:textId="6E15497C" w:rsidR="00F83DD7" w:rsidRPr="00554B1E" w:rsidRDefault="00F83DD7" w:rsidP="00554B1E">
            <w:pPr>
              <w:jc w:val="center"/>
              <w:rPr>
                <w:rFonts w:eastAsia="Times New Roman" w:cstheme="minorHAnsi"/>
                <w:sz w:val="18"/>
                <w:szCs w:val="18"/>
              </w:rPr>
            </w:pPr>
            <w:r w:rsidRPr="00554B1E">
              <w:rPr>
                <w:rFonts w:eastAsia="Times New Roman" w:cs="Calibri"/>
                <w:sz w:val="18"/>
                <w:szCs w:val="18"/>
              </w:rPr>
              <w:t>from B09&gt;&gt;</w:t>
            </w:r>
          </w:p>
        </w:tc>
        <w:tc>
          <w:tcPr>
            <w:tcW w:w="1440" w:type="dxa"/>
          </w:tcPr>
          <w:p w14:paraId="41B105A5" w14:textId="77777777" w:rsidR="00F83DD7" w:rsidRPr="00554B1E" w:rsidRDefault="00F83DD7" w:rsidP="00554B1E">
            <w:pPr>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ascii="Calibri" w:hAnsi="Calibri" w:cs="Calibri"/>
                <w:sz w:val="18"/>
                <w:szCs w:val="18"/>
              </w:rPr>
              <w:t>≥</w:t>
            </w:r>
            <w:r w:rsidRPr="00554B1E">
              <w:rPr>
                <w:rFonts w:eastAsia="Times New Roman" w:cs="Calibri"/>
                <w:sz w:val="18"/>
                <w:szCs w:val="18"/>
              </w:rPr>
              <w:t xml:space="preserve"> value</w:t>
            </w:r>
          </w:p>
          <w:p w14:paraId="268250C6" w14:textId="3F325E7D" w:rsidR="00F83DD7" w:rsidRPr="00554B1E" w:rsidRDefault="00F83DD7" w:rsidP="00554B1E">
            <w:pPr>
              <w:jc w:val="center"/>
              <w:rPr>
                <w:rFonts w:eastAsia="Times New Roman" w:cstheme="minorHAnsi"/>
                <w:sz w:val="18"/>
                <w:szCs w:val="18"/>
              </w:rPr>
            </w:pPr>
            <w:r w:rsidRPr="00554B1E">
              <w:rPr>
                <w:rFonts w:eastAsia="Times New Roman" w:cs="Calibri"/>
                <w:sz w:val="18"/>
                <w:szCs w:val="18"/>
              </w:rPr>
              <w:t>from B10&gt;&gt;</w:t>
            </w:r>
          </w:p>
        </w:tc>
        <w:tc>
          <w:tcPr>
            <w:tcW w:w="1170" w:type="dxa"/>
          </w:tcPr>
          <w:p w14:paraId="722F3319" w14:textId="72A62D67" w:rsidR="00F83DD7" w:rsidRPr="00554B1E" w:rsidRDefault="00F83DD7" w:rsidP="00554B1E">
            <w:pPr>
              <w:jc w:val="center"/>
              <w:rPr>
                <w:rFonts w:eastAsia="Times New Roman" w:cstheme="minorHAnsi"/>
                <w:sz w:val="18"/>
                <w:szCs w:val="18"/>
              </w:rPr>
            </w:pPr>
            <w:r w:rsidRPr="00554B1E">
              <w:rPr>
                <w:rFonts w:eastAsia="Times New Roman" w:cstheme="minorHAnsi"/>
                <w:sz w:val="18"/>
                <w:szCs w:val="18"/>
              </w:rPr>
              <w:t>&lt;&lt;Reference value from B06&gt;&gt;</w:t>
            </w:r>
          </w:p>
        </w:tc>
      </w:tr>
      <w:tr w:rsidR="00F83DD7" w:rsidRPr="00C071B0" w14:paraId="23E28481" w14:textId="4FCE8EC8" w:rsidTr="00F83DD7">
        <w:tc>
          <w:tcPr>
            <w:tcW w:w="1208" w:type="dxa"/>
          </w:tcPr>
          <w:p w14:paraId="775C75A4" w14:textId="727B3333" w:rsidR="00F83DD7" w:rsidRPr="003F4127" w:rsidRDefault="00F83DD7" w:rsidP="00554B1E">
            <w:pPr>
              <w:jc w:val="center"/>
              <w:rPr>
                <w:rFonts w:cstheme="minorHAnsi"/>
                <w:sz w:val="20"/>
                <w:szCs w:val="20"/>
              </w:rPr>
            </w:pPr>
          </w:p>
        </w:tc>
        <w:tc>
          <w:tcPr>
            <w:tcW w:w="1577" w:type="dxa"/>
          </w:tcPr>
          <w:p w14:paraId="3119FBAE" w14:textId="7B681818" w:rsidR="00F83DD7" w:rsidRPr="003F4127" w:rsidRDefault="00F83DD7" w:rsidP="00554B1E">
            <w:pPr>
              <w:jc w:val="center"/>
              <w:rPr>
                <w:rFonts w:cstheme="minorHAnsi"/>
                <w:sz w:val="20"/>
                <w:szCs w:val="20"/>
              </w:rPr>
            </w:pPr>
          </w:p>
        </w:tc>
        <w:tc>
          <w:tcPr>
            <w:tcW w:w="1440" w:type="dxa"/>
          </w:tcPr>
          <w:p w14:paraId="4CD919A7" w14:textId="63715890" w:rsidR="00F83DD7" w:rsidRPr="003F4127" w:rsidRDefault="00F83DD7" w:rsidP="00554B1E">
            <w:pPr>
              <w:jc w:val="center"/>
              <w:rPr>
                <w:rFonts w:cstheme="minorHAnsi"/>
                <w:sz w:val="20"/>
                <w:szCs w:val="20"/>
              </w:rPr>
            </w:pPr>
          </w:p>
        </w:tc>
        <w:tc>
          <w:tcPr>
            <w:tcW w:w="1260" w:type="dxa"/>
          </w:tcPr>
          <w:p w14:paraId="111553E6" w14:textId="77777777" w:rsidR="00F83DD7" w:rsidRPr="003F4127" w:rsidRDefault="00F83DD7" w:rsidP="00554B1E">
            <w:pPr>
              <w:jc w:val="center"/>
              <w:rPr>
                <w:rFonts w:cstheme="minorHAnsi"/>
                <w:sz w:val="20"/>
                <w:szCs w:val="20"/>
              </w:rPr>
            </w:pPr>
          </w:p>
        </w:tc>
        <w:tc>
          <w:tcPr>
            <w:tcW w:w="1260" w:type="dxa"/>
          </w:tcPr>
          <w:p w14:paraId="139E73B9" w14:textId="77777777" w:rsidR="00F83DD7" w:rsidRPr="003F4127" w:rsidRDefault="00F83DD7" w:rsidP="00554B1E">
            <w:pPr>
              <w:jc w:val="center"/>
              <w:rPr>
                <w:rFonts w:cstheme="minorHAnsi"/>
                <w:sz w:val="20"/>
                <w:szCs w:val="20"/>
              </w:rPr>
            </w:pPr>
          </w:p>
        </w:tc>
        <w:tc>
          <w:tcPr>
            <w:tcW w:w="1170" w:type="dxa"/>
          </w:tcPr>
          <w:p w14:paraId="6E95E391" w14:textId="77777777" w:rsidR="00F83DD7" w:rsidRPr="003F4127" w:rsidRDefault="00F83DD7" w:rsidP="00554B1E">
            <w:pPr>
              <w:jc w:val="center"/>
              <w:rPr>
                <w:rFonts w:cstheme="minorHAnsi"/>
                <w:sz w:val="20"/>
                <w:szCs w:val="20"/>
              </w:rPr>
            </w:pPr>
          </w:p>
        </w:tc>
        <w:tc>
          <w:tcPr>
            <w:tcW w:w="1260" w:type="dxa"/>
          </w:tcPr>
          <w:p w14:paraId="38A9170B" w14:textId="77777777" w:rsidR="00F83DD7" w:rsidRPr="003F4127" w:rsidRDefault="00F83DD7" w:rsidP="00554B1E">
            <w:pPr>
              <w:jc w:val="center"/>
              <w:rPr>
                <w:rFonts w:cstheme="minorHAnsi"/>
                <w:sz w:val="20"/>
                <w:szCs w:val="20"/>
              </w:rPr>
            </w:pPr>
          </w:p>
        </w:tc>
        <w:tc>
          <w:tcPr>
            <w:tcW w:w="1260" w:type="dxa"/>
          </w:tcPr>
          <w:p w14:paraId="4B41FA6B" w14:textId="77777777" w:rsidR="00F83DD7" w:rsidRPr="003F4127" w:rsidRDefault="00F83DD7" w:rsidP="00554B1E">
            <w:pPr>
              <w:jc w:val="center"/>
              <w:rPr>
                <w:rFonts w:cstheme="minorHAnsi"/>
                <w:sz w:val="20"/>
                <w:szCs w:val="20"/>
              </w:rPr>
            </w:pPr>
          </w:p>
        </w:tc>
        <w:tc>
          <w:tcPr>
            <w:tcW w:w="1350" w:type="dxa"/>
          </w:tcPr>
          <w:p w14:paraId="7EEE4ECB" w14:textId="77777777" w:rsidR="00F83DD7" w:rsidRPr="003F4127" w:rsidRDefault="00F83DD7" w:rsidP="00554B1E">
            <w:pPr>
              <w:jc w:val="center"/>
              <w:rPr>
                <w:rFonts w:cstheme="minorHAnsi"/>
                <w:sz w:val="20"/>
                <w:szCs w:val="20"/>
              </w:rPr>
            </w:pPr>
          </w:p>
        </w:tc>
        <w:tc>
          <w:tcPr>
            <w:tcW w:w="1440" w:type="dxa"/>
          </w:tcPr>
          <w:p w14:paraId="64045FD2" w14:textId="77777777" w:rsidR="00F83DD7" w:rsidRPr="003F4127" w:rsidRDefault="00F83DD7" w:rsidP="00554B1E">
            <w:pPr>
              <w:jc w:val="center"/>
              <w:rPr>
                <w:rFonts w:cstheme="minorHAnsi"/>
                <w:sz w:val="20"/>
                <w:szCs w:val="20"/>
              </w:rPr>
            </w:pPr>
          </w:p>
        </w:tc>
        <w:tc>
          <w:tcPr>
            <w:tcW w:w="1170" w:type="dxa"/>
          </w:tcPr>
          <w:p w14:paraId="786879D5" w14:textId="77777777" w:rsidR="00F83DD7" w:rsidRPr="003F4127" w:rsidRDefault="00F83DD7" w:rsidP="00554B1E">
            <w:pPr>
              <w:jc w:val="center"/>
              <w:rPr>
                <w:rFonts w:cstheme="minorHAnsi"/>
                <w:sz w:val="20"/>
                <w:szCs w:val="20"/>
              </w:rPr>
            </w:pPr>
          </w:p>
        </w:tc>
      </w:tr>
    </w:tbl>
    <w:p w14:paraId="05E8710A" w14:textId="48FC03D0" w:rsidR="00B8409D" w:rsidRPr="003F4127" w:rsidRDefault="00B8409D" w:rsidP="006530E0">
      <w:pPr>
        <w:spacing w:after="0"/>
        <w:rPr>
          <w:rFonts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955"/>
        <w:gridCol w:w="6216"/>
        <w:gridCol w:w="6219"/>
      </w:tblGrid>
      <w:tr w:rsidR="003C6986" w:rsidRPr="00C071B0" w14:paraId="3E4CF7C8" w14:textId="77777777" w:rsidTr="003F4127">
        <w:trPr>
          <w:cantSplit/>
          <w:trHeight w:val="144"/>
        </w:trPr>
        <w:tc>
          <w:tcPr>
            <w:tcW w:w="5000" w:type="pct"/>
            <w:gridSpan w:val="3"/>
            <w:tcBorders>
              <w:top w:val="single" w:sz="4" w:space="0" w:color="auto"/>
              <w:left w:val="single" w:sz="4" w:space="0" w:color="auto"/>
              <w:bottom w:val="single" w:sz="4" w:space="0" w:color="auto"/>
              <w:right w:val="single" w:sz="4" w:space="0" w:color="auto"/>
            </w:tcBorders>
          </w:tcPr>
          <w:p w14:paraId="34A52C50" w14:textId="54E73455" w:rsidR="003C6986" w:rsidRPr="00405CF9" w:rsidRDefault="00866555" w:rsidP="003C6986">
            <w:pPr>
              <w:keepNext/>
              <w:tabs>
                <w:tab w:val="left" w:pos="2160"/>
                <w:tab w:val="left" w:pos="2700"/>
                <w:tab w:val="left" w:pos="3420"/>
                <w:tab w:val="left" w:pos="3780"/>
                <w:tab w:val="left" w:pos="5760"/>
                <w:tab w:val="left" w:pos="7212"/>
              </w:tabs>
              <w:spacing w:after="0" w:line="240" w:lineRule="auto"/>
              <w:rPr>
                <w:rFonts w:eastAsia="Calibri" w:cstheme="minorHAnsi"/>
                <w:b/>
                <w:sz w:val="20"/>
                <w:szCs w:val="20"/>
              </w:rPr>
            </w:pPr>
            <w:r w:rsidRPr="00405CF9">
              <w:rPr>
                <w:rFonts w:eastAsia="Calibri" w:cstheme="minorHAnsi"/>
                <w:b/>
                <w:sz w:val="20"/>
                <w:szCs w:val="20"/>
              </w:rPr>
              <w:t>D</w:t>
            </w:r>
            <w:r w:rsidR="003C6986" w:rsidRPr="00405CF9">
              <w:rPr>
                <w:rFonts w:eastAsia="Calibri" w:cstheme="minorHAnsi"/>
                <w:b/>
                <w:sz w:val="20"/>
                <w:szCs w:val="20"/>
              </w:rPr>
              <w:t xml:space="preserve">. Design </w:t>
            </w:r>
            <w:r w:rsidR="000174F5">
              <w:rPr>
                <w:rFonts w:eastAsia="Calibri" w:cstheme="minorHAnsi"/>
                <w:b/>
                <w:sz w:val="20"/>
                <w:szCs w:val="20"/>
              </w:rPr>
              <w:t xml:space="preserve">Central </w:t>
            </w:r>
            <w:r w:rsidR="003C6986" w:rsidRPr="00405CF9">
              <w:rPr>
                <w:rFonts w:eastAsia="Calibri" w:cstheme="minorHAnsi"/>
                <w:b/>
                <w:sz w:val="20"/>
                <w:szCs w:val="20"/>
              </w:rPr>
              <w:t>Water Heating Distribution Systems Information</w:t>
            </w:r>
          </w:p>
          <w:p w14:paraId="3D433F3B" w14:textId="77777777" w:rsidR="003C6986" w:rsidRDefault="003C6986" w:rsidP="003C6986">
            <w:pPr>
              <w:keepNext/>
              <w:tabs>
                <w:tab w:val="left" w:pos="2160"/>
                <w:tab w:val="left" w:pos="2700"/>
                <w:tab w:val="left" w:pos="3420"/>
                <w:tab w:val="left" w:pos="3780"/>
                <w:tab w:val="left" w:pos="5760"/>
                <w:tab w:val="left" w:pos="7212"/>
              </w:tabs>
              <w:spacing w:after="0" w:line="240" w:lineRule="auto"/>
              <w:rPr>
                <w:rFonts w:eastAsia="Calibri" w:cstheme="minorHAnsi"/>
                <w:b/>
                <w:sz w:val="20"/>
                <w:szCs w:val="20"/>
              </w:rPr>
            </w:pPr>
            <w:r w:rsidRPr="003F4127">
              <w:rPr>
                <w:rFonts w:eastAsia="Times New Roman" w:cstheme="minorHAnsi"/>
                <w:sz w:val="20"/>
                <w:szCs w:val="20"/>
              </w:rPr>
              <w:t>This table reports the water heating distribution types specified on the registered CF1R compliance document for this project.</w:t>
            </w:r>
            <w:r w:rsidRPr="00405CF9">
              <w:rPr>
                <w:rFonts w:eastAsia="Calibri" w:cstheme="minorHAnsi"/>
                <w:b/>
                <w:sz w:val="20"/>
                <w:szCs w:val="20"/>
              </w:rPr>
              <w:t xml:space="preserve"> </w:t>
            </w:r>
          </w:p>
          <w:p w14:paraId="3FA1D3F3" w14:textId="47DCDCC5" w:rsidR="00797308" w:rsidRPr="00797308" w:rsidRDefault="00797308" w:rsidP="003C6986">
            <w:pPr>
              <w:keepNext/>
              <w:tabs>
                <w:tab w:val="left" w:pos="2160"/>
                <w:tab w:val="left" w:pos="2700"/>
                <w:tab w:val="left" w:pos="3420"/>
                <w:tab w:val="left" w:pos="3780"/>
                <w:tab w:val="left" w:pos="5760"/>
                <w:tab w:val="left" w:pos="7212"/>
              </w:tabs>
              <w:spacing w:after="0" w:line="240" w:lineRule="auto"/>
              <w:rPr>
                <w:rFonts w:eastAsia="Calibri" w:cstheme="minorHAnsi"/>
                <w:sz w:val="20"/>
                <w:szCs w:val="20"/>
              </w:rPr>
            </w:pPr>
            <w:r>
              <w:rPr>
                <w:rFonts w:eastAsia="Calibri" w:cstheme="minorHAnsi"/>
                <w:sz w:val="20"/>
                <w:szCs w:val="20"/>
              </w:rPr>
              <w:t>&lt;&lt;require one row of data for each water heating system identified on the CF1R&gt;&gt;</w:t>
            </w:r>
          </w:p>
        </w:tc>
      </w:tr>
      <w:tr w:rsidR="003C6986" w:rsidRPr="00C071B0" w14:paraId="12A7818E" w14:textId="77777777" w:rsidTr="003F4127">
        <w:trPr>
          <w:cantSplit/>
          <w:trHeight w:val="144"/>
        </w:trPr>
        <w:tc>
          <w:tcPr>
            <w:tcW w:w="679" w:type="pct"/>
            <w:tcBorders>
              <w:top w:val="single" w:sz="4" w:space="0" w:color="auto"/>
              <w:left w:val="single" w:sz="4" w:space="0" w:color="auto"/>
              <w:bottom w:val="single" w:sz="4" w:space="0" w:color="auto"/>
              <w:right w:val="single" w:sz="4" w:space="0" w:color="auto"/>
            </w:tcBorders>
            <w:vAlign w:val="center"/>
          </w:tcPr>
          <w:p w14:paraId="29CA79B7"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01</w:t>
            </w:r>
          </w:p>
        </w:tc>
        <w:tc>
          <w:tcPr>
            <w:tcW w:w="2160" w:type="pct"/>
            <w:tcBorders>
              <w:top w:val="single" w:sz="4" w:space="0" w:color="auto"/>
              <w:left w:val="single" w:sz="4" w:space="0" w:color="auto"/>
              <w:bottom w:val="single" w:sz="4" w:space="0" w:color="auto"/>
              <w:right w:val="single" w:sz="4" w:space="0" w:color="auto"/>
            </w:tcBorders>
            <w:vAlign w:val="center"/>
          </w:tcPr>
          <w:p w14:paraId="57AC34F3"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02</w:t>
            </w:r>
          </w:p>
        </w:tc>
        <w:tc>
          <w:tcPr>
            <w:tcW w:w="2161" w:type="pct"/>
            <w:tcBorders>
              <w:top w:val="single" w:sz="4" w:space="0" w:color="auto"/>
              <w:left w:val="single" w:sz="4" w:space="0" w:color="auto"/>
              <w:bottom w:val="single" w:sz="4" w:space="0" w:color="auto"/>
              <w:right w:val="single" w:sz="4" w:space="0" w:color="auto"/>
            </w:tcBorders>
            <w:vAlign w:val="center"/>
          </w:tcPr>
          <w:p w14:paraId="04783575"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03</w:t>
            </w:r>
          </w:p>
        </w:tc>
      </w:tr>
      <w:tr w:rsidR="003C6986" w:rsidRPr="00C071B0" w14:paraId="5A12F641" w14:textId="77777777" w:rsidTr="003F4127">
        <w:trPr>
          <w:cantSplit/>
          <w:trHeight w:val="144"/>
        </w:trPr>
        <w:tc>
          <w:tcPr>
            <w:tcW w:w="679" w:type="pct"/>
            <w:tcBorders>
              <w:top w:val="single" w:sz="4" w:space="0" w:color="auto"/>
              <w:left w:val="single" w:sz="4" w:space="0" w:color="auto"/>
              <w:bottom w:val="single" w:sz="4" w:space="0" w:color="auto"/>
              <w:right w:val="single" w:sz="4" w:space="0" w:color="auto"/>
            </w:tcBorders>
            <w:vAlign w:val="bottom"/>
          </w:tcPr>
          <w:p w14:paraId="3F21D2F8"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Water Heating System ID or Name</w:t>
            </w:r>
          </w:p>
        </w:tc>
        <w:tc>
          <w:tcPr>
            <w:tcW w:w="2160" w:type="pct"/>
            <w:tcBorders>
              <w:top w:val="single" w:sz="4" w:space="0" w:color="auto"/>
              <w:left w:val="single" w:sz="4" w:space="0" w:color="auto"/>
              <w:bottom w:val="single" w:sz="4" w:space="0" w:color="auto"/>
              <w:right w:val="single" w:sz="4" w:space="0" w:color="auto"/>
            </w:tcBorders>
            <w:vAlign w:val="bottom"/>
          </w:tcPr>
          <w:p w14:paraId="0FA73848"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 xml:space="preserve">Central DHW System </w:t>
            </w:r>
          </w:p>
          <w:p w14:paraId="1D26E0E0"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Distribution Type</w:t>
            </w:r>
          </w:p>
        </w:tc>
        <w:tc>
          <w:tcPr>
            <w:tcW w:w="2161" w:type="pct"/>
            <w:tcBorders>
              <w:top w:val="single" w:sz="4" w:space="0" w:color="auto"/>
              <w:left w:val="single" w:sz="4" w:space="0" w:color="auto"/>
              <w:bottom w:val="single" w:sz="4" w:space="0" w:color="auto"/>
              <w:right w:val="single" w:sz="4" w:space="0" w:color="auto"/>
            </w:tcBorders>
            <w:vAlign w:val="bottom"/>
          </w:tcPr>
          <w:p w14:paraId="778DA61F"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Dwelling Unit DHW System</w:t>
            </w:r>
          </w:p>
          <w:p w14:paraId="102AEEAC"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Distribution Type</w:t>
            </w:r>
          </w:p>
        </w:tc>
      </w:tr>
      <w:tr w:rsidR="003C6986" w:rsidRPr="00C071B0" w14:paraId="6BF773F5" w14:textId="77777777" w:rsidTr="003F4127">
        <w:trPr>
          <w:cantSplit/>
          <w:trHeight w:val="144"/>
        </w:trPr>
        <w:tc>
          <w:tcPr>
            <w:tcW w:w="679" w:type="pct"/>
            <w:tcBorders>
              <w:top w:val="single" w:sz="4" w:space="0" w:color="auto"/>
              <w:left w:val="single" w:sz="4" w:space="0" w:color="auto"/>
              <w:bottom w:val="single" w:sz="4" w:space="0" w:color="auto"/>
              <w:right w:val="single" w:sz="4" w:space="0" w:color="auto"/>
            </w:tcBorders>
            <w:vAlign w:val="center"/>
          </w:tcPr>
          <w:p w14:paraId="247DF72D" w14:textId="69E83AC0" w:rsidR="003C6986" w:rsidRPr="003F4127" w:rsidRDefault="004B489C" w:rsidP="002B2D9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cstheme="minorHAnsi"/>
                <w:sz w:val="20"/>
                <w:szCs w:val="20"/>
              </w:rPr>
              <w:t xml:space="preserve">&lt;&lt;reference values from </w:t>
            </w:r>
            <w:r w:rsidR="002B2D96">
              <w:rPr>
                <w:rFonts w:cstheme="minorHAnsi"/>
                <w:sz w:val="20"/>
                <w:szCs w:val="20"/>
              </w:rPr>
              <w:t>B01</w:t>
            </w:r>
            <w:r w:rsidRPr="003F4127">
              <w:rPr>
                <w:rFonts w:cstheme="minorHAnsi"/>
                <w:sz w:val="20"/>
                <w:szCs w:val="20"/>
              </w:rPr>
              <w:t>&gt;&gt;</w:t>
            </w:r>
          </w:p>
        </w:tc>
        <w:tc>
          <w:tcPr>
            <w:tcW w:w="2160" w:type="pct"/>
            <w:tcBorders>
              <w:top w:val="single" w:sz="4" w:space="0" w:color="auto"/>
              <w:left w:val="single" w:sz="4" w:space="0" w:color="auto"/>
              <w:bottom w:val="single" w:sz="4" w:space="0" w:color="auto"/>
              <w:right w:val="single" w:sz="4" w:space="0" w:color="auto"/>
            </w:tcBorders>
            <w:vAlign w:val="bottom"/>
          </w:tcPr>
          <w:p w14:paraId="0F8051D7" w14:textId="5C146BCA" w:rsidR="003C6986" w:rsidRPr="003F4127" w:rsidRDefault="003C6986" w:rsidP="00635DB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3F4127">
              <w:rPr>
                <w:rFonts w:eastAsia="Times New Roman" w:cstheme="minorHAnsi"/>
                <w:sz w:val="20"/>
                <w:szCs w:val="20"/>
              </w:rPr>
              <w:t>&lt;&lt;reference values from CF1R</w:t>
            </w:r>
            <w:r w:rsidR="00F67E4E">
              <w:rPr>
                <w:rFonts w:eastAsia="Times New Roman" w:cstheme="minorHAnsi"/>
                <w:sz w:val="20"/>
                <w:szCs w:val="20"/>
              </w:rPr>
              <w:t>-PRF</w:t>
            </w:r>
            <w:r w:rsidRPr="003F4127">
              <w:rPr>
                <w:rFonts w:eastAsia="Times New Roman" w:cstheme="minorHAnsi"/>
                <w:sz w:val="20"/>
                <w:szCs w:val="20"/>
              </w:rPr>
              <w:t>.  Allowed values are</w:t>
            </w:r>
          </w:p>
          <w:p w14:paraId="7EDCDB87" w14:textId="77777777" w:rsidR="003C6986" w:rsidRPr="003F4127" w:rsidRDefault="003C6986" w:rsidP="00635DB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3F4127">
              <w:rPr>
                <w:rFonts w:eastAsia="Times New Roman" w:cstheme="minorHAnsi"/>
                <w:sz w:val="20"/>
                <w:szCs w:val="20"/>
              </w:rPr>
              <w:t xml:space="preserve">* Multi-family: Recirculating with temperature </w:t>
            </w:r>
            <w:proofErr w:type="gramStart"/>
            <w:r w:rsidRPr="003F4127">
              <w:rPr>
                <w:rFonts w:eastAsia="Times New Roman" w:cstheme="minorHAnsi"/>
                <w:sz w:val="20"/>
                <w:szCs w:val="20"/>
              </w:rPr>
              <w:t>modulation;</w:t>
            </w:r>
            <w:proofErr w:type="gramEnd"/>
          </w:p>
          <w:p w14:paraId="70416464" w14:textId="77777777" w:rsidR="003C6986" w:rsidRPr="003F4127" w:rsidRDefault="003C6986" w:rsidP="00635DB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3F4127">
              <w:rPr>
                <w:rFonts w:eastAsia="Times New Roman" w:cstheme="minorHAnsi"/>
                <w:sz w:val="20"/>
                <w:szCs w:val="20"/>
              </w:rPr>
              <w:t xml:space="preserve">* Multi-family: Recirculating with temperature modulation and </w:t>
            </w:r>
            <w:proofErr w:type="gramStart"/>
            <w:r w:rsidRPr="003F4127">
              <w:rPr>
                <w:rFonts w:eastAsia="Times New Roman" w:cstheme="minorHAnsi"/>
                <w:sz w:val="20"/>
                <w:szCs w:val="20"/>
              </w:rPr>
              <w:t>monitoring;</w:t>
            </w:r>
            <w:proofErr w:type="gramEnd"/>
          </w:p>
          <w:p w14:paraId="1FFC58E2" w14:textId="77777777" w:rsidR="003C6986" w:rsidRPr="003F4127" w:rsidRDefault="003C6986" w:rsidP="00635DB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3F4127">
              <w:rPr>
                <w:rFonts w:eastAsia="Times New Roman" w:cstheme="minorHAnsi"/>
                <w:sz w:val="20"/>
                <w:szCs w:val="20"/>
              </w:rPr>
              <w:t xml:space="preserve">* Multi-family: Recirculating demand </w:t>
            </w:r>
            <w:proofErr w:type="gramStart"/>
            <w:r w:rsidRPr="003F4127">
              <w:rPr>
                <w:rFonts w:eastAsia="Times New Roman" w:cstheme="minorHAnsi"/>
                <w:sz w:val="20"/>
                <w:szCs w:val="20"/>
              </w:rPr>
              <w:t>control;</w:t>
            </w:r>
            <w:proofErr w:type="gramEnd"/>
          </w:p>
          <w:p w14:paraId="77EBD614" w14:textId="77777777" w:rsidR="003C6986" w:rsidRPr="003F4127" w:rsidRDefault="003C6986" w:rsidP="00635DB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3F4127">
              <w:rPr>
                <w:rFonts w:eastAsia="Times New Roman" w:cstheme="minorHAnsi"/>
                <w:sz w:val="20"/>
                <w:szCs w:val="20"/>
              </w:rPr>
              <w:t>* Multi-family: Recirculating with no control (continuous pumping)</w:t>
            </w:r>
          </w:p>
          <w:p w14:paraId="07668E7D" w14:textId="7D9017C7" w:rsidR="003C6986" w:rsidRPr="003F4127" w:rsidRDefault="003C6986" w:rsidP="00635DB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3F4127">
              <w:rPr>
                <w:rFonts w:eastAsia="Times New Roman" w:cstheme="minorHAnsi"/>
                <w:sz w:val="20"/>
                <w:szCs w:val="20"/>
              </w:rPr>
              <w:t>*Multi-family: No loops or recirc pump &gt;&gt;</w:t>
            </w:r>
          </w:p>
        </w:tc>
        <w:tc>
          <w:tcPr>
            <w:tcW w:w="2161" w:type="pct"/>
            <w:tcBorders>
              <w:top w:val="single" w:sz="4" w:space="0" w:color="auto"/>
              <w:left w:val="single" w:sz="4" w:space="0" w:color="auto"/>
              <w:bottom w:val="single" w:sz="4" w:space="0" w:color="auto"/>
              <w:right w:val="single" w:sz="4" w:space="0" w:color="auto"/>
            </w:tcBorders>
            <w:vAlign w:val="bottom"/>
          </w:tcPr>
          <w:p w14:paraId="1D6E1D03" w14:textId="0F091EF9" w:rsidR="003C6986" w:rsidRPr="003F4127" w:rsidRDefault="003C6986" w:rsidP="00F67E4E">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3F4127">
              <w:rPr>
                <w:rFonts w:eastAsia="Times New Roman" w:cstheme="minorHAnsi"/>
                <w:sz w:val="20"/>
                <w:szCs w:val="20"/>
              </w:rPr>
              <w:t>&lt;&lt;</w:t>
            </w:r>
            <w:r w:rsidR="00F67E4E">
              <w:rPr>
                <w:rFonts w:eastAsia="Times New Roman" w:cstheme="minorHAnsi"/>
                <w:sz w:val="20"/>
                <w:szCs w:val="20"/>
              </w:rPr>
              <w:t xml:space="preserve">D03 = </w:t>
            </w:r>
          </w:p>
          <w:p w14:paraId="3690CC39" w14:textId="69BF03FC" w:rsidR="003C6986" w:rsidRPr="003F4127" w:rsidRDefault="003C6986" w:rsidP="00635DB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3F4127">
              <w:rPr>
                <w:rFonts w:eastAsia="Times New Roman" w:cstheme="minorHAnsi"/>
                <w:sz w:val="20"/>
                <w:szCs w:val="20"/>
              </w:rPr>
              <w:t>*Standard Distribution System &gt;&gt;</w:t>
            </w:r>
          </w:p>
        </w:tc>
      </w:tr>
      <w:tr w:rsidR="003C6986" w:rsidRPr="00C071B0" w14:paraId="549C12C9" w14:textId="77777777" w:rsidTr="003F4127">
        <w:trPr>
          <w:cantSplit/>
          <w:trHeight w:val="144"/>
        </w:trPr>
        <w:tc>
          <w:tcPr>
            <w:tcW w:w="679" w:type="pct"/>
            <w:tcBorders>
              <w:top w:val="single" w:sz="4" w:space="0" w:color="auto"/>
              <w:left w:val="single" w:sz="4" w:space="0" w:color="auto"/>
              <w:bottom w:val="single" w:sz="4" w:space="0" w:color="auto"/>
              <w:right w:val="single" w:sz="4" w:space="0" w:color="auto"/>
            </w:tcBorders>
            <w:vAlign w:val="center"/>
          </w:tcPr>
          <w:p w14:paraId="0F286243"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c>
          <w:tcPr>
            <w:tcW w:w="2160" w:type="pct"/>
            <w:tcBorders>
              <w:top w:val="single" w:sz="4" w:space="0" w:color="auto"/>
              <w:left w:val="single" w:sz="4" w:space="0" w:color="auto"/>
              <w:bottom w:val="single" w:sz="4" w:space="0" w:color="auto"/>
              <w:right w:val="single" w:sz="4" w:space="0" w:color="auto"/>
            </w:tcBorders>
            <w:vAlign w:val="bottom"/>
          </w:tcPr>
          <w:p w14:paraId="1B4E5951" w14:textId="77777777" w:rsidR="003C6986" w:rsidRPr="003F4127" w:rsidRDefault="003C6986" w:rsidP="00635DBF">
            <w:pPr>
              <w:keepNext/>
              <w:tabs>
                <w:tab w:val="left" w:pos="2160"/>
                <w:tab w:val="left" w:pos="2700"/>
                <w:tab w:val="left" w:pos="3420"/>
                <w:tab w:val="left" w:pos="3780"/>
                <w:tab w:val="left" w:pos="5760"/>
                <w:tab w:val="left" w:pos="7212"/>
              </w:tabs>
              <w:spacing w:after="0" w:line="240" w:lineRule="auto"/>
              <w:rPr>
                <w:rFonts w:eastAsia="Times New Roman" w:cstheme="minorHAnsi"/>
                <w:sz w:val="20"/>
                <w:szCs w:val="20"/>
              </w:rPr>
            </w:pPr>
          </w:p>
        </w:tc>
        <w:tc>
          <w:tcPr>
            <w:tcW w:w="2161" w:type="pct"/>
            <w:tcBorders>
              <w:top w:val="single" w:sz="4" w:space="0" w:color="auto"/>
              <w:left w:val="single" w:sz="4" w:space="0" w:color="auto"/>
              <w:bottom w:val="single" w:sz="4" w:space="0" w:color="auto"/>
              <w:right w:val="single" w:sz="4" w:space="0" w:color="auto"/>
            </w:tcBorders>
            <w:vAlign w:val="center"/>
          </w:tcPr>
          <w:p w14:paraId="27C53C03" w14:textId="77777777" w:rsidR="003C6986" w:rsidRPr="003F4127" w:rsidRDefault="003C6986" w:rsidP="003C69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r>
    </w:tbl>
    <w:p w14:paraId="072B2399" w14:textId="77777777" w:rsidR="003C6986" w:rsidRPr="003F4127" w:rsidRDefault="003C6986" w:rsidP="006530E0">
      <w:pPr>
        <w:spacing w:after="0"/>
        <w:rPr>
          <w:rFonts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1975"/>
        <w:gridCol w:w="6210"/>
        <w:gridCol w:w="6205"/>
      </w:tblGrid>
      <w:tr w:rsidR="004A76A7" w:rsidRPr="00C071B0" w14:paraId="619DD1A1" w14:textId="77777777" w:rsidTr="002B2D96">
        <w:trPr>
          <w:cantSplit/>
          <w:trHeight w:val="144"/>
        </w:trPr>
        <w:tc>
          <w:tcPr>
            <w:tcW w:w="14390" w:type="dxa"/>
            <w:gridSpan w:val="3"/>
            <w:tcBorders>
              <w:top w:val="single" w:sz="4" w:space="0" w:color="auto"/>
              <w:left w:val="single" w:sz="4" w:space="0" w:color="auto"/>
              <w:bottom w:val="single" w:sz="4" w:space="0" w:color="auto"/>
              <w:right w:val="single" w:sz="4" w:space="0" w:color="auto"/>
            </w:tcBorders>
          </w:tcPr>
          <w:p w14:paraId="4484C22C" w14:textId="3FDC8B03" w:rsidR="004A76A7" w:rsidRPr="00D42D0F" w:rsidRDefault="00866555" w:rsidP="0012224F">
            <w:pPr>
              <w:keepNext/>
              <w:tabs>
                <w:tab w:val="left" w:pos="2160"/>
                <w:tab w:val="left" w:pos="2700"/>
                <w:tab w:val="left" w:pos="3420"/>
                <w:tab w:val="left" w:pos="3780"/>
                <w:tab w:val="left" w:pos="5760"/>
                <w:tab w:val="left" w:pos="7212"/>
              </w:tabs>
              <w:spacing w:after="0" w:line="240" w:lineRule="auto"/>
              <w:rPr>
                <w:rFonts w:eastAsia="Calibri" w:cstheme="minorHAnsi"/>
                <w:b/>
                <w:sz w:val="20"/>
                <w:szCs w:val="20"/>
              </w:rPr>
            </w:pPr>
            <w:r w:rsidRPr="00405CF9">
              <w:rPr>
                <w:rFonts w:eastAsia="Calibri" w:cstheme="minorHAnsi"/>
                <w:b/>
                <w:sz w:val="20"/>
                <w:szCs w:val="20"/>
              </w:rPr>
              <w:t>E</w:t>
            </w:r>
            <w:r w:rsidR="004A76A7" w:rsidRPr="00405CF9">
              <w:rPr>
                <w:rFonts w:eastAsia="Calibri" w:cstheme="minorHAnsi"/>
                <w:b/>
                <w:sz w:val="20"/>
                <w:szCs w:val="20"/>
              </w:rPr>
              <w:t xml:space="preserve">. Installed </w:t>
            </w:r>
            <w:r w:rsidR="000174F5">
              <w:rPr>
                <w:rFonts w:eastAsia="Calibri" w:cstheme="minorHAnsi"/>
                <w:b/>
                <w:sz w:val="20"/>
                <w:szCs w:val="20"/>
              </w:rPr>
              <w:t xml:space="preserve">Central </w:t>
            </w:r>
            <w:r w:rsidR="004A76A7" w:rsidRPr="00405CF9">
              <w:rPr>
                <w:rFonts w:eastAsia="Calibri" w:cstheme="minorHAnsi"/>
                <w:b/>
                <w:sz w:val="20"/>
                <w:szCs w:val="20"/>
              </w:rPr>
              <w:t>Water Heating Distribution Systems Information</w:t>
            </w:r>
          </w:p>
          <w:p w14:paraId="310ED773" w14:textId="77777777" w:rsidR="00797308" w:rsidRDefault="004A76A7" w:rsidP="0012224F">
            <w:pPr>
              <w:keepNext/>
              <w:tabs>
                <w:tab w:val="left" w:pos="2160"/>
                <w:tab w:val="left" w:pos="2700"/>
                <w:tab w:val="left" w:pos="3420"/>
                <w:tab w:val="left" w:pos="3780"/>
                <w:tab w:val="left" w:pos="5760"/>
                <w:tab w:val="left" w:pos="7212"/>
              </w:tabs>
              <w:spacing w:after="0" w:line="240" w:lineRule="auto"/>
              <w:rPr>
                <w:rFonts w:eastAsia="Times New Roman" w:cstheme="minorHAnsi"/>
                <w:sz w:val="20"/>
                <w:szCs w:val="20"/>
              </w:rPr>
            </w:pPr>
            <w:r w:rsidRPr="003F4127">
              <w:rPr>
                <w:rFonts w:eastAsia="Times New Roman" w:cstheme="minorHAnsi"/>
                <w:sz w:val="20"/>
                <w:szCs w:val="20"/>
              </w:rPr>
              <w:t>This table reports the water heating distribution types specified on the registered CF1R compliance document for this project.</w:t>
            </w:r>
          </w:p>
          <w:p w14:paraId="3419ECCA" w14:textId="7F0E5B36" w:rsidR="004A76A7" w:rsidRPr="00797308" w:rsidRDefault="00797308" w:rsidP="0012224F">
            <w:pPr>
              <w:keepNext/>
              <w:tabs>
                <w:tab w:val="left" w:pos="2160"/>
                <w:tab w:val="left" w:pos="2700"/>
                <w:tab w:val="left" w:pos="3420"/>
                <w:tab w:val="left" w:pos="3780"/>
                <w:tab w:val="left" w:pos="5760"/>
                <w:tab w:val="left" w:pos="7212"/>
              </w:tabs>
              <w:spacing w:after="0" w:line="240" w:lineRule="auto"/>
              <w:rPr>
                <w:rFonts w:eastAsia="Calibri" w:cstheme="minorHAnsi"/>
                <w:sz w:val="20"/>
                <w:szCs w:val="20"/>
              </w:rPr>
            </w:pPr>
            <w:r w:rsidRPr="00797308">
              <w:rPr>
                <w:rFonts w:eastAsia="Calibri" w:cstheme="minorHAnsi"/>
                <w:sz w:val="20"/>
                <w:szCs w:val="20"/>
              </w:rPr>
              <w:t>&lt;&lt;require one row of data for each water heating system identified on the CF1R&gt;&gt;</w:t>
            </w:r>
            <w:r w:rsidR="004A76A7" w:rsidRPr="00797308">
              <w:rPr>
                <w:rFonts w:eastAsia="Calibri" w:cstheme="minorHAnsi"/>
                <w:sz w:val="20"/>
                <w:szCs w:val="20"/>
              </w:rPr>
              <w:t xml:space="preserve"> </w:t>
            </w:r>
          </w:p>
        </w:tc>
      </w:tr>
      <w:tr w:rsidR="004A76A7" w:rsidRPr="00C071B0" w14:paraId="609F67DF" w14:textId="77777777" w:rsidTr="002B2D96">
        <w:trPr>
          <w:cantSplit/>
          <w:trHeight w:val="144"/>
        </w:trPr>
        <w:tc>
          <w:tcPr>
            <w:tcW w:w="1975" w:type="dxa"/>
            <w:tcBorders>
              <w:top w:val="single" w:sz="4" w:space="0" w:color="auto"/>
              <w:left w:val="single" w:sz="4" w:space="0" w:color="auto"/>
              <w:bottom w:val="single" w:sz="4" w:space="0" w:color="auto"/>
              <w:right w:val="single" w:sz="4" w:space="0" w:color="auto"/>
            </w:tcBorders>
            <w:vAlign w:val="center"/>
          </w:tcPr>
          <w:p w14:paraId="7E7FFBEE"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01</w:t>
            </w:r>
          </w:p>
        </w:tc>
        <w:tc>
          <w:tcPr>
            <w:tcW w:w="6210" w:type="dxa"/>
            <w:tcBorders>
              <w:top w:val="single" w:sz="4" w:space="0" w:color="auto"/>
              <w:left w:val="single" w:sz="4" w:space="0" w:color="auto"/>
              <w:bottom w:val="single" w:sz="4" w:space="0" w:color="auto"/>
              <w:right w:val="single" w:sz="4" w:space="0" w:color="auto"/>
            </w:tcBorders>
            <w:vAlign w:val="center"/>
          </w:tcPr>
          <w:p w14:paraId="0EF0CFA0"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02</w:t>
            </w:r>
          </w:p>
        </w:tc>
        <w:tc>
          <w:tcPr>
            <w:tcW w:w="6205" w:type="dxa"/>
            <w:tcBorders>
              <w:top w:val="single" w:sz="4" w:space="0" w:color="auto"/>
              <w:left w:val="single" w:sz="4" w:space="0" w:color="auto"/>
              <w:bottom w:val="single" w:sz="4" w:space="0" w:color="auto"/>
              <w:right w:val="single" w:sz="4" w:space="0" w:color="auto"/>
            </w:tcBorders>
            <w:vAlign w:val="center"/>
          </w:tcPr>
          <w:p w14:paraId="4759F1D6"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03</w:t>
            </w:r>
          </w:p>
        </w:tc>
      </w:tr>
      <w:tr w:rsidR="004A76A7" w:rsidRPr="00C071B0" w14:paraId="57B47C5A" w14:textId="77777777" w:rsidTr="002B2D96">
        <w:trPr>
          <w:cantSplit/>
          <w:trHeight w:val="144"/>
        </w:trPr>
        <w:tc>
          <w:tcPr>
            <w:tcW w:w="1975" w:type="dxa"/>
            <w:tcBorders>
              <w:top w:val="single" w:sz="4" w:space="0" w:color="auto"/>
              <w:left w:val="single" w:sz="4" w:space="0" w:color="auto"/>
              <w:bottom w:val="single" w:sz="4" w:space="0" w:color="auto"/>
              <w:right w:val="single" w:sz="4" w:space="0" w:color="auto"/>
            </w:tcBorders>
            <w:vAlign w:val="bottom"/>
          </w:tcPr>
          <w:p w14:paraId="5E60BAA4"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Water Heating System ID or Name</w:t>
            </w:r>
          </w:p>
        </w:tc>
        <w:tc>
          <w:tcPr>
            <w:tcW w:w="6210" w:type="dxa"/>
            <w:tcBorders>
              <w:top w:val="single" w:sz="4" w:space="0" w:color="auto"/>
              <w:left w:val="single" w:sz="4" w:space="0" w:color="auto"/>
              <w:bottom w:val="single" w:sz="4" w:space="0" w:color="auto"/>
              <w:right w:val="single" w:sz="4" w:space="0" w:color="auto"/>
            </w:tcBorders>
            <w:vAlign w:val="bottom"/>
          </w:tcPr>
          <w:p w14:paraId="3FE4FD3F"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 xml:space="preserve">Central DHW System </w:t>
            </w:r>
          </w:p>
          <w:p w14:paraId="4ED4214B"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Distribution Type</w:t>
            </w:r>
          </w:p>
        </w:tc>
        <w:tc>
          <w:tcPr>
            <w:tcW w:w="6205" w:type="dxa"/>
            <w:tcBorders>
              <w:top w:val="single" w:sz="4" w:space="0" w:color="auto"/>
              <w:left w:val="single" w:sz="4" w:space="0" w:color="auto"/>
              <w:bottom w:val="single" w:sz="4" w:space="0" w:color="auto"/>
              <w:right w:val="single" w:sz="4" w:space="0" w:color="auto"/>
            </w:tcBorders>
            <w:vAlign w:val="bottom"/>
          </w:tcPr>
          <w:p w14:paraId="3B0E180F"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Dwelling Unit DHW System</w:t>
            </w:r>
          </w:p>
          <w:p w14:paraId="26BDBAD0"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eastAsia="Times New Roman" w:cstheme="minorHAnsi"/>
                <w:sz w:val="20"/>
                <w:szCs w:val="20"/>
              </w:rPr>
              <w:t>Distribution Type</w:t>
            </w:r>
          </w:p>
        </w:tc>
      </w:tr>
      <w:tr w:rsidR="004A76A7" w:rsidRPr="00C071B0" w14:paraId="533EA6A8" w14:textId="77777777" w:rsidTr="002B2D96">
        <w:trPr>
          <w:cantSplit/>
          <w:trHeight w:val="144"/>
        </w:trPr>
        <w:tc>
          <w:tcPr>
            <w:tcW w:w="1975" w:type="dxa"/>
            <w:tcBorders>
              <w:top w:val="single" w:sz="4" w:space="0" w:color="auto"/>
              <w:left w:val="single" w:sz="4" w:space="0" w:color="auto"/>
              <w:bottom w:val="single" w:sz="4" w:space="0" w:color="auto"/>
              <w:right w:val="single" w:sz="4" w:space="0" w:color="auto"/>
            </w:tcBorders>
            <w:vAlign w:val="center"/>
          </w:tcPr>
          <w:p w14:paraId="42136AC7" w14:textId="3BE06DF1" w:rsidR="004A76A7" w:rsidRPr="003F4127" w:rsidRDefault="004B489C" w:rsidP="002B2D9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r w:rsidRPr="003F4127">
              <w:rPr>
                <w:rFonts w:cstheme="minorHAnsi"/>
                <w:sz w:val="20"/>
                <w:szCs w:val="20"/>
              </w:rPr>
              <w:t xml:space="preserve">&lt;&lt;reference values from </w:t>
            </w:r>
            <w:r w:rsidR="002B2D96">
              <w:rPr>
                <w:rFonts w:cstheme="minorHAnsi"/>
                <w:sz w:val="20"/>
                <w:szCs w:val="20"/>
              </w:rPr>
              <w:t>B01</w:t>
            </w:r>
            <w:r w:rsidRPr="003F4127">
              <w:rPr>
                <w:rFonts w:cstheme="minorHAnsi"/>
                <w:sz w:val="20"/>
                <w:szCs w:val="20"/>
              </w:rPr>
              <w:t>&gt;&gt;</w:t>
            </w:r>
          </w:p>
        </w:tc>
        <w:tc>
          <w:tcPr>
            <w:tcW w:w="6210" w:type="dxa"/>
            <w:tcBorders>
              <w:top w:val="single" w:sz="4" w:space="0" w:color="auto"/>
              <w:left w:val="single" w:sz="4" w:space="0" w:color="auto"/>
              <w:bottom w:val="single" w:sz="4" w:space="0" w:color="auto"/>
              <w:right w:val="single" w:sz="4" w:space="0" w:color="auto"/>
            </w:tcBorders>
            <w:vAlign w:val="bottom"/>
          </w:tcPr>
          <w:p w14:paraId="7DF42536" w14:textId="1F822E00" w:rsidR="004A76A7" w:rsidRPr="003F4127" w:rsidRDefault="004A76A7" w:rsidP="00635DB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3F4127">
              <w:rPr>
                <w:rFonts w:eastAsia="Times New Roman" w:cstheme="minorHAnsi"/>
                <w:sz w:val="20"/>
                <w:szCs w:val="20"/>
              </w:rPr>
              <w:t>&lt;&lt;</w:t>
            </w:r>
            <w:r w:rsidR="00700A65" w:rsidRPr="003F4127">
              <w:rPr>
                <w:rFonts w:eastAsia="Times New Roman" w:cstheme="minorHAnsi"/>
                <w:sz w:val="20"/>
                <w:szCs w:val="20"/>
              </w:rPr>
              <w:t xml:space="preserve"> </w:t>
            </w:r>
            <w:r w:rsidR="00F67E4E" w:rsidRPr="00F67E4E">
              <w:rPr>
                <w:rFonts w:eastAsia="Times New Roman" w:cstheme="minorHAnsi"/>
                <w:sz w:val="20"/>
                <w:szCs w:val="20"/>
              </w:rPr>
              <w:t>Reference value from D02</w:t>
            </w:r>
            <w:r w:rsidR="00635DBF">
              <w:rPr>
                <w:rFonts w:eastAsia="Times New Roman" w:cstheme="minorHAnsi"/>
                <w:sz w:val="20"/>
                <w:szCs w:val="20"/>
              </w:rPr>
              <w:t>&gt;&gt;</w:t>
            </w:r>
          </w:p>
        </w:tc>
        <w:tc>
          <w:tcPr>
            <w:tcW w:w="6205" w:type="dxa"/>
            <w:tcBorders>
              <w:top w:val="single" w:sz="4" w:space="0" w:color="auto"/>
              <w:left w:val="single" w:sz="4" w:space="0" w:color="auto"/>
              <w:bottom w:val="single" w:sz="4" w:space="0" w:color="auto"/>
              <w:right w:val="single" w:sz="4" w:space="0" w:color="auto"/>
            </w:tcBorders>
            <w:vAlign w:val="bottom"/>
          </w:tcPr>
          <w:p w14:paraId="01280492" w14:textId="77777777" w:rsidR="00F67E4E" w:rsidRDefault="00F67E4E" w:rsidP="00F67E4E">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r w:rsidRPr="00B67E3D">
              <w:rPr>
                <w:rFonts w:eastAsia="Times New Roman" w:cstheme="minorHAnsi"/>
                <w:sz w:val="20"/>
                <w:szCs w:val="20"/>
              </w:rPr>
              <w:t xml:space="preserve">&lt;&lt; </w:t>
            </w:r>
            <w:r>
              <w:rPr>
                <w:rFonts w:eastAsia="Times New Roman" w:cstheme="minorHAnsi"/>
                <w:sz w:val="20"/>
                <w:szCs w:val="20"/>
              </w:rPr>
              <w:t xml:space="preserve">Reference value from </w:t>
            </w:r>
            <w:proofErr w:type="gramStart"/>
            <w:r>
              <w:rPr>
                <w:rFonts w:eastAsia="Times New Roman" w:cstheme="minorHAnsi"/>
                <w:sz w:val="20"/>
                <w:szCs w:val="20"/>
              </w:rPr>
              <w:t>D03;</w:t>
            </w:r>
            <w:proofErr w:type="gramEnd"/>
          </w:p>
          <w:p w14:paraId="1A448F6A" w14:textId="450237EB" w:rsidR="004A76A7" w:rsidRPr="003F4127" w:rsidRDefault="004A76A7" w:rsidP="00635DB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20"/>
                <w:szCs w:val="20"/>
              </w:rPr>
            </w:pPr>
          </w:p>
        </w:tc>
      </w:tr>
      <w:tr w:rsidR="004A76A7" w:rsidRPr="00C071B0" w14:paraId="3DCCAE8E" w14:textId="77777777" w:rsidTr="002B2D96">
        <w:trPr>
          <w:cantSplit/>
          <w:trHeight w:val="144"/>
        </w:trPr>
        <w:tc>
          <w:tcPr>
            <w:tcW w:w="1975" w:type="dxa"/>
            <w:tcBorders>
              <w:top w:val="single" w:sz="4" w:space="0" w:color="auto"/>
              <w:left w:val="single" w:sz="4" w:space="0" w:color="auto"/>
              <w:bottom w:val="single" w:sz="4" w:space="0" w:color="auto"/>
              <w:right w:val="single" w:sz="4" w:space="0" w:color="auto"/>
            </w:tcBorders>
            <w:vAlign w:val="center"/>
          </w:tcPr>
          <w:p w14:paraId="258C4A02"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c>
          <w:tcPr>
            <w:tcW w:w="6210" w:type="dxa"/>
            <w:tcBorders>
              <w:top w:val="single" w:sz="4" w:space="0" w:color="auto"/>
              <w:left w:val="single" w:sz="4" w:space="0" w:color="auto"/>
              <w:bottom w:val="single" w:sz="4" w:space="0" w:color="auto"/>
              <w:right w:val="single" w:sz="4" w:space="0" w:color="auto"/>
            </w:tcBorders>
            <w:vAlign w:val="center"/>
          </w:tcPr>
          <w:p w14:paraId="11FFF370"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c>
          <w:tcPr>
            <w:tcW w:w="6205" w:type="dxa"/>
            <w:tcBorders>
              <w:top w:val="single" w:sz="4" w:space="0" w:color="auto"/>
              <w:left w:val="single" w:sz="4" w:space="0" w:color="auto"/>
              <w:bottom w:val="single" w:sz="4" w:space="0" w:color="auto"/>
              <w:right w:val="single" w:sz="4" w:space="0" w:color="auto"/>
            </w:tcBorders>
            <w:vAlign w:val="center"/>
          </w:tcPr>
          <w:p w14:paraId="232AD8D2" w14:textId="77777777" w:rsidR="004A76A7" w:rsidRPr="003F4127" w:rsidRDefault="004A76A7" w:rsidP="0012224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20"/>
                <w:szCs w:val="20"/>
              </w:rPr>
            </w:pPr>
          </w:p>
        </w:tc>
      </w:tr>
    </w:tbl>
    <w:p w14:paraId="31A86E23" w14:textId="2597265B" w:rsidR="001325D9" w:rsidRPr="00405CF9" w:rsidRDefault="001325D9" w:rsidP="001325D9">
      <w:pPr>
        <w:spacing w:after="0"/>
        <w:rPr>
          <w:rFonts w:cstheme="minorHAnsi"/>
          <w:sz w:val="20"/>
          <w:szCs w:val="20"/>
        </w:rPr>
      </w:pPr>
    </w:p>
    <w:p w14:paraId="32A73A0A" w14:textId="77777777" w:rsidR="00700A65" w:rsidRPr="00D42D0F" w:rsidRDefault="00700A65" w:rsidP="001325D9">
      <w:pPr>
        <w:spacing w:after="0"/>
        <w:rPr>
          <w:rFonts w:cstheme="minorHAnsi"/>
          <w:sz w:val="20"/>
          <w:szCs w:val="20"/>
        </w:rPr>
      </w:pPr>
    </w:p>
    <w:p w14:paraId="7E4F824A" w14:textId="28BCAA68" w:rsidR="008C11E5" w:rsidRPr="003F4127" w:rsidRDefault="008C11E5" w:rsidP="00F537A3">
      <w:pPr>
        <w:spacing w:after="0"/>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3"/>
        <w:gridCol w:w="13677"/>
      </w:tblGrid>
      <w:tr w:rsidR="004A76A7" w:rsidRPr="00C071B0" w14:paraId="52D03A35" w14:textId="77777777" w:rsidTr="000B11DA">
        <w:trPr>
          <w:trHeight w:val="144"/>
        </w:trPr>
        <w:tc>
          <w:tcPr>
            <w:tcW w:w="14390" w:type="dxa"/>
            <w:gridSpan w:val="2"/>
            <w:tcBorders>
              <w:top w:val="single" w:sz="4" w:space="0" w:color="000000"/>
              <w:left w:val="single" w:sz="4" w:space="0" w:color="000000"/>
              <w:bottom w:val="single" w:sz="4" w:space="0" w:color="000000"/>
              <w:right w:val="single" w:sz="4" w:space="0" w:color="000000"/>
            </w:tcBorders>
            <w:hideMark/>
          </w:tcPr>
          <w:p w14:paraId="443F7DF7" w14:textId="77604A4D" w:rsidR="004A76A7" w:rsidRPr="009747C6" w:rsidRDefault="00866555">
            <w:pPr>
              <w:keepNext/>
              <w:spacing w:after="0" w:line="240" w:lineRule="auto"/>
              <w:jc w:val="both"/>
              <w:rPr>
                <w:rFonts w:cstheme="minorHAnsi"/>
                <w:sz w:val="20"/>
                <w:szCs w:val="20"/>
              </w:rPr>
            </w:pPr>
            <w:r w:rsidRPr="00405CF9">
              <w:rPr>
                <w:rFonts w:cstheme="minorHAnsi"/>
                <w:b/>
                <w:sz w:val="20"/>
                <w:szCs w:val="20"/>
              </w:rPr>
              <w:lastRenderedPageBreak/>
              <w:t>F</w:t>
            </w:r>
            <w:r w:rsidR="004A76A7" w:rsidRPr="00405CF9">
              <w:rPr>
                <w:rFonts w:cstheme="minorHAnsi"/>
                <w:b/>
                <w:sz w:val="20"/>
                <w:szCs w:val="20"/>
              </w:rPr>
              <w:t xml:space="preserve">. </w:t>
            </w:r>
            <w:r w:rsidR="004A76A7" w:rsidRPr="00D42D0F">
              <w:rPr>
                <w:rFonts w:cstheme="minorHAnsi"/>
                <w:b/>
                <w:sz w:val="20"/>
                <w:szCs w:val="20"/>
              </w:rPr>
              <w:t>Mandatory Requirements for All Central Domestic Hot Water Systems</w:t>
            </w:r>
          </w:p>
        </w:tc>
      </w:tr>
      <w:tr w:rsidR="004A76A7" w:rsidRPr="00C071B0" w14:paraId="0D86FB00" w14:textId="77777777" w:rsidTr="000B11DA">
        <w:trPr>
          <w:trHeight w:val="144"/>
        </w:trPr>
        <w:tc>
          <w:tcPr>
            <w:tcW w:w="713" w:type="dxa"/>
            <w:tcBorders>
              <w:top w:val="single" w:sz="4" w:space="0" w:color="000000"/>
              <w:left w:val="single" w:sz="4" w:space="0" w:color="000000"/>
              <w:bottom w:val="single" w:sz="4" w:space="0" w:color="000000"/>
              <w:right w:val="single" w:sz="4" w:space="0" w:color="000000"/>
            </w:tcBorders>
            <w:vAlign w:val="center"/>
            <w:hideMark/>
          </w:tcPr>
          <w:p w14:paraId="1955D60D" w14:textId="77777777" w:rsidR="004A76A7" w:rsidRPr="00405CF9" w:rsidRDefault="004A76A7">
            <w:pPr>
              <w:keepNext/>
              <w:spacing w:after="0" w:line="240" w:lineRule="auto"/>
              <w:jc w:val="center"/>
              <w:rPr>
                <w:rFonts w:cstheme="minorHAnsi"/>
                <w:sz w:val="20"/>
                <w:szCs w:val="20"/>
              </w:rPr>
            </w:pPr>
            <w:r w:rsidRPr="00405CF9">
              <w:rPr>
                <w:rFonts w:cstheme="minorHAnsi"/>
                <w:sz w:val="20"/>
                <w:szCs w:val="20"/>
              </w:rPr>
              <w:t>01</w:t>
            </w:r>
          </w:p>
        </w:tc>
        <w:tc>
          <w:tcPr>
            <w:tcW w:w="13677" w:type="dxa"/>
            <w:tcBorders>
              <w:top w:val="single" w:sz="4" w:space="0" w:color="000000"/>
              <w:left w:val="single" w:sz="4" w:space="0" w:color="000000"/>
              <w:bottom w:val="single" w:sz="4" w:space="0" w:color="000000"/>
              <w:right w:val="single" w:sz="4" w:space="0" w:color="000000"/>
            </w:tcBorders>
            <w:hideMark/>
          </w:tcPr>
          <w:p w14:paraId="0D017F8D" w14:textId="77777777" w:rsidR="004A76A7" w:rsidRPr="00061D73" w:rsidRDefault="004A76A7">
            <w:pPr>
              <w:keepNext/>
              <w:autoSpaceDE w:val="0"/>
              <w:autoSpaceDN w:val="0"/>
              <w:adjustRightInd w:val="0"/>
              <w:spacing w:after="0" w:line="240" w:lineRule="auto"/>
              <w:rPr>
                <w:rFonts w:cstheme="minorHAnsi"/>
                <w:sz w:val="18"/>
                <w:szCs w:val="18"/>
              </w:rPr>
            </w:pPr>
            <w:r w:rsidRPr="00061D73">
              <w:rPr>
                <w:rFonts w:cstheme="minorHAnsi"/>
                <w:bCs/>
                <w:sz w:val="18"/>
                <w:szCs w:val="18"/>
              </w:rPr>
              <w:t>On systems that have a total capacity greater than 167,000 Btu/</w:t>
            </w:r>
            <w:proofErr w:type="spellStart"/>
            <w:r w:rsidRPr="00061D73">
              <w:rPr>
                <w:rFonts w:cstheme="minorHAnsi"/>
                <w:bCs/>
                <w:sz w:val="18"/>
                <w:szCs w:val="18"/>
              </w:rPr>
              <w:t>hr</w:t>
            </w:r>
            <w:proofErr w:type="spellEnd"/>
            <w:r w:rsidRPr="00061D73">
              <w:rPr>
                <w:rFonts w:cstheme="minorHAnsi"/>
                <w:bCs/>
                <w:sz w:val="18"/>
                <w:szCs w:val="18"/>
              </w:rPr>
              <w:t xml:space="preserve">, outlets that require higher than service water temperatures as listed in the ASHRAE Handbook </w:t>
            </w:r>
            <w:r w:rsidRPr="00061D73">
              <w:rPr>
                <w:rFonts w:cstheme="minorHAnsi"/>
                <w:sz w:val="18"/>
                <w:szCs w:val="18"/>
              </w:rPr>
              <w:t>have separate remote heaters, heat exchangers, or boosters to supply the outlet with the higher temperature</w:t>
            </w:r>
            <w:r w:rsidRPr="00061D73">
              <w:rPr>
                <w:rFonts w:cstheme="minorHAnsi"/>
                <w:bCs/>
                <w:sz w:val="18"/>
                <w:szCs w:val="18"/>
              </w:rPr>
              <w:t>.  (Section 110.3 (c)1)</w:t>
            </w:r>
          </w:p>
        </w:tc>
      </w:tr>
      <w:tr w:rsidR="004A76A7" w:rsidRPr="00C071B0" w14:paraId="28FAB305" w14:textId="77777777" w:rsidTr="000B11DA">
        <w:trPr>
          <w:trHeight w:val="144"/>
        </w:trPr>
        <w:tc>
          <w:tcPr>
            <w:tcW w:w="713" w:type="dxa"/>
            <w:tcBorders>
              <w:top w:val="single" w:sz="4" w:space="0" w:color="000000"/>
              <w:left w:val="single" w:sz="4" w:space="0" w:color="000000"/>
              <w:bottom w:val="single" w:sz="4" w:space="0" w:color="000000"/>
              <w:right w:val="single" w:sz="4" w:space="0" w:color="000000"/>
            </w:tcBorders>
            <w:vAlign w:val="center"/>
            <w:hideMark/>
          </w:tcPr>
          <w:p w14:paraId="0E57DA03" w14:textId="77777777" w:rsidR="004A76A7" w:rsidRPr="00405CF9" w:rsidRDefault="004A76A7">
            <w:pPr>
              <w:keepNext/>
              <w:spacing w:after="0" w:line="240" w:lineRule="auto"/>
              <w:jc w:val="center"/>
              <w:rPr>
                <w:rFonts w:cstheme="minorHAnsi"/>
                <w:sz w:val="20"/>
                <w:szCs w:val="20"/>
              </w:rPr>
            </w:pPr>
            <w:r w:rsidRPr="00405CF9">
              <w:rPr>
                <w:rFonts w:cstheme="minorHAnsi"/>
                <w:sz w:val="20"/>
                <w:szCs w:val="20"/>
              </w:rPr>
              <w:t>02</w:t>
            </w:r>
          </w:p>
        </w:tc>
        <w:tc>
          <w:tcPr>
            <w:tcW w:w="13677" w:type="dxa"/>
            <w:tcBorders>
              <w:top w:val="single" w:sz="4" w:space="0" w:color="000000"/>
              <w:left w:val="single" w:sz="4" w:space="0" w:color="000000"/>
              <w:bottom w:val="single" w:sz="4" w:space="0" w:color="000000"/>
              <w:right w:val="single" w:sz="4" w:space="0" w:color="000000"/>
            </w:tcBorders>
            <w:hideMark/>
          </w:tcPr>
          <w:p w14:paraId="5B53629B" w14:textId="3ECA3DD6" w:rsidR="004A76A7" w:rsidRPr="00061D73" w:rsidRDefault="004A76A7">
            <w:pPr>
              <w:keepNext/>
              <w:autoSpaceDE w:val="0"/>
              <w:autoSpaceDN w:val="0"/>
              <w:adjustRightInd w:val="0"/>
              <w:spacing w:after="0" w:line="240" w:lineRule="auto"/>
              <w:rPr>
                <w:rFonts w:cstheme="minorHAnsi"/>
                <w:sz w:val="18"/>
                <w:szCs w:val="18"/>
              </w:rPr>
            </w:pPr>
            <w:r w:rsidRPr="00061D73">
              <w:rPr>
                <w:rFonts w:cstheme="minorHAnsi"/>
                <w:sz w:val="18"/>
                <w:szCs w:val="18"/>
              </w:rPr>
              <w:t>Systems with circulating pumps or with electrical heat trace systems shall be capable of automatically turning off the system.  (Section 110.3(c)</w:t>
            </w:r>
            <w:r w:rsidR="000174F5" w:rsidRPr="00061D73">
              <w:rPr>
                <w:rFonts w:cstheme="minorHAnsi"/>
                <w:sz w:val="18"/>
                <w:szCs w:val="18"/>
              </w:rPr>
              <w:t xml:space="preserve"> </w:t>
            </w:r>
            <w:r w:rsidRPr="00061D73">
              <w:rPr>
                <w:rFonts w:cstheme="minorHAnsi"/>
                <w:sz w:val="18"/>
                <w:szCs w:val="18"/>
              </w:rPr>
              <w:t>2).</w:t>
            </w:r>
          </w:p>
        </w:tc>
      </w:tr>
      <w:tr w:rsidR="004A76A7" w:rsidRPr="00C071B0" w14:paraId="5BCFB3FF" w14:textId="77777777" w:rsidTr="00061D73">
        <w:trPr>
          <w:trHeight w:val="278"/>
        </w:trPr>
        <w:tc>
          <w:tcPr>
            <w:tcW w:w="713" w:type="dxa"/>
            <w:tcBorders>
              <w:top w:val="single" w:sz="4" w:space="0" w:color="000000"/>
              <w:left w:val="single" w:sz="4" w:space="0" w:color="000000"/>
              <w:bottom w:val="single" w:sz="4" w:space="0" w:color="000000"/>
              <w:right w:val="single" w:sz="4" w:space="0" w:color="000000"/>
            </w:tcBorders>
            <w:vAlign w:val="center"/>
            <w:hideMark/>
          </w:tcPr>
          <w:p w14:paraId="34B29112" w14:textId="77777777" w:rsidR="004A76A7" w:rsidRPr="00405CF9" w:rsidRDefault="004A76A7">
            <w:pPr>
              <w:keepNext/>
              <w:spacing w:after="0" w:line="240" w:lineRule="auto"/>
              <w:jc w:val="center"/>
              <w:rPr>
                <w:rFonts w:cstheme="minorHAnsi"/>
                <w:sz w:val="20"/>
                <w:szCs w:val="20"/>
              </w:rPr>
            </w:pPr>
            <w:r w:rsidRPr="00405CF9">
              <w:rPr>
                <w:rFonts w:cstheme="minorHAnsi"/>
                <w:sz w:val="20"/>
                <w:szCs w:val="20"/>
              </w:rPr>
              <w:t>03</w:t>
            </w:r>
          </w:p>
        </w:tc>
        <w:tc>
          <w:tcPr>
            <w:tcW w:w="13677" w:type="dxa"/>
            <w:tcBorders>
              <w:top w:val="single" w:sz="4" w:space="0" w:color="000000"/>
              <w:left w:val="single" w:sz="4" w:space="0" w:color="000000"/>
              <w:bottom w:val="single" w:sz="4" w:space="0" w:color="000000"/>
              <w:right w:val="single" w:sz="4" w:space="0" w:color="000000"/>
            </w:tcBorders>
            <w:hideMark/>
          </w:tcPr>
          <w:p w14:paraId="4B1E131A" w14:textId="3078DCC1" w:rsidR="004A76A7" w:rsidRPr="00061D73" w:rsidRDefault="000B11DA" w:rsidP="00061D73">
            <w:pPr>
              <w:keepNext/>
              <w:spacing w:after="0"/>
              <w:rPr>
                <w:rFonts w:cstheme="minorHAnsi"/>
                <w:sz w:val="18"/>
                <w:szCs w:val="18"/>
              </w:rPr>
            </w:pPr>
            <w:r w:rsidRPr="00061D73">
              <w:rPr>
                <w:rFonts w:cstheme="minorHAnsi"/>
                <w:sz w:val="18"/>
                <w:szCs w:val="18"/>
              </w:rPr>
              <w:t>Unfired storage tanks are insulated with an external R-12 or combination of R-16 internal and external Insulation. (Section 110.3(c)4).</w:t>
            </w:r>
          </w:p>
        </w:tc>
      </w:tr>
      <w:tr w:rsidR="004A76A7" w:rsidRPr="00C071B0" w14:paraId="0FB829B9" w14:textId="77777777" w:rsidTr="00061D73">
        <w:trPr>
          <w:trHeight w:val="2015"/>
        </w:trPr>
        <w:tc>
          <w:tcPr>
            <w:tcW w:w="713" w:type="dxa"/>
            <w:tcBorders>
              <w:top w:val="single" w:sz="4" w:space="0" w:color="000000"/>
              <w:left w:val="single" w:sz="4" w:space="0" w:color="000000"/>
              <w:bottom w:val="single" w:sz="4" w:space="0" w:color="000000"/>
              <w:right w:val="single" w:sz="4" w:space="0" w:color="000000"/>
            </w:tcBorders>
            <w:vAlign w:val="center"/>
            <w:hideMark/>
          </w:tcPr>
          <w:p w14:paraId="4A391886" w14:textId="77777777" w:rsidR="004A76A7" w:rsidRPr="00405CF9" w:rsidRDefault="004A76A7">
            <w:pPr>
              <w:keepNext/>
              <w:spacing w:after="0" w:line="240" w:lineRule="auto"/>
              <w:jc w:val="center"/>
              <w:rPr>
                <w:rFonts w:cstheme="minorHAnsi"/>
                <w:sz w:val="20"/>
                <w:szCs w:val="20"/>
              </w:rPr>
            </w:pPr>
            <w:r w:rsidRPr="00405CF9">
              <w:rPr>
                <w:rFonts w:cstheme="minorHAnsi"/>
                <w:sz w:val="20"/>
                <w:szCs w:val="20"/>
              </w:rPr>
              <w:t>04</w:t>
            </w:r>
          </w:p>
        </w:tc>
        <w:tc>
          <w:tcPr>
            <w:tcW w:w="13677" w:type="dxa"/>
            <w:tcBorders>
              <w:top w:val="single" w:sz="4" w:space="0" w:color="000000"/>
              <w:left w:val="single" w:sz="4" w:space="0" w:color="000000"/>
              <w:bottom w:val="single" w:sz="4" w:space="0" w:color="000000"/>
              <w:right w:val="single" w:sz="4" w:space="0" w:color="000000"/>
            </w:tcBorders>
          </w:tcPr>
          <w:p w14:paraId="0B6EB32F" w14:textId="26D397AB" w:rsidR="004A76A7" w:rsidRPr="00061D73" w:rsidRDefault="004A76A7">
            <w:pPr>
              <w:keepNext/>
              <w:autoSpaceDE w:val="0"/>
              <w:autoSpaceDN w:val="0"/>
              <w:adjustRightInd w:val="0"/>
              <w:spacing w:after="0" w:line="240" w:lineRule="auto"/>
              <w:rPr>
                <w:rFonts w:cstheme="minorHAnsi"/>
                <w:bCs/>
                <w:sz w:val="18"/>
                <w:szCs w:val="18"/>
              </w:rPr>
            </w:pPr>
            <w:r w:rsidRPr="00061D73">
              <w:rPr>
                <w:rFonts w:cstheme="minorHAnsi"/>
                <w:bCs/>
                <w:sz w:val="18"/>
                <w:szCs w:val="18"/>
              </w:rPr>
              <w:t>Recirculation loop</w:t>
            </w:r>
            <w:r w:rsidR="001C6F64" w:rsidRPr="00061D73">
              <w:rPr>
                <w:rFonts w:cstheme="minorHAnsi"/>
                <w:bCs/>
                <w:sz w:val="18"/>
                <w:szCs w:val="18"/>
              </w:rPr>
              <w:t>s</w:t>
            </w:r>
            <w:r w:rsidRPr="00061D73">
              <w:rPr>
                <w:rFonts w:cstheme="minorHAnsi"/>
                <w:bCs/>
                <w:sz w:val="18"/>
                <w:szCs w:val="18"/>
              </w:rPr>
              <w:t xml:space="preserve"> shall meet the following requirements:</w:t>
            </w:r>
          </w:p>
          <w:p w14:paraId="30DCD822" w14:textId="6FB30538" w:rsidR="004A76A7" w:rsidRPr="00061D73" w:rsidRDefault="004A76A7" w:rsidP="000B11DA">
            <w:pPr>
              <w:pStyle w:val="ListParagraph"/>
              <w:keepNext/>
              <w:numPr>
                <w:ilvl w:val="1"/>
                <w:numId w:val="11"/>
              </w:numPr>
              <w:autoSpaceDE w:val="0"/>
              <w:autoSpaceDN w:val="0"/>
              <w:adjustRightInd w:val="0"/>
              <w:ind w:left="431" w:hanging="180"/>
              <w:rPr>
                <w:rFonts w:asciiTheme="minorHAnsi" w:hAnsiTheme="minorHAnsi" w:cstheme="minorHAnsi"/>
                <w:bCs/>
                <w:sz w:val="18"/>
                <w:szCs w:val="18"/>
              </w:rPr>
            </w:pPr>
            <w:r w:rsidRPr="00061D73">
              <w:rPr>
                <w:rFonts w:asciiTheme="minorHAnsi" w:hAnsiTheme="minorHAnsi" w:cstheme="minorHAnsi"/>
                <w:bCs/>
                <w:sz w:val="18"/>
                <w:szCs w:val="18"/>
              </w:rPr>
              <w:t>The recirculation pump is mounted on a vertical section of the return line, OR an automatic air release valve is installed on a riser at least 12 inches in length, on the inlet side of the recirculation pump, no more than 4 feet from the pump. (</w:t>
            </w:r>
            <w:r w:rsidRPr="00061D73">
              <w:rPr>
                <w:rFonts w:asciiTheme="minorHAnsi" w:hAnsiTheme="minorHAnsi" w:cstheme="minorHAnsi"/>
                <w:sz w:val="18"/>
                <w:szCs w:val="18"/>
              </w:rPr>
              <w:t>Section 110.3(c)</w:t>
            </w:r>
            <w:r w:rsidR="000174F5" w:rsidRPr="00061D73">
              <w:rPr>
                <w:rFonts w:asciiTheme="minorHAnsi" w:hAnsiTheme="minorHAnsi" w:cstheme="minorHAnsi"/>
                <w:sz w:val="18"/>
                <w:szCs w:val="18"/>
              </w:rPr>
              <w:t xml:space="preserve"> </w:t>
            </w:r>
            <w:r w:rsidRPr="00061D73">
              <w:rPr>
                <w:rFonts w:asciiTheme="minorHAnsi" w:hAnsiTheme="minorHAnsi" w:cstheme="minorHAnsi"/>
                <w:sz w:val="18"/>
                <w:szCs w:val="18"/>
              </w:rPr>
              <w:t>4A).</w:t>
            </w:r>
          </w:p>
          <w:p w14:paraId="235C63D3" w14:textId="41DC2450" w:rsidR="004A76A7" w:rsidRPr="00061D73" w:rsidRDefault="004A76A7" w:rsidP="000B11DA">
            <w:pPr>
              <w:pStyle w:val="ListParagraph"/>
              <w:keepNext/>
              <w:numPr>
                <w:ilvl w:val="1"/>
                <w:numId w:val="11"/>
              </w:numPr>
              <w:autoSpaceDE w:val="0"/>
              <w:autoSpaceDN w:val="0"/>
              <w:adjustRightInd w:val="0"/>
              <w:ind w:left="431" w:hanging="180"/>
              <w:rPr>
                <w:rFonts w:asciiTheme="minorHAnsi" w:hAnsiTheme="minorHAnsi" w:cstheme="minorHAnsi"/>
                <w:sz w:val="18"/>
                <w:szCs w:val="18"/>
              </w:rPr>
            </w:pPr>
            <w:r w:rsidRPr="00061D73">
              <w:rPr>
                <w:rFonts w:asciiTheme="minorHAnsi" w:hAnsiTheme="minorHAnsi" w:cstheme="minorHAnsi"/>
                <w:sz w:val="18"/>
                <w:szCs w:val="18"/>
              </w:rPr>
              <w:t>A check valve is located between the recirculation pump and the water heater. (Section 110.3(c)</w:t>
            </w:r>
            <w:r w:rsidR="000174F5" w:rsidRPr="00061D73">
              <w:rPr>
                <w:rFonts w:asciiTheme="minorHAnsi" w:hAnsiTheme="minorHAnsi" w:cstheme="minorHAnsi"/>
                <w:sz w:val="18"/>
                <w:szCs w:val="18"/>
              </w:rPr>
              <w:t xml:space="preserve"> </w:t>
            </w:r>
            <w:r w:rsidRPr="00061D73">
              <w:rPr>
                <w:rFonts w:asciiTheme="minorHAnsi" w:hAnsiTheme="minorHAnsi" w:cstheme="minorHAnsi"/>
                <w:sz w:val="18"/>
                <w:szCs w:val="18"/>
              </w:rPr>
              <w:t>4B).</w:t>
            </w:r>
          </w:p>
          <w:p w14:paraId="2A6E5678" w14:textId="1FC7A122" w:rsidR="004A76A7" w:rsidRPr="00061D73" w:rsidRDefault="004A76A7" w:rsidP="000B11DA">
            <w:pPr>
              <w:pStyle w:val="ListParagraph"/>
              <w:keepNext/>
              <w:numPr>
                <w:ilvl w:val="1"/>
                <w:numId w:val="11"/>
              </w:numPr>
              <w:autoSpaceDE w:val="0"/>
              <w:autoSpaceDN w:val="0"/>
              <w:adjustRightInd w:val="0"/>
              <w:ind w:left="431" w:hanging="180"/>
              <w:rPr>
                <w:rFonts w:asciiTheme="minorHAnsi" w:hAnsiTheme="minorHAnsi" w:cstheme="minorHAnsi"/>
                <w:sz w:val="18"/>
                <w:szCs w:val="18"/>
              </w:rPr>
            </w:pPr>
            <w:r w:rsidRPr="00061D73">
              <w:rPr>
                <w:rFonts w:asciiTheme="minorHAnsi" w:hAnsiTheme="minorHAnsi" w:cstheme="minorHAnsi"/>
                <w:sz w:val="18"/>
                <w:szCs w:val="18"/>
              </w:rPr>
              <w:t xml:space="preserve">A hose bib is installed between the pump and the water heating equipment with an isolation valve between the hose bibb and the water heating equipment. </w:t>
            </w:r>
            <w:r w:rsidR="001C6F64" w:rsidRPr="00061D73">
              <w:rPr>
                <w:rFonts w:asciiTheme="minorHAnsi" w:hAnsiTheme="minorHAnsi" w:cstheme="minorHAnsi"/>
                <w:sz w:val="18"/>
                <w:szCs w:val="18"/>
              </w:rPr>
              <w:t xml:space="preserve">(Section </w:t>
            </w:r>
            <w:r w:rsidRPr="00061D73">
              <w:rPr>
                <w:rFonts w:asciiTheme="minorHAnsi" w:hAnsiTheme="minorHAnsi" w:cstheme="minorHAnsi"/>
                <w:sz w:val="18"/>
                <w:szCs w:val="18"/>
              </w:rPr>
              <w:t>110.3(c)</w:t>
            </w:r>
            <w:r w:rsidR="000174F5" w:rsidRPr="00061D73">
              <w:rPr>
                <w:rFonts w:asciiTheme="minorHAnsi" w:hAnsiTheme="minorHAnsi" w:cstheme="minorHAnsi"/>
                <w:sz w:val="18"/>
                <w:szCs w:val="18"/>
              </w:rPr>
              <w:t xml:space="preserve"> </w:t>
            </w:r>
            <w:r w:rsidRPr="00061D73">
              <w:rPr>
                <w:rFonts w:asciiTheme="minorHAnsi" w:hAnsiTheme="minorHAnsi" w:cstheme="minorHAnsi"/>
                <w:sz w:val="18"/>
                <w:szCs w:val="18"/>
              </w:rPr>
              <w:t>4C).</w:t>
            </w:r>
          </w:p>
          <w:p w14:paraId="65F7F1A3" w14:textId="344F106C" w:rsidR="004A76A7" w:rsidRPr="00061D73" w:rsidRDefault="004A76A7" w:rsidP="000B11DA">
            <w:pPr>
              <w:pStyle w:val="ListParagraph"/>
              <w:keepNext/>
              <w:numPr>
                <w:ilvl w:val="1"/>
                <w:numId w:val="11"/>
              </w:numPr>
              <w:autoSpaceDE w:val="0"/>
              <w:autoSpaceDN w:val="0"/>
              <w:adjustRightInd w:val="0"/>
              <w:ind w:left="431" w:hanging="180"/>
              <w:rPr>
                <w:rFonts w:asciiTheme="minorHAnsi" w:hAnsiTheme="minorHAnsi" w:cstheme="minorHAnsi"/>
                <w:bCs/>
                <w:sz w:val="18"/>
                <w:szCs w:val="18"/>
              </w:rPr>
            </w:pPr>
            <w:r w:rsidRPr="00061D73">
              <w:rPr>
                <w:rFonts w:asciiTheme="minorHAnsi" w:hAnsiTheme="minorHAnsi" w:cstheme="minorHAnsi"/>
                <w:sz w:val="18"/>
                <w:szCs w:val="18"/>
              </w:rPr>
              <w:t>Isolation valves shall be installed on both sides of the pump, of which the valve</w:t>
            </w:r>
            <w:r w:rsidR="00E5135C" w:rsidRPr="00061D73">
              <w:rPr>
                <w:rFonts w:asciiTheme="minorHAnsi" w:hAnsiTheme="minorHAnsi" w:cstheme="minorHAnsi"/>
                <w:sz w:val="18"/>
                <w:szCs w:val="18"/>
              </w:rPr>
              <w:t xml:space="preserve"> required</w:t>
            </w:r>
            <w:r w:rsidRPr="00061D73">
              <w:rPr>
                <w:rFonts w:asciiTheme="minorHAnsi" w:hAnsiTheme="minorHAnsi" w:cstheme="minorHAnsi"/>
                <w:sz w:val="18"/>
                <w:szCs w:val="18"/>
              </w:rPr>
              <w:t xml:space="preserve"> </w:t>
            </w:r>
            <w:r w:rsidR="00E5135C" w:rsidRPr="00061D73">
              <w:rPr>
                <w:rFonts w:asciiTheme="minorHAnsi" w:hAnsiTheme="minorHAnsi" w:cstheme="minorHAnsi"/>
                <w:sz w:val="18"/>
                <w:szCs w:val="18"/>
              </w:rPr>
              <w:t xml:space="preserve">in Section 110.3(c)4C </w:t>
            </w:r>
            <w:r w:rsidRPr="00061D73">
              <w:rPr>
                <w:rFonts w:asciiTheme="minorHAnsi" w:hAnsiTheme="minorHAnsi" w:cstheme="minorHAnsi"/>
                <w:sz w:val="18"/>
                <w:szCs w:val="18"/>
              </w:rPr>
              <w:t xml:space="preserve">can be one. </w:t>
            </w:r>
            <w:r w:rsidR="001C6F64" w:rsidRPr="00061D73">
              <w:rPr>
                <w:rFonts w:asciiTheme="minorHAnsi" w:hAnsiTheme="minorHAnsi" w:cstheme="minorHAnsi"/>
                <w:sz w:val="18"/>
                <w:szCs w:val="18"/>
              </w:rPr>
              <w:t xml:space="preserve">(Section </w:t>
            </w:r>
            <w:r w:rsidRPr="00061D73">
              <w:rPr>
                <w:rFonts w:asciiTheme="minorHAnsi" w:hAnsiTheme="minorHAnsi" w:cstheme="minorHAnsi"/>
                <w:sz w:val="18"/>
                <w:szCs w:val="18"/>
              </w:rPr>
              <w:t>110.3(c)4D</w:t>
            </w:r>
            <w:r w:rsidR="001C6F64" w:rsidRPr="00061D73">
              <w:rPr>
                <w:rFonts w:asciiTheme="minorHAnsi" w:hAnsiTheme="minorHAnsi" w:cstheme="minorHAnsi"/>
                <w:sz w:val="18"/>
                <w:szCs w:val="18"/>
              </w:rPr>
              <w:t>).</w:t>
            </w:r>
          </w:p>
          <w:p w14:paraId="73FDF552" w14:textId="5A7F4BFC" w:rsidR="004A76A7" w:rsidRPr="000B11DA" w:rsidRDefault="004A76A7" w:rsidP="000B11DA">
            <w:pPr>
              <w:pStyle w:val="ListParagraph"/>
              <w:keepNext/>
              <w:numPr>
                <w:ilvl w:val="1"/>
                <w:numId w:val="11"/>
              </w:numPr>
              <w:autoSpaceDE w:val="0"/>
              <w:autoSpaceDN w:val="0"/>
              <w:adjustRightInd w:val="0"/>
              <w:ind w:left="431" w:hanging="180"/>
              <w:rPr>
                <w:rFonts w:asciiTheme="minorHAnsi" w:hAnsiTheme="minorHAnsi" w:cstheme="minorHAnsi"/>
                <w:bCs/>
                <w:sz w:val="18"/>
                <w:szCs w:val="18"/>
              </w:rPr>
            </w:pPr>
            <w:r w:rsidRPr="00061D73">
              <w:rPr>
                <w:rFonts w:asciiTheme="minorHAnsi" w:hAnsiTheme="minorHAnsi" w:cstheme="minorHAnsi"/>
                <w:sz w:val="18"/>
                <w:szCs w:val="18"/>
              </w:rPr>
              <w:t xml:space="preserve">The </w:t>
            </w:r>
            <w:proofErr w:type="gramStart"/>
            <w:r w:rsidRPr="00061D73">
              <w:rPr>
                <w:rFonts w:asciiTheme="minorHAnsi" w:hAnsiTheme="minorHAnsi" w:cstheme="minorHAnsi"/>
                <w:sz w:val="18"/>
                <w:szCs w:val="18"/>
              </w:rPr>
              <w:t>cold water</w:t>
            </w:r>
            <w:proofErr w:type="gramEnd"/>
            <w:r w:rsidRPr="00061D73">
              <w:rPr>
                <w:rFonts w:asciiTheme="minorHAnsi" w:hAnsiTheme="minorHAnsi" w:cstheme="minorHAnsi"/>
                <w:sz w:val="18"/>
                <w:szCs w:val="18"/>
              </w:rPr>
              <w:t xml:space="preserve"> piping and the recirculation loop piping shall not be connected to the hot water storage tank drain port. </w:t>
            </w:r>
            <w:r w:rsidR="001C6F64" w:rsidRPr="00061D73">
              <w:rPr>
                <w:rFonts w:asciiTheme="minorHAnsi" w:hAnsiTheme="minorHAnsi" w:cstheme="minorHAnsi"/>
                <w:sz w:val="18"/>
                <w:szCs w:val="18"/>
              </w:rPr>
              <w:t xml:space="preserve">(Section </w:t>
            </w:r>
            <w:r w:rsidRPr="00061D73">
              <w:rPr>
                <w:rFonts w:asciiTheme="minorHAnsi" w:hAnsiTheme="minorHAnsi" w:cstheme="minorHAnsi"/>
                <w:sz w:val="18"/>
                <w:szCs w:val="18"/>
              </w:rPr>
              <w:t>110.3(c)4E</w:t>
            </w:r>
            <w:r w:rsidR="001C6F64" w:rsidRPr="00061D73">
              <w:rPr>
                <w:rFonts w:asciiTheme="minorHAnsi" w:hAnsiTheme="minorHAnsi" w:cstheme="minorHAnsi"/>
                <w:sz w:val="18"/>
                <w:szCs w:val="18"/>
              </w:rPr>
              <w:t>).</w:t>
            </w:r>
            <w:r w:rsidRPr="00061D73">
              <w:rPr>
                <w:rFonts w:asciiTheme="minorHAnsi" w:hAnsiTheme="minorHAnsi" w:cstheme="minorHAnsi"/>
                <w:sz w:val="18"/>
                <w:szCs w:val="18"/>
              </w:rPr>
              <w:t xml:space="preserve"> </w:t>
            </w:r>
          </w:p>
          <w:p w14:paraId="6092F4D0" w14:textId="63156F96" w:rsidR="000B11DA" w:rsidRPr="000B11DA" w:rsidRDefault="000B11DA" w:rsidP="000B11DA">
            <w:pPr>
              <w:pStyle w:val="ListParagraph"/>
              <w:keepNext/>
              <w:numPr>
                <w:ilvl w:val="1"/>
                <w:numId w:val="11"/>
              </w:numPr>
              <w:autoSpaceDE w:val="0"/>
              <w:autoSpaceDN w:val="0"/>
              <w:adjustRightInd w:val="0"/>
              <w:ind w:left="431" w:hanging="180"/>
              <w:rPr>
                <w:rFonts w:asciiTheme="minorHAnsi" w:hAnsiTheme="minorHAnsi" w:cstheme="minorHAnsi"/>
                <w:bCs/>
                <w:sz w:val="18"/>
                <w:szCs w:val="18"/>
              </w:rPr>
            </w:pPr>
            <w:r w:rsidRPr="00BB7371">
              <w:rPr>
                <w:rFonts w:asciiTheme="minorHAnsi" w:hAnsiTheme="minorHAnsi" w:cstheme="minorHAnsi"/>
                <w:sz w:val="18"/>
                <w:szCs w:val="18"/>
              </w:rPr>
              <w:t xml:space="preserve">A check valve shall be installed on the </w:t>
            </w:r>
            <w:proofErr w:type="gramStart"/>
            <w:r w:rsidRPr="00BB7371">
              <w:rPr>
                <w:rFonts w:asciiTheme="minorHAnsi" w:hAnsiTheme="minorHAnsi" w:cstheme="minorHAnsi"/>
                <w:sz w:val="18"/>
                <w:szCs w:val="18"/>
              </w:rPr>
              <w:t>cold water</w:t>
            </w:r>
            <w:proofErr w:type="gramEnd"/>
            <w:r w:rsidRPr="00BB7371">
              <w:rPr>
                <w:rFonts w:asciiTheme="minorHAnsi" w:hAnsiTheme="minorHAnsi" w:cstheme="minorHAnsi"/>
                <w:sz w:val="18"/>
                <w:szCs w:val="18"/>
              </w:rPr>
              <w:t xml:space="preserve"> supply line between the hot water system and the next closest tee on the cold water supply line. (Section 110.3(c)4F)</w:t>
            </w:r>
            <w:r w:rsidRPr="00BB7371">
              <w:rPr>
                <w:rFonts w:asciiTheme="minorHAnsi" w:hAnsiTheme="minorHAnsi" w:cstheme="minorHAnsi"/>
                <w:bCs/>
                <w:sz w:val="18"/>
                <w:szCs w:val="18"/>
              </w:rPr>
              <w:t>.</w:t>
            </w:r>
          </w:p>
          <w:p w14:paraId="0C400979" w14:textId="77777777" w:rsidR="004A76A7" w:rsidRPr="00061D73" w:rsidRDefault="004A76A7" w:rsidP="00061D73">
            <w:pPr>
              <w:pStyle w:val="ListParagraph"/>
              <w:keepNext/>
              <w:autoSpaceDE w:val="0"/>
              <w:autoSpaceDN w:val="0"/>
              <w:adjustRightInd w:val="0"/>
              <w:ind w:left="251"/>
              <w:rPr>
                <w:rFonts w:cstheme="minorHAnsi"/>
                <w:bCs/>
                <w:sz w:val="18"/>
                <w:szCs w:val="18"/>
              </w:rPr>
            </w:pPr>
          </w:p>
        </w:tc>
      </w:tr>
      <w:tr w:rsidR="004A76A7" w:rsidRPr="00C071B0" w14:paraId="17B96123" w14:textId="77777777" w:rsidTr="000B11DA">
        <w:trPr>
          <w:trHeight w:val="144"/>
        </w:trPr>
        <w:tc>
          <w:tcPr>
            <w:tcW w:w="713" w:type="dxa"/>
            <w:tcBorders>
              <w:top w:val="single" w:sz="4" w:space="0" w:color="000000"/>
              <w:left w:val="single" w:sz="4" w:space="0" w:color="000000"/>
              <w:bottom w:val="single" w:sz="4" w:space="0" w:color="000000"/>
              <w:right w:val="single" w:sz="4" w:space="0" w:color="000000"/>
            </w:tcBorders>
            <w:vAlign w:val="center"/>
            <w:hideMark/>
          </w:tcPr>
          <w:p w14:paraId="27254B9E" w14:textId="36BEC21A" w:rsidR="004A76A7" w:rsidRPr="00405CF9" w:rsidRDefault="004A76A7">
            <w:pPr>
              <w:keepNext/>
              <w:spacing w:after="0" w:line="240" w:lineRule="auto"/>
              <w:jc w:val="center"/>
              <w:rPr>
                <w:rFonts w:cstheme="minorHAnsi"/>
                <w:sz w:val="20"/>
                <w:szCs w:val="20"/>
              </w:rPr>
            </w:pPr>
            <w:r w:rsidRPr="00405CF9">
              <w:rPr>
                <w:rFonts w:cstheme="minorHAnsi"/>
                <w:sz w:val="20"/>
                <w:szCs w:val="20"/>
              </w:rPr>
              <w:t>0</w:t>
            </w:r>
            <w:r w:rsidR="00705696">
              <w:rPr>
                <w:rFonts w:cstheme="minorHAnsi"/>
                <w:sz w:val="20"/>
                <w:szCs w:val="20"/>
              </w:rPr>
              <w:t>5</w:t>
            </w:r>
          </w:p>
        </w:tc>
        <w:tc>
          <w:tcPr>
            <w:tcW w:w="13677" w:type="dxa"/>
            <w:tcBorders>
              <w:top w:val="single" w:sz="4" w:space="0" w:color="000000"/>
              <w:left w:val="single" w:sz="4" w:space="0" w:color="000000"/>
              <w:bottom w:val="single" w:sz="4" w:space="0" w:color="000000"/>
              <w:right w:val="single" w:sz="4" w:space="0" w:color="000000"/>
            </w:tcBorders>
            <w:hideMark/>
          </w:tcPr>
          <w:p w14:paraId="5CD2A2B8" w14:textId="40F3F022" w:rsidR="004A76A7" w:rsidRPr="00061D73" w:rsidRDefault="004A76A7" w:rsidP="001C6F64">
            <w:pPr>
              <w:keepNext/>
              <w:autoSpaceDE w:val="0"/>
              <w:autoSpaceDN w:val="0"/>
              <w:adjustRightInd w:val="0"/>
              <w:spacing w:after="0" w:line="240" w:lineRule="auto"/>
              <w:rPr>
                <w:rFonts w:cstheme="minorHAnsi"/>
                <w:bCs/>
                <w:sz w:val="18"/>
                <w:szCs w:val="18"/>
              </w:rPr>
            </w:pPr>
            <w:r w:rsidRPr="00061D73">
              <w:rPr>
                <w:rFonts w:cstheme="minorHAnsi"/>
                <w:bCs/>
                <w:sz w:val="18"/>
                <w:szCs w:val="18"/>
              </w:rPr>
              <w:t xml:space="preserve">Instantaneous water heaters with an input greater than 6.8 </w:t>
            </w:r>
            <w:proofErr w:type="spellStart"/>
            <w:r w:rsidRPr="00061D73">
              <w:rPr>
                <w:rFonts w:cstheme="minorHAnsi"/>
                <w:bCs/>
                <w:sz w:val="18"/>
                <w:szCs w:val="18"/>
              </w:rPr>
              <w:t>kB</w:t>
            </w:r>
            <w:r w:rsidR="001C6F64" w:rsidRPr="00061D73">
              <w:rPr>
                <w:rFonts w:cstheme="minorHAnsi"/>
                <w:bCs/>
                <w:sz w:val="18"/>
                <w:szCs w:val="18"/>
              </w:rPr>
              <w:t>tu</w:t>
            </w:r>
            <w:proofErr w:type="spellEnd"/>
            <w:r w:rsidRPr="00061D73">
              <w:rPr>
                <w:rFonts w:cstheme="minorHAnsi"/>
                <w:bCs/>
                <w:sz w:val="18"/>
                <w:szCs w:val="18"/>
              </w:rPr>
              <w:t>/h</w:t>
            </w:r>
            <w:r w:rsidR="00D226FE" w:rsidRPr="00061D73">
              <w:rPr>
                <w:rFonts w:cstheme="minorHAnsi"/>
                <w:bCs/>
                <w:sz w:val="18"/>
                <w:szCs w:val="18"/>
              </w:rPr>
              <w:t>r.</w:t>
            </w:r>
            <w:r w:rsidRPr="00061D73">
              <w:rPr>
                <w:rFonts w:cstheme="minorHAnsi"/>
                <w:bCs/>
                <w:sz w:val="18"/>
                <w:szCs w:val="18"/>
              </w:rPr>
              <w:t xml:space="preserve"> (2kW) shall have isolation valves on both the </w:t>
            </w:r>
            <w:proofErr w:type="gramStart"/>
            <w:r w:rsidRPr="00061D73">
              <w:rPr>
                <w:rFonts w:cstheme="minorHAnsi"/>
                <w:bCs/>
                <w:sz w:val="18"/>
                <w:szCs w:val="18"/>
              </w:rPr>
              <w:t>cold water</w:t>
            </w:r>
            <w:proofErr w:type="gramEnd"/>
            <w:r w:rsidRPr="00061D73">
              <w:rPr>
                <w:rFonts w:cstheme="minorHAnsi"/>
                <w:bCs/>
                <w:sz w:val="18"/>
                <w:szCs w:val="18"/>
              </w:rPr>
              <w:t xml:space="preserve"> supply and the hot water line. (110.3 (c)6).</w:t>
            </w:r>
          </w:p>
        </w:tc>
      </w:tr>
      <w:tr w:rsidR="000B11DA" w:rsidRPr="00C071B0" w14:paraId="6402DF00" w14:textId="77777777" w:rsidTr="000B11DA">
        <w:trPr>
          <w:trHeight w:val="144"/>
        </w:trPr>
        <w:tc>
          <w:tcPr>
            <w:tcW w:w="713" w:type="dxa"/>
            <w:tcBorders>
              <w:top w:val="single" w:sz="4" w:space="0" w:color="000000"/>
              <w:left w:val="single" w:sz="4" w:space="0" w:color="000000"/>
              <w:bottom w:val="single" w:sz="4" w:space="0" w:color="000000"/>
              <w:right w:val="single" w:sz="4" w:space="0" w:color="000000"/>
            </w:tcBorders>
            <w:vAlign w:val="center"/>
            <w:hideMark/>
          </w:tcPr>
          <w:p w14:paraId="3DD02B98" w14:textId="4F293F21" w:rsidR="000B11DA" w:rsidRPr="00405CF9" w:rsidRDefault="000B11DA" w:rsidP="000B11DA">
            <w:pPr>
              <w:keepNext/>
              <w:spacing w:after="0" w:line="240" w:lineRule="auto"/>
              <w:jc w:val="center"/>
              <w:rPr>
                <w:rFonts w:cstheme="minorHAnsi"/>
                <w:sz w:val="20"/>
                <w:szCs w:val="20"/>
              </w:rPr>
            </w:pPr>
            <w:r w:rsidRPr="00405CF9">
              <w:rPr>
                <w:rFonts w:cstheme="minorHAnsi"/>
                <w:sz w:val="20"/>
                <w:szCs w:val="20"/>
              </w:rPr>
              <w:t>0</w:t>
            </w:r>
            <w:r w:rsidR="00705696">
              <w:rPr>
                <w:rFonts w:cstheme="minorHAnsi"/>
                <w:sz w:val="20"/>
                <w:szCs w:val="20"/>
              </w:rPr>
              <w:t>6</w:t>
            </w:r>
          </w:p>
        </w:tc>
        <w:tc>
          <w:tcPr>
            <w:tcW w:w="13677" w:type="dxa"/>
            <w:tcBorders>
              <w:top w:val="single" w:sz="4" w:space="0" w:color="000000"/>
              <w:left w:val="single" w:sz="4" w:space="0" w:color="000000"/>
              <w:bottom w:val="single" w:sz="4" w:space="0" w:color="000000"/>
              <w:right w:val="single" w:sz="4" w:space="0" w:color="000000"/>
            </w:tcBorders>
            <w:vAlign w:val="center"/>
            <w:hideMark/>
          </w:tcPr>
          <w:p w14:paraId="704D9393" w14:textId="77777777" w:rsidR="000B11DA" w:rsidRPr="00542719" w:rsidRDefault="000B11DA" w:rsidP="000B11DA">
            <w:pPr>
              <w:keepNext/>
              <w:autoSpaceDE w:val="0"/>
              <w:autoSpaceDN w:val="0"/>
              <w:adjustRightInd w:val="0"/>
              <w:spacing w:after="0" w:line="240" w:lineRule="auto"/>
              <w:rPr>
                <w:rFonts w:cstheme="minorHAnsi"/>
                <w:sz w:val="18"/>
                <w:szCs w:val="20"/>
              </w:rPr>
            </w:pPr>
            <w:r w:rsidRPr="00542719">
              <w:rPr>
                <w:rFonts w:cstheme="minorHAnsi"/>
                <w:sz w:val="18"/>
                <w:szCs w:val="20"/>
              </w:rPr>
              <w:t>All domestic hot water piping shall be insulated as specified in Section 609.11 of the California Plumbing Code. In addition, the following piping conditions shall have a minimum insulation wall thickness of 1 inch or a min</w:t>
            </w:r>
            <w:r>
              <w:rPr>
                <w:rFonts w:cstheme="minorHAnsi"/>
                <w:sz w:val="18"/>
                <w:szCs w:val="20"/>
              </w:rPr>
              <w:t xml:space="preserve">imum insulation R-value of 7.7 </w:t>
            </w:r>
            <w:r w:rsidRPr="00542719">
              <w:rPr>
                <w:rFonts w:cstheme="minorHAnsi"/>
                <w:sz w:val="18"/>
                <w:szCs w:val="20"/>
              </w:rPr>
              <w:t>(RA4.4.1)</w:t>
            </w:r>
          </w:p>
          <w:p w14:paraId="6B2361F1" w14:textId="77777777" w:rsidR="000B11DA" w:rsidRPr="00542719"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 xml:space="preserve">The first 5 feet (1.5 meters) of </w:t>
            </w:r>
            <w:proofErr w:type="gramStart"/>
            <w:r w:rsidRPr="00542719">
              <w:rPr>
                <w:rFonts w:cstheme="minorHAnsi"/>
                <w:sz w:val="18"/>
                <w:szCs w:val="20"/>
              </w:rPr>
              <w:t>cold water</w:t>
            </w:r>
            <w:proofErr w:type="gramEnd"/>
            <w:r w:rsidRPr="00542719">
              <w:rPr>
                <w:rFonts w:cstheme="minorHAnsi"/>
                <w:sz w:val="18"/>
                <w:szCs w:val="20"/>
              </w:rPr>
              <w:t xml:space="preserve"> pipes from the storage tank.</w:t>
            </w:r>
          </w:p>
          <w:p w14:paraId="477137FC" w14:textId="77777777" w:rsidR="000B11DA" w:rsidRPr="00542719"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All piping with a nominal diameter of 3/4 inch (19 millimeter) and less than 1 inch.</w:t>
            </w:r>
          </w:p>
          <w:p w14:paraId="5D7DABDE" w14:textId="77777777" w:rsidR="000B11DA"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All hot water piping from the heating source to the kitchen fixtures.</w:t>
            </w:r>
          </w:p>
          <w:p w14:paraId="39373E03" w14:textId="77777777" w:rsidR="000B11DA"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Piping from the heating source to storage tank or between tanks</w:t>
            </w:r>
            <w:r>
              <w:rPr>
                <w:rFonts w:cstheme="minorHAnsi"/>
                <w:sz w:val="18"/>
                <w:szCs w:val="20"/>
              </w:rPr>
              <w:t>.</w:t>
            </w:r>
          </w:p>
          <w:p w14:paraId="6190850A" w14:textId="45EABA85" w:rsidR="000B11DA" w:rsidRPr="000B11DA" w:rsidRDefault="000B11DA" w:rsidP="00061D73">
            <w:pPr>
              <w:pStyle w:val="ListParagraph"/>
              <w:numPr>
                <w:ilvl w:val="1"/>
                <w:numId w:val="17"/>
              </w:numPr>
              <w:rPr>
                <w:rFonts w:cstheme="minorHAnsi"/>
                <w:sz w:val="18"/>
              </w:rPr>
            </w:pPr>
            <w:r w:rsidRPr="000B11DA">
              <w:rPr>
                <w:rFonts w:asciiTheme="minorHAnsi" w:eastAsiaTheme="minorEastAsia" w:hAnsiTheme="minorHAnsi" w:cstheme="minorHAnsi"/>
                <w:sz w:val="18"/>
              </w:rPr>
              <w:t>All piping associated with a recirculation system.</w:t>
            </w:r>
          </w:p>
          <w:p w14:paraId="5FC90240" w14:textId="588781EF" w:rsidR="000B11DA" w:rsidRPr="00542719" w:rsidRDefault="000B11DA" w:rsidP="000B11DA">
            <w:pPr>
              <w:keepNext/>
              <w:numPr>
                <w:ilvl w:val="1"/>
                <w:numId w:val="17"/>
              </w:numPr>
              <w:autoSpaceDE w:val="0"/>
              <w:autoSpaceDN w:val="0"/>
              <w:adjustRightInd w:val="0"/>
              <w:spacing w:after="0" w:line="240" w:lineRule="auto"/>
              <w:contextualSpacing/>
              <w:rPr>
                <w:rFonts w:cstheme="minorHAnsi"/>
                <w:sz w:val="18"/>
                <w:szCs w:val="20"/>
              </w:rPr>
            </w:pPr>
            <w:r w:rsidRPr="00542719">
              <w:rPr>
                <w:rFonts w:cstheme="minorHAnsi"/>
                <w:sz w:val="18"/>
                <w:szCs w:val="20"/>
              </w:rPr>
              <w:t>All underground piping.</w:t>
            </w:r>
          </w:p>
          <w:p w14:paraId="3D684876" w14:textId="58BBBEFF" w:rsidR="000B11DA" w:rsidRPr="000B11DA" w:rsidRDefault="000B11DA" w:rsidP="000B11DA">
            <w:pPr>
              <w:pStyle w:val="ListParagraph"/>
              <w:keepNext/>
              <w:numPr>
                <w:ilvl w:val="1"/>
                <w:numId w:val="23"/>
              </w:numPr>
              <w:autoSpaceDE w:val="0"/>
              <w:autoSpaceDN w:val="0"/>
              <w:adjustRightInd w:val="0"/>
              <w:ind w:left="431" w:hanging="180"/>
              <w:rPr>
                <w:rFonts w:asciiTheme="minorHAnsi" w:eastAsiaTheme="minorEastAsia" w:hAnsiTheme="minorHAnsi" w:cstheme="minorHAnsi"/>
                <w:sz w:val="18"/>
              </w:rPr>
            </w:pPr>
            <w:r>
              <w:rPr>
                <w:rFonts w:asciiTheme="minorHAnsi" w:eastAsiaTheme="minorEastAsia" w:hAnsiTheme="minorHAnsi" w:cstheme="minorHAnsi"/>
                <w:sz w:val="18"/>
              </w:rPr>
              <w:t>I</w:t>
            </w:r>
            <w:r w:rsidRPr="000B11DA">
              <w:rPr>
                <w:rFonts w:asciiTheme="minorHAnsi" w:eastAsiaTheme="minorEastAsia" w:hAnsiTheme="minorHAnsi" w:cstheme="minorHAnsi"/>
                <w:sz w:val="18"/>
              </w:rPr>
              <w:t>nsulation buried below grade must be installed in a waterproof and non-crushable casing or sleeve.</w:t>
            </w:r>
          </w:p>
          <w:p w14:paraId="64B0B054" w14:textId="77777777" w:rsidR="000B11DA" w:rsidRPr="000B11DA" w:rsidRDefault="000B11DA" w:rsidP="000B11DA">
            <w:pPr>
              <w:pStyle w:val="ListParagraph"/>
              <w:keepNext/>
              <w:numPr>
                <w:ilvl w:val="1"/>
                <w:numId w:val="23"/>
              </w:numPr>
              <w:autoSpaceDE w:val="0"/>
              <w:autoSpaceDN w:val="0"/>
              <w:adjustRightInd w:val="0"/>
              <w:ind w:left="431" w:hanging="180"/>
              <w:rPr>
                <w:rFonts w:asciiTheme="minorHAnsi" w:eastAsiaTheme="minorEastAsia" w:hAnsiTheme="minorHAnsi" w:cstheme="minorHAnsi"/>
                <w:sz w:val="18"/>
              </w:rPr>
            </w:pPr>
            <w:r w:rsidRPr="000B11DA">
              <w:rPr>
                <w:rFonts w:asciiTheme="minorHAnsi" w:eastAsiaTheme="minorEastAsia" w:hAnsiTheme="minorHAnsi" w:cstheme="minorHAnsi"/>
                <w:sz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69698212" w14:textId="02274245" w:rsidR="000B11DA" w:rsidRPr="000B11DA" w:rsidRDefault="000B11DA" w:rsidP="000B11DA">
            <w:pPr>
              <w:pStyle w:val="ListParagraph"/>
              <w:keepNext/>
              <w:numPr>
                <w:ilvl w:val="1"/>
                <w:numId w:val="23"/>
              </w:numPr>
              <w:autoSpaceDE w:val="0"/>
              <w:autoSpaceDN w:val="0"/>
              <w:adjustRightInd w:val="0"/>
              <w:ind w:left="431" w:hanging="180"/>
              <w:rPr>
                <w:rFonts w:asciiTheme="minorHAnsi" w:eastAsiaTheme="minorEastAsia" w:hAnsiTheme="minorHAnsi" w:cstheme="minorHAnsi"/>
                <w:sz w:val="18"/>
              </w:rPr>
            </w:pPr>
            <w:r w:rsidRPr="000B11DA">
              <w:rPr>
                <w:rFonts w:asciiTheme="minorHAnsi" w:eastAsiaTheme="minorEastAsia" w:hAnsiTheme="minorHAnsi" w:cstheme="minorHAnsi"/>
                <w:sz w:val="18"/>
              </w:rPr>
              <w:t xml:space="preserve">Piping installed in interior or exterior walls that is </w:t>
            </w:r>
            <w:proofErr w:type="gramStart"/>
            <w:r w:rsidRPr="000B11DA">
              <w:rPr>
                <w:rFonts w:asciiTheme="minorHAnsi" w:eastAsiaTheme="minorEastAsia" w:hAnsiTheme="minorHAnsi" w:cstheme="minorHAnsi"/>
                <w:sz w:val="18"/>
              </w:rPr>
              <w:t>surrounded on all sides</w:t>
            </w:r>
            <w:proofErr w:type="gramEnd"/>
            <w:r w:rsidRPr="000B11DA">
              <w:rPr>
                <w:rFonts w:asciiTheme="minorHAnsi" w:eastAsiaTheme="minorEastAsia" w:hAnsiTheme="minorHAnsi" w:cstheme="minorHAnsi"/>
                <w:sz w:val="18"/>
              </w:rPr>
              <w:t xml:space="preserve"> by at least 1 inch (</w:t>
            </w:r>
            <w:r w:rsidR="00473F20">
              <w:rPr>
                <w:rFonts w:asciiTheme="minorHAnsi" w:eastAsiaTheme="minorEastAsia" w:hAnsiTheme="minorHAnsi" w:cstheme="minorHAnsi"/>
                <w:sz w:val="18"/>
              </w:rPr>
              <w:t>2.</w:t>
            </w:r>
            <w:r w:rsidRPr="000B11DA">
              <w:rPr>
                <w:rFonts w:asciiTheme="minorHAnsi" w:eastAsiaTheme="minorEastAsia" w:hAnsiTheme="minorHAnsi" w:cstheme="minorHAnsi"/>
                <w:sz w:val="18"/>
              </w:rPr>
              <w:t>5 cm) of insulation.</w:t>
            </w:r>
          </w:p>
          <w:p w14:paraId="0FAFDA89" w14:textId="09C415C8" w:rsidR="000B11DA" w:rsidRPr="000B11DA" w:rsidRDefault="000B11DA" w:rsidP="000B11DA">
            <w:pPr>
              <w:pStyle w:val="ListParagraph"/>
              <w:keepNext/>
              <w:numPr>
                <w:ilvl w:val="1"/>
                <w:numId w:val="23"/>
              </w:numPr>
              <w:autoSpaceDE w:val="0"/>
              <w:autoSpaceDN w:val="0"/>
              <w:adjustRightInd w:val="0"/>
              <w:ind w:left="431" w:hanging="180"/>
              <w:rPr>
                <w:rFonts w:asciiTheme="minorHAnsi" w:eastAsiaTheme="minorEastAsia" w:hAnsiTheme="minorHAnsi" w:cstheme="minorHAnsi"/>
                <w:sz w:val="18"/>
              </w:rPr>
            </w:pPr>
            <w:r w:rsidRPr="000B11DA">
              <w:rPr>
                <w:rFonts w:asciiTheme="minorHAnsi" w:eastAsiaTheme="minorEastAsia" w:hAnsiTheme="minorHAnsi" w:cstheme="minorHAnsi"/>
                <w:sz w:val="18"/>
              </w:rPr>
              <w:t xml:space="preserve">Piping installed in crawlspace with a minimum of 1 </w:t>
            </w:r>
            <w:proofErr w:type="gramStart"/>
            <w:r w:rsidRPr="000B11DA">
              <w:rPr>
                <w:rFonts w:asciiTheme="minorHAnsi" w:eastAsiaTheme="minorEastAsia" w:hAnsiTheme="minorHAnsi" w:cstheme="minorHAnsi"/>
                <w:sz w:val="18"/>
              </w:rPr>
              <w:t>inches</w:t>
            </w:r>
            <w:proofErr w:type="gramEnd"/>
            <w:r w:rsidRPr="000B11DA">
              <w:rPr>
                <w:rFonts w:asciiTheme="minorHAnsi" w:eastAsiaTheme="minorEastAsia" w:hAnsiTheme="minorHAnsi" w:cstheme="minorHAnsi"/>
                <w:sz w:val="18"/>
              </w:rPr>
              <w:t xml:space="preserve"> (</w:t>
            </w:r>
            <w:r w:rsidR="00473F20">
              <w:rPr>
                <w:rFonts w:asciiTheme="minorHAnsi" w:eastAsiaTheme="minorEastAsia" w:hAnsiTheme="minorHAnsi" w:cstheme="minorHAnsi"/>
                <w:sz w:val="18"/>
              </w:rPr>
              <w:t>2.</w:t>
            </w:r>
            <w:r w:rsidRPr="000B11DA">
              <w:rPr>
                <w:rFonts w:asciiTheme="minorHAnsi" w:eastAsiaTheme="minorEastAsia" w:hAnsiTheme="minorHAnsi" w:cstheme="minorHAnsi"/>
                <w:sz w:val="18"/>
              </w:rPr>
              <w:t>5 cm) of crawlspace insulation above and below.</w:t>
            </w:r>
          </w:p>
          <w:p w14:paraId="685F861F" w14:textId="77777777" w:rsidR="000B11DA" w:rsidRPr="000B11DA" w:rsidRDefault="000B11DA" w:rsidP="000B11DA">
            <w:pPr>
              <w:pStyle w:val="ListParagraph"/>
              <w:keepNext/>
              <w:numPr>
                <w:ilvl w:val="1"/>
                <w:numId w:val="23"/>
              </w:numPr>
              <w:autoSpaceDE w:val="0"/>
              <w:autoSpaceDN w:val="0"/>
              <w:adjustRightInd w:val="0"/>
              <w:ind w:left="431" w:hanging="180"/>
              <w:rPr>
                <w:rFonts w:asciiTheme="minorHAnsi" w:eastAsiaTheme="minorEastAsia" w:hAnsiTheme="minorHAnsi" w:cstheme="minorHAnsi"/>
                <w:sz w:val="18"/>
              </w:rPr>
            </w:pPr>
            <w:r w:rsidRPr="000B11DA">
              <w:rPr>
                <w:rFonts w:asciiTheme="minorHAnsi" w:eastAsiaTheme="minorEastAsia" w:hAnsiTheme="minorHAnsi" w:cstheme="minorHAnsi"/>
                <w:sz w:val="18"/>
              </w:rPr>
              <w:t>Piping installed in attics with a minimum of 4 inches (10 cm) of attic insulation on top.</w:t>
            </w:r>
          </w:p>
          <w:p w14:paraId="51592590" w14:textId="33A930A0" w:rsidR="000B11DA" w:rsidRPr="000B11DA" w:rsidRDefault="000B11DA" w:rsidP="000B11DA">
            <w:pPr>
              <w:pStyle w:val="ListParagraph"/>
              <w:keepNext/>
              <w:numPr>
                <w:ilvl w:val="1"/>
                <w:numId w:val="23"/>
              </w:numPr>
              <w:autoSpaceDE w:val="0"/>
              <w:autoSpaceDN w:val="0"/>
              <w:adjustRightInd w:val="0"/>
              <w:ind w:left="431" w:hanging="180"/>
              <w:rPr>
                <w:rFonts w:cstheme="minorHAnsi"/>
                <w:bCs/>
              </w:rPr>
            </w:pPr>
            <w:r w:rsidRPr="000B11DA">
              <w:rPr>
                <w:rFonts w:asciiTheme="minorHAnsi" w:eastAsiaTheme="minorEastAsia" w:hAnsiTheme="minorHAnsi" w:cstheme="minorHAnsi"/>
                <w:sz w:val="18"/>
              </w:rPr>
              <w:t xml:space="preserve">Pipe insulation shall fit </w:t>
            </w:r>
            <w:proofErr w:type="gramStart"/>
            <w:r w:rsidRPr="000B11DA">
              <w:rPr>
                <w:rFonts w:asciiTheme="minorHAnsi" w:eastAsiaTheme="minorEastAsia" w:hAnsiTheme="minorHAnsi" w:cstheme="minorHAnsi"/>
                <w:sz w:val="18"/>
              </w:rPr>
              <w:t>tightly</w:t>
            </w:r>
            <w:proofErr w:type="gramEnd"/>
            <w:r w:rsidRPr="000B11DA">
              <w:rPr>
                <w:rFonts w:asciiTheme="minorHAnsi" w:eastAsiaTheme="minorEastAsia" w:hAnsiTheme="minorHAnsi" w:cstheme="minorHAnsi"/>
                <w:sz w:val="18"/>
              </w:rPr>
              <w:t xml:space="preserve"> and all elbows and tees shall be fully insulated.</w:t>
            </w:r>
          </w:p>
        </w:tc>
      </w:tr>
    </w:tbl>
    <w:p w14:paraId="6785DD13" w14:textId="035A7BC9" w:rsidR="00405CF9" w:rsidRDefault="00405CF9" w:rsidP="00F730E2">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1"/>
        <w:gridCol w:w="13859"/>
      </w:tblGrid>
      <w:tr w:rsidR="000B3B00" w:rsidRPr="000B11DA" w14:paraId="277DC6A5" w14:textId="77777777" w:rsidTr="003F4127">
        <w:trPr>
          <w:trHeight w:val="288"/>
          <w:tblHeader/>
        </w:trPr>
        <w:tc>
          <w:tcPr>
            <w:tcW w:w="14390" w:type="dxa"/>
            <w:gridSpan w:val="2"/>
            <w:tcBorders>
              <w:top w:val="single" w:sz="4" w:space="0" w:color="000000"/>
              <w:left w:val="single" w:sz="4" w:space="0" w:color="000000"/>
              <w:bottom w:val="single" w:sz="4" w:space="0" w:color="000000"/>
              <w:right w:val="single" w:sz="4" w:space="0" w:color="000000"/>
            </w:tcBorders>
            <w:vAlign w:val="center"/>
            <w:hideMark/>
          </w:tcPr>
          <w:p w14:paraId="43A4528F" w14:textId="49AF408B" w:rsidR="000B3B00" w:rsidRPr="00061D73" w:rsidRDefault="00866555">
            <w:pPr>
              <w:spacing w:after="0" w:line="240" w:lineRule="auto"/>
              <w:rPr>
                <w:rFonts w:cstheme="minorHAnsi"/>
                <w:b/>
                <w:sz w:val="18"/>
                <w:szCs w:val="18"/>
              </w:rPr>
            </w:pPr>
            <w:r w:rsidRPr="00061D73">
              <w:rPr>
                <w:rFonts w:cstheme="minorHAnsi"/>
                <w:b/>
                <w:sz w:val="18"/>
                <w:szCs w:val="18"/>
              </w:rPr>
              <w:t>G</w:t>
            </w:r>
            <w:r w:rsidR="000B3B00" w:rsidRPr="00061D73">
              <w:rPr>
                <w:rFonts w:cstheme="minorHAnsi"/>
                <w:b/>
                <w:sz w:val="18"/>
                <w:szCs w:val="18"/>
              </w:rPr>
              <w:t>. Multiple Dwelling Units – Recirculation Temperature Modulation Control Requirements</w:t>
            </w:r>
            <w:r w:rsidR="0012224F" w:rsidRPr="00061D73">
              <w:rPr>
                <w:rFonts w:cstheme="minorHAnsi"/>
                <w:sz w:val="18"/>
                <w:szCs w:val="18"/>
              </w:rPr>
              <w:t xml:space="preserve"> (RA4.11)</w:t>
            </w:r>
          </w:p>
          <w:p w14:paraId="60A96287" w14:textId="77777777" w:rsidR="000B3B00" w:rsidRDefault="000B3B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Systems that utilize this distribution type shall comply with these requirements.</w:t>
            </w:r>
          </w:p>
          <w:p w14:paraId="1200104B" w14:textId="1A5F84DC" w:rsidR="00705696" w:rsidRPr="00061D73" w:rsidRDefault="00705696" w:rsidP="00F730E2">
            <w:pPr>
              <w:keepNext/>
              <w:spacing w:after="0" w:line="240" w:lineRule="auto"/>
              <w:rPr>
                <w:rFonts w:cstheme="minorHAnsi"/>
                <w:b/>
                <w:sz w:val="18"/>
                <w:szCs w:val="18"/>
              </w:rPr>
            </w:pPr>
            <w:r w:rsidRPr="004B329A">
              <w:rPr>
                <w:rFonts w:cstheme="minorHAnsi"/>
                <w:sz w:val="18"/>
                <w:szCs w:val="20"/>
              </w:rPr>
              <w:t xml:space="preserve">&lt;&lt;If there are no systems in </w:t>
            </w:r>
            <w:r>
              <w:rPr>
                <w:rFonts w:cstheme="minorHAnsi"/>
                <w:sz w:val="18"/>
                <w:szCs w:val="20"/>
              </w:rPr>
              <w:t>D02</w:t>
            </w:r>
            <w:r w:rsidRPr="004B329A">
              <w:rPr>
                <w:rFonts w:cstheme="minorHAnsi"/>
                <w:sz w:val="18"/>
                <w:szCs w:val="20"/>
              </w:rPr>
              <w:t xml:space="preserve"> that have a value= “Multi-family: Recirculating with temperature modulation”, </w:t>
            </w:r>
            <w:r w:rsidRPr="00B67E3D">
              <w:rPr>
                <w:rFonts w:cstheme="minorHAnsi"/>
                <w:sz w:val="18"/>
                <w:szCs w:val="20"/>
              </w:rPr>
              <w:t>then display the "section does not apply" message; else display this entire table&gt;&gt;</w:t>
            </w:r>
          </w:p>
        </w:tc>
      </w:tr>
      <w:tr w:rsidR="00D61F30" w:rsidRPr="000B11DA" w14:paraId="633A473B" w14:textId="77777777" w:rsidTr="00061D73">
        <w:trPr>
          <w:trHeight w:val="288"/>
          <w:tblHeader/>
        </w:trPr>
        <w:tc>
          <w:tcPr>
            <w:tcW w:w="531" w:type="dxa"/>
            <w:tcBorders>
              <w:top w:val="single" w:sz="4" w:space="0" w:color="000000"/>
              <w:left w:val="single" w:sz="4" w:space="0" w:color="000000"/>
              <w:bottom w:val="single" w:sz="4" w:space="0" w:color="000000"/>
              <w:right w:val="single" w:sz="4" w:space="0" w:color="000000"/>
            </w:tcBorders>
            <w:vAlign w:val="center"/>
            <w:hideMark/>
          </w:tcPr>
          <w:p w14:paraId="1F3A60AA" w14:textId="77777777" w:rsidR="00D61F30" w:rsidRPr="00061D73" w:rsidRDefault="00D61F30" w:rsidP="00D61F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01</w:t>
            </w:r>
          </w:p>
        </w:tc>
        <w:tc>
          <w:tcPr>
            <w:tcW w:w="13859" w:type="dxa"/>
            <w:tcBorders>
              <w:top w:val="single" w:sz="4" w:space="0" w:color="000000"/>
            </w:tcBorders>
            <w:vAlign w:val="center"/>
            <w:hideMark/>
          </w:tcPr>
          <w:p w14:paraId="1D9B207E" w14:textId="7C67AD1A" w:rsidR="00D61F30" w:rsidRPr="00061D73" w:rsidRDefault="00D61F30" w:rsidP="00D61F30">
            <w:pPr>
              <w:autoSpaceDE w:val="0"/>
              <w:autoSpaceDN w:val="0"/>
              <w:adjustRightInd w:val="0"/>
              <w:spacing w:after="0" w:line="240" w:lineRule="auto"/>
              <w:rPr>
                <w:rFonts w:cstheme="minorHAnsi"/>
                <w:sz w:val="18"/>
                <w:szCs w:val="18"/>
              </w:rPr>
            </w:pPr>
            <w:r w:rsidRPr="00C035AD">
              <w:rPr>
                <w:rFonts w:cstheme="minorHAnsi"/>
                <w:sz w:val="18"/>
                <w:szCs w:val="20"/>
              </w:rPr>
              <w:t xml:space="preserve">Controls have been installed that reduce the hot water supply temperature when hot water demand is determined to be low by the control system. The control system may use a fixed control schedule or dynamic control schedules based on measurements of hot water demand. </w:t>
            </w:r>
          </w:p>
        </w:tc>
      </w:tr>
      <w:tr w:rsidR="00D61F30" w:rsidRPr="000B11DA" w14:paraId="3B357684" w14:textId="77777777" w:rsidTr="00061D73">
        <w:trPr>
          <w:trHeight w:val="288"/>
          <w:tblHeader/>
        </w:trPr>
        <w:tc>
          <w:tcPr>
            <w:tcW w:w="531" w:type="dxa"/>
            <w:tcBorders>
              <w:top w:val="single" w:sz="4" w:space="0" w:color="000000"/>
              <w:left w:val="single" w:sz="4" w:space="0" w:color="000000"/>
              <w:bottom w:val="single" w:sz="4" w:space="0" w:color="000000"/>
              <w:right w:val="single" w:sz="4" w:space="0" w:color="000000"/>
            </w:tcBorders>
            <w:vAlign w:val="center"/>
            <w:hideMark/>
          </w:tcPr>
          <w:p w14:paraId="4DCB8AE2" w14:textId="77777777" w:rsidR="00D61F30" w:rsidRPr="00061D73" w:rsidRDefault="00D61F30" w:rsidP="00D61F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02</w:t>
            </w:r>
          </w:p>
        </w:tc>
        <w:tc>
          <w:tcPr>
            <w:tcW w:w="13859" w:type="dxa"/>
            <w:vAlign w:val="center"/>
            <w:hideMark/>
          </w:tcPr>
          <w:p w14:paraId="149BE1E3" w14:textId="4F056396" w:rsidR="00D61F30" w:rsidRPr="00061D73" w:rsidRDefault="00D61F30" w:rsidP="00D61F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C035AD">
              <w:rPr>
                <w:rFonts w:cstheme="minorHAnsi"/>
                <w:sz w:val="18"/>
                <w:szCs w:val="20"/>
              </w:rPr>
              <w:t xml:space="preserve">Daily hot water supply temperature reduction (which is defined as the sum of temperature reduction by the control in each hour within a 24-hour period) shall be more than 50°F.  </w:t>
            </w:r>
          </w:p>
        </w:tc>
      </w:tr>
      <w:tr w:rsidR="000B3B00" w:rsidRPr="000B11DA" w14:paraId="4AB8FACD" w14:textId="77777777" w:rsidTr="003F4127">
        <w:trPr>
          <w:trHeight w:val="262"/>
        </w:trPr>
        <w:tc>
          <w:tcPr>
            <w:tcW w:w="14390" w:type="dxa"/>
            <w:gridSpan w:val="2"/>
            <w:tcBorders>
              <w:top w:val="single" w:sz="4" w:space="0" w:color="000000"/>
              <w:left w:val="single" w:sz="4" w:space="0" w:color="000000"/>
              <w:bottom w:val="single" w:sz="4" w:space="0" w:color="000000"/>
              <w:right w:val="single" w:sz="4" w:space="0" w:color="000000"/>
            </w:tcBorders>
            <w:vAlign w:val="center"/>
            <w:hideMark/>
          </w:tcPr>
          <w:p w14:paraId="0D107083" w14:textId="77777777" w:rsidR="000B3B00" w:rsidRPr="00061D73" w:rsidRDefault="000B3B00">
            <w:pPr>
              <w:spacing w:after="0" w:line="240" w:lineRule="auto"/>
              <w:rPr>
                <w:rFonts w:cstheme="minorHAnsi"/>
                <w:b/>
                <w:sz w:val="18"/>
                <w:szCs w:val="18"/>
              </w:rPr>
            </w:pPr>
            <w:r w:rsidRPr="00061D73">
              <w:rPr>
                <w:rFonts w:cstheme="minorHAnsi"/>
                <w:b/>
                <w:sz w:val="18"/>
                <w:szCs w:val="18"/>
              </w:rPr>
              <w:t xml:space="preserve">The responsible person’s signature on this compliance document affirms that all applicable requirements in this table have been met.  </w:t>
            </w:r>
          </w:p>
        </w:tc>
      </w:tr>
    </w:tbl>
    <w:p w14:paraId="29BD8D95" w14:textId="72BDB2F0" w:rsidR="001325D9" w:rsidRPr="00061D73" w:rsidRDefault="001325D9" w:rsidP="001325D9">
      <w:pPr>
        <w:spacing w:after="0"/>
        <w:rPr>
          <w:rFonts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1"/>
        <w:gridCol w:w="13849"/>
      </w:tblGrid>
      <w:tr w:rsidR="000B3B00" w:rsidRPr="000B11DA" w14:paraId="1EE807D7" w14:textId="77777777" w:rsidTr="003F4127">
        <w:trPr>
          <w:trHeight w:val="288"/>
          <w:tblHeader/>
        </w:trPr>
        <w:tc>
          <w:tcPr>
            <w:tcW w:w="14395" w:type="dxa"/>
            <w:gridSpan w:val="2"/>
            <w:tcBorders>
              <w:top w:val="single" w:sz="4" w:space="0" w:color="000000"/>
              <w:left w:val="single" w:sz="4" w:space="0" w:color="000000"/>
              <w:bottom w:val="single" w:sz="4" w:space="0" w:color="000000"/>
              <w:right w:val="single" w:sz="4" w:space="0" w:color="000000"/>
            </w:tcBorders>
            <w:vAlign w:val="center"/>
            <w:hideMark/>
          </w:tcPr>
          <w:p w14:paraId="5EB5387E" w14:textId="04503974" w:rsidR="000B3B00" w:rsidRPr="00061D73" w:rsidRDefault="00866555">
            <w:pPr>
              <w:keepNext/>
              <w:spacing w:after="0" w:line="240" w:lineRule="auto"/>
              <w:rPr>
                <w:rFonts w:cstheme="minorHAnsi"/>
                <w:b/>
                <w:sz w:val="18"/>
                <w:szCs w:val="18"/>
              </w:rPr>
            </w:pPr>
            <w:r w:rsidRPr="00061D73">
              <w:rPr>
                <w:rFonts w:cstheme="minorHAnsi"/>
                <w:b/>
                <w:sz w:val="18"/>
                <w:szCs w:val="18"/>
              </w:rPr>
              <w:lastRenderedPageBreak/>
              <w:t>H</w:t>
            </w:r>
            <w:r w:rsidR="000B3B00" w:rsidRPr="00061D73">
              <w:rPr>
                <w:rFonts w:cstheme="minorHAnsi"/>
                <w:b/>
                <w:sz w:val="18"/>
                <w:szCs w:val="18"/>
              </w:rPr>
              <w:t>. Multiple Dwelling Units – Recirculation Continuous Monitoring Systems Requirements</w:t>
            </w:r>
            <w:r w:rsidR="0012224F" w:rsidRPr="00061D73">
              <w:rPr>
                <w:rFonts w:cstheme="minorHAnsi"/>
                <w:b/>
                <w:sz w:val="18"/>
                <w:szCs w:val="18"/>
              </w:rPr>
              <w:t xml:space="preserve"> </w:t>
            </w:r>
            <w:r w:rsidR="0012224F" w:rsidRPr="00061D73">
              <w:rPr>
                <w:rFonts w:cstheme="minorHAnsi"/>
                <w:sz w:val="18"/>
                <w:szCs w:val="18"/>
              </w:rPr>
              <w:t>(RA4.4.12)</w:t>
            </w:r>
          </w:p>
          <w:p w14:paraId="7A179A9F" w14:textId="77777777" w:rsidR="000B3B00" w:rsidRDefault="000B3B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Systems that utilize this distribution type shall comply with these requirements.</w:t>
            </w:r>
          </w:p>
          <w:p w14:paraId="694533FB" w14:textId="3CFD696F" w:rsidR="00705696" w:rsidRPr="00061D73" w:rsidRDefault="00705696" w:rsidP="00F730E2">
            <w:pPr>
              <w:keepNext/>
              <w:spacing w:after="0" w:line="240" w:lineRule="auto"/>
              <w:rPr>
                <w:rFonts w:cstheme="minorHAnsi"/>
                <w:b/>
                <w:sz w:val="18"/>
                <w:szCs w:val="18"/>
              </w:rPr>
            </w:pPr>
            <w:r w:rsidRPr="004B329A">
              <w:rPr>
                <w:rFonts w:cstheme="minorHAnsi"/>
                <w:sz w:val="18"/>
                <w:szCs w:val="20"/>
              </w:rPr>
              <w:t xml:space="preserve">&lt;&lt;If there are no systems in </w:t>
            </w:r>
            <w:r>
              <w:rPr>
                <w:rFonts w:cstheme="minorHAnsi"/>
                <w:sz w:val="18"/>
                <w:szCs w:val="20"/>
              </w:rPr>
              <w:t xml:space="preserve">D02 </w:t>
            </w:r>
            <w:r w:rsidRPr="004B329A">
              <w:rPr>
                <w:rFonts w:cstheme="minorHAnsi"/>
                <w:sz w:val="18"/>
                <w:szCs w:val="20"/>
              </w:rPr>
              <w:t xml:space="preserve">that have a value = “Multi-family: Recirculating with temperature modulation and monitoring”, </w:t>
            </w:r>
            <w:r w:rsidRPr="00B67E3D">
              <w:rPr>
                <w:rFonts w:cstheme="minorHAnsi"/>
                <w:sz w:val="18"/>
                <w:szCs w:val="20"/>
              </w:rPr>
              <w:t>then display the "section does not apply" message; else display this entire table &gt;&gt;</w:t>
            </w:r>
          </w:p>
        </w:tc>
      </w:tr>
      <w:tr w:rsidR="000B3B00" w:rsidRPr="000B11DA" w14:paraId="0628EC49" w14:textId="77777777" w:rsidTr="003F4127">
        <w:trPr>
          <w:trHeight w:val="288"/>
          <w:tblHeader/>
        </w:trPr>
        <w:tc>
          <w:tcPr>
            <w:tcW w:w="541" w:type="dxa"/>
            <w:tcBorders>
              <w:top w:val="single" w:sz="4" w:space="0" w:color="000000"/>
              <w:left w:val="single" w:sz="4" w:space="0" w:color="000000"/>
              <w:bottom w:val="single" w:sz="4" w:space="0" w:color="000000"/>
              <w:right w:val="single" w:sz="4" w:space="0" w:color="000000"/>
            </w:tcBorders>
            <w:vAlign w:val="center"/>
            <w:hideMark/>
          </w:tcPr>
          <w:p w14:paraId="46818CE9" w14:textId="77777777" w:rsidR="000B3B00" w:rsidRPr="00061D73" w:rsidRDefault="000B3B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01</w:t>
            </w:r>
          </w:p>
        </w:tc>
        <w:tc>
          <w:tcPr>
            <w:tcW w:w="13854" w:type="dxa"/>
            <w:tcBorders>
              <w:top w:val="single" w:sz="4" w:space="0" w:color="000000"/>
              <w:left w:val="single" w:sz="4" w:space="0" w:color="000000"/>
              <w:bottom w:val="single" w:sz="4" w:space="0" w:color="000000"/>
              <w:right w:val="single" w:sz="4" w:space="0" w:color="000000"/>
            </w:tcBorders>
            <w:vAlign w:val="center"/>
            <w:hideMark/>
          </w:tcPr>
          <w:p w14:paraId="73079D42" w14:textId="3BCECA29" w:rsidR="000B3B00" w:rsidRPr="00061D73" w:rsidRDefault="000B3B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The water heating system must have a means of communicating with the remote</w:t>
            </w:r>
            <w:r w:rsidR="0012224F" w:rsidRPr="00061D73">
              <w:rPr>
                <w:rFonts w:cstheme="minorHAnsi"/>
                <w:sz w:val="18"/>
                <w:szCs w:val="18"/>
              </w:rPr>
              <w:t xml:space="preserve"> monitoring facility.</w:t>
            </w:r>
          </w:p>
        </w:tc>
      </w:tr>
      <w:tr w:rsidR="000B3B00" w:rsidRPr="000B11DA" w14:paraId="59E2751B" w14:textId="77777777" w:rsidTr="003F4127">
        <w:trPr>
          <w:trHeight w:val="288"/>
          <w:tblHeader/>
        </w:trPr>
        <w:tc>
          <w:tcPr>
            <w:tcW w:w="541" w:type="dxa"/>
            <w:tcBorders>
              <w:top w:val="single" w:sz="4" w:space="0" w:color="000000"/>
              <w:left w:val="single" w:sz="4" w:space="0" w:color="000000"/>
              <w:bottom w:val="single" w:sz="4" w:space="0" w:color="000000"/>
              <w:right w:val="single" w:sz="4" w:space="0" w:color="000000"/>
            </w:tcBorders>
            <w:vAlign w:val="center"/>
            <w:hideMark/>
          </w:tcPr>
          <w:p w14:paraId="6AFD5102" w14:textId="77777777" w:rsidR="000B3B00" w:rsidRPr="00061D73" w:rsidRDefault="000B3B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02</w:t>
            </w:r>
          </w:p>
        </w:tc>
        <w:tc>
          <w:tcPr>
            <w:tcW w:w="13854" w:type="dxa"/>
            <w:tcBorders>
              <w:top w:val="single" w:sz="4" w:space="0" w:color="000000"/>
              <w:left w:val="single" w:sz="4" w:space="0" w:color="000000"/>
              <w:bottom w:val="single" w:sz="4" w:space="0" w:color="000000"/>
              <w:right w:val="single" w:sz="4" w:space="0" w:color="000000"/>
            </w:tcBorders>
            <w:vAlign w:val="center"/>
            <w:hideMark/>
          </w:tcPr>
          <w:p w14:paraId="1319A52D" w14:textId="7B005690" w:rsidR="000B3B00" w:rsidRPr="00061D73" w:rsidRDefault="000B3B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The monitoring system must record no less frequently than hourly measurement of key system operation parameters; including hot water supply and return temperatures, and status</w:t>
            </w:r>
            <w:r w:rsidR="0012224F" w:rsidRPr="00061D73">
              <w:rPr>
                <w:rFonts w:cstheme="minorHAnsi"/>
                <w:sz w:val="18"/>
                <w:szCs w:val="18"/>
              </w:rPr>
              <w:t xml:space="preserve"> of gas valve relays.</w:t>
            </w:r>
          </w:p>
        </w:tc>
      </w:tr>
      <w:tr w:rsidR="000B3B00" w:rsidRPr="000B11DA" w14:paraId="71737332" w14:textId="77777777" w:rsidTr="003F4127">
        <w:trPr>
          <w:trHeight w:val="288"/>
          <w:tblHeader/>
        </w:trPr>
        <w:tc>
          <w:tcPr>
            <w:tcW w:w="541" w:type="dxa"/>
            <w:tcBorders>
              <w:top w:val="single" w:sz="4" w:space="0" w:color="000000"/>
              <w:left w:val="single" w:sz="4" w:space="0" w:color="000000"/>
              <w:bottom w:val="single" w:sz="4" w:space="0" w:color="000000"/>
              <w:right w:val="single" w:sz="4" w:space="0" w:color="000000"/>
            </w:tcBorders>
            <w:vAlign w:val="center"/>
            <w:hideMark/>
          </w:tcPr>
          <w:p w14:paraId="5FB36AC4" w14:textId="77777777" w:rsidR="000B3B00" w:rsidRPr="00061D73" w:rsidRDefault="000B3B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03</w:t>
            </w:r>
          </w:p>
        </w:tc>
        <w:tc>
          <w:tcPr>
            <w:tcW w:w="13854" w:type="dxa"/>
            <w:tcBorders>
              <w:top w:val="single" w:sz="4" w:space="0" w:color="000000"/>
              <w:left w:val="single" w:sz="4" w:space="0" w:color="000000"/>
              <w:bottom w:val="single" w:sz="4" w:space="0" w:color="000000"/>
              <w:right w:val="single" w:sz="4" w:space="0" w:color="000000"/>
            </w:tcBorders>
            <w:vAlign w:val="center"/>
            <w:hideMark/>
          </w:tcPr>
          <w:p w14:paraId="0113D8DE" w14:textId="7164C59D" w:rsidR="000B3B00" w:rsidRPr="00061D73" w:rsidRDefault="000B3B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A current contract must be available that demonstrates the syst</w:t>
            </w:r>
            <w:r w:rsidR="0012224F" w:rsidRPr="00061D73">
              <w:rPr>
                <w:rFonts w:cstheme="minorHAnsi"/>
                <w:sz w:val="18"/>
                <w:szCs w:val="18"/>
              </w:rPr>
              <w:t>em will be monitored.</w:t>
            </w:r>
          </w:p>
        </w:tc>
      </w:tr>
      <w:tr w:rsidR="000B3B00" w:rsidRPr="000B11DA" w14:paraId="14663722" w14:textId="77777777" w:rsidTr="003F4127">
        <w:trPr>
          <w:trHeight w:val="262"/>
        </w:trPr>
        <w:tc>
          <w:tcPr>
            <w:tcW w:w="14395" w:type="dxa"/>
            <w:gridSpan w:val="2"/>
            <w:tcBorders>
              <w:top w:val="single" w:sz="4" w:space="0" w:color="000000"/>
              <w:left w:val="single" w:sz="4" w:space="0" w:color="000000"/>
              <w:bottom w:val="single" w:sz="4" w:space="0" w:color="000000"/>
              <w:right w:val="single" w:sz="4" w:space="0" w:color="000000"/>
            </w:tcBorders>
            <w:vAlign w:val="center"/>
            <w:hideMark/>
          </w:tcPr>
          <w:p w14:paraId="751727FE" w14:textId="77777777" w:rsidR="000B3B00" w:rsidRPr="00061D73" w:rsidRDefault="000B3B00">
            <w:pPr>
              <w:spacing w:after="0" w:line="240" w:lineRule="auto"/>
              <w:rPr>
                <w:rFonts w:cstheme="minorHAnsi"/>
                <w:b/>
                <w:sz w:val="18"/>
                <w:szCs w:val="18"/>
              </w:rPr>
            </w:pPr>
            <w:r w:rsidRPr="00061D73">
              <w:rPr>
                <w:rFonts w:cstheme="minorHAnsi"/>
                <w:b/>
                <w:sz w:val="18"/>
                <w:szCs w:val="18"/>
              </w:rPr>
              <w:t xml:space="preserve">The responsible person’s signature on this compliance document affirms that all applicable requirements in this table have been met.  </w:t>
            </w:r>
          </w:p>
        </w:tc>
      </w:tr>
    </w:tbl>
    <w:p w14:paraId="1FCFF082" w14:textId="6D9495CD" w:rsidR="00627ADE" w:rsidRPr="003F4127" w:rsidRDefault="00627ADE" w:rsidP="001325D9">
      <w:pPr>
        <w:spacing w:after="0"/>
        <w:rPr>
          <w:rFonts w:cstheme="minorHAnsi"/>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3850"/>
      </w:tblGrid>
      <w:tr w:rsidR="000B3B00" w:rsidRPr="000B11DA" w14:paraId="2F9A270F" w14:textId="77777777" w:rsidTr="00061D73">
        <w:trPr>
          <w:trHeight w:val="288"/>
          <w:tblHeader/>
        </w:trPr>
        <w:tc>
          <w:tcPr>
            <w:tcW w:w="14395" w:type="dxa"/>
            <w:gridSpan w:val="2"/>
            <w:tcBorders>
              <w:top w:val="single" w:sz="4" w:space="0" w:color="000000"/>
              <w:left w:val="single" w:sz="4" w:space="0" w:color="000000"/>
              <w:bottom w:val="single" w:sz="4" w:space="0" w:color="000000"/>
              <w:right w:val="single" w:sz="4" w:space="0" w:color="000000"/>
            </w:tcBorders>
            <w:vAlign w:val="center"/>
            <w:hideMark/>
          </w:tcPr>
          <w:p w14:paraId="4440F786" w14:textId="0B5C77F4" w:rsidR="000B3B00" w:rsidRPr="00061D73" w:rsidRDefault="00866555" w:rsidP="00635DBF">
            <w:pPr>
              <w:keepNext/>
              <w:spacing w:after="0" w:line="240" w:lineRule="auto"/>
              <w:rPr>
                <w:rFonts w:cstheme="minorHAnsi"/>
                <w:sz w:val="18"/>
                <w:szCs w:val="18"/>
              </w:rPr>
            </w:pPr>
            <w:r w:rsidRPr="00061D73">
              <w:rPr>
                <w:rFonts w:cstheme="minorHAnsi"/>
                <w:b/>
                <w:sz w:val="18"/>
                <w:szCs w:val="18"/>
              </w:rPr>
              <w:t>I</w:t>
            </w:r>
            <w:r w:rsidR="000B3B00" w:rsidRPr="00061D73">
              <w:rPr>
                <w:rFonts w:cstheme="minorHAnsi"/>
                <w:b/>
                <w:sz w:val="18"/>
                <w:szCs w:val="18"/>
              </w:rPr>
              <w:t>. Multiple Dwelling Units – Demand Recirculation</w:t>
            </w:r>
            <w:r w:rsidR="000B3B00" w:rsidRPr="00061D73">
              <w:rPr>
                <w:rFonts w:cstheme="minorHAnsi"/>
                <w:sz w:val="18"/>
                <w:szCs w:val="18"/>
              </w:rPr>
              <w:t xml:space="preserve"> </w:t>
            </w:r>
            <w:r w:rsidR="000B3B00" w:rsidRPr="00061D73">
              <w:rPr>
                <w:rFonts w:cstheme="minorHAnsi"/>
                <w:b/>
                <w:sz w:val="18"/>
                <w:szCs w:val="18"/>
              </w:rPr>
              <w:t>Requirements</w:t>
            </w:r>
            <w:r w:rsidR="00F21AB7" w:rsidRPr="00061D73">
              <w:rPr>
                <w:rFonts w:cstheme="minorHAnsi"/>
                <w:sz w:val="18"/>
                <w:szCs w:val="18"/>
              </w:rPr>
              <w:t xml:space="preserve"> (RA4.4.13)</w:t>
            </w:r>
          </w:p>
          <w:p w14:paraId="181D0FE1" w14:textId="77777777" w:rsidR="000B3B00"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Systems that utilize this distribution type shall comply with these requirements.</w:t>
            </w:r>
          </w:p>
          <w:p w14:paraId="0B64A853" w14:textId="3773F8BB" w:rsidR="00705696" w:rsidRPr="00705696" w:rsidRDefault="00705696"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18"/>
              </w:rPr>
            </w:pPr>
            <w:r w:rsidRPr="004B329A">
              <w:rPr>
                <w:rFonts w:cstheme="minorHAnsi"/>
                <w:sz w:val="18"/>
                <w:szCs w:val="20"/>
              </w:rPr>
              <w:t xml:space="preserve">&lt;&lt;If there are no systems in column </w:t>
            </w:r>
            <w:r>
              <w:rPr>
                <w:rFonts w:cstheme="minorHAnsi"/>
                <w:sz w:val="18"/>
                <w:szCs w:val="20"/>
              </w:rPr>
              <w:t>D02</w:t>
            </w:r>
            <w:r w:rsidRPr="004B329A">
              <w:rPr>
                <w:rFonts w:cstheme="minorHAnsi"/>
                <w:sz w:val="18"/>
                <w:szCs w:val="20"/>
              </w:rPr>
              <w:t xml:space="preserve"> that have a value</w:t>
            </w:r>
            <w:proofErr w:type="gramStart"/>
            <w:r w:rsidRPr="004B329A">
              <w:rPr>
                <w:rFonts w:cstheme="minorHAnsi"/>
                <w:sz w:val="18"/>
                <w:szCs w:val="20"/>
              </w:rPr>
              <w:t>=“</w:t>
            </w:r>
            <w:proofErr w:type="gramEnd"/>
            <w:r w:rsidRPr="004B329A">
              <w:rPr>
                <w:rFonts w:cstheme="minorHAnsi"/>
                <w:sz w:val="18"/>
                <w:szCs w:val="20"/>
              </w:rPr>
              <w:t xml:space="preserve">Multi-family: Recirculating demand control”, </w:t>
            </w:r>
            <w:r w:rsidRPr="00B67E3D">
              <w:rPr>
                <w:rFonts w:cstheme="minorHAnsi"/>
                <w:sz w:val="18"/>
                <w:szCs w:val="20"/>
              </w:rPr>
              <w:t>then display the "section does not apply" message; else display this entire table &gt;&gt;</w:t>
            </w:r>
          </w:p>
        </w:tc>
      </w:tr>
      <w:tr w:rsidR="000B3B00" w:rsidRPr="000B11DA" w14:paraId="6EC9C160" w14:textId="77777777" w:rsidTr="00061D73">
        <w:trPr>
          <w:trHeight w:val="288"/>
          <w:tblHeader/>
        </w:trPr>
        <w:tc>
          <w:tcPr>
            <w:tcW w:w="540" w:type="dxa"/>
            <w:tcBorders>
              <w:top w:val="single" w:sz="4" w:space="0" w:color="000000"/>
              <w:left w:val="single" w:sz="4" w:space="0" w:color="000000"/>
              <w:bottom w:val="single" w:sz="4" w:space="0" w:color="000000"/>
              <w:right w:val="single" w:sz="4" w:space="0" w:color="000000"/>
            </w:tcBorders>
            <w:vAlign w:val="center"/>
            <w:hideMark/>
          </w:tcPr>
          <w:p w14:paraId="47D9390D" w14:textId="77777777"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01</w:t>
            </w:r>
          </w:p>
        </w:tc>
        <w:tc>
          <w:tcPr>
            <w:tcW w:w="13855" w:type="dxa"/>
            <w:tcBorders>
              <w:top w:val="single" w:sz="4" w:space="0" w:color="000000"/>
              <w:left w:val="single" w:sz="4" w:space="0" w:color="000000"/>
              <w:bottom w:val="single" w:sz="4" w:space="0" w:color="000000"/>
              <w:right w:val="single" w:sz="4" w:space="0" w:color="000000"/>
            </w:tcBorders>
            <w:vAlign w:val="center"/>
            <w:hideMark/>
          </w:tcPr>
          <w:p w14:paraId="736E6FF3" w14:textId="24C878B6"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The system operates “on-demand”, meaning that the pump begins to operate shortly before or immediately after hot water draw begins, and stops when the return water temperature reaches a cer</w:t>
            </w:r>
            <w:r w:rsidR="00F21AB7" w:rsidRPr="00061D73">
              <w:rPr>
                <w:rFonts w:cstheme="minorHAnsi"/>
                <w:sz w:val="18"/>
                <w:szCs w:val="18"/>
              </w:rPr>
              <w:t>tain threshold val.</w:t>
            </w:r>
          </w:p>
        </w:tc>
      </w:tr>
      <w:tr w:rsidR="000B3B00" w:rsidRPr="000B11DA" w14:paraId="58993253" w14:textId="77777777" w:rsidTr="00061D73">
        <w:trPr>
          <w:trHeight w:val="288"/>
          <w:tblHeader/>
        </w:trPr>
        <w:tc>
          <w:tcPr>
            <w:tcW w:w="540" w:type="dxa"/>
            <w:tcBorders>
              <w:top w:val="single" w:sz="4" w:space="0" w:color="000000"/>
              <w:left w:val="single" w:sz="4" w:space="0" w:color="000000"/>
              <w:bottom w:val="single" w:sz="4" w:space="0" w:color="000000"/>
              <w:right w:val="single" w:sz="4" w:space="0" w:color="000000"/>
            </w:tcBorders>
            <w:vAlign w:val="center"/>
            <w:hideMark/>
          </w:tcPr>
          <w:p w14:paraId="4D0C62B4" w14:textId="77777777"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02</w:t>
            </w:r>
          </w:p>
        </w:tc>
        <w:tc>
          <w:tcPr>
            <w:tcW w:w="13855" w:type="dxa"/>
            <w:tcBorders>
              <w:top w:val="single" w:sz="4" w:space="0" w:color="000000"/>
              <w:left w:val="single" w:sz="4" w:space="0" w:color="000000"/>
              <w:bottom w:val="single" w:sz="4" w:space="0" w:color="000000"/>
              <w:right w:val="single" w:sz="4" w:space="0" w:color="000000"/>
            </w:tcBorders>
            <w:vAlign w:val="center"/>
            <w:hideMark/>
          </w:tcPr>
          <w:p w14:paraId="6F3383B5" w14:textId="1165E948"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 xml:space="preserve">After the pump has been activated, the controls shall allow the pump to operate until the water temperature at the thermo-sensor rises to one of </w:t>
            </w:r>
            <w:r w:rsidR="00F21AB7" w:rsidRPr="00061D73">
              <w:rPr>
                <w:rFonts w:cstheme="minorHAnsi"/>
                <w:sz w:val="18"/>
                <w:szCs w:val="18"/>
              </w:rPr>
              <w:t xml:space="preserve">the following </w:t>
            </w:r>
            <w:proofErr w:type="gramStart"/>
            <w:r w:rsidR="00F21AB7" w:rsidRPr="00061D73">
              <w:rPr>
                <w:rFonts w:cstheme="minorHAnsi"/>
                <w:sz w:val="18"/>
                <w:szCs w:val="18"/>
              </w:rPr>
              <w:t>value</w:t>
            </w:r>
            <w:proofErr w:type="gramEnd"/>
            <w:r w:rsidR="00F21AB7" w:rsidRPr="00061D73">
              <w:rPr>
                <w:rFonts w:cstheme="minorHAnsi"/>
                <w:sz w:val="18"/>
                <w:szCs w:val="18"/>
              </w:rPr>
              <w:t>:</w:t>
            </w:r>
          </w:p>
          <w:p w14:paraId="26509B4F" w14:textId="3068AFAA" w:rsidR="000B3B00" w:rsidRPr="00061D73" w:rsidRDefault="000B3B00" w:rsidP="00635DBF">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szCs w:val="18"/>
              </w:rPr>
            </w:pPr>
            <w:r w:rsidRPr="00061D73">
              <w:rPr>
                <w:rFonts w:asciiTheme="minorHAnsi" w:hAnsiTheme="minorHAnsi" w:cstheme="minorHAnsi"/>
                <w:sz w:val="18"/>
                <w:szCs w:val="18"/>
              </w:rPr>
              <w:t>Not more than 10°F (5.6°C) above the initial temperature of the water in the pipe</w:t>
            </w:r>
            <w:r w:rsidR="001C6F64" w:rsidRPr="00061D73">
              <w:rPr>
                <w:rFonts w:asciiTheme="minorHAnsi" w:hAnsiTheme="minorHAnsi" w:cstheme="minorHAnsi"/>
                <w:sz w:val="18"/>
                <w:szCs w:val="18"/>
              </w:rPr>
              <w:t>; or</w:t>
            </w:r>
          </w:p>
          <w:p w14:paraId="7D62F68B" w14:textId="77777777" w:rsidR="000B3B00" w:rsidRPr="00061D73" w:rsidRDefault="000B3B00" w:rsidP="00635DBF">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szCs w:val="18"/>
              </w:rPr>
            </w:pPr>
            <w:r w:rsidRPr="00061D73">
              <w:rPr>
                <w:rFonts w:asciiTheme="minorHAnsi" w:hAnsiTheme="minorHAnsi" w:cstheme="minorHAnsi"/>
                <w:sz w:val="18"/>
                <w:szCs w:val="18"/>
              </w:rPr>
              <w:t>Not more than 102°F (38.9°C).</w:t>
            </w:r>
          </w:p>
        </w:tc>
      </w:tr>
      <w:tr w:rsidR="000B3B00" w:rsidRPr="000B11DA" w14:paraId="3A5F53DD" w14:textId="77777777" w:rsidTr="00061D73">
        <w:trPr>
          <w:trHeight w:val="288"/>
          <w:tblHeader/>
        </w:trPr>
        <w:tc>
          <w:tcPr>
            <w:tcW w:w="540" w:type="dxa"/>
            <w:tcBorders>
              <w:top w:val="single" w:sz="4" w:space="0" w:color="000000"/>
              <w:left w:val="single" w:sz="4" w:space="0" w:color="000000"/>
              <w:bottom w:val="single" w:sz="4" w:space="0" w:color="000000"/>
              <w:right w:val="single" w:sz="4" w:space="0" w:color="000000"/>
            </w:tcBorders>
            <w:vAlign w:val="center"/>
            <w:hideMark/>
          </w:tcPr>
          <w:p w14:paraId="082C6F80" w14:textId="77777777"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03</w:t>
            </w:r>
          </w:p>
        </w:tc>
        <w:tc>
          <w:tcPr>
            <w:tcW w:w="13855" w:type="dxa"/>
            <w:tcBorders>
              <w:top w:val="single" w:sz="4" w:space="0" w:color="000000"/>
              <w:left w:val="single" w:sz="4" w:space="0" w:color="000000"/>
              <w:bottom w:val="single" w:sz="4" w:space="0" w:color="000000"/>
              <w:right w:val="single" w:sz="4" w:space="0" w:color="000000"/>
            </w:tcBorders>
            <w:vAlign w:val="center"/>
            <w:hideMark/>
          </w:tcPr>
          <w:p w14:paraId="2BBE30B5" w14:textId="3B677983"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 xml:space="preserve">The controls shall limit pump operation to a maximum of 10 minutes following any activation. This is provided </w:t>
            </w:r>
            <w:proofErr w:type="gramStart"/>
            <w:r w:rsidRPr="00061D73">
              <w:rPr>
                <w:rFonts w:cstheme="minorHAnsi"/>
                <w:sz w:val="18"/>
                <w:szCs w:val="18"/>
              </w:rPr>
              <w:t>in the event that</w:t>
            </w:r>
            <w:proofErr w:type="gramEnd"/>
            <w:r w:rsidRPr="00061D73">
              <w:rPr>
                <w:rFonts w:cstheme="minorHAnsi"/>
                <w:sz w:val="18"/>
                <w:szCs w:val="18"/>
              </w:rPr>
              <w:t xml:space="preserve"> the normal means of shutting off </w:t>
            </w:r>
            <w:r w:rsidR="00F21AB7" w:rsidRPr="00061D73">
              <w:rPr>
                <w:rFonts w:cstheme="minorHAnsi"/>
                <w:sz w:val="18"/>
                <w:szCs w:val="18"/>
              </w:rPr>
              <w:t xml:space="preserve">the pump have failed. </w:t>
            </w:r>
          </w:p>
        </w:tc>
      </w:tr>
      <w:tr w:rsidR="000B3B00" w:rsidRPr="000B11DA" w14:paraId="64FBC542" w14:textId="77777777" w:rsidTr="00061D73">
        <w:trPr>
          <w:trHeight w:val="288"/>
          <w:tblHeader/>
        </w:trPr>
        <w:tc>
          <w:tcPr>
            <w:tcW w:w="540" w:type="dxa"/>
            <w:tcBorders>
              <w:top w:val="single" w:sz="4" w:space="0" w:color="000000"/>
              <w:left w:val="single" w:sz="4" w:space="0" w:color="000000"/>
              <w:bottom w:val="single" w:sz="4" w:space="0" w:color="000000"/>
              <w:right w:val="single" w:sz="4" w:space="0" w:color="000000"/>
            </w:tcBorders>
            <w:vAlign w:val="center"/>
            <w:hideMark/>
          </w:tcPr>
          <w:p w14:paraId="76212364" w14:textId="77777777"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04</w:t>
            </w:r>
          </w:p>
        </w:tc>
        <w:tc>
          <w:tcPr>
            <w:tcW w:w="13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vAlign w:val="center"/>
            <w:hideMark/>
          </w:tcPr>
          <w:p w14:paraId="7057B8EC" w14:textId="3533AD6A"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Pump and control placement shall meet one of th</w:t>
            </w:r>
            <w:r w:rsidR="00F21AB7" w:rsidRPr="00061D73">
              <w:rPr>
                <w:rFonts w:cstheme="minorHAnsi"/>
                <w:sz w:val="18"/>
                <w:szCs w:val="18"/>
              </w:rPr>
              <w:t xml:space="preserve">e following criteria: </w:t>
            </w:r>
          </w:p>
          <w:p w14:paraId="705E30D7" w14:textId="77777777" w:rsidR="000B3B00" w:rsidRPr="00061D73" w:rsidRDefault="000B3B00" w:rsidP="00635DBF">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szCs w:val="18"/>
              </w:rPr>
            </w:pPr>
            <w:r w:rsidRPr="00061D73">
              <w:rPr>
                <w:rFonts w:asciiTheme="minorHAnsi" w:hAnsiTheme="minorHAnsi" w:cstheme="minorHAnsi"/>
                <w:sz w:val="18"/>
                <w:szCs w:val="18"/>
              </w:rPr>
              <w:t>When a dedicated return line has been installed the pump, controls and thermo-sensor are installed at the end of the supply portion of the recirculation loop; or</w:t>
            </w:r>
          </w:p>
          <w:p w14:paraId="688492BA" w14:textId="77777777" w:rsidR="000B3B00" w:rsidRPr="00061D73" w:rsidRDefault="000B3B00" w:rsidP="00635DBF">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szCs w:val="18"/>
              </w:rPr>
            </w:pPr>
            <w:r w:rsidRPr="00061D73">
              <w:rPr>
                <w:rFonts w:asciiTheme="minorHAnsi" w:hAnsiTheme="minorHAnsi" w:cstheme="minorHAnsi"/>
                <w:sz w:val="18"/>
                <w:szCs w:val="18"/>
              </w:rPr>
              <w:t>The pump and controls are installed on the dedicated return line near the water heater and the thermo-sensor is installed in an accessible location as close to the end of the supply portion of the recirculation loop as possible; or</w:t>
            </w:r>
          </w:p>
          <w:p w14:paraId="40FDD5B1" w14:textId="77777777" w:rsidR="000B3B00" w:rsidRPr="00061D73" w:rsidRDefault="000B3B00" w:rsidP="00635DBF">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szCs w:val="18"/>
              </w:rPr>
            </w:pPr>
            <w:r w:rsidRPr="00061D73">
              <w:rPr>
                <w:rFonts w:asciiTheme="minorHAnsi" w:hAnsiTheme="minorHAnsi" w:cstheme="minorHAnsi"/>
                <w:sz w:val="18"/>
                <w:szCs w:val="18"/>
              </w:rPr>
              <w:t xml:space="preserve">When the </w:t>
            </w:r>
            <w:proofErr w:type="gramStart"/>
            <w:r w:rsidRPr="00061D73">
              <w:rPr>
                <w:rFonts w:asciiTheme="minorHAnsi" w:hAnsiTheme="minorHAnsi" w:cstheme="minorHAnsi"/>
                <w:sz w:val="18"/>
                <w:szCs w:val="18"/>
              </w:rPr>
              <w:t>cold water</w:t>
            </w:r>
            <w:proofErr w:type="gramEnd"/>
            <w:r w:rsidRPr="00061D73">
              <w:rPr>
                <w:rFonts w:asciiTheme="minorHAnsi" w:hAnsiTheme="minorHAnsi" w:cstheme="minorHAnsi"/>
                <w:sz w:val="18"/>
                <w:szCs w:val="18"/>
              </w:rPr>
              <w:t xml:space="preserve"> line is used as the return, the pump, demand controls and thermo-sensor shall be installed in an accessible location at the end of supply portion of the hot water distribution line (typically under a sink).</w:t>
            </w:r>
          </w:p>
        </w:tc>
      </w:tr>
      <w:tr w:rsidR="000B3B00" w:rsidRPr="000B11DA" w14:paraId="140D5C75" w14:textId="77777777" w:rsidTr="00061D73">
        <w:trPr>
          <w:trHeight w:val="288"/>
          <w:tblHeader/>
        </w:trPr>
        <w:tc>
          <w:tcPr>
            <w:tcW w:w="540" w:type="dxa"/>
            <w:tcBorders>
              <w:top w:val="single" w:sz="4" w:space="0" w:color="000000"/>
              <w:left w:val="single" w:sz="4" w:space="0" w:color="000000"/>
              <w:bottom w:val="single" w:sz="4" w:space="0" w:color="000000"/>
              <w:right w:val="single" w:sz="4" w:space="0" w:color="000000"/>
            </w:tcBorders>
            <w:vAlign w:val="center"/>
            <w:hideMark/>
          </w:tcPr>
          <w:p w14:paraId="29CB6CA4" w14:textId="77777777"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05</w:t>
            </w:r>
          </w:p>
        </w:tc>
        <w:tc>
          <w:tcPr>
            <w:tcW w:w="13855" w:type="dxa"/>
            <w:tcBorders>
              <w:top w:val="single" w:sz="4" w:space="0" w:color="000000"/>
              <w:left w:val="single" w:sz="4" w:space="0" w:color="000000"/>
              <w:bottom w:val="single" w:sz="4" w:space="0" w:color="000000"/>
              <w:right w:val="single" w:sz="4" w:space="0" w:color="000000"/>
            </w:tcBorders>
            <w:vAlign w:val="center"/>
            <w:hideMark/>
          </w:tcPr>
          <w:p w14:paraId="7C13861F" w14:textId="616D1CE6"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 xml:space="preserve">Insulation is not required on the </w:t>
            </w:r>
            <w:proofErr w:type="gramStart"/>
            <w:r w:rsidRPr="00061D73">
              <w:rPr>
                <w:rFonts w:cstheme="minorHAnsi"/>
                <w:sz w:val="18"/>
                <w:szCs w:val="18"/>
              </w:rPr>
              <w:t>cold water</w:t>
            </w:r>
            <w:proofErr w:type="gramEnd"/>
            <w:r w:rsidRPr="00061D73">
              <w:rPr>
                <w:rFonts w:cstheme="minorHAnsi"/>
                <w:sz w:val="18"/>
                <w:szCs w:val="18"/>
              </w:rPr>
              <w:t xml:space="preserve"> line when it is used as the return. </w:t>
            </w:r>
          </w:p>
        </w:tc>
      </w:tr>
      <w:tr w:rsidR="000B3B00" w:rsidRPr="000B11DA" w14:paraId="7CC5D725" w14:textId="77777777" w:rsidTr="00061D73">
        <w:trPr>
          <w:trHeight w:val="288"/>
          <w:tblHeader/>
        </w:trPr>
        <w:tc>
          <w:tcPr>
            <w:tcW w:w="540" w:type="dxa"/>
            <w:tcBorders>
              <w:top w:val="single" w:sz="4" w:space="0" w:color="000000"/>
              <w:left w:val="single" w:sz="4" w:space="0" w:color="000000"/>
              <w:bottom w:val="single" w:sz="4" w:space="0" w:color="000000"/>
              <w:right w:val="single" w:sz="4" w:space="0" w:color="000000"/>
            </w:tcBorders>
            <w:vAlign w:val="center"/>
            <w:hideMark/>
          </w:tcPr>
          <w:p w14:paraId="5FA0BE75" w14:textId="77777777"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61D73">
              <w:rPr>
                <w:rFonts w:cstheme="minorHAnsi"/>
                <w:sz w:val="18"/>
                <w:szCs w:val="18"/>
              </w:rPr>
              <w:t>06</w:t>
            </w:r>
          </w:p>
        </w:tc>
        <w:tc>
          <w:tcPr>
            <w:tcW w:w="13855" w:type="dxa"/>
            <w:tcBorders>
              <w:top w:val="single" w:sz="4" w:space="0" w:color="000000"/>
              <w:left w:val="single" w:sz="4" w:space="0" w:color="000000"/>
              <w:bottom w:val="single" w:sz="4" w:space="0" w:color="000000"/>
              <w:right w:val="single" w:sz="4" w:space="0" w:color="000000"/>
            </w:tcBorders>
            <w:vAlign w:val="center"/>
            <w:hideMark/>
          </w:tcPr>
          <w:p w14:paraId="34B7730F" w14:textId="19A28FF7" w:rsidR="000B3B00" w:rsidRPr="00061D73" w:rsidRDefault="000B3B00" w:rsidP="00635D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61D73">
              <w:rPr>
                <w:rFonts w:cstheme="minorHAnsi"/>
                <w:sz w:val="18"/>
                <w:szCs w:val="18"/>
              </w:rPr>
              <w:t xml:space="preserve">Manual or sensor controls shall be installed and, if powered, each control has standby power of 1 Watt or less.  Controls may </w:t>
            </w:r>
            <w:proofErr w:type="gramStart"/>
            <w:r w:rsidRPr="00061D73">
              <w:rPr>
                <w:rFonts w:cstheme="minorHAnsi"/>
                <w:sz w:val="18"/>
                <w:szCs w:val="18"/>
              </w:rPr>
              <w:t>be located in</w:t>
            </w:r>
            <w:proofErr w:type="gramEnd"/>
            <w:r w:rsidRPr="00061D73">
              <w:rPr>
                <w:rFonts w:cstheme="minorHAnsi"/>
                <w:sz w:val="18"/>
                <w:szCs w:val="18"/>
              </w:rPr>
              <w:t xml:space="preserve"> individual units or on the loop. Controls may be activated by wired or wireless mechanisms, including buttons, motion sensors, door switches and flow switches.</w:t>
            </w:r>
          </w:p>
        </w:tc>
      </w:tr>
      <w:tr w:rsidR="000B3B00" w:rsidRPr="000B11DA" w14:paraId="1F6FD251" w14:textId="77777777" w:rsidTr="00061D73">
        <w:trPr>
          <w:trHeight w:val="260"/>
        </w:trPr>
        <w:tc>
          <w:tcPr>
            <w:tcW w:w="14395" w:type="dxa"/>
            <w:gridSpan w:val="2"/>
            <w:tcBorders>
              <w:top w:val="single" w:sz="4" w:space="0" w:color="000000"/>
              <w:left w:val="single" w:sz="4" w:space="0" w:color="000000"/>
              <w:bottom w:val="single" w:sz="4" w:space="0" w:color="000000"/>
              <w:right w:val="single" w:sz="4" w:space="0" w:color="000000"/>
            </w:tcBorders>
            <w:vAlign w:val="center"/>
            <w:hideMark/>
          </w:tcPr>
          <w:p w14:paraId="4CDB9855" w14:textId="77777777" w:rsidR="000B3B00" w:rsidRPr="00061D73" w:rsidRDefault="000B3B00" w:rsidP="00635DBF">
            <w:pPr>
              <w:keepNext/>
              <w:spacing w:after="0" w:line="240" w:lineRule="auto"/>
              <w:rPr>
                <w:rFonts w:cstheme="minorHAnsi"/>
                <w:b/>
                <w:sz w:val="18"/>
                <w:szCs w:val="18"/>
              </w:rPr>
            </w:pPr>
            <w:r w:rsidRPr="00061D73">
              <w:rPr>
                <w:rFonts w:cstheme="minorHAnsi"/>
                <w:b/>
                <w:sz w:val="18"/>
                <w:szCs w:val="18"/>
              </w:rPr>
              <w:t xml:space="preserve">The responsible person’s signature on this compliance document affirms that all applicable requirements in this table have been met.  </w:t>
            </w:r>
          </w:p>
        </w:tc>
      </w:tr>
    </w:tbl>
    <w:p w14:paraId="66308611" w14:textId="77777777" w:rsidR="000B11DA" w:rsidRDefault="000B11DA" w:rsidP="009436DC">
      <w:pPr>
        <w:spacing w:after="0"/>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2"/>
        <w:gridCol w:w="13678"/>
      </w:tblGrid>
      <w:tr w:rsidR="003C6986" w:rsidRPr="000B11DA" w14:paraId="3C3E7464" w14:textId="77777777" w:rsidTr="009436DC">
        <w:trPr>
          <w:trHeight w:val="288"/>
        </w:trPr>
        <w:tc>
          <w:tcPr>
            <w:tcW w:w="14395" w:type="dxa"/>
            <w:gridSpan w:val="2"/>
            <w:tcBorders>
              <w:bottom w:val="single" w:sz="4" w:space="0" w:color="000000"/>
            </w:tcBorders>
            <w:vAlign w:val="center"/>
          </w:tcPr>
          <w:p w14:paraId="23D580E5" w14:textId="77777777" w:rsidR="003C6986" w:rsidRPr="00061D73" w:rsidRDefault="003C6986" w:rsidP="009436DC">
            <w:pPr>
              <w:keepNext/>
              <w:spacing w:after="0" w:line="240" w:lineRule="auto"/>
              <w:rPr>
                <w:rFonts w:eastAsia="Calibri" w:cstheme="minorHAnsi"/>
                <w:b/>
                <w:sz w:val="18"/>
                <w:szCs w:val="18"/>
              </w:rPr>
            </w:pPr>
            <w:r w:rsidRPr="00061D73">
              <w:rPr>
                <w:rFonts w:eastAsia="Calibri" w:cstheme="minorHAnsi"/>
                <w:b/>
                <w:sz w:val="18"/>
                <w:szCs w:val="18"/>
              </w:rPr>
              <w:t>J. Multiple Dwelling Units – Non-Demand Control Recirculation Systems Requirements</w:t>
            </w:r>
          </w:p>
          <w:p w14:paraId="1EFE7F64" w14:textId="77777777" w:rsidR="003C6986" w:rsidRDefault="003C6986" w:rsidP="009436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061D73">
              <w:rPr>
                <w:rFonts w:eastAsia="Calibri" w:cstheme="minorHAnsi"/>
                <w:sz w:val="18"/>
                <w:szCs w:val="18"/>
              </w:rPr>
              <w:t>Systems that utilize this distribution type shall comply with these requirements</w:t>
            </w:r>
          </w:p>
          <w:p w14:paraId="50BEA14A" w14:textId="11217CA3" w:rsidR="00705696" w:rsidRPr="00061D73" w:rsidRDefault="00705696" w:rsidP="009436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r w:rsidRPr="004B329A">
              <w:rPr>
                <w:rFonts w:cstheme="minorHAnsi"/>
                <w:sz w:val="18"/>
                <w:szCs w:val="20"/>
              </w:rPr>
              <w:t xml:space="preserve">&lt;&lt;If there are no systems in column </w:t>
            </w:r>
            <w:r>
              <w:rPr>
                <w:rFonts w:cstheme="minorHAnsi"/>
                <w:sz w:val="18"/>
                <w:szCs w:val="20"/>
              </w:rPr>
              <w:t>D02</w:t>
            </w:r>
            <w:r w:rsidRPr="004B329A">
              <w:rPr>
                <w:rFonts w:cstheme="minorHAnsi"/>
                <w:sz w:val="18"/>
                <w:szCs w:val="20"/>
              </w:rPr>
              <w:t xml:space="preserve"> </w:t>
            </w:r>
            <w:proofErr w:type="gramStart"/>
            <w:r w:rsidRPr="004B329A">
              <w:rPr>
                <w:rFonts w:cstheme="minorHAnsi"/>
                <w:sz w:val="18"/>
                <w:szCs w:val="20"/>
              </w:rPr>
              <w:t>=“</w:t>
            </w:r>
            <w:proofErr w:type="gramEnd"/>
            <w:r w:rsidRPr="004B329A">
              <w:rPr>
                <w:rFonts w:cstheme="minorHAnsi"/>
                <w:sz w:val="18"/>
                <w:szCs w:val="20"/>
              </w:rPr>
              <w:t xml:space="preserve">Multi-family: </w:t>
            </w:r>
            <w:r w:rsidRPr="00B67E3D">
              <w:rPr>
                <w:rFonts w:eastAsia="Times New Roman" w:cstheme="minorHAnsi"/>
                <w:sz w:val="20"/>
                <w:szCs w:val="20"/>
              </w:rPr>
              <w:t>Recirculating with no control</w:t>
            </w:r>
            <w:r w:rsidRPr="004B329A">
              <w:rPr>
                <w:rFonts w:cstheme="minorHAnsi"/>
                <w:sz w:val="18"/>
                <w:szCs w:val="20"/>
              </w:rPr>
              <w:t xml:space="preserve">”, </w:t>
            </w:r>
            <w:r w:rsidRPr="00B67E3D">
              <w:rPr>
                <w:rFonts w:cstheme="minorHAnsi"/>
                <w:sz w:val="18"/>
                <w:szCs w:val="20"/>
              </w:rPr>
              <w:t>then</w:t>
            </w:r>
            <w:r>
              <w:rPr>
                <w:rFonts w:cstheme="minorHAnsi"/>
                <w:sz w:val="18"/>
                <w:szCs w:val="20"/>
              </w:rPr>
              <w:t xml:space="preserve"> display the “section does not apply” message;</w:t>
            </w:r>
            <w:r w:rsidRPr="00B67E3D">
              <w:rPr>
                <w:rFonts w:cstheme="minorHAnsi"/>
                <w:sz w:val="18"/>
                <w:szCs w:val="20"/>
              </w:rPr>
              <w:t xml:space="preserve"> else display this entire table &gt;&gt;</w:t>
            </w:r>
          </w:p>
        </w:tc>
      </w:tr>
      <w:tr w:rsidR="003C6986" w:rsidRPr="000B11DA" w14:paraId="0A20CA43" w14:textId="77777777" w:rsidTr="009436DC">
        <w:trPr>
          <w:trHeight w:val="288"/>
          <w:tblHeader/>
        </w:trPr>
        <w:tc>
          <w:tcPr>
            <w:tcW w:w="712" w:type="dxa"/>
            <w:vAlign w:val="center"/>
          </w:tcPr>
          <w:p w14:paraId="4303F85E" w14:textId="77777777" w:rsidR="003C6986" w:rsidRPr="00061D73" w:rsidRDefault="003C6986" w:rsidP="009436DC">
            <w:pPr>
              <w:keepNext/>
              <w:spacing w:after="0" w:line="240" w:lineRule="auto"/>
              <w:jc w:val="center"/>
              <w:rPr>
                <w:rFonts w:eastAsia="Calibri" w:cstheme="minorHAnsi"/>
                <w:sz w:val="18"/>
                <w:szCs w:val="18"/>
              </w:rPr>
            </w:pPr>
            <w:r w:rsidRPr="00061D73">
              <w:rPr>
                <w:rFonts w:eastAsia="Calibri" w:cstheme="minorHAnsi"/>
                <w:sz w:val="18"/>
                <w:szCs w:val="18"/>
              </w:rPr>
              <w:t>01</w:t>
            </w:r>
          </w:p>
        </w:tc>
        <w:tc>
          <w:tcPr>
            <w:tcW w:w="13683" w:type="dxa"/>
            <w:vAlign w:val="center"/>
          </w:tcPr>
          <w:p w14:paraId="0A5C1866" w14:textId="77777777" w:rsidR="003C6986" w:rsidRPr="00061D73" w:rsidRDefault="003C6986" w:rsidP="009436DC">
            <w:pPr>
              <w:keepNext/>
              <w:autoSpaceDE w:val="0"/>
              <w:autoSpaceDN w:val="0"/>
              <w:adjustRightInd w:val="0"/>
              <w:spacing w:after="0" w:line="240" w:lineRule="auto"/>
              <w:rPr>
                <w:rFonts w:eastAsia="Calibri" w:cstheme="minorHAnsi"/>
                <w:sz w:val="18"/>
                <w:szCs w:val="18"/>
              </w:rPr>
            </w:pPr>
            <w:r w:rsidRPr="00061D73">
              <w:rPr>
                <w:rFonts w:eastAsia="Calibri" w:cstheme="minorHAnsi"/>
                <w:sz w:val="18"/>
                <w:szCs w:val="18"/>
              </w:rPr>
              <w:t>The active control shall be either: timer, temperature, or time and temperature. Timers shall be set to less than 24 hours. The temperature sensor shall be connected to the piping and to the controls for the pump.</w:t>
            </w:r>
          </w:p>
        </w:tc>
      </w:tr>
      <w:tr w:rsidR="003C6986" w:rsidRPr="000B11DA" w14:paraId="3406A7F3" w14:textId="77777777" w:rsidTr="009436DC">
        <w:trPr>
          <w:trHeight w:val="288"/>
        </w:trPr>
        <w:tc>
          <w:tcPr>
            <w:tcW w:w="14395" w:type="dxa"/>
            <w:gridSpan w:val="2"/>
            <w:tcBorders>
              <w:top w:val="single" w:sz="4" w:space="0" w:color="000000"/>
              <w:left w:val="single" w:sz="4" w:space="0" w:color="000000"/>
              <w:bottom w:val="single" w:sz="4" w:space="0" w:color="000000"/>
              <w:right w:val="single" w:sz="4" w:space="0" w:color="000000"/>
            </w:tcBorders>
            <w:vAlign w:val="center"/>
          </w:tcPr>
          <w:p w14:paraId="26FC3193" w14:textId="77777777" w:rsidR="003C6986" w:rsidRPr="00061D73" w:rsidRDefault="003C6986" w:rsidP="009436DC">
            <w:pPr>
              <w:keepNext/>
              <w:spacing w:after="0" w:line="240" w:lineRule="auto"/>
              <w:rPr>
                <w:rFonts w:eastAsia="Calibri" w:cstheme="minorHAnsi"/>
                <w:b/>
                <w:sz w:val="18"/>
                <w:szCs w:val="18"/>
              </w:rPr>
            </w:pPr>
            <w:r w:rsidRPr="00061D73">
              <w:rPr>
                <w:rFonts w:eastAsia="Calibri" w:cstheme="minorHAnsi"/>
                <w:b/>
                <w:sz w:val="18"/>
                <w:szCs w:val="18"/>
              </w:rPr>
              <w:t xml:space="preserve">The responsible person’s signature on this compliance document affirms that all applicable requirements in this table have been met.  </w:t>
            </w:r>
          </w:p>
        </w:tc>
      </w:tr>
    </w:tbl>
    <w:p w14:paraId="026FEF15" w14:textId="77777777" w:rsidR="003C6986" w:rsidRPr="00061D73" w:rsidRDefault="003C6986" w:rsidP="00627ADE">
      <w:pPr>
        <w:spacing w:after="0"/>
        <w:rPr>
          <w:rFonts w:cstheme="minorHAnsi"/>
          <w:sz w:val="18"/>
          <w:szCs w:val="18"/>
        </w:rPr>
      </w:pPr>
    </w:p>
    <w:tbl>
      <w:tblPr>
        <w:tblW w:w="1439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6"/>
        <w:gridCol w:w="266"/>
        <w:gridCol w:w="2507"/>
        <w:gridCol w:w="6407"/>
      </w:tblGrid>
      <w:tr w:rsidR="0009481A" w:rsidRPr="000B11DA" w14:paraId="4C5293DA" w14:textId="77777777" w:rsidTr="00061D73">
        <w:trPr>
          <w:trHeight w:val="206"/>
        </w:trPr>
        <w:tc>
          <w:tcPr>
            <w:tcW w:w="14396" w:type="dxa"/>
            <w:gridSpan w:val="4"/>
            <w:vAlign w:val="center"/>
          </w:tcPr>
          <w:p w14:paraId="391DEE7A" w14:textId="77777777" w:rsidR="00352C24" w:rsidRPr="00061D73" w:rsidRDefault="00352C24" w:rsidP="001222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b/>
                <w:sz w:val="18"/>
                <w:szCs w:val="18"/>
              </w:rPr>
            </w:pPr>
            <w:r w:rsidRPr="00061D73">
              <w:rPr>
                <w:rFonts w:cstheme="minorHAnsi"/>
                <w:b/>
                <w:caps/>
                <w:sz w:val="18"/>
                <w:szCs w:val="18"/>
              </w:rPr>
              <w:lastRenderedPageBreak/>
              <w:t>Documentation Author's Declaration Statement</w:t>
            </w:r>
          </w:p>
        </w:tc>
      </w:tr>
      <w:tr w:rsidR="0009481A" w:rsidRPr="000B11DA" w14:paraId="4BC9116B" w14:textId="77777777" w:rsidTr="00061D73">
        <w:trPr>
          <w:trHeight w:hRule="exact" w:val="360"/>
        </w:trPr>
        <w:tc>
          <w:tcPr>
            <w:tcW w:w="14396" w:type="dxa"/>
            <w:gridSpan w:val="4"/>
            <w:vAlign w:val="center"/>
          </w:tcPr>
          <w:p w14:paraId="16FEE5F8" w14:textId="77777777" w:rsidR="00352C24" w:rsidRPr="00061D73" w:rsidRDefault="00352C24" w:rsidP="00363C9B">
            <w:pPr>
              <w:pStyle w:val="Heading3"/>
              <w:keepLines w:val="0"/>
              <w:numPr>
                <w:ilvl w:val="0"/>
                <w:numId w:val="15"/>
              </w:numPr>
              <w:tabs>
                <w:tab w:val="left" w:pos="-2600"/>
              </w:tabs>
              <w:spacing w:before="0" w:line="240" w:lineRule="auto"/>
              <w:ind w:right="90"/>
              <w:rPr>
                <w:rFonts w:asciiTheme="minorHAnsi" w:hAnsiTheme="minorHAnsi" w:cstheme="minorHAnsi"/>
                <w:b w:val="0"/>
                <w:color w:val="auto"/>
                <w:sz w:val="18"/>
                <w:szCs w:val="18"/>
              </w:rPr>
            </w:pPr>
            <w:r w:rsidRPr="00061D73">
              <w:rPr>
                <w:rFonts w:asciiTheme="minorHAnsi" w:hAnsiTheme="minorHAnsi" w:cstheme="minorHAnsi"/>
                <w:b w:val="0"/>
                <w:color w:val="auto"/>
                <w:sz w:val="18"/>
                <w:szCs w:val="18"/>
              </w:rPr>
              <w:t>I certify that this Certificate of Installation documentation is accurate and complete.</w:t>
            </w:r>
          </w:p>
        </w:tc>
      </w:tr>
      <w:tr w:rsidR="0009481A" w:rsidRPr="000B11DA" w14:paraId="3C267C3B" w14:textId="77777777" w:rsidTr="00061D73">
        <w:trPr>
          <w:trHeight w:val="360"/>
        </w:trPr>
        <w:tc>
          <w:tcPr>
            <w:tcW w:w="5482" w:type="dxa"/>
            <w:gridSpan w:val="2"/>
          </w:tcPr>
          <w:p w14:paraId="7BAE03CB" w14:textId="77777777" w:rsidR="00352C24" w:rsidRPr="00061D73" w:rsidRDefault="00352C24" w:rsidP="0012224F">
            <w:pPr>
              <w:keepNext/>
              <w:spacing w:after="0"/>
              <w:rPr>
                <w:rFonts w:cstheme="minorHAnsi"/>
                <w:sz w:val="18"/>
                <w:szCs w:val="18"/>
              </w:rPr>
            </w:pPr>
            <w:r w:rsidRPr="00061D73">
              <w:rPr>
                <w:rFonts w:cstheme="minorHAnsi"/>
                <w:sz w:val="18"/>
                <w:szCs w:val="18"/>
              </w:rPr>
              <w:t>Documentation Author Name:</w:t>
            </w:r>
          </w:p>
        </w:tc>
        <w:tc>
          <w:tcPr>
            <w:tcW w:w="8914" w:type="dxa"/>
            <w:gridSpan w:val="2"/>
          </w:tcPr>
          <w:p w14:paraId="5DD47F5A" w14:textId="77777777" w:rsidR="00352C24" w:rsidRPr="00061D73" w:rsidRDefault="00352C24" w:rsidP="0012224F">
            <w:pPr>
              <w:keepNext/>
              <w:spacing w:after="0"/>
              <w:rPr>
                <w:rFonts w:cstheme="minorHAnsi"/>
                <w:sz w:val="18"/>
                <w:szCs w:val="18"/>
              </w:rPr>
            </w:pPr>
            <w:r w:rsidRPr="00061D73">
              <w:rPr>
                <w:rFonts w:cstheme="minorHAnsi"/>
                <w:sz w:val="18"/>
                <w:szCs w:val="18"/>
              </w:rPr>
              <w:t>Documentation Author Signature:</w:t>
            </w:r>
          </w:p>
        </w:tc>
      </w:tr>
      <w:tr w:rsidR="0009481A" w:rsidRPr="000B11DA" w14:paraId="2086EA94" w14:textId="77777777" w:rsidTr="00061D73">
        <w:trPr>
          <w:trHeight w:val="360"/>
        </w:trPr>
        <w:tc>
          <w:tcPr>
            <w:tcW w:w="5482" w:type="dxa"/>
            <w:gridSpan w:val="2"/>
          </w:tcPr>
          <w:p w14:paraId="2B78C9CA" w14:textId="77777777" w:rsidR="00352C24" w:rsidRPr="00061D73" w:rsidRDefault="00352C24" w:rsidP="0012224F">
            <w:pPr>
              <w:keepNext/>
              <w:spacing w:after="0"/>
              <w:rPr>
                <w:rFonts w:cstheme="minorHAnsi"/>
                <w:sz w:val="18"/>
                <w:szCs w:val="18"/>
              </w:rPr>
            </w:pPr>
            <w:r w:rsidRPr="00061D73">
              <w:rPr>
                <w:rFonts w:cstheme="minorHAnsi"/>
                <w:sz w:val="18"/>
                <w:szCs w:val="18"/>
              </w:rPr>
              <w:t>Documentation Author Company Name:</w:t>
            </w:r>
          </w:p>
        </w:tc>
        <w:tc>
          <w:tcPr>
            <w:tcW w:w="8914" w:type="dxa"/>
            <w:gridSpan w:val="2"/>
          </w:tcPr>
          <w:p w14:paraId="53E20281" w14:textId="77777777" w:rsidR="00352C24" w:rsidRPr="00061D73" w:rsidRDefault="00352C24" w:rsidP="0012224F">
            <w:pPr>
              <w:keepNext/>
              <w:spacing w:after="0"/>
              <w:rPr>
                <w:rFonts w:cstheme="minorHAnsi"/>
                <w:sz w:val="18"/>
                <w:szCs w:val="18"/>
              </w:rPr>
            </w:pPr>
            <w:r w:rsidRPr="00061D73">
              <w:rPr>
                <w:rFonts w:cstheme="minorHAnsi"/>
                <w:sz w:val="18"/>
                <w:szCs w:val="18"/>
              </w:rPr>
              <w:t>Date Signed:</w:t>
            </w:r>
          </w:p>
        </w:tc>
      </w:tr>
      <w:tr w:rsidR="0009481A" w:rsidRPr="000B11DA" w14:paraId="6D6C3C55" w14:textId="77777777" w:rsidTr="00061D73">
        <w:trPr>
          <w:trHeight w:val="360"/>
        </w:trPr>
        <w:tc>
          <w:tcPr>
            <w:tcW w:w="5482" w:type="dxa"/>
            <w:gridSpan w:val="2"/>
          </w:tcPr>
          <w:p w14:paraId="72E1EFD4" w14:textId="77777777" w:rsidR="00352C24" w:rsidRPr="00061D73" w:rsidRDefault="00352C24" w:rsidP="0012224F">
            <w:pPr>
              <w:keepNext/>
              <w:spacing w:after="0"/>
              <w:rPr>
                <w:rFonts w:cstheme="minorHAnsi"/>
                <w:sz w:val="18"/>
                <w:szCs w:val="18"/>
              </w:rPr>
            </w:pPr>
            <w:r w:rsidRPr="00061D73">
              <w:rPr>
                <w:rFonts w:cstheme="minorHAnsi"/>
                <w:sz w:val="18"/>
                <w:szCs w:val="18"/>
              </w:rPr>
              <w:t>Address:</w:t>
            </w:r>
          </w:p>
        </w:tc>
        <w:tc>
          <w:tcPr>
            <w:tcW w:w="8914" w:type="dxa"/>
            <w:gridSpan w:val="2"/>
          </w:tcPr>
          <w:p w14:paraId="60BA7D78" w14:textId="77777777" w:rsidR="00352C24" w:rsidRPr="00061D73" w:rsidRDefault="00352C24" w:rsidP="0012224F">
            <w:pPr>
              <w:keepNext/>
              <w:spacing w:after="0"/>
              <w:rPr>
                <w:rFonts w:cstheme="minorHAnsi"/>
                <w:sz w:val="18"/>
                <w:szCs w:val="18"/>
              </w:rPr>
            </w:pPr>
            <w:r w:rsidRPr="00061D73">
              <w:rPr>
                <w:rFonts w:cstheme="minorHAnsi"/>
                <w:sz w:val="18"/>
                <w:szCs w:val="18"/>
              </w:rPr>
              <w:t>CEA/HERS Certification Identification (if applicable):</w:t>
            </w:r>
          </w:p>
        </w:tc>
      </w:tr>
      <w:tr w:rsidR="0009481A" w:rsidRPr="000B11DA" w14:paraId="573B25E8" w14:textId="77777777" w:rsidTr="00061D73">
        <w:trPr>
          <w:trHeight w:val="360"/>
        </w:trPr>
        <w:tc>
          <w:tcPr>
            <w:tcW w:w="5482" w:type="dxa"/>
            <w:gridSpan w:val="2"/>
          </w:tcPr>
          <w:p w14:paraId="6C537D9D" w14:textId="77777777" w:rsidR="00352C24" w:rsidRPr="00061D73" w:rsidRDefault="00352C24" w:rsidP="0012224F">
            <w:pPr>
              <w:keepNext/>
              <w:spacing w:after="0"/>
              <w:rPr>
                <w:rFonts w:cstheme="minorHAnsi"/>
                <w:sz w:val="18"/>
                <w:szCs w:val="18"/>
              </w:rPr>
            </w:pPr>
            <w:r w:rsidRPr="00061D73">
              <w:rPr>
                <w:rFonts w:cstheme="minorHAnsi"/>
                <w:sz w:val="18"/>
                <w:szCs w:val="18"/>
              </w:rPr>
              <w:t>City/State/Zip:</w:t>
            </w:r>
          </w:p>
        </w:tc>
        <w:tc>
          <w:tcPr>
            <w:tcW w:w="8914" w:type="dxa"/>
            <w:gridSpan w:val="2"/>
          </w:tcPr>
          <w:p w14:paraId="5A06F03C" w14:textId="77777777" w:rsidR="00352C24" w:rsidRPr="00061D73" w:rsidRDefault="00352C24" w:rsidP="0012224F">
            <w:pPr>
              <w:keepNext/>
              <w:spacing w:after="0"/>
              <w:rPr>
                <w:rFonts w:cstheme="minorHAnsi"/>
                <w:sz w:val="18"/>
                <w:szCs w:val="18"/>
              </w:rPr>
            </w:pPr>
            <w:r w:rsidRPr="00061D73">
              <w:rPr>
                <w:rFonts w:cstheme="minorHAnsi"/>
                <w:sz w:val="18"/>
                <w:szCs w:val="18"/>
              </w:rPr>
              <w:t>Phone:</w:t>
            </w:r>
          </w:p>
        </w:tc>
      </w:tr>
      <w:tr w:rsidR="0009481A" w:rsidRPr="000B11DA" w14:paraId="508CFEAE" w14:textId="77777777" w:rsidTr="00061D73">
        <w:tblPrEx>
          <w:tblCellMar>
            <w:left w:w="115" w:type="dxa"/>
            <w:right w:w="115" w:type="dxa"/>
          </w:tblCellMar>
        </w:tblPrEx>
        <w:trPr>
          <w:trHeight w:val="269"/>
        </w:trPr>
        <w:tc>
          <w:tcPr>
            <w:tcW w:w="14396" w:type="dxa"/>
            <w:gridSpan w:val="4"/>
            <w:vAlign w:val="center"/>
          </w:tcPr>
          <w:p w14:paraId="132A15A4" w14:textId="77777777" w:rsidR="00352C24" w:rsidRPr="00061D73" w:rsidRDefault="00352C24" w:rsidP="001222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18"/>
              </w:rPr>
            </w:pPr>
            <w:r w:rsidRPr="00061D73">
              <w:rPr>
                <w:rFonts w:cstheme="minorHAnsi"/>
                <w:b/>
                <w:caps/>
                <w:sz w:val="18"/>
                <w:szCs w:val="18"/>
              </w:rPr>
              <w:t>Responsible Person's Declaration statement</w:t>
            </w:r>
          </w:p>
        </w:tc>
      </w:tr>
      <w:tr w:rsidR="0009481A" w:rsidRPr="000B11DA" w14:paraId="6FE1C042" w14:textId="77777777" w:rsidTr="00061D73">
        <w:tblPrEx>
          <w:tblCellMar>
            <w:left w:w="115" w:type="dxa"/>
            <w:right w:w="115" w:type="dxa"/>
          </w:tblCellMar>
        </w:tblPrEx>
        <w:trPr>
          <w:trHeight w:val="504"/>
        </w:trPr>
        <w:tc>
          <w:tcPr>
            <w:tcW w:w="14396" w:type="dxa"/>
            <w:gridSpan w:val="4"/>
          </w:tcPr>
          <w:p w14:paraId="4C134BB3" w14:textId="77777777" w:rsidR="00352C24" w:rsidRPr="00061D73" w:rsidRDefault="00352C24" w:rsidP="0012224F">
            <w:pPr>
              <w:pStyle w:val="Heading3"/>
              <w:spacing w:before="60"/>
              <w:ind w:right="86"/>
              <w:rPr>
                <w:rFonts w:asciiTheme="minorHAnsi" w:hAnsiTheme="minorHAnsi" w:cstheme="minorHAnsi"/>
                <w:b w:val="0"/>
                <w:color w:val="auto"/>
                <w:sz w:val="18"/>
                <w:szCs w:val="18"/>
              </w:rPr>
            </w:pPr>
            <w:r w:rsidRPr="00061D73">
              <w:rPr>
                <w:rFonts w:asciiTheme="minorHAnsi" w:hAnsiTheme="minorHAnsi" w:cstheme="minorHAnsi"/>
                <w:b w:val="0"/>
                <w:color w:val="auto"/>
                <w:sz w:val="18"/>
                <w:szCs w:val="18"/>
              </w:rPr>
              <w:t xml:space="preserve">I certify the following under penalty of perjury, under the laws of the State of California: </w:t>
            </w:r>
          </w:p>
          <w:p w14:paraId="1B4C00D9" w14:textId="77777777" w:rsidR="00352C24" w:rsidRPr="00061D73" w:rsidRDefault="00352C24" w:rsidP="00363C9B">
            <w:pPr>
              <w:pStyle w:val="Heading3"/>
              <w:keepLines w:val="0"/>
              <w:numPr>
                <w:ilvl w:val="0"/>
                <w:numId w:val="16"/>
              </w:numPr>
              <w:tabs>
                <w:tab w:val="left" w:pos="-2600"/>
              </w:tabs>
              <w:spacing w:before="0" w:line="240" w:lineRule="auto"/>
              <w:ind w:right="90"/>
              <w:rPr>
                <w:rFonts w:asciiTheme="minorHAnsi" w:hAnsiTheme="minorHAnsi" w:cstheme="minorHAnsi"/>
                <w:b w:val="0"/>
                <w:sz w:val="18"/>
                <w:szCs w:val="18"/>
              </w:rPr>
            </w:pPr>
            <w:r w:rsidRPr="00061D73">
              <w:rPr>
                <w:rFonts w:asciiTheme="minorHAnsi" w:hAnsiTheme="minorHAnsi" w:cstheme="minorHAnsi"/>
                <w:b w:val="0"/>
                <w:color w:val="auto"/>
                <w:sz w:val="18"/>
                <w:szCs w:val="18"/>
              </w:rPr>
              <w:t>The information provided on this Certificate of Installation is true and correct.</w:t>
            </w:r>
            <w:r w:rsidRPr="00061D73">
              <w:rPr>
                <w:rFonts w:asciiTheme="minorHAnsi" w:hAnsiTheme="minorHAnsi" w:cstheme="minorHAnsi"/>
                <w:b w:val="0"/>
                <w:sz w:val="18"/>
                <w:szCs w:val="18"/>
              </w:rPr>
              <w:t xml:space="preserve"> </w:t>
            </w:r>
          </w:p>
          <w:p w14:paraId="4DC9511C" w14:textId="77777777" w:rsidR="00352C24" w:rsidRPr="00061D73" w:rsidRDefault="00352C24" w:rsidP="00363C9B">
            <w:pPr>
              <w:keepNext/>
              <w:widowControl w:val="0"/>
              <w:numPr>
                <w:ilvl w:val="0"/>
                <w:numId w:val="16"/>
              </w:numPr>
              <w:spacing w:after="0" w:line="240" w:lineRule="auto"/>
              <w:ind w:right="90"/>
              <w:rPr>
                <w:rFonts w:cstheme="minorHAnsi"/>
                <w:sz w:val="18"/>
                <w:szCs w:val="18"/>
              </w:rPr>
            </w:pPr>
            <w:r w:rsidRPr="00061D73">
              <w:rPr>
                <w:rFonts w:cstheme="minorHAnsi"/>
                <w:snapToGrid w:val="0"/>
                <w:sz w:val="18"/>
                <w:szCs w:val="18"/>
              </w:rPr>
              <w:t xml:space="preserve">I am either: a) a responsible person eligible under Division 3 of the Business and Professions Code </w:t>
            </w:r>
            <w:r w:rsidRPr="00061D73">
              <w:rPr>
                <w:rFonts w:cstheme="minorHAnsi"/>
                <w:sz w:val="18"/>
                <w:szCs w:val="18"/>
              </w:rPr>
              <w:t xml:space="preserve">in the applicable classification to accept responsibility for the system design, construction, or installation </w:t>
            </w:r>
            <w:r w:rsidRPr="00061D73">
              <w:rPr>
                <w:rFonts w:cstheme="minorHAnsi"/>
                <w:snapToGrid w:val="0"/>
                <w:sz w:val="18"/>
                <w:szCs w:val="18"/>
              </w:rPr>
              <w:t xml:space="preserve">of features, materials, components, or manufactured devices </w:t>
            </w:r>
            <w:r w:rsidRPr="00061D73">
              <w:rPr>
                <w:rFonts w:cstheme="minorHAnsi"/>
                <w:sz w:val="18"/>
                <w:szCs w:val="18"/>
              </w:rPr>
              <w:t xml:space="preserve">for the scope of work identified on this Certificate of Installation, </w:t>
            </w:r>
            <w:r w:rsidRPr="00061D73">
              <w:rPr>
                <w:rFonts w:cstheme="minorHAnsi"/>
                <w:snapToGrid w:val="0"/>
                <w:sz w:val="18"/>
                <w:szCs w:val="18"/>
              </w:rPr>
              <w:t>and attest to the declarations in this statement</w:t>
            </w:r>
            <w:r w:rsidRPr="00061D73">
              <w:rPr>
                <w:rFonts w:cstheme="minorHAnsi"/>
                <w:sz w:val="18"/>
                <w:szCs w:val="18"/>
              </w:rPr>
              <w:t>, or b) I am an authorized representative of the responsible person and attest to the declarations in this statement on the responsible person’s behalf.</w:t>
            </w:r>
          </w:p>
          <w:p w14:paraId="3F397591" w14:textId="77777777" w:rsidR="00352C24" w:rsidRPr="00061D73" w:rsidRDefault="00352C24" w:rsidP="00363C9B">
            <w:pPr>
              <w:pStyle w:val="ListParagraph"/>
              <w:keepNext/>
              <w:numPr>
                <w:ilvl w:val="0"/>
                <w:numId w:val="16"/>
              </w:numPr>
              <w:autoSpaceDE w:val="0"/>
              <w:autoSpaceDN w:val="0"/>
              <w:adjustRightInd w:val="0"/>
              <w:ind w:right="90"/>
              <w:rPr>
                <w:rFonts w:asciiTheme="minorHAnsi" w:hAnsiTheme="minorHAnsi" w:cstheme="minorHAnsi"/>
                <w:sz w:val="18"/>
                <w:szCs w:val="18"/>
              </w:rPr>
            </w:pPr>
            <w:r w:rsidRPr="00061D73">
              <w:rPr>
                <w:rFonts w:asciiTheme="minorHAnsi" w:hAnsiTheme="minorHAnsi" w:cstheme="minorHAnsi"/>
                <w:sz w:val="18"/>
                <w:szCs w:val="18"/>
              </w:rPr>
              <w:t xml:space="preserve">The constructed or installed features, materials, </w:t>
            </w:r>
            <w:proofErr w:type="gramStart"/>
            <w:r w:rsidRPr="00061D73">
              <w:rPr>
                <w:rFonts w:asciiTheme="minorHAnsi" w:hAnsiTheme="minorHAnsi" w:cstheme="minorHAnsi"/>
                <w:sz w:val="18"/>
                <w:szCs w:val="18"/>
              </w:rPr>
              <w:t>components</w:t>
            </w:r>
            <w:proofErr w:type="gramEnd"/>
            <w:r w:rsidRPr="00061D73">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A5FFFB7" w14:textId="77777777" w:rsidR="00352C24" w:rsidRPr="00061D73" w:rsidRDefault="00352C24" w:rsidP="00363C9B">
            <w:pPr>
              <w:pStyle w:val="ListParagraph"/>
              <w:keepNext/>
              <w:numPr>
                <w:ilvl w:val="0"/>
                <w:numId w:val="16"/>
              </w:numPr>
              <w:rPr>
                <w:rFonts w:asciiTheme="minorHAnsi" w:hAnsiTheme="minorHAnsi" w:cstheme="minorHAnsi"/>
                <w:sz w:val="18"/>
                <w:szCs w:val="18"/>
              </w:rPr>
            </w:pPr>
            <w:r w:rsidRPr="00061D73">
              <w:rPr>
                <w:rFonts w:asciiTheme="minorHAnsi" w:hAnsiTheme="minorHAnsi" w:cstheme="minorHAnsi"/>
                <w:sz w:val="18"/>
                <w:szCs w:val="18"/>
              </w:rPr>
              <w:t xml:space="preserve">I will ensure that a registered copy of this Certificate of Installation shall be posted or made available with the building permit(s) issued for the </w:t>
            </w:r>
            <w:proofErr w:type="gramStart"/>
            <w:r w:rsidRPr="00061D73">
              <w:rPr>
                <w:rFonts w:asciiTheme="minorHAnsi" w:hAnsiTheme="minorHAnsi" w:cstheme="minorHAnsi"/>
                <w:sz w:val="18"/>
                <w:szCs w:val="18"/>
              </w:rPr>
              <w:t>building, and</w:t>
            </w:r>
            <w:proofErr w:type="gramEnd"/>
            <w:r w:rsidRPr="00061D73">
              <w:rPr>
                <w:rFonts w:asciiTheme="minorHAnsi" w:hAnsiTheme="minorHAnsi" w:cstheme="minorHAnsi"/>
                <w:sz w:val="18"/>
                <w:szCs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52C24" w:rsidRPr="000B11DA" w14:paraId="1B1EEAD4" w14:textId="77777777" w:rsidTr="00061D73">
        <w:tblPrEx>
          <w:tblCellMar>
            <w:left w:w="108" w:type="dxa"/>
            <w:right w:w="108" w:type="dxa"/>
          </w:tblCellMar>
        </w:tblPrEx>
        <w:trPr>
          <w:trHeight w:val="360"/>
        </w:trPr>
        <w:tc>
          <w:tcPr>
            <w:tcW w:w="5216" w:type="dxa"/>
          </w:tcPr>
          <w:p w14:paraId="42998755" w14:textId="77777777" w:rsidR="00352C24" w:rsidRPr="00061D73" w:rsidRDefault="00352C24" w:rsidP="001222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8"/>
                <w:szCs w:val="18"/>
              </w:rPr>
            </w:pPr>
            <w:r w:rsidRPr="00061D73">
              <w:rPr>
                <w:rFonts w:cstheme="minorHAnsi"/>
                <w:sz w:val="18"/>
                <w:szCs w:val="18"/>
              </w:rPr>
              <w:t>Responsible Builder/Installer Name:</w:t>
            </w:r>
          </w:p>
        </w:tc>
        <w:tc>
          <w:tcPr>
            <w:tcW w:w="9180" w:type="dxa"/>
            <w:gridSpan w:val="3"/>
          </w:tcPr>
          <w:p w14:paraId="16E99C53" w14:textId="77777777" w:rsidR="00352C24" w:rsidRPr="00061D73" w:rsidRDefault="00352C24" w:rsidP="001222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8"/>
                <w:szCs w:val="18"/>
              </w:rPr>
            </w:pPr>
            <w:r w:rsidRPr="00061D73">
              <w:rPr>
                <w:rFonts w:cstheme="minorHAnsi"/>
                <w:sz w:val="18"/>
                <w:szCs w:val="18"/>
              </w:rPr>
              <w:t>Responsible Builder/Installer Signature:</w:t>
            </w:r>
          </w:p>
        </w:tc>
      </w:tr>
      <w:tr w:rsidR="0009481A" w:rsidRPr="000B11DA" w14:paraId="4AE5CB59" w14:textId="77777777" w:rsidTr="00061D73">
        <w:tblPrEx>
          <w:tblCellMar>
            <w:left w:w="108" w:type="dxa"/>
            <w:right w:w="108" w:type="dxa"/>
          </w:tblCellMar>
        </w:tblPrEx>
        <w:trPr>
          <w:trHeight w:val="360"/>
        </w:trPr>
        <w:tc>
          <w:tcPr>
            <w:tcW w:w="5216" w:type="dxa"/>
            <w:tcBorders>
              <w:top w:val="single" w:sz="4" w:space="0" w:color="auto"/>
              <w:left w:val="single" w:sz="4" w:space="0" w:color="auto"/>
              <w:bottom w:val="single" w:sz="4" w:space="0" w:color="auto"/>
              <w:right w:val="single" w:sz="4" w:space="0" w:color="auto"/>
            </w:tcBorders>
          </w:tcPr>
          <w:p w14:paraId="0C239638" w14:textId="77777777" w:rsidR="00352C24" w:rsidRPr="00061D73" w:rsidRDefault="00352C24" w:rsidP="00122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8"/>
                <w:szCs w:val="18"/>
              </w:rPr>
            </w:pPr>
            <w:r w:rsidRPr="00061D73">
              <w:rPr>
                <w:rFonts w:cstheme="minorHAnsi"/>
                <w:sz w:val="18"/>
                <w:szCs w:val="18"/>
              </w:rPr>
              <w:t>Company Name: (Installing Subcontractor or General Contractor or Builder/Owner)</w:t>
            </w:r>
          </w:p>
        </w:tc>
        <w:tc>
          <w:tcPr>
            <w:tcW w:w="9180" w:type="dxa"/>
            <w:gridSpan w:val="3"/>
            <w:tcBorders>
              <w:top w:val="single" w:sz="4" w:space="0" w:color="auto"/>
              <w:left w:val="single" w:sz="4" w:space="0" w:color="auto"/>
              <w:bottom w:val="single" w:sz="4" w:space="0" w:color="auto"/>
              <w:right w:val="single" w:sz="4" w:space="0" w:color="auto"/>
            </w:tcBorders>
          </w:tcPr>
          <w:p w14:paraId="4C469598" w14:textId="77777777" w:rsidR="00352C24" w:rsidRPr="00061D73" w:rsidRDefault="00352C24" w:rsidP="00122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8"/>
                <w:szCs w:val="18"/>
              </w:rPr>
            </w:pPr>
            <w:r w:rsidRPr="00061D73">
              <w:rPr>
                <w:rFonts w:cstheme="minorHAnsi"/>
                <w:sz w:val="18"/>
                <w:szCs w:val="18"/>
              </w:rPr>
              <w:t xml:space="preserve">Position </w:t>
            </w:r>
            <w:proofErr w:type="gramStart"/>
            <w:r w:rsidRPr="00061D73">
              <w:rPr>
                <w:rFonts w:cstheme="minorHAnsi"/>
                <w:sz w:val="18"/>
                <w:szCs w:val="18"/>
              </w:rPr>
              <w:t>With</w:t>
            </w:r>
            <w:proofErr w:type="gramEnd"/>
            <w:r w:rsidRPr="00061D73">
              <w:rPr>
                <w:rFonts w:cstheme="minorHAnsi"/>
                <w:sz w:val="18"/>
                <w:szCs w:val="18"/>
              </w:rPr>
              <w:t xml:space="preserve"> Company (Title):</w:t>
            </w:r>
          </w:p>
        </w:tc>
      </w:tr>
      <w:tr w:rsidR="0009481A" w:rsidRPr="000B11DA" w14:paraId="0B99971D" w14:textId="77777777" w:rsidTr="00061D73">
        <w:tblPrEx>
          <w:tblCellMar>
            <w:left w:w="108" w:type="dxa"/>
            <w:right w:w="108" w:type="dxa"/>
          </w:tblCellMar>
        </w:tblPrEx>
        <w:trPr>
          <w:trHeight w:val="360"/>
        </w:trPr>
        <w:tc>
          <w:tcPr>
            <w:tcW w:w="5216" w:type="dxa"/>
            <w:tcBorders>
              <w:top w:val="single" w:sz="4" w:space="0" w:color="auto"/>
              <w:left w:val="single" w:sz="4" w:space="0" w:color="auto"/>
              <w:bottom w:val="single" w:sz="4" w:space="0" w:color="auto"/>
              <w:right w:val="single" w:sz="4" w:space="0" w:color="auto"/>
            </w:tcBorders>
          </w:tcPr>
          <w:p w14:paraId="6CB6FB15" w14:textId="77777777" w:rsidR="00352C24" w:rsidRPr="00061D73" w:rsidRDefault="00352C24" w:rsidP="00122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8"/>
                <w:szCs w:val="18"/>
              </w:rPr>
            </w:pPr>
            <w:r w:rsidRPr="00061D73">
              <w:rPr>
                <w:rFonts w:cstheme="minorHAnsi"/>
                <w:sz w:val="18"/>
                <w:szCs w:val="18"/>
              </w:rPr>
              <w:t>Address:</w:t>
            </w:r>
          </w:p>
        </w:tc>
        <w:tc>
          <w:tcPr>
            <w:tcW w:w="9180" w:type="dxa"/>
            <w:gridSpan w:val="3"/>
            <w:tcBorders>
              <w:top w:val="single" w:sz="4" w:space="0" w:color="auto"/>
              <w:left w:val="single" w:sz="4" w:space="0" w:color="auto"/>
              <w:bottom w:val="single" w:sz="4" w:space="0" w:color="auto"/>
              <w:right w:val="single" w:sz="4" w:space="0" w:color="auto"/>
            </w:tcBorders>
          </w:tcPr>
          <w:p w14:paraId="42CB4818" w14:textId="77777777" w:rsidR="00352C24" w:rsidRPr="00061D73" w:rsidRDefault="00352C24" w:rsidP="00122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8"/>
                <w:szCs w:val="18"/>
              </w:rPr>
            </w:pPr>
            <w:r w:rsidRPr="00061D73">
              <w:rPr>
                <w:rFonts w:cstheme="minorHAnsi"/>
                <w:sz w:val="18"/>
                <w:szCs w:val="18"/>
              </w:rPr>
              <w:t>CSLB License:</w:t>
            </w:r>
          </w:p>
        </w:tc>
      </w:tr>
      <w:tr w:rsidR="0009481A" w:rsidRPr="000B11DA" w14:paraId="36645379" w14:textId="77777777" w:rsidTr="00061D73">
        <w:tblPrEx>
          <w:tblCellMar>
            <w:left w:w="108" w:type="dxa"/>
            <w:right w:w="108" w:type="dxa"/>
          </w:tblCellMar>
        </w:tblPrEx>
        <w:trPr>
          <w:trHeight w:val="360"/>
        </w:trPr>
        <w:tc>
          <w:tcPr>
            <w:tcW w:w="5216" w:type="dxa"/>
            <w:tcBorders>
              <w:top w:val="single" w:sz="4" w:space="0" w:color="auto"/>
              <w:left w:val="single" w:sz="4" w:space="0" w:color="auto"/>
              <w:bottom w:val="single" w:sz="4" w:space="0" w:color="auto"/>
              <w:right w:val="single" w:sz="4" w:space="0" w:color="auto"/>
            </w:tcBorders>
          </w:tcPr>
          <w:p w14:paraId="1E46F793" w14:textId="77777777" w:rsidR="00352C24" w:rsidRPr="00061D73" w:rsidRDefault="00352C24" w:rsidP="00122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8"/>
                <w:szCs w:val="18"/>
              </w:rPr>
            </w:pPr>
            <w:r w:rsidRPr="00061D73">
              <w:rPr>
                <w:rFonts w:cstheme="minorHAnsi"/>
                <w:sz w:val="18"/>
                <w:szCs w:val="18"/>
              </w:rPr>
              <w:t>City/State/Zip:</w:t>
            </w:r>
          </w:p>
        </w:tc>
        <w:tc>
          <w:tcPr>
            <w:tcW w:w="2773" w:type="dxa"/>
            <w:gridSpan w:val="2"/>
            <w:tcBorders>
              <w:top w:val="single" w:sz="4" w:space="0" w:color="auto"/>
              <w:left w:val="single" w:sz="4" w:space="0" w:color="auto"/>
              <w:bottom w:val="single" w:sz="4" w:space="0" w:color="auto"/>
              <w:right w:val="single" w:sz="4" w:space="0" w:color="auto"/>
            </w:tcBorders>
          </w:tcPr>
          <w:p w14:paraId="2394732F" w14:textId="77777777" w:rsidR="00352C24" w:rsidRPr="00061D73" w:rsidRDefault="00352C24" w:rsidP="00122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8"/>
                <w:szCs w:val="18"/>
              </w:rPr>
            </w:pPr>
            <w:r w:rsidRPr="00061D73">
              <w:rPr>
                <w:rFonts w:cstheme="minorHAnsi"/>
                <w:sz w:val="18"/>
                <w:szCs w:val="18"/>
              </w:rPr>
              <w:t>Phone</w:t>
            </w:r>
          </w:p>
        </w:tc>
        <w:tc>
          <w:tcPr>
            <w:tcW w:w="6407" w:type="dxa"/>
            <w:tcBorders>
              <w:top w:val="single" w:sz="4" w:space="0" w:color="auto"/>
              <w:left w:val="single" w:sz="4" w:space="0" w:color="auto"/>
              <w:bottom w:val="single" w:sz="4" w:space="0" w:color="auto"/>
              <w:right w:val="single" w:sz="4" w:space="0" w:color="auto"/>
            </w:tcBorders>
          </w:tcPr>
          <w:p w14:paraId="11138F12" w14:textId="77777777" w:rsidR="00352C24" w:rsidRPr="00061D73" w:rsidRDefault="00352C24" w:rsidP="00122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8"/>
                <w:szCs w:val="18"/>
              </w:rPr>
            </w:pPr>
            <w:r w:rsidRPr="00061D73">
              <w:rPr>
                <w:rFonts w:cstheme="minorHAnsi"/>
                <w:sz w:val="18"/>
                <w:szCs w:val="18"/>
              </w:rPr>
              <w:t>Date Signed:</w:t>
            </w:r>
          </w:p>
        </w:tc>
      </w:tr>
    </w:tbl>
    <w:p w14:paraId="49F94D6A" w14:textId="77777777" w:rsidR="00627ADE" w:rsidRPr="00F730E2" w:rsidRDefault="00627ADE" w:rsidP="00627ADE">
      <w:pPr>
        <w:spacing w:after="0"/>
        <w:rPr>
          <w:rFonts w:cstheme="minorHAnsi"/>
          <w:sz w:val="18"/>
          <w:szCs w:val="18"/>
        </w:rPr>
      </w:pPr>
    </w:p>
    <w:sectPr w:rsidR="00627ADE" w:rsidRPr="00F730E2" w:rsidSect="001325D9">
      <w:headerReference w:type="default" r:id="rId16"/>
      <w:headerReference w:type="first" r:id="rId17"/>
      <w:pgSz w:w="15840" w:h="12240" w:orient="landscape"/>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582124" w14:textId="77777777" w:rsidR="00620CDB" w:rsidRDefault="00620CDB" w:rsidP="006B1CAD">
      <w:pPr>
        <w:spacing w:after="0" w:line="240" w:lineRule="auto"/>
      </w:pPr>
      <w:r>
        <w:separator/>
      </w:r>
    </w:p>
  </w:endnote>
  <w:endnote w:type="continuationSeparator" w:id="0">
    <w:p w14:paraId="141B6B85" w14:textId="77777777" w:rsidR="00620CDB" w:rsidRDefault="00620CDB" w:rsidP="006B1CAD">
      <w:pPr>
        <w:spacing w:after="0" w:line="240" w:lineRule="auto"/>
      </w:pPr>
      <w:r>
        <w:continuationSeparator/>
      </w:r>
    </w:p>
  </w:endnote>
  <w:endnote w:type="continuationNotice" w:id="1">
    <w:p w14:paraId="28F64E7E" w14:textId="77777777" w:rsidR="00620CDB" w:rsidRDefault="00620C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70" w14:textId="77777777" w:rsidR="00015424" w:rsidRPr="009D5B35" w:rsidRDefault="00015424" w:rsidP="006B1CAD">
    <w:pPr>
      <w:pStyle w:val="Style7"/>
    </w:pPr>
    <w:r w:rsidRPr="009D5B35">
      <w:t xml:space="preserve">Registration Number:                                                           Registration Date/Time:                                           HERS Provider:                       </w:t>
    </w:r>
  </w:p>
  <w:p w14:paraId="4FCB0471" w14:textId="5BACF54C" w:rsidR="00015424" w:rsidRPr="00137C85" w:rsidRDefault="00015424" w:rsidP="00B3369C">
    <w:pPr>
      <w:pStyle w:val="Style7"/>
      <w:tabs>
        <w:tab w:val="clear" w:pos="10800"/>
        <w:tab w:val="right" w:pos="14400"/>
      </w:tabs>
      <w:rPr>
        <w:i/>
      </w:rPr>
    </w:pPr>
    <w:r w:rsidRPr="009D5B35">
      <w:t>CA Building En</w:t>
    </w:r>
    <w:r>
      <w:t>ergy Efficiency Standards - 2019</w:t>
    </w:r>
    <w:r w:rsidRPr="009D5B35">
      <w:t xml:space="preserve"> Residential Compliance</w:t>
    </w:r>
    <w:r w:rsidRPr="009D5B35">
      <w:tab/>
    </w:r>
    <w:del w:id="4" w:author="Markstrum, Alexis@Energy" w:date="2021-10-11T13:09:00Z">
      <w:r w:rsidR="008E5E73" w:rsidDel="004D2FAF">
        <w:rPr>
          <w:rFonts w:ascii="Calibri" w:hAnsi="Calibri"/>
          <w:szCs w:val="18"/>
        </w:rPr>
        <w:delText xml:space="preserve">July </w:delText>
      </w:r>
      <w:r w:rsidDel="004D2FAF">
        <w:rPr>
          <w:rFonts w:ascii="Calibri" w:hAnsi="Calibri"/>
          <w:szCs w:val="18"/>
        </w:rPr>
        <w:delText>2020</w:delText>
      </w:r>
    </w:del>
    <w:ins w:id="5" w:author="Markstrum, Alexis@Energy" w:date="2021-10-11T13:09:00Z">
      <w:r w:rsidR="004D2FAF">
        <w:rPr>
          <w:rFonts w:ascii="Calibri" w:hAnsi="Calibri"/>
          <w:szCs w:val="18"/>
        </w:rPr>
        <w:t>October 2021</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84" w14:textId="77777777" w:rsidR="00015424" w:rsidRPr="009D5B35" w:rsidRDefault="00015424" w:rsidP="00852EF0">
    <w:pPr>
      <w:pStyle w:val="Style7"/>
      <w:tabs>
        <w:tab w:val="clear" w:pos="10800"/>
        <w:tab w:val="right" w:pos="11520"/>
      </w:tabs>
    </w:pPr>
    <w:r w:rsidRPr="009D5B35">
      <w:t xml:space="preserve">Registration Number:                                                           Registration Date/Time:                                           HERS Provider:                       </w:t>
    </w:r>
  </w:p>
  <w:p w14:paraId="4FCB0485" w14:textId="7BA019B1" w:rsidR="00015424" w:rsidRPr="00137C85" w:rsidRDefault="00015424" w:rsidP="00852EF0">
    <w:pPr>
      <w:pStyle w:val="Style7"/>
      <w:tabs>
        <w:tab w:val="clear" w:pos="10800"/>
        <w:tab w:val="right" w:pos="14400"/>
      </w:tabs>
      <w:rPr>
        <w:i/>
      </w:rPr>
    </w:pPr>
    <w:r w:rsidRPr="009D5B35">
      <w:t>CA Building Energy Efficiency Standards - 201</w:t>
    </w:r>
    <w:r>
      <w:t>9</w:t>
    </w:r>
    <w:r w:rsidRPr="009D5B35">
      <w:t xml:space="preserve"> Residential Compliance</w:t>
    </w:r>
    <w:r w:rsidRPr="009D5B35">
      <w:tab/>
    </w:r>
    <w:del w:id="10" w:author="Markstrum, Alexis@Energy" w:date="2021-10-11T13:09:00Z">
      <w:r w:rsidR="008E5E73" w:rsidDel="004D2FAF">
        <w:rPr>
          <w:rFonts w:ascii="Calibri" w:hAnsi="Calibri"/>
          <w:szCs w:val="18"/>
        </w:rPr>
        <w:delText xml:space="preserve">July </w:delText>
      </w:r>
      <w:r w:rsidDel="004D2FAF">
        <w:rPr>
          <w:rFonts w:ascii="Calibri" w:hAnsi="Calibri"/>
          <w:szCs w:val="18"/>
        </w:rPr>
        <w:delText>2020</w:delText>
      </w:r>
    </w:del>
    <w:ins w:id="11" w:author="Markstrum, Alexis@Energy" w:date="2021-10-11T13:09:00Z">
      <w:r w:rsidR="004D2FAF">
        <w:rPr>
          <w:rFonts w:ascii="Calibri" w:hAnsi="Calibri"/>
          <w:szCs w:val="18"/>
        </w:rPr>
        <w:t>October 2021</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358128" w14:textId="77777777" w:rsidR="00620CDB" w:rsidRDefault="00620CDB" w:rsidP="006B1CAD">
      <w:pPr>
        <w:spacing w:after="0" w:line="240" w:lineRule="auto"/>
      </w:pPr>
      <w:r>
        <w:separator/>
      </w:r>
    </w:p>
  </w:footnote>
  <w:footnote w:type="continuationSeparator" w:id="0">
    <w:p w14:paraId="65B82759" w14:textId="77777777" w:rsidR="00620CDB" w:rsidRDefault="00620CDB" w:rsidP="006B1CAD">
      <w:pPr>
        <w:spacing w:after="0" w:line="240" w:lineRule="auto"/>
      </w:pPr>
      <w:r>
        <w:continuationSeparator/>
      </w:r>
    </w:p>
  </w:footnote>
  <w:footnote w:type="continuationNotice" w:id="1">
    <w:p w14:paraId="47487CE8" w14:textId="77777777" w:rsidR="00620CDB" w:rsidRDefault="00620C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66CE47" w14:textId="77777777" w:rsidR="00015424" w:rsidRPr="007770C5" w:rsidRDefault="00015424" w:rsidP="00A04826">
    <w:pPr>
      <w:suppressAutoHyphens/>
      <w:spacing w:after="0"/>
      <w:ind w:left="-90"/>
      <w:rPr>
        <w:rFonts w:ascii="Arial" w:hAnsi="Arial" w:cs="Arial"/>
        <w:sz w:val="14"/>
        <w:szCs w:val="14"/>
      </w:rPr>
    </w:pPr>
    <w:r w:rsidRPr="007770C5">
      <w:rPr>
        <w:rFonts w:ascii="Arial" w:hAnsi="Arial" w:cs="Arial"/>
        <w:sz w:val="14"/>
        <w:szCs w:val="14"/>
      </w:rPr>
      <w:t>STATE OF CALIFORNIA</w:t>
    </w:r>
  </w:p>
  <w:p w14:paraId="54043D87" w14:textId="77777777" w:rsidR="00015424" w:rsidRPr="006B1CAD" w:rsidRDefault="00015424" w:rsidP="00A04826">
    <w:pPr>
      <w:suppressAutoHyphens/>
      <w:spacing w:after="0"/>
      <w:ind w:left="-90"/>
      <w:rPr>
        <w:rFonts w:ascii="Arial" w:hAnsi="Arial" w:cs="Arial"/>
        <w:b/>
        <w:sz w:val="24"/>
        <w:szCs w:val="24"/>
      </w:rPr>
    </w:pPr>
    <w:r w:rsidRPr="00A1549E">
      <w:rPr>
        <w:rFonts w:ascii="Arial" w:eastAsia="Times New Roman" w:hAnsi="Arial"/>
        <w:noProof/>
        <w:sz w:val="14"/>
      </w:rPr>
      <w:drawing>
        <wp:anchor distT="0" distB="0" distL="114300" distR="114300" simplePos="0" relativeHeight="251658242" behindDoc="0" locked="0" layoutInCell="1" allowOverlap="1" wp14:anchorId="2D035CC1" wp14:editId="750A3253">
          <wp:simplePos x="0" y="0"/>
          <wp:positionH relativeFrom="margin">
            <wp:posOffset>6419850</wp:posOffset>
          </wp:positionH>
          <wp:positionV relativeFrom="margin">
            <wp:posOffset>-1247775</wp:posOffset>
          </wp:positionV>
          <wp:extent cx="314325" cy="27559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rPr>
      <w:t>MULTIFAMILY CENTRAL HOT WATER SYSTEM DISTRIBUTION</w:t>
    </w:r>
  </w:p>
  <w:p w14:paraId="41B945AD" w14:textId="07016C26" w:rsidR="00015424" w:rsidRPr="007770C5" w:rsidRDefault="00015424" w:rsidP="00A04826">
    <w:pPr>
      <w:tabs>
        <w:tab w:val="right" w:pos="13950"/>
      </w:tabs>
      <w:suppressAutoHyphens/>
      <w:spacing w:after="0"/>
      <w:ind w:left="-86"/>
      <w:rPr>
        <w:rFonts w:ascii="Arial" w:hAnsi="Arial" w:cs="Arial"/>
        <w:sz w:val="14"/>
        <w:szCs w:val="14"/>
      </w:rPr>
    </w:pPr>
    <w:r>
      <w:rPr>
        <w:rFonts w:ascii="Arial" w:hAnsi="Arial" w:cs="Arial"/>
        <w:sz w:val="14"/>
        <w:szCs w:val="14"/>
      </w:rPr>
      <w:t>CEC-CF2R-PLB-01-E</w:t>
    </w:r>
    <w:r w:rsidRPr="007770C5">
      <w:rPr>
        <w:rFonts w:ascii="Arial" w:hAnsi="Arial" w:cs="Arial"/>
        <w:sz w:val="14"/>
        <w:szCs w:val="14"/>
      </w:rPr>
      <w:t xml:space="preserve"> (Revised </w:t>
    </w:r>
    <w:del w:id="0" w:author="Markstrum, Alexis@Energy" w:date="2021-10-11T13:09:00Z">
      <w:r w:rsidR="008E5E73" w:rsidDel="004D2FAF">
        <w:rPr>
          <w:rFonts w:ascii="Arial" w:hAnsi="Arial" w:cs="Arial"/>
          <w:sz w:val="14"/>
          <w:szCs w:val="14"/>
        </w:rPr>
        <w:delText>07</w:delText>
      </w:r>
    </w:del>
    <w:ins w:id="1" w:author="Markstrum, Alexis@Energy" w:date="2021-10-11T13:09:00Z">
      <w:r w:rsidR="004D2FAF">
        <w:rPr>
          <w:rFonts w:ascii="Arial" w:hAnsi="Arial" w:cs="Arial"/>
          <w:sz w:val="14"/>
          <w:szCs w:val="14"/>
        </w:rPr>
        <w:t>10</w:t>
      </w:r>
    </w:ins>
    <w:r>
      <w:rPr>
        <w:rFonts w:ascii="Arial" w:hAnsi="Arial" w:cs="Arial"/>
        <w:sz w:val="14"/>
        <w:szCs w:val="14"/>
      </w:rPr>
      <w:t>/2</w:t>
    </w:r>
    <w:del w:id="2" w:author="Markstrum, Alexis@Energy" w:date="2021-10-11T13:09:00Z">
      <w:r w:rsidDel="004D2FAF">
        <w:rPr>
          <w:rFonts w:ascii="Arial" w:hAnsi="Arial" w:cs="Arial"/>
          <w:sz w:val="14"/>
          <w:szCs w:val="14"/>
        </w:rPr>
        <w:delText>0</w:delText>
      </w:r>
    </w:del>
    <w:ins w:id="3" w:author="Markstrum, Alexis@Energy" w:date="2021-10-11T13:09:00Z">
      <w:r w:rsidR="004D2FAF">
        <w:rPr>
          <w:rFonts w:ascii="Arial" w:hAnsi="Arial" w:cs="Arial"/>
          <w:sz w:val="14"/>
          <w:szCs w:val="14"/>
        </w:rPr>
        <w:t>1</w:t>
      </w:r>
    </w:ins>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015424" w:rsidRPr="00F85124" w14:paraId="476A962D" w14:textId="77777777" w:rsidTr="007A3A60">
      <w:trPr>
        <w:cantSplit/>
        <w:trHeight w:val="288"/>
      </w:trPr>
      <w:tc>
        <w:tcPr>
          <w:tcW w:w="4016" w:type="pct"/>
          <w:gridSpan w:val="3"/>
          <w:tcBorders>
            <w:bottom w:val="single" w:sz="4" w:space="0" w:color="auto"/>
            <w:right w:val="nil"/>
          </w:tcBorders>
          <w:vAlign w:val="center"/>
        </w:tcPr>
        <w:p w14:paraId="7BB2CB52" w14:textId="77777777" w:rsidR="00015424" w:rsidRPr="00F85124" w:rsidRDefault="00015424" w:rsidP="00A04826">
          <w:pPr>
            <w:pStyle w:val="Heading1"/>
            <w:rPr>
              <w:rFonts w:asciiTheme="minorHAnsi" w:hAnsiTheme="minorHAnsi"/>
              <w:b w:val="0"/>
              <w:bCs/>
              <w:sz w:val="20"/>
            </w:rPr>
          </w:pPr>
          <w:r>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152F01F3" w14:textId="77777777" w:rsidR="00015424" w:rsidRPr="00F85124" w:rsidRDefault="00015424" w:rsidP="00A04826">
          <w:pPr>
            <w:pStyle w:val="Heading1"/>
            <w:jc w:val="right"/>
            <w:rPr>
              <w:rFonts w:asciiTheme="minorHAnsi" w:hAnsiTheme="minorHAnsi"/>
              <w:b w:val="0"/>
              <w:bCs/>
              <w:sz w:val="20"/>
            </w:rPr>
          </w:pPr>
          <w:r>
            <w:rPr>
              <w:rFonts w:asciiTheme="minorHAnsi" w:hAnsiTheme="minorHAnsi"/>
              <w:b w:val="0"/>
              <w:bCs/>
              <w:sz w:val="20"/>
            </w:rPr>
            <w:t>CF2R-PLB-01-E</w:t>
          </w:r>
        </w:p>
      </w:tc>
    </w:tr>
    <w:tr w:rsidR="00015424" w:rsidRPr="00F85124" w14:paraId="5B561395" w14:textId="77777777" w:rsidTr="007A3A60">
      <w:trPr>
        <w:cantSplit/>
        <w:trHeight w:val="288"/>
      </w:trPr>
      <w:tc>
        <w:tcPr>
          <w:tcW w:w="2500" w:type="pct"/>
          <w:gridSpan w:val="2"/>
          <w:tcBorders>
            <w:right w:val="nil"/>
          </w:tcBorders>
        </w:tcPr>
        <w:p w14:paraId="5F102073" w14:textId="3C710C10" w:rsidR="00015424" w:rsidRPr="00D90A02" w:rsidRDefault="00015424" w:rsidP="00A04826">
          <w:pPr>
            <w:tabs>
              <w:tab w:val="right" w:pos="10543"/>
            </w:tabs>
            <w:spacing w:after="0"/>
            <w:rPr>
              <w:sz w:val="20"/>
              <w:szCs w:val="20"/>
            </w:rPr>
          </w:pPr>
          <w:r w:rsidRPr="00D90A02">
            <w:rPr>
              <w:rFonts w:ascii="Calibri" w:hAnsi="Calibri"/>
              <w:bCs/>
              <w:sz w:val="20"/>
              <w:szCs w:val="20"/>
            </w:rPr>
            <w:t xml:space="preserve">Multifamily Central Hot Water </w:t>
          </w:r>
          <w:r w:rsidR="00E36472">
            <w:rPr>
              <w:rFonts w:ascii="Calibri" w:hAnsi="Calibri"/>
              <w:bCs/>
              <w:sz w:val="20"/>
              <w:szCs w:val="20"/>
            </w:rPr>
            <w:t>S</w:t>
          </w:r>
          <w:r w:rsidRPr="00D90A02">
            <w:rPr>
              <w:rFonts w:ascii="Calibri" w:hAnsi="Calibri"/>
              <w:bCs/>
              <w:sz w:val="20"/>
              <w:szCs w:val="20"/>
            </w:rPr>
            <w:t>ystem Distribution</w:t>
          </w:r>
        </w:p>
      </w:tc>
      <w:tc>
        <w:tcPr>
          <w:tcW w:w="2500" w:type="pct"/>
          <w:gridSpan w:val="2"/>
          <w:tcBorders>
            <w:left w:val="nil"/>
          </w:tcBorders>
        </w:tcPr>
        <w:p w14:paraId="08B9CF65" w14:textId="441C9058" w:rsidR="00015424" w:rsidRPr="00D90A02" w:rsidRDefault="00015424" w:rsidP="00A04826">
          <w:pPr>
            <w:tabs>
              <w:tab w:val="right" w:pos="10543"/>
            </w:tabs>
            <w:spacing w:after="0"/>
            <w:jc w:val="right"/>
            <w:rPr>
              <w:sz w:val="20"/>
              <w:szCs w:val="20"/>
            </w:rPr>
          </w:pPr>
          <w:r w:rsidRPr="00D90A02">
            <w:rPr>
              <w:bCs/>
              <w:sz w:val="20"/>
              <w:szCs w:val="20"/>
            </w:rPr>
            <w:t xml:space="preserve">(Page </w:t>
          </w:r>
          <w:r w:rsidRPr="00D90A02">
            <w:rPr>
              <w:bCs/>
              <w:sz w:val="20"/>
              <w:szCs w:val="20"/>
            </w:rPr>
            <w:fldChar w:fldCharType="begin"/>
          </w:r>
          <w:r w:rsidRPr="00D90A02">
            <w:rPr>
              <w:bCs/>
              <w:sz w:val="20"/>
              <w:szCs w:val="20"/>
            </w:rPr>
            <w:instrText xml:space="preserve"> PAGE   \* MERGEFORMAT </w:instrText>
          </w:r>
          <w:r w:rsidRPr="00D90A02">
            <w:rPr>
              <w:bCs/>
              <w:sz w:val="20"/>
              <w:szCs w:val="20"/>
            </w:rPr>
            <w:fldChar w:fldCharType="separate"/>
          </w:r>
          <w:r w:rsidR="00C13BCA">
            <w:rPr>
              <w:bCs/>
              <w:noProof/>
              <w:sz w:val="20"/>
              <w:szCs w:val="20"/>
            </w:rPr>
            <w:t>4</w:t>
          </w:r>
          <w:r w:rsidRPr="00D90A02">
            <w:rPr>
              <w:bCs/>
              <w:sz w:val="20"/>
              <w:szCs w:val="20"/>
            </w:rPr>
            <w:fldChar w:fldCharType="end"/>
          </w:r>
          <w:r w:rsidRPr="00D90A02">
            <w:rPr>
              <w:bCs/>
              <w:sz w:val="20"/>
              <w:szCs w:val="20"/>
            </w:rPr>
            <w:t xml:space="preserve"> of </w:t>
          </w:r>
          <w:r w:rsidRPr="00D90A02">
            <w:rPr>
              <w:bCs/>
              <w:noProof/>
              <w:sz w:val="20"/>
              <w:szCs w:val="20"/>
            </w:rPr>
            <w:fldChar w:fldCharType="begin"/>
          </w:r>
          <w:r w:rsidRPr="00D90A02">
            <w:rPr>
              <w:bCs/>
              <w:noProof/>
              <w:sz w:val="20"/>
              <w:szCs w:val="20"/>
            </w:rPr>
            <w:instrText xml:space="preserve"> SECTIONPAGES   \* MERGEFORMAT </w:instrText>
          </w:r>
          <w:r w:rsidRPr="00D90A02">
            <w:rPr>
              <w:bCs/>
              <w:noProof/>
              <w:sz w:val="20"/>
              <w:szCs w:val="20"/>
            </w:rPr>
            <w:fldChar w:fldCharType="separate"/>
          </w:r>
          <w:r w:rsidR="004D2FAF">
            <w:rPr>
              <w:bCs/>
              <w:noProof/>
              <w:sz w:val="20"/>
              <w:szCs w:val="20"/>
            </w:rPr>
            <w:t>4</w:t>
          </w:r>
          <w:r w:rsidRPr="00D90A02">
            <w:rPr>
              <w:bCs/>
              <w:noProof/>
              <w:sz w:val="20"/>
              <w:szCs w:val="20"/>
            </w:rPr>
            <w:fldChar w:fldCharType="end"/>
          </w:r>
          <w:r w:rsidRPr="00D90A02">
            <w:rPr>
              <w:bCs/>
              <w:sz w:val="20"/>
              <w:szCs w:val="20"/>
            </w:rPr>
            <w:t>)</w:t>
          </w:r>
        </w:p>
      </w:tc>
    </w:tr>
    <w:tr w:rsidR="00015424" w:rsidRPr="00F85124" w14:paraId="2B770818" w14:textId="77777777" w:rsidTr="007A3A60">
      <w:trPr>
        <w:cantSplit/>
        <w:trHeight w:val="288"/>
      </w:trPr>
      <w:tc>
        <w:tcPr>
          <w:tcW w:w="0" w:type="auto"/>
        </w:tcPr>
        <w:p w14:paraId="103A1652" w14:textId="77777777" w:rsidR="00015424" w:rsidRPr="00F85124" w:rsidRDefault="00015424" w:rsidP="00A04826">
          <w:pPr>
            <w:spacing w:after="0"/>
            <w:rPr>
              <w:sz w:val="12"/>
              <w:szCs w:val="12"/>
            </w:rPr>
          </w:pPr>
          <w:r w:rsidRPr="00F85124">
            <w:rPr>
              <w:sz w:val="12"/>
              <w:szCs w:val="12"/>
            </w:rPr>
            <w:t>Project Name:</w:t>
          </w:r>
        </w:p>
      </w:tc>
      <w:tc>
        <w:tcPr>
          <w:tcW w:w="1655" w:type="pct"/>
          <w:gridSpan w:val="2"/>
        </w:tcPr>
        <w:p w14:paraId="1F76FD71" w14:textId="77777777" w:rsidR="00015424" w:rsidRPr="00F85124" w:rsidRDefault="00015424" w:rsidP="00A04826">
          <w:pPr>
            <w:spacing w:after="0"/>
            <w:rPr>
              <w:sz w:val="12"/>
              <w:szCs w:val="12"/>
            </w:rPr>
          </w:pPr>
          <w:r w:rsidRPr="00F85124">
            <w:rPr>
              <w:sz w:val="12"/>
              <w:szCs w:val="12"/>
            </w:rPr>
            <w:t>Enforcement Agency:</w:t>
          </w:r>
        </w:p>
      </w:tc>
      <w:tc>
        <w:tcPr>
          <w:tcW w:w="984" w:type="pct"/>
        </w:tcPr>
        <w:p w14:paraId="32E58DA0" w14:textId="77777777" w:rsidR="00015424" w:rsidRPr="00F85124" w:rsidRDefault="00015424" w:rsidP="00A04826">
          <w:pPr>
            <w:spacing w:after="0"/>
            <w:rPr>
              <w:sz w:val="12"/>
              <w:szCs w:val="12"/>
            </w:rPr>
          </w:pPr>
          <w:r w:rsidRPr="00F85124">
            <w:rPr>
              <w:sz w:val="12"/>
              <w:szCs w:val="12"/>
            </w:rPr>
            <w:t>Permit Number:</w:t>
          </w:r>
        </w:p>
      </w:tc>
    </w:tr>
    <w:tr w:rsidR="00015424" w:rsidRPr="00F85124" w14:paraId="1646965E" w14:textId="77777777" w:rsidTr="007A3A60">
      <w:trPr>
        <w:cantSplit/>
        <w:trHeight w:val="288"/>
      </w:trPr>
      <w:tc>
        <w:tcPr>
          <w:tcW w:w="0" w:type="auto"/>
        </w:tcPr>
        <w:p w14:paraId="107E59D0" w14:textId="77777777" w:rsidR="00015424" w:rsidRPr="00F85124" w:rsidRDefault="00015424" w:rsidP="00A04826">
          <w:pPr>
            <w:spacing w:after="0"/>
            <w:rPr>
              <w:sz w:val="12"/>
              <w:szCs w:val="12"/>
              <w:vertAlign w:val="superscript"/>
            </w:rPr>
          </w:pPr>
          <w:r w:rsidRPr="00F85124">
            <w:rPr>
              <w:sz w:val="12"/>
              <w:szCs w:val="12"/>
            </w:rPr>
            <w:t>Dwelling Address:</w:t>
          </w:r>
        </w:p>
      </w:tc>
      <w:tc>
        <w:tcPr>
          <w:tcW w:w="1655" w:type="pct"/>
          <w:gridSpan w:val="2"/>
        </w:tcPr>
        <w:p w14:paraId="5A4832EA" w14:textId="77777777" w:rsidR="00015424" w:rsidRPr="00F85124" w:rsidRDefault="00015424" w:rsidP="00A04826">
          <w:pPr>
            <w:spacing w:after="0"/>
            <w:rPr>
              <w:sz w:val="12"/>
              <w:szCs w:val="12"/>
              <w:vertAlign w:val="superscript"/>
            </w:rPr>
          </w:pPr>
          <w:r w:rsidRPr="00F85124">
            <w:rPr>
              <w:sz w:val="12"/>
              <w:szCs w:val="12"/>
            </w:rPr>
            <w:t>City</w:t>
          </w:r>
          <w:r>
            <w:rPr>
              <w:sz w:val="12"/>
              <w:szCs w:val="12"/>
            </w:rPr>
            <w:t>:</w:t>
          </w:r>
        </w:p>
      </w:tc>
      <w:tc>
        <w:tcPr>
          <w:tcW w:w="984" w:type="pct"/>
        </w:tcPr>
        <w:p w14:paraId="1ED6173F" w14:textId="77777777" w:rsidR="00015424" w:rsidRPr="00F85124" w:rsidRDefault="00015424" w:rsidP="00A04826">
          <w:pPr>
            <w:spacing w:after="0"/>
            <w:rPr>
              <w:sz w:val="12"/>
              <w:szCs w:val="12"/>
              <w:vertAlign w:val="superscript"/>
            </w:rPr>
          </w:pPr>
          <w:r w:rsidRPr="00F85124">
            <w:rPr>
              <w:sz w:val="12"/>
              <w:szCs w:val="12"/>
            </w:rPr>
            <w:t>Zip Code</w:t>
          </w:r>
          <w:r>
            <w:rPr>
              <w:sz w:val="12"/>
              <w:szCs w:val="12"/>
            </w:rPr>
            <w:t>:</w:t>
          </w:r>
        </w:p>
      </w:tc>
    </w:tr>
  </w:tbl>
  <w:p w14:paraId="4FCB046E" w14:textId="77777777" w:rsidR="00015424" w:rsidRDefault="000154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72" w14:textId="2DB2352F" w:rsidR="00015424" w:rsidRPr="007770C5" w:rsidRDefault="00015424" w:rsidP="006B1CAD">
    <w:pPr>
      <w:suppressAutoHyphens/>
      <w:spacing w:after="0"/>
      <w:ind w:left="-90"/>
      <w:rPr>
        <w:rFonts w:ascii="Arial" w:hAnsi="Arial" w:cs="Arial"/>
        <w:sz w:val="14"/>
        <w:szCs w:val="14"/>
      </w:rPr>
    </w:pPr>
    <w:r w:rsidRPr="007770C5">
      <w:rPr>
        <w:rFonts w:ascii="Arial" w:hAnsi="Arial" w:cs="Arial"/>
        <w:sz w:val="14"/>
        <w:szCs w:val="14"/>
      </w:rPr>
      <w:t>STATE OF CALIFORNIA</w:t>
    </w:r>
  </w:p>
  <w:p w14:paraId="4FCB0473" w14:textId="389A670D" w:rsidR="00015424" w:rsidRPr="006B1CAD" w:rsidRDefault="00015424" w:rsidP="006B1CAD">
    <w:pPr>
      <w:suppressAutoHyphens/>
      <w:spacing w:after="0"/>
      <w:ind w:left="-90"/>
      <w:rPr>
        <w:rFonts w:ascii="Arial" w:hAnsi="Arial" w:cs="Arial"/>
        <w:b/>
        <w:sz w:val="24"/>
        <w:szCs w:val="24"/>
      </w:rPr>
    </w:pPr>
    <w:r w:rsidRPr="00A1549E">
      <w:rPr>
        <w:rFonts w:ascii="Arial" w:eastAsia="Times New Roman" w:hAnsi="Arial"/>
        <w:noProof/>
        <w:sz w:val="14"/>
      </w:rPr>
      <w:drawing>
        <wp:anchor distT="0" distB="0" distL="114300" distR="114300" simplePos="0" relativeHeight="251658240" behindDoc="0" locked="0" layoutInCell="1" allowOverlap="1" wp14:anchorId="5A53398E" wp14:editId="791A4578">
          <wp:simplePos x="0" y="0"/>
          <wp:positionH relativeFrom="margin">
            <wp:posOffset>6419850</wp:posOffset>
          </wp:positionH>
          <wp:positionV relativeFrom="margin">
            <wp:posOffset>-1247775</wp:posOffset>
          </wp:positionV>
          <wp:extent cx="314325" cy="27559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rPr>
      <w:t>MULTIFAMILY CENTRAL HOT WATER SYSTEM DISTRIBUTION</w:t>
    </w:r>
  </w:p>
  <w:p w14:paraId="4FCB0474" w14:textId="6028E6BE" w:rsidR="00015424" w:rsidRPr="007770C5" w:rsidRDefault="00015424" w:rsidP="005735DD">
    <w:pPr>
      <w:tabs>
        <w:tab w:val="right" w:pos="13950"/>
      </w:tabs>
      <w:suppressAutoHyphens/>
      <w:spacing w:after="0"/>
      <w:ind w:left="-86"/>
      <w:rPr>
        <w:rFonts w:ascii="Arial" w:hAnsi="Arial" w:cs="Arial"/>
        <w:sz w:val="14"/>
        <w:szCs w:val="14"/>
      </w:rPr>
    </w:pPr>
    <w:r>
      <w:rPr>
        <w:rFonts w:ascii="Arial" w:hAnsi="Arial" w:cs="Arial"/>
        <w:sz w:val="14"/>
        <w:szCs w:val="14"/>
      </w:rPr>
      <w:t>CEC-CF2R-PLB-01-E</w:t>
    </w:r>
    <w:r w:rsidRPr="007770C5">
      <w:rPr>
        <w:rFonts w:ascii="Arial" w:hAnsi="Arial" w:cs="Arial"/>
        <w:sz w:val="14"/>
        <w:szCs w:val="14"/>
      </w:rPr>
      <w:t xml:space="preserve"> (Revised </w:t>
    </w:r>
    <w:ins w:id="6" w:author="Markstrum, Alexis@Energy" w:date="2021-10-11T13:09:00Z">
      <w:r w:rsidR="004D2FAF">
        <w:rPr>
          <w:rFonts w:ascii="Arial" w:hAnsi="Arial" w:cs="Arial"/>
          <w:sz w:val="14"/>
          <w:szCs w:val="14"/>
        </w:rPr>
        <w:t>10</w:t>
      </w:r>
    </w:ins>
    <w:del w:id="7" w:author="Markstrum, Alexis@Energy" w:date="2021-10-11T13:09:00Z">
      <w:r w:rsidR="008E5E73" w:rsidDel="004D2FAF">
        <w:rPr>
          <w:rFonts w:ascii="Arial" w:hAnsi="Arial" w:cs="Arial"/>
          <w:sz w:val="14"/>
          <w:szCs w:val="14"/>
        </w:rPr>
        <w:delText>07</w:delText>
      </w:r>
    </w:del>
    <w:r>
      <w:rPr>
        <w:rFonts w:ascii="Arial" w:hAnsi="Arial" w:cs="Arial"/>
        <w:sz w:val="14"/>
        <w:szCs w:val="14"/>
      </w:rPr>
      <w:t>/2</w:t>
    </w:r>
    <w:ins w:id="8" w:author="Markstrum, Alexis@Energy" w:date="2021-10-11T13:09:00Z">
      <w:r w:rsidR="004D2FAF">
        <w:rPr>
          <w:rFonts w:ascii="Arial" w:hAnsi="Arial" w:cs="Arial"/>
          <w:sz w:val="14"/>
          <w:szCs w:val="14"/>
        </w:rPr>
        <w:t>1</w:t>
      </w:r>
    </w:ins>
    <w:del w:id="9" w:author="Markstrum, Alexis@Energy" w:date="2021-10-11T13:09:00Z">
      <w:r w:rsidDel="004D2FAF">
        <w:rPr>
          <w:rFonts w:ascii="Arial" w:hAnsi="Arial" w:cs="Arial"/>
          <w:sz w:val="14"/>
          <w:szCs w:val="14"/>
        </w:rPr>
        <w:delText>0</w:delText>
      </w:r>
    </w:del>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015424" w:rsidRPr="00F85124" w14:paraId="4FCB0477" w14:textId="77777777" w:rsidTr="007C5F5D">
      <w:trPr>
        <w:cantSplit/>
        <w:trHeight w:val="288"/>
      </w:trPr>
      <w:tc>
        <w:tcPr>
          <w:tcW w:w="4016" w:type="pct"/>
          <w:gridSpan w:val="3"/>
          <w:tcBorders>
            <w:bottom w:val="single" w:sz="4" w:space="0" w:color="auto"/>
            <w:right w:val="nil"/>
          </w:tcBorders>
          <w:vAlign w:val="center"/>
        </w:tcPr>
        <w:p w14:paraId="4FCB0475" w14:textId="79058C77" w:rsidR="00015424" w:rsidRPr="00F85124" w:rsidRDefault="00015424" w:rsidP="007C5F5D">
          <w:pPr>
            <w:pStyle w:val="Heading1"/>
            <w:rPr>
              <w:rFonts w:asciiTheme="minorHAnsi" w:hAnsiTheme="minorHAnsi"/>
              <w:b w:val="0"/>
              <w:bCs/>
              <w:sz w:val="20"/>
            </w:rPr>
          </w:pPr>
          <w:r>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4FCB0476" w14:textId="30CAF4CD" w:rsidR="00015424" w:rsidRPr="00F85124" w:rsidRDefault="00015424" w:rsidP="005735DD">
          <w:pPr>
            <w:pStyle w:val="Heading1"/>
            <w:jc w:val="right"/>
            <w:rPr>
              <w:rFonts w:asciiTheme="minorHAnsi" w:hAnsiTheme="minorHAnsi"/>
              <w:b w:val="0"/>
              <w:bCs/>
              <w:sz w:val="20"/>
            </w:rPr>
          </w:pPr>
          <w:r>
            <w:rPr>
              <w:rFonts w:asciiTheme="minorHAnsi" w:hAnsiTheme="minorHAnsi"/>
              <w:b w:val="0"/>
              <w:bCs/>
              <w:sz w:val="20"/>
            </w:rPr>
            <w:t>CF2R-PLB-01-E</w:t>
          </w:r>
        </w:p>
      </w:tc>
    </w:tr>
    <w:tr w:rsidR="00015424" w:rsidRPr="00F85124" w14:paraId="4FCB047A" w14:textId="77777777" w:rsidTr="007C5F5D">
      <w:trPr>
        <w:cantSplit/>
        <w:trHeight w:val="288"/>
      </w:trPr>
      <w:tc>
        <w:tcPr>
          <w:tcW w:w="2500" w:type="pct"/>
          <w:gridSpan w:val="2"/>
          <w:tcBorders>
            <w:right w:val="nil"/>
          </w:tcBorders>
        </w:tcPr>
        <w:p w14:paraId="4FCB0478" w14:textId="0EC2EA99" w:rsidR="00015424" w:rsidRPr="00D90A02" w:rsidRDefault="00015424" w:rsidP="007C5F5D">
          <w:pPr>
            <w:tabs>
              <w:tab w:val="right" w:pos="10543"/>
            </w:tabs>
            <w:spacing w:after="0"/>
            <w:rPr>
              <w:sz w:val="20"/>
              <w:szCs w:val="20"/>
            </w:rPr>
          </w:pPr>
          <w:r w:rsidRPr="00D90A02">
            <w:rPr>
              <w:rFonts w:ascii="Calibri" w:hAnsi="Calibri"/>
              <w:bCs/>
              <w:sz w:val="20"/>
              <w:szCs w:val="20"/>
            </w:rPr>
            <w:t xml:space="preserve">Multifamily Central Hot Water </w:t>
          </w:r>
          <w:r w:rsidR="00E36472">
            <w:rPr>
              <w:rFonts w:ascii="Calibri" w:hAnsi="Calibri"/>
              <w:bCs/>
              <w:sz w:val="20"/>
              <w:szCs w:val="20"/>
            </w:rPr>
            <w:t>S</w:t>
          </w:r>
          <w:r w:rsidRPr="00D90A02">
            <w:rPr>
              <w:rFonts w:ascii="Calibri" w:hAnsi="Calibri"/>
              <w:bCs/>
              <w:sz w:val="20"/>
              <w:szCs w:val="20"/>
            </w:rPr>
            <w:t>ystem Distribution</w:t>
          </w:r>
        </w:p>
      </w:tc>
      <w:tc>
        <w:tcPr>
          <w:tcW w:w="2500" w:type="pct"/>
          <w:gridSpan w:val="2"/>
          <w:tcBorders>
            <w:left w:val="nil"/>
          </w:tcBorders>
        </w:tcPr>
        <w:p w14:paraId="4FCB0479" w14:textId="1DA8E9BB" w:rsidR="00015424" w:rsidRPr="00D90A02" w:rsidRDefault="00015424" w:rsidP="007C5F5D">
          <w:pPr>
            <w:tabs>
              <w:tab w:val="right" w:pos="10543"/>
            </w:tabs>
            <w:spacing w:after="0"/>
            <w:jc w:val="right"/>
            <w:rPr>
              <w:sz w:val="20"/>
              <w:szCs w:val="20"/>
            </w:rPr>
          </w:pPr>
          <w:r w:rsidRPr="00D90A02">
            <w:rPr>
              <w:bCs/>
              <w:sz w:val="20"/>
              <w:szCs w:val="20"/>
            </w:rPr>
            <w:t xml:space="preserve">(Page </w:t>
          </w:r>
          <w:r w:rsidRPr="00D90A02">
            <w:rPr>
              <w:bCs/>
              <w:sz w:val="20"/>
              <w:szCs w:val="20"/>
            </w:rPr>
            <w:fldChar w:fldCharType="begin"/>
          </w:r>
          <w:r w:rsidRPr="00D90A02">
            <w:rPr>
              <w:bCs/>
              <w:sz w:val="20"/>
              <w:szCs w:val="20"/>
            </w:rPr>
            <w:instrText xml:space="preserve"> PAGE   \* MERGEFORMAT </w:instrText>
          </w:r>
          <w:r w:rsidRPr="00D90A02">
            <w:rPr>
              <w:bCs/>
              <w:sz w:val="20"/>
              <w:szCs w:val="20"/>
            </w:rPr>
            <w:fldChar w:fldCharType="separate"/>
          </w:r>
          <w:r w:rsidR="00C13BCA">
            <w:rPr>
              <w:bCs/>
              <w:noProof/>
              <w:sz w:val="20"/>
              <w:szCs w:val="20"/>
            </w:rPr>
            <w:t>1</w:t>
          </w:r>
          <w:r w:rsidRPr="00D90A02">
            <w:rPr>
              <w:bCs/>
              <w:sz w:val="20"/>
              <w:szCs w:val="20"/>
            </w:rPr>
            <w:fldChar w:fldCharType="end"/>
          </w:r>
          <w:r w:rsidRPr="00D90A02">
            <w:rPr>
              <w:bCs/>
              <w:sz w:val="20"/>
              <w:szCs w:val="20"/>
            </w:rPr>
            <w:t xml:space="preserve"> of </w:t>
          </w:r>
          <w:r w:rsidRPr="00D90A02">
            <w:rPr>
              <w:bCs/>
              <w:noProof/>
              <w:sz w:val="20"/>
              <w:szCs w:val="20"/>
            </w:rPr>
            <w:fldChar w:fldCharType="begin"/>
          </w:r>
          <w:r w:rsidRPr="00D90A02">
            <w:rPr>
              <w:bCs/>
              <w:noProof/>
              <w:sz w:val="20"/>
              <w:szCs w:val="20"/>
            </w:rPr>
            <w:instrText xml:space="preserve"> SECTIONPAGES   \* MERGEFORMAT </w:instrText>
          </w:r>
          <w:r w:rsidRPr="00D90A02">
            <w:rPr>
              <w:bCs/>
              <w:noProof/>
              <w:sz w:val="20"/>
              <w:szCs w:val="20"/>
            </w:rPr>
            <w:fldChar w:fldCharType="separate"/>
          </w:r>
          <w:r w:rsidR="004D2FAF">
            <w:rPr>
              <w:bCs/>
              <w:noProof/>
              <w:sz w:val="20"/>
              <w:szCs w:val="20"/>
            </w:rPr>
            <w:t>4</w:t>
          </w:r>
          <w:r w:rsidRPr="00D90A02">
            <w:rPr>
              <w:bCs/>
              <w:noProof/>
              <w:sz w:val="20"/>
              <w:szCs w:val="20"/>
            </w:rPr>
            <w:fldChar w:fldCharType="end"/>
          </w:r>
          <w:r w:rsidRPr="00D90A02">
            <w:rPr>
              <w:bCs/>
              <w:sz w:val="20"/>
              <w:szCs w:val="20"/>
            </w:rPr>
            <w:t>)</w:t>
          </w:r>
        </w:p>
      </w:tc>
    </w:tr>
    <w:tr w:rsidR="00015424" w:rsidRPr="00F85124" w14:paraId="4FCB047E" w14:textId="77777777" w:rsidTr="007C5F5D">
      <w:trPr>
        <w:cantSplit/>
        <w:trHeight w:val="288"/>
      </w:trPr>
      <w:tc>
        <w:tcPr>
          <w:tcW w:w="0" w:type="auto"/>
        </w:tcPr>
        <w:p w14:paraId="4FCB047B" w14:textId="77777777" w:rsidR="00015424" w:rsidRPr="00F85124" w:rsidRDefault="00015424" w:rsidP="007C5F5D">
          <w:pPr>
            <w:spacing w:after="0"/>
            <w:rPr>
              <w:sz w:val="12"/>
              <w:szCs w:val="12"/>
            </w:rPr>
          </w:pPr>
          <w:r w:rsidRPr="00F85124">
            <w:rPr>
              <w:sz w:val="12"/>
              <w:szCs w:val="12"/>
            </w:rPr>
            <w:t>Project Name:</w:t>
          </w:r>
        </w:p>
      </w:tc>
      <w:tc>
        <w:tcPr>
          <w:tcW w:w="1655" w:type="pct"/>
          <w:gridSpan w:val="2"/>
        </w:tcPr>
        <w:p w14:paraId="4FCB047C" w14:textId="77777777" w:rsidR="00015424" w:rsidRPr="00F85124" w:rsidRDefault="00015424" w:rsidP="007C5F5D">
          <w:pPr>
            <w:spacing w:after="0"/>
            <w:rPr>
              <w:sz w:val="12"/>
              <w:szCs w:val="12"/>
            </w:rPr>
          </w:pPr>
          <w:r w:rsidRPr="00F85124">
            <w:rPr>
              <w:sz w:val="12"/>
              <w:szCs w:val="12"/>
            </w:rPr>
            <w:t>Enforcement Agency:</w:t>
          </w:r>
        </w:p>
      </w:tc>
      <w:tc>
        <w:tcPr>
          <w:tcW w:w="984" w:type="pct"/>
        </w:tcPr>
        <w:p w14:paraId="4FCB047D" w14:textId="77777777" w:rsidR="00015424" w:rsidRPr="00F85124" w:rsidRDefault="00015424" w:rsidP="007C5F5D">
          <w:pPr>
            <w:spacing w:after="0"/>
            <w:rPr>
              <w:sz w:val="12"/>
              <w:szCs w:val="12"/>
            </w:rPr>
          </w:pPr>
          <w:r w:rsidRPr="00F85124">
            <w:rPr>
              <w:sz w:val="12"/>
              <w:szCs w:val="12"/>
            </w:rPr>
            <w:t>Permit Number:</w:t>
          </w:r>
        </w:p>
      </w:tc>
    </w:tr>
    <w:tr w:rsidR="00015424" w:rsidRPr="00F85124" w14:paraId="4FCB0482" w14:textId="77777777" w:rsidTr="007C5F5D">
      <w:trPr>
        <w:cantSplit/>
        <w:trHeight w:val="288"/>
      </w:trPr>
      <w:tc>
        <w:tcPr>
          <w:tcW w:w="0" w:type="auto"/>
        </w:tcPr>
        <w:p w14:paraId="4FCB047F" w14:textId="77777777" w:rsidR="00015424" w:rsidRPr="00F85124" w:rsidRDefault="00015424" w:rsidP="007C5F5D">
          <w:pPr>
            <w:spacing w:after="0"/>
            <w:rPr>
              <w:sz w:val="12"/>
              <w:szCs w:val="12"/>
              <w:vertAlign w:val="superscript"/>
            </w:rPr>
          </w:pPr>
          <w:r w:rsidRPr="00F85124">
            <w:rPr>
              <w:sz w:val="12"/>
              <w:szCs w:val="12"/>
            </w:rPr>
            <w:t>Dwelling Address:</w:t>
          </w:r>
        </w:p>
      </w:tc>
      <w:tc>
        <w:tcPr>
          <w:tcW w:w="1655" w:type="pct"/>
          <w:gridSpan w:val="2"/>
        </w:tcPr>
        <w:p w14:paraId="4FCB0480" w14:textId="77777777" w:rsidR="00015424" w:rsidRPr="00F85124" w:rsidRDefault="00015424" w:rsidP="007C5F5D">
          <w:pPr>
            <w:spacing w:after="0"/>
            <w:rPr>
              <w:sz w:val="12"/>
              <w:szCs w:val="12"/>
              <w:vertAlign w:val="superscript"/>
            </w:rPr>
          </w:pPr>
          <w:r w:rsidRPr="00F85124">
            <w:rPr>
              <w:sz w:val="12"/>
              <w:szCs w:val="12"/>
            </w:rPr>
            <w:t>City</w:t>
          </w:r>
          <w:r>
            <w:rPr>
              <w:sz w:val="12"/>
              <w:szCs w:val="12"/>
            </w:rPr>
            <w:t>:</w:t>
          </w:r>
        </w:p>
      </w:tc>
      <w:tc>
        <w:tcPr>
          <w:tcW w:w="984" w:type="pct"/>
        </w:tcPr>
        <w:p w14:paraId="4FCB0481" w14:textId="77777777" w:rsidR="00015424" w:rsidRPr="00F85124" w:rsidRDefault="00015424"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015424" w:rsidRDefault="00620CDB">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8239;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45"/>
      <w:gridCol w:w="3338"/>
      <w:gridCol w:w="1729"/>
    </w:tblGrid>
    <w:tr w:rsidR="00015424" w:rsidRPr="00A04826" w14:paraId="19E44869" w14:textId="77777777" w:rsidTr="003F4127">
      <w:trPr>
        <w:cantSplit/>
        <w:trHeight w:val="144"/>
      </w:trPr>
      <w:tc>
        <w:tcPr>
          <w:tcW w:w="4193" w:type="pct"/>
          <w:gridSpan w:val="2"/>
          <w:tcBorders>
            <w:bottom w:val="single" w:sz="4" w:space="0" w:color="auto"/>
            <w:right w:val="nil"/>
          </w:tcBorders>
          <w:vAlign w:val="center"/>
        </w:tcPr>
        <w:p w14:paraId="68584013" w14:textId="77777777" w:rsidR="00015424" w:rsidRPr="00A04826" w:rsidRDefault="00015424" w:rsidP="00A04826">
          <w:pPr>
            <w:keepNext/>
            <w:spacing w:after="0" w:line="240" w:lineRule="auto"/>
            <w:outlineLvl w:val="0"/>
            <w:rPr>
              <w:rFonts w:eastAsia="Times New Roman" w:cs="Times New Roman"/>
              <w:bCs/>
              <w:sz w:val="20"/>
              <w:szCs w:val="20"/>
            </w:rPr>
          </w:pPr>
          <w:r w:rsidRPr="00A04826">
            <w:rPr>
              <w:rFonts w:eastAsia="Times New Roman" w:cs="Times New Roman"/>
              <w:bCs/>
              <w:sz w:val="20"/>
              <w:szCs w:val="20"/>
            </w:rPr>
            <w:t>CERTIFICATE OF INSTALLATION – USER INSTRUCTIONS</w:t>
          </w:r>
        </w:p>
      </w:tc>
      <w:tc>
        <w:tcPr>
          <w:tcW w:w="807" w:type="pct"/>
          <w:tcBorders>
            <w:left w:val="nil"/>
            <w:bottom w:val="single" w:sz="4" w:space="0" w:color="auto"/>
          </w:tcBorders>
          <w:tcMar>
            <w:left w:w="115" w:type="dxa"/>
            <w:right w:w="115" w:type="dxa"/>
          </w:tcMar>
          <w:vAlign w:val="center"/>
        </w:tcPr>
        <w:p w14:paraId="1C9EF9DD" w14:textId="77777777" w:rsidR="00015424" w:rsidRPr="00A04826" w:rsidRDefault="00015424" w:rsidP="00A04826">
          <w:pPr>
            <w:keepNext/>
            <w:spacing w:after="0" w:line="240" w:lineRule="auto"/>
            <w:jc w:val="right"/>
            <w:outlineLvl w:val="0"/>
            <w:rPr>
              <w:rFonts w:eastAsia="Times New Roman" w:cs="Times New Roman"/>
              <w:bCs/>
              <w:sz w:val="20"/>
              <w:szCs w:val="20"/>
            </w:rPr>
          </w:pPr>
          <w:r w:rsidRPr="00A04826">
            <w:rPr>
              <w:rFonts w:eastAsia="Times New Roman" w:cs="Times New Roman"/>
              <w:bCs/>
              <w:sz w:val="20"/>
              <w:szCs w:val="20"/>
            </w:rPr>
            <w:t>CF2R-PLB-01-E</w:t>
          </w:r>
        </w:p>
      </w:tc>
    </w:tr>
    <w:tr w:rsidR="00015424" w:rsidRPr="00A04826" w14:paraId="6E32D9DE" w14:textId="77777777" w:rsidTr="003F4127">
      <w:trPr>
        <w:cantSplit/>
        <w:trHeight w:val="288"/>
      </w:trPr>
      <w:tc>
        <w:tcPr>
          <w:tcW w:w="2635" w:type="pct"/>
          <w:tcBorders>
            <w:right w:val="nil"/>
          </w:tcBorders>
        </w:tcPr>
        <w:p w14:paraId="65BAB5AA" w14:textId="77777777" w:rsidR="00015424" w:rsidRPr="00A04826" w:rsidRDefault="00015424" w:rsidP="00A04826">
          <w:pPr>
            <w:tabs>
              <w:tab w:val="right" w:pos="10543"/>
            </w:tabs>
            <w:spacing w:after="0"/>
            <w:rPr>
              <w:rFonts w:eastAsia="Calibri" w:cs="Times New Roman"/>
              <w:sz w:val="20"/>
              <w:szCs w:val="20"/>
            </w:rPr>
          </w:pPr>
          <w:r w:rsidRPr="00A04826">
            <w:rPr>
              <w:rFonts w:eastAsia="Calibri" w:cs="Times New Roman"/>
              <w:bCs/>
              <w:sz w:val="20"/>
              <w:szCs w:val="20"/>
            </w:rPr>
            <w:t>Multifamily Central Hot Water System Distribution</w:t>
          </w:r>
        </w:p>
      </w:tc>
      <w:tc>
        <w:tcPr>
          <w:tcW w:w="2365" w:type="pct"/>
          <w:gridSpan w:val="2"/>
          <w:tcBorders>
            <w:left w:val="nil"/>
          </w:tcBorders>
        </w:tcPr>
        <w:p w14:paraId="46D82C93" w14:textId="786636FD" w:rsidR="00015424" w:rsidRPr="00A04826" w:rsidRDefault="00015424" w:rsidP="00A04826">
          <w:pPr>
            <w:tabs>
              <w:tab w:val="right" w:pos="10543"/>
            </w:tabs>
            <w:spacing w:after="0"/>
            <w:jc w:val="right"/>
            <w:rPr>
              <w:rFonts w:eastAsia="Calibri" w:cs="Times New Roman"/>
              <w:sz w:val="20"/>
              <w:szCs w:val="20"/>
            </w:rPr>
          </w:pPr>
          <w:r w:rsidRPr="00A04826">
            <w:rPr>
              <w:rFonts w:eastAsia="Calibri" w:cs="Times New Roman"/>
              <w:bCs/>
              <w:sz w:val="20"/>
              <w:szCs w:val="20"/>
            </w:rPr>
            <w:t xml:space="preserve">(Page </w:t>
          </w:r>
          <w:r w:rsidRPr="00A04826">
            <w:rPr>
              <w:rFonts w:eastAsia="Calibri" w:cs="Times New Roman"/>
              <w:bCs/>
              <w:sz w:val="20"/>
              <w:szCs w:val="20"/>
            </w:rPr>
            <w:fldChar w:fldCharType="begin"/>
          </w:r>
          <w:r w:rsidRPr="00A04826">
            <w:rPr>
              <w:rFonts w:eastAsia="Calibri" w:cs="Times New Roman"/>
              <w:bCs/>
              <w:sz w:val="20"/>
              <w:szCs w:val="20"/>
            </w:rPr>
            <w:instrText xml:space="preserve"> PAGE   \* MERGEFORMAT </w:instrText>
          </w:r>
          <w:r w:rsidRPr="00A04826">
            <w:rPr>
              <w:rFonts w:eastAsia="Calibri" w:cs="Times New Roman"/>
              <w:bCs/>
              <w:sz w:val="20"/>
              <w:szCs w:val="20"/>
            </w:rPr>
            <w:fldChar w:fldCharType="separate"/>
          </w:r>
          <w:r w:rsidR="00C13BCA">
            <w:rPr>
              <w:rFonts w:eastAsia="Calibri" w:cs="Times New Roman"/>
              <w:bCs/>
              <w:noProof/>
              <w:sz w:val="20"/>
              <w:szCs w:val="20"/>
            </w:rPr>
            <w:t>1</w:t>
          </w:r>
          <w:r w:rsidRPr="00A04826">
            <w:rPr>
              <w:rFonts w:eastAsia="Calibri" w:cs="Times New Roman"/>
              <w:bCs/>
              <w:sz w:val="20"/>
              <w:szCs w:val="20"/>
            </w:rPr>
            <w:fldChar w:fldCharType="end"/>
          </w:r>
          <w:r w:rsidRPr="00A04826">
            <w:rPr>
              <w:rFonts w:eastAsia="Calibri" w:cs="Times New Roman"/>
              <w:bCs/>
              <w:sz w:val="20"/>
              <w:szCs w:val="20"/>
            </w:rPr>
            <w:t xml:space="preserve"> of </w:t>
          </w:r>
          <w:r w:rsidRPr="00A04826">
            <w:rPr>
              <w:rFonts w:eastAsia="Calibri" w:cs="Times New Roman"/>
              <w:bCs/>
              <w:noProof/>
              <w:sz w:val="20"/>
              <w:szCs w:val="20"/>
            </w:rPr>
            <w:fldChar w:fldCharType="begin"/>
          </w:r>
          <w:r w:rsidRPr="00A04826">
            <w:rPr>
              <w:rFonts w:eastAsia="Calibri" w:cs="Times New Roman"/>
              <w:bCs/>
              <w:noProof/>
              <w:sz w:val="20"/>
              <w:szCs w:val="20"/>
            </w:rPr>
            <w:instrText xml:space="preserve"> SECTIONPAGES   \* MERGEFORMAT </w:instrText>
          </w:r>
          <w:r w:rsidRPr="00A04826">
            <w:rPr>
              <w:rFonts w:eastAsia="Calibri" w:cs="Times New Roman"/>
              <w:bCs/>
              <w:noProof/>
              <w:sz w:val="20"/>
              <w:szCs w:val="20"/>
            </w:rPr>
            <w:fldChar w:fldCharType="separate"/>
          </w:r>
          <w:r w:rsidR="004D2FAF">
            <w:rPr>
              <w:rFonts w:eastAsia="Calibri" w:cs="Times New Roman"/>
              <w:bCs/>
              <w:noProof/>
              <w:sz w:val="20"/>
              <w:szCs w:val="20"/>
            </w:rPr>
            <w:t>1</w:t>
          </w:r>
          <w:r w:rsidRPr="00A04826">
            <w:rPr>
              <w:rFonts w:eastAsia="Calibri" w:cs="Times New Roman"/>
              <w:bCs/>
              <w:noProof/>
              <w:sz w:val="20"/>
              <w:szCs w:val="20"/>
            </w:rPr>
            <w:fldChar w:fldCharType="end"/>
          </w:r>
          <w:r w:rsidRPr="00A04826">
            <w:rPr>
              <w:rFonts w:eastAsia="Calibri" w:cs="Times New Roman"/>
              <w:bCs/>
              <w:sz w:val="20"/>
              <w:szCs w:val="20"/>
            </w:rPr>
            <w:t>)</w:t>
          </w:r>
        </w:p>
      </w:tc>
    </w:tr>
  </w:tbl>
  <w:p w14:paraId="3CB0B103" w14:textId="77777777" w:rsidR="00015424" w:rsidRDefault="00620CDB">
    <w:pPr>
      <w:pStyle w:val="Header"/>
    </w:pPr>
    <w:r>
      <w:rPr>
        <w:b/>
        <w:bCs/>
        <w:noProof/>
        <w:sz w:val="20"/>
      </w:rPr>
      <w:pict w14:anchorId="3D7145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0;margin-top:0;width:496.8pt;height:372.6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055"/>
      <w:gridCol w:w="3340"/>
      <w:gridCol w:w="3404"/>
    </w:tblGrid>
    <w:tr w:rsidR="00015424" w:rsidRPr="00F85124" w14:paraId="7D769F88" w14:textId="77777777" w:rsidTr="007A3A60">
      <w:trPr>
        <w:cantSplit/>
        <w:trHeight w:val="288"/>
      </w:trPr>
      <w:tc>
        <w:tcPr>
          <w:tcW w:w="3738" w:type="pct"/>
          <w:gridSpan w:val="2"/>
          <w:tcBorders>
            <w:bottom w:val="single" w:sz="4" w:space="0" w:color="auto"/>
            <w:right w:val="nil"/>
          </w:tcBorders>
          <w:vAlign w:val="center"/>
        </w:tcPr>
        <w:p w14:paraId="3D6ABA26" w14:textId="77777777" w:rsidR="00015424" w:rsidRPr="00F85124" w:rsidRDefault="00015424" w:rsidP="00A04826">
          <w:pPr>
            <w:pStyle w:val="Heading1"/>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262" w:type="pct"/>
          <w:tcBorders>
            <w:left w:val="nil"/>
            <w:bottom w:val="single" w:sz="4" w:space="0" w:color="auto"/>
          </w:tcBorders>
          <w:tcMar>
            <w:left w:w="115" w:type="dxa"/>
            <w:right w:w="115" w:type="dxa"/>
          </w:tcMar>
          <w:vAlign w:val="center"/>
        </w:tcPr>
        <w:p w14:paraId="427429DB" w14:textId="77777777" w:rsidR="00015424" w:rsidRPr="00F85124" w:rsidRDefault="00015424" w:rsidP="00A04826">
          <w:pPr>
            <w:pStyle w:val="Heading1"/>
            <w:jc w:val="right"/>
            <w:rPr>
              <w:rFonts w:asciiTheme="minorHAnsi" w:hAnsiTheme="minorHAnsi"/>
              <w:b w:val="0"/>
              <w:bCs/>
              <w:sz w:val="20"/>
            </w:rPr>
          </w:pPr>
          <w:r>
            <w:rPr>
              <w:rFonts w:asciiTheme="minorHAnsi" w:hAnsiTheme="minorHAnsi"/>
              <w:b w:val="0"/>
              <w:bCs/>
              <w:sz w:val="20"/>
            </w:rPr>
            <w:t>CF2R-PLB-01-E</w:t>
          </w:r>
        </w:p>
      </w:tc>
    </w:tr>
    <w:tr w:rsidR="00015424" w:rsidRPr="00F85124" w14:paraId="5097068D" w14:textId="77777777" w:rsidTr="007A3A60">
      <w:trPr>
        <w:cantSplit/>
        <w:trHeight w:val="288"/>
      </w:trPr>
      <w:tc>
        <w:tcPr>
          <w:tcW w:w="2500" w:type="pct"/>
          <w:tcBorders>
            <w:right w:val="nil"/>
          </w:tcBorders>
        </w:tcPr>
        <w:p w14:paraId="4AD3109A" w14:textId="77777777" w:rsidR="00015424" w:rsidRPr="00721237" w:rsidRDefault="00015424" w:rsidP="00A04826">
          <w:pPr>
            <w:tabs>
              <w:tab w:val="right" w:pos="10543"/>
            </w:tabs>
            <w:spacing w:after="0"/>
            <w:rPr>
              <w:sz w:val="20"/>
              <w:szCs w:val="20"/>
            </w:rPr>
          </w:pPr>
          <w:r w:rsidRPr="00721237">
            <w:rPr>
              <w:bCs/>
              <w:sz w:val="20"/>
              <w:szCs w:val="20"/>
            </w:rPr>
            <w:t>Multifamily Central Hot Water System Distribution</w:t>
          </w:r>
        </w:p>
      </w:tc>
      <w:tc>
        <w:tcPr>
          <w:tcW w:w="2500" w:type="pct"/>
          <w:gridSpan w:val="2"/>
          <w:tcBorders>
            <w:left w:val="nil"/>
          </w:tcBorders>
        </w:tcPr>
        <w:p w14:paraId="1E30C8E0" w14:textId="437F05CC" w:rsidR="00015424" w:rsidRPr="00721237" w:rsidRDefault="00015424" w:rsidP="00A04826">
          <w:pPr>
            <w:tabs>
              <w:tab w:val="right" w:pos="7079"/>
              <w:tab w:val="right" w:pos="10543"/>
            </w:tabs>
            <w:spacing w:after="0"/>
            <w:rPr>
              <w:sz w:val="20"/>
              <w:szCs w:val="20"/>
            </w:rPr>
          </w:pPr>
          <w:r w:rsidRPr="00721237">
            <w:rPr>
              <w:bCs/>
              <w:sz w:val="20"/>
              <w:szCs w:val="20"/>
            </w:rPr>
            <w:tab/>
            <w:t xml:space="preserve">(Page </w:t>
          </w:r>
          <w:r w:rsidRPr="00721237">
            <w:rPr>
              <w:bCs/>
              <w:sz w:val="20"/>
              <w:szCs w:val="20"/>
            </w:rPr>
            <w:fldChar w:fldCharType="begin"/>
          </w:r>
          <w:r w:rsidRPr="00721237">
            <w:rPr>
              <w:bCs/>
              <w:sz w:val="20"/>
              <w:szCs w:val="20"/>
            </w:rPr>
            <w:instrText xml:space="preserve"> PAGE   \* MERGEFORMAT </w:instrText>
          </w:r>
          <w:r w:rsidRPr="00721237">
            <w:rPr>
              <w:bCs/>
              <w:sz w:val="20"/>
              <w:szCs w:val="20"/>
            </w:rPr>
            <w:fldChar w:fldCharType="separate"/>
          </w:r>
          <w:r w:rsidR="00C13BCA">
            <w:rPr>
              <w:bCs/>
              <w:noProof/>
              <w:sz w:val="20"/>
              <w:szCs w:val="20"/>
            </w:rPr>
            <w:t>4</w:t>
          </w:r>
          <w:r w:rsidRPr="00721237">
            <w:rPr>
              <w:bCs/>
              <w:sz w:val="20"/>
              <w:szCs w:val="20"/>
            </w:rPr>
            <w:fldChar w:fldCharType="end"/>
          </w:r>
          <w:r w:rsidRPr="00721237">
            <w:rPr>
              <w:bCs/>
              <w:sz w:val="20"/>
              <w:szCs w:val="20"/>
            </w:rPr>
            <w:t xml:space="preserve"> of </w:t>
          </w:r>
          <w:r w:rsidRPr="00721237">
            <w:rPr>
              <w:bCs/>
              <w:noProof/>
              <w:sz w:val="20"/>
              <w:szCs w:val="20"/>
            </w:rPr>
            <w:fldChar w:fldCharType="begin"/>
          </w:r>
          <w:r w:rsidRPr="00721237">
            <w:rPr>
              <w:bCs/>
              <w:noProof/>
              <w:sz w:val="20"/>
              <w:szCs w:val="20"/>
            </w:rPr>
            <w:instrText xml:space="preserve"> SECTIONPAGES   \* MERGEFORMAT </w:instrText>
          </w:r>
          <w:r w:rsidRPr="00721237">
            <w:rPr>
              <w:bCs/>
              <w:noProof/>
              <w:sz w:val="20"/>
              <w:szCs w:val="20"/>
            </w:rPr>
            <w:fldChar w:fldCharType="separate"/>
          </w:r>
          <w:r w:rsidR="004D2FAF">
            <w:rPr>
              <w:bCs/>
              <w:noProof/>
              <w:sz w:val="20"/>
              <w:szCs w:val="20"/>
            </w:rPr>
            <w:t>5</w:t>
          </w:r>
          <w:r w:rsidRPr="00721237">
            <w:rPr>
              <w:bCs/>
              <w:noProof/>
              <w:sz w:val="20"/>
              <w:szCs w:val="20"/>
            </w:rPr>
            <w:fldChar w:fldCharType="end"/>
          </w:r>
          <w:r w:rsidRPr="00721237">
            <w:rPr>
              <w:bCs/>
              <w:sz w:val="20"/>
              <w:szCs w:val="20"/>
            </w:rPr>
            <w:t>)</w:t>
          </w:r>
        </w:p>
      </w:tc>
    </w:tr>
  </w:tbl>
  <w:p w14:paraId="4C1521F9" w14:textId="77777777" w:rsidR="00015424" w:rsidRPr="00A04826" w:rsidRDefault="00015424" w:rsidP="00A048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6"/>
      <w:gridCol w:w="3635"/>
    </w:tblGrid>
    <w:tr w:rsidR="00015424" w:rsidRPr="00F85124" w14:paraId="4FCB0490" w14:textId="77777777" w:rsidTr="007C5F5D">
      <w:trPr>
        <w:cantSplit/>
        <w:trHeight w:val="288"/>
      </w:trPr>
      <w:tc>
        <w:tcPr>
          <w:tcW w:w="3738" w:type="pct"/>
          <w:gridSpan w:val="2"/>
          <w:tcBorders>
            <w:bottom w:val="single" w:sz="4" w:space="0" w:color="auto"/>
            <w:right w:val="nil"/>
          </w:tcBorders>
          <w:vAlign w:val="center"/>
        </w:tcPr>
        <w:p w14:paraId="4FCB048E" w14:textId="77777777" w:rsidR="00015424" w:rsidRPr="00F85124" w:rsidRDefault="00015424" w:rsidP="006B1CAD">
          <w:pPr>
            <w:pStyle w:val="Heading1"/>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262" w:type="pct"/>
          <w:tcBorders>
            <w:left w:val="nil"/>
            <w:bottom w:val="single" w:sz="4" w:space="0" w:color="auto"/>
          </w:tcBorders>
          <w:tcMar>
            <w:left w:w="115" w:type="dxa"/>
            <w:right w:w="115" w:type="dxa"/>
          </w:tcMar>
          <w:vAlign w:val="center"/>
        </w:tcPr>
        <w:p w14:paraId="4FCB048F" w14:textId="5ED1088F" w:rsidR="00015424" w:rsidRPr="00F85124" w:rsidRDefault="00015424" w:rsidP="006B1CAD">
          <w:pPr>
            <w:pStyle w:val="Heading1"/>
            <w:jc w:val="right"/>
            <w:rPr>
              <w:rFonts w:asciiTheme="minorHAnsi" w:hAnsiTheme="minorHAnsi"/>
              <w:b w:val="0"/>
              <w:bCs/>
              <w:sz w:val="20"/>
            </w:rPr>
          </w:pPr>
          <w:r>
            <w:rPr>
              <w:rFonts w:asciiTheme="minorHAnsi" w:hAnsiTheme="minorHAnsi"/>
              <w:b w:val="0"/>
              <w:bCs/>
              <w:sz w:val="20"/>
            </w:rPr>
            <w:t>CF2R-PLB-01-E</w:t>
          </w:r>
        </w:p>
      </w:tc>
    </w:tr>
    <w:tr w:rsidR="00015424" w:rsidRPr="00F85124" w14:paraId="4FCB0493" w14:textId="77777777" w:rsidTr="007C5F5D">
      <w:trPr>
        <w:cantSplit/>
        <w:trHeight w:val="288"/>
      </w:trPr>
      <w:tc>
        <w:tcPr>
          <w:tcW w:w="2500" w:type="pct"/>
          <w:tcBorders>
            <w:right w:val="nil"/>
          </w:tcBorders>
        </w:tcPr>
        <w:p w14:paraId="4FCB0491" w14:textId="544B3E98" w:rsidR="00015424" w:rsidRPr="00721237" w:rsidRDefault="00015424" w:rsidP="006B1CAD">
          <w:pPr>
            <w:tabs>
              <w:tab w:val="right" w:pos="10543"/>
            </w:tabs>
            <w:spacing w:after="0"/>
            <w:rPr>
              <w:sz w:val="20"/>
              <w:szCs w:val="20"/>
            </w:rPr>
          </w:pPr>
          <w:r w:rsidRPr="00721237">
            <w:rPr>
              <w:bCs/>
              <w:sz w:val="20"/>
              <w:szCs w:val="20"/>
            </w:rPr>
            <w:t>Multifamily Central Hot Water System Distribution</w:t>
          </w:r>
        </w:p>
      </w:tc>
      <w:tc>
        <w:tcPr>
          <w:tcW w:w="2500" w:type="pct"/>
          <w:gridSpan w:val="2"/>
          <w:tcBorders>
            <w:left w:val="nil"/>
          </w:tcBorders>
        </w:tcPr>
        <w:p w14:paraId="4FCB0492" w14:textId="385A948A" w:rsidR="00015424" w:rsidRPr="00721237" w:rsidRDefault="00015424" w:rsidP="001325D9">
          <w:pPr>
            <w:tabs>
              <w:tab w:val="right" w:pos="7079"/>
              <w:tab w:val="right" w:pos="10543"/>
            </w:tabs>
            <w:spacing w:after="0"/>
            <w:rPr>
              <w:sz w:val="20"/>
              <w:szCs w:val="20"/>
            </w:rPr>
          </w:pPr>
          <w:r w:rsidRPr="00721237">
            <w:rPr>
              <w:bCs/>
              <w:sz w:val="20"/>
              <w:szCs w:val="20"/>
            </w:rPr>
            <w:tab/>
            <w:t xml:space="preserve">(Page </w:t>
          </w:r>
          <w:r w:rsidRPr="00721237">
            <w:rPr>
              <w:bCs/>
              <w:sz w:val="20"/>
              <w:szCs w:val="20"/>
            </w:rPr>
            <w:fldChar w:fldCharType="begin"/>
          </w:r>
          <w:r w:rsidRPr="00721237">
            <w:rPr>
              <w:bCs/>
              <w:sz w:val="20"/>
              <w:szCs w:val="20"/>
            </w:rPr>
            <w:instrText xml:space="preserve"> PAGE   \* MERGEFORMAT </w:instrText>
          </w:r>
          <w:r w:rsidRPr="00721237">
            <w:rPr>
              <w:bCs/>
              <w:sz w:val="20"/>
              <w:szCs w:val="20"/>
            </w:rPr>
            <w:fldChar w:fldCharType="separate"/>
          </w:r>
          <w:r w:rsidR="00C13BCA">
            <w:rPr>
              <w:bCs/>
              <w:noProof/>
              <w:sz w:val="20"/>
              <w:szCs w:val="20"/>
            </w:rPr>
            <w:t>1</w:t>
          </w:r>
          <w:r w:rsidRPr="00721237">
            <w:rPr>
              <w:bCs/>
              <w:sz w:val="20"/>
              <w:szCs w:val="20"/>
            </w:rPr>
            <w:fldChar w:fldCharType="end"/>
          </w:r>
          <w:r w:rsidRPr="00721237">
            <w:rPr>
              <w:bCs/>
              <w:sz w:val="20"/>
              <w:szCs w:val="20"/>
            </w:rPr>
            <w:t xml:space="preserve"> of </w:t>
          </w:r>
          <w:r w:rsidRPr="00721237">
            <w:rPr>
              <w:bCs/>
              <w:noProof/>
              <w:sz w:val="20"/>
              <w:szCs w:val="20"/>
            </w:rPr>
            <w:fldChar w:fldCharType="begin"/>
          </w:r>
          <w:r w:rsidRPr="00721237">
            <w:rPr>
              <w:bCs/>
              <w:noProof/>
              <w:sz w:val="20"/>
              <w:szCs w:val="20"/>
            </w:rPr>
            <w:instrText xml:space="preserve"> SECTIONPAGES   \* MERGEFORMAT </w:instrText>
          </w:r>
          <w:r w:rsidRPr="00721237">
            <w:rPr>
              <w:bCs/>
              <w:noProof/>
              <w:sz w:val="20"/>
              <w:szCs w:val="20"/>
            </w:rPr>
            <w:fldChar w:fldCharType="separate"/>
          </w:r>
          <w:r w:rsidR="004D2FAF">
            <w:rPr>
              <w:bCs/>
              <w:noProof/>
              <w:sz w:val="20"/>
              <w:szCs w:val="20"/>
            </w:rPr>
            <w:t>5</w:t>
          </w:r>
          <w:r w:rsidRPr="00721237">
            <w:rPr>
              <w:bCs/>
              <w:noProof/>
              <w:sz w:val="20"/>
              <w:szCs w:val="20"/>
            </w:rPr>
            <w:fldChar w:fldCharType="end"/>
          </w:r>
          <w:r w:rsidRPr="00721237">
            <w:rPr>
              <w:bCs/>
              <w:sz w:val="20"/>
              <w:szCs w:val="20"/>
            </w:rPr>
            <w:t>)</w:t>
          </w:r>
        </w:p>
      </w:tc>
    </w:tr>
  </w:tbl>
  <w:p w14:paraId="4FCB0494" w14:textId="77777777" w:rsidR="00015424" w:rsidRDefault="000154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D0E81"/>
    <w:multiLevelType w:val="hybridMultilevel"/>
    <w:tmpl w:val="3620D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14135AA2"/>
    <w:multiLevelType w:val="hybridMultilevel"/>
    <w:tmpl w:val="6A10698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231E4D"/>
    <w:multiLevelType w:val="hybridMultilevel"/>
    <w:tmpl w:val="F8B61C12"/>
    <w:lvl w:ilvl="0" w:tplc="BC6CF56C">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21D226B7"/>
    <w:multiLevelType w:val="hybridMultilevel"/>
    <w:tmpl w:val="FCA86436"/>
    <w:lvl w:ilvl="0" w:tplc="04090003">
      <w:start w:val="1"/>
      <w:numFmt w:val="bullet"/>
      <w:lvlText w:val="o"/>
      <w:lvlJc w:val="left"/>
      <w:pPr>
        <w:ind w:left="971" w:hanging="360"/>
      </w:pPr>
      <w:rPr>
        <w:rFonts w:ascii="Courier New" w:hAnsi="Courier New" w:cs="Courier New" w:hint="default"/>
      </w:rPr>
    </w:lvl>
    <w:lvl w:ilvl="1" w:tplc="04090003" w:tentative="1">
      <w:start w:val="1"/>
      <w:numFmt w:val="bullet"/>
      <w:lvlText w:val="o"/>
      <w:lvlJc w:val="left"/>
      <w:pPr>
        <w:ind w:left="1691" w:hanging="360"/>
      </w:pPr>
      <w:rPr>
        <w:rFonts w:ascii="Courier New" w:hAnsi="Courier New" w:cs="Courier New" w:hint="default"/>
      </w:rPr>
    </w:lvl>
    <w:lvl w:ilvl="2" w:tplc="04090005" w:tentative="1">
      <w:start w:val="1"/>
      <w:numFmt w:val="bullet"/>
      <w:lvlText w:val=""/>
      <w:lvlJc w:val="left"/>
      <w:pPr>
        <w:ind w:left="2411" w:hanging="360"/>
      </w:pPr>
      <w:rPr>
        <w:rFonts w:ascii="Wingdings" w:hAnsi="Wingdings" w:hint="default"/>
      </w:rPr>
    </w:lvl>
    <w:lvl w:ilvl="3" w:tplc="04090001" w:tentative="1">
      <w:start w:val="1"/>
      <w:numFmt w:val="bullet"/>
      <w:lvlText w:val=""/>
      <w:lvlJc w:val="left"/>
      <w:pPr>
        <w:ind w:left="3131" w:hanging="360"/>
      </w:pPr>
      <w:rPr>
        <w:rFonts w:ascii="Symbol" w:hAnsi="Symbol" w:hint="default"/>
      </w:rPr>
    </w:lvl>
    <w:lvl w:ilvl="4" w:tplc="04090003" w:tentative="1">
      <w:start w:val="1"/>
      <w:numFmt w:val="bullet"/>
      <w:lvlText w:val="o"/>
      <w:lvlJc w:val="left"/>
      <w:pPr>
        <w:ind w:left="3851" w:hanging="360"/>
      </w:pPr>
      <w:rPr>
        <w:rFonts w:ascii="Courier New" w:hAnsi="Courier New" w:cs="Courier New" w:hint="default"/>
      </w:rPr>
    </w:lvl>
    <w:lvl w:ilvl="5" w:tplc="04090005" w:tentative="1">
      <w:start w:val="1"/>
      <w:numFmt w:val="bullet"/>
      <w:lvlText w:val=""/>
      <w:lvlJc w:val="left"/>
      <w:pPr>
        <w:ind w:left="4571" w:hanging="360"/>
      </w:pPr>
      <w:rPr>
        <w:rFonts w:ascii="Wingdings" w:hAnsi="Wingdings" w:hint="default"/>
      </w:rPr>
    </w:lvl>
    <w:lvl w:ilvl="6" w:tplc="04090001" w:tentative="1">
      <w:start w:val="1"/>
      <w:numFmt w:val="bullet"/>
      <w:lvlText w:val=""/>
      <w:lvlJc w:val="left"/>
      <w:pPr>
        <w:ind w:left="5291" w:hanging="360"/>
      </w:pPr>
      <w:rPr>
        <w:rFonts w:ascii="Symbol" w:hAnsi="Symbol" w:hint="default"/>
      </w:rPr>
    </w:lvl>
    <w:lvl w:ilvl="7" w:tplc="04090003" w:tentative="1">
      <w:start w:val="1"/>
      <w:numFmt w:val="bullet"/>
      <w:lvlText w:val="o"/>
      <w:lvlJc w:val="left"/>
      <w:pPr>
        <w:ind w:left="6011" w:hanging="360"/>
      </w:pPr>
      <w:rPr>
        <w:rFonts w:ascii="Courier New" w:hAnsi="Courier New" w:cs="Courier New" w:hint="default"/>
      </w:rPr>
    </w:lvl>
    <w:lvl w:ilvl="8" w:tplc="04090005" w:tentative="1">
      <w:start w:val="1"/>
      <w:numFmt w:val="bullet"/>
      <w:lvlText w:val=""/>
      <w:lvlJc w:val="left"/>
      <w:pPr>
        <w:ind w:left="6731" w:hanging="360"/>
      </w:pPr>
      <w:rPr>
        <w:rFonts w:ascii="Wingdings" w:hAnsi="Wingdings" w:hint="default"/>
      </w:rPr>
    </w:lvl>
  </w:abstractNum>
  <w:abstractNum w:abstractNumId="5"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6C79DD"/>
    <w:multiLevelType w:val="hybridMultilevel"/>
    <w:tmpl w:val="BFB2AD6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E94C28"/>
    <w:multiLevelType w:val="hybridMultilevel"/>
    <w:tmpl w:val="A028C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92B17"/>
    <w:multiLevelType w:val="hybridMultilevel"/>
    <w:tmpl w:val="9B56D35C"/>
    <w:lvl w:ilvl="0" w:tplc="04090001">
      <w:start w:val="1"/>
      <w:numFmt w:val="bullet"/>
      <w:lvlText w:val=""/>
      <w:lvlJc w:val="left"/>
      <w:pPr>
        <w:ind w:left="971" w:hanging="360"/>
      </w:pPr>
      <w:rPr>
        <w:rFonts w:ascii="Symbol" w:hAnsi="Symbol" w:hint="default"/>
      </w:rPr>
    </w:lvl>
    <w:lvl w:ilvl="1" w:tplc="04090003" w:tentative="1">
      <w:start w:val="1"/>
      <w:numFmt w:val="bullet"/>
      <w:lvlText w:val="o"/>
      <w:lvlJc w:val="left"/>
      <w:pPr>
        <w:ind w:left="1691" w:hanging="360"/>
      </w:pPr>
      <w:rPr>
        <w:rFonts w:ascii="Courier New" w:hAnsi="Courier New" w:cs="Courier New" w:hint="default"/>
      </w:rPr>
    </w:lvl>
    <w:lvl w:ilvl="2" w:tplc="04090005" w:tentative="1">
      <w:start w:val="1"/>
      <w:numFmt w:val="bullet"/>
      <w:lvlText w:val=""/>
      <w:lvlJc w:val="left"/>
      <w:pPr>
        <w:ind w:left="2411" w:hanging="360"/>
      </w:pPr>
      <w:rPr>
        <w:rFonts w:ascii="Wingdings" w:hAnsi="Wingdings" w:hint="default"/>
      </w:rPr>
    </w:lvl>
    <w:lvl w:ilvl="3" w:tplc="04090001" w:tentative="1">
      <w:start w:val="1"/>
      <w:numFmt w:val="bullet"/>
      <w:lvlText w:val=""/>
      <w:lvlJc w:val="left"/>
      <w:pPr>
        <w:ind w:left="3131" w:hanging="360"/>
      </w:pPr>
      <w:rPr>
        <w:rFonts w:ascii="Symbol" w:hAnsi="Symbol" w:hint="default"/>
      </w:rPr>
    </w:lvl>
    <w:lvl w:ilvl="4" w:tplc="04090003" w:tentative="1">
      <w:start w:val="1"/>
      <w:numFmt w:val="bullet"/>
      <w:lvlText w:val="o"/>
      <w:lvlJc w:val="left"/>
      <w:pPr>
        <w:ind w:left="3851" w:hanging="360"/>
      </w:pPr>
      <w:rPr>
        <w:rFonts w:ascii="Courier New" w:hAnsi="Courier New" w:cs="Courier New" w:hint="default"/>
      </w:rPr>
    </w:lvl>
    <w:lvl w:ilvl="5" w:tplc="04090005" w:tentative="1">
      <w:start w:val="1"/>
      <w:numFmt w:val="bullet"/>
      <w:lvlText w:val=""/>
      <w:lvlJc w:val="left"/>
      <w:pPr>
        <w:ind w:left="4571" w:hanging="360"/>
      </w:pPr>
      <w:rPr>
        <w:rFonts w:ascii="Wingdings" w:hAnsi="Wingdings" w:hint="default"/>
      </w:rPr>
    </w:lvl>
    <w:lvl w:ilvl="6" w:tplc="04090001" w:tentative="1">
      <w:start w:val="1"/>
      <w:numFmt w:val="bullet"/>
      <w:lvlText w:val=""/>
      <w:lvlJc w:val="left"/>
      <w:pPr>
        <w:ind w:left="5291" w:hanging="360"/>
      </w:pPr>
      <w:rPr>
        <w:rFonts w:ascii="Symbol" w:hAnsi="Symbol" w:hint="default"/>
      </w:rPr>
    </w:lvl>
    <w:lvl w:ilvl="7" w:tplc="04090003" w:tentative="1">
      <w:start w:val="1"/>
      <w:numFmt w:val="bullet"/>
      <w:lvlText w:val="o"/>
      <w:lvlJc w:val="left"/>
      <w:pPr>
        <w:ind w:left="6011" w:hanging="360"/>
      </w:pPr>
      <w:rPr>
        <w:rFonts w:ascii="Courier New" w:hAnsi="Courier New" w:cs="Courier New" w:hint="default"/>
      </w:rPr>
    </w:lvl>
    <w:lvl w:ilvl="8" w:tplc="04090005" w:tentative="1">
      <w:start w:val="1"/>
      <w:numFmt w:val="bullet"/>
      <w:lvlText w:val=""/>
      <w:lvlJc w:val="left"/>
      <w:pPr>
        <w:ind w:left="6731" w:hanging="360"/>
      </w:pPr>
      <w:rPr>
        <w:rFonts w:ascii="Wingdings" w:hAnsi="Wingdings" w:hint="default"/>
      </w:rPr>
    </w:lvl>
  </w:abstractNum>
  <w:abstractNum w:abstractNumId="11" w15:restartNumberingAfterBreak="0">
    <w:nsid w:val="3F992244"/>
    <w:multiLevelType w:val="hybridMultilevel"/>
    <w:tmpl w:val="AAA86B76"/>
    <w:lvl w:ilvl="0" w:tplc="04090001">
      <w:start w:val="1"/>
      <w:numFmt w:val="bullet"/>
      <w:lvlText w:val=""/>
      <w:lvlJc w:val="left"/>
      <w:pPr>
        <w:ind w:left="971" w:hanging="360"/>
      </w:pPr>
      <w:rPr>
        <w:rFonts w:ascii="Symbol" w:hAnsi="Symbol" w:hint="default"/>
      </w:rPr>
    </w:lvl>
    <w:lvl w:ilvl="1" w:tplc="04090003" w:tentative="1">
      <w:start w:val="1"/>
      <w:numFmt w:val="bullet"/>
      <w:lvlText w:val="o"/>
      <w:lvlJc w:val="left"/>
      <w:pPr>
        <w:ind w:left="1691" w:hanging="360"/>
      </w:pPr>
      <w:rPr>
        <w:rFonts w:ascii="Courier New" w:hAnsi="Courier New" w:cs="Courier New" w:hint="default"/>
      </w:rPr>
    </w:lvl>
    <w:lvl w:ilvl="2" w:tplc="04090005" w:tentative="1">
      <w:start w:val="1"/>
      <w:numFmt w:val="bullet"/>
      <w:lvlText w:val=""/>
      <w:lvlJc w:val="left"/>
      <w:pPr>
        <w:ind w:left="2411" w:hanging="360"/>
      </w:pPr>
      <w:rPr>
        <w:rFonts w:ascii="Wingdings" w:hAnsi="Wingdings" w:hint="default"/>
      </w:rPr>
    </w:lvl>
    <w:lvl w:ilvl="3" w:tplc="04090001" w:tentative="1">
      <w:start w:val="1"/>
      <w:numFmt w:val="bullet"/>
      <w:lvlText w:val=""/>
      <w:lvlJc w:val="left"/>
      <w:pPr>
        <w:ind w:left="3131" w:hanging="360"/>
      </w:pPr>
      <w:rPr>
        <w:rFonts w:ascii="Symbol" w:hAnsi="Symbol" w:hint="default"/>
      </w:rPr>
    </w:lvl>
    <w:lvl w:ilvl="4" w:tplc="04090003" w:tentative="1">
      <w:start w:val="1"/>
      <w:numFmt w:val="bullet"/>
      <w:lvlText w:val="o"/>
      <w:lvlJc w:val="left"/>
      <w:pPr>
        <w:ind w:left="3851" w:hanging="360"/>
      </w:pPr>
      <w:rPr>
        <w:rFonts w:ascii="Courier New" w:hAnsi="Courier New" w:cs="Courier New" w:hint="default"/>
      </w:rPr>
    </w:lvl>
    <w:lvl w:ilvl="5" w:tplc="04090005" w:tentative="1">
      <w:start w:val="1"/>
      <w:numFmt w:val="bullet"/>
      <w:lvlText w:val=""/>
      <w:lvlJc w:val="left"/>
      <w:pPr>
        <w:ind w:left="4571" w:hanging="360"/>
      </w:pPr>
      <w:rPr>
        <w:rFonts w:ascii="Wingdings" w:hAnsi="Wingdings" w:hint="default"/>
      </w:rPr>
    </w:lvl>
    <w:lvl w:ilvl="6" w:tplc="04090001" w:tentative="1">
      <w:start w:val="1"/>
      <w:numFmt w:val="bullet"/>
      <w:lvlText w:val=""/>
      <w:lvlJc w:val="left"/>
      <w:pPr>
        <w:ind w:left="5291" w:hanging="360"/>
      </w:pPr>
      <w:rPr>
        <w:rFonts w:ascii="Symbol" w:hAnsi="Symbol" w:hint="default"/>
      </w:rPr>
    </w:lvl>
    <w:lvl w:ilvl="7" w:tplc="04090003" w:tentative="1">
      <w:start w:val="1"/>
      <w:numFmt w:val="bullet"/>
      <w:lvlText w:val="o"/>
      <w:lvlJc w:val="left"/>
      <w:pPr>
        <w:ind w:left="6011" w:hanging="360"/>
      </w:pPr>
      <w:rPr>
        <w:rFonts w:ascii="Courier New" w:hAnsi="Courier New" w:cs="Courier New" w:hint="default"/>
      </w:rPr>
    </w:lvl>
    <w:lvl w:ilvl="8" w:tplc="04090005" w:tentative="1">
      <w:start w:val="1"/>
      <w:numFmt w:val="bullet"/>
      <w:lvlText w:val=""/>
      <w:lvlJc w:val="left"/>
      <w:pPr>
        <w:ind w:left="6731" w:hanging="360"/>
      </w:pPr>
      <w:rPr>
        <w:rFonts w:ascii="Wingdings" w:hAnsi="Wingdings" w:hint="default"/>
      </w:rPr>
    </w:lvl>
  </w:abstractNum>
  <w:abstractNum w:abstractNumId="12" w15:restartNumberingAfterBreak="0">
    <w:nsid w:val="48BB6E5E"/>
    <w:multiLevelType w:val="hybridMultilevel"/>
    <w:tmpl w:val="6ED8F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A226AA"/>
    <w:multiLevelType w:val="hybridMultilevel"/>
    <w:tmpl w:val="1C4004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5" w15:restartNumberingAfterBreak="0">
    <w:nsid w:val="633F3D85"/>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06759C"/>
    <w:multiLevelType w:val="hybridMultilevel"/>
    <w:tmpl w:val="828497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373AFC"/>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D6D2E92"/>
    <w:multiLevelType w:val="hybridMultilevel"/>
    <w:tmpl w:val="8AB83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7E4404"/>
    <w:multiLevelType w:val="hybridMultilevel"/>
    <w:tmpl w:val="0F6AB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8"/>
  </w:num>
  <w:num w:numId="4">
    <w:abstractNumId w:val="20"/>
  </w:num>
  <w:num w:numId="5">
    <w:abstractNumId w:val="9"/>
  </w:num>
  <w:num w:numId="6">
    <w:abstractNumId w:val="13"/>
  </w:num>
  <w:num w:numId="7">
    <w:abstractNumId w:val="3"/>
  </w:num>
  <w:num w:numId="8">
    <w:abstractNumId w:val="14"/>
  </w:num>
  <w:num w:numId="9">
    <w:abstractNumId w:val="1"/>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0"/>
  </w:num>
  <w:num w:numId="14">
    <w:abstractNumId w:val="9"/>
  </w:num>
  <w:num w:numId="15">
    <w:abstractNumId w:val="15"/>
  </w:num>
  <w:num w:numId="16">
    <w:abstractNumId w:val="17"/>
  </w:num>
  <w:num w:numId="17">
    <w:abstractNumId w:val="12"/>
  </w:num>
  <w:num w:numId="18">
    <w:abstractNumId w:val="16"/>
  </w:num>
  <w:num w:numId="19">
    <w:abstractNumId w:val="19"/>
  </w:num>
  <w:num w:numId="20">
    <w:abstractNumId w:val="0"/>
  </w:num>
  <w:num w:numId="21">
    <w:abstractNumId w:val="6"/>
  </w:num>
  <w:num w:numId="22">
    <w:abstractNumId w:val="8"/>
  </w:num>
  <w:num w:numId="23">
    <w:abstractNumId w:val="2"/>
  </w:num>
  <w:num w:numId="24">
    <w:abstractNumId w:val="10"/>
  </w:num>
  <w:num w:numId="25">
    <w:abstractNumId w:val="11"/>
  </w:num>
  <w:num w:numId="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trackRevisions/>
  <w:defaultTabStop w:val="720"/>
  <w:characterSpacingControl w:val="doNotCompress"/>
  <w:hdrShapeDefaults>
    <o:shapedefaults v:ext="edit" spidmax="2053"/>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CAD"/>
    <w:rsid w:val="000007C2"/>
    <w:rsid w:val="00015424"/>
    <w:rsid w:val="000174F5"/>
    <w:rsid w:val="0003622B"/>
    <w:rsid w:val="000477B7"/>
    <w:rsid w:val="00061D73"/>
    <w:rsid w:val="00063389"/>
    <w:rsid w:val="0007078B"/>
    <w:rsid w:val="0008675E"/>
    <w:rsid w:val="00087F2D"/>
    <w:rsid w:val="000909CD"/>
    <w:rsid w:val="0009481A"/>
    <w:rsid w:val="00096C01"/>
    <w:rsid w:val="000B11DA"/>
    <w:rsid w:val="000B3B00"/>
    <w:rsid w:val="000C477C"/>
    <w:rsid w:val="000C5051"/>
    <w:rsid w:val="000E4FEB"/>
    <w:rsid w:val="000F0C97"/>
    <w:rsid w:val="000F0D46"/>
    <w:rsid w:val="000F461F"/>
    <w:rsid w:val="00111347"/>
    <w:rsid w:val="00121947"/>
    <w:rsid w:val="0012224F"/>
    <w:rsid w:val="00124CA1"/>
    <w:rsid w:val="001325D9"/>
    <w:rsid w:val="001329C3"/>
    <w:rsid w:val="00137989"/>
    <w:rsid w:val="00137D50"/>
    <w:rsid w:val="00142BB1"/>
    <w:rsid w:val="001515B2"/>
    <w:rsid w:val="00155BA8"/>
    <w:rsid w:val="0017479A"/>
    <w:rsid w:val="00181B6C"/>
    <w:rsid w:val="00192F7A"/>
    <w:rsid w:val="00197BE8"/>
    <w:rsid w:val="001A6EA5"/>
    <w:rsid w:val="001B598E"/>
    <w:rsid w:val="001C2DD0"/>
    <w:rsid w:val="001C6F64"/>
    <w:rsid w:val="001F7BAE"/>
    <w:rsid w:val="002067D2"/>
    <w:rsid w:val="00210783"/>
    <w:rsid w:val="0024398A"/>
    <w:rsid w:val="00280166"/>
    <w:rsid w:val="00284D37"/>
    <w:rsid w:val="00297516"/>
    <w:rsid w:val="002B2D86"/>
    <w:rsid w:val="002B2D96"/>
    <w:rsid w:val="002B7FAD"/>
    <w:rsid w:val="002C0B4D"/>
    <w:rsid w:val="002C736D"/>
    <w:rsid w:val="002E52DD"/>
    <w:rsid w:val="002F0583"/>
    <w:rsid w:val="002F796C"/>
    <w:rsid w:val="003173B8"/>
    <w:rsid w:val="003266D8"/>
    <w:rsid w:val="00352C24"/>
    <w:rsid w:val="00352CF6"/>
    <w:rsid w:val="00361DE3"/>
    <w:rsid w:val="00363C9B"/>
    <w:rsid w:val="00377506"/>
    <w:rsid w:val="00383B5D"/>
    <w:rsid w:val="003876A2"/>
    <w:rsid w:val="00392EAE"/>
    <w:rsid w:val="003A23ED"/>
    <w:rsid w:val="003A6FF9"/>
    <w:rsid w:val="003B04B7"/>
    <w:rsid w:val="003C6986"/>
    <w:rsid w:val="003D38B6"/>
    <w:rsid w:val="003D7BB1"/>
    <w:rsid w:val="003E681E"/>
    <w:rsid w:val="003F26D0"/>
    <w:rsid w:val="003F4127"/>
    <w:rsid w:val="00405CF9"/>
    <w:rsid w:val="0040687B"/>
    <w:rsid w:val="00407AA6"/>
    <w:rsid w:val="00415439"/>
    <w:rsid w:val="00421C46"/>
    <w:rsid w:val="004222B7"/>
    <w:rsid w:val="004344EB"/>
    <w:rsid w:val="0043508C"/>
    <w:rsid w:val="004357A1"/>
    <w:rsid w:val="004359DD"/>
    <w:rsid w:val="00437067"/>
    <w:rsid w:val="00444C30"/>
    <w:rsid w:val="00455915"/>
    <w:rsid w:val="00463D7C"/>
    <w:rsid w:val="00467F42"/>
    <w:rsid w:val="004705F0"/>
    <w:rsid w:val="0047251C"/>
    <w:rsid w:val="00473F20"/>
    <w:rsid w:val="00481394"/>
    <w:rsid w:val="004943F9"/>
    <w:rsid w:val="00494F3C"/>
    <w:rsid w:val="00496CFB"/>
    <w:rsid w:val="00497AB5"/>
    <w:rsid w:val="004A6C24"/>
    <w:rsid w:val="004A76A7"/>
    <w:rsid w:val="004B293F"/>
    <w:rsid w:val="004B47FA"/>
    <w:rsid w:val="004B489C"/>
    <w:rsid w:val="004D2FAF"/>
    <w:rsid w:val="004E2B0C"/>
    <w:rsid w:val="004E6262"/>
    <w:rsid w:val="004F47DF"/>
    <w:rsid w:val="00502FD0"/>
    <w:rsid w:val="00505837"/>
    <w:rsid w:val="00542720"/>
    <w:rsid w:val="00551084"/>
    <w:rsid w:val="00554B1E"/>
    <w:rsid w:val="00560D78"/>
    <w:rsid w:val="005668D4"/>
    <w:rsid w:val="00572DE5"/>
    <w:rsid w:val="005735DD"/>
    <w:rsid w:val="00576ADB"/>
    <w:rsid w:val="00577E51"/>
    <w:rsid w:val="00586E77"/>
    <w:rsid w:val="005949E8"/>
    <w:rsid w:val="005A4462"/>
    <w:rsid w:val="005B3D30"/>
    <w:rsid w:val="005D03EB"/>
    <w:rsid w:val="005E0A00"/>
    <w:rsid w:val="005E3083"/>
    <w:rsid w:val="005F7FE4"/>
    <w:rsid w:val="00620CDB"/>
    <w:rsid w:val="00624743"/>
    <w:rsid w:val="00627ADE"/>
    <w:rsid w:val="00632014"/>
    <w:rsid w:val="00635DBF"/>
    <w:rsid w:val="006530E0"/>
    <w:rsid w:val="00667B4D"/>
    <w:rsid w:val="00690549"/>
    <w:rsid w:val="006A4AC0"/>
    <w:rsid w:val="006A7D0C"/>
    <w:rsid w:val="006B1CAD"/>
    <w:rsid w:val="006F4DCF"/>
    <w:rsid w:val="006F6F93"/>
    <w:rsid w:val="00700A65"/>
    <w:rsid w:val="00705696"/>
    <w:rsid w:val="007071C0"/>
    <w:rsid w:val="0071110A"/>
    <w:rsid w:val="00714EC1"/>
    <w:rsid w:val="00717E5C"/>
    <w:rsid w:val="00721237"/>
    <w:rsid w:val="007276A2"/>
    <w:rsid w:val="00733EFB"/>
    <w:rsid w:val="00737AD8"/>
    <w:rsid w:val="00741563"/>
    <w:rsid w:val="00744DE2"/>
    <w:rsid w:val="0076648D"/>
    <w:rsid w:val="0076748E"/>
    <w:rsid w:val="00790A78"/>
    <w:rsid w:val="00792363"/>
    <w:rsid w:val="00797308"/>
    <w:rsid w:val="007A3A60"/>
    <w:rsid w:val="007B1A3B"/>
    <w:rsid w:val="007C5F5D"/>
    <w:rsid w:val="007D3B84"/>
    <w:rsid w:val="007E10A8"/>
    <w:rsid w:val="007E2338"/>
    <w:rsid w:val="007E3E08"/>
    <w:rsid w:val="007F2C05"/>
    <w:rsid w:val="007F6C4F"/>
    <w:rsid w:val="00822F4C"/>
    <w:rsid w:val="00826023"/>
    <w:rsid w:val="0082617E"/>
    <w:rsid w:val="00832621"/>
    <w:rsid w:val="008436D2"/>
    <w:rsid w:val="00852EF0"/>
    <w:rsid w:val="00860107"/>
    <w:rsid w:val="00866555"/>
    <w:rsid w:val="00866797"/>
    <w:rsid w:val="00870AD6"/>
    <w:rsid w:val="0087314B"/>
    <w:rsid w:val="00876D98"/>
    <w:rsid w:val="008851B2"/>
    <w:rsid w:val="008B09B2"/>
    <w:rsid w:val="008C11E5"/>
    <w:rsid w:val="008D0081"/>
    <w:rsid w:val="008D3136"/>
    <w:rsid w:val="008D331A"/>
    <w:rsid w:val="008E5E73"/>
    <w:rsid w:val="008E6556"/>
    <w:rsid w:val="00923136"/>
    <w:rsid w:val="009436DC"/>
    <w:rsid w:val="009625DB"/>
    <w:rsid w:val="00973ABC"/>
    <w:rsid w:val="009747C6"/>
    <w:rsid w:val="00983AEA"/>
    <w:rsid w:val="00984616"/>
    <w:rsid w:val="0098521B"/>
    <w:rsid w:val="009A4DC3"/>
    <w:rsid w:val="009B5157"/>
    <w:rsid w:val="009C3AE7"/>
    <w:rsid w:val="009D58EE"/>
    <w:rsid w:val="009E59B8"/>
    <w:rsid w:val="009F1234"/>
    <w:rsid w:val="009F6B07"/>
    <w:rsid w:val="00A0332A"/>
    <w:rsid w:val="00A04826"/>
    <w:rsid w:val="00A11FCE"/>
    <w:rsid w:val="00A13CD4"/>
    <w:rsid w:val="00A345EC"/>
    <w:rsid w:val="00A370CA"/>
    <w:rsid w:val="00A566E5"/>
    <w:rsid w:val="00A73C4B"/>
    <w:rsid w:val="00A87326"/>
    <w:rsid w:val="00A917A8"/>
    <w:rsid w:val="00AA063B"/>
    <w:rsid w:val="00AB0412"/>
    <w:rsid w:val="00AD1D0D"/>
    <w:rsid w:val="00AF5606"/>
    <w:rsid w:val="00B00182"/>
    <w:rsid w:val="00B0212A"/>
    <w:rsid w:val="00B17D64"/>
    <w:rsid w:val="00B21AB9"/>
    <w:rsid w:val="00B2603F"/>
    <w:rsid w:val="00B3369C"/>
    <w:rsid w:val="00B50E39"/>
    <w:rsid w:val="00B56327"/>
    <w:rsid w:val="00B57E2E"/>
    <w:rsid w:val="00B67D7D"/>
    <w:rsid w:val="00B723EA"/>
    <w:rsid w:val="00B740EF"/>
    <w:rsid w:val="00B76897"/>
    <w:rsid w:val="00B8409D"/>
    <w:rsid w:val="00B8583F"/>
    <w:rsid w:val="00B90DDD"/>
    <w:rsid w:val="00BA2C89"/>
    <w:rsid w:val="00BC2BDA"/>
    <w:rsid w:val="00BC69E4"/>
    <w:rsid w:val="00BD02F0"/>
    <w:rsid w:val="00BD309D"/>
    <w:rsid w:val="00BE1742"/>
    <w:rsid w:val="00BE5B33"/>
    <w:rsid w:val="00BF0F00"/>
    <w:rsid w:val="00BF1829"/>
    <w:rsid w:val="00BF44E9"/>
    <w:rsid w:val="00C026C9"/>
    <w:rsid w:val="00C035AD"/>
    <w:rsid w:val="00C071B0"/>
    <w:rsid w:val="00C07212"/>
    <w:rsid w:val="00C13BCA"/>
    <w:rsid w:val="00C2124D"/>
    <w:rsid w:val="00C27FA0"/>
    <w:rsid w:val="00C312F6"/>
    <w:rsid w:val="00C33812"/>
    <w:rsid w:val="00C42965"/>
    <w:rsid w:val="00C55D2A"/>
    <w:rsid w:val="00C56E1A"/>
    <w:rsid w:val="00C7743E"/>
    <w:rsid w:val="00C95837"/>
    <w:rsid w:val="00CB0463"/>
    <w:rsid w:val="00CB1CC1"/>
    <w:rsid w:val="00CC0A63"/>
    <w:rsid w:val="00CD44DD"/>
    <w:rsid w:val="00CD600C"/>
    <w:rsid w:val="00CE35CC"/>
    <w:rsid w:val="00CE6C33"/>
    <w:rsid w:val="00CE70DD"/>
    <w:rsid w:val="00CF4DD6"/>
    <w:rsid w:val="00D068FA"/>
    <w:rsid w:val="00D175AE"/>
    <w:rsid w:val="00D226FE"/>
    <w:rsid w:val="00D25F04"/>
    <w:rsid w:val="00D30E56"/>
    <w:rsid w:val="00D316AB"/>
    <w:rsid w:val="00D377DE"/>
    <w:rsid w:val="00D41225"/>
    <w:rsid w:val="00D42D0F"/>
    <w:rsid w:val="00D54E1F"/>
    <w:rsid w:val="00D5699D"/>
    <w:rsid w:val="00D61F30"/>
    <w:rsid w:val="00D640EF"/>
    <w:rsid w:val="00D70F6D"/>
    <w:rsid w:val="00D74383"/>
    <w:rsid w:val="00D74F3A"/>
    <w:rsid w:val="00D75120"/>
    <w:rsid w:val="00D90A02"/>
    <w:rsid w:val="00D91230"/>
    <w:rsid w:val="00DA081C"/>
    <w:rsid w:val="00DA1E2A"/>
    <w:rsid w:val="00DB395E"/>
    <w:rsid w:val="00DC18A8"/>
    <w:rsid w:val="00DC56B9"/>
    <w:rsid w:val="00DC594D"/>
    <w:rsid w:val="00DC7491"/>
    <w:rsid w:val="00DE220E"/>
    <w:rsid w:val="00DE2DC5"/>
    <w:rsid w:val="00E00E89"/>
    <w:rsid w:val="00E04504"/>
    <w:rsid w:val="00E11F88"/>
    <w:rsid w:val="00E15C90"/>
    <w:rsid w:val="00E23E73"/>
    <w:rsid w:val="00E33490"/>
    <w:rsid w:val="00E36472"/>
    <w:rsid w:val="00E5135C"/>
    <w:rsid w:val="00E7391F"/>
    <w:rsid w:val="00E75160"/>
    <w:rsid w:val="00E75290"/>
    <w:rsid w:val="00E830DC"/>
    <w:rsid w:val="00EA26A2"/>
    <w:rsid w:val="00EA31C5"/>
    <w:rsid w:val="00EB76FF"/>
    <w:rsid w:val="00EC0934"/>
    <w:rsid w:val="00EC28C2"/>
    <w:rsid w:val="00ED2F03"/>
    <w:rsid w:val="00ED763C"/>
    <w:rsid w:val="00EE09A2"/>
    <w:rsid w:val="00EE3620"/>
    <w:rsid w:val="00EE6B2F"/>
    <w:rsid w:val="00EF6609"/>
    <w:rsid w:val="00F06A6B"/>
    <w:rsid w:val="00F1204F"/>
    <w:rsid w:val="00F21AB7"/>
    <w:rsid w:val="00F22980"/>
    <w:rsid w:val="00F27688"/>
    <w:rsid w:val="00F33561"/>
    <w:rsid w:val="00F34F10"/>
    <w:rsid w:val="00F47A1B"/>
    <w:rsid w:val="00F537A3"/>
    <w:rsid w:val="00F5465E"/>
    <w:rsid w:val="00F57903"/>
    <w:rsid w:val="00F57CAF"/>
    <w:rsid w:val="00F67E4E"/>
    <w:rsid w:val="00F715B0"/>
    <w:rsid w:val="00F7301A"/>
    <w:rsid w:val="00F730E2"/>
    <w:rsid w:val="00F754BA"/>
    <w:rsid w:val="00F7609E"/>
    <w:rsid w:val="00F83DD7"/>
    <w:rsid w:val="00F86B5F"/>
    <w:rsid w:val="00F90658"/>
    <w:rsid w:val="00FA0A4B"/>
    <w:rsid w:val="00FB212B"/>
    <w:rsid w:val="00FB214A"/>
    <w:rsid w:val="00FE0F35"/>
    <w:rsid w:val="00FF1C35"/>
    <w:rsid w:val="00FF7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FCB042C"/>
  <w15:docId w15:val="{E781EF56-F459-4359-AABA-DDCDAA8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5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 w:type="paragraph" w:styleId="Revision">
    <w:name w:val="Revision"/>
    <w:hidden/>
    <w:uiPriority w:val="99"/>
    <w:semiHidden/>
    <w:rsid w:val="00FF1C35"/>
    <w:pPr>
      <w:spacing w:after="0" w:line="240" w:lineRule="auto"/>
    </w:pPr>
  </w:style>
  <w:style w:type="character" w:styleId="CommentReference">
    <w:name w:val="annotation reference"/>
    <w:basedOn w:val="DefaultParagraphFont"/>
    <w:uiPriority w:val="99"/>
    <w:semiHidden/>
    <w:unhideWhenUsed/>
    <w:rsid w:val="007A3A60"/>
    <w:rPr>
      <w:sz w:val="16"/>
      <w:szCs w:val="16"/>
    </w:rPr>
  </w:style>
  <w:style w:type="paragraph" w:styleId="CommentText">
    <w:name w:val="annotation text"/>
    <w:basedOn w:val="Normal"/>
    <w:link w:val="CommentTextChar"/>
    <w:uiPriority w:val="99"/>
    <w:semiHidden/>
    <w:unhideWhenUsed/>
    <w:rsid w:val="007A3A60"/>
    <w:pPr>
      <w:spacing w:line="240" w:lineRule="auto"/>
    </w:pPr>
    <w:rPr>
      <w:sz w:val="20"/>
      <w:szCs w:val="20"/>
    </w:rPr>
  </w:style>
  <w:style w:type="character" w:customStyle="1" w:styleId="CommentTextChar">
    <w:name w:val="Comment Text Char"/>
    <w:basedOn w:val="DefaultParagraphFont"/>
    <w:link w:val="CommentText"/>
    <w:uiPriority w:val="99"/>
    <w:semiHidden/>
    <w:rsid w:val="007A3A60"/>
    <w:rPr>
      <w:sz w:val="20"/>
      <w:szCs w:val="20"/>
    </w:rPr>
  </w:style>
  <w:style w:type="paragraph" w:styleId="CommentSubject">
    <w:name w:val="annotation subject"/>
    <w:basedOn w:val="CommentText"/>
    <w:next w:val="CommentText"/>
    <w:link w:val="CommentSubjectChar"/>
    <w:uiPriority w:val="99"/>
    <w:semiHidden/>
    <w:unhideWhenUsed/>
    <w:rsid w:val="007A3A60"/>
    <w:rPr>
      <w:b/>
      <w:bCs/>
    </w:rPr>
  </w:style>
  <w:style w:type="character" w:customStyle="1" w:styleId="CommentSubjectChar">
    <w:name w:val="Comment Subject Char"/>
    <w:basedOn w:val="CommentTextChar"/>
    <w:link w:val="CommentSubject"/>
    <w:uiPriority w:val="99"/>
    <w:semiHidden/>
    <w:rsid w:val="007A3A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643423">
      <w:bodyDiv w:val="1"/>
      <w:marLeft w:val="0"/>
      <w:marRight w:val="0"/>
      <w:marTop w:val="0"/>
      <w:marBottom w:val="0"/>
      <w:divBdr>
        <w:top w:val="none" w:sz="0" w:space="0" w:color="auto"/>
        <w:left w:val="none" w:sz="0" w:space="0" w:color="auto"/>
        <w:bottom w:val="none" w:sz="0" w:space="0" w:color="auto"/>
        <w:right w:val="none" w:sz="0" w:space="0" w:color="auto"/>
      </w:divBdr>
    </w:div>
    <w:div w:id="375980515">
      <w:bodyDiv w:val="1"/>
      <w:marLeft w:val="0"/>
      <w:marRight w:val="0"/>
      <w:marTop w:val="0"/>
      <w:marBottom w:val="0"/>
      <w:divBdr>
        <w:top w:val="none" w:sz="0" w:space="0" w:color="auto"/>
        <w:left w:val="none" w:sz="0" w:space="0" w:color="auto"/>
        <w:bottom w:val="none" w:sz="0" w:space="0" w:color="auto"/>
        <w:right w:val="none" w:sz="0" w:space="0" w:color="auto"/>
      </w:divBdr>
    </w:div>
    <w:div w:id="480537148">
      <w:bodyDiv w:val="1"/>
      <w:marLeft w:val="0"/>
      <w:marRight w:val="0"/>
      <w:marTop w:val="0"/>
      <w:marBottom w:val="0"/>
      <w:divBdr>
        <w:top w:val="none" w:sz="0" w:space="0" w:color="auto"/>
        <w:left w:val="none" w:sz="0" w:space="0" w:color="auto"/>
        <w:bottom w:val="none" w:sz="0" w:space="0" w:color="auto"/>
        <w:right w:val="none" w:sz="0" w:space="0" w:color="auto"/>
      </w:divBdr>
    </w:div>
    <w:div w:id="575673970">
      <w:bodyDiv w:val="1"/>
      <w:marLeft w:val="0"/>
      <w:marRight w:val="0"/>
      <w:marTop w:val="0"/>
      <w:marBottom w:val="0"/>
      <w:divBdr>
        <w:top w:val="none" w:sz="0" w:space="0" w:color="auto"/>
        <w:left w:val="none" w:sz="0" w:space="0" w:color="auto"/>
        <w:bottom w:val="none" w:sz="0" w:space="0" w:color="auto"/>
        <w:right w:val="none" w:sz="0" w:space="0" w:color="auto"/>
      </w:divBdr>
    </w:div>
    <w:div w:id="685445489">
      <w:bodyDiv w:val="1"/>
      <w:marLeft w:val="0"/>
      <w:marRight w:val="0"/>
      <w:marTop w:val="0"/>
      <w:marBottom w:val="0"/>
      <w:divBdr>
        <w:top w:val="none" w:sz="0" w:space="0" w:color="auto"/>
        <w:left w:val="none" w:sz="0" w:space="0" w:color="auto"/>
        <w:bottom w:val="none" w:sz="0" w:space="0" w:color="auto"/>
        <w:right w:val="none" w:sz="0" w:space="0" w:color="auto"/>
      </w:divBdr>
    </w:div>
    <w:div w:id="824005689">
      <w:bodyDiv w:val="1"/>
      <w:marLeft w:val="0"/>
      <w:marRight w:val="0"/>
      <w:marTop w:val="0"/>
      <w:marBottom w:val="0"/>
      <w:divBdr>
        <w:top w:val="none" w:sz="0" w:space="0" w:color="auto"/>
        <w:left w:val="none" w:sz="0" w:space="0" w:color="auto"/>
        <w:bottom w:val="none" w:sz="0" w:space="0" w:color="auto"/>
        <w:right w:val="none" w:sz="0" w:space="0" w:color="auto"/>
      </w:divBdr>
    </w:div>
    <w:div w:id="1196962741">
      <w:bodyDiv w:val="1"/>
      <w:marLeft w:val="0"/>
      <w:marRight w:val="0"/>
      <w:marTop w:val="0"/>
      <w:marBottom w:val="0"/>
      <w:divBdr>
        <w:top w:val="none" w:sz="0" w:space="0" w:color="auto"/>
        <w:left w:val="none" w:sz="0" w:space="0" w:color="auto"/>
        <w:bottom w:val="none" w:sz="0" w:space="0" w:color="auto"/>
        <w:right w:val="none" w:sz="0" w:space="0" w:color="auto"/>
      </w:divBdr>
    </w:div>
    <w:div w:id="1454792191">
      <w:bodyDiv w:val="1"/>
      <w:marLeft w:val="0"/>
      <w:marRight w:val="0"/>
      <w:marTop w:val="0"/>
      <w:marBottom w:val="0"/>
      <w:divBdr>
        <w:top w:val="none" w:sz="0" w:space="0" w:color="auto"/>
        <w:left w:val="none" w:sz="0" w:space="0" w:color="auto"/>
        <w:bottom w:val="none" w:sz="0" w:space="0" w:color="auto"/>
        <w:right w:val="none" w:sz="0" w:space="0" w:color="auto"/>
      </w:divBdr>
    </w:div>
    <w:div w:id="1552496503">
      <w:bodyDiv w:val="1"/>
      <w:marLeft w:val="0"/>
      <w:marRight w:val="0"/>
      <w:marTop w:val="0"/>
      <w:marBottom w:val="0"/>
      <w:divBdr>
        <w:top w:val="none" w:sz="0" w:space="0" w:color="auto"/>
        <w:left w:val="none" w:sz="0" w:space="0" w:color="auto"/>
        <w:bottom w:val="none" w:sz="0" w:space="0" w:color="auto"/>
        <w:right w:val="none" w:sz="0" w:space="0" w:color="auto"/>
      </w:divBdr>
    </w:div>
    <w:div w:id="2048210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58A32C9C-E2A0-41D5-8702-5228441D1366}">
  <ds:schemaRefs>
    <ds:schemaRef ds:uri="http://schemas.openxmlformats.org/officeDocument/2006/bibliography"/>
  </ds:schemaRefs>
</ds:datastoreItem>
</file>

<file path=customXml/itemProps2.xml><?xml version="1.0" encoding="utf-8"?>
<ds:datastoreItem xmlns:ds="http://schemas.openxmlformats.org/officeDocument/2006/customXml" ds:itemID="{186A2BA3-5CD4-44D5-A00F-9971EFAC088F}">
  <ds:schemaRefs>
    <ds:schemaRef ds:uri="http://schemas.microsoft.com/sharepoint/v3/contenttype/forms"/>
  </ds:schemaRefs>
</ds:datastoreItem>
</file>

<file path=customXml/itemProps3.xml><?xml version="1.0" encoding="utf-8"?>
<ds:datastoreItem xmlns:ds="http://schemas.openxmlformats.org/officeDocument/2006/customXml" ds:itemID="{A79F2AE2-9A84-425B-B10D-1311BF6D88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8A5BB9-9CC7-4CD3-B3C0-CC35AC866B16}">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10</Pages>
  <Words>3560</Words>
  <Characters>25421</Characters>
  <Application>Microsoft Office Word</Application>
  <DocSecurity>0</DocSecurity>
  <Lines>3631</Lines>
  <Paragraphs>2634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Markstrum, Alexis@Energy</cp:lastModifiedBy>
  <cp:revision>56</cp:revision>
  <cp:lastPrinted>2019-03-25T15:54:00Z</cp:lastPrinted>
  <dcterms:created xsi:type="dcterms:W3CDTF">2020-03-30T15:23:00Z</dcterms:created>
  <dcterms:modified xsi:type="dcterms:W3CDTF">2021-10-11T20:10:00Z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