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4708CAE3" w:rsidR="00F349F6" w:rsidRPr="008733ED"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1D5D2685" w14:textId="3BE9E929"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heating system(s) features specified on the registered CF1R compliance document for this project.</w:t>
            </w:r>
          </w:p>
        </w:tc>
      </w:tr>
      <w:tr w:rsidR="002E1D83" w:rsidRPr="009E01FE" w14:paraId="73A56B1E" w14:textId="199B8BBE" w:rsidTr="002E1D8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56D948BD"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0"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002E1D8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w:t>
            </w:r>
            <w:proofErr w:type="gramStart"/>
            <w:r w:rsidR="002E1D83">
              <w:rPr>
                <w:rFonts w:asciiTheme="minorHAnsi" w:eastAsia="Times New Roman" w:hAnsiTheme="minorHAnsi" w:cstheme="minorHAnsi"/>
                <w:sz w:val="18"/>
                <w:szCs w:val="20"/>
              </w:rPr>
              <w:t xml:space="preserve">Identical) </w:t>
            </w:r>
            <w:r w:rsidRPr="00236F4B">
              <w:rPr>
                <w:rFonts w:asciiTheme="minorHAnsi" w:eastAsia="Times New Roman" w:hAnsiTheme="minorHAnsi" w:cstheme="minorHAnsi"/>
                <w:sz w:val="18"/>
                <w:szCs w:val="20"/>
              </w:rPr>
              <w:t xml:space="preserve"> Water</w:t>
            </w:r>
            <w:proofErr w:type="gramEnd"/>
            <w:r w:rsidRPr="00236F4B">
              <w:rPr>
                <w:rFonts w:asciiTheme="minorHAnsi" w:eastAsia="Times New Roman" w:hAnsiTheme="minorHAnsi" w:cstheme="minorHAnsi"/>
                <w:sz w:val="18"/>
                <w:szCs w:val="20"/>
              </w:rPr>
              <w:t xml:space="preserve">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0"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2E1D8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2E1D8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451306E4" w:rsidR="00D879CA" w:rsidRDefault="00D879CA" w:rsidP="00D879CA">
      <w:pPr>
        <w:spacing w:after="0" w:line="240" w:lineRule="auto"/>
        <w:rPr>
          <w:rFonts w:asciiTheme="minorHAnsi" w:hAnsiTheme="minorHAnsi" w:cstheme="minorHAnsi"/>
          <w:sz w:val="18"/>
          <w:szCs w:val="18"/>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BF4716"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heating system features installed in this project.</w:t>
            </w:r>
          </w:p>
        </w:tc>
      </w:tr>
      <w:tr w:rsidR="002E1D83" w:rsidRPr="009E01FE" w14:paraId="5E10FB82" w14:textId="1F2D2580" w:rsidTr="002E1D83">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0693A5AF"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0"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2E1D83">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0"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2E1D83">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2E1D83">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77777777" w:rsidR="007A73AF" w:rsidRDefault="007A73AF"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7777777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2E0EF086"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77777777"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5AFA3287"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77777777"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17490FA2"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4B713D02"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77777777"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77777777"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7777777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523E590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77777777"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77777777"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17EEDE82"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53C13AE5"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625630F1"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R-12 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2F583975" w14:textId="0DFEF745" w:rsidR="006C36EE" w:rsidRPr="00542719" w:rsidRDefault="006C36EE" w:rsidP="00E879AA">
            <w:pPr>
              <w:keepNext/>
              <w:autoSpaceDE w:val="0"/>
              <w:autoSpaceDN w:val="0"/>
              <w:adjustRightInd w:val="0"/>
              <w:spacing w:after="0" w:line="240" w:lineRule="auto"/>
              <w:rPr>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min</w:t>
            </w:r>
            <w:r w:rsidR="00A956FB">
              <w:rPr>
                <w:rFonts w:asciiTheme="minorHAnsi" w:eastAsiaTheme="minorEastAsia" w:hAnsiTheme="minorHAnsi" w:cstheme="minorHAnsi"/>
                <w:bCs/>
                <w:sz w:val="18"/>
                <w:szCs w:val="18"/>
              </w:rPr>
              <w:t xml:space="preserve">imum insulation R-value of 7.7 </w:t>
            </w:r>
            <w:r w:rsidRPr="00542719">
              <w:rPr>
                <w:rFonts w:asciiTheme="minorHAnsi" w:eastAsiaTheme="minorEastAsia" w:hAnsiTheme="minorHAnsi" w:cstheme="minorHAnsi"/>
                <w:bCs/>
                <w:sz w:val="18"/>
                <w:szCs w:val="18"/>
              </w:rPr>
              <w:t>(RA4.4.1)</w:t>
            </w:r>
          </w:p>
          <w:p w14:paraId="66A10595" w14:textId="77777777" w:rsidR="006C36EE" w:rsidRPr="00542719" w:rsidRDefault="006C36EE" w:rsidP="00E26207">
            <w:pPr>
              <w:keepNext/>
              <w:numPr>
                <w:ilvl w:val="1"/>
                <w:numId w:val="1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The first 5 feet (1.5 meters) of cold water pipes from the storage tank.</w:t>
            </w:r>
          </w:p>
          <w:p w14:paraId="4A601B4A" w14:textId="77777777" w:rsidR="006C36EE" w:rsidRPr="00542719" w:rsidRDefault="006C36EE" w:rsidP="00E26207">
            <w:pPr>
              <w:keepNext/>
              <w:numPr>
                <w:ilvl w:val="1"/>
                <w:numId w:val="1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All piping with a nominal diameter of 3/4 inch (19 millimeter) and less than 1 inch.</w:t>
            </w:r>
          </w:p>
          <w:p w14:paraId="6403D0E1" w14:textId="763F7A06" w:rsidR="006C36EE" w:rsidRPr="003F5E03" w:rsidRDefault="006C36EE" w:rsidP="00E26207">
            <w:pPr>
              <w:keepNext/>
              <w:numPr>
                <w:ilvl w:val="1"/>
                <w:numId w:val="1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All hot water piping from the heating source to the kitchen fixtures.</w:t>
            </w:r>
          </w:p>
          <w:p w14:paraId="7C393648" w14:textId="30FB790C" w:rsidR="003F5E03" w:rsidRPr="003F5E03" w:rsidRDefault="003F5E03" w:rsidP="00E26207">
            <w:pPr>
              <w:keepNext/>
              <w:numPr>
                <w:ilvl w:val="1"/>
                <w:numId w:val="1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from the heating source to storage tank or between tanks</w:t>
            </w:r>
            <w:r>
              <w:rPr>
                <w:rFonts w:asciiTheme="minorHAnsi" w:eastAsia="Times New Roman" w:hAnsiTheme="minorHAnsi" w:cstheme="minorHAnsi"/>
                <w:bCs/>
                <w:sz w:val="18"/>
                <w:szCs w:val="18"/>
              </w:rPr>
              <w:t>.</w:t>
            </w:r>
          </w:p>
          <w:p w14:paraId="3A5F8BB0" w14:textId="12FCBFD8" w:rsidR="003F5E03" w:rsidRPr="00542719" w:rsidRDefault="003F5E03" w:rsidP="00E26207">
            <w:pPr>
              <w:keepNext/>
              <w:numPr>
                <w:ilvl w:val="1"/>
                <w:numId w:val="12"/>
              </w:numPr>
              <w:autoSpaceDE w:val="0"/>
              <w:autoSpaceDN w:val="0"/>
              <w:adjustRightInd w:val="0"/>
              <w:spacing w:after="0" w:line="240" w:lineRule="auto"/>
              <w:contextualSpacing/>
              <w:rPr>
                <w:rFonts w:asciiTheme="minorHAnsi" w:eastAsia="Times New Roman" w:hAnsiTheme="minorHAnsi" w:cstheme="minorHAnsi"/>
                <w:b/>
                <w:bCs/>
                <w:sz w:val="18"/>
                <w:szCs w:val="18"/>
              </w:rPr>
            </w:pPr>
            <w:r>
              <w:rPr>
                <w:rFonts w:asciiTheme="minorHAnsi" w:eastAsia="Times New Roman" w:hAnsiTheme="minorHAnsi" w:cstheme="minorHAnsi"/>
                <w:bCs/>
                <w:sz w:val="18"/>
                <w:szCs w:val="18"/>
              </w:rPr>
              <w:t>All piping associated with a recirculation system.</w:t>
            </w:r>
          </w:p>
          <w:p w14:paraId="01713044" w14:textId="77777777" w:rsidR="006C36EE" w:rsidRPr="00542719" w:rsidRDefault="006C36EE" w:rsidP="00E26207">
            <w:pPr>
              <w:keepNext/>
              <w:numPr>
                <w:ilvl w:val="1"/>
                <w:numId w:val="1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All underground piping</w:t>
            </w:r>
            <w:r w:rsidRPr="004B5988">
              <w:rPr>
                <w:rFonts w:asciiTheme="minorHAnsi" w:eastAsia="Times New Roman" w:hAnsiTheme="minorHAnsi" w:cstheme="minorHAnsi"/>
                <w:bCs/>
                <w:sz w:val="18"/>
                <w:szCs w:val="18"/>
              </w:rPr>
              <w:t>.</w:t>
            </w:r>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 xml:space="preserve">nce of the framing </w:t>
            </w:r>
            <w:proofErr w:type="spellStart"/>
            <w:proofErr w:type="gramStart"/>
            <w:r w:rsidR="003F5E03">
              <w:rPr>
                <w:rFonts w:asciiTheme="minorHAnsi" w:eastAsia="Times New Roman" w:hAnsiTheme="minorHAnsi" w:cstheme="minorHAnsi"/>
                <w:bCs/>
                <w:sz w:val="18"/>
                <w:szCs w:val="18"/>
              </w:rPr>
              <w:t>penetration.</w:t>
            </w:r>
            <w:r w:rsidRPr="00542719">
              <w:rPr>
                <w:rFonts w:asciiTheme="minorHAnsi" w:eastAsia="Times New Roman" w:hAnsiTheme="minorHAnsi" w:cstheme="minorHAnsi"/>
                <w:bCs/>
                <w:sz w:val="18"/>
                <w:szCs w:val="18"/>
              </w:rPr>
              <w:t>Piping</w:t>
            </w:r>
            <w:proofErr w:type="spellEnd"/>
            <w:proofErr w:type="gramEnd"/>
            <w:r w:rsidRPr="00542719">
              <w:rPr>
                <w:rFonts w:asciiTheme="minorHAnsi" w:eastAsia="Times New Roman" w:hAnsiTheme="minorHAnsi" w:cstheme="minorHAnsi"/>
                <w:bCs/>
                <w:sz w:val="18"/>
                <w:szCs w:val="18"/>
              </w:rPr>
              <w:t xml:space="preserve">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For Gas or Propane Water Heaters:  Ensure the following are installed (Section 150.0(n))</w:t>
            </w:r>
          </w:p>
          <w:p w14:paraId="3303CE97" w14:textId="2B02943F" w:rsidR="006C36EE" w:rsidRPr="00542719" w:rsidRDefault="006C36EE"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w:t>
            </w:r>
            <w:proofErr w:type="gramStart"/>
            <w:r w:rsidRPr="00542719">
              <w:rPr>
                <w:rFonts w:asciiTheme="minorHAnsi" w:eastAsia="Times New Roman" w:hAnsiTheme="minorHAnsi" w:cstheme="minorHAnsi"/>
                <w:sz w:val="18"/>
                <w:szCs w:val="18"/>
              </w:rPr>
              <w:t>obstructions;</w:t>
            </w:r>
            <w:proofErr w:type="gramEnd"/>
          </w:p>
          <w:p w14:paraId="34194BD3" w14:textId="6D009B91" w:rsidR="006C36EE" w:rsidRPr="00542719" w:rsidRDefault="006C36EE" w:rsidP="00E26207">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E26207">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0050ECBA" w:rsidR="006C36EE" w:rsidRPr="00542719" w:rsidRDefault="006C36EE"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Category III or IV vent, or a Type B vent with straight pipe between outside and water heater</w:t>
            </w:r>
            <w:r w:rsidR="00293EE6">
              <w:rPr>
                <w:rFonts w:asciiTheme="minorHAnsi" w:eastAsia="Times New Roman" w:hAnsiTheme="minorHAnsi" w:cstheme="minorHAnsi"/>
                <w:sz w:val="18"/>
                <w:szCs w:val="18"/>
              </w:rPr>
              <w:t>.</w:t>
            </w:r>
          </w:p>
          <w:p w14:paraId="260C81E6" w14:textId="6A7E1068" w:rsidR="006C36EE" w:rsidRPr="00542719" w:rsidRDefault="006C36EE"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r w:rsidR="00293EE6">
              <w:rPr>
                <w:rFonts w:asciiTheme="minorHAnsi" w:eastAsia="Times New Roman" w:hAnsiTheme="minorHAnsi" w:cstheme="minorHAnsi"/>
                <w:sz w:val="18"/>
                <w:szCs w:val="18"/>
              </w:rPr>
              <w:t>.</w:t>
            </w:r>
          </w:p>
          <w:p w14:paraId="48E01F08" w14:textId="6B857FC7" w:rsidR="006C36EE" w:rsidRPr="00542719" w:rsidRDefault="006C36EE"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gas supply line with capacity of at least 200,000 Btu/hr</w:t>
            </w:r>
            <w:r w:rsidR="00293EE6">
              <w:rPr>
                <w:rFonts w:asciiTheme="minorHAnsi" w:eastAsia="Times New Roman" w:hAnsiTheme="minorHAnsi" w:cstheme="minorHAnsi"/>
                <w:sz w:val="18"/>
                <w:szCs w:val="18"/>
              </w:rPr>
              <w:t>.</w:t>
            </w:r>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F129CF">
        <w:tc>
          <w:tcPr>
            <w:tcW w:w="10800" w:type="dxa"/>
            <w:gridSpan w:val="10"/>
          </w:tcPr>
          <w:p w14:paraId="681EF971" w14:textId="77777777"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ins w:id="0" w:author="Markstrum, Alexis@Energy" w:date="2021-10-11T09:49:00Z">
              <w:r>
                <w:rPr>
                  <w:rFonts w:cstheme="minorHAnsi"/>
                  <w:sz w:val="20"/>
                  <w:szCs w:val="20"/>
                </w:rPr>
                <w:t>08</w:t>
              </w:r>
            </w:ins>
          </w:p>
        </w:tc>
        <w:tc>
          <w:tcPr>
            <w:tcW w:w="1260" w:type="dxa"/>
          </w:tcPr>
          <w:p w14:paraId="7D36CF90" w14:textId="6945C259" w:rsidR="00EA0932" w:rsidRDefault="00EA0932" w:rsidP="006E239E">
            <w:pPr>
              <w:spacing w:after="0"/>
              <w:jc w:val="center"/>
              <w:rPr>
                <w:ins w:id="1" w:author="Markstrum, Alexis@Energy" w:date="2021-10-11T09:48:00Z"/>
                <w:rFonts w:cstheme="minorHAnsi"/>
                <w:sz w:val="20"/>
                <w:szCs w:val="20"/>
              </w:rPr>
            </w:pPr>
            <w:ins w:id="2" w:author="Markstrum, Alexis@Energy" w:date="2021-10-11T09:49:00Z">
              <w:r>
                <w:rPr>
                  <w:rFonts w:cstheme="minorHAnsi"/>
                  <w:sz w:val="20"/>
                  <w:szCs w:val="20"/>
                </w:rPr>
                <w:t>09</w:t>
              </w:r>
            </w:ins>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ins w:id="3" w:author="Markstrum, Alexis@Energy" w:date="2021-10-11T09:48:00Z"/>
                <w:rFonts w:cstheme="minorHAnsi"/>
                <w:sz w:val="18"/>
                <w:szCs w:val="20"/>
              </w:rPr>
            </w:pPr>
            <w:ins w:id="4" w:author="Markstrum, Alexis@Energy" w:date="2021-10-11T09:49:00Z">
              <w:r>
                <w:rPr>
                  <w:rFonts w:cstheme="minorHAnsi"/>
                  <w:sz w:val="18"/>
                </w:rPr>
                <w:t>Design Compactness Factor</w:t>
              </w:r>
            </w:ins>
          </w:p>
        </w:tc>
        <w:tc>
          <w:tcPr>
            <w:tcW w:w="1260" w:type="dxa"/>
            <w:vAlign w:val="bottom"/>
          </w:tcPr>
          <w:p w14:paraId="08229ADA" w14:textId="24FB2539" w:rsidR="00EA0932" w:rsidRPr="00AB4500" w:rsidRDefault="00EA0932" w:rsidP="00EA0932">
            <w:pPr>
              <w:spacing w:after="0" w:line="240" w:lineRule="auto"/>
              <w:jc w:val="center"/>
              <w:rPr>
                <w:ins w:id="5" w:author="Markstrum, Alexis@Energy" w:date="2021-10-11T09:48:00Z"/>
                <w:rFonts w:cstheme="minorHAnsi"/>
                <w:sz w:val="18"/>
                <w:szCs w:val="20"/>
              </w:rPr>
            </w:pPr>
            <w:ins w:id="6" w:author="Markstrum, Alexis@Energy" w:date="2021-10-11T09:49:00Z">
              <w:r>
                <w:rPr>
                  <w:rFonts w:cstheme="minorHAnsi"/>
                  <w:sz w:val="18"/>
                </w:rPr>
                <w:t>Calculated Compactness Factor</w:t>
              </w:r>
            </w:ins>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ins w:id="7" w:author="Markstrum, Alexis@Energy" w:date="2021-10-11T09:48:00Z"/>
                <w:sz w:val="18"/>
                <w:szCs w:val="18"/>
              </w:rPr>
            </w:pPr>
          </w:p>
        </w:tc>
        <w:tc>
          <w:tcPr>
            <w:tcW w:w="1260" w:type="dxa"/>
          </w:tcPr>
          <w:p w14:paraId="24364DBF" w14:textId="77777777" w:rsidR="00EA0932" w:rsidRPr="00AB4500" w:rsidRDefault="00EA0932" w:rsidP="00EA0932">
            <w:pPr>
              <w:spacing w:after="0" w:line="240" w:lineRule="auto"/>
              <w:rPr>
                <w:ins w:id="8" w:author="Markstrum, Alexis@Energy" w:date="2021-10-11T09:48:00Z"/>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ins w:id="9" w:author="Markstrum, Alexis@Energy" w:date="2021-10-11T09:48:00Z"/>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ins w:id="10" w:author="Markstrum, Alexis@Energy" w:date="2021-10-11T09:48:00Z"/>
                <w:sz w:val="20"/>
                <w:szCs w:val="20"/>
              </w:rPr>
            </w:pPr>
          </w:p>
        </w:tc>
      </w:tr>
      <w:tr w:rsidR="00EA0932" w14:paraId="3747E7D2" w14:textId="7AD68F58" w:rsidTr="00C52DA7">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t>08</w:t>
            </w:r>
          </w:p>
        </w:tc>
        <w:tc>
          <w:tcPr>
            <w:tcW w:w="10237" w:type="dxa"/>
            <w:gridSpan w:val="9"/>
            <w:tcBorders>
              <w:top w:val="single" w:sz="4" w:space="0" w:color="auto"/>
            </w:tcBorders>
          </w:tcPr>
          <w:p w14:paraId="1446184F" w14:textId="09592741" w:rsidR="00EA0932" w:rsidRPr="004B5988" w:rsidRDefault="00EA0932" w:rsidP="00EA0932">
            <w:pPr>
              <w:spacing w:after="0"/>
              <w:rPr>
                <w:ins w:id="11" w:author="Markstrum, Alexis@Energy" w:date="2021-10-11T09:48: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17158E">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ins w:id="12" w:author="Markstrum, Alexis@Energy" w:date="2021-10-11T09:48: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C446D6">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ins w:id="13" w:author="Markstrum, Alexis@Energy" w:date="2021-10-11T09:48: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EA0932" w14:paraId="4D85D7A8" w14:textId="7186CFB7" w:rsidTr="00AA530B">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ins w:id="14" w:author="Markstrum, Alexis@Energy" w:date="2021-10-11T09:48: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77777777"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ins w:id="15" w:author="Markstrum, Alexis@Energy" w:date="2021-10-11T11:42:00Z">
              <w:r>
                <w:rPr>
                  <w:rFonts w:asciiTheme="minorHAnsi" w:hAnsiTheme="minorHAnsi" w:cstheme="minorHAnsi"/>
                  <w:sz w:val="18"/>
                  <w:szCs w:val="18"/>
                </w:rPr>
                <w:t>08</w:t>
              </w:r>
            </w:ins>
          </w:p>
        </w:tc>
        <w:tc>
          <w:tcPr>
            <w:tcW w:w="1260" w:type="dxa"/>
          </w:tcPr>
          <w:p w14:paraId="024FC1FF" w14:textId="1BC7CE58" w:rsidR="003D081B" w:rsidRPr="00352318" w:rsidRDefault="00564E29" w:rsidP="006E239E">
            <w:pPr>
              <w:spacing w:after="0" w:line="240" w:lineRule="auto"/>
              <w:jc w:val="center"/>
              <w:rPr>
                <w:ins w:id="16" w:author="Markstrum, Alexis@Energy" w:date="2021-10-11T10:03:00Z"/>
                <w:rFonts w:asciiTheme="minorHAnsi" w:hAnsiTheme="minorHAnsi" w:cstheme="minorHAnsi"/>
                <w:sz w:val="18"/>
                <w:szCs w:val="18"/>
              </w:rPr>
            </w:pPr>
            <w:ins w:id="17" w:author="Markstrum, Alexis@Energy" w:date="2021-10-11T11:42:00Z">
              <w:r>
                <w:rPr>
                  <w:rFonts w:asciiTheme="minorHAnsi" w:hAnsiTheme="minorHAnsi" w:cstheme="minorHAnsi"/>
                  <w:sz w:val="18"/>
                  <w:szCs w:val="18"/>
                </w:rPr>
                <w:t>09</w:t>
              </w:r>
            </w:ins>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ins w:id="18" w:author="Markstrum, Alexis@Energy" w:date="2021-10-11T10:03:00Z"/>
                <w:rFonts w:asciiTheme="minorHAnsi" w:hAnsiTheme="minorHAnsi" w:cstheme="minorHAnsi"/>
                <w:sz w:val="18"/>
                <w:szCs w:val="18"/>
              </w:rPr>
            </w:pPr>
            <w:ins w:id="19" w:author="Markstrum, Alexis@Energy" w:date="2021-10-11T11:42:00Z">
              <w:r>
                <w:rPr>
                  <w:rFonts w:cstheme="minorHAnsi"/>
                  <w:sz w:val="18"/>
                </w:rPr>
                <w:t>Design Compactness Factor</w:t>
              </w:r>
            </w:ins>
          </w:p>
        </w:tc>
        <w:tc>
          <w:tcPr>
            <w:tcW w:w="1260" w:type="dxa"/>
            <w:vAlign w:val="bottom"/>
          </w:tcPr>
          <w:p w14:paraId="41E6E30F" w14:textId="606BAACD" w:rsidR="00564E29" w:rsidRPr="00352318" w:rsidRDefault="00564E29" w:rsidP="00564E29">
            <w:pPr>
              <w:spacing w:after="0" w:line="240" w:lineRule="auto"/>
              <w:jc w:val="center"/>
              <w:rPr>
                <w:ins w:id="20" w:author="Markstrum, Alexis@Energy" w:date="2021-10-11T10:03:00Z"/>
                <w:rFonts w:asciiTheme="minorHAnsi" w:hAnsiTheme="minorHAnsi" w:cstheme="minorHAnsi"/>
                <w:sz w:val="18"/>
                <w:szCs w:val="18"/>
              </w:rPr>
            </w:pPr>
            <w:ins w:id="21" w:author="Markstrum, Alexis@Energy" w:date="2021-10-11T11:42:00Z">
              <w:r>
                <w:rPr>
                  <w:rFonts w:cstheme="minorHAnsi"/>
                  <w:sz w:val="18"/>
                </w:rPr>
                <w:t>Calculated Compactness Factor</w:t>
              </w:r>
            </w:ins>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ins w:id="22" w:author="Markstrum, Alexis@Energy" w:date="2021-10-11T10:03:00Z"/>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ins w:id="23" w:author="Markstrum, Alexis@Energy" w:date="2021-10-11T10:03:00Z"/>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ins w:id="24" w:author="Markstrum, Alexis@Energy" w:date="2021-10-11T10:03:00Z"/>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ins w:id="25" w:author="Markstrum, Alexis@Energy" w:date="2021-10-11T10:03:00Z"/>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ins w:id="26" w:author="Markstrum, Alexis@Energy" w:date="2021-10-11T10:03:00Z"/>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167D1BCA"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27738652" w:rsidR="00A82A43" w:rsidRPr="00583B52" w:rsidRDefault="006C36EE" w:rsidP="0023694B">
            <w:pPr>
              <w:keepNext/>
              <w:spacing w:after="0" w:line="240" w:lineRule="auto"/>
              <w:rPr>
                <w:rFonts w:asciiTheme="minorHAnsi" w:hAnsiTheme="minorHAnsi" w:cstheme="minorHAnsi"/>
                <w:b/>
                <w:sz w:val="20"/>
                <w:szCs w:val="18"/>
              </w:rPr>
            </w:pPr>
            <w:bookmarkStart w:id="27"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50AE99AC"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7534FA7E"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1966CCEE"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18510126"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4F47B8D0"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00C62841"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w:t>
            </w:r>
            <w:proofErr w:type="spellStart"/>
            <w:r w:rsidR="00876910" w:rsidRPr="006A4AED">
              <w:rPr>
                <w:rFonts w:asciiTheme="minorHAnsi" w:eastAsiaTheme="minorEastAsia" w:hAnsiTheme="minorHAnsi" w:cstheme="minorHAnsi"/>
                <w:b/>
                <w:sz w:val="20"/>
                <w:szCs w:val="20"/>
              </w:rPr>
              <w:t>DRmc</w:t>
            </w:r>
            <w:proofErr w:type="spellEnd"/>
            <w:r w:rsidR="00876910" w:rsidRPr="006A4AED">
              <w:rPr>
                <w:rFonts w:asciiTheme="minorHAnsi" w:eastAsiaTheme="minorEastAsia" w:hAnsiTheme="minorHAnsi" w:cstheme="minorHAnsi"/>
                <w:b/>
                <w:sz w:val="20"/>
                <w:szCs w:val="20"/>
              </w:rPr>
              <w:t>)</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w:t>
            </w:r>
            <w:proofErr w:type="spellStart"/>
            <w:r w:rsidR="00876910" w:rsidRPr="00484154">
              <w:rPr>
                <w:rFonts w:asciiTheme="minorHAnsi" w:hAnsiTheme="minorHAnsi" w:cstheme="minorHAnsi"/>
                <w:b/>
                <w:sz w:val="20"/>
                <w:szCs w:val="20"/>
              </w:rPr>
              <w:t>RDRsc</w:t>
            </w:r>
            <w:proofErr w:type="spellEnd"/>
            <w:r w:rsidR="00876910" w:rsidRPr="00484154">
              <w:rPr>
                <w:rFonts w:asciiTheme="minorHAnsi" w:hAnsiTheme="minorHAnsi" w:cstheme="minorHAnsi"/>
                <w:b/>
                <w:sz w:val="20"/>
                <w:szCs w:val="20"/>
              </w:rPr>
              <w:t xml:space="preserve">)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3F1A7600"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w:t>
            </w:r>
            <w:proofErr w:type="spellStart"/>
            <w:r w:rsidR="00E879AA" w:rsidRPr="00C80016">
              <w:rPr>
                <w:rFonts w:asciiTheme="minorHAnsi" w:hAnsiTheme="minorHAnsi" w:cstheme="minorHAnsi"/>
                <w:b/>
                <w:sz w:val="20"/>
                <w:szCs w:val="18"/>
              </w:rPr>
              <w:t>RDRmc</w:t>
            </w:r>
            <w:proofErr w:type="spellEnd"/>
            <w:r w:rsidR="00E879AA" w:rsidRPr="00C80016">
              <w:rPr>
                <w:rFonts w:asciiTheme="minorHAnsi" w:hAnsiTheme="minorHAnsi" w:cstheme="minorHAnsi"/>
                <w:b/>
                <w:sz w:val="20"/>
                <w:szCs w:val="18"/>
              </w:rPr>
              <w:t>-H)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w:t>
            </w:r>
            <w:proofErr w:type="spellStart"/>
            <w:r w:rsidR="00E879AA" w:rsidRPr="00A259EF">
              <w:rPr>
                <w:rFonts w:asciiTheme="minorHAnsi" w:hAnsiTheme="minorHAnsi" w:cstheme="minorHAnsi"/>
                <w:b/>
                <w:sz w:val="20"/>
                <w:szCs w:val="18"/>
              </w:rPr>
              <w:t>RDRsc</w:t>
            </w:r>
            <w:proofErr w:type="spellEnd"/>
            <w:r w:rsidR="00E879AA" w:rsidRPr="00A259EF">
              <w:rPr>
                <w:rFonts w:asciiTheme="minorHAnsi" w:hAnsiTheme="minorHAnsi" w:cstheme="minorHAnsi"/>
                <w:b/>
                <w:sz w:val="20"/>
                <w:szCs w:val="18"/>
              </w:rPr>
              <w:t xml:space="preserve">-H)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31"/>
        <w:gridCol w:w="271"/>
        <w:gridCol w:w="2562"/>
        <w:gridCol w:w="2834"/>
      </w:tblGrid>
      <w:tr w:rsidR="00913A72" w:rsidRPr="00323F2C" w14:paraId="0F7F450B" w14:textId="77777777" w:rsidTr="00AE6068">
        <w:trPr>
          <w:trHeight w:val="206"/>
        </w:trPr>
        <w:tc>
          <w:tcPr>
            <w:tcW w:w="10950" w:type="dxa"/>
            <w:gridSpan w:val="4"/>
            <w:vAlign w:val="center"/>
          </w:tcPr>
          <w:p w14:paraId="0F7F450A" w14:textId="77777777" w:rsidR="00913A72" w:rsidRPr="00236F4B"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DF3388">
              <w:rPr>
                <w:rFonts w:asciiTheme="minorHAnsi" w:eastAsia="Times New Roman" w:hAnsiTheme="minorHAnsi" w:cstheme="minorHAnsi"/>
                <w:b/>
                <w:caps/>
                <w:sz w:val="18"/>
                <w:szCs w:val="18"/>
              </w:rPr>
              <w:lastRenderedPageBreak/>
              <w:t>Documentation Author's Declaration Statement</w:t>
            </w:r>
          </w:p>
        </w:tc>
      </w:tr>
      <w:tr w:rsidR="00913A72" w:rsidRPr="00323F2C" w14:paraId="0F7F450D" w14:textId="77777777" w:rsidTr="00AE6068">
        <w:trPr>
          <w:trHeight w:val="206"/>
        </w:trPr>
        <w:tc>
          <w:tcPr>
            <w:tcW w:w="10950" w:type="dxa"/>
            <w:gridSpan w:val="4"/>
            <w:vAlign w:val="center"/>
          </w:tcPr>
          <w:p w14:paraId="0F7F450C" w14:textId="77777777" w:rsidR="00913A72" w:rsidRPr="003027B1" w:rsidRDefault="00913A72" w:rsidP="00E26207">
            <w:pPr>
              <w:keepNext/>
              <w:numPr>
                <w:ilvl w:val="0"/>
                <w:numId w:val="3"/>
              </w:numPr>
              <w:spacing w:after="0" w:line="240" w:lineRule="auto"/>
              <w:ind w:left="271" w:hanging="270"/>
              <w:rPr>
                <w:rFonts w:asciiTheme="minorHAnsi" w:eastAsia="Times New Roman" w:hAnsiTheme="minorHAnsi" w:cstheme="minorHAnsi"/>
                <w:sz w:val="18"/>
                <w:szCs w:val="18"/>
              </w:rPr>
            </w:pPr>
            <w:r w:rsidRPr="00DF3388">
              <w:rPr>
                <w:rFonts w:asciiTheme="minorHAnsi" w:eastAsia="Times New Roman" w:hAnsiTheme="minorHAnsi" w:cstheme="minorHAnsi"/>
                <w:sz w:val="18"/>
                <w:szCs w:val="18"/>
              </w:rPr>
              <w:t>I certify that this Certificate of Installation documentation is accurate and complete.</w:t>
            </w:r>
          </w:p>
        </w:tc>
      </w:tr>
      <w:tr w:rsidR="00913A72" w:rsidRPr="00323F2C" w14:paraId="0F7F4510" w14:textId="77777777" w:rsidTr="00AE6068">
        <w:trPr>
          <w:trHeight w:val="360"/>
        </w:trPr>
        <w:tc>
          <w:tcPr>
            <w:tcW w:w="5577" w:type="dxa"/>
            <w:gridSpan w:val="2"/>
          </w:tcPr>
          <w:p w14:paraId="0F7F450E"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5373" w:type="dxa"/>
            <w:gridSpan w:val="2"/>
          </w:tcPr>
          <w:p w14:paraId="0F7F450F"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913A72" w:rsidRPr="00323F2C" w14:paraId="0F7F4513" w14:textId="77777777" w:rsidTr="00AE6068">
        <w:trPr>
          <w:trHeight w:val="360"/>
        </w:trPr>
        <w:tc>
          <w:tcPr>
            <w:tcW w:w="5577" w:type="dxa"/>
            <w:gridSpan w:val="2"/>
          </w:tcPr>
          <w:p w14:paraId="0F7F4511"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5373" w:type="dxa"/>
            <w:gridSpan w:val="2"/>
          </w:tcPr>
          <w:p w14:paraId="0F7F4512"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16" w14:textId="77777777" w:rsidTr="00AE6068">
        <w:trPr>
          <w:trHeight w:val="360"/>
        </w:trPr>
        <w:tc>
          <w:tcPr>
            <w:tcW w:w="5577" w:type="dxa"/>
            <w:gridSpan w:val="2"/>
          </w:tcPr>
          <w:p w14:paraId="0F7F4514"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373" w:type="dxa"/>
            <w:gridSpan w:val="2"/>
          </w:tcPr>
          <w:p w14:paraId="0F7F4515" w14:textId="61ECAC71" w:rsidR="00913A72" w:rsidRPr="00E87371" w:rsidRDefault="00913A72" w:rsidP="003E5D1D">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3E5D1D"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913A72" w:rsidRPr="00323F2C" w14:paraId="0F7F4519" w14:textId="77777777" w:rsidTr="00AE6068">
        <w:trPr>
          <w:trHeight w:val="360"/>
        </w:trPr>
        <w:tc>
          <w:tcPr>
            <w:tcW w:w="5577" w:type="dxa"/>
            <w:gridSpan w:val="2"/>
          </w:tcPr>
          <w:p w14:paraId="0F7F4517"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5373" w:type="dxa"/>
            <w:gridSpan w:val="2"/>
          </w:tcPr>
          <w:p w14:paraId="0F7F4518"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913A72" w:rsidRPr="00323F2C"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DF3388"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DF3388">
              <w:rPr>
                <w:rFonts w:asciiTheme="minorHAnsi" w:eastAsia="Times New Roman" w:hAnsiTheme="minorHAnsi" w:cstheme="minorHAnsi"/>
                <w:b/>
                <w:caps/>
                <w:sz w:val="18"/>
                <w:szCs w:val="18"/>
              </w:rPr>
              <w:t xml:space="preserve">Responsible Person's Declaration statement  </w:t>
            </w:r>
          </w:p>
        </w:tc>
      </w:tr>
      <w:tr w:rsidR="00913A72" w:rsidRPr="00323F2C"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DF3388" w:rsidRDefault="000D610A" w:rsidP="000D610A">
            <w:pPr>
              <w:pStyle w:val="Heading3"/>
              <w:numPr>
                <w:ilvl w:val="0"/>
                <w:numId w:val="0"/>
              </w:numPr>
              <w:spacing w:before="60"/>
              <w:ind w:right="86"/>
              <w:rPr>
                <w:rFonts w:asciiTheme="minorHAnsi" w:hAnsiTheme="minorHAnsi" w:cstheme="minorHAnsi"/>
                <w:b/>
                <w:caps/>
                <w:sz w:val="18"/>
                <w:szCs w:val="18"/>
              </w:rPr>
            </w:pPr>
            <w:r w:rsidRPr="00DF3388">
              <w:rPr>
                <w:rFonts w:asciiTheme="minorHAnsi" w:hAnsiTheme="minorHAnsi" w:cstheme="minorHAnsi"/>
                <w:sz w:val="18"/>
                <w:szCs w:val="18"/>
              </w:rPr>
              <w:t xml:space="preserve">I certify the following under penalty of perjury, under the laws of the State of California: </w:t>
            </w:r>
          </w:p>
          <w:p w14:paraId="465926A3" w14:textId="77777777" w:rsidR="000D610A" w:rsidRPr="003027B1"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3027B1">
              <w:rPr>
                <w:rFonts w:asciiTheme="minorHAnsi" w:hAnsiTheme="minorHAnsi" w:cstheme="minorHAnsi"/>
                <w:sz w:val="18"/>
                <w:szCs w:val="18"/>
              </w:rPr>
              <w:t xml:space="preserve">The information provided on this Certificate of Installation is true and correct. </w:t>
            </w:r>
          </w:p>
          <w:p w14:paraId="652C20F7" w14:textId="77777777" w:rsidR="000D610A" w:rsidRPr="00D879CA"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0849F0">
              <w:rPr>
                <w:rFonts w:asciiTheme="minorHAnsi" w:hAnsiTheme="minorHAnsi" w:cstheme="minorHAnsi"/>
                <w:snapToGrid w:val="0"/>
                <w:sz w:val="18"/>
                <w:szCs w:val="18"/>
              </w:rPr>
              <w:t xml:space="preserve">I am either: a) a responsible person eligible under Division 3 of the Business and Professions Code </w:t>
            </w:r>
            <w:r w:rsidRPr="004B7988">
              <w:rPr>
                <w:rFonts w:asciiTheme="minorHAnsi" w:hAnsiTheme="minorHAnsi" w:cstheme="minorHAnsi"/>
                <w:sz w:val="18"/>
                <w:szCs w:val="18"/>
              </w:rPr>
              <w:t xml:space="preserve">in the applicable classification to accept responsibility for the system design, construction, or installation </w:t>
            </w:r>
            <w:r w:rsidRPr="00720D79">
              <w:rPr>
                <w:rFonts w:asciiTheme="minorHAnsi" w:hAnsiTheme="minorHAnsi" w:cstheme="minorHAnsi"/>
                <w:snapToGrid w:val="0"/>
                <w:sz w:val="18"/>
                <w:szCs w:val="18"/>
              </w:rPr>
              <w:t>of features, materials, components, or manufa</w:t>
            </w:r>
            <w:r w:rsidRPr="00C258EC">
              <w:rPr>
                <w:rFonts w:asciiTheme="minorHAnsi" w:hAnsiTheme="minorHAnsi" w:cstheme="minorHAnsi"/>
                <w:snapToGrid w:val="0"/>
                <w:sz w:val="18"/>
                <w:szCs w:val="18"/>
              </w:rPr>
              <w:t xml:space="preserve">ctured devices </w:t>
            </w:r>
            <w:r w:rsidRPr="00FC1BBC">
              <w:rPr>
                <w:rFonts w:asciiTheme="minorHAnsi" w:hAnsiTheme="minorHAnsi" w:cstheme="minorHAnsi"/>
                <w:sz w:val="18"/>
                <w:szCs w:val="18"/>
              </w:rPr>
              <w:t xml:space="preserve">for the scope of work identified on this Certificate of Installation </w:t>
            </w:r>
            <w:r w:rsidRPr="00323F2C">
              <w:rPr>
                <w:rFonts w:asciiTheme="minorHAnsi" w:hAnsiTheme="minorHAnsi" w:cstheme="minorHAnsi"/>
                <w:snapToGrid w:val="0"/>
                <w:sz w:val="18"/>
                <w:szCs w:val="18"/>
              </w:rPr>
              <w:t>and attest to the declarations in this statement</w:t>
            </w:r>
            <w:r w:rsidRPr="00323F2C">
              <w:rPr>
                <w:rFonts w:asciiTheme="minorHAnsi" w:hAnsiTheme="minorHAnsi" w:cstheme="minorHAnsi"/>
                <w:sz w:val="18"/>
                <w:szCs w:val="18"/>
              </w:rPr>
              <w:t>, or b) I am an authorized representative of the responsible person and attest to the declarations in this statement on the responsible person’s behalf</w:t>
            </w:r>
            <w:r w:rsidRPr="00D879CA">
              <w:rPr>
                <w:rFonts w:asciiTheme="minorHAnsi" w:eastAsia="Calibri" w:hAnsiTheme="minorHAnsi" w:cstheme="minorHAnsi"/>
                <w:sz w:val="18"/>
                <w:szCs w:val="18"/>
              </w:rPr>
              <w:t>.</w:t>
            </w:r>
          </w:p>
          <w:p w14:paraId="68F99731" w14:textId="77777777" w:rsidR="000D610A" w:rsidRPr="00236F4B" w:rsidRDefault="000D610A" w:rsidP="00E26207">
            <w:pPr>
              <w:keepNext/>
              <w:numPr>
                <w:ilvl w:val="0"/>
                <w:numId w:val="8"/>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 xml:space="preserve">The constructed or installed features, materials, </w:t>
            </w:r>
            <w:proofErr w:type="gramStart"/>
            <w:r w:rsidRPr="00236F4B">
              <w:rPr>
                <w:rFonts w:asciiTheme="minorHAnsi" w:hAnsiTheme="minorHAnsi" w:cstheme="minorHAnsi"/>
                <w:sz w:val="18"/>
                <w:szCs w:val="18"/>
              </w:rPr>
              <w:t>components</w:t>
            </w:r>
            <w:proofErr w:type="gramEnd"/>
            <w:r w:rsidRPr="00236F4B">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2A2F7B" w14:textId="77777777" w:rsidR="000D610A" w:rsidRPr="003027B1" w:rsidRDefault="000D610A" w:rsidP="00E26207">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DF3388">
              <w:rPr>
                <w:rFonts w:asciiTheme="minorHAnsi" w:hAnsiTheme="minorHAnsi" w:cs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DF3388" w:rsidDel="001D633D">
              <w:rPr>
                <w:rFonts w:asciiTheme="minorHAnsi" w:hAnsiTheme="minorHAnsi" w:cstheme="minorHAnsi"/>
                <w:sz w:val="18"/>
                <w:szCs w:val="18"/>
              </w:rPr>
              <w:t xml:space="preserve"> </w:t>
            </w:r>
          </w:p>
          <w:p w14:paraId="0F7F4522" w14:textId="78DFD1EF" w:rsidR="00913A72" w:rsidRPr="00236F4B" w:rsidRDefault="000D610A" w:rsidP="00E26207">
            <w:pPr>
              <w:keepNext/>
              <w:numPr>
                <w:ilvl w:val="0"/>
                <w:numId w:val="2"/>
              </w:numPr>
              <w:autoSpaceDE w:val="0"/>
              <w:autoSpaceDN w:val="0"/>
              <w:adjustRightInd w:val="0"/>
              <w:spacing w:after="0" w:line="240" w:lineRule="auto"/>
              <w:contextualSpacing/>
              <w:rPr>
                <w:rFonts w:asciiTheme="minorHAnsi" w:eastAsia="Times New Roman" w:hAnsiTheme="minorHAnsi" w:cstheme="minorHAnsi"/>
                <w:b/>
                <w:sz w:val="18"/>
                <w:szCs w:val="18"/>
              </w:rPr>
            </w:pPr>
            <w:r w:rsidRPr="000849F0">
              <w:rPr>
                <w:rFonts w:asciiTheme="minorHAnsi" w:hAnsiTheme="minorHAnsi" w:cstheme="minorHAnsi"/>
                <w:sz w:val="18"/>
                <w:szCs w:val="18"/>
              </w:rPr>
              <w:t xml:space="preserve">I will ensure that a registered copy of this Certificate of Installation shall be </w:t>
            </w:r>
            <w:proofErr w:type="gramStart"/>
            <w:r w:rsidRPr="000849F0">
              <w:rPr>
                <w:rFonts w:asciiTheme="minorHAnsi" w:hAnsiTheme="minorHAnsi" w:cstheme="minorHAnsi"/>
                <w:sz w:val="18"/>
                <w:szCs w:val="18"/>
              </w:rPr>
              <w:t>posted, or</w:t>
            </w:r>
            <w:proofErr w:type="gramEnd"/>
            <w:r w:rsidRPr="000849F0">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w:t>
            </w:r>
            <w:r w:rsidRPr="004B7988">
              <w:rPr>
                <w:rFonts w:asciiTheme="minorHAnsi" w:hAnsiTheme="minorHAnsi" w:cstheme="minorHAnsi"/>
                <w:sz w:val="18"/>
                <w:szCs w:val="18"/>
              </w:rPr>
              <w:t xml:space="preserve">y.  </w:t>
            </w:r>
          </w:p>
        </w:tc>
      </w:tr>
      <w:tr w:rsidR="00913A72" w:rsidRPr="00323F2C" w14:paraId="0F7F4526" w14:textId="77777777" w:rsidTr="00AE6068">
        <w:tblPrEx>
          <w:tblCellMar>
            <w:left w:w="108" w:type="dxa"/>
            <w:right w:w="108" w:type="dxa"/>
          </w:tblCellMar>
        </w:tblPrEx>
        <w:trPr>
          <w:trHeight w:val="360"/>
        </w:trPr>
        <w:tc>
          <w:tcPr>
            <w:tcW w:w="5307" w:type="dxa"/>
          </w:tcPr>
          <w:p w14:paraId="0F7F4524"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5643" w:type="dxa"/>
            <w:gridSpan w:val="3"/>
          </w:tcPr>
          <w:p w14:paraId="0F7F4525"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913A72" w:rsidRPr="00323F2C"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Position </w:t>
            </w:r>
            <w:proofErr w:type="gramStart"/>
            <w:r w:rsidRPr="00E87371">
              <w:rPr>
                <w:rFonts w:asciiTheme="minorHAnsi" w:eastAsia="Times New Roman" w:hAnsiTheme="minorHAnsi" w:cstheme="minorHAnsi"/>
                <w:sz w:val="14"/>
                <w:szCs w:val="14"/>
              </w:rPr>
              <w:t>With</w:t>
            </w:r>
            <w:proofErr w:type="gramEnd"/>
            <w:r w:rsidRPr="00E87371">
              <w:rPr>
                <w:rFonts w:asciiTheme="minorHAnsi" w:eastAsia="Times New Roman" w:hAnsiTheme="minorHAnsi" w:cstheme="minorHAnsi"/>
                <w:sz w:val="14"/>
                <w:szCs w:val="14"/>
              </w:rPr>
              <w:t xml:space="preserve"> Company (Title):</w:t>
            </w:r>
          </w:p>
        </w:tc>
      </w:tr>
      <w:tr w:rsidR="00913A72" w:rsidRPr="00323F2C"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913A72" w:rsidRPr="00323F2C"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3E5D1D" w:rsidRPr="00E87371">
              <w:rPr>
                <w:rFonts w:asciiTheme="minorHAnsi" w:eastAsia="Times New Roman" w:hAnsiTheme="minorHAnsi" w:cs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p w14:paraId="45213D9A" w14:textId="6A3DB6BC" w:rsidR="00585D1F" w:rsidRPr="00236F4B" w:rsidRDefault="00585D1F" w:rsidP="00585D1F">
      <w:pPr>
        <w:spacing w:after="0" w:line="240" w:lineRule="auto"/>
        <w:jc w:val="center"/>
        <w:rPr>
          <w:b/>
          <w:sz w:val="18"/>
          <w:szCs w:val="18"/>
        </w:rPr>
      </w:pPr>
      <w:r w:rsidRPr="00236F4B">
        <w:rPr>
          <w:b/>
          <w:sz w:val="18"/>
          <w:szCs w:val="18"/>
        </w:rPr>
        <w:lastRenderedPageBreak/>
        <w:t>CF2R-PLB-22-H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405B88C7"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129B10D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CF1R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F5442E1"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Installed 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797E5593" w:rsidR="00FB4EA5"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01 </w:t>
      </w:r>
      <w:r w:rsidR="00FB4EA5">
        <w:rPr>
          <w:rFonts w:asciiTheme="minorHAnsi" w:hAnsiTheme="minorHAnsi" w:cstheme="minorHAnsi"/>
          <w:sz w:val="18"/>
          <w:szCs w:val="18"/>
        </w:rPr>
        <w:t xml:space="preserve">Dwelling Unit Name - </w:t>
      </w:r>
      <w:r w:rsidR="00FB4EA5" w:rsidRPr="0087483C">
        <w:rPr>
          <w:rFonts w:asciiTheme="minorHAnsi" w:hAnsiTheme="minorHAnsi" w:cstheme="minorHAnsi"/>
          <w:sz w:val="18"/>
          <w:szCs w:val="18"/>
        </w:rPr>
        <w:t xml:space="preserve">Reference information from </w:t>
      </w:r>
      <w:r w:rsidR="00FB4EA5">
        <w:rPr>
          <w:rFonts w:asciiTheme="minorHAnsi" w:hAnsiTheme="minorHAnsi" w:cstheme="minorHAnsi"/>
          <w:sz w:val="18"/>
          <w:szCs w:val="18"/>
        </w:rPr>
        <w:t>Table A</w:t>
      </w:r>
      <w:r w:rsidR="00FB4EA5" w:rsidRPr="0087483C">
        <w:rPr>
          <w:rFonts w:asciiTheme="minorHAnsi" w:hAnsiTheme="minorHAnsi" w:cstheme="minorHAnsi"/>
          <w:sz w:val="18"/>
          <w:szCs w:val="18"/>
        </w:rPr>
        <w:t>.</w:t>
      </w:r>
      <w:r w:rsidR="00FB4EA5">
        <w:rPr>
          <w:rFonts w:asciiTheme="minorHAnsi" w:hAnsiTheme="minorHAnsi" w:cstheme="minorHAnsi"/>
          <w:sz w:val="18"/>
          <w:szCs w:val="18"/>
        </w:rPr>
        <w:t xml:space="preserve"> </w:t>
      </w:r>
    </w:p>
    <w:p w14:paraId="2A45BB2F" w14:textId="03172B00"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236F4B">
        <w:rPr>
          <w:rFonts w:asciiTheme="minorHAnsi" w:hAnsiTheme="minorHAnsi" w:cstheme="minorHAnsi"/>
          <w:sz w:val="18"/>
          <w:szCs w:val="18"/>
        </w:rPr>
        <w:t xml:space="preserve">Water Heating System ID or Name – </w:t>
      </w:r>
      <w:r w:rsidR="00720D79" w:rsidRPr="0087483C">
        <w:rPr>
          <w:rFonts w:asciiTheme="minorHAnsi" w:hAnsiTheme="minorHAnsi" w:cstheme="minorHAnsi"/>
          <w:sz w:val="18"/>
          <w:szCs w:val="18"/>
        </w:rPr>
        <w:t xml:space="preserve">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502ABF75" w14:textId="4B68F976"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3</w:t>
      </w:r>
      <w:r w:rsidRPr="0087483C">
        <w:rPr>
          <w:rFonts w:asciiTheme="minorHAnsi" w:hAnsiTheme="minorHAnsi" w:cstheme="minorHAnsi"/>
          <w:sz w:val="18"/>
          <w:szCs w:val="18"/>
        </w:rPr>
        <w:t xml:space="preserve"> Water Heating System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water heating system type are </w:t>
      </w:r>
      <w:proofErr w:type="gramStart"/>
      <w:r w:rsidRPr="0087483C">
        <w:rPr>
          <w:rFonts w:asciiTheme="minorHAnsi" w:hAnsiTheme="minorHAnsi" w:cstheme="minorHAnsi"/>
          <w:sz w:val="18"/>
          <w:szCs w:val="18"/>
        </w:rPr>
        <w:t>DHW, or</w:t>
      </w:r>
      <w:proofErr w:type="gramEnd"/>
      <w:r w:rsidRPr="0087483C">
        <w:rPr>
          <w:rFonts w:asciiTheme="minorHAnsi" w:hAnsiTheme="minorHAnsi" w:cstheme="minorHAnsi"/>
          <w:sz w:val="18"/>
          <w:szCs w:val="18"/>
        </w:rPr>
        <w:t xml:space="preserve"> Combined Hydronic.</w:t>
      </w:r>
    </w:p>
    <w:p w14:paraId="12FFCCFD" w14:textId="1536F77D" w:rsidR="00720D79" w:rsidRPr="0087483C" w:rsidRDefault="00720D79" w:rsidP="00720D79">
      <w:pPr>
        <w:keepNext/>
        <w:spacing w:after="0" w:line="240" w:lineRule="auto"/>
        <w:ind w:left="540" w:hanging="27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4</w:t>
      </w:r>
      <w:r w:rsidRPr="0087483C">
        <w:rPr>
          <w:rFonts w:asciiTheme="minorHAnsi" w:hAnsiTheme="minorHAnsi" w:cstheme="minorHAnsi"/>
          <w:sz w:val="18"/>
          <w:szCs w:val="18"/>
        </w:rPr>
        <w:t xml:space="preserve"> Water Heater Type – </w:t>
      </w:r>
      <w:r w:rsidR="0087483C">
        <w:rPr>
          <w:rFonts w:asciiTheme="minorHAnsi" w:hAnsiTheme="minorHAnsi" w:cstheme="minorHAnsi"/>
          <w:sz w:val="18"/>
          <w:szCs w:val="18"/>
        </w:rPr>
        <w:t>Reference i</w:t>
      </w:r>
      <w:r w:rsidRPr="0087483C">
        <w:rPr>
          <w:rFonts w:asciiTheme="minorHAnsi" w:hAnsiTheme="minorHAnsi" w:cstheme="minorHAnsi"/>
          <w:sz w:val="18"/>
          <w:szCs w:val="18"/>
        </w:rPr>
        <w:t xml:space="preserve">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87483C">
        <w:rPr>
          <w:rFonts w:asciiTheme="minorHAnsi" w:hAnsiTheme="minorHAnsi" w:cstheme="minorHAnsi"/>
          <w:sz w:val="18"/>
          <w:szCs w:val="18"/>
        </w:rPr>
        <w:t>Instantaneous</w:t>
      </w:r>
      <w:proofErr w:type="gramEnd"/>
      <w:r w:rsidRPr="0087483C">
        <w:rPr>
          <w:rFonts w:asciiTheme="minorHAnsi" w:hAnsiTheme="minorHAnsi" w:cstheme="minorHAnsi"/>
          <w:sz w:val="18"/>
          <w:szCs w:val="18"/>
        </w:rPr>
        <w:t xml:space="preserve"> or Indirect.</w:t>
      </w:r>
    </w:p>
    <w:p w14:paraId="7A67C572" w14:textId="78C14528"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5</w:t>
      </w:r>
      <w:r w:rsidRPr="0087483C">
        <w:rPr>
          <w:rFonts w:asciiTheme="minorHAnsi" w:hAnsiTheme="minorHAnsi" w:cstheme="minorHAnsi"/>
          <w:sz w:val="18"/>
          <w:szCs w:val="18"/>
        </w:rPr>
        <w:t xml:space="preserve"> # of </w:t>
      </w:r>
      <w:r w:rsidR="001822B4">
        <w:rPr>
          <w:rFonts w:asciiTheme="minorHAnsi" w:eastAsia="Times New Roman" w:hAnsiTheme="minorHAnsi" w:cstheme="minorHAnsi"/>
          <w:sz w:val="18"/>
          <w:szCs w:val="20"/>
        </w:rPr>
        <w:t xml:space="preserve">Like (or Identical) </w:t>
      </w:r>
      <w:r w:rsidRPr="0087483C">
        <w:rPr>
          <w:rFonts w:asciiTheme="minorHAnsi" w:hAnsiTheme="minorHAnsi" w:cstheme="minorHAnsi"/>
          <w:sz w:val="18"/>
          <w:szCs w:val="18"/>
        </w:rPr>
        <w:t xml:space="preserve">Water Heaters in system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1F48CB14" w14:textId="29870C10"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6</w:t>
      </w:r>
      <w:r w:rsidRPr="0087483C">
        <w:rPr>
          <w:rFonts w:asciiTheme="minorHAnsi" w:hAnsiTheme="minorHAnsi" w:cstheme="minorHAnsi"/>
          <w:sz w:val="18"/>
          <w:szCs w:val="18"/>
        </w:rPr>
        <w:t xml:space="preserve"> Fuel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fuel types are </w:t>
      </w:r>
      <w:r w:rsidR="0087483C">
        <w:rPr>
          <w:rFonts w:asciiTheme="minorHAnsi" w:hAnsiTheme="minorHAnsi" w:cstheme="minorHAnsi"/>
          <w:sz w:val="18"/>
          <w:szCs w:val="18"/>
        </w:rPr>
        <w:t xml:space="preserve">heat pump, electric resistance, </w:t>
      </w:r>
      <w:r w:rsidRPr="0087483C">
        <w:rPr>
          <w:rFonts w:asciiTheme="minorHAnsi" w:hAnsiTheme="minorHAnsi" w:cstheme="minorHAnsi"/>
          <w:sz w:val="18"/>
          <w:szCs w:val="18"/>
        </w:rPr>
        <w:t xml:space="preserve">natural gas, </w:t>
      </w:r>
      <w:r w:rsidR="0087483C">
        <w:rPr>
          <w:rFonts w:asciiTheme="minorHAnsi" w:hAnsiTheme="minorHAnsi" w:cstheme="minorHAnsi"/>
          <w:sz w:val="18"/>
          <w:szCs w:val="18"/>
        </w:rPr>
        <w:t xml:space="preserve">and </w:t>
      </w:r>
      <w:r w:rsidRPr="0087483C">
        <w:rPr>
          <w:rFonts w:asciiTheme="minorHAnsi" w:hAnsiTheme="minorHAnsi" w:cstheme="minorHAnsi"/>
          <w:sz w:val="18"/>
          <w:szCs w:val="18"/>
        </w:rPr>
        <w:t>propane.</w:t>
      </w:r>
    </w:p>
    <w:p w14:paraId="46A38320" w14:textId="3CE69775"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7</w:t>
      </w:r>
      <w:r w:rsidRPr="0087483C">
        <w:rPr>
          <w:rFonts w:asciiTheme="minorHAnsi" w:hAnsiTheme="minorHAnsi" w:cstheme="minorHAnsi"/>
          <w:sz w:val="18"/>
          <w:szCs w:val="18"/>
        </w:rPr>
        <w:t xml:space="preserve"> Rated Input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For natural gas</w:t>
      </w:r>
      <w:r w:rsidR="0087483C">
        <w:rPr>
          <w:rFonts w:asciiTheme="minorHAnsi" w:hAnsiTheme="minorHAnsi" w:cstheme="minorHAnsi"/>
          <w:sz w:val="18"/>
          <w:szCs w:val="18"/>
        </w:rPr>
        <w:t xml:space="preserve"> and</w:t>
      </w:r>
      <w:r w:rsidRPr="0087483C">
        <w:rPr>
          <w:rFonts w:asciiTheme="minorHAnsi" w:hAnsiTheme="minorHAnsi" w:cstheme="minorHAnsi"/>
          <w:sz w:val="18"/>
          <w:szCs w:val="18"/>
        </w:rPr>
        <w:t xml:space="preserve"> propane</w:t>
      </w:r>
      <w:r w:rsidR="0087483C">
        <w:rPr>
          <w:rFonts w:asciiTheme="minorHAnsi" w:hAnsiTheme="minorHAnsi" w:cstheme="minorHAnsi"/>
          <w:sz w:val="18"/>
          <w:szCs w:val="18"/>
        </w:rPr>
        <w:t>,</w:t>
      </w:r>
      <w:r w:rsidRPr="0087483C">
        <w:rPr>
          <w:rFonts w:asciiTheme="minorHAnsi" w:hAnsiTheme="minorHAnsi" w:cstheme="minorHAnsi"/>
          <w:sz w:val="18"/>
          <w:szCs w:val="18"/>
        </w:rPr>
        <w:t xml:space="preserve"> the input type is Btu/hr. For </w:t>
      </w:r>
      <w:r w:rsidR="0087483C">
        <w:rPr>
          <w:rFonts w:asciiTheme="minorHAnsi" w:hAnsiTheme="minorHAnsi" w:cstheme="minorHAnsi"/>
          <w:sz w:val="18"/>
          <w:szCs w:val="18"/>
        </w:rPr>
        <w:t xml:space="preserve">heat pump and </w:t>
      </w:r>
      <w:r w:rsidRPr="0087483C">
        <w:rPr>
          <w:rFonts w:asciiTheme="minorHAnsi" w:hAnsiTheme="minorHAnsi" w:cstheme="minorHAnsi"/>
          <w:sz w:val="18"/>
          <w:szCs w:val="18"/>
        </w:rPr>
        <w:t>electric</w:t>
      </w:r>
      <w:r w:rsidR="0087483C">
        <w:rPr>
          <w:rFonts w:asciiTheme="minorHAnsi" w:hAnsiTheme="minorHAnsi" w:cstheme="minorHAnsi"/>
          <w:sz w:val="18"/>
          <w:szCs w:val="18"/>
        </w:rPr>
        <w:t xml:space="preserve"> resistance,</w:t>
      </w:r>
      <w:r w:rsidRPr="0087483C">
        <w:rPr>
          <w:rFonts w:asciiTheme="minorHAnsi" w:hAnsiTheme="minorHAnsi" w:cstheme="minorHAnsi"/>
          <w:sz w:val="18"/>
          <w:szCs w:val="18"/>
        </w:rPr>
        <w:t xml:space="preserve"> the input type is kW.</w:t>
      </w:r>
    </w:p>
    <w:p w14:paraId="09EA39B2" w14:textId="754D2E94"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8</w:t>
      </w:r>
      <w:r w:rsidRPr="0087483C">
        <w:rPr>
          <w:rFonts w:asciiTheme="minorHAnsi" w:hAnsiTheme="minorHAnsi" w:cstheme="minorHAnsi"/>
          <w:sz w:val="18"/>
          <w:szCs w:val="18"/>
        </w:rPr>
        <w:t xml:space="preserve"> Rated Input Value – User input. Numerical value of the rated input. Must be equal to or less than value indicated on the CF1R.</w:t>
      </w:r>
    </w:p>
    <w:p w14:paraId="27595D51" w14:textId="2D00E41F" w:rsidR="006E1E98" w:rsidRPr="0087483C" w:rsidRDefault="006E1E98" w:rsidP="00720D79">
      <w:pPr>
        <w:keepNext/>
        <w:spacing w:after="0" w:line="240" w:lineRule="auto"/>
        <w:ind w:left="720" w:hanging="450"/>
        <w:rPr>
          <w:rFonts w:asciiTheme="minorHAnsi" w:hAnsiTheme="minorHAnsi" w:cstheme="minorHAnsi"/>
          <w:sz w:val="18"/>
          <w:szCs w:val="18"/>
        </w:rPr>
      </w:pPr>
      <w:r w:rsidRPr="0036442C">
        <w:rPr>
          <w:rFonts w:asciiTheme="minorHAnsi" w:hAnsiTheme="minorHAnsi" w:cstheme="minorHAnsi"/>
          <w:sz w:val="18"/>
          <w:szCs w:val="18"/>
        </w:rPr>
        <w:t>0</w:t>
      </w:r>
      <w:r w:rsidR="00FB4EA5">
        <w:rPr>
          <w:rFonts w:asciiTheme="minorHAnsi" w:hAnsiTheme="minorHAnsi" w:cstheme="minorHAnsi"/>
          <w:sz w:val="18"/>
          <w:szCs w:val="18"/>
        </w:rPr>
        <w:t>9</w:t>
      </w:r>
      <w:r w:rsidRPr="0036442C">
        <w:rPr>
          <w:rFonts w:asciiTheme="minorHAnsi" w:hAnsiTheme="minorHAnsi" w:cstheme="minorHAnsi"/>
          <w:sz w:val="18"/>
          <w:szCs w:val="18"/>
        </w:rPr>
        <w:t xml:space="preserve"> Central DHW System Distribution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79B417AF" w14:textId="163C3296"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87483C">
        <w:rPr>
          <w:rFonts w:asciiTheme="minorHAnsi" w:hAnsiTheme="minorHAnsi" w:cstheme="minorHAnsi"/>
          <w:sz w:val="18"/>
          <w:szCs w:val="18"/>
        </w:rPr>
        <w:t xml:space="preserve"> Dwelling Unit DHW System Distribution Type - 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38E7CB77" w14:textId="1E6D563F" w:rsidR="00770BE1" w:rsidRPr="0087483C" w:rsidRDefault="00770BE1"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1</w:t>
      </w:r>
      <w:r w:rsidR="00FB4EA5">
        <w:rPr>
          <w:rFonts w:asciiTheme="minorHAnsi" w:hAnsiTheme="minorHAnsi" w:cstheme="minorHAnsi"/>
          <w:sz w:val="18"/>
          <w:szCs w:val="18"/>
        </w:rPr>
        <w:t>1</w:t>
      </w:r>
      <w:r w:rsidRPr="0087483C">
        <w:rPr>
          <w:rFonts w:asciiTheme="minorHAnsi" w:hAnsiTheme="minorHAnsi" w:cstheme="minorHAnsi"/>
          <w:sz w:val="18"/>
          <w:szCs w:val="18"/>
        </w:rPr>
        <w:t xml:space="preserve"> Compact Distribution - Reference information from </w:t>
      </w:r>
      <w:r w:rsidR="0036442C">
        <w:rPr>
          <w:rFonts w:asciiTheme="minorHAnsi" w:hAnsiTheme="minorHAnsi" w:cstheme="minorHAnsi"/>
          <w:sz w:val="18"/>
          <w:szCs w:val="18"/>
        </w:rPr>
        <w:t>Table A</w:t>
      </w:r>
      <w:r w:rsidRPr="0087483C">
        <w:rPr>
          <w:rFonts w:asciiTheme="minorHAnsi" w:hAnsiTheme="minorHAnsi" w:cstheme="minorHAnsi"/>
          <w:sz w:val="18"/>
          <w:szCs w:val="18"/>
        </w:rPr>
        <w:t>.</w:t>
      </w:r>
    </w:p>
    <w:p w14:paraId="0CFD935B" w14:textId="639279BD" w:rsidR="00720D79" w:rsidRPr="00236F4B" w:rsidRDefault="007B0D5E" w:rsidP="007B0D5E">
      <w:pPr>
        <w:keepNext/>
        <w:spacing w:after="0" w:line="240" w:lineRule="auto"/>
        <w:ind w:firstLine="270"/>
        <w:rPr>
          <w:rFonts w:asciiTheme="minorHAnsi" w:hAnsiTheme="minorHAnsi" w:cstheme="minorHAnsi"/>
          <w:sz w:val="18"/>
          <w:szCs w:val="18"/>
        </w:rPr>
      </w:pPr>
      <w:r w:rsidRPr="0036442C">
        <w:rPr>
          <w:rFonts w:asciiTheme="minorHAnsi" w:hAnsiTheme="minorHAnsi" w:cstheme="minorHAnsi"/>
          <w:sz w:val="18"/>
          <w:szCs w:val="18"/>
        </w:rPr>
        <w:t>1</w:t>
      </w:r>
      <w:r w:rsidR="00FB4EA5">
        <w:rPr>
          <w:rFonts w:asciiTheme="minorHAnsi" w:hAnsiTheme="minorHAnsi" w:cstheme="minorHAnsi"/>
          <w:sz w:val="18"/>
          <w:szCs w:val="18"/>
        </w:rPr>
        <w:t>2</w:t>
      </w:r>
      <w:r w:rsidRPr="0036442C">
        <w:rPr>
          <w:rFonts w:asciiTheme="minorHAnsi" w:hAnsiTheme="minorHAnsi" w:cstheme="minorHAnsi"/>
          <w:sz w:val="18"/>
          <w:szCs w:val="18"/>
        </w:rPr>
        <w:t xml:space="preserve"> Drain Water Heat Recovery - Reference information from </w:t>
      </w:r>
      <w:r w:rsidR="0036442C">
        <w:rPr>
          <w:rFonts w:asciiTheme="minorHAnsi" w:hAnsiTheme="minorHAnsi" w:cstheme="minorHAnsi"/>
          <w:sz w:val="18"/>
          <w:szCs w:val="18"/>
        </w:rPr>
        <w:t>Table A</w:t>
      </w:r>
      <w:r w:rsidRPr="0036442C">
        <w:rPr>
          <w:rFonts w:asciiTheme="minorHAnsi" w:hAnsiTheme="minorHAnsi" w:cstheme="minorHAnsi"/>
          <w:sz w:val="18"/>
          <w:szCs w:val="18"/>
        </w:rPr>
        <w:t>.</w:t>
      </w: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6D97165B"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Design Dwelling Unit Water Heating Efficiency Information</w:t>
      </w:r>
    </w:p>
    <w:p w14:paraId="74046C32" w14:textId="60FCE961"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CF1R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8419CFD"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Installed 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61922B11"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sz w:val="18"/>
          <w:szCs w:val="18"/>
        </w:rPr>
        <w:tab/>
        <w:t xml:space="preserve">01 Water Heating System ID or Name – Reference information from </w:t>
      </w:r>
      <w:r w:rsidR="0036442C">
        <w:rPr>
          <w:rFonts w:asciiTheme="minorHAnsi" w:hAnsiTheme="minorHAnsi" w:cstheme="minorHAnsi"/>
          <w:sz w:val="18"/>
          <w:szCs w:val="18"/>
        </w:rPr>
        <w:t>Table A.</w:t>
      </w:r>
    </w:p>
    <w:p w14:paraId="6C8AF421" w14:textId="3F8B1C8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02 Heating Efficiency Type – Reference information from </w:t>
      </w:r>
      <w:r w:rsidR="0036442C">
        <w:rPr>
          <w:rFonts w:asciiTheme="minorHAnsi" w:hAnsiTheme="minorHAnsi" w:cstheme="minorHAnsi"/>
          <w:sz w:val="18"/>
          <w:szCs w:val="18"/>
        </w:rPr>
        <w:t>Table C</w:t>
      </w:r>
      <w:r w:rsidRPr="00236F4B">
        <w:rPr>
          <w:rFonts w:asciiTheme="minorHAnsi" w:hAnsiTheme="minorHAnsi" w:cstheme="minorHAnsi"/>
          <w:sz w:val="18"/>
          <w:szCs w:val="18"/>
        </w:rPr>
        <w:t xml:space="preserve">. Different efficiency types </w:t>
      </w:r>
      <w:proofErr w:type="gramStart"/>
      <w:r w:rsidRPr="00236F4B">
        <w:rPr>
          <w:rFonts w:asciiTheme="minorHAnsi" w:hAnsiTheme="minorHAnsi" w:cstheme="minorHAnsi"/>
          <w:sz w:val="18"/>
          <w:szCs w:val="18"/>
        </w:rPr>
        <w:t>are</w:t>
      </w:r>
      <w:proofErr w:type="gramEnd"/>
      <w:r w:rsidRPr="00236F4B">
        <w:rPr>
          <w:rFonts w:asciiTheme="minorHAnsi" w:hAnsiTheme="minorHAnsi" w:cstheme="minorHAnsi"/>
          <w:sz w:val="18"/>
          <w:szCs w:val="18"/>
        </w:rPr>
        <w:t xml:space="preserve"> Energy Factor, AFUE, UEF and Thermal Efficiency.</w:t>
      </w:r>
    </w:p>
    <w:p w14:paraId="29C48C9A" w14:textId="710952AE" w:rsidR="00720D79" w:rsidRPr="00236F4B" w:rsidRDefault="00720D79" w:rsidP="00720D79">
      <w:pPr>
        <w:keepNext/>
        <w:spacing w:after="0" w:line="240" w:lineRule="auto"/>
        <w:ind w:left="720" w:hanging="450"/>
        <w:rPr>
          <w:rFonts w:asciiTheme="minorHAnsi" w:hAnsiTheme="minorHAnsi" w:cstheme="minorHAnsi"/>
          <w:b/>
          <w:sz w:val="18"/>
          <w:szCs w:val="18"/>
        </w:rPr>
      </w:pPr>
      <w:r w:rsidRPr="00236F4B">
        <w:rPr>
          <w:rFonts w:asciiTheme="minorHAnsi" w:hAnsiTheme="minorHAnsi" w:cstheme="minorHAnsi"/>
          <w:sz w:val="18"/>
          <w:szCs w:val="18"/>
        </w:rPr>
        <w:t xml:space="preserve">03 Heating Efficiency Value – User input </w:t>
      </w:r>
      <w:r w:rsidR="0036442C">
        <w:rPr>
          <w:rFonts w:asciiTheme="minorHAnsi" w:hAnsiTheme="minorHAnsi" w:cstheme="minorHAnsi"/>
          <w:sz w:val="18"/>
          <w:szCs w:val="18"/>
        </w:rPr>
        <w:t>m</w:t>
      </w:r>
      <w:r w:rsidRPr="00236F4B">
        <w:rPr>
          <w:rFonts w:asciiTheme="minorHAnsi" w:hAnsiTheme="minorHAnsi" w:cstheme="minorHAnsi"/>
          <w:sz w:val="18"/>
          <w:szCs w:val="18"/>
        </w:rPr>
        <w:t>ust be equal to or higher efficiency than value indicated on the CF1R.</w:t>
      </w:r>
    </w:p>
    <w:p w14:paraId="7452B819" w14:textId="13A02CF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04 Standby Loss – User input. Must be equal to or less than value indicated</w:t>
      </w:r>
      <w:r w:rsidR="00E04539">
        <w:rPr>
          <w:rFonts w:asciiTheme="minorHAnsi" w:hAnsiTheme="minorHAnsi" w:cstheme="minorHAnsi"/>
          <w:sz w:val="18"/>
          <w:szCs w:val="18"/>
        </w:rPr>
        <w:t xml:space="preserve"> 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CF1R value is N/A.  </w:t>
      </w:r>
    </w:p>
    <w:p w14:paraId="246D9437" w14:textId="738E49EA"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05 Exterior Insulation R-Value – User input. Must be equal to or higher than value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CF1R value is N/A.  </w:t>
      </w:r>
    </w:p>
    <w:p w14:paraId="0DC54883" w14:textId="68308088" w:rsidR="006E1E98" w:rsidRPr="00236F4B" w:rsidRDefault="006E1E98" w:rsidP="006E1E98">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06 Water Heater Storage Volume (gal) – User input. Value may be N/A if water heater type is instantaneous with zero storage.</w:t>
      </w:r>
    </w:p>
    <w:p w14:paraId="1ADBC2A5" w14:textId="5A4BEE46"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w:t>
      </w:r>
      <w:r w:rsidR="006E1E98" w:rsidRPr="00236F4B">
        <w:rPr>
          <w:rFonts w:asciiTheme="minorHAnsi" w:hAnsiTheme="minorHAnsi" w:cstheme="minorHAnsi"/>
          <w:sz w:val="18"/>
          <w:szCs w:val="18"/>
        </w:rPr>
        <w:t>7</w:t>
      </w:r>
      <w:r w:rsidRPr="00236F4B">
        <w:rPr>
          <w:rFonts w:asciiTheme="minorHAnsi" w:hAnsiTheme="minorHAnsi" w:cstheme="minorHAnsi"/>
          <w:sz w:val="18"/>
          <w:szCs w:val="18"/>
        </w:rPr>
        <w:t xml:space="preserve"> Tank location – User input. Must be equal to system type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w:t>
      </w:r>
    </w:p>
    <w:p w14:paraId="7DD59A20"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0439B223"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01 Water Heating System ID or Name – Reference information from CF1R.</w:t>
      </w:r>
    </w:p>
    <w:p w14:paraId="531F47BF"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02 Manufacturer – User input. Enter the name of the water heater manufacturer.</w:t>
      </w:r>
    </w:p>
    <w:p w14:paraId="72103C0E"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03 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E48C9EE"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0EAFD9B5"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718D67E7" w:rsidR="00BF3581" w:rsidRPr="00236F4B" w:rsidRDefault="00BF3581"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Reference information from CF1R</w:t>
      </w:r>
    </w:p>
    <w:p w14:paraId="5D30FC69" w14:textId="3E51FF72"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b/>
          <w:sz w:val="18"/>
          <w:szCs w:val="18"/>
        </w:rPr>
        <w:tab/>
      </w:r>
      <w:r w:rsidRPr="00236F4B">
        <w:rPr>
          <w:rFonts w:asciiTheme="minorHAnsi" w:hAnsiTheme="minorHAnsi" w:cstheme="minorHAnsi"/>
          <w:sz w:val="18"/>
          <w:szCs w:val="18"/>
        </w:rPr>
        <w:t>0</w:t>
      </w:r>
      <w:r w:rsidR="00BF3581">
        <w:rPr>
          <w:rFonts w:asciiTheme="minorHAnsi" w:hAnsiTheme="minorHAnsi" w:cstheme="minorHAnsi"/>
          <w:sz w:val="18"/>
          <w:szCs w:val="18"/>
        </w:rPr>
        <w:t>2</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m</w:t>
      </w:r>
      <w:r w:rsidRPr="00236F4B">
        <w:rPr>
          <w:rFonts w:asciiTheme="minorHAnsi" w:hAnsiTheme="minorHAnsi" w:cstheme="minorHAnsi"/>
          <w:sz w:val="18"/>
          <w:szCs w:val="18"/>
        </w:rPr>
        <w:t xml:space="preserve">aster </w:t>
      </w:r>
      <w:r w:rsidR="00E04539">
        <w:rPr>
          <w:rFonts w:asciiTheme="minorHAnsi" w:hAnsiTheme="minorHAnsi" w:cstheme="minorHAnsi"/>
          <w:sz w:val="18"/>
          <w:szCs w:val="18"/>
        </w:rPr>
        <w:t>b</w:t>
      </w:r>
      <w:r w:rsidRPr="00236F4B">
        <w:rPr>
          <w:rFonts w:asciiTheme="minorHAnsi" w:hAnsiTheme="minorHAnsi" w:cstheme="minorHAnsi"/>
          <w:sz w:val="18"/>
          <w:szCs w:val="18"/>
        </w:rPr>
        <w:t xml:space="preserve">ath distance of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975E71">
        <w:rPr>
          <w:rFonts w:asciiTheme="minorHAnsi" w:hAnsiTheme="minorHAnsi" w:cstheme="minorHAnsi"/>
          <w:sz w:val="18"/>
          <w:szCs w:val="18"/>
        </w:rPr>
        <w:t xml:space="preserve">  For multiple water heaters, enter the distance to the closest water heater.</w:t>
      </w:r>
    </w:p>
    <w:p w14:paraId="3B502AE7" w14:textId="6AC1933A"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3</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k</w:t>
      </w:r>
      <w:r w:rsidRPr="00236F4B">
        <w:rPr>
          <w:rFonts w:asciiTheme="minorHAnsi" w:hAnsiTheme="minorHAnsi" w:cstheme="minorHAnsi"/>
          <w:sz w:val="18"/>
          <w:szCs w:val="18"/>
        </w:rPr>
        <w:t xml:space="preserve">itchen distance from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distance to the closest water heater.</w:t>
      </w:r>
    </w:p>
    <w:p w14:paraId="0D8AA2D5" w14:textId="1F3A0E9C" w:rsidR="00F41465" w:rsidRPr="00236F4B" w:rsidRDefault="00F41465" w:rsidP="002A1FF1">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4</w:t>
      </w:r>
      <w:r w:rsidRPr="00236F4B">
        <w:rPr>
          <w:rFonts w:asciiTheme="minorHAnsi" w:hAnsiTheme="minorHAnsi" w:cstheme="minorHAnsi"/>
          <w:sz w:val="18"/>
          <w:szCs w:val="18"/>
        </w:rPr>
        <w:t xml:space="preserve"> Enter </w:t>
      </w:r>
      <w:r w:rsidR="00E04539">
        <w:rPr>
          <w:rFonts w:asciiTheme="minorHAnsi" w:hAnsiTheme="minorHAnsi" w:cstheme="minorHAnsi"/>
          <w:sz w:val="18"/>
          <w:szCs w:val="18"/>
        </w:rPr>
        <w:t>f</w:t>
      </w:r>
      <w:r w:rsidRPr="00236F4B">
        <w:rPr>
          <w:rFonts w:asciiTheme="minorHAnsi" w:hAnsiTheme="minorHAnsi" w:cstheme="minorHAnsi"/>
          <w:sz w:val="18"/>
          <w:szCs w:val="18"/>
        </w:rPr>
        <w:t xml:space="preserve">urthest </w:t>
      </w:r>
      <w:r w:rsidR="00E04539">
        <w:rPr>
          <w:rFonts w:asciiTheme="minorHAnsi" w:hAnsiTheme="minorHAnsi" w:cstheme="minorHAnsi"/>
          <w:sz w:val="18"/>
          <w:szCs w:val="18"/>
        </w:rPr>
        <w:t>t</w:t>
      </w:r>
      <w:r w:rsidRPr="00236F4B">
        <w:rPr>
          <w:rFonts w:asciiTheme="minorHAnsi" w:hAnsiTheme="minorHAnsi" w:cstheme="minorHAnsi"/>
          <w:sz w:val="18"/>
          <w:szCs w:val="18"/>
        </w:rPr>
        <w:t>hird fixtures from fixture to Water Heater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average of the furthest distance of each water heater.</w:t>
      </w:r>
    </w:p>
    <w:p w14:paraId="1A9580BA" w14:textId="114F37CA"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lastRenderedPageBreak/>
        <w:t>0</w:t>
      </w:r>
      <w:r w:rsidR="00BF3581">
        <w:rPr>
          <w:rFonts w:asciiTheme="minorHAnsi" w:hAnsiTheme="minorHAnsi" w:cstheme="minorHAnsi"/>
          <w:sz w:val="18"/>
          <w:szCs w:val="18"/>
        </w:rPr>
        <w:t>5</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Weighted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74780DA6" w14:textId="271BEDF1"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6</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Qualification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1923D1A"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2A4ACDFE" w:rsidR="00BF3581" w:rsidRPr="00236F4B" w:rsidRDefault="00BF3581" w:rsidP="00BF3581">
      <w:p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Pr>
          <w:rFonts w:asciiTheme="minorHAnsi" w:hAnsiTheme="minorHAnsi" w:cs="Arial"/>
          <w:sz w:val="18"/>
          <w:szCs w:val="18"/>
        </w:rPr>
        <w:tab/>
        <w:t xml:space="preserve">01 </w:t>
      </w:r>
      <w:r w:rsidRPr="00236F4B">
        <w:rPr>
          <w:rFonts w:asciiTheme="minorHAnsi" w:hAnsiTheme="minorHAnsi" w:cstheme="minorHAnsi"/>
          <w:sz w:val="18"/>
          <w:szCs w:val="18"/>
        </w:rPr>
        <w:t>Reference information from CF1R.</w:t>
      </w:r>
    </w:p>
    <w:p w14:paraId="4F784743" w14:textId="7583FACF" w:rsidR="00832716" w:rsidRDefault="00832716" w:rsidP="00BF3581">
      <w:pPr>
        <w:spacing w:after="0" w:line="240" w:lineRule="auto"/>
        <w:ind w:left="180"/>
        <w:rPr>
          <w:rFonts w:asciiTheme="minorHAnsi" w:eastAsiaTheme="minorEastAsia"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2E3DCBD" w14:textId="7BC514B8" w:rsidR="00832716" w:rsidRDefault="00832716" w:rsidP="00BF3581">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52B8DEFD" w14:textId="4A806CBE" w:rsidR="00832716" w:rsidRPr="00832716" w:rsidRDefault="00832716" w:rsidP="00BF3581">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AB5ECD4" w14:textId="4B2732E6" w:rsidR="00B16B2C" w:rsidRPr="00236F4B" w:rsidRDefault="00832716" w:rsidP="00AD73BB">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ame</w:t>
      </w:r>
      <w:r w:rsidR="00B16B2C" w:rsidRPr="00095F6F">
        <w:rPr>
          <w:rFonts w:asciiTheme="minorHAnsi" w:eastAsiaTheme="minorEastAsia" w:hAnsiTheme="minorHAnsi" w:cstheme="minorHAnsi"/>
          <w:sz w:val="18"/>
          <w:szCs w:val="18"/>
        </w:rPr>
        <w:t xml:space="preserve">- Enter the name of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anufacturer</w:t>
      </w:r>
      <w:r w:rsidR="00E04921" w:rsidRPr="00236F4B">
        <w:rPr>
          <w:rFonts w:asciiTheme="minorHAnsi" w:eastAsiaTheme="minorEastAsia" w:hAnsiTheme="minorHAnsi" w:cstheme="minorHAnsi"/>
          <w:sz w:val="18"/>
          <w:szCs w:val="18"/>
        </w:rPr>
        <w:t>.</w:t>
      </w:r>
    </w:p>
    <w:p w14:paraId="69C420E7" w14:textId="402DECEF"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M</w:t>
      </w:r>
      <w:r w:rsidR="00B16B2C" w:rsidRPr="00236F4B">
        <w:rPr>
          <w:rFonts w:asciiTheme="minorHAnsi" w:eastAsiaTheme="minorEastAsia" w:hAnsiTheme="minorHAnsi" w:cstheme="minorHAnsi"/>
          <w:sz w:val="18"/>
          <w:szCs w:val="18"/>
        </w:rPr>
        <w:t xml:space="preserve">odel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umber</w:t>
      </w:r>
      <w:r w:rsidR="00B16B2C" w:rsidRPr="00095F6F">
        <w:rPr>
          <w:rFonts w:asciiTheme="minorHAnsi" w:eastAsiaTheme="minorEastAsia" w:hAnsiTheme="minorHAnsi" w:cstheme="minorHAnsi"/>
          <w:sz w:val="18"/>
          <w:szCs w:val="18"/>
        </w:rPr>
        <w:t xml:space="preserve"> – Enter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odel number</w:t>
      </w:r>
      <w:r w:rsidR="00E04921" w:rsidRPr="00236F4B">
        <w:rPr>
          <w:rFonts w:asciiTheme="minorHAnsi" w:eastAsiaTheme="minorEastAsia" w:hAnsiTheme="minorHAnsi" w:cstheme="minorHAnsi"/>
          <w:sz w:val="18"/>
          <w:szCs w:val="18"/>
        </w:rPr>
        <w:t>.</w:t>
      </w:r>
    </w:p>
    <w:p w14:paraId="54A596F5" w14:textId="7B7B066E"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236F4B">
        <w:rPr>
          <w:rFonts w:asciiTheme="minorHAnsi" w:eastAsiaTheme="minorEastAsia" w:hAnsiTheme="minorHAnsi" w:cstheme="minorHAnsi"/>
          <w:sz w:val="18"/>
          <w:szCs w:val="18"/>
        </w:rPr>
        <w:t xml:space="preserve">Rated </w:t>
      </w:r>
      <w:r w:rsidR="00B16B2C" w:rsidRPr="00095F6F">
        <w:rPr>
          <w:rFonts w:asciiTheme="minorHAnsi" w:eastAsiaTheme="minorEastAsia" w:hAnsiTheme="minorHAnsi" w:cstheme="minorHAnsi"/>
          <w:sz w:val="18"/>
          <w:szCs w:val="18"/>
        </w:rPr>
        <w:t xml:space="preserve">Effectiveness – Enter the rated effectiveness of the </w:t>
      </w:r>
      <w:r w:rsidR="00E04921" w:rsidRPr="00236F4B">
        <w:rPr>
          <w:rFonts w:asciiTheme="minorHAnsi" w:eastAsiaTheme="minorEastAsia" w:hAnsiTheme="minorHAnsi" w:cstheme="minorHAnsi"/>
          <w:sz w:val="18"/>
          <w:szCs w:val="18"/>
        </w:rPr>
        <w:t>DWHR device</w:t>
      </w:r>
      <w:r w:rsidR="00B16B2C" w:rsidRPr="00095F6F">
        <w:rPr>
          <w:rFonts w:asciiTheme="minorHAnsi" w:eastAsiaTheme="minorEastAsia" w:hAnsiTheme="minorHAnsi" w:cstheme="minorHAnsi"/>
          <w:sz w:val="18"/>
          <w:szCs w:val="18"/>
        </w:rPr>
        <w:t>.</w:t>
      </w:r>
    </w:p>
    <w:p w14:paraId="19DD8B37" w14:textId="5AEAE746" w:rsidR="00B16B2C" w:rsidRPr="00095F6F" w:rsidRDefault="00832716"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095F6F">
        <w:rPr>
          <w:rFonts w:asciiTheme="minorHAnsi" w:eastAsiaTheme="minorEastAsia" w:hAnsiTheme="minorHAnsi" w:cstheme="minorHAnsi"/>
          <w:b/>
          <w:sz w:val="18"/>
          <w:szCs w:val="18"/>
        </w:rPr>
        <w:t xml:space="preserve"> </w:t>
      </w:r>
      <w:r w:rsidR="00B16B2C" w:rsidRPr="00095F6F">
        <w:rPr>
          <w:rFonts w:asciiTheme="minorHAnsi" w:hAnsiTheme="minorHAnsi" w:cstheme="minorHAnsi"/>
          <w:sz w:val="18"/>
          <w:szCs w:val="18"/>
        </w:rPr>
        <w:t>Installation Configuration</w:t>
      </w:r>
      <w:r w:rsidR="00E04921" w:rsidRPr="00236F4B">
        <w:rPr>
          <w:rFonts w:asciiTheme="minorHAnsi" w:hAnsiTheme="minorHAnsi" w:cstheme="minorHAnsi"/>
          <w:sz w:val="18"/>
          <w:szCs w:val="18"/>
        </w:rPr>
        <w:t xml:space="preserve"> </w:t>
      </w:r>
      <w:r w:rsidR="00B16B2C" w:rsidRPr="00095F6F">
        <w:rPr>
          <w:rFonts w:asciiTheme="minorHAnsi" w:hAnsiTheme="minorHAnsi" w:cstheme="minorHAnsi"/>
          <w:sz w:val="18"/>
          <w:szCs w:val="18"/>
        </w:rPr>
        <w:t>– Enter type of configuration.</w:t>
      </w:r>
      <w:r w:rsidR="00E04921" w:rsidRPr="00236F4B">
        <w:rPr>
          <w:rFonts w:asciiTheme="minorHAnsi" w:hAnsiTheme="minorHAnsi" w:cstheme="minorHAnsi"/>
          <w:sz w:val="18"/>
          <w:szCs w:val="18"/>
        </w:rPr>
        <w:t xml:space="preserve">  Available options are</w:t>
      </w:r>
      <w:r w:rsidR="00E04539">
        <w:rPr>
          <w:rFonts w:asciiTheme="minorHAnsi" w:hAnsiTheme="minorHAnsi" w:cstheme="minorHAnsi"/>
          <w:sz w:val="18"/>
          <w:szCs w:val="18"/>
        </w:rPr>
        <w:t>:</w:t>
      </w:r>
      <w:r w:rsidR="00E04921" w:rsidRPr="00236F4B">
        <w:rPr>
          <w:rFonts w:asciiTheme="minorHAnsi" w:hAnsiTheme="minorHAnsi" w:cstheme="minorHAnsi"/>
          <w:sz w:val="18"/>
          <w:szCs w:val="18"/>
        </w:rPr>
        <w:t xml:space="preserve"> Equal flow, unequal to shower, and unequal to water heater</w:t>
      </w:r>
    </w:p>
    <w:p w14:paraId="22A2E610" w14:textId="10CF6A3E" w:rsidR="00B16B2C" w:rsidRPr="00095F6F" w:rsidRDefault="00832716"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095F6F">
        <w:rPr>
          <w:rFonts w:asciiTheme="minorHAnsi" w:hAnsiTheme="minorHAnsi" w:cstheme="minorHAnsi"/>
          <w:sz w:val="18"/>
          <w:szCs w:val="18"/>
        </w:rPr>
        <w:t xml:space="preserve"> Percent of shower</w:t>
      </w:r>
      <w:r w:rsidR="00E04539">
        <w:rPr>
          <w:rFonts w:asciiTheme="minorHAnsi" w:hAnsiTheme="minorHAnsi" w:cstheme="minorHAnsi"/>
          <w:sz w:val="18"/>
          <w:szCs w:val="18"/>
        </w:rPr>
        <w:t>s</w:t>
      </w:r>
      <w:r w:rsidR="00B16B2C" w:rsidRPr="00095F6F">
        <w:rPr>
          <w:rFonts w:asciiTheme="minorHAnsi" w:hAnsiTheme="minorHAnsi" w:cstheme="minorHAnsi"/>
          <w:sz w:val="18"/>
          <w:szCs w:val="18"/>
        </w:rPr>
        <w:t xml:space="preserve"> served by the DWHR device –</w:t>
      </w:r>
      <w:r w:rsidR="00E04921" w:rsidRPr="00236F4B">
        <w:rPr>
          <w:rFonts w:asciiTheme="minorHAnsi" w:hAnsiTheme="minorHAnsi" w:cstheme="minorHAnsi"/>
          <w:sz w:val="18"/>
          <w:szCs w:val="18"/>
        </w:rPr>
        <w:t xml:space="preserve"> E</w:t>
      </w:r>
      <w:r w:rsidR="00B16B2C" w:rsidRPr="00095F6F">
        <w:rPr>
          <w:rFonts w:asciiTheme="minorHAnsi" w:hAnsiTheme="minorHAnsi" w:cstheme="minorHAnsi"/>
          <w:sz w:val="18"/>
          <w:szCs w:val="18"/>
        </w:rPr>
        <w:t xml:space="preserve">nter the </w:t>
      </w:r>
      <w:r w:rsidR="00E04921" w:rsidRPr="00236F4B">
        <w:rPr>
          <w:rFonts w:asciiTheme="minorHAnsi" w:hAnsiTheme="minorHAnsi" w:cstheme="minorHAnsi"/>
          <w:sz w:val="18"/>
          <w:szCs w:val="18"/>
        </w:rPr>
        <w:t>percent</w:t>
      </w:r>
      <w:r w:rsidR="00B16B2C" w:rsidRPr="00095F6F">
        <w:rPr>
          <w:rFonts w:asciiTheme="minorHAnsi" w:hAnsiTheme="minorHAnsi" w:cstheme="minorHAnsi"/>
          <w:sz w:val="18"/>
          <w:szCs w:val="18"/>
        </w:rPr>
        <w:t xml:space="preserve"> of showers </w:t>
      </w:r>
      <w:r w:rsidR="00E04921" w:rsidRPr="00236F4B">
        <w:rPr>
          <w:rFonts w:asciiTheme="minorHAnsi" w:hAnsiTheme="minorHAnsi" w:cstheme="minorHAnsi"/>
          <w:sz w:val="18"/>
          <w:szCs w:val="18"/>
        </w:rPr>
        <w:t>served by this</w:t>
      </w:r>
      <w:r w:rsidR="00B16B2C" w:rsidRPr="00095F6F">
        <w:rPr>
          <w:rFonts w:asciiTheme="minorHAnsi" w:hAnsiTheme="minorHAnsi" w:cstheme="minorHAnsi"/>
          <w:sz w:val="18"/>
          <w:szCs w:val="18"/>
        </w:rPr>
        <w:t xml:space="preserve"> </w:t>
      </w:r>
      <w:r w:rsidR="00E04921" w:rsidRPr="00236F4B">
        <w:rPr>
          <w:rFonts w:asciiTheme="minorHAnsi" w:hAnsiTheme="minorHAnsi" w:cstheme="minorHAnsi"/>
          <w:sz w:val="18"/>
          <w:szCs w:val="18"/>
        </w:rPr>
        <w:t>DWHR device.</w:t>
      </w:r>
    </w:p>
    <w:p w14:paraId="022A5B1D" w14:textId="56039CC7" w:rsidR="00B16B2C" w:rsidRPr="00095F6F" w:rsidRDefault="00832716"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095F6F">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14A52EE2"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123382D4"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688DC54B"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0D5C37F2"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1CAC15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4BB74879"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3283BD9B"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B9E2709"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6"/>
          <w:footerReference w:type="default" r:id="rId17"/>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27"/>
          <w:p w14:paraId="5FBAE417" w14:textId="33235054"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p>
          <w:p w14:paraId="1FCD1FD2" w14:textId="77777777"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 the water heating system features that were specified on the registered CF1R compliance document for this project.</w:t>
            </w:r>
          </w:p>
          <w:p w14:paraId="2644B5A4" w14:textId="21AD0DCC"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 xml:space="preserve">&lt;&lt;require one row of data for each </w:t>
            </w:r>
            <w:r w:rsidR="00EC0CA0">
              <w:rPr>
                <w:rFonts w:asciiTheme="minorHAnsi" w:hAnsiTheme="minorHAnsi" w:cstheme="minorHAnsi"/>
                <w:sz w:val="18"/>
                <w:szCs w:val="18"/>
              </w:rPr>
              <w:t>water heater identified on the CF1R-PRF</w:t>
            </w:r>
            <w:r w:rsidRPr="00327949">
              <w:rPr>
                <w:rFonts w:asciiTheme="minorHAnsi" w:hAnsiTheme="minorHAnsi" w:cstheme="minorHAnsi"/>
                <w:sz w:val="18"/>
                <w:szCs w:val="18"/>
              </w:rPr>
              <w:t>&gt;&gt;</w:t>
            </w: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4950E70A"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 xml:space="preserve">of </w:t>
            </w:r>
            <w:r w:rsidR="002E1D83">
              <w:rPr>
                <w:rFonts w:asciiTheme="minorHAnsi" w:eastAsia="Times New Roman" w:hAnsiTheme="minorHAnsi" w:cstheme="minorHAnsi"/>
                <w:sz w:val="18"/>
                <w:szCs w:val="20"/>
              </w:rPr>
              <w:t xml:space="preserve"> Like</w:t>
            </w:r>
            <w:proofErr w:type="gramEnd"/>
            <w:r w:rsidR="002E1D83">
              <w:rPr>
                <w:rFonts w:asciiTheme="minorHAnsi" w:eastAsia="Times New Roman" w:hAnsiTheme="minorHAnsi" w:cstheme="minorHAnsi"/>
                <w:sz w:val="18"/>
                <w:szCs w:val="20"/>
              </w:rPr>
              <w:t xml:space="preserv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4B975DC4"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&lt;&lt;reference value from CF1R;</w:t>
            </w:r>
            <w:r w:rsidR="00F349F6">
              <w:rPr>
                <w:rFonts w:asciiTheme="minorHAnsi" w:eastAsia="Times New Roman" w:hAnsiTheme="minorHAnsi" w:cstheme="minorHAnsi"/>
                <w:sz w:val="16"/>
                <w:szCs w:val="20"/>
              </w:rPr>
              <w:t xml:space="preserve"> if Single Family, then value = Single Family&gt;&gt; </w:t>
            </w:r>
          </w:p>
        </w:tc>
        <w:tc>
          <w:tcPr>
            <w:tcW w:w="367" w:type="pct"/>
            <w:tcBorders>
              <w:top w:val="single" w:sz="4" w:space="0" w:color="auto"/>
              <w:left w:val="single" w:sz="4" w:space="0" w:color="auto"/>
              <w:bottom w:val="single" w:sz="4" w:space="0" w:color="auto"/>
              <w:right w:val="single" w:sz="4" w:space="0" w:color="auto"/>
            </w:tcBorders>
          </w:tcPr>
          <w:p w14:paraId="1F9F0E23" w14:textId="30ED6B3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3BDD123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5D4EECC0"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CF1R&gt;&gt;</w:t>
            </w:r>
          </w:p>
        </w:tc>
        <w:tc>
          <w:tcPr>
            <w:tcW w:w="348" w:type="pct"/>
            <w:tcBorders>
              <w:top w:val="single" w:sz="4" w:space="0" w:color="auto"/>
              <w:left w:val="single" w:sz="4" w:space="0" w:color="auto"/>
              <w:bottom w:val="single" w:sz="4" w:space="0" w:color="auto"/>
              <w:right w:val="single" w:sz="4" w:space="0" w:color="auto"/>
            </w:tcBorders>
          </w:tcPr>
          <w:p w14:paraId="52E1B19B" w14:textId="4240721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&lt;&lt;reference value from </w:t>
            </w:r>
            <w:proofErr w:type="gramStart"/>
            <w:r w:rsidRPr="00D65B83">
              <w:rPr>
                <w:rFonts w:asciiTheme="minorHAnsi" w:eastAsia="Times New Roman" w:hAnsiTheme="minorHAnsi" w:cstheme="minorHAnsi"/>
                <w:sz w:val="16"/>
                <w:szCs w:val="16"/>
              </w:rPr>
              <w:t>CF1R;</w:t>
            </w:r>
            <w:proofErr w:type="gramEnd"/>
          </w:p>
          <w:p w14:paraId="0930D259"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parent CF1R = CF1R-ADD, ALT or NCB, then value = </w:t>
            </w:r>
            <w:proofErr w:type="gramStart"/>
            <w:r w:rsidRPr="00D65B83">
              <w:rPr>
                <w:rFonts w:asciiTheme="minorHAnsi" w:eastAsia="Times New Roman" w:hAnsiTheme="minorHAnsi" w:cstheme="minorHAnsi"/>
                <w:sz w:val="16"/>
                <w:szCs w:val="16"/>
              </w:rPr>
              <w:t>NA;</w:t>
            </w:r>
            <w:proofErr w:type="gramEnd"/>
          </w:p>
          <w:p w14:paraId="3102547C" w14:textId="40230A5E"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Elseif parent CF1R = CF1R-PRF;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w:t>
            </w:r>
            <w:proofErr w:type="spellStart"/>
            <w:proofErr w:type="gramStart"/>
            <w:r w:rsidRPr="00D65B83">
              <w:rPr>
                <w:rFonts w:asciiTheme="minorHAnsi" w:eastAsia="Times New Roman" w:hAnsiTheme="minorHAnsi" w:cstheme="minorHAnsi"/>
                <w:sz w:val="16"/>
                <w:szCs w:val="16"/>
              </w:rPr>
              <w:t>Hr</w:t>
            </w:r>
            <w:proofErr w:type="spellEnd"/>
            <w:r w:rsidRPr="00D65B83">
              <w:rPr>
                <w:rFonts w:asciiTheme="minorHAnsi" w:eastAsia="Times New Roman" w:hAnsiTheme="minorHAnsi" w:cstheme="minorHAnsi"/>
                <w:sz w:val="16"/>
                <w:szCs w:val="16"/>
              </w:rPr>
              <w:t>;</w:t>
            </w:r>
            <w:proofErr w:type="gramEnd"/>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w:t>
            </w:r>
            <w:proofErr w:type="gramStart"/>
            <w:r w:rsidRPr="00D65B83">
              <w:rPr>
                <w:rFonts w:asciiTheme="minorHAnsi" w:eastAsia="Times New Roman" w:hAnsiTheme="minorHAnsi" w:cstheme="minorHAnsi"/>
                <w:sz w:val="16"/>
                <w:szCs w:val="16"/>
              </w:rPr>
              <w:t>kW;</w:t>
            </w:r>
            <w:proofErr w:type="gramEnd"/>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w:t>
            </w:r>
            <w:proofErr w:type="gramStart"/>
            <w:r w:rsidRPr="002B092D">
              <w:rPr>
                <w:rFonts w:asciiTheme="minorHAnsi" w:eastAsia="Times New Roman" w:hAnsiTheme="minorHAnsi" w:cstheme="minorHAnsi"/>
                <w:sz w:val="16"/>
                <w:szCs w:val="16"/>
              </w:rPr>
              <w:t>NA;</w:t>
            </w:r>
            <w:proofErr w:type="gramEnd"/>
            <w:r w:rsidRPr="002B092D">
              <w:rPr>
                <w:rFonts w:asciiTheme="minorHAnsi" w:eastAsia="Times New Roman" w:hAnsiTheme="minorHAnsi" w:cstheme="minorHAnsi"/>
                <w:sz w:val="16"/>
                <w:szCs w:val="16"/>
              </w:rPr>
              <w:t xml:space="preserve"> </w:t>
            </w:r>
          </w:p>
          <w:p w14:paraId="090AFD2A" w14:textId="4DD65BE2"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reference value from CF1R</w:t>
            </w:r>
            <w:r>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2EBB929F" w:rsidR="00F349F6" w:rsidRDefault="00F349F6" w:rsidP="00F349F6">
            <w:pPr>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If Central DHW </w:t>
            </w:r>
            <w:proofErr w:type="gramStart"/>
            <w:r w:rsidRPr="002B092D">
              <w:rPr>
                <w:rFonts w:asciiTheme="minorHAnsi" w:eastAsia="Times New Roman" w:hAnsiTheme="minorHAnsi" w:cstheme="minorHAnsi"/>
                <w:sz w:val="16"/>
                <w:szCs w:val="16"/>
              </w:rPr>
              <w:t>System</w:t>
            </w:r>
            <w:proofErr w:type="gramEnd"/>
            <w:r w:rsidRPr="002B092D">
              <w:rPr>
                <w:rFonts w:asciiTheme="minorHAnsi" w:eastAsia="Times New Roman" w:hAnsiTheme="minorHAnsi" w:cstheme="minorHAnsi"/>
                <w:sz w:val="16"/>
                <w:szCs w:val="16"/>
              </w:rPr>
              <w:t xml:space="preser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Yes</w:t>
            </w:r>
            <w:r>
              <w:rPr>
                <w:rFonts w:asciiTheme="minorHAnsi" w:eastAsia="Times New Roman" w:hAnsiTheme="minorHAnsi" w:cstheme="minorHAnsi"/>
                <w:sz w:val="16"/>
                <w:szCs w:val="16"/>
              </w:rPr>
              <w:t>;</w:t>
            </w:r>
            <w:r w:rsidRPr="002B092D">
              <w:rPr>
                <w:rFonts w:asciiTheme="minorHAnsi" w:eastAsia="Times New Roman" w:hAnsiTheme="minorHAnsi" w:cstheme="minorHAnsi"/>
                <w:sz w:val="16"/>
                <w:szCs w:val="16"/>
              </w:rPr>
              <w:t xml:space="preserve"> </w:t>
            </w:r>
          </w:p>
          <w:p w14:paraId="4A7E95D8" w14:textId="6CF4982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else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w:t>
            </w:r>
          </w:p>
        </w:tc>
        <w:tc>
          <w:tcPr>
            <w:tcW w:w="522" w:type="pct"/>
            <w:tcBorders>
              <w:top w:val="single" w:sz="4" w:space="0" w:color="auto"/>
              <w:left w:val="single" w:sz="4" w:space="0" w:color="auto"/>
              <w:bottom w:val="single" w:sz="4" w:space="0" w:color="auto"/>
              <w:right w:val="single" w:sz="4" w:space="0" w:color="auto"/>
            </w:tcBorders>
          </w:tcPr>
          <w:p w14:paraId="4B1E8DA8"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Sensor </w:t>
            </w:r>
            <w:proofErr w:type="gramStart"/>
            <w:r w:rsidRPr="002B092D">
              <w:rPr>
                <w:rFonts w:eastAsia="Times New Roman"/>
                <w:sz w:val="16"/>
                <w:szCs w:val="16"/>
              </w:rPr>
              <w:t>Control</w:t>
            </w:r>
            <w:r>
              <w:rPr>
                <w:rFonts w:eastAsia="Times New Roman"/>
                <w:sz w:val="16"/>
                <w:szCs w:val="16"/>
              </w:rPr>
              <w:t>;</w:t>
            </w:r>
            <w:proofErr w:type="gramEnd"/>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*HERS-Verified Pipe </w:t>
            </w:r>
            <w:r w:rsidRPr="002B092D">
              <w:rPr>
                <w:rFonts w:eastAsia="Times New Roman"/>
                <w:sz w:val="16"/>
                <w:szCs w:val="16"/>
              </w:rPr>
              <w:lastRenderedPageBreak/>
              <w:t xml:space="preserve">Insulation </w:t>
            </w:r>
            <w:proofErr w:type="gramStart"/>
            <w:r w:rsidRPr="002B092D">
              <w:rPr>
                <w:rFonts w:eastAsia="Times New Roman"/>
                <w:sz w:val="16"/>
                <w:szCs w:val="16"/>
              </w:rPr>
              <w:t>Credit</w:t>
            </w:r>
            <w:r>
              <w:rPr>
                <w:rFonts w:eastAsia="Times New Roman"/>
                <w:sz w:val="16"/>
                <w:szCs w:val="16"/>
              </w:rPr>
              <w:t>;</w:t>
            </w:r>
            <w:proofErr w:type="gramEnd"/>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6BE1C265"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CF1R.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
          <w:p w14:paraId="5DCD367A"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CF1R.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07D2AC4B" w:rsidR="00F1004F" w:rsidRDefault="00F1004F"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36EB8619" w:rsidR="00F349F6" w:rsidRPr="00327949" w:rsidRDefault="00F349F6">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reports the water heating system features 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06F71B5D"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 xml:space="preserve">&lt;&lt;require one row of data for each </w:t>
            </w:r>
            <w:r w:rsidR="00EC0CA0">
              <w:rPr>
                <w:rFonts w:asciiTheme="minorHAnsi" w:hAnsiTheme="minorHAnsi" w:cstheme="minorHAnsi"/>
                <w:sz w:val="18"/>
                <w:szCs w:val="18"/>
              </w:rPr>
              <w:t>water heater identified on the CF1R-PRF</w:t>
            </w:r>
            <w:r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lastRenderedPageBreak/>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w:t>
            </w:r>
            <w:proofErr w:type="gramStart"/>
            <w:r w:rsidRPr="00095904">
              <w:rPr>
                <w:rFonts w:asciiTheme="minorHAnsi" w:eastAsia="Times New Roman" w:hAnsiTheme="minorHAnsi" w:cstheme="minorHAnsi"/>
                <w:sz w:val="16"/>
                <w:szCs w:val="20"/>
              </w:rPr>
              <w:t>kW;</w:t>
            </w:r>
            <w:proofErr w:type="gramEnd"/>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t>
            </w:r>
            <w:proofErr w:type="spellStart"/>
            <w:r w:rsidRPr="00095904">
              <w:rPr>
                <w:rFonts w:asciiTheme="minorHAnsi" w:eastAsia="Times New Roman" w:hAnsiTheme="minorHAnsi" w:cstheme="minorHAnsi"/>
                <w:sz w:val="16"/>
                <w:szCs w:val="20"/>
              </w:rPr>
              <w:t>WaterHeaterElectricFiredRatedInput</w:t>
            </w:r>
            <w:proofErr w:type="spellEnd"/>
            <w:r w:rsidRPr="00095904">
              <w:rPr>
                <w:rFonts w:asciiTheme="minorHAnsi" w:eastAsia="Times New Roman" w:hAnsiTheme="minorHAnsi" w:cstheme="minorHAnsi"/>
                <w:sz w:val="16"/>
                <w:szCs w:val="20"/>
              </w:rPr>
              <w:t xml:space="preserve">, Otherwise the value is stored in </w:t>
            </w:r>
            <w:proofErr w:type="spellStart"/>
            <w:r w:rsidRPr="00095904">
              <w:rPr>
                <w:rFonts w:asciiTheme="minorHAnsi" w:eastAsia="Times New Roman" w:hAnsiTheme="minorHAnsi" w:cstheme="minorHAnsi"/>
                <w:sz w:val="16"/>
                <w:szCs w:val="20"/>
              </w:rPr>
              <w:t>WaterHeaterGasFiredRatedInput</w:t>
            </w:r>
            <w:proofErr w:type="spellEnd"/>
            <w:r w:rsidRPr="00095904">
              <w:rPr>
                <w:rFonts w:asciiTheme="minorHAnsi" w:eastAsia="Times New Roman" w:hAnsiTheme="minorHAnsi" w:cstheme="minorHAnsi"/>
                <w:sz w:val="16"/>
                <w:szCs w:val="20"/>
              </w:rPr>
              <w: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C9D0B2F" w:rsidR="00F1004F" w:rsidRDefault="00F1004F"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B01D438"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6C5429F1"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require one row of data for each water heater identified in Section B.</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3D249D1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reference values from CF1R; if parent CF1R = CF1R-ADD, ALT or NCB, then value = NA; else if parent = CF1R-PRF, then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FC1C38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reference values from CF1R-PRF-01;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2E819355"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values from CF1R-PRF-01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3BFDDEEC"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CF1R-PRF-</w:t>
            </w:r>
            <w:proofErr w:type="gramStart"/>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proofErr w:type="gramEnd"/>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75F29A83"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CF1R</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2F96D530"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4D4254D0"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require one row of data for each water heart identified in Section B.</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w:t>
            </w:r>
            <w:proofErr w:type="spellStart"/>
            <w:r w:rsidRPr="00236F4B">
              <w:rPr>
                <w:rFonts w:asciiTheme="minorHAnsi" w:eastAsia="Times New Roman" w:hAnsiTheme="minorHAnsi" w:cstheme="minorHAnsi"/>
                <w:sz w:val="18"/>
                <w:szCs w:val="18"/>
              </w:rPr>
              <w:t>Insul</w:t>
            </w:r>
            <w:proofErr w:type="spellEnd"/>
            <w:r w:rsidRPr="00236F4B">
              <w:rPr>
                <w:rFonts w:asciiTheme="minorHAnsi" w:eastAsia="Times New Roman" w:hAnsiTheme="minorHAnsi" w:cstheme="minorHAnsi"/>
                <w:sz w:val="18"/>
                <w:szCs w:val="18"/>
              </w:rPr>
              <w:t>.</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6AED865B"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A0</w:t>
            </w:r>
            <w:r w:rsidR="00F349F6">
              <w:rPr>
                <w:rFonts w:asciiTheme="minorHAnsi" w:eastAsia="Times New Roman" w:hAnsiTheme="minorHAnsi" w:cstheme="minorHAnsi"/>
                <w:sz w:val="18"/>
                <w:szCs w:val="20"/>
              </w:rPr>
              <w:t>2</w:t>
            </w:r>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53DCCE91"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41BC2855"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 &gt;&gt;</w:t>
            </w:r>
          </w:p>
        </w:tc>
        <w:tc>
          <w:tcPr>
            <w:tcW w:w="1587" w:type="dxa"/>
            <w:tcBorders>
              <w:top w:val="single" w:sz="4" w:space="0" w:color="auto"/>
              <w:left w:val="single" w:sz="4" w:space="0" w:color="auto"/>
              <w:bottom w:val="single" w:sz="4" w:space="0" w:color="auto"/>
              <w:right w:val="single" w:sz="4" w:space="0" w:color="auto"/>
            </w:tcBorders>
          </w:tcPr>
          <w:p w14:paraId="5E6A2653" w14:textId="2059CF3B"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2DFEEDC7"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5419D505"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71958B2F"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323F2C" w14:paraId="571E583F" w14:textId="77777777" w:rsidTr="00236F4B">
        <w:trPr>
          <w:trHeight w:val="144"/>
        </w:trPr>
        <w:tc>
          <w:tcPr>
            <w:tcW w:w="11016" w:type="dxa"/>
            <w:gridSpan w:val="3"/>
            <w:tcBorders>
              <w:top w:val="single" w:sz="4" w:space="0" w:color="auto"/>
              <w:bottom w:val="single" w:sz="4" w:space="0" w:color="auto"/>
            </w:tcBorders>
            <w:vAlign w:val="center"/>
          </w:tcPr>
          <w:p w14:paraId="63194949" w14:textId="77777777"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E</w:t>
            </w:r>
            <w:r w:rsidR="00526D3D" w:rsidRPr="00236F4B">
              <w:rPr>
                <w:rFonts w:asciiTheme="minorHAnsi" w:hAnsiTheme="minorHAnsi" w:cstheme="minorHAnsi"/>
                <w:b/>
                <w:sz w:val="18"/>
                <w:szCs w:val="18"/>
              </w:rPr>
              <w:t>. Installed Water Heater Manufacturer Information</w:t>
            </w:r>
          </w:p>
          <w:p w14:paraId="41D9AF14" w14:textId="797AAF78"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require one row of data for each water heater identified in Section B.</w:t>
            </w:r>
            <w:r w:rsidRPr="00236F4B">
              <w:rPr>
                <w:rFonts w:asciiTheme="minorHAnsi" w:eastAsia="Times New Roman" w:hAnsiTheme="minorHAnsi" w:cstheme="minorHAnsi"/>
                <w:sz w:val="18"/>
                <w:szCs w:val="20"/>
              </w:rPr>
              <w:t>&gt;&gt;</w:t>
            </w:r>
          </w:p>
        </w:tc>
      </w:tr>
      <w:tr w:rsidR="00526D3D" w:rsidRPr="00323F2C" w14:paraId="3A0A7CF5" w14:textId="77777777" w:rsidTr="00236F4B">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236F4B">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236F4B">
        <w:trPr>
          <w:trHeight w:val="144"/>
        </w:trPr>
        <w:tc>
          <w:tcPr>
            <w:tcW w:w="1198" w:type="dxa"/>
            <w:tcBorders>
              <w:top w:val="single" w:sz="4" w:space="0" w:color="auto"/>
              <w:bottom w:val="single" w:sz="4" w:space="0" w:color="auto"/>
              <w:right w:val="single" w:sz="4" w:space="0" w:color="auto"/>
            </w:tcBorders>
          </w:tcPr>
          <w:p w14:paraId="660B7BE0" w14:textId="3369F5CE"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r w:rsidR="00B843FA">
              <w:rPr>
                <w:rFonts w:asciiTheme="minorHAnsi" w:eastAsia="Times New Roman" w:hAnsiTheme="minorHAnsi" w:cstheme="minorHAnsi"/>
                <w:sz w:val="18"/>
                <w:szCs w:val="18"/>
              </w:rPr>
              <w:t>A</w:t>
            </w:r>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r w:rsidRPr="00236F4B">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236F4B">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0275"/>
      </w:tblGrid>
      <w:tr w:rsidR="00B843FA" w:rsidRPr="00B843FA" w14:paraId="2664D56C" w14:textId="77777777" w:rsidTr="00236F4B">
        <w:trPr>
          <w:trHeight w:val="144"/>
        </w:trPr>
        <w:tc>
          <w:tcPr>
            <w:tcW w:w="10980" w:type="dxa"/>
            <w:gridSpan w:val="2"/>
            <w:tcBorders>
              <w:top w:val="single" w:sz="4" w:space="0" w:color="auto"/>
              <w:left w:val="single" w:sz="4" w:space="0" w:color="auto"/>
              <w:bottom w:val="single" w:sz="4" w:space="0" w:color="auto"/>
              <w:right w:val="single" w:sz="4" w:space="0" w:color="auto"/>
            </w:tcBorders>
          </w:tcPr>
          <w:p w14:paraId="203B84DD" w14:textId="77777777"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t>F. Mandatory Measures for all Domestic Hot Water Distribution Systems</w:t>
            </w:r>
          </w:p>
        </w:tc>
      </w:tr>
      <w:tr w:rsidR="00B843FA" w:rsidRPr="00B843FA" w14:paraId="25ABEACA" w14:textId="77777777" w:rsidTr="00236F4B">
        <w:trPr>
          <w:trHeight w:val="144"/>
          <w:tblHeader/>
        </w:trPr>
        <w:tc>
          <w:tcPr>
            <w:tcW w:w="705"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275"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236F4B">
        <w:trPr>
          <w:trHeight w:val="144"/>
          <w:tblHeader/>
        </w:trPr>
        <w:tc>
          <w:tcPr>
            <w:tcW w:w="705"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275" w:type="dxa"/>
            <w:vAlign w:val="center"/>
          </w:tcPr>
          <w:p w14:paraId="72E8DDFA" w14:textId="7B163C86"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R-12 or combination of R-16 internal and external Insulation. (Section 110.3(c)4).</w:t>
            </w:r>
          </w:p>
        </w:tc>
      </w:tr>
      <w:tr w:rsidR="00B843FA" w:rsidRPr="00B843FA" w14:paraId="4DE928D5" w14:textId="77777777" w:rsidTr="00236F4B">
        <w:trPr>
          <w:trHeight w:val="144"/>
        </w:trPr>
        <w:tc>
          <w:tcPr>
            <w:tcW w:w="705"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275"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225E702F" w14:textId="77777777" w:rsidR="00B843FA" w:rsidRPr="00B843FA" w:rsidRDefault="00B843FA" w:rsidP="00E26207">
            <w:pPr>
              <w:keepNext/>
              <w:numPr>
                <w:ilvl w:val="1"/>
                <w:numId w:val="15"/>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The first 5 feet (1.5 meters) of cold water pipes from the storage tank.</w:t>
            </w:r>
          </w:p>
          <w:p w14:paraId="1C028B40" w14:textId="77777777" w:rsidR="00B843FA" w:rsidRPr="00B843FA" w:rsidRDefault="00B843FA" w:rsidP="00E26207">
            <w:pPr>
              <w:keepNext/>
              <w:numPr>
                <w:ilvl w:val="1"/>
                <w:numId w:val="15"/>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All piping with a nominal diameter of 3/4 inch (19 millimeter) and less than 1 inch.</w:t>
            </w:r>
          </w:p>
          <w:p w14:paraId="28A4D75D" w14:textId="59E4E7E5" w:rsidR="00B843FA" w:rsidRPr="003F5E03" w:rsidRDefault="00B843FA" w:rsidP="00E26207">
            <w:pPr>
              <w:keepNext/>
              <w:numPr>
                <w:ilvl w:val="1"/>
                <w:numId w:val="15"/>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All hot water piping from the heating source to the kitchen fixtures.</w:t>
            </w:r>
          </w:p>
          <w:p w14:paraId="3DA11E46" w14:textId="039421BB" w:rsidR="003F5E03" w:rsidRPr="003F5E03" w:rsidRDefault="003F5E03" w:rsidP="00E26207">
            <w:pPr>
              <w:keepNext/>
              <w:numPr>
                <w:ilvl w:val="1"/>
                <w:numId w:val="15"/>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from the heating source to storage tank or between tanks</w:t>
            </w:r>
          </w:p>
          <w:p w14:paraId="64DEB6EF" w14:textId="61A3386C" w:rsidR="003F5E03" w:rsidRPr="00B843FA" w:rsidRDefault="003F5E03" w:rsidP="00E26207">
            <w:pPr>
              <w:keepNext/>
              <w:numPr>
                <w:ilvl w:val="1"/>
                <w:numId w:val="15"/>
              </w:numPr>
              <w:autoSpaceDE w:val="0"/>
              <w:autoSpaceDN w:val="0"/>
              <w:adjustRightInd w:val="0"/>
              <w:spacing w:after="0" w:line="240" w:lineRule="auto"/>
              <w:contextualSpacing/>
              <w:rPr>
                <w:rFonts w:asciiTheme="minorHAnsi" w:eastAsia="Times New Roman" w:hAnsiTheme="minorHAnsi" w:cstheme="minorHAnsi"/>
                <w:b/>
                <w:bCs/>
                <w:sz w:val="18"/>
                <w:szCs w:val="18"/>
              </w:rPr>
            </w:pPr>
            <w:r>
              <w:rPr>
                <w:rFonts w:asciiTheme="minorHAnsi" w:eastAsia="Times New Roman" w:hAnsiTheme="minorHAnsi" w:cstheme="minorHAnsi"/>
                <w:bCs/>
                <w:sz w:val="18"/>
                <w:szCs w:val="18"/>
              </w:rPr>
              <w:t>All piping associated with a recirculation system.</w:t>
            </w:r>
          </w:p>
          <w:p w14:paraId="56E6DEB4" w14:textId="77777777" w:rsidR="00B843FA" w:rsidRPr="00B843FA" w:rsidRDefault="00B843FA" w:rsidP="00E26207">
            <w:pPr>
              <w:keepNext/>
              <w:numPr>
                <w:ilvl w:val="1"/>
                <w:numId w:val="15"/>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All underground piping.</w:t>
            </w:r>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interior or exterior walls that is </w:t>
            </w:r>
            <w:proofErr w:type="gramStart"/>
            <w:r w:rsidRPr="00B843FA">
              <w:rPr>
                <w:rFonts w:asciiTheme="minorHAnsi" w:eastAsia="Times New Roman" w:hAnsiTheme="minorHAnsi" w:cstheme="minorHAnsi"/>
                <w:bCs/>
                <w:sz w:val="18"/>
                <w:szCs w:val="18"/>
              </w:rPr>
              <w:t>surrounded on all sides</w:t>
            </w:r>
            <w:proofErr w:type="gramEnd"/>
            <w:r w:rsidRPr="00B843FA">
              <w:rPr>
                <w:rFonts w:asciiTheme="minorHAnsi" w:eastAsia="Times New Roman" w:hAnsiTheme="minorHAnsi" w:cstheme="minorHAnsi"/>
                <w:bCs/>
                <w:sz w:val="18"/>
                <w:szCs w:val="18"/>
              </w:rPr>
              <w:t xml:space="preserve">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crawlspace with a minimum of 1 </w:t>
            </w:r>
            <w:proofErr w:type="gramStart"/>
            <w:r w:rsidRPr="00B843FA">
              <w:rPr>
                <w:rFonts w:asciiTheme="minorHAnsi" w:eastAsia="Times New Roman" w:hAnsiTheme="minorHAnsi" w:cstheme="minorHAnsi"/>
                <w:bCs/>
                <w:sz w:val="18"/>
                <w:szCs w:val="18"/>
              </w:rPr>
              <w:t>inches</w:t>
            </w:r>
            <w:proofErr w:type="gramEnd"/>
            <w:r w:rsidRPr="00B843FA">
              <w:rPr>
                <w:rFonts w:asciiTheme="minorHAnsi" w:eastAsia="Times New Roman" w:hAnsiTheme="minorHAnsi" w:cstheme="minorHAnsi"/>
                <w:bCs/>
                <w:sz w:val="18"/>
                <w:szCs w:val="18"/>
              </w:rPr>
              <w:t xml:space="preserve">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Pipe insulation shall fit </w:t>
            </w:r>
            <w:proofErr w:type="gramStart"/>
            <w:r w:rsidRPr="00B843FA">
              <w:rPr>
                <w:rFonts w:asciiTheme="minorHAnsi" w:eastAsia="Times New Roman" w:hAnsiTheme="minorHAnsi" w:cstheme="minorHAnsi"/>
                <w:bCs/>
                <w:sz w:val="18"/>
                <w:szCs w:val="18"/>
              </w:rPr>
              <w:t>tightly</w:t>
            </w:r>
            <w:proofErr w:type="gramEnd"/>
            <w:r w:rsidRPr="00B843FA">
              <w:rPr>
                <w:rFonts w:asciiTheme="minorHAnsi" w:eastAsia="Times New Roman" w:hAnsiTheme="minorHAnsi" w:cstheme="minorHAnsi"/>
                <w:bCs/>
                <w:sz w:val="18"/>
                <w:szCs w:val="18"/>
              </w:rPr>
              <w:t xml:space="preserve"> and all elbows and tees shall be fully insulated.</w:t>
            </w:r>
          </w:p>
        </w:tc>
      </w:tr>
      <w:tr w:rsidR="00B843FA" w:rsidRPr="00B843FA" w14:paraId="0A4A72E6" w14:textId="77777777" w:rsidTr="00236F4B">
        <w:trPr>
          <w:trHeight w:val="144"/>
          <w:tblHeader/>
        </w:trPr>
        <w:tc>
          <w:tcPr>
            <w:tcW w:w="705"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275" w:type="dxa"/>
            <w:vAlign w:val="center"/>
          </w:tcPr>
          <w:p w14:paraId="48A1D2D3"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For Gas or Propane Water Heaters:  Ensure the following are installed (Section 150.0(n))</w:t>
            </w:r>
          </w:p>
          <w:p w14:paraId="0321B203" w14:textId="33450055" w:rsidR="00B843FA" w:rsidRPr="00B843FA"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26207">
            <w:pPr>
              <w:keepNext/>
              <w:numPr>
                <w:ilvl w:val="1"/>
                <w:numId w:val="1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26207">
            <w:pPr>
              <w:keepNext/>
              <w:numPr>
                <w:ilvl w:val="1"/>
                <w:numId w:val="1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DA275" w14:textId="519946AA" w:rsidR="00B843FA" w:rsidRPr="00B843FA"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Category III or IV vent, or a Type B vent with straight pipe between outside and water heater</w:t>
            </w:r>
            <w:r w:rsidR="002E14A5">
              <w:rPr>
                <w:rFonts w:asciiTheme="minorHAnsi" w:eastAsia="Times New Roman" w:hAnsiTheme="minorHAnsi" w:cstheme="minorHAnsi"/>
                <w:sz w:val="18"/>
                <w:szCs w:val="18"/>
              </w:rPr>
              <w:t>.</w:t>
            </w:r>
          </w:p>
          <w:p w14:paraId="741E2CAE" w14:textId="2CEC3F0C" w:rsidR="00B843FA" w:rsidRPr="00B843FA"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condensate </w:t>
            </w:r>
            <w:proofErr w:type="gramStart"/>
            <w:r w:rsidRPr="00B843FA">
              <w:rPr>
                <w:rFonts w:asciiTheme="minorHAnsi" w:eastAsia="Times New Roman" w:hAnsiTheme="minorHAnsi" w:cstheme="minorHAnsi"/>
                <w:sz w:val="18"/>
                <w:szCs w:val="18"/>
              </w:rPr>
              <w:t>drain</w:t>
            </w:r>
            <w:proofErr w:type="gramEnd"/>
            <w:r w:rsidRPr="00B843FA">
              <w:rPr>
                <w:rFonts w:asciiTheme="minorHAnsi" w:eastAsia="Times New Roman" w:hAnsiTheme="minorHAnsi" w:cstheme="minorHAnsi"/>
                <w:sz w:val="18"/>
                <w:szCs w:val="18"/>
              </w:rPr>
              <w:t xml:space="preserve"> no more than 2 inches higher than the base on water heater for natural draining</w:t>
            </w:r>
            <w:r w:rsidR="002E14A5">
              <w:rPr>
                <w:rFonts w:asciiTheme="minorHAnsi" w:eastAsia="Times New Roman" w:hAnsiTheme="minorHAnsi" w:cstheme="minorHAnsi"/>
                <w:sz w:val="18"/>
                <w:szCs w:val="18"/>
              </w:rPr>
              <w:t>.</w:t>
            </w:r>
          </w:p>
          <w:p w14:paraId="44A508AB" w14:textId="2F0D98CC" w:rsidR="00B843FA" w:rsidRPr="00B843FA"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gas supply line with capacity of at least 200,000 Btu/hr</w:t>
            </w:r>
            <w:r w:rsidR="002E14A5">
              <w:rPr>
                <w:rFonts w:asciiTheme="minorHAnsi" w:eastAsia="Times New Roman" w:hAnsiTheme="minorHAnsi" w:cstheme="minorHAnsi"/>
                <w:sz w:val="18"/>
                <w:szCs w:val="18"/>
              </w:rPr>
              <w:t>.</w:t>
            </w:r>
          </w:p>
        </w:tc>
      </w:tr>
      <w:tr w:rsidR="00B843FA" w:rsidRPr="00B843FA" w14:paraId="13419051" w14:textId="77777777" w:rsidTr="00236F4B">
        <w:trPr>
          <w:trHeight w:val="144"/>
          <w:tblHeader/>
        </w:trPr>
        <w:tc>
          <w:tcPr>
            <w:tcW w:w="10980"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10862" w:type="dxa"/>
        <w:tblInd w:w="113" w:type="dxa"/>
        <w:tblLayout w:type="fixed"/>
        <w:tblLook w:val="04A0" w:firstRow="1" w:lastRow="0" w:firstColumn="1" w:lastColumn="0" w:noHBand="0" w:noVBand="1"/>
      </w:tblPr>
      <w:tblGrid>
        <w:gridCol w:w="445"/>
        <w:gridCol w:w="535"/>
        <w:gridCol w:w="972"/>
        <w:gridCol w:w="1260"/>
        <w:gridCol w:w="1260"/>
        <w:gridCol w:w="1260"/>
        <w:gridCol w:w="1170"/>
        <w:gridCol w:w="1350"/>
        <w:gridCol w:w="1260"/>
        <w:gridCol w:w="1350"/>
      </w:tblGrid>
      <w:tr w:rsidR="004872EE" w:rsidRPr="008D6F63" w14:paraId="29DA773B" w14:textId="426EA6C0" w:rsidTr="00945932">
        <w:tc>
          <w:tcPr>
            <w:tcW w:w="10862" w:type="dxa"/>
            <w:gridSpan w:val="10"/>
          </w:tcPr>
          <w:p w14:paraId="01B0DD41" w14:textId="77777777"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3439E431" w:rsidR="004872EE" w:rsidRPr="008D6F63" w:rsidRDefault="004872EE" w:rsidP="008D6F63">
            <w:pPr>
              <w:spacing w:after="0" w:line="240" w:lineRule="auto"/>
              <w:rPr>
                <w:rFonts w:cstheme="minorHAnsi"/>
                <w:b/>
                <w:sz w:val="18"/>
                <w:szCs w:val="18"/>
              </w:rPr>
            </w:pPr>
            <w:r>
              <w:rPr>
                <w:rFonts w:cstheme="minorHAnsi"/>
                <w:sz w:val="20"/>
                <w:szCs w:val="20"/>
              </w:rPr>
              <w:t>&lt;&lt; Require one row of data, reporting the longest distances, for each dwelling unit identified in Section B. with B11 = Expanded. If no dwelling in B11 = Expanded, then display section header and standard “This section does not apply” message&gt;&gt;</w:t>
            </w:r>
          </w:p>
        </w:tc>
      </w:tr>
      <w:tr w:rsidR="00BB3633" w:rsidRPr="00AC2387" w14:paraId="72A6A348" w14:textId="63BC3E63" w:rsidTr="00BB3633">
        <w:tc>
          <w:tcPr>
            <w:tcW w:w="980" w:type="dxa"/>
            <w:gridSpan w:val="2"/>
          </w:tcPr>
          <w:p w14:paraId="62BE8BBF" w14:textId="5DBE22F9" w:rsidR="004872EE" w:rsidRDefault="004872EE" w:rsidP="008873A7">
            <w:pPr>
              <w:spacing w:after="0"/>
              <w:jc w:val="center"/>
              <w:rPr>
                <w:rFonts w:cstheme="minorHAnsi"/>
                <w:sz w:val="20"/>
                <w:szCs w:val="20"/>
              </w:rPr>
            </w:pPr>
            <w:r>
              <w:rPr>
                <w:rFonts w:cstheme="minorHAnsi"/>
                <w:sz w:val="20"/>
                <w:szCs w:val="20"/>
              </w:rPr>
              <w:t>01</w:t>
            </w:r>
          </w:p>
        </w:tc>
        <w:tc>
          <w:tcPr>
            <w:tcW w:w="972" w:type="dxa"/>
          </w:tcPr>
          <w:p w14:paraId="4303F6F4" w14:textId="62508C03" w:rsidR="004872EE" w:rsidRDefault="004872EE" w:rsidP="008873A7">
            <w:pPr>
              <w:spacing w:after="0"/>
              <w:jc w:val="center"/>
              <w:rPr>
                <w:rFonts w:cstheme="minorHAnsi"/>
                <w:sz w:val="20"/>
                <w:szCs w:val="20"/>
              </w:rPr>
            </w:pPr>
            <w:r>
              <w:rPr>
                <w:rFonts w:cstheme="minorHAnsi"/>
                <w:sz w:val="20"/>
                <w:szCs w:val="20"/>
              </w:rPr>
              <w:t>02</w:t>
            </w:r>
          </w:p>
        </w:tc>
        <w:tc>
          <w:tcPr>
            <w:tcW w:w="1260" w:type="dxa"/>
            <w:vAlign w:val="bottom"/>
          </w:tcPr>
          <w:p w14:paraId="0A25BCF2" w14:textId="47183BF6" w:rsidR="004872EE" w:rsidRDefault="004872EE" w:rsidP="008873A7">
            <w:pPr>
              <w:spacing w:after="0"/>
              <w:jc w:val="center"/>
              <w:rPr>
                <w:rFonts w:cstheme="minorHAnsi"/>
                <w:sz w:val="20"/>
                <w:szCs w:val="20"/>
              </w:rPr>
            </w:pPr>
            <w:r>
              <w:rPr>
                <w:rFonts w:cstheme="minorHAnsi"/>
                <w:sz w:val="20"/>
                <w:szCs w:val="20"/>
              </w:rPr>
              <w:t>03</w:t>
            </w:r>
          </w:p>
        </w:tc>
        <w:tc>
          <w:tcPr>
            <w:tcW w:w="1260" w:type="dxa"/>
          </w:tcPr>
          <w:p w14:paraId="64CE3C45" w14:textId="07C1234A" w:rsidR="004872EE" w:rsidRDefault="004872EE" w:rsidP="008873A7">
            <w:pPr>
              <w:spacing w:after="0"/>
              <w:jc w:val="center"/>
              <w:rPr>
                <w:rFonts w:cstheme="minorHAnsi"/>
                <w:sz w:val="20"/>
                <w:szCs w:val="20"/>
              </w:rPr>
            </w:pPr>
            <w:r>
              <w:rPr>
                <w:rFonts w:cstheme="minorHAnsi"/>
                <w:sz w:val="20"/>
                <w:szCs w:val="20"/>
              </w:rPr>
              <w:t>04</w:t>
            </w:r>
          </w:p>
        </w:tc>
        <w:tc>
          <w:tcPr>
            <w:tcW w:w="1260" w:type="dxa"/>
          </w:tcPr>
          <w:p w14:paraId="56EB1149" w14:textId="177375F9" w:rsidR="004872EE" w:rsidRDefault="004872EE" w:rsidP="008873A7">
            <w:pPr>
              <w:spacing w:after="0"/>
              <w:jc w:val="center"/>
              <w:rPr>
                <w:rFonts w:cstheme="minorHAnsi"/>
                <w:sz w:val="20"/>
                <w:szCs w:val="20"/>
              </w:rPr>
            </w:pPr>
            <w:r>
              <w:rPr>
                <w:rFonts w:cstheme="minorHAnsi"/>
                <w:sz w:val="20"/>
                <w:szCs w:val="20"/>
              </w:rPr>
              <w:t>05</w:t>
            </w:r>
          </w:p>
        </w:tc>
        <w:tc>
          <w:tcPr>
            <w:tcW w:w="1170" w:type="dxa"/>
          </w:tcPr>
          <w:p w14:paraId="1302FEC8" w14:textId="43818BC0" w:rsidR="004872EE" w:rsidRDefault="004872EE" w:rsidP="008873A7">
            <w:pPr>
              <w:spacing w:after="0"/>
              <w:jc w:val="center"/>
              <w:rPr>
                <w:rFonts w:cstheme="minorHAnsi"/>
                <w:sz w:val="20"/>
                <w:szCs w:val="20"/>
              </w:rPr>
            </w:pPr>
            <w:r>
              <w:rPr>
                <w:rFonts w:cstheme="minorHAnsi"/>
                <w:sz w:val="20"/>
                <w:szCs w:val="20"/>
              </w:rPr>
              <w:t>06</w:t>
            </w:r>
          </w:p>
        </w:tc>
        <w:tc>
          <w:tcPr>
            <w:tcW w:w="1350" w:type="dxa"/>
          </w:tcPr>
          <w:p w14:paraId="74F4E94A" w14:textId="5BDB2ABA" w:rsidR="004872EE" w:rsidRDefault="004872EE" w:rsidP="008873A7">
            <w:pPr>
              <w:spacing w:after="0"/>
              <w:jc w:val="center"/>
              <w:rPr>
                <w:rFonts w:cstheme="minorHAnsi"/>
                <w:sz w:val="20"/>
                <w:szCs w:val="20"/>
              </w:rPr>
            </w:pPr>
            <w:r>
              <w:rPr>
                <w:rFonts w:cstheme="minorHAnsi"/>
                <w:sz w:val="20"/>
                <w:szCs w:val="20"/>
              </w:rPr>
              <w:t>07</w:t>
            </w:r>
          </w:p>
        </w:tc>
        <w:tc>
          <w:tcPr>
            <w:tcW w:w="1260" w:type="dxa"/>
          </w:tcPr>
          <w:p w14:paraId="7E5C9B9B" w14:textId="46B0F365" w:rsidR="004872EE" w:rsidRDefault="001C1D69" w:rsidP="008873A7">
            <w:pPr>
              <w:spacing w:after="0"/>
              <w:jc w:val="center"/>
              <w:rPr>
                <w:rFonts w:cstheme="minorHAnsi"/>
                <w:sz w:val="20"/>
                <w:szCs w:val="20"/>
              </w:rPr>
            </w:pPr>
            <w:ins w:id="34" w:author="Markstrum, Alexis@Energy" w:date="2021-10-11T09:32:00Z">
              <w:r>
                <w:rPr>
                  <w:rFonts w:cstheme="minorHAnsi"/>
                  <w:sz w:val="20"/>
                  <w:szCs w:val="20"/>
                </w:rPr>
                <w:t>08</w:t>
              </w:r>
            </w:ins>
          </w:p>
        </w:tc>
        <w:tc>
          <w:tcPr>
            <w:tcW w:w="1350" w:type="dxa"/>
          </w:tcPr>
          <w:p w14:paraId="47B24012" w14:textId="65C9AC37" w:rsidR="004872EE" w:rsidRDefault="001C1D69" w:rsidP="008873A7">
            <w:pPr>
              <w:spacing w:after="0"/>
              <w:jc w:val="center"/>
              <w:rPr>
                <w:ins w:id="35" w:author="Markstrum, Alexis@Energy" w:date="2021-10-11T09:25:00Z"/>
                <w:rFonts w:cstheme="minorHAnsi"/>
                <w:sz w:val="20"/>
                <w:szCs w:val="20"/>
              </w:rPr>
            </w:pPr>
            <w:ins w:id="36" w:author="Markstrum, Alexis@Energy" w:date="2021-10-11T09:32:00Z">
              <w:r>
                <w:rPr>
                  <w:rFonts w:cstheme="minorHAnsi"/>
                  <w:sz w:val="20"/>
                  <w:szCs w:val="20"/>
                </w:rPr>
                <w:t>09</w:t>
              </w:r>
            </w:ins>
          </w:p>
        </w:tc>
      </w:tr>
      <w:tr w:rsidR="00BB3633" w:rsidRPr="00AB4500" w14:paraId="14D2692F" w14:textId="3B522467" w:rsidTr="00BB3633">
        <w:tc>
          <w:tcPr>
            <w:tcW w:w="980" w:type="dxa"/>
            <w:gridSpan w:val="2"/>
            <w:vAlign w:val="bottom"/>
          </w:tcPr>
          <w:p w14:paraId="3D1CEAB4" w14:textId="28075304" w:rsidR="001C1D69" w:rsidRPr="00AB4500" w:rsidRDefault="001C1D69" w:rsidP="001C1D69">
            <w:pPr>
              <w:spacing w:after="0" w:line="240" w:lineRule="auto"/>
              <w:jc w:val="center"/>
              <w:rPr>
                <w:rFonts w:cstheme="minorHAnsi"/>
                <w:sz w:val="18"/>
                <w:szCs w:val="20"/>
              </w:rPr>
            </w:pPr>
            <w:bookmarkStart w:id="37" w:name="_Hlk84838181"/>
            <w:r>
              <w:rPr>
                <w:rFonts w:cstheme="minorHAnsi"/>
                <w:sz w:val="18"/>
                <w:szCs w:val="20"/>
              </w:rPr>
              <w:t xml:space="preserve">Dwelling </w:t>
            </w:r>
            <w:r w:rsidRPr="00AB4500">
              <w:rPr>
                <w:rFonts w:cstheme="minorHAnsi"/>
                <w:sz w:val="18"/>
                <w:szCs w:val="20"/>
              </w:rPr>
              <w:t>Name</w:t>
            </w:r>
          </w:p>
        </w:tc>
        <w:tc>
          <w:tcPr>
            <w:tcW w:w="972" w:type="dxa"/>
            <w:vAlign w:val="bottom"/>
          </w:tcPr>
          <w:p w14:paraId="1964C4D3"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49DF866D" w14:textId="77777777" w:rsidR="001C1D69" w:rsidRPr="00AB4500" w:rsidRDefault="001C1D69" w:rsidP="001C1D69">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1F34F125"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4D13E159" w14:textId="3C650C27" w:rsidR="001C1D69" w:rsidRPr="00AB4500" w:rsidRDefault="001C1D69" w:rsidP="001C1D69">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0EB8E30F" w14:textId="77777777" w:rsidR="001C1D69" w:rsidRPr="00AB4500" w:rsidRDefault="001C1D69" w:rsidP="001C1D69">
            <w:pPr>
              <w:spacing w:after="0" w:line="240" w:lineRule="auto"/>
              <w:jc w:val="center"/>
              <w:rPr>
                <w:sz w:val="18"/>
              </w:rPr>
            </w:pPr>
            <w:r w:rsidRPr="00AB4500">
              <w:rPr>
                <w:rFonts w:cstheme="minorHAnsi"/>
                <w:sz w:val="18"/>
                <w:szCs w:val="20"/>
              </w:rPr>
              <w:t>Weighted Distance</w:t>
            </w:r>
          </w:p>
        </w:tc>
        <w:tc>
          <w:tcPr>
            <w:tcW w:w="1350" w:type="dxa"/>
            <w:vAlign w:val="bottom"/>
          </w:tcPr>
          <w:p w14:paraId="65EB741D" w14:textId="77777777" w:rsidR="001C1D69" w:rsidRPr="00AB4500" w:rsidRDefault="001C1D69" w:rsidP="001C1D69">
            <w:pPr>
              <w:spacing w:after="0" w:line="240" w:lineRule="auto"/>
              <w:jc w:val="center"/>
              <w:rPr>
                <w:sz w:val="18"/>
              </w:rPr>
            </w:pPr>
            <w:r w:rsidRPr="00AB4500">
              <w:rPr>
                <w:rFonts w:cstheme="minorHAnsi"/>
                <w:sz w:val="18"/>
                <w:szCs w:val="20"/>
              </w:rPr>
              <w:t>Qualification Distance</w:t>
            </w:r>
          </w:p>
        </w:tc>
        <w:tc>
          <w:tcPr>
            <w:tcW w:w="1260" w:type="dxa"/>
            <w:vAlign w:val="bottom"/>
          </w:tcPr>
          <w:p w14:paraId="4E25322E" w14:textId="0CB8B59B" w:rsidR="001C1D69" w:rsidRPr="00AB4500" w:rsidRDefault="001C1D69" w:rsidP="001C1D69">
            <w:pPr>
              <w:spacing w:after="0" w:line="240" w:lineRule="auto"/>
              <w:jc w:val="center"/>
              <w:rPr>
                <w:ins w:id="38" w:author="Markstrum, Alexis@Energy" w:date="2021-10-11T09:25:00Z"/>
                <w:rFonts w:cstheme="minorHAnsi"/>
                <w:sz w:val="18"/>
                <w:szCs w:val="20"/>
              </w:rPr>
            </w:pPr>
            <w:ins w:id="39" w:author="Markstrum, Alexis@Energy" w:date="2021-10-11T09:32:00Z">
              <w:r>
                <w:rPr>
                  <w:rFonts w:cstheme="minorHAnsi"/>
                  <w:sz w:val="18"/>
                </w:rPr>
                <w:t>Design Compactness Factor</w:t>
              </w:r>
            </w:ins>
          </w:p>
        </w:tc>
        <w:tc>
          <w:tcPr>
            <w:tcW w:w="1350" w:type="dxa"/>
            <w:vAlign w:val="bottom"/>
          </w:tcPr>
          <w:p w14:paraId="594B5F6E" w14:textId="251BA2DF" w:rsidR="001C1D69" w:rsidRPr="00AB4500" w:rsidRDefault="001C1D69" w:rsidP="001C1D69">
            <w:pPr>
              <w:spacing w:after="0" w:line="240" w:lineRule="auto"/>
              <w:jc w:val="center"/>
              <w:rPr>
                <w:ins w:id="40" w:author="Markstrum, Alexis@Energy" w:date="2021-10-11T09:25:00Z"/>
                <w:rFonts w:cstheme="minorHAnsi"/>
                <w:sz w:val="18"/>
                <w:szCs w:val="20"/>
              </w:rPr>
            </w:pPr>
            <w:ins w:id="41" w:author="Markstrum, Alexis@Energy" w:date="2021-10-11T09:32:00Z">
              <w:r>
                <w:rPr>
                  <w:rFonts w:cstheme="minorHAnsi"/>
                  <w:sz w:val="18"/>
                </w:rPr>
                <w:t>Calculated Compactness Factor</w:t>
              </w:r>
            </w:ins>
          </w:p>
        </w:tc>
      </w:tr>
      <w:bookmarkEnd w:id="37"/>
      <w:tr w:rsidR="00BB3633" w:rsidRPr="00AB4500" w14:paraId="0D20F773" w14:textId="4A8CB3C5" w:rsidTr="00BB3633">
        <w:trPr>
          <w:trHeight w:val="305"/>
        </w:trPr>
        <w:tc>
          <w:tcPr>
            <w:tcW w:w="980" w:type="dxa"/>
            <w:gridSpan w:val="2"/>
          </w:tcPr>
          <w:p w14:paraId="6719F216" w14:textId="77777777" w:rsidR="001C1D69" w:rsidRPr="00AB4500" w:rsidRDefault="001C1D69" w:rsidP="001C1D69">
            <w:pPr>
              <w:spacing w:after="0" w:line="240" w:lineRule="auto"/>
              <w:rPr>
                <w:sz w:val="18"/>
                <w:szCs w:val="18"/>
              </w:rPr>
            </w:pPr>
            <w:r w:rsidRPr="00AB4500">
              <w:rPr>
                <w:rFonts w:asciiTheme="minorHAnsi" w:eastAsia="Times New Roman" w:hAnsiTheme="minorHAnsi" w:cstheme="minorHAnsi"/>
                <w:sz w:val="18"/>
                <w:szCs w:val="18"/>
              </w:rPr>
              <w:lastRenderedPageBreak/>
              <w:t>&lt;&lt;Reference value from A01&gt;&gt;</w:t>
            </w:r>
          </w:p>
        </w:tc>
        <w:tc>
          <w:tcPr>
            <w:tcW w:w="972" w:type="dxa"/>
          </w:tcPr>
          <w:p w14:paraId="696910CE" w14:textId="24BBC1F6" w:rsidR="001C1D69" w:rsidRPr="00AB4500" w:rsidDel="00466538" w:rsidRDefault="001C1D69" w:rsidP="001C1D69">
            <w:pPr>
              <w:spacing w:after="0" w:line="240" w:lineRule="auto"/>
              <w:rPr>
                <w:del w:id="42" w:author="Shewmaker, Michael@Energy" w:date="2021-12-15T16:08:00Z"/>
                <w:sz w:val="18"/>
                <w:szCs w:val="18"/>
              </w:rPr>
            </w:pPr>
            <w:r w:rsidRPr="00AB4500">
              <w:rPr>
                <w:sz w:val="18"/>
                <w:szCs w:val="18"/>
              </w:rPr>
              <w:t>&lt;&lt;</w:t>
            </w:r>
            <w:del w:id="43" w:author="Shewmaker, Michael@Energy" w:date="2021-12-15T16:08:00Z">
              <w:r w:rsidRPr="00AB4500" w:rsidDel="00466538">
                <w:rPr>
                  <w:sz w:val="18"/>
                  <w:szCs w:val="18"/>
                </w:rPr>
                <w:delText xml:space="preserve">if performance, then value = NA; </w:delText>
              </w:r>
            </w:del>
          </w:p>
          <w:p w14:paraId="7EB68E5E" w14:textId="3E6C6951" w:rsidR="001C1D69" w:rsidRPr="00AB4500" w:rsidRDefault="001C1D69" w:rsidP="00466538">
            <w:pPr>
              <w:spacing w:after="0" w:line="240" w:lineRule="auto"/>
              <w:rPr>
                <w:sz w:val="18"/>
                <w:szCs w:val="18"/>
              </w:rPr>
            </w:pPr>
            <w:del w:id="44" w:author="Shewmaker, Michael@Energy" w:date="2021-12-15T16:08:00Z">
              <w:r w:rsidRPr="00AB4500" w:rsidDel="00466538">
                <w:rPr>
                  <w:sz w:val="18"/>
                  <w:szCs w:val="18"/>
                </w:rPr>
                <w:delText>Else if prescriptive, user select from list: 1, 2, 3</w:delText>
              </w:r>
            </w:del>
            <w:ins w:id="45" w:author="Shewmaker, Michael@Energy" w:date="2021-12-15T16:08:00Z">
              <w:r w:rsidR="00466538">
                <w:rPr>
                  <w:sz w:val="18"/>
                  <w:szCs w:val="18"/>
                </w:rPr>
                <w:t>if prescriptive or G03/G04/G05 are not in performance files, user select from list: 1, 2, 3; Else value = N/A</w:t>
              </w:r>
            </w:ins>
            <w:r w:rsidRPr="00AB4500">
              <w:rPr>
                <w:sz w:val="18"/>
                <w:szCs w:val="18"/>
              </w:rPr>
              <w:t>&gt;&gt;</w:t>
            </w:r>
          </w:p>
        </w:tc>
        <w:tc>
          <w:tcPr>
            <w:tcW w:w="1260" w:type="dxa"/>
          </w:tcPr>
          <w:p w14:paraId="3C809CB1"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2D08058C" w14:textId="0949CA40" w:rsidR="001C1D69" w:rsidRPr="00AB4500" w:rsidRDefault="001C1D69" w:rsidP="001C1D69">
            <w:pPr>
              <w:spacing w:after="0" w:line="240" w:lineRule="auto"/>
              <w:rPr>
                <w:sz w:val="18"/>
                <w:szCs w:val="18"/>
              </w:rPr>
            </w:pPr>
            <w:r w:rsidRPr="00AB4500">
              <w:rPr>
                <w:sz w:val="18"/>
                <w:szCs w:val="18"/>
              </w:rPr>
              <w:t>Else if prescriptive compliance</w:t>
            </w:r>
            <w:ins w:id="46" w:author="Markstrum, Alexis@Energy" w:date="2021-10-11T09:34:00Z">
              <w:r w:rsidR="0021138F">
                <w:rPr>
                  <w:sz w:val="18"/>
                  <w:szCs w:val="18"/>
                </w:rPr>
                <w:t xml:space="preserve"> or not in the XML</w:t>
              </w:r>
            </w:ins>
            <w:r w:rsidRPr="00AB4500">
              <w:rPr>
                <w:sz w:val="18"/>
                <w:szCs w:val="18"/>
              </w:rPr>
              <w:t>, user input&gt;&gt;</w:t>
            </w:r>
          </w:p>
        </w:tc>
        <w:tc>
          <w:tcPr>
            <w:tcW w:w="1260" w:type="dxa"/>
          </w:tcPr>
          <w:p w14:paraId="27C99E22"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7CC442C2" w14:textId="109D5CC0" w:rsidR="001C1D69" w:rsidRPr="00AB4500" w:rsidRDefault="001C1D69" w:rsidP="001C1D69">
            <w:pPr>
              <w:spacing w:after="0" w:line="240" w:lineRule="auto"/>
              <w:rPr>
                <w:sz w:val="18"/>
                <w:szCs w:val="18"/>
              </w:rPr>
            </w:pPr>
            <w:r w:rsidRPr="00AB4500">
              <w:rPr>
                <w:sz w:val="18"/>
                <w:szCs w:val="18"/>
              </w:rPr>
              <w:t>Else if prescriptive compliance</w:t>
            </w:r>
            <w:ins w:id="47" w:author="Markstrum, Alexis@Energy" w:date="2021-10-11T09:34:00Z">
              <w:r w:rsidR="0021138F">
                <w:rPr>
                  <w:sz w:val="18"/>
                  <w:szCs w:val="18"/>
                </w:rPr>
                <w:t xml:space="preserve"> or not in the XML</w:t>
              </w:r>
            </w:ins>
            <w:r w:rsidRPr="00AB4500">
              <w:rPr>
                <w:sz w:val="18"/>
                <w:szCs w:val="18"/>
              </w:rPr>
              <w:t>, user input&gt;&gt;</w:t>
            </w:r>
          </w:p>
        </w:tc>
        <w:tc>
          <w:tcPr>
            <w:tcW w:w="1260" w:type="dxa"/>
          </w:tcPr>
          <w:p w14:paraId="10420677"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4FFEAB9E" w14:textId="3F06AF78" w:rsidR="001C1D69" w:rsidRPr="00AB4500" w:rsidRDefault="001C1D69" w:rsidP="001C1D69">
            <w:pPr>
              <w:spacing w:after="0" w:line="240" w:lineRule="auto"/>
              <w:rPr>
                <w:sz w:val="18"/>
                <w:szCs w:val="18"/>
              </w:rPr>
            </w:pPr>
            <w:r w:rsidRPr="00AB4500">
              <w:rPr>
                <w:sz w:val="18"/>
                <w:szCs w:val="18"/>
              </w:rPr>
              <w:t>Else if prescriptive compliance</w:t>
            </w:r>
            <w:ins w:id="48" w:author="Markstrum, Alexis@Energy" w:date="2021-10-11T09:34:00Z">
              <w:r w:rsidR="0021138F">
                <w:rPr>
                  <w:sz w:val="18"/>
                  <w:szCs w:val="18"/>
                </w:rPr>
                <w:t xml:space="preserve"> or not in the XML</w:t>
              </w:r>
            </w:ins>
            <w:r w:rsidRPr="00AB4500">
              <w:rPr>
                <w:sz w:val="18"/>
                <w:szCs w:val="18"/>
              </w:rPr>
              <w:t>, user input&gt;&gt;</w:t>
            </w:r>
          </w:p>
        </w:tc>
        <w:tc>
          <w:tcPr>
            <w:tcW w:w="1170" w:type="dxa"/>
          </w:tcPr>
          <w:p w14:paraId="780AA290"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4B0B6A2B" w14:textId="3217273C" w:rsidR="001C1D69" w:rsidRPr="00AB4500" w:rsidRDefault="001C1D69" w:rsidP="001C1D69">
            <w:pPr>
              <w:spacing w:after="0" w:line="240" w:lineRule="auto"/>
              <w:rPr>
                <w:sz w:val="18"/>
                <w:szCs w:val="18"/>
              </w:rPr>
            </w:pPr>
            <w:r w:rsidRPr="00AB4500">
              <w:rPr>
                <w:sz w:val="18"/>
                <w:szCs w:val="18"/>
              </w:rPr>
              <w:t xml:space="preserve">else if prescriptive </w:t>
            </w:r>
            <w:ins w:id="49" w:author="Markstrum, Alexis@Energy" w:date="2021-10-11T09:34:00Z">
              <w:r w:rsidR="0021138F">
                <w:rPr>
                  <w:sz w:val="18"/>
                  <w:szCs w:val="18"/>
                </w:rPr>
                <w:t xml:space="preserve">or not in the XML </w:t>
              </w:r>
            </w:ins>
            <w:r w:rsidRPr="00AB4500">
              <w:rPr>
                <w:sz w:val="18"/>
                <w:szCs w:val="18"/>
              </w:rPr>
              <w:t>and A</w:t>
            </w:r>
            <w:r>
              <w:rPr>
                <w:sz w:val="18"/>
                <w:szCs w:val="18"/>
              </w:rPr>
              <w:t>10</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w:t>
            </w:r>
            <w:del w:id="50" w:author="Markstrum, Alexis@Energy" w:date="2021-10-11T11:48:00Z">
              <w:r w:rsidRPr="00AB4500" w:rsidDel="00AD1BDD">
                <w:rPr>
                  <w:sz w:val="18"/>
                  <w:szCs w:val="18"/>
                </w:rPr>
                <w:delText xml:space="preserve"> </w:delText>
              </w:r>
            </w:del>
            <w:r w:rsidRPr="00AB4500">
              <w:rPr>
                <w:sz w:val="18"/>
                <w:szCs w:val="18"/>
              </w:rPr>
              <w:t>G05*0.2</w:t>
            </w:r>
            <w:proofErr w:type="gramStart"/>
            <w:r w:rsidRPr="00AB4500">
              <w:rPr>
                <w:sz w:val="18"/>
                <w:szCs w:val="18"/>
              </w:rPr>
              <w:t>);</w:t>
            </w:r>
            <w:proofErr w:type="gramEnd"/>
          </w:p>
          <w:p w14:paraId="0FF4D734" w14:textId="69D080EE" w:rsidR="001C1D69" w:rsidRPr="00AB4500" w:rsidRDefault="001C1D69" w:rsidP="001C1D69">
            <w:pPr>
              <w:spacing w:after="0" w:line="240" w:lineRule="auto"/>
              <w:rPr>
                <w:sz w:val="18"/>
                <w:szCs w:val="18"/>
              </w:rPr>
            </w:pPr>
            <w:r w:rsidRPr="00AB4500">
              <w:rPr>
                <w:sz w:val="18"/>
                <w:szCs w:val="18"/>
              </w:rPr>
              <w:t>else if A</w:t>
            </w:r>
            <w:r>
              <w:rPr>
                <w:sz w:val="18"/>
                <w:szCs w:val="18"/>
              </w:rPr>
              <w:t>10</w:t>
            </w:r>
            <w:r w:rsidRPr="00AB4500">
              <w:rPr>
                <w:sz w:val="18"/>
                <w:szCs w:val="18"/>
              </w:rPr>
              <w:t xml:space="preserve"> = </w:t>
            </w:r>
            <w:r w:rsidRPr="00AB4500">
              <w:rPr>
                <w:rFonts w:cstheme="minorHAnsi"/>
                <w:sz w:val="18"/>
                <w:szCs w:val="18"/>
              </w:rPr>
              <w:t>Demand Recirculation Manual Control, then value = G05&gt;&gt;</w:t>
            </w:r>
          </w:p>
        </w:tc>
        <w:tc>
          <w:tcPr>
            <w:tcW w:w="1350" w:type="dxa"/>
          </w:tcPr>
          <w:p w14:paraId="3EF0A8BA" w14:textId="77777777" w:rsidR="001C1D69" w:rsidRDefault="001C1D69" w:rsidP="001C1D69">
            <w:pPr>
              <w:spacing w:after="0" w:line="240" w:lineRule="auto"/>
              <w:rPr>
                <w:rFonts w:cstheme="minorHAnsi"/>
                <w:sz w:val="18"/>
                <w:szCs w:val="18"/>
              </w:rPr>
            </w:pPr>
            <w:r w:rsidRPr="005828AE">
              <w:rPr>
                <w:rFonts w:cstheme="minorHAnsi"/>
                <w:sz w:val="18"/>
                <w:szCs w:val="18"/>
              </w:rPr>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AAA5335" w14:textId="477B2516" w:rsidR="001C1D69" w:rsidRDefault="001C1D69" w:rsidP="001C1D69">
            <w:pPr>
              <w:spacing w:after="0" w:line="240" w:lineRule="auto"/>
              <w:rPr>
                <w:sz w:val="18"/>
                <w:szCs w:val="18"/>
              </w:rPr>
            </w:pPr>
            <w:r w:rsidRPr="005828AE">
              <w:rPr>
                <w:rFonts w:cstheme="minorHAnsi"/>
                <w:sz w:val="18"/>
                <w:szCs w:val="18"/>
              </w:rPr>
              <w:t>Else if prescriptive compliance</w:t>
            </w:r>
            <w:ins w:id="51" w:author="Markstrum, Alexis@Energy" w:date="2021-10-11T09:34:00Z">
              <w:r w:rsidR="0021138F">
                <w:rPr>
                  <w:rFonts w:cstheme="minorHAnsi"/>
                  <w:sz w:val="18"/>
                  <w:szCs w:val="18"/>
                </w:rPr>
                <w:t xml:space="preserve"> or not in the XML</w:t>
              </w:r>
            </w:ins>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1C1D69" w:rsidRPr="00E303B7" w:rsidRDefault="001C1D69" w:rsidP="001C1D69">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7C2943" w14:textId="77777777" w:rsidR="001C1D69" w:rsidRPr="00AB4500" w:rsidRDefault="001C1D69" w:rsidP="001C1D69">
            <w:pPr>
              <w:spacing w:after="0"/>
              <w:rPr>
                <w:i/>
                <w:sz w:val="18"/>
                <w:szCs w:val="18"/>
              </w:rPr>
            </w:pPr>
            <w:r w:rsidRPr="00AB4500">
              <w:rPr>
                <w:i/>
                <w:sz w:val="18"/>
                <w:szCs w:val="18"/>
              </w:rPr>
              <w:t>Where:</w:t>
            </w:r>
          </w:p>
          <w:p w14:paraId="7D47E400" w14:textId="77777777" w:rsidR="001C1D69" w:rsidRPr="00AB4500" w:rsidRDefault="001C1D69" w:rsidP="001C1D69">
            <w:pPr>
              <w:spacing w:after="0" w:line="240" w:lineRule="auto"/>
              <w:rPr>
                <w:i/>
                <w:sz w:val="18"/>
                <w:szCs w:val="18"/>
              </w:rPr>
            </w:pPr>
            <w:r w:rsidRPr="00AB4500">
              <w:rPr>
                <w:i/>
                <w:sz w:val="18"/>
                <w:szCs w:val="18"/>
              </w:rPr>
              <w:t>a, b = Qualification distance coefficients from Table 4.4.6-2 below,</w:t>
            </w:r>
          </w:p>
          <w:p w14:paraId="4A02CD29" w14:textId="77777777" w:rsidR="001C1D69" w:rsidRPr="00AB4500" w:rsidRDefault="001C1D69" w:rsidP="001C1D69">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8856CCB" w14:textId="7EEF18D1" w:rsidR="001C1D69" w:rsidRPr="00AB4500" w:rsidRDefault="001C1D69" w:rsidP="001C1D69">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w:t>
            </w:r>
            <w:r w:rsidRPr="00AB4500">
              <w:rPr>
                <w:i/>
                <w:sz w:val="18"/>
                <w:szCs w:val="18"/>
              </w:rPr>
              <w:t>(unitless).</w:t>
            </w:r>
          </w:p>
          <w:p w14:paraId="61AB8BD9" w14:textId="77777777" w:rsidR="001C1D69" w:rsidRPr="00AB4500" w:rsidRDefault="001C1D69" w:rsidP="001C1D69">
            <w:pPr>
              <w:spacing w:after="0" w:line="240" w:lineRule="auto"/>
              <w:rPr>
                <w:sz w:val="18"/>
                <w:szCs w:val="18"/>
              </w:rPr>
            </w:pPr>
            <w:r w:rsidRPr="00AB4500">
              <w:rPr>
                <w:rFonts w:cstheme="minorHAnsi"/>
                <w:sz w:val="18"/>
                <w:szCs w:val="18"/>
                <w:highlight w:val="yellow"/>
              </w:rPr>
              <w:t xml:space="preserve"> </w:t>
            </w:r>
          </w:p>
        </w:tc>
        <w:tc>
          <w:tcPr>
            <w:tcW w:w="1260" w:type="dxa"/>
          </w:tcPr>
          <w:p w14:paraId="30441B41" w14:textId="77777777" w:rsidR="001C1D69" w:rsidRPr="001C31FC" w:rsidRDefault="001C1D69" w:rsidP="001C1D69">
            <w:pPr>
              <w:spacing w:after="0" w:line="240" w:lineRule="auto"/>
              <w:rPr>
                <w:ins w:id="52" w:author="Markstrum, Alexis@Energy" w:date="2021-10-11T09:32:00Z"/>
                <w:rFonts w:cstheme="minorHAnsi"/>
                <w:sz w:val="18"/>
                <w:szCs w:val="18"/>
              </w:rPr>
            </w:pPr>
            <w:ins w:id="53" w:author="Markstrum, Alexis@Energy" w:date="2021-10-11T09:32:00Z">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ins>
          </w:p>
          <w:p w14:paraId="58DB3B63" w14:textId="3FD66913" w:rsidR="001C1D69" w:rsidRPr="005828AE" w:rsidRDefault="001C1D69" w:rsidP="001C1D69">
            <w:pPr>
              <w:spacing w:after="0" w:line="240" w:lineRule="auto"/>
              <w:rPr>
                <w:ins w:id="54" w:author="Markstrum, Alexis@Energy" w:date="2021-10-11T09:25:00Z"/>
                <w:rFonts w:cstheme="minorHAnsi"/>
                <w:sz w:val="18"/>
                <w:szCs w:val="18"/>
              </w:rPr>
            </w:pPr>
            <w:ins w:id="55" w:author="Markstrum, Alexis@Energy" w:date="2021-10-11T09:32:00Z">
              <w:r w:rsidRPr="001C31FC">
                <w:rPr>
                  <w:rFonts w:cstheme="minorHAnsi"/>
                  <w:sz w:val="18"/>
                  <w:szCs w:val="18"/>
                </w:rPr>
                <w:t>elseif prescriptive, then value = n/a&gt;&gt;</w:t>
              </w:r>
            </w:ins>
          </w:p>
        </w:tc>
        <w:tc>
          <w:tcPr>
            <w:tcW w:w="1350" w:type="dxa"/>
          </w:tcPr>
          <w:p w14:paraId="1F89DD4A" w14:textId="3F387A7F" w:rsidR="001C1D69" w:rsidRDefault="001C1D69" w:rsidP="001C1D69">
            <w:pPr>
              <w:spacing w:after="0"/>
              <w:rPr>
                <w:ins w:id="56" w:author="Markstrum, Alexis@Energy" w:date="2021-10-11T09:32:00Z"/>
                <w:sz w:val="18"/>
                <w:szCs w:val="18"/>
              </w:rPr>
            </w:pPr>
            <w:ins w:id="57" w:author="Markstrum, Alexis@Energy" w:date="2021-10-11T09:32:00Z">
              <w:r>
                <w:rPr>
                  <w:rFonts w:cstheme="minorHAnsi"/>
                  <w:sz w:val="18"/>
                  <w:szCs w:val="18"/>
                </w:rPr>
                <w:t>&lt;&lt;</w:t>
              </w:r>
            </w:ins>
            <w:ins w:id="58" w:author="Markstrum, Alexis@Energy" w:date="2021-10-11T09:40:00Z">
              <w:r w:rsidR="00245336">
                <w:rPr>
                  <w:rFonts w:cstheme="minorHAnsi"/>
                  <w:sz w:val="18"/>
                  <w:szCs w:val="18"/>
                </w:rPr>
                <w:t>Calculated v</w:t>
              </w:r>
            </w:ins>
            <w:ins w:id="59" w:author="Markstrum, Alexis@Energy" w:date="2021-10-11T09:32:00Z">
              <w:r>
                <w:rPr>
                  <w:rFonts w:cstheme="minorHAnsi"/>
                  <w:sz w:val="18"/>
                  <w:szCs w:val="18"/>
                </w:rPr>
                <w:t xml:space="preserve">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ins>
          </w:p>
          <w:p w14:paraId="12D9655C" w14:textId="06FB1C21" w:rsidR="001C1D69" w:rsidRPr="005828AE" w:rsidRDefault="001C1D69" w:rsidP="001C1D69">
            <w:pPr>
              <w:spacing w:after="0" w:line="240" w:lineRule="auto"/>
              <w:rPr>
                <w:ins w:id="60" w:author="Markstrum, Alexis@Energy" w:date="2021-10-11T09:25:00Z"/>
                <w:rFonts w:cstheme="minorHAnsi"/>
                <w:sz w:val="18"/>
                <w:szCs w:val="18"/>
              </w:rPr>
            </w:pPr>
            <w:ins w:id="61" w:author="Markstrum, Alexis@Energy" w:date="2021-10-11T09:32:00Z">
              <w:r>
                <w:rPr>
                  <w:sz w:val="18"/>
                  <w:szCs w:val="18"/>
                </w:rPr>
                <w:t xml:space="preserve">elseif prescriptive, value must be </w:t>
              </w:r>
              <w:r>
                <w:rPr>
                  <w:rFonts w:cstheme="minorHAnsi"/>
                  <w:sz w:val="18"/>
                  <w:szCs w:val="18"/>
                </w:rPr>
                <w:t xml:space="preserve">≤ </w:t>
              </w:r>
              <w:r>
                <w:rPr>
                  <w:sz w:val="18"/>
                  <w:szCs w:val="18"/>
                </w:rPr>
                <w:t>0.7 &gt;&gt;</w:t>
              </w:r>
            </w:ins>
          </w:p>
        </w:tc>
      </w:tr>
      <w:tr w:rsidR="00BB3633" w:rsidRPr="00D37C06" w14:paraId="0FAC6841" w14:textId="25F918CB" w:rsidTr="00BB3633">
        <w:tc>
          <w:tcPr>
            <w:tcW w:w="980" w:type="dxa"/>
            <w:gridSpan w:val="2"/>
            <w:tcBorders>
              <w:bottom w:val="single" w:sz="4" w:space="0" w:color="000000"/>
            </w:tcBorders>
          </w:tcPr>
          <w:p w14:paraId="44C1B4AB" w14:textId="77777777" w:rsidR="001C1D69" w:rsidRPr="00D37C06" w:rsidRDefault="001C1D69" w:rsidP="001C1D69">
            <w:pPr>
              <w:spacing w:after="0"/>
              <w:rPr>
                <w:sz w:val="20"/>
                <w:szCs w:val="20"/>
              </w:rPr>
            </w:pPr>
          </w:p>
        </w:tc>
        <w:tc>
          <w:tcPr>
            <w:tcW w:w="972" w:type="dxa"/>
            <w:tcBorders>
              <w:bottom w:val="single" w:sz="4" w:space="0" w:color="000000"/>
            </w:tcBorders>
          </w:tcPr>
          <w:p w14:paraId="563CDF4F" w14:textId="77777777" w:rsidR="001C1D69" w:rsidRPr="00D37C06" w:rsidRDefault="001C1D69" w:rsidP="001C1D69">
            <w:pPr>
              <w:spacing w:after="0"/>
              <w:rPr>
                <w:sz w:val="20"/>
                <w:szCs w:val="20"/>
              </w:rPr>
            </w:pPr>
          </w:p>
        </w:tc>
        <w:tc>
          <w:tcPr>
            <w:tcW w:w="1260" w:type="dxa"/>
            <w:tcBorders>
              <w:bottom w:val="single" w:sz="4" w:space="0" w:color="000000"/>
            </w:tcBorders>
          </w:tcPr>
          <w:p w14:paraId="784FB5B5" w14:textId="77777777" w:rsidR="001C1D69" w:rsidRPr="00D37C06" w:rsidRDefault="001C1D69" w:rsidP="001C1D69">
            <w:pPr>
              <w:spacing w:after="0"/>
              <w:rPr>
                <w:sz w:val="20"/>
                <w:szCs w:val="20"/>
              </w:rPr>
            </w:pPr>
          </w:p>
        </w:tc>
        <w:tc>
          <w:tcPr>
            <w:tcW w:w="1260" w:type="dxa"/>
            <w:tcBorders>
              <w:bottom w:val="single" w:sz="4" w:space="0" w:color="000000"/>
            </w:tcBorders>
          </w:tcPr>
          <w:p w14:paraId="24FAE30E" w14:textId="77777777" w:rsidR="001C1D69" w:rsidRPr="00D37C06" w:rsidRDefault="001C1D69" w:rsidP="001C1D69">
            <w:pPr>
              <w:spacing w:after="0"/>
              <w:rPr>
                <w:sz w:val="20"/>
                <w:szCs w:val="20"/>
              </w:rPr>
            </w:pPr>
          </w:p>
        </w:tc>
        <w:tc>
          <w:tcPr>
            <w:tcW w:w="1260" w:type="dxa"/>
            <w:tcBorders>
              <w:bottom w:val="single" w:sz="4" w:space="0" w:color="000000"/>
            </w:tcBorders>
          </w:tcPr>
          <w:p w14:paraId="47E56521" w14:textId="77777777" w:rsidR="001C1D69" w:rsidRPr="00D37C06" w:rsidRDefault="001C1D69" w:rsidP="001C1D69">
            <w:pPr>
              <w:spacing w:after="0"/>
              <w:rPr>
                <w:sz w:val="20"/>
                <w:szCs w:val="20"/>
              </w:rPr>
            </w:pPr>
          </w:p>
        </w:tc>
        <w:tc>
          <w:tcPr>
            <w:tcW w:w="1170" w:type="dxa"/>
            <w:tcBorders>
              <w:bottom w:val="single" w:sz="4" w:space="0" w:color="000000"/>
            </w:tcBorders>
          </w:tcPr>
          <w:p w14:paraId="4665830C" w14:textId="77777777" w:rsidR="001C1D69" w:rsidRPr="00D37C06" w:rsidRDefault="001C1D69" w:rsidP="001C1D69">
            <w:pPr>
              <w:spacing w:after="0"/>
              <w:rPr>
                <w:sz w:val="20"/>
                <w:szCs w:val="20"/>
              </w:rPr>
            </w:pPr>
          </w:p>
        </w:tc>
        <w:tc>
          <w:tcPr>
            <w:tcW w:w="1350" w:type="dxa"/>
            <w:tcBorders>
              <w:bottom w:val="single" w:sz="4" w:space="0" w:color="000000"/>
            </w:tcBorders>
          </w:tcPr>
          <w:p w14:paraId="3F6137F4" w14:textId="77777777" w:rsidR="001C1D69" w:rsidRPr="00D37C06" w:rsidRDefault="001C1D69" w:rsidP="001C1D69">
            <w:pPr>
              <w:spacing w:after="0"/>
              <w:rPr>
                <w:sz w:val="20"/>
                <w:szCs w:val="20"/>
              </w:rPr>
            </w:pPr>
          </w:p>
        </w:tc>
        <w:tc>
          <w:tcPr>
            <w:tcW w:w="1260" w:type="dxa"/>
            <w:tcBorders>
              <w:bottom w:val="single" w:sz="4" w:space="0" w:color="000000"/>
            </w:tcBorders>
          </w:tcPr>
          <w:p w14:paraId="2BA51216" w14:textId="77777777" w:rsidR="001C1D69" w:rsidRPr="00D37C06" w:rsidRDefault="001C1D69" w:rsidP="001C1D69">
            <w:pPr>
              <w:spacing w:after="0"/>
              <w:rPr>
                <w:ins w:id="62" w:author="Markstrum, Alexis@Energy" w:date="2021-10-11T09:25:00Z"/>
                <w:sz w:val="20"/>
                <w:szCs w:val="20"/>
              </w:rPr>
            </w:pPr>
          </w:p>
        </w:tc>
        <w:tc>
          <w:tcPr>
            <w:tcW w:w="1350" w:type="dxa"/>
            <w:tcBorders>
              <w:bottom w:val="single" w:sz="4" w:space="0" w:color="000000"/>
            </w:tcBorders>
          </w:tcPr>
          <w:p w14:paraId="6038FA70" w14:textId="77777777" w:rsidR="001C1D69" w:rsidRPr="00D37C06" w:rsidRDefault="001C1D69" w:rsidP="001C1D69">
            <w:pPr>
              <w:spacing w:after="0"/>
              <w:rPr>
                <w:ins w:id="63" w:author="Markstrum, Alexis@Energy" w:date="2021-10-11T09:25:00Z"/>
                <w:sz w:val="20"/>
                <w:szCs w:val="20"/>
              </w:rPr>
            </w:pPr>
          </w:p>
        </w:tc>
      </w:tr>
      <w:tr w:rsidR="001C1D69" w14:paraId="201A940E" w14:textId="3D843704" w:rsidTr="006F7818">
        <w:trPr>
          <w:trHeight w:val="291"/>
        </w:trPr>
        <w:tc>
          <w:tcPr>
            <w:tcW w:w="445" w:type="dxa"/>
            <w:tcBorders>
              <w:top w:val="single" w:sz="4" w:space="0" w:color="auto"/>
            </w:tcBorders>
          </w:tcPr>
          <w:p w14:paraId="17A7E49C" w14:textId="28A0630B" w:rsidR="001C1D69" w:rsidRPr="00AC2387" w:rsidRDefault="001C1D69" w:rsidP="001C1D69">
            <w:pPr>
              <w:spacing w:after="0"/>
              <w:rPr>
                <w:rFonts w:cstheme="minorHAnsi"/>
                <w:b/>
                <w:sz w:val="20"/>
                <w:szCs w:val="20"/>
              </w:rPr>
            </w:pPr>
            <w:r>
              <w:rPr>
                <w:rFonts w:cstheme="minorHAnsi"/>
                <w:sz w:val="20"/>
                <w:szCs w:val="18"/>
              </w:rPr>
              <w:t>08</w:t>
            </w:r>
          </w:p>
        </w:tc>
        <w:tc>
          <w:tcPr>
            <w:tcW w:w="10417" w:type="dxa"/>
            <w:gridSpan w:val="9"/>
            <w:tcBorders>
              <w:top w:val="single" w:sz="4" w:space="0" w:color="auto"/>
            </w:tcBorders>
          </w:tcPr>
          <w:p w14:paraId="143F5AD0" w14:textId="3052C082" w:rsidR="001C1D69" w:rsidRPr="004B5988" w:rsidRDefault="001C1D69" w:rsidP="001C1D69">
            <w:pPr>
              <w:spacing w:after="0"/>
              <w:rPr>
                <w:ins w:id="64" w:author="Markstrum, Alexis@Energy" w:date="2021-10-11T09:25: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1C1D69" w14:paraId="17891BD3" w14:textId="5BE48658" w:rsidTr="0080597F">
        <w:trPr>
          <w:trHeight w:val="288"/>
        </w:trPr>
        <w:tc>
          <w:tcPr>
            <w:tcW w:w="445" w:type="dxa"/>
          </w:tcPr>
          <w:p w14:paraId="4BECD1D9" w14:textId="71F049F1" w:rsidR="001C1D69" w:rsidRPr="00AC2387" w:rsidRDefault="001C1D69" w:rsidP="001C1D69">
            <w:pPr>
              <w:spacing w:after="0"/>
              <w:rPr>
                <w:rFonts w:cstheme="minorHAnsi"/>
                <w:b/>
                <w:sz w:val="20"/>
                <w:szCs w:val="20"/>
              </w:rPr>
            </w:pPr>
            <w:r>
              <w:rPr>
                <w:rFonts w:cstheme="minorHAnsi"/>
                <w:sz w:val="20"/>
                <w:szCs w:val="18"/>
              </w:rPr>
              <w:t>09</w:t>
            </w:r>
          </w:p>
        </w:tc>
        <w:tc>
          <w:tcPr>
            <w:tcW w:w="10417" w:type="dxa"/>
            <w:gridSpan w:val="9"/>
          </w:tcPr>
          <w:p w14:paraId="6902CAFD" w14:textId="204C7F69" w:rsidR="001C1D69" w:rsidRPr="004B5988" w:rsidRDefault="001C1D69" w:rsidP="001C1D69">
            <w:pPr>
              <w:spacing w:after="0"/>
              <w:rPr>
                <w:ins w:id="65" w:author="Markstrum, Alexis@Energy" w:date="2021-10-11T09:25: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1C1D69" w14:paraId="68906DC7" w14:textId="02C1BE8E" w:rsidTr="009E1877">
        <w:trPr>
          <w:trHeight w:val="288"/>
        </w:trPr>
        <w:tc>
          <w:tcPr>
            <w:tcW w:w="445" w:type="dxa"/>
          </w:tcPr>
          <w:p w14:paraId="1D2D543F" w14:textId="31E366AB" w:rsidR="001C1D69" w:rsidRPr="00AC2387" w:rsidRDefault="001C1D69" w:rsidP="001C1D69">
            <w:pPr>
              <w:spacing w:after="0"/>
              <w:rPr>
                <w:rFonts w:cstheme="minorHAnsi"/>
                <w:b/>
                <w:sz w:val="20"/>
                <w:szCs w:val="20"/>
              </w:rPr>
            </w:pPr>
            <w:r>
              <w:rPr>
                <w:rFonts w:cstheme="minorHAnsi"/>
                <w:sz w:val="20"/>
                <w:szCs w:val="18"/>
              </w:rPr>
              <w:t>10</w:t>
            </w:r>
          </w:p>
        </w:tc>
        <w:tc>
          <w:tcPr>
            <w:tcW w:w="10417" w:type="dxa"/>
            <w:gridSpan w:val="9"/>
          </w:tcPr>
          <w:p w14:paraId="5DB80628" w14:textId="1EFD3F2A" w:rsidR="001C1D69" w:rsidRPr="004B5988" w:rsidRDefault="001C1D69" w:rsidP="001C1D69">
            <w:pPr>
              <w:spacing w:after="0"/>
              <w:rPr>
                <w:ins w:id="66" w:author="Markstrum, Alexis@Energy" w:date="2021-10-11T09:25: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1C1D69" w14:paraId="5DB97DDA" w14:textId="6F8186FF" w:rsidTr="00372AB9">
        <w:trPr>
          <w:trHeight w:val="288"/>
        </w:trPr>
        <w:tc>
          <w:tcPr>
            <w:tcW w:w="445" w:type="dxa"/>
          </w:tcPr>
          <w:p w14:paraId="1DCB269F" w14:textId="531D5FC3" w:rsidR="001C1D69" w:rsidRPr="00AC2387" w:rsidRDefault="001C1D69" w:rsidP="001C1D69">
            <w:pPr>
              <w:spacing w:after="0"/>
              <w:rPr>
                <w:rFonts w:cstheme="minorHAnsi"/>
                <w:b/>
                <w:sz w:val="20"/>
                <w:szCs w:val="20"/>
              </w:rPr>
            </w:pPr>
            <w:r>
              <w:rPr>
                <w:rFonts w:cstheme="minorHAnsi"/>
                <w:sz w:val="20"/>
                <w:szCs w:val="18"/>
              </w:rPr>
              <w:t>11</w:t>
            </w:r>
          </w:p>
        </w:tc>
        <w:tc>
          <w:tcPr>
            <w:tcW w:w="10417" w:type="dxa"/>
            <w:gridSpan w:val="9"/>
          </w:tcPr>
          <w:p w14:paraId="5724CE49" w14:textId="40348C0F" w:rsidR="001C1D69" w:rsidRPr="004B5988" w:rsidRDefault="001C1D69" w:rsidP="001C1D69">
            <w:pPr>
              <w:spacing w:after="0"/>
              <w:rPr>
                <w:ins w:id="67" w:author="Markstrum, Alexis@Energy" w:date="2021-10-11T09:25: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1C1D69" w14:paraId="70BD58E3" w14:textId="09B5328D" w:rsidTr="006267B0">
        <w:tc>
          <w:tcPr>
            <w:tcW w:w="10862" w:type="dxa"/>
            <w:gridSpan w:val="10"/>
          </w:tcPr>
          <w:p w14:paraId="07610991" w14:textId="30437BD6" w:rsidR="001C1D69" w:rsidRPr="00236F4B" w:rsidRDefault="001C1D69" w:rsidP="001C1D69">
            <w:pPr>
              <w:spacing w:after="0"/>
              <w:rPr>
                <w:ins w:id="68" w:author="Markstrum, Alexis@Energy" w:date="2021-10-11T09:25:00Z"/>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980"/>
        <w:gridCol w:w="1085"/>
        <w:gridCol w:w="1260"/>
        <w:gridCol w:w="1260"/>
        <w:gridCol w:w="1260"/>
        <w:gridCol w:w="1260"/>
        <w:gridCol w:w="1350"/>
        <w:gridCol w:w="1260"/>
        <w:gridCol w:w="1260"/>
      </w:tblGrid>
      <w:tr w:rsidR="002027EC" w:rsidRPr="00352318" w14:paraId="29291855" w14:textId="739AFF49" w:rsidTr="003A2AB1">
        <w:trPr>
          <w:trHeight w:val="530"/>
        </w:trPr>
        <w:tc>
          <w:tcPr>
            <w:tcW w:w="10975" w:type="dxa"/>
            <w:gridSpan w:val="9"/>
          </w:tcPr>
          <w:p w14:paraId="0B018382" w14:textId="77777777"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42B964BE" w:rsidR="002027EC" w:rsidRDefault="002027EC" w:rsidP="00352318">
            <w:pPr>
              <w:spacing w:after="0" w:line="240" w:lineRule="auto"/>
              <w:rPr>
                <w:ins w:id="69" w:author="Markstrum, Alexis@Energy" w:date="2021-10-11T09:38:00Z"/>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 with B11 = Basic. If no dwelling in B11 = Basic, then display section header and standard “This section does not apply” message&gt;&gt;</w:t>
            </w:r>
          </w:p>
        </w:tc>
      </w:tr>
      <w:tr w:rsidR="002027EC" w:rsidRPr="00352318" w14:paraId="3FF536DA" w14:textId="496AE5D0" w:rsidTr="002027EC">
        <w:tc>
          <w:tcPr>
            <w:tcW w:w="980" w:type="dxa"/>
            <w:vAlign w:val="center"/>
          </w:tcPr>
          <w:p w14:paraId="28974C52"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4F57BEA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439F6D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6EBF7EB4"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60" w:type="dxa"/>
            <w:vAlign w:val="center"/>
          </w:tcPr>
          <w:p w14:paraId="436CAF1C"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60" w:type="dxa"/>
            <w:vAlign w:val="center"/>
          </w:tcPr>
          <w:p w14:paraId="3B86986B"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50" w:type="dxa"/>
            <w:vAlign w:val="center"/>
          </w:tcPr>
          <w:p w14:paraId="35921325"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21331F28" w14:textId="1EECE201" w:rsidR="002027EC" w:rsidRPr="00352318" w:rsidRDefault="002027EC" w:rsidP="004D3E46">
            <w:pPr>
              <w:spacing w:after="0" w:line="240" w:lineRule="auto"/>
              <w:jc w:val="center"/>
              <w:rPr>
                <w:rFonts w:asciiTheme="minorHAnsi" w:hAnsiTheme="minorHAnsi" w:cstheme="minorHAnsi"/>
                <w:sz w:val="18"/>
                <w:szCs w:val="18"/>
              </w:rPr>
            </w:pPr>
            <w:ins w:id="70" w:author="Markstrum, Alexis@Energy" w:date="2021-10-11T09:39:00Z">
              <w:r>
                <w:rPr>
                  <w:rFonts w:asciiTheme="minorHAnsi" w:hAnsiTheme="minorHAnsi" w:cstheme="minorHAnsi"/>
                  <w:sz w:val="18"/>
                  <w:szCs w:val="18"/>
                </w:rPr>
                <w:t>08</w:t>
              </w:r>
            </w:ins>
          </w:p>
        </w:tc>
        <w:tc>
          <w:tcPr>
            <w:tcW w:w="1260" w:type="dxa"/>
          </w:tcPr>
          <w:p w14:paraId="24FF3488" w14:textId="6169459E" w:rsidR="002027EC" w:rsidRPr="00352318" w:rsidRDefault="002027EC" w:rsidP="004D3E46">
            <w:pPr>
              <w:spacing w:after="0" w:line="240" w:lineRule="auto"/>
              <w:jc w:val="center"/>
              <w:rPr>
                <w:ins w:id="71" w:author="Markstrum, Alexis@Energy" w:date="2021-10-11T09:38:00Z"/>
                <w:rFonts w:asciiTheme="minorHAnsi" w:hAnsiTheme="minorHAnsi" w:cstheme="minorHAnsi"/>
                <w:sz w:val="18"/>
                <w:szCs w:val="18"/>
              </w:rPr>
            </w:pPr>
            <w:ins w:id="72" w:author="Markstrum, Alexis@Energy" w:date="2021-10-11T09:39:00Z">
              <w:r>
                <w:rPr>
                  <w:rFonts w:asciiTheme="minorHAnsi" w:hAnsiTheme="minorHAnsi" w:cstheme="minorHAnsi"/>
                  <w:sz w:val="18"/>
                  <w:szCs w:val="18"/>
                </w:rPr>
                <w:t>09</w:t>
              </w:r>
            </w:ins>
          </w:p>
        </w:tc>
      </w:tr>
      <w:tr w:rsidR="002027EC" w:rsidRPr="00352318" w14:paraId="24EEA366" w14:textId="4A1AEE8B" w:rsidTr="002027EC">
        <w:tc>
          <w:tcPr>
            <w:tcW w:w="980" w:type="dxa"/>
            <w:vAlign w:val="bottom"/>
          </w:tcPr>
          <w:p w14:paraId="3D461CD1" w14:textId="709CA1FA" w:rsidR="002027EC" w:rsidRPr="00352318" w:rsidRDefault="002027EC" w:rsidP="002027EC">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85" w:type="dxa"/>
            <w:vAlign w:val="bottom"/>
          </w:tcPr>
          <w:p w14:paraId="45CC4CAD" w14:textId="77777777" w:rsidR="002027EC" w:rsidRPr="00352318" w:rsidRDefault="002027EC" w:rsidP="002027EC">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49A65F0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60" w:type="dxa"/>
            <w:vAlign w:val="bottom"/>
          </w:tcPr>
          <w:p w14:paraId="0E97F1F3"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60" w:type="dxa"/>
            <w:vAlign w:val="bottom"/>
          </w:tcPr>
          <w:p w14:paraId="7629B46A" w14:textId="09BC59D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60" w:type="dxa"/>
            <w:vAlign w:val="bottom"/>
          </w:tcPr>
          <w:p w14:paraId="38FB4F1A"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50" w:type="dxa"/>
            <w:vAlign w:val="bottom"/>
          </w:tcPr>
          <w:p w14:paraId="1C167762"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3A151305" w14:textId="0119BD68" w:rsidR="002027EC" w:rsidRPr="00352318" w:rsidRDefault="002027EC" w:rsidP="002027EC">
            <w:pPr>
              <w:spacing w:after="0" w:line="240" w:lineRule="auto"/>
              <w:rPr>
                <w:ins w:id="73" w:author="Markstrum, Alexis@Energy" w:date="2021-10-11T09:38:00Z"/>
                <w:rFonts w:asciiTheme="minorHAnsi" w:hAnsiTheme="minorHAnsi" w:cstheme="minorHAnsi"/>
                <w:sz w:val="18"/>
                <w:szCs w:val="18"/>
              </w:rPr>
            </w:pPr>
            <w:ins w:id="74" w:author="Markstrum, Alexis@Energy" w:date="2021-10-11T09:39:00Z">
              <w:r>
                <w:rPr>
                  <w:rFonts w:cstheme="minorHAnsi"/>
                  <w:sz w:val="18"/>
                </w:rPr>
                <w:t>Design Compactness Factor</w:t>
              </w:r>
            </w:ins>
          </w:p>
        </w:tc>
        <w:tc>
          <w:tcPr>
            <w:tcW w:w="1260" w:type="dxa"/>
            <w:vAlign w:val="bottom"/>
          </w:tcPr>
          <w:p w14:paraId="063E2191" w14:textId="5383ED03" w:rsidR="002027EC" w:rsidRPr="00352318" w:rsidRDefault="002027EC" w:rsidP="002027EC">
            <w:pPr>
              <w:spacing w:after="0" w:line="240" w:lineRule="auto"/>
              <w:rPr>
                <w:ins w:id="75" w:author="Markstrum, Alexis@Energy" w:date="2021-10-11T09:38:00Z"/>
                <w:rFonts w:asciiTheme="minorHAnsi" w:hAnsiTheme="minorHAnsi" w:cstheme="minorHAnsi"/>
                <w:sz w:val="18"/>
                <w:szCs w:val="18"/>
              </w:rPr>
            </w:pPr>
            <w:ins w:id="76" w:author="Markstrum, Alexis@Energy" w:date="2021-10-11T09:39:00Z">
              <w:r>
                <w:rPr>
                  <w:rFonts w:cstheme="minorHAnsi"/>
                  <w:sz w:val="18"/>
                </w:rPr>
                <w:t>Calculated Compactness Factor</w:t>
              </w:r>
            </w:ins>
          </w:p>
        </w:tc>
      </w:tr>
      <w:tr w:rsidR="002027EC" w:rsidRPr="00352318" w14:paraId="0538310C" w14:textId="02A189C8" w:rsidTr="002027EC">
        <w:trPr>
          <w:trHeight w:val="305"/>
        </w:trPr>
        <w:tc>
          <w:tcPr>
            <w:tcW w:w="980" w:type="dxa"/>
          </w:tcPr>
          <w:p w14:paraId="71FF4DC1"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A01&gt;&gt;</w:t>
            </w:r>
          </w:p>
        </w:tc>
        <w:tc>
          <w:tcPr>
            <w:tcW w:w="1085" w:type="dxa"/>
          </w:tcPr>
          <w:p w14:paraId="6A56CCD0" w14:textId="60E31DFA" w:rsidR="002027EC" w:rsidRPr="00352318" w:rsidDel="00466538" w:rsidRDefault="002027EC" w:rsidP="002027EC">
            <w:pPr>
              <w:spacing w:after="0" w:line="240" w:lineRule="auto"/>
              <w:rPr>
                <w:del w:id="77" w:author="Shewmaker, Michael@Energy" w:date="2021-12-15T16:08:00Z"/>
                <w:rFonts w:asciiTheme="minorHAnsi" w:hAnsiTheme="minorHAnsi" w:cstheme="minorHAnsi"/>
                <w:sz w:val="18"/>
                <w:szCs w:val="18"/>
              </w:rPr>
            </w:pPr>
            <w:r w:rsidRPr="00352318">
              <w:rPr>
                <w:rFonts w:asciiTheme="minorHAnsi" w:hAnsiTheme="minorHAnsi" w:cstheme="minorHAnsi"/>
                <w:sz w:val="18"/>
                <w:szCs w:val="18"/>
              </w:rPr>
              <w:t>&lt;&lt;</w:t>
            </w:r>
            <w:del w:id="78" w:author="Shewmaker, Michael@Energy" w:date="2021-12-15T16:08:00Z">
              <w:r w:rsidRPr="00352318" w:rsidDel="00466538">
                <w:rPr>
                  <w:rFonts w:asciiTheme="minorHAnsi" w:hAnsiTheme="minorHAnsi" w:cstheme="minorHAnsi"/>
                  <w:sz w:val="18"/>
                  <w:szCs w:val="18"/>
                </w:rPr>
                <w:delText xml:space="preserve">if performance, then value = NA; </w:delText>
              </w:r>
            </w:del>
          </w:p>
          <w:p w14:paraId="1EFC3064" w14:textId="2D476A47" w:rsidR="002027EC" w:rsidRPr="00352318" w:rsidRDefault="002027EC" w:rsidP="00466538">
            <w:pPr>
              <w:spacing w:after="0" w:line="240" w:lineRule="auto"/>
              <w:rPr>
                <w:rFonts w:asciiTheme="minorHAnsi" w:hAnsiTheme="minorHAnsi" w:cstheme="minorHAnsi"/>
                <w:sz w:val="18"/>
                <w:szCs w:val="18"/>
              </w:rPr>
            </w:pPr>
            <w:del w:id="79" w:author="Shewmaker, Michael@Energy" w:date="2021-12-15T16:08:00Z">
              <w:r w:rsidRPr="00352318" w:rsidDel="00466538">
                <w:rPr>
                  <w:rFonts w:asciiTheme="minorHAnsi" w:hAnsiTheme="minorHAnsi" w:cstheme="minorHAnsi"/>
                  <w:sz w:val="18"/>
                  <w:szCs w:val="18"/>
                </w:rPr>
                <w:delText>Else if prescriptive</w:delText>
              </w:r>
              <w:r w:rsidRPr="00352318" w:rsidDel="00466538">
                <w:rPr>
                  <w:rFonts w:asciiTheme="minorHAnsi" w:hAnsiTheme="minorHAnsi" w:cstheme="minorHAnsi"/>
                  <w:sz w:val="18"/>
                  <w:szCs w:val="18"/>
                </w:rPr>
                <w:lastRenderedPageBreak/>
                <w:delText>, user select from list: 1, 2, 3</w:delText>
              </w:r>
            </w:del>
            <w:ins w:id="80" w:author="Shewmaker, Michael@Energy" w:date="2021-12-15T16:08:00Z">
              <w:r w:rsidR="00466538">
                <w:rPr>
                  <w:rFonts w:asciiTheme="minorHAnsi" w:hAnsiTheme="minorHAnsi" w:cstheme="minorHAnsi"/>
                  <w:sz w:val="18"/>
                  <w:szCs w:val="18"/>
                </w:rPr>
                <w:t xml:space="preserve">if prescriptive or </w:t>
              </w:r>
              <w:r w:rsidR="008F1D1A">
                <w:rPr>
                  <w:rFonts w:asciiTheme="minorHAnsi" w:hAnsiTheme="minorHAnsi" w:cstheme="minorHAnsi"/>
                  <w:sz w:val="18"/>
                  <w:szCs w:val="18"/>
                </w:rPr>
                <w:t>H</w:t>
              </w:r>
            </w:ins>
            <w:ins w:id="81" w:author="Shewmaker, Michael@Energy" w:date="2021-12-15T16:09:00Z">
              <w:r w:rsidR="008F1D1A">
                <w:rPr>
                  <w:rFonts w:asciiTheme="minorHAnsi" w:hAnsiTheme="minorHAnsi" w:cstheme="minorHAnsi"/>
                  <w:sz w:val="18"/>
                  <w:szCs w:val="18"/>
                </w:rPr>
                <w:t>03/H04/H05 are not in performance file, user select from list: 1, 2, 3; Else value = N/A</w:t>
              </w:r>
            </w:ins>
            <w:r w:rsidRPr="00352318">
              <w:rPr>
                <w:rFonts w:asciiTheme="minorHAnsi" w:hAnsiTheme="minorHAnsi" w:cstheme="minorHAnsi"/>
                <w:sz w:val="18"/>
                <w:szCs w:val="18"/>
              </w:rPr>
              <w:t>&gt;&gt;</w:t>
            </w:r>
          </w:p>
        </w:tc>
        <w:tc>
          <w:tcPr>
            <w:tcW w:w="1260" w:type="dxa"/>
          </w:tcPr>
          <w:p w14:paraId="4BD92439"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644F8BE0" w14:textId="5DF85090"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82" w:author="Markstrum, Alexis@Energy" w:date="2021-10-11T11:53:00Z">
              <w:r w:rsidR="00596CDF">
                <w:rPr>
                  <w:rFonts w:asciiTheme="minorHAnsi" w:hAnsiTheme="minorHAnsi" w:cstheme="minorHAnsi"/>
                  <w:sz w:val="18"/>
                  <w:szCs w:val="18"/>
                </w:rPr>
                <w:t xml:space="preserve"> or </w:t>
              </w:r>
              <w:r w:rsidR="00596CDF">
                <w:rPr>
                  <w:rFonts w:asciiTheme="minorHAnsi" w:hAnsiTheme="minorHAnsi" w:cstheme="minorHAnsi"/>
                  <w:sz w:val="18"/>
                  <w:szCs w:val="18"/>
                </w:rPr>
                <w:lastRenderedPageBreak/>
                <w:t>not in the XML</w:t>
              </w:r>
            </w:ins>
            <w:r w:rsidRPr="00352318">
              <w:rPr>
                <w:rFonts w:asciiTheme="minorHAnsi" w:hAnsiTheme="minorHAnsi" w:cstheme="minorHAnsi"/>
                <w:sz w:val="18"/>
                <w:szCs w:val="18"/>
              </w:rPr>
              <w:t>, user input&gt;&gt;</w:t>
            </w:r>
          </w:p>
        </w:tc>
        <w:tc>
          <w:tcPr>
            <w:tcW w:w="1260" w:type="dxa"/>
          </w:tcPr>
          <w:p w14:paraId="5AB6032A"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3A44697" w14:textId="0D7CBB6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83" w:author="Markstrum, Alexis@Energy" w:date="2021-10-11T11:53:00Z">
              <w:r w:rsidR="00596CDF">
                <w:rPr>
                  <w:rFonts w:asciiTheme="minorHAnsi" w:hAnsiTheme="minorHAnsi" w:cstheme="minorHAnsi"/>
                  <w:sz w:val="18"/>
                  <w:szCs w:val="18"/>
                </w:rPr>
                <w:t xml:space="preserve"> or </w:t>
              </w:r>
              <w:r w:rsidR="00596CDF">
                <w:rPr>
                  <w:rFonts w:asciiTheme="minorHAnsi" w:hAnsiTheme="minorHAnsi" w:cstheme="minorHAnsi"/>
                  <w:sz w:val="18"/>
                  <w:szCs w:val="18"/>
                </w:rPr>
                <w:lastRenderedPageBreak/>
                <w:t>not in the XML</w:t>
              </w:r>
            </w:ins>
            <w:r w:rsidRPr="00352318">
              <w:rPr>
                <w:rFonts w:asciiTheme="minorHAnsi" w:hAnsiTheme="minorHAnsi" w:cstheme="minorHAnsi"/>
                <w:sz w:val="18"/>
                <w:szCs w:val="18"/>
              </w:rPr>
              <w:t>, user input&gt;&gt;</w:t>
            </w:r>
          </w:p>
        </w:tc>
        <w:tc>
          <w:tcPr>
            <w:tcW w:w="1260" w:type="dxa"/>
          </w:tcPr>
          <w:p w14:paraId="2034CAA7"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244F1A33" w14:textId="2760C7CC"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84" w:author="Markstrum, Alexis@Energy" w:date="2021-10-11T11:53:00Z">
              <w:r w:rsidR="00596CDF">
                <w:rPr>
                  <w:rFonts w:asciiTheme="minorHAnsi" w:hAnsiTheme="minorHAnsi" w:cstheme="minorHAnsi"/>
                  <w:sz w:val="18"/>
                  <w:szCs w:val="18"/>
                </w:rPr>
                <w:t xml:space="preserve"> or </w:t>
              </w:r>
              <w:r w:rsidR="00596CDF">
                <w:rPr>
                  <w:rFonts w:asciiTheme="minorHAnsi" w:hAnsiTheme="minorHAnsi" w:cstheme="minorHAnsi"/>
                  <w:sz w:val="18"/>
                  <w:szCs w:val="18"/>
                </w:rPr>
                <w:lastRenderedPageBreak/>
                <w:t>not in the XML</w:t>
              </w:r>
            </w:ins>
            <w:r w:rsidRPr="00352318">
              <w:rPr>
                <w:rFonts w:asciiTheme="minorHAnsi" w:hAnsiTheme="minorHAnsi" w:cstheme="minorHAnsi"/>
                <w:sz w:val="18"/>
                <w:szCs w:val="18"/>
              </w:rPr>
              <w:t>, user input&gt;&gt;</w:t>
            </w:r>
          </w:p>
        </w:tc>
        <w:tc>
          <w:tcPr>
            <w:tcW w:w="1260" w:type="dxa"/>
          </w:tcPr>
          <w:p w14:paraId="09ACCC7B"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452D35C4" w14:textId="3A524499"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ins w:id="85" w:author="Markstrum, Alexis@Energy" w:date="2021-10-11T11:53:00Z">
              <w:r w:rsidR="00596CDF">
                <w:rPr>
                  <w:rFonts w:asciiTheme="minorHAnsi" w:hAnsiTheme="minorHAnsi" w:cstheme="minorHAnsi"/>
                  <w:sz w:val="18"/>
                  <w:szCs w:val="18"/>
                </w:rPr>
                <w:t xml:space="preserve"> or not in the </w:t>
              </w:r>
              <w:r w:rsidR="00596CDF">
                <w:rPr>
                  <w:rFonts w:asciiTheme="minorHAnsi" w:hAnsiTheme="minorHAnsi" w:cstheme="minorHAnsi"/>
                  <w:sz w:val="18"/>
                  <w:szCs w:val="18"/>
                </w:rPr>
                <w:lastRenderedPageBreak/>
                <w:t>XML</w:t>
              </w:r>
            </w:ins>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 Standard Distribution System, then value = (</w:t>
            </w:r>
            <w:r>
              <w:rPr>
                <w:rFonts w:asciiTheme="minorHAnsi" w:hAnsiTheme="minorHAnsi" w:cstheme="minorHAnsi"/>
                <w:sz w:val="18"/>
                <w:szCs w:val="18"/>
              </w:rPr>
              <w:t>H03*0.</w:t>
            </w:r>
            <w:proofErr w:type="gramStart"/>
            <w:r>
              <w:rPr>
                <w:rFonts w:asciiTheme="minorHAnsi" w:hAnsiTheme="minorHAnsi" w:cstheme="minorHAnsi"/>
                <w:sz w:val="18"/>
                <w:szCs w:val="18"/>
              </w:rPr>
              <w:t>4)+(</w:t>
            </w:r>
            <w:proofErr w:type="gramEnd"/>
            <w:r>
              <w:rPr>
                <w:rFonts w:asciiTheme="minorHAnsi" w:hAnsiTheme="minorHAnsi" w:cstheme="minorHAnsi"/>
                <w:sz w:val="18"/>
                <w:szCs w:val="18"/>
              </w:rPr>
              <w:t>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1CEBF80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50" w:type="dxa"/>
          </w:tcPr>
          <w:p w14:paraId="7C074C4F"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&lt;&lt; 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3F0763C4" w14:textId="16715A5A"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86" w:author="Markstrum, Alexis@Energy" w:date="2021-10-11T11:53:00Z">
              <w:r w:rsidR="00596CDF">
                <w:rPr>
                  <w:rFonts w:asciiTheme="minorHAnsi" w:hAnsiTheme="minorHAnsi" w:cstheme="minorHAnsi"/>
                  <w:sz w:val="18"/>
                  <w:szCs w:val="18"/>
                </w:rPr>
                <w:t xml:space="preserve"> or </w:t>
              </w:r>
              <w:r w:rsidR="00596CDF">
                <w:rPr>
                  <w:rFonts w:asciiTheme="minorHAnsi" w:hAnsiTheme="minorHAnsi" w:cstheme="minorHAnsi"/>
                  <w:sz w:val="18"/>
                  <w:szCs w:val="18"/>
                </w:rPr>
                <w:lastRenderedPageBreak/>
                <w:t>not in the XML</w:t>
              </w:r>
            </w:ins>
            <w:r w:rsidRPr="00352318">
              <w:rPr>
                <w:rFonts w:asciiTheme="minorHAnsi" w:hAnsiTheme="minorHAnsi" w:cstheme="minorHAnsi"/>
                <w:sz w:val="18"/>
                <w:szCs w:val="18"/>
              </w:rPr>
              <w:t xml:space="preserve">, value = </w:t>
            </w:r>
          </w:p>
          <w:p w14:paraId="198B33CB"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t>
            </w:r>
            <w:proofErr w:type="spellStart"/>
            <w:r w:rsidRPr="00352318">
              <w:rPr>
                <w:rFonts w:asciiTheme="minorHAnsi" w:hAnsiTheme="minorHAnsi" w:cstheme="minorHAnsi"/>
                <w:sz w:val="18"/>
                <w:szCs w:val="18"/>
              </w:rPr>
              <w:t>a+b</w:t>
            </w:r>
            <w:proofErr w:type="spellEnd"/>
            <w:r w:rsidRPr="00352318">
              <w:rPr>
                <w:rFonts w:asciiTheme="minorHAnsi" w:hAnsiTheme="minorHAnsi" w:cstheme="minorHAnsi"/>
                <w:sz w:val="18"/>
                <w:szCs w:val="18"/>
              </w:rPr>
              <w:t xml:space="preserve"> *CFA)/n) &gt;&gt;</w:t>
            </w:r>
          </w:p>
          <w:p w14:paraId="0C4EA135"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50F29482" w14:textId="2396C71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60" w:type="dxa"/>
          </w:tcPr>
          <w:p w14:paraId="072868B5" w14:textId="77777777" w:rsidR="002027EC" w:rsidRPr="001C31FC" w:rsidRDefault="002027EC" w:rsidP="002027EC">
            <w:pPr>
              <w:spacing w:after="0" w:line="240" w:lineRule="auto"/>
              <w:rPr>
                <w:ins w:id="87" w:author="Markstrum, Alexis@Energy" w:date="2021-10-11T09:39:00Z"/>
                <w:rFonts w:cstheme="minorHAnsi"/>
                <w:sz w:val="18"/>
                <w:szCs w:val="18"/>
              </w:rPr>
            </w:pPr>
            <w:ins w:id="88" w:author="Markstrum, Alexis@Energy" w:date="2021-10-11T09:39:00Z">
              <w:r w:rsidRPr="001C31FC">
                <w:rPr>
                  <w:rFonts w:cstheme="minorHAnsi"/>
                  <w:sz w:val="18"/>
                  <w:szCs w:val="18"/>
                </w:rPr>
                <w:lastRenderedPageBreak/>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ins>
          </w:p>
          <w:p w14:paraId="1C387D30" w14:textId="344593D0" w:rsidR="002027EC" w:rsidRPr="00352318" w:rsidRDefault="002027EC" w:rsidP="002027EC">
            <w:pPr>
              <w:spacing w:after="0" w:line="240" w:lineRule="auto"/>
              <w:rPr>
                <w:ins w:id="89" w:author="Markstrum, Alexis@Energy" w:date="2021-10-11T09:38:00Z"/>
                <w:rFonts w:asciiTheme="minorHAnsi" w:hAnsiTheme="minorHAnsi" w:cstheme="minorHAnsi"/>
                <w:sz w:val="18"/>
                <w:szCs w:val="18"/>
              </w:rPr>
            </w:pPr>
            <w:ins w:id="90" w:author="Markstrum, Alexis@Energy" w:date="2021-10-11T09:39:00Z">
              <w:r w:rsidRPr="001C31FC">
                <w:rPr>
                  <w:rFonts w:cstheme="minorHAnsi"/>
                  <w:sz w:val="18"/>
                  <w:szCs w:val="18"/>
                </w:rPr>
                <w:t xml:space="preserve">elseif prescriptive, </w:t>
              </w:r>
              <w:r w:rsidRPr="001C31FC">
                <w:rPr>
                  <w:rFonts w:cstheme="minorHAnsi"/>
                  <w:sz w:val="18"/>
                  <w:szCs w:val="18"/>
                </w:rPr>
                <w:lastRenderedPageBreak/>
                <w:t>then value = n/a&gt;&gt;</w:t>
              </w:r>
            </w:ins>
          </w:p>
        </w:tc>
        <w:tc>
          <w:tcPr>
            <w:tcW w:w="1260" w:type="dxa"/>
          </w:tcPr>
          <w:p w14:paraId="6C4464E8" w14:textId="1B8CBC17" w:rsidR="002027EC" w:rsidRDefault="002027EC" w:rsidP="002027EC">
            <w:pPr>
              <w:spacing w:after="0"/>
              <w:rPr>
                <w:ins w:id="91" w:author="Markstrum, Alexis@Energy" w:date="2021-10-11T09:39:00Z"/>
                <w:sz w:val="18"/>
                <w:szCs w:val="18"/>
              </w:rPr>
            </w:pPr>
            <w:ins w:id="92" w:author="Markstrum, Alexis@Energy" w:date="2021-10-11T09:39:00Z">
              <w:r>
                <w:rPr>
                  <w:rFonts w:cstheme="minorHAnsi"/>
                  <w:sz w:val="18"/>
                  <w:szCs w:val="18"/>
                </w:rPr>
                <w:lastRenderedPageBreak/>
                <w:t>&lt;&lt;</w:t>
              </w:r>
              <w:r w:rsidR="00245336">
                <w:rPr>
                  <w:rFonts w:cstheme="minorHAnsi"/>
                  <w:sz w:val="18"/>
                  <w:szCs w:val="18"/>
                </w:rPr>
                <w:t xml:space="preserve">Calculated </w:t>
              </w:r>
            </w:ins>
            <w:ins w:id="93" w:author="Markstrum, Alexis@Energy" w:date="2021-10-11T09:40:00Z">
              <w:r w:rsidR="00245336">
                <w:rPr>
                  <w:rFonts w:cstheme="minorHAnsi"/>
                  <w:sz w:val="18"/>
                  <w:szCs w:val="18"/>
                </w:rPr>
                <w:t>v</w:t>
              </w:r>
            </w:ins>
            <w:ins w:id="94" w:author="Markstrum, Alexis@Energy" w:date="2021-10-11T09:39:00Z">
              <w:r>
                <w:rPr>
                  <w:rFonts w:cstheme="minorHAnsi"/>
                  <w:sz w:val="18"/>
                  <w:szCs w:val="18"/>
                </w:rPr>
                <w:t xml:space="preserve">alue = </w:t>
              </w:r>
              <w:r w:rsidRPr="00AA14A8">
                <w:rPr>
                  <w:sz w:val="18"/>
                  <w:szCs w:val="18"/>
                </w:rPr>
                <w:t>0.3 + 0.4 * (</w:t>
              </w:r>
            </w:ins>
            <w:ins w:id="95" w:author="Markstrum, Alexis@Energy" w:date="2021-10-11T09:41:00Z">
              <w:r w:rsidR="00A15B3B">
                <w:rPr>
                  <w:sz w:val="18"/>
                  <w:szCs w:val="18"/>
                </w:rPr>
                <w:t>H</w:t>
              </w:r>
            </w:ins>
            <w:ins w:id="96" w:author="Markstrum, Alexis@Energy" w:date="2021-10-11T09:39:00Z">
              <w:r w:rsidRPr="00AA14A8">
                <w:rPr>
                  <w:sz w:val="18"/>
                  <w:szCs w:val="18"/>
                </w:rPr>
                <w:t>06/</w:t>
              </w:r>
            </w:ins>
            <w:ins w:id="97" w:author="Markstrum, Alexis@Energy" w:date="2021-10-11T09:41:00Z">
              <w:r w:rsidR="00A15B3B">
                <w:rPr>
                  <w:sz w:val="18"/>
                  <w:szCs w:val="18"/>
                </w:rPr>
                <w:t>H</w:t>
              </w:r>
            </w:ins>
            <w:ins w:id="98" w:author="Markstrum, Alexis@Energy" w:date="2021-10-11T09:39:00Z">
              <w:r w:rsidRPr="00AA14A8">
                <w:rPr>
                  <w:sz w:val="18"/>
                  <w:szCs w:val="18"/>
                </w:rPr>
                <w:t>07),</w:t>
              </w:r>
              <w:r>
                <w:rPr>
                  <w:sz w:val="18"/>
                  <w:szCs w:val="18"/>
                </w:rPr>
                <w:t xml:space="preserve"> if performance, </w:t>
              </w:r>
              <w:r>
                <w:rPr>
                  <w:sz w:val="18"/>
                  <w:szCs w:val="18"/>
                </w:rPr>
                <w:lastRenderedPageBreak/>
                <w:t xml:space="preserve">value must be </w:t>
              </w:r>
              <w:r>
                <w:rPr>
                  <w:rFonts w:cstheme="minorHAnsi"/>
                  <w:sz w:val="18"/>
                  <w:szCs w:val="18"/>
                </w:rPr>
                <w:t>≤</w:t>
              </w:r>
              <w:r>
                <w:rPr>
                  <w:sz w:val="18"/>
                  <w:szCs w:val="18"/>
                </w:rPr>
                <w:t xml:space="preserve"> </w:t>
              </w:r>
            </w:ins>
            <w:proofErr w:type="gramStart"/>
            <w:ins w:id="99" w:author="Markstrum, Alexis@Energy" w:date="2021-10-11T09:43:00Z">
              <w:r w:rsidR="00264CF8">
                <w:rPr>
                  <w:sz w:val="18"/>
                  <w:szCs w:val="18"/>
                </w:rPr>
                <w:t>H</w:t>
              </w:r>
            </w:ins>
            <w:ins w:id="100" w:author="Markstrum, Alexis@Energy" w:date="2021-10-11T09:39:00Z">
              <w:r>
                <w:rPr>
                  <w:sz w:val="18"/>
                  <w:szCs w:val="18"/>
                </w:rPr>
                <w:t>08;</w:t>
              </w:r>
              <w:proofErr w:type="gramEnd"/>
              <w:r>
                <w:rPr>
                  <w:sz w:val="18"/>
                  <w:szCs w:val="18"/>
                </w:rPr>
                <w:t xml:space="preserve"> </w:t>
              </w:r>
            </w:ins>
          </w:p>
          <w:p w14:paraId="0A2F7256" w14:textId="16E00A06" w:rsidR="002027EC" w:rsidRPr="00352318" w:rsidRDefault="002027EC" w:rsidP="002027EC">
            <w:pPr>
              <w:spacing w:after="0" w:line="240" w:lineRule="auto"/>
              <w:rPr>
                <w:ins w:id="101" w:author="Markstrum, Alexis@Energy" w:date="2021-10-11T09:38:00Z"/>
                <w:rFonts w:asciiTheme="minorHAnsi" w:hAnsiTheme="minorHAnsi" w:cstheme="minorHAnsi"/>
                <w:sz w:val="18"/>
                <w:szCs w:val="18"/>
              </w:rPr>
            </w:pPr>
            <w:ins w:id="102" w:author="Markstrum, Alexis@Energy" w:date="2021-10-11T09:39:00Z">
              <w:r>
                <w:rPr>
                  <w:sz w:val="18"/>
                  <w:szCs w:val="18"/>
                </w:rPr>
                <w:t xml:space="preserve">elseif prescriptive, value must be </w:t>
              </w:r>
              <w:r>
                <w:rPr>
                  <w:rFonts w:cstheme="minorHAnsi"/>
                  <w:sz w:val="18"/>
                  <w:szCs w:val="18"/>
                </w:rPr>
                <w:t xml:space="preserve">≤ </w:t>
              </w:r>
              <w:r>
                <w:rPr>
                  <w:sz w:val="18"/>
                  <w:szCs w:val="18"/>
                </w:rPr>
                <w:t>0.7 &gt;&gt;</w:t>
              </w:r>
            </w:ins>
          </w:p>
        </w:tc>
      </w:tr>
      <w:tr w:rsidR="002027EC" w:rsidRPr="00352318" w14:paraId="4738EBA2" w14:textId="28BA20CC" w:rsidTr="002027EC">
        <w:tc>
          <w:tcPr>
            <w:tcW w:w="980" w:type="dxa"/>
          </w:tcPr>
          <w:p w14:paraId="57BE4976" w14:textId="77777777" w:rsidR="002027EC" w:rsidRPr="00352318" w:rsidRDefault="002027EC" w:rsidP="002027EC">
            <w:pPr>
              <w:spacing w:after="0" w:line="240" w:lineRule="auto"/>
              <w:rPr>
                <w:rFonts w:asciiTheme="minorHAnsi" w:hAnsiTheme="minorHAnsi" w:cstheme="minorHAnsi"/>
                <w:sz w:val="18"/>
                <w:szCs w:val="18"/>
              </w:rPr>
            </w:pPr>
          </w:p>
        </w:tc>
        <w:tc>
          <w:tcPr>
            <w:tcW w:w="1085" w:type="dxa"/>
          </w:tcPr>
          <w:p w14:paraId="3A15253C"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584241D1"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0E3D2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3F1547CE"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2E707C56" w14:textId="77777777" w:rsidR="002027EC" w:rsidRPr="00352318" w:rsidRDefault="002027EC" w:rsidP="002027EC">
            <w:pPr>
              <w:spacing w:after="0" w:line="240" w:lineRule="auto"/>
              <w:rPr>
                <w:rFonts w:asciiTheme="minorHAnsi" w:hAnsiTheme="minorHAnsi" w:cstheme="minorHAnsi"/>
                <w:sz w:val="18"/>
                <w:szCs w:val="18"/>
              </w:rPr>
            </w:pPr>
          </w:p>
        </w:tc>
        <w:tc>
          <w:tcPr>
            <w:tcW w:w="1350" w:type="dxa"/>
          </w:tcPr>
          <w:p w14:paraId="2C5EAD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6AEAB819" w14:textId="77777777" w:rsidR="002027EC" w:rsidRPr="00352318" w:rsidRDefault="002027EC" w:rsidP="002027EC">
            <w:pPr>
              <w:spacing w:after="0" w:line="240" w:lineRule="auto"/>
              <w:rPr>
                <w:ins w:id="103" w:author="Markstrum, Alexis@Energy" w:date="2021-10-11T09:38:00Z"/>
                <w:rFonts w:asciiTheme="minorHAnsi" w:hAnsiTheme="minorHAnsi" w:cstheme="minorHAnsi"/>
                <w:sz w:val="18"/>
                <w:szCs w:val="18"/>
              </w:rPr>
            </w:pPr>
          </w:p>
        </w:tc>
        <w:tc>
          <w:tcPr>
            <w:tcW w:w="1260" w:type="dxa"/>
          </w:tcPr>
          <w:p w14:paraId="0788EA9C" w14:textId="77777777" w:rsidR="002027EC" w:rsidRPr="00352318" w:rsidRDefault="002027EC" w:rsidP="002027EC">
            <w:pPr>
              <w:spacing w:after="0" w:line="240" w:lineRule="auto"/>
              <w:rPr>
                <w:ins w:id="104" w:author="Markstrum, Alexis@Energy" w:date="2021-10-11T09:38:00Z"/>
                <w:rFonts w:asciiTheme="minorHAnsi" w:hAnsiTheme="minorHAnsi" w:cstheme="minorHAnsi"/>
                <w:sz w:val="18"/>
                <w:szCs w:val="18"/>
              </w:rPr>
            </w:pPr>
          </w:p>
        </w:tc>
      </w:tr>
      <w:tr w:rsidR="002027EC" w:rsidRPr="00352318" w14:paraId="4253E6CC" w14:textId="0ED1E51E" w:rsidTr="00DB4989">
        <w:tc>
          <w:tcPr>
            <w:tcW w:w="10975" w:type="dxa"/>
            <w:gridSpan w:val="9"/>
          </w:tcPr>
          <w:p w14:paraId="254F75E2" w14:textId="4DBA7920" w:rsidR="002027EC" w:rsidRPr="00352318" w:rsidRDefault="002027EC" w:rsidP="002027EC">
            <w:pPr>
              <w:spacing w:after="0" w:line="240" w:lineRule="auto"/>
              <w:rPr>
                <w:ins w:id="105" w:author="Markstrum, Alexis@Energy" w:date="2021-10-11T09:38:00Z"/>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511C37D8"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0C0276EB" w14:textId="77777777" w:rsidTr="00690C6A">
        <w:trPr>
          <w:cantSplit/>
          <w:trHeight w:val="300"/>
        </w:trPr>
        <w:tc>
          <w:tcPr>
            <w:tcW w:w="1705" w:type="dxa"/>
            <w:shd w:val="clear" w:color="auto" w:fill="auto"/>
            <w:noWrap/>
          </w:tcPr>
          <w:p w14:paraId="15B5D841" w14:textId="77777777" w:rsidR="00877BF9" w:rsidRPr="008D6F63" w:rsidRDefault="00877BF9" w:rsidP="00877BF9">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A29D14" w14:textId="6A6066B7" w:rsidR="00877BF9" w:rsidRPr="009F7E94"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7C35F393" w14:textId="1C71010D" w:rsidR="00877BF9" w:rsidRPr="008D6F63" w:rsidRDefault="00877BF9" w:rsidP="00877BF9">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36422212" w14:textId="0F515E83" w:rsidR="00877BF9" w:rsidRPr="005828AE"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3CCE56EC" w14:textId="4D30BE9A" w:rsidR="00877BF9" w:rsidRPr="008D6F63" w:rsidRDefault="00877BF9" w:rsidP="00357C89">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2E973C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10B5D2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27732B9" w14:textId="77777777" w:rsidTr="00690C6A">
        <w:trPr>
          <w:cantSplit/>
          <w:trHeight w:val="170"/>
        </w:trPr>
        <w:tc>
          <w:tcPr>
            <w:tcW w:w="1705" w:type="dxa"/>
            <w:shd w:val="clear" w:color="auto" w:fill="auto"/>
            <w:noWrap/>
            <w:hideMark/>
          </w:tcPr>
          <w:p w14:paraId="5598DA9B"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64073FDA"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05297C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2393EFE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7D66F94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877BF9" w:rsidRPr="008D6F63" w14:paraId="0DF3082F" w14:textId="77777777" w:rsidTr="00690C6A">
        <w:trPr>
          <w:cantSplit/>
          <w:trHeight w:val="215"/>
        </w:trPr>
        <w:tc>
          <w:tcPr>
            <w:tcW w:w="1705" w:type="dxa"/>
            <w:shd w:val="clear" w:color="auto" w:fill="auto"/>
            <w:noWrap/>
            <w:hideMark/>
          </w:tcPr>
          <w:p w14:paraId="61E1DA1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307994E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435334B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6A1B456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334234D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877BF9" w:rsidRPr="008D6F63" w14:paraId="6BADE230" w14:textId="77777777" w:rsidTr="00690C6A">
        <w:trPr>
          <w:cantSplit/>
          <w:trHeight w:val="152"/>
        </w:trPr>
        <w:tc>
          <w:tcPr>
            <w:tcW w:w="1705" w:type="dxa"/>
            <w:shd w:val="clear" w:color="auto" w:fill="auto"/>
            <w:noWrap/>
            <w:hideMark/>
          </w:tcPr>
          <w:p w14:paraId="3F8DBD4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3BA239B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598CBF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079991CC"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97AEB9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877BF9" w:rsidRPr="008D6F63" w14:paraId="5E679E9A" w14:textId="77777777" w:rsidTr="00690C6A">
        <w:trPr>
          <w:cantSplit/>
          <w:trHeight w:val="152"/>
        </w:trPr>
        <w:tc>
          <w:tcPr>
            <w:tcW w:w="1705" w:type="dxa"/>
            <w:shd w:val="clear" w:color="auto" w:fill="auto"/>
            <w:noWrap/>
          </w:tcPr>
          <w:p w14:paraId="01966F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0A099716"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Pr>
                <w:b/>
                <w:sz w:val="18"/>
                <w:u w:val="single"/>
                <w:lang w:eastAsia="x-none"/>
              </w:rPr>
              <w:t xml:space="preserve"> (Non Central)</w:t>
            </w:r>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2CF5E8C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One story</w:t>
            </w:r>
          </w:p>
        </w:tc>
        <w:tc>
          <w:tcPr>
            <w:tcW w:w="1800" w:type="dxa"/>
            <w:shd w:val="clear" w:color="auto" w:fill="auto"/>
            <w:noWrap/>
          </w:tcPr>
          <w:p w14:paraId="6F241DBD" w14:textId="70F00690"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5795DDA9" w14:textId="4338AE36"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2B657BEE" w14:textId="708016AB"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6F5023A3" w14:textId="7CF2A224"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877BF9" w:rsidRPr="008D6F63" w14:paraId="044F7F69" w14:textId="77777777" w:rsidTr="00690C6A">
        <w:trPr>
          <w:cantSplit/>
          <w:trHeight w:val="152"/>
        </w:trPr>
        <w:tc>
          <w:tcPr>
            <w:tcW w:w="1705" w:type="dxa"/>
            <w:shd w:val="clear" w:color="auto" w:fill="auto"/>
            <w:noWrap/>
          </w:tcPr>
          <w:p w14:paraId="40478FD8" w14:textId="78D7A294" w:rsidR="00877BF9" w:rsidRPr="0006728B" w:rsidRDefault="00877BF9" w:rsidP="00877BF9">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14662BC3" w14:textId="0384F3E4" w:rsidR="00877BF9" w:rsidRPr="0006728B" w:rsidRDefault="00877BF9" w:rsidP="00877BF9">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2EA98699" w14:textId="1E8D2981"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389D5C3F" w14:textId="287DEBC4" w:rsidR="00877BF9" w:rsidRPr="0006728B" w:rsidRDefault="00877BF9" w:rsidP="00877BF9">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07E8AD5D" w14:textId="01CA96FF"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1016" w:type="dxa"/>
        <w:tblLook w:val="04A0" w:firstRow="1" w:lastRow="0" w:firstColumn="1" w:lastColumn="0" w:noHBand="0" w:noVBand="1"/>
      </w:tblPr>
      <w:tblGrid>
        <w:gridCol w:w="1140"/>
        <w:gridCol w:w="768"/>
        <w:gridCol w:w="465"/>
        <w:gridCol w:w="1559"/>
        <w:gridCol w:w="406"/>
        <w:gridCol w:w="773"/>
        <w:gridCol w:w="2107"/>
        <w:gridCol w:w="2064"/>
        <w:gridCol w:w="1734"/>
      </w:tblGrid>
      <w:tr w:rsidR="0014411D" w:rsidRPr="00323F2C" w14:paraId="7114CB0E" w14:textId="77777777" w:rsidTr="0014411D">
        <w:trPr>
          <w:trHeight w:val="350"/>
        </w:trPr>
        <w:tc>
          <w:tcPr>
            <w:tcW w:w="11016" w:type="dxa"/>
            <w:gridSpan w:val="9"/>
          </w:tcPr>
          <w:p w14:paraId="00675BC9" w14:textId="277F8E11"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4EE97F8E"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 with B12 =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EE7C97">
        <w:trPr>
          <w:trHeight w:val="144"/>
        </w:trPr>
        <w:tc>
          <w:tcPr>
            <w:tcW w:w="11016"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A57683">
        <w:trPr>
          <w:trHeight w:val="332"/>
        </w:trPr>
        <w:tc>
          <w:tcPr>
            <w:tcW w:w="1908"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80"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A57683">
        <w:trPr>
          <w:trHeight w:val="144"/>
        </w:trPr>
        <w:tc>
          <w:tcPr>
            <w:tcW w:w="1908"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80"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98"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A57683">
        <w:trPr>
          <w:trHeight w:val="144"/>
        </w:trPr>
        <w:tc>
          <w:tcPr>
            <w:tcW w:w="1908" w:type="dxa"/>
            <w:gridSpan w:val="2"/>
          </w:tcPr>
          <w:p w14:paraId="6D1B373A" w14:textId="5DA2D3A8"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r>
              <w:rPr>
                <w:rFonts w:asciiTheme="minorHAnsi" w:eastAsia="Times New Roman" w:hAnsiTheme="minorHAnsi" w:cstheme="minorHAnsi"/>
                <w:sz w:val="18"/>
                <w:szCs w:val="18"/>
              </w:rPr>
              <w:t>&gt;&gt;</w:t>
            </w:r>
          </w:p>
        </w:tc>
        <w:tc>
          <w:tcPr>
            <w:tcW w:w="2430" w:type="dxa"/>
            <w:gridSpan w:val="3"/>
          </w:tcPr>
          <w:p w14:paraId="5CEDB376" w14:textId="7777777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C2529">
              <w:rPr>
                <w:rFonts w:asciiTheme="minorHAnsi" w:eastAsia="Times New Roman" w:hAnsiTheme="minorHAnsi" w:cstheme="minorHAnsi"/>
                <w:sz w:val="18"/>
                <w:szCs w:val="18"/>
              </w:rPr>
              <w:t>CF1R-PRF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80" w:type="dxa"/>
            <w:gridSpan w:val="2"/>
          </w:tcPr>
          <w:p w14:paraId="594ED29E" w14:textId="77777777"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98" w:type="dxa"/>
            <w:gridSpan w:val="2"/>
          </w:tcPr>
          <w:p w14:paraId="5B1DF4AD" w14:textId="77777777"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A57683">
        <w:trPr>
          <w:trHeight w:val="144"/>
        </w:trPr>
        <w:tc>
          <w:tcPr>
            <w:tcW w:w="1908"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80"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EE7C97">
        <w:trPr>
          <w:trHeight w:val="144"/>
        </w:trPr>
        <w:tc>
          <w:tcPr>
            <w:tcW w:w="11016"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A57683">
        <w:trPr>
          <w:trHeight w:val="144"/>
        </w:trPr>
        <w:tc>
          <w:tcPr>
            <w:tcW w:w="1140"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59"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79"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10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64"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34"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A57683">
        <w:trPr>
          <w:trHeight w:val="144"/>
        </w:trPr>
        <w:tc>
          <w:tcPr>
            <w:tcW w:w="1140"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59"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79"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10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64"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34"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A57683">
        <w:trPr>
          <w:trHeight w:val="188"/>
        </w:trPr>
        <w:tc>
          <w:tcPr>
            <w:tcW w:w="1140" w:type="dxa"/>
          </w:tcPr>
          <w:p w14:paraId="09E6E542" w14:textId="55865595"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&lt;&lt;Reference value from A02</w:t>
            </w:r>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59"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79" w:type="dxa"/>
            <w:gridSpan w:val="2"/>
          </w:tcPr>
          <w:p w14:paraId="35BCEE1E" w14:textId="13FF7D5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107" w:type="dxa"/>
          </w:tcPr>
          <w:p w14:paraId="4937259A" w14:textId="272CA5B2"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64" w:type="dxa"/>
          </w:tcPr>
          <w:p w14:paraId="2F3AE271" w14:textId="532235C8"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34"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w:t>
            </w:r>
            <w:proofErr w:type="gramStart"/>
            <w:r>
              <w:rPr>
                <w:rFonts w:asciiTheme="minorHAnsi" w:hAnsiTheme="minorHAnsi" w:cstheme="minorHAnsi"/>
                <w:sz w:val="18"/>
                <w:szCs w:val="18"/>
              </w:rPr>
              <w:t>user</w:t>
            </w:r>
            <w:proofErr w:type="gramEnd"/>
            <w:r>
              <w:rPr>
                <w:rFonts w:asciiTheme="minorHAnsi" w:hAnsiTheme="minorHAnsi" w:cstheme="minorHAnsi"/>
                <w:sz w:val="18"/>
                <w:szCs w:val="18"/>
              </w:rPr>
              <w:t xml:space="preserve"> select from list: Yes or No&gt;&gt;</w:t>
            </w:r>
          </w:p>
        </w:tc>
      </w:tr>
      <w:tr w:rsidR="00C16194" w:rsidRPr="00323F2C" w14:paraId="6FCEBAFC" w14:textId="77777777" w:rsidTr="00A57683">
        <w:trPr>
          <w:trHeight w:val="188"/>
        </w:trPr>
        <w:tc>
          <w:tcPr>
            <w:tcW w:w="1140"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9"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79"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10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4"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34"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EE7C97">
        <w:trPr>
          <w:trHeight w:val="188"/>
        </w:trPr>
        <w:tc>
          <w:tcPr>
            <w:tcW w:w="1140"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876"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EE7C97">
        <w:trPr>
          <w:trHeight w:val="188"/>
        </w:trPr>
        <w:tc>
          <w:tcPr>
            <w:tcW w:w="1140"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876"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EE7C97">
        <w:trPr>
          <w:trHeight w:val="188"/>
        </w:trPr>
        <w:tc>
          <w:tcPr>
            <w:tcW w:w="1140"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876"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14411D">
        <w:trPr>
          <w:trHeight w:val="260"/>
        </w:trPr>
        <w:tc>
          <w:tcPr>
            <w:tcW w:w="11016"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36F4B">
        <w:trPr>
          <w:trHeight w:hRule="exact" w:val="712"/>
          <w:tblHeader/>
        </w:trPr>
        <w:tc>
          <w:tcPr>
            <w:tcW w:w="11016" w:type="dxa"/>
            <w:gridSpan w:val="2"/>
            <w:tcBorders>
              <w:bottom w:val="single" w:sz="4" w:space="0" w:color="auto"/>
            </w:tcBorders>
          </w:tcPr>
          <w:p w14:paraId="0F7F46AB" w14:textId="0568F99E"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14D088D4"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2BB25CC7"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1F1DFBFE"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77777777"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lastRenderedPageBreak/>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5C5903FB"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E46E2B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5DFAA3AD"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7.5 feet,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F00EE0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7366087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“Dwelling Unit DHW System Distribution Type” =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3E6D04FB"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2C6007FD"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“Dwelling Unit DHW System</w:t>
            </w:r>
            <w:r w:rsidR="00825ED4">
              <w:rPr>
                <w:rFonts w:asciiTheme="minorHAnsi" w:hAnsiTheme="minorHAnsi" w:cstheme="minorHAnsi"/>
                <w:sz w:val="18"/>
                <w:szCs w:val="20"/>
              </w:rPr>
              <w:t xml:space="preserve"> </w:t>
            </w:r>
            <w:r w:rsidRPr="00641F8E">
              <w:rPr>
                <w:rFonts w:asciiTheme="minorHAnsi" w:hAnsiTheme="minorHAnsi" w:cstheme="minorHAnsi"/>
                <w:sz w:val="18"/>
                <w:szCs w:val="20"/>
              </w:rPr>
              <w:t>Distribution Type” =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2CA6C9CE"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P</w:t>
            </w:r>
            <w:r w:rsidRPr="00641F8E">
              <w:rPr>
                <w:rFonts w:asciiTheme="minorHAnsi" w:eastAsiaTheme="minorEastAsia" w:hAnsiTheme="minorHAnsi" w:cstheme="minorHAnsi"/>
                <w:b/>
                <w:sz w:val="20"/>
                <w:szCs w:val="20"/>
              </w:rPr>
              <w:t>. Demand Recirculation Manual Control (R-</w:t>
            </w:r>
            <w:proofErr w:type="spellStart"/>
            <w:r w:rsidRPr="00641F8E">
              <w:rPr>
                <w:rFonts w:asciiTheme="minorHAnsi" w:eastAsiaTheme="minorEastAsia" w:hAnsiTheme="minorHAnsi" w:cstheme="minorHAnsi"/>
                <w:b/>
                <w:sz w:val="20"/>
                <w:szCs w:val="20"/>
              </w:rPr>
              <w:t>DRmc</w:t>
            </w:r>
            <w:proofErr w:type="spellEnd"/>
            <w:r w:rsidRPr="00641F8E">
              <w:rPr>
                <w:rFonts w:asciiTheme="minorHAnsi" w:eastAsiaTheme="minorEastAsia" w:hAnsiTheme="minorHAnsi" w:cstheme="minorHAnsi"/>
                <w:b/>
                <w:sz w:val="20"/>
                <w:szCs w:val="20"/>
              </w:rPr>
              <w:t xml:space="preserve">)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w:t>
            </w:r>
            <w:proofErr w:type="spellStart"/>
            <w:r w:rsidRPr="00641F8E">
              <w:rPr>
                <w:rFonts w:asciiTheme="minorHAnsi" w:hAnsiTheme="minorHAnsi" w:cstheme="minorHAnsi"/>
                <w:b/>
                <w:sz w:val="20"/>
                <w:szCs w:val="20"/>
              </w:rPr>
              <w:t>RDRsc</w:t>
            </w:r>
            <w:proofErr w:type="spellEnd"/>
            <w:r w:rsidRPr="00641F8E">
              <w:rPr>
                <w:rFonts w:asciiTheme="minorHAnsi" w:hAnsiTheme="minorHAnsi" w:cstheme="minorHAnsi"/>
                <w:b/>
                <w:sz w:val="20"/>
                <w:szCs w:val="20"/>
              </w:rPr>
              <w:t>)</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7B1F3C77"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“Dwelling Unit DHW System Distribution Type” =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proofErr w:type="gramStart"/>
            <w:r w:rsidRPr="00641F8E">
              <w:rPr>
                <w:rFonts w:asciiTheme="minorHAnsi" w:hAnsiTheme="minorHAnsi" w:cstheme="minorHAnsi"/>
                <w:sz w:val="18"/>
                <w:szCs w:val="20"/>
              </w:rPr>
              <w:t>”</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w:t>
            </w:r>
            <w:proofErr w:type="gramEnd"/>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w:t>
            </w:r>
            <w:proofErr w:type="gramStart"/>
            <w:r w:rsidRPr="00641F8E">
              <w:rPr>
                <w:rFonts w:asciiTheme="minorHAnsi" w:eastAsiaTheme="minorEastAsia" w:hAnsiTheme="minorHAnsi" w:cstheme="minorHAnsi"/>
                <w:sz w:val="18"/>
                <w:szCs w:val="20"/>
              </w:rPr>
              <w:t>be located in</w:t>
            </w:r>
            <w:proofErr w:type="gramEnd"/>
            <w:r w:rsidRPr="00641F8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Q. HERS-Verified Demand Recirculation Manual Control (</w:t>
            </w:r>
            <w:proofErr w:type="spellStart"/>
            <w:r w:rsidRPr="00641F8E">
              <w:rPr>
                <w:rFonts w:asciiTheme="minorHAnsi" w:hAnsiTheme="minorHAnsi" w:cstheme="minorHAnsi"/>
                <w:b/>
                <w:sz w:val="20"/>
                <w:szCs w:val="18"/>
              </w:rPr>
              <w:t>RDRmc</w:t>
            </w:r>
            <w:proofErr w:type="spellEnd"/>
            <w:r w:rsidRPr="00641F8E">
              <w:rPr>
                <w:rFonts w:asciiTheme="minorHAnsi" w:hAnsiTheme="minorHAnsi" w:cstheme="minorHAnsi"/>
                <w:b/>
                <w:sz w:val="20"/>
                <w:szCs w:val="18"/>
              </w:rPr>
              <w:t xml:space="preserve">-H)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w:t>
            </w:r>
            <w:proofErr w:type="spellStart"/>
            <w:r w:rsidRPr="00A259EF">
              <w:rPr>
                <w:rFonts w:asciiTheme="minorHAnsi" w:hAnsiTheme="minorHAnsi" w:cstheme="minorHAnsi"/>
                <w:b/>
                <w:sz w:val="20"/>
                <w:szCs w:val="18"/>
              </w:rPr>
              <w:t>RDRsc</w:t>
            </w:r>
            <w:proofErr w:type="spellEnd"/>
            <w:r w:rsidRPr="00A259EF">
              <w:rPr>
                <w:rFonts w:asciiTheme="minorHAnsi" w:hAnsiTheme="minorHAnsi" w:cstheme="minorHAnsi"/>
                <w:b/>
                <w:sz w:val="20"/>
                <w:szCs w:val="18"/>
              </w:rPr>
              <w:t xml:space="preserve">-H)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85F8CF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“Dwelling Unit DHW System Distribution Type” =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 xml:space="preserve">The constructed or installed features, materials, </w:t>
            </w:r>
            <w:proofErr w:type="gramStart"/>
            <w:r w:rsidRPr="00236F4B">
              <w:rPr>
                <w:rFonts w:asciiTheme="minorHAnsi" w:hAnsiTheme="minorHAnsi" w:cstheme="minorHAnsi"/>
                <w:sz w:val="18"/>
                <w:szCs w:val="18"/>
              </w:rPr>
              <w:t>components</w:t>
            </w:r>
            <w:proofErr w:type="gramEnd"/>
            <w:r w:rsidRPr="00236F4B">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w:t>
            </w:r>
            <w:proofErr w:type="gramStart"/>
            <w:r w:rsidRPr="00323F2C">
              <w:rPr>
                <w:rFonts w:asciiTheme="minorHAnsi" w:hAnsiTheme="minorHAnsi" w:cstheme="minorHAnsi"/>
                <w:sz w:val="18"/>
                <w:szCs w:val="18"/>
              </w:rPr>
              <w:t>posted, or</w:t>
            </w:r>
            <w:proofErr w:type="gramEnd"/>
            <w:r w:rsidRPr="00323F2C">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Position </w:t>
            </w:r>
            <w:proofErr w:type="gramStart"/>
            <w:r w:rsidRPr="00E87371">
              <w:rPr>
                <w:rFonts w:asciiTheme="minorHAnsi" w:eastAsia="Times New Roman" w:hAnsiTheme="minorHAnsi" w:cstheme="minorHAnsi"/>
                <w:sz w:val="14"/>
                <w:szCs w:val="14"/>
              </w:rPr>
              <w:t>With</w:t>
            </w:r>
            <w:proofErr w:type="gramEnd"/>
            <w:r w:rsidRPr="00E87371">
              <w:rPr>
                <w:rFonts w:asciiTheme="minorHAnsi" w:eastAsia="Times New Roman" w:hAnsiTheme="minorHAnsi" w:cstheme="minorHAnsi"/>
                <w:sz w:val="14"/>
                <w:szCs w:val="14"/>
              </w:rPr>
              <w:t xml:space="preserve">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30FCED" w14:textId="77777777" w:rsidR="00E02741" w:rsidRDefault="00E02741" w:rsidP="004E3B6C">
      <w:pPr>
        <w:spacing w:after="0" w:line="240" w:lineRule="auto"/>
      </w:pPr>
      <w:r>
        <w:separator/>
      </w:r>
    </w:p>
  </w:endnote>
  <w:endnote w:type="continuationSeparator" w:id="0">
    <w:p w14:paraId="2E71A09D" w14:textId="77777777" w:rsidR="00E02741" w:rsidRDefault="00E02741" w:rsidP="004E3B6C">
      <w:pPr>
        <w:spacing w:after="0" w:line="240" w:lineRule="auto"/>
      </w:pPr>
      <w:r>
        <w:continuationSeparator/>
      </w:r>
    </w:p>
  </w:endnote>
  <w:endnote w:type="continuationNotice" w:id="1">
    <w:p w14:paraId="157ADFE4" w14:textId="77777777" w:rsidR="00E02741" w:rsidRDefault="00E027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BE" w14:textId="51BBAED5" w:rsidR="00261B04" w:rsidRPr="00C91513" w:rsidRDefault="00261B0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3355D297" w:rsidR="00261B04" w:rsidRPr="00C91513" w:rsidRDefault="00261B0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201</w:t>
    </w:r>
    <w:r>
      <w:rPr>
        <w:i w:val="0"/>
        <w:sz w:val="20"/>
        <w:szCs w:val="20"/>
      </w:rPr>
      <w:t xml:space="preserve">9 </w:t>
    </w:r>
    <w:r w:rsidRPr="00C91513">
      <w:rPr>
        <w:i w:val="0"/>
        <w:sz w:val="20"/>
        <w:szCs w:val="20"/>
      </w:rPr>
      <w:t>Residential Compliance</w:t>
    </w:r>
    <w:r>
      <w:rPr>
        <w:i w:val="0"/>
        <w:sz w:val="20"/>
        <w:szCs w:val="20"/>
      </w:rPr>
      <w:tab/>
    </w:r>
    <w:del w:id="30" w:author="Markstrum, Alexis@Energy" w:date="2021-10-11T13:18:00Z">
      <w:r w:rsidR="00B3542A" w:rsidDel="00975A94">
        <w:rPr>
          <w:i w:val="0"/>
          <w:sz w:val="20"/>
          <w:szCs w:val="20"/>
        </w:rPr>
        <w:delText xml:space="preserve">March </w:delText>
      </w:r>
    </w:del>
    <w:ins w:id="31" w:author="Markstrum, Alexis@Energy" w:date="2021-10-11T13:18:00Z">
      <w:r w:rsidR="00975A94">
        <w:rPr>
          <w:i w:val="0"/>
          <w:sz w:val="20"/>
          <w:szCs w:val="20"/>
        </w:rPr>
        <w:t xml:space="preserve">October </w:t>
      </w:r>
    </w:ins>
    <w:r w:rsidR="00B3542A">
      <w:rPr>
        <w:i w:val="0"/>
        <w:sz w:val="20"/>
        <w:szCs w:val="20"/>
      </w:rPr>
      <w:t>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47A98D" w14:textId="6649A30D" w:rsidR="00261B04" w:rsidRPr="00C91513" w:rsidRDefault="00261B0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201</w:t>
    </w:r>
    <w:r>
      <w:rPr>
        <w:i w:val="0"/>
        <w:sz w:val="20"/>
        <w:szCs w:val="20"/>
      </w:rPr>
      <w:t xml:space="preserve">9 </w:t>
    </w:r>
    <w:r w:rsidRPr="00C91513">
      <w:rPr>
        <w:i w:val="0"/>
        <w:sz w:val="20"/>
        <w:szCs w:val="20"/>
      </w:rPr>
      <w:t>Residential Compliance</w:t>
    </w:r>
    <w:r>
      <w:rPr>
        <w:i w:val="0"/>
        <w:sz w:val="20"/>
        <w:szCs w:val="20"/>
      </w:rPr>
      <w:tab/>
    </w:r>
    <w:del w:id="32" w:author="Markstrum, Alexis@Energy" w:date="2021-10-11T13:19:00Z">
      <w:r w:rsidR="00B3542A" w:rsidDel="003E761D">
        <w:rPr>
          <w:i w:val="0"/>
          <w:sz w:val="20"/>
          <w:szCs w:val="20"/>
        </w:rPr>
        <w:delText xml:space="preserve">March </w:delText>
      </w:r>
    </w:del>
    <w:ins w:id="33" w:author="Markstrum, Alexis@Energy" w:date="2021-10-11T13:19:00Z">
      <w:r w:rsidR="003E761D">
        <w:rPr>
          <w:i w:val="0"/>
          <w:sz w:val="20"/>
          <w:szCs w:val="20"/>
        </w:rPr>
        <w:t xml:space="preserve">October </w:t>
      </w:r>
    </w:ins>
    <w:r w:rsidR="00B3542A">
      <w:rPr>
        <w:i w:val="0"/>
        <w:sz w:val="20"/>
        <w:szCs w:val="20"/>
      </w:rPr>
      <w:t>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A9AFF" w14:textId="77777777" w:rsidR="00261B04" w:rsidRPr="00C91513" w:rsidRDefault="00261B04"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66BCCDAA" w:rsidR="00261B04" w:rsidRPr="00C80016" w:rsidRDefault="00261B0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201</w:t>
    </w:r>
    <w:r>
      <w:rPr>
        <w:i w:val="0"/>
        <w:sz w:val="20"/>
        <w:szCs w:val="20"/>
      </w:rPr>
      <w:t xml:space="preserve">9 </w:t>
    </w:r>
    <w:r w:rsidRPr="00C91513">
      <w:rPr>
        <w:i w:val="0"/>
        <w:sz w:val="20"/>
        <w:szCs w:val="20"/>
      </w:rPr>
      <w:t>Residential Compliance</w:t>
    </w:r>
    <w:r>
      <w:rPr>
        <w:i w:val="0"/>
        <w:sz w:val="20"/>
        <w:szCs w:val="20"/>
      </w:rPr>
      <w:tab/>
    </w:r>
    <w:del w:id="106" w:author="Markstrum, Alexis@Energy" w:date="2021-10-11T13:20:00Z">
      <w:r w:rsidR="00B3542A" w:rsidDel="003E761D">
        <w:rPr>
          <w:i w:val="0"/>
          <w:sz w:val="20"/>
          <w:szCs w:val="20"/>
        </w:rPr>
        <w:delText xml:space="preserve">March </w:delText>
      </w:r>
    </w:del>
    <w:ins w:id="107" w:author="Markstrum, Alexis@Energy" w:date="2021-10-11T13:20:00Z">
      <w:r w:rsidR="003E761D">
        <w:rPr>
          <w:i w:val="0"/>
          <w:sz w:val="20"/>
          <w:szCs w:val="20"/>
        </w:rPr>
        <w:t xml:space="preserve">October </w:t>
      </w:r>
    </w:ins>
    <w:r w:rsidR="00B3542A">
      <w:rPr>
        <w:i w:val="0"/>
        <w:sz w:val="20"/>
        <w:szCs w:val="20"/>
      </w:rP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757A9C" w14:textId="77777777" w:rsidR="00E02741" w:rsidRDefault="00E02741" w:rsidP="004E3B6C">
      <w:pPr>
        <w:spacing w:after="0" w:line="240" w:lineRule="auto"/>
      </w:pPr>
      <w:r>
        <w:separator/>
      </w:r>
    </w:p>
  </w:footnote>
  <w:footnote w:type="continuationSeparator" w:id="0">
    <w:p w14:paraId="6B43B3AC" w14:textId="77777777" w:rsidR="00E02741" w:rsidRDefault="00E02741" w:rsidP="004E3B6C">
      <w:pPr>
        <w:spacing w:after="0" w:line="240" w:lineRule="auto"/>
      </w:pPr>
      <w:r>
        <w:continuationSeparator/>
      </w:r>
    </w:p>
  </w:footnote>
  <w:footnote w:type="continuationNotice" w:id="1">
    <w:p w14:paraId="78DE96E4" w14:textId="77777777" w:rsidR="00E02741" w:rsidRDefault="00E027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AA" w14:textId="77777777" w:rsidR="00261B04" w:rsidRDefault="008F1D1A">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AB" w14:textId="7D99CFE4" w:rsidR="00261B04" w:rsidRPr="00913A72" w:rsidRDefault="00261B04"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4" behindDoc="0" locked="0" layoutInCell="1" allowOverlap="1" wp14:anchorId="0F7F47D7" wp14:editId="602B858E">
          <wp:simplePos x="0" y="0"/>
          <wp:positionH relativeFrom="margin">
            <wp:posOffset>6557010</wp:posOffset>
          </wp:positionH>
          <wp:positionV relativeFrom="margin">
            <wp:posOffset>-1280795</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F1D1A">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5;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0F7F47AC" w14:textId="36412E4B" w:rsidR="00261B04" w:rsidRPr="00913A72" w:rsidRDefault="00261B04"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0F7F47AD" w14:textId="795DE06B" w:rsidR="00261B04" w:rsidRPr="00913A72" w:rsidRDefault="00261B04"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CEC-CF2R-</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28" w:author="Markstrum, Alexis@Energy" w:date="2021-10-11T13:18:00Z">
      <w:r w:rsidDel="00975A94">
        <w:rPr>
          <w:rFonts w:ascii="Arial" w:eastAsia="Times New Roman" w:hAnsi="Arial" w:cs="Arial"/>
          <w:sz w:val="14"/>
          <w:szCs w:val="14"/>
        </w:rPr>
        <w:delText>0</w:delText>
      </w:r>
      <w:r w:rsidR="00B3542A" w:rsidDel="00975A94">
        <w:rPr>
          <w:rFonts w:ascii="Arial" w:eastAsia="Times New Roman" w:hAnsi="Arial" w:cs="Arial"/>
          <w:sz w:val="14"/>
          <w:szCs w:val="14"/>
        </w:rPr>
        <w:delText>3</w:delText>
      </w:r>
    </w:del>
    <w:ins w:id="29" w:author="Markstrum, Alexis@Energy" w:date="2021-10-11T13:18:00Z">
      <w:r w:rsidR="00975A94">
        <w:rPr>
          <w:rFonts w:ascii="Arial" w:eastAsia="Times New Roman" w:hAnsi="Arial" w:cs="Arial"/>
          <w:sz w:val="14"/>
          <w:szCs w:val="14"/>
        </w:rPr>
        <w:t>10</w:t>
      </w:r>
    </w:ins>
    <w:r>
      <w:rPr>
        <w:rFonts w:ascii="Arial" w:eastAsia="Times New Roman" w:hAnsi="Arial" w:cs="Arial"/>
        <w:sz w:val="14"/>
        <w:szCs w:val="14"/>
      </w:rPr>
      <w:t>/2</w:t>
    </w:r>
    <w:r w:rsidR="00B3542A">
      <w:rPr>
        <w:rFonts w:ascii="Arial" w:eastAsia="Times New Roman" w:hAnsi="Arial" w:cs="Arial"/>
        <w:sz w:val="14"/>
        <w:szCs w:val="14"/>
      </w:rPr>
      <w:t>1</w:t>
    </w:r>
    <w:r w:rsidRPr="00913A72">
      <w:rPr>
        <w:rFonts w:ascii="Arial" w:eastAsia="Times New Roman" w:hAnsi="Arial" w:cs="Arial"/>
        <w:sz w:val="14"/>
        <w:szCs w:val="14"/>
      </w:rPr>
      <w:t xml:space="preserve">)                     </w:t>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t xml:space="preserve">                                                  </w:t>
    </w:r>
    <w:r w:rsidRPr="00913A72">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22"/>
      <w:gridCol w:w="2290"/>
      <w:gridCol w:w="1083"/>
      <w:gridCol w:w="1495"/>
    </w:tblGrid>
    <w:tr w:rsidR="00261B04" w:rsidRPr="00F85124" w14:paraId="0F7F47B0" w14:textId="77777777" w:rsidTr="00A259EF">
      <w:trPr>
        <w:cantSplit/>
        <w:trHeight w:val="288"/>
      </w:trPr>
      <w:tc>
        <w:tcPr>
          <w:tcW w:w="4307" w:type="pct"/>
          <w:gridSpan w:val="3"/>
          <w:tcBorders>
            <w:bottom w:val="single" w:sz="4" w:space="0" w:color="auto"/>
            <w:right w:val="nil"/>
          </w:tcBorders>
          <w:vAlign w:val="center"/>
        </w:tcPr>
        <w:p w14:paraId="0F7F47AE" w14:textId="77777777" w:rsidR="00261B04" w:rsidRPr="00F85124" w:rsidRDefault="00261B04" w:rsidP="00C33BFE">
          <w:pPr>
            <w:pStyle w:val="Style14"/>
            <w:rPr>
              <w:b/>
            </w:rPr>
          </w:pPr>
          <w:r>
            <w:t>CERTIFICATE OF INSTALLATION</w:t>
          </w:r>
        </w:p>
      </w:tc>
      <w:tc>
        <w:tcPr>
          <w:tcW w:w="693" w:type="pct"/>
          <w:tcBorders>
            <w:left w:val="nil"/>
            <w:bottom w:val="single" w:sz="4" w:space="0" w:color="auto"/>
          </w:tcBorders>
          <w:tcMar>
            <w:left w:w="115" w:type="dxa"/>
            <w:right w:w="115" w:type="dxa"/>
          </w:tcMar>
          <w:vAlign w:val="center"/>
        </w:tcPr>
        <w:p w14:paraId="0F7F47AF" w14:textId="764B2D84" w:rsidR="00261B04" w:rsidRDefault="00261B04">
          <w:pPr>
            <w:pStyle w:val="Style15"/>
            <w:rPr>
              <w:b/>
            </w:rPr>
          </w:pPr>
          <w:r>
            <w:t>CF2R-PLB-22-H</w:t>
          </w:r>
        </w:p>
      </w:tc>
    </w:tr>
    <w:tr w:rsidR="00261B04" w:rsidRPr="00F85124" w14:paraId="0F7F47B3" w14:textId="77777777" w:rsidTr="00A259EF">
      <w:trPr>
        <w:cantSplit/>
        <w:trHeight w:val="288"/>
      </w:trPr>
      <w:tc>
        <w:tcPr>
          <w:tcW w:w="4307" w:type="pct"/>
          <w:gridSpan w:val="3"/>
          <w:tcBorders>
            <w:right w:val="nil"/>
          </w:tcBorders>
        </w:tcPr>
        <w:p w14:paraId="0F7F47B1" w14:textId="77777777" w:rsidR="00261B04" w:rsidRPr="00F85124" w:rsidRDefault="00261B04" w:rsidP="00C33BFE">
          <w:pPr>
            <w:pStyle w:val="Style10"/>
            <w:rPr>
              <w:sz w:val="12"/>
              <w:szCs w:val="12"/>
            </w:rPr>
          </w:pPr>
          <w:r>
            <w:t xml:space="preserve">HERS Verified </w:t>
          </w:r>
          <w:r w:rsidRPr="006D2E42">
            <w:t>Single Dwelling Unit Hot Water System Distribution</w:t>
          </w:r>
        </w:p>
      </w:tc>
      <w:tc>
        <w:tcPr>
          <w:tcW w:w="693" w:type="pct"/>
          <w:tcBorders>
            <w:left w:val="nil"/>
          </w:tcBorders>
        </w:tcPr>
        <w:p w14:paraId="0F7F47B2" w14:textId="26B54C68" w:rsidR="00261B04" w:rsidRPr="00F85124" w:rsidRDefault="00261B04"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F1D1A">
            <w:rPr>
              <w:noProof/>
            </w:rPr>
            <w:t>6</w:t>
          </w:r>
          <w:r>
            <w:rPr>
              <w:noProof/>
            </w:rPr>
            <w:fldChar w:fldCharType="end"/>
          </w:r>
          <w:r w:rsidRPr="00F85124">
            <w:t>)</w:t>
          </w:r>
        </w:p>
      </w:tc>
    </w:tr>
    <w:tr w:rsidR="00261B04" w:rsidRPr="00F85124" w14:paraId="0F7F47B7" w14:textId="77777777" w:rsidTr="00A259EF">
      <w:trPr>
        <w:cantSplit/>
        <w:trHeight w:val="288"/>
      </w:trPr>
      <w:tc>
        <w:tcPr>
          <w:tcW w:w="2744" w:type="pct"/>
        </w:tcPr>
        <w:p w14:paraId="0F7F47B4" w14:textId="77777777" w:rsidR="00261B04" w:rsidRPr="00F85124" w:rsidRDefault="00261B04" w:rsidP="00C33BFE">
          <w:pPr>
            <w:pStyle w:val="Style12"/>
          </w:pPr>
          <w:r w:rsidRPr="00F85124">
            <w:t>Project Name:</w:t>
          </w:r>
        </w:p>
      </w:tc>
      <w:tc>
        <w:tcPr>
          <w:tcW w:w="1061" w:type="pct"/>
        </w:tcPr>
        <w:p w14:paraId="0F7F47B5" w14:textId="77777777" w:rsidR="00261B04" w:rsidRPr="00F85124" w:rsidRDefault="00261B04" w:rsidP="00C33BFE">
          <w:pPr>
            <w:pStyle w:val="Style12"/>
          </w:pPr>
          <w:r w:rsidRPr="00F85124">
            <w:t>Enforcement Agency:</w:t>
          </w:r>
        </w:p>
      </w:tc>
      <w:tc>
        <w:tcPr>
          <w:tcW w:w="1194" w:type="pct"/>
          <w:gridSpan w:val="2"/>
        </w:tcPr>
        <w:p w14:paraId="0F7F47B6" w14:textId="77777777" w:rsidR="00261B04" w:rsidRPr="00F85124" w:rsidRDefault="00261B04" w:rsidP="00C33BFE">
          <w:pPr>
            <w:pStyle w:val="Style12"/>
          </w:pPr>
          <w:r w:rsidRPr="00F85124">
            <w:t>Permit Number:</w:t>
          </w:r>
        </w:p>
      </w:tc>
    </w:tr>
    <w:tr w:rsidR="00261B04" w:rsidRPr="00F85124" w14:paraId="0F7F47BB" w14:textId="77777777" w:rsidTr="00A259EF">
      <w:trPr>
        <w:cantSplit/>
        <w:trHeight w:val="288"/>
      </w:trPr>
      <w:tc>
        <w:tcPr>
          <w:tcW w:w="2744" w:type="pct"/>
        </w:tcPr>
        <w:p w14:paraId="0F7F47B8" w14:textId="77777777" w:rsidR="00261B04" w:rsidRPr="00F85124" w:rsidRDefault="00261B04" w:rsidP="00C33BFE">
          <w:pPr>
            <w:pStyle w:val="Style12"/>
            <w:rPr>
              <w:vertAlign w:val="superscript"/>
            </w:rPr>
          </w:pPr>
          <w:r w:rsidRPr="00F85124">
            <w:t>Dwelling Address:</w:t>
          </w:r>
        </w:p>
      </w:tc>
      <w:tc>
        <w:tcPr>
          <w:tcW w:w="1061" w:type="pct"/>
        </w:tcPr>
        <w:p w14:paraId="0F7F47B9" w14:textId="77777777" w:rsidR="00261B04" w:rsidRPr="00F85124" w:rsidRDefault="00261B04" w:rsidP="00C33BFE">
          <w:pPr>
            <w:pStyle w:val="Style12"/>
            <w:rPr>
              <w:vertAlign w:val="superscript"/>
            </w:rPr>
          </w:pPr>
          <w:r w:rsidRPr="00F85124">
            <w:t>City</w:t>
          </w:r>
        </w:p>
      </w:tc>
      <w:tc>
        <w:tcPr>
          <w:tcW w:w="1194" w:type="pct"/>
          <w:gridSpan w:val="2"/>
        </w:tcPr>
        <w:p w14:paraId="0F7F47BA" w14:textId="77777777" w:rsidR="00261B04" w:rsidRPr="00F85124" w:rsidRDefault="00261B04" w:rsidP="00C33BFE">
          <w:pPr>
            <w:pStyle w:val="Style12"/>
            <w:rPr>
              <w:vertAlign w:val="superscript"/>
            </w:rPr>
          </w:pPr>
          <w:r w:rsidRPr="00F85124">
            <w:t>Zip Code</w:t>
          </w:r>
        </w:p>
      </w:tc>
    </w:tr>
  </w:tbl>
  <w:p w14:paraId="0F7F47BC" w14:textId="77777777" w:rsidR="00261B04" w:rsidRPr="006D2E42" w:rsidRDefault="00261B04"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C0" w14:textId="77777777" w:rsidR="00261B04" w:rsidRDefault="008F1D1A">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261B04"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261B04" w:rsidRPr="00F85124" w:rsidRDefault="00261B04"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77777777" w:rsidR="00261B04" w:rsidRPr="00F85124" w:rsidRDefault="00261B04"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261B04" w:rsidRPr="00F85124" w14:paraId="576A2BF5" w14:textId="77777777" w:rsidTr="0036442C">
      <w:trPr>
        <w:cantSplit/>
        <w:trHeight w:val="288"/>
      </w:trPr>
      <w:tc>
        <w:tcPr>
          <w:tcW w:w="2669" w:type="pct"/>
          <w:tcBorders>
            <w:right w:val="nil"/>
          </w:tcBorders>
        </w:tcPr>
        <w:p w14:paraId="4264EA7C" w14:textId="60D063CA" w:rsidR="00261B04" w:rsidRPr="00586C72" w:rsidRDefault="00261B04"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Pr="00586C72">
            <w:rPr>
              <w:rFonts w:asciiTheme="minorHAnsi" w:hAnsiTheme="minorHAnsi"/>
              <w:bCs/>
              <w:sz w:val="20"/>
              <w:szCs w:val="20"/>
            </w:rPr>
            <w:t>Single Dwelling Unit Hot Water System Distribution</w:t>
          </w:r>
        </w:p>
      </w:tc>
      <w:tc>
        <w:tcPr>
          <w:tcW w:w="2331" w:type="pct"/>
          <w:gridSpan w:val="2"/>
          <w:tcBorders>
            <w:left w:val="nil"/>
          </w:tcBorders>
        </w:tcPr>
        <w:p w14:paraId="34846D84" w14:textId="37C5E8C9" w:rsidR="00261B04" w:rsidRPr="00586C72" w:rsidRDefault="00261B04"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8F1D1A">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261B04" w:rsidRPr="006D2E42" w:rsidRDefault="00261B04"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CC" w14:textId="77777777" w:rsidR="00261B04" w:rsidRDefault="008F1D1A">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261B04"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261B04" w:rsidRPr="00F85124" w:rsidRDefault="00261B04"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261B04" w:rsidRDefault="00261B04">
          <w:pPr>
            <w:pStyle w:val="Style15"/>
            <w:rPr>
              <w:b/>
            </w:rPr>
          </w:pPr>
          <w:r>
            <w:t>CF2R-PLB-22-H</w:t>
          </w:r>
        </w:p>
      </w:tc>
    </w:tr>
    <w:tr w:rsidR="00261B04" w:rsidRPr="00F85124" w14:paraId="0F7F47D2" w14:textId="77777777" w:rsidTr="002B092D">
      <w:trPr>
        <w:cantSplit/>
        <w:trHeight w:val="288"/>
      </w:trPr>
      <w:tc>
        <w:tcPr>
          <w:tcW w:w="2661" w:type="pct"/>
          <w:tcBorders>
            <w:right w:val="nil"/>
          </w:tcBorders>
        </w:tcPr>
        <w:p w14:paraId="0F7F47D0" w14:textId="77777777" w:rsidR="00261B04" w:rsidRPr="00F85124" w:rsidRDefault="00261B04" w:rsidP="00C33BFE">
          <w:pPr>
            <w:pStyle w:val="Style10"/>
            <w:rPr>
              <w:sz w:val="12"/>
              <w:szCs w:val="12"/>
            </w:rPr>
          </w:pPr>
          <w:r>
            <w:t xml:space="preserve">HERS Verified </w:t>
          </w:r>
          <w:r w:rsidRPr="006D2E42">
            <w:t>Single Dwelling Unit Hot Water System Distribution</w:t>
          </w:r>
        </w:p>
      </w:tc>
      <w:tc>
        <w:tcPr>
          <w:tcW w:w="2339" w:type="pct"/>
          <w:gridSpan w:val="2"/>
          <w:tcBorders>
            <w:left w:val="nil"/>
          </w:tcBorders>
        </w:tcPr>
        <w:p w14:paraId="0F7F47D1" w14:textId="65A92D37" w:rsidR="00261B04" w:rsidRPr="00F85124" w:rsidRDefault="00261B04" w:rsidP="00C33BFE">
          <w:pPr>
            <w:pStyle w:val="Style11"/>
            <w:rPr>
              <w:sz w:val="12"/>
              <w:szCs w:val="12"/>
            </w:rPr>
          </w:pPr>
          <w:r w:rsidRPr="00F85124">
            <w:t xml:space="preserve">(Page </w:t>
          </w:r>
          <w:r>
            <w:fldChar w:fldCharType="begin"/>
          </w:r>
          <w:r>
            <w:instrText xml:space="preserve"> PAGE   \* MERGEFORMAT </w:instrText>
          </w:r>
          <w:r>
            <w:fldChar w:fldCharType="separate"/>
          </w:r>
          <w:r w:rsidR="002D4853">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F1D1A">
            <w:rPr>
              <w:noProof/>
            </w:rPr>
            <w:t>11</w:t>
          </w:r>
          <w:r>
            <w:rPr>
              <w:noProof/>
            </w:rPr>
            <w:fldChar w:fldCharType="end"/>
          </w:r>
          <w:r w:rsidRPr="00F85124">
            <w:t>)</w:t>
          </w:r>
        </w:p>
      </w:tc>
    </w:tr>
  </w:tbl>
  <w:p w14:paraId="0F7F47D3" w14:textId="6FFB196D" w:rsidR="00261B04" w:rsidRPr="006D2E42" w:rsidRDefault="008F1D1A"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9"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D5" w14:textId="77777777" w:rsidR="00261B04" w:rsidRDefault="008F1D1A">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7"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9"/>
  </w:num>
  <w:num w:numId="4">
    <w:abstractNumId w:val="5"/>
  </w:num>
  <w:num w:numId="5">
    <w:abstractNumId w:val="11"/>
  </w:num>
  <w:num w:numId="6">
    <w:abstractNumId w:val="13"/>
  </w:num>
  <w:num w:numId="7">
    <w:abstractNumId w:val="7"/>
  </w:num>
  <w:num w:numId="8">
    <w:abstractNumId w:val="2"/>
    <w:lvlOverride w:ilvl="0">
      <w:startOverride w:val="1"/>
    </w:lvlOverride>
    <w:lvlOverride w:ilvl="1"/>
    <w:lvlOverride w:ilvl="2"/>
    <w:lvlOverride w:ilvl="3"/>
    <w:lvlOverride w:ilvl="4"/>
    <w:lvlOverride w:ilvl="5"/>
    <w:lvlOverride w:ilvl="6"/>
    <w:lvlOverride w:ilvl="7"/>
    <w:lvlOverride w:ilvl="8"/>
  </w:num>
  <w:num w:numId="9">
    <w:abstractNumId w:val="12"/>
  </w:num>
  <w:num w:numId="10">
    <w:abstractNumId w:val="8"/>
  </w:num>
  <w:num w:numId="11">
    <w:abstractNumId w:val="0"/>
  </w:num>
  <w:num w:numId="12">
    <w:abstractNumId w:val="3"/>
  </w:num>
  <w:num w:numId="13">
    <w:abstractNumId w:val="10"/>
  </w:num>
  <w:num w:numId="14">
    <w:abstractNumId w:val="4"/>
  </w:num>
  <w:num w:numId="15">
    <w:abstractNumId w:val="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3667"/>
    <w:rsid w:val="00025661"/>
    <w:rsid w:val="00026F0A"/>
    <w:rsid w:val="000348E3"/>
    <w:rsid w:val="00034C3F"/>
    <w:rsid w:val="00034EAB"/>
    <w:rsid w:val="00035EF9"/>
    <w:rsid w:val="00043CAA"/>
    <w:rsid w:val="00046302"/>
    <w:rsid w:val="00047C58"/>
    <w:rsid w:val="000601F4"/>
    <w:rsid w:val="0006478B"/>
    <w:rsid w:val="00064983"/>
    <w:rsid w:val="00064F9C"/>
    <w:rsid w:val="00065203"/>
    <w:rsid w:val="00073FBD"/>
    <w:rsid w:val="000849F0"/>
    <w:rsid w:val="00092950"/>
    <w:rsid w:val="00095F6F"/>
    <w:rsid w:val="0009742B"/>
    <w:rsid w:val="000A05A2"/>
    <w:rsid w:val="000A2CFB"/>
    <w:rsid w:val="000B52D6"/>
    <w:rsid w:val="000B7422"/>
    <w:rsid w:val="000C0ADF"/>
    <w:rsid w:val="000C223A"/>
    <w:rsid w:val="000C2529"/>
    <w:rsid w:val="000D3D9E"/>
    <w:rsid w:val="000D4598"/>
    <w:rsid w:val="000D610A"/>
    <w:rsid w:val="000E1685"/>
    <w:rsid w:val="000E45E2"/>
    <w:rsid w:val="000F1D06"/>
    <w:rsid w:val="000F7055"/>
    <w:rsid w:val="000F75BC"/>
    <w:rsid w:val="001042E0"/>
    <w:rsid w:val="00122A6B"/>
    <w:rsid w:val="00122DFF"/>
    <w:rsid w:val="001233C7"/>
    <w:rsid w:val="0013071A"/>
    <w:rsid w:val="00131093"/>
    <w:rsid w:val="00136975"/>
    <w:rsid w:val="001379AE"/>
    <w:rsid w:val="001418FF"/>
    <w:rsid w:val="0014411D"/>
    <w:rsid w:val="0014483B"/>
    <w:rsid w:val="001455A6"/>
    <w:rsid w:val="00147EA4"/>
    <w:rsid w:val="0015184E"/>
    <w:rsid w:val="00157DF4"/>
    <w:rsid w:val="00166F9C"/>
    <w:rsid w:val="00173A82"/>
    <w:rsid w:val="00175066"/>
    <w:rsid w:val="00177CE0"/>
    <w:rsid w:val="00180B11"/>
    <w:rsid w:val="001822B4"/>
    <w:rsid w:val="00187D79"/>
    <w:rsid w:val="0019006C"/>
    <w:rsid w:val="00190379"/>
    <w:rsid w:val="001914EC"/>
    <w:rsid w:val="00192296"/>
    <w:rsid w:val="001938BC"/>
    <w:rsid w:val="00193F95"/>
    <w:rsid w:val="001950F9"/>
    <w:rsid w:val="001964BA"/>
    <w:rsid w:val="001A5DB6"/>
    <w:rsid w:val="001B3105"/>
    <w:rsid w:val="001B5E9B"/>
    <w:rsid w:val="001B6293"/>
    <w:rsid w:val="001B692C"/>
    <w:rsid w:val="001C1D69"/>
    <w:rsid w:val="001C6CB5"/>
    <w:rsid w:val="001C6EE0"/>
    <w:rsid w:val="001C791D"/>
    <w:rsid w:val="001D396A"/>
    <w:rsid w:val="001E3511"/>
    <w:rsid w:val="001E58D1"/>
    <w:rsid w:val="001F0055"/>
    <w:rsid w:val="001F0A85"/>
    <w:rsid w:val="001F353A"/>
    <w:rsid w:val="001F3BFF"/>
    <w:rsid w:val="001F3C43"/>
    <w:rsid w:val="002027EC"/>
    <w:rsid w:val="0021138F"/>
    <w:rsid w:val="002145A5"/>
    <w:rsid w:val="002176C2"/>
    <w:rsid w:val="0022056E"/>
    <w:rsid w:val="0022213C"/>
    <w:rsid w:val="00222953"/>
    <w:rsid w:val="00224FFB"/>
    <w:rsid w:val="00232426"/>
    <w:rsid w:val="0023694B"/>
    <w:rsid w:val="00236F4B"/>
    <w:rsid w:val="0024269A"/>
    <w:rsid w:val="002431D7"/>
    <w:rsid w:val="00245336"/>
    <w:rsid w:val="002456C7"/>
    <w:rsid w:val="002473C4"/>
    <w:rsid w:val="0025415A"/>
    <w:rsid w:val="002544C3"/>
    <w:rsid w:val="0025496C"/>
    <w:rsid w:val="00256B55"/>
    <w:rsid w:val="0025788B"/>
    <w:rsid w:val="002578E7"/>
    <w:rsid w:val="002600BD"/>
    <w:rsid w:val="00260EB7"/>
    <w:rsid w:val="00261B04"/>
    <w:rsid w:val="00264A7E"/>
    <w:rsid w:val="00264CF8"/>
    <w:rsid w:val="00267060"/>
    <w:rsid w:val="00267109"/>
    <w:rsid w:val="00276DD9"/>
    <w:rsid w:val="00293EE6"/>
    <w:rsid w:val="002A058D"/>
    <w:rsid w:val="002A1FF1"/>
    <w:rsid w:val="002A45FE"/>
    <w:rsid w:val="002A4FD5"/>
    <w:rsid w:val="002A63C0"/>
    <w:rsid w:val="002B092D"/>
    <w:rsid w:val="002B4375"/>
    <w:rsid w:val="002B5F75"/>
    <w:rsid w:val="002D344E"/>
    <w:rsid w:val="002D4853"/>
    <w:rsid w:val="002E14A5"/>
    <w:rsid w:val="002E1D83"/>
    <w:rsid w:val="002E200E"/>
    <w:rsid w:val="002F18C2"/>
    <w:rsid w:val="002F1EAA"/>
    <w:rsid w:val="002F44E2"/>
    <w:rsid w:val="003004FB"/>
    <w:rsid w:val="003027B1"/>
    <w:rsid w:val="00304DD4"/>
    <w:rsid w:val="0031022E"/>
    <w:rsid w:val="003166CA"/>
    <w:rsid w:val="003222A9"/>
    <w:rsid w:val="00323F2C"/>
    <w:rsid w:val="00327949"/>
    <w:rsid w:val="003279CA"/>
    <w:rsid w:val="0033003F"/>
    <w:rsid w:val="00332C3F"/>
    <w:rsid w:val="003431D1"/>
    <w:rsid w:val="00352318"/>
    <w:rsid w:val="00352A48"/>
    <w:rsid w:val="00353208"/>
    <w:rsid w:val="003553ED"/>
    <w:rsid w:val="0035556A"/>
    <w:rsid w:val="00356EF4"/>
    <w:rsid w:val="00357C89"/>
    <w:rsid w:val="00357CFC"/>
    <w:rsid w:val="003609C5"/>
    <w:rsid w:val="00362F77"/>
    <w:rsid w:val="0036348A"/>
    <w:rsid w:val="0036442C"/>
    <w:rsid w:val="003648E9"/>
    <w:rsid w:val="00371CAD"/>
    <w:rsid w:val="003739EF"/>
    <w:rsid w:val="003765F9"/>
    <w:rsid w:val="003806BB"/>
    <w:rsid w:val="00383435"/>
    <w:rsid w:val="003838CF"/>
    <w:rsid w:val="003B051E"/>
    <w:rsid w:val="003B2758"/>
    <w:rsid w:val="003B2928"/>
    <w:rsid w:val="003C08D4"/>
    <w:rsid w:val="003C1D51"/>
    <w:rsid w:val="003C2B0D"/>
    <w:rsid w:val="003D02EE"/>
    <w:rsid w:val="003D081B"/>
    <w:rsid w:val="003D260A"/>
    <w:rsid w:val="003D3970"/>
    <w:rsid w:val="003D7869"/>
    <w:rsid w:val="003D7F1B"/>
    <w:rsid w:val="003E5D1D"/>
    <w:rsid w:val="003E761D"/>
    <w:rsid w:val="003E796B"/>
    <w:rsid w:val="003F5E03"/>
    <w:rsid w:val="00400D12"/>
    <w:rsid w:val="004021C5"/>
    <w:rsid w:val="004035F2"/>
    <w:rsid w:val="00410D90"/>
    <w:rsid w:val="00410ECB"/>
    <w:rsid w:val="00411887"/>
    <w:rsid w:val="004125D7"/>
    <w:rsid w:val="004144C8"/>
    <w:rsid w:val="00422867"/>
    <w:rsid w:val="00426876"/>
    <w:rsid w:val="0044682A"/>
    <w:rsid w:val="00455CD1"/>
    <w:rsid w:val="004561B1"/>
    <w:rsid w:val="00456EA6"/>
    <w:rsid w:val="004577D2"/>
    <w:rsid w:val="004648AA"/>
    <w:rsid w:val="00466538"/>
    <w:rsid w:val="00467528"/>
    <w:rsid w:val="004716A9"/>
    <w:rsid w:val="004737C4"/>
    <w:rsid w:val="004818A4"/>
    <w:rsid w:val="004872EE"/>
    <w:rsid w:val="00493F0F"/>
    <w:rsid w:val="0049441B"/>
    <w:rsid w:val="00494DCF"/>
    <w:rsid w:val="004953E7"/>
    <w:rsid w:val="00496FB9"/>
    <w:rsid w:val="004A16DC"/>
    <w:rsid w:val="004A5342"/>
    <w:rsid w:val="004B0F33"/>
    <w:rsid w:val="004B28F4"/>
    <w:rsid w:val="004B5988"/>
    <w:rsid w:val="004B7988"/>
    <w:rsid w:val="004C395F"/>
    <w:rsid w:val="004D1480"/>
    <w:rsid w:val="004D3E46"/>
    <w:rsid w:val="004E16E0"/>
    <w:rsid w:val="004E3B6C"/>
    <w:rsid w:val="004E4DC2"/>
    <w:rsid w:val="00503547"/>
    <w:rsid w:val="005157FC"/>
    <w:rsid w:val="00520259"/>
    <w:rsid w:val="00526D3D"/>
    <w:rsid w:val="0053169A"/>
    <w:rsid w:val="00531DE4"/>
    <w:rsid w:val="00533FC8"/>
    <w:rsid w:val="0053634D"/>
    <w:rsid w:val="005438DF"/>
    <w:rsid w:val="00564E29"/>
    <w:rsid w:val="00570C0E"/>
    <w:rsid w:val="00574862"/>
    <w:rsid w:val="00583B52"/>
    <w:rsid w:val="00585D1F"/>
    <w:rsid w:val="0058605A"/>
    <w:rsid w:val="00587770"/>
    <w:rsid w:val="00592019"/>
    <w:rsid w:val="00596745"/>
    <w:rsid w:val="00596CDF"/>
    <w:rsid w:val="005A5077"/>
    <w:rsid w:val="005B1B6C"/>
    <w:rsid w:val="005B4893"/>
    <w:rsid w:val="005C1235"/>
    <w:rsid w:val="005C69A2"/>
    <w:rsid w:val="005D0176"/>
    <w:rsid w:val="005D11BC"/>
    <w:rsid w:val="005D2389"/>
    <w:rsid w:val="005E1CB6"/>
    <w:rsid w:val="005E56D8"/>
    <w:rsid w:val="005F39F7"/>
    <w:rsid w:val="005F5F84"/>
    <w:rsid w:val="00604247"/>
    <w:rsid w:val="0060478D"/>
    <w:rsid w:val="00611038"/>
    <w:rsid w:val="006155F7"/>
    <w:rsid w:val="00615B2E"/>
    <w:rsid w:val="00625EF9"/>
    <w:rsid w:val="00627215"/>
    <w:rsid w:val="00641F8E"/>
    <w:rsid w:val="00643B79"/>
    <w:rsid w:val="00650332"/>
    <w:rsid w:val="0065796D"/>
    <w:rsid w:val="00660D0A"/>
    <w:rsid w:val="00662936"/>
    <w:rsid w:val="00663CC9"/>
    <w:rsid w:val="00666C61"/>
    <w:rsid w:val="00684EC5"/>
    <w:rsid w:val="0069075C"/>
    <w:rsid w:val="00690C6A"/>
    <w:rsid w:val="006971F7"/>
    <w:rsid w:val="006A7E82"/>
    <w:rsid w:val="006B0D0C"/>
    <w:rsid w:val="006C167A"/>
    <w:rsid w:val="006C36EE"/>
    <w:rsid w:val="006D0D5A"/>
    <w:rsid w:val="006D27B8"/>
    <w:rsid w:val="006D2E42"/>
    <w:rsid w:val="006D43C4"/>
    <w:rsid w:val="006E0618"/>
    <w:rsid w:val="006E1E98"/>
    <w:rsid w:val="006E239E"/>
    <w:rsid w:val="006E258E"/>
    <w:rsid w:val="006E4B25"/>
    <w:rsid w:val="006F400D"/>
    <w:rsid w:val="006F4A34"/>
    <w:rsid w:val="00704E79"/>
    <w:rsid w:val="00707B29"/>
    <w:rsid w:val="00720D79"/>
    <w:rsid w:val="00722694"/>
    <w:rsid w:val="007305A1"/>
    <w:rsid w:val="00735003"/>
    <w:rsid w:val="00736541"/>
    <w:rsid w:val="007376A9"/>
    <w:rsid w:val="00747A98"/>
    <w:rsid w:val="00770BE1"/>
    <w:rsid w:val="007727F8"/>
    <w:rsid w:val="00777ED6"/>
    <w:rsid w:val="00787826"/>
    <w:rsid w:val="007951A4"/>
    <w:rsid w:val="00795769"/>
    <w:rsid w:val="00795808"/>
    <w:rsid w:val="007A27A1"/>
    <w:rsid w:val="007A56DD"/>
    <w:rsid w:val="007A73AF"/>
    <w:rsid w:val="007B0D5E"/>
    <w:rsid w:val="007B499C"/>
    <w:rsid w:val="007B6A87"/>
    <w:rsid w:val="007C2E10"/>
    <w:rsid w:val="007D028F"/>
    <w:rsid w:val="007D3579"/>
    <w:rsid w:val="007D76B1"/>
    <w:rsid w:val="007E190B"/>
    <w:rsid w:val="007E6A62"/>
    <w:rsid w:val="007F04D6"/>
    <w:rsid w:val="007F2497"/>
    <w:rsid w:val="007F431D"/>
    <w:rsid w:val="007F7E71"/>
    <w:rsid w:val="008049A6"/>
    <w:rsid w:val="00811F8E"/>
    <w:rsid w:val="00815B61"/>
    <w:rsid w:val="00816EBB"/>
    <w:rsid w:val="00825ED4"/>
    <w:rsid w:val="0082708E"/>
    <w:rsid w:val="008273AE"/>
    <w:rsid w:val="00832716"/>
    <w:rsid w:val="00841F88"/>
    <w:rsid w:val="00843321"/>
    <w:rsid w:val="00845F7B"/>
    <w:rsid w:val="00850E4B"/>
    <w:rsid w:val="00865941"/>
    <w:rsid w:val="00871743"/>
    <w:rsid w:val="00871BF4"/>
    <w:rsid w:val="008747B8"/>
    <w:rsid w:val="0087483C"/>
    <w:rsid w:val="00874A91"/>
    <w:rsid w:val="00875A96"/>
    <w:rsid w:val="00876910"/>
    <w:rsid w:val="00876C88"/>
    <w:rsid w:val="00876F4B"/>
    <w:rsid w:val="00877BF9"/>
    <w:rsid w:val="008873A7"/>
    <w:rsid w:val="00890BBF"/>
    <w:rsid w:val="008924B8"/>
    <w:rsid w:val="008A6EEA"/>
    <w:rsid w:val="008B05BB"/>
    <w:rsid w:val="008B231F"/>
    <w:rsid w:val="008B5A85"/>
    <w:rsid w:val="008C11DD"/>
    <w:rsid w:val="008D37C6"/>
    <w:rsid w:val="008D6F63"/>
    <w:rsid w:val="008E2A8D"/>
    <w:rsid w:val="008E388E"/>
    <w:rsid w:val="008F0FC8"/>
    <w:rsid w:val="008F119E"/>
    <w:rsid w:val="008F15F7"/>
    <w:rsid w:val="008F1D1A"/>
    <w:rsid w:val="00911B47"/>
    <w:rsid w:val="00913A72"/>
    <w:rsid w:val="0091782E"/>
    <w:rsid w:val="009268B1"/>
    <w:rsid w:val="009269B2"/>
    <w:rsid w:val="00930EB5"/>
    <w:rsid w:val="00935470"/>
    <w:rsid w:val="00935859"/>
    <w:rsid w:val="00940B67"/>
    <w:rsid w:val="0094138E"/>
    <w:rsid w:val="0095386E"/>
    <w:rsid w:val="009563F0"/>
    <w:rsid w:val="00964F6C"/>
    <w:rsid w:val="00975464"/>
    <w:rsid w:val="00975A1A"/>
    <w:rsid w:val="00975A94"/>
    <w:rsid w:val="00975E71"/>
    <w:rsid w:val="00976C25"/>
    <w:rsid w:val="00980DEE"/>
    <w:rsid w:val="009813F1"/>
    <w:rsid w:val="00990D0A"/>
    <w:rsid w:val="009916D8"/>
    <w:rsid w:val="00992424"/>
    <w:rsid w:val="00994805"/>
    <w:rsid w:val="00994F23"/>
    <w:rsid w:val="009A07EC"/>
    <w:rsid w:val="009A203E"/>
    <w:rsid w:val="009A48FF"/>
    <w:rsid w:val="009A63CA"/>
    <w:rsid w:val="009B1376"/>
    <w:rsid w:val="009B534F"/>
    <w:rsid w:val="009B681B"/>
    <w:rsid w:val="009B7609"/>
    <w:rsid w:val="009B7D4A"/>
    <w:rsid w:val="009B7F66"/>
    <w:rsid w:val="009C10FB"/>
    <w:rsid w:val="009C19C3"/>
    <w:rsid w:val="009C1BD6"/>
    <w:rsid w:val="009C1D6E"/>
    <w:rsid w:val="009D1721"/>
    <w:rsid w:val="009D6242"/>
    <w:rsid w:val="009E0D73"/>
    <w:rsid w:val="009E613E"/>
    <w:rsid w:val="009E6483"/>
    <w:rsid w:val="009F716A"/>
    <w:rsid w:val="00A11FD9"/>
    <w:rsid w:val="00A122CA"/>
    <w:rsid w:val="00A123F0"/>
    <w:rsid w:val="00A15705"/>
    <w:rsid w:val="00A15B3B"/>
    <w:rsid w:val="00A259EF"/>
    <w:rsid w:val="00A417EC"/>
    <w:rsid w:val="00A45B6A"/>
    <w:rsid w:val="00A55D6E"/>
    <w:rsid w:val="00A57683"/>
    <w:rsid w:val="00A82A43"/>
    <w:rsid w:val="00A92D60"/>
    <w:rsid w:val="00A93E82"/>
    <w:rsid w:val="00A956FB"/>
    <w:rsid w:val="00AA01B2"/>
    <w:rsid w:val="00AA2A5A"/>
    <w:rsid w:val="00AA5E67"/>
    <w:rsid w:val="00AB434E"/>
    <w:rsid w:val="00AC4B2D"/>
    <w:rsid w:val="00AD0DE8"/>
    <w:rsid w:val="00AD1BDD"/>
    <w:rsid w:val="00AD73BB"/>
    <w:rsid w:val="00AD7981"/>
    <w:rsid w:val="00AE6068"/>
    <w:rsid w:val="00AE7D2E"/>
    <w:rsid w:val="00AF2949"/>
    <w:rsid w:val="00AF5BDE"/>
    <w:rsid w:val="00B02169"/>
    <w:rsid w:val="00B04692"/>
    <w:rsid w:val="00B062D7"/>
    <w:rsid w:val="00B1560F"/>
    <w:rsid w:val="00B16B2C"/>
    <w:rsid w:val="00B2258C"/>
    <w:rsid w:val="00B251DF"/>
    <w:rsid w:val="00B257BB"/>
    <w:rsid w:val="00B3542A"/>
    <w:rsid w:val="00B37017"/>
    <w:rsid w:val="00B40255"/>
    <w:rsid w:val="00B41E50"/>
    <w:rsid w:val="00B42098"/>
    <w:rsid w:val="00B50E4A"/>
    <w:rsid w:val="00B5420A"/>
    <w:rsid w:val="00B614D3"/>
    <w:rsid w:val="00B65F0F"/>
    <w:rsid w:val="00B7047B"/>
    <w:rsid w:val="00B7334B"/>
    <w:rsid w:val="00B73475"/>
    <w:rsid w:val="00B74627"/>
    <w:rsid w:val="00B77D9F"/>
    <w:rsid w:val="00B843FA"/>
    <w:rsid w:val="00B93A6C"/>
    <w:rsid w:val="00B971C9"/>
    <w:rsid w:val="00BA0DE5"/>
    <w:rsid w:val="00BB0819"/>
    <w:rsid w:val="00BB3633"/>
    <w:rsid w:val="00BB6EE2"/>
    <w:rsid w:val="00BC0A50"/>
    <w:rsid w:val="00BC1603"/>
    <w:rsid w:val="00BD5A3B"/>
    <w:rsid w:val="00BD7E2D"/>
    <w:rsid w:val="00BE1972"/>
    <w:rsid w:val="00BE3305"/>
    <w:rsid w:val="00BF25D5"/>
    <w:rsid w:val="00BF3581"/>
    <w:rsid w:val="00BF7314"/>
    <w:rsid w:val="00C04DCE"/>
    <w:rsid w:val="00C063FD"/>
    <w:rsid w:val="00C11154"/>
    <w:rsid w:val="00C12EA4"/>
    <w:rsid w:val="00C16194"/>
    <w:rsid w:val="00C16266"/>
    <w:rsid w:val="00C17920"/>
    <w:rsid w:val="00C17ADA"/>
    <w:rsid w:val="00C207A5"/>
    <w:rsid w:val="00C258EC"/>
    <w:rsid w:val="00C309E7"/>
    <w:rsid w:val="00C31E7D"/>
    <w:rsid w:val="00C33BFE"/>
    <w:rsid w:val="00C41113"/>
    <w:rsid w:val="00C4167D"/>
    <w:rsid w:val="00C41DB5"/>
    <w:rsid w:val="00C46AC8"/>
    <w:rsid w:val="00C50541"/>
    <w:rsid w:val="00C533F7"/>
    <w:rsid w:val="00C53FE6"/>
    <w:rsid w:val="00C549BD"/>
    <w:rsid w:val="00C55E3A"/>
    <w:rsid w:val="00C6275F"/>
    <w:rsid w:val="00C7516C"/>
    <w:rsid w:val="00C7551D"/>
    <w:rsid w:val="00C80016"/>
    <w:rsid w:val="00C91513"/>
    <w:rsid w:val="00CA1005"/>
    <w:rsid w:val="00CA27B6"/>
    <w:rsid w:val="00CA463B"/>
    <w:rsid w:val="00CB1D01"/>
    <w:rsid w:val="00CB59A5"/>
    <w:rsid w:val="00CC1AFA"/>
    <w:rsid w:val="00CC3747"/>
    <w:rsid w:val="00CC3F68"/>
    <w:rsid w:val="00CC4CAF"/>
    <w:rsid w:val="00CD1D96"/>
    <w:rsid w:val="00CD3504"/>
    <w:rsid w:val="00CD4F6A"/>
    <w:rsid w:val="00CD718F"/>
    <w:rsid w:val="00CE1CE6"/>
    <w:rsid w:val="00CE2BDF"/>
    <w:rsid w:val="00CE616E"/>
    <w:rsid w:val="00CF62EE"/>
    <w:rsid w:val="00D029BF"/>
    <w:rsid w:val="00D05C2C"/>
    <w:rsid w:val="00D11D0C"/>
    <w:rsid w:val="00D1391E"/>
    <w:rsid w:val="00D146D9"/>
    <w:rsid w:val="00D21FDB"/>
    <w:rsid w:val="00D23E4B"/>
    <w:rsid w:val="00D27702"/>
    <w:rsid w:val="00D348F0"/>
    <w:rsid w:val="00D35CCC"/>
    <w:rsid w:val="00D362E8"/>
    <w:rsid w:val="00D405C8"/>
    <w:rsid w:val="00D442A6"/>
    <w:rsid w:val="00D44924"/>
    <w:rsid w:val="00D52378"/>
    <w:rsid w:val="00D55D91"/>
    <w:rsid w:val="00D56448"/>
    <w:rsid w:val="00D65630"/>
    <w:rsid w:val="00D65B83"/>
    <w:rsid w:val="00D668B5"/>
    <w:rsid w:val="00D73EDD"/>
    <w:rsid w:val="00D7513B"/>
    <w:rsid w:val="00D75806"/>
    <w:rsid w:val="00D82384"/>
    <w:rsid w:val="00D843F8"/>
    <w:rsid w:val="00D86BD0"/>
    <w:rsid w:val="00D86D5C"/>
    <w:rsid w:val="00D879CA"/>
    <w:rsid w:val="00D91F99"/>
    <w:rsid w:val="00DA2983"/>
    <w:rsid w:val="00DA48EB"/>
    <w:rsid w:val="00DA5B77"/>
    <w:rsid w:val="00DB13D1"/>
    <w:rsid w:val="00DB7BEA"/>
    <w:rsid w:val="00DC25AA"/>
    <w:rsid w:val="00DC522B"/>
    <w:rsid w:val="00DC71A3"/>
    <w:rsid w:val="00DD7A9E"/>
    <w:rsid w:val="00DE23EE"/>
    <w:rsid w:val="00DE47AD"/>
    <w:rsid w:val="00DE5076"/>
    <w:rsid w:val="00DE5497"/>
    <w:rsid w:val="00DE68B9"/>
    <w:rsid w:val="00DE7A20"/>
    <w:rsid w:val="00DF3222"/>
    <w:rsid w:val="00DF32C1"/>
    <w:rsid w:val="00DF3388"/>
    <w:rsid w:val="00DF49E0"/>
    <w:rsid w:val="00DF4BB0"/>
    <w:rsid w:val="00DF67E5"/>
    <w:rsid w:val="00E02741"/>
    <w:rsid w:val="00E04539"/>
    <w:rsid w:val="00E0468F"/>
    <w:rsid w:val="00E04921"/>
    <w:rsid w:val="00E07C31"/>
    <w:rsid w:val="00E11E2A"/>
    <w:rsid w:val="00E201AC"/>
    <w:rsid w:val="00E20AD9"/>
    <w:rsid w:val="00E22524"/>
    <w:rsid w:val="00E26207"/>
    <w:rsid w:val="00E43F52"/>
    <w:rsid w:val="00E44319"/>
    <w:rsid w:val="00E44F15"/>
    <w:rsid w:val="00E5015A"/>
    <w:rsid w:val="00E53F43"/>
    <w:rsid w:val="00E54E23"/>
    <w:rsid w:val="00E65215"/>
    <w:rsid w:val="00E65CD8"/>
    <w:rsid w:val="00E71469"/>
    <w:rsid w:val="00E71FAB"/>
    <w:rsid w:val="00E74764"/>
    <w:rsid w:val="00E77A0E"/>
    <w:rsid w:val="00E81D52"/>
    <w:rsid w:val="00E87371"/>
    <w:rsid w:val="00E879AA"/>
    <w:rsid w:val="00E9142C"/>
    <w:rsid w:val="00EA0932"/>
    <w:rsid w:val="00EA0965"/>
    <w:rsid w:val="00EC0140"/>
    <w:rsid w:val="00EC0CA0"/>
    <w:rsid w:val="00EC1611"/>
    <w:rsid w:val="00EC1CBE"/>
    <w:rsid w:val="00ED6E64"/>
    <w:rsid w:val="00EE7C97"/>
    <w:rsid w:val="00EF43E7"/>
    <w:rsid w:val="00EF51D7"/>
    <w:rsid w:val="00EF7B18"/>
    <w:rsid w:val="00F017C1"/>
    <w:rsid w:val="00F0196F"/>
    <w:rsid w:val="00F024B5"/>
    <w:rsid w:val="00F056D7"/>
    <w:rsid w:val="00F07F36"/>
    <w:rsid w:val="00F1004F"/>
    <w:rsid w:val="00F2136B"/>
    <w:rsid w:val="00F349F6"/>
    <w:rsid w:val="00F41465"/>
    <w:rsid w:val="00F43BE7"/>
    <w:rsid w:val="00F43DC7"/>
    <w:rsid w:val="00F4590C"/>
    <w:rsid w:val="00F55E19"/>
    <w:rsid w:val="00F67605"/>
    <w:rsid w:val="00F7001C"/>
    <w:rsid w:val="00F7760E"/>
    <w:rsid w:val="00F83A1B"/>
    <w:rsid w:val="00F96517"/>
    <w:rsid w:val="00FA4660"/>
    <w:rsid w:val="00FA67D5"/>
    <w:rsid w:val="00FB0CB9"/>
    <w:rsid w:val="00FB228D"/>
    <w:rsid w:val="00FB266D"/>
    <w:rsid w:val="00FB4EA5"/>
    <w:rsid w:val="00FB57F9"/>
    <w:rsid w:val="00FC0855"/>
    <w:rsid w:val="00FC1BBC"/>
    <w:rsid w:val="00FC7BC6"/>
    <w:rsid w:val="00FD5FAF"/>
    <w:rsid w:val="00FF28D5"/>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F7F439A"/>
  <w15:docId w15:val="{82C5B013-042A-4D46-824C-705FCBD6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51DEB-749A-4B57-853D-8880D3F9FF54}"/>
</file>

<file path=customXml/itemProps2.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3.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4.xml><?xml version="1.0" encoding="utf-8"?>
<ds:datastoreItem xmlns:ds="http://schemas.openxmlformats.org/officeDocument/2006/customXml" ds:itemID="{8EC2A80B-D165-4D5C-8C56-AA7A8358B680}">
  <ds:schemaRefs>
    <ds:schemaRef ds:uri="http://schemas.microsoft.com/office/2006/documentManagement/types"/>
    <ds:schemaRef ds:uri="http://purl.org/dc/terms/"/>
    <ds:schemaRef ds:uri="http://www.w3.org/XML/1998/namespace"/>
    <ds:schemaRef ds:uri="http://purl.org/dc/elements/1.1/"/>
    <ds:schemaRef ds:uri="http://schemas.microsoft.com/office/2006/metadata/properties"/>
    <ds:schemaRef ds:uri="785685f2-c2e1-4352-89aa-3faca8eaba52"/>
    <ds:schemaRef ds:uri="http://purl.org/dc/dcmitype/"/>
    <ds:schemaRef ds:uri="http://schemas.microsoft.com/office/infopath/2007/PartnerControls"/>
    <ds:schemaRef ds:uri="http://schemas.openxmlformats.org/package/2006/metadata/core-properties"/>
    <ds:schemaRef ds:uri="5067c814-4b34-462c-a21d-c185ff6548d2"/>
  </ds:schemaRefs>
</ds:datastoreItem>
</file>

<file path=customXml/itemProps5.xml><?xml version="1.0" encoding="utf-8"?>
<ds:datastoreItem xmlns:ds="http://schemas.openxmlformats.org/officeDocument/2006/customXml" ds:itemID="{1FD56BEA-B188-429E-8A1F-96F90DD8A7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19</Pages>
  <Words>8201</Words>
  <Characters>46749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31</cp:revision>
  <cp:lastPrinted>2019-01-23T23:31:00Z</cp:lastPrinted>
  <dcterms:created xsi:type="dcterms:W3CDTF">2019-11-25T18:05:00Z</dcterms:created>
  <dcterms:modified xsi:type="dcterms:W3CDTF">2021-12-16T00:09:00Z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