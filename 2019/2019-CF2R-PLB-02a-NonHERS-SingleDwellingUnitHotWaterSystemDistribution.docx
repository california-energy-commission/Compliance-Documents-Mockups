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2353CACC"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p>
          <w:p w14:paraId="1AF1AF20" w14:textId="1D97C764"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 the water heating system(s) features specified on the registered CF1R compliance document for this project.</w:t>
            </w:r>
          </w:p>
        </w:tc>
      </w:tr>
      <w:tr w:rsidR="000E1EA5" w:rsidRPr="009E01FE" w14:paraId="7B8DA255" w14:textId="319DAC8C" w:rsidTr="007505FE">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7505FE">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7505FE">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7505FE">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5F231607" w:rsidR="00836E65" w:rsidRPr="005828AE" w:rsidRDefault="00836E65"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271BBE13"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 the water heating system features 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4CA1F32D" w:rsidR="00607E9D" w:rsidRPr="005828AE" w:rsidRDefault="00607E9D"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77777777"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643FBD8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C</w:t>
            </w:r>
            <w:r w:rsidR="00B72FDC" w:rsidRPr="005828AE">
              <w:rPr>
                <w:rFonts w:asciiTheme="minorHAnsi" w:hAnsiTheme="minorHAnsi" w:cstheme="minorHAnsi"/>
                <w:b/>
                <w:sz w:val="18"/>
                <w:szCs w:val="20"/>
              </w:rPr>
              <w:t xml:space="preserve">. Design Dwelling Unit Water Heating Efficiency Information </w:t>
            </w:r>
          </w:p>
          <w:p w14:paraId="770021B4" w14:textId="4AB09ACD"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This table reports the water heater(s) efficiency features specified on the registered CF1R compliance document for this project.</w:t>
            </w:r>
          </w:p>
        </w:tc>
      </w:tr>
      <w:tr w:rsidR="00B72FDC" w:rsidRPr="009E01FE" w14:paraId="3F991805" w14:textId="77777777"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7777777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7777777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7777777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7777777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7777777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726583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5EB739F0"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77777777"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2E044D72"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26C9A16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56B3FA8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63CBEE0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5AC413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44D8C38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02BC3267"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77777777"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77777777"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23908E49"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7777777"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77777777"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101F317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55CD6FD6"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7777777"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4F1E079E"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3636A067"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77777777"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77777777"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777777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3B5BCF43"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77777777"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77777777"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77777777"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548439A" w14:textId="08C5A286" w:rsidR="00B72FDC" w:rsidRDefault="00B72FDC" w:rsidP="00BD76BE">
      <w:pPr>
        <w:spacing w:after="0" w:line="240" w:lineRule="auto"/>
        <w:rPr>
          <w:rFonts w:asciiTheme="minorHAnsi" w:hAnsiTheme="minorHAnsi" w:cstheme="minorHAnsi"/>
          <w:sz w:val="20"/>
          <w:szCs w:val="20"/>
        </w:rPr>
      </w:pPr>
    </w:p>
    <w:p w14:paraId="20F89D83" w14:textId="77777777" w:rsidR="00B72FDC" w:rsidRPr="005828AE" w:rsidRDefault="00B72FDC" w:rsidP="00BD76BE">
      <w:pPr>
        <w:spacing w:after="0" w:line="240" w:lineRule="auto"/>
        <w:rPr>
          <w:rFonts w:asciiTheme="minorHAnsi" w:hAnsiTheme="minorHAnsi" w:cstheme="minorHAnsi"/>
          <w:sz w:val="20"/>
          <w:szCs w:val="20"/>
        </w:rPr>
      </w:pPr>
    </w:p>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70"/>
        <w:gridCol w:w="3655"/>
        <w:gridCol w:w="5665"/>
      </w:tblGrid>
      <w:tr w:rsidR="00142B4D" w:rsidRPr="009E01FE" w14:paraId="08F92679" w14:textId="77777777" w:rsidTr="005828AE">
        <w:trPr>
          <w:trHeight w:val="144"/>
        </w:trPr>
        <w:tc>
          <w:tcPr>
            <w:tcW w:w="10790" w:type="dxa"/>
            <w:gridSpan w:val="3"/>
            <w:tcBorders>
              <w:top w:val="single" w:sz="4" w:space="0" w:color="auto"/>
              <w:bottom w:val="single" w:sz="4" w:space="0" w:color="auto"/>
            </w:tcBorders>
            <w:vAlign w:val="center"/>
          </w:tcPr>
          <w:p w14:paraId="0409D9E7" w14:textId="68B45EB1" w:rsidR="00142B4D" w:rsidRPr="005828AE" w:rsidRDefault="008C7B33" w:rsidP="00142B4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lastRenderedPageBreak/>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5828AE">
        <w:trPr>
          <w:trHeight w:val="144"/>
        </w:trPr>
        <w:tc>
          <w:tcPr>
            <w:tcW w:w="1470" w:type="dxa"/>
            <w:tcBorders>
              <w:top w:val="single" w:sz="4" w:space="0" w:color="auto"/>
              <w:bottom w:val="single" w:sz="4" w:space="0" w:color="auto"/>
              <w:right w:val="single" w:sz="4" w:space="0" w:color="auto"/>
            </w:tcBorders>
            <w:vAlign w:val="center"/>
          </w:tcPr>
          <w:p w14:paraId="5945A23C"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2A42EF6B"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1184D879"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6B4118C2"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A52470" w14:textId="1FC698C7" w:rsidR="00142B4D" w:rsidRDefault="00142B4D" w:rsidP="000504B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10174"/>
      </w:tblGrid>
      <w:tr w:rsidR="007667EA" w:rsidRPr="009E01FE" w14:paraId="3101C995" w14:textId="77777777" w:rsidTr="00BE6071">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6BB0D80" w14:textId="6A9A9C7E" w:rsidR="007667EA" w:rsidRPr="00136321" w:rsidRDefault="007667EA">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BE6071">
        <w:trPr>
          <w:trHeight w:val="144"/>
          <w:tblHeader/>
        </w:trPr>
        <w:tc>
          <w:tcPr>
            <w:tcW w:w="616" w:type="dxa"/>
            <w:vAlign w:val="center"/>
          </w:tcPr>
          <w:p w14:paraId="2C9F2A0E"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vAlign w:val="center"/>
          </w:tcPr>
          <w:p w14:paraId="711D152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BE6071">
        <w:trPr>
          <w:trHeight w:val="144"/>
          <w:tblHeader/>
        </w:trPr>
        <w:tc>
          <w:tcPr>
            <w:tcW w:w="616" w:type="dxa"/>
            <w:vAlign w:val="center"/>
          </w:tcPr>
          <w:p w14:paraId="2F09B27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vAlign w:val="center"/>
          </w:tcPr>
          <w:p w14:paraId="22105600" w14:textId="430E14C2" w:rsidR="007667EA" w:rsidRPr="00542719" w:rsidRDefault="007667EA" w:rsidP="00306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R-12 or combination of R-16 internal and external Insulation. (Section 110.3(c)4).</w:t>
            </w:r>
          </w:p>
        </w:tc>
      </w:tr>
      <w:tr w:rsidR="007667EA" w:rsidRPr="009E01FE" w14:paraId="72E2C850" w14:textId="77777777" w:rsidTr="00BE6071">
        <w:trPr>
          <w:trHeight w:val="144"/>
        </w:trPr>
        <w:tc>
          <w:tcPr>
            <w:tcW w:w="616" w:type="dxa"/>
            <w:vAlign w:val="center"/>
          </w:tcPr>
          <w:p w14:paraId="4B93D07D" w14:textId="77777777" w:rsidR="007667EA" w:rsidRPr="00542719" w:rsidRDefault="007667EA" w:rsidP="00BE6071">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vAlign w:val="center"/>
          </w:tcPr>
          <w:p w14:paraId="00B230A4" w14:textId="08977BBB" w:rsidR="007667EA" w:rsidRPr="00542719" w:rsidRDefault="007667EA" w:rsidP="00BE6071">
            <w:pPr>
              <w:keepNext/>
              <w:autoSpaceDE w:val="0"/>
              <w:autoSpaceDN w:val="0"/>
              <w:adjustRightInd w:val="0"/>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All domestic hot water piping shall be insulated as specified in Section 609.11 of the California Plumbing Code. In addition, the following piping conditions shall have a minimum insulation wall thickness of 1 inch or a min</w:t>
            </w:r>
            <w:r w:rsidR="00070E4F">
              <w:rPr>
                <w:rFonts w:asciiTheme="minorHAnsi" w:eastAsiaTheme="minorEastAsia" w:hAnsiTheme="minorHAnsi" w:cstheme="minorHAnsi"/>
                <w:sz w:val="18"/>
                <w:szCs w:val="20"/>
              </w:rPr>
              <w:t xml:space="preserve">imum insulation R-value of 7.7 </w:t>
            </w:r>
            <w:r w:rsidRPr="00542719">
              <w:rPr>
                <w:rFonts w:asciiTheme="minorHAnsi" w:eastAsiaTheme="minorEastAsia" w:hAnsiTheme="minorHAnsi" w:cstheme="minorHAnsi"/>
                <w:sz w:val="18"/>
                <w:szCs w:val="20"/>
              </w:rPr>
              <w:t>(RA4.4.1)</w:t>
            </w:r>
          </w:p>
          <w:p w14:paraId="4F00C644" w14:textId="77777777" w:rsidR="007667EA" w:rsidRPr="00542719" w:rsidRDefault="007667EA"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The first 5 feet (1.5 meters) of cold water pipes from the storage tank.</w:t>
            </w:r>
          </w:p>
          <w:p w14:paraId="6BC2EB81" w14:textId="77777777" w:rsidR="007667EA" w:rsidRPr="00542719" w:rsidRDefault="007667EA"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All piping with a nominal diameter of 3/4 inch (19 millimeter) and less than 1 inch.</w:t>
            </w:r>
          </w:p>
          <w:p w14:paraId="2FD1A023" w14:textId="06EBC772" w:rsidR="007667EA" w:rsidRDefault="007667EA"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All hot water piping from the heating source to the kitchen fixtures.</w:t>
            </w:r>
          </w:p>
          <w:p w14:paraId="1E4F0668" w14:textId="4CF3061B" w:rsidR="004522F5" w:rsidRDefault="004522F5"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from the heating source to storage tank or between tanks</w:t>
            </w:r>
            <w:r>
              <w:rPr>
                <w:rFonts w:asciiTheme="minorHAnsi" w:eastAsiaTheme="minorEastAsia" w:hAnsiTheme="minorHAnsi" w:cstheme="minorHAnsi"/>
                <w:sz w:val="18"/>
                <w:szCs w:val="20"/>
              </w:rPr>
              <w:t>.</w:t>
            </w:r>
          </w:p>
          <w:p w14:paraId="57505A86" w14:textId="770E71F3" w:rsidR="004522F5" w:rsidRPr="00542719" w:rsidRDefault="004522F5"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Pr>
                <w:rFonts w:asciiTheme="minorHAnsi" w:eastAsiaTheme="minorEastAsia" w:hAnsiTheme="minorHAnsi" w:cstheme="minorHAnsi"/>
                <w:sz w:val="18"/>
                <w:szCs w:val="20"/>
              </w:rPr>
              <w:t>All piping associated with a recirculation system.</w:t>
            </w:r>
          </w:p>
          <w:p w14:paraId="17F92453" w14:textId="77777777" w:rsidR="007667EA" w:rsidRPr="00542719" w:rsidRDefault="007667EA" w:rsidP="00292861">
            <w:pPr>
              <w:keepNext/>
              <w:numPr>
                <w:ilvl w:val="1"/>
                <w:numId w:val="32"/>
              </w:numPr>
              <w:autoSpaceDE w:val="0"/>
              <w:autoSpaceDN w:val="0"/>
              <w:adjustRightInd w:val="0"/>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All underground piping.</w:t>
            </w:r>
          </w:p>
          <w:p w14:paraId="50F11BE3" w14:textId="3502764D" w:rsidR="007667EA" w:rsidRPr="004522F5" w:rsidRDefault="003061BA" w:rsidP="004522F5">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I</w:t>
            </w:r>
            <w:r w:rsidR="007667EA" w:rsidRPr="00386BBC">
              <w:rPr>
                <w:rFonts w:asciiTheme="minorHAnsi" w:eastAsiaTheme="minorEastAsia" w:hAnsiTheme="minorHAnsi" w:cstheme="minorHAnsi"/>
                <w:sz w:val="18"/>
                <w:szCs w:val="20"/>
              </w:rPr>
              <w:t>nsulation buried below grade must be installed in a waterproof and non-crushable casing or sleeve</w:t>
            </w:r>
            <w:r w:rsidRPr="00386BBC">
              <w:rPr>
                <w:rFonts w:asciiTheme="minorHAnsi" w:eastAsiaTheme="minorEastAsia" w:hAnsiTheme="minorHAnsi" w:cstheme="minorHAnsi"/>
                <w:sz w:val="18"/>
                <w:szCs w:val="20"/>
              </w:rPr>
              <w:t>.</w:t>
            </w:r>
          </w:p>
          <w:p w14:paraId="4CC7AFA0"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BE6071">
        <w:trPr>
          <w:trHeight w:val="144"/>
          <w:tblHeader/>
        </w:trPr>
        <w:tc>
          <w:tcPr>
            <w:tcW w:w="616" w:type="dxa"/>
            <w:vAlign w:val="center"/>
          </w:tcPr>
          <w:p w14:paraId="012B99A8"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vAlign w:val="center"/>
          </w:tcPr>
          <w:p w14:paraId="00B2676D"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For Gas or Propane Water Heaters:  Ensure the following are installed (Section 150.0(n))</w:t>
            </w:r>
          </w:p>
          <w:p w14:paraId="57366636" w14:textId="25FEA0AC" w:rsidR="007667EA" w:rsidRPr="00542719"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6"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ED646D">
            <w:pPr>
              <w:keepNext/>
              <w:numPr>
                <w:ilvl w:val="1"/>
                <w:numId w:val="3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ED646D">
            <w:pPr>
              <w:keepNext/>
              <w:numPr>
                <w:ilvl w:val="1"/>
                <w:numId w:val="3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5E36D850" w14:textId="68BB2F72" w:rsidR="007667EA" w:rsidRPr="00542719"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63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Category III or IV vent, or a Type B vent with straight pipe between outside and water heater</w:t>
            </w:r>
            <w:r w:rsidR="003061BA">
              <w:rPr>
                <w:rFonts w:asciiTheme="minorHAnsi" w:eastAsiaTheme="minorEastAsia" w:hAnsiTheme="minorHAnsi" w:cstheme="minorHAnsi"/>
                <w:sz w:val="18"/>
                <w:szCs w:val="20"/>
              </w:rPr>
              <w:t>.</w:t>
            </w:r>
          </w:p>
          <w:p w14:paraId="79156394" w14:textId="4BB4EFF5" w:rsidR="007667EA" w:rsidRPr="00542719"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63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449A21E5" w14:textId="6F99493D" w:rsidR="007667EA" w:rsidRPr="00542719"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63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gas supply line with capacity of at least 200,000 Btu/hr</w:t>
            </w:r>
            <w:r w:rsidR="003061BA">
              <w:rPr>
                <w:rFonts w:asciiTheme="minorHAnsi" w:eastAsiaTheme="minorEastAsia" w:hAnsiTheme="minorHAnsi" w:cstheme="minorHAnsi"/>
                <w:sz w:val="18"/>
                <w:szCs w:val="20"/>
              </w:rPr>
              <w:t>.</w:t>
            </w:r>
          </w:p>
        </w:tc>
      </w:tr>
      <w:tr w:rsidR="007667EA" w:rsidRPr="009E01FE" w14:paraId="07CDAFEA" w14:textId="77777777" w:rsidTr="00BE6071">
        <w:trPr>
          <w:trHeight w:val="144"/>
          <w:tblHeader/>
        </w:trPr>
        <w:tc>
          <w:tcPr>
            <w:tcW w:w="10790" w:type="dxa"/>
            <w:gridSpan w:val="2"/>
            <w:vAlign w:val="center"/>
          </w:tcPr>
          <w:p w14:paraId="43ED75D1" w14:textId="77777777" w:rsidR="007667EA" w:rsidRPr="00136321"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795" w:type="dxa"/>
        <w:tblLayout w:type="fixed"/>
        <w:tblLook w:val="04A0" w:firstRow="1" w:lastRow="0" w:firstColumn="1" w:lastColumn="0" w:noHBand="0" w:noVBand="1"/>
      </w:tblPr>
      <w:tblGrid>
        <w:gridCol w:w="980"/>
        <w:gridCol w:w="1445"/>
        <w:gridCol w:w="1343"/>
        <w:gridCol w:w="1447"/>
        <w:gridCol w:w="1620"/>
        <w:gridCol w:w="2610"/>
        <w:gridCol w:w="1350"/>
      </w:tblGrid>
      <w:tr w:rsidR="001A44CD" w14:paraId="1B3570A2" w14:textId="77777777" w:rsidTr="003A5BEE">
        <w:trPr>
          <w:trHeight w:val="530"/>
        </w:trPr>
        <w:tc>
          <w:tcPr>
            <w:tcW w:w="10795" w:type="dxa"/>
            <w:gridSpan w:val="7"/>
          </w:tcPr>
          <w:p w14:paraId="1C0E5B90" w14:textId="77777777" w:rsidR="001A44CD" w:rsidRPr="00AC2387" w:rsidRDefault="001A44CD"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131EAF3D" w14:textId="22ACBC6B" w:rsidR="001A44CD" w:rsidRDefault="001A44CD" w:rsidP="00F6062F">
            <w:pPr>
              <w:spacing w:after="0" w:line="240" w:lineRule="auto"/>
            </w:pPr>
            <w:r>
              <w:rPr>
                <w:rFonts w:cstheme="minorHAnsi"/>
                <w:sz w:val="20"/>
                <w:szCs w:val="20"/>
              </w:rPr>
              <w:t>For dwelling units with multiple systems, enter</w:t>
            </w:r>
            <w:r w:rsidR="00F6062F">
              <w:rPr>
                <w:rFonts w:cstheme="minorHAnsi"/>
                <w:sz w:val="20"/>
                <w:szCs w:val="20"/>
              </w:rPr>
              <w:t xml:space="preserve"> the</w:t>
            </w:r>
            <w:r>
              <w:rPr>
                <w:rFonts w:cstheme="minorHAnsi"/>
                <w:sz w:val="20"/>
                <w:szCs w:val="20"/>
              </w:rPr>
              <w:t xml:space="preserve"> master bath distance and kitchen distance</w:t>
            </w:r>
            <w:r w:rsidR="00F6062F">
              <w:rPr>
                <w:rFonts w:cstheme="minorHAnsi"/>
                <w:sz w:val="20"/>
                <w:szCs w:val="20"/>
              </w:rPr>
              <w:t xml:space="preserve"> to the closest water heater, and enter the average of the furthest fixture to each water heater</w:t>
            </w:r>
          </w:p>
        </w:tc>
      </w:tr>
      <w:tr w:rsidR="001A44CD" w14:paraId="51B56FBE" w14:textId="77777777" w:rsidTr="003A5BEE">
        <w:tc>
          <w:tcPr>
            <w:tcW w:w="980" w:type="dxa"/>
          </w:tcPr>
          <w:p w14:paraId="6C2EB68A" w14:textId="77777777" w:rsidR="001A44CD" w:rsidRPr="008733ED" w:rsidRDefault="001A44CD" w:rsidP="003A5BEE">
            <w:pPr>
              <w:spacing w:after="0"/>
              <w:jc w:val="center"/>
              <w:rPr>
                <w:rFonts w:cstheme="minorHAnsi"/>
                <w:sz w:val="20"/>
                <w:szCs w:val="20"/>
              </w:rPr>
            </w:pPr>
            <w:r>
              <w:rPr>
                <w:rFonts w:cstheme="minorHAnsi"/>
                <w:sz w:val="20"/>
                <w:szCs w:val="20"/>
              </w:rPr>
              <w:t>01</w:t>
            </w:r>
          </w:p>
        </w:tc>
        <w:tc>
          <w:tcPr>
            <w:tcW w:w="1445" w:type="dxa"/>
          </w:tcPr>
          <w:p w14:paraId="571DB51B" w14:textId="77777777" w:rsidR="001A44CD" w:rsidRDefault="001A44CD" w:rsidP="003A5BEE">
            <w:pPr>
              <w:spacing w:after="0"/>
              <w:jc w:val="center"/>
              <w:rPr>
                <w:rFonts w:cstheme="minorHAnsi"/>
                <w:sz w:val="20"/>
                <w:szCs w:val="20"/>
              </w:rPr>
            </w:pPr>
            <w:r>
              <w:rPr>
                <w:rFonts w:cstheme="minorHAnsi"/>
                <w:sz w:val="20"/>
                <w:szCs w:val="20"/>
              </w:rPr>
              <w:t>02</w:t>
            </w:r>
          </w:p>
        </w:tc>
        <w:tc>
          <w:tcPr>
            <w:tcW w:w="1343" w:type="dxa"/>
            <w:vAlign w:val="bottom"/>
          </w:tcPr>
          <w:p w14:paraId="29B9B915" w14:textId="77777777" w:rsidR="001A44CD" w:rsidRPr="008733ED" w:rsidRDefault="001A44CD" w:rsidP="003A5BEE">
            <w:pPr>
              <w:spacing w:after="0"/>
              <w:jc w:val="center"/>
              <w:rPr>
                <w:rFonts w:cstheme="minorHAnsi"/>
                <w:sz w:val="20"/>
                <w:szCs w:val="20"/>
              </w:rPr>
            </w:pPr>
            <w:r>
              <w:rPr>
                <w:rFonts w:cstheme="minorHAnsi"/>
                <w:sz w:val="20"/>
                <w:szCs w:val="20"/>
              </w:rPr>
              <w:t>03</w:t>
            </w:r>
          </w:p>
        </w:tc>
        <w:tc>
          <w:tcPr>
            <w:tcW w:w="1447" w:type="dxa"/>
          </w:tcPr>
          <w:p w14:paraId="54FE2029" w14:textId="77777777" w:rsidR="001A44CD" w:rsidRPr="008733ED" w:rsidRDefault="001A44CD" w:rsidP="003A5BEE">
            <w:pPr>
              <w:spacing w:after="0"/>
              <w:jc w:val="center"/>
              <w:rPr>
                <w:rFonts w:cstheme="minorHAnsi"/>
                <w:sz w:val="20"/>
                <w:szCs w:val="20"/>
              </w:rPr>
            </w:pPr>
            <w:r>
              <w:rPr>
                <w:rFonts w:cstheme="minorHAnsi"/>
                <w:sz w:val="20"/>
                <w:szCs w:val="20"/>
              </w:rPr>
              <w:t>04</w:t>
            </w:r>
          </w:p>
        </w:tc>
        <w:tc>
          <w:tcPr>
            <w:tcW w:w="1620" w:type="dxa"/>
          </w:tcPr>
          <w:p w14:paraId="3424B450" w14:textId="77777777" w:rsidR="001A44CD" w:rsidRPr="008733ED" w:rsidRDefault="001A44CD" w:rsidP="003A5BEE">
            <w:pPr>
              <w:spacing w:after="0"/>
              <w:jc w:val="center"/>
              <w:rPr>
                <w:rFonts w:cstheme="minorHAnsi"/>
                <w:sz w:val="20"/>
                <w:szCs w:val="20"/>
              </w:rPr>
            </w:pPr>
            <w:r>
              <w:rPr>
                <w:rFonts w:cstheme="minorHAnsi"/>
                <w:sz w:val="20"/>
                <w:szCs w:val="20"/>
              </w:rPr>
              <w:t>05</w:t>
            </w:r>
          </w:p>
        </w:tc>
        <w:tc>
          <w:tcPr>
            <w:tcW w:w="2610" w:type="dxa"/>
          </w:tcPr>
          <w:p w14:paraId="7F263EB8" w14:textId="77777777" w:rsidR="001A44CD" w:rsidRPr="00AC2387" w:rsidRDefault="001A44CD" w:rsidP="003A5BEE">
            <w:pPr>
              <w:spacing w:after="0"/>
              <w:jc w:val="center"/>
              <w:rPr>
                <w:rFonts w:cstheme="minorHAnsi"/>
                <w:sz w:val="20"/>
                <w:szCs w:val="20"/>
              </w:rPr>
            </w:pPr>
            <w:r>
              <w:rPr>
                <w:rFonts w:cstheme="minorHAnsi"/>
                <w:sz w:val="20"/>
                <w:szCs w:val="20"/>
              </w:rPr>
              <w:t>06</w:t>
            </w:r>
          </w:p>
        </w:tc>
        <w:tc>
          <w:tcPr>
            <w:tcW w:w="1350" w:type="dxa"/>
          </w:tcPr>
          <w:p w14:paraId="79411AFE" w14:textId="77777777" w:rsidR="001A44CD" w:rsidRPr="00AC2387" w:rsidRDefault="001A44CD" w:rsidP="003A5BEE">
            <w:pPr>
              <w:spacing w:after="0"/>
              <w:jc w:val="center"/>
              <w:rPr>
                <w:rFonts w:cstheme="minorHAnsi"/>
                <w:sz w:val="20"/>
                <w:szCs w:val="20"/>
              </w:rPr>
            </w:pPr>
            <w:r>
              <w:rPr>
                <w:rFonts w:cstheme="minorHAnsi"/>
                <w:sz w:val="20"/>
                <w:szCs w:val="20"/>
              </w:rPr>
              <w:t>07</w:t>
            </w:r>
          </w:p>
        </w:tc>
      </w:tr>
      <w:tr w:rsidR="001A44CD" w14:paraId="1A0A069F" w14:textId="77777777" w:rsidTr="003A5BEE">
        <w:tc>
          <w:tcPr>
            <w:tcW w:w="980" w:type="dxa"/>
            <w:vAlign w:val="bottom"/>
          </w:tcPr>
          <w:p w14:paraId="388CB466" w14:textId="57C51B74" w:rsidR="001A44CD" w:rsidRPr="00AB4500" w:rsidRDefault="00D7291F" w:rsidP="003A5BEE">
            <w:pPr>
              <w:spacing w:after="0" w:line="240" w:lineRule="auto"/>
              <w:jc w:val="center"/>
              <w:rPr>
                <w:rFonts w:cstheme="minorHAnsi"/>
                <w:sz w:val="18"/>
                <w:szCs w:val="20"/>
              </w:rPr>
            </w:pPr>
            <w:proofErr w:type="gramStart"/>
            <w:r>
              <w:rPr>
                <w:rFonts w:cstheme="minorHAnsi"/>
                <w:sz w:val="18"/>
                <w:szCs w:val="20"/>
              </w:rPr>
              <w:t xml:space="preserve">Dwelling </w:t>
            </w:r>
            <w:r w:rsidR="001A44CD" w:rsidRPr="00AB4500">
              <w:rPr>
                <w:rFonts w:cstheme="minorHAnsi"/>
                <w:sz w:val="18"/>
                <w:szCs w:val="20"/>
              </w:rPr>
              <w:t xml:space="preserve"> Name</w:t>
            </w:r>
            <w:proofErr w:type="gramEnd"/>
          </w:p>
        </w:tc>
        <w:tc>
          <w:tcPr>
            <w:tcW w:w="1445" w:type="dxa"/>
            <w:vAlign w:val="bottom"/>
          </w:tcPr>
          <w:p w14:paraId="08F187DF"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Number of Stories</w:t>
            </w:r>
          </w:p>
        </w:tc>
        <w:tc>
          <w:tcPr>
            <w:tcW w:w="1343" w:type="dxa"/>
            <w:vAlign w:val="bottom"/>
          </w:tcPr>
          <w:p w14:paraId="34F62F2F" w14:textId="77777777" w:rsidR="001A44CD" w:rsidRPr="00AB4500" w:rsidRDefault="001A44CD" w:rsidP="003A5BEE">
            <w:pPr>
              <w:spacing w:after="0" w:line="240" w:lineRule="auto"/>
              <w:jc w:val="center"/>
              <w:rPr>
                <w:sz w:val="18"/>
              </w:rPr>
            </w:pPr>
            <w:r w:rsidRPr="00AB4500">
              <w:rPr>
                <w:rFonts w:cstheme="minorHAnsi"/>
                <w:sz w:val="18"/>
                <w:szCs w:val="20"/>
              </w:rPr>
              <w:t>Master Bath distance of furthest fixture to Water Heater in feet</w:t>
            </w:r>
          </w:p>
        </w:tc>
        <w:tc>
          <w:tcPr>
            <w:tcW w:w="1447" w:type="dxa"/>
            <w:vAlign w:val="bottom"/>
          </w:tcPr>
          <w:p w14:paraId="637CE840"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620" w:type="dxa"/>
            <w:vAlign w:val="bottom"/>
          </w:tcPr>
          <w:p w14:paraId="49E6D8B5" w14:textId="4B1BABD1" w:rsidR="001A44CD" w:rsidRPr="00AB4500" w:rsidRDefault="001A44CD" w:rsidP="003A5BEE">
            <w:pPr>
              <w:spacing w:after="0" w:line="240" w:lineRule="auto"/>
              <w:jc w:val="center"/>
              <w:rPr>
                <w:sz w:val="18"/>
              </w:rPr>
            </w:pPr>
            <w:r w:rsidRPr="00AB4500">
              <w:rPr>
                <w:rFonts w:cstheme="minorHAnsi"/>
                <w:sz w:val="18"/>
                <w:szCs w:val="20"/>
              </w:rPr>
              <w:t>Furthest Third furthest fixture to Water Heater in feet</w:t>
            </w:r>
            <w:r w:rsidR="00623BA8">
              <w:rPr>
                <w:rFonts w:cstheme="minorHAnsi"/>
                <w:sz w:val="18"/>
                <w:szCs w:val="20"/>
              </w:rPr>
              <w:t xml:space="preserve"> (Avg for multiple water heaters)</w:t>
            </w:r>
          </w:p>
        </w:tc>
        <w:tc>
          <w:tcPr>
            <w:tcW w:w="2610" w:type="dxa"/>
            <w:vAlign w:val="bottom"/>
          </w:tcPr>
          <w:p w14:paraId="38148274" w14:textId="77777777" w:rsidR="001A44CD" w:rsidRPr="00AB4500" w:rsidRDefault="001A44CD" w:rsidP="003A5BEE">
            <w:pPr>
              <w:spacing w:after="0" w:line="240" w:lineRule="auto"/>
              <w:jc w:val="center"/>
              <w:rPr>
                <w:sz w:val="18"/>
              </w:rPr>
            </w:pPr>
            <w:r w:rsidRPr="00AB4500">
              <w:rPr>
                <w:rFonts w:cstheme="minorHAnsi"/>
                <w:sz w:val="18"/>
                <w:szCs w:val="20"/>
              </w:rPr>
              <w:t>Weighted Distance</w:t>
            </w:r>
          </w:p>
        </w:tc>
        <w:tc>
          <w:tcPr>
            <w:tcW w:w="1350" w:type="dxa"/>
            <w:vAlign w:val="bottom"/>
          </w:tcPr>
          <w:p w14:paraId="05DD68CC" w14:textId="77777777" w:rsidR="001A44CD" w:rsidRPr="00AB4500" w:rsidRDefault="001A44CD" w:rsidP="003A5BEE">
            <w:pPr>
              <w:spacing w:after="0" w:line="240" w:lineRule="auto"/>
              <w:jc w:val="center"/>
              <w:rPr>
                <w:sz w:val="18"/>
              </w:rPr>
            </w:pPr>
            <w:r w:rsidRPr="00AB4500">
              <w:rPr>
                <w:rFonts w:cstheme="minorHAnsi"/>
                <w:sz w:val="18"/>
                <w:szCs w:val="20"/>
              </w:rPr>
              <w:t>Qualification Distance</w:t>
            </w:r>
          </w:p>
        </w:tc>
      </w:tr>
      <w:tr w:rsidR="001A44CD" w14:paraId="7382CF79" w14:textId="77777777" w:rsidTr="001A44CD">
        <w:trPr>
          <w:trHeight w:val="233"/>
        </w:trPr>
        <w:tc>
          <w:tcPr>
            <w:tcW w:w="980" w:type="dxa"/>
          </w:tcPr>
          <w:p w14:paraId="0DACB132" w14:textId="245D73B9" w:rsidR="001A44CD" w:rsidRPr="00AB4500" w:rsidRDefault="001A44CD" w:rsidP="003A5BEE">
            <w:pPr>
              <w:spacing w:after="0" w:line="240" w:lineRule="auto"/>
              <w:rPr>
                <w:sz w:val="18"/>
                <w:szCs w:val="18"/>
              </w:rPr>
            </w:pPr>
          </w:p>
        </w:tc>
        <w:tc>
          <w:tcPr>
            <w:tcW w:w="1445" w:type="dxa"/>
          </w:tcPr>
          <w:p w14:paraId="3AE58CAC" w14:textId="730A2F4D" w:rsidR="001A44CD" w:rsidRPr="00AB4500" w:rsidRDefault="001A44CD" w:rsidP="003A5BEE">
            <w:pPr>
              <w:spacing w:after="0" w:line="240" w:lineRule="auto"/>
              <w:rPr>
                <w:sz w:val="18"/>
                <w:szCs w:val="18"/>
              </w:rPr>
            </w:pPr>
          </w:p>
        </w:tc>
        <w:tc>
          <w:tcPr>
            <w:tcW w:w="1343" w:type="dxa"/>
          </w:tcPr>
          <w:p w14:paraId="5F726292" w14:textId="083EBBC9" w:rsidR="001A44CD" w:rsidRPr="00AB4500" w:rsidRDefault="001A44CD" w:rsidP="003A5BEE">
            <w:pPr>
              <w:spacing w:after="0" w:line="240" w:lineRule="auto"/>
              <w:rPr>
                <w:sz w:val="18"/>
                <w:szCs w:val="18"/>
              </w:rPr>
            </w:pPr>
          </w:p>
        </w:tc>
        <w:tc>
          <w:tcPr>
            <w:tcW w:w="1447" w:type="dxa"/>
          </w:tcPr>
          <w:p w14:paraId="2342C2DD" w14:textId="3DECD8C8" w:rsidR="001A44CD" w:rsidRPr="00AB4500" w:rsidRDefault="001A44CD" w:rsidP="003A5BEE">
            <w:pPr>
              <w:spacing w:after="0" w:line="240" w:lineRule="auto"/>
              <w:rPr>
                <w:sz w:val="18"/>
                <w:szCs w:val="18"/>
              </w:rPr>
            </w:pPr>
          </w:p>
        </w:tc>
        <w:tc>
          <w:tcPr>
            <w:tcW w:w="1620" w:type="dxa"/>
          </w:tcPr>
          <w:p w14:paraId="0230BEB5" w14:textId="10A65D8B" w:rsidR="001A44CD" w:rsidRPr="00AB4500" w:rsidRDefault="001A44CD" w:rsidP="003A5BEE">
            <w:pPr>
              <w:spacing w:after="0" w:line="240" w:lineRule="auto"/>
              <w:rPr>
                <w:sz w:val="18"/>
                <w:szCs w:val="18"/>
              </w:rPr>
            </w:pPr>
          </w:p>
        </w:tc>
        <w:tc>
          <w:tcPr>
            <w:tcW w:w="2610" w:type="dxa"/>
          </w:tcPr>
          <w:p w14:paraId="3B3E2C0A" w14:textId="7B494650" w:rsidR="001A44CD" w:rsidRPr="00AB4500" w:rsidRDefault="001A44CD" w:rsidP="001A44CD">
            <w:pPr>
              <w:spacing w:after="0" w:line="240" w:lineRule="auto"/>
              <w:rPr>
                <w:sz w:val="18"/>
                <w:szCs w:val="18"/>
              </w:rPr>
            </w:pPr>
            <w:r w:rsidRPr="00AB4500">
              <w:rPr>
                <w:sz w:val="18"/>
                <w:szCs w:val="18"/>
              </w:rPr>
              <w:t xml:space="preserve"> </w:t>
            </w:r>
          </w:p>
        </w:tc>
        <w:tc>
          <w:tcPr>
            <w:tcW w:w="1350" w:type="dxa"/>
          </w:tcPr>
          <w:p w14:paraId="2BA852F2" w14:textId="77777777" w:rsidR="001A44CD" w:rsidRPr="00AB4500" w:rsidRDefault="001A44CD" w:rsidP="003A5BEE">
            <w:pPr>
              <w:spacing w:after="0" w:line="240" w:lineRule="auto"/>
              <w:rPr>
                <w:sz w:val="18"/>
                <w:szCs w:val="18"/>
              </w:rPr>
            </w:pPr>
            <w:r w:rsidRPr="00AB4500">
              <w:rPr>
                <w:rFonts w:cstheme="minorHAnsi"/>
                <w:sz w:val="18"/>
                <w:szCs w:val="18"/>
                <w:highlight w:val="yellow"/>
              </w:rPr>
              <w:t xml:space="preserve"> </w:t>
            </w:r>
          </w:p>
        </w:tc>
      </w:tr>
      <w:tr w:rsidR="001A44CD" w14:paraId="6471C1D1" w14:textId="77777777" w:rsidTr="003A5BEE">
        <w:tc>
          <w:tcPr>
            <w:tcW w:w="980" w:type="dxa"/>
          </w:tcPr>
          <w:p w14:paraId="7C5E52AF" w14:textId="77777777" w:rsidR="001A44CD" w:rsidRPr="00D37C06" w:rsidRDefault="001A44CD" w:rsidP="003A5BEE">
            <w:pPr>
              <w:spacing w:after="0"/>
              <w:rPr>
                <w:sz w:val="20"/>
                <w:szCs w:val="20"/>
              </w:rPr>
            </w:pPr>
          </w:p>
        </w:tc>
        <w:tc>
          <w:tcPr>
            <w:tcW w:w="1445" w:type="dxa"/>
          </w:tcPr>
          <w:p w14:paraId="4996FBFC" w14:textId="77777777" w:rsidR="001A44CD" w:rsidRPr="00D37C06" w:rsidRDefault="001A44CD" w:rsidP="003A5BEE">
            <w:pPr>
              <w:spacing w:after="0"/>
              <w:rPr>
                <w:sz w:val="20"/>
                <w:szCs w:val="20"/>
              </w:rPr>
            </w:pPr>
          </w:p>
        </w:tc>
        <w:tc>
          <w:tcPr>
            <w:tcW w:w="1343" w:type="dxa"/>
          </w:tcPr>
          <w:p w14:paraId="404DC87D" w14:textId="77777777" w:rsidR="001A44CD" w:rsidRPr="00D37C06" w:rsidRDefault="001A44CD" w:rsidP="003A5BEE">
            <w:pPr>
              <w:spacing w:after="0"/>
              <w:rPr>
                <w:sz w:val="20"/>
                <w:szCs w:val="20"/>
              </w:rPr>
            </w:pPr>
          </w:p>
        </w:tc>
        <w:tc>
          <w:tcPr>
            <w:tcW w:w="1447" w:type="dxa"/>
          </w:tcPr>
          <w:p w14:paraId="03114A5E" w14:textId="77777777" w:rsidR="001A44CD" w:rsidRPr="00D37C06" w:rsidRDefault="001A44CD" w:rsidP="003A5BEE">
            <w:pPr>
              <w:spacing w:after="0"/>
              <w:rPr>
                <w:sz w:val="20"/>
                <w:szCs w:val="20"/>
              </w:rPr>
            </w:pPr>
          </w:p>
        </w:tc>
        <w:tc>
          <w:tcPr>
            <w:tcW w:w="1620" w:type="dxa"/>
          </w:tcPr>
          <w:p w14:paraId="495E9B4A" w14:textId="77777777" w:rsidR="001A44CD" w:rsidRPr="00D37C06" w:rsidRDefault="001A44CD" w:rsidP="003A5BEE">
            <w:pPr>
              <w:spacing w:after="0"/>
              <w:rPr>
                <w:sz w:val="20"/>
                <w:szCs w:val="20"/>
              </w:rPr>
            </w:pPr>
          </w:p>
        </w:tc>
        <w:tc>
          <w:tcPr>
            <w:tcW w:w="2610" w:type="dxa"/>
          </w:tcPr>
          <w:p w14:paraId="4D7846FE" w14:textId="77777777" w:rsidR="001A44CD" w:rsidRPr="00D37C06" w:rsidRDefault="001A44CD" w:rsidP="003A5BEE">
            <w:pPr>
              <w:spacing w:after="0"/>
              <w:rPr>
                <w:sz w:val="20"/>
                <w:szCs w:val="20"/>
              </w:rPr>
            </w:pPr>
          </w:p>
        </w:tc>
        <w:tc>
          <w:tcPr>
            <w:tcW w:w="1350" w:type="dxa"/>
          </w:tcPr>
          <w:p w14:paraId="1A485857" w14:textId="77777777" w:rsidR="001A44CD" w:rsidRPr="00D37C06" w:rsidRDefault="001A44CD" w:rsidP="003A5BEE">
            <w:pPr>
              <w:spacing w:after="0"/>
              <w:rPr>
                <w:sz w:val="20"/>
                <w:szCs w:val="20"/>
              </w:rPr>
            </w:pPr>
          </w:p>
        </w:tc>
      </w:tr>
      <w:tr w:rsidR="001A44CD" w14:paraId="64398CC6" w14:textId="77777777" w:rsidTr="003A5BEE">
        <w:tc>
          <w:tcPr>
            <w:tcW w:w="10795" w:type="dxa"/>
            <w:gridSpan w:val="7"/>
          </w:tcPr>
          <w:p w14:paraId="7B256250" w14:textId="08D82ACE" w:rsidR="001A44CD" w:rsidRPr="001A44CD" w:rsidRDefault="001A44CD" w:rsidP="003A5BEE">
            <w:pPr>
              <w:spacing w:after="0"/>
              <w:rPr>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AAAAE28" w14:textId="13A09F96" w:rsidR="001A44CD" w:rsidRDefault="001A44CD" w:rsidP="000504B8">
      <w:pPr>
        <w:spacing w:after="0" w:line="240" w:lineRule="auto"/>
        <w:rPr>
          <w:rFonts w:asciiTheme="minorHAnsi" w:hAnsiTheme="minorHAnsi" w:cstheme="minorHAnsi"/>
          <w:sz w:val="20"/>
          <w:szCs w:val="20"/>
        </w:rPr>
      </w:pPr>
    </w:p>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7777777"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cold water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06378041"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feet</w:t>
            </w:r>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1479A035"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Insulation is not required on the cold water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44D497D3"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4281D475"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w:t>
            </w:r>
            <w:proofErr w:type="gramStart"/>
            <w:r w:rsidR="006A4AED" w:rsidRPr="005828AE">
              <w:rPr>
                <w:rFonts w:asciiTheme="minorHAnsi" w:eastAsiaTheme="minorEastAsia" w:hAnsiTheme="minorHAnsi" w:cstheme="minorHAnsi"/>
                <w:sz w:val="18"/>
                <w:szCs w:val="20"/>
              </w:rPr>
              <w:t>be located in</w:t>
            </w:r>
            <w:proofErr w:type="gramEnd"/>
            <w:r w:rsidR="006A4AED"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74"/>
      </w:tblGrid>
      <w:tr w:rsidR="002143E3" w:rsidRPr="009E01FE" w14:paraId="7B8DA39B" w14:textId="77777777" w:rsidTr="00ED521E">
        <w:trPr>
          <w:trHeight w:val="314"/>
        </w:trPr>
        <w:tc>
          <w:tcPr>
            <w:tcW w:w="10943" w:type="dxa"/>
            <w:gridSpan w:val="4"/>
            <w:vAlign w:val="center"/>
          </w:tcPr>
          <w:p w14:paraId="7B8DA39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5F6C12">
              <w:rPr>
                <w:rFonts w:asciiTheme="minorHAnsi" w:eastAsia="Times New Roman" w:hAnsiTheme="minorHAnsi" w:cstheme="minorHAnsi"/>
                <w:b/>
                <w:caps/>
                <w:sz w:val="18"/>
                <w:szCs w:val="18"/>
              </w:rPr>
              <w:lastRenderedPageBreak/>
              <w:t>Documentation Author's Declaration Statement</w:t>
            </w:r>
          </w:p>
        </w:tc>
      </w:tr>
      <w:tr w:rsidR="002143E3" w:rsidRPr="009E01FE" w14:paraId="7B8DA39D" w14:textId="77777777" w:rsidTr="00ED521E">
        <w:trPr>
          <w:trHeight w:hRule="exact" w:val="280"/>
        </w:trPr>
        <w:tc>
          <w:tcPr>
            <w:tcW w:w="10943" w:type="dxa"/>
            <w:gridSpan w:val="4"/>
            <w:vAlign w:val="center"/>
          </w:tcPr>
          <w:p w14:paraId="7B8DA39C" w14:textId="77777777" w:rsidR="002143E3" w:rsidRPr="005F6C12" w:rsidRDefault="002143E3" w:rsidP="002143E3">
            <w:pPr>
              <w:keepNext/>
              <w:numPr>
                <w:ilvl w:val="0"/>
                <w:numId w:val="2"/>
              </w:numPr>
              <w:tabs>
                <w:tab w:val="left" w:pos="-2600"/>
              </w:tabs>
              <w:spacing w:after="60" w:line="240" w:lineRule="auto"/>
              <w:ind w:right="90"/>
              <w:outlineLvl w:val="2"/>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I certify that this Certificate of Installation documentation is accurate and complete.</w:t>
            </w:r>
          </w:p>
        </w:tc>
      </w:tr>
      <w:tr w:rsidR="002143E3" w:rsidRPr="009E01FE" w14:paraId="7B8DA3A0" w14:textId="77777777" w:rsidTr="003630E1">
        <w:trPr>
          <w:trHeight w:val="360"/>
        </w:trPr>
        <w:tc>
          <w:tcPr>
            <w:tcW w:w="5577" w:type="dxa"/>
            <w:gridSpan w:val="2"/>
          </w:tcPr>
          <w:p w14:paraId="7B8DA39E"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Name:</w:t>
            </w:r>
          </w:p>
        </w:tc>
        <w:tc>
          <w:tcPr>
            <w:tcW w:w="5366" w:type="dxa"/>
            <w:gridSpan w:val="2"/>
          </w:tcPr>
          <w:p w14:paraId="7B8DA39F"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Signature:</w:t>
            </w:r>
          </w:p>
        </w:tc>
      </w:tr>
      <w:tr w:rsidR="002143E3" w:rsidRPr="009E01FE" w14:paraId="7B8DA3A3" w14:textId="77777777" w:rsidTr="003630E1">
        <w:trPr>
          <w:trHeight w:val="360"/>
        </w:trPr>
        <w:tc>
          <w:tcPr>
            <w:tcW w:w="5577" w:type="dxa"/>
            <w:gridSpan w:val="2"/>
          </w:tcPr>
          <w:p w14:paraId="7B8DA3A1"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Company Name:</w:t>
            </w:r>
          </w:p>
        </w:tc>
        <w:tc>
          <w:tcPr>
            <w:tcW w:w="5366" w:type="dxa"/>
            <w:gridSpan w:val="2"/>
          </w:tcPr>
          <w:p w14:paraId="7B8DA3A2"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r w:rsidR="002143E3" w:rsidRPr="009E01FE" w14:paraId="7B8DA3A6" w14:textId="77777777" w:rsidTr="003630E1">
        <w:trPr>
          <w:trHeight w:val="360"/>
        </w:trPr>
        <w:tc>
          <w:tcPr>
            <w:tcW w:w="5577" w:type="dxa"/>
            <w:gridSpan w:val="2"/>
          </w:tcPr>
          <w:p w14:paraId="7B8DA3A4"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366" w:type="dxa"/>
            <w:gridSpan w:val="2"/>
          </w:tcPr>
          <w:p w14:paraId="7B8DA3A5" w14:textId="2EF7B20A"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CEA/HERS Certification Identification (</w:t>
            </w:r>
            <w:r w:rsidR="00AF556D" w:rsidRPr="005F6C12">
              <w:rPr>
                <w:rFonts w:asciiTheme="minorHAnsi" w:eastAsia="Times New Roman" w:hAnsiTheme="minorHAnsi" w:cstheme="minorHAnsi"/>
                <w:sz w:val="18"/>
                <w:szCs w:val="18"/>
              </w:rPr>
              <w:t>i</w:t>
            </w:r>
            <w:r w:rsidRPr="005F6C12">
              <w:rPr>
                <w:rFonts w:asciiTheme="minorHAnsi" w:eastAsia="Times New Roman" w:hAnsiTheme="minorHAnsi" w:cstheme="minorHAnsi"/>
                <w:sz w:val="18"/>
                <w:szCs w:val="18"/>
              </w:rPr>
              <w:t>f applicable):</w:t>
            </w:r>
          </w:p>
        </w:tc>
      </w:tr>
      <w:tr w:rsidR="002143E3" w:rsidRPr="009E01FE" w14:paraId="7B8DA3A9" w14:textId="77777777" w:rsidTr="003630E1">
        <w:trPr>
          <w:trHeight w:val="360"/>
        </w:trPr>
        <w:tc>
          <w:tcPr>
            <w:tcW w:w="5577" w:type="dxa"/>
            <w:gridSpan w:val="2"/>
          </w:tcPr>
          <w:p w14:paraId="7B8DA3A7"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5366" w:type="dxa"/>
            <w:gridSpan w:val="2"/>
          </w:tcPr>
          <w:p w14:paraId="7B8DA3A8"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p>
        </w:tc>
      </w:tr>
      <w:tr w:rsidR="002143E3" w:rsidRPr="009E01FE" w14:paraId="7B8DA3AB" w14:textId="77777777" w:rsidTr="003630E1">
        <w:tblPrEx>
          <w:tblCellMar>
            <w:left w:w="115" w:type="dxa"/>
            <w:right w:w="115" w:type="dxa"/>
          </w:tblCellMar>
        </w:tblPrEx>
        <w:trPr>
          <w:trHeight w:val="296"/>
        </w:trPr>
        <w:tc>
          <w:tcPr>
            <w:tcW w:w="10943" w:type="dxa"/>
            <w:gridSpan w:val="4"/>
            <w:vAlign w:val="center"/>
          </w:tcPr>
          <w:p w14:paraId="7B8DA3A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b/>
                <w:caps/>
                <w:sz w:val="18"/>
                <w:szCs w:val="18"/>
              </w:rPr>
              <w:t>Responsible Person's Declaration statement</w:t>
            </w:r>
          </w:p>
        </w:tc>
      </w:tr>
      <w:tr w:rsidR="002143E3" w:rsidRPr="009E01FE" w14:paraId="7B8DA3B2" w14:textId="77777777" w:rsidTr="003630E1">
        <w:tblPrEx>
          <w:tblCellMar>
            <w:left w:w="115" w:type="dxa"/>
            <w:right w:w="115" w:type="dxa"/>
          </w:tblCellMar>
        </w:tblPrEx>
        <w:trPr>
          <w:trHeight w:val="504"/>
        </w:trPr>
        <w:tc>
          <w:tcPr>
            <w:tcW w:w="10943" w:type="dxa"/>
            <w:gridSpan w:val="4"/>
          </w:tcPr>
          <w:p w14:paraId="004F66D3" w14:textId="77777777" w:rsidR="00FE7D50" w:rsidRPr="005F6C12" w:rsidRDefault="00FE7D50" w:rsidP="00FE7D50">
            <w:pPr>
              <w:pStyle w:val="Heading3"/>
              <w:numPr>
                <w:ilvl w:val="0"/>
                <w:numId w:val="0"/>
              </w:numPr>
              <w:spacing w:before="60"/>
              <w:ind w:right="86"/>
              <w:rPr>
                <w:rFonts w:asciiTheme="minorHAnsi" w:hAnsiTheme="minorHAnsi" w:cstheme="minorHAnsi"/>
                <w:sz w:val="18"/>
                <w:szCs w:val="18"/>
              </w:rPr>
            </w:pPr>
            <w:r w:rsidRPr="005F6C12">
              <w:rPr>
                <w:rFonts w:asciiTheme="minorHAnsi" w:hAnsiTheme="minorHAnsi" w:cstheme="minorHAnsi"/>
                <w:sz w:val="18"/>
                <w:szCs w:val="18"/>
              </w:rPr>
              <w:t xml:space="preserve">I certify the following under penalty of perjury, under the laws of the State of California: </w:t>
            </w:r>
          </w:p>
          <w:p w14:paraId="01285A23" w14:textId="77777777" w:rsidR="00FE7D50" w:rsidRPr="005F6C12" w:rsidRDefault="00FE7D50" w:rsidP="00FE7D50">
            <w:pPr>
              <w:pStyle w:val="Heading3"/>
              <w:numPr>
                <w:ilvl w:val="0"/>
                <w:numId w:val="26"/>
              </w:numPr>
              <w:tabs>
                <w:tab w:val="left" w:pos="-2600"/>
                <w:tab w:val="num" w:pos="1800"/>
              </w:tabs>
              <w:spacing w:before="0"/>
              <w:ind w:right="90"/>
              <w:rPr>
                <w:rFonts w:asciiTheme="minorHAnsi" w:hAnsiTheme="minorHAnsi" w:cstheme="minorHAnsi"/>
                <w:color w:val="4F81BD" w:themeColor="accent1"/>
                <w:sz w:val="18"/>
                <w:szCs w:val="18"/>
              </w:rPr>
            </w:pPr>
            <w:r w:rsidRPr="005F6C12">
              <w:rPr>
                <w:rFonts w:asciiTheme="minorHAnsi" w:hAnsiTheme="minorHAnsi" w:cstheme="minorHAnsi"/>
                <w:sz w:val="18"/>
                <w:szCs w:val="18"/>
              </w:rPr>
              <w:t xml:space="preserve">The information provided on this Certificate of Installation is true and correct. </w:t>
            </w:r>
          </w:p>
          <w:p w14:paraId="0416AE03" w14:textId="77777777" w:rsidR="00FE7D50" w:rsidRPr="005F6C12" w:rsidRDefault="00FE7D50" w:rsidP="005F6C12">
            <w:pPr>
              <w:keepNext/>
              <w:widowControl w:val="0"/>
              <w:numPr>
                <w:ilvl w:val="0"/>
                <w:numId w:val="26"/>
              </w:numPr>
              <w:tabs>
                <w:tab w:val="left" w:pos="1020"/>
              </w:tabs>
              <w:spacing w:after="0" w:line="240" w:lineRule="auto"/>
              <w:ind w:right="90"/>
              <w:rPr>
                <w:rFonts w:asciiTheme="minorHAnsi" w:hAnsiTheme="minorHAnsi" w:cstheme="minorHAnsi"/>
                <w:sz w:val="18"/>
                <w:szCs w:val="18"/>
              </w:rPr>
            </w:pPr>
            <w:r w:rsidRPr="005F6C12">
              <w:rPr>
                <w:rFonts w:asciiTheme="minorHAnsi" w:hAnsiTheme="minorHAnsi" w:cstheme="minorHAnsi"/>
                <w:snapToGrid w:val="0"/>
                <w:sz w:val="18"/>
                <w:szCs w:val="18"/>
              </w:rPr>
              <w:t xml:space="preserve">I am either: a) a responsible person eligible under Division 3 of the Business and Professions Code </w:t>
            </w:r>
            <w:r w:rsidRPr="005F6C12">
              <w:rPr>
                <w:rFonts w:asciiTheme="minorHAnsi" w:hAnsiTheme="minorHAnsi" w:cstheme="minorHAnsi"/>
                <w:sz w:val="18"/>
                <w:szCs w:val="18"/>
              </w:rPr>
              <w:t xml:space="preserve">in the applicable classification to accept responsibility for the system design, construction, or installation </w:t>
            </w:r>
            <w:r w:rsidRPr="005F6C12">
              <w:rPr>
                <w:rFonts w:asciiTheme="minorHAnsi" w:hAnsiTheme="minorHAnsi" w:cstheme="minorHAnsi"/>
                <w:snapToGrid w:val="0"/>
                <w:sz w:val="18"/>
                <w:szCs w:val="18"/>
              </w:rPr>
              <w:t xml:space="preserve">of features, materials, components, or manufactured devices </w:t>
            </w:r>
            <w:r w:rsidRPr="005F6C12">
              <w:rPr>
                <w:rFonts w:asciiTheme="minorHAnsi" w:hAnsiTheme="minorHAnsi" w:cstheme="minorHAnsi"/>
                <w:sz w:val="18"/>
                <w:szCs w:val="18"/>
              </w:rPr>
              <w:t xml:space="preserve">for the scope of work identified on this Certificate of Installation, </w:t>
            </w:r>
            <w:r w:rsidRPr="005F6C12">
              <w:rPr>
                <w:rFonts w:asciiTheme="minorHAnsi" w:hAnsiTheme="minorHAnsi" w:cstheme="minorHAnsi"/>
                <w:snapToGrid w:val="0"/>
                <w:sz w:val="18"/>
                <w:szCs w:val="18"/>
              </w:rPr>
              <w:t>and attest to the declarations in this statement</w:t>
            </w:r>
            <w:r w:rsidRPr="005F6C12">
              <w:rPr>
                <w:rFonts w:asciiTheme="minorHAnsi" w:hAnsiTheme="minorHAnsi" w:cstheme="minorHAnsi"/>
                <w:sz w:val="18"/>
                <w:szCs w:val="18"/>
              </w:rPr>
              <w:t>, or b) I am an authorized representative of the responsible person and attest to the declarations in this statement on the responsible person’s behalf.</w:t>
            </w:r>
          </w:p>
          <w:p w14:paraId="751E5AE7" w14:textId="77777777" w:rsidR="00FE7D50" w:rsidRPr="005F6C12" w:rsidRDefault="00FE7D50" w:rsidP="00FE7D50">
            <w:pPr>
              <w:pStyle w:val="ListParagraph"/>
              <w:keepNext/>
              <w:numPr>
                <w:ilvl w:val="0"/>
                <w:numId w:val="26"/>
              </w:numPr>
              <w:autoSpaceDE w:val="0"/>
              <w:autoSpaceDN w:val="0"/>
              <w:adjustRightInd w:val="0"/>
              <w:spacing w:after="0" w:line="240" w:lineRule="auto"/>
              <w:ind w:right="90"/>
              <w:rPr>
                <w:rFonts w:asciiTheme="minorHAnsi" w:hAnsiTheme="minorHAnsi" w:cstheme="minorHAnsi"/>
                <w:sz w:val="18"/>
                <w:szCs w:val="18"/>
              </w:rPr>
            </w:pPr>
            <w:r w:rsidRPr="005F6C12">
              <w:rPr>
                <w:rFonts w:asciiTheme="minorHAnsi" w:hAnsiTheme="minorHAnsi" w:cstheme="minorHAnsi"/>
                <w:sz w:val="18"/>
                <w:szCs w:val="18"/>
              </w:rPr>
              <w:t xml:space="preserve">The constructed or installed features, materials, </w:t>
            </w:r>
            <w:proofErr w:type="gramStart"/>
            <w:r w:rsidRPr="005F6C12">
              <w:rPr>
                <w:rFonts w:asciiTheme="minorHAnsi" w:hAnsiTheme="minorHAnsi" w:cstheme="minorHAnsi"/>
                <w:sz w:val="18"/>
                <w:szCs w:val="18"/>
              </w:rPr>
              <w:t>components</w:t>
            </w:r>
            <w:proofErr w:type="gramEnd"/>
            <w:r w:rsidRPr="005F6C12">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3B1" w14:textId="6F6B5C8F" w:rsidR="002143E3" w:rsidRPr="005F6C12" w:rsidRDefault="00FE7D50" w:rsidP="00ED521E">
            <w:pPr>
              <w:keepNext/>
              <w:numPr>
                <w:ilvl w:val="0"/>
                <w:numId w:val="16"/>
              </w:numPr>
              <w:spacing w:after="0" w:line="240" w:lineRule="auto"/>
              <w:contextualSpacing/>
              <w:rPr>
                <w:rFonts w:asciiTheme="minorHAnsi" w:eastAsia="Times New Roman" w:hAnsiTheme="minorHAnsi" w:cstheme="minorHAnsi"/>
                <w:sz w:val="18"/>
                <w:szCs w:val="18"/>
              </w:rPr>
            </w:pPr>
            <w:r w:rsidRPr="005F6C12">
              <w:rPr>
                <w:rFonts w:asciiTheme="minorHAnsi" w:hAnsiTheme="minorHAnsi" w:cstheme="minorHAnsi"/>
                <w:sz w:val="18"/>
                <w:szCs w:val="18"/>
              </w:rPr>
              <w:t xml:space="preserve">I will ensure that a registered copy of this Certificate of Installation shall be posted or made available with the building permit(s) issued for the </w:t>
            </w:r>
            <w:proofErr w:type="gramStart"/>
            <w:r w:rsidRPr="005F6C12">
              <w:rPr>
                <w:rFonts w:asciiTheme="minorHAnsi" w:hAnsiTheme="minorHAnsi" w:cstheme="minorHAnsi"/>
                <w:sz w:val="18"/>
                <w:szCs w:val="18"/>
              </w:rPr>
              <w:t>building, and</w:t>
            </w:r>
            <w:proofErr w:type="gramEnd"/>
            <w:r w:rsidRPr="005F6C12">
              <w:rPr>
                <w:rFonts w:asciiTheme="minorHAnsi" w:hAnsiTheme="minorHAnsi" w:cstheme="minorHAnsi"/>
                <w:sz w:val="18"/>
                <w:szCs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143E3" w:rsidRPr="009E01FE" w14:paraId="7B8DA3B5" w14:textId="77777777" w:rsidTr="003630E1">
        <w:tblPrEx>
          <w:tblCellMar>
            <w:left w:w="108" w:type="dxa"/>
            <w:right w:w="108" w:type="dxa"/>
          </w:tblCellMar>
        </w:tblPrEx>
        <w:trPr>
          <w:trHeight w:val="360"/>
        </w:trPr>
        <w:tc>
          <w:tcPr>
            <w:tcW w:w="5307" w:type="dxa"/>
          </w:tcPr>
          <w:p w14:paraId="7B8DA3B3"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Name:</w:t>
            </w:r>
          </w:p>
        </w:tc>
        <w:tc>
          <w:tcPr>
            <w:tcW w:w="5636" w:type="dxa"/>
            <w:gridSpan w:val="3"/>
          </w:tcPr>
          <w:p w14:paraId="7B8DA3B4"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Signature:</w:t>
            </w:r>
          </w:p>
        </w:tc>
      </w:tr>
      <w:tr w:rsidR="002143E3" w:rsidRPr="009E01FE" w14:paraId="7B8DA3B8"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6" w14:textId="6F75E400"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3B7"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 xml:space="preserve">Position </w:t>
            </w:r>
            <w:proofErr w:type="gramStart"/>
            <w:r w:rsidRPr="005F6C12">
              <w:rPr>
                <w:rFonts w:asciiTheme="minorHAnsi" w:eastAsia="Times New Roman" w:hAnsiTheme="minorHAnsi" w:cstheme="minorHAnsi"/>
                <w:sz w:val="18"/>
                <w:szCs w:val="18"/>
              </w:rPr>
              <w:t>With</w:t>
            </w:r>
            <w:proofErr w:type="gramEnd"/>
            <w:r w:rsidRPr="005F6C12">
              <w:rPr>
                <w:rFonts w:asciiTheme="minorHAnsi" w:eastAsia="Times New Roman" w:hAnsiTheme="minorHAnsi" w:cstheme="minorHAnsi"/>
                <w:sz w:val="18"/>
                <w:szCs w:val="18"/>
              </w:rPr>
              <w:t xml:space="preserve"> Company (Title):</w:t>
            </w:r>
          </w:p>
        </w:tc>
      </w:tr>
      <w:tr w:rsidR="002143E3" w:rsidRPr="009E01FE" w14:paraId="7B8DA3BB"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9"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3BA"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CSLB License:</w:t>
            </w:r>
          </w:p>
        </w:tc>
      </w:tr>
      <w:tr w:rsidR="002143E3" w:rsidRPr="009E01FE" w14:paraId="7B8DA3BF"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C"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3BD" w14:textId="0AB33E5B"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r w:rsidR="00AF556D" w:rsidRPr="005F6C12">
              <w:rPr>
                <w:rFonts w:asciiTheme="minorHAnsi" w:eastAsia="Times New Roman" w:hAnsiTheme="minorHAnsi" w:cstheme="minorHAnsi"/>
                <w:sz w:val="18"/>
                <w:szCs w:val="18"/>
              </w:rPr>
              <w:t>:</w:t>
            </w:r>
          </w:p>
        </w:tc>
        <w:tc>
          <w:tcPr>
            <w:tcW w:w="2815" w:type="dxa"/>
            <w:tcBorders>
              <w:top w:val="single" w:sz="4" w:space="0" w:color="auto"/>
              <w:left w:val="single" w:sz="4" w:space="0" w:color="auto"/>
              <w:bottom w:val="single" w:sz="4" w:space="0" w:color="auto"/>
              <w:right w:val="single" w:sz="4" w:space="0" w:color="auto"/>
            </w:tcBorders>
          </w:tcPr>
          <w:p w14:paraId="7B8DA3BE"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bl>
    <w:p w14:paraId="7B8DA3C0" w14:textId="77777777" w:rsidR="009425FF" w:rsidRPr="005828AE" w:rsidRDefault="009425FF" w:rsidP="009425FF">
      <w:pPr>
        <w:contextualSpacing/>
        <w:rPr>
          <w:rFonts w:asciiTheme="minorHAnsi" w:hAnsiTheme="minorHAnsi" w:cstheme="minorHAnsi"/>
          <w:sz w:val="20"/>
          <w:szCs w:val="20"/>
        </w:rPr>
      </w:pPr>
    </w:p>
    <w:p w14:paraId="7B8DA3C1" w14:textId="77777777" w:rsidR="0046730D" w:rsidRPr="008733ED" w:rsidRDefault="0046730D" w:rsidP="0046730D">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53DEA511"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sidRPr="005828AE">
        <w:rPr>
          <w:rFonts w:asciiTheme="minorHAnsi" w:hAnsiTheme="minorHAnsi" w:cstheme="minorHAnsi"/>
          <w:b/>
          <w:sz w:val="18"/>
          <w:szCs w:val="18"/>
        </w:rPr>
        <w:lastRenderedPageBreak/>
        <w:t>CF2R-PLB-02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4415862B"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F4D00F1" w:rsidR="00A57ABF" w:rsidRDefault="002A76D1" w:rsidP="002A76D1">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01 </w:t>
      </w:r>
      <w:r w:rsidR="00A57ABF">
        <w:rPr>
          <w:rFonts w:asciiTheme="minorHAnsi" w:hAnsiTheme="minorHAnsi" w:cstheme="minorHAnsi"/>
          <w:sz w:val="18"/>
          <w:szCs w:val="18"/>
        </w:rPr>
        <w:t xml:space="preserve">Dwelling Unit Name - </w:t>
      </w:r>
      <w:r w:rsidR="00A57ABF" w:rsidRPr="00DD0C9B">
        <w:rPr>
          <w:rFonts w:asciiTheme="minorHAnsi" w:hAnsiTheme="minorHAnsi" w:cstheme="minorHAnsi"/>
          <w:sz w:val="18"/>
          <w:szCs w:val="18"/>
        </w:rPr>
        <w:t xml:space="preserve">Reference information from </w:t>
      </w:r>
      <w:r w:rsidR="00A57ABF">
        <w:rPr>
          <w:rFonts w:asciiTheme="minorHAnsi" w:hAnsiTheme="minorHAnsi" w:cstheme="minorHAnsi"/>
          <w:sz w:val="18"/>
          <w:szCs w:val="18"/>
        </w:rPr>
        <w:t>T</w:t>
      </w:r>
      <w:r w:rsidR="00A57ABF" w:rsidRPr="00DD0C9B">
        <w:rPr>
          <w:rFonts w:asciiTheme="minorHAnsi" w:hAnsiTheme="minorHAnsi" w:cstheme="minorHAnsi"/>
          <w:sz w:val="18"/>
          <w:szCs w:val="18"/>
        </w:rPr>
        <w:t xml:space="preserve">able </w:t>
      </w:r>
      <w:r w:rsidR="00A57ABF">
        <w:rPr>
          <w:rFonts w:asciiTheme="minorHAnsi" w:hAnsiTheme="minorHAnsi" w:cstheme="minorHAnsi"/>
          <w:sz w:val="18"/>
          <w:szCs w:val="18"/>
        </w:rPr>
        <w:t>A.</w:t>
      </w:r>
    </w:p>
    <w:p w14:paraId="7B8DA3CE" w14:textId="3C96CAA4" w:rsidR="002A76D1" w:rsidRPr="00DD0C9B" w:rsidRDefault="00A57ABF" w:rsidP="002A76D1">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2A76D1" w:rsidRPr="005828AE">
        <w:rPr>
          <w:rFonts w:asciiTheme="minorHAnsi" w:hAnsiTheme="minorHAnsi" w:cstheme="minorHAnsi"/>
          <w:sz w:val="18"/>
          <w:szCs w:val="18"/>
        </w:rPr>
        <w:t xml:space="preserve">Water Heating System ID or Name – </w:t>
      </w:r>
      <w:r w:rsidR="002A76D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009B3B3A" w:rsidRPr="00DD0C9B">
        <w:rPr>
          <w:rFonts w:asciiTheme="minorHAnsi" w:hAnsiTheme="minorHAnsi" w:cstheme="minorHAnsi"/>
          <w:sz w:val="18"/>
          <w:szCs w:val="18"/>
        </w:rPr>
        <w:t>.</w:t>
      </w:r>
    </w:p>
    <w:p w14:paraId="7B8DA3CF" w14:textId="149E354E"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3</w:t>
      </w:r>
      <w:r w:rsidRPr="00DD0C9B">
        <w:rPr>
          <w:rFonts w:asciiTheme="minorHAnsi" w:hAnsiTheme="minorHAnsi" w:cstheme="minorHAnsi"/>
          <w:sz w:val="18"/>
          <w:szCs w:val="18"/>
        </w:rPr>
        <w:t xml:space="preserve"> Water Heating System Type – 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Pr="00DD0C9B">
        <w:rPr>
          <w:rFonts w:asciiTheme="minorHAnsi" w:hAnsiTheme="minorHAnsi" w:cstheme="minorHAnsi"/>
          <w:sz w:val="18"/>
          <w:szCs w:val="18"/>
        </w:rPr>
        <w:t xml:space="preserve">. The different kinds of water heating system type are </w:t>
      </w:r>
      <w:proofErr w:type="gramStart"/>
      <w:r w:rsidRPr="00DD0C9B">
        <w:rPr>
          <w:rFonts w:asciiTheme="minorHAnsi" w:hAnsiTheme="minorHAnsi" w:cstheme="minorHAnsi"/>
          <w:sz w:val="18"/>
          <w:szCs w:val="18"/>
        </w:rPr>
        <w:t>DHW, or</w:t>
      </w:r>
      <w:proofErr w:type="gramEnd"/>
      <w:r w:rsidRPr="00DD0C9B">
        <w:rPr>
          <w:rFonts w:asciiTheme="minorHAnsi" w:hAnsiTheme="minorHAnsi" w:cstheme="minorHAnsi"/>
          <w:sz w:val="18"/>
          <w:szCs w:val="18"/>
        </w:rPr>
        <w:t xml:space="preserve"> Combined Hydronic</w:t>
      </w:r>
      <w:r w:rsidR="009B3B3A" w:rsidRPr="00DD0C9B">
        <w:rPr>
          <w:rFonts w:asciiTheme="minorHAnsi" w:hAnsiTheme="minorHAnsi" w:cstheme="minorHAnsi"/>
          <w:sz w:val="18"/>
          <w:szCs w:val="18"/>
        </w:rPr>
        <w:t>.</w:t>
      </w:r>
    </w:p>
    <w:p w14:paraId="7B8DA3D0" w14:textId="146FBCF1" w:rsidR="002A76D1" w:rsidRPr="00DD0C9B" w:rsidRDefault="002A76D1" w:rsidP="002A76D1">
      <w:pPr>
        <w:keepNext/>
        <w:spacing w:after="0" w:line="240" w:lineRule="auto"/>
        <w:ind w:left="540" w:hanging="27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4</w:t>
      </w:r>
      <w:r w:rsidRPr="00DD0C9B">
        <w:rPr>
          <w:rFonts w:asciiTheme="minorHAnsi" w:hAnsiTheme="minorHAnsi" w:cstheme="minorHAnsi"/>
          <w:sz w:val="18"/>
          <w:szCs w:val="18"/>
        </w:rPr>
        <w:t xml:space="preserve"> Water Heater Type – </w:t>
      </w:r>
      <w:r w:rsidR="000C1DA5">
        <w:rPr>
          <w:rFonts w:asciiTheme="minorHAnsi" w:hAnsiTheme="minorHAnsi" w:cstheme="minorHAnsi"/>
          <w:sz w:val="18"/>
          <w:szCs w:val="18"/>
        </w:rPr>
        <w:t>Reference i</w:t>
      </w:r>
      <w:r w:rsidRPr="00DD0C9B">
        <w:rPr>
          <w:rFonts w:asciiTheme="minorHAnsi" w:hAnsiTheme="minorHAnsi" w:cstheme="minorHAnsi"/>
          <w:sz w:val="18"/>
          <w:szCs w:val="18"/>
        </w:rPr>
        <w:t xml:space="preserve">nformation from </w:t>
      </w:r>
      <w:r w:rsidR="00254F4C">
        <w:rPr>
          <w:rFonts w:asciiTheme="minorHAnsi" w:hAnsiTheme="minorHAnsi" w:cstheme="minorHAnsi"/>
          <w:sz w:val="18"/>
          <w:szCs w:val="18"/>
        </w:rPr>
        <w:t>Table A</w:t>
      </w:r>
      <w:r w:rsidRPr="00DD0C9B">
        <w:rPr>
          <w:rFonts w:asciiTheme="minorHAnsi" w:hAnsiTheme="minorHAnsi" w:cstheme="minorHAnsi"/>
          <w:sz w:val="18"/>
          <w:szCs w:val="18"/>
        </w:rPr>
        <w:t>. The different kinds of water heaters are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Storage,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Storage,</w:t>
      </w:r>
      <w:r w:rsidR="001479CF" w:rsidRPr="00DD0C9B">
        <w:rPr>
          <w:rFonts w:asciiTheme="minorHAnsi" w:hAnsiTheme="minorHAnsi" w:cstheme="minorHAnsi"/>
          <w:sz w:val="18"/>
          <w:szCs w:val="18"/>
        </w:rPr>
        <w:t xml:space="preserve"> Residential-Duty Commercial Storage,</w:t>
      </w:r>
      <w:r w:rsidRPr="00DD0C9B">
        <w:rPr>
          <w:rFonts w:asciiTheme="minorHAnsi" w:hAnsiTheme="minorHAnsi" w:cstheme="minorHAnsi"/>
          <w:sz w:val="18"/>
          <w:szCs w:val="18"/>
        </w:rPr>
        <w:t xml:space="preserve"> Heat Pump, Boiler,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Instantaneous,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Instantaneous</w:t>
      </w:r>
      <w:r w:rsidR="001479CF" w:rsidRPr="00DD0C9B">
        <w:rPr>
          <w:rFonts w:asciiTheme="minorHAnsi" w:hAnsiTheme="minorHAnsi" w:cstheme="minorHAnsi"/>
          <w:sz w:val="18"/>
          <w:szCs w:val="18"/>
        </w:rPr>
        <w:t xml:space="preserve">, Residential-Duty Commercial </w:t>
      </w:r>
      <w:proofErr w:type="gramStart"/>
      <w:r w:rsidR="001479CF" w:rsidRPr="00DD0C9B">
        <w:rPr>
          <w:rFonts w:asciiTheme="minorHAnsi" w:hAnsiTheme="minorHAnsi" w:cstheme="minorHAnsi"/>
          <w:sz w:val="18"/>
          <w:szCs w:val="18"/>
        </w:rPr>
        <w:t>Instantaneous</w:t>
      </w:r>
      <w:proofErr w:type="gramEnd"/>
      <w:r w:rsidRPr="00DD0C9B">
        <w:rPr>
          <w:rFonts w:asciiTheme="minorHAnsi" w:hAnsiTheme="minorHAnsi" w:cstheme="minorHAnsi"/>
          <w:sz w:val="18"/>
          <w:szCs w:val="18"/>
        </w:rPr>
        <w:t xml:space="preserve"> or Indirect</w:t>
      </w:r>
      <w:r w:rsidR="009B3B3A" w:rsidRPr="00DD0C9B">
        <w:rPr>
          <w:rFonts w:asciiTheme="minorHAnsi" w:hAnsiTheme="minorHAnsi" w:cstheme="minorHAnsi"/>
          <w:sz w:val="18"/>
          <w:szCs w:val="18"/>
        </w:rPr>
        <w:t>.</w:t>
      </w:r>
    </w:p>
    <w:p w14:paraId="7B8DA3D1" w14:textId="1DB02798"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5</w:t>
      </w:r>
      <w:r w:rsidRPr="00DD0C9B">
        <w:rPr>
          <w:rFonts w:asciiTheme="minorHAnsi" w:hAnsiTheme="minorHAnsi" w:cstheme="minorHAnsi"/>
          <w:sz w:val="18"/>
          <w:szCs w:val="18"/>
        </w:rPr>
        <w:t xml:space="preserve"> # of </w:t>
      </w:r>
      <w:r w:rsidR="00A57ABF">
        <w:rPr>
          <w:rFonts w:asciiTheme="minorHAnsi" w:hAnsiTheme="minorHAnsi" w:cstheme="minorHAnsi"/>
          <w:sz w:val="18"/>
          <w:szCs w:val="18"/>
        </w:rPr>
        <w:t xml:space="preserve">Like (or Identical) </w:t>
      </w:r>
      <w:r w:rsidRPr="00DD0C9B">
        <w:rPr>
          <w:rFonts w:asciiTheme="minorHAnsi" w:hAnsiTheme="minorHAnsi" w:cstheme="minorHAnsi"/>
          <w:sz w:val="18"/>
          <w:szCs w:val="18"/>
        </w:rPr>
        <w:t xml:space="preserve">Water Heaters in system – Reference information from </w:t>
      </w:r>
      <w:r w:rsidR="00254F4C">
        <w:rPr>
          <w:rFonts w:asciiTheme="minorHAnsi" w:hAnsiTheme="minorHAnsi" w:cstheme="minorHAnsi"/>
          <w:sz w:val="18"/>
          <w:szCs w:val="18"/>
        </w:rPr>
        <w:t>Table A</w:t>
      </w:r>
      <w:r w:rsidR="009B3B3A" w:rsidRPr="00DD0C9B">
        <w:rPr>
          <w:rFonts w:asciiTheme="minorHAnsi" w:hAnsiTheme="minorHAnsi" w:cstheme="minorHAnsi"/>
          <w:sz w:val="18"/>
          <w:szCs w:val="18"/>
        </w:rPr>
        <w:t>.</w:t>
      </w:r>
    </w:p>
    <w:p w14:paraId="7B8DA3D3" w14:textId="09EBB4FC"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6</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Fuel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The different kinds of fuel types are</w:t>
      </w:r>
      <w:r w:rsidR="00A13BF1" w:rsidRPr="00DD0C9B">
        <w:rPr>
          <w:rFonts w:asciiTheme="minorHAnsi" w:hAnsiTheme="minorHAnsi" w:cstheme="minorHAnsi"/>
          <w:sz w:val="18"/>
          <w:szCs w:val="18"/>
        </w:rPr>
        <w:t xml:space="preserve"> heat pump, electric </w:t>
      </w:r>
      <w:proofErr w:type="gramStart"/>
      <w:r w:rsidR="00A13BF1" w:rsidRPr="00DD0C9B">
        <w:rPr>
          <w:rFonts w:asciiTheme="minorHAnsi" w:hAnsiTheme="minorHAnsi" w:cstheme="minorHAnsi"/>
          <w:sz w:val="18"/>
          <w:szCs w:val="18"/>
        </w:rPr>
        <w:t xml:space="preserve">resistance, </w:t>
      </w:r>
      <w:r w:rsidR="002A76D1" w:rsidRPr="00DD0C9B">
        <w:rPr>
          <w:rFonts w:asciiTheme="minorHAnsi" w:hAnsiTheme="minorHAnsi" w:cstheme="minorHAnsi"/>
          <w:sz w:val="18"/>
          <w:szCs w:val="18"/>
        </w:rPr>
        <w:t xml:space="preserve"> natural</w:t>
      </w:r>
      <w:proofErr w:type="gramEnd"/>
      <w:r w:rsidR="002A76D1" w:rsidRPr="00DD0C9B">
        <w:rPr>
          <w:rFonts w:asciiTheme="minorHAnsi" w:hAnsiTheme="minorHAnsi" w:cstheme="minorHAnsi"/>
          <w:sz w:val="18"/>
          <w:szCs w:val="18"/>
        </w:rPr>
        <w:t xml:space="preserve"> gas, </w:t>
      </w:r>
      <w:r w:rsidR="00A13BF1" w:rsidRPr="00DD0C9B">
        <w:rPr>
          <w:rFonts w:asciiTheme="minorHAnsi" w:hAnsiTheme="minorHAnsi" w:cstheme="minorHAnsi"/>
          <w:sz w:val="18"/>
          <w:szCs w:val="18"/>
        </w:rPr>
        <w:t xml:space="preserve">and </w:t>
      </w:r>
      <w:r w:rsidR="002A76D1" w:rsidRPr="00DD0C9B">
        <w:rPr>
          <w:rFonts w:asciiTheme="minorHAnsi" w:hAnsiTheme="minorHAnsi" w:cstheme="minorHAnsi"/>
          <w:sz w:val="18"/>
          <w:szCs w:val="18"/>
        </w:rPr>
        <w:t>propane.</w:t>
      </w:r>
    </w:p>
    <w:p w14:paraId="7B8DA3D4" w14:textId="328AD4F4"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7</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Rated Input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For natural gas</w:t>
      </w:r>
      <w:r w:rsidR="00A13BF1" w:rsidRPr="00DD0C9B">
        <w:rPr>
          <w:rFonts w:asciiTheme="minorHAnsi" w:hAnsiTheme="minorHAnsi" w:cstheme="minorHAnsi"/>
          <w:sz w:val="18"/>
          <w:szCs w:val="18"/>
        </w:rPr>
        <w:t xml:space="preserve"> and</w:t>
      </w:r>
      <w:r w:rsidR="002A76D1" w:rsidRPr="00DD0C9B">
        <w:rPr>
          <w:rFonts w:asciiTheme="minorHAnsi" w:hAnsiTheme="minorHAnsi" w:cstheme="minorHAnsi"/>
          <w:sz w:val="18"/>
          <w:szCs w:val="18"/>
        </w:rPr>
        <w:t xml:space="preserve"> propane</w:t>
      </w:r>
      <w:r w:rsidR="00A13BF1" w:rsidRPr="00DD0C9B">
        <w:rPr>
          <w:rFonts w:asciiTheme="minorHAnsi" w:hAnsiTheme="minorHAnsi" w:cstheme="minorHAnsi"/>
          <w:sz w:val="18"/>
          <w:szCs w:val="18"/>
        </w:rPr>
        <w:t>,</w:t>
      </w:r>
      <w:r w:rsidR="002A76D1" w:rsidRPr="00DD0C9B">
        <w:rPr>
          <w:rFonts w:asciiTheme="minorHAnsi" w:hAnsiTheme="minorHAnsi" w:cstheme="minorHAnsi"/>
          <w:sz w:val="18"/>
          <w:szCs w:val="18"/>
        </w:rPr>
        <w:t xml:space="preserve"> the input type is Btu/</w:t>
      </w:r>
      <w:r w:rsidR="009B3B3A" w:rsidRPr="00DD0C9B">
        <w:rPr>
          <w:rFonts w:asciiTheme="minorHAnsi" w:hAnsiTheme="minorHAnsi" w:cstheme="minorHAnsi"/>
          <w:sz w:val="18"/>
          <w:szCs w:val="18"/>
        </w:rPr>
        <w:t>h</w:t>
      </w:r>
      <w:r w:rsidR="002A76D1" w:rsidRPr="00DD0C9B">
        <w:rPr>
          <w:rFonts w:asciiTheme="minorHAnsi" w:hAnsiTheme="minorHAnsi" w:cstheme="minorHAnsi"/>
          <w:sz w:val="18"/>
          <w:szCs w:val="18"/>
        </w:rPr>
        <w:t xml:space="preserve">r. For </w:t>
      </w:r>
      <w:r w:rsidR="00A13BF1" w:rsidRPr="00DD0C9B">
        <w:rPr>
          <w:rFonts w:asciiTheme="minorHAnsi" w:hAnsiTheme="minorHAnsi" w:cstheme="minorHAnsi"/>
          <w:sz w:val="18"/>
          <w:szCs w:val="18"/>
        </w:rPr>
        <w:t xml:space="preserve">heat pump and electric </w:t>
      </w:r>
      <w:proofErr w:type="gramStart"/>
      <w:r w:rsidR="00A13BF1" w:rsidRPr="00DD0C9B">
        <w:rPr>
          <w:rFonts w:asciiTheme="minorHAnsi" w:hAnsiTheme="minorHAnsi" w:cstheme="minorHAnsi"/>
          <w:sz w:val="18"/>
          <w:szCs w:val="18"/>
        </w:rPr>
        <w:t>resistance</w:t>
      </w:r>
      <w:proofErr w:type="gramEnd"/>
      <w:r w:rsidR="002A76D1" w:rsidRPr="00DD0C9B">
        <w:rPr>
          <w:rFonts w:asciiTheme="minorHAnsi" w:hAnsiTheme="minorHAnsi" w:cstheme="minorHAnsi"/>
          <w:sz w:val="18"/>
          <w:szCs w:val="18"/>
        </w:rPr>
        <w:t xml:space="preserve"> the input type is kW</w:t>
      </w:r>
      <w:r w:rsidR="009B3B3A" w:rsidRPr="00DD0C9B">
        <w:rPr>
          <w:rFonts w:asciiTheme="minorHAnsi" w:hAnsiTheme="minorHAnsi" w:cstheme="minorHAnsi"/>
          <w:sz w:val="18"/>
          <w:szCs w:val="18"/>
        </w:rPr>
        <w:t>.</w:t>
      </w:r>
    </w:p>
    <w:p w14:paraId="23783BF2" w14:textId="13187154" w:rsidR="00B265DF" w:rsidRPr="00DD0C9B" w:rsidRDefault="00B265DF" w:rsidP="00B265DF">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8</w:t>
      </w:r>
      <w:r w:rsidRPr="00DD0C9B">
        <w:rPr>
          <w:rFonts w:asciiTheme="minorHAnsi" w:hAnsiTheme="minorHAnsi" w:cstheme="minorHAnsi"/>
          <w:sz w:val="18"/>
          <w:szCs w:val="18"/>
        </w:rPr>
        <w:t xml:space="preserve"> Rated Input Value – User input. Numerical value of the rated input. Must be equal to or less than value indicated on the CF1R.</w:t>
      </w:r>
    </w:p>
    <w:p w14:paraId="2EBFA53A" w14:textId="2BC07171" w:rsidR="00B265DF" w:rsidRPr="00DD0C9B" w:rsidRDefault="00237BB2"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0</w:t>
      </w:r>
      <w:r w:rsidR="00A57ABF">
        <w:rPr>
          <w:rFonts w:asciiTheme="minorHAnsi" w:hAnsiTheme="minorHAnsi" w:cstheme="minorHAnsi"/>
          <w:sz w:val="18"/>
          <w:szCs w:val="18"/>
        </w:rPr>
        <w:t>9</w:t>
      </w:r>
      <w:r w:rsidR="00B265DF" w:rsidRPr="00DD0C9B">
        <w:rPr>
          <w:rFonts w:asciiTheme="minorHAnsi" w:hAnsiTheme="minorHAnsi" w:cstheme="minorHAnsi"/>
          <w:sz w:val="18"/>
          <w:szCs w:val="18"/>
        </w:rPr>
        <w:t xml:space="preserve"> Dwelling Unit DHW System Distribution Type - Reference information from </w:t>
      </w:r>
      <w:r w:rsidR="00254F4C">
        <w:rPr>
          <w:rFonts w:asciiTheme="minorHAnsi" w:hAnsiTheme="minorHAnsi" w:cstheme="minorHAnsi"/>
          <w:sz w:val="18"/>
          <w:szCs w:val="18"/>
        </w:rPr>
        <w:t>Table A</w:t>
      </w:r>
      <w:r w:rsidR="00B265DF" w:rsidRPr="00DD0C9B">
        <w:rPr>
          <w:rFonts w:asciiTheme="minorHAnsi" w:hAnsiTheme="minorHAnsi" w:cstheme="minorHAnsi"/>
          <w:sz w:val="18"/>
          <w:szCs w:val="18"/>
        </w:rPr>
        <w:t>.</w:t>
      </w:r>
    </w:p>
    <w:p w14:paraId="36C363FC" w14:textId="10CCD24C" w:rsidR="000E1923" w:rsidRDefault="00A57ABF"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237BB2" w:rsidRPr="00DD0C9B">
        <w:rPr>
          <w:rFonts w:asciiTheme="minorHAnsi" w:hAnsiTheme="minorHAnsi" w:cstheme="minorHAnsi"/>
          <w:sz w:val="18"/>
          <w:szCs w:val="18"/>
        </w:rPr>
        <w:t xml:space="preserve"> </w:t>
      </w:r>
      <w:r w:rsidR="000E1923" w:rsidRPr="00DD0C9B">
        <w:rPr>
          <w:rFonts w:asciiTheme="minorHAnsi" w:hAnsiTheme="minorHAnsi" w:cstheme="minorHAnsi"/>
          <w:sz w:val="18"/>
          <w:szCs w:val="18"/>
        </w:rPr>
        <w:t xml:space="preserve">Compact Distribution - </w:t>
      </w:r>
      <w:r w:rsidR="00A13BF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Table A</w:t>
      </w:r>
      <w:r w:rsidR="00A13BF1" w:rsidRPr="00DD0C9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5CEB65A8" w14:textId="6309CE91" w:rsidR="00F43FA8" w:rsidRPr="005828AE" w:rsidRDefault="008C7B33" w:rsidP="00F43FA8">
      <w:pPr>
        <w:keepNext/>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C</w:t>
      </w:r>
      <w:r w:rsidR="00F43FA8" w:rsidRPr="005828AE">
        <w:rPr>
          <w:rFonts w:asciiTheme="minorHAnsi" w:hAnsiTheme="minorHAnsi" w:cstheme="minorHAnsi"/>
          <w:b/>
          <w:sz w:val="18"/>
          <w:szCs w:val="18"/>
        </w:rPr>
        <w:t>. Design Dwelling Unit Water Heating Efficiency Information</w:t>
      </w:r>
    </w:p>
    <w:p w14:paraId="394BBADE" w14:textId="5EB8ACE4" w:rsidR="00F43FA8" w:rsidRPr="005828AE" w:rsidRDefault="00F43FA8" w:rsidP="00F43FA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0A467516" w:rsidR="00F43FA8" w:rsidRPr="005828AE" w:rsidRDefault="008C7B33" w:rsidP="00F43FA8">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D</w:t>
      </w:r>
      <w:r w:rsidR="00F43FA8" w:rsidRPr="005828AE">
        <w:rPr>
          <w:rFonts w:asciiTheme="minorHAnsi" w:hAnsiTheme="minorHAnsi" w:cstheme="minorHAnsi"/>
          <w:b/>
          <w:sz w:val="18"/>
          <w:szCs w:val="18"/>
        </w:rPr>
        <w:t>. Installed Dwelling Unit Water Heating Efficiency 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2EBDC150" w:rsidR="00F43FA8" w:rsidRPr="005828AE" w:rsidRDefault="00F43FA8"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sz w:val="18"/>
          <w:szCs w:val="18"/>
        </w:rPr>
        <w:tab/>
        <w:t xml:space="preserve">01 Water Heating System ID or Name – Reference information from </w:t>
      </w:r>
      <w:r w:rsidR="00254F4C">
        <w:rPr>
          <w:rFonts w:asciiTheme="minorHAnsi" w:hAnsiTheme="minorHAnsi" w:cstheme="minorHAnsi"/>
          <w:sz w:val="18"/>
          <w:szCs w:val="18"/>
        </w:rPr>
        <w:t>Table A.</w:t>
      </w:r>
    </w:p>
    <w:p w14:paraId="51BCE0CC" w14:textId="7409A926" w:rsidR="00F43FA8" w:rsidRPr="005828AE" w:rsidRDefault="00F43FA8"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B265DF" w:rsidRPr="005828AE">
        <w:rPr>
          <w:rFonts w:asciiTheme="minorHAnsi" w:hAnsiTheme="minorHAnsi" w:cstheme="minorHAnsi"/>
          <w:sz w:val="18"/>
          <w:szCs w:val="18"/>
        </w:rPr>
        <w:t>2</w:t>
      </w:r>
      <w:r w:rsidRPr="005828AE">
        <w:rPr>
          <w:rFonts w:asciiTheme="minorHAnsi" w:hAnsiTheme="minorHAnsi" w:cstheme="minorHAnsi"/>
          <w:sz w:val="18"/>
          <w:szCs w:val="18"/>
        </w:rPr>
        <w:t xml:space="preserve"> Heating Efficiency Type – Reference information from </w:t>
      </w:r>
      <w:r w:rsidR="008E387F">
        <w:rPr>
          <w:rFonts w:asciiTheme="minorHAnsi" w:hAnsiTheme="minorHAnsi" w:cstheme="minorHAnsi"/>
          <w:sz w:val="18"/>
          <w:szCs w:val="18"/>
        </w:rPr>
        <w:t>Table C</w:t>
      </w:r>
      <w:r w:rsidRPr="005828AE">
        <w:rPr>
          <w:rFonts w:asciiTheme="minorHAnsi" w:hAnsiTheme="minorHAnsi" w:cstheme="minorHAnsi"/>
          <w:sz w:val="18"/>
          <w:szCs w:val="18"/>
        </w:rPr>
        <w:t xml:space="preserve">. Different efficiency types </w:t>
      </w:r>
      <w:proofErr w:type="gramStart"/>
      <w:r w:rsidRPr="005828AE">
        <w:rPr>
          <w:rFonts w:asciiTheme="minorHAnsi" w:hAnsiTheme="minorHAnsi" w:cstheme="minorHAnsi"/>
          <w:sz w:val="18"/>
          <w:szCs w:val="18"/>
        </w:rPr>
        <w:t>are</w:t>
      </w:r>
      <w:proofErr w:type="gramEnd"/>
      <w:r w:rsidRPr="005828AE">
        <w:rPr>
          <w:rFonts w:asciiTheme="minorHAnsi" w:hAnsiTheme="minorHAnsi" w:cstheme="minorHAnsi"/>
          <w:sz w:val="18"/>
          <w:szCs w:val="18"/>
        </w:rPr>
        <w:t xml:space="preserve"> Energy Factor, AFUE, UEF and Thermal Efficiency.</w:t>
      </w:r>
    </w:p>
    <w:p w14:paraId="5608E0A1" w14:textId="6A5EEE83" w:rsidR="00F43FA8" w:rsidRPr="005828AE" w:rsidRDefault="00B265DF" w:rsidP="00F43FA8">
      <w:pPr>
        <w:keepNext/>
        <w:spacing w:after="0" w:line="240" w:lineRule="auto"/>
        <w:ind w:left="720" w:hanging="450"/>
        <w:rPr>
          <w:rFonts w:asciiTheme="minorHAnsi" w:hAnsiTheme="minorHAnsi" w:cstheme="minorHAnsi"/>
          <w:b/>
          <w:sz w:val="18"/>
          <w:szCs w:val="18"/>
        </w:rPr>
      </w:pPr>
      <w:r w:rsidRPr="005828AE">
        <w:rPr>
          <w:rFonts w:asciiTheme="minorHAnsi" w:hAnsiTheme="minorHAnsi" w:cstheme="minorHAnsi"/>
          <w:sz w:val="18"/>
          <w:szCs w:val="18"/>
        </w:rPr>
        <w:t>03</w:t>
      </w:r>
      <w:r w:rsidR="00F43FA8" w:rsidRPr="005828AE">
        <w:rPr>
          <w:rFonts w:asciiTheme="minorHAnsi" w:hAnsiTheme="minorHAnsi" w:cstheme="minorHAnsi"/>
          <w:sz w:val="18"/>
          <w:szCs w:val="18"/>
        </w:rPr>
        <w:t xml:space="preserve"> Heating Efficiency Value – User input </w:t>
      </w:r>
      <w:r w:rsidR="008E387F">
        <w:rPr>
          <w:rFonts w:asciiTheme="minorHAnsi" w:hAnsiTheme="minorHAnsi" w:cstheme="minorHAnsi"/>
          <w:sz w:val="18"/>
          <w:szCs w:val="18"/>
        </w:rPr>
        <w:t>m</w:t>
      </w:r>
      <w:r w:rsidR="00F43FA8" w:rsidRPr="005828AE">
        <w:rPr>
          <w:rFonts w:asciiTheme="minorHAnsi" w:hAnsiTheme="minorHAnsi" w:cstheme="minorHAnsi"/>
          <w:sz w:val="18"/>
          <w:szCs w:val="18"/>
        </w:rPr>
        <w:t xml:space="preserve">ust be equal to or higher efficiency than value indicated on </w:t>
      </w:r>
      <w:r w:rsidR="008E387F">
        <w:rPr>
          <w:rFonts w:asciiTheme="minorHAnsi" w:hAnsiTheme="minorHAnsi" w:cstheme="minorHAnsi"/>
          <w:sz w:val="18"/>
          <w:szCs w:val="18"/>
        </w:rPr>
        <w:t>Table C</w:t>
      </w:r>
      <w:r w:rsidR="00F43FA8" w:rsidRPr="005828AE">
        <w:rPr>
          <w:rFonts w:asciiTheme="minorHAnsi" w:hAnsiTheme="minorHAnsi" w:cstheme="minorHAnsi"/>
          <w:sz w:val="18"/>
          <w:szCs w:val="18"/>
        </w:rPr>
        <w:t>.</w:t>
      </w:r>
    </w:p>
    <w:p w14:paraId="2D9E5742" w14:textId="7D0A3A07"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04</w:t>
      </w:r>
      <w:r w:rsidR="00F43FA8" w:rsidRPr="005828AE">
        <w:rPr>
          <w:rFonts w:asciiTheme="minorHAnsi" w:hAnsiTheme="minorHAnsi" w:cstheme="minorHAnsi"/>
          <w:sz w:val="18"/>
          <w:szCs w:val="18"/>
        </w:rPr>
        <w:t xml:space="preserve"> Standby Loss – User input. Must be equal to or less than value indicated</w:t>
      </w:r>
      <w:r w:rsidR="008E387F">
        <w:rPr>
          <w:rFonts w:asciiTheme="minorHAnsi" w:hAnsiTheme="minorHAnsi" w:cstheme="minorHAnsi"/>
          <w:sz w:val="18"/>
          <w:szCs w:val="18"/>
        </w:rPr>
        <w:t xml:space="preserve"> in Table C</w:t>
      </w:r>
      <w:r w:rsidR="00F43FA8" w:rsidRPr="005828AE">
        <w:rPr>
          <w:rFonts w:asciiTheme="minorHAnsi" w:hAnsiTheme="minorHAnsi" w:cstheme="minorHAnsi"/>
          <w:sz w:val="18"/>
          <w:szCs w:val="18"/>
        </w:rPr>
        <w:t xml:space="preserve">. Value may be N/A if CF1R value is N/A.  </w:t>
      </w:r>
    </w:p>
    <w:p w14:paraId="2E863F7E" w14:textId="7B756655"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05 </w:t>
      </w:r>
      <w:r w:rsidR="00F43FA8" w:rsidRPr="005828AE">
        <w:rPr>
          <w:rFonts w:asciiTheme="minorHAnsi" w:hAnsiTheme="minorHAnsi" w:cstheme="minorHAnsi"/>
          <w:sz w:val="18"/>
          <w:szCs w:val="18"/>
        </w:rPr>
        <w:t>Exterior Insul</w:t>
      </w:r>
      <w:r w:rsidRPr="005828AE">
        <w:rPr>
          <w:rFonts w:asciiTheme="minorHAnsi" w:hAnsiTheme="minorHAnsi" w:cstheme="minorHAnsi"/>
          <w:sz w:val="18"/>
          <w:szCs w:val="18"/>
        </w:rPr>
        <w:t>ation</w:t>
      </w:r>
      <w:r w:rsidR="00F43FA8" w:rsidRPr="005828AE">
        <w:rPr>
          <w:rFonts w:asciiTheme="minorHAnsi" w:hAnsiTheme="minorHAnsi" w:cstheme="minorHAnsi"/>
          <w:sz w:val="18"/>
          <w:szCs w:val="18"/>
        </w:rPr>
        <w:t xml:space="preserve"> R-Value – User input. Must be equal to or higher than value indicated</w:t>
      </w:r>
      <w:r w:rsidR="008E387F">
        <w:rPr>
          <w:rFonts w:asciiTheme="minorHAnsi" w:hAnsiTheme="minorHAnsi" w:cstheme="minorHAnsi"/>
          <w:sz w:val="18"/>
          <w:szCs w:val="18"/>
        </w:rPr>
        <w:t xml:space="preserve"> in Table C</w:t>
      </w:r>
      <w:r w:rsidR="00F43FA8" w:rsidRPr="005828AE">
        <w:rPr>
          <w:rFonts w:asciiTheme="minorHAnsi" w:hAnsiTheme="minorHAnsi" w:cstheme="minorHAnsi"/>
          <w:sz w:val="18"/>
          <w:szCs w:val="18"/>
        </w:rPr>
        <w:t xml:space="preserve">. Value may be N/A if CF1R value is N/A.  </w:t>
      </w:r>
    </w:p>
    <w:p w14:paraId="6874F251" w14:textId="795E8199" w:rsidR="003C1641" w:rsidRPr="005828AE" w:rsidRDefault="003C1641" w:rsidP="00B265DF">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8E387F">
        <w:rPr>
          <w:rFonts w:asciiTheme="minorHAnsi" w:hAnsiTheme="minorHAnsi" w:cstheme="minorHAnsi"/>
          <w:sz w:val="18"/>
          <w:szCs w:val="18"/>
        </w:rPr>
        <w:t>6</w:t>
      </w:r>
      <w:r w:rsidRPr="005828AE">
        <w:rPr>
          <w:rFonts w:asciiTheme="minorHAnsi" w:hAnsiTheme="minorHAnsi" w:cstheme="minorHAnsi"/>
          <w:sz w:val="18"/>
          <w:szCs w:val="18"/>
        </w:rPr>
        <w:t xml:space="preserve"> Water Heater Storage Volume (gal) – User input. </w:t>
      </w:r>
      <w:r w:rsidR="008E387F" w:rsidRPr="005828AE">
        <w:rPr>
          <w:rFonts w:asciiTheme="minorHAnsi" w:hAnsiTheme="minorHAnsi" w:cstheme="minorHAnsi"/>
          <w:sz w:val="18"/>
          <w:szCs w:val="18"/>
        </w:rPr>
        <w:t xml:space="preserve">Must be equal </w:t>
      </w:r>
      <w:r w:rsidR="008E387F">
        <w:rPr>
          <w:rFonts w:asciiTheme="minorHAnsi" w:hAnsiTheme="minorHAnsi" w:cstheme="minorHAnsi"/>
          <w:sz w:val="18"/>
          <w:szCs w:val="18"/>
        </w:rPr>
        <w:t xml:space="preserve">to the </w:t>
      </w:r>
      <w:r w:rsidR="008E387F" w:rsidRPr="005828AE">
        <w:rPr>
          <w:rFonts w:asciiTheme="minorHAnsi" w:hAnsiTheme="minorHAnsi" w:cstheme="minorHAnsi"/>
          <w:sz w:val="18"/>
          <w:szCs w:val="18"/>
        </w:rPr>
        <w:t>value indicated</w:t>
      </w:r>
      <w:r w:rsidR="008E387F">
        <w:rPr>
          <w:rFonts w:asciiTheme="minorHAnsi" w:hAnsiTheme="minorHAnsi" w:cstheme="minorHAnsi"/>
          <w:sz w:val="18"/>
          <w:szCs w:val="18"/>
        </w:rPr>
        <w:t xml:space="preserve"> in Table C</w:t>
      </w:r>
      <w:r w:rsidR="008E387F" w:rsidRPr="005828AE">
        <w:rPr>
          <w:rFonts w:asciiTheme="minorHAnsi" w:hAnsiTheme="minorHAnsi" w:cstheme="minorHAnsi"/>
          <w:sz w:val="18"/>
          <w:szCs w:val="18"/>
        </w:rPr>
        <w:t>.</w:t>
      </w:r>
      <w:r w:rsidR="008E387F">
        <w:rPr>
          <w:rFonts w:asciiTheme="minorHAnsi" w:hAnsiTheme="minorHAnsi" w:cstheme="minorHAnsi"/>
          <w:sz w:val="18"/>
          <w:szCs w:val="18"/>
        </w:rPr>
        <w:t xml:space="preserve"> </w:t>
      </w:r>
      <w:r w:rsidRPr="005828AE">
        <w:rPr>
          <w:rFonts w:asciiTheme="minorHAnsi" w:hAnsiTheme="minorHAnsi" w:cstheme="minorHAnsi"/>
          <w:sz w:val="18"/>
          <w:szCs w:val="18"/>
        </w:rPr>
        <w:t>Value may be N/A if water heater type is instantaneous with zero storage.</w:t>
      </w:r>
    </w:p>
    <w:p w14:paraId="6EB2107E" w14:textId="20636528" w:rsidR="008E387F" w:rsidRPr="005828AE" w:rsidRDefault="008E387F" w:rsidP="008E387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07</w:t>
      </w:r>
      <w:r w:rsidRPr="005828AE">
        <w:rPr>
          <w:rFonts w:asciiTheme="minorHAnsi" w:hAnsiTheme="minorHAnsi" w:cstheme="minorHAnsi"/>
          <w:sz w:val="18"/>
          <w:szCs w:val="18"/>
        </w:rPr>
        <w:t xml:space="preserve"> Tank location – User input. Must be equal to </w:t>
      </w:r>
      <w:r>
        <w:rPr>
          <w:rFonts w:asciiTheme="minorHAnsi" w:hAnsiTheme="minorHAnsi" w:cstheme="minorHAnsi"/>
          <w:sz w:val="18"/>
          <w:szCs w:val="18"/>
        </w:rPr>
        <w:t>value</w:t>
      </w:r>
      <w:r w:rsidRPr="005828AE">
        <w:rPr>
          <w:rFonts w:asciiTheme="minorHAnsi" w:hAnsiTheme="minorHAnsi" w:cstheme="minorHAnsi"/>
          <w:sz w:val="18"/>
          <w:szCs w:val="18"/>
        </w:rPr>
        <w:t xml:space="preserve"> indicated</w:t>
      </w:r>
      <w:r>
        <w:rPr>
          <w:rFonts w:asciiTheme="minorHAnsi" w:hAnsiTheme="minorHAnsi" w:cstheme="minorHAnsi"/>
          <w:sz w:val="18"/>
          <w:szCs w:val="18"/>
        </w:rPr>
        <w:t xml:space="preserve"> in Table C</w:t>
      </w:r>
      <w:r w:rsidRPr="005828AE">
        <w:rPr>
          <w:rFonts w:asciiTheme="minorHAnsi" w:hAnsiTheme="minorHAnsi" w:cstheme="minorHAnsi"/>
          <w:sz w:val="18"/>
          <w:szCs w:val="18"/>
        </w:rPr>
        <w:t>.</w:t>
      </w:r>
    </w:p>
    <w:p w14:paraId="2C3447F1" w14:textId="77777777" w:rsidR="00F43FA8" w:rsidRPr="005828AE" w:rsidRDefault="00F43FA8"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7B8DA3DD" w14:textId="19A00C52"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2C056CF9"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 xml:space="preserve">01 Water Heating System ID or Name – Reference information from </w:t>
      </w:r>
      <w:r w:rsidR="00F9082D">
        <w:rPr>
          <w:rFonts w:asciiTheme="minorHAnsi" w:hAnsiTheme="minorHAnsi" w:cstheme="minorHAnsi"/>
          <w:sz w:val="18"/>
          <w:szCs w:val="18"/>
        </w:rPr>
        <w:t>Table A</w:t>
      </w:r>
      <w:r w:rsidRPr="005828AE">
        <w:rPr>
          <w:rFonts w:asciiTheme="minorHAnsi" w:hAnsiTheme="minorHAnsi" w:cstheme="minorHAnsi"/>
          <w:sz w:val="18"/>
          <w:szCs w:val="18"/>
        </w:rPr>
        <w:t>.</w:t>
      </w:r>
    </w:p>
    <w:p w14:paraId="7B8DA3E1" w14:textId="7F7E701E"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02 Manufacturer – User input. Enter the name of the water heater manufacturer.</w:t>
      </w:r>
    </w:p>
    <w:p w14:paraId="7B8DA3E2" w14:textId="4FF2C57B"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03 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1190A1C4"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6777F42"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1241BB8E" w:rsidR="009075FA" w:rsidRPr="009075FA" w:rsidRDefault="000947DF" w:rsidP="00623BA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b/>
          <w:sz w:val="18"/>
          <w:szCs w:val="18"/>
        </w:rPr>
      </w:pPr>
      <w:r w:rsidRPr="009075FA">
        <w:rPr>
          <w:rFonts w:asciiTheme="minorHAnsi" w:hAnsiTheme="minorHAnsi" w:cstheme="minorHAnsi"/>
          <w:b/>
          <w:sz w:val="18"/>
          <w:szCs w:val="18"/>
        </w:rPr>
        <w:tab/>
      </w:r>
      <w:r w:rsidR="009075FA" w:rsidRPr="009075FA">
        <w:rPr>
          <w:rFonts w:asciiTheme="minorHAnsi" w:hAnsiTheme="minorHAnsi" w:cstheme="minorHAnsi"/>
          <w:b/>
          <w:sz w:val="18"/>
          <w:szCs w:val="18"/>
        </w:rPr>
        <w:t>01 Dwelling Name</w:t>
      </w:r>
    </w:p>
    <w:p w14:paraId="0A922BF1" w14:textId="0CCA931A" w:rsidR="00B265DF" w:rsidRPr="005828AE" w:rsidRDefault="00B265DF" w:rsidP="009075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2</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m</w:t>
      </w:r>
      <w:r w:rsidRPr="005828AE">
        <w:rPr>
          <w:rFonts w:asciiTheme="minorHAnsi" w:hAnsiTheme="minorHAnsi" w:cstheme="minorHAnsi"/>
          <w:sz w:val="18"/>
          <w:szCs w:val="18"/>
        </w:rPr>
        <w:t>a</w:t>
      </w:r>
      <w:r w:rsidR="000E1923" w:rsidRPr="005828AE">
        <w:rPr>
          <w:rFonts w:asciiTheme="minorHAnsi" w:hAnsiTheme="minorHAnsi" w:cstheme="minorHAnsi"/>
          <w:sz w:val="18"/>
          <w:szCs w:val="18"/>
        </w:rPr>
        <w:t>s</w:t>
      </w:r>
      <w:r w:rsidRPr="005828AE">
        <w:rPr>
          <w:rFonts w:asciiTheme="minorHAnsi" w:hAnsiTheme="minorHAnsi" w:cstheme="minorHAnsi"/>
          <w:sz w:val="18"/>
          <w:szCs w:val="18"/>
        </w:rPr>
        <w:t xml:space="preserve">ter </w:t>
      </w:r>
      <w:r w:rsidR="00871C6C">
        <w:rPr>
          <w:rFonts w:asciiTheme="minorHAnsi" w:hAnsiTheme="minorHAnsi" w:cstheme="minorHAnsi"/>
          <w:sz w:val="18"/>
          <w:szCs w:val="18"/>
        </w:rPr>
        <w:t>b</w:t>
      </w:r>
      <w:r w:rsidRPr="005828AE">
        <w:rPr>
          <w:rFonts w:asciiTheme="minorHAnsi" w:hAnsiTheme="minorHAnsi" w:cstheme="minorHAnsi"/>
          <w:sz w:val="18"/>
          <w:szCs w:val="18"/>
        </w:rPr>
        <w:t xml:space="preserve">ath distance of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623BA8">
        <w:rPr>
          <w:rFonts w:asciiTheme="minorHAnsi" w:hAnsiTheme="minorHAnsi" w:cstheme="minorHAnsi"/>
          <w:sz w:val="18"/>
          <w:szCs w:val="18"/>
        </w:rPr>
        <w:t xml:space="preserve"> </w:t>
      </w:r>
      <w:bookmarkStart w:id="4" w:name="_Hlk4150104"/>
      <w:r w:rsidR="00623BA8">
        <w:rPr>
          <w:rFonts w:asciiTheme="minorHAnsi" w:hAnsiTheme="minorHAnsi" w:cstheme="minorHAnsi"/>
          <w:sz w:val="18"/>
          <w:szCs w:val="18"/>
        </w:rPr>
        <w:t>For multiple water heaters, enter the distance to the closest water heater.</w:t>
      </w:r>
    </w:p>
    <w:bookmarkEnd w:id="4"/>
    <w:p w14:paraId="78F61EDE" w14:textId="42A3D31E" w:rsidR="00B265DF" w:rsidRPr="005828AE" w:rsidRDefault="00B265DF" w:rsidP="002752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3</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k</w:t>
      </w:r>
      <w:r w:rsidRPr="005828AE">
        <w:rPr>
          <w:rFonts w:asciiTheme="minorHAnsi" w:hAnsiTheme="minorHAnsi" w:cstheme="minorHAnsi"/>
          <w:sz w:val="18"/>
          <w:szCs w:val="18"/>
        </w:rPr>
        <w:t xml:space="preserve">itchen distance from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For multiple water heaters, enter the distance to the closest water heater.</w:t>
      </w:r>
    </w:p>
    <w:p w14:paraId="3AC5B67C" w14:textId="21E701C3" w:rsidR="00B265DF" w:rsidRPr="005828AE" w:rsidRDefault="00B265DF" w:rsidP="00B804A4">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5828AE">
        <w:rPr>
          <w:rFonts w:asciiTheme="minorHAnsi" w:hAnsiTheme="minorHAnsi" w:cstheme="minorHAnsi"/>
          <w:sz w:val="18"/>
          <w:szCs w:val="18"/>
        </w:rPr>
        <w:lastRenderedPageBreak/>
        <w:t>0</w:t>
      </w:r>
      <w:r w:rsidR="009075FA">
        <w:rPr>
          <w:rFonts w:asciiTheme="minorHAnsi" w:hAnsiTheme="minorHAnsi" w:cstheme="minorHAnsi"/>
          <w:sz w:val="18"/>
          <w:szCs w:val="18"/>
        </w:rPr>
        <w:t>4</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w:t>
      </w:r>
      <w:r w:rsidR="00871C6C">
        <w:rPr>
          <w:rFonts w:asciiTheme="minorHAnsi" w:hAnsiTheme="minorHAnsi" w:cstheme="minorHAnsi"/>
          <w:sz w:val="18"/>
          <w:szCs w:val="18"/>
        </w:rPr>
        <w:t>f</w:t>
      </w:r>
      <w:r w:rsidRPr="005828AE">
        <w:rPr>
          <w:rFonts w:asciiTheme="minorHAnsi" w:hAnsiTheme="minorHAnsi" w:cstheme="minorHAnsi"/>
          <w:sz w:val="18"/>
          <w:szCs w:val="18"/>
        </w:rPr>
        <w:t xml:space="preserve">urthest </w:t>
      </w:r>
      <w:r w:rsidR="00871C6C">
        <w:rPr>
          <w:rFonts w:asciiTheme="minorHAnsi" w:hAnsiTheme="minorHAnsi" w:cstheme="minorHAnsi"/>
          <w:sz w:val="18"/>
          <w:szCs w:val="18"/>
        </w:rPr>
        <w:t>t</w:t>
      </w:r>
      <w:r w:rsidRPr="005828AE">
        <w:rPr>
          <w:rFonts w:asciiTheme="minorHAnsi" w:hAnsiTheme="minorHAnsi" w:cstheme="minorHAnsi"/>
          <w:sz w:val="18"/>
          <w:szCs w:val="18"/>
        </w:rPr>
        <w:t xml:space="preserve">hird fixtures </w:t>
      </w:r>
      <w:r w:rsidR="000947DF" w:rsidRPr="005828AE">
        <w:rPr>
          <w:rFonts w:asciiTheme="minorHAnsi" w:hAnsiTheme="minorHAnsi" w:cstheme="minorHAnsi"/>
          <w:sz w:val="18"/>
          <w:szCs w:val="18"/>
        </w:rPr>
        <w:t xml:space="preserve">from fixture </w:t>
      </w:r>
      <w:r w:rsidRPr="005828AE">
        <w:rPr>
          <w:rFonts w:asciiTheme="minorHAnsi" w:hAnsiTheme="minorHAnsi" w:cstheme="minorHAnsi"/>
          <w:sz w:val="18"/>
          <w:szCs w:val="18"/>
        </w:rPr>
        <w:t xml:space="preserve">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w:t>
      </w:r>
      <w:r w:rsidR="000947DF" w:rsidRPr="005828AE">
        <w:rPr>
          <w:rFonts w:asciiTheme="minorHAnsi" w:hAnsiTheme="minorHAnsi" w:cstheme="minorHAnsi"/>
          <w:sz w:val="18"/>
          <w:szCs w:val="18"/>
        </w:rPr>
        <w:t xml:space="preserve">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w:t>
      </w:r>
      <w:bookmarkStart w:id="5" w:name="_Hlk4150129"/>
      <w:r w:rsidR="00623BA8">
        <w:rPr>
          <w:rFonts w:asciiTheme="minorHAnsi" w:hAnsiTheme="minorHAnsi" w:cstheme="minorHAnsi"/>
          <w:sz w:val="18"/>
          <w:szCs w:val="18"/>
        </w:rPr>
        <w:t xml:space="preserve">For multiple water heaters, </w:t>
      </w:r>
      <w:r w:rsidR="00B804A4">
        <w:rPr>
          <w:rFonts w:asciiTheme="minorHAnsi" w:hAnsiTheme="minorHAnsi" w:cstheme="minorHAnsi"/>
          <w:sz w:val="18"/>
          <w:szCs w:val="18"/>
        </w:rPr>
        <w:t xml:space="preserve">enter </w:t>
      </w:r>
      <w:r w:rsidR="00623BA8">
        <w:rPr>
          <w:rFonts w:asciiTheme="minorHAnsi" w:hAnsiTheme="minorHAnsi" w:cstheme="minorHAnsi"/>
          <w:sz w:val="18"/>
          <w:szCs w:val="18"/>
        </w:rPr>
        <w:t xml:space="preserve">the average of the furthest </w:t>
      </w:r>
      <w:r w:rsidR="00B804A4">
        <w:rPr>
          <w:rFonts w:asciiTheme="minorHAnsi" w:hAnsiTheme="minorHAnsi" w:cstheme="minorHAnsi"/>
          <w:sz w:val="18"/>
          <w:szCs w:val="18"/>
        </w:rPr>
        <w:t>distance of each water heater.</w:t>
      </w:r>
    </w:p>
    <w:bookmarkEnd w:id="5"/>
    <w:p w14:paraId="15517A98" w14:textId="7FE6D9F5"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5</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Weighted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74922AB9" w14:textId="5644919A"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6</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Qualification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77777777"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5BE63634"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67655" w:rsidRPr="005828AE">
        <w:rPr>
          <w:rFonts w:asciiTheme="minorHAnsi" w:hAnsiTheme="minorHAnsi" w:cstheme="minorHAnsi"/>
          <w:sz w:val="18"/>
          <w:szCs w:val="18"/>
        </w:rPr>
        <w:t>H</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6B791C44"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0F4352DD"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067655" w:rsidRPr="005828AE">
        <w:rPr>
          <w:rFonts w:asciiTheme="minorHAnsi" w:hAnsiTheme="minorHAnsi" w:cstheme="minorHAnsi"/>
          <w:sz w:val="18"/>
          <w:szCs w:val="18"/>
        </w:rPr>
        <w:t>H</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24CE95FE"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1F5AF667"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712C267B"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67655" w:rsidRPr="005828AE">
        <w:rPr>
          <w:rFonts w:asciiTheme="minorHAnsi" w:hAnsiTheme="minorHAnsi" w:cstheme="minorHAnsi"/>
          <w:sz w:val="18"/>
          <w:szCs w:val="18"/>
        </w:rPr>
        <w:t>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6DA5A236"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0F8218D">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268625FB"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p>
          <w:p w14:paraId="7069C378" w14:textId="77777777" w:rsidR="00F8218D" w:rsidRPr="005828AE" w:rsidRDefault="00F8218D" w:rsidP="00CC2C76">
            <w:pPr>
              <w:keepNext/>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This table reports the water heating system features that were specified on the registered CF1R compliance document for this project.</w:t>
            </w:r>
          </w:p>
          <w:p w14:paraId="77146667" w14:textId="08CC4E10" w:rsidR="00F8218D" w:rsidRDefault="00F8218D"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5828AE">
              <w:rPr>
                <w:rFonts w:asciiTheme="minorHAnsi" w:hAnsiTheme="minorHAnsi" w:cstheme="minorHAnsi"/>
                <w:sz w:val="18"/>
                <w:szCs w:val="20"/>
              </w:rPr>
              <w:t>&lt;&lt;</w:t>
            </w:r>
            <w:r w:rsidR="00DD574D">
              <w:rPr>
                <w:rFonts w:asciiTheme="minorHAnsi" w:hAnsiTheme="minorHAnsi" w:cstheme="minorHAnsi"/>
                <w:sz w:val="18"/>
                <w:szCs w:val="20"/>
              </w:rPr>
              <w:t xml:space="preserve">require one row of data for each </w:t>
            </w:r>
            <w:r w:rsidR="007D0544">
              <w:rPr>
                <w:rFonts w:asciiTheme="minorHAnsi" w:hAnsiTheme="minorHAnsi" w:cstheme="minorHAnsi"/>
                <w:sz w:val="18"/>
                <w:szCs w:val="20"/>
              </w:rPr>
              <w:t xml:space="preserve">non-HERS </w:t>
            </w:r>
            <w:r w:rsidR="00DD574D">
              <w:rPr>
                <w:rFonts w:asciiTheme="minorHAnsi" w:hAnsiTheme="minorHAnsi" w:cstheme="minorHAnsi"/>
                <w:sz w:val="18"/>
                <w:szCs w:val="20"/>
              </w:rPr>
              <w:t>water heater identified on the CF1R</w:t>
            </w:r>
            <w:r w:rsidRPr="005828AE">
              <w:rPr>
                <w:rFonts w:asciiTheme="minorHAnsi" w:hAnsiTheme="minorHAnsi" w:cstheme="minorHAnsi"/>
                <w:sz w:val="18"/>
                <w:szCs w:val="20"/>
              </w:rPr>
              <w:t>&gt;&gt;</w:t>
            </w:r>
          </w:p>
        </w:tc>
      </w:tr>
      <w:tr w:rsidR="00F8218D" w:rsidRPr="009E01FE" w14:paraId="4C006CC8" w14:textId="2B95C0FD" w:rsidTr="002332A3">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02332A3">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0B0DDA86"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&lt;&lt;reference value from CF1R;</w:t>
            </w:r>
            <w:r w:rsidR="00F8218D">
              <w:rPr>
                <w:rFonts w:asciiTheme="minorHAnsi" w:eastAsia="Times New Roman" w:hAnsiTheme="minorHAnsi" w:cstheme="minorHAnsi"/>
                <w:sz w:val="16"/>
                <w:szCs w:val="20"/>
              </w:rPr>
              <w:t xml:space="preserve"> if Single Family, then value = </w:t>
            </w:r>
            <w:r w:rsidR="00F53007">
              <w:rPr>
                <w:rFonts w:asciiTheme="minorHAnsi" w:eastAsia="Times New Roman" w:hAnsiTheme="minorHAnsi" w:cstheme="minorHAnsi"/>
                <w:sz w:val="16"/>
                <w:szCs w:val="20"/>
              </w:rPr>
              <w:t>Single Family</w:t>
            </w:r>
            <w:r w:rsidR="00F8218D">
              <w:rPr>
                <w:rFonts w:asciiTheme="minorHAnsi" w:eastAsia="Times New Roman" w:hAnsiTheme="minorHAnsi" w:cstheme="minorHAnsi"/>
                <w:sz w:val="16"/>
                <w:szCs w:val="20"/>
              </w:rPr>
              <w:t xml:space="preserve">&gt;&gt; </w:t>
            </w:r>
          </w:p>
        </w:tc>
        <w:tc>
          <w:tcPr>
            <w:tcW w:w="419" w:type="pct"/>
            <w:tcBorders>
              <w:top w:val="single" w:sz="4" w:space="0" w:color="auto"/>
              <w:left w:val="single" w:sz="4" w:space="0" w:color="auto"/>
              <w:bottom w:val="single" w:sz="4" w:space="0" w:color="auto"/>
              <w:right w:val="single" w:sz="4" w:space="0" w:color="auto"/>
            </w:tcBorders>
          </w:tcPr>
          <w:p w14:paraId="3E700E93" w14:textId="21C8CC88"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&gt;&gt;</w:t>
            </w:r>
          </w:p>
        </w:tc>
        <w:tc>
          <w:tcPr>
            <w:tcW w:w="423" w:type="pct"/>
            <w:tcBorders>
              <w:top w:val="single" w:sz="4" w:space="0" w:color="auto"/>
              <w:left w:val="single" w:sz="4" w:space="0" w:color="auto"/>
              <w:bottom w:val="single" w:sz="4" w:space="0" w:color="auto"/>
              <w:right w:val="single" w:sz="4" w:space="0" w:color="auto"/>
            </w:tcBorders>
          </w:tcPr>
          <w:p w14:paraId="340A7134"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369567B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1DDF7D1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CF1R&gt;&gt;</w:t>
            </w:r>
          </w:p>
        </w:tc>
        <w:tc>
          <w:tcPr>
            <w:tcW w:w="418" w:type="pct"/>
            <w:tcBorders>
              <w:top w:val="single" w:sz="4" w:space="0" w:color="auto"/>
              <w:left w:val="single" w:sz="4" w:space="0" w:color="auto"/>
              <w:bottom w:val="single" w:sz="4" w:space="0" w:color="auto"/>
              <w:right w:val="single" w:sz="4" w:space="0" w:color="auto"/>
            </w:tcBorders>
          </w:tcPr>
          <w:p w14:paraId="235AB9FE" w14:textId="474DABF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F090E0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&lt;&lt;reference value from </w:t>
            </w:r>
            <w:proofErr w:type="gramStart"/>
            <w:r w:rsidRPr="00B30562">
              <w:rPr>
                <w:rFonts w:asciiTheme="minorHAnsi" w:eastAsia="Times New Roman" w:hAnsiTheme="minorHAnsi" w:cstheme="minorHAnsi"/>
                <w:sz w:val="16"/>
                <w:szCs w:val="16"/>
              </w:rPr>
              <w:t>CF1R;</w:t>
            </w:r>
            <w:proofErr w:type="gramEnd"/>
          </w:p>
          <w:p w14:paraId="24348FB9" w14:textId="227539F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parent CF1R = CF1R-ADD, ALT or NCB, then value = </w:t>
            </w:r>
            <w:proofErr w:type="gramStart"/>
            <w:r w:rsidRPr="00B30562">
              <w:rPr>
                <w:rFonts w:asciiTheme="minorHAnsi" w:eastAsia="Times New Roman" w:hAnsiTheme="minorHAnsi" w:cstheme="minorHAnsi"/>
                <w:sz w:val="16"/>
                <w:szCs w:val="16"/>
              </w:rPr>
              <w:t>NA;</w:t>
            </w:r>
            <w:proofErr w:type="gramEnd"/>
          </w:p>
          <w:p w14:paraId="17A6EC43" w14:textId="5410F81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Elseif parent CF1R = CF1R-PRF;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2A0BAA95"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CF1R-PRF;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are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4860BD80"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685E4E0A" w:rsidR="00F8218D" w:rsidRPr="005828AE" w:rsidRDefault="00646141" w:rsidP="00646141">
            <w:pPr>
              <w:spacing w:after="0" w:line="240" w:lineRule="auto"/>
              <w:rPr>
                <w:rFonts w:asciiTheme="minorHAnsi" w:eastAsia="Times New Roman" w:hAnsiTheme="minorHAnsi" w:cstheme="minorHAnsi"/>
                <w:sz w:val="16"/>
                <w:szCs w:val="20"/>
              </w:rPr>
            </w:pPr>
            <w:r>
              <w:rPr>
                <w:rFonts w:cstheme="minorHAnsi"/>
                <w:sz w:val="16"/>
                <w:szCs w:val="20"/>
              </w:rPr>
              <w:t>Else if CF1R-ALT, then value = NA</w:t>
            </w:r>
            <w:r w:rsidR="00F8218D" w:rsidRPr="00AB4500">
              <w:rPr>
                <w:rFonts w:cstheme="minorHAnsi"/>
                <w:sz w:val="16"/>
                <w:szCs w:val="20"/>
              </w:rPr>
              <w:t>&gt;&gt;</w:t>
            </w:r>
            <w:r w:rsidR="00F8218D" w:rsidRPr="00095904">
              <w:rPr>
                <w:rFonts w:cstheme="minorHAnsi"/>
                <w:sz w:val="16"/>
                <w:szCs w:val="20"/>
              </w:rPr>
              <w:t xml:space="preserve"> </w:t>
            </w:r>
          </w:p>
        </w:tc>
        <w:tc>
          <w:tcPr>
            <w:tcW w:w="685" w:type="pct"/>
            <w:tcBorders>
              <w:top w:val="single" w:sz="4" w:space="0" w:color="auto"/>
              <w:left w:val="single" w:sz="4" w:space="0" w:color="auto"/>
              <w:bottom w:val="single" w:sz="4" w:space="0" w:color="auto"/>
              <w:right w:val="single" w:sz="4" w:space="0" w:color="auto"/>
            </w:tcBorders>
          </w:tcPr>
          <w:p w14:paraId="771465FA" w14:textId="77777777"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 xml:space="preserve">&lt;&lt;reference values from CF1R.  Allowed values are </w:t>
            </w:r>
          </w:p>
          <w:p w14:paraId="4BFB36B2" w14:textId="0B0C6F3E"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*Basic</w:t>
            </w:r>
          </w:p>
          <w:p w14:paraId="74909F6B" w14:textId="77777777" w:rsidR="00086BD3"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w:t>
            </w:r>
            <w:proofErr w:type="gramStart"/>
            <w:r w:rsidRPr="00AB4500">
              <w:rPr>
                <w:rFonts w:asciiTheme="minorHAnsi" w:eastAsia="Times New Roman" w:hAnsiTheme="minorHAnsi" w:cstheme="minorHAnsi"/>
                <w:sz w:val="16"/>
                <w:szCs w:val="20"/>
              </w:rPr>
              <w:t>None</w:t>
            </w:r>
            <w:r w:rsidR="00086BD3">
              <w:rPr>
                <w:rFonts w:asciiTheme="minorHAnsi" w:eastAsia="Times New Roman" w:hAnsiTheme="minorHAnsi" w:cstheme="minorHAnsi"/>
                <w:sz w:val="16"/>
                <w:szCs w:val="20"/>
              </w:rPr>
              <w:t>;</w:t>
            </w:r>
            <w:proofErr w:type="gramEnd"/>
          </w:p>
          <w:p w14:paraId="69865A09" w14:textId="28D9DBE8"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If CF1R-ALT, then value = NA</w:t>
            </w:r>
            <w:r w:rsidR="00F8218D" w:rsidRPr="00AB4500">
              <w:rPr>
                <w:rFonts w:asciiTheme="minorHAnsi" w:eastAsia="Times New Roman" w:hAnsiTheme="minorHAnsi" w:cstheme="minorHAnsi"/>
                <w:sz w:val="16"/>
                <w:szCs w:val="20"/>
              </w:rPr>
              <w:t>&gt;&gt;</w:t>
            </w:r>
          </w:p>
        </w:tc>
      </w:tr>
      <w:tr w:rsidR="00F8218D" w:rsidRPr="009E01FE" w14:paraId="327A3EAD" w14:textId="77777777"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225B69EC" w14:textId="0F86D360" w:rsidR="005F6A47" w:rsidRDefault="005F6A47" w:rsidP="00FF28EF">
      <w:pPr>
        <w:spacing w:after="0"/>
      </w:pPr>
    </w:p>
    <w:p w14:paraId="4267C2E5" w14:textId="77777777" w:rsidR="005F6A47" w:rsidRDefault="005F6A47">
      <w:pPr>
        <w:spacing w:after="0" w:line="240" w:lineRule="auto"/>
      </w:pPr>
      <w:r>
        <w:br w:type="page"/>
      </w:r>
    </w:p>
    <w:p w14:paraId="50A971FD" w14:textId="77777777" w:rsidR="00CC2C76" w:rsidRDefault="00CC2C76" w:rsidP="00FF28EF">
      <w:pPr>
        <w:spacing w:after="0"/>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B33DFF">
              <w:rPr>
                <w:rFonts w:asciiTheme="minorHAnsi" w:hAnsiTheme="minorHAnsi" w:cstheme="minorHAnsi"/>
                <w:b/>
                <w:sz w:val="20"/>
                <w:szCs w:val="20"/>
              </w:rPr>
              <w:t xml:space="preserve">. Installed Dwelling Unit Water Heating Systems Information </w:t>
            </w:r>
          </w:p>
          <w:p w14:paraId="6BCC1605" w14:textId="77777777" w:rsidR="00F53007"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This table reports the water heating system features installed in this project.</w:t>
            </w:r>
          </w:p>
          <w:p w14:paraId="6EFC088B" w14:textId="2F5B51ED" w:rsidR="00DD574D" w:rsidRPr="005828AE" w:rsidDel="00237BB2" w:rsidRDefault="00DD574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 xml:space="preserve">&lt;&lt;require one row of data for each </w:t>
            </w:r>
            <w:r w:rsidR="007D0544">
              <w:rPr>
                <w:rFonts w:asciiTheme="minorHAnsi" w:eastAsia="Times New Roman" w:hAnsiTheme="minorHAnsi" w:cstheme="minorHAnsi"/>
                <w:sz w:val="18"/>
                <w:szCs w:val="20"/>
              </w:rPr>
              <w:t xml:space="preserve">non-HERS </w:t>
            </w:r>
            <w:r>
              <w:rPr>
                <w:rFonts w:asciiTheme="minorHAnsi" w:eastAsia="Times New Roman" w:hAnsiTheme="minorHAnsi" w:cstheme="minorHAnsi"/>
                <w:sz w:val="18"/>
                <w:szCs w:val="20"/>
              </w:rPr>
              <w:t>water heater identified on the CF1R&gt;&gt;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6A89BD19"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A05</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79208FD1"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77777777"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57EC4AE9" w14:textId="77777777" w:rsidR="00550C64"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E15012">
              <w:rPr>
                <w:rFonts w:asciiTheme="minorHAnsi" w:eastAsia="Times New Roman" w:hAnsiTheme="minorHAnsi" w:cstheme="minorHAnsi"/>
                <w:sz w:val="18"/>
                <w:szCs w:val="20"/>
              </w:rPr>
              <w:t xml:space="preserve">This table reports the water heater(s) efficiency features specified on the registered CF1R compliance document for this project.  </w:t>
            </w:r>
          </w:p>
          <w:p w14:paraId="3FC1BB34" w14:textId="175C63A0"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&lt;&lt;require one row of data for each water heater identified in Section B.&gt;&gt;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098604B3"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2A2813E6"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w:t>
            </w:r>
            <w:r w:rsidR="00E15012">
              <w:rPr>
                <w:rFonts w:asciiTheme="minorHAnsi" w:eastAsia="Times New Roman" w:hAnsiTheme="minorHAnsi" w:cstheme="minorHAnsi"/>
                <w:sz w:val="18"/>
                <w:szCs w:val="20"/>
              </w:rPr>
              <w:t>1R; if parent CF1R= CF1R-ADD, ALT or NCB, then value = NA; else if parent = CF1R-PRF then</w:t>
            </w:r>
            <w:r w:rsidRPr="005828AE">
              <w:rPr>
                <w:rFonts w:asciiTheme="minorHAnsi" w:eastAsia="Times New Roman" w:hAnsiTheme="minorHAnsi" w:cstheme="minorHAnsi"/>
                <w:sz w:val="18"/>
                <w:szCs w:val="20"/>
              </w:rPr>
              <w:t xml:space="preserve"> </w:t>
            </w:r>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C6DE3A6"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rom CF1R-PRF-01;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2EC3387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42EDFD36"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4DB6C825"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5A5F155"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CF1R</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03733D18"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76FB73FE" w:rsidR="00550C64"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713C8089" w14:textId="31616077"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&lt;&lt;require one row of data for each water heater identified in Section B.&gt;&gt;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614B59CB"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from A0</w:t>
            </w:r>
            <w:r w:rsidR="00F53007">
              <w:rPr>
                <w:rFonts w:asciiTheme="minorHAnsi" w:eastAsia="Times New Roman" w:hAnsiTheme="minorHAnsi" w:cstheme="minorHAnsi"/>
                <w:sz w:val="18"/>
                <w:szCs w:val="20"/>
              </w:rPr>
              <w:t>2</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064687BB"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5185788B"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107B27"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5FFA433D"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3632962E"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22C63E6B"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Value may be NA if CF1R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1621"/>
        <w:gridCol w:w="5400"/>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77777777"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E</w:t>
            </w:r>
            <w:r w:rsidR="00011F4C" w:rsidRPr="00B33DFF">
              <w:rPr>
                <w:rFonts w:asciiTheme="minorHAnsi" w:hAnsiTheme="minorHAnsi" w:cstheme="minorHAnsi"/>
                <w:b/>
                <w:sz w:val="20"/>
                <w:szCs w:val="20"/>
              </w:rPr>
              <w:t>. Installed Water Heater Manufacturer Information</w:t>
            </w:r>
          </w:p>
          <w:p w14:paraId="6EF7D611" w14:textId="494195D1"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&lt;&lt;require one row of data for each water heater identified in Section B.&gt;&gt;</w:t>
            </w:r>
          </w:p>
        </w:tc>
      </w:tr>
      <w:tr w:rsidR="00011F4C" w:rsidRPr="009E01FE" w14:paraId="59D092F0" w14:textId="77777777" w:rsidTr="00AB136B">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621"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400"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AB136B">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621"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400"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AB136B">
        <w:trPr>
          <w:trHeight w:val="144"/>
        </w:trPr>
        <w:tc>
          <w:tcPr>
            <w:tcW w:w="3780" w:type="dxa"/>
            <w:tcBorders>
              <w:top w:val="single" w:sz="4" w:space="0" w:color="auto"/>
              <w:bottom w:val="single" w:sz="4" w:space="0" w:color="auto"/>
              <w:right w:val="single" w:sz="4" w:space="0" w:color="auto"/>
            </w:tcBorders>
            <w:vAlign w:val="bottom"/>
          </w:tcPr>
          <w:p w14:paraId="4AEBD978" w14:textId="2DDDE5B6"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from A0</w:t>
            </w:r>
            <w:r w:rsidR="00F53007">
              <w:rPr>
                <w:rFonts w:asciiTheme="minorHAnsi" w:eastAsia="Times New Roman" w:hAnsiTheme="minorHAnsi" w:cstheme="minorHAnsi"/>
                <w:sz w:val="18"/>
                <w:szCs w:val="20"/>
              </w:rPr>
              <w:t>2</w:t>
            </w:r>
            <w:r w:rsidRPr="005828AE">
              <w:rPr>
                <w:rFonts w:asciiTheme="minorHAnsi" w:eastAsia="Times New Roman" w:hAnsiTheme="minorHAnsi" w:cstheme="minorHAnsi"/>
                <w:sz w:val="18"/>
                <w:szCs w:val="20"/>
              </w:rPr>
              <w:t>&gt;&gt;</w:t>
            </w:r>
          </w:p>
        </w:tc>
        <w:tc>
          <w:tcPr>
            <w:tcW w:w="1621"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5400"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AB136B">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621"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0"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4A97378C" w:rsidR="00AF2F78"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10167"/>
      </w:tblGrid>
      <w:tr w:rsidR="007667EA" w:rsidRPr="009E01FE" w14:paraId="2E933D72" w14:textId="77777777" w:rsidTr="008B40BE">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541F650" w14:textId="6FC2DDC4" w:rsidR="007667EA" w:rsidRPr="00F43FA8" w:rsidRDefault="007667EA" w:rsidP="00F414AD">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F43FA8">
              <w:rPr>
                <w:rFonts w:asciiTheme="minorHAnsi" w:eastAsiaTheme="minorEastAsia" w:hAnsiTheme="minorHAnsi" w:cstheme="minorHAnsi"/>
                <w:b/>
                <w:sz w:val="20"/>
                <w:szCs w:val="20"/>
              </w:rPr>
              <w:t xml:space="preserve"> </w:t>
            </w:r>
          </w:p>
        </w:tc>
      </w:tr>
      <w:tr w:rsidR="007667EA" w:rsidRPr="009E01FE" w14:paraId="26C2733B" w14:textId="77777777" w:rsidTr="008B40BE">
        <w:trPr>
          <w:trHeight w:val="144"/>
          <w:tblHeader/>
        </w:trPr>
        <w:tc>
          <w:tcPr>
            <w:tcW w:w="623" w:type="dxa"/>
            <w:vAlign w:val="center"/>
          </w:tcPr>
          <w:p w14:paraId="61A904D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7" w:type="dxa"/>
            <w:vAlign w:val="center"/>
          </w:tcPr>
          <w:p w14:paraId="2C2BC8C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326F746A" w14:textId="77777777" w:rsidTr="008B40BE">
        <w:trPr>
          <w:trHeight w:val="144"/>
          <w:tblHeader/>
        </w:trPr>
        <w:tc>
          <w:tcPr>
            <w:tcW w:w="623" w:type="dxa"/>
            <w:vAlign w:val="center"/>
          </w:tcPr>
          <w:p w14:paraId="0CCB585B"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7" w:type="dxa"/>
            <w:vAlign w:val="center"/>
          </w:tcPr>
          <w:p w14:paraId="70095E31" w14:textId="39C22CC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9116CD">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9116CD">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R-12 or combination of R-16 internal and external Insulation. (Section 110.3(c)4).</w:t>
            </w:r>
          </w:p>
        </w:tc>
      </w:tr>
      <w:tr w:rsidR="007667EA" w:rsidRPr="009E01FE" w14:paraId="22C5896A" w14:textId="77777777" w:rsidTr="008B40BE">
        <w:trPr>
          <w:trHeight w:val="144"/>
        </w:trPr>
        <w:tc>
          <w:tcPr>
            <w:tcW w:w="623" w:type="dxa"/>
            <w:vAlign w:val="center"/>
          </w:tcPr>
          <w:p w14:paraId="78D1CEA9" w14:textId="77777777" w:rsidR="007667EA" w:rsidRPr="00542719" w:rsidRDefault="007667EA" w:rsidP="00F414AD">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lastRenderedPageBreak/>
              <w:t>03</w:t>
            </w:r>
          </w:p>
        </w:tc>
        <w:tc>
          <w:tcPr>
            <w:tcW w:w="10167" w:type="dxa"/>
            <w:vAlign w:val="center"/>
          </w:tcPr>
          <w:p w14:paraId="23F22687" w14:textId="23A1C389" w:rsidR="007667EA" w:rsidRPr="00542719" w:rsidRDefault="007667EA" w:rsidP="00F414AD">
            <w:pPr>
              <w:keepNext/>
              <w:autoSpaceDE w:val="0"/>
              <w:autoSpaceDN w:val="0"/>
              <w:adjustRightInd w:val="0"/>
              <w:spacing w:after="0" w:line="240" w:lineRule="auto"/>
              <w:rPr>
                <w:rFonts w:asciiTheme="minorHAnsi" w:eastAsiaTheme="minorEastAsia" w:hAnsiTheme="minorHAnsi" w:cstheme="minorHAnsi"/>
                <w:b/>
                <w:bCs/>
                <w:sz w:val="18"/>
                <w:szCs w:val="20"/>
              </w:rPr>
            </w:pPr>
            <w:r w:rsidRPr="00542719">
              <w:rPr>
                <w:rFonts w:asciiTheme="minorHAnsi" w:eastAsiaTheme="minorEastAsia" w:hAnsiTheme="minorHAnsi" w:cstheme="minorHAnsi"/>
                <w:bCs/>
                <w:sz w:val="18"/>
                <w:szCs w:val="20"/>
              </w:rPr>
              <w:t>All domestic hot water piping shall be insulated as specified in Section 609.11 of the California Plumbing Code. In addition, the following piping conditions shall have a minimum insulation wall thickness of 1 inch or a mi</w:t>
            </w:r>
            <w:r w:rsidR="00070E4F">
              <w:rPr>
                <w:rFonts w:asciiTheme="minorHAnsi" w:eastAsiaTheme="minorEastAsia" w:hAnsiTheme="minorHAnsi" w:cstheme="minorHAnsi"/>
                <w:bCs/>
                <w:sz w:val="18"/>
                <w:szCs w:val="20"/>
              </w:rPr>
              <w:t>nimum insulation R-value of 7.7</w:t>
            </w:r>
            <w:r w:rsidRPr="00542719">
              <w:rPr>
                <w:rFonts w:asciiTheme="minorHAnsi" w:eastAsiaTheme="minorEastAsia" w:hAnsiTheme="minorHAnsi" w:cstheme="minorHAnsi"/>
                <w:bCs/>
                <w:sz w:val="18"/>
                <w:szCs w:val="20"/>
              </w:rPr>
              <w:t xml:space="preserve"> (RA4.4.1)</w:t>
            </w:r>
          </w:p>
          <w:p w14:paraId="1BBCC9B5" w14:textId="77777777" w:rsidR="007667EA" w:rsidRPr="00542719" w:rsidRDefault="007667EA"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The first 5 feet (1.5 meters) of cold water pipes from the storage tank.</w:t>
            </w:r>
          </w:p>
          <w:p w14:paraId="3492F53A" w14:textId="77777777" w:rsidR="007667EA" w:rsidRPr="00542719" w:rsidRDefault="007667EA"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All piping with a nominal diameter of 3/4 inch (19 millimeter) and less than 1 inch.</w:t>
            </w:r>
          </w:p>
          <w:p w14:paraId="04D68F0F" w14:textId="08564EAA" w:rsidR="007667EA" w:rsidRPr="004522F5" w:rsidRDefault="007667EA"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All hot water piping from the heating source to the kitchen fixtures.</w:t>
            </w:r>
          </w:p>
          <w:p w14:paraId="0032D3AC" w14:textId="77777777" w:rsidR="004522F5" w:rsidRPr="00542719" w:rsidRDefault="004522F5"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from the heating source to storage tank or between tanks.</w:t>
            </w:r>
          </w:p>
          <w:p w14:paraId="72147811" w14:textId="3D797F5C" w:rsidR="004522F5" w:rsidRPr="004522F5" w:rsidRDefault="004522F5"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Cs/>
                <w:sz w:val="18"/>
                <w:szCs w:val="20"/>
              </w:rPr>
            </w:pPr>
            <w:r>
              <w:rPr>
                <w:rFonts w:asciiTheme="minorHAnsi" w:eastAsia="Times New Roman" w:hAnsiTheme="minorHAnsi" w:cstheme="minorHAnsi"/>
                <w:bCs/>
                <w:sz w:val="18"/>
                <w:szCs w:val="20"/>
              </w:rPr>
              <w:t>All</w:t>
            </w:r>
            <w:r w:rsidRPr="004522F5">
              <w:rPr>
                <w:rFonts w:asciiTheme="minorHAnsi" w:eastAsia="Times New Roman" w:hAnsiTheme="minorHAnsi" w:cstheme="minorHAnsi"/>
                <w:bCs/>
                <w:sz w:val="18"/>
                <w:szCs w:val="20"/>
              </w:rPr>
              <w:t xml:space="preserve"> piping associated with a recirculation system</w:t>
            </w:r>
          </w:p>
          <w:p w14:paraId="363AF5E3" w14:textId="77777777" w:rsidR="007667EA" w:rsidRPr="00542719" w:rsidRDefault="007667EA" w:rsidP="00292861">
            <w:pPr>
              <w:keepNext/>
              <w:numPr>
                <w:ilvl w:val="1"/>
                <w:numId w:val="31"/>
              </w:numPr>
              <w:autoSpaceDE w:val="0"/>
              <w:autoSpaceDN w:val="0"/>
              <w:adjustRightInd w:val="0"/>
              <w:spacing w:after="0" w:line="240" w:lineRule="auto"/>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All underground piping.</w:t>
            </w:r>
          </w:p>
          <w:p w14:paraId="0EF7CB3A" w14:textId="487F994F" w:rsidR="007667EA" w:rsidRPr="00E15012" w:rsidRDefault="009116CD" w:rsidP="00F414AD">
            <w:pPr>
              <w:pStyle w:val="ListParagraph"/>
              <w:keepNext/>
              <w:numPr>
                <w:ilvl w:val="1"/>
                <w:numId w:val="28"/>
              </w:numPr>
              <w:autoSpaceDE w:val="0"/>
              <w:autoSpaceDN w:val="0"/>
              <w:adjustRightInd w:val="0"/>
              <w:spacing w:after="0" w:line="240" w:lineRule="auto"/>
              <w:ind w:left="346"/>
              <w:rPr>
                <w:rFonts w:asciiTheme="minorHAnsi" w:eastAsia="Times New Roman" w:hAnsiTheme="minorHAnsi" w:cstheme="minorHAnsi"/>
                <w:bCs/>
                <w:sz w:val="18"/>
                <w:szCs w:val="20"/>
              </w:rPr>
            </w:pPr>
            <w:r w:rsidRPr="00E15012">
              <w:rPr>
                <w:rFonts w:asciiTheme="minorHAnsi" w:eastAsia="Times New Roman" w:hAnsiTheme="minorHAnsi" w:cstheme="minorHAnsi"/>
                <w:bCs/>
                <w:sz w:val="18"/>
                <w:szCs w:val="20"/>
              </w:rPr>
              <w:t>I</w:t>
            </w:r>
            <w:r w:rsidR="007667EA" w:rsidRPr="00E15012">
              <w:rPr>
                <w:rFonts w:asciiTheme="minorHAnsi" w:eastAsia="Times New Roman" w:hAnsiTheme="minorHAnsi" w:cstheme="minorHAnsi"/>
                <w:bCs/>
                <w:sz w:val="18"/>
                <w:szCs w:val="20"/>
              </w:rPr>
              <w:t>nsulation buried below grade must be installed in a waterproof and non-crushable casing or sleeve</w:t>
            </w:r>
            <w:r w:rsidRPr="00E15012">
              <w:rPr>
                <w:rFonts w:asciiTheme="minorHAnsi" w:eastAsia="Times New Roman" w:hAnsiTheme="minorHAnsi" w:cstheme="minorHAnsi"/>
                <w:bCs/>
                <w:sz w:val="18"/>
                <w:szCs w:val="20"/>
              </w:rPr>
              <w:t>.</w:t>
            </w:r>
          </w:p>
          <w:p w14:paraId="45CA9C6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8DF91C9" w14:textId="5E7F2943"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interior or exterior walls that is </w:t>
            </w:r>
            <w:proofErr w:type="gramStart"/>
            <w:r w:rsidRPr="00542719">
              <w:rPr>
                <w:rFonts w:asciiTheme="minorHAnsi" w:eastAsia="Times New Roman" w:hAnsiTheme="minorHAnsi" w:cstheme="minorHAnsi"/>
                <w:bCs/>
                <w:sz w:val="18"/>
                <w:szCs w:val="20"/>
              </w:rPr>
              <w:t>surrounded on all sides</w:t>
            </w:r>
            <w:proofErr w:type="gramEnd"/>
            <w:r w:rsidRPr="00542719">
              <w:rPr>
                <w:rFonts w:asciiTheme="minorHAnsi" w:eastAsia="Times New Roman" w:hAnsiTheme="minorHAnsi" w:cstheme="minorHAnsi"/>
                <w:bCs/>
                <w:sz w:val="18"/>
                <w:szCs w:val="20"/>
              </w:rPr>
              <w:t xml:space="preserve"> by at least 1 inch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insulation.</w:t>
            </w:r>
          </w:p>
          <w:p w14:paraId="03E8887E" w14:textId="0608A65B"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crawlspace with a minimum of 1 </w:t>
            </w:r>
            <w:proofErr w:type="gramStart"/>
            <w:r w:rsidRPr="00542719">
              <w:rPr>
                <w:rFonts w:asciiTheme="minorHAnsi" w:eastAsia="Times New Roman" w:hAnsiTheme="minorHAnsi" w:cstheme="minorHAnsi"/>
                <w:bCs/>
                <w:sz w:val="18"/>
                <w:szCs w:val="20"/>
              </w:rPr>
              <w:t>inches</w:t>
            </w:r>
            <w:proofErr w:type="gramEnd"/>
            <w:r w:rsidRPr="00542719">
              <w:rPr>
                <w:rFonts w:asciiTheme="minorHAnsi" w:eastAsia="Times New Roman" w:hAnsiTheme="minorHAnsi" w:cstheme="minorHAnsi"/>
                <w:bCs/>
                <w:sz w:val="18"/>
                <w:szCs w:val="20"/>
              </w:rPr>
              <w:t xml:space="preserve">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crawlspace insulation above and below.</w:t>
            </w:r>
          </w:p>
          <w:p w14:paraId="0AC8ED4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attics with a minimum of 4 inches (10 cm) of attic insulation on top.</w:t>
            </w:r>
          </w:p>
          <w:p w14:paraId="59440D78"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Pipe insulation shall fit </w:t>
            </w:r>
            <w:proofErr w:type="gramStart"/>
            <w:r w:rsidRPr="00542719">
              <w:rPr>
                <w:rFonts w:asciiTheme="minorHAnsi" w:eastAsia="Times New Roman" w:hAnsiTheme="minorHAnsi" w:cstheme="minorHAnsi"/>
                <w:bCs/>
                <w:sz w:val="18"/>
                <w:szCs w:val="20"/>
              </w:rPr>
              <w:t>tightly</w:t>
            </w:r>
            <w:proofErr w:type="gramEnd"/>
            <w:r w:rsidRPr="00542719">
              <w:rPr>
                <w:rFonts w:asciiTheme="minorHAnsi" w:eastAsia="Times New Roman" w:hAnsiTheme="minorHAnsi" w:cstheme="minorHAnsi"/>
                <w:bCs/>
                <w:sz w:val="18"/>
                <w:szCs w:val="20"/>
              </w:rPr>
              <w:t xml:space="preserve"> and all elbows and tees shall be fully insulated.</w:t>
            </w:r>
          </w:p>
        </w:tc>
      </w:tr>
      <w:tr w:rsidR="007667EA" w:rsidRPr="009E01FE" w14:paraId="3BA54506" w14:textId="77777777" w:rsidTr="008B40BE">
        <w:trPr>
          <w:trHeight w:val="144"/>
          <w:tblHeader/>
        </w:trPr>
        <w:tc>
          <w:tcPr>
            <w:tcW w:w="623" w:type="dxa"/>
            <w:vAlign w:val="center"/>
          </w:tcPr>
          <w:p w14:paraId="0F3572AA"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67" w:type="dxa"/>
            <w:vAlign w:val="center"/>
          </w:tcPr>
          <w:p w14:paraId="107C9E5B"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For Gas or Propane Water Heaters:  Ensure the following are installed (Section 150.0(n))</w:t>
            </w:r>
          </w:p>
          <w:p w14:paraId="17D3BE2F" w14:textId="50F0F3A5"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dedicated 125V, 20A electrical receptacle connected to the electric panel with a 120/240V 3 conductor, 10 AWG copper branch circuit, within 3 feet from the water heater and </w:t>
            </w:r>
            <w:r w:rsidR="009116CD">
              <w:rPr>
                <w:rFonts w:asciiTheme="minorHAnsi" w:eastAsia="Times New Roman" w:hAnsiTheme="minorHAnsi" w:cstheme="minorHAnsi"/>
                <w:sz w:val="18"/>
                <w:szCs w:val="20"/>
              </w:rPr>
              <w:t xml:space="preserve">is </w:t>
            </w:r>
            <w:r w:rsidRPr="00542719">
              <w:rPr>
                <w:rFonts w:asciiTheme="minorHAnsi" w:eastAsia="Times New Roman" w:hAnsiTheme="minorHAnsi" w:cstheme="minorHAnsi"/>
                <w:sz w:val="18"/>
                <w:szCs w:val="20"/>
              </w:rPr>
              <w:t>accessible with no obstructions</w:t>
            </w:r>
            <w:r w:rsidR="009116CD">
              <w:rPr>
                <w:rFonts w:asciiTheme="minorHAnsi" w:eastAsia="Times New Roman" w:hAnsiTheme="minorHAnsi" w:cstheme="minorHAnsi"/>
                <w:sz w:val="18"/>
                <w:szCs w:val="20"/>
              </w:rPr>
              <w:t>.</w:t>
            </w:r>
          </w:p>
          <w:p w14:paraId="3133E299" w14:textId="7B8B4A2D" w:rsidR="007667EA" w:rsidRPr="00542719" w:rsidRDefault="007667EA" w:rsidP="00F414AD">
            <w:pPr>
              <w:keepNext/>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The conductor shall be labeled with the </w:t>
            </w:r>
            <w:r w:rsidR="009116CD">
              <w:rPr>
                <w:rFonts w:asciiTheme="minorHAnsi" w:eastAsia="Times New Roman" w:hAnsiTheme="minorHAnsi" w:cstheme="minorHAnsi"/>
                <w:sz w:val="18"/>
                <w:szCs w:val="20"/>
              </w:rPr>
              <w:t>word</w:t>
            </w:r>
            <w:r w:rsidRPr="00542719">
              <w:rPr>
                <w:rFonts w:asciiTheme="minorHAnsi" w:eastAsia="Times New Roman" w:hAnsiTheme="minorHAnsi" w:cstheme="minorHAnsi"/>
                <w:sz w:val="18"/>
                <w:szCs w:val="20"/>
              </w:rPr>
              <w:t xml:space="preserve"> “Spare” on both ends; and</w:t>
            </w:r>
          </w:p>
          <w:p w14:paraId="2E88D309" w14:textId="3C7CDA87" w:rsidR="007667EA" w:rsidRPr="00542719" w:rsidRDefault="007667EA" w:rsidP="00F414AD">
            <w:pPr>
              <w:keepNext/>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reserved single pole circuit breaker space next to the circuit breaker next to the branch circuit labeled “Future” 240V shall be provided.</w:t>
            </w:r>
          </w:p>
          <w:p w14:paraId="5214D6BC"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Category III or IV vent, or a Type B vent with straight pipe between outside and water heater.</w:t>
            </w:r>
          </w:p>
          <w:p w14:paraId="047EDBAB"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condensate </w:t>
            </w:r>
            <w:proofErr w:type="gramStart"/>
            <w:r w:rsidRPr="00542719">
              <w:rPr>
                <w:rFonts w:asciiTheme="minorHAnsi" w:eastAsia="Times New Roman" w:hAnsiTheme="minorHAnsi" w:cstheme="minorHAnsi"/>
                <w:sz w:val="18"/>
                <w:szCs w:val="20"/>
              </w:rPr>
              <w:t>drain</w:t>
            </w:r>
            <w:proofErr w:type="gramEnd"/>
            <w:r w:rsidRPr="00542719">
              <w:rPr>
                <w:rFonts w:asciiTheme="minorHAnsi" w:eastAsia="Times New Roman" w:hAnsiTheme="minorHAnsi" w:cstheme="minorHAnsi"/>
                <w:sz w:val="18"/>
                <w:szCs w:val="20"/>
              </w:rPr>
              <w:t xml:space="preserve"> no more than 2 inches higher than the base on water heater for natural draining.</w:t>
            </w:r>
          </w:p>
          <w:p w14:paraId="11BDDBC8"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gas supply line with capacity of at least 200,000 Btu/hr.</w:t>
            </w:r>
          </w:p>
        </w:tc>
      </w:tr>
      <w:tr w:rsidR="007667EA" w:rsidRPr="009E01FE" w14:paraId="4BE4AE23" w14:textId="77777777" w:rsidTr="008B40BE">
        <w:trPr>
          <w:trHeight w:val="144"/>
          <w:tblHeader/>
        </w:trPr>
        <w:tc>
          <w:tcPr>
            <w:tcW w:w="10790" w:type="dxa"/>
            <w:gridSpan w:val="2"/>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885" w:type="dxa"/>
        <w:tblLayout w:type="fixed"/>
        <w:tblLook w:val="04A0" w:firstRow="1" w:lastRow="0" w:firstColumn="1" w:lastColumn="0" w:noHBand="0" w:noVBand="1"/>
      </w:tblPr>
      <w:tblGrid>
        <w:gridCol w:w="895"/>
        <w:gridCol w:w="990"/>
        <w:gridCol w:w="1170"/>
        <w:gridCol w:w="1260"/>
        <w:gridCol w:w="1260"/>
        <w:gridCol w:w="1260"/>
        <w:gridCol w:w="1350"/>
        <w:gridCol w:w="1350"/>
        <w:gridCol w:w="1350"/>
      </w:tblGrid>
      <w:tr w:rsidR="006C7190" w14:paraId="0D9551BD" w14:textId="449783C6" w:rsidTr="00725AAD">
        <w:trPr>
          <w:trHeight w:val="530"/>
        </w:trPr>
        <w:tc>
          <w:tcPr>
            <w:tcW w:w="10885" w:type="dxa"/>
            <w:gridSpan w:val="9"/>
          </w:tcPr>
          <w:p w14:paraId="60A83EB8" w14:textId="77777777"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77777777" w:rsidR="006C7190" w:rsidRPr="000029DA" w:rsidRDefault="006C7190" w:rsidP="00AB4500">
            <w:pPr>
              <w:spacing w:after="0" w:line="240" w:lineRule="auto"/>
              <w:rPr>
                <w:rFonts w:cstheme="minorHAnsi"/>
                <w:sz w:val="18"/>
                <w:szCs w:val="18"/>
              </w:rPr>
            </w:pPr>
            <w:r w:rsidRPr="000029DA">
              <w:rPr>
                <w:rFonts w:cstheme="minorHAnsi"/>
                <w:sz w:val="18"/>
                <w:szCs w:val="18"/>
              </w:rPr>
              <w:t>For dwelling units with multiple systems, enter the master bath distance and kitchen distance to the closest water heater, and enter the average of the furthest fixture to each water heater.</w:t>
            </w:r>
          </w:p>
          <w:p w14:paraId="03A711AF" w14:textId="4A787AD8"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require one row of data, reporting the longest distances, for each dwelling unit identified in Section B. with B10 = Basic. If no dwelling in B10 = Basic, then display section header and standard “This section does not apply” message</w:t>
            </w:r>
            <w:r w:rsidRPr="000029DA">
              <w:rPr>
                <w:rFonts w:cstheme="minorHAnsi"/>
                <w:sz w:val="18"/>
                <w:szCs w:val="18"/>
              </w:rPr>
              <w:t>&gt;&gt;</w:t>
            </w:r>
          </w:p>
        </w:tc>
      </w:tr>
      <w:tr w:rsidR="006C7190" w14:paraId="7FDD8E1F" w14:textId="012B5571" w:rsidTr="004A0536">
        <w:tc>
          <w:tcPr>
            <w:tcW w:w="895" w:type="dxa"/>
          </w:tcPr>
          <w:p w14:paraId="346D7443" w14:textId="3B3264AF" w:rsidR="006C7190" w:rsidRPr="008733ED" w:rsidRDefault="006C7190" w:rsidP="00AB4500">
            <w:pPr>
              <w:spacing w:after="0"/>
              <w:jc w:val="center"/>
              <w:rPr>
                <w:rFonts w:cstheme="minorHAnsi"/>
                <w:sz w:val="20"/>
                <w:szCs w:val="20"/>
              </w:rPr>
            </w:pPr>
            <w:r>
              <w:rPr>
                <w:rFonts w:cstheme="minorHAnsi"/>
                <w:sz w:val="20"/>
                <w:szCs w:val="20"/>
              </w:rPr>
              <w:t>01</w:t>
            </w:r>
          </w:p>
        </w:tc>
        <w:tc>
          <w:tcPr>
            <w:tcW w:w="990" w:type="dxa"/>
          </w:tcPr>
          <w:p w14:paraId="6611F572" w14:textId="174D5535" w:rsidR="006C7190" w:rsidRDefault="006C7190" w:rsidP="00AB4500">
            <w:pPr>
              <w:spacing w:after="0"/>
              <w:jc w:val="center"/>
              <w:rPr>
                <w:rFonts w:cstheme="minorHAnsi"/>
                <w:sz w:val="20"/>
                <w:szCs w:val="20"/>
              </w:rPr>
            </w:pPr>
            <w:r>
              <w:rPr>
                <w:rFonts w:cstheme="minorHAnsi"/>
                <w:sz w:val="20"/>
                <w:szCs w:val="20"/>
              </w:rPr>
              <w:t>02</w:t>
            </w:r>
          </w:p>
        </w:tc>
        <w:tc>
          <w:tcPr>
            <w:tcW w:w="1170" w:type="dxa"/>
            <w:vAlign w:val="bottom"/>
          </w:tcPr>
          <w:p w14:paraId="5A01FEB7" w14:textId="0CCA9E9C" w:rsidR="006C7190" w:rsidRPr="008733ED" w:rsidRDefault="006C7190" w:rsidP="00AB4500">
            <w:pPr>
              <w:spacing w:after="0"/>
              <w:jc w:val="center"/>
              <w:rPr>
                <w:rFonts w:cstheme="minorHAnsi"/>
                <w:sz w:val="20"/>
                <w:szCs w:val="20"/>
              </w:rPr>
            </w:pPr>
            <w:r>
              <w:rPr>
                <w:rFonts w:cstheme="minorHAnsi"/>
                <w:sz w:val="20"/>
                <w:szCs w:val="20"/>
              </w:rPr>
              <w:t>03</w:t>
            </w:r>
          </w:p>
        </w:tc>
        <w:tc>
          <w:tcPr>
            <w:tcW w:w="1260" w:type="dxa"/>
          </w:tcPr>
          <w:p w14:paraId="19958654" w14:textId="54337DAB" w:rsidR="006C7190" w:rsidRPr="008733ED" w:rsidRDefault="006C7190" w:rsidP="00AB4500">
            <w:pPr>
              <w:spacing w:after="0"/>
              <w:jc w:val="center"/>
              <w:rPr>
                <w:rFonts w:cstheme="minorHAnsi"/>
                <w:sz w:val="20"/>
                <w:szCs w:val="20"/>
              </w:rPr>
            </w:pPr>
            <w:r>
              <w:rPr>
                <w:rFonts w:cstheme="minorHAnsi"/>
                <w:sz w:val="20"/>
                <w:szCs w:val="20"/>
              </w:rPr>
              <w:t>04</w:t>
            </w:r>
          </w:p>
        </w:tc>
        <w:tc>
          <w:tcPr>
            <w:tcW w:w="1260" w:type="dxa"/>
          </w:tcPr>
          <w:p w14:paraId="184F01CF" w14:textId="5668EF66" w:rsidR="006C7190" w:rsidRPr="008733ED" w:rsidRDefault="006C7190" w:rsidP="00AB4500">
            <w:pPr>
              <w:spacing w:after="0"/>
              <w:jc w:val="center"/>
              <w:rPr>
                <w:rFonts w:cstheme="minorHAnsi"/>
                <w:sz w:val="20"/>
                <w:szCs w:val="20"/>
              </w:rPr>
            </w:pPr>
            <w:r>
              <w:rPr>
                <w:rFonts w:cstheme="minorHAnsi"/>
                <w:sz w:val="20"/>
                <w:szCs w:val="20"/>
              </w:rPr>
              <w:t>05</w:t>
            </w:r>
          </w:p>
        </w:tc>
        <w:tc>
          <w:tcPr>
            <w:tcW w:w="1260" w:type="dxa"/>
          </w:tcPr>
          <w:p w14:paraId="2A052C01" w14:textId="12B4F393" w:rsidR="006C7190" w:rsidRPr="00AC2387" w:rsidRDefault="006C7190" w:rsidP="00AB4500">
            <w:pPr>
              <w:spacing w:after="0"/>
              <w:jc w:val="center"/>
              <w:rPr>
                <w:rFonts w:cstheme="minorHAnsi"/>
                <w:sz w:val="20"/>
                <w:szCs w:val="20"/>
              </w:rPr>
            </w:pPr>
            <w:r>
              <w:rPr>
                <w:rFonts w:cstheme="minorHAnsi"/>
                <w:sz w:val="20"/>
                <w:szCs w:val="20"/>
              </w:rPr>
              <w:t>06</w:t>
            </w:r>
          </w:p>
        </w:tc>
        <w:tc>
          <w:tcPr>
            <w:tcW w:w="1350" w:type="dxa"/>
          </w:tcPr>
          <w:p w14:paraId="2375F8FC" w14:textId="536BD272" w:rsidR="006C7190" w:rsidRPr="00AC2387" w:rsidRDefault="006C7190" w:rsidP="00AB4500">
            <w:pPr>
              <w:spacing w:after="0"/>
              <w:jc w:val="center"/>
              <w:rPr>
                <w:rFonts w:cstheme="minorHAnsi"/>
                <w:sz w:val="20"/>
                <w:szCs w:val="20"/>
              </w:rPr>
            </w:pPr>
            <w:r>
              <w:rPr>
                <w:rFonts w:cstheme="minorHAnsi"/>
                <w:sz w:val="20"/>
                <w:szCs w:val="20"/>
              </w:rPr>
              <w:t>07</w:t>
            </w:r>
          </w:p>
        </w:tc>
        <w:tc>
          <w:tcPr>
            <w:tcW w:w="1350" w:type="dxa"/>
          </w:tcPr>
          <w:p w14:paraId="754F03B0" w14:textId="7EEFD2DE" w:rsidR="006C7190" w:rsidRDefault="00FC5552" w:rsidP="00AB4500">
            <w:pPr>
              <w:spacing w:after="0"/>
              <w:jc w:val="center"/>
              <w:rPr>
                <w:rFonts w:cstheme="minorHAnsi"/>
                <w:sz w:val="20"/>
                <w:szCs w:val="20"/>
              </w:rPr>
            </w:pPr>
            <w:ins w:id="8" w:author="Markstrum, Alexis@Energy" w:date="2021-10-11T08:40:00Z">
              <w:r>
                <w:rPr>
                  <w:rFonts w:cstheme="minorHAnsi"/>
                  <w:sz w:val="20"/>
                  <w:szCs w:val="20"/>
                </w:rPr>
                <w:t>08</w:t>
              </w:r>
            </w:ins>
          </w:p>
        </w:tc>
        <w:tc>
          <w:tcPr>
            <w:tcW w:w="1350" w:type="dxa"/>
          </w:tcPr>
          <w:p w14:paraId="76798BEA" w14:textId="1180FBBE" w:rsidR="006C7190" w:rsidRDefault="00FC5552" w:rsidP="00AB4500">
            <w:pPr>
              <w:spacing w:after="0"/>
              <w:jc w:val="center"/>
              <w:rPr>
                <w:ins w:id="9" w:author="Markstrum, Alexis@Energy" w:date="2021-10-11T08:39:00Z"/>
                <w:rFonts w:cstheme="minorHAnsi"/>
                <w:sz w:val="20"/>
                <w:szCs w:val="20"/>
              </w:rPr>
            </w:pPr>
            <w:ins w:id="10" w:author="Markstrum, Alexis@Energy" w:date="2021-10-11T08:40:00Z">
              <w:r>
                <w:rPr>
                  <w:rFonts w:cstheme="minorHAnsi"/>
                  <w:sz w:val="20"/>
                  <w:szCs w:val="20"/>
                </w:rPr>
                <w:t>09</w:t>
              </w:r>
            </w:ins>
          </w:p>
        </w:tc>
      </w:tr>
      <w:tr w:rsidR="007F736E" w14:paraId="6046EC7C" w14:textId="44B10808" w:rsidTr="004A0536">
        <w:tc>
          <w:tcPr>
            <w:tcW w:w="895" w:type="dxa"/>
            <w:vAlign w:val="bottom"/>
          </w:tcPr>
          <w:p w14:paraId="1382CBC9" w14:textId="77777777" w:rsidR="007F736E" w:rsidRDefault="007F736E" w:rsidP="007F736E">
            <w:pPr>
              <w:spacing w:after="0" w:line="240" w:lineRule="auto"/>
              <w:jc w:val="center"/>
              <w:rPr>
                <w:rFonts w:cstheme="minorHAnsi"/>
                <w:sz w:val="18"/>
                <w:szCs w:val="20"/>
              </w:rPr>
            </w:pPr>
            <w:r>
              <w:rPr>
                <w:rFonts w:cstheme="minorHAnsi"/>
                <w:sz w:val="18"/>
                <w:szCs w:val="20"/>
              </w:rPr>
              <w:t>Dwelling</w:t>
            </w:r>
          </w:p>
          <w:p w14:paraId="71A22C67" w14:textId="333019BE"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Name</w:t>
            </w:r>
          </w:p>
        </w:tc>
        <w:tc>
          <w:tcPr>
            <w:tcW w:w="990" w:type="dxa"/>
            <w:vAlign w:val="bottom"/>
          </w:tcPr>
          <w:p w14:paraId="758E500B"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Number of Stories</w:t>
            </w:r>
          </w:p>
        </w:tc>
        <w:tc>
          <w:tcPr>
            <w:tcW w:w="1170" w:type="dxa"/>
            <w:vAlign w:val="bottom"/>
          </w:tcPr>
          <w:p w14:paraId="6FA1B419" w14:textId="77777777" w:rsidR="007F736E" w:rsidRPr="00AB4500" w:rsidRDefault="007F736E" w:rsidP="007F736E">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298717E6"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3EAC8CED" w14:textId="1AD31E46" w:rsidR="007F736E" w:rsidRPr="00AB4500" w:rsidRDefault="007F736E" w:rsidP="007F736E">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60" w:type="dxa"/>
            <w:vAlign w:val="bottom"/>
          </w:tcPr>
          <w:p w14:paraId="7CA726AD" w14:textId="77777777" w:rsidR="007F736E" w:rsidRPr="00AB4500" w:rsidRDefault="007F736E" w:rsidP="007F736E">
            <w:pPr>
              <w:spacing w:after="0" w:line="240" w:lineRule="auto"/>
              <w:jc w:val="center"/>
              <w:rPr>
                <w:sz w:val="18"/>
              </w:rPr>
            </w:pPr>
            <w:r w:rsidRPr="00AB4500">
              <w:rPr>
                <w:rFonts w:cstheme="minorHAnsi"/>
                <w:sz w:val="18"/>
                <w:szCs w:val="20"/>
              </w:rPr>
              <w:t>Weighted Distance</w:t>
            </w:r>
          </w:p>
        </w:tc>
        <w:tc>
          <w:tcPr>
            <w:tcW w:w="1350" w:type="dxa"/>
            <w:vAlign w:val="bottom"/>
          </w:tcPr>
          <w:p w14:paraId="3383BF19" w14:textId="77777777" w:rsidR="007F736E" w:rsidRPr="00AB4500" w:rsidRDefault="007F736E" w:rsidP="007F736E">
            <w:pPr>
              <w:spacing w:after="0" w:line="240" w:lineRule="auto"/>
              <w:jc w:val="center"/>
              <w:rPr>
                <w:sz w:val="18"/>
              </w:rPr>
            </w:pPr>
            <w:r w:rsidRPr="00AB4500">
              <w:rPr>
                <w:rFonts w:cstheme="minorHAnsi"/>
                <w:sz w:val="18"/>
                <w:szCs w:val="20"/>
              </w:rPr>
              <w:t>Qualification Distance</w:t>
            </w:r>
          </w:p>
        </w:tc>
        <w:tc>
          <w:tcPr>
            <w:tcW w:w="1350" w:type="dxa"/>
            <w:vAlign w:val="bottom"/>
          </w:tcPr>
          <w:p w14:paraId="58F017EC" w14:textId="0D3BCF94" w:rsidR="007F736E" w:rsidRPr="00AB4500" w:rsidRDefault="007F736E" w:rsidP="007F736E">
            <w:pPr>
              <w:spacing w:after="0" w:line="240" w:lineRule="auto"/>
              <w:jc w:val="center"/>
              <w:rPr>
                <w:ins w:id="11" w:author="Markstrum, Alexis@Energy" w:date="2021-10-11T08:39:00Z"/>
                <w:rFonts w:cstheme="minorHAnsi"/>
                <w:sz w:val="18"/>
                <w:szCs w:val="20"/>
              </w:rPr>
            </w:pPr>
            <w:ins w:id="12" w:author="Markstrum, Alexis@Energy" w:date="2021-10-11T08:40:00Z">
              <w:r>
                <w:rPr>
                  <w:rFonts w:cstheme="minorHAnsi"/>
                  <w:sz w:val="18"/>
                </w:rPr>
                <w:t>Design Compactness Factor</w:t>
              </w:r>
            </w:ins>
          </w:p>
        </w:tc>
        <w:tc>
          <w:tcPr>
            <w:tcW w:w="1350" w:type="dxa"/>
            <w:vAlign w:val="bottom"/>
          </w:tcPr>
          <w:p w14:paraId="568DED67" w14:textId="4A9721CE" w:rsidR="007F736E" w:rsidRPr="00AB4500" w:rsidRDefault="007F736E" w:rsidP="007F736E">
            <w:pPr>
              <w:spacing w:after="0" w:line="240" w:lineRule="auto"/>
              <w:jc w:val="center"/>
              <w:rPr>
                <w:ins w:id="13" w:author="Markstrum, Alexis@Energy" w:date="2021-10-11T08:39:00Z"/>
                <w:rFonts w:cstheme="minorHAnsi"/>
                <w:sz w:val="18"/>
                <w:szCs w:val="20"/>
              </w:rPr>
            </w:pPr>
            <w:ins w:id="14" w:author="Markstrum, Alexis@Energy" w:date="2021-10-11T08:40:00Z">
              <w:r>
                <w:rPr>
                  <w:rFonts w:cstheme="minorHAnsi"/>
                  <w:sz w:val="18"/>
                </w:rPr>
                <w:t>Calculated Compactness Factor</w:t>
              </w:r>
            </w:ins>
          </w:p>
        </w:tc>
      </w:tr>
      <w:tr w:rsidR="005827DE" w14:paraId="6D89697E" w14:textId="585E8775" w:rsidTr="004A0536">
        <w:trPr>
          <w:trHeight w:val="305"/>
        </w:trPr>
        <w:tc>
          <w:tcPr>
            <w:tcW w:w="895" w:type="dxa"/>
          </w:tcPr>
          <w:p w14:paraId="1BEB390D" w14:textId="5D0BE645" w:rsidR="005827DE" w:rsidRPr="00AB4500" w:rsidRDefault="005827DE" w:rsidP="005827DE">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w:t>
            </w:r>
            <w:r w:rsidRPr="00AB4500">
              <w:rPr>
                <w:rFonts w:asciiTheme="minorHAnsi" w:eastAsia="Times New Roman" w:hAnsiTheme="minorHAnsi" w:cstheme="minorHAnsi"/>
                <w:sz w:val="18"/>
                <w:szCs w:val="18"/>
              </w:rPr>
              <w:t>&gt;&gt;</w:t>
            </w:r>
          </w:p>
        </w:tc>
        <w:tc>
          <w:tcPr>
            <w:tcW w:w="990" w:type="dxa"/>
          </w:tcPr>
          <w:p w14:paraId="091F5E9D" w14:textId="0A4CDD17" w:rsidR="005827DE" w:rsidRPr="00AB4500" w:rsidDel="00D814E2" w:rsidRDefault="005827DE" w:rsidP="005827DE">
            <w:pPr>
              <w:spacing w:after="0" w:line="240" w:lineRule="auto"/>
              <w:rPr>
                <w:del w:id="15" w:author="Shewmaker, Michael@Energy" w:date="2021-12-15T16:05:00Z"/>
                <w:sz w:val="18"/>
                <w:szCs w:val="18"/>
              </w:rPr>
            </w:pPr>
            <w:r w:rsidRPr="00AB4500">
              <w:rPr>
                <w:sz w:val="18"/>
                <w:szCs w:val="18"/>
              </w:rPr>
              <w:t>&lt;&lt;</w:t>
            </w:r>
            <w:del w:id="16" w:author="Shewmaker, Michael@Energy" w:date="2021-12-15T16:05:00Z">
              <w:r w:rsidRPr="00AB4500" w:rsidDel="00D814E2">
                <w:rPr>
                  <w:sz w:val="18"/>
                  <w:szCs w:val="18"/>
                </w:rPr>
                <w:delText xml:space="preserve">if performance, then value = NA; </w:delText>
              </w:r>
            </w:del>
          </w:p>
          <w:p w14:paraId="29F85FB2" w14:textId="2A4D20FA" w:rsidR="005827DE" w:rsidRPr="00AB4500" w:rsidRDefault="005827DE" w:rsidP="00D814E2">
            <w:pPr>
              <w:spacing w:after="0" w:line="240" w:lineRule="auto"/>
              <w:rPr>
                <w:sz w:val="18"/>
                <w:szCs w:val="18"/>
              </w:rPr>
            </w:pPr>
            <w:del w:id="17" w:author="Shewmaker, Michael@Energy" w:date="2021-12-15T16:05:00Z">
              <w:r w:rsidRPr="00AB4500" w:rsidDel="00D814E2">
                <w:rPr>
                  <w:sz w:val="18"/>
                  <w:szCs w:val="18"/>
                </w:rPr>
                <w:delText>Else if prescriptive, user select from list: 1, 2, 3</w:delText>
              </w:r>
            </w:del>
            <w:ins w:id="18" w:author="Shewmaker, Michael@Energy" w:date="2021-12-15T16:05:00Z">
              <w:r w:rsidR="00D814E2">
                <w:rPr>
                  <w:sz w:val="18"/>
                  <w:szCs w:val="18"/>
                </w:rPr>
                <w:t>if prescriptive or G03/G04/G05 are not in perfor</w:t>
              </w:r>
            </w:ins>
            <w:ins w:id="19" w:author="Shewmaker, Michael@Energy" w:date="2021-12-15T16:06:00Z">
              <w:r w:rsidR="00D814E2">
                <w:rPr>
                  <w:sz w:val="18"/>
                  <w:szCs w:val="18"/>
                </w:rPr>
                <w:t xml:space="preserve">mance file, user </w:t>
              </w:r>
              <w:r w:rsidR="00D814E2">
                <w:rPr>
                  <w:sz w:val="18"/>
                  <w:szCs w:val="18"/>
                </w:rPr>
                <w:lastRenderedPageBreak/>
                <w:t>select from list</w:t>
              </w:r>
              <w:r w:rsidR="00DE2DD1">
                <w:rPr>
                  <w:sz w:val="18"/>
                  <w:szCs w:val="18"/>
                </w:rPr>
                <w:t>: 1, 2, 3; Else value = N/A</w:t>
              </w:r>
            </w:ins>
            <w:r w:rsidRPr="00AB4500">
              <w:rPr>
                <w:sz w:val="18"/>
                <w:szCs w:val="18"/>
              </w:rPr>
              <w:t>&gt;&gt;</w:t>
            </w:r>
          </w:p>
        </w:tc>
        <w:tc>
          <w:tcPr>
            <w:tcW w:w="1170" w:type="dxa"/>
          </w:tcPr>
          <w:p w14:paraId="1425F7C2" w14:textId="77777777" w:rsidR="005827DE" w:rsidRPr="00AB4500" w:rsidRDefault="005827DE" w:rsidP="005827DE">
            <w:pPr>
              <w:spacing w:after="0" w:line="240" w:lineRule="auto"/>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387BFD71" w14:textId="4B895F5A" w:rsidR="005827DE" w:rsidRPr="00AB4500" w:rsidRDefault="005827DE" w:rsidP="005827DE">
            <w:pPr>
              <w:spacing w:after="0" w:line="240" w:lineRule="auto"/>
              <w:rPr>
                <w:sz w:val="18"/>
                <w:szCs w:val="18"/>
              </w:rPr>
            </w:pPr>
            <w:r w:rsidRPr="00AB4500">
              <w:rPr>
                <w:sz w:val="18"/>
                <w:szCs w:val="18"/>
              </w:rPr>
              <w:t>Else if prescriptive compliance</w:t>
            </w:r>
            <w:ins w:id="20" w:author="Markstrum, Alexis@Energy" w:date="2021-10-11T08:42:00Z">
              <w:r w:rsidR="00BD2C8C">
                <w:rPr>
                  <w:sz w:val="18"/>
                  <w:szCs w:val="18"/>
                </w:rPr>
                <w:t xml:space="preserve"> or not available in XML</w:t>
              </w:r>
            </w:ins>
            <w:r w:rsidRPr="00AB4500">
              <w:rPr>
                <w:sz w:val="18"/>
                <w:szCs w:val="18"/>
              </w:rPr>
              <w:t>, user input&gt;&gt;</w:t>
            </w:r>
          </w:p>
        </w:tc>
        <w:tc>
          <w:tcPr>
            <w:tcW w:w="1260" w:type="dxa"/>
          </w:tcPr>
          <w:p w14:paraId="41E0FB39" w14:textId="77777777" w:rsidR="005827DE" w:rsidRPr="00AB4500" w:rsidRDefault="005827DE" w:rsidP="005827DE">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7B6A05C" w14:textId="236A2B93" w:rsidR="005827DE" w:rsidRPr="00AB4500" w:rsidRDefault="005827DE" w:rsidP="005827DE">
            <w:pPr>
              <w:spacing w:after="0" w:line="240" w:lineRule="auto"/>
              <w:rPr>
                <w:sz w:val="18"/>
                <w:szCs w:val="18"/>
              </w:rPr>
            </w:pPr>
            <w:r w:rsidRPr="00AB4500">
              <w:rPr>
                <w:sz w:val="18"/>
                <w:szCs w:val="18"/>
              </w:rPr>
              <w:t>Else if prescriptive compliance</w:t>
            </w:r>
            <w:ins w:id="21" w:author="Markstrum, Alexis@Energy" w:date="2021-10-11T08:42:00Z">
              <w:r w:rsidR="00BD2C8C">
                <w:rPr>
                  <w:sz w:val="18"/>
                  <w:szCs w:val="18"/>
                </w:rPr>
                <w:t xml:space="preserve"> or not available in XML</w:t>
              </w:r>
            </w:ins>
            <w:r w:rsidRPr="00AB4500">
              <w:rPr>
                <w:sz w:val="18"/>
                <w:szCs w:val="18"/>
              </w:rPr>
              <w:t>, user input&gt;&gt;</w:t>
            </w:r>
          </w:p>
        </w:tc>
        <w:tc>
          <w:tcPr>
            <w:tcW w:w="1260" w:type="dxa"/>
          </w:tcPr>
          <w:p w14:paraId="3D6C37C7" w14:textId="77777777" w:rsidR="005827DE" w:rsidRPr="00AB4500" w:rsidRDefault="005827DE" w:rsidP="005827DE">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432A7C4" w14:textId="6074E6E1" w:rsidR="005827DE" w:rsidRPr="00AB4500" w:rsidRDefault="005827DE" w:rsidP="005827DE">
            <w:pPr>
              <w:spacing w:after="0" w:line="240" w:lineRule="auto"/>
              <w:rPr>
                <w:sz w:val="18"/>
                <w:szCs w:val="18"/>
              </w:rPr>
            </w:pPr>
            <w:r w:rsidRPr="00AB4500">
              <w:rPr>
                <w:sz w:val="18"/>
                <w:szCs w:val="18"/>
              </w:rPr>
              <w:t>Else if prescriptive compliance</w:t>
            </w:r>
            <w:ins w:id="22" w:author="Markstrum, Alexis@Energy" w:date="2021-10-11T08:42:00Z">
              <w:r w:rsidR="007D096E">
                <w:rPr>
                  <w:sz w:val="18"/>
                  <w:szCs w:val="18"/>
                </w:rPr>
                <w:t xml:space="preserve"> or not available in XML</w:t>
              </w:r>
            </w:ins>
            <w:r w:rsidRPr="00AB4500">
              <w:rPr>
                <w:sz w:val="18"/>
                <w:szCs w:val="18"/>
              </w:rPr>
              <w:t>, user input&gt;&gt;</w:t>
            </w:r>
          </w:p>
        </w:tc>
        <w:tc>
          <w:tcPr>
            <w:tcW w:w="1260" w:type="dxa"/>
          </w:tcPr>
          <w:p w14:paraId="2C925DF8" w14:textId="77777777" w:rsidR="005827DE" w:rsidRPr="00AB4500" w:rsidRDefault="005827DE" w:rsidP="005827DE">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215762B1" w14:textId="61A456F4" w:rsidR="005827DE" w:rsidRPr="00AB4500" w:rsidRDefault="005827DE" w:rsidP="005827DE">
            <w:pPr>
              <w:spacing w:after="0" w:line="240" w:lineRule="auto"/>
              <w:rPr>
                <w:sz w:val="18"/>
                <w:szCs w:val="18"/>
              </w:rPr>
            </w:pPr>
            <w:r w:rsidRPr="00AB4500">
              <w:rPr>
                <w:sz w:val="18"/>
                <w:szCs w:val="18"/>
              </w:rPr>
              <w:t xml:space="preserve">else if prescriptive </w:t>
            </w:r>
            <w:ins w:id="23" w:author="Markstrum, Alexis@Energy" w:date="2021-10-11T08:42:00Z">
              <w:r w:rsidR="007D096E">
                <w:rPr>
                  <w:sz w:val="18"/>
                  <w:szCs w:val="18"/>
                </w:rPr>
                <w:t xml:space="preserve">or not available in XML </w:t>
              </w:r>
            </w:ins>
            <w:r w:rsidRPr="00AB4500">
              <w:rPr>
                <w:sz w:val="18"/>
                <w:szCs w:val="18"/>
              </w:rPr>
              <w:t xml:space="preserve">and A09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1EB06503" w:rsidR="005827DE" w:rsidRPr="00AB4500" w:rsidRDefault="005827DE" w:rsidP="005827DE">
            <w:pPr>
              <w:spacing w:after="0" w:line="240" w:lineRule="auto"/>
              <w:rPr>
                <w:sz w:val="18"/>
                <w:szCs w:val="18"/>
              </w:rPr>
            </w:pPr>
            <w:r w:rsidRPr="00AB4500">
              <w:rPr>
                <w:sz w:val="18"/>
                <w:szCs w:val="18"/>
              </w:rPr>
              <w:t xml:space="preserve">else if A09 = </w:t>
            </w:r>
            <w:r w:rsidRPr="00AB4500">
              <w:rPr>
                <w:rFonts w:cstheme="minorHAnsi"/>
                <w:sz w:val="18"/>
                <w:szCs w:val="18"/>
              </w:rPr>
              <w:t xml:space="preserve">Demand Recirculation Manual </w:t>
            </w:r>
            <w:r w:rsidRPr="00AB4500">
              <w:rPr>
                <w:rFonts w:cstheme="minorHAnsi"/>
                <w:sz w:val="18"/>
                <w:szCs w:val="18"/>
              </w:rPr>
              <w:lastRenderedPageBreak/>
              <w:t>Control, then value = G05&gt;&gt;</w:t>
            </w:r>
          </w:p>
        </w:tc>
        <w:tc>
          <w:tcPr>
            <w:tcW w:w="1350" w:type="dxa"/>
          </w:tcPr>
          <w:p w14:paraId="1FEAA658" w14:textId="77777777" w:rsidR="005827DE" w:rsidRDefault="005827DE" w:rsidP="005827DE">
            <w:pPr>
              <w:spacing w:after="0" w:line="240" w:lineRule="auto"/>
              <w:rPr>
                <w:rFonts w:cstheme="minorHAnsi"/>
                <w:sz w:val="18"/>
                <w:szCs w:val="18"/>
              </w:rPr>
            </w:pPr>
            <w:r w:rsidRPr="005828AE">
              <w:rPr>
                <w:rFonts w:cstheme="minorHAnsi"/>
                <w:sz w:val="18"/>
                <w:szCs w:val="18"/>
              </w:rPr>
              <w:lastRenderedPageBreak/>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32FB0581" w:rsidR="005827DE" w:rsidRDefault="005827DE" w:rsidP="005827DE">
            <w:pPr>
              <w:spacing w:after="0" w:line="240" w:lineRule="auto"/>
              <w:rPr>
                <w:sz w:val="18"/>
                <w:szCs w:val="18"/>
              </w:rPr>
            </w:pPr>
            <w:r w:rsidRPr="005828AE">
              <w:rPr>
                <w:rFonts w:cstheme="minorHAnsi"/>
                <w:sz w:val="18"/>
                <w:szCs w:val="18"/>
              </w:rPr>
              <w:t>Else if prescriptive compliance</w:t>
            </w:r>
            <w:ins w:id="24" w:author="Markstrum, Alexis@Energy" w:date="2021-10-11T08:42:00Z">
              <w:r w:rsidR="007D096E">
                <w:rPr>
                  <w:rFonts w:cstheme="minorHAnsi"/>
                  <w:sz w:val="18"/>
                  <w:szCs w:val="18"/>
                </w:rPr>
                <w:t xml:space="preserve"> or not available in XML</w:t>
              </w:r>
            </w:ins>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5827DE" w:rsidRPr="00E303B7" w:rsidRDefault="005827DE" w:rsidP="005827DE">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5827DE" w:rsidRPr="00AB4500" w:rsidRDefault="005827DE" w:rsidP="005827DE">
            <w:pPr>
              <w:spacing w:after="0"/>
              <w:rPr>
                <w:i/>
                <w:sz w:val="18"/>
                <w:szCs w:val="18"/>
              </w:rPr>
            </w:pPr>
            <w:r w:rsidRPr="00AB4500">
              <w:rPr>
                <w:i/>
                <w:sz w:val="18"/>
                <w:szCs w:val="18"/>
              </w:rPr>
              <w:t>Where:</w:t>
            </w:r>
          </w:p>
          <w:p w14:paraId="3D9D1E44" w14:textId="77777777" w:rsidR="005827DE" w:rsidRPr="00AB4500" w:rsidRDefault="005827DE" w:rsidP="005827DE">
            <w:pPr>
              <w:spacing w:after="0" w:line="240" w:lineRule="auto"/>
              <w:rPr>
                <w:i/>
                <w:sz w:val="18"/>
                <w:szCs w:val="18"/>
              </w:rPr>
            </w:pPr>
            <w:r w:rsidRPr="00AB4500">
              <w:rPr>
                <w:i/>
                <w:sz w:val="18"/>
                <w:szCs w:val="18"/>
              </w:rPr>
              <w:t>a, b = Qualification distance coefficients from Table 4.4.6-2 below,</w:t>
            </w:r>
          </w:p>
          <w:p w14:paraId="4F9EF530" w14:textId="77777777" w:rsidR="005827DE" w:rsidRPr="00AB4500" w:rsidRDefault="005827DE" w:rsidP="005827DE">
            <w:pPr>
              <w:spacing w:after="0" w:line="240" w:lineRule="auto"/>
              <w:rPr>
                <w:i/>
                <w:sz w:val="18"/>
                <w:szCs w:val="18"/>
              </w:rPr>
            </w:pPr>
            <w:r w:rsidRPr="00AB4500">
              <w:rPr>
                <w:i/>
                <w:sz w:val="18"/>
                <w:szCs w:val="18"/>
              </w:rPr>
              <w:lastRenderedPageBreak/>
              <w:t>CFA = Conditioned floor area of the dwelling unit (ft</w:t>
            </w:r>
            <w:r w:rsidRPr="00AB4500">
              <w:rPr>
                <w:i/>
                <w:sz w:val="18"/>
                <w:szCs w:val="18"/>
                <w:vertAlign w:val="superscript"/>
              </w:rPr>
              <w:t>2</w:t>
            </w:r>
            <w:r w:rsidRPr="00AB4500">
              <w:rPr>
                <w:i/>
                <w:sz w:val="18"/>
                <w:szCs w:val="18"/>
              </w:rPr>
              <w:t>) from CF1R, and</w:t>
            </w:r>
          </w:p>
          <w:p w14:paraId="20310E27" w14:textId="0D90F3E6" w:rsidR="005827DE" w:rsidRPr="00AB4500" w:rsidRDefault="005827DE" w:rsidP="005827DE">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w:t>
            </w:r>
            <w:r w:rsidRPr="00AB4500">
              <w:rPr>
                <w:i/>
                <w:sz w:val="18"/>
                <w:szCs w:val="18"/>
              </w:rPr>
              <w:t>(unitless).</w:t>
            </w:r>
          </w:p>
          <w:p w14:paraId="02E3859C" w14:textId="06239571" w:rsidR="005827DE" w:rsidRPr="00AB4500" w:rsidRDefault="005827DE" w:rsidP="005827DE">
            <w:pPr>
              <w:spacing w:after="0" w:line="240" w:lineRule="auto"/>
              <w:rPr>
                <w:sz w:val="18"/>
                <w:szCs w:val="18"/>
              </w:rPr>
            </w:pPr>
            <w:r w:rsidRPr="00AB4500">
              <w:rPr>
                <w:rFonts w:cstheme="minorHAnsi"/>
                <w:sz w:val="18"/>
                <w:szCs w:val="18"/>
                <w:highlight w:val="yellow"/>
              </w:rPr>
              <w:t xml:space="preserve"> </w:t>
            </w:r>
          </w:p>
        </w:tc>
        <w:tc>
          <w:tcPr>
            <w:tcW w:w="1350" w:type="dxa"/>
          </w:tcPr>
          <w:p w14:paraId="476C9656" w14:textId="77777777" w:rsidR="005827DE" w:rsidRPr="001C31FC" w:rsidRDefault="005827DE" w:rsidP="005827DE">
            <w:pPr>
              <w:spacing w:after="0" w:line="240" w:lineRule="auto"/>
              <w:rPr>
                <w:ins w:id="25" w:author="Markstrum, Alexis@Energy" w:date="2021-10-11T08:41:00Z"/>
                <w:rFonts w:cstheme="minorHAnsi"/>
                <w:sz w:val="18"/>
                <w:szCs w:val="18"/>
              </w:rPr>
            </w:pPr>
            <w:ins w:id="26" w:author="Markstrum, Alexis@Energy" w:date="2021-10-11T08:41:00Z">
              <w:r w:rsidRPr="001C31FC">
                <w:rPr>
                  <w:rFonts w:cstheme="minorHAnsi"/>
                  <w:sz w:val="18"/>
                  <w:szCs w:val="18"/>
                </w:rPr>
                <w:lastRenderedPageBreak/>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ins>
          </w:p>
          <w:p w14:paraId="14CCDC41" w14:textId="2BD03397" w:rsidR="005827DE" w:rsidRPr="005828AE" w:rsidRDefault="005827DE" w:rsidP="005827DE">
            <w:pPr>
              <w:spacing w:after="0" w:line="240" w:lineRule="auto"/>
              <w:rPr>
                <w:ins w:id="27" w:author="Markstrum, Alexis@Energy" w:date="2021-10-11T08:39:00Z"/>
                <w:rFonts w:cstheme="minorHAnsi"/>
                <w:sz w:val="18"/>
                <w:szCs w:val="18"/>
              </w:rPr>
            </w:pPr>
            <w:ins w:id="28" w:author="Markstrum, Alexis@Energy" w:date="2021-10-11T08:41:00Z">
              <w:r w:rsidRPr="001C31FC">
                <w:rPr>
                  <w:rFonts w:cstheme="minorHAnsi"/>
                  <w:sz w:val="18"/>
                  <w:szCs w:val="18"/>
                </w:rPr>
                <w:t>elseif prescriptive, then value = n/a&gt;&gt;</w:t>
              </w:r>
            </w:ins>
          </w:p>
        </w:tc>
        <w:tc>
          <w:tcPr>
            <w:tcW w:w="1350" w:type="dxa"/>
          </w:tcPr>
          <w:p w14:paraId="1BA536B0" w14:textId="520D6EBE" w:rsidR="005827DE" w:rsidRDefault="005827DE" w:rsidP="005827DE">
            <w:pPr>
              <w:spacing w:after="0"/>
              <w:rPr>
                <w:ins w:id="29" w:author="Markstrum, Alexis@Energy" w:date="2021-10-11T08:41:00Z"/>
                <w:sz w:val="18"/>
                <w:szCs w:val="18"/>
              </w:rPr>
            </w:pPr>
            <w:ins w:id="30" w:author="Markstrum, Alexis@Energy" w:date="2021-10-11T08:41:00Z">
              <w:r>
                <w:rPr>
                  <w:rFonts w:cstheme="minorHAnsi"/>
                  <w:sz w:val="18"/>
                  <w:szCs w:val="18"/>
                </w:rPr>
                <w:t>&lt;&lt;</w:t>
              </w:r>
            </w:ins>
            <w:ins w:id="31" w:author="Markstrum, Alexis@Energy" w:date="2021-10-11T09:40:00Z">
              <w:r w:rsidR="00710DCB">
                <w:rPr>
                  <w:rFonts w:cstheme="minorHAnsi"/>
                  <w:sz w:val="18"/>
                  <w:szCs w:val="18"/>
                </w:rPr>
                <w:t>Calculated v</w:t>
              </w:r>
            </w:ins>
            <w:ins w:id="32" w:author="Markstrum, Alexis@Energy" w:date="2021-10-11T08:41:00Z">
              <w:r>
                <w:rPr>
                  <w:rFonts w:cstheme="minorHAnsi"/>
                  <w:sz w:val="18"/>
                  <w:szCs w:val="18"/>
                </w:rPr>
                <w:t xml:space="preserve">alue = </w:t>
              </w:r>
              <w:r w:rsidRPr="00AA14A8">
                <w:rPr>
                  <w:sz w:val="18"/>
                  <w:szCs w:val="18"/>
                </w:rPr>
                <w:t>0.3 + 0.4 * (</w:t>
              </w:r>
            </w:ins>
            <w:ins w:id="33" w:author="Markstrum, Alexis@Energy" w:date="2021-10-11T09:22:00Z">
              <w:r w:rsidR="00CE06D0">
                <w:rPr>
                  <w:sz w:val="18"/>
                  <w:szCs w:val="18"/>
                </w:rPr>
                <w:t>G</w:t>
              </w:r>
            </w:ins>
            <w:ins w:id="34" w:author="Markstrum, Alexis@Energy" w:date="2021-10-11T08:41:00Z">
              <w:r w:rsidRPr="00AA14A8">
                <w:rPr>
                  <w:sz w:val="18"/>
                  <w:szCs w:val="18"/>
                </w:rPr>
                <w:t>06/</w:t>
              </w:r>
            </w:ins>
            <w:ins w:id="35" w:author="Markstrum, Alexis@Energy" w:date="2021-10-11T09:22:00Z">
              <w:r w:rsidR="00CE06D0">
                <w:rPr>
                  <w:sz w:val="18"/>
                  <w:szCs w:val="18"/>
                </w:rPr>
                <w:t>G</w:t>
              </w:r>
            </w:ins>
            <w:ins w:id="36" w:author="Markstrum, Alexis@Energy" w:date="2021-10-11T08:41:00Z">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ins>
            <w:proofErr w:type="gramStart"/>
            <w:ins w:id="37" w:author="Markstrum, Alexis@Energy" w:date="2021-10-11T09:22:00Z">
              <w:r w:rsidR="00876857">
                <w:rPr>
                  <w:sz w:val="18"/>
                  <w:szCs w:val="18"/>
                </w:rPr>
                <w:t>G</w:t>
              </w:r>
            </w:ins>
            <w:ins w:id="38" w:author="Markstrum, Alexis@Energy" w:date="2021-10-11T08:41:00Z">
              <w:r>
                <w:rPr>
                  <w:sz w:val="18"/>
                  <w:szCs w:val="18"/>
                </w:rPr>
                <w:t>08;</w:t>
              </w:r>
              <w:proofErr w:type="gramEnd"/>
              <w:r>
                <w:rPr>
                  <w:sz w:val="18"/>
                  <w:szCs w:val="18"/>
                </w:rPr>
                <w:t xml:space="preserve"> </w:t>
              </w:r>
            </w:ins>
          </w:p>
          <w:p w14:paraId="3D7F8578" w14:textId="2C2FD11C" w:rsidR="005827DE" w:rsidRPr="005828AE" w:rsidRDefault="005827DE" w:rsidP="005827DE">
            <w:pPr>
              <w:spacing w:after="0" w:line="240" w:lineRule="auto"/>
              <w:rPr>
                <w:ins w:id="39" w:author="Markstrum, Alexis@Energy" w:date="2021-10-11T08:39:00Z"/>
                <w:rFonts w:cstheme="minorHAnsi"/>
                <w:sz w:val="18"/>
                <w:szCs w:val="18"/>
              </w:rPr>
            </w:pPr>
            <w:ins w:id="40" w:author="Markstrum, Alexis@Energy" w:date="2021-10-11T08:41:00Z">
              <w:r>
                <w:rPr>
                  <w:sz w:val="18"/>
                  <w:szCs w:val="18"/>
                </w:rPr>
                <w:t xml:space="preserve">elseif prescriptive, value must be </w:t>
              </w:r>
              <w:r>
                <w:rPr>
                  <w:rFonts w:cstheme="minorHAnsi"/>
                  <w:sz w:val="18"/>
                  <w:szCs w:val="18"/>
                </w:rPr>
                <w:t xml:space="preserve">≤ </w:t>
              </w:r>
              <w:r>
                <w:rPr>
                  <w:sz w:val="18"/>
                  <w:szCs w:val="18"/>
                </w:rPr>
                <w:t>0.7 &gt;&gt;</w:t>
              </w:r>
            </w:ins>
          </w:p>
        </w:tc>
      </w:tr>
      <w:tr w:rsidR="005827DE" w14:paraId="2A493FC8" w14:textId="7C9BFF9B" w:rsidTr="004A0536">
        <w:tc>
          <w:tcPr>
            <w:tcW w:w="895" w:type="dxa"/>
          </w:tcPr>
          <w:p w14:paraId="4BA0ECFA" w14:textId="4873BCD6" w:rsidR="005827DE" w:rsidRPr="00D37C06" w:rsidRDefault="005827DE" w:rsidP="005827DE">
            <w:pPr>
              <w:spacing w:after="0"/>
              <w:rPr>
                <w:sz w:val="20"/>
                <w:szCs w:val="20"/>
              </w:rPr>
            </w:pPr>
          </w:p>
        </w:tc>
        <w:tc>
          <w:tcPr>
            <w:tcW w:w="990" w:type="dxa"/>
          </w:tcPr>
          <w:p w14:paraId="77B01A71" w14:textId="77777777" w:rsidR="005827DE" w:rsidRPr="00D37C06" w:rsidRDefault="005827DE" w:rsidP="005827DE">
            <w:pPr>
              <w:spacing w:after="0"/>
              <w:rPr>
                <w:sz w:val="20"/>
                <w:szCs w:val="20"/>
              </w:rPr>
            </w:pPr>
          </w:p>
        </w:tc>
        <w:tc>
          <w:tcPr>
            <w:tcW w:w="1170" w:type="dxa"/>
          </w:tcPr>
          <w:p w14:paraId="39F36945" w14:textId="77777777" w:rsidR="005827DE" w:rsidRPr="00D37C06" w:rsidRDefault="005827DE" w:rsidP="005827DE">
            <w:pPr>
              <w:spacing w:after="0"/>
              <w:rPr>
                <w:sz w:val="20"/>
                <w:szCs w:val="20"/>
              </w:rPr>
            </w:pPr>
          </w:p>
        </w:tc>
        <w:tc>
          <w:tcPr>
            <w:tcW w:w="1260" w:type="dxa"/>
          </w:tcPr>
          <w:p w14:paraId="4A1A5E99" w14:textId="4A18BBC1" w:rsidR="005827DE" w:rsidRPr="00D37C06" w:rsidRDefault="005827DE" w:rsidP="005827DE">
            <w:pPr>
              <w:spacing w:after="0"/>
              <w:rPr>
                <w:sz w:val="20"/>
                <w:szCs w:val="20"/>
              </w:rPr>
            </w:pPr>
          </w:p>
        </w:tc>
        <w:tc>
          <w:tcPr>
            <w:tcW w:w="1260" w:type="dxa"/>
          </w:tcPr>
          <w:p w14:paraId="70ABE7F3" w14:textId="5F1C5D6C" w:rsidR="005827DE" w:rsidRPr="00D37C06" w:rsidRDefault="005827DE" w:rsidP="005827DE">
            <w:pPr>
              <w:spacing w:after="0"/>
              <w:rPr>
                <w:sz w:val="20"/>
                <w:szCs w:val="20"/>
              </w:rPr>
            </w:pPr>
          </w:p>
        </w:tc>
        <w:tc>
          <w:tcPr>
            <w:tcW w:w="1260" w:type="dxa"/>
          </w:tcPr>
          <w:p w14:paraId="0DEE435A" w14:textId="77777777" w:rsidR="005827DE" w:rsidRPr="00D37C06" w:rsidRDefault="005827DE" w:rsidP="005827DE">
            <w:pPr>
              <w:spacing w:after="0"/>
              <w:rPr>
                <w:sz w:val="20"/>
                <w:szCs w:val="20"/>
              </w:rPr>
            </w:pPr>
          </w:p>
        </w:tc>
        <w:tc>
          <w:tcPr>
            <w:tcW w:w="1350" w:type="dxa"/>
          </w:tcPr>
          <w:p w14:paraId="089A80BB" w14:textId="77777777" w:rsidR="005827DE" w:rsidRPr="00D37C06" w:rsidRDefault="005827DE" w:rsidP="005827DE">
            <w:pPr>
              <w:spacing w:after="0"/>
              <w:rPr>
                <w:sz w:val="20"/>
                <w:szCs w:val="20"/>
              </w:rPr>
            </w:pPr>
          </w:p>
        </w:tc>
        <w:tc>
          <w:tcPr>
            <w:tcW w:w="1350" w:type="dxa"/>
          </w:tcPr>
          <w:p w14:paraId="77551B14" w14:textId="77777777" w:rsidR="005827DE" w:rsidRPr="00D37C06" w:rsidRDefault="005827DE" w:rsidP="005827DE">
            <w:pPr>
              <w:spacing w:after="0"/>
              <w:rPr>
                <w:ins w:id="41" w:author="Markstrum, Alexis@Energy" w:date="2021-10-11T08:39:00Z"/>
                <w:sz w:val="20"/>
                <w:szCs w:val="20"/>
              </w:rPr>
            </w:pPr>
          </w:p>
        </w:tc>
        <w:tc>
          <w:tcPr>
            <w:tcW w:w="1350" w:type="dxa"/>
          </w:tcPr>
          <w:p w14:paraId="07A9E05D" w14:textId="77777777" w:rsidR="005827DE" w:rsidRPr="00D37C06" w:rsidRDefault="005827DE" w:rsidP="005827DE">
            <w:pPr>
              <w:spacing w:after="0"/>
              <w:rPr>
                <w:ins w:id="42" w:author="Markstrum, Alexis@Energy" w:date="2021-10-11T08:39:00Z"/>
                <w:sz w:val="20"/>
                <w:szCs w:val="20"/>
              </w:rPr>
            </w:pPr>
          </w:p>
        </w:tc>
      </w:tr>
      <w:tr w:rsidR="005827DE" w14:paraId="7EC61DB4" w14:textId="542038C1" w:rsidTr="005308C6">
        <w:trPr>
          <w:trHeight w:val="485"/>
        </w:trPr>
        <w:tc>
          <w:tcPr>
            <w:tcW w:w="10885" w:type="dxa"/>
            <w:gridSpan w:val="9"/>
          </w:tcPr>
          <w:p w14:paraId="732E23F2" w14:textId="7C6DC4ED" w:rsidR="005827DE" w:rsidRPr="000029DA" w:rsidRDefault="005827DE" w:rsidP="005827DE">
            <w:pPr>
              <w:spacing w:after="0" w:line="240" w:lineRule="auto"/>
              <w:rPr>
                <w:ins w:id="43" w:author="Markstrum, Alexis@Energy" w:date="2021-10-11T08:39:00Z"/>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5FD9ED02"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4551C0E5"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08724A" w:rsidRPr="00DF1B84" w14:paraId="64E96304" w14:textId="77777777" w:rsidTr="006827F4">
        <w:trPr>
          <w:cantSplit/>
          <w:trHeight w:val="300"/>
        </w:trPr>
        <w:tc>
          <w:tcPr>
            <w:tcW w:w="1705" w:type="dxa"/>
            <w:shd w:val="clear" w:color="auto" w:fill="auto"/>
            <w:noWrap/>
          </w:tcPr>
          <w:p w14:paraId="0871C698" w14:textId="77777777" w:rsidR="0008724A" w:rsidRPr="00AB4500" w:rsidRDefault="0008724A" w:rsidP="0008724A">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Single Family</w:t>
            </w:r>
          </w:p>
        </w:tc>
        <w:tc>
          <w:tcPr>
            <w:tcW w:w="1800" w:type="dxa"/>
            <w:shd w:val="clear" w:color="auto" w:fill="auto"/>
            <w:noWrap/>
          </w:tcPr>
          <w:p w14:paraId="51DF29E5" w14:textId="0456BD94" w:rsidR="00DC7C80" w:rsidRPr="009F7E94"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w:t>
            </w:r>
            <w:r w:rsidR="00DC7C80">
              <w:rPr>
                <w:rFonts w:asciiTheme="minorHAnsi" w:eastAsiaTheme="minorEastAsia" w:hAnsiTheme="minorHAnsi" w:cstheme="minorBidi"/>
                <w:sz w:val="18"/>
                <w:szCs w:val="18"/>
              </w:rPr>
              <w:t xml:space="preserve"> distribution type </w:t>
            </w:r>
            <w:r w:rsidR="00F53007">
              <w:rPr>
                <w:rFonts w:asciiTheme="minorHAnsi" w:eastAsiaTheme="minorEastAsia" w:hAnsiTheme="minorHAnsi" w:cstheme="minorBidi"/>
                <w:sz w:val="18"/>
                <w:szCs w:val="18"/>
              </w:rPr>
              <w:t>(A09</w:t>
            </w:r>
            <w:r w:rsidR="00002232">
              <w:rPr>
                <w:rFonts w:asciiTheme="minorHAnsi" w:eastAsiaTheme="minorEastAsia" w:hAnsiTheme="minorHAnsi" w:cstheme="minorBidi"/>
                <w:sz w:val="18"/>
                <w:szCs w:val="18"/>
              </w:rPr>
              <w:t xml:space="preserve">) </w:t>
            </w:r>
            <w:r w:rsidR="00DC7C80">
              <w:rPr>
                <w:rFonts w:asciiTheme="minorHAnsi" w:eastAsiaTheme="minorEastAsia" w:hAnsiTheme="minorHAnsi" w:cstheme="minorBidi"/>
                <w:sz w:val="18"/>
                <w:szCs w:val="18"/>
              </w:rPr>
              <w:t xml:space="preserve">is </w:t>
            </w:r>
            <w:r w:rsidR="00DC7C80" w:rsidRPr="005828AE">
              <w:rPr>
                <w:rFonts w:asciiTheme="minorHAnsi" w:eastAsia="Times New Roman" w:hAnsiTheme="minorHAnsi" w:cstheme="minorHAnsi"/>
                <w:sz w:val="16"/>
                <w:szCs w:val="20"/>
              </w:rPr>
              <w:t>*</w:t>
            </w:r>
            <w:r w:rsidR="00DC7C80" w:rsidRPr="009F7E94">
              <w:rPr>
                <w:rFonts w:asciiTheme="minorHAnsi" w:eastAsia="Times New Roman" w:hAnsiTheme="minorHAnsi" w:cstheme="minorHAnsi"/>
                <w:sz w:val="16"/>
                <w:szCs w:val="20"/>
              </w:rPr>
              <w:t>Standard Distribution System</w:t>
            </w:r>
          </w:p>
          <w:p w14:paraId="0FDC7D01" w14:textId="5FC7DD16" w:rsidR="0008724A" w:rsidRPr="00AB4500" w:rsidRDefault="00DC7C80" w:rsidP="0008724A">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11F10233" w14:textId="3F18F9DC" w:rsidR="00DC7C80" w:rsidRPr="005828AE"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F53007">
              <w:rPr>
                <w:rFonts w:asciiTheme="minorHAnsi" w:eastAsiaTheme="minorEastAsia" w:hAnsiTheme="minorHAnsi" w:cstheme="minorBidi"/>
                <w:sz w:val="18"/>
                <w:szCs w:val="18"/>
              </w:rPr>
              <w:t xml:space="preserve"> (A09</w:t>
            </w:r>
            <w:r w:rsidR="00002232">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w:t>
            </w:r>
            <w:r w:rsidR="00DC7C80">
              <w:rPr>
                <w:rFonts w:asciiTheme="minorHAnsi" w:eastAsiaTheme="minorEastAsia" w:hAnsiTheme="minorHAnsi" w:cstheme="minorBidi"/>
                <w:sz w:val="18"/>
                <w:szCs w:val="18"/>
              </w:rPr>
              <w:t xml:space="preserve"> </w:t>
            </w:r>
          </w:p>
          <w:p w14:paraId="18B4434B" w14:textId="6C3693CB" w:rsidR="0008724A" w:rsidRPr="00AB4500" w:rsidRDefault="00DC7C80" w:rsidP="000E5EEC">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686430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7C53E0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r>
      <w:tr w:rsidR="0008724A" w:rsidRPr="00DF1B84" w14:paraId="0D42F053" w14:textId="77777777" w:rsidTr="006827F4">
        <w:trPr>
          <w:cantSplit/>
          <w:trHeight w:val="170"/>
        </w:trPr>
        <w:tc>
          <w:tcPr>
            <w:tcW w:w="1705" w:type="dxa"/>
            <w:shd w:val="clear" w:color="auto" w:fill="auto"/>
            <w:noWrap/>
            <w:hideMark/>
          </w:tcPr>
          <w:p w14:paraId="68886D9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One story</w:t>
            </w:r>
          </w:p>
        </w:tc>
        <w:tc>
          <w:tcPr>
            <w:tcW w:w="1800" w:type="dxa"/>
            <w:shd w:val="clear" w:color="auto" w:fill="auto"/>
            <w:noWrap/>
            <w:hideMark/>
          </w:tcPr>
          <w:p w14:paraId="54E10B3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587893F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22.7</w:t>
            </w:r>
          </w:p>
        </w:tc>
        <w:tc>
          <w:tcPr>
            <w:tcW w:w="1350" w:type="dxa"/>
            <w:shd w:val="clear" w:color="auto" w:fill="auto"/>
            <w:noWrap/>
            <w:hideMark/>
          </w:tcPr>
          <w:p w14:paraId="24D0AFFD"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c>
          <w:tcPr>
            <w:tcW w:w="1260" w:type="dxa"/>
            <w:shd w:val="clear" w:color="auto" w:fill="auto"/>
            <w:noWrap/>
            <w:hideMark/>
          </w:tcPr>
          <w:p w14:paraId="74FC4729"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0.0099</w:t>
            </w:r>
          </w:p>
        </w:tc>
      </w:tr>
      <w:tr w:rsidR="0008724A" w:rsidRPr="00DF1B84" w14:paraId="057890F8" w14:textId="77777777" w:rsidTr="006827F4">
        <w:trPr>
          <w:cantSplit/>
          <w:trHeight w:val="215"/>
        </w:trPr>
        <w:tc>
          <w:tcPr>
            <w:tcW w:w="1705" w:type="dxa"/>
            <w:shd w:val="clear" w:color="auto" w:fill="auto"/>
            <w:noWrap/>
            <w:hideMark/>
          </w:tcPr>
          <w:p w14:paraId="5C0A608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Two story</w:t>
            </w:r>
          </w:p>
        </w:tc>
        <w:tc>
          <w:tcPr>
            <w:tcW w:w="1800" w:type="dxa"/>
            <w:shd w:val="clear" w:color="auto" w:fill="auto"/>
            <w:noWrap/>
            <w:hideMark/>
          </w:tcPr>
          <w:p w14:paraId="152582E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15</w:t>
            </w:r>
          </w:p>
        </w:tc>
        <w:tc>
          <w:tcPr>
            <w:tcW w:w="1710" w:type="dxa"/>
            <w:shd w:val="clear" w:color="auto" w:fill="auto"/>
            <w:noWrap/>
            <w:hideMark/>
          </w:tcPr>
          <w:p w14:paraId="5B1C387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11.5</w:t>
            </w:r>
          </w:p>
        </w:tc>
        <w:tc>
          <w:tcPr>
            <w:tcW w:w="1350" w:type="dxa"/>
            <w:shd w:val="clear" w:color="auto" w:fill="auto"/>
            <w:noWrap/>
            <w:hideMark/>
          </w:tcPr>
          <w:p w14:paraId="64AF889E"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0.004</w:t>
            </w:r>
            <w:r w:rsidRPr="002E5497">
              <w:rPr>
                <w:rFonts w:asciiTheme="minorHAnsi" w:eastAsiaTheme="minorEastAsia" w:hAnsiTheme="minorHAnsi" w:cstheme="minorBidi"/>
                <w:sz w:val="18"/>
                <w:szCs w:val="18"/>
              </w:rPr>
              <w:t>5</w:t>
            </w:r>
          </w:p>
        </w:tc>
        <w:tc>
          <w:tcPr>
            <w:tcW w:w="1260" w:type="dxa"/>
            <w:shd w:val="clear" w:color="auto" w:fill="auto"/>
            <w:noWrap/>
            <w:hideMark/>
          </w:tcPr>
          <w:p w14:paraId="3D190F9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r>
      <w:tr w:rsidR="0008724A" w:rsidRPr="00DF1B84" w14:paraId="1CC92EF0" w14:textId="77777777" w:rsidTr="006827F4">
        <w:trPr>
          <w:cantSplit/>
          <w:trHeight w:val="152"/>
        </w:trPr>
        <w:tc>
          <w:tcPr>
            <w:tcW w:w="1705" w:type="dxa"/>
            <w:shd w:val="clear" w:color="auto" w:fill="auto"/>
            <w:noWrap/>
            <w:hideMark/>
          </w:tcPr>
          <w:p w14:paraId="7D5E1D88"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Three story</w:t>
            </w:r>
          </w:p>
        </w:tc>
        <w:tc>
          <w:tcPr>
            <w:tcW w:w="1800" w:type="dxa"/>
            <w:shd w:val="clear" w:color="auto" w:fill="auto"/>
            <w:noWrap/>
            <w:hideMark/>
          </w:tcPr>
          <w:p w14:paraId="1E9FE76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777C99E7"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0.5</w:t>
            </w:r>
          </w:p>
        </w:tc>
        <w:tc>
          <w:tcPr>
            <w:tcW w:w="1350" w:type="dxa"/>
            <w:shd w:val="clear" w:color="auto" w:fill="auto"/>
            <w:noWrap/>
            <w:hideMark/>
          </w:tcPr>
          <w:p w14:paraId="0229241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0.0030</w:t>
            </w:r>
          </w:p>
        </w:tc>
        <w:tc>
          <w:tcPr>
            <w:tcW w:w="1260" w:type="dxa"/>
            <w:shd w:val="clear" w:color="auto" w:fill="auto"/>
            <w:noWrap/>
            <w:hideMark/>
          </w:tcPr>
          <w:p w14:paraId="7F59381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0.014</w:t>
            </w:r>
          </w:p>
        </w:tc>
      </w:tr>
      <w:tr w:rsidR="00C4016B" w:rsidRPr="00DF1B84" w14:paraId="4D8AFD4F" w14:textId="77777777" w:rsidTr="006827F4">
        <w:trPr>
          <w:cantSplit/>
          <w:trHeight w:val="152"/>
        </w:trPr>
        <w:tc>
          <w:tcPr>
            <w:tcW w:w="1705" w:type="dxa"/>
            <w:shd w:val="clear" w:color="auto" w:fill="auto"/>
            <w:noWrap/>
          </w:tcPr>
          <w:p w14:paraId="289EB361" w14:textId="3F0BCBA1"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sidR="00DC7C80">
              <w:rPr>
                <w:b/>
                <w:sz w:val="18"/>
                <w:u w:val="single"/>
                <w:lang w:eastAsia="x-none"/>
              </w:rPr>
              <w:t xml:space="preserve"> (Non Central)</w:t>
            </w:r>
          </w:p>
        </w:tc>
        <w:tc>
          <w:tcPr>
            <w:tcW w:w="1800" w:type="dxa"/>
            <w:shd w:val="clear" w:color="auto" w:fill="auto"/>
            <w:noWrap/>
          </w:tcPr>
          <w:p w14:paraId="6B544630"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1B1587E4"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6A825EA6" w:rsidR="00C4016B" w:rsidRPr="0006728B" w:rsidRDefault="00C4016B" w:rsidP="00C4016B">
            <w:pPr>
              <w:spacing w:after="0" w:line="240" w:lineRule="auto"/>
              <w:jc w:val="center"/>
              <w:rPr>
                <w:b/>
                <w:sz w:val="18"/>
                <w:u w:val="single"/>
                <w:lang w:eastAsia="x-none"/>
              </w:rPr>
            </w:pPr>
            <w:r w:rsidRPr="0006728B">
              <w:rPr>
                <w:sz w:val="18"/>
                <w:u w:val="single"/>
                <w:lang w:eastAsia="x-none"/>
              </w:rPr>
              <w:t>One story</w:t>
            </w:r>
          </w:p>
        </w:tc>
        <w:tc>
          <w:tcPr>
            <w:tcW w:w="1800" w:type="dxa"/>
            <w:shd w:val="clear" w:color="auto" w:fill="auto"/>
            <w:noWrap/>
          </w:tcPr>
          <w:p w14:paraId="5926E16D" w14:textId="2675F55A"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43A2F8BA" w14:textId="16523884"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E2CC126" w14:textId="6B4EE9FB"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5FAB6E1" w14:textId="4D732DB5"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4016B" w:rsidRPr="00DF1B84" w14:paraId="3B57D0B5" w14:textId="77777777" w:rsidTr="006827F4">
        <w:trPr>
          <w:cantSplit/>
          <w:trHeight w:val="152"/>
        </w:trPr>
        <w:tc>
          <w:tcPr>
            <w:tcW w:w="1705" w:type="dxa"/>
            <w:shd w:val="clear" w:color="auto" w:fill="auto"/>
            <w:noWrap/>
          </w:tcPr>
          <w:p w14:paraId="597B0C30" w14:textId="32EE932F" w:rsidR="00C4016B" w:rsidRPr="0006728B" w:rsidRDefault="00C4016B" w:rsidP="00C4016B">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608F7E0E" w14:textId="05914D57" w:rsidR="00C4016B" w:rsidRPr="0006728B" w:rsidRDefault="00C4016B" w:rsidP="00C4016B">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BE3B925" w14:textId="3250BF39"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6A42CD61" w14:textId="5EC4C585" w:rsidR="00C4016B" w:rsidRPr="0006728B" w:rsidRDefault="00C4016B" w:rsidP="00C4016B">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1FCDF5B4" w14:textId="3DDA7B06"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6"/>
        <w:gridCol w:w="10164"/>
      </w:tblGrid>
      <w:tr w:rsidR="00AF2F78" w:rsidRPr="009E01FE" w14:paraId="4832DB3D" w14:textId="77777777" w:rsidTr="00AF2F78">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86AA2CB" w14:textId="77777777"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201ADCEE" w14:textId="77777777"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36327157" w14:textId="094E68E5"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 “Dwelling Unit DHW System</w:t>
            </w:r>
            <w:r w:rsidR="004B3C06">
              <w:rPr>
                <w:rFonts w:asciiTheme="minorHAnsi" w:hAnsiTheme="minorHAnsi" w:cstheme="minorHAnsi"/>
                <w:sz w:val="18"/>
                <w:szCs w:val="20"/>
              </w:rPr>
              <w:t xml:space="preserve"> </w:t>
            </w:r>
            <w:r w:rsidRPr="005828AE">
              <w:rPr>
                <w:rFonts w:asciiTheme="minorHAnsi" w:hAnsiTheme="minorHAnsi" w:cstheme="minorHAnsi"/>
                <w:sz w:val="18"/>
                <w:szCs w:val="20"/>
              </w:rPr>
              <w:t>Distribution Type” = “Parallel Piping”, then display this entire table, else display “</w:t>
            </w:r>
            <w:r w:rsidR="005D460E" w:rsidRPr="005828AE">
              <w:rPr>
                <w:rFonts w:asciiTheme="minorHAnsi" w:hAnsiTheme="minorHAnsi" w:cstheme="minorHAnsi"/>
                <w:sz w:val="18"/>
                <w:szCs w:val="20"/>
              </w:rPr>
              <w:t>section does not apply" message</w:t>
            </w:r>
            <w:r w:rsidRPr="005828AE">
              <w:rPr>
                <w:rFonts w:asciiTheme="minorHAnsi" w:hAnsiTheme="minorHAnsi" w:cstheme="minorHAnsi"/>
                <w:sz w:val="18"/>
                <w:szCs w:val="20"/>
              </w:rPr>
              <w:t xml:space="preserve"> &gt;&gt;</w:t>
            </w:r>
          </w:p>
        </w:tc>
      </w:tr>
      <w:tr w:rsidR="00AF2F78" w:rsidRPr="009E01FE" w14:paraId="6B9E5471" w14:textId="77777777" w:rsidTr="00AF2F78">
        <w:trPr>
          <w:cantSplit/>
          <w:trHeight w:val="288"/>
          <w:tblHeader/>
        </w:trPr>
        <w:tc>
          <w:tcPr>
            <w:tcW w:w="720" w:type="dxa"/>
            <w:vAlign w:val="center"/>
          </w:tcPr>
          <w:p w14:paraId="62119BAF"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vAlign w:val="center"/>
          </w:tcPr>
          <w:p w14:paraId="588E7153" w14:textId="5F6115B8"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Each central manifold has 15 feet or less of pipe between manifold and water heater </w:t>
            </w:r>
          </w:p>
        </w:tc>
      </w:tr>
      <w:tr w:rsidR="00AF2F78" w:rsidRPr="009E01FE" w14:paraId="4F72B7AB" w14:textId="77777777" w:rsidTr="00AF2F78">
        <w:trPr>
          <w:cantSplit/>
          <w:trHeight w:val="288"/>
          <w:tblHeader/>
        </w:trPr>
        <w:tc>
          <w:tcPr>
            <w:tcW w:w="720" w:type="dxa"/>
            <w:vAlign w:val="center"/>
          </w:tcPr>
          <w:p w14:paraId="341A6458"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3896" w:type="dxa"/>
            <w:vAlign w:val="center"/>
          </w:tcPr>
          <w:p w14:paraId="73885005"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For manifolds that include valves, the manifold must be readily accessible in accordance with the plumbing code. (RA 4.4.4)</w:t>
            </w:r>
          </w:p>
        </w:tc>
      </w:tr>
      <w:tr w:rsidR="00AF2F78" w:rsidRPr="009E01FE" w14:paraId="72B935BA" w14:textId="77777777" w:rsidTr="00AF2F78">
        <w:trPr>
          <w:cantSplit/>
          <w:trHeight w:val="288"/>
          <w:tblHeader/>
        </w:trPr>
        <w:tc>
          <w:tcPr>
            <w:tcW w:w="720" w:type="dxa"/>
            <w:vAlign w:val="center"/>
          </w:tcPr>
          <w:p w14:paraId="7EFCEBAA"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3896" w:type="dxa"/>
            <w:vAlign w:val="center"/>
          </w:tcPr>
          <w:p w14:paraId="47E9E313" w14:textId="2A8B133B"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Hot water distribution system piping from the manifold to the fixtures and appliances must take the most direct path. For instance, piping from a second story manifold cannot supply the first floor. </w:t>
            </w:r>
          </w:p>
        </w:tc>
      </w:tr>
      <w:tr w:rsidR="00AF2F78" w:rsidRPr="009E01FE" w14:paraId="1BB95C7F" w14:textId="77777777" w:rsidTr="00AF2F78">
        <w:trPr>
          <w:cantSplit/>
          <w:trHeight w:val="288"/>
          <w:tblHeader/>
        </w:trPr>
        <w:tc>
          <w:tcPr>
            <w:tcW w:w="720" w:type="dxa"/>
            <w:vAlign w:val="center"/>
          </w:tcPr>
          <w:p w14:paraId="464F1B01"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3896" w:type="dxa"/>
            <w:vAlign w:val="center"/>
          </w:tcPr>
          <w:p w14:paraId="63CBC7B5" w14:textId="346D7AAD"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AF2F78" w:rsidRPr="00EE7957" w14:paraId="71159356" w14:textId="77777777" w:rsidTr="00AF2F78">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AF2F78" w:rsidRPr="009E01FE" w14:paraId="78C01640" w14:textId="77777777" w:rsidTr="008B40BE">
        <w:trPr>
          <w:cantSplit/>
          <w:trHeight w:val="144"/>
          <w:tblHeader/>
        </w:trPr>
        <w:tc>
          <w:tcPr>
            <w:tcW w:w="14616" w:type="dxa"/>
            <w:gridSpan w:val="2"/>
            <w:tcBorders>
              <w:bottom w:val="single" w:sz="4" w:space="0" w:color="auto"/>
            </w:tcBorders>
          </w:tcPr>
          <w:p w14:paraId="2E9AD594" w14:textId="3CE16706"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46E3B884" w14:textId="217F7279"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p>
          <w:p w14:paraId="050054C1" w14:textId="7511CC9E"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 “Dwelling Unit DHW System</w:t>
            </w:r>
            <w:r w:rsidR="001445B5">
              <w:rPr>
                <w:rFonts w:asciiTheme="minorHAnsi" w:hAnsiTheme="minorHAnsi" w:cstheme="minorHAnsi"/>
                <w:sz w:val="18"/>
                <w:szCs w:val="20"/>
              </w:rPr>
              <w:t xml:space="preserve"> </w:t>
            </w:r>
            <w:r w:rsidRPr="005828AE">
              <w:rPr>
                <w:rFonts w:asciiTheme="minorHAnsi" w:hAnsiTheme="minorHAnsi" w:cstheme="minorHAnsi"/>
                <w:sz w:val="18"/>
                <w:szCs w:val="20"/>
              </w:rPr>
              <w:t>Distribution Type” = “Point of Use”,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AF2F78" w:rsidRPr="009E01FE" w14:paraId="7F648FFE" w14:textId="77777777" w:rsidTr="008B40BE">
        <w:trPr>
          <w:cantSplit/>
          <w:trHeight w:val="144"/>
          <w:tblHeader/>
        </w:trPr>
        <w:tc>
          <w:tcPr>
            <w:tcW w:w="720" w:type="dxa"/>
            <w:vAlign w:val="center"/>
          </w:tcPr>
          <w:p w14:paraId="7C22808B" w14:textId="77777777"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01</w:t>
            </w:r>
          </w:p>
        </w:tc>
        <w:tc>
          <w:tcPr>
            <w:tcW w:w="13896" w:type="dxa"/>
          </w:tcPr>
          <w:p w14:paraId="52AA58E5" w14:textId="4661F219"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5D460E"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6C212188" w14:textId="77777777" w:rsidR="00AF2F78" w:rsidRPr="005828AE" w:rsidRDefault="00AF2F78" w:rsidP="00AF2F78">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602DB07D" w14:textId="77777777" w:rsidR="00AF2F78" w:rsidRPr="005828AE" w:rsidRDefault="00AF2F78" w:rsidP="00AF2F78">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53D8A671" w14:textId="2E3A24E0" w:rsidR="00AF2F78" w:rsidRPr="005828AE" w:rsidRDefault="009116CD" w:rsidP="009116CD">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AF2F78" w:rsidRPr="005828AE">
              <w:rPr>
                <w:rFonts w:asciiTheme="minorHAnsi" w:eastAsia="Calibri" w:hAnsiTheme="minorHAnsi" w:cstheme="minorHAnsi"/>
                <w:i w:val="0"/>
                <w:sz w:val="18"/>
              </w:rPr>
              <w:t xml:space="preserve">    For combination pipe sizes the max allowed length of 3/8</w:t>
            </w:r>
            <w:r w:rsidR="005D460E" w:rsidRPr="005828AE">
              <w:rPr>
                <w:rFonts w:asciiTheme="minorHAnsi" w:eastAsia="Calibri" w:hAnsiTheme="minorHAnsi" w:cstheme="minorHAnsi"/>
                <w:i w:val="0"/>
                <w:sz w:val="18"/>
              </w:rPr>
              <w:t>-</w:t>
            </w:r>
            <w:r w:rsidR="00AF2F78" w:rsidRPr="005828AE">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AF2F78" w:rsidRPr="005828AE">
              <w:rPr>
                <w:rFonts w:asciiTheme="minorHAnsi" w:eastAsia="Calibri" w:hAnsiTheme="minorHAnsi" w:cstheme="minorHAnsi"/>
                <w:i w:val="0"/>
                <w:sz w:val="18"/>
              </w:rPr>
              <w:t xml:space="preserve"> inch piping is 2.5 feet.</w:t>
            </w:r>
          </w:p>
          <w:p w14:paraId="03CEA9B1" w14:textId="60F75847" w:rsidR="00AF2F78" w:rsidRPr="005828AE" w:rsidRDefault="009116CD" w:rsidP="00AF2F78">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 For only one pipe size – max length allowed is 10 feet</w:t>
            </w:r>
          </w:p>
          <w:p w14:paraId="2A509FAD" w14:textId="7AD9C8C2" w:rsidR="00AF2F78" w:rsidRPr="005828AE" w:rsidRDefault="00AF2F78" w:rsidP="009116CD">
            <w:pPr>
              <w:pStyle w:val="TableTitle"/>
              <w:tabs>
                <w:tab w:val="left" w:pos="1260"/>
              </w:tabs>
              <w:spacing w:before="0"/>
              <w:ind w:left="1260" w:hanging="186"/>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 </w:t>
            </w:r>
            <w:r w:rsidR="009116CD">
              <w:rPr>
                <w:rFonts w:asciiTheme="minorHAnsi" w:eastAsia="Calibri" w:hAnsiTheme="minorHAnsi" w:cstheme="minorHAnsi"/>
                <w:i w:val="0"/>
                <w:sz w:val="18"/>
              </w:rPr>
              <w:t xml:space="preserve"> </w:t>
            </w:r>
            <w:r w:rsidRPr="005828AE">
              <w:rPr>
                <w:rFonts w:asciiTheme="minorHAnsi" w:eastAsia="Calibri" w:hAnsiTheme="minorHAnsi" w:cstheme="minorHAnsi"/>
                <w:i w:val="0"/>
                <w:sz w:val="18"/>
              </w:rPr>
              <w:t xml:space="preserve">For combination pipe sizes the allowed length of </w:t>
            </w:r>
            <w:r w:rsidR="009116CD">
              <w:rPr>
                <w:rFonts w:asciiTheme="minorHAnsi" w:eastAsia="Calibri" w:hAnsiTheme="minorHAnsi" w:cstheme="minorHAnsi"/>
                <w:i w:val="0"/>
                <w:sz w:val="18"/>
              </w:rPr>
              <w:t>1/2</w:t>
            </w:r>
            <w:r w:rsidRPr="005828AE">
              <w:rPr>
                <w:rFonts w:asciiTheme="minorHAnsi" w:eastAsia="Calibri" w:hAnsiTheme="minorHAnsi" w:cstheme="minorHAnsi"/>
                <w:i w:val="0"/>
                <w:sz w:val="18"/>
              </w:rPr>
              <w:t xml:space="preserve"> inch piping is 5 feet, and </w:t>
            </w:r>
            <w:r w:rsidR="009116CD">
              <w:rPr>
                <w:rFonts w:asciiTheme="minorHAnsi" w:eastAsia="Calibri" w:hAnsiTheme="minorHAnsi" w:cstheme="minorHAnsi"/>
                <w:i w:val="0"/>
                <w:sz w:val="18"/>
              </w:rPr>
              <w:t>3/4</w:t>
            </w:r>
            <w:r w:rsidRPr="005828AE">
              <w:rPr>
                <w:rFonts w:asciiTheme="minorHAnsi" w:eastAsia="Calibri" w:hAnsiTheme="minorHAnsi" w:cstheme="minorHAnsi"/>
                <w:i w:val="0"/>
                <w:sz w:val="18"/>
              </w:rPr>
              <w:t xml:space="preserve"> inch piping is 2.5 feet.</w:t>
            </w:r>
          </w:p>
          <w:p w14:paraId="192018D0" w14:textId="2224E58E" w:rsidR="00AF2F78" w:rsidRPr="00CE7952" w:rsidRDefault="009116CD" w:rsidP="00AF2F78">
            <w:pPr>
              <w:pStyle w:val="TableTitle"/>
              <w:spacing w:before="0"/>
              <w:ind w:firstLine="432"/>
              <w:rPr>
                <w:rFonts w:asciiTheme="minorHAnsi" w:hAnsiTheme="minorHAnsi" w:cstheme="minorHAnsi"/>
              </w:rPr>
            </w:pPr>
            <w:r>
              <w:rPr>
                <w:rFonts w:asciiTheme="minorHAnsi" w:hAnsiTheme="minorHAnsi" w:cstheme="minorHAnsi"/>
                <w:i w:val="0"/>
                <w:sz w:val="18"/>
              </w:rPr>
              <w:t>3/4</w:t>
            </w:r>
            <w:r w:rsidR="00AF2F78" w:rsidRPr="005828AE">
              <w:rPr>
                <w:rFonts w:asciiTheme="minorHAnsi" w:hAnsiTheme="minorHAnsi" w:cstheme="minorHAnsi"/>
                <w:i w:val="0"/>
                <w:sz w:val="18"/>
              </w:rPr>
              <w:t xml:space="preserve"> inch - For only one pipe size = 5 feet</w:t>
            </w:r>
          </w:p>
        </w:tc>
      </w:tr>
      <w:tr w:rsidR="00AF2F78" w:rsidRPr="009E01FE" w14:paraId="03ECA402" w14:textId="77777777" w:rsidTr="008B40BE">
        <w:trPr>
          <w:cantSplit/>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E12EE4" w:rsidRPr="009E01FE" w14:paraId="6E97D67F" w14:textId="77777777" w:rsidTr="00E12EE4">
        <w:trPr>
          <w:trHeight w:val="144"/>
          <w:tblHeader/>
        </w:trPr>
        <w:tc>
          <w:tcPr>
            <w:tcW w:w="10790" w:type="dxa"/>
            <w:gridSpan w:val="2"/>
            <w:tcBorders>
              <w:bottom w:val="single" w:sz="4" w:space="0" w:color="auto"/>
            </w:tcBorders>
          </w:tcPr>
          <w:p w14:paraId="40A65AC3" w14:textId="51994A12"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1855F98A" w14:textId="7CCC5254" w:rsidR="00550C64" w:rsidRDefault="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Systems that utilize </w:t>
            </w:r>
            <w:r w:rsidR="009116CD">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r w:rsidR="00A24C60" w:rsidRPr="005828AE">
              <w:rPr>
                <w:rFonts w:asciiTheme="minorHAnsi" w:hAnsiTheme="minorHAnsi" w:cstheme="minorHAnsi"/>
                <w:sz w:val="18"/>
                <w:szCs w:val="20"/>
              </w:rPr>
              <w:t xml:space="preserve">  </w:t>
            </w:r>
          </w:p>
          <w:p w14:paraId="48F4B385" w14:textId="6E7BA42B" w:rsidR="00E12EE4" w:rsidRPr="00155D52"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 “Dwelling Unit DHW System</w:t>
            </w:r>
            <w:r w:rsidR="004B3C06">
              <w:rPr>
                <w:rFonts w:asciiTheme="minorHAnsi" w:hAnsiTheme="minorHAnsi" w:cstheme="minorHAnsi"/>
                <w:sz w:val="18"/>
                <w:szCs w:val="20"/>
              </w:rPr>
              <w:t xml:space="preserve"> </w:t>
            </w:r>
            <w:r w:rsidRPr="005828AE">
              <w:rPr>
                <w:rFonts w:asciiTheme="minorHAnsi" w:hAnsiTheme="minorHAnsi" w:cstheme="minorHAnsi"/>
                <w:sz w:val="18"/>
                <w:szCs w:val="20"/>
              </w:rPr>
              <w:t>Distribution Type” = “Recirculation System Non-Demand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E12EE4" w:rsidRPr="009E01FE" w14:paraId="7A2A3B40" w14:textId="77777777" w:rsidTr="005828AE">
        <w:trPr>
          <w:trHeight w:val="144"/>
          <w:tblHeader/>
        </w:trPr>
        <w:tc>
          <w:tcPr>
            <w:tcW w:w="625" w:type="dxa"/>
            <w:vAlign w:val="center"/>
          </w:tcPr>
          <w:p w14:paraId="520CB687"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65" w:type="dxa"/>
            <w:vAlign w:val="center"/>
          </w:tcPr>
          <w:p w14:paraId="4CC34491"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E12EE4" w:rsidRPr="009E01FE" w14:paraId="6EB33228" w14:textId="77777777" w:rsidTr="005828AE">
        <w:trPr>
          <w:trHeight w:val="144"/>
          <w:tblHeader/>
        </w:trPr>
        <w:tc>
          <w:tcPr>
            <w:tcW w:w="625" w:type="dxa"/>
            <w:vAlign w:val="center"/>
          </w:tcPr>
          <w:p w14:paraId="412FF884"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65" w:type="dxa"/>
            <w:vAlign w:val="center"/>
          </w:tcPr>
          <w:p w14:paraId="685DB9F1" w14:textId="10B63273" w:rsidR="00E12EE4" w:rsidRPr="005828AE" w:rsidRDefault="00E12EE4" w:rsidP="00E12EE4">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Piping must take most</w:t>
            </w:r>
            <w:r w:rsidR="009116CD">
              <w:rPr>
                <w:rFonts w:asciiTheme="minorHAnsi" w:hAnsiTheme="minorHAnsi" w:cstheme="minorHAnsi"/>
                <w:sz w:val="18"/>
                <w:szCs w:val="20"/>
              </w:rPr>
              <w:t xml:space="preserve"> the</w:t>
            </w:r>
            <w:r w:rsidRPr="005828AE">
              <w:rPr>
                <w:rFonts w:asciiTheme="minorHAnsi" w:hAnsiTheme="minorHAnsi" w:cstheme="minorHAnsi"/>
                <w:sz w:val="18"/>
                <w:szCs w:val="20"/>
              </w:rPr>
              <w:t xml:space="preserve"> direct path between water heater and fixtures.</w:t>
            </w:r>
          </w:p>
        </w:tc>
      </w:tr>
      <w:tr w:rsidR="00C672E8" w:rsidRPr="009E01FE" w14:paraId="3A24F6EE" w14:textId="77777777" w:rsidTr="00F50C2D">
        <w:trPr>
          <w:trHeight w:val="144"/>
          <w:tblHeader/>
        </w:trPr>
        <w:tc>
          <w:tcPr>
            <w:tcW w:w="625" w:type="dxa"/>
            <w:vAlign w:val="center"/>
          </w:tcPr>
          <w:p w14:paraId="5F95F1D7" w14:textId="755862DB"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03</w:t>
            </w:r>
          </w:p>
        </w:tc>
        <w:tc>
          <w:tcPr>
            <w:tcW w:w="10165" w:type="dxa"/>
            <w:vAlign w:val="center"/>
          </w:tcPr>
          <w:p w14:paraId="166BA1A5" w14:textId="5AD56624"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cold water line when it is used as the return. </w:t>
            </w:r>
          </w:p>
        </w:tc>
      </w:tr>
      <w:tr w:rsidR="00C672E8" w:rsidRPr="009E01FE" w14:paraId="440415F8" w14:textId="77777777" w:rsidTr="00F50C2D">
        <w:trPr>
          <w:trHeight w:val="144"/>
          <w:tblHeader/>
        </w:trPr>
        <w:tc>
          <w:tcPr>
            <w:tcW w:w="625" w:type="dxa"/>
            <w:vAlign w:val="center"/>
          </w:tcPr>
          <w:p w14:paraId="1A10EBE5" w14:textId="47BC5336"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04</w:t>
            </w:r>
          </w:p>
        </w:tc>
        <w:tc>
          <w:tcPr>
            <w:tcW w:w="10165" w:type="dxa"/>
            <w:vAlign w:val="center"/>
          </w:tcPr>
          <w:p w14:paraId="1636811E" w14:textId="3FBDB0BA"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If more than one loop</w:t>
            </w:r>
            <w:r w:rsidR="009116CD">
              <w:rPr>
                <w:rFonts w:asciiTheme="minorHAnsi" w:hAnsiTheme="minorHAnsi" w:cstheme="minorHAnsi"/>
                <w:sz w:val="18"/>
                <w:szCs w:val="20"/>
              </w:rPr>
              <w:t xml:space="preserve"> is</w:t>
            </w:r>
            <w:r w:rsidRPr="005828AE">
              <w:rPr>
                <w:rFonts w:asciiTheme="minorHAnsi" w:hAnsiTheme="minorHAnsi" w:cstheme="minorHAnsi"/>
                <w:sz w:val="18"/>
                <w:szCs w:val="20"/>
              </w:rPr>
              <w:t xml:space="preserve"> installed each loop shall have its own pump and controls.</w:t>
            </w:r>
          </w:p>
        </w:tc>
      </w:tr>
      <w:tr w:rsidR="00C672E8" w:rsidRPr="009E01FE" w14:paraId="4612150C" w14:textId="77777777" w:rsidTr="00E12EE4">
        <w:trPr>
          <w:trHeight w:val="144"/>
          <w:tblHeader/>
        </w:trPr>
        <w:tc>
          <w:tcPr>
            <w:tcW w:w="10790" w:type="dxa"/>
            <w:gridSpan w:val="2"/>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AF2F78" w:rsidRPr="009E01FE" w14:paraId="15F159B5"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A39009A" w14:textId="77777777"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11F05797" w14:textId="77777777" w:rsidR="00550C64" w:rsidRDefault="00AF2F78" w:rsidP="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49A6900F" w14:textId="4BB45C11" w:rsidR="00AF2F78" w:rsidRPr="00155D52" w:rsidRDefault="00A24C60"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 “Dwelling Unit DHW System</w:t>
            </w:r>
            <w:r w:rsidR="00550C64">
              <w:rPr>
                <w:rFonts w:asciiTheme="minorHAnsi" w:hAnsiTheme="minorHAnsi" w:cstheme="minorHAnsi"/>
                <w:sz w:val="18"/>
                <w:szCs w:val="20"/>
              </w:rPr>
              <w:t xml:space="preserve"> </w:t>
            </w:r>
            <w:r w:rsidRPr="005828AE">
              <w:rPr>
                <w:rFonts w:asciiTheme="minorHAnsi" w:hAnsiTheme="minorHAnsi" w:cstheme="minorHAnsi"/>
                <w:sz w:val="18"/>
                <w:szCs w:val="20"/>
              </w:rPr>
              <w:t>Distribution Type” = “Recirculation System Non-Demand Control</w:t>
            </w:r>
            <w:r w:rsidR="00550C64">
              <w:rPr>
                <w:rFonts w:asciiTheme="minorHAnsi" w:hAnsiTheme="minorHAnsi" w:cstheme="minorHAnsi"/>
                <w:sz w:val="18"/>
                <w:szCs w:val="20"/>
              </w:rPr>
              <w:t>”</w:t>
            </w:r>
            <w:r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Pr="005828AE">
              <w:rPr>
                <w:rFonts w:asciiTheme="minorHAnsi" w:hAnsiTheme="minorHAnsi" w:cstheme="minorHAnsi"/>
                <w:sz w:val="18"/>
                <w:szCs w:val="20"/>
              </w:rPr>
              <w:t xml:space="preserve"> &gt;&gt;</w:t>
            </w:r>
          </w:p>
        </w:tc>
      </w:tr>
      <w:tr w:rsidR="00AF2F78" w:rsidRPr="009E01FE" w14:paraId="65A64D1A" w14:textId="77777777" w:rsidTr="005828AE">
        <w:trPr>
          <w:trHeight w:val="288"/>
          <w:tblHeader/>
        </w:trPr>
        <w:tc>
          <w:tcPr>
            <w:tcW w:w="631" w:type="dxa"/>
            <w:vAlign w:val="center"/>
          </w:tcPr>
          <w:p w14:paraId="7FF4FC61" w14:textId="37F592DA"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w:t>
            </w:r>
            <w:r w:rsidR="00C672E8" w:rsidRPr="005828AE">
              <w:rPr>
                <w:rFonts w:asciiTheme="minorHAnsi" w:hAnsiTheme="minorHAnsi" w:cstheme="minorHAnsi"/>
                <w:sz w:val="18"/>
                <w:szCs w:val="20"/>
              </w:rPr>
              <w:t>1</w:t>
            </w:r>
          </w:p>
        </w:tc>
        <w:tc>
          <w:tcPr>
            <w:tcW w:w="10159" w:type="dxa"/>
            <w:vAlign w:val="center"/>
          </w:tcPr>
          <w:p w14:paraId="7483216D" w14:textId="77777777" w:rsidR="00AF2F78" w:rsidRPr="00396DD3"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AF2F78" w:rsidRPr="009E01FE" w14:paraId="7B9B5902" w14:textId="77777777" w:rsidTr="005828AE">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0355C2" w:rsidRPr="006A4AED" w14:paraId="48A22534" w14:textId="77777777" w:rsidTr="00DF1B84">
        <w:trPr>
          <w:trHeight w:val="144"/>
          <w:tblHeader/>
        </w:trPr>
        <w:tc>
          <w:tcPr>
            <w:tcW w:w="10790" w:type="dxa"/>
            <w:gridSpan w:val="2"/>
            <w:tcBorders>
              <w:bottom w:val="single" w:sz="4" w:space="0" w:color="auto"/>
            </w:tcBorders>
          </w:tcPr>
          <w:p w14:paraId="192F8CFB" w14:textId="7BA27815"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096B474C" w14:textId="3F7CFB2C" w:rsidR="00550C64"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Systems that utilize </w:t>
            </w:r>
            <w:r w:rsidR="009116CD">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9116CD">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  </w:t>
            </w:r>
          </w:p>
          <w:p w14:paraId="50402A43" w14:textId="618D6BBE" w:rsidR="000355C2" w:rsidRPr="006A4AED"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hAnsiTheme="minorHAnsi" w:cstheme="minorHAnsi"/>
                <w:sz w:val="18"/>
                <w:szCs w:val="20"/>
              </w:rPr>
              <w:t>&lt;&lt;If A09 “Dwelling Unit DHW System</w:t>
            </w:r>
            <w:r w:rsidR="004B3C06">
              <w:rPr>
                <w:rFonts w:asciiTheme="minorHAnsi" w:hAnsiTheme="minorHAnsi" w:cstheme="minorHAnsi"/>
                <w:sz w:val="18"/>
                <w:szCs w:val="20"/>
              </w:rPr>
              <w:t xml:space="preserve"> </w:t>
            </w:r>
            <w:r w:rsidRPr="005828AE">
              <w:rPr>
                <w:rFonts w:asciiTheme="minorHAnsi" w:hAnsiTheme="minorHAnsi" w:cstheme="minorHAnsi"/>
                <w:sz w:val="18"/>
                <w:szCs w:val="20"/>
              </w:rPr>
              <w:t xml:space="preserve">Distribution Type” = “Demand Recirculation Manual Control” or “Demand Recirculation Sensor </w:t>
            </w:r>
            <w:proofErr w:type="gramStart"/>
            <w:r w:rsidRPr="005828AE">
              <w:rPr>
                <w:rFonts w:asciiTheme="minorHAnsi" w:hAnsiTheme="minorHAnsi" w:cstheme="minorHAnsi"/>
                <w:sz w:val="18"/>
                <w:szCs w:val="20"/>
              </w:rPr>
              <w:t>Control”  ,</w:t>
            </w:r>
            <w:proofErr w:type="gramEnd"/>
            <w:r w:rsidRPr="005828AE">
              <w:rPr>
                <w:rFonts w:asciiTheme="minorHAnsi" w:hAnsiTheme="minorHAnsi" w:cstheme="minorHAnsi"/>
                <w:sz w:val="18"/>
                <w:szCs w:val="20"/>
              </w:rPr>
              <w:t xml:space="preserve"> then display this entire table, else display “section does not apply" message &gt;&gt;</w:t>
            </w:r>
          </w:p>
        </w:tc>
      </w:tr>
      <w:tr w:rsidR="000355C2" w:rsidRPr="006A4AED" w14:paraId="6435D7DC" w14:textId="77777777" w:rsidTr="00DF1B84">
        <w:trPr>
          <w:trHeight w:val="144"/>
          <w:tblHeader/>
        </w:trPr>
        <w:tc>
          <w:tcPr>
            <w:tcW w:w="627" w:type="dxa"/>
            <w:tcBorders>
              <w:top w:val="single" w:sz="4" w:space="0" w:color="auto"/>
            </w:tcBorders>
            <w:vAlign w:val="center"/>
          </w:tcPr>
          <w:p w14:paraId="0F7A261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A4AED">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5C131C69" w14:textId="73C14E2B"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0355C2" w:rsidRPr="006A4AED" w14:paraId="408660BB" w14:textId="77777777" w:rsidTr="00DF1B84">
        <w:trPr>
          <w:trHeight w:val="144"/>
          <w:tblHeader/>
        </w:trPr>
        <w:tc>
          <w:tcPr>
            <w:tcW w:w="627" w:type="dxa"/>
            <w:vAlign w:val="center"/>
          </w:tcPr>
          <w:p w14:paraId="00A70C76"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02</w:t>
            </w:r>
          </w:p>
        </w:tc>
        <w:tc>
          <w:tcPr>
            <w:tcW w:w="10163" w:type="dxa"/>
            <w:vAlign w:val="center"/>
          </w:tcPr>
          <w:p w14:paraId="2395AFCF" w14:textId="77777777" w:rsidR="000355C2" w:rsidRPr="005828AE" w:rsidRDefault="000355C2" w:rsidP="00DF1B84">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shall </w:t>
            </w:r>
            <w:proofErr w:type="gramStart"/>
            <w:r w:rsidRPr="005828AE">
              <w:rPr>
                <w:rFonts w:asciiTheme="minorHAnsi" w:eastAsiaTheme="minorEastAsia" w:hAnsiTheme="minorHAnsi" w:cstheme="minorHAnsi"/>
                <w:sz w:val="18"/>
                <w:szCs w:val="20"/>
              </w:rPr>
              <w:t>be located in</w:t>
            </w:r>
            <w:proofErr w:type="gramEnd"/>
            <w:r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0355C2" w:rsidRPr="006A4AED" w14:paraId="3D80D542" w14:textId="77777777" w:rsidTr="00DF1B84">
        <w:trPr>
          <w:trHeight w:val="144"/>
          <w:tblHeader/>
        </w:trPr>
        <w:tc>
          <w:tcPr>
            <w:tcW w:w="627" w:type="dxa"/>
            <w:vAlign w:val="center"/>
          </w:tcPr>
          <w:p w14:paraId="7E39C4AD"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03</w:t>
            </w:r>
          </w:p>
        </w:tc>
        <w:tc>
          <w:tcPr>
            <w:tcW w:w="10163" w:type="dxa"/>
            <w:vAlign w:val="center"/>
          </w:tcPr>
          <w:p w14:paraId="093B282C" w14:textId="339E8A54" w:rsidR="000355C2" w:rsidRPr="005828AE"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 may be activ</w:t>
            </w:r>
            <w:r w:rsidR="004A0B1F">
              <w:rPr>
                <w:rFonts w:asciiTheme="minorHAnsi" w:eastAsiaTheme="minorEastAsia" w:hAnsiTheme="minorHAnsi" w:cstheme="minorHAnsi"/>
                <w:sz w:val="18"/>
                <w:szCs w:val="20"/>
              </w:rPr>
              <w:t>ated</w:t>
            </w:r>
            <w:r w:rsidRPr="005828AE">
              <w:rPr>
                <w:rFonts w:asciiTheme="minorHAnsi" w:eastAsiaTheme="minorEastAsia" w:hAnsiTheme="minorHAnsi" w:cstheme="minorHAnsi"/>
                <w:sz w:val="18"/>
                <w:szCs w:val="20"/>
              </w:rPr>
              <w:t xml:space="preserve"> by wired or wireless mechanisms. </w:t>
            </w:r>
          </w:p>
        </w:tc>
      </w:tr>
      <w:tr w:rsidR="000355C2" w:rsidRPr="006A4AED" w14:paraId="504F11C5" w14:textId="77777777" w:rsidTr="00DF1B84">
        <w:trPr>
          <w:trHeight w:val="144"/>
          <w:tblHeader/>
        </w:trPr>
        <w:tc>
          <w:tcPr>
            <w:tcW w:w="627" w:type="dxa"/>
            <w:vAlign w:val="center"/>
          </w:tcPr>
          <w:p w14:paraId="12822470" w14:textId="77777777" w:rsidR="000355C2"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04</w:t>
            </w:r>
          </w:p>
        </w:tc>
        <w:tc>
          <w:tcPr>
            <w:tcW w:w="10163" w:type="dxa"/>
            <w:vAlign w:val="center"/>
          </w:tcPr>
          <w:p w14:paraId="25BC9FE6" w14:textId="54729401" w:rsidR="000355C2" w:rsidRPr="005828AE" w:rsidRDefault="000355C2" w:rsidP="009116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9116CD">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0355C2" w:rsidRPr="006A4AED" w14:paraId="04C0D0B5" w14:textId="77777777" w:rsidTr="00DF1B84">
        <w:trPr>
          <w:trHeight w:val="144"/>
          <w:tblHeader/>
        </w:trPr>
        <w:tc>
          <w:tcPr>
            <w:tcW w:w="627" w:type="dxa"/>
            <w:vAlign w:val="center"/>
          </w:tcPr>
          <w:p w14:paraId="04699CE5"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05</w:t>
            </w:r>
          </w:p>
        </w:tc>
        <w:tc>
          <w:tcPr>
            <w:tcW w:w="10163" w:type="dxa"/>
            <w:vAlign w:val="center"/>
          </w:tcPr>
          <w:p w14:paraId="62B4A700"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4777927A"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513B263D"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536DCC8"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0355C2" w:rsidRPr="006A4AED" w14:paraId="421516D8" w14:textId="77777777" w:rsidTr="00DF1B84">
        <w:trPr>
          <w:trHeight w:val="144"/>
          <w:tblHeader/>
        </w:trPr>
        <w:tc>
          <w:tcPr>
            <w:tcW w:w="627" w:type="dxa"/>
            <w:vAlign w:val="center"/>
          </w:tcPr>
          <w:p w14:paraId="7413606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06</w:t>
            </w:r>
          </w:p>
        </w:tc>
        <w:tc>
          <w:tcPr>
            <w:tcW w:w="10163" w:type="dxa"/>
            <w:vAlign w:val="center"/>
          </w:tcPr>
          <w:p w14:paraId="26656506"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AE14D5B" w14:textId="6815A6D6"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9116CD">
              <w:rPr>
                <w:rFonts w:asciiTheme="minorHAnsi" w:eastAsia="Times New Roman" w:hAnsiTheme="minorHAnsi" w:cstheme="minorHAnsi"/>
                <w:sz w:val="18"/>
                <w:szCs w:val="20"/>
              </w:rPr>
              <w:t>; or</w:t>
            </w:r>
          </w:p>
          <w:p w14:paraId="50615C0C" w14:textId="77777777"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0355C2" w:rsidRPr="006A4AED" w14:paraId="4752DB2B" w14:textId="77777777" w:rsidTr="00DF1B84">
        <w:trPr>
          <w:trHeight w:val="144"/>
          <w:tblHeader/>
        </w:trPr>
        <w:tc>
          <w:tcPr>
            <w:tcW w:w="627" w:type="dxa"/>
            <w:vAlign w:val="center"/>
          </w:tcPr>
          <w:p w14:paraId="3E1A382E"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07</w:t>
            </w:r>
          </w:p>
        </w:tc>
        <w:tc>
          <w:tcPr>
            <w:tcW w:w="10163" w:type="dxa"/>
            <w:vAlign w:val="center"/>
          </w:tcPr>
          <w:p w14:paraId="0EEA2324"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0355C2" w:rsidRPr="006A4AED" w14:paraId="5EA9766B" w14:textId="77777777" w:rsidTr="00DF1B84">
        <w:trPr>
          <w:trHeight w:val="144"/>
          <w:tblHeader/>
        </w:trPr>
        <w:tc>
          <w:tcPr>
            <w:tcW w:w="10790" w:type="dxa"/>
            <w:gridSpan w:val="2"/>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EEB80E" w14:textId="77777777" w:rsidR="00D11C3B" w:rsidRDefault="00D11C3B" w:rsidP="004E3B6C">
      <w:pPr>
        <w:spacing w:after="0" w:line="240" w:lineRule="auto"/>
      </w:pPr>
      <w:r>
        <w:separator/>
      </w:r>
    </w:p>
  </w:endnote>
  <w:endnote w:type="continuationSeparator" w:id="0">
    <w:p w14:paraId="1540A738" w14:textId="77777777" w:rsidR="00D11C3B" w:rsidRDefault="00D11C3B" w:rsidP="004E3B6C">
      <w:pPr>
        <w:spacing w:after="0" w:line="240" w:lineRule="auto"/>
      </w:pPr>
      <w:r>
        <w:continuationSeparator/>
      </w:r>
    </w:p>
  </w:endnote>
  <w:endnote w:type="continuationNotice" w:id="1">
    <w:p w14:paraId="18AC7430" w14:textId="77777777" w:rsidR="00D11C3B" w:rsidRDefault="00D11C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63045F90"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9</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del w:id="2" w:author="Markstrum, Alexis@Energy" w:date="2021-10-11T13:13:00Z">
      <w:r w:rsidR="006969AE" w:rsidDel="00EA78B5">
        <w:rPr>
          <w:rFonts w:asciiTheme="minorHAnsi" w:eastAsia="Times New Roman" w:hAnsiTheme="minorHAnsi"/>
          <w:sz w:val="20"/>
          <w:szCs w:val="20"/>
        </w:rPr>
        <w:delText xml:space="preserve">March </w:delText>
      </w:r>
    </w:del>
    <w:ins w:id="3" w:author="Markstrum, Alexis@Energy" w:date="2021-10-11T13:13:00Z">
      <w:r w:rsidR="00EA78B5">
        <w:rPr>
          <w:rFonts w:asciiTheme="minorHAnsi" w:eastAsia="Times New Roman" w:hAnsiTheme="minorHAnsi"/>
          <w:sz w:val="20"/>
          <w:szCs w:val="20"/>
        </w:rPr>
        <w:t xml:space="preserve">October </w:t>
      </w:r>
    </w:ins>
    <w:r>
      <w:rPr>
        <w:rFonts w:asciiTheme="minorHAnsi" w:eastAsia="Times New Roman" w:hAnsiTheme="minorHAnsi"/>
        <w:sz w:val="20"/>
        <w:szCs w:val="20"/>
      </w:rPr>
      <w:t>202</w:t>
    </w:r>
    <w:r w:rsidR="00C31D45">
      <w:rPr>
        <w:rFonts w:asciiTheme="minorHAnsi" w:eastAsia="Times New Roman" w:hAnsiTheme="minorHAnsi"/>
        <w:sz w:val="20"/>
        <w:szCs w:val="20"/>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F2" w14:textId="1AEA9E47"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9</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del w:id="6" w:author="Markstrum, Alexis@Energy" w:date="2021-10-11T13:14:00Z">
      <w:r w:rsidR="006969AE" w:rsidDel="007D5AA4">
        <w:rPr>
          <w:rFonts w:asciiTheme="minorHAnsi" w:eastAsia="Times New Roman" w:hAnsiTheme="minorHAnsi"/>
          <w:sz w:val="20"/>
          <w:szCs w:val="20"/>
        </w:rPr>
        <w:delText xml:space="preserve">March </w:delText>
      </w:r>
    </w:del>
    <w:ins w:id="7" w:author="Markstrum, Alexis@Energy" w:date="2021-10-11T13:14:00Z">
      <w:r w:rsidR="007D5AA4">
        <w:rPr>
          <w:rFonts w:asciiTheme="minorHAnsi" w:eastAsia="Times New Roman" w:hAnsiTheme="minorHAnsi"/>
          <w:sz w:val="20"/>
          <w:szCs w:val="20"/>
        </w:rPr>
        <w:t xml:space="preserve">October </w:t>
      </w:r>
    </w:ins>
    <w:r>
      <w:rPr>
        <w:rFonts w:asciiTheme="minorHAnsi" w:eastAsia="Times New Roman" w:hAnsiTheme="minorHAnsi"/>
        <w:sz w:val="20"/>
        <w:szCs w:val="20"/>
      </w:rPr>
      <w:t>202</w:t>
    </w:r>
    <w:r w:rsidR="00C31D45">
      <w:rPr>
        <w:rFonts w:asciiTheme="minorHAnsi" w:eastAsia="Times New Roman" w:hAnsiTheme="minorHAnsi"/>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0D796" w14:textId="77777777" w:rsidR="00D11C3B" w:rsidRDefault="00D11C3B" w:rsidP="004E3B6C">
      <w:pPr>
        <w:spacing w:after="0" w:line="240" w:lineRule="auto"/>
      </w:pPr>
      <w:r>
        <w:separator/>
      </w:r>
    </w:p>
  </w:footnote>
  <w:footnote w:type="continuationSeparator" w:id="0">
    <w:p w14:paraId="4C415395" w14:textId="77777777" w:rsidR="00D11C3B" w:rsidRDefault="00D11C3B" w:rsidP="004E3B6C">
      <w:pPr>
        <w:spacing w:after="0" w:line="240" w:lineRule="auto"/>
      </w:pPr>
      <w:r>
        <w:continuationSeparator/>
      </w:r>
    </w:p>
  </w:footnote>
  <w:footnote w:type="continuationNotice" w:id="1">
    <w:p w14:paraId="3871A629" w14:textId="77777777" w:rsidR="00D11C3B" w:rsidRDefault="00D11C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D4" w14:textId="77777777" w:rsidR="00646141" w:rsidRDefault="00DE2DD1">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D5" w14:textId="1666E38D" w:rsidR="00646141" w:rsidRPr="002143E3" w:rsidRDefault="00646141" w:rsidP="005942BB">
    <w:pPr>
      <w:suppressAutoHyphens/>
      <w:spacing w:after="0" w:line="240" w:lineRule="auto"/>
      <w:ind w:left="-86"/>
      <w:rPr>
        <w:rFonts w:ascii="Arial" w:eastAsia="Times New Roman" w:hAnsi="Arial" w:cs="Arial"/>
        <w:sz w:val="14"/>
        <w:szCs w:val="14"/>
      </w:rPr>
    </w:pPr>
    <w:r w:rsidRPr="003018AA">
      <w:rPr>
        <w:rFonts w:ascii="Arial" w:eastAsia="Times New Roman" w:hAnsi="Arial"/>
        <w:noProof/>
        <w:sz w:val="14"/>
      </w:rPr>
      <w:drawing>
        <wp:anchor distT="0" distB="0" distL="114300" distR="114300" simplePos="0" relativeHeight="251658240" behindDoc="0" locked="0" layoutInCell="0" allowOverlap="1" wp14:anchorId="7B8DA5FE" wp14:editId="1DBC452F">
          <wp:simplePos x="0" y="0"/>
          <wp:positionH relativeFrom="column">
            <wp:posOffset>6529070</wp:posOffset>
          </wp:positionH>
          <wp:positionV relativeFrom="paragraph">
            <wp:posOffset>54610</wp:posOffset>
          </wp:positionV>
          <wp:extent cx="354076" cy="310896"/>
          <wp:effectExtent l="0" t="0" r="825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076" cy="3108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E2DD1">
      <w:rPr>
        <w:rFonts w:ascii="Arial" w:eastAsia="Times New Roman" w:hAnsi="Arial" w:cs="Arial"/>
        <w:noProof/>
        <w:sz w:val="14"/>
        <w:szCs w:val="14"/>
      </w:rPr>
      <w:pict w14:anchorId="7B8DA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2143E3">
      <w:rPr>
        <w:rFonts w:ascii="Arial" w:eastAsia="Times New Roman" w:hAnsi="Arial" w:cs="Arial"/>
        <w:sz w:val="14"/>
        <w:szCs w:val="14"/>
      </w:rPr>
      <w:t>STATE OF CALIFORNIA</w:t>
    </w:r>
  </w:p>
  <w:p w14:paraId="7B8DA5D6" w14:textId="340DF46E" w:rsidR="00646141" w:rsidRPr="002143E3" w:rsidRDefault="00646141" w:rsidP="005942BB">
    <w:pPr>
      <w:suppressAutoHyphens/>
      <w:spacing w:after="0" w:line="240" w:lineRule="auto"/>
      <w:ind w:left="-86"/>
      <w:rPr>
        <w:rFonts w:ascii="Arial" w:eastAsia="Times New Roman" w:hAnsi="Arial" w:cs="Arial"/>
        <w:b/>
        <w:sz w:val="24"/>
        <w:szCs w:val="24"/>
      </w:rPr>
    </w:pPr>
    <w:r>
      <w:rPr>
        <w:rFonts w:ascii="Arial" w:eastAsia="Times New Roman" w:hAnsi="Arial" w:cs="Arial"/>
        <w:b/>
        <w:sz w:val="24"/>
        <w:szCs w:val="24"/>
      </w:rPr>
      <w:t>SINGLE DWELLING UNIT HOT WATER SYSTEM DISTRIBUTION</w:t>
    </w:r>
  </w:p>
  <w:p w14:paraId="7B8DA5D7" w14:textId="0697602C" w:rsidR="00646141" w:rsidRPr="002143E3" w:rsidRDefault="00646141" w:rsidP="005942BB">
    <w:pPr>
      <w:suppressAutoHyphens/>
      <w:spacing w:after="0" w:line="240" w:lineRule="auto"/>
      <w:ind w:left="-86"/>
      <w:rPr>
        <w:rFonts w:ascii="Arial" w:eastAsia="Times New Roman" w:hAnsi="Arial" w:cs="Arial"/>
        <w:sz w:val="14"/>
        <w:szCs w:val="14"/>
      </w:rPr>
    </w:pPr>
    <w:r w:rsidRPr="002143E3">
      <w:rPr>
        <w:rFonts w:ascii="Arial" w:eastAsia="Times New Roman" w:hAnsi="Arial" w:cs="Arial"/>
        <w:sz w:val="14"/>
        <w:szCs w:val="14"/>
      </w:rPr>
      <w:t>CEC-CF2R-</w:t>
    </w:r>
    <w:r>
      <w:rPr>
        <w:rFonts w:ascii="Arial" w:eastAsia="Times New Roman" w:hAnsi="Arial" w:cs="Arial"/>
        <w:sz w:val="14"/>
        <w:szCs w:val="14"/>
      </w:rPr>
      <w:t>PLB-02</w:t>
    </w:r>
    <w:r w:rsidRPr="002143E3">
      <w:rPr>
        <w:rFonts w:ascii="Arial" w:eastAsia="Times New Roman" w:hAnsi="Arial" w:cs="Arial"/>
        <w:sz w:val="14"/>
        <w:szCs w:val="14"/>
      </w:rPr>
      <w:t>-</w:t>
    </w:r>
    <w:r>
      <w:rPr>
        <w:rFonts w:ascii="Arial" w:eastAsia="Times New Roman" w:hAnsi="Arial" w:cs="Arial"/>
        <w:sz w:val="14"/>
        <w:szCs w:val="14"/>
      </w:rPr>
      <w:t>E</w:t>
    </w:r>
    <w:r w:rsidRPr="002143E3">
      <w:rPr>
        <w:rFonts w:ascii="Arial" w:eastAsia="Times New Roman" w:hAnsi="Arial" w:cs="Arial"/>
        <w:sz w:val="14"/>
        <w:szCs w:val="14"/>
      </w:rPr>
      <w:t xml:space="preserve"> (Revised </w:t>
    </w:r>
    <w:ins w:id="0" w:author="Markstrum, Alexis@Energy" w:date="2021-10-11T13:13:00Z">
      <w:r w:rsidR="00EA78B5">
        <w:rPr>
          <w:rFonts w:ascii="Arial" w:eastAsia="Times New Roman" w:hAnsi="Arial" w:cs="Arial"/>
          <w:sz w:val="14"/>
          <w:szCs w:val="14"/>
        </w:rPr>
        <w:t>10</w:t>
      </w:r>
    </w:ins>
    <w:del w:id="1" w:author="Markstrum, Alexis@Energy" w:date="2021-10-11T13:13:00Z">
      <w:r w:rsidDel="00EA78B5">
        <w:rPr>
          <w:rFonts w:ascii="Arial" w:eastAsia="Times New Roman" w:hAnsi="Arial" w:cs="Arial"/>
          <w:sz w:val="14"/>
          <w:szCs w:val="14"/>
        </w:rPr>
        <w:delText>0</w:delText>
      </w:r>
      <w:r w:rsidR="006969AE" w:rsidDel="00EA78B5">
        <w:rPr>
          <w:rFonts w:ascii="Arial" w:eastAsia="Times New Roman" w:hAnsi="Arial" w:cs="Arial"/>
          <w:sz w:val="14"/>
          <w:szCs w:val="14"/>
        </w:rPr>
        <w:delText>3</w:delText>
      </w:r>
    </w:del>
    <w:r>
      <w:rPr>
        <w:rFonts w:ascii="Arial" w:eastAsia="Times New Roman" w:hAnsi="Arial" w:cs="Arial"/>
        <w:sz w:val="14"/>
        <w:szCs w:val="14"/>
      </w:rPr>
      <w:t>/2</w:t>
    </w:r>
    <w:r w:rsidR="00C31D45">
      <w:rPr>
        <w:rFonts w:ascii="Arial" w:eastAsia="Times New Roman" w:hAnsi="Arial" w:cs="Arial"/>
        <w:sz w:val="14"/>
        <w:szCs w:val="14"/>
      </w:rPr>
      <w:t>1</w:t>
    </w:r>
    <w:r w:rsidRPr="002143E3">
      <w:rPr>
        <w:rFonts w:ascii="Arial" w:eastAsia="Times New Roman" w:hAnsi="Arial" w:cs="Arial"/>
        <w:sz w:val="14"/>
        <w:szCs w:val="14"/>
      </w:rPr>
      <w:t>)</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274"/>
      <w:gridCol w:w="2125"/>
    </w:tblGrid>
    <w:tr w:rsidR="00646141" w:rsidRPr="00F85124" w14:paraId="7B8DA5DA" w14:textId="77777777" w:rsidTr="00F8029A">
      <w:trPr>
        <w:cantSplit/>
        <w:trHeight w:val="288"/>
      </w:trPr>
      <w:tc>
        <w:tcPr>
          <w:tcW w:w="3877" w:type="pct"/>
          <w:gridSpan w:val="3"/>
          <w:tcBorders>
            <w:bottom w:val="single" w:sz="4" w:space="0" w:color="auto"/>
            <w:right w:val="nil"/>
          </w:tcBorders>
          <w:vAlign w:val="center"/>
        </w:tcPr>
        <w:p w14:paraId="7B8DA5D8" w14:textId="77777777" w:rsidR="00646141" w:rsidRPr="00F85124" w:rsidRDefault="00646141">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7B8DA5D9" w14:textId="77777777" w:rsidR="00646141" w:rsidRPr="00F85124"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DD" w14:textId="77777777" w:rsidTr="005D2463">
      <w:trPr>
        <w:cantSplit/>
        <w:trHeight w:val="288"/>
      </w:trPr>
      <w:tc>
        <w:tcPr>
          <w:tcW w:w="2500" w:type="pct"/>
          <w:gridSpan w:val="2"/>
          <w:tcBorders>
            <w:right w:val="nil"/>
          </w:tcBorders>
        </w:tcPr>
        <w:p w14:paraId="7B8DA5DB" w14:textId="77777777" w:rsidR="00646141" w:rsidRPr="00586C72" w:rsidRDefault="00646141" w:rsidP="005942BB">
          <w:pPr>
            <w:tabs>
              <w:tab w:val="right" w:pos="10543"/>
            </w:tabs>
            <w:spacing w:after="0" w:line="240" w:lineRule="auto"/>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DC" w14:textId="06E7626D" w:rsidR="00646141" w:rsidRPr="00586C72" w:rsidRDefault="00646141" w:rsidP="005942BB">
          <w:pPr>
            <w:tabs>
              <w:tab w:val="right" w:pos="10543"/>
            </w:tabs>
            <w:spacing w:after="0" w:line="240" w:lineRule="auto"/>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5</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DE2DD1">
            <w:rPr>
              <w:rFonts w:asciiTheme="minorHAnsi" w:hAnsiTheme="minorHAnsi"/>
              <w:bCs/>
              <w:noProof/>
              <w:sz w:val="20"/>
              <w:szCs w:val="20"/>
            </w:rPr>
            <w:t>5</w:t>
          </w:r>
          <w:r>
            <w:rPr>
              <w:rFonts w:asciiTheme="minorHAnsi" w:hAnsiTheme="minorHAnsi"/>
              <w:bCs/>
              <w:noProof/>
              <w:sz w:val="20"/>
              <w:szCs w:val="20"/>
            </w:rPr>
            <w:fldChar w:fldCharType="end"/>
          </w:r>
          <w:r w:rsidRPr="00586C72">
            <w:rPr>
              <w:rFonts w:asciiTheme="minorHAnsi" w:hAnsiTheme="minorHAnsi"/>
              <w:bCs/>
              <w:sz w:val="20"/>
              <w:szCs w:val="20"/>
            </w:rPr>
            <w:t>)</w:t>
          </w:r>
        </w:p>
      </w:tc>
    </w:tr>
    <w:tr w:rsidR="00646141" w:rsidRPr="00F85124" w14:paraId="7B8DA5E1" w14:textId="77777777" w:rsidTr="002143E3">
      <w:trPr>
        <w:cantSplit/>
        <w:trHeight w:val="288"/>
      </w:trPr>
      <w:tc>
        <w:tcPr>
          <w:tcW w:w="0" w:type="auto"/>
        </w:tcPr>
        <w:p w14:paraId="7B8DA5DE" w14:textId="77777777" w:rsidR="00646141" w:rsidRPr="00F85124" w:rsidRDefault="00646141">
          <w:pPr>
            <w:spacing w:after="0" w:line="240" w:lineRule="auto"/>
            <w:rPr>
              <w:rFonts w:asciiTheme="minorHAnsi" w:hAnsiTheme="minorHAnsi"/>
              <w:sz w:val="12"/>
              <w:szCs w:val="12"/>
            </w:rPr>
          </w:pPr>
          <w:r w:rsidRPr="00F85124">
            <w:rPr>
              <w:rFonts w:asciiTheme="minorHAnsi" w:hAnsiTheme="minorHAnsi"/>
              <w:sz w:val="12"/>
              <w:szCs w:val="12"/>
            </w:rPr>
            <w:t>Project Name:</w:t>
          </w:r>
        </w:p>
      </w:tc>
      <w:tc>
        <w:tcPr>
          <w:tcW w:w="1516" w:type="pct"/>
          <w:gridSpan w:val="2"/>
        </w:tcPr>
        <w:p w14:paraId="7B8DA5DF"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7B8DA5E0"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Permit Number:</w:t>
          </w:r>
        </w:p>
      </w:tc>
    </w:tr>
    <w:tr w:rsidR="00646141" w:rsidRPr="00F85124" w14:paraId="7B8DA5E5" w14:textId="77777777" w:rsidTr="005942BB">
      <w:trPr>
        <w:cantSplit/>
        <w:trHeight w:val="288"/>
      </w:trPr>
      <w:tc>
        <w:tcPr>
          <w:tcW w:w="0" w:type="auto"/>
        </w:tcPr>
        <w:p w14:paraId="7B8DA5E2" w14:textId="77777777"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Dwelling Address:</w:t>
          </w:r>
        </w:p>
      </w:tc>
      <w:tc>
        <w:tcPr>
          <w:tcW w:w="1516" w:type="pct"/>
          <w:gridSpan w:val="2"/>
        </w:tcPr>
        <w:p w14:paraId="7B8DA5E3" w14:textId="69CBC2E5"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7B8DA5E4" w14:textId="4900C553"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B8DA5E6" w14:textId="77777777" w:rsidR="00646141" w:rsidRPr="00ED521E" w:rsidRDefault="00646141" w:rsidP="00586C7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E9" w14:textId="77777777" w:rsidR="00646141" w:rsidRDefault="00DE2DD1">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EA" w14:textId="77777777" w:rsidR="00646141" w:rsidRDefault="00DE2DD1">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205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646141" w:rsidRPr="00F85124" w:rsidRDefault="00646141"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0" w14:textId="77777777" w:rsidTr="005D2463">
      <w:trPr>
        <w:cantSplit/>
        <w:trHeight w:val="288"/>
      </w:trPr>
      <w:tc>
        <w:tcPr>
          <w:tcW w:w="2500" w:type="pct"/>
          <w:tcBorders>
            <w:right w:val="nil"/>
          </w:tcBorders>
        </w:tcPr>
        <w:p w14:paraId="7B8DA5EE"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43A3E7C4"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DE2DD1">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DE2DD1"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F3" w14:textId="77777777" w:rsidR="00646141" w:rsidRDefault="00DE2DD1">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2052"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F4" w14:textId="77777777" w:rsidR="00646141" w:rsidRDefault="00DE2DD1">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205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646141"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A" w14:textId="77777777" w:rsidTr="005D2463">
      <w:trPr>
        <w:cantSplit/>
        <w:trHeight w:val="288"/>
      </w:trPr>
      <w:tc>
        <w:tcPr>
          <w:tcW w:w="2500" w:type="pct"/>
          <w:tcBorders>
            <w:right w:val="nil"/>
          </w:tcBorders>
        </w:tcPr>
        <w:p w14:paraId="7B8DA5F8"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72FEEDB5"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DE2DD1">
            <w:rPr>
              <w:rFonts w:asciiTheme="minorHAnsi" w:hAnsiTheme="minorHAnsi"/>
              <w:bCs/>
              <w:noProof/>
              <w:sz w:val="20"/>
              <w:szCs w:val="20"/>
            </w:rPr>
            <w:t>7</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DE2DD1"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205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DA5FC" w14:textId="77777777" w:rsidR="00646141" w:rsidRDefault="00DE2DD1">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205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2"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1"/>
  </w:num>
  <w:num w:numId="4">
    <w:abstractNumId w:val="7"/>
  </w:num>
  <w:num w:numId="5">
    <w:abstractNumId w:val="28"/>
  </w:num>
  <w:num w:numId="6">
    <w:abstractNumId w:val="18"/>
  </w:num>
  <w:num w:numId="7">
    <w:abstractNumId w:val="27"/>
  </w:num>
  <w:num w:numId="8">
    <w:abstractNumId w:val="0"/>
  </w:num>
  <w:num w:numId="9">
    <w:abstractNumId w:val="21"/>
  </w:num>
  <w:num w:numId="10">
    <w:abstractNumId w:val="17"/>
  </w:num>
  <w:num w:numId="11">
    <w:abstractNumId w:val="3"/>
  </w:num>
  <w:num w:numId="12">
    <w:abstractNumId w:val="24"/>
  </w:num>
  <w:num w:numId="13">
    <w:abstractNumId w:val="16"/>
  </w:num>
  <w:num w:numId="14">
    <w:abstractNumId w:val="23"/>
  </w:num>
  <w:num w:numId="15">
    <w:abstractNumId w:val="9"/>
  </w:num>
  <w:num w:numId="16">
    <w:abstractNumId w:val="5"/>
  </w:num>
  <w:num w:numId="17">
    <w:abstractNumId w:val="22"/>
  </w:num>
  <w:num w:numId="18">
    <w:abstractNumId w:val="6"/>
  </w:num>
  <w:num w:numId="19">
    <w:abstractNumId w:val="12"/>
  </w:num>
  <w:num w:numId="20">
    <w:abstractNumId w:val="15"/>
  </w:num>
  <w:num w:numId="21">
    <w:abstractNumId w:val="29"/>
  </w:num>
  <w:num w:numId="22">
    <w:abstractNumId w:val="31"/>
  </w:num>
  <w:num w:numId="23">
    <w:abstractNumId w:val="13"/>
  </w:num>
  <w:num w:numId="24">
    <w:abstractNumId w:val="26"/>
  </w:num>
  <w:num w:numId="25">
    <w:abstractNumId w:val="30"/>
  </w:num>
  <w:num w:numId="26">
    <w:abstractNumId w:val="5"/>
  </w:num>
  <w:num w:numId="27">
    <w:abstractNumId w:val="19"/>
  </w:num>
  <w:num w:numId="28">
    <w:abstractNumId w:val="25"/>
  </w:num>
  <w:num w:numId="29">
    <w:abstractNumId w:val="2"/>
  </w:num>
  <w:num w:numId="30">
    <w:abstractNumId w:val="10"/>
  </w:num>
  <w:num w:numId="31">
    <w:abstractNumId w:val="14"/>
  </w:num>
  <w:num w:numId="32">
    <w:abstractNumId w:val="20"/>
  </w:num>
  <w:num w:numId="33">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1F4C"/>
    <w:rsid w:val="00013667"/>
    <w:rsid w:val="00020774"/>
    <w:rsid w:val="000208B3"/>
    <w:rsid w:val="00022B39"/>
    <w:rsid w:val="00024589"/>
    <w:rsid w:val="00025661"/>
    <w:rsid w:val="00026D13"/>
    <w:rsid w:val="00026F0A"/>
    <w:rsid w:val="00027F30"/>
    <w:rsid w:val="000348E3"/>
    <w:rsid w:val="00034BD4"/>
    <w:rsid w:val="00034C3F"/>
    <w:rsid w:val="00034EAB"/>
    <w:rsid w:val="000355C2"/>
    <w:rsid w:val="00035EF9"/>
    <w:rsid w:val="000368F8"/>
    <w:rsid w:val="00044426"/>
    <w:rsid w:val="00046302"/>
    <w:rsid w:val="000470D3"/>
    <w:rsid w:val="00047C58"/>
    <w:rsid w:val="00050406"/>
    <w:rsid w:val="000504B8"/>
    <w:rsid w:val="00054DA1"/>
    <w:rsid w:val="00064845"/>
    <w:rsid w:val="00064983"/>
    <w:rsid w:val="0006638F"/>
    <w:rsid w:val="00067655"/>
    <w:rsid w:val="00070E4F"/>
    <w:rsid w:val="000718F8"/>
    <w:rsid w:val="00076780"/>
    <w:rsid w:val="000816FF"/>
    <w:rsid w:val="000861B5"/>
    <w:rsid w:val="000864F6"/>
    <w:rsid w:val="00086BD3"/>
    <w:rsid w:val="0008724A"/>
    <w:rsid w:val="000877CF"/>
    <w:rsid w:val="000919BD"/>
    <w:rsid w:val="00092307"/>
    <w:rsid w:val="000947DF"/>
    <w:rsid w:val="000A448D"/>
    <w:rsid w:val="000A54FA"/>
    <w:rsid w:val="000B52D6"/>
    <w:rsid w:val="000B5C9F"/>
    <w:rsid w:val="000C0CA3"/>
    <w:rsid w:val="000C1DA5"/>
    <w:rsid w:val="000C3FDF"/>
    <w:rsid w:val="000C409B"/>
    <w:rsid w:val="000C6427"/>
    <w:rsid w:val="000D42ED"/>
    <w:rsid w:val="000D4598"/>
    <w:rsid w:val="000D56DC"/>
    <w:rsid w:val="000E1923"/>
    <w:rsid w:val="000E1EA5"/>
    <w:rsid w:val="000E45E2"/>
    <w:rsid w:val="000E4E84"/>
    <w:rsid w:val="000E5EEC"/>
    <w:rsid w:val="000F1D06"/>
    <w:rsid w:val="000F307F"/>
    <w:rsid w:val="000F6BE0"/>
    <w:rsid w:val="000F77EF"/>
    <w:rsid w:val="000F7F5A"/>
    <w:rsid w:val="0010125C"/>
    <w:rsid w:val="00103FC6"/>
    <w:rsid w:val="00107043"/>
    <w:rsid w:val="00114AAB"/>
    <w:rsid w:val="00116C69"/>
    <w:rsid w:val="00117EA8"/>
    <w:rsid w:val="00122A6B"/>
    <w:rsid w:val="00122DFF"/>
    <w:rsid w:val="001275BA"/>
    <w:rsid w:val="00136321"/>
    <w:rsid w:val="001379AE"/>
    <w:rsid w:val="00142B4D"/>
    <w:rsid w:val="001433E1"/>
    <w:rsid w:val="0014401E"/>
    <w:rsid w:val="001445B5"/>
    <w:rsid w:val="0014483B"/>
    <w:rsid w:val="001479CF"/>
    <w:rsid w:val="0015043A"/>
    <w:rsid w:val="00155D52"/>
    <w:rsid w:val="00156D4C"/>
    <w:rsid w:val="00157438"/>
    <w:rsid w:val="00157DF4"/>
    <w:rsid w:val="00162B48"/>
    <w:rsid w:val="00163E4E"/>
    <w:rsid w:val="00164A9C"/>
    <w:rsid w:val="00165A16"/>
    <w:rsid w:val="00166F9C"/>
    <w:rsid w:val="001705D5"/>
    <w:rsid w:val="00177CE0"/>
    <w:rsid w:val="00180091"/>
    <w:rsid w:val="00182071"/>
    <w:rsid w:val="00186391"/>
    <w:rsid w:val="00193F95"/>
    <w:rsid w:val="00194E6A"/>
    <w:rsid w:val="001A44CD"/>
    <w:rsid w:val="001B3105"/>
    <w:rsid w:val="001B6293"/>
    <w:rsid w:val="001C1282"/>
    <w:rsid w:val="001C31FC"/>
    <w:rsid w:val="001C628C"/>
    <w:rsid w:val="001C6EE0"/>
    <w:rsid w:val="001C791D"/>
    <w:rsid w:val="001D2854"/>
    <w:rsid w:val="001E526F"/>
    <w:rsid w:val="001E52D9"/>
    <w:rsid w:val="001E55B0"/>
    <w:rsid w:val="001E58D1"/>
    <w:rsid w:val="001E6791"/>
    <w:rsid w:val="001F0A85"/>
    <w:rsid w:val="001F1996"/>
    <w:rsid w:val="001F3BFF"/>
    <w:rsid w:val="001F67AD"/>
    <w:rsid w:val="001F7DC3"/>
    <w:rsid w:val="001F7FD1"/>
    <w:rsid w:val="00206D2B"/>
    <w:rsid w:val="00210E91"/>
    <w:rsid w:val="00211792"/>
    <w:rsid w:val="002143E3"/>
    <w:rsid w:val="002212BA"/>
    <w:rsid w:val="00221F20"/>
    <w:rsid w:val="0022213C"/>
    <w:rsid w:val="002227E1"/>
    <w:rsid w:val="00222C16"/>
    <w:rsid w:val="00225084"/>
    <w:rsid w:val="00225699"/>
    <w:rsid w:val="0022718B"/>
    <w:rsid w:val="002332A3"/>
    <w:rsid w:val="00235380"/>
    <w:rsid w:val="00237BB2"/>
    <w:rsid w:val="002432F1"/>
    <w:rsid w:val="00243C7F"/>
    <w:rsid w:val="00247229"/>
    <w:rsid w:val="002473C4"/>
    <w:rsid w:val="00250A8F"/>
    <w:rsid w:val="0025415A"/>
    <w:rsid w:val="002544B0"/>
    <w:rsid w:val="002548FD"/>
    <w:rsid w:val="00254F4C"/>
    <w:rsid w:val="00254F96"/>
    <w:rsid w:val="00255FFB"/>
    <w:rsid w:val="00257EE7"/>
    <w:rsid w:val="00260947"/>
    <w:rsid w:val="00262FE5"/>
    <w:rsid w:val="00267060"/>
    <w:rsid w:val="00267109"/>
    <w:rsid w:val="002702ED"/>
    <w:rsid w:val="0027524B"/>
    <w:rsid w:val="00275E88"/>
    <w:rsid w:val="00276374"/>
    <w:rsid w:val="00284D0A"/>
    <w:rsid w:val="00292861"/>
    <w:rsid w:val="0029793E"/>
    <w:rsid w:val="00297B65"/>
    <w:rsid w:val="002A76D1"/>
    <w:rsid w:val="002A7F75"/>
    <w:rsid w:val="002B4872"/>
    <w:rsid w:val="002B5F75"/>
    <w:rsid w:val="002B62C0"/>
    <w:rsid w:val="002B6A5D"/>
    <w:rsid w:val="002C3900"/>
    <w:rsid w:val="002C4A59"/>
    <w:rsid w:val="002D2BB5"/>
    <w:rsid w:val="002D3189"/>
    <w:rsid w:val="002E0750"/>
    <w:rsid w:val="002E5497"/>
    <w:rsid w:val="002E5952"/>
    <w:rsid w:val="002E5E8D"/>
    <w:rsid w:val="002E6A5B"/>
    <w:rsid w:val="002E6B33"/>
    <w:rsid w:val="002F44E2"/>
    <w:rsid w:val="003004FB"/>
    <w:rsid w:val="003018AA"/>
    <w:rsid w:val="00301C37"/>
    <w:rsid w:val="00304B1D"/>
    <w:rsid w:val="003061BA"/>
    <w:rsid w:val="00313EB1"/>
    <w:rsid w:val="00317CB8"/>
    <w:rsid w:val="0032348D"/>
    <w:rsid w:val="00335847"/>
    <w:rsid w:val="00336029"/>
    <w:rsid w:val="0033770E"/>
    <w:rsid w:val="00344CEB"/>
    <w:rsid w:val="0034762D"/>
    <w:rsid w:val="00353208"/>
    <w:rsid w:val="003553ED"/>
    <w:rsid w:val="00355495"/>
    <w:rsid w:val="00355CCA"/>
    <w:rsid w:val="00356EF4"/>
    <w:rsid w:val="00361A2C"/>
    <w:rsid w:val="003630E1"/>
    <w:rsid w:val="00364C35"/>
    <w:rsid w:val="00366412"/>
    <w:rsid w:val="003711F3"/>
    <w:rsid w:val="00371CAD"/>
    <w:rsid w:val="00374235"/>
    <w:rsid w:val="003804C8"/>
    <w:rsid w:val="00386BBC"/>
    <w:rsid w:val="00396DD3"/>
    <w:rsid w:val="003976CC"/>
    <w:rsid w:val="003A5BEE"/>
    <w:rsid w:val="003A6B6B"/>
    <w:rsid w:val="003B4A3E"/>
    <w:rsid w:val="003B4CFB"/>
    <w:rsid w:val="003B7FFA"/>
    <w:rsid w:val="003C1641"/>
    <w:rsid w:val="003C3D87"/>
    <w:rsid w:val="003C783F"/>
    <w:rsid w:val="003D08F1"/>
    <w:rsid w:val="003D0B6A"/>
    <w:rsid w:val="003D3555"/>
    <w:rsid w:val="003D7F1B"/>
    <w:rsid w:val="003E0FAE"/>
    <w:rsid w:val="003E2C33"/>
    <w:rsid w:val="003E3CBC"/>
    <w:rsid w:val="003E729A"/>
    <w:rsid w:val="003F06F9"/>
    <w:rsid w:val="003F69A0"/>
    <w:rsid w:val="00400D12"/>
    <w:rsid w:val="0040495A"/>
    <w:rsid w:val="00407769"/>
    <w:rsid w:val="00412650"/>
    <w:rsid w:val="004156DC"/>
    <w:rsid w:val="00422B16"/>
    <w:rsid w:val="004267E8"/>
    <w:rsid w:val="00426876"/>
    <w:rsid w:val="00437F77"/>
    <w:rsid w:val="004408F0"/>
    <w:rsid w:val="004438A8"/>
    <w:rsid w:val="00447BB0"/>
    <w:rsid w:val="00450432"/>
    <w:rsid w:val="004522AA"/>
    <w:rsid w:val="004522F5"/>
    <w:rsid w:val="00452A62"/>
    <w:rsid w:val="004542D1"/>
    <w:rsid w:val="00454B74"/>
    <w:rsid w:val="0046730D"/>
    <w:rsid w:val="0047018B"/>
    <w:rsid w:val="004737C4"/>
    <w:rsid w:val="00474BEE"/>
    <w:rsid w:val="004818A4"/>
    <w:rsid w:val="00484154"/>
    <w:rsid w:val="00485C41"/>
    <w:rsid w:val="00493F0F"/>
    <w:rsid w:val="004953E7"/>
    <w:rsid w:val="004954CC"/>
    <w:rsid w:val="00495E40"/>
    <w:rsid w:val="00496FB9"/>
    <w:rsid w:val="004A0536"/>
    <w:rsid w:val="004A0B1F"/>
    <w:rsid w:val="004A16DC"/>
    <w:rsid w:val="004A1A86"/>
    <w:rsid w:val="004A542C"/>
    <w:rsid w:val="004A7977"/>
    <w:rsid w:val="004B259A"/>
    <w:rsid w:val="004B3C06"/>
    <w:rsid w:val="004C2FDD"/>
    <w:rsid w:val="004C5E06"/>
    <w:rsid w:val="004C7D56"/>
    <w:rsid w:val="004D1480"/>
    <w:rsid w:val="004E16E0"/>
    <w:rsid w:val="004E2243"/>
    <w:rsid w:val="004E2981"/>
    <w:rsid w:val="004E3B6C"/>
    <w:rsid w:val="004F1F5C"/>
    <w:rsid w:val="004F3C0C"/>
    <w:rsid w:val="00502293"/>
    <w:rsid w:val="00503D53"/>
    <w:rsid w:val="00515988"/>
    <w:rsid w:val="00515C58"/>
    <w:rsid w:val="00520874"/>
    <w:rsid w:val="00521864"/>
    <w:rsid w:val="00526428"/>
    <w:rsid w:val="00526E4C"/>
    <w:rsid w:val="0052704E"/>
    <w:rsid w:val="00534D88"/>
    <w:rsid w:val="00550C64"/>
    <w:rsid w:val="005514C9"/>
    <w:rsid w:val="00556980"/>
    <w:rsid w:val="00560222"/>
    <w:rsid w:val="00574209"/>
    <w:rsid w:val="005827DE"/>
    <w:rsid w:val="005828AE"/>
    <w:rsid w:val="0058605A"/>
    <w:rsid w:val="00586C72"/>
    <w:rsid w:val="00590D70"/>
    <w:rsid w:val="00592019"/>
    <w:rsid w:val="00593BEC"/>
    <w:rsid w:val="00593D13"/>
    <w:rsid w:val="005942BB"/>
    <w:rsid w:val="00596745"/>
    <w:rsid w:val="005A10E7"/>
    <w:rsid w:val="005A127D"/>
    <w:rsid w:val="005A6360"/>
    <w:rsid w:val="005B0CC4"/>
    <w:rsid w:val="005B369C"/>
    <w:rsid w:val="005B633E"/>
    <w:rsid w:val="005B6F53"/>
    <w:rsid w:val="005C1235"/>
    <w:rsid w:val="005C4406"/>
    <w:rsid w:val="005C5215"/>
    <w:rsid w:val="005D0176"/>
    <w:rsid w:val="005D1776"/>
    <w:rsid w:val="005D2463"/>
    <w:rsid w:val="005D460E"/>
    <w:rsid w:val="005D4D59"/>
    <w:rsid w:val="005D5342"/>
    <w:rsid w:val="005E094A"/>
    <w:rsid w:val="005E6839"/>
    <w:rsid w:val="005E7B39"/>
    <w:rsid w:val="005E7BD1"/>
    <w:rsid w:val="005F39F7"/>
    <w:rsid w:val="005F5F84"/>
    <w:rsid w:val="005F6A47"/>
    <w:rsid w:val="005F6C12"/>
    <w:rsid w:val="00607E9D"/>
    <w:rsid w:val="00610991"/>
    <w:rsid w:val="00613409"/>
    <w:rsid w:val="00613A49"/>
    <w:rsid w:val="006217B9"/>
    <w:rsid w:val="00623BA8"/>
    <w:rsid w:val="00624D54"/>
    <w:rsid w:val="0062519C"/>
    <w:rsid w:val="006251F7"/>
    <w:rsid w:val="00634399"/>
    <w:rsid w:val="00640CB2"/>
    <w:rsid w:val="00646141"/>
    <w:rsid w:val="00647DEF"/>
    <w:rsid w:val="00656F66"/>
    <w:rsid w:val="00660B3C"/>
    <w:rsid w:val="00660D0A"/>
    <w:rsid w:val="00667745"/>
    <w:rsid w:val="0067190C"/>
    <w:rsid w:val="00672252"/>
    <w:rsid w:val="00672E8E"/>
    <w:rsid w:val="00672EF4"/>
    <w:rsid w:val="00674110"/>
    <w:rsid w:val="00681798"/>
    <w:rsid w:val="006827F4"/>
    <w:rsid w:val="00686C63"/>
    <w:rsid w:val="006903DD"/>
    <w:rsid w:val="00695052"/>
    <w:rsid w:val="0069562A"/>
    <w:rsid w:val="006969AE"/>
    <w:rsid w:val="00697577"/>
    <w:rsid w:val="006A17C7"/>
    <w:rsid w:val="006A2C43"/>
    <w:rsid w:val="006A4AED"/>
    <w:rsid w:val="006A7E82"/>
    <w:rsid w:val="006B0EC1"/>
    <w:rsid w:val="006B1CD8"/>
    <w:rsid w:val="006B7ADB"/>
    <w:rsid w:val="006C6A98"/>
    <w:rsid w:val="006C7190"/>
    <w:rsid w:val="006D3310"/>
    <w:rsid w:val="006D3A0F"/>
    <w:rsid w:val="006D7631"/>
    <w:rsid w:val="006E0618"/>
    <w:rsid w:val="006E258E"/>
    <w:rsid w:val="006E4874"/>
    <w:rsid w:val="006E5CB2"/>
    <w:rsid w:val="006E69FE"/>
    <w:rsid w:val="006E788C"/>
    <w:rsid w:val="006F1CB6"/>
    <w:rsid w:val="006F52CE"/>
    <w:rsid w:val="006F6591"/>
    <w:rsid w:val="006F7580"/>
    <w:rsid w:val="00705772"/>
    <w:rsid w:val="00710DCB"/>
    <w:rsid w:val="007128E6"/>
    <w:rsid w:val="00714E22"/>
    <w:rsid w:val="00724079"/>
    <w:rsid w:val="00726561"/>
    <w:rsid w:val="00726BAF"/>
    <w:rsid w:val="007271A9"/>
    <w:rsid w:val="007329BE"/>
    <w:rsid w:val="007376A9"/>
    <w:rsid w:val="007410FD"/>
    <w:rsid w:val="007413F8"/>
    <w:rsid w:val="007505FE"/>
    <w:rsid w:val="00751E73"/>
    <w:rsid w:val="00763E0D"/>
    <w:rsid w:val="0076542E"/>
    <w:rsid w:val="007667EA"/>
    <w:rsid w:val="00767F32"/>
    <w:rsid w:val="00767F6C"/>
    <w:rsid w:val="00770872"/>
    <w:rsid w:val="00770A3D"/>
    <w:rsid w:val="007717D1"/>
    <w:rsid w:val="00771C74"/>
    <w:rsid w:val="007727F8"/>
    <w:rsid w:val="007838F4"/>
    <w:rsid w:val="007877DF"/>
    <w:rsid w:val="00787826"/>
    <w:rsid w:val="00795808"/>
    <w:rsid w:val="007A28FF"/>
    <w:rsid w:val="007A56DD"/>
    <w:rsid w:val="007A5FB0"/>
    <w:rsid w:val="007C5693"/>
    <w:rsid w:val="007C7005"/>
    <w:rsid w:val="007D0544"/>
    <w:rsid w:val="007D096E"/>
    <w:rsid w:val="007D2DE8"/>
    <w:rsid w:val="007D5375"/>
    <w:rsid w:val="007D5AA4"/>
    <w:rsid w:val="007E2540"/>
    <w:rsid w:val="007E691B"/>
    <w:rsid w:val="007F106D"/>
    <w:rsid w:val="007F2497"/>
    <w:rsid w:val="007F431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68C1"/>
    <w:rsid w:val="008343EB"/>
    <w:rsid w:val="00836275"/>
    <w:rsid w:val="00836E65"/>
    <w:rsid w:val="008439D3"/>
    <w:rsid w:val="00844F19"/>
    <w:rsid w:val="00846F77"/>
    <w:rsid w:val="0086167A"/>
    <w:rsid w:val="00871C6C"/>
    <w:rsid w:val="008733ED"/>
    <w:rsid w:val="00873572"/>
    <w:rsid w:val="00874895"/>
    <w:rsid w:val="008756E0"/>
    <w:rsid w:val="00876857"/>
    <w:rsid w:val="0088373A"/>
    <w:rsid w:val="00886A7B"/>
    <w:rsid w:val="00887429"/>
    <w:rsid w:val="00891792"/>
    <w:rsid w:val="00891F7D"/>
    <w:rsid w:val="00891FF9"/>
    <w:rsid w:val="008A1C3A"/>
    <w:rsid w:val="008A6EEA"/>
    <w:rsid w:val="008B40BE"/>
    <w:rsid w:val="008C5840"/>
    <w:rsid w:val="008C7B33"/>
    <w:rsid w:val="008D2976"/>
    <w:rsid w:val="008D37C6"/>
    <w:rsid w:val="008D44FC"/>
    <w:rsid w:val="008D479B"/>
    <w:rsid w:val="008D5582"/>
    <w:rsid w:val="008D62ED"/>
    <w:rsid w:val="008D67C0"/>
    <w:rsid w:val="008D6BD6"/>
    <w:rsid w:val="008E18F7"/>
    <w:rsid w:val="008E2A8D"/>
    <w:rsid w:val="008E387F"/>
    <w:rsid w:val="008E388E"/>
    <w:rsid w:val="008E48DD"/>
    <w:rsid w:val="008F0FC8"/>
    <w:rsid w:val="008F15F7"/>
    <w:rsid w:val="008F2F05"/>
    <w:rsid w:val="008F7667"/>
    <w:rsid w:val="009014F7"/>
    <w:rsid w:val="00903D5C"/>
    <w:rsid w:val="009075FA"/>
    <w:rsid w:val="009116CD"/>
    <w:rsid w:val="00913716"/>
    <w:rsid w:val="00917413"/>
    <w:rsid w:val="0092336C"/>
    <w:rsid w:val="00925504"/>
    <w:rsid w:val="009425FF"/>
    <w:rsid w:val="00954F25"/>
    <w:rsid w:val="00960771"/>
    <w:rsid w:val="00967338"/>
    <w:rsid w:val="009746C4"/>
    <w:rsid w:val="0097682E"/>
    <w:rsid w:val="009813F1"/>
    <w:rsid w:val="00985DAA"/>
    <w:rsid w:val="00990228"/>
    <w:rsid w:val="009916D8"/>
    <w:rsid w:val="00996524"/>
    <w:rsid w:val="00996CB5"/>
    <w:rsid w:val="009A203E"/>
    <w:rsid w:val="009A5DD3"/>
    <w:rsid w:val="009A63CA"/>
    <w:rsid w:val="009A7369"/>
    <w:rsid w:val="009A7AE3"/>
    <w:rsid w:val="009B0348"/>
    <w:rsid w:val="009B3B3A"/>
    <w:rsid w:val="009B3F4A"/>
    <w:rsid w:val="009B483E"/>
    <w:rsid w:val="009B7609"/>
    <w:rsid w:val="009D3495"/>
    <w:rsid w:val="009D7EDA"/>
    <w:rsid w:val="009E01FE"/>
    <w:rsid w:val="009E4989"/>
    <w:rsid w:val="009E63B8"/>
    <w:rsid w:val="009E72A1"/>
    <w:rsid w:val="009E7519"/>
    <w:rsid w:val="009F2460"/>
    <w:rsid w:val="009F733D"/>
    <w:rsid w:val="009F7E94"/>
    <w:rsid w:val="00A0717C"/>
    <w:rsid w:val="00A11FD9"/>
    <w:rsid w:val="00A122CA"/>
    <w:rsid w:val="00A13BF1"/>
    <w:rsid w:val="00A13D81"/>
    <w:rsid w:val="00A14800"/>
    <w:rsid w:val="00A15CF3"/>
    <w:rsid w:val="00A24C60"/>
    <w:rsid w:val="00A24EEC"/>
    <w:rsid w:val="00A313D6"/>
    <w:rsid w:val="00A33B02"/>
    <w:rsid w:val="00A417EC"/>
    <w:rsid w:val="00A42BAA"/>
    <w:rsid w:val="00A431A8"/>
    <w:rsid w:val="00A44F6E"/>
    <w:rsid w:val="00A44F75"/>
    <w:rsid w:val="00A45B72"/>
    <w:rsid w:val="00A57ABF"/>
    <w:rsid w:val="00A613C3"/>
    <w:rsid w:val="00A6767B"/>
    <w:rsid w:val="00A733CD"/>
    <w:rsid w:val="00A76626"/>
    <w:rsid w:val="00A77D24"/>
    <w:rsid w:val="00A87226"/>
    <w:rsid w:val="00A914BD"/>
    <w:rsid w:val="00A91D37"/>
    <w:rsid w:val="00A91FD8"/>
    <w:rsid w:val="00A92832"/>
    <w:rsid w:val="00A93E82"/>
    <w:rsid w:val="00A94C70"/>
    <w:rsid w:val="00A966F2"/>
    <w:rsid w:val="00A9677A"/>
    <w:rsid w:val="00AA01B2"/>
    <w:rsid w:val="00AA053A"/>
    <w:rsid w:val="00AB136B"/>
    <w:rsid w:val="00AB4500"/>
    <w:rsid w:val="00AD0319"/>
    <w:rsid w:val="00AD0DE8"/>
    <w:rsid w:val="00AD14FF"/>
    <w:rsid w:val="00AE03B7"/>
    <w:rsid w:val="00AE3B9A"/>
    <w:rsid w:val="00AE6505"/>
    <w:rsid w:val="00AF2F78"/>
    <w:rsid w:val="00AF30F9"/>
    <w:rsid w:val="00AF341E"/>
    <w:rsid w:val="00AF4167"/>
    <w:rsid w:val="00AF5194"/>
    <w:rsid w:val="00AF556D"/>
    <w:rsid w:val="00AF64ED"/>
    <w:rsid w:val="00B01711"/>
    <w:rsid w:val="00B059CA"/>
    <w:rsid w:val="00B062D7"/>
    <w:rsid w:val="00B225B7"/>
    <w:rsid w:val="00B24EAA"/>
    <w:rsid w:val="00B251DF"/>
    <w:rsid w:val="00B265DF"/>
    <w:rsid w:val="00B30562"/>
    <w:rsid w:val="00B32AA1"/>
    <w:rsid w:val="00B33DFF"/>
    <w:rsid w:val="00B42FFD"/>
    <w:rsid w:val="00B44C20"/>
    <w:rsid w:val="00B50E4A"/>
    <w:rsid w:val="00B600AE"/>
    <w:rsid w:val="00B60EEE"/>
    <w:rsid w:val="00B6158E"/>
    <w:rsid w:val="00B6529B"/>
    <w:rsid w:val="00B65824"/>
    <w:rsid w:val="00B7047B"/>
    <w:rsid w:val="00B72FDC"/>
    <w:rsid w:val="00B7334B"/>
    <w:rsid w:val="00B73F4A"/>
    <w:rsid w:val="00B76652"/>
    <w:rsid w:val="00B804A4"/>
    <w:rsid w:val="00B81372"/>
    <w:rsid w:val="00B84D74"/>
    <w:rsid w:val="00B85297"/>
    <w:rsid w:val="00B90586"/>
    <w:rsid w:val="00B92633"/>
    <w:rsid w:val="00B933CE"/>
    <w:rsid w:val="00B95302"/>
    <w:rsid w:val="00B95390"/>
    <w:rsid w:val="00B9629A"/>
    <w:rsid w:val="00BA2C74"/>
    <w:rsid w:val="00BB34BC"/>
    <w:rsid w:val="00BB7A99"/>
    <w:rsid w:val="00BB7C4A"/>
    <w:rsid w:val="00BC220C"/>
    <w:rsid w:val="00BC3ECE"/>
    <w:rsid w:val="00BC623F"/>
    <w:rsid w:val="00BC6DDB"/>
    <w:rsid w:val="00BC71BB"/>
    <w:rsid w:val="00BD2236"/>
    <w:rsid w:val="00BD2C8C"/>
    <w:rsid w:val="00BD38A6"/>
    <w:rsid w:val="00BD76BE"/>
    <w:rsid w:val="00BE06D4"/>
    <w:rsid w:val="00BE32CB"/>
    <w:rsid w:val="00BE6071"/>
    <w:rsid w:val="00BE7874"/>
    <w:rsid w:val="00BF0646"/>
    <w:rsid w:val="00BF306D"/>
    <w:rsid w:val="00C03DB0"/>
    <w:rsid w:val="00C05BE6"/>
    <w:rsid w:val="00C063FD"/>
    <w:rsid w:val="00C10172"/>
    <w:rsid w:val="00C11154"/>
    <w:rsid w:val="00C16266"/>
    <w:rsid w:val="00C23AD6"/>
    <w:rsid w:val="00C24D1F"/>
    <w:rsid w:val="00C31D45"/>
    <w:rsid w:val="00C366C1"/>
    <w:rsid w:val="00C4016B"/>
    <w:rsid w:val="00C40724"/>
    <w:rsid w:val="00C41113"/>
    <w:rsid w:val="00C672E8"/>
    <w:rsid w:val="00C675BF"/>
    <w:rsid w:val="00C67E49"/>
    <w:rsid w:val="00C711C6"/>
    <w:rsid w:val="00C74EF4"/>
    <w:rsid w:val="00C82B7C"/>
    <w:rsid w:val="00C87FDD"/>
    <w:rsid w:val="00C9434B"/>
    <w:rsid w:val="00CA1005"/>
    <w:rsid w:val="00CA27B6"/>
    <w:rsid w:val="00CA33CC"/>
    <w:rsid w:val="00CA463B"/>
    <w:rsid w:val="00CB132A"/>
    <w:rsid w:val="00CB1B37"/>
    <w:rsid w:val="00CB2FE9"/>
    <w:rsid w:val="00CB43FC"/>
    <w:rsid w:val="00CB5461"/>
    <w:rsid w:val="00CB59A5"/>
    <w:rsid w:val="00CC1418"/>
    <w:rsid w:val="00CC2C76"/>
    <w:rsid w:val="00CC352C"/>
    <w:rsid w:val="00CC3F85"/>
    <w:rsid w:val="00CD1D96"/>
    <w:rsid w:val="00CD2AC0"/>
    <w:rsid w:val="00CD3504"/>
    <w:rsid w:val="00CD4CF2"/>
    <w:rsid w:val="00CE06D0"/>
    <w:rsid w:val="00CE2BDF"/>
    <w:rsid w:val="00CE2D12"/>
    <w:rsid w:val="00CE3E4B"/>
    <w:rsid w:val="00CE616E"/>
    <w:rsid w:val="00CE7952"/>
    <w:rsid w:val="00CF27A6"/>
    <w:rsid w:val="00D03687"/>
    <w:rsid w:val="00D05426"/>
    <w:rsid w:val="00D07F1E"/>
    <w:rsid w:val="00D11A97"/>
    <w:rsid w:val="00D11C3B"/>
    <w:rsid w:val="00D205CC"/>
    <w:rsid w:val="00D210E7"/>
    <w:rsid w:val="00D23640"/>
    <w:rsid w:val="00D24BC5"/>
    <w:rsid w:val="00D30916"/>
    <w:rsid w:val="00D442A6"/>
    <w:rsid w:val="00D44A67"/>
    <w:rsid w:val="00D454CC"/>
    <w:rsid w:val="00D45B6B"/>
    <w:rsid w:val="00D45E55"/>
    <w:rsid w:val="00D5109C"/>
    <w:rsid w:val="00D602E1"/>
    <w:rsid w:val="00D643FC"/>
    <w:rsid w:val="00D64C0B"/>
    <w:rsid w:val="00D65249"/>
    <w:rsid w:val="00D66456"/>
    <w:rsid w:val="00D70068"/>
    <w:rsid w:val="00D7291F"/>
    <w:rsid w:val="00D7387B"/>
    <w:rsid w:val="00D758BE"/>
    <w:rsid w:val="00D76F6B"/>
    <w:rsid w:val="00D814E2"/>
    <w:rsid w:val="00D82384"/>
    <w:rsid w:val="00D82883"/>
    <w:rsid w:val="00D87221"/>
    <w:rsid w:val="00D91F99"/>
    <w:rsid w:val="00D953C8"/>
    <w:rsid w:val="00DA2983"/>
    <w:rsid w:val="00DA2A45"/>
    <w:rsid w:val="00DA4FA4"/>
    <w:rsid w:val="00DA5B77"/>
    <w:rsid w:val="00DA614E"/>
    <w:rsid w:val="00DA7870"/>
    <w:rsid w:val="00DB3C85"/>
    <w:rsid w:val="00DB66DB"/>
    <w:rsid w:val="00DB7BEA"/>
    <w:rsid w:val="00DC2EA7"/>
    <w:rsid w:val="00DC6F37"/>
    <w:rsid w:val="00DC7C80"/>
    <w:rsid w:val="00DD04FF"/>
    <w:rsid w:val="00DD0C9B"/>
    <w:rsid w:val="00DD574D"/>
    <w:rsid w:val="00DD6ACC"/>
    <w:rsid w:val="00DD7033"/>
    <w:rsid w:val="00DE0301"/>
    <w:rsid w:val="00DE23EE"/>
    <w:rsid w:val="00DE26B0"/>
    <w:rsid w:val="00DE2B86"/>
    <w:rsid w:val="00DE2DD1"/>
    <w:rsid w:val="00DE64E3"/>
    <w:rsid w:val="00DF1B84"/>
    <w:rsid w:val="00E023CE"/>
    <w:rsid w:val="00E03B14"/>
    <w:rsid w:val="00E0468F"/>
    <w:rsid w:val="00E06579"/>
    <w:rsid w:val="00E07C31"/>
    <w:rsid w:val="00E11456"/>
    <w:rsid w:val="00E12540"/>
    <w:rsid w:val="00E12EE4"/>
    <w:rsid w:val="00E141F1"/>
    <w:rsid w:val="00E15012"/>
    <w:rsid w:val="00E161F6"/>
    <w:rsid w:val="00E177D7"/>
    <w:rsid w:val="00E24AE3"/>
    <w:rsid w:val="00E303B7"/>
    <w:rsid w:val="00E31D3A"/>
    <w:rsid w:val="00E428C6"/>
    <w:rsid w:val="00E4442E"/>
    <w:rsid w:val="00E573B4"/>
    <w:rsid w:val="00E5758B"/>
    <w:rsid w:val="00E57597"/>
    <w:rsid w:val="00E6233C"/>
    <w:rsid w:val="00E62AEA"/>
    <w:rsid w:val="00E76C20"/>
    <w:rsid w:val="00E80499"/>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53C1"/>
    <w:rsid w:val="00EC0140"/>
    <w:rsid w:val="00EC1CBE"/>
    <w:rsid w:val="00EC7885"/>
    <w:rsid w:val="00ED0877"/>
    <w:rsid w:val="00ED12AD"/>
    <w:rsid w:val="00ED1568"/>
    <w:rsid w:val="00ED4087"/>
    <w:rsid w:val="00ED521E"/>
    <w:rsid w:val="00ED646D"/>
    <w:rsid w:val="00ED6E64"/>
    <w:rsid w:val="00EE465E"/>
    <w:rsid w:val="00EE7957"/>
    <w:rsid w:val="00EF2915"/>
    <w:rsid w:val="00EF51D7"/>
    <w:rsid w:val="00F01185"/>
    <w:rsid w:val="00F017C1"/>
    <w:rsid w:val="00F0196F"/>
    <w:rsid w:val="00F21C72"/>
    <w:rsid w:val="00F27965"/>
    <w:rsid w:val="00F354B8"/>
    <w:rsid w:val="00F376CC"/>
    <w:rsid w:val="00F414AD"/>
    <w:rsid w:val="00F417C1"/>
    <w:rsid w:val="00F43FA8"/>
    <w:rsid w:val="00F441BA"/>
    <w:rsid w:val="00F50C2D"/>
    <w:rsid w:val="00F514CA"/>
    <w:rsid w:val="00F51E3A"/>
    <w:rsid w:val="00F53007"/>
    <w:rsid w:val="00F542C1"/>
    <w:rsid w:val="00F546BE"/>
    <w:rsid w:val="00F6062F"/>
    <w:rsid w:val="00F61B85"/>
    <w:rsid w:val="00F6757D"/>
    <w:rsid w:val="00F7001C"/>
    <w:rsid w:val="00F76C95"/>
    <w:rsid w:val="00F7760E"/>
    <w:rsid w:val="00F77B5E"/>
    <w:rsid w:val="00F8029A"/>
    <w:rsid w:val="00F8218D"/>
    <w:rsid w:val="00F82DE0"/>
    <w:rsid w:val="00F83A1B"/>
    <w:rsid w:val="00F852CA"/>
    <w:rsid w:val="00F86DFE"/>
    <w:rsid w:val="00F86E43"/>
    <w:rsid w:val="00F9082D"/>
    <w:rsid w:val="00F92813"/>
    <w:rsid w:val="00FB0CB9"/>
    <w:rsid w:val="00FB5A52"/>
    <w:rsid w:val="00FC16FA"/>
    <w:rsid w:val="00FC5552"/>
    <w:rsid w:val="00FD5E27"/>
    <w:rsid w:val="00FD5FAF"/>
    <w:rsid w:val="00FE7D50"/>
    <w:rsid w:val="00FF0FB8"/>
    <w:rsid w:val="00FF1C0B"/>
    <w:rsid w:val="00FF28EF"/>
    <w:rsid w:val="00FF3BD3"/>
    <w:rsid w:val="00FF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7B8DA23D"/>
  <w15:docId w15:val="{C9F7D6F9-EA73-444E-80DC-D36BD9D1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4CD"/>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2.xml><?xml version="1.0" encoding="utf-8"?>
<ds:datastoreItem xmlns:ds="http://schemas.openxmlformats.org/officeDocument/2006/customXml" ds:itemID="{959E8EED-E381-42FD-88BB-F13EB7EC80B8}"/>
</file>

<file path=customXml/itemProps3.xml><?xml version="1.0" encoding="utf-8"?>
<ds:datastoreItem xmlns:ds="http://schemas.openxmlformats.org/officeDocument/2006/customXml" ds:itemID="{0544443B-573A-4B98-9EE3-64520FA8B32C}">
  <ds:schemaRefs>
    <ds:schemaRef ds:uri="http://purl.org/dc/elements/1.1/"/>
    <ds:schemaRef ds:uri="http://schemas.microsoft.com/office/2006/metadata/properties"/>
    <ds:schemaRef ds:uri="http://schemas.microsoft.com/office/infopath/2007/PartnerControls"/>
    <ds:schemaRef ds:uri="5067c814-4b34-462c-a21d-c185ff6548d2"/>
    <ds:schemaRef ds:uri="http://purl.org/dc/dcmitype/"/>
    <ds:schemaRef ds:uri="http://schemas.microsoft.com/office/2006/documentManagement/types"/>
    <ds:schemaRef ds:uri="http://purl.org/dc/terms/"/>
    <ds:schemaRef ds:uri="http://schemas.openxmlformats.org/package/2006/metadata/core-properties"/>
    <ds:schemaRef ds:uri="785685f2-c2e1-4352-89aa-3faca8eaba52"/>
    <ds:schemaRef ds:uri="http://www.w3.org/XML/1998/namespace"/>
  </ds:schemaRefs>
</ds:datastoreItem>
</file>

<file path=customXml/itemProps4.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customXml/itemProps5.xml><?xml version="1.0" encoding="utf-8"?>
<ds:datastoreItem xmlns:ds="http://schemas.openxmlformats.org/officeDocument/2006/customXml" ds:itemID="{8BA0DFFD-A49E-483C-8A65-216693B69B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5352</TotalTime>
  <Pages>14</Pages>
  <Words>5521</Words>
  <Characters>31474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30</cp:revision>
  <cp:lastPrinted>2019-05-10T15:42:00Z</cp:lastPrinted>
  <dcterms:created xsi:type="dcterms:W3CDTF">2020-03-17T17:28:00Z</dcterms:created>
  <dcterms:modified xsi:type="dcterms:W3CDTF">2021-12-16T00:06:00Z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