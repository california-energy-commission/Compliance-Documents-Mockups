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349D11" w14:textId="0567FD53" w:rsidR="00012D02" w:rsidRDefault="00012D0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6"/>
      </w:tblGrid>
      <w:tr w:rsidR="008B4F20" w:rsidRPr="00C24189" w14:paraId="60349D1A" w14:textId="77777777" w:rsidTr="00012D02">
        <w:tc>
          <w:tcPr>
            <w:tcW w:w="14616" w:type="dxa"/>
            <w:shd w:val="clear" w:color="auto" w:fill="auto"/>
          </w:tcPr>
          <w:p w14:paraId="60349D12" w14:textId="77777777" w:rsidR="008B4F20" w:rsidRPr="00A8772F" w:rsidRDefault="008B4F20" w:rsidP="00012D02">
            <w:pPr>
              <w:keepNext/>
              <w:rPr>
                <w:rFonts w:ascii="Calibri" w:eastAsia="Calibri" w:hAnsi="Calibri"/>
                <w:i/>
                <w:sz w:val="18"/>
                <w:szCs w:val="18"/>
              </w:rPr>
            </w:pPr>
            <w:r w:rsidRPr="00A8772F">
              <w:rPr>
                <w:rFonts w:ascii="Calibri" w:eastAsia="Calibri" w:hAnsi="Calibri"/>
                <w:i/>
                <w:sz w:val="18"/>
                <w:szCs w:val="18"/>
              </w:rPr>
              <w:t xml:space="preserve">This compliance document is only applicable to simple alterations that do not require HERS verification for compliance.  When HERS verification is required, a CF1R-ALT-01 shall first be registered with a HERS Provider Data Registry.  </w:t>
            </w:r>
          </w:p>
          <w:p w14:paraId="60349D13" w14:textId="77777777" w:rsidR="008B4F20" w:rsidRPr="00A8772F" w:rsidRDefault="008B4F20" w:rsidP="00012D02">
            <w:pPr>
              <w:keepNext/>
              <w:rPr>
                <w:rFonts w:ascii="Calibri" w:eastAsia="Calibri" w:hAnsi="Calibri"/>
                <w:i/>
                <w:sz w:val="18"/>
                <w:szCs w:val="18"/>
              </w:rPr>
            </w:pPr>
          </w:p>
          <w:p w14:paraId="60349D14" w14:textId="77777777" w:rsidR="00030468" w:rsidRPr="00030468" w:rsidRDefault="00030468" w:rsidP="00030468">
            <w:pPr>
              <w:rPr>
                <w:rFonts w:asciiTheme="minorHAnsi" w:hAnsiTheme="minorHAnsi"/>
              </w:rPr>
            </w:pPr>
            <w:r w:rsidRPr="00030468">
              <w:rPr>
                <w:rFonts w:asciiTheme="minorHAnsi" w:hAnsiTheme="minorHAnsi"/>
                <w:i/>
                <w:iCs/>
                <w:sz w:val="18"/>
                <w:szCs w:val="18"/>
              </w:rPr>
              <w:t xml:space="preserve">Alterations to Space Conditioning Systems that are exempt from HERS verification requirements may use the CF1R-ALT-05 and CF2R- ALT-05 Compliance Documents.  Possible exemptions from duct leakage testing include: less than 40 </w:t>
            </w:r>
            <w:proofErr w:type="spellStart"/>
            <w:r w:rsidRPr="00030468">
              <w:rPr>
                <w:rFonts w:asciiTheme="minorHAnsi" w:hAnsiTheme="minorHAnsi"/>
                <w:i/>
                <w:iCs/>
                <w:sz w:val="18"/>
                <w:szCs w:val="18"/>
              </w:rPr>
              <w:t>ft</w:t>
            </w:r>
            <w:proofErr w:type="spellEnd"/>
            <w:r w:rsidRPr="00030468">
              <w:rPr>
                <w:rFonts w:asciiTheme="minorHAnsi" w:hAnsiTheme="minorHAnsi"/>
                <w:i/>
                <w:iCs/>
                <w:sz w:val="18"/>
                <w:szCs w:val="18"/>
              </w:rPr>
              <w:t xml:space="preserve"> of ducts were added or replaced; or the existing duct system was insulated with asbestos; or the existing duct system was previously tested and passed by a HERS Rater</w:t>
            </w:r>
            <w:r w:rsidRPr="00030468">
              <w:rPr>
                <w:rFonts w:asciiTheme="minorHAnsi" w:hAnsiTheme="minorHAnsi"/>
                <w:i/>
                <w:sz w:val="18"/>
                <w:szCs w:val="18"/>
              </w:rPr>
              <w:t xml:space="preserve">.  </w:t>
            </w:r>
            <w:r w:rsidRPr="00030468">
              <w:rPr>
                <w:rFonts w:asciiTheme="minorHAnsi" w:hAnsiTheme="minorHAnsi"/>
                <w:i/>
                <w:iCs/>
                <w:sz w:val="18"/>
                <w:szCs w:val="18"/>
              </w:rPr>
              <w:t>If space conditioning systems are altered and are not exempt from HERS verification, then a CF1R-ALT-02 must be completed and registered with a HERS Provider Data Registry</w:t>
            </w:r>
            <w:r w:rsidR="00164F68">
              <w:rPr>
                <w:rFonts w:asciiTheme="minorHAnsi" w:hAnsiTheme="minorHAnsi"/>
                <w:i/>
                <w:iCs/>
                <w:sz w:val="18"/>
                <w:szCs w:val="18"/>
              </w:rPr>
              <w:t>.</w:t>
            </w:r>
          </w:p>
          <w:p w14:paraId="60349D15" w14:textId="77777777" w:rsidR="008B4F20" w:rsidRPr="00A8772F" w:rsidRDefault="008B4F20" w:rsidP="00012D02">
            <w:pPr>
              <w:keepNext/>
              <w:rPr>
                <w:sz w:val="18"/>
                <w:szCs w:val="18"/>
              </w:rPr>
            </w:pPr>
          </w:p>
          <w:p w14:paraId="60349D16" w14:textId="77777777" w:rsidR="008B4F20" w:rsidRPr="00A8772F" w:rsidRDefault="008B4F20" w:rsidP="00012D02">
            <w:pPr>
              <w:keepNext/>
              <w:rPr>
                <w:rFonts w:ascii="Calibri" w:eastAsia="Calibri" w:hAnsi="Calibri"/>
                <w:i/>
                <w:sz w:val="18"/>
                <w:szCs w:val="18"/>
              </w:rPr>
            </w:pPr>
            <w:r w:rsidRPr="00A8772F">
              <w:rPr>
                <w:rFonts w:ascii="Calibri" w:eastAsia="Calibri" w:hAnsi="Calibri"/>
                <w:i/>
                <w:sz w:val="18"/>
                <w:szCs w:val="18"/>
              </w:rPr>
              <w:t>Alterations that utilize close Cell Spray Polyurethane Foam (</w:t>
            </w:r>
            <w:proofErr w:type="spellStart"/>
            <w:r w:rsidRPr="00A8772F">
              <w:rPr>
                <w:rFonts w:ascii="Calibri" w:eastAsia="Calibri" w:hAnsi="Calibri"/>
                <w:i/>
                <w:sz w:val="18"/>
                <w:szCs w:val="18"/>
              </w:rPr>
              <w:t>ccSPF</w:t>
            </w:r>
            <w:proofErr w:type="spellEnd"/>
            <w:r w:rsidRPr="00A8772F">
              <w:rPr>
                <w:rFonts w:ascii="Calibri" w:eastAsia="Calibri" w:hAnsi="Calibri"/>
                <w:i/>
                <w:sz w:val="18"/>
                <w:szCs w:val="18"/>
              </w:rPr>
              <w:t>) with a density of 1.5 to less than 2.5 pounds per cubic foot having an R-value other than 5.8 per inch, or Open Cell Spray Polyurethane Foam (</w:t>
            </w:r>
            <w:proofErr w:type="spellStart"/>
            <w:r w:rsidRPr="00A8772F">
              <w:rPr>
                <w:rFonts w:ascii="Calibri" w:eastAsia="Calibri" w:hAnsi="Calibri"/>
                <w:i/>
                <w:sz w:val="18"/>
                <w:szCs w:val="18"/>
              </w:rPr>
              <w:t>ocSPF</w:t>
            </w:r>
            <w:proofErr w:type="spellEnd"/>
            <w:r w:rsidRPr="00A8772F">
              <w:rPr>
                <w:rFonts w:ascii="Calibri" w:eastAsia="Calibri" w:hAnsi="Calibri"/>
                <w:i/>
                <w:sz w:val="18"/>
                <w:szCs w:val="18"/>
              </w:rPr>
              <w:t>) with a density of 0.4 to less than 1.5 pounds per cubic foot having an R-value of 3.6 per inch, shall complete and register a CF1R-ALT-01 with a HERS Provider Data Registry.</w:t>
            </w:r>
          </w:p>
          <w:p w14:paraId="60349D17" w14:textId="77777777" w:rsidR="008B4F20" w:rsidRPr="00A8772F" w:rsidRDefault="008B4F20" w:rsidP="00012D02">
            <w:pPr>
              <w:keepNext/>
              <w:rPr>
                <w:rFonts w:ascii="Calibri" w:eastAsia="Calibri" w:hAnsi="Calibri"/>
                <w:i/>
                <w:sz w:val="18"/>
                <w:szCs w:val="18"/>
              </w:rPr>
            </w:pPr>
          </w:p>
          <w:p w14:paraId="60349D19" w14:textId="016E037E" w:rsidR="008B4F20" w:rsidRPr="008E5913" w:rsidRDefault="008B4F20" w:rsidP="000A51C2">
            <w:pPr>
              <w:rPr>
                <w:rFonts w:ascii="Calibri" w:eastAsia="Calibri" w:hAnsi="Calibri"/>
                <w:i/>
                <w:sz w:val="22"/>
                <w:szCs w:val="22"/>
              </w:rPr>
            </w:pPr>
            <w:r w:rsidRPr="00A8772F">
              <w:rPr>
                <w:rFonts w:ascii="Calibri" w:eastAsia="Calibri" w:hAnsi="Calibri"/>
                <w:i/>
                <w:sz w:val="18"/>
                <w:szCs w:val="18"/>
              </w:rPr>
              <w:t xml:space="preserve">If more than one person has responsibility for installation of the items on this certificate, each person shall prepare and sign a certificate applicable to the portion of construction for which they are responsible. Alternatively, the person with chief responsibility for construction shall prepare and sign this certificate for the entire construction. </w:t>
            </w:r>
            <w:r>
              <w:rPr>
                <w:rFonts w:ascii="Calibri" w:eastAsia="Calibri" w:hAnsi="Calibri"/>
                <w:i/>
                <w:sz w:val="18"/>
                <w:szCs w:val="18"/>
              </w:rPr>
              <w:t>A</w:t>
            </w:r>
            <w:r w:rsidRPr="00A8772F">
              <w:rPr>
                <w:rFonts w:ascii="Calibri" w:eastAsia="Calibri" w:hAnsi="Calibri"/>
                <w:i/>
                <w:sz w:val="18"/>
                <w:szCs w:val="18"/>
              </w:rPr>
              <w:t xml:space="preserve">ll applicable Mandatory Measures </w:t>
            </w:r>
            <w:r>
              <w:rPr>
                <w:rFonts w:ascii="Calibri" w:eastAsia="Calibri" w:hAnsi="Calibri"/>
                <w:i/>
                <w:sz w:val="18"/>
                <w:szCs w:val="18"/>
              </w:rPr>
              <w:t>shall be</w:t>
            </w:r>
            <w:r w:rsidRPr="00A8772F">
              <w:rPr>
                <w:rFonts w:ascii="Calibri" w:eastAsia="Calibri" w:hAnsi="Calibri"/>
                <w:i/>
                <w:sz w:val="18"/>
                <w:szCs w:val="18"/>
              </w:rPr>
              <w:t xml:space="preserve"> met. Temporary labels </w:t>
            </w:r>
            <w:r>
              <w:rPr>
                <w:rFonts w:ascii="Calibri" w:eastAsia="Calibri" w:hAnsi="Calibri"/>
                <w:i/>
                <w:sz w:val="18"/>
                <w:szCs w:val="18"/>
              </w:rPr>
              <w:t>shall not</w:t>
            </w:r>
            <w:r w:rsidRPr="00A8772F">
              <w:rPr>
                <w:rFonts w:ascii="Calibri" w:eastAsia="Calibri" w:hAnsi="Calibri"/>
                <w:i/>
                <w:sz w:val="18"/>
                <w:szCs w:val="18"/>
              </w:rPr>
              <w:t xml:space="preserve"> be removed before verification by the building inspector.</w:t>
            </w:r>
          </w:p>
        </w:tc>
      </w:tr>
    </w:tbl>
    <w:p w14:paraId="60349D1B" w14:textId="77777777" w:rsidR="008B4F20" w:rsidRDefault="008B4F20"/>
    <w:p w14:paraId="60349D1C" w14:textId="77777777" w:rsidR="00012D02" w:rsidRDefault="00012D0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
        <w:gridCol w:w="1639"/>
        <w:gridCol w:w="6289"/>
        <w:gridCol w:w="459"/>
        <w:gridCol w:w="3610"/>
        <w:gridCol w:w="2170"/>
      </w:tblGrid>
      <w:tr w:rsidR="009867E0" w:rsidRPr="00C24189" w14:paraId="60349D1E" w14:textId="77777777" w:rsidTr="000A51C2">
        <w:trPr>
          <w:trHeight w:val="323"/>
        </w:trPr>
        <w:tc>
          <w:tcPr>
            <w:tcW w:w="14616" w:type="dxa"/>
            <w:gridSpan w:val="6"/>
            <w:shd w:val="clear" w:color="auto" w:fill="auto"/>
            <w:vAlign w:val="center"/>
          </w:tcPr>
          <w:p w14:paraId="60349D1D" w14:textId="74889DEF" w:rsidR="009867E0" w:rsidRPr="00C24189" w:rsidRDefault="009867E0" w:rsidP="000A04ED">
            <w:pPr>
              <w:keepNext/>
              <w:rPr>
                <w:rFonts w:ascii="Calibri" w:hAnsi="Calibri"/>
                <w:sz w:val="22"/>
                <w:szCs w:val="22"/>
              </w:rPr>
            </w:pPr>
            <w:r w:rsidRPr="00C24189">
              <w:rPr>
                <w:rFonts w:ascii="Calibri" w:eastAsia="Calibri" w:hAnsi="Calibri"/>
                <w:b/>
                <w:sz w:val="22"/>
                <w:szCs w:val="22"/>
              </w:rPr>
              <w:t xml:space="preserve">A. </w:t>
            </w:r>
            <w:r w:rsidR="00722E44">
              <w:rPr>
                <w:rFonts w:ascii="Calibri" w:eastAsia="Calibri" w:hAnsi="Calibri"/>
                <w:b/>
                <w:sz w:val="22"/>
                <w:szCs w:val="22"/>
              </w:rPr>
              <w:t>General Information</w:t>
            </w:r>
          </w:p>
        </w:tc>
      </w:tr>
      <w:tr w:rsidR="009867E0" w:rsidRPr="00C24189" w14:paraId="60349D25" w14:textId="77777777" w:rsidTr="00030468">
        <w:trPr>
          <w:trHeight w:val="432"/>
        </w:trPr>
        <w:tc>
          <w:tcPr>
            <w:tcW w:w="449" w:type="dxa"/>
            <w:vAlign w:val="center"/>
          </w:tcPr>
          <w:p w14:paraId="60349D1F" w14:textId="77777777" w:rsidR="009867E0" w:rsidRPr="000A51C2" w:rsidRDefault="009867E0" w:rsidP="00EA2CA8">
            <w:pPr>
              <w:jc w:val="center"/>
              <w:rPr>
                <w:rFonts w:ascii="Calibri" w:eastAsia="Calibri" w:hAnsi="Calibri"/>
                <w:sz w:val="18"/>
                <w:szCs w:val="18"/>
              </w:rPr>
            </w:pPr>
            <w:r w:rsidRPr="000A51C2">
              <w:rPr>
                <w:rFonts w:ascii="Calibri" w:eastAsia="Calibri" w:hAnsi="Calibri"/>
                <w:sz w:val="18"/>
                <w:szCs w:val="18"/>
              </w:rPr>
              <w:t>01</w:t>
            </w:r>
          </w:p>
        </w:tc>
        <w:tc>
          <w:tcPr>
            <w:tcW w:w="1639" w:type="dxa"/>
            <w:shd w:val="clear" w:color="auto" w:fill="auto"/>
            <w:vAlign w:val="center"/>
          </w:tcPr>
          <w:p w14:paraId="60349D20" w14:textId="77777777" w:rsidR="009867E0" w:rsidRPr="000A51C2" w:rsidRDefault="009867E0" w:rsidP="00EA2CA8">
            <w:pPr>
              <w:rPr>
                <w:rFonts w:ascii="Calibri" w:hAnsi="Calibri"/>
                <w:sz w:val="18"/>
                <w:szCs w:val="18"/>
              </w:rPr>
            </w:pPr>
            <w:r w:rsidRPr="000A51C2">
              <w:rPr>
                <w:rFonts w:ascii="Calibri" w:eastAsia="Calibri" w:hAnsi="Calibri"/>
                <w:sz w:val="18"/>
                <w:szCs w:val="18"/>
              </w:rPr>
              <w:t>Project Name:</w:t>
            </w:r>
          </w:p>
        </w:tc>
        <w:tc>
          <w:tcPr>
            <w:tcW w:w="6289" w:type="dxa"/>
            <w:shd w:val="clear" w:color="auto" w:fill="auto"/>
            <w:vAlign w:val="center"/>
          </w:tcPr>
          <w:p w14:paraId="60349D21" w14:textId="77777777" w:rsidR="009867E0" w:rsidRPr="00C24189" w:rsidRDefault="009867E0" w:rsidP="00EA2CA8">
            <w:pPr>
              <w:rPr>
                <w:rFonts w:ascii="Calibri" w:hAnsi="Calibri"/>
                <w:sz w:val="18"/>
              </w:rPr>
            </w:pPr>
          </w:p>
        </w:tc>
        <w:tc>
          <w:tcPr>
            <w:tcW w:w="459" w:type="dxa"/>
            <w:vAlign w:val="center"/>
          </w:tcPr>
          <w:p w14:paraId="60349D22" w14:textId="77777777" w:rsidR="009867E0" w:rsidRPr="000A51C2" w:rsidRDefault="009867E0" w:rsidP="00EA2CA8">
            <w:pPr>
              <w:jc w:val="center"/>
              <w:rPr>
                <w:rFonts w:ascii="Calibri" w:hAnsi="Calibri"/>
                <w:sz w:val="18"/>
                <w:szCs w:val="18"/>
              </w:rPr>
            </w:pPr>
            <w:r w:rsidRPr="000A51C2">
              <w:rPr>
                <w:rFonts w:ascii="Calibri" w:hAnsi="Calibri"/>
                <w:sz w:val="18"/>
                <w:szCs w:val="18"/>
              </w:rPr>
              <w:t>02</w:t>
            </w:r>
          </w:p>
        </w:tc>
        <w:tc>
          <w:tcPr>
            <w:tcW w:w="3610" w:type="dxa"/>
            <w:shd w:val="clear" w:color="auto" w:fill="auto"/>
            <w:vAlign w:val="center"/>
          </w:tcPr>
          <w:p w14:paraId="60349D23" w14:textId="77777777" w:rsidR="009867E0" w:rsidRPr="000A51C2" w:rsidRDefault="009867E0" w:rsidP="00EA2CA8">
            <w:pPr>
              <w:rPr>
                <w:rFonts w:ascii="Calibri" w:hAnsi="Calibri"/>
                <w:sz w:val="18"/>
                <w:szCs w:val="18"/>
              </w:rPr>
            </w:pPr>
            <w:r w:rsidRPr="000A51C2">
              <w:rPr>
                <w:rFonts w:ascii="Calibri" w:hAnsi="Calibri"/>
                <w:sz w:val="18"/>
                <w:szCs w:val="18"/>
              </w:rPr>
              <w:t>Date Prepared:</w:t>
            </w:r>
          </w:p>
        </w:tc>
        <w:tc>
          <w:tcPr>
            <w:tcW w:w="2170" w:type="dxa"/>
            <w:shd w:val="clear" w:color="auto" w:fill="auto"/>
            <w:vAlign w:val="center"/>
          </w:tcPr>
          <w:p w14:paraId="60349D24" w14:textId="77777777" w:rsidR="009867E0" w:rsidRPr="00C24189" w:rsidRDefault="009867E0" w:rsidP="00030468">
            <w:pPr>
              <w:rPr>
                <w:rFonts w:ascii="Calibri" w:hAnsi="Calibri"/>
                <w:sz w:val="18"/>
              </w:rPr>
            </w:pPr>
          </w:p>
        </w:tc>
      </w:tr>
      <w:tr w:rsidR="009867E0" w:rsidRPr="00C24189" w14:paraId="60349D2C" w14:textId="77777777" w:rsidTr="00030468">
        <w:trPr>
          <w:trHeight w:val="432"/>
        </w:trPr>
        <w:tc>
          <w:tcPr>
            <w:tcW w:w="449" w:type="dxa"/>
            <w:vAlign w:val="center"/>
          </w:tcPr>
          <w:p w14:paraId="60349D26" w14:textId="77777777" w:rsidR="009867E0" w:rsidRPr="000A51C2" w:rsidRDefault="009867E0" w:rsidP="00EA2CA8">
            <w:pPr>
              <w:jc w:val="center"/>
              <w:rPr>
                <w:rFonts w:ascii="Calibri" w:eastAsia="Calibri" w:hAnsi="Calibri"/>
                <w:sz w:val="18"/>
                <w:szCs w:val="18"/>
              </w:rPr>
            </w:pPr>
            <w:r w:rsidRPr="000A51C2">
              <w:rPr>
                <w:rFonts w:ascii="Calibri" w:eastAsia="Calibri" w:hAnsi="Calibri"/>
                <w:sz w:val="18"/>
                <w:szCs w:val="18"/>
              </w:rPr>
              <w:t>03</w:t>
            </w:r>
          </w:p>
        </w:tc>
        <w:tc>
          <w:tcPr>
            <w:tcW w:w="1639" w:type="dxa"/>
            <w:shd w:val="clear" w:color="auto" w:fill="auto"/>
            <w:vAlign w:val="center"/>
          </w:tcPr>
          <w:p w14:paraId="60349D27" w14:textId="77777777" w:rsidR="009867E0" w:rsidRPr="000A51C2" w:rsidRDefault="009867E0" w:rsidP="00EA2CA8">
            <w:pPr>
              <w:rPr>
                <w:rFonts w:ascii="Calibri" w:hAnsi="Calibri"/>
                <w:sz w:val="18"/>
                <w:szCs w:val="18"/>
              </w:rPr>
            </w:pPr>
            <w:r w:rsidRPr="000A51C2">
              <w:rPr>
                <w:rFonts w:ascii="Calibri" w:eastAsia="Calibri" w:hAnsi="Calibri"/>
                <w:sz w:val="18"/>
                <w:szCs w:val="18"/>
              </w:rPr>
              <w:t>Project Location:</w:t>
            </w:r>
          </w:p>
        </w:tc>
        <w:tc>
          <w:tcPr>
            <w:tcW w:w="6289" w:type="dxa"/>
            <w:shd w:val="clear" w:color="auto" w:fill="auto"/>
            <w:vAlign w:val="center"/>
          </w:tcPr>
          <w:p w14:paraId="60349D28" w14:textId="77777777" w:rsidR="009867E0" w:rsidRPr="00C24189" w:rsidRDefault="009867E0" w:rsidP="00EA2CA8">
            <w:pPr>
              <w:rPr>
                <w:rFonts w:ascii="Calibri" w:hAnsi="Calibri"/>
                <w:sz w:val="18"/>
              </w:rPr>
            </w:pPr>
          </w:p>
        </w:tc>
        <w:tc>
          <w:tcPr>
            <w:tcW w:w="459" w:type="dxa"/>
            <w:vAlign w:val="center"/>
          </w:tcPr>
          <w:p w14:paraId="60349D29" w14:textId="77777777" w:rsidR="009867E0" w:rsidRPr="000A51C2" w:rsidRDefault="009867E0" w:rsidP="00EA2CA8">
            <w:pPr>
              <w:jc w:val="center"/>
              <w:rPr>
                <w:rFonts w:ascii="Calibri" w:hAnsi="Calibri"/>
                <w:sz w:val="18"/>
                <w:szCs w:val="18"/>
              </w:rPr>
            </w:pPr>
            <w:r w:rsidRPr="000A51C2">
              <w:rPr>
                <w:rFonts w:ascii="Calibri" w:hAnsi="Calibri"/>
                <w:sz w:val="18"/>
                <w:szCs w:val="18"/>
              </w:rPr>
              <w:t>04</w:t>
            </w:r>
          </w:p>
        </w:tc>
        <w:tc>
          <w:tcPr>
            <w:tcW w:w="3610" w:type="dxa"/>
            <w:shd w:val="clear" w:color="auto" w:fill="auto"/>
            <w:vAlign w:val="center"/>
          </w:tcPr>
          <w:p w14:paraId="60349D2A" w14:textId="77777777" w:rsidR="009867E0" w:rsidRPr="000A51C2" w:rsidRDefault="009867E0" w:rsidP="00EA2CA8">
            <w:pPr>
              <w:rPr>
                <w:rFonts w:ascii="Calibri" w:hAnsi="Calibri"/>
                <w:sz w:val="18"/>
                <w:szCs w:val="18"/>
              </w:rPr>
            </w:pPr>
            <w:r w:rsidRPr="000A51C2">
              <w:rPr>
                <w:rFonts w:ascii="Calibri" w:hAnsi="Calibri"/>
                <w:sz w:val="18"/>
                <w:szCs w:val="18"/>
              </w:rPr>
              <w:t>Building Front Orientation (</w:t>
            </w:r>
            <w:proofErr w:type="spellStart"/>
            <w:r w:rsidRPr="000A51C2">
              <w:rPr>
                <w:rFonts w:ascii="Calibri" w:hAnsi="Calibri"/>
                <w:sz w:val="18"/>
                <w:szCs w:val="18"/>
              </w:rPr>
              <w:t>deg</w:t>
            </w:r>
            <w:proofErr w:type="spellEnd"/>
            <w:r w:rsidRPr="000A51C2">
              <w:rPr>
                <w:rFonts w:ascii="Calibri" w:hAnsi="Calibri"/>
                <w:sz w:val="18"/>
                <w:szCs w:val="18"/>
              </w:rPr>
              <w:t xml:space="preserve"> or cardinal):</w:t>
            </w:r>
          </w:p>
        </w:tc>
        <w:tc>
          <w:tcPr>
            <w:tcW w:w="2170" w:type="dxa"/>
            <w:shd w:val="clear" w:color="auto" w:fill="auto"/>
            <w:vAlign w:val="center"/>
          </w:tcPr>
          <w:p w14:paraId="60349D2B" w14:textId="77777777" w:rsidR="009867E0" w:rsidRPr="00C24189" w:rsidRDefault="009867E0" w:rsidP="00030468">
            <w:pPr>
              <w:rPr>
                <w:rFonts w:ascii="Calibri" w:hAnsi="Calibri"/>
                <w:sz w:val="18"/>
              </w:rPr>
            </w:pPr>
          </w:p>
        </w:tc>
      </w:tr>
      <w:tr w:rsidR="009867E0" w:rsidRPr="00C24189" w14:paraId="60349D33" w14:textId="77777777" w:rsidTr="00030468">
        <w:trPr>
          <w:trHeight w:val="432"/>
        </w:trPr>
        <w:tc>
          <w:tcPr>
            <w:tcW w:w="449" w:type="dxa"/>
            <w:vAlign w:val="center"/>
          </w:tcPr>
          <w:p w14:paraId="60349D2D" w14:textId="77777777" w:rsidR="009867E0" w:rsidRPr="000A51C2" w:rsidRDefault="009867E0" w:rsidP="00EA2CA8">
            <w:pPr>
              <w:jc w:val="center"/>
              <w:rPr>
                <w:rFonts w:ascii="Calibri" w:hAnsi="Calibri"/>
                <w:sz w:val="18"/>
                <w:szCs w:val="18"/>
              </w:rPr>
            </w:pPr>
            <w:r w:rsidRPr="000A51C2">
              <w:rPr>
                <w:rFonts w:ascii="Calibri" w:hAnsi="Calibri"/>
                <w:sz w:val="18"/>
                <w:szCs w:val="18"/>
              </w:rPr>
              <w:t>05</w:t>
            </w:r>
          </w:p>
        </w:tc>
        <w:tc>
          <w:tcPr>
            <w:tcW w:w="1639" w:type="dxa"/>
            <w:shd w:val="clear" w:color="auto" w:fill="auto"/>
            <w:vAlign w:val="center"/>
          </w:tcPr>
          <w:p w14:paraId="60349D2E" w14:textId="77777777" w:rsidR="009867E0" w:rsidRPr="000A51C2" w:rsidRDefault="009867E0" w:rsidP="00EA2CA8">
            <w:pPr>
              <w:rPr>
                <w:rFonts w:ascii="Calibri" w:hAnsi="Calibri"/>
                <w:sz w:val="18"/>
                <w:szCs w:val="18"/>
              </w:rPr>
            </w:pPr>
            <w:r w:rsidRPr="000A51C2">
              <w:rPr>
                <w:rFonts w:ascii="Calibri" w:hAnsi="Calibri"/>
                <w:sz w:val="18"/>
                <w:szCs w:val="18"/>
              </w:rPr>
              <w:t>CA City:</w:t>
            </w:r>
          </w:p>
        </w:tc>
        <w:tc>
          <w:tcPr>
            <w:tcW w:w="6289" w:type="dxa"/>
            <w:shd w:val="clear" w:color="auto" w:fill="auto"/>
            <w:vAlign w:val="center"/>
          </w:tcPr>
          <w:p w14:paraId="60349D2F" w14:textId="77777777" w:rsidR="009867E0" w:rsidRPr="00C24189" w:rsidRDefault="009867E0" w:rsidP="00EA2CA8">
            <w:pPr>
              <w:tabs>
                <w:tab w:val="left" w:pos="1194"/>
              </w:tabs>
              <w:rPr>
                <w:rFonts w:ascii="Calibri" w:hAnsi="Calibri"/>
                <w:sz w:val="18"/>
              </w:rPr>
            </w:pPr>
          </w:p>
        </w:tc>
        <w:tc>
          <w:tcPr>
            <w:tcW w:w="459" w:type="dxa"/>
            <w:vAlign w:val="center"/>
          </w:tcPr>
          <w:p w14:paraId="60349D30" w14:textId="77777777" w:rsidR="009867E0" w:rsidRPr="000A51C2" w:rsidRDefault="009867E0" w:rsidP="00EA2CA8">
            <w:pPr>
              <w:jc w:val="center"/>
              <w:rPr>
                <w:rFonts w:ascii="Calibri" w:hAnsi="Calibri"/>
                <w:sz w:val="18"/>
                <w:szCs w:val="18"/>
              </w:rPr>
            </w:pPr>
            <w:r w:rsidRPr="000A51C2">
              <w:rPr>
                <w:rFonts w:ascii="Calibri" w:hAnsi="Calibri"/>
                <w:sz w:val="18"/>
                <w:szCs w:val="18"/>
              </w:rPr>
              <w:t>06</w:t>
            </w:r>
          </w:p>
        </w:tc>
        <w:tc>
          <w:tcPr>
            <w:tcW w:w="3610" w:type="dxa"/>
            <w:shd w:val="clear" w:color="auto" w:fill="auto"/>
            <w:vAlign w:val="center"/>
          </w:tcPr>
          <w:p w14:paraId="60349D31" w14:textId="77777777" w:rsidR="009867E0" w:rsidRPr="000A51C2" w:rsidRDefault="009867E0" w:rsidP="00EA2CA8">
            <w:pPr>
              <w:rPr>
                <w:rFonts w:ascii="Calibri" w:hAnsi="Calibri"/>
                <w:sz w:val="18"/>
                <w:szCs w:val="18"/>
              </w:rPr>
            </w:pPr>
            <w:r w:rsidRPr="000A51C2">
              <w:rPr>
                <w:rFonts w:ascii="Calibri" w:hAnsi="Calibri"/>
                <w:sz w:val="18"/>
                <w:szCs w:val="18"/>
              </w:rPr>
              <w:t>Number of Altered Dwelling Units:</w:t>
            </w:r>
          </w:p>
        </w:tc>
        <w:tc>
          <w:tcPr>
            <w:tcW w:w="2170" w:type="dxa"/>
            <w:shd w:val="clear" w:color="auto" w:fill="auto"/>
            <w:vAlign w:val="center"/>
          </w:tcPr>
          <w:p w14:paraId="60349D32" w14:textId="77777777" w:rsidR="009867E0" w:rsidRPr="00C24189" w:rsidRDefault="009867E0" w:rsidP="00030468">
            <w:pPr>
              <w:rPr>
                <w:rFonts w:ascii="Calibri" w:hAnsi="Calibri"/>
                <w:sz w:val="18"/>
              </w:rPr>
            </w:pPr>
          </w:p>
        </w:tc>
      </w:tr>
      <w:tr w:rsidR="009867E0" w:rsidRPr="00C24189" w14:paraId="60349D3A" w14:textId="77777777" w:rsidTr="00030468">
        <w:trPr>
          <w:trHeight w:val="432"/>
        </w:trPr>
        <w:tc>
          <w:tcPr>
            <w:tcW w:w="449" w:type="dxa"/>
            <w:vAlign w:val="center"/>
          </w:tcPr>
          <w:p w14:paraId="60349D34" w14:textId="77777777" w:rsidR="009867E0" w:rsidRPr="000A51C2" w:rsidRDefault="009867E0" w:rsidP="00EA2CA8">
            <w:pPr>
              <w:jc w:val="center"/>
              <w:rPr>
                <w:rFonts w:ascii="Calibri" w:hAnsi="Calibri"/>
                <w:sz w:val="18"/>
                <w:szCs w:val="18"/>
              </w:rPr>
            </w:pPr>
            <w:r w:rsidRPr="000A51C2">
              <w:rPr>
                <w:rFonts w:ascii="Calibri" w:hAnsi="Calibri"/>
                <w:sz w:val="18"/>
                <w:szCs w:val="18"/>
              </w:rPr>
              <w:t>07</w:t>
            </w:r>
          </w:p>
        </w:tc>
        <w:tc>
          <w:tcPr>
            <w:tcW w:w="1639" w:type="dxa"/>
            <w:shd w:val="clear" w:color="auto" w:fill="auto"/>
            <w:vAlign w:val="center"/>
          </w:tcPr>
          <w:p w14:paraId="60349D35" w14:textId="77777777" w:rsidR="009867E0" w:rsidRPr="000A51C2" w:rsidRDefault="009867E0" w:rsidP="00EA2CA8">
            <w:pPr>
              <w:rPr>
                <w:rFonts w:ascii="Calibri" w:hAnsi="Calibri"/>
                <w:sz w:val="18"/>
                <w:szCs w:val="18"/>
              </w:rPr>
            </w:pPr>
            <w:r w:rsidRPr="000A51C2">
              <w:rPr>
                <w:rFonts w:ascii="Calibri" w:hAnsi="Calibri"/>
                <w:sz w:val="18"/>
                <w:szCs w:val="18"/>
              </w:rPr>
              <w:t>Zip Code:</w:t>
            </w:r>
          </w:p>
        </w:tc>
        <w:tc>
          <w:tcPr>
            <w:tcW w:w="6289" w:type="dxa"/>
            <w:shd w:val="clear" w:color="auto" w:fill="auto"/>
            <w:vAlign w:val="center"/>
          </w:tcPr>
          <w:p w14:paraId="60349D36" w14:textId="77777777" w:rsidR="009867E0" w:rsidRPr="00C24189" w:rsidRDefault="009867E0" w:rsidP="00EA2CA8">
            <w:pPr>
              <w:rPr>
                <w:rFonts w:ascii="Calibri" w:hAnsi="Calibri"/>
                <w:sz w:val="18"/>
              </w:rPr>
            </w:pPr>
          </w:p>
        </w:tc>
        <w:tc>
          <w:tcPr>
            <w:tcW w:w="459" w:type="dxa"/>
            <w:vAlign w:val="center"/>
          </w:tcPr>
          <w:p w14:paraId="60349D37" w14:textId="77777777" w:rsidR="009867E0" w:rsidRPr="000A51C2" w:rsidRDefault="009867E0" w:rsidP="00EA2CA8">
            <w:pPr>
              <w:jc w:val="center"/>
              <w:rPr>
                <w:rFonts w:ascii="Calibri" w:hAnsi="Calibri"/>
                <w:sz w:val="18"/>
                <w:szCs w:val="18"/>
              </w:rPr>
            </w:pPr>
            <w:r w:rsidRPr="000A51C2">
              <w:rPr>
                <w:rFonts w:ascii="Calibri" w:hAnsi="Calibri"/>
                <w:sz w:val="18"/>
                <w:szCs w:val="18"/>
              </w:rPr>
              <w:t>08</w:t>
            </w:r>
          </w:p>
        </w:tc>
        <w:tc>
          <w:tcPr>
            <w:tcW w:w="3610" w:type="dxa"/>
            <w:shd w:val="clear" w:color="auto" w:fill="auto"/>
            <w:vAlign w:val="center"/>
          </w:tcPr>
          <w:p w14:paraId="60349D38" w14:textId="77777777" w:rsidR="009867E0" w:rsidRPr="000A51C2" w:rsidRDefault="009867E0" w:rsidP="00EA2CA8">
            <w:pPr>
              <w:rPr>
                <w:rFonts w:ascii="Calibri" w:hAnsi="Calibri"/>
                <w:sz w:val="18"/>
                <w:szCs w:val="18"/>
              </w:rPr>
            </w:pPr>
            <w:r w:rsidRPr="000A51C2">
              <w:rPr>
                <w:rFonts w:ascii="Calibri" w:hAnsi="Calibri"/>
                <w:sz w:val="18"/>
                <w:szCs w:val="18"/>
              </w:rPr>
              <w:t>Fuel Type:</w:t>
            </w:r>
          </w:p>
        </w:tc>
        <w:tc>
          <w:tcPr>
            <w:tcW w:w="2170" w:type="dxa"/>
            <w:shd w:val="clear" w:color="auto" w:fill="auto"/>
            <w:vAlign w:val="center"/>
          </w:tcPr>
          <w:p w14:paraId="60349D39" w14:textId="77777777" w:rsidR="009867E0" w:rsidRPr="00C24189" w:rsidRDefault="009867E0" w:rsidP="00030468">
            <w:pPr>
              <w:rPr>
                <w:rFonts w:ascii="Calibri" w:hAnsi="Calibri"/>
                <w:sz w:val="18"/>
              </w:rPr>
            </w:pPr>
          </w:p>
        </w:tc>
      </w:tr>
      <w:tr w:rsidR="009867E0" w:rsidRPr="00C24189" w14:paraId="60349D41" w14:textId="77777777" w:rsidTr="00030468">
        <w:trPr>
          <w:trHeight w:val="432"/>
        </w:trPr>
        <w:tc>
          <w:tcPr>
            <w:tcW w:w="449" w:type="dxa"/>
            <w:vAlign w:val="center"/>
          </w:tcPr>
          <w:p w14:paraId="60349D3B" w14:textId="77777777" w:rsidR="009867E0" w:rsidRPr="000A51C2" w:rsidRDefault="009867E0" w:rsidP="00EA2CA8">
            <w:pPr>
              <w:jc w:val="center"/>
              <w:rPr>
                <w:rFonts w:ascii="Calibri" w:hAnsi="Calibri"/>
                <w:sz w:val="18"/>
                <w:szCs w:val="18"/>
              </w:rPr>
            </w:pPr>
            <w:r w:rsidRPr="000A51C2">
              <w:rPr>
                <w:rFonts w:ascii="Calibri" w:hAnsi="Calibri"/>
                <w:sz w:val="18"/>
                <w:szCs w:val="18"/>
              </w:rPr>
              <w:t>09</w:t>
            </w:r>
          </w:p>
        </w:tc>
        <w:tc>
          <w:tcPr>
            <w:tcW w:w="1639" w:type="dxa"/>
            <w:shd w:val="clear" w:color="auto" w:fill="auto"/>
            <w:vAlign w:val="center"/>
          </w:tcPr>
          <w:p w14:paraId="60349D3C" w14:textId="77777777" w:rsidR="009867E0" w:rsidRPr="000A51C2" w:rsidRDefault="009867E0" w:rsidP="00EA2CA8">
            <w:pPr>
              <w:rPr>
                <w:rFonts w:ascii="Calibri" w:hAnsi="Calibri"/>
                <w:sz w:val="18"/>
                <w:szCs w:val="18"/>
              </w:rPr>
            </w:pPr>
            <w:r w:rsidRPr="000A51C2">
              <w:rPr>
                <w:rFonts w:ascii="Calibri" w:hAnsi="Calibri"/>
                <w:sz w:val="18"/>
                <w:szCs w:val="18"/>
              </w:rPr>
              <w:t>Climate Zone:</w:t>
            </w:r>
          </w:p>
        </w:tc>
        <w:tc>
          <w:tcPr>
            <w:tcW w:w="6289" w:type="dxa"/>
            <w:shd w:val="clear" w:color="auto" w:fill="auto"/>
            <w:vAlign w:val="center"/>
          </w:tcPr>
          <w:p w14:paraId="60349D3D" w14:textId="77777777" w:rsidR="009867E0" w:rsidRPr="00C24189" w:rsidRDefault="009867E0" w:rsidP="00EA2CA8">
            <w:pPr>
              <w:rPr>
                <w:rFonts w:ascii="Calibri" w:hAnsi="Calibri"/>
                <w:sz w:val="18"/>
              </w:rPr>
            </w:pPr>
          </w:p>
        </w:tc>
        <w:tc>
          <w:tcPr>
            <w:tcW w:w="459" w:type="dxa"/>
            <w:vAlign w:val="center"/>
          </w:tcPr>
          <w:p w14:paraId="60349D3E" w14:textId="77777777" w:rsidR="009867E0" w:rsidRPr="000A51C2" w:rsidRDefault="009867E0" w:rsidP="00EA2CA8">
            <w:pPr>
              <w:jc w:val="center"/>
              <w:rPr>
                <w:rFonts w:ascii="Calibri" w:hAnsi="Calibri"/>
                <w:sz w:val="18"/>
                <w:szCs w:val="18"/>
              </w:rPr>
            </w:pPr>
            <w:r w:rsidRPr="000A51C2">
              <w:rPr>
                <w:rFonts w:ascii="Calibri" w:hAnsi="Calibri"/>
                <w:sz w:val="18"/>
                <w:szCs w:val="18"/>
              </w:rPr>
              <w:t>10</w:t>
            </w:r>
          </w:p>
        </w:tc>
        <w:tc>
          <w:tcPr>
            <w:tcW w:w="3610" w:type="dxa"/>
            <w:shd w:val="clear" w:color="auto" w:fill="auto"/>
            <w:vAlign w:val="center"/>
          </w:tcPr>
          <w:p w14:paraId="60349D3F" w14:textId="77777777" w:rsidR="009867E0" w:rsidRPr="000A51C2" w:rsidRDefault="009867E0" w:rsidP="00EA2CA8">
            <w:pPr>
              <w:rPr>
                <w:rFonts w:ascii="Calibri" w:hAnsi="Calibri"/>
                <w:sz w:val="18"/>
                <w:szCs w:val="18"/>
              </w:rPr>
            </w:pPr>
            <w:r w:rsidRPr="000A51C2">
              <w:rPr>
                <w:rFonts w:ascii="Calibri" w:hAnsi="Calibri"/>
                <w:sz w:val="18"/>
                <w:szCs w:val="18"/>
              </w:rPr>
              <w:t>Total Conditioned Floor Area</w:t>
            </w:r>
            <w:r w:rsidR="006F64AF" w:rsidRPr="000A51C2">
              <w:rPr>
                <w:rFonts w:ascii="Calibri" w:hAnsi="Calibri"/>
                <w:sz w:val="18"/>
                <w:szCs w:val="18"/>
              </w:rPr>
              <w:t xml:space="preserve"> (</w:t>
            </w:r>
            <w:r w:rsidR="00855511" w:rsidRPr="000A51C2">
              <w:rPr>
                <w:rFonts w:ascii="Calibri" w:hAnsi="Calibri"/>
                <w:sz w:val="18"/>
                <w:szCs w:val="18"/>
              </w:rPr>
              <w:t>ft</w:t>
            </w:r>
            <w:r w:rsidR="006F64AF" w:rsidRPr="000A51C2">
              <w:rPr>
                <w:rFonts w:ascii="Calibri" w:hAnsi="Calibri"/>
                <w:sz w:val="18"/>
                <w:szCs w:val="18"/>
                <w:vertAlign w:val="superscript"/>
              </w:rPr>
              <w:t>2</w:t>
            </w:r>
            <w:r w:rsidR="006F64AF" w:rsidRPr="000A51C2">
              <w:rPr>
                <w:rFonts w:ascii="Calibri" w:hAnsi="Calibri"/>
                <w:sz w:val="18"/>
                <w:szCs w:val="18"/>
              </w:rPr>
              <w:t>)</w:t>
            </w:r>
            <w:r w:rsidRPr="000A51C2">
              <w:rPr>
                <w:rFonts w:ascii="Calibri" w:hAnsi="Calibri"/>
                <w:sz w:val="18"/>
                <w:szCs w:val="18"/>
              </w:rPr>
              <w:t>:</w:t>
            </w:r>
          </w:p>
        </w:tc>
        <w:tc>
          <w:tcPr>
            <w:tcW w:w="2170" w:type="dxa"/>
            <w:shd w:val="clear" w:color="auto" w:fill="auto"/>
            <w:vAlign w:val="center"/>
          </w:tcPr>
          <w:p w14:paraId="60349D40" w14:textId="77777777" w:rsidR="009867E0" w:rsidRPr="00C24189" w:rsidRDefault="009867E0" w:rsidP="00030468">
            <w:pPr>
              <w:rPr>
                <w:rFonts w:ascii="Calibri" w:hAnsi="Calibri"/>
                <w:sz w:val="18"/>
              </w:rPr>
            </w:pPr>
          </w:p>
        </w:tc>
      </w:tr>
      <w:tr w:rsidR="009867E0" w:rsidRPr="00C24189" w14:paraId="60349D48" w14:textId="77777777" w:rsidTr="00030468">
        <w:trPr>
          <w:trHeight w:val="432"/>
        </w:trPr>
        <w:tc>
          <w:tcPr>
            <w:tcW w:w="449" w:type="dxa"/>
            <w:vAlign w:val="center"/>
          </w:tcPr>
          <w:p w14:paraId="60349D42" w14:textId="77777777" w:rsidR="009867E0" w:rsidRPr="000A51C2" w:rsidRDefault="009867E0" w:rsidP="00EA2CA8">
            <w:pPr>
              <w:jc w:val="center"/>
              <w:rPr>
                <w:rFonts w:ascii="Calibri" w:hAnsi="Calibri"/>
                <w:sz w:val="18"/>
                <w:szCs w:val="18"/>
              </w:rPr>
            </w:pPr>
            <w:r w:rsidRPr="000A51C2">
              <w:rPr>
                <w:rFonts w:ascii="Calibri" w:hAnsi="Calibri"/>
                <w:sz w:val="18"/>
                <w:szCs w:val="18"/>
              </w:rPr>
              <w:t>11</w:t>
            </w:r>
          </w:p>
        </w:tc>
        <w:tc>
          <w:tcPr>
            <w:tcW w:w="1639" w:type="dxa"/>
            <w:shd w:val="clear" w:color="auto" w:fill="auto"/>
            <w:vAlign w:val="center"/>
          </w:tcPr>
          <w:p w14:paraId="60349D43" w14:textId="5232C605" w:rsidR="009867E0" w:rsidRPr="000A51C2" w:rsidRDefault="009867E0" w:rsidP="00EA2CA8">
            <w:pPr>
              <w:rPr>
                <w:rFonts w:ascii="Calibri" w:hAnsi="Calibri"/>
                <w:sz w:val="18"/>
                <w:szCs w:val="18"/>
              </w:rPr>
            </w:pPr>
            <w:r w:rsidRPr="000A51C2">
              <w:rPr>
                <w:rFonts w:ascii="Calibri" w:hAnsi="Calibri"/>
                <w:sz w:val="18"/>
                <w:szCs w:val="18"/>
              </w:rPr>
              <w:t>Building Type</w:t>
            </w:r>
            <w:r w:rsidR="00722E44">
              <w:rPr>
                <w:rFonts w:ascii="Calibri" w:hAnsi="Calibri"/>
                <w:sz w:val="18"/>
                <w:szCs w:val="18"/>
              </w:rPr>
              <w:t>:</w:t>
            </w:r>
          </w:p>
        </w:tc>
        <w:tc>
          <w:tcPr>
            <w:tcW w:w="6289" w:type="dxa"/>
            <w:shd w:val="clear" w:color="auto" w:fill="auto"/>
            <w:vAlign w:val="center"/>
          </w:tcPr>
          <w:p w14:paraId="60349D44" w14:textId="77777777" w:rsidR="009867E0" w:rsidRPr="000A51C2" w:rsidRDefault="009867E0" w:rsidP="00EA2CA8">
            <w:pPr>
              <w:rPr>
                <w:rFonts w:ascii="Calibri" w:hAnsi="Calibri"/>
                <w:sz w:val="18"/>
                <w:szCs w:val="18"/>
              </w:rPr>
            </w:pPr>
          </w:p>
        </w:tc>
        <w:tc>
          <w:tcPr>
            <w:tcW w:w="459" w:type="dxa"/>
            <w:vAlign w:val="center"/>
          </w:tcPr>
          <w:p w14:paraId="60349D45" w14:textId="77777777" w:rsidR="009867E0" w:rsidRPr="000A51C2" w:rsidRDefault="009867E0" w:rsidP="00EA2CA8">
            <w:pPr>
              <w:jc w:val="center"/>
              <w:rPr>
                <w:rFonts w:ascii="Calibri" w:hAnsi="Calibri"/>
                <w:sz w:val="18"/>
                <w:szCs w:val="18"/>
              </w:rPr>
            </w:pPr>
            <w:r w:rsidRPr="000A51C2">
              <w:rPr>
                <w:rFonts w:ascii="Calibri" w:hAnsi="Calibri"/>
                <w:sz w:val="18"/>
                <w:szCs w:val="18"/>
              </w:rPr>
              <w:t>12</w:t>
            </w:r>
          </w:p>
        </w:tc>
        <w:tc>
          <w:tcPr>
            <w:tcW w:w="3610" w:type="dxa"/>
            <w:shd w:val="clear" w:color="auto" w:fill="auto"/>
            <w:vAlign w:val="center"/>
          </w:tcPr>
          <w:p w14:paraId="60349D46" w14:textId="4CB02526" w:rsidR="009867E0" w:rsidRPr="000A51C2" w:rsidRDefault="009867E0" w:rsidP="00EA2CA8">
            <w:pPr>
              <w:rPr>
                <w:rFonts w:ascii="Calibri" w:hAnsi="Calibri"/>
                <w:sz w:val="18"/>
                <w:szCs w:val="18"/>
              </w:rPr>
            </w:pPr>
            <w:r w:rsidRPr="000A51C2">
              <w:rPr>
                <w:rFonts w:ascii="Calibri" w:hAnsi="Calibri"/>
                <w:sz w:val="18"/>
                <w:szCs w:val="18"/>
              </w:rPr>
              <w:t>Slab Area (</w:t>
            </w:r>
            <w:r w:rsidR="00855511" w:rsidRPr="000A51C2">
              <w:rPr>
                <w:rFonts w:ascii="Calibri" w:hAnsi="Calibri"/>
                <w:sz w:val="18"/>
                <w:szCs w:val="18"/>
              </w:rPr>
              <w:t>ft</w:t>
            </w:r>
            <w:r w:rsidR="006F64AF" w:rsidRPr="000A51C2">
              <w:rPr>
                <w:rFonts w:ascii="Calibri" w:hAnsi="Calibri"/>
                <w:sz w:val="18"/>
                <w:szCs w:val="18"/>
                <w:vertAlign w:val="superscript"/>
              </w:rPr>
              <w:t>2</w:t>
            </w:r>
            <w:r w:rsidRPr="000A51C2">
              <w:rPr>
                <w:rFonts w:ascii="Calibri" w:hAnsi="Calibri"/>
                <w:sz w:val="18"/>
                <w:szCs w:val="18"/>
              </w:rPr>
              <w:t>)</w:t>
            </w:r>
            <w:r w:rsidR="00B10763">
              <w:rPr>
                <w:rFonts w:ascii="Calibri" w:hAnsi="Calibri"/>
                <w:sz w:val="18"/>
                <w:szCs w:val="18"/>
              </w:rPr>
              <w:t>:</w:t>
            </w:r>
          </w:p>
        </w:tc>
        <w:tc>
          <w:tcPr>
            <w:tcW w:w="2170" w:type="dxa"/>
            <w:shd w:val="clear" w:color="auto" w:fill="auto"/>
            <w:vAlign w:val="center"/>
          </w:tcPr>
          <w:p w14:paraId="60349D47" w14:textId="77777777" w:rsidR="009867E0" w:rsidRPr="00C24189" w:rsidRDefault="009867E0" w:rsidP="00030468">
            <w:pPr>
              <w:rPr>
                <w:rFonts w:ascii="Calibri" w:hAnsi="Calibri"/>
                <w:sz w:val="18"/>
              </w:rPr>
            </w:pPr>
          </w:p>
        </w:tc>
      </w:tr>
      <w:tr w:rsidR="009867E0" w:rsidRPr="00C24189" w14:paraId="60349D4F" w14:textId="77777777" w:rsidTr="00030468">
        <w:trPr>
          <w:trHeight w:val="432"/>
        </w:trPr>
        <w:tc>
          <w:tcPr>
            <w:tcW w:w="449" w:type="dxa"/>
            <w:vAlign w:val="center"/>
          </w:tcPr>
          <w:p w14:paraId="60349D49" w14:textId="77777777" w:rsidR="009867E0" w:rsidRPr="000A51C2" w:rsidRDefault="009867E0" w:rsidP="00EA2CA8">
            <w:pPr>
              <w:jc w:val="center"/>
              <w:rPr>
                <w:rFonts w:ascii="Calibri" w:hAnsi="Calibri"/>
                <w:sz w:val="18"/>
                <w:szCs w:val="18"/>
              </w:rPr>
            </w:pPr>
            <w:r w:rsidRPr="000A51C2">
              <w:rPr>
                <w:rFonts w:ascii="Calibri" w:hAnsi="Calibri"/>
                <w:sz w:val="18"/>
                <w:szCs w:val="18"/>
              </w:rPr>
              <w:t>13</w:t>
            </w:r>
          </w:p>
        </w:tc>
        <w:tc>
          <w:tcPr>
            <w:tcW w:w="1639" w:type="dxa"/>
            <w:shd w:val="clear" w:color="auto" w:fill="auto"/>
            <w:vAlign w:val="center"/>
          </w:tcPr>
          <w:p w14:paraId="60349D4A" w14:textId="77777777" w:rsidR="009867E0" w:rsidRPr="00C24189" w:rsidRDefault="00E66168" w:rsidP="00EA2CA8">
            <w:pPr>
              <w:rPr>
                <w:rFonts w:ascii="Calibri" w:hAnsi="Calibri"/>
                <w:sz w:val="18"/>
              </w:rPr>
            </w:pPr>
            <w:r w:rsidRPr="000A51C2">
              <w:rPr>
                <w:rFonts w:ascii="Calibri" w:hAnsi="Calibri"/>
                <w:sz w:val="18"/>
                <w:szCs w:val="18"/>
              </w:rPr>
              <w:t>Project Scope</w:t>
            </w:r>
            <w:r w:rsidR="009867E0" w:rsidRPr="000A51C2">
              <w:rPr>
                <w:rFonts w:ascii="Calibri" w:hAnsi="Calibri"/>
                <w:sz w:val="18"/>
                <w:szCs w:val="18"/>
              </w:rPr>
              <w:t>:</w:t>
            </w:r>
          </w:p>
        </w:tc>
        <w:tc>
          <w:tcPr>
            <w:tcW w:w="6289" w:type="dxa"/>
            <w:shd w:val="clear" w:color="auto" w:fill="auto"/>
            <w:vAlign w:val="center"/>
          </w:tcPr>
          <w:p w14:paraId="60349D4B" w14:textId="77777777" w:rsidR="009867E0" w:rsidRPr="00C24189" w:rsidRDefault="009867E0" w:rsidP="00EA2CA8">
            <w:pPr>
              <w:rPr>
                <w:rFonts w:ascii="Calibri" w:hAnsi="Calibri"/>
                <w:sz w:val="18"/>
              </w:rPr>
            </w:pPr>
          </w:p>
        </w:tc>
        <w:tc>
          <w:tcPr>
            <w:tcW w:w="459" w:type="dxa"/>
            <w:vAlign w:val="center"/>
          </w:tcPr>
          <w:p w14:paraId="60349D4C" w14:textId="77777777" w:rsidR="009867E0" w:rsidRPr="000A51C2" w:rsidRDefault="009867E0" w:rsidP="00EA2CA8">
            <w:pPr>
              <w:jc w:val="center"/>
              <w:rPr>
                <w:rFonts w:ascii="Calibri" w:hAnsi="Calibri"/>
                <w:sz w:val="18"/>
                <w:szCs w:val="18"/>
              </w:rPr>
            </w:pPr>
          </w:p>
        </w:tc>
        <w:tc>
          <w:tcPr>
            <w:tcW w:w="3610" w:type="dxa"/>
            <w:shd w:val="clear" w:color="auto" w:fill="auto"/>
            <w:vAlign w:val="center"/>
          </w:tcPr>
          <w:p w14:paraId="60349D4D" w14:textId="77777777" w:rsidR="009867E0" w:rsidRPr="000A51C2" w:rsidRDefault="009867E0" w:rsidP="00EA2CA8">
            <w:pPr>
              <w:rPr>
                <w:rFonts w:ascii="Calibri" w:hAnsi="Calibri"/>
                <w:sz w:val="18"/>
                <w:szCs w:val="18"/>
              </w:rPr>
            </w:pPr>
          </w:p>
        </w:tc>
        <w:tc>
          <w:tcPr>
            <w:tcW w:w="2170" w:type="dxa"/>
            <w:shd w:val="clear" w:color="auto" w:fill="auto"/>
            <w:vAlign w:val="center"/>
          </w:tcPr>
          <w:p w14:paraId="60349D4E" w14:textId="77777777" w:rsidR="009867E0" w:rsidRPr="00C24189" w:rsidRDefault="009867E0" w:rsidP="00030468">
            <w:pPr>
              <w:rPr>
                <w:rFonts w:ascii="Calibri" w:hAnsi="Calibri"/>
                <w:sz w:val="18"/>
              </w:rPr>
            </w:pPr>
          </w:p>
        </w:tc>
      </w:tr>
    </w:tbl>
    <w:p w14:paraId="60349D50" w14:textId="77777777" w:rsidR="009867E0" w:rsidRDefault="009867E0" w:rsidP="009867E0">
      <w:pPr>
        <w:rPr>
          <w:rFonts w:ascii="Calibri" w:hAnsi="Calibri"/>
          <w:sz w:val="18"/>
          <w:szCs w:val="18"/>
        </w:rPr>
      </w:pPr>
    </w:p>
    <w:p w14:paraId="60349D51" w14:textId="77777777" w:rsidR="008B4F20" w:rsidRDefault="008B4F20">
      <w:pPr>
        <w:rPr>
          <w:rFonts w:ascii="Calibri" w:hAnsi="Calibri"/>
          <w:sz w:val="18"/>
          <w:szCs w:val="18"/>
        </w:rPr>
      </w:pPr>
      <w:r>
        <w:rPr>
          <w:rFonts w:ascii="Calibri" w:hAnsi="Calibr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
        <w:gridCol w:w="1655"/>
        <w:gridCol w:w="1011"/>
        <w:gridCol w:w="827"/>
        <w:gridCol w:w="919"/>
        <w:gridCol w:w="1471"/>
        <w:gridCol w:w="1164"/>
        <w:gridCol w:w="858"/>
        <w:gridCol w:w="613"/>
        <w:gridCol w:w="123"/>
        <w:gridCol w:w="613"/>
        <w:gridCol w:w="1103"/>
        <w:gridCol w:w="3340"/>
      </w:tblGrid>
      <w:tr w:rsidR="009867E0" w:rsidRPr="00C24189" w14:paraId="60349D53" w14:textId="77777777" w:rsidTr="000A51C2">
        <w:trPr>
          <w:cantSplit/>
          <w:trHeight w:val="312"/>
        </w:trPr>
        <w:tc>
          <w:tcPr>
            <w:tcW w:w="14616" w:type="dxa"/>
            <w:gridSpan w:val="13"/>
            <w:shd w:val="clear" w:color="auto" w:fill="auto"/>
            <w:vAlign w:val="center"/>
          </w:tcPr>
          <w:p w14:paraId="60349D52" w14:textId="381FDDA0" w:rsidR="009867E0" w:rsidRPr="00C24189" w:rsidRDefault="009867E0" w:rsidP="009867E0">
            <w:pPr>
              <w:keepNext/>
              <w:rPr>
                <w:rFonts w:ascii="Calibri" w:hAnsi="Calibri"/>
                <w:b/>
                <w:sz w:val="18"/>
                <w:szCs w:val="18"/>
              </w:rPr>
            </w:pPr>
            <w:r w:rsidRPr="00C24189">
              <w:rPr>
                <w:rFonts w:ascii="Calibri" w:eastAsia="Calibri" w:hAnsi="Calibri"/>
                <w:b/>
                <w:sz w:val="22"/>
                <w:szCs w:val="22"/>
              </w:rPr>
              <w:lastRenderedPageBreak/>
              <w:t xml:space="preserve">B. </w:t>
            </w:r>
            <w:r w:rsidR="00722E44">
              <w:rPr>
                <w:rFonts w:ascii="Calibri" w:eastAsia="Calibri" w:hAnsi="Calibri"/>
                <w:b/>
                <w:sz w:val="22"/>
                <w:szCs w:val="22"/>
              </w:rPr>
              <w:t>Building Insulation Details</w:t>
            </w:r>
            <w:r w:rsidRPr="00C24189">
              <w:rPr>
                <w:rFonts w:ascii="Calibri" w:eastAsia="Calibri" w:hAnsi="Calibri"/>
                <w:b/>
                <w:sz w:val="22"/>
                <w:szCs w:val="22"/>
              </w:rPr>
              <w:t xml:space="preserve"> </w:t>
            </w:r>
            <w:r w:rsidRPr="00F62A38">
              <w:rPr>
                <w:rFonts w:ascii="Calibri" w:eastAsia="Calibri" w:hAnsi="Calibri"/>
                <w:sz w:val="22"/>
                <w:szCs w:val="22"/>
              </w:rPr>
              <w:t>(Section 150.2(b)1)</w:t>
            </w:r>
          </w:p>
        </w:tc>
      </w:tr>
      <w:tr w:rsidR="009867E0" w:rsidRPr="00C24189" w14:paraId="60349D5F" w14:textId="77777777" w:rsidTr="0013408B">
        <w:trPr>
          <w:cantSplit/>
          <w:trHeight w:val="45"/>
        </w:trPr>
        <w:tc>
          <w:tcPr>
            <w:tcW w:w="919" w:type="dxa"/>
            <w:vAlign w:val="bottom"/>
          </w:tcPr>
          <w:p w14:paraId="60349D54"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01</w:t>
            </w:r>
          </w:p>
        </w:tc>
        <w:tc>
          <w:tcPr>
            <w:tcW w:w="1655" w:type="dxa"/>
            <w:vAlign w:val="bottom"/>
          </w:tcPr>
          <w:p w14:paraId="60349D55"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02</w:t>
            </w:r>
          </w:p>
        </w:tc>
        <w:tc>
          <w:tcPr>
            <w:tcW w:w="1011" w:type="dxa"/>
            <w:vAlign w:val="bottom"/>
          </w:tcPr>
          <w:p w14:paraId="60349D56"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03</w:t>
            </w:r>
          </w:p>
        </w:tc>
        <w:tc>
          <w:tcPr>
            <w:tcW w:w="827" w:type="dxa"/>
            <w:vAlign w:val="bottom"/>
          </w:tcPr>
          <w:p w14:paraId="60349D57"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04</w:t>
            </w:r>
          </w:p>
        </w:tc>
        <w:tc>
          <w:tcPr>
            <w:tcW w:w="919" w:type="dxa"/>
            <w:vAlign w:val="bottom"/>
          </w:tcPr>
          <w:p w14:paraId="60349D58"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05</w:t>
            </w:r>
          </w:p>
        </w:tc>
        <w:tc>
          <w:tcPr>
            <w:tcW w:w="2635" w:type="dxa"/>
            <w:gridSpan w:val="2"/>
          </w:tcPr>
          <w:p w14:paraId="60349D59"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06</w:t>
            </w:r>
          </w:p>
        </w:tc>
        <w:tc>
          <w:tcPr>
            <w:tcW w:w="858" w:type="dxa"/>
            <w:vAlign w:val="bottom"/>
          </w:tcPr>
          <w:p w14:paraId="60349D5A"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07</w:t>
            </w:r>
          </w:p>
        </w:tc>
        <w:tc>
          <w:tcPr>
            <w:tcW w:w="613" w:type="dxa"/>
            <w:vAlign w:val="bottom"/>
          </w:tcPr>
          <w:p w14:paraId="60349D5B"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08</w:t>
            </w:r>
          </w:p>
        </w:tc>
        <w:tc>
          <w:tcPr>
            <w:tcW w:w="736" w:type="dxa"/>
            <w:gridSpan w:val="2"/>
            <w:vAlign w:val="bottom"/>
          </w:tcPr>
          <w:p w14:paraId="60349D5C"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09</w:t>
            </w:r>
          </w:p>
        </w:tc>
        <w:tc>
          <w:tcPr>
            <w:tcW w:w="1103" w:type="dxa"/>
            <w:vAlign w:val="bottom"/>
          </w:tcPr>
          <w:p w14:paraId="60349D5D"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10</w:t>
            </w:r>
          </w:p>
        </w:tc>
        <w:tc>
          <w:tcPr>
            <w:tcW w:w="3340" w:type="dxa"/>
            <w:vAlign w:val="bottom"/>
          </w:tcPr>
          <w:p w14:paraId="60349D5E"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11</w:t>
            </w:r>
          </w:p>
        </w:tc>
      </w:tr>
      <w:tr w:rsidR="009867E0" w:rsidRPr="00C24189" w14:paraId="60349D69" w14:textId="77777777" w:rsidTr="000A51C2">
        <w:trPr>
          <w:cantSplit/>
          <w:trHeight w:val="269"/>
        </w:trPr>
        <w:tc>
          <w:tcPr>
            <w:tcW w:w="919" w:type="dxa"/>
            <w:vMerge w:val="restart"/>
            <w:vAlign w:val="bottom"/>
          </w:tcPr>
          <w:p w14:paraId="60349D60"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Tag/ID</w:t>
            </w:r>
          </w:p>
        </w:tc>
        <w:tc>
          <w:tcPr>
            <w:tcW w:w="1655" w:type="dxa"/>
            <w:vMerge w:val="restart"/>
            <w:vAlign w:val="bottom"/>
          </w:tcPr>
          <w:p w14:paraId="60349D61"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Assembly Type</w:t>
            </w:r>
          </w:p>
        </w:tc>
        <w:tc>
          <w:tcPr>
            <w:tcW w:w="1011" w:type="dxa"/>
            <w:vMerge w:val="restart"/>
            <w:vAlign w:val="bottom"/>
          </w:tcPr>
          <w:p w14:paraId="60349D62"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Frame Type</w:t>
            </w:r>
          </w:p>
        </w:tc>
        <w:tc>
          <w:tcPr>
            <w:tcW w:w="827" w:type="dxa"/>
            <w:vMerge w:val="restart"/>
            <w:vAlign w:val="bottom"/>
          </w:tcPr>
          <w:p w14:paraId="60349D63"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Frame Depth</w:t>
            </w:r>
          </w:p>
          <w:p w14:paraId="60349D64"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(inches)</w:t>
            </w:r>
          </w:p>
        </w:tc>
        <w:tc>
          <w:tcPr>
            <w:tcW w:w="919" w:type="dxa"/>
            <w:vMerge w:val="restart"/>
            <w:vAlign w:val="bottom"/>
          </w:tcPr>
          <w:p w14:paraId="60349D65"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Frame Spacing (inches)</w:t>
            </w:r>
          </w:p>
        </w:tc>
        <w:tc>
          <w:tcPr>
            <w:tcW w:w="4842" w:type="dxa"/>
            <w:gridSpan w:val="6"/>
            <w:vAlign w:val="center"/>
          </w:tcPr>
          <w:p w14:paraId="60349D66" w14:textId="77777777" w:rsidR="009867E0" w:rsidRPr="00C24189" w:rsidRDefault="009867E0" w:rsidP="009867E0">
            <w:pPr>
              <w:tabs>
                <w:tab w:val="left" w:pos="540"/>
                <w:tab w:val="left" w:pos="900"/>
                <w:tab w:val="left" w:pos="3420"/>
              </w:tabs>
              <w:jc w:val="center"/>
              <w:rPr>
                <w:rFonts w:ascii="Calibri" w:hAnsi="Calibri"/>
                <w:b/>
                <w:sz w:val="18"/>
                <w:szCs w:val="18"/>
              </w:rPr>
            </w:pPr>
            <w:r w:rsidRPr="00C24189">
              <w:rPr>
                <w:rFonts w:ascii="Calibri" w:hAnsi="Calibri"/>
                <w:b/>
                <w:sz w:val="18"/>
                <w:szCs w:val="18"/>
              </w:rPr>
              <w:t>Proposed</w:t>
            </w:r>
          </w:p>
        </w:tc>
        <w:tc>
          <w:tcPr>
            <w:tcW w:w="1103" w:type="dxa"/>
            <w:vAlign w:val="center"/>
          </w:tcPr>
          <w:p w14:paraId="60349D67" w14:textId="77777777" w:rsidR="009867E0" w:rsidRPr="00C24189" w:rsidRDefault="009867E0" w:rsidP="009867E0">
            <w:pPr>
              <w:tabs>
                <w:tab w:val="left" w:pos="540"/>
                <w:tab w:val="left" w:pos="900"/>
                <w:tab w:val="left" w:pos="3420"/>
              </w:tabs>
              <w:jc w:val="center"/>
              <w:rPr>
                <w:rFonts w:ascii="Calibri" w:hAnsi="Calibri"/>
                <w:b/>
                <w:sz w:val="18"/>
                <w:szCs w:val="18"/>
              </w:rPr>
            </w:pPr>
            <w:r w:rsidRPr="00C24189">
              <w:rPr>
                <w:rFonts w:ascii="Calibri" w:hAnsi="Calibri"/>
                <w:b/>
                <w:sz w:val="18"/>
                <w:szCs w:val="18"/>
              </w:rPr>
              <w:t>Required</w:t>
            </w:r>
          </w:p>
        </w:tc>
        <w:tc>
          <w:tcPr>
            <w:tcW w:w="3340" w:type="dxa"/>
            <w:vMerge w:val="restart"/>
            <w:vAlign w:val="bottom"/>
          </w:tcPr>
          <w:p w14:paraId="60349D68"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Comments</w:t>
            </w:r>
          </w:p>
        </w:tc>
      </w:tr>
      <w:tr w:rsidR="009867E0" w:rsidRPr="00C24189" w14:paraId="60349D76" w14:textId="77777777" w:rsidTr="0013408B">
        <w:trPr>
          <w:cantSplit/>
          <w:trHeight w:val="330"/>
        </w:trPr>
        <w:tc>
          <w:tcPr>
            <w:tcW w:w="919" w:type="dxa"/>
            <w:vMerge/>
            <w:vAlign w:val="bottom"/>
          </w:tcPr>
          <w:p w14:paraId="60349D6A"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655" w:type="dxa"/>
            <w:vMerge/>
            <w:vAlign w:val="bottom"/>
          </w:tcPr>
          <w:p w14:paraId="60349D6B"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011" w:type="dxa"/>
            <w:vMerge/>
            <w:vAlign w:val="bottom"/>
          </w:tcPr>
          <w:p w14:paraId="60349D6C"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827" w:type="dxa"/>
            <w:vMerge/>
            <w:vAlign w:val="bottom"/>
          </w:tcPr>
          <w:p w14:paraId="60349D6D"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919" w:type="dxa"/>
            <w:vMerge/>
            <w:vAlign w:val="bottom"/>
          </w:tcPr>
          <w:p w14:paraId="60349D6E"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471" w:type="dxa"/>
            <w:vMerge w:val="restart"/>
            <w:vAlign w:val="bottom"/>
          </w:tcPr>
          <w:p w14:paraId="60349D6F"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 xml:space="preserve">Cavity </w:t>
            </w:r>
            <w:r w:rsidRPr="00C24189">
              <w:rPr>
                <w:rFonts w:ascii="Calibri" w:hAnsi="Calibri"/>
                <w:sz w:val="18"/>
                <w:szCs w:val="18"/>
              </w:rPr>
              <w:br/>
              <w:t>R-value</w:t>
            </w:r>
          </w:p>
        </w:tc>
        <w:tc>
          <w:tcPr>
            <w:tcW w:w="1164" w:type="dxa"/>
            <w:vMerge w:val="restart"/>
            <w:vAlign w:val="bottom"/>
          </w:tcPr>
          <w:p w14:paraId="60349D70"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 xml:space="preserve">Continuous Insulation </w:t>
            </w:r>
          </w:p>
          <w:p w14:paraId="60349D71"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R-value</w:t>
            </w:r>
          </w:p>
        </w:tc>
        <w:tc>
          <w:tcPr>
            <w:tcW w:w="858" w:type="dxa"/>
            <w:vMerge w:val="restart"/>
            <w:vAlign w:val="bottom"/>
          </w:tcPr>
          <w:p w14:paraId="60349D72"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U-factor</w:t>
            </w:r>
          </w:p>
        </w:tc>
        <w:tc>
          <w:tcPr>
            <w:tcW w:w="1349" w:type="dxa"/>
            <w:gridSpan w:val="3"/>
            <w:vAlign w:val="bottom"/>
          </w:tcPr>
          <w:p w14:paraId="60349D73"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Appendix JA4 Reference</w:t>
            </w:r>
          </w:p>
        </w:tc>
        <w:tc>
          <w:tcPr>
            <w:tcW w:w="1103" w:type="dxa"/>
            <w:vMerge w:val="restart"/>
            <w:vAlign w:val="bottom"/>
          </w:tcPr>
          <w:p w14:paraId="60349D74"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U-Factor</w:t>
            </w:r>
          </w:p>
        </w:tc>
        <w:tc>
          <w:tcPr>
            <w:tcW w:w="3340" w:type="dxa"/>
            <w:vMerge/>
            <w:vAlign w:val="bottom"/>
          </w:tcPr>
          <w:p w14:paraId="60349D75" w14:textId="77777777" w:rsidR="009867E0" w:rsidRPr="00C24189" w:rsidRDefault="009867E0" w:rsidP="009867E0">
            <w:pPr>
              <w:tabs>
                <w:tab w:val="left" w:pos="540"/>
                <w:tab w:val="left" w:pos="900"/>
                <w:tab w:val="left" w:pos="3420"/>
              </w:tabs>
              <w:jc w:val="center"/>
              <w:rPr>
                <w:rFonts w:ascii="Calibri" w:hAnsi="Calibri"/>
                <w:sz w:val="18"/>
                <w:szCs w:val="18"/>
              </w:rPr>
            </w:pPr>
          </w:p>
        </w:tc>
      </w:tr>
      <w:tr w:rsidR="009867E0" w:rsidRPr="00C24189" w14:paraId="60349D83" w14:textId="77777777" w:rsidTr="0013408B">
        <w:trPr>
          <w:cantSplit/>
          <w:trHeight w:val="330"/>
        </w:trPr>
        <w:tc>
          <w:tcPr>
            <w:tcW w:w="919" w:type="dxa"/>
            <w:vMerge/>
            <w:vAlign w:val="bottom"/>
          </w:tcPr>
          <w:p w14:paraId="60349D77"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655" w:type="dxa"/>
            <w:vMerge/>
            <w:vAlign w:val="bottom"/>
          </w:tcPr>
          <w:p w14:paraId="60349D78"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011" w:type="dxa"/>
            <w:vMerge/>
            <w:vAlign w:val="bottom"/>
          </w:tcPr>
          <w:p w14:paraId="60349D79"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827" w:type="dxa"/>
            <w:vMerge/>
            <w:vAlign w:val="bottom"/>
          </w:tcPr>
          <w:p w14:paraId="60349D7A"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919" w:type="dxa"/>
            <w:vMerge/>
            <w:vAlign w:val="bottom"/>
          </w:tcPr>
          <w:p w14:paraId="60349D7B"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471" w:type="dxa"/>
            <w:vMerge/>
            <w:vAlign w:val="bottom"/>
          </w:tcPr>
          <w:p w14:paraId="60349D7C"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1164" w:type="dxa"/>
            <w:vMerge/>
            <w:vAlign w:val="bottom"/>
          </w:tcPr>
          <w:p w14:paraId="60349D7D"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858" w:type="dxa"/>
            <w:vMerge/>
            <w:vAlign w:val="bottom"/>
          </w:tcPr>
          <w:p w14:paraId="60349D7E"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736" w:type="dxa"/>
            <w:gridSpan w:val="2"/>
            <w:vAlign w:val="bottom"/>
          </w:tcPr>
          <w:p w14:paraId="60349D7F"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Table</w:t>
            </w:r>
          </w:p>
        </w:tc>
        <w:tc>
          <w:tcPr>
            <w:tcW w:w="613" w:type="dxa"/>
            <w:vAlign w:val="bottom"/>
          </w:tcPr>
          <w:p w14:paraId="60349D80" w14:textId="77777777" w:rsidR="009867E0" w:rsidRPr="00C24189" w:rsidRDefault="009867E0" w:rsidP="009867E0">
            <w:pPr>
              <w:tabs>
                <w:tab w:val="left" w:pos="540"/>
                <w:tab w:val="left" w:pos="900"/>
                <w:tab w:val="left" w:pos="3420"/>
              </w:tabs>
              <w:jc w:val="center"/>
              <w:rPr>
                <w:rFonts w:ascii="Calibri" w:hAnsi="Calibri"/>
                <w:sz w:val="18"/>
                <w:szCs w:val="18"/>
              </w:rPr>
            </w:pPr>
            <w:r w:rsidRPr="00C24189">
              <w:rPr>
                <w:rFonts w:ascii="Calibri" w:hAnsi="Calibri"/>
                <w:sz w:val="18"/>
                <w:szCs w:val="18"/>
              </w:rPr>
              <w:t>Cell</w:t>
            </w:r>
          </w:p>
        </w:tc>
        <w:tc>
          <w:tcPr>
            <w:tcW w:w="1103" w:type="dxa"/>
            <w:vMerge/>
            <w:vAlign w:val="bottom"/>
          </w:tcPr>
          <w:p w14:paraId="60349D81" w14:textId="77777777" w:rsidR="009867E0" w:rsidRPr="00C24189" w:rsidRDefault="009867E0" w:rsidP="009867E0">
            <w:pPr>
              <w:tabs>
                <w:tab w:val="left" w:pos="540"/>
                <w:tab w:val="left" w:pos="900"/>
                <w:tab w:val="left" w:pos="3420"/>
              </w:tabs>
              <w:jc w:val="center"/>
              <w:rPr>
                <w:rFonts w:ascii="Calibri" w:hAnsi="Calibri"/>
                <w:sz w:val="18"/>
                <w:szCs w:val="18"/>
              </w:rPr>
            </w:pPr>
          </w:p>
        </w:tc>
        <w:tc>
          <w:tcPr>
            <w:tcW w:w="3340" w:type="dxa"/>
            <w:vMerge/>
            <w:vAlign w:val="bottom"/>
          </w:tcPr>
          <w:p w14:paraId="60349D82" w14:textId="77777777" w:rsidR="009867E0" w:rsidRPr="00C24189" w:rsidRDefault="009867E0" w:rsidP="009867E0">
            <w:pPr>
              <w:tabs>
                <w:tab w:val="left" w:pos="540"/>
                <w:tab w:val="left" w:pos="900"/>
                <w:tab w:val="left" w:pos="3420"/>
              </w:tabs>
              <w:jc w:val="center"/>
              <w:rPr>
                <w:rFonts w:ascii="Calibri" w:hAnsi="Calibri"/>
                <w:sz w:val="18"/>
                <w:szCs w:val="18"/>
              </w:rPr>
            </w:pPr>
          </w:p>
        </w:tc>
      </w:tr>
      <w:tr w:rsidR="009867E0" w:rsidRPr="00C24189" w14:paraId="60349D90" w14:textId="77777777" w:rsidTr="00030468">
        <w:trPr>
          <w:cantSplit/>
          <w:trHeight w:val="432"/>
        </w:trPr>
        <w:tc>
          <w:tcPr>
            <w:tcW w:w="919" w:type="dxa"/>
            <w:vAlign w:val="center"/>
          </w:tcPr>
          <w:p w14:paraId="60349D84"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1655" w:type="dxa"/>
            <w:vAlign w:val="center"/>
          </w:tcPr>
          <w:p w14:paraId="60349D85"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1011" w:type="dxa"/>
            <w:vAlign w:val="center"/>
          </w:tcPr>
          <w:p w14:paraId="60349D86"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827" w:type="dxa"/>
            <w:vAlign w:val="center"/>
          </w:tcPr>
          <w:p w14:paraId="60349D87"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919" w:type="dxa"/>
            <w:vAlign w:val="center"/>
          </w:tcPr>
          <w:p w14:paraId="60349D88"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1471" w:type="dxa"/>
            <w:vAlign w:val="center"/>
          </w:tcPr>
          <w:p w14:paraId="60349D89"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1164" w:type="dxa"/>
            <w:vAlign w:val="center"/>
          </w:tcPr>
          <w:p w14:paraId="60349D8A"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858" w:type="dxa"/>
            <w:vAlign w:val="center"/>
          </w:tcPr>
          <w:p w14:paraId="60349D8B"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D8C"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613" w:type="dxa"/>
            <w:vAlign w:val="center"/>
          </w:tcPr>
          <w:p w14:paraId="60349D8D"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1103" w:type="dxa"/>
            <w:vAlign w:val="center"/>
          </w:tcPr>
          <w:p w14:paraId="60349D8E"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3340" w:type="dxa"/>
            <w:vAlign w:val="center"/>
          </w:tcPr>
          <w:p w14:paraId="60349D8F" w14:textId="77777777" w:rsidR="009867E0" w:rsidRPr="00C24189" w:rsidRDefault="009867E0" w:rsidP="00030468">
            <w:pPr>
              <w:tabs>
                <w:tab w:val="left" w:pos="540"/>
                <w:tab w:val="left" w:pos="900"/>
                <w:tab w:val="left" w:pos="3420"/>
              </w:tabs>
              <w:jc w:val="center"/>
              <w:rPr>
                <w:rFonts w:ascii="Calibri" w:hAnsi="Calibri"/>
                <w:sz w:val="18"/>
                <w:szCs w:val="18"/>
              </w:rPr>
            </w:pPr>
          </w:p>
        </w:tc>
      </w:tr>
      <w:tr w:rsidR="009867E0" w:rsidRPr="00C24189" w14:paraId="60349D9D" w14:textId="77777777" w:rsidTr="00030468">
        <w:trPr>
          <w:cantSplit/>
          <w:trHeight w:val="432"/>
        </w:trPr>
        <w:tc>
          <w:tcPr>
            <w:tcW w:w="919" w:type="dxa"/>
            <w:vAlign w:val="center"/>
          </w:tcPr>
          <w:p w14:paraId="60349D91"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1655" w:type="dxa"/>
            <w:vAlign w:val="center"/>
          </w:tcPr>
          <w:p w14:paraId="60349D92"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1011" w:type="dxa"/>
            <w:vAlign w:val="center"/>
          </w:tcPr>
          <w:p w14:paraId="60349D93"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827" w:type="dxa"/>
            <w:vAlign w:val="center"/>
          </w:tcPr>
          <w:p w14:paraId="60349D94"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919" w:type="dxa"/>
            <w:vAlign w:val="center"/>
          </w:tcPr>
          <w:p w14:paraId="60349D95"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1471" w:type="dxa"/>
            <w:vAlign w:val="center"/>
          </w:tcPr>
          <w:p w14:paraId="60349D96"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1164" w:type="dxa"/>
            <w:vAlign w:val="center"/>
          </w:tcPr>
          <w:p w14:paraId="60349D97"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858" w:type="dxa"/>
            <w:vAlign w:val="center"/>
          </w:tcPr>
          <w:p w14:paraId="60349D98"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D99"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613" w:type="dxa"/>
            <w:vAlign w:val="center"/>
          </w:tcPr>
          <w:p w14:paraId="60349D9A"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1103" w:type="dxa"/>
            <w:vAlign w:val="center"/>
          </w:tcPr>
          <w:p w14:paraId="60349D9B" w14:textId="77777777" w:rsidR="009867E0" w:rsidRPr="00C24189" w:rsidRDefault="009867E0" w:rsidP="00030468">
            <w:pPr>
              <w:tabs>
                <w:tab w:val="left" w:pos="540"/>
                <w:tab w:val="left" w:pos="900"/>
                <w:tab w:val="left" w:pos="3420"/>
              </w:tabs>
              <w:jc w:val="center"/>
              <w:rPr>
                <w:rFonts w:ascii="Calibri" w:hAnsi="Calibri"/>
                <w:sz w:val="18"/>
                <w:szCs w:val="18"/>
              </w:rPr>
            </w:pPr>
          </w:p>
        </w:tc>
        <w:tc>
          <w:tcPr>
            <w:tcW w:w="3340" w:type="dxa"/>
            <w:vAlign w:val="center"/>
          </w:tcPr>
          <w:p w14:paraId="60349D9C" w14:textId="77777777" w:rsidR="009867E0" w:rsidRPr="00C24189" w:rsidRDefault="009867E0" w:rsidP="00030468">
            <w:pPr>
              <w:tabs>
                <w:tab w:val="left" w:pos="540"/>
                <w:tab w:val="left" w:pos="900"/>
                <w:tab w:val="left" w:pos="3420"/>
              </w:tabs>
              <w:jc w:val="center"/>
              <w:rPr>
                <w:rFonts w:ascii="Calibri" w:hAnsi="Calibri"/>
                <w:sz w:val="18"/>
                <w:szCs w:val="18"/>
              </w:rPr>
            </w:pPr>
          </w:p>
        </w:tc>
      </w:tr>
      <w:tr w:rsidR="005A3E63" w:rsidRPr="00C24189" w14:paraId="60349DAA" w14:textId="77777777" w:rsidTr="00030468">
        <w:trPr>
          <w:cantSplit/>
          <w:trHeight w:val="432"/>
        </w:trPr>
        <w:tc>
          <w:tcPr>
            <w:tcW w:w="919" w:type="dxa"/>
            <w:vAlign w:val="center"/>
          </w:tcPr>
          <w:p w14:paraId="60349D9E"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655" w:type="dxa"/>
            <w:vAlign w:val="center"/>
          </w:tcPr>
          <w:p w14:paraId="60349D9F"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011" w:type="dxa"/>
            <w:vAlign w:val="center"/>
          </w:tcPr>
          <w:p w14:paraId="60349DA0"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27" w:type="dxa"/>
            <w:vAlign w:val="center"/>
          </w:tcPr>
          <w:p w14:paraId="60349DA1"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919" w:type="dxa"/>
            <w:vAlign w:val="center"/>
          </w:tcPr>
          <w:p w14:paraId="60349DA2"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471" w:type="dxa"/>
            <w:vAlign w:val="center"/>
          </w:tcPr>
          <w:p w14:paraId="60349DA3"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64" w:type="dxa"/>
            <w:vAlign w:val="center"/>
          </w:tcPr>
          <w:p w14:paraId="60349DA4"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58" w:type="dxa"/>
            <w:vAlign w:val="center"/>
          </w:tcPr>
          <w:p w14:paraId="60349DA5"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DA6"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613" w:type="dxa"/>
            <w:vAlign w:val="center"/>
          </w:tcPr>
          <w:p w14:paraId="60349DA7"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03" w:type="dxa"/>
            <w:vAlign w:val="center"/>
          </w:tcPr>
          <w:p w14:paraId="60349DA8"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3340" w:type="dxa"/>
            <w:vAlign w:val="center"/>
          </w:tcPr>
          <w:p w14:paraId="60349DA9" w14:textId="77777777" w:rsidR="005A3E63" w:rsidRPr="00C24189" w:rsidRDefault="005A3E63" w:rsidP="00030468">
            <w:pPr>
              <w:tabs>
                <w:tab w:val="left" w:pos="540"/>
                <w:tab w:val="left" w:pos="900"/>
                <w:tab w:val="left" w:pos="3420"/>
              </w:tabs>
              <w:jc w:val="center"/>
              <w:rPr>
                <w:rFonts w:ascii="Calibri" w:hAnsi="Calibri"/>
                <w:sz w:val="18"/>
                <w:szCs w:val="18"/>
              </w:rPr>
            </w:pPr>
          </w:p>
        </w:tc>
      </w:tr>
      <w:tr w:rsidR="005A3E63" w:rsidRPr="00C24189" w14:paraId="60349DB7" w14:textId="77777777" w:rsidTr="00030468">
        <w:trPr>
          <w:cantSplit/>
          <w:trHeight w:val="432"/>
        </w:trPr>
        <w:tc>
          <w:tcPr>
            <w:tcW w:w="919" w:type="dxa"/>
            <w:vAlign w:val="center"/>
          </w:tcPr>
          <w:p w14:paraId="60349DAB"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655" w:type="dxa"/>
            <w:vAlign w:val="center"/>
          </w:tcPr>
          <w:p w14:paraId="60349DAC"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011" w:type="dxa"/>
            <w:vAlign w:val="center"/>
          </w:tcPr>
          <w:p w14:paraId="60349DAD"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27" w:type="dxa"/>
            <w:vAlign w:val="center"/>
          </w:tcPr>
          <w:p w14:paraId="60349DAE"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919" w:type="dxa"/>
            <w:vAlign w:val="center"/>
          </w:tcPr>
          <w:p w14:paraId="60349DAF"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471" w:type="dxa"/>
            <w:vAlign w:val="center"/>
          </w:tcPr>
          <w:p w14:paraId="60349DB0"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64" w:type="dxa"/>
            <w:vAlign w:val="center"/>
          </w:tcPr>
          <w:p w14:paraId="60349DB1"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58" w:type="dxa"/>
            <w:vAlign w:val="center"/>
          </w:tcPr>
          <w:p w14:paraId="60349DB2"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DB3"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613" w:type="dxa"/>
            <w:vAlign w:val="center"/>
          </w:tcPr>
          <w:p w14:paraId="60349DB4"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03" w:type="dxa"/>
            <w:vAlign w:val="center"/>
          </w:tcPr>
          <w:p w14:paraId="60349DB5"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3340" w:type="dxa"/>
            <w:vAlign w:val="center"/>
          </w:tcPr>
          <w:p w14:paraId="60349DB6" w14:textId="77777777" w:rsidR="005A3E63" w:rsidRPr="00C24189" w:rsidRDefault="005A3E63" w:rsidP="00030468">
            <w:pPr>
              <w:tabs>
                <w:tab w:val="left" w:pos="540"/>
                <w:tab w:val="left" w:pos="900"/>
                <w:tab w:val="left" w:pos="3420"/>
              </w:tabs>
              <w:jc w:val="center"/>
              <w:rPr>
                <w:rFonts w:ascii="Calibri" w:hAnsi="Calibri"/>
                <w:sz w:val="18"/>
                <w:szCs w:val="18"/>
              </w:rPr>
            </w:pPr>
          </w:p>
        </w:tc>
      </w:tr>
      <w:tr w:rsidR="005A3E63" w:rsidRPr="00C24189" w14:paraId="60349DC4" w14:textId="77777777" w:rsidTr="00030468">
        <w:trPr>
          <w:cantSplit/>
          <w:trHeight w:val="432"/>
        </w:trPr>
        <w:tc>
          <w:tcPr>
            <w:tcW w:w="919" w:type="dxa"/>
            <w:vAlign w:val="center"/>
          </w:tcPr>
          <w:p w14:paraId="60349DB8"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655" w:type="dxa"/>
            <w:vAlign w:val="center"/>
          </w:tcPr>
          <w:p w14:paraId="60349DB9"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011" w:type="dxa"/>
            <w:vAlign w:val="center"/>
          </w:tcPr>
          <w:p w14:paraId="60349DBA"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27" w:type="dxa"/>
            <w:vAlign w:val="center"/>
          </w:tcPr>
          <w:p w14:paraId="60349DBB"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919" w:type="dxa"/>
            <w:vAlign w:val="center"/>
          </w:tcPr>
          <w:p w14:paraId="60349DBC"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471" w:type="dxa"/>
            <w:vAlign w:val="center"/>
          </w:tcPr>
          <w:p w14:paraId="60349DBD"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64" w:type="dxa"/>
            <w:vAlign w:val="center"/>
          </w:tcPr>
          <w:p w14:paraId="60349DBE"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58" w:type="dxa"/>
            <w:vAlign w:val="center"/>
          </w:tcPr>
          <w:p w14:paraId="60349DBF"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DC0"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613" w:type="dxa"/>
            <w:vAlign w:val="center"/>
          </w:tcPr>
          <w:p w14:paraId="60349DC1"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03" w:type="dxa"/>
            <w:vAlign w:val="center"/>
          </w:tcPr>
          <w:p w14:paraId="60349DC2"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3340" w:type="dxa"/>
            <w:vAlign w:val="center"/>
          </w:tcPr>
          <w:p w14:paraId="60349DC3" w14:textId="77777777" w:rsidR="005A3E63" w:rsidRPr="00C24189" w:rsidRDefault="005A3E63" w:rsidP="00030468">
            <w:pPr>
              <w:tabs>
                <w:tab w:val="left" w:pos="540"/>
                <w:tab w:val="left" w:pos="900"/>
                <w:tab w:val="left" w:pos="3420"/>
              </w:tabs>
              <w:jc w:val="center"/>
              <w:rPr>
                <w:rFonts w:ascii="Calibri" w:hAnsi="Calibri"/>
                <w:sz w:val="18"/>
                <w:szCs w:val="18"/>
              </w:rPr>
            </w:pPr>
          </w:p>
        </w:tc>
      </w:tr>
      <w:tr w:rsidR="005A3E63" w:rsidRPr="00C24189" w14:paraId="60349DD1" w14:textId="77777777" w:rsidTr="00030468">
        <w:trPr>
          <w:cantSplit/>
          <w:trHeight w:val="432"/>
        </w:trPr>
        <w:tc>
          <w:tcPr>
            <w:tcW w:w="919" w:type="dxa"/>
            <w:vAlign w:val="center"/>
          </w:tcPr>
          <w:p w14:paraId="60349DC5"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655" w:type="dxa"/>
            <w:vAlign w:val="center"/>
          </w:tcPr>
          <w:p w14:paraId="60349DC6"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011" w:type="dxa"/>
            <w:vAlign w:val="center"/>
          </w:tcPr>
          <w:p w14:paraId="60349DC7"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27" w:type="dxa"/>
            <w:vAlign w:val="center"/>
          </w:tcPr>
          <w:p w14:paraId="60349DC8"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919" w:type="dxa"/>
            <w:vAlign w:val="center"/>
          </w:tcPr>
          <w:p w14:paraId="60349DC9"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471" w:type="dxa"/>
            <w:vAlign w:val="center"/>
          </w:tcPr>
          <w:p w14:paraId="60349DCA"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64" w:type="dxa"/>
            <w:vAlign w:val="center"/>
          </w:tcPr>
          <w:p w14:paraId="60349DCB"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58" w:type="dxa"/>
            <w:vAlign w:val="center"/>
          </w:tcPr>
          <w:p w14:paraId="60349DCC"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DCD"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613" w:type="dxa"/>
            <w:vAlign w:val="center"/>
          </w:tcPr>
          <w:p w14:paraId="60349DCE"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03" w:type="dxa"/>
            <w:vAlign w:val="center"/>
          </w:tcPr>
          <w:p w14:paraId="60349DCF"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3340" w:type="dxa"/>
            <w:vAlign w:val="center"/>
          </w:tcPr>
          <w:p w14:paraId="60349DD0" w14:textId="77777777" w:rsidR="005A3E63" w:rsidRPr="00C24189" w:rsidRDefault="005A3E63" w:rsidP="00030468">
            <w:pPr>
              <w:tabs>
                <w:tab w:val="left" w:pos="540"/>
                <w:tab w:val="left" w:pos="900"/>
                <w:tab w:val="left" w:pos="3420"/>
              </w:tabs>
              <w:jc w:val="center"/>
              <w:rPr>
                <w:rFonts w:ascii="Calibri" w:hAnsi="Calibri"/>
                <w:sz w:val="18"/>
                <w:szCs w:val="18"/>
              </w:rPr>
            </w:pPr>
          </w:p>
        </w:tc>
      </w:tr>
      <w:tr w:rsidR="005A3E63" w:rsidRPr="00C24189" w14:paraId="60349DDE" w14:textId="77777777" w:rsidTr="00030468">
        <w:trPr>
          <w:cantSplit/>
          <w:trHeight w:val="432"/>
        </w:trPr>
        <w:tc>
          <w:tcPr>
            <w:tcW w:w="919" w:type="dxa"/>
            <w:vAlign w:val="center"/>
          </w:tcPr>
          <w:p w14:paraId="60349DD2"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655" w:type="dxa"/>
            <w:vAlign w:val="center"/>
          </w:tcPr>
          <w:p w14:paraId="60349DD3"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011" w:type="dxa"/>
            <w:vAlign w:val="center"/>
          </w:tcPr>
          <w:p w14:paraId="60349DD4"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27" w:type="dxa"/>
            <w:vAlign w:val="center"/>
          </w:tcPr>
          <w:p w14:paraId="60349DD5"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919" w:type="dxa"/>
            <w:vAlign w:val="center"/>
          </w:tcPr>
          <w:p w14:paraId="60349DD6"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471" w:type="dxa"/>
            <w:vAlign w:val="center"/>
          </w:tcPr>
          <w:p w14:paraId="60349DD7"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64" w:type="dxa"/>
            <w:vAlign w:val="center"/>
          </w:tcPr>
          <w:p w14:paraId="60349DD8"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58" w:type="dxa"/>
            <w:vAlign w:val="center"/>
          </w:tcPr>
          <w:p w14:paraId="60349DD9"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DDA"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613" w:type="dxa"/>
            <w:vAlign w:val="center"/>
          </w:tcPr>
          <w:p w14:paraId="60349DDB"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03" w:type="dxa"/>
            <w:vAlign w:val="center"/>
          </w:tcPr>
          <w:p w14:paraId="60349DDC"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3340" w:type="dxa"/>
            <w:vAlign w:val="center"/>
          </w:tcPr>
          <w:p w14:paraId="60349DDD" w14:textId="77777777" w:rsidR="005A3E63" w:rsidRPr="00C24189" w:rsidRDefault="005A3E63" w:rsidP="00030468">
            <w:pPr>
              <w:tabs>
                <w:tab w:val="left" w:pos="540"/>
                <w:tab w:val="left" w:pos="900"/>
                <w:tab w:val="left" w:pos="3420"/>
              </w:tabs>
              <w:jc w:val="center"/>
              <w:rPr>
                <w:rFonts w:ascii="Calibri" w:hAnsi="Calibri"/>
                <w:sz w:val="18"/>
                <w:szCs w:val="18"/>
              </w:rPr>
            </w:pPr>
          </w:p>
        </w:tc>
      </w:tr>
      <w:tr w:rsidR="005A3E63" w:rsidRPr="00C24189" w14:paraId="60349DEB" w14:textId="77777777" w:rsidTr="00030468">
        <w:trPr>
          <w:cantSplit/>
          <w:trHeight w:val="432"/>
        </w:trPr>
        <w:tc>
          <w:tcPr>
            <w:tcW w:w="919" w:type="dxa"/>
            <w:vAlign w:val="center"/>
          </w:tcPr>
          <w:p w14:paraId="60349DDF"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655" w:type="dxa"/>
            <w:vAlign w:val="center"/>
          </w:tcPr>
          <w:p w14:paraId="60349DE0"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011" w:type="dxa"/>
            <w:vAlign w:val="center"/>
          </w:tcPr>
          <w:p w14:paraId="60349DE1"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27" w:type="dxa"/>
            <w:vAlign w:val="center"/>
          </w:tcPr>
          <w:p w14:paraId="60349DE2"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919" w:type="dxa"/>
            <w:vAlign w:val="center"/>
          </w:tcPr>
          <w:p w14:paraId="60349DE3"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471" w:type="dxa"/>
            <w:vAlign w:val="center"/>
          </w:tcPr>
          <w:p w14:paraId="60349DE4"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64" w:type="dxa"/>
            <w:vAlign w:val="center"/>
          </w:tcPr>
          <w:p w14:paraId="60349DE5"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58" w:type="dxa"/>
            <w:vAlign w:val="center"/>
          </w:tcPr>
          <w:p w14:paraId="60349DE6"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DE7"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613" w:type="dxa"/>
            <w:vAlign w:val="center"/>
          </w:tcPr>
          <w:p w14:paraId="60349DE8"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03" w:type="dxa"/>
            <w:vAlign w:val="center"/>
          </w:tcPr>
          <w:p w14:paraId="60349DE9"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3340" w:type="dxa"/>
            <w:vAlign w:val="center"/>
          </w:tcPr>
          <w:p w14:paraId="60349DEA" w14:textId="77777777" w:rsidR="005A3E63" w:rsidRPr="00C24189" w:rsidRDefault="005A3E63" w:rsidP="00030468">
            <w:pPr>
              <w:tabs>
                <w:tab w:val="left" w:pos="540"/>
                <w:tab w:val="left" w:pos="900"/>
                <w:tab w:val="left" w:pos="3420"/>
              </w:tabs>
              <w:jc w:val="center"/>
              <w:rPr>
                <w:rFonts w:ascii="Calibri" w:hAnsi="Calibri"/>
                <w:sz w:val="18"/>
                <w:szCs w:val="18"/>
              </w:rPr>
            </w:pPr>
          </w:p>
        </w:tc>
      </w:tr>
      <w:tr w:rsidR="005A3E63" w:rsidRPr="00C24189" w14:paraId="60349DF8" w14:textId="77777777" w:rsidTr="00030468">
        <w:trPr>
          <w:cantSplit/>
          <w:trHeight w:val="432"/>
        </w:trPr>
        <w:tc>
          <w:tcPr>
            <w:tcW w:w="919" w:type="dxa"/>
            <w:vAlign w:val="center"/>
          </w:tcPr>
          <w:p w14:paraId="60349DEC"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655" w:type="dxa"/>
            <w:vAlign w:val="center"/>
          </w:tcPr>
          <w:p w14:paraId="60349DED"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011" w:type="dxa"/>
            <w:vAlign w:val="center"/>
          </w:tcPr>
          <w:p w14:paraId="60349DEE"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27" w:type="dxa"/>
            <w:vAlign w:val="center"/>
          </w:tcPr>
          <w:p w14:paraId="60349DEF"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919" w:type="dxa"/>
            <w:vAlign w:val="center"/>
          </w:tcPr>
          <w:p w14:paraId="60349DF0"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471" w:type="dxa"/>
            <w:vAlign w:val="center"/>
          </w:tcPr>
          <w:p w14:paraId="60349DF1"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64" w:type="dxa"/>
            <w:vAlign w:val="center"/>
          </w:tcPr>
          <w:p w14:paraId="60349DF2"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58" w:type="dxa"/>
            <w:vAlign w:val="center"/>
          </w:tcPr>
          <w:p w14:paraId="60349DF3"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DF4"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613" w:type="dxa"/>
            <w:vAlign w:val="center"/>
          </w:tcPr>
          <w:p w14:paraId="60349DF5"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03" w:type="dxa"/>
            <w:vAlign w:val="center"/>
          </w:tcPr>
          <w:p w14:paraId="60349DF6"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3340" w:type="dxa"/>
            <w:vAlign w:val="center"/>
          </w:tcPr>
          <w:p w14:paraId="60349DF7" w14:textId="77777777" w:rsidR="005A3E63" w:rsidRPr="00C24189" w:rsidRDefault="005A3E63" w:rsidP="00030468">
            <w:pPr>
              <w:tabs>
                <w:tab w:val="left" w:pos="540"/>
                <w:tab w:val="left" w:pos="900"/>
                <w:tab w:val="left" w:pos="3420"/>
              </w:tabs>
              <w:jc w:val="center"/>
              <w:rPr>
                <w:rFonts w:ascii="Calibri" w:hAnsi="Calibri"/>
                <w:sz w:val="18"/>
                <w:szCs w:val="18"/>
              </w:rPr>
            </w:pPr>
          </w:p>
        </w:tc>
      </w:tr>
      <w:tr w:rsidR="005A3E63" w:rsidRPr="00C24189" w14:paraId="60349E05" w14:textId="77777777" w:rsidTr="00030468">
        <w:trPr>
          <w:cantSplit/>
          <w:trHeight w:val="432"/>
        </w:trPr>
        <w:tc>
          <w:tcPr>
            <w:tcW w:w="919" w:type="dxa"/>
            <w:vAlign w:val="center"/>
          </w:tcPr>
          <w:p w14:paraId="60349DF9"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655" w:type="dxa"/>
            <w:vAlign w:val="center"/>
          </w:tcPr>
          <w:p w14:paraId="60349DFA"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011" w:type="dxa"/>
            <w:vAlign w:val="center"/>
          </w:tcPr>
          <w:p w14:paraId="60349DFB"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27" w:type="dxa"/>
            <w:vAlign w:val="center"/>
          </w:tcPr>
          <w:p w14:paraId="60349DFC"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919" w:type="dxa"/>
            <w:vAlign w:val="center"/>
          </w:tcPr>
          <w:p w14:paraId="60349DFD"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471" w:type="dxa"/>
            <w:vAlign w:val="center"/>
          </w:tcPr>
          <w:p w14:paraId="60349DFE"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64" w:type="dxa"/>
            <w:vAlign w:val="center"/>
          </w:tcPr>
          <w:p w14:paraId="60349DFF"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58" w:type="dxa"/>
            <w:vAlign w:val="center"/>
          </w:tcPr>
          <w:p w14:paraId="60349E00"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E01"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613" w:type="dxa"/>
            <w:vAlign w:val="center"/>
          </w:tcPr>
          <w:p w14:paraId="60349E02"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03" w:type="dxa"/>
            <w:vAlign w:val="center"/>
          </w:tcPr>
          <w:p w14:paraId="60349E03"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3340" w:type="dxa"/>
            <w:vAlign w:val="center"/>
          </w:tcPr>
          <w:p w14:paraId="60349E04" w14:textId="77777777" w:rsidR="005A3E63" w:rsidRPr="00C24189" w:rsidRDefault="005A3E63" w:rsidP="00030468">
            <w:pPr>
              <w:tabs>
                <w:tab w:val="left" w:pos="540"/>
                <w:tab w:val="left" w:pos="900"/>
                <w:tab w:val="left" w:pos="3420"/>
              </w:tabs>
              <w:jc w:val="center"/>
              <w:rPr>
                <w:rFonts w:ascii="Calibri" w:hAnsi="Calibri"/>
                <w:sz w:val="18"/>
                <w:szCs w:val="18"/>
              </w:rPr>
            </w:pPr>
          </w:p>
        </w:tc>
      </w:tr>
      <w:tr w:rsidR="005A3E63" w:rsidRPr="00C24189" w14:paraId="60349E12" w14:textId="77777777" w:rsidTr="00030468">
        <w:trPr>
          <w:cantSplit/>
          <w:trHeight w:val="432"/>
        </w:trPr>
        <w:tc>
          <w:tcPr>
            <w:tcW w:w="919" w:type="dxa"/>
            <w:vAlign w:val="center"/>
          </w:tcPr>
          <w:p w14:paraId="60349E06"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655" w:type="dxa"/>
            <w:vAlign w:val="center"/>
          </w:tcPr>
          <w:p w14:paraId="60349E07"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011" w:type="dxa"/>
            <w:vAlign w:val="center"/>
          </w:tcPr>
          <w:p w14:paraId="60349E08"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27" w:type="dxa"/>
            <w:vAlign w:val="center"/>
          </w:tcPr>
          <w:p w14:paraId="60349E09"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919" w:type="dxa"/>
            <w:vAlign w:val="center"/>
          </w:tcPr>
          <w:p w14:paraId="60349E0A"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471" w:type="dxa"/>
            <w:vAlign w:val="center"/>
          </w:tcPr>
          <w:p w14:paraId="60349E0B"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64" w:type="dxa"/>
            <w:vAlign w:val="center"/>
          </w:tcPr>
          <w:p w14:paraId="60349E0C"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58" w:type="dxa"/>
            <w:vAlign w:val="center"/>
          </w:tcPr>
          <w:p w14:paraId="60349E0D"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E0E"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613" w:type="dxa"/>
            <w:vAlign w:val="center"/>
          </w:tcPr>
          <w:p w14:paraId="60349E0F"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03" w:type="dxa"/>
            <w:vAlign w:val="center"/>
          </w:tcPr>
          <w:p w14:paraId="60349E10"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3340" w:type="dxa"/>
            <w:vAlign w:val="center"/>
          </w:tcPr>
          <w:p w14:paraId="60349E11" w14:textId="77777777" w:rsidR="005A3E63" w:rsidRPr="00C24189" w:rsidRDefault="005A3E63" w:rsidP="00030468">
            <w:pPr>
              <w:tabs>
                <w:tab w:val="left" w:pos="540"/>
                <w:tab w:val="left" w:pos="900"/>
                <w:tab w:val="left" w:pos="3420"/>
              </w:tabs>
              <w:jc w:val="center"/>
              <w:rPr>
                <w:rFonts w:ascii="Calibri" w:hAnsi="Calibri"/>
                <w:sz w:val="18"/>
                <w:szCs w:val="18"/>
              </w:rPr>
            </w:pPr>
          </w:p>
        </w:tc>
      </w:tr>
      <w:tr w:rsidR="005A3E63" w:rsidRPr="00C24189" w14:paraId="60349E1F" w14:textId="77777777" w:rsidTr="00030468">
        <w:trPr>
          <w:cantSplit/>
          <w:trHeight w:val="432"/>
        </w:trPr>
        <w:tc>
          <w:tcPr>
            <w:tcW w:w="919" w:type="dxa"/>
            <w:vAlign w:val="center"/>
          </w:tcPr>
          <w:p w14:paraId="60349E13"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655" w:type="dxa"/>
            <w:vAlign w:val="center"/>
          </w:tcPr>
          <w:p w14:paraId="60349E14"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011" w:type="dxa"/>
            <w:vAlign w:val="center"/>
          </w:tcPr>
          <w:p w14:paraId="60349E15"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27" w:type="dxa"/>
            <w:vAlign w:val="center"/>
          </w:tcPr>
          <w:p w14:paraId="60349E16"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919" w:type="dxa"/>
            <w:vAlign w:val="center"/>
          </w:tcPr>
          <w:p w14:paraId="60349E17"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471" w:type="dxa"/>
            <w:vAlign w:val="center"/>
          </w:tcPr>
          <w:p w14:paraId="60349E18"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64" w:type="dxa"/>
            <w:vAlign w:val="center"/>
          </w:tcPr>
          <w:p w14:paraId="60349E19"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858" w:type="dxa"/>
            <w:vAlign w:val="center"/>
          </w:tcPr>
          <w:p w14:paraId="60349E1A"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E1B"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613" w:type="dxa"/>
            <w:vAlign w:val="center"/>
          </w:tcPr>
          <w:p w14:paraId="60349E1C"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1103" w:type="dxa"/>
            <w:vAlign w:val="center"/>
          </w:tcPr>
          <w:p w14:paraId="60349E1D" w14:textId="77777777" w:rsidR="005A3E63" w:rsidRPr="00C24189" w:rsidRDefault="005A3E63" w:rsidP="00030468">
            <w:pPr>
              <w:tabs>
                <w:tab w:val="left" w:pos="540"/>
                <w:tab w:val="left" w:pos="900"/>
                <w:tab w:val="left" w:pos="3420"/>
              </w:tabs>
              <w:jc w:val="center"/>
              <w:rPr>
                <w:rFonts w:ascii="Calibri" w:hAnsi="Calibri"/>
                <w:sz w:val="18"/>
                <w:szCs w:val="18"/>
              </w:rPr>
            </w:pPr>
          </w:p>
        </w:tc>
        <w:tc>
          <w:tcPr>
            <w:tcW w:w="3340" w:type="dxa"/>
            <w:vAlign w:val="center"/>
          </w:tcPr>
          <w:p w14:paraId="60349E1E" w14:textId="77777777" w:rsidR="005A3E63" w:rsidRPr="00C24189" w:rsidRDefault="005A3E63" w:rsidP="00030468">
            <w:pPr>
              <w:tabs>
                <w:tab w:val="left" w:pos="540"/>
                <w:tab w:val="left" w:pos="900"/>
                <w:tab w:val="left" w:pos="3420"/>
              </w:tabs>
              <w:jc w:val="center"/>
              <w:rPr>
                <w:rFonts w:ascii="Calibri" w:hAnsi="Calibri"/>
                <w:sz w:val="18"/>
                <w:szCs w:val="18"/>
              </w:rPr>
            </w:pPr>
          </w:p>
        </w:tc>
      </w:tr>
      <w:tr w:rsidR="005962D9" w:rsidRPr="00C24189" w14:paraId="60349E2C" w14:textId="77777777" w:rsidTr="00030468">
        <w:trPr>
          <w:cantSplit/>
          <w:trHeight w:val="432"/>
        </w:trPr>
        <w:tc>
          <w:tcPr>
            <w:tcW w:w="919" w:type="dxa"/>
            <w:vAlign w:val="center"/>
          </w:tcPr>
          <w:p w14:paraId="60349E20"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1655" w:type="dxa"/>
            <w:vAlign w:val="center"/>
          </w:tcPr>
          <w:p w14:paraId="60349E21"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1011" w:type="dxa"/>
            <w:vAlign w:val="center"/>
          </w:tcPr>
          <w:p w14:paraId="60349E22"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827" w:type="dxa"/>
            <w:vAlign w:val="center"/>
          </w:tcPr>
          <w:p w14:paraId="60349E23"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919" w:type="dxa"/>
            <w:vAlign w:val="center"/>
          </w:tcPr>
          <w:p w14:paraId="60349E24"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1471" w:type="dxa"/>
            <w:vAlign w:val="center"/>
          </w:tcPr>
          <w:p w14:paraId="60349E25"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1164" w:type="dxa"/>
            <w:vAlign w:val="center"/>
          </w:tcPr>
          <w:p w14:paraId="60349E26"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858" w:type="dxa"/>
            <w:vAlign w:val="center"/>
          </w:tcPr>
          <w:p w14:paraId="60349E27"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E28"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613" w:type="dxa"/>
            <w:vAlign w:val="center"/>
          </w:tcPr>
          <w:p w14:paraId="60349E29"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1103" w:type="dxa"/>
            <w:vAlign w:val="center"/>
          </w:tcPr>
          <w:p w14:paraId="60349E2A"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3340" w:type="dxa"/>
            <w:vAlign w:val="center"/>
          </w:tcPr>
          <w:p w14:paraId="60349E2B" w14:textId="77777777" w:rsidR="005962D9" w:rsidRPr="00C24189" w:rsidRDefault="005962D9" w:rsidP="00030468">
            <w:pPr>
              <w:tabs>
                <w:tab w:val="left" w:pos="540"/>
                <w:tab w:val="left" w:pos="900"/>
                <w:tab w:val="left" w:pos="3420"/>
              </w:tabs>
              <w:jc w:val="center"/>
              <w:rPr>
                <w:rFonts w:ascii="Calibri" w:hAnsi="Calibri"/>
                <w:sz w:val="18"/>
                <w:szCs w:val="18"/>
              </w:rPr>
            </w:pPr>
          </w:p>
        </w:tc>
      </w:tr>
      <w:tr w:rsidR="00030468" w:rsidRPr="00C24189" w14:paraId="60349E39" w14:textId="77777777" w:rsidTr="00030468">
        <w:trPr>
          <w:cantSplit/>
          <w:trHeight w:val="432"/>
        </w:trPr>
        <w:tc>
          <w:tcPr>
            <w:tcW w:w="919" w:type="dxa"/>
            <w:vAlign w:val="center"/>
          </w:tcPr>
          <w:p w14:paraId="60349E2D"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1655" w:type="dxa"/>
            <w:vAlign w:val="center"/>
          </w:tcPr>
          <w:p w14:paraId="60349E2E"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1011" w:type="dxa"/>
            <w:vAlign w:val="center"/>
          </w:tcPr>
          <w:p w14:paraId="60349E2F"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827" w:type="dxa"/>
            <w:vAlign w:val="center"/>
          </w:tcPr>
          <w:p w14:paraId="60349E30"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919" w:type="dxa"/>
            <w:vAlign w:val="center"/>
          </w:tcPr>
          <w:p w14:paraId="60349E31"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1471" w:type="dxa"/>
            <w:vAlign w:val="center"/>
          </w:tcPr>
          <w:p w14:paraId="60349E32"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1164" w:type="dxa"/>
            <w:vAlign w:val="center"/>
          </w:tcPr>
          <w:p w14:paraId="60349E33"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858" w:type="dxa"/>
            <w:vAlign w:val="center"/>
          </w:tcPr>
          <w:p w14:paraId="60349E34"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E35"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613" w:type="dxa"/>
            <w:vAlign w:val="center"/>
          </w:tcPr>
          <w:p w14:paraId="60349E36"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1103" w:type="dxa"/>
            <w:vAlign w:val="center"/>
          </w:tcPr>
          <w:p w14:paraId="60349E37"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3340" w:type="dxa"/>
            <w:vAlign w:val="center"/>
          </w:tcPr>
          <w:p w14:paraId="60349E38" w14:textId="77777777" w:rsidR="00030468" w:rsidRPr="00C24189" w:rsidRDefault="00030468" w:rsidP="00030468">
            <w:pPr>
              <w:tabs>
                <w:tab w:val="left" w:pos="540"/>
                <w:tab w:val="left" w:pos="900"/>
                <w:tab w:val="left" w:pos="3420"/>
              </w:tabs>
              <w:jc w:val="center"/>
              <w:rPr>
                <w:rFonts w:ascii="Calibri" w:hAnsi="Calibri"/>
                <w:sz w:val="18"/>
                <w:szCs w:val="18"/>
              </w:rPr>
            </w:pPr>
          </w:p>
        </w:tc>
      </w:tr>
      <w:tr w:rsidR="00030468" w:rsidRPr="00C24189" w14:paraId="60349E46" w14:textId="77777777" w:rsidTr="00030468">
        <w:trPr>
          <w:cantSplit/>
          <w:trHeight w:val="432"/>
        </w:trPr>
        <w:tc>
          <w:tcPr>
            <w:tcW w:w="919" w:type="dxa"/>
            <w:vAlign w:val="center"/>
          </w:tcPr>
          <w:p w14:paraId="60349E3A"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1655" w:type="dxa"/>
            <w:vAlign w:val="center"/>
          </w:tcPr>
          <w:p w14:paraId="60349E3B"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1011" w:type="dxa"/>
            <w:vAlign w:val="center"/>
          </w:tcPr>
          <w:p w14:paraId="60349E3C"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827" w:type="dxa"/>
            <w:vAlign w:val="center"/>
          </w:tcPr>
          <w:p w14:paraId="60349E3D"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919" w:type="dxa"/>
            <w:vAlign w:val="center"/>
          </w:tcPr>
          <w:p w14:paraId="60349E3E"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1471" w:type="dxa"/>
            <w:vAlign w:val="center"/>
          </w:tcPr>
          <w:p w14:paraId="60349E3F"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1164" w:type="dxa"/>
            <w:vAlign w:val="center"/>
          </w:tcPr>
          <w:p w14:paraId="60349E40"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858" w:type="dxa"/>
            <w:vAlign w:val="center"/>
          </w:tcPr>
          <w:p w14:paraId="60349E41"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E42"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613" w:type="dxa"/>
            <w:vAlign w:val="center"/>
          </w:tcPr>
          <w:p w14:paraId="60349E43"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1103" w:type="dxa"/>
            <w:vAlign w:val="center"/>
          </w:tcPr>
          <w:p w14:paraId="60349E44" w14:textId="77777777" w:rsidR="00030468" w:rsidRPr="00C24189" w:rsidRDefault="00030468" w:rsidP="00030468">
            <w:pPr>
              <w:tabs>
                <w:tab w:val="left" w:pos="540"/>
                <w:tab w:val="left" w:pos="900"/>
                <w:tab w:val="left" w:pos="3420"/>
              </w:tabs>
              <w:jc w:val="center"/>
              <w:rPr>
                <w:rFonts w:ascii="Calibri" w:hAnsi="Calibri"/>
                <w:sz w:val="18"/>
                <w:szCs w:val="18"/>
              </w:rPr>
            </w:pPr>
          </w:p>
        </w:tc>
        <w:tc>
          <w:tcPr>
            <w:tcW w:w="3340" w:type="dxa"/>
            <w:vAlign w:val="center"/>
          </w:tcPr>
          <w:p w14:paraId="60349E45" w14:textId="77777777" w:rsidR="00030468" w:rsidRPr="00C24189" w:rsidRDefault="00030468" w:rsidP="00030468">
            <w:pPr>
              <w:tabs>
                <w:tab w:val="left" w:pos="540"/>
                <w:tab w:val="left" w:pos="900"/>
                <w:tab w:val="left" w:pos="3420"/>
              </w:tabs>
              <w:jc w:val="center"/>
              <w:rPr>
                <w:rFonts w:ascii="Calibri" w:hAnsi="Calibri"/>
                <w:sz w:val="18"/>
                <w:szCs w:val="18"/>
              </w:rPr>
            </w:pPr>
          </w:p>
        </w:tc>
      </w:tr>
      <w:tr w:rsidR="00012D02" w:rsidRPr="00C24189" w14:paraId="60349E53" w14:textId="77777777" w:rsidTr="00030468">
        <w:trPr>
          <w:cantSplit/>
          <w:trHeight w:val="432"/>
        </w:trPr>
        <w:tc>
          <w:tcPr>
            <w:tcW w:w="919" w:type="dxa"/>
            <w:vAlign w:val="center"/>
          </w:tcPr>
          <w:p w14:paraId="60349E47"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1655" w:type="dxa"/>
            <w:vAlign w:val="center"/>
          </w:tcPr>
          <w:p w14:paraId="60349E48"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1011" w:type="dxa"/>
            <w:vAlign w:val="center"/>
          </w:tcPr>
          <w:p w14:paraId="60349E49"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827" w:type="dxa"/>
            <w:vAlign w:val="center"/>
          </w:tcPr>
          <w:p w14:paraId="60349E4A"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919" w:type="dxa"/>
            <w:vAlign w:val="center"/>
          </w:tcPr>
          <w:p w14:paraId="60349E4B"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1471" w:type="dxa"/>
            <w:vAlign w:val="center"/>
          </w:tcPr>
          <w:p w14:paraId="60349E4C"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1164" w:type="dxa"/>
            <w:vAlign w:val="center"/>
          </w:tcPr>
          <w:p w14:paraId="60349E4D"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858" w:type="dxa"/>
            <w:vAlign w:val="center"/>
          </w:tcPr>
          <w:p w14:paraId="60349E4E"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E4F"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613" w:type="dxa"/>
            <w:vAlign w:val="center"/>
          </w:tcPr>
          <w:p w14:paraId="60349E50"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1103" w:type="dxa"/>
            <w:vAlign w:val="center"/>
          </w:tcPr>
          <w:p w14:paraId="60349E51" w14:textId="77777777" w:rsidR="00012D02" w:rsidRPr="00C24189" w:rsidRDefault="00012D02" w:rsidP="00030468">
            <w:pPr>
              <w:tabs>
                <w:tab w:val="left" w:pos="540"/>
                <w:tab w:val="left" w:pos="900"/>
                <w:tab w:val="left" w:pos="3420"/>
              </w:tabs>
              <w:jc w:val="center"/>
              <w:rPr>
                <w:rFonts w:ascii="Calibri" w:hAnsi="Calibri"/>
                <w:sz w:val="18"/>
                <w:szCs w:val="18"/>
              </w:rPr>
            </w:pPr>
          </w:p>
        </w:tc>
        <w:tc>
          <w:tcPr>
            <w:tcW w:w="3340" w:type="dxa"/>
            <w:vAlign w:val="center"/>
          </w:tcPr>
          <w:p w14:paraId="60349E52" w14:textId="77777777" w:rsidR="00012D02" w:rsidRPr="00C24189" w:rsidRDefault="00012D02" w:rsidP="00030468">
            <w:pPr>
              <w:tabs>
                <w:tab w:val="left" w:pos="540"/>
                <w:tab w:val="left" w:pos="900"/>
                <w:tab w:val="left" w:pos="3420"/>
              </w:tabs>
              <w:jc w:val="center"/>
              <w:rPr>
                <w:rFonts w:ascii="Calibri" w:hAnsi="Calibri"/>
                <w:sz w:val="18"/>
                <w:szCs w:val="18"/>
              </w:rPr>
            </w:pPr>
          </w:p>
        </w:tc>
      </w:tr>
      <w:tr w:rsidR="005962D9" w:rsidRPr="00C24189" w14:paraId="60349E60" w14:textId="77777777" w:rsidTr="00030468">
        <w:trPr>
          <w:cantSplit/>
          <w:trHeight w:val="432"/>
        </w:trPr>
        <w:tc>
          <w:tcPr>
            <w:tcW w:w="919" w:type="dxa"/>
            <w:vAlign w:val="center"/>
          </w:tcPr>
          <w:p w14:paraId="60349E54"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1655" w:type="dxa"/>
            <w:vAlign w:val="center"/>
          </w:tcPr>
          <w:p w14:paraId="60349E55"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1011" w:type="dxa"/>
            <w:vAlign w:val="center"/>
          </w:tcPr>
          <w:p w14:paraId="60349E56"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827" w:type="dxa"/>
            <w:vAlign w:val="center"/>
          </w:tcPr>
          <w:p w14:paraId="60349E57"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919" w:type="dxa"/>
            <w:vAlign w:val="center"/>
          </w:tcPr>
          <w:p w14:paraId="60349E58"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1471" w:type="dxa"/>
            <w:vAlign w:val="center"/>
          </w:tcPr>
          <w:p w14:paraId="60349E59"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1164" w:type="dxa"/>
            <w:vAlign w:val="center"/>
          </w:tcPr>
          <w:p w14:paraId="60349E5A"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858" w:type="dxa"/>
            <w:vAlign w:val="center"/>
          </w:tcPr>
          <w:p w14:paraId="60349E5B"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736" w:type="dxa"/>
            <w:gridSpan w:val="2"/>
            <w:vAlign w:val="center"/>
          </w:tcPr>
          <w:p w14:paraId="60349E5C"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613" w:type="dxa"/>
            <w:vAlign w:val="center"/>
          </w:tcPr>
          <w:p w14:paraId="60349E5D"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1103" w:type="dxa"/>
            <w:vAlign w:val="center"/>
          </w:tcPr>
          <w:p w14:paraId="60349E5E" w14:textId="77777777" w:rsidR="005962D9" w:rsidRPr="00C24189" w:rsidRDefault="005962D9" w:rsidP="00030468">
            <w:pPr>
              <w:tabs>
                <w:tab w:val="left" w:pos="540"/>
                <w:tab w:val="left" w:pos="900"/>
                <w:tab w:val="left" w:pos="3420"/>
              </w:tabs>
              <w:jc w:val="center"/>
              <w:rPr>
                <w:rFonts w:ascii="Calibri" w:hAnsi="Calibri"/>
                <w:sz w:val="18"/>
                <w:szCs w:val="18"/>
              </w:rPr>
            </w:pPr>
          </w:p>
        </w:tc>
        <w:tc>
          <w:tcPr>
            <w:tcW w:w="3340" w:type="dxa"/>
            <w:vAlign w:val="center"/>
          </w:tcPr>
          <w:p w14:paraId="60349E5F" w14:textId="77777777" w:rsidR="005962D9" w:rsidRPr="00C24189" w:rsidRDefault="005962D9" w:rsidP="00030468">
            <w:pPr>
              <w:tabs>
                <w:tab w:val="left" w:pos="540"/>
                <w:tab w:val="left" w:pos="900"/>
                <w:tab w:val="left" w:pos="3420"/>
              </w:tabs>
              <w:jc w:val="center"/>
              <w:rPr>
                <w:rFonts w:ascii="Calibri" w:hAnsi="Calibri"/>
                <w:sz w:val="18"/>
                <w:szCs w:val="18"/>
              </w:rPr>
            </w:pPr>
          </w:p>
        </w:tc>
      </w:tr>
    </w:tbl>
    <w:p w14:paraId="60349E61" w14:textId="77777777" w:rsidR="009867E0" w:rsidRPr="00C24189" w:rsidRDefault="009867E0" w:rsidP="009867E0">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0"/>
        <w:gridCol w:w="719"/>
        <w:gridCol w:w="1080"/>
        <w:gridCol w:w="1966"/>
        <w:gridCol w:w="1393"/>
        <w:gridCol w:w="960"/>
        <w:gridCol w:w="1200"/>
        <w:gridCol w:w="1080"/>
        <w:gridCol w:w="960"/>
        <w:gridCol w:w="960"/>
        <w:gridCol w:w="1080"/>
        <w:gridCol w:w="960"/>
        <w:gridCol w:w="1068"/>
      </w:tblGrid>
      <w:tr w:rsidR="00E71811" w:rsidRPr="00C24189" w14:paraId="60349E63" w14:textId="77777777" w:rsidTr="000A51C2">
        <w:trPr>
          <w:trHeight w:val="374"/>
        </w:trPr>
        <w:tc>
          <w:tcPr>
            <w:tcW w:w="14616" w:type="dxa"/>
            <w:gridSpan w:val="13"/>
            <w:shd w:val="clear" w:color="auto" w:fill="auto"/>
            <w:vAlign w:val="center"/>
          </w:tcPr>
          <w:p w14:paraId="60349E62" w14:textId="39861579" w:rsidR="00E71811" w:rsidRPr="00E71811" w:rsidRDefault="006961CF" w:rsidP="00342F32">
            <w:pPr>
              <w:keepNext/>
              <w:rPr>
                <w:rFonts w:ascii="Calibri" w:hAnsi="Calibri"/>
                <w:b/>
                <w:noProof/>
                <w:sz w:val="22"/>
                <w:szCs w:val="22"/>
              </w:rPr>
            </w:pPr>
            <w:r w:rsidRPr="006961CF">
              <w:rPr>
                <w:rFonts w:ascii="Calibri" w:hAnsi="Calibri"/>
                <w:b/>
                <w:noProof/>
                <w:sz w:val="22"/>
                <w:szCs w:val="22"/>
              </w:rPr>
              <w:lastRenderedPageBreak/>
              <w:t xml:space="preserve">C. </w:t>
            </w:r>
            <w:r w:rsidR="00722E44">
              <w:rPr>
                <w:rFonts w:ascii="Calibri" w:hAnsi="Calibri"/>
                <w:b/>
                <w:noProof/>
                <w:sz w:val="22"/>
                <w:szCs w:val="22"/>
              </w:rPr>
              <w:t>Roof Replacement</w:t>
            </w:r>
            <w:r w:rsidRPr="006961CF">
              <w:rPr>
                <w:rFonts w:ascii="Calibri" w:hAnsi="Calibri"/>
                <w:b/>
                <w:noProof/>
                <w:sz w:val="22"/>
                <w:szCs w:val="22"/>
              </w:rPr>
              <w:t xml:space="preserve"> </w:t>
            </w:r>
            <w:r w:rsidRPr="00F62A38">
              <w:rPr>
                <w:rFonts w:ascii="Calibri" w:hAnsi="Calibri"/>
                <w:noProof/>
                <w:sz w:val="22"/>
                <w:szCs w:val="22"/>
              </w:rPr>
              <w:t>(Prescriptive Alteration, Section 150.2(b)1H)</w:t>
            </w:r>
          </w:p>
        </w:tc>
      </w:tr>
      <w:tr w:rsidR="00E71811" w:rsidRPr="00C24189" w14:paraId="60349E71" w14:textId="77777777" w:rsidTr="0013408B">
        <w:trPr>
          <w:trHeight w:val="233"/>
        </w:trPr>
        <w:tc>
          <w:tcPr>
            <w:tcW w:w="1190" w:type="dxa"/>
            <w:shd w:val="clear" w:color="auto" w:fill="auto"/>
            <w:vAlign w:val="bottom"/>
          </w:tcPr>
          <w:p w14:paraId="60349E64" w14:textId="77777777" w:rsidR="00DE7D82"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sidR="00C347B4">
              <w:rPr>
                <w:rFonts w:ascii="Calibri" w:hAnsi="Calibri"/>
                <w:b w:val="0"/>
                <w:noProof/>
                <w:color w:val="auto"/>
                <w:sz w:val="18"/>
                <w:szCs w:val="18"/>
              </w:rPr>
              <w:t>1</w:t>
            </w:r>
          </w:p>
        </w:tc>
        <w:tc>
          <w:tcPr>
            <w:tcW w:w="719" w:type="dxa"/>
            <w:shd w:val="clear" w:color="auto" w:fill="auto"/>
            <w:vAlign w:val="bottom"/>
          </w:tcPr>
          <w:p w14:paraId="60349E65" w14:textId="77777777" w:rsidR="00DE7D82"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sidR="00C347B4">
              <w:rPr>
                <w:rFonts w:ascii="Calibri" w:hAnsi="Calibri"/>
                <w:b w:val="0"/>
                <w:noProof/>
                <w:color w:val="auto"/>
                <w:sz w:val="18"/>
                <w:szCs w:val="18"/>
              </w:rPr>
              <w:t>2</w:t>
            </w:r>
          </w:p>
        </w:tc>
        <w:tc>
          <w:tcPr>
            <w:tcW w:w="1080" w:type="dxa"/>
            <w:shd w:val="clear" w:color="auto" w:fill="auto"/>
            <w:vAlign w:val="bottom"/>
          </w:tcPr>
          <w:p w14:paraId="60349E66" w14:textId="77777777" w:rsidR="00DE7D82"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sidR="00C347B4">
              <w:rPr>
                <w:rFonts w:ascii="Calibri" w:hAnsi="Calibri"/>
                <w:b w:val="0"/>
                <w:noProof/>
                <w:color w:val="auto"/>
                <w:sz w:val="18"/>
                <w:szCs w:val="18"/>
              </w:rPr>
              <w:t>3</w:t>
            </w:r>
          </w:p>
        </w:tc>
        <w:tc>
          <w:tcPr>
            <w:tcW w:w="1966" w:type="dxa"/>
            <w:shd w:val="clear" w:color="auto" w:fill="auto"/>
            <w:vAlign w:val="bottom"/>
          </w:tcPr>
          <w:p w14:paraId="60349E67" w14:textId="77777777" w:rsidR="00DE7D82"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sidR="00C347B4">
              <w:rPr>
                <w:rFonts w:ascii="Calibri" w:hAnsi="Calibri"/>
                <w:b w:val="0"/>
                <w:noProof/>
                <w:color w:val="auto"/>
                <w:sz w:val="18"/>
                <w:szCs w:val="18"/>
              </w:rPr>
              <w:t>4</w:t>
            </w:r>
          </w:p>
        </w:tc>
        <w:tc>
          <w:tcPr>
            <w:tcW w:w="1393" w:type="dxa"/>
            <w:shd w:val="clear" w:color="auto" w:fill="auto"/>
            <w:vAlign w:val="bottom"/>
          </w:tcPr>
          <w:p w14:paraId="60349E68" w14:textId="77777777" w:rsidR="00DE7D82"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0</w:t>
            </w:r>
            <w:r w:rsidR="00C347B4">
              <w:rPr>
                <w:rFonts w:ascii="Calibri" w:hAnsi="Calibri"/>
                <w:b w:val="0"/>
                <w:noProof/>
                <w:color w:val="auto"/>
                <w:sz w:val="18"/>
                <w:szCs w:val="18"/>
              </w:rPr>
              <w:t>5</w:t>
            </w:r>
          </w:p>
        </w:tc>
        <w:tc>
          <w:tcPr>
            <w:tcW w:w="960" w:type="dxa"/>
            <w:shd w:val="clear" w:color="auto" w:fill="auto"/>
            <w:vAlign w:val="bottom"/>
          </w:tcPr>
          <w:p w14:paraId="60349E69" w14:textId="77777777" w:rsidR="00DE7D82" w:rsidRDefault="00261B4D"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0</w:t>
            </w:r>
            <w:r w:rsidR="00C347B4">
              <w:rPr>
                <w:rFonts w:ascii="Calibri" w:hAnsi="Calibri"/>
                <w:b w:val="0"/>
                <w:noProof/>
                <w:color w:val="auto"/>
                <w:sz w:val="18"/>
                <w:szCs w:val="18"/>
              </w:rPr>
              <w:t>6</w:t>
            </w:r>
          </w:p>
        </w:tc>
        <w:tc>
          <w:tcPr>
            <w:tcW w:w="1200" w:type="dxa"/>
            <w:shd w:val="clear" w:color="auto" w:fill="auto"/>
            <w:vAlign w:val="bottom"/>
          </w:tcPr>
          <w:p w14:paraId="60349E6A" w14:textId="77777777" w:rsidR="00E71811" w:rsidRPr="00C24189" w:rsidRDefault="00C347B4"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07</w:t>
            </w:r>
          </w:p>
        </w:tc>
        <w:tc>
          <w:tcPr>
            <w:tcW w:w="1080" w:type="dxa"/>
            <w:shd w:val="clear" w:color="auto" w:fill="auto"/>
            <w:vAlign w:val="bottom"/>
          </w:tcPr>
          <w:p w14:paraId="60349E6B" w14:textId="77777777" w:rsidR="00DE7D82" w:rsidRDefault="00261B4D"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0</w:t>
            </w:r>
            <w:r w:rsidR="00C347B4">
              <w:rPr>
                <w:rFonts w:ascii="Calibri" w:hAnsi="Calibri"/>
                <w:b w:val="0"/>
                <w:noProof/>
                <w:color w:val="auto"/>
                <w:sz w:val="18"/>
                <w:szCs w:val="18"/>
              </w:rPr>
              <w:t>8</w:t>
            </w:r>
          </w:p>
        </w:tc>
        <w:tc>
          <w:tcPr>
            <w:tcW w:w="960" w:type="dxa"/>
            <w:shd w:val="clear" w:color="auto" w:fill="auto"/>
            <w:vAlign w:val="bottom"/>
          </w:tcPr>
          <w:p w14:paraId="60349E6C" w14:textId="77777777" w:rsidR="00CD1EA8" w:rsidRDefault="00261B4D" w:rsidP="00342F32">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w:t>
            </w:r>
            <w:r w:rsidR="00C347B4">
              <w:rPr>
                <w:rFonts w:ascii="Calibri" w:hAnsi="Calibri"/>
                <w:noProof/>
                <w:sz w:val="18"/>
                <w:szCs w:val="18"/>
              </w:rPr>
              <w:t>9</w:t>
            </w:r>
          </w:p>
        </w:tc>
        <w:tc>
          <w:tcPr>
            <w:tcW w:w="960" w:type="dxa"/>
            <w:shd w:val="clear" w:color="auto" w:fill="auto"/>
            <w:vAlign w:val="bottom"/>
          </w:tcPr>
          <w:p w14:paraId="60349E6D" w14:textId="77777777" w:rsidR="00DE7D82" w:rsidRDefault="00261B4D" w:rsidP="00342F32">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1</w:t>
            </w:r>
            <w:r w:rsidR="00C347B4">
              <w:rPr>
                <w:rFonts w:ascii="Calibri" w:hAnsi="Calibri"/>
                <w:noProof/>
                <w:sz w:val="18"/>
                <w:szCs w:val="18"/>
              </w:rPr>
              <w:t>0</w:t>
            </w:r>
          </w:p>
        </w:tc>
        <w:tc>
          <w:tcPr>
            <w:tcW w:w="1080" w:type="dxa"/>
            <w:shd w:val="clear" w:color="auto" w:fill="auto"/>
            <w:vAlign w:val="bottom"/>
          </w:tcPr>
          <w:p w14:paraId="60349E6E" w14:textId="77777777" w:rsidR="00DE7D82"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1</w:t>
            </w:r>
            <w:r w:rsidR="00C347B4">
              <w:rPr>
                <w:rFonts w:ascii="Calibri" w:hAnsi="Calibri"/>
                <w:b w:val="0"/>
                <w:noProof/>
                <w:color w:val="auto"/>
                <w:sz w:val="18"/>
                <w:szCs w:val="18"/>
              </w:rPr>
              <w:t>1</w:t>
            </w:r>
          </w:p>
        </w:tc>
        <w:tc>
          <w:tcPr>
            <w:tcW w:w="960" w:type="dxa"/>
            <w:shd w:val="clear" w:color="auto" w:fill="auto"/>
            <w:vAlign w:val="bottom"/>
          </w:tcPr>
          <w:p w14:paraId="60349E6F" w14:textId="77777777" w:rsidR="00DE7D82"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1</w:t>
            </w:r>
            <w:r w:rsidR="00C347B4">
              <w:rPr>
                <w:rFonts w:ascii="Calibri" w:hAnsi="Calibri"/>
                <w:b w:val="0"/>
                <w:noProof/>
                <w:color w:val="auto"/>
                <w:sz w:val="18"/>
                <w:szCs w:val="18"/>
              </w:rPr>
              <w:t>2</w:t>
            </w:r>
          </w:p>
        </w:tc>
        <w:tc>
          <w:tcPr>
            <w:tcW w:w="1068" w:type="dxa"/>
            <w:shd w:val="clear" w:color="auto" w:fill="auto"/>
            <w:vAlign w:val="bottom"/>
          </w:tcPr>
          <w:p w14:paraId="60349E70" w14:textId="77777777" w:rsidR="00DE7D82"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1</w:t>
            </w:r>
            <w:r w:rsidR="00C347B4">
              <w:rPr>
                <w:rFonts w:ascii="Calibri" w:hAnsi="Calibri"/>
                <w:b w:val="0"/>
                <w:noProof/>
                <w:color w:val="auto"/>
                <w:sz w:val="18"/>
                <w:szCs w:val="18"/>
              </w:rPr>
              <w:t>3</w:t>
            </w:r>
          </w:p>
        </w:tc>
      </w:tr>
      <w:tr w:rsidR="00E71811" w:rsidRPr="00C24189" w14:paraId="60349E7A" w14:textId="77777777" w:rsidTr="0013408B">
        <w:trPr>
          <w:trHeight w:val="251"/>
        </w:trPr>
        <w:tc>
          <w:tcPr>
            <w:tcW w:w="1190" w:type="dxa"/>
            <w:vMerge w:val="restart"/>
            <w:shd w:val="clear" w:color="auto" w:fill="auto"/>
            <w:vAlign w:val="bottom"/>
          </w:tcPr>
          <w:p w14:paraId="60349E72" w14:textId="77777777" w:rsidR="00E71811" w:rsidRDefault="00E71811" w:rsidP="00342F32">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Method of Compliance</w:t>
            </w:r>
          </w:p>
        </w:tc>
        <w:tc>
          <w:tcPr>
            <w:tcW w:w="719" w:type="dxa"/>
            <w:vMerge w:val="restart"/>
            <w:shd w:val="clear" w:color="auto" w:fill="auto"/>
            <w:vAlign w:val="bottom"/>
          </w:tcPr>
          <w:p w14:paraId="60349E73" w14:textId="77777777" w:rsidR="00E71811" w:rsidRPr="00C24189" w:rsidRDefault="00E71811" w:rsidP="00342F32">
            <w:pPr>
              <w:keepNext/>
              <w:tabs>
                <w:tab w:val="left" w:pos="7200"/>
                <w:tab w:val="left" w:pos="9990"/>
                <w:tab w:val="left" w:pos="10980"/>
                <w:tab w:val="right" w:pos="11430"/>
              </w:tabs>
              <w:jc w:val="center"/>
              <w:rPr>
                <w:rFonts w:ascii="Calibri" w:hAnsi="Calibri"/>
                <w:noProof/>
                <w:sz w:val="18"/>
                <w:szCs w:val="18"/>
              </w:rPr>
            </w:pPr>
            <w:r w:rsidRPr="00C24189">
              <w:rPr>
                <w:rFonts w:ascii="Calibri" w:hAnsi="Calibri"/>
                <w:noProof/>
                <w:sz w:val="18"/>
                <w:szCs w:val="18"/>
              </w:rPr>
              <w:t>Roof Pitch</w:t>
            </w:r>
          </w:p>
        </w:tc>
        <w:tc>
          <w:tcPr>
            <w:tcW w:w="1080" w:type="dxa"/>
            <w:vMerge w:val="restart"/>
            <w:shd w:val="clear" w:color="auto" w:fill="auto"/>
            <w:vAlign w:val="bottom"/>
          </w:tcPr>
          <w:p w14:paraId="60349E74" w14:textId="77777777" w:rsidR="00E71811" w:rsidRPr="00C24189" w:rsidRDefault="00E71811" w:rsidP="00342F32">
            <w:pPr>
              <w:keepNext/>
              <w:tabs>
                <w:tab w:val="left" w:pos="7200"/>
                <w:tab w:val="left" w:pos="9990"/>
                <w:tab w:val="left" w:pos="10980"/>
                <w:tab w:val="right" w:pos="11430"/>
              </w:tabs>
              <w:jc w:val="center"/>
              <w:rPr>
                <w:rFonts w:ascii="Calibri" w:hAnsi="Calibri"/>
                <w:noProof/>
                <w:sz w:val="18"/>
                <w:szCs w:val="18"/>
              </w:rPr>
            </w:pPr>
            <w:r w:rsidRPr="00C24189">
              <w:rPr>
                <w:rFonts w:ascii="Calibri" w:hAnsi="Calibri"/>
                <w:noProof/>
                <w:sz w:val="18"/>
                <w:szCs w:val="18"/>
              </w:rPr>
              <w:t>Exception</w:t>
            </w:r>
          </w:p>
        </w:tc>
        <w:tc>
          <w:tcPr>
            <w:tcW w:w="1966" w:type="dxa"/>
            <w:vMerge w:val="restart"/>
            <w:shd w:val="clear" w:color="auto" w:fill="auto"/>
            <w:vAlign w:val="bottom"/>
          </w:tcPr>
          <w:p w14:paraId="60349E75" w14:textId="77777777" w:rsidR="00E71811" w:rsidRPr="00C24189" w:rsidRDefault="00E71811" w:rsidP="00342F32">
            <w:pPr>
              <w:pStyle w:val="Heading7"/>
              <w:tabs>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CRRC Product ID Number</w:t>
            </w:r>
          </w:p>
        </w:tc>
        <w:tc>
          <w:tcPr>
            <w:tcW w:w="1393" w:type="dxa"/>
            <w:vMerge w:val="restart"/>
            <w:shd w:val="clear" w:color="auto" w:fill="auto"/>
            <w:vAlign w:val="bottom"/>
          </w:tcPr>
          <w:p w14:paraId="60349E76" w14:textId="77777777" w:rsidR="00E71811" w:rsidRPr="00C24189" w:rsidRDefault="00E71811" w:rsidP="00342F32">
            <w:pPr>
              <w:pStyle w:val="Heading7"/>
              <w:tabs>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Product Type</w:t>
            </w:r>
          </w:p>
        </w:tc>
        <w:tc>
          <w:tcPr>
            <w:tcW w:w="960" w:type="dxa"/>
            <w:vMerge w:val="restart"/>
            <w:shd w:val="clear" w:color="auto" w:fill="auto"/>
            <w:vAlign w:val="bottom"/>
          </w:tcPr>
          <w:p w14:paraId="60349E77" w14:textId="77777777" w:rsidR="00E71811" w:rsidRPr="005542F9" w:rsidRDefault="00E71811" w:rsidP="00342F32">
            <w:pPr>
              <w:pStyle w:val="Heading7"/>
              <w:tabs>
                <w:tab w:val="left" w:pos="180"/>
                <w:tab w:val="left" w:pos="5310"/>
                <w:tab w:val="left" w:pos="8100"/>
              </w:tabs>
              <w:jc w:val="center"/>
              <w:rPr>
                <w:rFonts w:ascii="Calibri" w:hAnsi="Calibri"/>
                <w:b w:val="0"/>
                <w:noProof/>
                <w:color w:val="auto"/>
                <w:sz w:val="18"/>
                <w:szCs w:val="18"/>
              </w:rPr>
            </w:pPr>
            <w:r w:rsidRPr="005542F9">
              <w:rPr>
                <w:rFonts w:ascii="Calibri" w:hAnsi="Calibri"/>
                <w:b w:val="0"/>
                <w:noProof/>
                <w:color w:val="auto"/>
                <w:sz w:val="18"/>
                <w:szCs w:val="18"/>
              </w:rPr>
              <w:t>R-value Deck Insulation</w:t>
            </w:r>
          </w:p>
        </w:tc>
        <w:tc>
          <w:tcPr>
            <w:tcW w:w="4200" w:type="dxa"/>
            <w:gridSpan w:val="4"/>
            <w:shd w:val="clear" w:color="auto" w:fill="auto"/>
            <w:vAlign w:val="bottom"/>
          </w:tcPr>
          <w:p w14:paraId="60349E78"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noProof/>
                <w:color w:val="auto"/>
                <w:sz w:val="18"/>
                <w:szCs w:val="18"/>
              </w:rPr>
            </w:pPr>
            <w:r w:rsidRPr="00C24189">
              <w:rPr>
                <w:rFonts w:ascii="Calibri" w:hAnsi="Calibri"/>
                <w:noProof/>
                <w:color w:val="auto"/>
                <w:sz w:val="18"/>
                <w:szCs w:val="18"/>
              </w:rPr>
              <w:t>Proposed</w:t>
            </w:r>
          </w:p>
        </w:tc>
        <w:tc>
          <w:tcPr>
            <w:tcW w:w="3108" w:type="dxa"/>
            <w:gridSpan w:val="3"/>
            <w:shd w:val="clear" w:color="auto" w:fill="auto"/>
            <w:vAlign w:val="bottom"/>
          </w:tcPr>
          <w:p w14:paraId="60349E79"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noProof/>
                <w:color w:val="auto"/>
                <w:sz w:val="18"/>
                <w:szCs w:val="18"/>
              </w:rPr>
            </w:pPr>
            <w:r w:rsidRPr="00C24189">
              <w:rPr>
                <w:rFonts w:ascii="Calibri" w:hAnsi="Calibri"/>
                <w:noProof/>
                <w:color w:val="auto"/>
                <w:sz w:val="18"/>
                <w:szCs w:val="18"/>
              </w:rPr>
              <w:t>Minimum Required</w:t>
            </w:r>
          </w:p>
        </w:tc>
      </w:tr>
      <w:tr w:rsidR="00E71811" w:rsidRPr="00C24189" w14:paraId="60349E88" w14:textId="77777777" w:rsidTr="0013408B">
        <w:trPr>
          <w:trHeight w:val="460"/>
        </w:trPr>
        <w:tc>
          <w:tcPr>
            <w:tcW w:w="1190" w:type="dxa"/>
            <w:vMerge/>
            <w:shd w:val="clear" w:color="auto" w:fill="auto"/>
            <w:vAlign w:val="bottom"/>
          </w:tcPr>
          <w:p w14:paraId="60349E7B" w14:textId="77777777" w:rsidR="00E71811" w:rsidRPr="00C24189" w:rsidRDefault="00E71811" w:rsidP="00342F32">
            <w:pPr>
              <w:keepNext/>
              <w:tabs>
                <w:tab w:val="left" w:pos="7200"/>
                <w:tab w:val="left" w:pos="9990"/>
                <w:tab w:val="left" w:pos="10980"/>
                <w:tab w:val="right" w:pos="11430"/>
              </w:tabs>
              <w:jc w:val="center"/>
              <w:rPr>
                <w:rFonts w:ascii="Calibri" w:hAnsi="Calibri"/>
                <w:noProof/>
                <w:sz w:val="18"/>
                <w:szCs w:val="18"/>
              </w:rPr>
            </w:pPr>
          </w:p>
        </w:tc>
        <w:tc>
          <w:tcPr>
            <w:tcW w:w="719" w:type="dxa"/>
            <w:vMerge/>
            <w:shd w:val="clear" w:color="auto" w:fill="auto"/>
            <w:vAlign w:val="bottom"/>
          </w:tcPr>
          <w:p w14:paraId="60349E7C" w14:textId="77777777" w:rsidR="00E71811" w:rsidRPr="00C24189" w:rsidRDefault="00E71811" w:rsidP="00342F32">
            <w:pPr>
              <w:keepNext/>
              <w:tabs>
                <w:tab w:val="left" w:pos="7200"/>
                <w:tab w:val="left" w:pos="9990"/>
                <w:tab w:val="left" w:pos="10980"/>
                <w:tab w:val="right" w:pos="11430"/>
              </w:tabs>
              <w:jc w:val="center"/>
              <w:rPr>
                <w:rFonts w:ascii="Calibri" w:hAnsi="Calibri"/>
                <w:noProof/>
                <w:sz w:val="18"/>
                <w:szCs w:val="18"/>
              </w:rPr>
            </w:pPr>
          </w:p>
        </w:tc>
        <w:tc>
          <w:tcPr>
            <w:tcW w:w="1080" w:type="dxa"/>
            <w:vMerge/>
            <w:shd w:val="clear" w:color="auto" w:fill="auto"/>
            <w:vAlign w:val="bottom"/>
          </w:tcPr>
          <w:p w14:paraId="60349E7D" w14:textId="77777777" w:rsidR="00E71811" w:rsidRPr="00C24189" w:rsidRDefault="00E71811" w:rsidP="00342F32">
            <w:pPr>
              <w:keepNext/>
              <w:tabs>
                <w:tab w:val="left" w:pos="7200"/>
                <w:tab w:val="left" w:pos="9990"/>
                <w:tab w:val="left" w:pos="10980"/>
                <w:tab w:val="right" w:pos="11430"/>
              </w:tabs>
              <w:jc w:val="center"/>
              <w:rPr>
                <w:rFonts w:ascii="Calibri" w:hAnsi="Calibri"/>
                <w:noProof/>
                <w:sz w:val="18"/>
                <w:szCs w:val="18"/>
              </w:rPr>
            </w:pPr>
          </w:p>
        </w:tc>
        <w:tc>
          <w:tcPr>
            <w:tcW w:w="1966" w:type="dxa"/>
            <w:vMerge/>
            <w:shd w:val="clear" w:color="auto" w:fill="auto"/>
            <w:vAlign w:val="bottom"/>
          </w:tcPr>
          <w:p w14:paraId="60349E7E"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b w:val="0"/>
                <w:bCs/>
                <w:color w:val="auto"/>
                <w:sz w:val="18"/>
                <w:szCs w:val="18"/>
              </w:rPr>
            </w:pPr>
          </w:p>
        </w:tc>
        <w:tc>
          <w:tcPr>
            <w:tcW w:w="1393" w:type="dxa"/>
            <w:vMerge/>
            <w:shd w:val="clear" w:color="auto" w:fill="auto"/>
            <w:vAlign w:val="bottom"/>
          </w:tcPr>
          <w:p w14:paraId="60349E7F"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960" w:type="dxa"/>
            <w:vMerge/>
            <w:shd w:val="clear" w:color="auto" w:fill="auto"/>
            <w:vAlign w:val="bottom"/>
          </w:tcPr>
          <w:p w14:paraId="60349E80"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200" w:type="dxa"/>
            <w:shd w:val="clear" w:color="auto" w:fill="auto"/>
            <w:vAlign w:val="bottom"/>
          </w:tcPr>
          <w:p w14:paraId="60349E81"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Pr>
                <w:rFonts w:ascii="Calibri" w:hAnsi="Calibri"/>
                <w:b w:val="0"/>
                <w:noProof/>
                <w:color w:val="auto"/>
                <w:sz w:val="18"/>
                <w:szCs w:val="18"/>
              </w:rPr>
              <w:t>Initial Solar Reflectance</w:t>
            </w:r>
          </w:p>
        </w:tc>
        <w:tc>
          <w:tcPr>
            <w:tcW w:w="1080" w:type="dxa"/>
            <w:shd w:val="clear" w:color="auto" w:fill="auto"/>
            <w:vAlign w:val="bottom"/>
          </w:tcPr>
          <w:p w14:paraId="60349E82"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Aged Solar Reflectance</w:t>
            </w:r>
          </w:p>
        </w:tc>
        <w:tc>
          <w:tcPr>
            <w:tcW w:w="960" w:type="dxa"/>
            <w:shd w:val="clear" w:color="auto" w:fill="auto"/>
            <w:vAlign w:val="bottom"/>
          </w:tcPr>
          <w:p w14:paraId="60349E83"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Thermal Emittance</w:t>
            </w:r>
          </w:p>
        </w:tc>
        <w:tc>
          <w:tcPr>
            <w:tcW w:w="960" w:type="dxa"/>
            <w:shd w:val="clear" w:color="auto" w:fill="auto"/>
            <w:vAlign w:val="bottom"/>
          </w:tcPr>
          <w:p w14:paraId="60349E84" w14:textId="77777777" w:rsidR="00E71811"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SRI</w:t>
            </w:r>
            <w:r>
              <w:rPr>
                <w:rFonts w:ascii="Calibri" w:hAnsi="Calibri"/>
                <w:b w:val="0"/>
                <w:noProof/>
                <w:color w:val="auto"/>
                <w:sz w:val="18"/>
                <w:szCs w:val="18"/>
              </w:rPr>
              <w:t xml:space="preserve"> (Optional)</w:t>
            </w:r>
          </w:p>
        </w:tc>
        <w:tc>
          <w:tcPr>
            <w:tcW w:w="1080" w:type="dxa"/>
            <w:shd w:val="clear" w:color="auto" w:fill="auto"/>
            <w:vAlign w:val="bottom"/>
          </w:tcPr>
          <w:p w14:paraId="60349E85"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b w:val="0"/>
                <w:bCs/>
                <w:color w:val="auto"/>
                <w:sz w:val="18"/>
                <w:szCs w:val="18"/>
              </w:rPr>
            </w:pPr>
            <w:r w:rsidRPr="00C24189">
              <w:rPr>
                <w:rFonts w:ascii="Calibri" w:hAnsi="Calibri"/>
                <w:b w:val="0"/>
                <w:noProof/>
                <w:color w:val="auto"/>
                <w:sz w:val="18"/>
                <w:szCs w:val="18"/>
              </w:rPr>
              <w:t>Aged Solar Reflectance</w:t>
            </w:r>
          </w:p>
        </w:tc>
        <w:tc>
          <w:tcPr>
            <w:tcW w:w="960" w:type="dxa"/>
            <w:shd w:val="clear" w:color="auto" w:fill="auto"/>
            <w:vAlign w:val="bottom"/>
          </w:tcPr>
          <w:p w14:paraId="60349E86"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b w:val="0"/>
                <w:bCs/>
                <w:color w:val="auto"/>
                <w:sz w:val="18"/>
                <w:szCs w:val="18"/>
              </w:rPr>
            </w:pPr>
            <w:r w:rsidRPr="00C24189">
              <w:rPr>
                <w:rFonts w:ascii="Calibri" w:hAnsi="Calibri"/>
                <w:b w:val="0"/>
                <w:noProof/>
                <w:color w:val="auto"/>
                <w:sz w:val="18"/>
                <w:szCs w:val="18"/>
              </w:rPr>
              <w:t>Thermal Emittance</w:t>
            </w:r>
          </w:p>
        </w:tc>
        <w:tc>
          <w:tcPr>
            <w:tcW w:w="1068" w:type="dxa"/>
            <w:shd w:val="clear" w:color="auto" w:fill="auto"/>
            <w:vAlign w:val="bottom"/>
          </w:tcPr>
          <w:p w14:paraId="60349E87" w14:textId="77777777" w:rsidR="00E71811" w:rsidRPr="00C24189" w:rsidRDefault="00E71811" w:rsidP="00342F32">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r w:rsidRPr="00C24189">
              <w:rPr>
                <w:rFonts w:ascii="Calibri" w:hAnsi="Calibri"/>
                <w:b w:val="0"/>
                <w:noProof/>
                <w:color w:val="auto"/>
                <w:sz w:val="18"/>
                <w:szCs w:val="18"/>
              </w:rPr>
              <w:t>SRI</w:t>
            </w:r>
            <w:r>
              <w:rPr>
                <w:rFonts w:ascii="Calibri" w:hAnsi="Calibri"/>
                <w:b w:val="0"/>
                <w:noProof/>
                <w:color w:val="auto"/>
                <w:sz w:val="18"/>
                <w:szCs w:val="18"/>
              </w:rPr>
              <w:t xml:space="preserve"> (Optional)</w:t>
            </w:r>
          </w:p>
        </w:tc>
      </w:tr>
      <w:tr w:rsidR="00E71811" w:rsidRPr="00C24189" w14:paraId="60349E96" w14:textId="77777777" w:rsidTr="00030468">
        <w:trPr>
          <w:trHeight w:val="432"/>
        </w:trPr>
        <w:tc>
          <w:tcPr>
            <w:tcW w:w="1190" w:type="dxa"/>
            <w:shd w:val="clear" w:color="auto" w:fill="auto"/>
            <w:vAlign w:val="center"/>
          </w:tcPr>
          <w:p w14:paraId="60349E89" w14:textId="77777777" w:rsidR="00E71811" w:rsidRDefault="00E71811"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719" w:type="dxa"/>
            <w:shd w:val="clear" w:color="auto" w:fill="auto"/>
            <w:vAlign w:val="center"/>
          </w:tcPr>
          <w:p w14:paraId="60349E8A" w14:textId="77777777" w:rsidR="00E71811" w:rsidRPr="00C24189" w:rsidRDefault="00E71811"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1080" w:type="dxa"/>
            <w:shd w:val="clear" w:color="auto" w:fill="auto"/>
            <w:vAlign w:val="center"/>
          </w:tcPr>
          <w:p w14:paraId="60349E8B" w14:textId="77777777" w:rsidR="00E71811" w:rsidRDefault="00E71811" w:rsidP="00030468">
            <w:pPr>
              <w:keepNext/>
              <w:jc w:val="center"/>
              <w:rPr>
                <w:rFonts w:ascii="Calibri" w:hAnsi="Calibri"/>
                <w:noProof/>
                <w:sz w:val="18"/>
                <w:szCs w:val="18"/>
              </w:rPr>
            </w:pPr>
          </w:p>
        </w:tc>
        <w:tc>
          <w:tcPr>
            <w:tcW w:w="1966" w:type="dxa"/>
            <w:shd w:val="clear" w:color="auto" w:fill="auto"/>
            <w:vAlign w:val="center"/>
          </w:tcPr>
          <w:p w14:paraId="60349E8C" w14:textId="77777777" w:rsidR="00E71811" w:rsidRPr="00C24189" w:rsidRDefault="00E71811"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393" w:type="dxa"/>
            <w:shd w:val="clear" w:color="auto" w:fill="auto"/>
            <w:vAlign w:val="center"/>
          </w:tcPr>
          <w:p w14:paraId="60349E8D" w14:textId="77777777" w:rsidR="00E71811" w:rsidRPr="00C24189" w:rsidRDefault="00E71811"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8E" w14:textId="77777777" w:rsidR="00E71811" w:rsidRPr="00C24189" w:rsidRDefault="00E71811"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00" w:type="dxa"/>
            <w:shd w:val="clear" w:color="auto" w:fill="auto"/>
            <w:vAlign w:val="center"/>
          </w:tcPr>
          <w:p w14:paraId="60349E8F" w14:textId="77777777" w:rsidR="00E71811" w:rsidRPr="00C24189" w:rsidRDefault="00E71811"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080" w:type="dxa"/>
            <w:shd w:val="clear" w:color="auto" w:fill="auto"/>
            <w:vAlign w:val="center"/>
          </w:tcPr>
          <w:p w14:paraId="60349E90" w14:textId="77777777" w:rsidR="00E71811" w:rsidRPr="00C24189" w:rsidRDefault="00E71811"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91" w14:textId="77777777" w:rsidR="00E71811" w:rsidRPr="00C24189" w:rsidRDefault="00E71811" w:rsidP="00030468">
            <w:pPr>
              <w:keepNext/>
              <w:jc w:val="center"/>
              <w:rPr>
                <w:rFonts w:ascii="Calibri" w:hAnsi="Calibri"/>
                <w:noProof/>
                <w:sz w:val="18"/>
                <w:szCs w:val="18"/>
              </w:rPr>
            </w:pPr>
          </w:p>
        </w:tc>
        <w:tc>
          <w:tcPr>
            <w:tcW w:w="960" w:type="dxa"/>
            <w:shd w:val="clear" w:color="auto" w:fill="auto"/>
            <w:vAlign w:val="center"/>
          </w:tcPr>
          <w:p w14:paraId="60349E92" w14:textId="77777777" w:rsidR="00E71811" w:rsidRPr="00C24189" w:rsidRDefault="00E71811" w:rsidP="00030468">
            <w:pPr>
              <w:keepNext/>
              <w:jc w:val="center"/>
              <w:rPr>
                <w:rFonts w:ascii="Calibri" w:hAnsi="Calibri"/>
                <w:noProof/>
                <w:sz w:val="18"/>
                <w:szCs w:val="18"/>
              </w:rPr>
            </w:pPr>
          </w:p>
        </w:tc>
        <w:tc>
          <w:tcPr>
            <w:tcW w:w="1080" w:type="dxa"/>
            <w:shd w:val="clear" w:color="auto" w:fill="auto"/>
            <w:vAlign w:val="center"/>
          </w:tcPr>
          <w:p w14:paraId="60349E93" w14:textId="77777777" w:rsidR="00E71811" w:rsidRPr="00C24189" w:rsidRDefault="00E71811" w:rsidP="00030468">
            <w:pPr>
              <w:keepNext/>
              <w:jc w:val="center"/>
              <w:rPr>
                <w:rFonts w:ascii="Calibri" w:hAnsi="Calibri"/>
                <w:noProof/>
                <w:sz w:val="18"/>
                <w:szCs w:val="18"/>
              </w:rPr>
            </w:pPr>
          </w:p>
        </w:tc>
        <w:tc>
          <w:tcPr>
            <w:tcW w:w="960" w:type="dxa"/>
            <w:shd w:val="clear" w:color="auto" w:fill="auto"/>
            <w:vAlign w:val="center"/>
          </w:tcPr>
          <w:p w14:paraId="60349E94" w14:textId="77777777" w:rsidR="00E71811" w:rsidRPr="00C24189" w:rsidRDefault="00E71811" w:rsidP="00030468">
            <w:pPr>
              <w:keepNext/>
              <w:jc w:val="center"/>
              <w:rPr>
                <w:rFonts w:ascii="Calibri" w:hAnsi="Calibri"/>
                <w:noProof/>
                <w:sz w:val="18"/>
                <w:szCs w:val="18"/>
              </w:rPr>
            </w:pPr>
          </w:p>
        </w:tc>
        <w:tc>
          <w:tcPr>
            <w:tcW w:w="1068" w:type="dxa"/>
            <w:shd w:val="clear" w:color="auto" w:fill="auto"/>
            <w:vAlign w:val="center"/>
          </w:tcPr>
          <w:p w14:paraId="60349E95" w14:textId="77777777" w:rsidR="00E71811" w:rsidRPr="00C24189" w:rsidRDefault="00E71811"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r>
      <w:tr w:rsidR="00E71811" w:rsidRPr="00C24189" w14:paraId="60349EA4" w14:textId="77777777" w:rsidTr="00030468">
        <w:trPr>
          <w:trHeight w:val="432"/>
        </w:trPr>
        <w:tc>
          <w:tcPr>
            <w:tcW w:w="1190" w:type="dxa"/>
            <w:shd w:val="clear" w:color="auto" w:fill="auto"/>
            <w:vAlign w:val="center"/>
          </w:tcPr>
          <w:p w14:paraId="60349E97" w14:textId="77777777" w:rsidR="00E71811" w:rsidRDefault="00E71811"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719" w:type="dxa"/>
            <w:shd w:val="clear" w:color="auto" w:fill="auto"/>
            <w:vAlign w:val="center"/>
          </w:tcPr>
          <w:p w14:paraId="60349E98" w14:textId="77777777" w:rsidR="00E71811" w:rsidRPr="00C24189" w:rsidRDefault="00E71811"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1080" w:type="dxa"/>
            <w:shd w:val="clear" w:color="auto" w:fill="auto"/>
            <w:vAlign w:val="center"/>
          </w:tcPr>
          <w:p w14:paraId="60349E99" w14:textId="77777777" w:rsidR="00E71811" w:rsidRDefault="00E71811" w:rsidP="00030468">
            <w:pPr>
              <w:keepNext/>
              <w:jc w:val="center"/>
              <w:rPr>
                <w:rFonts w:ascii="Calibri" w:hAnsi="Calibri"/>
                <w:noProof/>
                <w:sz w:val="18"/>
                <w:szCs w:val="18"/>
              </w:rPr>
            </w:pPr>
          </w:p>
        </w:tc>
        <w:tc>
          <w:tcPr>
            <w:tcW w:w="1966" w:type="dxa"/>
            <w:shd w:val="clear" w:color="auto" w:fill="auto"/>
            <w:vAlign w:val="center"/>
          </w:tcPr>
          <w:p w14:paraId="60349E9A" w14:textId="77777777" w:rsidR="00E71811" w:rsidRPr="00C24189" w:rsidRDefault="00E71811"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393" w:type="dxa"/>
            <w:shd w:val="clear" w:color="auto" w:fill="auto"/>
            <w:vAlign w:val="center"/>
          </w:tcPr>
          <w:p w14:paraId="60349E9B" w14:textId="77777777" w:rsidR="00E71811" w:rsidRPr="00C24189" w:rsidRDefault="00E71811"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9C" w14:textId="77777777" w:rsidR="00E71811" w:rsidRPr="00C24189" w:rsidRDefault="00E71811"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00" w:type="dxa"/>
            <w:shd w:val="clear" w:color="auto" w:fill="auto"/>
            <w:vAlign w:val="center"/>
          </w:tcPr>
          <w:p w14:paraId="60349E9D" w14:textId="77777777" w:rsidR="00E71811" w:rsidRPr="00C24189" w:rsidRDefault="00E71811"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080" w:type="dxa"/>
            <w:shd w:val="clear" w:color="auto" w:fill="auto"/>
            <w:vAlign w:val="center"/>
          </w:tcPr>
          <w:p w14:paraId="60349E9E" w14:textId="77777777" w:rsidR="00E71811" w:rsidRPr="00C24189" w:rsidRDefault="00E71811"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9F" w14:textId="77777777" w:rsidR="00E71811" w:rsidRPr="00C24189" w:rsidRDefault="00E71811" w:rsidP="00030468">
            <w:pPr>
              <w:keepNext/>
              <w:jc w:val="center"/>
              <w:rPr>
                <w:rFonts w:ascii="Calibri" w:hAnsi="Calibri"/>
                <w:noProof/>
                <w:sz w:val="18"/>
                <w:szCs w:val="18"/>
              </w:rPr>
            </w:pPr>
          </w:p>
        </w:tc>
        <w:tc>
          <w:tcPr>
            <w:tcW w:w="960" w:type="dxa"/>
            <w:shd w:val="clear" w:color="auto" w:fill="auto"/>
            <w:vAlign w:val="center"/>
          </w:tcPr>
          <w:p w14:paraId="60349EA0" w14:textId="77777777" w:rsidR="00E71811" w:rsidRPr="00C24189" w:rsidRDefault="00E71811" w:rsidP="00030468">
            <w:pPr>
              <w:keepNext/>
              <w:jc w:val="center"/>
              <w:rPr>
                <w:rFonts w:ascii="Calibri" w:hAnsi="Calibri"/>
                <w:noProof/>
                <w:sz w:val="18"/>
                <w:szCs w:val="18"/>
              </w:rPr>
            </w:pPr>
          </w:p>
        </w:tc>
        <w:tc>
          <w:tcPr>
            <w:tcW w:w="1080" w:type="dxa"/>
            <w:shd w:val="clear" w:color="auto" w:fill="auto"/>
            <w:vAlign w:val="center"/>
          </w:tcPr>
          <w:p w14:paraId="60349EA1" w14:textId="77777777" w:rsidR="00E71811" w:rsidRPr="00C24189" w:rsidRDefault="00E71811" w:rsidP="00030468">
            <w:pPr>
              <w:keepNext/>
              <w:jc w:val="center"/>
              <w:rPr>
                <w:rFonts w:ascii="Calibri" w:hAnsi="Calibri"/>
                <w:noProof/>
                <w:sz w:val="18"/>
                <w:szCs w:val="18"/>
              </w:rPr>
            </w:pPr>
          </w:p>
        </w:tc>
        <w:tc>
          <w:tcPr>
            <w:tcW w:w="960" w:type="dxa"/>
            <w:shd w:val="clear" w:color="auto" w:fill="auto"/>
            <w:vAlign w:val="center"/>
          </w:tcPr>
          <w:p w14:paraId="60349EA2" w14:textId="77777777" w:rsidR="00E71811" w:rsidRPr="00C24189" w:rsidRDefault="00E71811" w:rsidP="00030468">
            <w:pPr>
              <w:keepNext/>
              <w:jc w:val="center"/>
              <w:rPr>
                <w:rFonts w:ascii="Calibri" w:hAnsi="Calibri"/>
                <w:noProof/>
                <w:sz w:val="18"/>
                <w:szCs w:val="18"/>
              </w:rPr>
            </w:pPr>
          </w:p>
        </w:tc>
        <w:tc>
          <w:tcPr>
            <w:tcW w:w="1068" w:type="dxa"/>
            <w:shd w:val="clear" w:color="auto" w:fill="auto"/>
            <w:vAlign w:val="center"/>
          </w:tcPr>
          <w:p w14:paraId="60349EA3" w14:textId="77777777" w:rsidR="00E71811" w:rsidRPr="00C24189" w:rsidRDefault="00E71811"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r>
      <w:tr w:rsidR="005A3E63" w:rsidRPr="00C24189" w14:paraId="60349EB2" w14:textId="77777777" w:rsidTr="00030468">
        <w:trPr>
          <w:trHeight w:val="432"/>
        </w:trPr>
        <w:tc>
          <w:tcPr>
            <w:tcW w:w="1190" w:type="dxa"/>
            <w:shd w:val="clear" w:color="auto" w:fill="auto"/>
            <w:vAlign w:val="center"/>
          </w:tcPr>
          <w:p w14:paraId="60349EA5" w14:textId="77777777" w:rsidR="005A3E63" w:rsidRDefault="005A3E63"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719" w:type="dxa"/>
            <w:shd w:val="clear" w:color="auto" w:fill="auto"/>
            <w:vAlign w:val="center"/>
          </w:tcPr>
          <w:p w14:paraId="60349EA6"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1080" w:type="dxa"/>
            <w:shd w:val="clear" w:color="auto" w:fill="auto"/>
            <w:vAlign w:val="center"/>
          </w:tcPr>
          <w:p w14:paraId="60349EA7" w14:textId="77777777" w:rsidR="005A3E63" w:rsidRDefault="005A3E63" w:rsidP="00030468">
            <w:pPr>
              <w:keepNext/>
              <w:jc w:val="center"/>
              <w:rPr>
                <w:rFonts w:ascii="Calibri" w:hAnsi="Calibri"/>
                <w:noProof/>
                <w:sz w:val="18"/>
                <w:szCs w:val="18"/>
              </w:rPr>
            </w:pPr>
          </w:p>
        </w:tc>
        <w:tc>
          <w:tcPr>
            <w:tcW w:w="1966" w:type="dxa"/>
            <w:shd w:val="clear" w:color="auto" w:fill="auto"/>
            <w:vAlign w:val="center"/>
          </w:tcPr>
          <w:p w14:paraId="60349EA8" w14:textId="77777777" w:rsidR="005A3E63" w:rsidRPr="00C24189" w:rsidRDefault="005A3E63"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393" w:type="dxa"/>
            <w:shd w:val="clear" w:color="auto" w:fill="auto"/>
            <w:vAlign w:val="center"/>
          </w:tcPr>
          <w:p w14:paraId="60349EA9"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AA"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00" w:type="dxa"/>
            <w:shd w:val="clear" w:color="auto" w:fill="auto"/>
            <w:vAlign w:val="center"/>
          </w:tcPr>
          <w:p w14:paraId="60349EAB"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080" w:type="dxa"/>
            <w:shd w:val="clear" w:color="auto" w:fill="auto"/>
            <w:vAlign w:val="center"/>
          </w:tcPr>
          <w:p w14:paraId="60349EAC"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AD" w14:textId="77777777" w:rsidR="005A3E63" w:rsidRPr="00C24189" w:rsidRDefault="005A3E63" w:rsidP="00030468">
            <w:pPr>
              <w:keepNext/>
              <w:jc w:val="center"/>
              <w:rPr>
                <w:rFonts w:ascii="Calibri" w:hAnsi="Calibri"/>
                <w:noProof/>
                <w:sz w:val="18"/>
                <w:szCs w:val="18"/>
              </w:rPr>
            </w:pPr>
          </w:p>
        </w:tc>
        <w:tc>
          <w:tcPr>
            <w:tcW w:w="960" w:type="dxa"/>
            <w:shd w:val="clear" w:color="auto" w:fill="auto"/>
            <w:vAlign w:val="center"/>
          </w:tcPr>
          <w:p w14:paraId="60349EAE" w14:textId="77777777" w:rsidR="005A3E63" w:rsidRPr="00C24189" w:rsidRDefault="005A3E63" w:rsidP="00030468">
            <w:pPr>
              <w:keepNext/>
              <w:jc w:val="center"/>
              <w:rPr>
                <w:rFonts w:ascii="Calibri" w:hAnsi="Calibri"/>
                <w:noProof/>
                <w:sz w:val="18"/>
                <w:szCs w:val="18"/>
              </w:rPr>
            </w:pPr>
          </w:p>
        </w:tc>
        <w:tc>
          <w:tcPr>
            <w:tcW w:w="1080" w:type="dxa"/>
            <w:shd w:val="clear" w:color="auto" w:fill="auto"/>
            <w:vAlign w:val="center"/>
          </w:tcPr>
          <w:p w14:paraId="60349EAF" w14:textId="77777777" w:rsidR="005A3E63" w:rsidRPr="00C24189" w:rsidRDefault="005A3E63" w:rsidP="00030468">
            <w:pPr>
              <w:keepNext/>
              <w:jc w:val="center"/>
              <w:rPr>
                <w:rFonts w:ascii="Calibri" w:hAnsi="Calibri"/>
                <w:noProof/>
                <w:sz w:val="18"/>
                <w:szCs w:val="18"/>
              </w:rPr>
            </w:pPr>
          </w:p>
        </w:tc>
        <w:tc>
          <w:tcPr>
            <w:tcW w:w="960" w:type="dxa"/>
            <w:shd w:val="clear" w:color="auto" w:fill="auto"/>
            <w:vAlign w:val="center"/>
          </w:tcPr>
          <w:p w14:paraId="60349EB0" w14:textId="77777777" w:rsidR="005A3E63" w:rsidRPr="00C24189" w:rsidRDefault="005A3E63" w:rsidP="00030468">
            <w:pPr>
              <w:keepNext/>
              <w:jc w:val="center"/>
              <w:rPr>
                <w:rFonts w:ascii="Calibri" w:hAnsi="Calibri"/>
                <w:noProof/>
                <w:sz w:val="18"/>
                <w:szCs w:val="18"/>
              </w:rPr>
            </w:pPr>
          </w:p>
        </w:tc>
        <w:tc>
          <w:tcPr>
            <w:tcW w:w="1068" w:type="dxa"/>
            <w:shd w:val="clear" w:color="auto" w:fill="auto"/>
            <w:vAlign w:val="center"/>
          </w:tcPr>
          <w:p w14:paraId="60349EB1" w14:textId="77777777" w:rsidR="005A3E63" w:rsidRPr="00C24189" w:rsidRDefault="005A3E63"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r>
      <w:tr w:rsidR="005A3E63" w:rsidRPr="00C24189" w14:paraId="60349EC0" w14:textId="77777777" w:rsidTr="00030468">
        <w:trPr>
          <w:trHeight w:val="432"/>
        </w:trPr>
        <w:tc>
          <w:tcPr>
            <w:tcW w:w="1190" w:type="dxa"/>
            <w:shd w:val="clear" w:color="auto" w:fill="auto"/>
            <w:vAlign w:val="center"/>
          </w:tcPr>
          <w:p w14:paraId="60349EB3" w14:textId="77777777" w:rsidR="005A3E63" w:rsidRDefault="005A3E63"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719" w:type="dxa"/>
            <w:shd w:val="clear" w:color="auto" w:fill="auto"/>
            <w:vAlign w:val="center"/>
          </w:tcPr>
          <w:p w14:paraId="60349EB4"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1080" w:type="dxa"/>
            <w:shd w:val="clear" w:color="auto" w:fill="auto"/>
            <w:vAlign w:val="center"/>
          </w:tcPr>
          <w:p w14:paraId="60349EB5" w14:textId="77777777" w:rsidR="005A3E63" w:rsidRDefault="005A3E63" w:rsidP="00030468">
            <w:pPr>
              <w:keepNext/>
              <w:jc w:val="center"/>
              <w:rPr>
                <w:rFonts w:ascii="Calibri" w:hAnsi="Calibri"/>
                <w:noProof/>
                <w:sz w:val="18"/>
                <w:szCs w:val="18"/>
              </w:rPr>
            </w:pPr>
          </w:p>
        </w:tc>
        <w:tc>
          <w:tcPr>
            <w:tcW w:w="1966" w:type="dxa"/>
            <w:shd w:val="clear" w:color="auto" w:fill="auto"/>
            <w:vAlign w:val="center"/>
          </w:tcPr>
          <w:p w14:paraId="60349EB6" w14:textId="77777777" w:rsidR="005A3E63" w:rsidRPr="00C24189" w:rsidRDefault="005A3E63"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393" w:type="dxa"/>
            <w:shd w:val="clear" w:color="auto" w:fill="auto"/>
            <w:vAlign w:val="center"/>
          </w:tcPr>
          <w:p w14:paraId="60349EB7"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B8"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00" w:type="dxa"/>
            <w:shd w:val="clear" w:color="auto" w:fill="auto"/>
            <w:vAlign w:val="center"/>
          </w:tcPr>
          <w:p w14:paraId="60349EB9"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080" w:type="dxa"/>
            <w:shd w:val="clear" w:color="auto" w:fill="auto"/>
            <w:vAlign w:val="center"/>
          </w:tcPr>
          <w:p w14:paraId="60349EBA"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BB" w14:textId="77777777" w:rsidR="005A3E63" w:rsidRPr="00C24189" w:rsidRDefault="005A3E63" w:rsidP="00030468">
            <w:pPr>
              <w:keepNext/>
              <w:jc w:val="center"/>
              <w:rPr>
                <w:rFonts w:ascii="Calibri" w:hAnsi="Calibri"/>
                <w:noProof/>
                <w:sz w:val="18"/>
                <w:szCs w:val="18"/>
              </w:rPr>
            </w:pPr>
          </w:p>
        </w:tc>
        <w:tc>
          <w:tcPr>
            <w:tcW w:w="960" w:type="dxa"/>
            <w:shd w:val="clear" w:color="auto" w:fill="auto"/>
            <w:vAlign w:val="center"/>
          </w:tcPr>
          <w:p w14:paraId="60349EBC" w14:textId="77777777" w:rsidR="005A3E63" w:rsidRPr="00C24189" w:rsidRDefault="005A3E63" w:rsidP="00030468">
            <w:pPr>
              <w:keepNext/>
              <w:jc w:val="center"/>
              <w:rPr>
                <w:rFonts w:ascii="Calibri" w:hAnsi="Calibri"/>
                <w:noProof/>
                <w:sz w:val="18"/>
                <w:szCs w:val="18"/>
              </w:rPr>
            </w:pPr>
          </w:p>
        </w:tc>
        <w:tc>
          <w:tcPr>
            <w:tcW w:w="1080" w:type="dxa"/>
            <w:shd w:val="clear" w:color="auto" w:fill="auto"/>
            <w:vAlign w:val="center"/>
          </w:tcPr>
          <w:p w14:paraId="60349EBD" w14:textId="77777777" w:rsidR="005A3E63" w:rsidRPr="00C24189" w:rsidRDefault="005A3E63" w:rsidP="00030468">
            <w:pPr>
              <w:keepNext/>
              <w:jc w:val="center"/>
              <w:rPr>
                <w:rFonts w:ascii="Calibri" w:hAnsi="Calibri"/>
                <w:noProof/>
                <w:sz w:val="18"/>
                <w:szCs w:val="18"/>
              </w:rPr>
            </w:pPr>
          </w:p>
        </w:tc>
        <w:tc>
          <w:tcPr>
            <w:tcW w:w="960" w:type="dxa"/>
            <w:shd w:val="clear" w:color="auto" w:fill="auto"/>
            <w:vAlign w:val="center"/>
          </w:tcPr>
          <w:p w14:paraId="60349EBE" w14:textId="77777777" w:rsidR="005A3E63" w:rsidRPr="00C24189" w:rsidRDefault="005A3E63" w:rsidP="00030468">
            <w:pPr>
              <w:keepNext/>
              <w:jc w:val="center"/>
              <w:rPr>
                <w:rFonts w:ascii="Calibri" w:hAnsi="Calibri"/>
                <w:noProof/>
                <w:sz w:val="18"/>
                <w:szCs w:val="18"/>
              </w:rPr>
            </w:pPr>
          </w:p>
        </w:tc>
        <w:tc>
          <w:tcPr>
            <w:tcW w:w="1068" w:type="dxa"/>
            <w:shd w:val="clear" w:color="auto" w:fill="auto"/>
            <w:vAlign w:val="center"/>
          </w:tcPr>
          <w:p w14:paraId="60349EBF" w14:textId="77777777" w:rsidR="005A3E63" w:rsidRPr="00C24189" w:rsidRDefault="005A3E63"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r>
      <w:tr w:rsidR="005A3E63" w:rsidRPr="00C24189" w14:paraId="60349ECE" w14:textId="77777777" w:rsidTr="00030468">
        <w:trPr>
          <w:trHeight w:val="432"/>
        </w:trPr>
        <w:tc>
          <w:tcPr>
            <w:tcW w:w="1190" w:type="dxa"/>
            <w:shd w:val="clear" w:color="auto" w:fill="auto"/>
            <w:vAlign w:val="center"/>
          </w:tcPr>
          <w:p w14:paraId="60349EC1" w14:textId="77777777" w:rsidR="005A3E63" w:rsidRDefault="005A3E63"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719" w:type="dxa"/>
            <w:shd w:val="clear" w:color="auto" w:fill="auto"/>
            <w:vAlign w:val="center"/>
          </w:tcPr>
          <w:p w14:paraId="60349EC2"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1080" w:type="dxa"/>
            <w:shd w:val="clear" w:color="auto" w:fill="auto"/>
            <w:vAlign w:val="center"/>
          </w:tcPr>
          <w:p w14:paraId="60349EC3" w14:textId="77777777" w:rsidR="005A3E63" w:rsidRDefault="005A3E63" w:rsidP="00030468">
            <w:pPr>
              <w:keepNext/>
              <w:jc w:val="center"/>
              <w:rPr>
                <w:rFonts w:ascii="Calibri" w:hAnsi="Calibri"/>
                <w:noProof/>
                <w:sz w:val="18"/>
                <w:szCs w:val="18"/>
              </w:rPr>
            </w:pPr>
          </w:p>
        </w:tc>
        <w:tc>
          <w:tcPr>
            <w:tcW w:w="1966" w:type="dxa"/>
            <w:shd w:val="clear" w:color="auto" w:fill="auto"/>
            <w:vAlign w:val="center"/>
          </w:tcPr>
          <w:p w14:paraId="60349EC4" w14:textId="77777777" w:rsidR="005A3E63" w:rsidRPr="00C24189" w:rsidRDefault="005A3E63"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393" w:type="dxa"/>
            <w:shd w:val="clear" w:color="auto" w:fill="auto"/>
            <w:vAlign w:val="center"/>
          </w:tcPr>
          <w:p w14:paraId="60349EC5"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C6"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00" w:type="dxa"/>
            <w:shd w:val="clear" w:color="auto" w:fill="auto"/>
            <w:vAlign w:val="center"/>
          </w:tcPr>
          <w:p w14:paraId="60349EC7"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080" w:type="dxa"/>
            <w:shd w:val="clear" w:color="auto" w:fill="auto"/>
            <w:vAlign w:val="center"/>
          </w:tcPr>
          <w:p w14:paraId="60349EC8"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C9" w14:textId="77777777" w:rsidR="005A3E63" w:rsidRPr="00C24189" w:rsidRDefault="005A3E63" w:rsidP="00030468">
            <w:pPr>
              <w:keepNext/>
              <w:jc w:val="center"/>
              <w:rPr>
                <w:rFonts w:ascii="Calibri" w:hAnsi="Calibri"/>
                <w:noProof/>
                <w:sz w:val="18"/>
                <w:szCs w:val="18"/>
              </w:rPr>
            </w:pPr>
          </w:p>
        </w:tc>
        <w:tc>
          <w:tcPr>
            <w:tcW w:w="960" w:type="dxa"/>
            <w:shd w:val="clear" w:color="auto" w:fill="auto"/>
            <w:vAlign w:val="center"/>
          </w:tcPr>
          <w:p w14:paraId="60349ECA" w14:textId="77777777" w:rsidR="005A3E63" w:rsidRPr="00C24189" w:rsidRDefault="005A3E63" w:rsidP="00030468">
            <w:pPr>
              <w:keepNext/>
              <w:jc w:val="center"/>
              <w:rPr>
                <w:rFonts w:ascii="Calibri" w:hAnsi="Calibri"/>
                <w:noProof/>
                <w:sz w:val="18"/>
                <w:szCs w:val="18"/>
              </w:rPr>
            </w:pPr>
          </w:p>
        </w:tc>
        <w:tc>
          <w:tcPr>
            <w:tcW w:w="1080" w:type="dxa"/>
            <w:shd w:val="clear" w:color="auto" w:fill="auto"/>
            <w:vAlign w:val="center"/>
          </w:tcPr>
          <w:p w14:paraId="60349ECB" w14:textId="77777777" w:rsidR="005A3E63" w:rsidRPr="00C24189" w:rsidRDefault="005A3E63" w:rsidP="00030468">
            <w:pPr>
              <w:keepNext/>
              <w:jc w:val="center"/>
              <w:rPr>
                <w:rFonts w:ascii="Calibri" w:hAnsi="Calibri"/>
                <w:noProof/>
                <w:sz w:val="18"/>
                <w:szCs w:val="18"/>
              </w:rPr>
            </w:pPr>
          </w:p>
        </w:tc>
        <w:tc>
          <w:tcPr>
            <w:tcW w:w="960" w:type="dxa"/>
            <w:shd w:val="clear" w:color="auto" w:fill="auto"/>
            <w:vAlign w:val="center"/>
          </w:tcPr>
          <w:p w14:paraId="60349ECC" w14:textId="77777777" w:rsidR="005A3E63" w:rsidRPr="00C24189" w:rsidRDefault="005A3E63" w:rsidP="00030468">
            <w:pPr>
              <w:keepNext/>
              <w:jc w:val="center"/>
              <w:rPr>
                <w:rFonts w:ascii="Calibri" w:hAnsi="Calibri"/>
                <w:noProof/>
                <w:sz w:val="18"/>
                <w:szCs w:val="18"/>
              </w:rPr>
            </w:pPr>
          </w:p>
        </w:tc>
        <w:tc>
          <w:tcPr>
            <w:tcW w:w="1068" w:type="dxa"/>
            <w:shd w:val="clear" w:color="auto" w:fill="auto"/>
            <w:vAlign w:val="center"/>
          </w:tcPr>
          <w:p w14:paraId="60349ECD" w14:textId="77777777" w:rsidR="005A3E63" w:rsidRPr="00C24189" w:rsidRDefault="005A3E63"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r>
      <w:tr w:rsidR="005A3E63" w:rsidRPr="00C24189" w14:paraId="60349EDC" w14:textId="77777777" w:rsidTr="00030468">
        <w:trPr>
          <w:trHeight w:val="432"/>
        </w:trPr>
        <w:tc>
          <w:tcPr>
            <w:tcW w:w="1190" w:type="dxa"/>
            <w:shd w:val="clear" w:color="auto" w:fill="auto"/>
            <w:vAlign w:val="center"/>
          </w:tcPr>
          <w:p w14:paraId="60349ECF" w14:textId="77777777" w:rsidR="005A3E63" w:rsidRDefault="005A3E63"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719" w:type="dxa"/>
            <w:shd w:val="clear" w:color="auto" w:fill="auto"/>
            <w:vAlign w:val="center"/>
          </w:tcPr>
          <w:p w14:paraId="60349ED0"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1080" w:type="dxa"/>
            <w:shd w:val="clear" w:color="auto" w:fill="auto"/>
            <w:vAlign w:val="center"/>
          </w:tcPr>
          <w:p w14:paraId="60349ED1" w14:textId="77777777" w:rsidR="005A3E63" w:rsidRDefault="005A3E63" w:rsidP="00030468">
            <w:pPr>
              <w:keepNext/>
              <w:jc w:val="center"/>
              <w:rPr>
                <w:rFonts w:ascii="Calibri" w:hAnsi="Calibri"/>
                <w:noProof/>
                <w:sz w:val="18"/>
                <w:szCs w:val="18"/>
              </w:rPr>
            </w:pPr>
          </w:p>
        </w:tc>
        <w:tc>
          <w:tcPr>
            <w:tcW w:w="1966" w:type="dxa"/>
            <w:shd w:val="clear" w:color="auto" w:fill="auto"/>
            <w:vAlign w:val="center"/>
          </w:tcPr>
          <w:p w14:paraId="60349ED2" w14:textId="77777777" w:rsidR="005A3E63" w:rsidRPr="00C24189" w:rsidRDefault="005A3E63"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393" w:type="dxa"/>
            <w:shd w:val="clear" w:color="auto" w:fill="auto"/>
            <w:vAlign w:val="center"/>
          </w:tcPr>
          <w:p w14:paraId="60349ED3"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D4"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00" w:type="dxa"/>
            <w:shd w:val="clear" w:color="auto" w:fill="auto"/>
            <w:vAlign w:val="center"/>
          </w:tcPr>
          <w:p w14:paraId="60349ED5"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080" w:type="dxa"/>
            <w:shd w:val="clear" w:color="auto" w:fill="auto"/>
            <w:vAlign w:val="center"/>
          </w:tcPr>
          <w:p w14:paraId="60349ED6"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D7" w14:textId="77777777" w:rsidR="005A3E63" w:rsidRPr="00C24189" w:rsidRDefault="005A3E63" w:rsidP="00030468">
            <w:pPr>
              <w:keepNext/>
              <w:jc w:val="center"/>
              <w:rPr>
                <w:rFonts w:ascii="Calibri" w:hAnsi="Calibri"/>
                <w:noProof/>
                <w:sz w:val="18"/>
                <w:szCs w:val="18"/>
              </w:rPr>
            </w:pPr>
          </w:p>
        </w:tc>
        <w:tc>
          <w:tcPr>
            <w:tcW w:w="960" w:type="dxa"/>
            <w:shd w:val="clear" w:color="auto" w:fill="auto"/>
            <w:vAlign w:val="center"/>
          </w:tcPr>
          <w:p w14:paraId="60349ED8" w14:textId="77777777" w:rsidR="005A3E63" w:rsidRPr="00C24189" w:rsidRDefault="005A3E63" w:rsidP="00030468">
            <w:pPr>
              <w:keepNext/>
              <w:jc w:val="center"/>
              <w:rPr>
                <w:rFonts w:ascii="Calibri" w:hAnsi="Calibri"/>
                <w:noProof/>
                <w:sz w:val="18"/>
                <w:szCs w:val="18"/>
              </w:rPr>
            </w:pPr>
          </w:p>
        </w:tc>
        <w:tc>
          <w:tcPr>
            <w:tcW w:w="1080" w:type="dxa"/>
            <w:shd w:val="clear" w:color="auto" w:fill="auto"/>
            <w:vAlign w:val="center"/>
          </w:tcPr>
          <w:p w14:paraId="60349ED9" w14:textId="77777777" w:rsidR="005A3E63" w:rsidRPr="00C24189" w:rsidRDefault="005A3E63" w:rsidP="00030468">
            <w:pPr>
              <w:keepNext/>
              <w:jc w:val="center"/>
              <w:rPr>
                <w:rFonts w:ascii="Calibri" w:hAnsi="Calibri"/>
                <w:noProof/>
                <w:sz w:val="18"/>
                <w:szCs w:val="18"/>
              </w:rPr>
            </w:pPr>
          </w:p>
        </w:tc>
        <w:tc>
          <w:tcPr>
            <w:tcW w:w="960" w:type="dxa"/>
            <w:shd w:val="clear" w:color="auto" w:fill="auto"/>
            <w:vAlign w:val="center"/>
          </w:tcPr>
          <w:p w14:paraId="60349EDA" w14:textId="77777777" w:rsidR="005A3E63" w:rsidRPr="00C24189" w:rsidRDefault="005A3E63" w:rsidP="00030468">
            <w:pPr>
              <w:keepNext/>
              <w:jc w:val="center"/>
              <w:rPr>
                <w:rFonts w:ascii="Calibri" w:hAnsi="Calibri"/>
                <w:noProof/>
                <w:sz w:val="18"/>
                <w:szCs w:val="18"/>
              </w:rPr>
            </w:pPr>
          </w:p>
        </w:tc>
        <w:tc>
          <w:tcPr>
            <w:tcW w:w="1068" w:type="dxa"/>
            <w:shd w:val="clear" w:color="auto" w:fill="auto"/>
            <w:vAlign w:val="center"/>
          </w:tcPr>
          <w:p w14:paraId="60349EDB" w14:textId="77777777" w:rsidR="005A3E63" w:rsidRPr="00C24189" w:rsidRDefault="005A3E63"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r>
      <w:tr w:rsidR="005A3E63" w:rsidRPr="00C24189" w14:paraId="60349EEA" w14:textId="77777777" w:rsidTr="00030468">
        <w:trPr>
          <w:trHeight w:val="432"/>
        </w:trPr>
        <w:tc>
          <w:tcPr>
            <w:tcW w:w="1190" w:type="dxa"/>
            <w:shd w:val="clear" w:color="auto" w:fill="auto"/>
            <w:vAlign w:val="center"/>
          </w:tcPr>
          <w:p w14:paraId="60349EDD" w14:textId="77777777" w:rsidR="005A3E63" w:rsidRDefault="005A3E63"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719" w:type="dxa"/>
            <w:shd w:val="clear" w:color="auto" w:fill="auto"/>
            <w:vAlign w:val="center"/>
          </w:tcPr>
          <w:p w14:paraId="60349EDE"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1080" w:type="dxa"/>
            <w:shd w:val="clear" w:color="auto" w:fill="auto"/>
            <w:vAlign w:val="center"/>
          </w:tcPr>
          <w:p w14:paraId="60349EDF" w14:textId="77777777" w:rsidR="005A3E63" w:rsidRDefault="005A3E63" w:rsidP="00030468">
            <w:pPr>
              <w:keepNext/>
              <w:jc w:val="center"/>
              <w:rPr>
                <w:rFonts w:ascii="Calibri" w:hAnsi="Calibri"/>
                <w:noProof/>
                <w:sz w:val="18"/>
                <w:szCs w:val="18"/>
              </w:rPr>
            </w:pPr>
          </w:p>
        </w:tc>
        <w:tc>
          <w:tcPr>
            <w:tcW w:w="1966" w:type="dxa"/>
            <w:shd w:val="clear" w:color="auto" w:fill="auto"/>
            <w:vAlign w:val="center"/>
          </w:tcPr>
          <w:p w14:paraId="60349EE0" w14:textId="77777777" w:rsidR="005A3E63" w:rsidRPr="00C24189" w:rsidRDefault="005A3E63"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393" w:type="dxa"/>
            <w:shd w:val="clear" w:color="auto" w:fill="auto"/>
            <w:vAlign w:val="center"/>
          </w:tcPr>
          <w:p w14:paraId="60349EE1"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E2"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00" w:type="dxa"/>
            <w:shd w:val="clear" w:color="auto" w:fill="auto"/>
            <w:vAlign w:val="center"/>
          </w:tcPr>
          <w:p w14:paraId="60349EE3"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080" w:type="dxa"/>
            <w:shd w:val="clear" w:color="auto" w:fill="auto"/>
            <w:vAlign w:val="center"/>
          </w:tcPr>
          <w:p w14:paraId="60349EE4"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E5" w14:textId="77777777" w:rsidR="005A3E63" w:rsidRPr="00C24189" w:rsidRDefault="005A3E63" w:rsidP="00030468">
            <w:pPr>
              <w:keepNext/>
              <w:jc w:val="center"/>
              <w:rPr>
                <w:rFonts w:ascii="Calibri" w:hAnsi="Calibri"/>
                <w:noProof/>
                <w:sz w:val="18"/>
                <w:szCs w:val="18"/>
              </w:rPr>
            </w:pPr>
          </w:p>
        </w:tc>
        <w:tc>
          <w:tcPr>
            <w:tcW w:w="960" w:type="dxa"/>
            <w:shd w:val="clear" w:color="auto" w:fill="auto"/>
            <w:vAlign w:val="center"/>
          </w:tcPr>
          <w:p w14:paraId="60349EE6" w14:textId="77777777" w:rsidR="005A3E63" w:rsidRPr="00C24189" w:rsidRDefault="005A3E63" w:rsidP="00030468">
            <w:pPr>
              <w:keepNext/>
              <w:jc w:val="center"/>
              <w:rPr>
                <w:rFonts w:ascii="Calibri" w:hAnsi="Calibri"/>
                <w:noProof/>
                <w:sz w:val="18"/>
                <w:szCs w:val="18"/>
              </w:rPr>
            </w:pPr>
          </w:p>
        </w:tc>
        <w:tc>
          <w:tcPr>
            <w:tcW w:w="1080" w:type="dxa"/>
            <w:shd w:val="clear" w:color="auto" w:fill="auto"/>
            <w:vAlign w:val="center"/>
          </w:tcPr>
          <w:p w14:paraId="60349EE7" w14:textId="77777777" w:rsidR="005A3E63" w:rsidRPr="00C24189" w:rsidRDefault="005A3E63" w:rsidP="00030468">
            <w:pPr>
              <w:keepNext/>
              <w:jc w:val="center"/>
              <w:rPr>
                <w:rFonts w:ascii="Calibri" w:hAnsi="Calibri"/>
                <w:noProof/>
                <w:sz w:val="18"/>
                <w:szCs w:val="18"/>
              </w:rPr>
            </w:pPr>
          </w:p>
        </w:tc>
        <w:tc>
          <w:tcPr>
            <w:tcW w:w="960" w:type="dxa"/>
            <w:shd w:val="clear" w:color="auto" w:fill="auto"/>
            <w:vAlign w:val="center"/>
          </w:tcPr>
          <w:p w14:paraId="60349EE8" w14:textId="77777777" w:rsidR="005A3E63" w:rsidRPr="00C24189" w:rsidRDefault="005A3E63" w:rsidP="00030468">
            <w:pPr>
              <w:keepNext/>
              <w:jc w:val="center"/>
              <w:rPr>
                <w:rFonts w:ascii="Calibri" w:hAnsi="Calibri"/>
                <w:noProof/>
                <w:sz w:val="18"/>
                <w:szCs w:val="18"/>
              </w:rPr>
            </w:pPr>
          </w:p>
        </w:tc>
        <w:tc>
          <w:tcPr>
            <w:tcW w:w="1068" w:type="dxa"/>
            <w:shd w:val="clear" w:color="auto" w:fill="auto"/>
            <w:vAlign w:val="center"/>
          </w:tcPr>
          <w:p w14:paraId="60349EE9" w14:textId="77777777" w:rsidR="005A3E63" w:rsidRPr="00C24189" w:rsidRDefault="005A3E63"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r>
      <w:tr w:rsidR="005A3E63" w:rsidRPr="00C24189" w14:paraId="60349EF8" w14:textId="77777777" w:rsidTr="00030468">
        <w:trPr>
          <w:trHeight w:val="432"/>
        </w:trPr>
        <w:tc>
          <w:tcPr>
            <w:tcW w:w="1190" w:type="dxa"/>
            <w:shd w:val="clear" w:color="auto" w:fill="auto"/>
            <w:vAlign w:val="center"/>
          </w:tcPr>
          <w:p w14:paraId="60349EEB" w14:textId="77777777" w:rsidR="005A3E63" w:rsidRDefault="005A3E63"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719" w:type="dxa"/>
            <w:shd w:val="clear" w:color="auto" w:fill="auto"/>
            <w:vAlign w:val="center"/>
          </w:tcPr>
          <w:p w14:paraId="60349EEC"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sz w:val="18"/>
                <w:szCs w:val="18"/>
              </w:rPr>
            </w:pPr>
          </w:p>
        </w:tc>
        <w:tc>
          <w:tcPr>
            <w:tcW w:w="1080" w:type="dxa"/>
            <w:shd w:val="clear" w:color="auto" w:fill="auto"/>
            <w:vAlign w:val="center"/>
          </w:tcPr>
          <w:p w14:paraId="60349EED" w14:textId="77777777" w:rsidR="005A3E63" w:rsidRDefault="005A3E63" w:rsidP="00030468">
            <w:pPr>
              <w:keepNext/>
              <w:jc w:val="center"/>
              <w:rPr>
                <w:rFonts w:ascii="Calibri" w:hAnsi="Calibri"/>
                <w:noProof/>
                <w:sz w:val="18"/>
                <w:szCs w:val="18"/>
              </w:rPr>
            </w:pPr>
          </w:p>
        </w:tc>
        <w:tc>
          <w:tcPr>
            <w:tcW w:w="1966" w:type="dxa"/>
            <w:shd w:val="clear" w:color="auto" w:fill="auto"/>
            <w:vAlign w:val="center"/>
          </w:tcPr>
          <w:p w14:paraId="60349EEE" w14:textId="77777777" w:rsidR="005A3E63" w:rsidRPr="00C24189" w:rsidRDefault="005A3E63"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c>
          <w:tcPr>
            <w:tcW w:w="1393" w:type="dxa"/>
            <w:shd w:val="clear" w:color="auto" w:fill="auto"/>
            <w:vAlign w:val="center"/>
          </w:tcPr>
          <w:p w14:paraId="60349EEF"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F0"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00" w:type="dxa"/>
            <w:shd w:val="clear" w:color="auto" w:fill="auto"/>
            <w:vAlign w:val="center"/>
          </w:tcPr>
          <w:p w14:paraId="60349EF1"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080" w:type="dxa"/>
            <w:shd w:val="clear" w:color="auto" w:fill="auto"/>
            <w:vAlign w:val="center"/>
          </w:tcPr>
          <w:p w14:paraId="60349EF2" w14:textId="77777777" w:rsidR="005A3E63" w:rsidRPr="00C24189" w:rsidRDefault="005A3E63" w:rsidP="00030468">
            <w:pPr>
              <w:keepNext/>
              <w:tabs>
                <w:tab w:val="left" w:pos="7200"/>
                <w:tab w:val="left" w:pos="9990"/>
                <w:tab w:val="left" w:pos="10980"/>
                <w:tab w:val="right" w:pos="11430"/>
              </w:tabs>
              <w:spacing w:line="200" w:lineRule="exact"/>
              <w:jc w:val="center"/>
              <w:rPr>
                <w:rFonts w:ascii="Calibri" w:hAnsi="Calibri"/>
                <w:noProof/>
                <w:sz w:val="18"/>
                <w:szCs w:val="18"/>
              </w:rPr>
            </w:pPr>
          </w:p>
        </w:tc>
        <w:tc>
          <w:tcPr>
            <w:tcW w:w="960" w:type="dxa"/>
            <w:shd w:val="clear" w:color="auto" w:fill="auto"/>
            <w:vAlign w:val="center"/>
          </w:tcPr>
          <w:p w14:paraId="60349EF3" w14:textId="77777777" w:rsidR="005A3E63" w:rsidRPr="00C24189" w:rsidRDefault="005A3E63" w:rsidP="00030468">
            <w:pPr>
              <w:keepNext/>
              <w:jc w:val="center"/>
              <w:rPr>
                <w:rFonts w:ascii="Calibri" w:hAnsi="Calibri"/>
                <w:noProof/>
                <w:sz w:val="18"/>
                <w:szCs w:val="18"/>
              </w:rPr>
            </w:pPr>
          </w:p>
        </w:tc>
        <w:tc>
          <w:tcPr>
            <w:tcW w:w="960" w:type="dxa"/>
            <w:shd w:val="clear" w:color="auto" w:fill="auto"/>
            <w:vAlign w:val="center"/>
          </w:tcPr>
          <w:p w14:paraId="60349EF4" w14:textId="77777777" w:rsidR="005A3E63" w:rsidRPr="00C24189" w:rsidRDefault="005A3E63" w:rsidP="00030468">
            <w:pPr>
              <w:keepNext/>
              <w:jc w:val="center"/>
              <w:rPr>
                <w:rFonts w:ascii="Calibri" w:hAnsi="Calibri"/>
                <w:noProof/>
                <w:sz w:val="18"/>
                <w:szCs w:val="18"/>
              </w:rPr>
            </w:pPr>
          </w:p>
        </w:tc>
        <w:tc>
          <w:tcPr>
            <w:tcW w:w="1080" w:type="dxa"/>
            <w:shd w:val="clear" w:color="auto" w:fill="auto"/>
            <w:vAlign w:val="center"/>
          </w:tcPr>
          <w:p w14:paraId="60349EF5" w14:textId="77777777" w:rsidR="005A3E63" w:rsidRPr="00C24189" w:rsidRDefault="005A3E63" w:rsidP="00030468">
            <w:pPr>
              <w:keepNext/>
              <w:jc w:val="center"/>
              <w:rPr>
                <w:rFonts w:ascii="Calibri" w:hAnsi="Calibri"/>
                <w:noProof/>
                <w:sz w:val="18"/>
                <w:szCs w:val="18"/>
              </w:rPr>
            </w:pPr>
          </w:p>
        </w:tc>
        <w:tc>
          <w:tcPr>
            <w:tcW w:w="960" w:type="dxa"/>
            <w:shd w:val="clear" w:color="auto" w:fill="auto"/>
            <w:vAlign w:val="center"/>
          </w:tcPr>
          <w:p w14:paraId="60349EF6" w14:textId="77777777" w:rsidR="005A3E63" w:rsidRPr="00C24189" w:rsidRDefault="005A3E63" w:rsidP="00030468">
            <w:pPr>
              <w:keepNext/>
              <w:jc w:val="center"/>
              <w:rPr>
                <w:rFonts w:ascii="Calibri" w:hAnsi="Calibri"/>
                <w:noProof/>
                <w:sz w:val="18"/>
                <w:szCs w:val="18"/>
              </w:rPr>
            </w:pPr>
          </w:p>
        </w:tc>
        <w:tc>
          <w:tcPr>
            <w:tcW w:w="1068" w:type="dxa"/>
            <w:shd w:val="clear" w:color="auto" w:fill="auto"/>
            <w:vAlign w:val="center"/>
          </w:tcPr>
          <w:p w14:paraId="60349EF7" w14:textId="77777777" w:rsidR="005A3E63" w:rsidRPr="00C24189" w:rsidRDefault="005A3E63" w:rsidP="00030468">
            <w:pPr>
              <w:pStyle w:val="Heading7"/>
              <w:tabs>
                <w:tab w:val="clear" w:pos="10980"/>
                <w:tab w:val="clear" w:pos="11430"/>
                <w:tab w:val="left" w:pos="180"/>
                <w:tab w:val="left" w:pos="5310"/>
                <w:tab w:val="left" w:pos="8100"/>
              </w:tabs>
              <w:jc w:val="center"/>
              <w:rPr>
                <w:rFonts w:ascii="Calibri" w:hAnsi="Calibri"/>
                <w:b w:val="0"/>
                <w:noProof/>
                <w:color w:val="auto"/>
                <w:sz w:val="18"/>
                <w:szCs w:val="18"/>
              </w:rPr>
            </w:pPr>
          </w:p>
        </w:tc>
      </w:tr>
      <w:tr w:rsidR="00E71811" w:rsidRPr="00C24189" w14:paraId="60349EFC" w14:textId="77777777" w:rsidTr="00E71811">
        <w:trPr>
          <w:trHeight w:val="773"/>
        </w:trPr>
        <w:tc>
          <w:tcPr>
            <w:tcW w:w="14616" w:type="dxa"/>
            <w:gridSpan w:val="13"/>
            <w:shd w:val="clear" w:color="auto" w:fill="auto"/>
          </w:tcPr>
          <w:p w14:paraId="60349EF9" w14:textId="7AFF0219" w:rsidR="00E71811" w:rsidRPr="00C24189" w:rsidRDefault="00E71811" w:rsidP="00342F32">
            <w:pPr>
              <w:pStyle w:val="Heading7"/>
              <w:tabs>
                <w:tab w:val="clear" w:pos="10980"/>
                <w:tab w:val="clear" w:pos="11430"/>
                <w:tab w:val="left" w:pos="180"/>
                <w:tab w:val="left" w:pos="5310"/>
                <w:tab w:val="left" w:pos="8100"/>
              </w:tabs>
              <w:rPr>
                <w:rFonts w:ascii="Calibri" w:hAnsi="Calibri"/>
                <w:noProof/>
                <w:color w:val="auto"/>
                <w:sz w:val="18"/>
                <w:szCs w:val="18"/>
              </w:rPr>
            </w:pPr>
            <w:r w:rsidRPr="00C24189">
              <w:rPr>
                <w:rFonts w:ascii="Calibri" w:hAnsi="Calibri"/>
                <w:noProof/>
                <w:color w:val="auto"/>
                <w:sz w:val="18"/>
                <w:szCs w:val="18"/>
              </w:rPr>
              <w:t>NOTES</w:t>
            </w:r>
            <w:r w:rsidR="00722E44">
              <w:rPr>
                <w:rFonts w:ascii="Calibri" w:hAnsi="Calibri"/>
                <w:noProof/>
                <w:color w:val="auto"/>
                <w:sz w:val="18"/>
                <w:szCs w:val="18"/>
              </w:rPr>
              <w:t>:</w:t>
            </w:r>
          </w:p>
          <w:p w14:paraId="60349EFA" w14:textId="77777777" w:rsidR="00E71811" w:rsidRPr="00C24189" w:rsidRDefault="00E71811" w:rsidP="00722E44">
            <w:pPr>
              <w:keepNext/>
              <w:numPr>
                <w:ilvl w:val="0"/>
                <w:numId w:val="4"/>
              </w:numPr>
              <w:tabs>
                <w:tab w:val="left" w:pos="2700"/>
                <w:tab w:val="left" w:pos="3420"/>
                <w:tab w:val="left" w:pos="3780"/>
                <w:tab w:val="left" w:pos="5760"/>
                <w:tab w:val="left" w:pos="7212"/>
              </w:tabs>
              <w:ind w:left="450" w:hanging="225"/>
              <w:rPr>
                <w:rFonts w:ascii="Calibri" w:hAnsi="Calibri"/>
                <w:noProof/>
                <w:sz w:val="18"/>
                <w:szCs w:val="18"/>
              </w:rPr>
            </w:pPr>
            <w:r>
              <w:rPr>
                <w:rFonts w:ascii="Calibri" w:hAnsi="Calibri"/>
                <w:noProof/>
                <w:sz w:val="18"/>
                <w:szCs w:val="18"/>
              </w:rPr>
              <w:t>R</w:t>
            </w:r>
            <w:r w:rsidRPr="00C24189">
              <w:rPr>
                <w:rFonts w:ascii="Calibri" w:hAnsi="Calibri"/>
                <w:noProof/>
                <w:sz w:val="18"/>
                <w:szCs w:val="18"/>
              </w:rPr>
              <w:t xml:space="preserve">oof area covered by building integrated photovoltaic panels and solar thermal panels are exempt from the above Cool Roof requirements. </w:t>
            </w:r>
          </w:p>
          <w:p w14:paraId="60349EFB" w14:textId="77777777" w:rsidR="00E71811" w:rsidRPr="005A3E63" w:rsidRDefault="00E71811" w:rsidP="00722E44">
            <w:pPr>
              <w:keepNext/>
              <w:numPr>
                <w:ilvl w:val="0"/>
                <w:numId w:val="4"/>
              </w:numPr>
              <w:tabs>
                <w:tab w:val="left" w:pos="2700"/>
                <w:tab w:val="left" w:pos="3420"/>
                <w:tab w:val="left" w:pos="3780"/>
                <w:tab w:val="left" w:pos="5760"/>
                <w:tab w:val="left" w:pos="7212"/>
              </w:tabs>
              <w:ind w:left="450" w:hanging="225"/>
              <w:rPr>
                <w:rFonts w:ascii="Calibri" w:hAnsi="Calibri"/>
                <w:noProof/>
                <w:sz w:val="18"/>
                <w:szCs w:val="18"/>
              </w:rPr>
            </w:pPr>
            <w:r w:rsidRPr="00C24189">
              <w:rPr>
                <w:rFonts w:ascii="Calibri" w:hAnsi="Calibri"/>
                <w:noProof/>
                <w:sz w:val="18"/>
                <w:szCs w:val="18"/>
              </w:rPr>
              <w:t>Liquid field applied coatings must comply with installation criteria from section 110.8(i)4.</w:t>
            </w:r>
          </w:p>
        </w:tc>
      </w:tr>
    </w:tbl>
    <w:p w14:paraId="60349EFD" w14:textId="77777777" w:rsidR="00B07581" w:rsidRDefault="00B07581" w:rsidP="009867E0">
      <w:pPr>
        <w:rPr>
          <w:rFonts w:ascii="Calibri" w:hAnsi="Calibri"/>
        </w:rPr>
      </w:pP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4"/>
        <w:gridCol w:w="1301"/>
        <w:gridCol w:w="1379"/>
        <w:gridCol w:w="1311"/>
        <w:gridCol w:w="1251"/>
        <w:gridCol w:w="1308"/>
        <w:gridCol w:w="1057"/>
        <w:gridCol w:w="1208"/>
        <w:gridCol w:w="1059"/>
        <w:gridCol w:w="3646"/>
      </w:tblGrid>
      <w:tr w:rsidR="00722E44" w:rsidRPr="00BB003A" w14:paraId="1D6A81BC" w14:textId="77777777" w:rsidTr="00722E44">
        <w:trPr>
          <w:cantSplit/>
          <w:trHeight w:val="354"/>
        </w:trPr>
        <w:tc>
          <w:tcPr>
            <w:tcW w:w="14604" w:type="dxa"/>
            <w:gridSpan w:val="10"/>
            <w:vAlign w:val="center"/>
          </w:tcPr>
          <w:p w14:paraId="08F440E7" w14:textId="77777777" w:rsidR="00722E44" w:rsidRPr="00BB003A" w:rsidRDefault="00722E44" w:rsidP="00722E44">
            <w:pPr>
              <w:keepNext/>
              <w:rPr>
                <w:rFonts w:ascii="Calibri" w:eastAsia="Calibri" w:hAnsi="Calibri"/>
                <w:b/>
                <w:sz w:val="22"/>
                <w:szCs w:val="22"/>
              </w:rPr>
            </w:pPr>
            <w:r w:rsidRPr="001F7C8F">
              <w:rPr>
                <w:rFonts w:ascii="Calibri" w:eastAsia="Calibri" w:hAnsi="Calibri"/>
                <w:b/>
                <w:sz w:val="22"/>
                <w:szCs w:val="22"/>
              </w:rPr>
              <w:t>D. Fenestration/Glazing Allowed</w:t>
            </w:r>
            <w:r w:rsidRPr="008A172F">
              <w:rPr>
                <w:rFonts w:ascii="Calibri" w:eastAsia="Calibri" w:hAnsi="Calibri"/>
                <w:b/>
                <w:sz w:val="22"/>
                <w:szCs w:val="22"/>
              </w:rPr>
              <w:t xml:space="preserve"> Areas </w:t>
            </w:r>
            <w:r>
              <w:rPr>
                <w:rFonts w:ascii="Calibri" w:eastAsia="Calibri" w:hAnsi="Calibri"/>
                <w:b/>
                <w:sz w:val="22"/>
                <w:szCs w:val="22"/>
              </w:rPr>
              <w:t>and Efficiencies</w:t>
            </w:r>
            <w:r w:rsidRPr="00F62A38">
              <w:rPr>
                <w:rFonts w:ascii="Calibri" w:eastAsia="Calibri" w:hAnsi="Calibri"/>
                <w:sz w:val="22"/>
                <w:szCs w:val="22"/>
              </w:rPr>
              <w:t xml:space="preserve"> (Section 150.2(b)1)</w:t>
            </w:r>
          </w:p>
        </w:tc>
      </w:tr>
      <w:tr w:rsidR="00722E44" w:rsidRPr="001F7C8F" w14:paraId="2A493B17" w14:textId="77777777" w:rsidTr="00722E44">
        <w:trPr>
          <w:cantSplit/>
          <w:trHeight w:val="215"/>
        </w:trPr>
        <w:tc>
          <w:tcPr>
            <w:tcW w:w="1084" w:type="dxa"/>
            <w:vAlign w:val="center"/>
          </w:tcPr>
          <w:p w14:paraId="19FFDC65" w14:textId="77777777" w:rsidR="00722E44" w:rsidRPr="006101DE" w:rsidRDefault="00722E44" w:rsidP="00722E44">
            <w:pPr>
              <w:keepNext/>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01</w:t>
            </w:r>
          </w:p>
        </w:tc>
        <w:tc>
          <w:tcPr>
            <w:tcW w:w="1301" w:type="dxa"/>
            <w:vAlign w:val="center"/>
          </w:tcPr>
          <w:p w14:paraId="07B6D308" w14:textId="77777777" w:rsidR="00722E44" w:rsidRPr="00E22815"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E22815">
              <w:rPr>
                <w:rFonts w:ascii="Calibri" w:hAnsi="Calibri"/>
                <w:sz w:val="18"/>
                <w:szCs w:val="18"/>
              </w:rPr>
              <w:t>02</w:t>
            </w:r>
          </w:p>
        </w:tc>
        <w:tc>
          <w:tcPr>
            <w:tcW w:w="1379" w:type="dxa"/>
            <w:vAlign w:val="center"/>
          </w:tcPr>
          <w:p w14:paraId="0BCA8033"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03</w:t>
            </w:r>
          </w:p>
        </w:tc>
        <w:tc>
          <w:tcPr>
            <w:tcW w:w="2562" w:type="dxa"/>
            <w:gridSpan w:val="2"/>
            <w:vAlign w:val="center"/>
          </w:tcPr>
          <w:p w14:paraId="72A4D108"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04</w:t>
            </w:r>
          </w:p>
        </w:tc>
        <w:tc>
          <w:tcPr>
            <w:tcW w:w="2365" w:type="dxa"/>
            <w:gridSpan w:val="2"/>
            <w:vAlign w:val="center"/>
          </w:tcPr>
          <w:p w14:paraId="37F41C10"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05</w:t>
            </w:r>
          </w:p>
        </w:tc>
        <w:tc>
          <w:tcPr>
            <w:tcW w:w="2267" w:type="dxa"/>
            <w:gridSpan w:val="2"/>
            <w:vAlign w:val="center"/>
          </w:tcPr>
          <w:p w14:paraId="2AE56AE7" w14:textId="77777777" w:rsidR="00722E44" w:rsidRPr="001F7C8F"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06</w:t>
            </w:r>
          </w:p>
        </w:tc>
        <w:tc>
          <w:tcPr>
            <w:tcW w:w="3646" w:type="dxa"/>
            <w:vAlign w:val="center"/>
          </w:tcPr>
          <w:p w14:paraId="3E42F8A2" w14:textId="77777777" w:rsidR="00722E44" w:rsidRPr="001F7C8F"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1F7C8F">
              <w:rPr>
                <w:rFonts w:ascii="Calibri" w:hAnsi="Calibri"/>
                <w:sz w:val="18"/>
                <w:szCs w:val="18"/>
              </w:rPr>
              <w:t>07</w:t>
            </w:r>
          </w:p>
        </w:tc>
      </w:tr>
      <w:tr w:rsidR="00722E44" w:rsidRPr="001F7C8F" w14:paraId="5307C1F7" w14:textId="77777777" w:rsidTr="00722E44">
        <w:trPr>
          <w:cantSplit/>
          <w:trHeight w:val="300"/>
        </w:trPr>
        <w:tc>
          <w:tcPr>
            <w:tcW w:w="1084" w:type="dxa"/>
            <w:vAlign w:val="bottom"/>
          </w:tcPr>
          <w:p w14:paraId="566CABD5" w14:textId="77777777" w:rsidR="00722E44" w:rsidRPr="00E22815" w:rsidRDefault="00722E44" w:rsidP="00722E44">
            <w:pPr>
              <w:keepNext/>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Alteration Type</w:t>
            </w:r>
          </w:p>
        </w:tc>
        <w:tc>
          <w:tcPr>
            <w:tcW w:w="1301" w:type="dxa"/>
            <w:vAlign w:val="bottom"/>
          </w:tcPr>
          <w:p w14:paraId="2208F95A" w14:textId="77777777" w:rsidR="00722E44" w:rsidRPr="006101DE" w:rsidRDefault="00722E44" w:rsidP="00722E44">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6101DE">
              <w:rPr>
                <w:rFonts w:asciiTheme="minorHAnsi" w:hAnsiTheme="minorHAnsi"/>
                <w:sz w:val="18"/>
                <w:szCs w:val="18"/>
              </w:rPr>
              <w:t>Maximum Allowed</w:t>
            </w:r>
          </w:p>
          <w:p w14:paraId="4D52A58C" w14:textId="77777777" w:rsidR="00722E44" w:rsidRPr="006101DE" w:rsidRDefault="00722E44" w:rsidP="00722E44">
            <w:pPr>
              <w:tabs>
                <w:tab w:val="left" w:pos="2160"/>
                <w:tab w:val="left" w:pos="2700"/>
                <w:tab w:val="left" w:pos="3420"/>
                <w:tab w:val="left" w:pos="3780"/>
                <w:tab w:val="left" w:pos="5760"/>
                <w:tab w:val="left" w:pos="7212"/>
              </w:tabs>
              <w:jc w:val="center"/>
              <w:rPr>
                <w:rFonts w:asciiTheme="minorHAnsi" w:hAnsiTheme="minorHAnsi"/>
                <w:sz w:val="18"/>
                <w:szCs w:val="18"/>
              </w:rPr>
            </w:pPr>
            <w:r w:rsidRPr="006101DE">
              <w:rPr>
                <w:rFonts w:asciiTheme="minorHAnsi" w:hAnsiTheme="minorHAnsi"/>
                <w:sz w:val="18"/>
                <w:szCs w:val="18"/>
              </w:rPr>
              <w:t>Fenestration Area For All Orientations (ft</w:t>
            </w:r>
            <w:r w:rsidRPr="006101DE">
              <w:rPr>
                <w:rFonts w:asciiTheme="minorHAnsi" w:hAnsiTheme="minorHAnsi"/>
                <w:sz w:val="18"/>
                <w:szCs w:val="18"/>
                <w:vertAlign w:val="superscript"/>
              </w:rPr>
              <w:t>2</w:t>
            </w:r>
            <w:r w:rsidRPr="006101DE">
              <w:rPr>
                <w:rFonts w:asciiTheme="minorHAnsi" w:hAnsiTheme="minorHAnsi"/>
                <w:sz w:val="18"/>
                <w:szCs w:val="18"/>
              </w:rPr>
              <w:t xml:space="preserve">) </w:t>
            </w:r>
          </w:p>
        </w:tc>
        <w:tc>
          <w:tcPr>
            <w:tcW w:w="1379" w:type="dxa"/>
            <w:vAlign w:val="bottom"/>
          </w:tcPr>
          <w:p w14:paraId="76A5BA02"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Maximum Allowed West-Facing Fenestration Area Only</w:t>
            </w:r>
          </w:p>
          <w:p w14:paraId="4EDDC9E0"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(ft</w:t>
            </w:r>
            <w:r w:rsidRPr="006101DE">
              <w:rPr>
                <w:rFonts w:ascii="Calibri" w:hAnsi="Calibri"/>
                <w:sz w:val="18"/>
                <w:szCs w:val="18"/>
                <w:vertAlign w:val="superscript"/>
              </w:rPr>
              <w:t>2</w:t>
            </w:r>
            <w:r w:rsidRPr="006101DE">
              <w:rPr>
                <w:rFonts w:ascii="Calibri" w:hAnsi="Calibri"/>
                <w:sz w:val="18"/>
                <w:szCs w:val="18"/>
              </w:rPr>
              <w:t>)</w:t>
            </w:r>
          </w:p>
        </w:tc>
        <w:tc>
          <w:tcPr>
            <w:tcW w:w="1311" w:type="dxa"/>
            <w:vAlign w:val="bottom"/>
          </w:tcPr>
          <w:p w14:paraId="2D96667A"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Existing Fenestration Area for All Orientations (ft</w:t>
            </w:r>
            <w:r w:rsidRPr="006101DE">
              <w:rPr>
                <w:rFonts w:ascii="Calibri" w:hAnsi="Calibri"/>
                <w:sz w:val="18"/>
                <w:szCs w:val="18"/>
                <w:vertAlign w:val="superscript"/>
              </w:rPr>
              <w:t>2</w:t>
            </w:r>
            <w:r w:rsidRPr="006101DE">
              <w:rPr>
                <w:rFonts w:ascii="Calibri" w:hAnsi="Calibri"/>
                <w:sz w:val="18"/>
                <w:szCs w:val="18"/>
              </w:rPr>
              <w:t>)</w:t>
            </w:r>
          </w:p>
        </w:tc>
        <w:tc>
          <w:tcPr>
            <w:tcW w:w="1251" w:type="dxa"/>
            <w:vAlign w:val="bottom"/>
          </w:tcPr>
          <w:p w14:paraId="7DE61076"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Existing West-Facing Fenestration Area</w:t>
            </w:r>
          </w:p>
          <w:p w14:paraId="7E127D45"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(ft</w:t>
            </w:r>
            <w:r w:rsidRPr="006101DE">
              <w:rPr>
                <w:rFonts w:ascii="Calibri" w:hAnsi="Calibri"/>
                <w:sz w:val="18"/>
                <w:szCs w:val="18"/>
                <w:vertAlign w:val="superscript"/>
              </w:rPr>
              <w:t>2</w:t>
            </w:r>
            <w:r w:rsidRPr="006101DE">
              <w:rPr>
                <w:rFonts w:ascii="Calibri" w:hAnsi="Calibri"/>
                <w:sz w:val="18"/>
                <w:szCs w:val="18"/>
              </w:rPr>
              <w:t>)</w:t>
            </w:r>
          </w:p>
        </w:tc>
        <w:tc>
          <w:tcPr>
            <w:tcW w:w="1308" w:type="dxa"/>
            <w:vAlign w:val="bottom"/>
          </w:tcPr>
          <w:p w14:paraId="265CAA64"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Maximum Allowed</w:t>
            </w:r>
          </w:p>
          <w:p w14:paraId="4C018E93"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U-factor</w:t>
            </w:r>
          </w:p>
          <w:p w14:paraId="72C78BD8" w14:textId="77777777" w:rsidR="00722E44" w:rsidRPr="006101DE" w:rsidDel="003E5204"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(Windows)</w:t>
            </w:r>
          </w:p>
        </w:tc>
        <w:tc>
          <w:tcPr>
            <w:tcW w:w="1057" w:type="dxa"/>
            <w:vAlign w:val="bottom"/>
          </w:tcPr>
          <w:p w14:paraId="6C4CD3A1"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Maximum Allowed</w:t>
            </w:r>
          </w:p>
          <w:p w14:paraId="5A5FB28F"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U-factor</w:t>
            </w:r>
          </w:p>
          <w:p w14:paraId="24520785"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(Skylights)</w:t>
            </w:r>
          </w:p>
        </w:tc>
        <w:tc>
          <w:tcPr>
            <w:tcW w:w="1208" w:type="dxa"/>
            <w:vAlign w:val="bottom"/>
          </w:tcPr>
          <w:p w14:paraId="79F73E8C"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Maximum Allowed SHGC</w:t>
            </w:r>
          </w:p>
          <w:p w14:paraId="1D277AC5" w14:textId="77777777" w:rsidR="00722E44" w:rsidRPr="006101DE" w:rsidDel="003E5204"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(Windows)</w:t>
            </w:r>
          </w:p>
        </w:tc>
        <w:tc>
          <w:tcPr>
            <w:tcW w:w="1059" w:type="dxa"/>
            <w:vAlign w:val="bottom"/>
          </w:tcPr>
          <w:p w14:paraId="0E9D9F6D"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Maximum Allowed SHGC</w:t>
            </w:r>
          </w:p>
          <w:p w14:paraId="4FF9D37E" w14:textId="77777777" w:rsidR="00722E44" w:rsidRPr="006101DE"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(Skylights)</w:t>
            </w:r>
          </w:p>
        </w:tc>
        <w:tc>
          <w:tcPr>
            <w:tcW w:w="3646" w:type="dxa"/>
            <w:vAlign w:val="bottom"/>
          </w:tcPr>
          <w:p w14:paraId="3E3359C5" w14:textId="77777777" w:rsidR="00722E44" w:rsidRPr="001F7C8F"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r w:rsidRPr="006101DE">
              <w:rPr>
                <w:rFonts w:ascii="Calibri" w:hAnsi="Calibri"/>
                <w:sz w:val="18"/>
                <w:szCs w:val="18"/>
              </w:rPr>
              <w:t>Comments</w:t>
            </w:r>
          </w:p>
        </w:tc>
      </w:tr>
      <w:tr w:rsidR="00722E44" w:rsidRPr="00C24189" w14:paraId="1FACDCCF" w14:textId="77777777" w:rsidTr="000A51C2">
        <w:trPr>
          <w:cantSplit/>
          <w:trHeight w:val="467"/>
        </w:trPr>
        <w:tc>
          <w:tcPr>
            <w:tcW w:w="1084" w:type="dxa"/>
            <w:vAlign w:val="center"/>
          </w:tcPr>
          <w:p w14:paraId="6BA9140B" w14:textId="77777777" w:rsidR="00722E44" w:rsidRPr="00CD1EA8" w:rsidRDefault="00722E44" w:rsidP="00722E4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01" w:type="dxa"/>
            <w:vAlign w:val="center"/>
          </w:tcPr>
          <w:p w14:paraId="5072D8BD" w14:textId="77777777" w:rsidR="00722E44" w:rsidRPr="00844F83" w:rsidRDefault="00722E44" w:rsidP="00722E44">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379" w:type="dxa"/>
            <w:vAlign w:val="center"/>
          </w:tcPr>
          <w:p w14:paraId="60F1B655" w14:textId="77777777" w:rsidR="00722E44" w:rsidRPr="00C24189" w:rsidRDefault="00722E44" w:rsidP="00722E44">
            <w:pPr>
              <w:tabs>
                <w:tab w:val="left" w:pos="2160"/>
                <w:tab w:val="left" w:pos="2700"/>
                <w:tab w:val="left" w:pos="3420"/>
                <w:tab w:val="left" w:pos="3780"/>
                <w:tab w:val="left" w:pos="5760"/>
                <w:tab w:val="left" w:pos="7212"/>
              </w:tabs>
              <w:jc w:val="center"/>
              <w:rPr>
                <w:rFonts w:ascii="Calibri" w:hAnsi="Calibri"/>
                <w:sz w:val="18"/>
                <w:szCs w:val="18"/>
              </w:rPr>
            </w:pPr>
          </w:p>
        </w:tc>
        <w:tc>
          <w:tcPr>
            <w:tcW w:w="1311" w:type="dxa"/>
          </w:tcPr>
          <w:p w14:paraId="33ECB565" w14:textId="77777777" w:rsidR="00722E44" w:rsidRDefault="00722E44" w:rsidP="00722E44">
            <w:pPr>
              <w:tabs>
                <w:tab w:val="left" w:pos="2160"/>
                <w:tab w:val="left" w:pos="2700"/>
                <w:tab w:val="left" w:pos="3420"/>
                <w:tab w:val="left" w:pos="3780"/>
                <w:tab w:val="left" w:pos="5760"/>
                <w:tab w:val="left" w:pos="7212"/>
              </w:tabs>
              <w:jc w:val="center"/>
              <w:rPr>
                <w:rFonts w:ascii="Calibri" w:hAnsi="Calibri"/>
                <w:sz w:val="20"/>
                <w:szCs w:val="20"/>
              </w:rPr>
            </w:pPr>
          </w:p>
        </w:tc>
        <w:tc>
          <w:tcPr>
            <w:tcW w:w="1251" w:type="dxa"/>
          </w:tcPr>
          <w:p w14:paraId="1AF7A75B" w14:textId="77777777" w:rsidR="00722E44" w:rsidRDefault="00722E44" w:rsidP="00722E44">
            <w:pPr>
              <w:tabs>
                <w:tab w:val="left" w:pos="2160"/>
                <w:tab w:val="left" w:pos="2700"/>
                <w:tab w:val="left" w:pos="3420"/>
                <w:tab w:val="left" w:pos="3780"/>
                <w:tab w:val="left" w:pos="5760"/>
                <w:tab w:val="left" w:pos="7212"/>
              </w:tabs>
              <w:jc w:val="center"/>
              <w:rPr>
                <w:rFonts w:ascii="Calibri" w:hAnsi="Calibri"/>
                <w:sz w:val="20"/>
                <w:szCs w:val="20"/>
              </w:rPr>
            </w:pPr>
          </w:p>
        </w:tc>
        <w:tc>
          <w:tcPr>
            <w:tcW w:w="1308" w:type="dxa"/>
            <w:vAlign w:val="center"/>
          </w:tcPr>
          <w:p w14:paraId="29DC025C" w14:textId="77777777" w:rsidR="00722E44" w:rsidRDefault="00722E44" w:rsidP="00722E44">
            <w:pPr>
              <w:tabs>
                <w:tab w:val="left" w:pos="2160"/>
                <w:tab w:val="left" w:pos="2700"/>
                <w:tab w:val="left" w:pos="3420"/>
                <w:tab w:val="left" w:pos="3780"/>
                <w:tab w:val="left" w:pos="5760"/>
                <w:tab w:val="left" w:pos="7212"/>
              </w:tabs>
              <w:jc w:val="center"/>
              <w:rPr>
                <w:rFonts w:ascii="Calibri" w:hAnsi="Calibri"/>
                <w:sz w:val="20"/>
                <w:szCs w:val="20"/>
              </w:rPr>
            </w:pPr>
          </w:p>
        </w:tc>
        <w:tc>
          <w:tcPr>
            <w:tcW w:w="1057" w:type="dxa"/>
          </w:tcPr>
          <w:p w14:paraId="78535504" w14:textId="77777777" w:rsidR="00722E44" w:rsidRPr="00844F83" w:rsidRDefault="00722E44" w:rsidP="00722E44">
            <w:pPr>
              <w:tabs>
                <w:tab w:val="left" w:pos="2160"/>
                <w:tab w:val="left" w:pos="2700"/>
                <w:tab w:val="left" w:pos="3420"/>
                <w:tab w:val="left" w:pos="3780"/>
                <w:tab w:val="left" w:pos="5760"/>
                <w:tab w:val="left" w:pos="7212"/>
              </w:tabs>
              <w:jc w:val="center"/>
              <w:rPr>
                <w:rFonts w:asciiTheme="minorHAnsi" w:hAnsiTheme="minorHAnsi"/>
                <w:sz w:val="18"/>
                <w:szCs w:val="18"/>
              </w:rPr>
            </w:pPr>
          </w:p>
        </w:tc>
        <w:tc>
          <w:tcPr>
            <w:tcW w:w="1208" w:type="dxa"/>
            <w:tcMar>
              <w:left w:w="86" w:type="dxa"/>
              <w:right w:w="86" w:type="dxa"/>
            </w:tcMar>
            <w:vAlign w:val="center"/>
          </w:tcPr>
          <w:p w14:paraId="2FF1733D" w14:textId="77777777" w:rsidR="00722E44" w:rsidRDefault="00722E44" w:rsidP="00722E44">
            <w:pPr>
              <w:tabs>
                <w:tab w:val="left" w:pos="2160"/>
                <w:tab w:val="left" w:pos="2700"/>
                <w:tab w:val="left" w:pos="3420"/>
                <w:tab w:val="left" w:pos="3780"/>
                <w:tab w:val="left" w:pos="5760"/>
                <w:tab w:val="left" w:pos="7212"/>
              </w:tabs>
              <w:jc w:val="center"/>
              <w:rPr>
                <w:rFonts w:ascii="Calibri" w:hAnsi="Calibri"/>
                <w:sz w:val="20"/>
                <w:szCs w:val="20"/>
              </w:rPr>
            </w:pPr>
          </w:p>
        </w:tc>
        <w:tc>
          <w:tcPr>
            <w:tcW w:w="1059" w:type="dxa"/>
          </w:tcPr>
          <w:p w14:paraId="5CDEBD81" w14:textId="77777777" w:rsidR="00722E44" w:rsidRDefault="00722E44" w:rsidP="00722E44">
            <w:pPr>
              <w:tabs>
                <w:tab w:val="left" w:pos="2160"/>
                <w:tab w:val="left" w:pos="2700"/>
                <w:tab w:val="left" w:pos="3420"/>
                <w:tab w:val="left" w:pos="3780"/>
                <w:tab w:val="left" w:pos="5760"/>
                <w:tab w:val="left" w:pos="7212"/>
              </w:tabs>
              <w:jc w:val="center"/>
              <w:rPr>
                <w:rFonts w:ascii="Calibri" w:hAnsi="Calibri"/>
                <w:sz w:val="20"/>
                <w:szCs w:val="20"/>
              </w:rPr>
            </w:pPr>
          </w:p>
        </w:tc>
        <w:tc>
          <w:tcPr>
            <w:tcW w:w="3646" w:type="dxa"/>
            <w:vAlign w:val="bottom"/>
          </w:tcPr>
          <w:p w14:paraId="6818EF9A" w14:textId="77777777" w:rsidR="00722E44" w:rsidRPr="00C24189" w:rsidRDefault="00722E44" w:rsidP="00722E44">
            <w:pPr>
              <w:tabs>
                <w:tab w:val="left" w:pos="2160"/>
                <w:tab w:val="left" w:pos="2700"/>
                <w:tab w:val="left" w:pos="3420"/>
                <w:tab w:val="left" w:pos="3780"/>
                <w:tab w:val="left" w:pos="5760"/>
                <w:tab w:val="left" w:pos="7212"/>
              </w:tabs>
              <w:jc w:val="center"/>
              <w:rPr>
                <w:rFonts w:ascii="Calibri" w:hAnsi="Calibri"/>
                <w:sz w:val="20"/>
                <w:szCs w:val="20"/>
              </w:rPr>
            </w:pPr>
          </w:p>
        </w:tc>
      </w:tr>
    </w:tbl>
    <w:p w14:paraId="60349F23" w14:textId="77777777" w:rsidR="009867E0" w:rsidRPr="00C24189" w:rsidRDefault="009867E0" w:rsidP="009867E0">
      <w:pPr>
        <w:rPr>
          <w:rFonts w:ascii="Calibri" w:hAnsi="Calibri"/>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29"/>
        <w:gridCol w:w="1167"/>
        <w:gridCol w:w="975"/>
        <w:gridCol w:w="92"/>
        <w:gridCol w:w="765"/>
        <w:gridCol w:w="1060"/>
        <w:gridCol w:w="990"/>
        <w:gridCol w:w="1170"/>
        <w:gridCol w:w="1260"/>
        <w:gridCol w:w="990"/>
        <w:gridCol w:w="900"/>
        <w:gridCol w:w="990"/>
        <w:gridCol w:w="268"/>
        <w:gridCol w:w="632"/>
        <w:gridCol w:w="1350"/>
        <w:gridCol w:w="1260"/>
      </w:tblGrid>
      <w:tr w:rsidR="000F1DFE" w:rsidRPr="009B3A0C" w14:paraId="023811D3" w14:textId="77777777" w:rsidTr="000A51C2">
        <w:trPr>
          <w:cantSplit/>
          <w:trHeight w:val="348"/>
        </w:trPr>
        <w:tc>
          <w:tcPr>
            <w:tcW w:w="14598" w:type="dxa"/>
            <w:gridSpan w:val="16"/>
            <w:tcBorders>
              <w:top w:val="single" w:sz="4" w:space="0" w:color="auto"/>
              <w:left w:val="single" w:sz="4" w:space="0" w:color="auto"/>
              <w:bottom w:val="single" w:sz="6" w:space="0" w:color="auto"/>
              <w:right w:val="single" w:sz="4" w:space="0" w:color="auto"/>
            </w:tcBorders>
            <w:vAlign w:val="center"/>
          </w:tcPr>
          <w:p w14:paraId="5B525FF5" w14:textId="0F343854" w:rsidR="000F1DFE" w:rsidRPr="000A51C2" w:rsidRDefault="000F1DFE" w:rsidP="000A51C2">
            <w:pPr>
              <w:keepNext/>
              <w:rPr>
                <w:rFonts w:ascii="Calibri" w:eastAsia="Calibri" w:hAnsi="Calibri"/>
                <w:b/>
                <w:sz w:val="22"/>
                <w:szCs w:val="22"/>
              </w:rPr>
            </w:pPr>
            <w:r>
              <w:rPr>
                <w:rFonts w:ascii="Calibri" w:eastAsia="Calibri" w:hAnsi="Calibri"/>
                <w:b/>
                <w:sz w:val="22"/>
                <w:szCs w:val="22"/>
              </w:rPr>
              <w:t>E</w:t>
            </w:r>
            <w:r w:rsidRPr="006011F8">
              <w:rPr>
                <w:rFonts w:ascii="Calibri" w:eastAsia="Calibri" w:hAnsi="Calibri"/>
                <w:b/>
                <w:sz w:val="22"/>
                <w:szCs w:val="22"/>
              </w:rPr>
              <w:t>.</w:t>
            </w:r>
            <w:r>
              <w:rPr>
                <w:rFonts w:ascii="Calibri" w:eastAsia="Calibri" w:hAnsi="Calibri"/>
                <w:b/>
                <w:sz w:val="22"/>
                <w:szCs w:val="22"/>
              </w:rPr>
              <w:t xml:space="preserve"> </w:t>
            </w:r>
            <w:r w:rsidRPr="00124F33">
              <w:rPr>
                <w:rFonts w:ascii="Calibri" w:eastAsia="Calibri" w:hAnsi="Calibri"/>
                <w:b/>
                <w:sz w:val="22"/>
                <w:szCs w:val="22"/>
              </w:rPr>
              <w:t>Fenestration Proposed Areas and Efficiencies</w:t>
            </w:r>
            <w:r>
              <w:rPr>
                <w:rFonts w:ascii="Calibri" w:eastAsia="Calibri" w:hAnsi="Calibri"/>
                <w:b/>
                <w:sz w:val="22"/>
                <w:szCs w:val="22"/>
              </w:rPr>
              <w:t xml:space="preserve"> – Add </w:t>
            </w:r>
            <w:r w:rsidRPr="00F62A38">
              <w:rPr>
                <w:rFonts w:ascii="Calibri" w:eastAsia="Calibri" w:hAnsi="Calibri"/>
                <w:sz w:val="22"/>
                <w:szCs w:val="22"/>
              </w:rPr>
              <w:t>(Section 150.2(b)1A)</w:t>
            </w:r>
          </w:p>
        </w:tc>
      </w:tr>
      <w:tr w:rsidR="008C3C78" w:rsidRPr="009B3A0C" w14:paraId="53A9F967" w14:textId="77777777" w:rsidTr="000A51C2">
        <w:trPr>
          <w:cantSplit/>
          <w:trHeight w:val="273"/>
        </w:trPr>
        <w:tc>
          <w:tcPr>
            <w:tcW w:w="729" w:type="dxa"/>
            <w:tcBorders>
              <w:top w:val="single" w:sz="6" w:space="0" w:color="auto"/>
              <w:left w:val="single" w:sz="4" w:space="0" w:color="auto"/>
              <w:bottom w:val="single" w:sz="6" w:space="0" w:color="auto"/>
            </w:tcBorders>
            <w:vAlign w:val="center"/>
          </w:tcPr>
          <w:p w14:paraId="3C107AA2"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01</w:t>
            </w:r>
          </w:p>
        </w:tc>
        <w:tc>
          <w:tcPr>
            <w:tcW w:w="1167" w:type="dxa"/>
            <w:tcBorders>
              <w:top w:val="single" w:sz="6" w:space="0" w:color="auto"/>
              <w:bottom w:val="single" w:sz="6" w:space="0" w:color="auto"/>
            </w:tcBorders>
            <w:vAlign w:val="center"/>
          </w:tcPr>
          <w:p w14:paraId="5F3D6E6C"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02</w:t>
            </w:r>
          </w:p>
        </w:tc>
        <w:tc>
          <w:tcPr>
            <w:tcW w:w="975" w:type="dxa"/>
            <w:tcBorders>
              <w:top w:val="single" w:sz="6" w:space="0" w:color="auto"/>
              <w:bottom w:val="single" w:sz="6" w:space="0" w:color="auto"/>
            </w:tcBorders>
            <w:vAlign w:val="center"/>
          </w:tcPr>
          <w:p w14:paraId="52C20059"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03</w:t>
            </w:r>
          </w:p>
        </w:tc>
        <w:tc>
          <w:tcPr>
            <w:tcW w:w="857" w:type="dxa"/>
            <w:gridSpan w:val="2"/>
            <w:tcBorders>
              <w:top w:val="single" w:sz="6" w:space="0" w:color="auto"/>
              <w:bottom w:val="single" w:sz="6" w:space="0" w:color="auto"/>
            </w:tcBorders>
            <w:vAlign w:val="center"/>
          </w:tcPr>
          <w:p w14:paraId="77942B5F"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1060" w:type="dxa"/>
            <w:tcBorders>
              <w:top w:val="single" w:sz="6" w:space="0" w:color="auto"/>
              <w:bottom w:val="single" w:sz="6" w:space="0" w:color="auto"/>
            </w:tcBorders>
            <w:vAlign w:val="center"/>
          </w:tcPr>
          <w:p w14:paraId="0A50E1F0"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990" w:type="dxa"/>
            <w:tcBorders>
              <w:top w:val="single" w:sz="6" w:space="0" w:color="auto"/>
              <w:bottom w:val="single" w:sz="6" w:space="0" w:color="auto"/>
            </w:tcBorders>
            <w:vAlign w:val="center"/>
          </w:tcPr>
          <w:p w14:paraId="5BF8626B"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1170" w:type="dxa"/>
            <w:tcBorders>
              <w:top w:val="single" w:sz="6" w:space="0" w:color="auto"/>
              <w:bottom w:val="single" w:sz="6" w:space="0" w:color="auto"/>
            </w:tcBorders>
            <w:vAlign w:val="center"/>
          </w:tcPr>
          <w:p w14:paraId="62E47F7B"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1260" w:type="dxa"/>
            <w:tcBorders>
              <w:top w:val="single" w:sz="6" w:space="0" w:color="auto"/>
              <w:bottom w:val="single" w:sz="6" w:space="0" w:color="auto"/>
            </w:tcBorders>
            <w:vAlign w:val="center"/>
          </w:tcPr>
          <w:p w14:paraId="72FB7F00"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noProof/>
                <w:sz w:val="18"/>
                <w:szCs w:val="18"/>
              </w:rPr>
              <w:t>08</w:t>
            </w:r>
          </w:p>
        </w:tc>
        <w:tc>
          <w:tcPr>
            <w:tcW w:w="990" w:type="dxa"/>
            <w:tcBorders>
              <w:top w:val="single" w:sz="6" w:space="0" w:color="auto"/>
              <w:bottom w:val="single" w:sz="6" w:space="0" w:color="auto"/>
            </w:tcBorders>
            <w:vAlign w:val="center"/>
          </w:tcPr>
          <w:p w14:paraId="354423BA"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09</w:t>
            </w:r>
          </w:p>
        </w:tc>
        <w:tc>
          <w:tcPr>
            <w:tcW w:w="900" w:type="dxa"/>
            <w:tcBorders>
              <w:top w:val="single" w:sz="6" w:space="0" w:color="auto"/>
              <w:bottom w:val="single" w:sz="6" w:space="0" w:color="auto"/>
            </w:tcBorders>
            <w:vAlign w:val="center"/>
          </w:tcPr>
          <w:p w14:paraId="121B72A9" w14:textId="77777777" w:rsidR="000F1DFE"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990" w:type="dxa"/>
            <w:tcBorders>
              <w:top w:val="single" w:sz="6" w:space="0" w:color="auto"/>
              <w:bottom w:val="single" w:sz="6" w:space="0" w:color="auto"/>
            </w:tcBorders>
            <w:vAlign w:val="center"/>
          </w:tcPr>
          <w:p w14:paraId="420A79F0" w14:textId="77777777" w:rsidR="000F1DFE"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900" w:type="dxa"/>
            <w:gridSpan w:val="2"/>
            <w:tcBorders>
              <w:top w:val="single" w:sz="6" w:space="0" w:color="auto"/>
              <w:bottom w:val="single" w:sz="6" w:space="0" w:color="auto"/>
            </w:tcBorders>
            <w:vAlign w:val="center"/>
          </w:tcPr>
          <w:p w14:paraId="26F4BD09" w14:textId="77777777" w:rsidR="000F1DFE"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12</w:t>
            </w:r>
          </w:p>
        </w:tc>
        <w:tc>
          <w:tcPr>
            <w:tcW w:w="1350" w:type="dxa"/>
            <w:tcBorders>
              <w:top w:val="single" w:sz="6" w:space="0" w:color="auto"/>
              <w:bottom w:val="single" w:sz="6" w:space="0" w:color="auto"/>
            </w:tcBorders>
            <w:vAlign w:val="center"/>
          </w:tcPr>
          <w:p w14:paraId="1604DBBD" w14:textId="77777777" w:rsidR="000F1DFE"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13</w:t>
            </w:r>
          </w:p>
        </w:tc>
        <w:tc>
          <w:tcPr>
            <w:tcW w:w="1260" w:type="dxa"/>
            <w:tcBorders>
              <w:top w:val="single" w:sz="6" w:space="0" w:color="auto"/>
              <w:bottom w:val="single" w:sz="6" w:space="0" w:color="auto"/>
              <w:right w:val="single" w:sz="4" w:space="0" w:color="auto"/>
            </w:tcBorders>
            <w:vAlign w:val="center"/>
          </w:tcPr>
          <w:p w14:paraId="536E907D"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14</w:t>
            </w:r>
          </w:p>
        </w:tc>
      </w:tr>
      <w:tr w:rsidR="008C3C78" w:rsidRPr="009B3A0C" w14:paraId="6D825D36" w14:textId="77777777" w:rsidTr="000A51C2">
        <w:trPr>
          <w:cantSplit/>
          <w:trHeight w:val="382"/>
        </w:trPr>
        <w:tc>
          <w:tcPr>
            <w:tcW w:w="729" w:type="dxa"/>
            <w:tcBorders>
              <w:top w:val="single" w:sz="6" w:space="0" w:color="auto"/>
              <w:left w:val="single" w:sz="4" w:space="0" w:color="auto"/>
              <w:bottom w:val="single" w:sz="6" w:space="0" w:color="auto"/>
            </w:tcBorders>
            <w:vAlign w:val="center"/>
          </w:tcPr>
          <w:p w14:paraId="3AD1D722"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Tag/ID</w:t>
            </w:r>
          </w:p>
        </w:tc>
        <w:tc>
          <w:tcPr>
            <w:tcW w:w="1167" w:type="dxa"/>
            <w:tcBorders>
              <w:top w:val="single" w:sz="6" w:space="0" w:color="auto"/>
              <w:bottom w:val="single" w:sz="6" w:space="0" w:color="auto"/>
            </w:tcBorders>
            <w:vAlign w:val="center"/>
          </w:tcPr>
          <w:p w14:paraId="1F3710B7"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Fenestration Type</w:t>
            </w:r>
          </w:p>
        </w:tc>
        <w:tc>
          <w:tcPr>
            <w:tcW w:w="975" w:type="dxa"/>
            <w:tcBorders>
              <w:top w:val="single" w:sz="6" w:space="0" w:color="auto"/>
              <w:bottom w:val="single" w:sz="6" w:space="0" w:color="auto"/>
            </w:tcBorders>
            <w:vAlign w:val="center"/>
          </w:tcPr>
          <w:p w14:paraId="1E88FC66" w14:textId="77777777" w:rsidR="000F1DFE" w:rsidRPr="00F3441B" w:rsidRDefault="000F1DFE" w:rsidP="009964A9">
            <w:pPr>
              <w:keepNext/>
              <w:jc w:val="center"/>
              <w:rPr>
                <w:rFonts w:ascii="Calibri" w:hAnsi="Calibri"/>
                <w:sz w:val="18"/>
                <w:szCs w:val="18"/>
              </w:rPr>
            </w:pPr>
            <w:r>
              <w:rPr>
                <w:rFonts w:asciiTheme="minorHAnsi" w:hAnsiTheme="minorHAnsi"/>
                <w:sz w:val="18"/>
                <w:szCs w:val="18"/>
              </w:rPr>
              <w:t>Frame Type</w:t>
            </w:r>
          </w:p>
        </w:tc>
        <w:tc>
          <w:tcPr>
            <w:tcW w:w="857" w:type="dxa"/>
            <w:gridSpan w:val="2"/>
            <w:tcBorders>
              <w:top w:val="single" w:sz="6" w:space="0" w:color="auto"/>
              <w:bottom w:val="single" w:sz="6" w:space="0" w:color="auto"/>
            </w:tcBorders>
            <w:vAlign w:val="center"/>
          </w:tcPr>
          <w:p w14:paraId="08478636" w14:textId="77777777" w:rsidR="000F1DFE" w:rsidRPr="00F3441B" w:rsidRDefault="000F1DFE" w:rsidP="009964A9">
            <w:pPr>
              <w:keepNext/>
              <w:jc w:val="center"/>
              <w:rPr>
                <w:rFonts w:ascii="Calibri" w:hAnsi="Calibri"/>
                <w:sz w:val="18"/>
                <w:szCs w:val="18"/>
              </w:rPr>
            </w:pPr>
            <w:r w:rsidRPr="00F3441B">
              <w:rPr>
                <w:rFonts w:asciiTheme="minorHAnsi" w:hAnsiTheme="minorHAnsi"/>
                <w:sz w:val="18"/>
                <w:szCs w:val="18"/>
              </w:rPr>
              <w:t>Dynamic Glazing</w:t>
            </w:r>
          </w:p>
        </w:tc>
        <w:tc>
          <w:tcPr>
            <w:tcW w:w="1060" w:type="dxa"/>
            <w:tcBorders>
              <w:top w:val="single" w:sz="6" w:space="0" w:color="auto"/>
              <w:bottom w:val="single" w:sz="6" w:space="0" w:color="auto"/>
            </w:tcBorders>
            <w:tcMar>
              <w:left w:w="58" w:type="dxa"/>
              <w:right w:w="58" w:type="dxa"/>
            </w:tcMar>
            <w:vAlign w:val="center"/>
          </w:tcPr>
          <w:p w14:paraId="3AF47F16" w14:textId="77777777" w:rsidR="000F1DFE" w:rsidRPr="00F3441B" w:rsidRDefault="000F1DFE" w:rsidP="009964A9">
            <w:pPr>
              <w:keepNext/>
              <w:jc w:val="center"/>
              <w:rPr>
                <w:rFonts w:asciiTheme="minorHAnsi" w:hAnsiTheme="minorHAnsi"/>
                <w:sz w:val="18"/>
                <w:szCs w:val="18"/>
              </w:rPr>
            </w:pPr>
            <w:r w:rsidRPr="00F3441B">
              <w:rPr>
                <w:rFonts w:asciiTheme="minorHAnsi" w:hAnsiTheme="minorHAnsi"/>
                <w:sz w:val="18"/>
                <w:szCs w:val="18"/>
              </w:rPr>
              <w:t>Orientation</w:t>
            </w:r>
          </w:p>
          <w:p w14:paraId="50BC550B" w14:textId="7C348A53" w:rsidR="000F1DFE" w:rsidRPr="00F3441B" w:rsidDel="00A236E3" w:rsidRDefault="000F1DFE" w:rsidP="00A236E3">
            <w:pPr>
              <w:keepNext/>
              <w:tabs>
                <w:tab w:val="left" w:pos="2160"/>
                <w:tab w:val="left" w:pos="2700"/>
                <w:tab w:val="left" w:pos="3420"/>
                <w:tab w:val="left" w:pos="3780"/>
                <w:tab w:val="left" w:pos="5760"/>
                <w:tab w:val="left" w:pos="7212"/>
              </w:tabs>
              <w:jc w:val="center"/>
              <w:rPr>
                <w:del w:id="0" w:author="Shewmaker, Michael@Energy" w:date="2017-02-28T13:42:00Z"/>
                <w:rFonts w:asciiTheme="minorHAnsi" w:hAnsiTheme="minorHAnsi"/>
                <w:sz w:val="18"/>
                <w:szCs w:val="18"/>
              </w:rPr>
            </w:pPr>
            <w:r w:rsidRPr="00F3441B">
              <w:rPr>
                <w:rFonts w:asciiTheme="minorHAnsi" w:hAnsiTheme="minorHAnsi"/>
                <w:sz w:val="18"/>
                <w:szCs w:val="18"/>
              </w:rPr>
              <w:t>N, S, W, E</w:t>
            </w:r>
          </w:p>
          <w:p w14:paraId="64176FF8" w14:textId="6BCD76A0"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bookmarkStart w:id="1" w:name="_GoBack"/>
            <w:bookmarkEnd w:id="1"/>
            <w:del w:id="2" w:author="Shewmaker, Michael@Energy" w:date="2017-02-28T13:42:00Z">
              <w:r w:rsidRPr="00F3441B" w:rsidDel="00A236E3">
                <w:rPr>
                  <w:rFonts w:asciiTheme="minorHAnsi" w:hAnsiTheme="minorHAnsi"/>
                  <w:sz w:val="18"/>
                  <w:szCs w:val="18"/>
                </w:rPr>
                <w:delText>or Roof</w:delText>
              </w:r>
            </w:del>
          </w:p>
        </w:tc>
        <w:tc>
          <w:tcPr>
            <w:tcW w:w="990" w:type="dxa"/>
            <w:tcBorders>
              <w:top w:val="single" w:sz="6" w:space="0" w:color="auto"/>
              <w:bottom w:val="single" w:sz="6" w:space="0" w:color="auto"/>
            </w:tcBorders>
            <w:vAlign w:val="center"/>
          </w:tcPr>
          <w:p w14:paraId="722F694A"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F3441B">
              <w:rPr>
                <w:rFonts w:asciiTheme="minorHAnsi" w:hAnsiTheme="minorHAnsi"/>
                <w:sz w:val="18"/>
                <w:szCs w:val="18"/>
              </w:rPr>
              <w:t>Number of</w:t>
            </w:r>
          </w:p>
          <w:p w14:paraId="1FE720D0"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Panes</w:t>
            </w:r>
          </w:p>
        </w:tc>
        <w:tc>
          <w:tcPr>
            <w:tcW w:w="1170" w:type="dxa"/>
            <w:tcBorders>
              <w:top w:val="single" w:sz="6" w:space="0" w:color="auto"/>
              <w:bottom w:val="single" w:sz="6" w:space="0" w:color="auto"/>
            </w:tcBorders>
            <w:tcMar>
              <w:left w:w="29" w:type="dxa"/>
              <w:right w:w="29" w:type="dxa"/>
            </w:tcMar>
            <w:vAlign w:val="center"/>
          </w:tcPr>
          <w:p w14:paraId="00E298D1"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Proposed Fenestration Area ft</w:t>
            </w:r>
            <w:r w:rsidRPr="00C50E6E">
              <w:rPr>
                <w:rFonts w:ascii="Calibri" w:hAnsi="Calibri"/>
                <w:sz w:val="18"/>
                <w:szCs w:val="18"/>
                <w:vertAlign w:val="superscript"/>
              </w:rPr>
              <w:t>2</w:t>
            </w:r>
          </w:p>
        </w:tc>
        <w:tc>
          <w:tcPr>
            <w:tcW w:w="1260" w:type="dxa"/>
            <w:tcBorders>
              <w:top w:val="single" w:sz="6" w:space="0" w:color="auto"/>
              <w:bottom w:val="single" w:sz="6" w:space="0" w:color="auto"/>
            </w:tcBorders>
            <w:tcMar>
              <w:left w:w="29" w:type="dxa"/>
              <w:right w:w="29" w:type="dxa"/>
            </w:tcMar>
            <w:vAlign w:val="center"/>
          </w:tcPr>
          <w:p w14:paraId="100D47D2"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Proposed West Facing Fenestration Area ft</w:t>
            </w:r>
            <w:r w:rsidRPr="00C50E6E">
              <w:rPr>
                <w:rFonts w:ascii="Calibri" w:hAnsi="Calibri"/>
                <w:sz w:val="18"/>
                <w:szCs w:val="18"/>
                <w:vertAlign w:val="superscript"/>
              </w:rPr>
              <w:t>2</w:t>
            </w:r>
          </w:p>
        </w:tc>
        <w:tc>
          <w:tcPr>
            <w:tcW w:w="990" w:type="dxa"/>
            <w:tcBorders>
              <w:top w:val="single" w:sz="6" w:space="0" w:color="auto"/>
              <w:bottom w:val="single" w:sz="6" w:space="0" w:color="auto"/>
            </w:tcBorders>
            <w:vAlign w:val="center"/>
          </w:tcPr>
          <w:p w14:paraId="6888F81D" w14:textId="77777777" w:rsidR="000F1DFE"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69A3580C"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U-factor</w:t>
            </w:r>
          </w:p>
        </w:tc>
        <w:tc>
          <w:tcPr>
            <w:tcW w:w="900" w:type="dxa"/>
            <w:tcBorders>
              <w:top w:val="single" w:sz="6" w:space="0" w:color="auto"/>
              <w:bottom w:val="single" w:sz="6" w:space="0" w:color="auto"/>
            </w:tcBorders>
            <w:vAlign w:val="center"/>
          </w:tcPr>
          <w:p w14:paraId="3A75AEFC" w14:textId="77777777" w:rsidR="000F1DFE"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Source</w:t>
            </w:r>
          </w:p>
        </w:tc>
        <w:tc>
          <w:tcPr>
            <w:tcW w:w="990" w:type="dxa"/>
            <w:tcBorders>
              <w:top w:val="single" w:sz="6" w:space="0" w:color="auto"/>
              <w:bottom w:val="single" w:sz="6" w:space="0" w:color="auto"/>
            </w:tcBorders>
            <w:vAlign w:val="center"/>
          </w:tcPr>
          <w:p w14:paraId="4FC6BF3B" w14:textId="77777777" w:rsidR="000F1DFE"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16A3116E"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SHGC</w:t>
            </w:r>
          </w:p>
        </w:tc>
        <w:tc>
          <w:tcPr>
            <w:tcW w:w="900" w:type="dxa"/>
            <w:gridSpan w:val="2"/>
            <w:tcBorders>
              <w:top w:val="single" w:sz="6" w:space="0" w:color="auto"/>
              <w:bottom w:val="single" w:sz="6" w:space="0" w:color="auto"/>
            </w:tcBorders>
            <w:vAlign w:val="center"/>
          </w:tcPr>
          <w:p w14:paraId="08E05805"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Source</w:t>
            </w:r>
          </w:p>
        </w:tc>
        <w:tc>
          <w:tcPr>
            <w:tcW w:w="1350" w:type="dxa"/>
            <w:tcBorders>
              <w:top w:val="single" w:sz="6" w:space="0" w:color="auto"/>
              <w:bottom w:val="single" w:sz="6" w:space="0" w:color="auto"/>
            </w:tcBorders>
            <w:vAlign w:val="center"/>
          </w:tcPr>
          <w:p w14:paraId="219D6DFE"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Exterior</w:t>
            </w:r>
          </w:p>
          <w:p w14:paraId="2F916943"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Shading</w:t>
            </w:r>
          </w:p>
          <w:p w14:paraId="78800DD2"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Device</w:t>
            </w:r>
          </w:p>
        </w:tc>
        <w:tc>
          <w:tcPr>
            <w:tcW w:w="1260" w:type="dxa"/>
            <w:tcBorders>
              <w:top w:val="single" w:sz="6" w:space="0" w:color="auto"/>
              <w:bottom w:val="single" w:sz="6" w:space="0" w:color="auto"/>
              <w:right w:val="single" w:sz="4" w:space="0" w:color="auto"/>
            </w:tcBorders>
            <w:vAlign w:val="center"/>
          </w:tcPr>
          <w:p w14:paraId="08DBA398" w14:textId="77777777" w:rsidR="000F1DFE"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Combined SHGC from </w:t>
            </w:r>
          </w:p>
          <w:p w14:paraId="639F335D" w14:textId="6D1FC0FA"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CF1R-ENV-03</w:t>
            </w:r>
          </w:p>
        </w:tc>
      </w:tr>
      <w:tr w:rsidR="008C3C78" w:rsidRPr="009B3A0C" w14:paraId="134ABFDB" w14:textId="77777777" w:rsidTr="000A51C2">
        <w:trPr>
          <w:cantSplit/>
          <w:trHeight w:val="317"/>
        </w:trPr>
        <w:tc>
          <w:tcPr>
            <w:tcW w:w="729" w:type="dxa"/>
            <w:tcBorders>
              <w:top w:val="single" w:sz="6" w:space="0" w:color="auto"/>
              <w:left w:val="single" w:sz="4" w:space="0" w:color="auto"/>
              <w:bottom w:val="single" w:sz="6" w:space="0" w:color="auto"/>
            </w:tcBorders>
            <w:tcMar>
              <w:left w:w="58" w:type="dxa"/>
              <w:right w:w="58" w:type="dxa"/>
            </w:tcMar>
          </w:tcPr>
          <w:p w14:paraId="3D3EC612" w14:textId="77777777" w:rsidR="000F1DFE" w:rsidRPr="00F3441B" w:rsidRDefault="000F1DFE" w:rsidP="009964A9">
            <w:pPr>
              <w:keepNext/>
              <w:tabs>
                <w:tab w:val="left" w:pos="5760"/>
                <w:tab w:val="left" w:pos="7212"/>
              </w:tabs>
              <w:jc w:val="center"/>
              <w:rPr>
                <w:rFonts w:ascii="Calibri" w:hAnsi="Calibri"/>
                <w:sz w:val="18"/>
                <w:szCs w:val="18"/>
              </w:rPr>
            </w:pPr>
          </w:p>
        </w:tc>
        <w:tc>
          <w:tcPr>
            <w:tcW w:w="1167" w:type="dxa"/>
            <w:tcBorders>
              <w:top w:val="single" w:sz="6" w:space="0" w:color="auto"/>
              <w:bottom w:val="single" w:sz="6" w:space="0" w:color="auto"/>
            </w:tcBorders>
          </w:tcPr>
          <w:p w14:paraId="2C417822" w14:textId="77777777" w:rsidR="000F1DFE" w:rsidRPr="00F3441B" w:rsidRDefault="000F1DFE" w:rsidP="009964A9">
            <w:pPr>
              <w:keepNext/>
              <w:tabs>
                <w:tab w:val="left" w:pos="5760"/>
                <w:tab w:val="left" w:pos="7212"/>
              </w:tabs>
              <w:jc w:val="center"/>
              <w:rPr>
                <w:rFonts w:ascii="Calibri" w:hAnsi="Calibri"/>
                <w:sz w:val="18"/>
                <w:szCs w:val="18"/>
              </w:rPr>
            </w:pPr>
          </w:p>
        </w:tc>
        <w:tc>
          <w:tcPr>
            <w:tcW w:w="975" w:type="dxa"/>
            <w:tcBorders>
              <w:top w:val="single" w:sz="6" w:space="0" w:color="auto"/>
              <w:bottom w:val="single" w:sz="6" w:space="0" w:color="auto"/>
            </w:tcBorders>
            <w:tcMar>
              <w:left w:w="29" w:type="dxa"/>
              <w:right w:w="29" w:type="dxa"/>
            </w:tcMar>
          </w:tcPr>
          <w:p w14:paraId="66AA70CA"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57" w:type="dxa"/>
            <w:gridSpan w:val="2"/>
            <w:tcBorders>
              <w:top w:val="single" w:sz="6" w:space="0" w:color="auto"/>
              <w:bottom w:val="single" w:sz="6" w:space="0" w:color="auto"/>
            </w:tcBorders>
            <w:tcMar>
              <w:left w:w="14" w:type="dxa"/>
              <w:right w:w="14" w:type="dxa"/>
            </w:tcMar>
          </w:tcPr>
          <w:p w14:paraId="33B5D751"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60" w:type="dxa"/>
            <w:tcBorders>
              <w:top w:val="single" w:sz="6" w:space="0" w:color="auto"/>
              <w:bottom w:val="single" w:sz="6" w:space="0" w:color="auto"/>
            </w:tcBorders>
          </w:tcPr>
          <w:p w14:paraId="62120169" w14:textId="77777777" w:rsidR="000F1DFE" w:rsidRPr="00F3441B" w:rsidRDefault="000F1DFE" w:rsidP="009964A9">
            <w:pPr>
              <w:keepNext/>
              <w:tabs>
                <w:tab w:val="left" w:pos="3420"/>
                <w:tab w:val="left" w:pos="7212"/>
              </w:tabs>
              <w:jc w:val="center"/>
              <w:rPr>
                <w:rFonts w:ascii="Calibri" w:hAnsi="Calibri"/>
                <w:sz w:val="18"/>
                <w:szCs w:val="18"/>
              </w:rPr>
            </w:pPr>
          </w:p>
        </w:tc>
        <w:tc>
          <w:tcPr>
            <w:tcW w:w="990" w:type="dxa"/>
            <w:tcBorders>
              <w:top w:val="single" w:sz="6" w:space="0" w:color="auto"/>
              <w:bottom w:val="single" w:sz="6" w:space="0" w:color="auto"/>
            </w:tcBorders>
          </w:tcPr>
          <w:p w14:paraId="67CD01D1" w14:textId="77777777" w:rsidR="000F1DFE" w:rsidRPr="00F3441B" w:rsidRDefault="000F1DFE" w:rsidP="009964A9">
            <w:pPr>
              <w:keepNext/>
              <w:tabs>
                <w:tab w:val="left" w:pos="3420"/>
                <w:tab w:val="left" w:pos="7212"/>
              </w:tabs>
              <w:jc w:val="center"/>
              <w:rPr>
                <w:rFonts w:ascii="Calibri" w:hAnsi="Calibri"/>
                <w:sz w:val="18"/>
                <w:szCs w:val="18"/>
              </w:rPr>
            </w:pPr>
          </w:p>
        </w:tc>
        <w:tc>
          <w:tcPr>
            <w:tcW w:w="1170" w:type="dxa"/>
            <w:tcBorders>
              <w:top w:val="single" w:sz="6" w:space="0" w:color="auto"/>
              <w:bottom w:val="single" w:sz="6" w:space="0" w:color="auto"/>
            </w:tcBorders>
          </w:tcPr>
          <w:p w14:paraId="3ECBA59D" w14:textId="77777777" w:rsidR="000F1DFE" w:rsidRPr="00F3441B" w:rsidRDefault="000F1DFE" w:rsidP="009964A9">
            <w:pPr>
              <w:keepNext/>
              <w:tabs>
                <w:tab w:val="left" w:pos="3420"/>
                <w:tab w:val="left" w:pos="7212"/>
              </w:tabs>
              <w:jc w:val="center"/>
              <w:rPr>
                <w:rFonts w:ascii="Calibri" w:hAnsi="Calibri"/>
                <w:sz w:val="18"/>
                <w:szCs w:val="18"/>
              </w:rPr>
            </w:pPr>
          </w:p>
        </w:tc>
        <w:tc>
          <w:tcPr>
            <w:tcW w:w="1260" w:type="dxa"/>
            <w:tcBorders>
              <w:top w:val="single" w:sz="6" w:space="0" w:color="auto"/>
              <w:bottom w:val="single" w:sz="6" w:space="0" w:color="auto"/>
            </w:tcBorders>
          </w:tcPr>
          <w:p w14:paraId="259D4716" w14:textId="77777777" w:rsidR="000F1DFE" w:rsidRPr="00F3441B" w:rsidRDefault="000F1DFE" w:rsidP="009964A9">
            <w:pPr>
              <w:keepNext/>
              <w:tabs>
                <w:tab w:val="left" w:pos="3420"/>
                <w:tab w:val="left" w:pos="7212"/>
              </w:tabs>
              <w:jc w:val="center"/>
              <w:rPr>
                <w:rFonts w:ascii="Calibri" w:hAnsi="Calibri"/>
                <w:sz w:val="18"/>
                <w:szCs w:val="18"/>
              </w:rPr>
            </w:pPr>
          </w:p>
        </w:tc>
        <w:tc>
          <w:tcPr>
            <w:tcW w:w="990" w:type="dxa"/>
            <w:tcBorders>
              <w:top w:val="single" w:sz="6" w:space="0" w:color="auto"/>
              <w:bottom w:val="single" w:sz="6" w:space="0" w:color="auto"/>
            </w:tcBorders>
          </w:tcPr>
          <w:p w14:paraId="1DBCE2AC" w14:textId="77777777" w:rsidR="000F1DFE" w:rsidRPr="00F3441B" w:rsidRDefault="000F1DFE" w:rsidP="009964A9">
            <w:pPr>
              <w:keepNext/>
              <w:jc w:val="center"/>
              <w:rPr>
                <w:rFonts w:ascii="Calibri" w:hAnsi="Calibri"/>
                <w:sz w:val="18"/>
                <w:szCs w:val="18"/>
              </w:rPr>
            </w:pPr>
          </w:p>
        </w:tc>
        <w:tc>
          <w:tcPr>
            <w:tcW w:w="900" w:type="dxa"/>
            <w:tcBorders>
              <w:top w:val="single" w:sz="6" w:space="0" w:color="auto"/>
              <w:bottom w:val="single" w:sz="6" w:space="0" w:color="auto"/>
            </w:tcBorders>
          </w:tcPr>
          <w:p w14:paraId="7250A57E" w14:textId="77777777" w:rsidR="000F1DFE" w:rsidRPr="00F3441B" w:rsidRDefault="000F1DFE" w:rsidP="009964A9">
            <w:pPr>
              <w:keepNext/>
              <w:jc w:val="center"/>
              <w:rPr>
                <w:rFonts w:ascii="Calibri" w:hAnsi="Calibri"/>
                <w:sz w:val="18"/>
                <w:szCs w:val="18"/>
              </w:rPr>
            </w:pPr>
          </w:p>
        </w:tc>
        <w:tc>
          <w:tcPr>
            <w:tcW w:w="990" w:type="dxa"/>
            <w:tcBorders>
              <w:top w:val="single" w:sz="6" w:space="0" w:color="auto"/>
              <w:bottom w:val="single" w:sz="6" w:space="0" w:color="auto"/>
            </w:tcBorders>
          </w:tcPr>
          <w:p w14:paraId="1AE9B7C8" w14:textId="77777777" w:rsidR="000F1DFE" w:rsidRPr="00F3441B" w:rsidRDefault="000F1DFE" w:rsidP="009964A9">
            <w:pPr>
              <w:keepNext/>
              <w:jc w:val="center"/>
              <w:rPr>
                <w:rFonts w:ascii="Calibri" w:hAnsi="Calibri"/>
                <w:sz w:val="18"/>
                <w:szCs w:val="18"/>
              </w:rPr>
            </w:pPr>
          </w:p>
        </w:tc>
        <w:tc>
          <w:tcPr>
            <w:tcW w:w="900" w:type="dxa"/>
            <w:gridSpan w:val="2"/>
            <w:tcBorders>
              <w:top w:val="single" w:sz="6" w:space="0" w:color="auto"/>
              <w:bottom w:val="single" w:sz="6" w:space="0" w:color="auto"/>
            </w:tcBorders>
          </w:tcPr>
          <w:p w14:paraId="133C2171" w14:textId="77777777" w:rsidR="000F1DFE" w:rsidRDefault="000F1DFE" w:rsidP="009964A9">
            <w:pPr>
              <w:keepNext/>
              <w:jc w:val="center"/>
              <w:rPr>
                <w:rFonts w:ascii="Calibri" w:hAnsi="Calibri" w:cs="Tahoma"/>
                <w:sz w:val="18"/>
                <w:szCs w:val="18"/>
              </w:rPr>
            </w:pPr>
          </w:p>
        </w:tc>
        <w:tc>
          <w:tcPr>
            <w:tcW w:w="1350" w:type="dxa"/>
            <w:tcBorders>
              <w:top w:val="single" w:sz="6" w:space="0" w:color="auto"/>
              <w:bottom w:val="single" w:sz="6" w:space="0" w:color="auto"/>
            </w:tcBorders>
          </w:tcPr>
          <w:p w14:paraId="04DB9EDB" w14:textId="77777777" w:rsidR="000F1DFE" w:rsidRPr="00F3441B" w:rsidRDefault="000F1DFE" w:rsidP="009964A9">
            <w:pPr>
              <w:keepNext/>
              <w:jc w:val="center"/>
              <w:rPr>
                <w:rFonts w:ascii="Calibri" w:hAnsi="Calibri"/>
                <w:sz w:val="18"/>
                <w:szCs w:val="18"/>
              </w:rPr>
            </w:pPr>
          </w:p>
        </w:tc>
        <w:tc>
          <w:tcPr>
            <w:tcW w:w="1260" w:type="dxa"/>
            <w:tcBorders>
              <w:top w:val="single" w:sz="6" w:space="0" w:color="auto"/>
              <w:bottom w:val="single" w:sz="6" w:space="0" w:color="auto"/>
              <w:right w:val="single" w:sz="4" w:space="0" w:color="auto"/>
            </w:tcBorders>
          </w:tcPr>
          <w:p w14:paraId="7869F0E0" w14:textId="77777777" w:rsidR="000F1DFE" w:rsidRPr="00F3441B" w:rsidRDefault="000F1DFE" w:rsidP="009964A9">
            <w:pPr>
              <w:keepNext/>
              <w:jc w:val="center"/>
              <w:rPr>
                <w:rFonts w:ascii="Calibri" w:hAnsi="Calibri"/>
                <w:sz w:val="18"/>
                <w:szCs w:val="18"/>
              </w:rPr>
            </w:pPr>
          </w:p>
        </w:tc>
      </w:tr>
      <w:tr w:rsidR="008C3C78" w:rsidRPr="009B3A0C" w14:paraId="4556DBB8" w14:textId="77777777" w:rsidTr="000A51C2">
        <w:trPr>
          <w:cantSplit/>
          <w:trHeight w:val="317"/>
        </w:trPr>
        <w:tc>
          <w:tcPr>
            <w:tcW w:w="729" w:type="dxa"/>
            <w:tcBorders>
              <w:top w:val="single" w:sz="6" w:space="0" w:color="auto"/>
              <w:left w:val="single" w:sz="4" w:space="0" w:color="auto"/>
              <w:bottom w:val="single" w:sz="6" w:space="0" w:color="auto"/>
            </w:tcBorders>
            <w:tcMar>
              <w:left w:w="58" w:type="dxa"/>
              <w:right w:w="58" w:type="dxa"/>
            </w:tcMar>
          </w:tcPr>
          <w:p w14:paraId="35AEFF6A" w14:textId="77777777" w:rsidR="000F1DFE" w:rsidRPr="00F3441B" w:rsidRDefault="000F1DFE" w:rsidP="009964A9">
            <w:pPr>
              <w:keepNext/>
              <w:tabs>
                <w:tab w:val="left" w:pos="5760"/>
                <w:tab w:val="left" w:pos="7212"/>
              </w:tabs>
              <w:jc w:val="center"/>
              <w:rPr>
                <w:rFonts w:ascii="Calibri" w:hAnsi="Calibri"/>
                <w:sz w:val="18"/>
                <w:szCs w:val="18"/>
              </w:rPr>
            </w:pPr>
          </w:p>
        </w:tc>
        <w:tc>
          <w:tcPr>
            <w:tcW w:w="1167" w:type="dxa"/>
            <w:tcBorders>
              <w:top w:val="single" w:sz="6" w:space="0" w:color="auto"/>
              <w:bottom w:val="single" w:sz="6" w:space="0" w:color="auto"/>
            </w:tcBorders>
          </w:tcPr>
          <w:p w14:paraId="15894A98" w14:textId="77777777" w:rsidR="000F1DFE" w:rsidRPr="00F3441B" w:rsidRDefault="000F1DFE" w:rsidP="009964A9">
            <w:pPr>
              <w:keepNext/>
              <w:tabs>
                <w:tab w:val="left" w:pos="5760"/>
                <w:tab w:val="left" w:pos="7212"/>
              </w:tabs>
              <w:jc w:val="center"/>
              <w:rPr>
                <w:rFonts w:ascii="Calibri" w:hAnsi="Calibri"/>
                <w:sz w:val="18"/>
                <w:szCs w:val="18"/>
              </w:rPr>
            </w:pPr>
          </w:p>
        </w:tc>
        <w:tc>
          <w:tcPr>
            <w:tcW w:w="975" w:type="dxa"/>
            <w:tcBorders>
              <w:top w:val="single" w:sz="6" w:space="0" w:color="auto"/>
              <w:bottom w:val="single" w:sz="6" w:space="0" w:color="auto"/>
            </w:tcBorders>
            <w:tcMar>
              <w:left w:w="29" w:type="dxa"/>
              <w:right w:w="29" w:type="dxa"/>
            </w:tcMar>
          </w:tcPr>
          <w:p w14:paraId="4EFF6ED4"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57" w:type="dxa"/>
            <w:gridSpan w:val="2"/>
            <w:tcBorders>
              <w:top w:val="single" w:sz="6" w:space="0" w:color="auto"/>
              <w:bottom w:val="single" w:sz="6" w:space="0" w:color="auto"/>
            </w:tcBorders>
            <w:tcMar>
              <w:left w:w="14" w:type="dxa"/>
              <w:right w:w="14" w:type="dxa"/>
            </w:tcMar>
          </w:tcPr>
          <w:p w14:paraId="384B8B0A"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60" w:type="dxa"/>
            <w:tcBorders>
              <w:top w:val="single" w:sz="6" w:space="0" w:color="auto"/>
              <w:bottom w:val="single" w:sz="6" w:space="0" w:color="auto"/>
            </w:tcBorders>
          </w:tcPr>
          <w:p w14:paraId="4521D82C" w14:textId="77777777" w:rsidR="000F1DFE" w:rsidRPr="00F3441B" w:rsidRDefault="000F1DFE" w:rsidP="009964A9">
            <w:pPr>
              <w:keepNext/>
              <w:tabs>
                <w:tab w:val="left" w:pos="3420"/>
                <w:tab w:val="left" w:pos="7212"/>
              </w:tabs>
              <w:jc w:val="center"/>
              <w:rPr>
                <w:rFonts w:ascii="Calibri" w:hAnsi="Calibri"/>
                <w:sz w:val="18"/>
                <w:szCs w:val="18"/>
              </w:rPr>
            </w:pPr>
          </w:p>
        </w:tc>
        <w:tc>
          <w:tcPr>
            <w:tcW w:w="990" w:type="dxa"/>
            <w:tcBorders>
              <w:top w:val="single" w:sz="6" w:space="0" w:color="auto"/>
              <w:bottom w:val="single" w:sz="6" w:space="0" w:color="auto"/>
            </w:tcBorders>
          </w:tcPr>
          <w:p w14:paraId="3E6EEC26" w14:textId="77777777" w:rsidR="000F1DFE" w:rsidRPr="00F3441B" w:rsidRDefault="000F1DFE" w:rsidP="009964A9">
            <w:pPr>
              <w:keepNext/>
              <w:tabs>
                <w:tab w:val="left" w:pos="3420"/>
                <w:tab w:val="left" w:pos="7212"/>
              </w:tabs>
              <w:jc w:val="center"/>
              <w:rPr>
                <w:rFonts w:ascii="Calibri" w:hAnsi="Calibri"/>
                <w:sz w:val="18"/>
                <w:szCs w:val="18"/>
              </w:rPr>
            </w:pPr>
          </w:p>
        </w:tc>
        <w:tc>
          <w:tcPr>
            <w:tcW w:w="1170" w:type="dxa"/>
            <w:tcBorders>
              <w:top w:val="single" w:sz="6" w:space="0" w:color="auto"/>
              <w:bottom w:val="single" w:sz="6" w:space="0" w:color="auto"/>
            </w:tcBorders>
          </w:tcPr>
          <w:p w14:paraId="40663151" w14:textId="77777777" w:rsidR="000F1DFE" w:rsidRPr="00F3441B" w:rsidRDefault="000F1DFE" w:rsidP="009964A9">
            <w:pPr>
              <w:keepNext/>
              <w:tabs>
                <w:tab w:val="left" w:pos="3420"/>
                <w:tab w:val="left" w:pos="7212"/>
              </w:tabs>
              <w:jc w:val="center"/>
              <w:rPr>
                <w:rFonts w:ascii="Calibri" w:hAnsi="Calibri"/>
                <w:sz w:val="18"/>
                <w:szCs w:val="18"/>
              </w:rPr>
            </w:pPr>
          </w:p>
        </w:tc>
        <w:tc>
          <w:tcPr>
            <w:tcW w:w="1260" w:type="dxa"/>
            <w:tcBorders>
              <w:top w:val="single" w:sz="6" w:space="0" w:color="auto"/>
              <w:bottom w:val="single" w:sz="6" w:space="0" w:color="auto"/>
            </w:tcBorders>
          </w:tcPr>
          <w:p w14:paraId="2B7EBD27" w14:textId="77777777" w:rsidR="000F1DFE" w:rsidRPr="00F3441B" w:rsidRDefault="000F1DFE" w:rsidP="009964A9">
            <w:pPr>
              <w:keepNext/>
              <w:tabs>
                <w:tab w:val="left" w:pos="3420"/>
                <w:tab w:val="left" w:pos="7212"/>
              </w:tabs>
              <w:jc w:val="center"/>
              <w:rPr>
                <w:rFonts w:ascii="Calibri" w:hAnsi="Calibri"/>
                <w:sz w:val="18"/>
                <w:szCs w:val="18"/>
              </w:rPr>
            </w:pPr>
          </w:p>
        </w:tc>
        <w:tc>
          <w:tcPr>
            <w:tcW w:w="990" w:type="dxa"/>
            <w:tcBorders>
              <w:top w:val="single" w:sz="6" w:space="0" w:color="auto"/>
              <w:bottom w:val="single" w:sz="6" w:space="0" w:color="auto"/>
            </w:tcBorders>
          </w:tcPr>
          <w:p w14:paraId="382B5B02" w14:textId="77777777" w:rsidR="000F1DFE" w:rsidRPr="00F3441B" w:rsidRDefault="000F1DFE" w:rsidP="009964A9">
            <w:pPr>
              <w:keepNext/>
              <w:jc w:val="center"/>
              <w:rPr>
                <w:rFonts w:ascii="Calibri" w:hAnsi="Calibri"/>
                <w:sz w:val="18"/>
                <w:szCs w:val="18"/>
              </w:rPr>
            </w:pPr>
          </w:p>
        </w:tc>
        <w:tc>
          <w:tcPr>
            <w:tcW w:w="900" w:type="dxa"/>
            <w:tcBorders>
              <w:top w:val="single" w:sz="6" w:space="0" w:color="auto"/>
              <w:bottom w:val="single" w:sz="6" w:space="0" w:color="auto"/>
            </w:tcBorders>
          </w:tcPr>
          <w:p w14:paraId="724F2D65" w14:textId="77777777" w:rsidR="000F1DFE" w:rsidRPr="00F3441B" w:rsidRDefault="000F1DFE" w:rsidP="009964A9">
            <w:pPr>
              <w:keepNext/>
              <w:jc w:val="center"/>
              <w:rPr>
                <w:rFonts w:ascii="Calibri" w:hAnsi="Calibri"/>
                <w:sz w:val="18"/>
                <w:szCs w:val="18"/>
              </w:rPr>
            </w:pPr>
          </w:p>
        </w:tc>
        <w:tc>
          <w:tcPr>
            <w:tcW w:w="990" w:type="dxa"/>
            <w:tcBorders>
              <w:top w:val="single" w:sz="6" w:space="0" w:color="auto"/>
              <w:bottom w:val="single" w:sz="6" w:space="0" w:color="auto"/>
            </w:tcBorders>
          </w:tcPr>
          <w:p w14:paraId="628D7B71" w14:textId="77777777" w:rsidR="000F1DFE" w:rsidRPr="00F3441B" w:rsidRDefault="000F1DFE" w:rsidP="009964A9">
            <w:pPr>
              <w:keepNext/>
              <w:jc w:val="center"/>
              <w:rPr>
                <w:rFonts w:ascii="Calibri" w:hAnsi="Calibri"/>
                <w:sz w:val="18"/>
                <w:szCs w:val="18"/>
              </w:rPr>
            </w:pPr>
          </w:p>
        </w:tc>
        <w:tc>
          <w:tcPr>
            <w:tcW w:w="900" w:type="dxa"/>
            <w:gridSpan w:val="2"/>
            <w:tcBorders>
              <w:top w:val="single" w:sz="6" w:space="0" w:color="auto"/>
              <w:bottom w:val="single" w:sz="6" w:space="0" w:color="auto"/>
            </w:tcBorders>
          </w:tcPr>
          <w:p w14:paraId="68C592B6" w14:textId="77777777" w:rsidR="000F1DFE" w:rsidRDefault="000F1DFE" w:rsidP="009964A9">
            <w:pPr>
              <w:keepNext/>
              <w:jc w:val="center"/>
              <w:rPr>
                <w:rFonts w:ascii="Calibri" w:hAnsi="Calibri" w:cs="Tahoma"/>
                <w:sz w:val="18"/>
                <w:szCs w:val="18"/>
              </w:rPr>
            </w:pPr>
          </w:p>
        </w:tc>
        <w:tc>
          <w:tcPr>
            <w:tcW w:w="1350" w:type="dxa"/>
            <w:tcBorders>
              <w:top w:val="single" w:sz="6" w:space="0" w:color="auto"/>
              <w:bottom w:val="single" w:sz="6" w:space="0" w:color="auto"/>
            </w:tcBorders>
          </w:tcPr>
          <w:p w14:paraId="7E9A4933" w14:textId="77777777" w:rsidR="000F1DFE" w:rsidRPr="00F3441B" w:rsidRDefault="000F1DFE" w:rsidP="009964A9">
            <w:pPr>
              <w:keepNext/>
              <w:jc w:val="center"/>
              <w:rPr>
                <w:rFonts w:ascii="Calibri" w:hAnsi="Calibri"/>
                <w:sz w:val="18"/>
                <w:szCs w:val="18"/>
              </w:rPr>
            </w:pPr>
          </w:p>
        </w:tc>
        <w:tc>
          <w:tcPr>
            <w:tcW w:w="1260" w:type="dxa"/>
            <w:tcBorders>
              <w:top w:val="single" w:sz="6" w:space="0" w:color="auto"/>
              <w:bottom w:val="single" w:sz="6" w:space="0" w:color="auto"/>
              <w:right w:val="single" w:sz="4" w:space="0" w:color="auto"/>
            </w:tcBorders>
          </w:tcPr>
          <w:p w14:paraId="7FF717BE" w14:textId="77777777" w:rsidR="000F1DFE" w:rsidRPr="00F3441B" w:rsidRDefault="000F1DFE" w:rsidP="009964A9">
            <w:pPr>
              <w:keepNext/>
              <w:jc w:val="center"/>
              <w:rPr>
                <w:rFonts w:ascii="Calibri" w:hAnsi="Calibri"/>
                <w:sz w:val="18"/>
                <w:szCs w:val="18"/>
              </w:rPr>
            </w:pPr>
          </w:p>
        </w:tc>
      </w:tr>
      <w:tr w:rsidR="008C3C78" w:rsidRPr="009B3A0C" w14:paraId="191FD75A" w14:textId="77777777" w:rsidTr="000A51C2">
        <w:trPr>
          <w:cantSplit/>
          <w:trHeight w:val="317"/>
        </w:trPr>
        <w:tc>
          <w:tcPr>
            <w:tcW w:w="729" w:type="dxa"/>
            <w:tcBorders>
              <w:top w:val="single" w:sz="6" w:space="0" w:color="auto"/>
              <w:left w:val="single" w:sz="4" w:space="0" w:color="auto"/>
              <w:bottom w:val="single" w:sz="6" w:space="0" w:color="auto"/>
            </w:tcBorders>
            <w:tcMar>
              <w:left w:w="58" w:type="dxa"/>
              <w:right w:w="58" w:type="dxa"/>
            </w:tcMar>
          </w:tcPr>
          <w:p w14:paraId="3037F9E3" w14:textId="77777777" w:rsidR="000F1DFE" w:rsidRPr="00F3441B" w:rsidRDefault="000F1DFE" w:rsidP="009964A9">
            <w:pPr>
              <w:keepNext/>
              <w:tabs>
                <w:tab w:val="left" w:pos="5760"/>
                <w:tab w:val="left" w:pos="7212"/>
              </w:tabs>
              <w:jc w:val="center"/>
              <w:rPr>
                <w:rFonts w:ascii="Calibri" w:hAnsi="Calibri"/>
                <w:sz w:val="18"/>
                <w:szCs w:val="18"/>
              </w:rPr>
            </w:pPr>
          </w:p>
        </w:tc>
        <w:tc>
          <w:tcPr>
            <w:tcW w:w="1167" w:type="dxa"/>
            <w:tcBorders>
              <w:top w:val="single" w:sz="6" w:space="0" w:color="auto"/>
              <w:bottom w:val="single" w:sz="6" w:space="0" w:color="auto"/>
            </w:tcBorders>
          </w:tcPr>
          <w:p w14:paraId="6E7A3D59" w14:textId="77777777" w:rsidR="000F1DFE" w:rsidRPr="00F3441B" w:rsidRDefault="000F1DFE" w:rsidP="009964A9">
            <w:pPr>
              <w:keepNext/>
              <w:tabs>
                <w:tab w:val="left" w:pos="5760"/>
                <w:tab w:val="left" w:pos="7212"/>
              </w:tabs>
              <w:jc w:val="center"/>
              <w:rPr>
                <w:rFonts w:ascii="Calibri" w:hAnsi="Calibri"/>
                <w:sz w:val="18"/>
                <w:szCs w:val="18"/>
              </w:rPr>
            </w:pPr>
          </w:p>
        </w:tc>
        <w:tc>
          <w:tcPr>
            <w:tcW w:w="975" w:type="dxa"/>
            <w:tcBorders>
              <w:top w:val="single" w:sz="6" w:space="0" w:color="auto"/>
              <w:bottom w:val="single" w:sz="6" w:space="0" w:color="auto"/>
            </w:tcBorders>
            <w:tcMar>
              <w:left w:w="29" w:type="dxa"/>
              <w:right w:w="29" w:type="dxa"/>
            </w:tcMar>
          </w:tcPr>
          <w:p w14:paraId="62906EE6"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57" w:type="dxa"/>
            <w:gridSpan w:val="2"/>
            <w:tcBorders>
              <w:top w:val="single" w:sz="6" w:space="0" w:color="auto"/>
              <w:bottom w:val="single" w:sz="6" w:space="0" w:color="auto"/>
            </w:tcBorders>
            <w:tcMar>
              <w:left w:w="14" w:type="dxa"/>
              <w:right w:w="14" w:type="dxa"/>
            </w:tcMar>
          </w:tcPr>
          <w:p w14:paraId="59FB593A"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60" w:type="dxa"/>
            <w:tcBorders>
              <w:top w:val="single" w:sz="6" w:space="0" w:color="auto"/>
              <w:bottom w:val="single" w:sz="6" w:space="0" w:color="auto"/>
            </w:tcBorders>
          </w:tcPr>
          <w:p w14:paraId="1A9AE096" w14:textId="77777777" w:rsidR="000F1DFE" w:rsidRPr="00F3441B" w:rsidRDefault="000F1DFE" w:rsidP="009964A9">
            <w:pPr>
              <w:keepNext/>
              <w:tabs>
                <w:tab w:val="left" w:pos="3420"/>
                <w:tab w:val="left" w:pos="7212"/>
              </w:tabs>
              <w:jc w:val="center"/>
              <w:rPr>
                <w:rFonts w:ascii="Calibri" w:hAnsi="Calibri"/>
                <w:sz w:val="18"/>
                <w:szCs w:val="18"/>
              </w:rPr>
            </w:pPr>
          </w:p>
        </w:tc>
        <w:tc>
          <w:tcPr>
            <w:tcW w:w="990" w:type="dxa"/>
            <w:tcBorders>
              <w:top w:val="single" w:sz="6" w:space="0" w:color="auto"/>
              <w:bottom w:val="single" w:sz="6" w:space="0" w:color="auto"/>
            </w:tcBorders>
          </w:tcPr>
          <w:p w14:paraId="42A69E27" w14:textId="77777777" w:rsidR="000F1DFE" w:rsidRPr="00F3441B" w:rsidRDefault="000F1DFE" w:rsidP="009964A9">
            <w:pPr>
              <w:keepNext/>
              <w:tabs>
                <w:tab w:val="left" w:pos="3420"/>
                <w:tab w:val="left" w:pos="7212"/>
              </w:tabs>
              <w:jc w:val="center"/>
              <w:rPr>
                <w:rFonts w:ascii="Calibri" w:hAnsi="Calibri"/>
                <w:sz w:val="18"/>
                <w:szCs w:val="18"/>
              </w:rPr>
            </w:pPr>
          </w:p>
        </w:tc>
        <w:tc>
          <w:tcPr>
            <w:tcW w:w="1170" w:type="dxa"/>
            <w:tcBorders>
              <w:top w:val="single" w:sz="6" w:space="0" w:color="auto"/>
              <w:bottom w:val="single" w:sz="6" w:space="0" w:color="auto"/>
            </w:tcBorders>
          </w:tcPr>
          <w:p w14:paraId="0D0E18D6" w14:textId="77777777" w:rsidR="000F1DFE" w:rsidRPr="00F3441B" w:rsidRDefault="000F1DFE" w:rsidP="009964A9">
            <w:pPr>
              <w:keepNext/>
              <w:tabs>
                <w:tab w:val="left" w:pos="3420"/>
                <w:tab w:val="left" w:pos="7212"/>
              </w:tabs>
              <w:jc w:val="center"/>
              <w:rPr>
                <w:rFonts w:ascii="Calibri" w:hAnsi="Calibri"/>
                <w:sz w:val="18"/>
                <w:szCs w:val="18"/>
              </w:rPr>
            </w:pPr>
          </w:p>
        </w:tc>
        <w:tc>
          <w:tcPr>
            <w:tcW w:w="1260" w:type="dxa"/>
            <w:tcBorders>
              <w:top w:val="single" w:sz="6" w:space="0" w:color="auto"/>
              <w:bottom w:val="single" w:sz="6" w:space="0" w:color="auto"/>
            </w:tcBorders>
          </w:tcPr>
          <w:p w14:paraId="70DB74F9" w14:textId="77777777" w:rsidR="000F1DFE" w:rsidRPr="00F3441B" w:rsidRDefault="000F1DFE" w:rsidP="009964A9">
            <w:pPr>
              <w:keepNext/>
              <w:tabs>
                <w:tab w:val="left" w:pos="3420"/>
                <w:tab w:val="left" w:pos="7212"/>
              </w:tabs>
              <w:jc w:val="center"/>
              <w:rPr>
                <w:rFonts w:ascii="Calibri" w:hAnsi="Calibri"/>
                <w:sz w:val="18"/>
                <w:szCs w:val="18"/>
              </w:rPr>
            </w:pPr>
          </w:p>
        </w:tc>
        <w:tc>
          <w:tcPr>
            <w:tcW w:w="990" w:type="dxa"/>
            <w:tcBorders>
              <w:top w:val="single" w:sz="6" w:space="0" w:color="auto"/>
              <w:bottom w:val="single" w:sz="6" w:space="0" w:color="auto"/>
            </w:tcBorders>
          </w:tcPr>
          <w:p w14:paraId="2E236D3E" w14:textId="77777777" w:rsidR="000F1DFE" w:rsidRPr="00F3441B" w:rsidRDefault="000F1DFE" w:rsidP="009964A9">
            <w:pPr>
              <w:keepNext/>
              <w:jc w:val="center"/>
              <w:rPr>
                <w:rFonts w:ascii="Calibri" w:hAnsi="Calibri"/>
                <w:sz w:val="18"/>
                <w:szCs w:val="18"/>
              </w:rPr>
            </w:pPr>
          </w:p>
        </w:tc>
        <w:tc>
          <w:tcPr>
            <w:tcW w:w="900" w:type="dxa"/>
            <w:tcBorders>
              <w:top w:val="single" w:sz="6" w:space="0" w:color="auto"/>
              <w:bottom w:val="single" w:sz="6" w:space="0" w:color="auto"/>
            </w:tcBorders>
          </w:tcPr>
          <w:p w14:paraId="2022B5DF" w14:textId="77777777" w:rsidR="000F1DFE" w:rsidRPr="00F3441B" w:rsidRDefault="000F1DFE" w:rsidP="009964A9">
            <w:pPr>
              <w:keepNext/>
              <w:jc w:val="center"/>
              <w:rPr>
                <w:rFonts w:ascii="Calibri" w:hAnsi="Calibri"/>
                <w:sz w:val="18"/>
                <w:szCs w:val="18"/>
              </w:rPr>
            </w:pPr>
          </w:p>
        </w:tc>
        <w:tc>
          <w:tcPr>
            <w:tcW w:w="990" w:type="dxa"/>
            <w:tcBorders>
              <w:top w:val="single" w:sz="6" w:space="0" w:color="auto"/>
              <w:bottom w:val="single" w:sz="6" w:space="0" w:color="auto"/>
            </w:tcBorders>
          </w:tcPr>
          <w:p w14:paraId="6EA7F763" w14:textId="77777777" w:rsidR="000F1DFE" w:rsidRPr="00F3441B" w:rsidRDefault="000F1DFE" w:rsidP="009964A9">
            <w:pPr>
              <w:keepNext/>
              <w:jc w:val="center"/>
              <w:rPr>
                <w:rFonts w:ascii="Calibri" w:hAnsi="Calibri"/>
                <w:sz w:val="18"/>
                <w:szCs w:val="18"/>
              </w:rPr>
            </w:pPr>
          </w:p>
        </w:tc>
        <w:tc>
          <w:tcPr>
            <w:tcW w:w="900" w:type="dxa"/>
            <w:gridSpan w:val="2"/>
            <w:tcBorders>
              <w:top w:val="single" w:sz="6" w:space="0" w:color="auto"/>
              <w:bottom w:val="single" w:sz="6" w:space="0" w:color="auto"/>
            </w:tcBorders>
          </w:tcPr>
          <w:p w14:paraId="3CCA86D4" w14:textId="77777777" w:rsidR="000F1DFE" w:rsidRDefault="000F1DFE" w:rsidP="009964A9">
            <w:pPr>
              <w:keepNext/>
              <w:jc w:val="center"/>
              <w:rPr>
                <w:rFonts w:ascii="Calibri" w:hAnsi="Calibri" w:cs="Tahoma"/>
                <w:sz w:val="18"/>
                <w:szCs w:val="18"/>
              </w:rPr>
            </w:pPr>
          </w:p>
        </w:tc>
        <w:tc>
          <w:tcPr>
            <w:tcW w:w="1350" w:type="dxa"/>
            <w:tcBorders>
              <w:top w:val="single" w:sz="6" w:space="0" w:color="auto"/>
              <w:bottom w:val="single" w:sz="6" w:space="0" w:color="auto"/>
            </w:tcBorders>
          </w:tcPr>
          <w:p w14:paraId="40A34237" w14:textId="77777777" w:rsidR="000F1DFE" w:rsidRPr="00F3441B" w:rsidRDefault="000F1DFE" w:rsidP="009964A9">
            <w:pPr>
              <w:keepNext/>
              <w:jc w:val="center"/>
              <w:rPr>
                <w:rFonts w:ascii="Calibri" w:hAnsi="Calibri"/>
                <w:sz w:val="18"/>
                <w:szCs w:val="18"/>
              </w:rPr>
            </w:pPr>
          </w:p>
        </w:tc>
        <w:tc>
          <w:tcPr>
            <w:tcW w:w="1260" w:type="dxa"/>
            <w:tcBorders>
              <w:top w:val="single" w:sz="6" w:space="0" w:color="auto"/>
              <w:bottom w:val="single" w:sz="6" w:space="0" w:color="auto"/>
              <w:right w:val="single" w:sz="4" w:space="0" w:color="auto"/>
            </w:tcBorders>
          </w:tcPr>
          <w:p w14:paraId="52301198" w14:textId="77777777" w:rsidR="000F1DFE" w:rsidRPr="00F3441B" w:rsidRDefault="000F1DFE" w:rsidP="009964A9">
            <w:pPr>
              <w:keepNext/>
              <w:jc w:val="center"/>
              <w:rPr>
                <w:rFonts w:ascii="Calibri" w:hAnsi="Calibri"/>
                <w:sz w:val="18"/>
                <w:szCs w:val="18"/>
              </w:rPr>
            </w:pPr>
          </w:p>
        </w:tc>
      </w:tr>
      <w:tr w:rsidR="008C3C78" w:rsidRPr="009B3A0C" w14:paraId="2E1DC038" w14:textId="77777777" w:rsidTr="000A51C2">
        <w:trPr>
          <w:cantSplit/>
          <w:trHeight w:val="317"/>
        </w:trPr>
        <w:tc>
          <w:tcPr>
            <w:tcW w:w="729" w:type="dxa"/>
            <w:tcBorders>
              <w:top w:val="single" w:sz="6" w:space="0" w:color="auto"/>
              <w:left w:val="single" w:sz="4" w:space="0" w:color="auto"/>
              <w:bottom w:val="single" w:sz="6" w:space="0" w:color="auto"/>
            </w:tcBorders>
            <w:tcMar>
              <w:left w:w="58" w:type="dxa"/>
              <w:right w:w="58" w:type="dxa"/>
            </w:tcMar>
          </w:tcPr>
          <w:p w14:paraId="75955715" w14:textId="77777777" w:rsidR="000F1DFE" w:rsidRPr="00F3441B" w:rsidRDefault="000F1DFE" w:rsidP="009964A9">
            <w:pPr>
              <w:keepNext/>
              <w:tabs>
                <w:tab w:val="left" w:pos="5760"/>
                <w:tab w:val="left" w:pos="7212"/>
              </w:tabs>
              <w:jc w:val="center"/>
              <w:rPr>
                <w:rFonts w:ascii="Calibri" w:hAnsi="Calibri"/>
                <w:sz w:val="18"/>
                <w:szCs w:val="18"/>
              </w:rPr>
            </w:pPr>
          </w:p>
        </w:tc>
        <w:tc>
          <w:tcPr>
            <w:tcW w:w="1167" w:type="dxa"/>
            <w:tcBorders>
              <w:top w:val="single" w:sz="6" w:space="0" w:color="auto"/>
              <w:bottom w:val="single" w:sz="6" w:space="0" w:color="auto"/>
            </w:tcBorders>
          </w:tcPr>
          <w:p w14:paraId="7D3AB417" w14:textId="77777777" w:rsidR="000F1DFE" w:rsidRPr="00F3441B" w:rsidRDefault="000F1DFE" w:rsidP="009964A9">
            <w:pPr>
              <w:keepNext/>
              <w:tabs>
                <w:tab w:val="left" w:pos="5760"/>
                <w:tab w:val="left" w:pos="7212"/>
              </w:tabs>
              <w:jc w:val="center"/>
              <w:rPr>
                <w:rFonts w:ascii="Calibri" w:hAnsi="Calibri"/>
                <w:sz w:val="18"/>
                <w:szCs w:val="18"/>
              </w:rPr>
            </w:pPr>
          </w:p>
        </w:tc>
        <w:tc>
          <w:tcPr>
            <w:tcW w:w="975" w:type="dxa"/>
            <w:tcBorders>
              <w:top w:val="single" w:sz="6" w:space="0" w:color="auto"/>
              <w:bottom w:val="single" w:sz="6" w:space="0" w:color="auto"/>
            </w:tcBorders>
            <w:tcMar>
              <w:left w:w="29" w:type="dxa"/>
              <w:right w:w="29" w:type="dxa"/>
            </w:tcMar>
          </w:tcPr>
          <w:p w14:paraId="501BD31C"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57" w:type="dxa"/>
            <w:gridSpan w:val="2"/>
            <w:tcBorders>
              <w:top w:val="single" w:sz="6" w:space="0" w:color="auto"/>
              <w:bottom w:val="single" w:sz="6" w:space="0" w:color="auto"/>
            </w:tcBorders>
            <w:tcMar>
              <w:left w:w="14" w:type="dxa"/>
              <w:right w:w="14" w:type="dxa"/>
            </w:tcMar>
          </w:tcPr>
          <w:p w14:paraId="567EC3A5"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60" w:type="dxa"/>
            <w:tcBorders>
              <w:top w:val="single" w:sz="6" w:space="0" w:color="auto"/>
              <w:bottom w:val="single" w:sz="6" w:space="0" w:color="auto"/>
            </w:tcBorders>
          </w:tcPr>
          <w:p w14:paraId="58246F0D" w14:textId="77777777" w:rsidR="000F1DFE" w:rsidRPr="00F3441B" w:rsidRDefault="000F1DFE" w:rsidP="009964A9">
            <w:pPr>
              <w:keepNext/>
              <w:tabs>
                <w:tab w:val="left" w:pos="3420"/>
                <w:tab w:val="left" w:pos="7212"/>
              </w:tabs>
              <w:jc w:val="center"/>
              <w:rPr>
                <w:rFonts w:ascii="Calibri" w:hAnsi="Calibri"/>
                <w:sz w:val="18"/>
                <w:szCs w:val="18"/>
              </w:rPr>
            </w:pPr>
          </w:p>
        </w:tc>
        <w:tc>
          <w:tcPr>
            <w:tcW w:w="990" w:type="dxa"/>
            <w:tcBorders>
              <w:top w:val="single" w:sz="6" w:space="0" w:color="auto"/>
              <w:bottom w:val="single" w:sz="6" w:space="0" w:color="auto"/>
            </w:tcBorders>
          </w:tcPr>
          <w:p w14:paraId="08C524F6" w14:textId="77777777" w:rsidR="000F1DFE" w:rsidRPr="00F3441B" w:rsidRDefault="000F1DFE" w:rsidP="009964A9">
            <w:pPr>
              <w:keepNext/>
              <w:tabs>
                <w:tab w:val="left" w:pos="3420"/>
                <w:tab w:val="left" w:pos="7212"/>
              </w:tabs>
              <w:jc w:val="center"/>
              <w:rPr>
                <w:rFonts w:ascii="Calibri" w:hAnsi="Calibri"/>
                <w:sz w:val="18"/>
                <w:szCs w:val="18"/>
              </w:rPr>
            </w:pPr>
          </w:p>
        </w:tc>
        <w:tc>
          <w:tcPr>
            <w:tcW w:w="1170" w:type="dxa"/>
            <w:tcBorders>
              <w:top w:val="single" w:sz="6" w:space="0" w:color="auto"/>
              <w:bottom w:val="single" w:sz="6" w:space="0" w:color="auto"/>
            </w:tcBorders>
          </w:tcPr>
          <w:p w14:paraId="0E279FAD" w14:textId="77777777" w:rsidR="000F1DFE" w:rsidRPr="00F3441B" w:rsidRDefault="000F1DFE" w:rsidP="009964A9">
            <w:pPr>
              <w:keepNext/>
              <w:tabs>
                <w:tab w:val="left" w:pos="3420"/>
                <w:tab w:val="left" w:pos="7212"/>
              </w:tabs>
              <w:jc w:val="center"/>
              <w:rPr>
                <w:rFonts w:ascii="Calibri" w:hAnsi="Calibri"/>
                <w:sz w:val="18"/>
                <w:szCs w:val="18"/>
              </w:rPr>
            </w:pPr>
          </w:p>
        </w:tc>
        <w:tc>
          <w:tcPr>
            <w:tcW w:w="1260" w:type="dxa"/>
            <w:tcBorders>
              <w:top w:val="single" w:sz="6" w:space="0" w:color="auto"/>
              <w:bottom w:val="single" w:sz="6" w:space="0" w:color="auto"/>
            </w:tcBorders>
          </w:tcPr>
          <w:p w14:paraId="21256D11" w14:textId="77777777" w:rsidR="000F1DFE" w:rsidRPr="00F3441B" w:rsidRDefault="000F1DFE" w:rsidP="009964A9">
            <w:pPr>
              <w:keepNext/>
              <w:tabs>
                <w:tab w:val="left" w:pos="3420"/>
                <w:tab w:val="left" w:pos="7212"/>
              </w:tabs>
              <w:jc w:val="center"/>
              <w:rPr>
                <w:rFonts w:ascii="Calibri" w:hAnsi="Calibri"/>
                <w:sz w:val="18"/>
                <w:szCs w:val="18"/>
              </w:rPr>
            </w:pPr>
          </w:p>
        </w:tc>
        <w:tc>
          <w:tcPr>
            <w:tcW w:w="990" w:type="dxa"/>
            <w:tcBorders>
              <w:top w:val="single" w:sz="6" w:space="0" w:color="auto"/>
              <w:bottom w:val="single" w:sz="6" w:space="0" w:color="auto"/>
            </w:tcBorders>
          </w:tcPr>
          <w:p w14:paraId="33D5E803" w14:textId="77777777" w:rsidR="000F1DFE" w:rsidRPr="00F3441B" w:rsidRDefault="000F1DFE" w:rsidP="009964A9">
            <w:pPr>
              <w:keepNext/>
              <w:jc w:val="center"/>
              <w:rPr>
                <w:rFonts w:ascii="Calibri" w:hAnsi="Calibri"/>
                <w:sz w:val="18"/>
                <w:szCs w:val="18"/>
              </w:rPr>
            </w:pPr>
          </w:p>
        </w:tc>
        <w:tc>
          <w:tcPr>
            <w:tcW w:w="900" w:type="dxa"/>
            <w:tcBorders>
              <w:top w:val="single" w:sz="6" w:space="0" w:color="auto"/>
              <w:bottom w:val="single" w:sz="6" w:space="0" w:color="auto"/>
            </w:tcBorders>
          </w:tcPr>
          <w:p w14:paraId="303295D4" w14:textId="77777777" w:rsidR="000F1DFE" w:rsidRPr="00F3441B" w:rsidRDefault="000F1DFE" w:rsidP="009964A9">
            <w:pPr>
              <w:keepNext/>
              <w:jc w:val="center"/>
              <w:rPr>
                <w:rFonts w:ascii="Calibri" w:hAnsi="Calibri"/>
                <w:sz w:val="18"/>
                <w:szCs w:val="18"/>
              </w:rPr>
            </w:pPr>
          </w:p>
        </w:tc>
        <w:tc>
          <w:tcPr>
            <w:tcW w:w="990" w:type="dxa"/>
            <w:tcBorders>
              <w:top w:val="single" w:sz="6" w:space="0" w:color="auto"/>
              <w:bottom w:val="single" w:sz="6" w:space="0" w:color="auto"/>
            </w:tcBorders>
          </w:tcPr>
          <w:p w14:paraId="1FAABE95" w14:textId="77777777" w:rsidR="000F1DFE" w:rsidRPr="00F3441B" w:rsidRDefault="000F1DFE" w:rsidP="009964A9">
            <w:pPr>
              <w:keepNext/>
              <w:jc w:val="center"/>
              <w:rPr>
                <w:rFonts w:ascii="Calibri" w:hAnsi="Calibri"/>
                <w:sz w:val="18"/>
                <w:szCs w:val="18"/>
              </w:rPr>
            </w:pPr>
          </w:p>
        </w:tc>
        <w:tc>
          <w:tcPr>
            <w:tcW w:w="900" w:type="dxa"/>
            <w:gridSpan w:val="2"/>
            <w:tcBorders>
              <w:top w:val="single" w:sz="6" w:space="0" w:color="auto"/>
              <w:bottom w:val="single" w:sz="6" w:space="0" w:color="auto"/>
            </w:tcBorders>
          </w:tcPr>
          <w:p w14:paraId="745E286D" w14:textId="77777777" w:rsidR="000F1DFE" w:rsidRDefault="000F1DFE" w:rsidP="009964A9">
            <w:pPr>
              <w:keepNext/>
              <w:jc w:val="center"/>
              <w:rPr>
                <w:rFonts w:ascii="Calibri" w:hAnsi="Calibri" w:cs="Tahoma"/>
                <w:sz w:val="18"/>
                <w:szCs w:val="18"/>
              </w:rPr>
            </w:pPr>
          </w:p>
        </w:tc>
        <w:tc>
          <w:tcPr>
            <w:tcW w:w="1350" w:type="dxa"/>
            <w:tcBorders>
              <w:top w:val="single" w:sz="6" w:space="0" w:color="auto"/>
              <w:bottom w:val="single" w:sz="6" w:space="0" w:color="auto"/>
            </w:tcBorders>
          </w:tcPr>
          <w:p w14:paraId="5B41D6AE" w14:textId="77777777" w:rsidR="000F1DFE" w:rsidRPr="00F3441B" w:rsidRDefault="000F1DFE" w:rsidP="009964A9">
            <w:pPr>
              <w:keepNext/>
              <w:jc w:val="center"/>
              <w:rPr>
                <w:rFonts w:ascii="Calibri" w:hAnsi="Calibri"/>
                <w:sz w:val="18"/>
                <w:szCs w:val="18"/>
              </w:rPr>
            </w:pPr>
          </w:p>
        </w:tc>
        <w:tc>
          <w:tcPr>
            <w:tcW w:w="1260" w:type="dxa"/>
            <w:tcBorders>
              <w:top w:val="single" w:sz="6" w:space="0" w:color="auto"/>
              <w:bottom w:val="single" w:sz="6" w:space="0" w:color="auto"/>
              <w:right w:val="single" w:sz="4" w:space="0" w:color="auto"/>
            </w:tcBorders>
          </w:tcPr>
          <w:p w14:paraId="07D5BF6F" w14:textId="77777777" w:rsidR="000F1DFE" w:rsidRPr="00F3441B" w:rsidRDefault="000F1DFE" w:rsidP="009964A9">
            <w:pPr>
              <w:keepNext/>
              <w:jc w:val="center"/>
              <w:rPr>
                <w:rFonts w:ascii="Calibri" w:hAnsi="Calibri"/>
                <w:sz w:val="18"/>
                <w:szCs w:val="18"/>
              </w:rPr>
            </w:pPr>
          </w:p>
        </w:tc>
      </w:tr>
      <w:tr w:rsidR="008C3C78" w:rsidRPr="009B3A0C" w14:paraId="5F271BC4" w14:textId="77777777" w:rsidTr="000A51C2">
        <w:trPr>
          <w:cantSplit/>
          <w:trHeight w:val="317"/>
        </w:trPr>
        <w:tc>
          <w:tcPr>
            <w:tcW w:w="729" w:type="dxa"/>
            <w:tcBorders>
              <w:top w:val="single" w:sz="6" w:space="0" w:color="auto"/>
              <w:left w:val="single" w:sz="4" w:space="0" w:color="auto"/>
              <w:bottom w:val="single" w:sz="6" w:space="0" w:color="auto"/>
            </w:tcBorders>
            <w:tcMar>
              <w:left w:w="58" w:type="dxa"/>
              <w:right w:w="58" w:type="dxa"/>
            </w:tcMar>
          </w:tcPr>
          <w:p w14:paraId="4663F557" w14:textId="77777777" w:rsidR="000F1DFE" w:rsidRPr="00F3441B" w:rsidRDefault="000F1DFE" w:rsidP="009964A9">
            <w:pPr>
              <w:keepNext/>
              <w:tabs>
                <w:tab w:val="left" w:pos="5760"/>
                <w:tab w:val="left" w:pos="7212"/>
              </w:tabs>
              <w:jc w:val="center"/>
              <w:rPr>
                <w:rFonts w:ascii="Calibri" w:hAnsi="Calibri"/>
                <w:sz w:val="18"/>
                <w:szCs w:val="18"/>
              </w:rPr>
            </w:pPr>
          </w:p>
        </w:tc>
        <w:tc>
          <w:tcPr>
            <w:tcW w:w="1167" w:type="dxa"/>
            <w:tcBorders>
              <w:top w:val="single" w:sz="6" w:space="0" w:color="auto"/>
              <w:bottom w:val="single" w:sz="6" w:space="0" w:color="auto"/>
            </w:tcBorders>
          </w:tcPr>
          <w:p w14:paraId="03C7F203" w14:textId="77777777" w:rsidR="000F1DFE" w:rsidRPr="00F3441B" w:rsidRDefault="000F1DFE" w:rsidP="009964A9">
            <w:pPr>
              <w:keepNext/>
              <w:tabs>
                <w:tab w:val="left" w:pos="5760"/>
                <w:tab w:val="left" w:pos="7212"/>
              </w:tabs>
              <w:jc w:val="center"/>
              <w:rPr>
                <w:rFonts w:ascii="Calibri" w:hAnsi="Calibri"/>
                <w:sz w:val="18"/>
                <w:szCs w:val="18"/>
              </w:rPr>
            </w:pPr>
          </w:p>
        </w:tc>
        <w:tc>
          <w:tcPr>
            <w:tcW w:w="975" w:type="dxa"/>
            <w:tcBorders>
              <w:top w:val="single" w:sz="6" w:space="0" w:color="auto"/>
              <w:bottom w:val="single" w:sz="6" w:space="0" w:color="auto"/>
            </w:tcBorders>
            <w:tcMar>
              <w:left w:w="29" w:type="dxa"/>
              <w:right w:w="29" w:type="dxa"/>
            </w:tcMar>
          </w:tcPr>
          <w:p w14:paraId="289C03AE"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57" w:type="dxa"/>
            <w:gridSpan w:val="2"/>
            <w:tcBorders>
              <w:top w:val="single" w:sz="6" w:space="0" w:color="auto"/>
              <w:bottom w:val="single" w:sz="6" w:space="0" w:color="auto"/>
            </w:tcBorders>
            <w:tcMar>
              <w:left w:w="14" w:type="dxa"/>
              <w:right w:w="14" w:type="dxa"/>
            </w:tcMar>
          </w:tcPr>
          <w:p w14:paraId="0445F298"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60" w:type="dxa"/>
            <w:tcBorders>
              <w:top w:val="single" w:sz="6" w:space="0" w:color="auto"/>
              <w:bottom w:val="single" w:sz="6" w:space="0" w:color="auto"/>
            </w:tcBorders>
          </w:tcPr>
          <w:p w14:paraId="0A787688" w14:textId="77777777" w:rsidR="000F1DFE" w:rsidRPr="00F3441B" w:rsidRDefault="000F1DFE" w:rsidP="009964A9">
            <w:pPr>
              <w:keepNext/>
              <w:tabs>
                <w:tab w:val="left" w:pos="3420"/>
                <w:tab w:val="left" w:pos="7212"/>
              </w:tabs>
              <w:jc w:val="center"/>
              <w:rPr>
                <w:rFonts w:ascii="Calibri" w:hAnsi="Calibri"/>
                <w:sz w:val="18"/>
                <w:szCs w:val="18"/>
              </w:rPr>
            </w:pPr>
          </w:p>
        </w:tc>
        <w:tc>
          <w:tcPr>
            <w:tcW w:w="990" w:type="dxa"/>
            <w:tcBorders>
              <w:top w:val="single" w:sz="6" w:space="0" w:color="auto"/>
              <w:bottom w:val="single" w:sz="6" w:space="0" w:color="auto"/>
            </w:tcBorders>
          </w:tcPr>
          <w:p w14:paraId="4A67F38E" w14:textId="77777777" w:rsidR="000F1DFE" w:rsidRPr="00F3441B" w:rsidRDefault="000F1DFE" w:rsidP="009964A9">
            <w:pPr>
              <w:keepNext/>
              <w:tabs>
                <w:tab w:val="left" w:pos="3420"/>
                <w:tab w:val="left" w:pos="7212"/>
              </w:tabs>
              <w:jc w:val="center"/>
              <w:rPr>
                <w:rFonts w:ascii="Calibri" w:hAnsi="Calibri"/>
                <w:sz w:val="18"/>
                <w:szCs w:val="18"/>
              </w:rPr>
            </w:pPr>
          </w:p>
        </w:tc>
        <w:tc>
          <w:tcPr>
            <w:tcW w:w="1170" w:type="dxa"/>
            <w:tcBorders>
              <w:top w:val="single" w:sz="6" w:space="0" w:color="auto"/>
              <w:bottom w:val="single" w:sz="6" w:space="0" w:color="auto"/>
            </w:tcBorders>
          </w:tcPr>
          <w:p w14:paraId="10F7789D" w14:textId="77777777" w:rsidR="000F1DFE" w:rsidRPr="00F3441B" w:rsidRDefault="000F1DFE" w:rsidP="009964A9">
            <w:pPr>
              <w:keepNext/>
              <w:tabs>
                <w:tab w:val="left" w:pos="3420"/>
                <w:tab w:val="left" w:pos="7212"/>
              </w:tabs>
              <w:jc w:val="center"/>
              <w:rPr>
                <w:rFonts w:ascii="Calibri" w:hAnsi="Calibri"/>
                <w:sz w:val="18"/>
                <w:szCs w:val="18"/>
              </w:rPr>
            </w:pPr>
          </w:p>
        </w:tc>
        <w:tc>
          <w:tcPr>
            <w:tcW w:w="1260" w:type="dxa"/>
            <w:tcBorders>
              <w:top w:val="single" w:sz="6" w:space="0" w:color="auto"/>
              <w:bottom w:val="single" w:sz="6" w:space="0" w:color="auto"/>
            </w:tcBorders>
          </w:tcPr>
          <w:p w14:paraId="00DAD357" w14:textId="77777777" w:rsidR="000F1DFE" w:rsidRPr="00F3441B" w:rsidRDefault="000F1DFE" w:rsidP="009964A9">
            <w:pPr>
              <w:keepNext/>
              <w:tabs>
                <w:tab w:val="left" w:pos="3420"/>
                <w:tab w:val="left" w:pos="7212"/>
              </w:tabs>
              <w:jc w:val="center"/>
              <w:rPr>
                <w:rFonts w:ascii="Calibri" w:hAnsi="Calibri"/>
                <w:sz w:val="18"/>
                <w:szCs w:val="18"/>
              </w:rPr>
            </w:pPr>
          </w:p>
        </w:tc>
        <w:tc>
          <w:tcPr>
            <w:tcW w:w="990" w:type="dxa"/>
            <w:tcBorders>
              <w:top w:val="single" w:sz="6" w:space="0" w:color="auto"/>
              <w:bottom w:val="single" w:sz="6" w:space="0" w:color="auto"/>
            </w:tcBorders>
          </w:tcPr>
          <w:p w14:paraId="65EA5BD6" w14:textId="77777777" w:rsidR="000F1DFE" w:rsidRPr="00F3441B" w:rsidRDefault="000F1DFE" w:rsidP="009964A9">
            <w:pPr>
              <w:keepNext/>
              <w:jc w:val="center"/>
              <w:rPr>
                <w:rFonts w:ascii="Calibri" w:hAnsi="Calibri"/>
                <w:sz w:val="18"/>
                <w:szCs w:val="18"/>
              </w:rPr>
            </w:pPr>
          </w:p>
        </w:tc>
        <w:tc>
          <w:tcPr>
            <w:tcW w:w="900" w:type="dxa"/>
            <w:tcBorders>
              <w:top w:val="single" w:sz="6" w:space="0" w:color="auto"/>
              <w:bottom w:val="single" w:sz="6" w:space="0" w:color="auto"/>
            </w:tcBorders>
          </w:tcPr>
          <w:p w14:paraId="6AD21987" w14:textId="77777777" w:rsidR="000F1DFE" w:rsidRPr="00F3441B" w:rsidRDefault="000F1DFE" w:rsidP="009964A9">
            <w:pPr>
              <w:keepNext/>
              <w:jc w:val="center"/>
              <w:rPr>
                <w:rFonts w:ascii="Calibri" w:hAnsi="Calibri"/>
                <w:sz w:val="18"/>
                <w:szCs w:val="18"/>
              </w:rPr>
            </w:pPr>
          </w:p>
        </w:tc>
        <w:tc>
          <w:tcPr>
            <w:tcW w:w="990" w:type="dxa"/>
            <w:tcBorders>
              <w:top w:val="single" w:sz="6" w:space="0" w:color="auto"/>
              <w:bottom w:val="single" w:sz="6" w:space="0" w:color="auto"/>
            </w:tcBorders>
          </w:tcPr>
          <w:p w14:paraId="192A2DDB" w14:textId="77777777" w:rsidR="000F1DFE" w:rsidRPr="00F3441B" w:rsidRDefault="000F1DFE" w:rsidP="009964A9">
            <w:pPr>
              <w:keepNext/>
              <w:jc w:val="center"/>
              <w:rPr>
                <w:rFonts w:ascii="Calibri" w:hAnsi="Calibri"/>
                <w:sz w:val="18"/>
                <w:szCs w:val="18"/>
              </w:rPr>
            </w:pPr>
          </w:p>
        </w:tc>
        <w:tc>
          <w:tcPr>
            <w:tcW w:w="900" w:type="dxa"/>
            <w:gridSpan w:val="2"/>
            <w:tcBorders>
              <w:top w:val="single" w:sz="6" w:space="0" w:color="auto"/>
              <w:bottom w:val="single" w:sz="6" w:space="0" w:color="auto"/>
            </w:tcBorders>
          </w:tcPr>
          <w:p w14:paraId="022DEDEC" w14:textId="77777777" w:rsidR="000F1DFE" w:rsidRDefault="000F1DFE" w:rsidP="009964A9">
            <w:pPr>
              <w:keepNext/>
              <w:jc w:val="center"/>
              <w:rPr>
                <w:rFonts w:ascii="Calibri" w:hAnsi="Calibri" w:cs="Tahoma"/>
                <w:sz w:val="18"/>
                <w:szCs w:val="18"/>
              </w:rPr>
            </w:pPr>
          </w:p>
        </w:tc>
        <w:tc>
          <w:tcPr>
            <w:tcW w:w="1350" w:type="dxa"/>
            <w:tcBorders>
              <w:top w:val="single" w:sz="6" w:space="0" w:color="auto"/>
              <w:bottom w:val="single" w:sz="6" w:space="0" w:color="auto"/>
            </w:tcBorders>
          </w:tcPr>
          <w:p w14:paraId="370D3586" w14:textId="77777777" w:rsidR="000F1DFE" w:rsidRPr="00F3441B" w:rsidRDefault="000F1DFE" w:rsidP="009964A9">
            <w:pPr>
              <w:keepNext/>
              <w:jc w:val="center"/>
              <w:rPr>
                <w:rFonts w:ascii="Calibri" w:hAnsi="Calibri"/>
                <w:sz w:val="18"/>
                <w:szCs w:val="18"/>
              </w:rPr>
            </w:pPr>
          </w:p>
        </w:tc>
        <w:tc>
          <w:tcPr>
            <w:tcW w:w="1260" w:type="dxa"/>
            <w:tcBorders>
              <w:top w:val="single" w:sz="6" w:space="0" w:color="auto"/>
              <w:bottom w:val="single" w:sz="6" w:space="0" w:color="auto"/>
              <w:right w:val="single" w:sz="4" w:space="0" w:color="auto"/>
            </w:tcBorders>
          </w:tcPr>
          <w:p w14:paraId="10CB37C4" w14:textId="77777777" w:rsidR="000F1DFE" w:rsidRPr="00F3441B" w:rsidRDefault="000F1DFE" w:rsidP="009964A9">
            <w:pPr>
              <w:keepNext/>
              <w:jc w:val="center"/>
              <w:rPr>
                <w:rFonts w:ascii="Calibri" w:hAnsi="Calibri"/>
                <w:sz w:val="18"/>
                <w:szCs w:val="18"/>
              </w:rPr>
            </w:pPr>
          </w:p>
        </w:tc>
      </w:tr>
      <w:tr w:rsidR="008C3C78" w:rsidRPr="009B3A0C" w14:paraId="56623ACB" w14:textId="77777777" w:rsidTr="000A51C2">
        <w:trPr>
          <w:cantSplit/>
          <w:trHeight w:val="317"/>
        </w:trPr>
        <w:tc>
          <w:tcPr>
            <w:tcW w:w="729" w:type="dxa"/>
            <w:tcBorders>
              <w:top w:val="single" w:sz="6" w:space="0" w:color="auto"/>
              <w:left w:val="single" w:sz="4" w:space="0" w:color="auto"/>
              <w:bottom w:val="single" w:sz="6" w:space="0" w:color="auto"/>
            </w:tcBorders>
            <w:tcMar>
              <w:left w:w="58" w:type="dxa"/>
              <w:right w:w="58" w:type="dxa"/>
            </w:tcMar>
          </w:tcPr>
          <w:p w14:paraId="7A610591" w14:textId="77777777" w:rsidR="000F1DFE" w:rsidRPr="00F3441B" w:rsidRDefault="000F1DFE" w:rsidP="009964A9">
            <w:pPr>
              <w:keepNext/>
              <w:tabs>
                <w:tab w:val="left" w:pos="5760"/>
                <w:tab w:val="left" w:pos="7212"/>
              </w:tabs>
              <w:jc w:val="center"/>
              <w:rPr>
                <w:rFonts w:ascii="Calibri" w:hAnsi="Calibri"/>
                <w:sz w:val="18"/>
                <w:szCs w:val="18"/>
              </w:rPr>
            </w:pPr>
          </w:p>
        </w:tc>
        <w:tc>
          <w:tcPr>
            <w:tcW w:w="1167" w:type="dxa"/>
            <w:tcBorders>
              <w:top w:val="single" w:sz="6" w:space="0" w:color="auto"/>
              <w:bottom w:val="single" w:sz="6" w:space="0" w:color="auto"/>
            </w:tcBorders>
          </w:tcPr>
          <w:p w14:paraId="771F83EF" w14:textId="77777777" w:rsidR="000F1DFE" w:rsidRPr="00F3441B" w:rsidRDefault="000F1DFE" w:rsidP="009964A9">
            <w:pPr>
              <w:keepNext/>
              <w:tabs>
                <w:tab w:val="left" w:pos="5760"/>
                <w:tab w:val="left" w:pos="7212"/>
              </w:tabs>
              <w:jc w:val="center"/>
              <w:rPr>
                <w:rFonts w:ascii="Calibri" w:hAnsi="Calibri"/>
                <w:sz w:val="18"/>
                <w:szCs w:val="18"/>
              </w:rPr>
            </w:pPr>
          </w:p>
        </w:tc>
        <w:tc>
          <w:tcPr>
            <w:tcW w:w="975" w:type="dxa"/>
            <w:tcBorders>
              <w:top w:val="single" w:sz="6" w:space="0" w:color="auto"/>
              <w:bottom w:val="single" w:sz="6" w:space="0" w:color="auto"/>
            </w:tcBorders>
            <w:tcMar>
              <w:left w:w="29" w:type="dxa"/>
              <w:right w:w="29" w:type="dxa"/>
            </w:tcMar>
          </w:tcPr>
          <w:p w14:paraId="0F155632"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57" w:type="dxa"/>
            <w:gridSpan w:val="2"/>
            <w:tcBorders>
              <w:top w:val="single" w:sz="6" w:space="0" w:color="auto"/>
              <w:bottom w:val="single" w:sz="6" w:space="0" w:color="auto"/>
            </w:tcBorders>
            <w:tcMar>
              <w:left w:w="14" w:type="dxa"/>
              <w:right w:w="14" w:type="dxa"/>
            </w:tcMar>
          </w:tcPr>
          <w:p w14:paraId="40988512" w14:textId="77777777" w:rsidR="000F1DFE" w:rsidRPr="00F3441B" w:rsidRDefault="000F1DFE" w:rsidP="009964A9">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60" w:type="dxa"/>
            <w:tcBorders>
              <w:top w:val="single" w:sz="6" w:space="0" w:color="auto"/>
              <w:bottom w:val="single" w:sz="6" w:space="0" w:color="auto"/>
            </w:tcBorders>
          </w:tcPr>
          <w:p w14:paraId="3635D344" w14:textId="77777777" w:rsidR="000F1DFE" w:rsidRPr="00F3441B" w:rsidRDefault="000F1DFE" w:rsidP="009964A9">
            <w:pPr>
              <w:keepNext/>
              <w:tabs>
                <w:tab w:val="left" w:pos="3420"/>
                <w:tab w:val="left" w:pos="7212"/>
              </w:tabs>
              <w:jc w:val="center"/>
              <w:rPr>
                <w:rFonts w:ascii="Calibri" w:hAnsi="Calibri"/>
                <w:sz w:val="18"/>
                <w:szCs w:val="18"/>
              </w:rPr>
            </w:pPr>
          </w:p>
        </w:tc>
        <w:tc>
          <w:tcPr>
            <w:tcW w:w="990" w:type="dxa"/>
            <w:tcBorders>
              <w:top w:val="single" w:sz="6" w:space="0" w:color="auto"/>
              <w:bottom w:val="single" w:sz="6" w:space="0" w:color="auto"/>
            </w:tcBorders>
          </w:tcPr>
          <w:p w14:paraId="49F6955E" w14:textId="77777777" w:rsidR="000F1DFE" w:rsidRPr="00F3441B" w:rsidRDefault="000F1DFE" w:rsidP="009964A9">
            <w:pPr>
              <w:keepNext/>
              <w:tabs>
                <w:tab w:val="left" w:pos="3420"/>
                <w:tab w:val="left" w:pos="7212"/>
              </w:tabs>
              <w:jc w:val="center"/>
              <w:rPr>
                <w:rFonts w:ascii="Calibri" w:hAnsi="Calibri"/>
                <w:sz w:val="18"/>
                <w:szCs w:val="18"/>
              </w:rPr>
            </w:pPr>
          </w:p>
        </w:tc>
        <w:tc>
          <w:tcPr>
            <w:tcW w:w="1170" w:type="dxa"/>
            <w:tcBorders>
              <w:top w:val="single" w:sz="6" w:space="0" w:color="auto"/>
              <w:bottom w:val="single" w:sz="6" w:space="0" w:color="auto"/>
            </w:tcBorders>
          </w:tcPr>
          <w:p w14:paraId="13CD23CC" w14:textId="77777777" w:rsidR="000F1DFE" w:rsidRPr="00F3441B" w:rsidRDefault="000F1DFE" w:rsidP="009964A9">
            <w:pPr>
              <w:keepNext/>
              <w:tabs>
                <w:tab w:val="left" w:pos="3420"/>
                <w:tab w:val="left" w:pos="7212"/>
              </w:tabs>
              <w:jc w:val="center"/>
              <w:rPr>
                <w:rFonts w:ascii="Calibri" w:hAnsi="Calibri"/>
                <w:sz w:val="18"/>
                <w:szCs w:val="18"/>
              </w:rPr>
            </w:pPr>
          </w:p>
        </w:tc>
        <w:tc>
          <w:tcPr>
            <w:tcW w:w="1260" w:type="dxa"/>
            <w:tcBorders>
              <w:top w:val="single" w:sz="6" w:space="0" w:color="auto"/>
              <w:bottom w:val="single" w:sz="6" w:space="0" w:color="auto"/>
            </w:tcBorders>
          </w:tcPr>
          <w:p w14:paraId="3FE30B1F" w14:textId="77777777" w:rsidR="000F1DFE" w:rsidRPr="00F3441B" w:rsidRDefault="000F1DFE" w:rsidP="009964A9">
            <w:pPr>
              <w:keepNext/>
              <w:tabs>
                <w:tab w:val="left" w:pos="3420"/>
                <w:tab w:val="left" w:pos="7212"/>
              </w:tabs>
              <w:jc w:val="center"/>
              <w:rPr>
                <w:rFonts w:ascii="Calibri" w:hAnsi="Calibri"/>
                <w:sz w:val="18"/>
                <w:szCs w:val="18"/>
              </w:rPr>
            </w:pPr>
          </w:p>
        </w:tc>
        <w:tc>
          <w:tcPr>
            <w:tcW w:w="990" w:type="dxa"/>
            <w:tcBorders>
              <w:top w:val="single" w:sz="6" w:space="0" w:color="auto"/>
              <w:bottom w:val="single" w:sz="6" w:space="0" w:color="auto"/>
            </w:tcBorders>
          </w:tcPr>
          <w:p w14:paraId="042E7F14" w14:textId="77777777" w:rsidR="000F1DFE" w:rsidRPr="00F3441B" w:rsidRDefault="000F1DFE" w:rsidP="009964A9">
            <w:pPr>
              <w:keepNext/>
              <w:jc w:val="center"/>
              <w:rPr>
                <w:rFonts w:ascii="Calibri" w:hAnsi="Calibri"/>
                <w:sz w:val="18"/>
                <w:szCs w:val="18"/>
              </w:rPr>
            </w:pPr>
          </w:p>
        </w:tc>
        <w:tc>
          <w:tcPr>
            <w:tcW w:w="900" w:type="dxa"/>
            <w:tcBorders>
              <w:top w:val="single" w:sz="6" w:space="0" w:color="auto"/>
              <w:bottom w:val="single" w:sz="6" w:space="0" w:color="auto"/>
            </w:tcBorders>
          </w:tcPr>
          <w:p w14:paraId="06CDDB71" w14:textId="77777777" w:rsidR="000F1DFE" w:rsidRPr="00F3441B" w:rsidRDefault="000F1DFE" w:rsidP="009964A9">
            <w:pPr>
              <w:keepNext/>
              <w:jc w:val="center"/>
              <w:rPr>
                <w:rFonts w:ascii="Calibri" w:hAnsi="Calibri"/>
                <w:sz w:val="18"/>
                <w:szCs w:val="18"/>
              </w:rPr>
            </w:pPr>
          </w:p>
        </w:tc>
        <w:tc>
          <w:tcPr>
            <w:tcW w:w="990" w:type="dxa"/>
            <w:tcBorders>
              <w:top w:val="single" w:sz="6" w:space="0" w:color="auto"/>
              <w:bottom w:val="single" w:sz="6" w:space="0" w:color="auto"/>
            </w:tcBorders>
          </w:tcPr>
          <w:p w14:paraId="226821DE" w14:textId="77777777" w:rsidR="000F1DFE" w:rsidRPr="00F3441B" w:rsidRDefault="000F1DFE" w:rsidP="009964A9">
            <w:pPr>
              <w:keepNext/>
              <w:jc w:val="center"/>
              <w:rPr>
                <w:rFonts w:ascii="Calibri" w:hAnsi="Calibri"/>
                <w:sz w:val="18"/>
                <w:szCs w:val="18"/>
              </w:rPr>
            </w:pPr>
          </w:p>
        </w:tc>
        <w:tc>
          <w:tcPr>
            <w:tcW w:w="900" w:type="dxa"/>
            <w:gridSpan w:val="2"/>
            <w:tcBorders>
              <w:top w:val="single" w:sz="6" w:space="0" w:color="auto"/>
              <w:bottom w:val="single" w:sz="6" w:space="0" w:color="auto"/>
            </w:tcBorders>
          </w:tcPr>
          <w:p w14:paraId="0FE814BF" w14:textId="77777777" w:rsidR="000F1DFE" w:rsidRDefault="000F1DFE" w:rsidP="009964A9">
            <w:pPr>
              <w:keepNext/>
              <w:jc w:val="center"/>
              <w:rPr>
                <w:rFonts w:ascii="Calibri" w:hAnsi="Calibri" w:cs="Tahoma"/>
                <w:sz w:val="18"/>
                <w:szCs w:val="18"/>
              </w:rPr>
            </w:pPr>
          </w:p>
        </w:tc>
        <w:tc>
          <w:tcPr>
            <w:tcW w:w="1350" w:type="dxa"/>
            <w:tcBorders>
              <w:top w:val="single" w:sz="6" w:space="0" w:color="auto"/>
              <w:bottom w:val="single" w:sz="6" w:space="0" w:color="auto"/>
            </w:tcBorders>
          </w:tcPr>
          <w:p w14:paraId="5570A7B8" w14:textId="77777777" w:rsidR="000F1DFE" w:rsidRPr="00F3441B" w:rsidRDefault="000F1DFE" w:rsidP="009964A9">
            <w:pPr>
              <w:keepNext/>
              <w:jc w:val="center"/>
              <w:rPr>
                <w:rFonts w:ascii="Calibri" w:hAnsi="Calibri"/>
                <w:sz w:val="18"/>
                <w:szCs w:val="18"/>
              </w:rPr>
            </w:pPr>
          </w:p>
        </w:tc>
        <w:tc>
          <w:tcPr>
            <w:tcW w:w="1260" w:type="dxa"/>
            <w:tcBorders>
              <w:top w:val="single" w:sz="6" w:space="0" w:color="auto"/>
              <w:bottom w:val="single" w:sz="6" w:space="0" w:color="auto"/>
              <w:right w:val="single" w:sz="4" w:space="0" w:color="auto"/>
            </w:tcBorders>
          </w:tcPr>
          <w:p w14:paraId="5DDF30DB" w14:textId="77777777" w:rsidR="000F1DFE" w:rsidRPr="00F3441B" w:rsidRDefault="000F1DFE" w:rsidP="009964A9">
            <w:pPr>
              <w:keepNext/>
              <w:jc w:val="center"/>
              <w:rPr>
                <w:rFonts w:ascii="Calibri" w:hAnsi="Calibri"/>
                <w:sz w:val="18"/>
                <w:szCs w:val="18"/>
              </w:rPr>
            </w:pPr>
          </w:p>
        </w:tc>
      </w:tr>
      <w:tr w:rsidR="000F1DFE" w:rsidRPr="009B3A0C" w14:paraId="28733695" w14:textId="77777777" w:rsidTr="000A51C2">
        <w:trPr>
          <w:cantSplit/>
          <w:trHeight w:val="317"/>
        </w:trPr>
        <w:tc>
          <w:tcPr>
            <w:tcW w:w="729" w:type="dxa"/>
            <w:tcBorders>
              <w:top w:val="single" w:sz="6" w:space="0" w:color="auto"/>
              <w:left w:val="single" w:sz="4" w:space="0" w:color="auto"/>
              <w:bottom w:val="single" w:sz="6" w:space="0" w:color="auto"/>
            </w:tcBorders>
            <w:vAlign w:val="center"/>
          </w:tcPr>
          <w:p w14:paraId="1176538B"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15</w:t>
            </w:r>
          </w:p>
        </w:tc>
        <w:tc>
          <w:tcPr>
            <w:tcW w:w="11259" w:type="dxa"/>
            <w:gridSpan w:val="13"/>
            <w:tcBorders>
              <w:top w:val="single" w:sz="6" w:space="0" w:color="auto"/>
              <w:bottom w:val="single" w:sz="6" w:space="0" w:color="auto"/>
            </w:tcBorders>
            <w:vAlign w:val="center"/>
          </w:tcPr>
          <w:p w14:paraId="036FAE27" w14:textId="77777777" w:rsidR="000F1DFE" w:rsidRDefault="000F1DFE" w:rsidP="009964A9">
            <w:pPr>
              <w:keepNext/>
              <w:rPr>
                <w:rFonts w:ascii="Calibri" w:hAnsi="Calibri"/>
                <w:sz w:val="18"/>
                <w:szCs w:val="18"/>
              </w:rPr>
            </w:pPr>
            <w:r w:rsidRPr="009B3A0C">
              <w:rPr>
                <w:rFonts w:ascii="Calibri" w:hAnsi="Calibri"/>
                <w:sz w:val="18"/>
                <w:szCs w:val="18"/>
              </w:rPr>
              <w:t>Total Proposed Fenestration Area</w:t>
            </w:r>
          </w:p>
        </w:tc>
        <w:tc>
          <w:tcPr>
            <w:tcW w:w="2610" w:type="dxa"/>
            <w:gridSpan w:val="2"/>
            <w:tcBorders>
              <w:top w:val="single" w:sz="6" w:space="0" w:color="auto"/>
              <w:bottom w:val="single" w:sz="6" w:space="0" w:color="auto"/>
              <w:right w:val="single" w:sz="4" w:space="0" w:color="auto"/>
            </w:tcBorders>
            <w:vAlign w:val="center"/>
          </w:tcPr>
          <w:p w14:paraId="6E78B98D" w14:textId="77777777" w:rsidR="000F1DFE" w:rsidRPr="009B3A0C" w:rsidRDefault="000F1DFE" w:rsidP="009964A9">
            <w:pPr>
              <w:keepNext/>
              <w:jc w:val="center"/>
              <w:rPr>
                <w:rFonts w:ascii="Calibri" w:hAnsi="Calibri"/>
                <w:sz w:val="18"/>
                <w:szCs w:val="18"/>
              </w:rPr>
            </w:pPr>
          </w:p>
        </w:tc>
      </w:tr>
      <w:tr w:rsidR="000F1DFE" w:rsidRPr="009B3A0C" w14:paraId="495E2CDD" w14:textId="77777777" w:rsidTr="000A51C2">
        <w:trPr>
          <w:cantSplit/>
          <w:trHeight w:val="317"/>
        </w:trPr>
        <w:tc>
          <w:tcPr>
            <w:tcW w:w="729" w:type="dxa"/>
            <w:tcBorders>
              <w:top w:val="single" w:sz="6" w:space="0" w:color="auto"/>
              <w:left w:val="single" w:sz="4" w:space="0" w:color="auto"/>
              <w:bottom w:val="single" w:sz="6" w:space="0" w:color="auto"/>
            </w:tcBorders>
            <w:vAlign w:val="center"/>
          </w:tcPr>
          <w:p w14:paraId="6701BC3B"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16</w:t>
            </w:r>
          </w:p>
        </w:tc>
        <w:tc>
          <w:tcPr>
            <w:tcW w:w="11259" w:type="dxa"/>
            <w:gridSpan w:val="13"/>
            <w:tcBorders>
              <w:top w:val="single" w:sz="6" w:space="0" w:color="auto"/>
              <w:bottom w:val="single" w:sz="6" w:space="0" w:color="auto"/>
            </w:tcBorders>
            <w:vAlign w:val="center"/>
          </w:tcPr>
          <w:p w14:paraId="489F15EC" w14:textId="77777777" w:rsidR="000F1DFE" w:rsidRDefault="000F1DFE" w:rsidP="009964A9">
            <w:pPr>
              <w:keepNext/>
              <w:rPr>
                <w:rFonts w:ascii="Calibri" w:hAnsi="Calibri"/>
                <w:sz w:val="18"/>
                <w:szCs w:val="18"/>
              </w:rPr>
            </w:pPr>
            <w:r w:rsidRPr="009B3A0C">
              <w:rPr>
                <w:rFonts w:ascii="Calibri" w:hAnsi="Calibri"/>
                <w:sz w:val="18"/>
                <w:szCs w:val="18"/>
              </w:rPr>
              <w:t>Maximum Allowed Fenestration Area</w:t>
            </w:r>
          </w:p>
        </w:tc>
        <w:tc>
          <w:tcPr>
            <w:tcW w:w="2610" w:type="dxa"/>
            <w:gridSpan w:val="2"/>
            <w:tcBorders>
              <w:top w:val="single" w:sz="6" w:space="0" w:color="auto"/>
              <w:bottom w:val="single" w:sz="6" w:space="0" w:color="auto"/>
              <w:right w:val="single" w:sz="4" w:space="0" w:color="auto"/>
            </w:tcBorders>
            <w:vAlign w:val="center"/>
          </w:tcPr>
          <w:p w14:paraId="1A18ED8E" w14:textId="77777777" w:rsidR="000F1DFE" w:rsidRPr="009B3A0C" w:rsidRDefault="000F1DFE" w:rsidP="009964A9">
            <w:pPr>
              <w:keepNext/>
              <w:jc w:val="center"/>
              <w:rPr>
                <w:rFonts w:ascii="Calibri" w:hAnsi="Calibri"/>
                <w:sz w:val="18"/>
                <w:szCs w:val="18"/>
              </w:rPr>
            </w:pPr>
          </w:p>
        </w:tc>
      </w:tr>
      <w:tr w:rsidR="000F1DFE" w:rsidRPr="009B3A0C" w14:paraId="2F48C9DA" w14:textId="77777777" w:rsidTr="000A51C2">
        <w:trPr>
          <w:cantSplit/>
          <w:trHeight w:val="317"/>
        </w:trPr>
        <w:tc>
          <w:tcPr>
            <w:tcW w:w="729" w:type="dxa"/>
            <w:tcBorders>
              <w:top w:val="single" w:sz="6" w:space="0" w:color="auto"/>
              <w:left w:val="single" w:sz="4" w:space="0" w:color="auto"/>
              <w:bottom w:val="single" w:sz="6" w:space="0" w:color="auto"/>
            </w:tcBorders>
            <w:vAlign w:val="center"/>
          </w:tcPr>
          <w:p w14:paraId="3CEBF0AE"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17</w:t>
            </w:r>
          </w:p>
        </w:tc>
        <w:tc>
          <w:tcPr>
            <w:tcW w:w="2234" w:type="dxa"/>
            <w:gridSpan w:val="3"/>
            <w:tcBorders>
              <w:top w:val="single" w:sz="6" w:space="0" w:color="auto"/>
              <w:bottom w:val="single" w:sz="6" w:space="0" w:color="auto"/>
            </w:tcBorders>
            <w:vAlign w:val="center"/>
          </w:tcPr>
          <w:p w14:paraId="427D073F" w14:textId="77777777" w:rsidR="000F1DFE" w:rsidRDefault="000F1DFE" w:rsidP="009964A9">
            <w:pPr>
              <w:keepNext/>
              <w:rPr>
                <w:rFonts w:ascii="Calibri" w:hAnsi="Calibri"/>
                <w:sz w:val="18"/>
                <w:szCs w:val="18"/>
              </w:rPr>
            </w:pPr>
            <w:r>
              <w:rPr>
                <w:rFonts w:ascii="Calibri" w:hAnsi="Calibri"/>
                <w:sz w:val="18"/>
                <w:szCs w:val="18"/>
              </w:rPr>
              <w:t>Compliance Statement</w:t>
            </w:r>
          </w:p>
        </w:tc>
        <w:tc>
          <w:tcPr>
            <w:tcW w:w="9025" w:type="dxa"/>
            <w:gridSpan w:val="10"/>
            <w:tcBorders>
              <w:top w:val="single" w:sz="6" w:space="0" w:color="auto"/>
              <w:bottom w:val="single" w:sz="6" w:space="0" w:color="auto"/>
              <w:right w:val="nil"/>
            </w:tcBorders>
            <w:vAlign w:val="center"/>
          </w:tcPr>
          <w:p w14:paraId="518BD307" w14:textId="280B029D" w:rsidR="000F1DFE" w:rsidRDefault="000F1DFE" w:rsidP="009964A9">
            <w:pPr>
              <w:keepNext/>
              <w:rPr>
                <w:rFonts w:ascii="Calibri" w:hAnsi="Calibri"/>
                <w:sz w:val="18"/>
                <w:szCs w:val="18"/>
              </w:rPr>
            </w:pPr>
            <w:r>
              <w:rPr>
                <w:rFonts w:ascii="Calibri" w:hAnsi="Calibri"/>
                <w:sz w:val="18"/>
                <w:szCs w:val="18"/>
              </w:rPr>
              <w:t>Existing + Proposed Fenestration Area ≤ Maximum Allowed Fenestration Area</w:t>
            </w:r>
          </w:p>
        </w:tc>
        <w:tc>
          <w:tcPr>
            <w:tcW w:w="2610" w:type="dxa"/>
            <w:gridSpan w:val="2"/>
            <w:tcBorders>
              <w:top w:val="single" w:sz="6" w:space="0" w:color="auto"/>
              <w:left w:val="nil"/>
              <w:bottom w:val="single" w:sz="6" w:space="0" w:color="auto"/>
              <w:right w:val="single" w:sz="4" w:space="0" w:color="auto"/>
            </w:tcBorders>
            <w:vAlign w:val="center"/>
          </w:tcPr>
          <w:p w14:paraId="7C2B96E5" w14:textId="77777777" w:rsidR="000F1DFE" w:rsidRDefault="000F1DFE" w:rsidP="009964A9">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r>
      <w:tr w:rsidR="000F1DFE" w:rsidRPr="009B3A0C" w14:paraId="3625520E" w14:textId="77777777" w:rsidTr="000A51C2">
        <w:trPr>
          <w:cantSplit/>
          <w:trHeight w:val="317"/>
        </w:trPr>
        <w:tc>
          <w:tcPr>
            <w:tcW w:w="729" w:type="dxa"/>
            <w:tcBorders>
              <w:top w:val="single" w:sz="6" w:space="0" w:color="auto"/>
              <w:left w:val="single" w:sz="4" w:space="0" w:color="auto"/>
              <w:bottom w:val="single" w:sz="6" w:space="0" w:color="auto"/>
            </w:tcBorders>
            <w:vAlign w:val="center"/>
          </w:tcPr>
          <w:p w14:paraId="16747103"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18</w:t>
            </w:r>
          </w:p>
        </w:tc>
        <w:tc>
          <w:tcPr>
            <w:tcW w:w="11259" w:type="dxa"/>
            <w:gridSpan w:val="13"/>
            <w:tcBorders>
              <w:top w:val="single" w:sz="6" w:space="0" w:color="auto"/>
              <w:bottom w:val="single" w:sz="6" w:space="0" w:color="auto"/>
            </w:tcBorders>
            <w:vAlign w:val="center"/>
          </w:tcPr>
          <w:p w14:paraId="0C203824" w14:textId="77777777" w:rsidR="000F1DFE" w:rsidRDefault="000F1DFE" w:rsidP="009964A9">
            <w:pPr>
              <w:keepNext/>
              <w:rPr>
                <w:rFonts w:ascii="Calibri" w:hAnsi="Calibri"/>
                <w:sz w:val="18"/>
                <w:szCs w:val="18"/>
              </w:rPr>
            </w:pPr>
            <w:r>
              <w:rPr>
                <w:rFonts w:ascii="Calibri" w:hAnsi="Calibri"/>
                <w:sz w:val="18"/>
                <w:szCs w:val="18"/>
              </w:rPr>
              <w:t>Total Proposed West-Facing Fenestration Area</w:t>
            </w:r>
          </w:p>
        </w:tc>
        <w:tc>
          <w:tcPr>
            <w:tcW w:w="2610" w:type="dxa"/>
            <w:gridSpan w:val="2"/>
            <w:tcBorders>
              <w:top w:val="single" w:sz="6" w:space="0" w:color="auto"/>
              <w:bottom w:val="single" w:sz="6" w:space="0" w:color="auto"/>
              <w:right w:val="single" w:sz="4" w:space="0" w:color="auto"/>
            </w:tcBorders>
            <w:vAlign w:val="bottom"/>
          </w:tcPr>
          <w:p w14:paraId="4B166B75" w14:textId="77777777" w:rsidR="000F1DFE" w:rsidRPr="009B3A0C" w:rsidRDefault="000F1DFE" w:rsidP="009964A9">
            <w:pPr>
              <w:keepNext/>
              <w:jc w:val="center"/>
              <w:rPr>
                <w:rFonts w:ascii="Calibri" w:hAnsi="Calibri"/>
                <w:sz w:val="18"/>
                <w:szCs w:val="18"/>
              </w:rPr>
            </w:pPr>
          </w:p>
        </w:tc>
      </w:tr>
      <w:tr w:rsidR="000F1DFE" w:rsidRPr="009B3A0C" w14:paraId="2F24AAD4" w14:textId="77777777" w:rsidTr="000A51C2">
        <w:trPr>
          <w:cantSplit/>
          <w:trHeight w:val="317"/>
        </w:trPr>
        <w:tc>
          <w:tcPr>
            <w:tcW w:w="729" w:type="dxa"/>
            <w:tcBorders>
              <w:top w:val="single" w:sz="6" w:space="0" w:color="auto"/>
              <w:left w:val="single" w:sz="4" w:space="0" w:color="auto"/>
              <w:bottom w:val="single" w:sz="6" w:space="0" w:color="auto"/>
            </w:tcBorders>
            <w:vAlign w:val="center"/>
          </w:tcPr>
          <w:p w14:paraId="50C9A1CD"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19</w:t>
            </w:r>
          </w:p>
        </w:tc>
        <w:tc>
          <w:tcPr>
            <w:tcW w:w="11259" w:type="dxa"/>
            <w:gridSpan w:val="13"/>
            <w:tcBorders>
              <w:top w:val="single" w:sz="6" w:space="0" w:color="auto"/>
              <w:bottom w:val="single" w:sz="6" w:space="0" w:color="auto"/>
            </w:tcBorders>
            <w:vAlign w:val="center"/>
          </w:tcPr>
          <w:p w14:paraId="62511095" w14:textId="77777777" w:rsidR="000F1DFE" w:rsidRDefault="000F1DFE" w:rsidP="009964A9">
            <w:pPr>
              <w:keepNext/>
              <w:rPr>
                <w:rFonts w:ascii="Calibri" w:hAnsi="Calibri"/>
                <w:sz w:val="18"/>
                <w:szCs w:val="18"/>
              </w:rPr>
            </w:pPr>
            <w:r w:rsidRPr="009B3A0C">
              <w:rPr>
                <w:rFonts w:ascii="Calibri" w:hAnsi="Calibri"/>
                <w:sz w:val="18"/>
                <w:szCs w:val="18"/>
              </w:rPr>
              <w:t xml:space="preserve">Maximum Allowed </w:t>
            </w:r>
            <w:r>
              <w:rPr>
                <w:rFonts w:ascii="Calibri" w:hAnsi="Calibri"/>
                <w:sz w:val="18"/>
                <w:szCs w:val="18"/>
              </w:rPr>
              <w:t xml:space="preserve">West-Facing </w:t>
            </w:r>
            <w:r w:rsidRPr="009B3A0C">
              <w:rPr>
                <w:rFonts w:ascii="Calibri" w:hAnsi="Calibri"/>
                <w:sz w:val="18"/>
                <w:szCs w:val="18"/>
              </w:rPr>
              <w:t>Fenestration Area</w:t>
            </w:r>
          </w:p>
        </w:tc>
        <w:tc>
          <w:tcPr>
            <w:tcW w:w="2610" w:type="dxa"/>
            <w:gridSpan w:val="2"/>
            <w:tcBorders>
              <w:top w:val="single" w:sz="6" w:space="0" w:color="auto"/>
              <w:bottom w:val="single" w:sz="6" w:space="0" w:color="auto"/>
              <w:right w:val="single" w:sz="4" w:space="0" w:color="auto"/>
            </w:tcBorders>
            <w:vAlign w:val="bottom"/>
          </w:tcPr>
          <w:p w14:paraId="5AF61F89" w14:textId="77777777" w:rsidR="000F1DFE" w:rsidRPr="009B3A0C" w:rsidRDefault="000F1DFE" w:rsidP="009964A9">
            <w:pPr>
              <w:keepNext/>
              <w:jc w:val="center"/>
              <w:rPr>
                <w:rFonts w:ascii="Calibri" w:hAnsi="Calibri"/>
                <w:sz w:val="18"/>
                <w:szCs w:val="18"/>
              </w:rPr>
            </w:pPr>
          </w:p>
        </w:tc>
      </w:tr>
      <w:tr w:rsidR="000F1DFE" w:rsidRPr="009B3A0C" w14:paraId="625A9AA9" w14:textId="77777777" w:rsidTr="000A51C2">
        <w:trPr>
          <w:cantSplit/>
          <w:trHeight w:val="317"/>
        </w:trPr>
        <w:tc>
          <w:tcPr>
            <w:tcW w:w="729" w:type="dxa"/>
            <w:tcBorders>
              <w:top w:val="single" w:sz="6" w:space="0" w:color="auto"/>
              <w:left w:val="single" w:sz="4" w:space="0" w:color="auto"/>
              <w:bottom w:val="single" w:sz="6" w:space="0" w:color="auto"/>
            </w:tcBorders>
            <w:vAlign w:val="center"/>
          </w:tcPr>
          <w:p w14:paraId="2CBA5B9C"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20</w:t>
            </w:r>
          </w:p>
        </w:tc>
        <w:tc>
          <w:tcPr>
            <w:tcW w:w="2234" w:type="dxa"/>
            <w:gridSpan w:val="3"/>
            <w:tcBorders>
              <w:top w:val="single" w:sz="6" w:space="0" w:color="auto"/>
              <w:bottom w:val="single" w:sz="6" w:space="0" w:color="auto"/>
            </w:tcBorders>
            <w:vAlign w:val="center"/>
          </w:tcPr>
          <w:p w14:paraId="04594C4A" w14:textId="77777777" w:rsidR="000F1DFE" w:rsidRDefault="000F1DFE" w:rsidP="009964A9">
            <w:pPr>
              <w:keepNext/>
              <w:rPr>
                <w:rFonts w:ascii="Calibri" w:hAnsi="Calibri"/>
                <w:sz w:val="18"/>
                <w:szCs w:val="18"/>
              </w:rPr>
            </w:pPr>
            <w:r>
              <w:rPr>
                <w:rFonts w:ascii="Calibri" w:hAnsi="Calibri"/>
                <w:sz w:val="18"/>
                <w:szCs w:val="18"/>
              </w:rPr>
              <w:t>Compliance Statement</w:t>
            </w:r>
          </w:p>
        </w:tc>
        <w:tc>
          <w:tcPr>
            <w:tcW w:w="9025" w:type="dxa"/>
            <w:gridSpan w:val="10"/>
            <w:tcBorders>
              <w:top w:val="single" w:sz="6" w:space="0" w:color="auto"/>
              <w:bottom w:val="single" w:sz="6" w:space="0" w:color="auto"/>
              <w:right w:val="nil"/>
            </w:tcBorders>
            <w:vAlign w:val="center"/>
          </w:tcPr>
          <w:p w14:paraId="70D05379" w14:textId="3C718234" w:rsidR="000F1DFE" w:rsidRDefault="000F1DFE" w:rsidP="009964A9">
            <w:pPr>
              <w:keepNext/>
              <w:rPr>
                <w:rFonts w:ascii="Calibri" w:hAnsi="Calibri"/>
                <w:sz w:val="18"/>
                <w:szCs w:val="18"/>
              </w:rPr>
            </w:pPr>
            <w:r>
              <w:rPr>
                <w:rFonts w:ascii="Calibri" w:hAnsi="Calibri"/>
                <w:sz w:val="18"/>
                <w:szCs w:val="18"/>
              </w:rPr>
              <w:t>Existing + Proposed West-Facing Fenestration Area ≤ Maximum Allowed West-Facing Fenestration Area</w:t>
            </w:r>
          </w:p>
        </w:tc>
        <w:tc>
          <w:tcPr>
            <w:tcW w:w="2610" w:type="dxa"/>
            <w:gridSpan w:val="2"/>
            <w:tcBorders>
              <w:top w:val="single" w:sz="6" w:space="0" w:color="auto"/>
              <w:left w:val="nil"/>
              <w:bottom w:val="single" w:sz="6" w:space="0" w:color="auto"/>
              <w:right w:val="single" w:sz="4" w:space="0" w:color="auto"/>
            </w:tcBorders>
            <w:vAlign w:val="center"/>
          </w:tcPr>
          <w:p w14:paraId="031F49B0" w14:textId="77777777" w:rsidR="000F1DFE" w:rsidRDefault="000F1DFE" w:rsidP="009964A9">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r>
      <w:tr w:rsidR="000F1DFE" w:rsidRPr="009B3A0C" w14:paraId="17279CBE" w14:textId="77777777" w:rsidTr="000A51C2">
        <w:trPr>
          <w:cantSplit/>
          <w:trHeight w:val="317"/>
        </w:trPr>
        <w:tc>
          <w:tcPr>
            <w:tcW w:w="729" w:type="dxa"/>
            <w:tcBorders>
              <w:top w:val="single" w:sz="6" w:space="0" w:color="auto"/>
              <w:left w:val="single" w:sz="4" w:space="0" w:color="auto"/>
              <w:bottom w:val="single" w:sz="6" w:space="0" w:color="auto"/>
            </w:tcBorders>
            <w:vAlign w:val="center"/>
          </w:tcPr>
          <w:p w14:paraId="48EC284D"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21</w:t>
            </w:r>
          </w:p>
        </w:tc>
        <w:tc>
          <w:tcPr>
            <w:tcW w:w="11259" w:type="dxa"/>
            <w:gridSpan w:val="13"/>
            <w:tcBorders>
              <w:top w:val="single" w:sz="6" w:space="0" w:color="auto"/>
              <w:bottom w:val="single" w:sz="6" w:space="0" w:color="auto"/>
            </w:tcBorders>
            <w:vAlign w:val="center"/>
          </w:tcPr>
          <w:p w14:paraId="26D2F9D3" w14:textId="77777777" w:rsidR="000F1DFE" w:rsidRDefault="000F1DFE" w:rsidP="009964A9">
            <w:pPr>
              <w:keepNext/>
              <w:rPr>
                <w:rFonts w:ascii="Calibri" w:hAnsi="Calibri"/>
                <w:sz w:val="18"/>
                <w:szCs w:val="18"/>
              </w:rPr>
            </w:pPr>
            <w:r>
              <w:rPr>
                <w:rFonts w:ascii="Calibri" w:hAnsi="Calibri"/>
                <w:sz w:val="18"/>
                <w:szCs w:val="18"/>
              </w:rPr>
              <w:t>Proposed Fenestration U-factor (Windows)</w:t>
            </w:r>
          </w:p>
        </w:tc>
        <w:tc>
          <w:tcPr>
            <w:tcW w:w="2610" w:type="dxa"/>
            <w:gridSpan w:val="2"/>
            <w:tcBorders>
              <w:top w:val="single" w:sz="6" w:space="0" w:color="auto"/>
              <w:bottom w:val="single" w:sz="6" w:space="0" w:color="auto"/>
              <w:right w:val="single" w:sz="4" w:space="0" w:color="auto"/>
            </w:tcBorders>
            <w:vAlign w:val="center"/>
          </w:tcPr>
          <w:p w14:paraId="06C6E40E" w14:textId="77777777" w:rsidR="000F1DFE" w:rsidRPr="009B3A0C" w:rsidRDefault="000F1DFE" w:rsidP="009964A9">
            <w:pPr>
              <w:keepNext/>
              <w:jc w:val="center"/>
              <w:rPr>
                <w:rFonts w:ascii="Calibri" w:hAnsi="Calibri"/>
                <w:sz w:val="18"/>
                <w:szCs w:val="18"/>
              </w:rPr>
            </w:pPr>
          </w:p>
        </w:tc>
      </w:tr>
      <w:tr w:rsidR="000F1DFE" w:rsidRPr="009B3A0C" w14:paraId="013D6C72" w14:textId="77777777" w:rsidTr="000A51C2">
        <w:trPr>
          <w:cantSplit/>
          <w:trHeight w:val="317"/>
        </w:trPr>
        <w:tc>
          <w:tcPr>
            <w:tcW w:w="729" w:type="dxa"/>
            <w:tcBorders>
              <w:top w:val="single" w:sz="6" w:space="0" w:color="auto"/>
              <w:left w:val="single" w:sz="4" w:space="0" w:color="auto"/>
              <w:bottom w:val="single" w:sz="6" w:space="0" w:color="auto"/>
            </w:tcBorders>
            <w:vAlign w:val="center"/>
          </w:tcPr>
          <w:p w14:paraId="65B4EC94"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22</w:t>
            </w:r>
          </w:p>
        </w:tc>
        <w:tc>
          <w:tcPr>
            <w:tcW w:w="11259" w:type="dxa"/>
            <w:gridSpan w:val="13"/>
            <w:tcBorders>
              <w:top w:val="single" w:sz="6" w:space="0" w:color="auto"/>
              <w:bottom w:val="single" w:sz="6" w:space="0" w:color="auto"/>
            </w:tcBorders>
            <w:vAlign w:val="center"/>
          </w:tcPr>
          <w:p w14:paraId="68E4D583" w14:textId="77777777" w:rsidR="000F1DFE" w:rsidRDefault="000F1DFE" w:rsidP="009964A9">
            <w:pPr>
              <w:keepNext/>
              <w:rPr>
                <w:rFonts w:ascii="Calibri" w:hAnsi="Calibri"/>
                <w:sz w:val="18"/>
                <w:szCs w:val="18"/>
              </w:rPr>
            </w:pPr>
            <w:r>
              <w:rPr>
                <w:rFonts w:ascii="Calibri" w:hAnsi="Calibri"/>
                <w:sz w:val="18"/>
                <w:szCs w:val="18"/>
              </w:rPr>
              <w:t>Required Fenestration U-factor (Windows)</w:t>
            </w:r>
          </w:p>
        </w:tc>
        <w:tc>
          <w:tcPr>
            <w:tcW w:w="2610" w:type="dxa"/>
            <w:gridSpan w:val="2"/>
            <w:tcBorders>
              <w:top w:val="single" w:sz="6" w:space="0" w:color="auto"/>
              <w:bottom w:val="single" w:sz="6" w:space="0" w:color="auto"/>
              <w:right w:val="single" w:sz="4" w:space="0" w:color="auto"/>
            </w:tcBorders>
            <w:vAlign w:val="bottom"/>
          </w:tcPr>
          <w:p w14:paraId="2DDFE413" w14:textId="77777777" w:rsidR="000F1DFE" w:rsidRPr="009B3A0C" w:rsidRDefault="000F1DFE" w:rsidP="009964A9">
            <w:pPr>
              <w:keepNext/>
              <w:jc w:val="center"/>
              <w:rPr>
                <w:rFonts w:ascii="Calibri" w:hAnsi="Calibri"/>
                <w:sz w:val="18"/>
                <w:szCs w:val="18"/>
              </w:rPr>
            </w:pPr>
          </w:p>
        </w:tc>
      </w:tr>
      <w:tr w:rsidR="000F1DFE" w:rsidRPr="009B3A0C" w14:paraId="606D6CE5" w14:textId="77777777" w:rsidTr="000A51C2">
        <w:trPr>
          <w:cantSplit/>
          <w:trHeight w:val="317"/>
        </w:trPr>
        <w:tc>
          <w:tcPr>
            <w:tcW w:w="729" w:type="dxa"/>
            <w:tcBorders>
              <w:top w:val="single" w:sz="6" w:space="0" w:color="auto"/>
              <w:left w:val="single" w:sz="4" w:space="0" w:color="auto"/>
              <w:bottom w:val="single" w:sz="6" w:space="0" w:color="auto"/>
            </w:tcBorders>
            <w:vAlign w:val="center"/>
          </w:tcPr>
          <w:p w14:paraId="2C760617"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23</w:t>
            </w:r>
          </w:p>
        </w:tc>
        <w:tc>
          <w:tcPr>
            <w:tcW w:w="2234" w:type="dxa"/>
            <w:gridSpan w:val="3"/>
            <w:tcBorders>
              <w:top w:val="single" w:sz="6" w:space="0" w:color="auto"/>
              <w:bottom w:val="single" w:sz="6" w:space="0" w:color="auto"/>
            </w:tcBorders>
            <w:vAlign w:val="center"/>
          </w:tcPr>
          <w:p w14:paraId="46D46E6F" w14:textId="77777777" w:rsidR="000F1DFE" w:rsidRDefault="000F1DFE" w:rsidP="009964A9">
            <w:pPr>
              <w:keepNext/>
              <w:rPr>
                <w:rFonts w:ascii="Calibri" w:hAnsi="Calibri"/>
                <w:sz w:val="18"/>
                <w:szCs w:val="18"/>
              </w:rPr>
            </w:pPr>
            <w:r>
              <w:rPr>
                <w:rFonts w:ascii="Calibri" w:hAnsi="Calibri"/>
                <w:sz w:val="18"/>
                <w:szCs w:val="18"/>
              </w:rPr>
              <w:t>Compliance Statement</w:t>
            </w:r>
          </w:p>
        </w:tc>
        <w:tc>
          <w:tcPr>
            <w:tcW w:w="8393" w:type="dxa"/>
            <w:gridSpan w:val="9"/>
            <w:tcBorders>
              <w:top w:val="single" w:sz="6" w:space="0" w:color="auto"/>
              <w:bottom w:val="single" w:sz="6" w:space="0" w:color="auto"/>
              <w:right w:val="nil"/>
            </w:tcBorders>
            <w:vAlign w:val="center"/>
          </w:tcPr>
          <w:p w14:paraId="5E9D61A4" w14:textId="77777777" w:rsidR="000F1DFE" w:rsidRDefault="000F1DFE" w:rsidP="009964A9">
            <w:pPr>
              <w:keepNext/>
              <w:rPr>
                <w:rFonts w:ascii="Calibri" w:hAnsi="Calibri"/>
                <w:sz w:val="18"/>
                <w:szCs w:val="18"/>
              </w:rPr>
            </w:pPr>
            <w:r>
              <w:rPr>
                <w:rFonts w:ascii="Calibri" w:hAnsi="Calibri"/>
                <w:sz w:val="18"/>
                <w:szCs w:val="18"/>
              </w:rPr>
              <w:t>Proposed Fenestration U-factor ≤ Required Fenestration U-factor</w:t>
            </w:r>
          </w:p>
        </w:tc>
        <w:tc>
          <w:tcPr>
            <w:tcW w:w="3242" w:type="dxa"/>
            <w:gridSpan w:val="3"/>
            <w:tcBorders>
              <w:top w:val="single" w:sz="6" w:space="0" w:color="auto"/>
              <w:left w:val="nil"/>
              <w:bottom w:val="single" w:sz="6" w:space="0" w:color="auto"/>
              <w:right w:val="single" w:sz="4" w:space="0" w:color="auto"/>
            </w:tcBorders>
            <w:vAlign w:val="center"/>
          </w:tcPr>
          <w:p w14:paraId="56B7B37B" w14:textId="77777777" w:rsidR="000F1DFE" w:rsidRDefault="000F1DFE" w:rsidP="009964A9">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r>
      <w:tr w:rsidR="000F1DFE" w:rsidRPr="009B3A0C" w14:paraId="3E9AEDBE" w14:textId="77777777" w:rsidTr="000A51C2">
        <w:trPr>
          <w:cantSplit/>
          <w:trHeight w:val="317"/>
        </w:trPr>
        <w:tc>
          <w:tcPr>
            <w:tcW w:w="729" w:type="dxa"/>
            <w:tcBorders>
              <w:top w:val="single" w:sz="6" w:space="0" w:color="auto"/>
              <w:left w:val="single" w:sz="4" w:space="0" w:color="auto"/>
              <w:bottom w:val="single" w:sz="6" w:space="0" w:color="auto"/>
            </w:tcBorders>
            <w:vAlign w:val="center"/>
          </w:tcPr>
          <w:p w14:paraId="60F766A7"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24</w:t>
            </w:r>
          </w:p>
        </w:tc>
        <w:tc>
          <w:tcPr>
            <w:tcW w:w="11259" w:type="dxa"/>
            <w:gridSpan w:val="13"/>
            <w:tcBorders>
              <w:top w:val="single" w:sz="6" w:space="0" w:color="auto"/>
              <w:bottom w:val="single" w:sz="6" w:space="0" w:color="auto"/>
            </w:tcBorders>
            <w:vAlign w:val="center"/>
          </w:tcPr>
          <w:p w14:paraId="0E2A103A" w14:textId="77777777" w:rsidR="000F1DFE" w:rsidRDefault="000F1DFE" w:rsidP="009964A9">
            <w:pPr>
              <w:keepNext/>
              <w:rPr>
                <w:rFonts w:ascii="Calibri" w:hAnsi="Calibri"/>
                <w:sz w:val="18"/>
                <w:szCs w:val="18"/>
              </w:rPr>
            </w:pPr>
            <w:r>
              <w:rPr>
                <w:rFonts w:ascii="Calibri" w:hAnsi="Calibri"/>
                <w:sz w:val="18"/>
                <w:szCs w:val="18"/>
              </w:rPr>
              <w:t>Proposed Fenestration SHGC (Windows)</w:t>
            </w:r>
          </w:p>
        </w:tc>
        <w:tc>
          <w:tcPr>
            <w:tcW w:w="2610" w:type="dxa"/>
            <w:gridSpan w:val="2"/>
            <w:tcBorders>
              <w:top w:val="single" w:sz="6" w:space="0" w:color="auto"/>
              <w:bottom w:val="single" w:sz="6" w:space="0" w:color="auto"/>
              <w:right w:val="single" w:sz="4" w:space="0" w:color="auto"/>
            </w:tcBorders>
            <w:vAlign w:val="bottom"/>
          </w:tcPr>
          <w:p w14:paraId="7EBD48B3" w14:textId="77777777" w:rsidR="000F1DFE" w:rsidRPr="009B3A0C" w:rsidRDefault="000F1DFE" w:rsidP="009964A9">
            <w:pPr>
              <w:keepNext/>
              <w:jc w:val="center"/>
              <w:rPr>
                <w:rFonts w:ascii="Calibri" w:hAnsi="Calibri"/>
                <w:sz w:val="18"/>
                <w:szCs w:val="18"/>
              </w:rPr>
            </w:pPr>
          </w:p>
        </w:tc>
      </w:tr>
      <w:tr w:rsidR="000F1DFE" w:rsidRPr="009B3A0C" w14:paraId="7F0508B9" w14:textId="77777777" w:rsidTr="000A51C2">
        <w:trPr>
          <w:cantSplit/>
          <w:trHeight w:val="317"/>
        </w:trPr>
        <w:tc>
          <w:tcPr>
            <w:tcW w:w="729" w:type="dxa"/>
            <w:tcBorders>
              <w:top w:val="single" w:sz="6" w:space="0" w:color="auto"/>
              <w:left w:val="single" w:sz="4" w:space="0" w:color="auto"/>
              <w:bottom w:val="single" w:sz="6" w:space="0" w:color="auto"/>
            </w:tcBorders>
            <w:vAlign w:val="center"/>
          </w:tcPr>
          <w:p w14:paraId="589F6F75"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25</w:t>
            </w:r>
          </w:p>
        </w:tc>
        <w:tc>
          <w:tcPr>
            <w:tcW w:w="11259" w:type="dxa"/>
            <w:gridSpan w:val="13"/>
            <w:tcBorders>
              <w:top w:val="single" w:sz="6" w:space="0" w:color="auto"/>
              <w:bottom w:val="single" w:sz="6" w:space="0" w:color="auto"/>
            </w:tcBorders>
            <w:vAlign w:val="center"/>
          </w:tcPr>
          <w:p w14:paraId="7783C8BF" w14:textId="77777777" w:rsidR="000F1DFE" w:rsidRDefault="000F1DFE" w:rsidP="009964A9">
            <w:pPr>
              <w:keepNext/>
              <w:rPr>
                <w:rFonts w:ascii="Calibri" w:hAnsi="Calibri"/>
                <w:sz w:val="18"/>
                <w:szCs w:val="18"/>
              </w:rPr>
            </w:pPr>
            <w:r>
              <w:rPr>
                <w:rFonts w:ascii="Calibri" w:hAnsi="Calibri"/>
                <w:sz w:val="18"/>
                <w:szCs w:val="18"/>
              </w:rPr>
              <w:t>Required Fenestration SHGC (Windows)</w:t>
            </w:r>
          </w:p>
        </w:tc>
        <w:tc>
          <w:tcPr>
            <w:tcW w:w="2610" w:type="dxa"/>
            <w:gridSpan w:val="2"/>
            <w:tcBorders>
              <w:top w:val="single" w:sz="6" w:space="0" w:color="auto"/>
              <w:bottom w:val="single" w:sz="6" w:space="0" w:color="auto"/>
              <w:right w:val="single" w:sz="4" w:space="0" w:color="auto"/>
            </w:tcBorders>
            <w:vAlign w:val="bottom"/>
          </w:tcPr>
          <w:p w14:paraId="15B94126" w14:textId="77777777" w:rsidR="000F1DFE" w:rsidRPr="009B3A0C" w:rsidRDefault="000F1DFE" w:rsidP="009964A9">
            <w:pPr>
              <w:keepNext/>
              <w:jc w:val="center"/>
              <w:rPr>
                <w:rFonts w:ascii="Calibri" w:hAnsi="Calibri"/>
                <w:sz w:val="18"/>
                <w:szCs w:val="18"/>
              </w:rPr>
            </w:pPr>
          </w:p>
        </w:tc>
      </w:tr>
      <w:tr w:rsidR="008C3C78" w:rsidRPr="009B3A0C" w14:paraId="383FB560" w14:textId="77777777" w:rsidTr="008C3C78">
        <w:trPr>
          <w:cantSplit/>
          <w:trHeight w:val="317"/>
        </w:trPr>
        <w:tc>
          <w:tcPr>
            <w:tcW w:w="729" w:type="dxa"/>
            <w:tcBorders>
              <w:top w:val="single" w:sz="6" w:space="0" w:color="auto"/>
              <w:left w:val="single" w:sz="4" w:space="0" w:color="auto"/>
              <w:bottom w:val="single" w:sz="4" w:space="0" w:color="auto"/>
            </w:tcBorders>
            <w:vAlign w:val="center"/>
          </w:tcPr>
          <w:p w14:paraId="7F2C8AB4"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26</w:t>
            </w:r>
          </w:p>
        </w:tc>
        <w:tc>
          <w:tcPr>
            <w:tcW w:w="2234" w:type="dxa"/>
            <w:gridSpan w:val="3"/>
            <w:tcBorders>
              <w:top w:val="single" w:sz="6" w:space="0" w:color="auto"/>
              <w:bottom w:val="single" w:sz="4" w:space="0" w:color="auto"/>
            </w:tcBorders>
            <w:vAlign w:val="center"/>
          </w:tcPr>
          <w:p w14:paraId="6AD21200" w14:textId="77777777" w:rsidR="000F1DFE" w:rsidRDefault="000F1DFE" w:rsidP="009964A9">
            <w:pPr>
              <w:keepNext/>
              <w:rPr>
                <w:rFonts w:ascii="Calibri" w:hAnsi="Calibri"/>
                <w:sz w:val="18"/>
                <w:szCs w:val="18"/>
              </w:rPr>
            </w:pPr>
            <w:r>
              <w:rPr>
                <w:rFonts w:ascii="Calibri" w:hAnsi="Calibri"/>
                <w:sz w:val="18"/>
                <w:szCs w:val="18"/>
              </w:rPr>
              <w:t>Compliance Statement</w:t>
            </w:r>
          </w:p>
        </w:tc>
        <w:tc>
          <w:tcPr>
            <w:tcW w:w="9025" w:type="dxa"/>
            <w:gridSpan w:val="10"/>
            <w:tcBorders>
              <w:top w:val="single" w:sz="6" w:space="0" w:color="auto"/>
              <w:bottom w:val="single" w:sz="4" w:space="0" w:color="auto"/>
              <w:right w:val="nil"/>
            </w:tcBorders>
            <w:vAlign w:val="center"/>
          </w:tcPr>
          <w:p w14:paraId="18097886" w14:textId="77777777" w:rsidR="000F1DFE" w:rsidRDefault="000F1DFE" w:rsidP="009964A9">
            <w:pPr>
              <w:keepNext/>
              <w:rPr>
                <w:rFonts w:ascii="Calibri" w:hAnsi="Calibri"/>
                <w:sz w:val="18"/>
                <w:szCs w:val="18"/>
              </w:rPr>
            </w:pPr>
            <w:r>
              <w:rPr>
                <w:rFonts w:ascii="Calibri" w:hAnsi="Calibri"/>
                <w:sz w:val="18"/>
                <w:szCs w:val="18"/>
              </w:rPr>
              <w:t>Proposed Fenestration SHGC ≤ Required Fenestration SHGC</w:t>
            </w:r>
          </w:p>
        </w:tc>
        <w:tc>
          <w:tcPr>
            <w:tcW w:w="2610" w:type="dxa"/>
            <w:gridSpan w:val="2"/>
            <w:tcBorders>
              <w:top w:val="single" w:sz="6" w:space="0" w:color="auto"/>
              <w:left w:val="nil"/>
              <w:bottom w:val="single" w:sz="4" w:space="0" w:color="auto"/>
              <w:right w:val="single" w:sz="4" w:space="0" w:color="auto"/>
            </w:tcBorders>
            <w:vAlign w:val="center"/>
          </w:tcPr>
          <w:p w14:paraId="3E615D29" w14:textId="77777777" w:rsidR="000F1DFE" w:rsidRDefault="000F1DFE" w:rsidP="009964A9">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r>
      <w:tr w:rsidR="000F1DFE" w:rsidRPr="009B3A0C" w14:paraId="5354E5C7" w14:textId="77777777" w:rsidTr="000A51C2">
        <w:trPr>
          <w:cantSplit/>
          <w:trHeight w:val="317"/>
        </w:trPr>
        <w:tc>
          <w:tcPr>
            <w:tcW w:w="729" w:type="dxa"/>
            <w:tcBorders>
              <w:top w:val="single" w:sz="6" w:space="0" w:color="auto"/>
              <w:left w:val="single" w:sz="4" w:space="0" w:color="auto"/>
              <w:bottom w:val="single" w:sz="4" w:space="0" w:color="auto"/>
              <w:right w:val="single" w:sz="6" w:space="0" w:color="auto"/>
            </w:tcBorders>
            <w:vAlign w:val="center"/>
          </w:tcPr>
          <w:p w14:paraId="7F1E08A6"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27</w:t>
            </w:r>
          </w:p>
        </w:tc>
        <w:tc>
          <w:tcPr>
            <w:tcW w:w="11259" w:type="dxa"/>
            <w:gridSpan w:val="13"/>
            <w:tcBorders>
              <w:top w:val="single" w:sz="6" w:space="0" w:color="auto"/>
              <w:left w:val="single" w:sz="6" w:space="0" w:color="auto"/>
              <w:bottom w:val="single" w:sz="4" w:space="0" w:color="auto"/>
              <w:right w:val="single" w:sz="6" w:space="0" w:color="auto"/>
            </w:tcBorders>
            <w:vAlign w:val="center"/>
          </w:tcPr>
          <w:p w14:paraId="3E3ED445" w14:textId="77777777" w:rsidR="000F1DFE" w:rsidRDefault="000F1DFE" w:rsidP="009964A9">
            <w:pPr>
              <w:keepNext/>
              <w:rPr>
                <w:rFonts w:ascii="Calibri" w:hAnsi="Calibri"/>
                <w:sz w:val="18"/>
                <w:szCs w:val="18"/>
              </w:rPr>
            </w:pPr>
            <w:r>
              <w:rPr>
                <w:rFonts w:ascii="Calibri" w:hAnsi="Calibri"/>
                <w:sz w:val="18"/>
                <w:szCs w:val="18"/>
              </w:rPr>
              <w:t>Proposed Fenestration U-factor (Skylights)</w:t>
            </w:r>
          </w:p>
        </w:tc>
        <w:tc>
          <w:tcPr>
            <w:tcW w:w="2610" w:type="dxa"/>
            <w:gridSpan w:val="2"/>
            <w:tcBorders>
              <w:top w:val="single" w:sz="6" w:space="0" w:color="auto"/>
              <w:left w:val="single" w:sz="6" w:space="0" w:color="auto"/>
              <w:bottom w:val="single" w:sz="4" w:space="0" w:color="auto"/>
              <w:right w:val="single" w:sz="4" w:space="0" w:color="auto"/>
            </w:tcBorders>
          </w:tcPr>
          <w:p w14:paraId="0B624099" w14:textId="77777777" w:rsidR="000F1DFE" w:rsidRPr="009B3A0C" w:rsidRDefault="000F1DFE" w:rsidP="009964A9">
            <w:pPr>
              <w:keepNext/>
              <w:rPr>
                <w:rFonts w:ascii="Calibri" w:hAnsi="Calibri"/>
                <w:sz w:val="18"/>
                <w:szCs w:val="18"/>
              </w:rPr>
            </w:pPr>
          </w:p>
        </w:tc>
      </w:tr>
      <w:tr w:rsidR="000F1DFE" w:rsidRPr="009B3A0C" w14:paraId="02221532" w14:textId="77777777" w:rsidTr="000A51C2">
        <w:trPr>
          <w:cantSplit/>
          <w:trHeight w:val="317"/>
        </w:trPr>
        <w:tc>
          <w:tcPr>
            <w:tcW w:w="729" w:type="dxa"/>
            <w:tcBorders>
              <w:top w:val="single" w:sz="6" w:space="0" w:color="auto"/>
              <w:left w:val="single" w:sz="4" w:space="0" w:color="auto"/>
              <w:bottom w:val="single" w:sz="4" w:space="0" w:color="auto"/>
              <w:right w:val="single" w:sz="6" w:space="0" w:color="auto"/>
            </w:tcBorders>
            <w:vAlign w:val="center"/>
          </w:tcPr>
          <w:p w14:paraId="7AFFE5F8"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28</w:t>
            </w:r>
          </w:p>
        </w:tc>
        <w:tc>
          <w:tcPr>
            <w:tcW w:w="11259" w:type="dxa"/>
            <w:gridSpan w:val="13"/>
            <w:tcBorders>
              <w:top w:val="single" w:sz="6" w:space="0" w:color="auto"/>
              <w:left w:val="single" w:sz="6" w:space="0" w:color="auto"/>
              <w:bottom w:val="single" w:sz="4" w:space="0" w:color="auto"/>
              <w:right w:val="single" w:sz="6" w:space="0" w:color="auto"/>
            </w:tcBorders>
            <w:vAlign w:val="center"/>
          </w:tcPr>
          <w:p w14:paraId="462663C3" w14:textId="77777777" w:rsidR="000F1DFE" w:rsidRDefault="000F1DFE" w:rsidP="009964A9">
            <w:pPr>
              <w:keepNext/>
              <w:rPr>
                <w:rFonts w:ascii="Calibri" w:hAnsi="Calibri"/>
                <w:sz w:val="18"/>
                <w:szCs w:val="18"/>
              </w:rPr>
            </w:pPr>
            <w:r>
              <w:rPr>
                <w:rFonts w:ascii="Calibri" w:hAnsi="Calibri"/>
                <w:sz w:val="18"/>
                <w:szCs w:val="18"/>
              </w:rPr>
              <w:t>Required Fenestration U-factor (Skylights)</w:t>
            </w:r>
          </w:p>
        </w:tc>
        <w:tc>
          <w:tcPr>
            <w:tcW w:w="2610" w:type="dxa"/>
            <w:gridSpan w:val="2"/>
            <w:tcBorders>
              <w:top w:val="single" w:sz="6" w:space="0" w:color="auto"/>
              <w:left w:val="single" w:sz="6" w:space="0" w:color="auto"/>
              <w:bottom w:val="single" w:sz="4" w:space="0" w:color="auto"/>
              <w:right w:val="single" w:sz="4" w:space="0" w:color="auto"/>
            </w:tcBorders>
          </w:tcPr>
          <w:p w14:paraId="49CE15AB" w14:textId="77777777" w:rsidR="000F1DFE" w:rsidRPr="009B3A0C" w:rsidRDefault="000F1DFE" w:rsidP="009964A9">
            <w:pPr>
              <w:keepNext/>
              <w:rPr>
                <w:rFonts w:ascii="Calibri" w:hAnsi="Calibri"/>
                <w:sz w:val="18"/>
                <w:szCs w:val="18"/>
              </w:rPr>
            </w:pPr>
          </w:p>
        </w:tc>
      </w:tr>
      <w:tr w:rsidR="000F1DFE" w14:paraId="355AE55E" w14:textId="77777777" w:rsidTr="000A51C2">
        <w:trPr>
          <w:cantSplit/>
          <w:trHeight w:val="317"/>
        </w:trPr>
        <w:tc>
          <w:tcPr>
            <w:tcW w:w="729" w:type="dxa"/>
            <w:tcBorders>
              <w:top w:val="single" w:sz="6" w:space="0" w:color="auto"/>
              <w:left w:val="single" w:sz="4" w:space="0" w:color="auto"/>
              <w:bottom w:val="single" w:sz="4" w:space="0" w:color="auto"/>
              <w:right w:val="single" w:sz="6" w:space="0" w:color="auto"/>
            </w:tcBorders>
            <w:vAlign w:val="center"/>
          </w:tcPr>
          <w:p w14:paraId="7093CAFF"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29</w:t>
            </w:r>
          </w:p>
        </w:tc>
        <w:tc>
          <w:tcPr>
            <w:tcW w:w="2234" w:type="dxa"/>
            <w:gridSpan w:val="3"/>
            <w:tcBorders>
              <w:top w:val="single" w:sz="6" w:space="0" w:color="auto"/>
              <w:left w:val="single" w:sz="6" w:space="0" w:color="auto"/>
              <w:bottom w:val="single" w:sz="4" w:space="0" w:color="auto"/>
              <w:right w:val="single" w:sz="6" w:space="0" w:color="auto"/>
            </w:tcBorders>
            <w:vAlign w:val="center"/>
          </w:tcPr>
          <w:p w14:paraId="70DF7C71" w14:textId="77777777" w:rsidR="000F1DFE" w:rsidRDefault="000F1DFE" w:rsidP="009964A9">
            <w:pPr>
              <w:keepNext/>
              <w:rPr>
                <w:rFonts w:ascii="Calibri" w:hAnsi="Calibri"/>
                <w:sz w:val="18"/>
                <w:szCs w:val="18"/>
              </w:rPr>
            </w:pPr>
            <w:r>
              <w:rPr>
                <w:rFonts w:ascii="Calibri" w:hAnsi="Calibri"/>
                <w:sz w:val="18"/>
                <w:szCs w:val="18"/>
              </w:rPr>
              <w:t>Compliance Statement</w:t>
            </w:r>
          </w:p>
        </w:tc>
        <w:tc>
          <w:tcPr>
            <w:tcW w:w="9025" w:type="dxa"/>
            <w:gridSpan w:val="10"/>
            <w:tcBorders>
              <w:top w:val="single" w:sz="6" w:space="0" w:color="auto"/>
              <w:left w:val="single" w:sz="6" w:space="0" w:color="auto"/>
              <w:bottom w:val="single" w:sz="4" w:space="0" w:color="auto"/>
              <w:right w:val="nil"/>
            </w:tcBorders>
            <w:vAlign w:val="center"/>
          </w:tcPr>
          <w:p w14:paraId="48B5E9B8" w14:textId="77777777" w:rsidR="000F1DFE" w:rsidRDefault="000F1DFE" w:rsidP="009964A9">
            <w:pPr>
              <w:keepNext/>
              <w:rPr>
                <w:rFonts w:ascii="Calibri" w:hAnsi="Calibri"/>
                <w:sz w:val="18"/>
                <w:szCs w:val="18"/>
              </w:rPr>
            </w:pPr>
            <w:r>
              <w:rPr>
                <w:rFonts w:ascii="Calibri" w:hAnsi="Calibri"/>
                <w:sz w:val="18"/>
                <w:szCs w:val="18"/>
              </w:rPr>
              <w:t>Proposed Fenestration U-factor ≤ Required Fenestration U-factor</w:t>
            </w:r>
          </w:p>
        </w:tc>
        <w:tc>
          <w:tcPr>
            <w:tcW w:w="2610" w:type="dxa"/>
            <w:gridSpan w:val="2"/>
            <w:tcBorders>
              <w:top w:val="single" w:sz="6" w:space="0" w:color="auto"/>
              <w:left w:val="nil"/>
              <w:bottom w:val="single" w:sz="4" w:space="0" w:color="auto"/>
              <w:right w:val="single" w:sz="4" w:space="0" w:color="auto"/>
            </w:tcBorders>
            <w:vAlign w:val="center"/>
          </w:tcPr>
          <w:p w14:paraId="05D41CA0" w14:textId="77777777" w:rsidR="000F1DFE" w:rsidRDefault="000F1DFE" w:rsidP="009964A9">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r>
      <w:tr w:rsidR="000F1DFE" w:rsidRPr="009B3A0C" w14:paraId="3DF1005B" w14:textId="77777777" w:rsidTr="000A51C2">
        <w:trPr>
          <w:cantSplit/>
          <w:trHeight w:val="317"/>
        </w:trPr>
        <w:tc>
          <w:tcPr>
            <w:tcW w:w="729" w:type="dxa"/>
            <w:tcBorders>
              <w:top w:val="single" w:sz="6" w:space="0" w:color="auto"/>
              <w:left w:val="single" w:sz="4" w:space="0" w:color="auto"/>
              <w:bottom w:val="single" w:sz="4" w:space="0" w:color="auto"/>
              <w:right w:val="single" w:sz="6" w:space="0" w:color="auto"/>
            </w:tcBorders>
            <w:vAlign w:val="center"/>
          </w:tcPr>
          <w:p w14:paraId="7B1E064F"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30</w:t>
            </w:r>
          </w:p>
        </w:tc>
        <w:tc>
          <w:tcPr>
            <w:tcW w:w="11259" w:type="dxa"/>
            <w:gridSpan w:val="13"/>
            <w:tcBorders>
              <w:top w:val="single" w:sz="6" w:space="0" w:color="auto"/>
              <w:left w:val="single" w:sz="6" w:space="0" w:color="auto"/>
              <w:bottom w:val="single" w:sz="4" w:space="0" w:color="auto"/>
              <w:right w:val="single" w:sz="6" w:space="0" w:color="auto"/>
            </w:tcBorders>
            <w:vAlign w:val="center"/>
          </w:tcPr>
          <w:p w14:paraId="49E5099F" w14:textId="77777777" w:rsidR="000F1DFE" w:rsidRDefault="000F1DFE" w:rsidP="009964A9">
            <w:pPr>
              <w:keepNext/>
              <w:rPr>
                <w:rFonts w:ascii="Calibri" w:hAnsi="Calibri"/>
                <w:sz w:val="18"/>
                <w:szCs w:val="18"/>
              </w:rPr>
            </w:pPr>
            <w:r>
              <w:rPr>
                <w:rFonts w:ascii="Calibri" w:hAnsi="Calibri"/>
                <w:sz w:val="18"/>
                <w:szCs w:val="18"/>
              </w:rPr>
              <w:t>Proposed Fenestration SHGC (Skylights)</w:t>
            </w:r>
          </w:p>
        </w:tc>
        <w:tc>
          <w:tcPr>
            <w:tcW w:w="2610" w:type="dxa"/>
            <w:gridSpan w:val="2"/>
            <w:tcBorders>
              <w:top w:val="single" w:sz="6" w:space="0" w:color="auto"/>
              <w:left w:val="single" w:sz="6" w:space="0" w:color="auto"/>
              <w:bottom w:val="single" w:sz="4" w:space="0" w:color="auto"/>
              <w:right w:val="single" w:sz="4" w:space="0" w:color="auto"/>
            </w:tcBorders>
          </w:tcPr>
          <w:p w14:paraId="72AEFB71" w14:textId="77777777" w:rsidR="000F1DFE" w:rsidRPr="009B3A0C" w:rsidRDefault="000F1DFE" w:rsidP="009964A9">
            <w:pPr>
              <w:keepNext/>
              <w:rPr>
                <w:rFonts w:ascii="Calibri" w:hAnsi="Calibri"/>
                <w:sz w:val="18"/>
                <w:szCs w:val="18"/>
              </w:rPr>
            </w:pPr>
          </w:p>
        </w:tc>
      </w:tr>
      <w:tr w:rsidR="000F1DFE" w:rsidRPr="009B3A0C" w14:paraId="614A7C9C" w14:textId="77777777" w:rsidTr="000A51C2">
        <w:trPr>
          <w:cantSplit/>
          <w:trHeight w:val="317"/>
        </w:trPr>
        <w:tc>
          <w:tcPr>
            <w:tcW w:w="729" w:type="dxa"/>
            <w:tcBorders>
              <w:top w:val="single" w:sz="6" w:space="0" w:color="auto"/>
              <w:left w:val="single" w:sz="4" w:space="0" w:color="auto"/>
              <w:bottom w:val="single" w:sz="4" w:space="0" w:color="auto"/>
              <w:right w:val="single" w:sz="6" w:space="0" w:color="auto"/>
            </w:tcBorders>
            <w:vAlign w:val="center"/>
          </w:tcPr>
          <w:p w14:paraId="61A788E2"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31</w:t>
            </w:r>
          </w:p>
        </w:tc>
        <w:tc>
          <w:tcPr>
            <w:tcW w:w="11259" w:type="dxa"/>
            <w:gridSpan w:val="13"/>
            <w:tcBorders>
              <w:top w:val="single" w:sz="6" w:space="0" w:color="auto"/>
              <w:left w:val="single" w:sz="6" w:space="0" w:color="auto"/>
              <w:bottom w:val="single" w:sz="4" w:space="0" w:color="auto"/>
              <w:right w:val="single" w:sz="6" w:space="0" w:color="auto"/>
            </w:tcBorders>
            <w:vAlign w:val="center"/>
          </w:tcPr>
          <w:p w14:paraId="733B4088" w14:textId="77777777" w:rsidR="000F1DFE" w:rsidRDefault="000F1DFE" w:rsidP="009964A9">
            <w:pPr>
              <w:keepNext/>
              <w:rPr>
                <w:rFonts w:ascii="Calibri" w:hAnsi="Calibri"/>
                <w:sz w:val="18"/>
                <w:szCs w:val="18"/>
              </w:rPr>
            </w:pPr>
            <w:r>
              <w:rPr>
                <w:rFonts w:ascii="Calibri" w:hAnsi="Calibri"/>
                <w:sz w:val="18"/>
                <w:szCs w:val="18"/>
              </w:rPr>
              <w:t>Required Fenestration SHGC (Skylights)</w:t>
            </w:r>
          </w:p>
        </w:tc>
        <w:tc>
          <w:tcPr>
            <w:tcW w:w="2610" w:type="dxa"/>
            <w:gridSpan w:val="2"/>
            <w:tcBorders>
              <w:top w:val="single" w:sz="6" w:space="0" w:color="auto"/>
              <w:left w:val="single" w:sz="6" w:space="0" w:color="auto"/>
              <w:bottom w:val="single" w:sz="4" w:space="0" w:color="auto"/>
              <w:right w:val="single" w:sz="4" w:space="0" w:color="auto"/>
            </w:tcBorders>
          </w:tcPr>
          <w:p w14:paraId="432799F7" w14:textId="77777777" w:rsidR="000F1DFE" w:rsidRPr="009B3A0C" w:rsidRDefault="000F1DFE" w:rsidP="009964A9">
            <w:pPr>
              <w:keepNext/>
              <w:rPr>
                <w:rFonts w:ascii="Calibri" w:hAnsi="Calibri"/>
                <w:sz w:val="18"/>
                <w:szCs w:val="18"/>
              </w:rPr>
            </w:pPr>
          </w:p>
        </w:tc>
      </w:tr>
      <w:tr w:rsidR="000F1DFE" w14:paraId="73E60FD8" w14:textId="77777777" w:rsidTr="000A51C2">
        <w:trPr>
          <w:cantSplit/>
          <w:trHeight w:val="317"/>
        </w:trPr>
        <w:tc>
          <w:tcPr>
            <w:tcW w:w="729" w:type="dxa"/>
            <w:tcBorders>
              <w:top w:val="single" w:sz="6" w:space="0" w:color="auto"/>
              <w:left w:val="single" w:sz="4" w:space="0" w:color="auto"/>
              <w:bottom w:val="single" w:sz="4" w:space="0" w:color="auto"/>
              <w:right w:val="single" w:sz="6" w:space="0" w:color="auto"/>
            </w:tcBorders>
            <w:vAlign w:val="center"/>
          </w:tcPr>
          <w:p w14:paraId="019B4B63" w14:textId="77777777" w:rsidR="000F1DFE" w:rsidRPr="009B3A0C" w:rsidRDefault="000F1DFE" w:rsidP="009964A9">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32</w:t>
            </w:r>
          </w:p>
        </w:tc>
        <w:tc>
          <w:tcPr>
            <w:tcW w:w="2234" w:type="dxa"/>
            <w:gridSpan w:val="3"/>
            <w:tcBorders>
              <w:top w:val="single" w:sz="6" w:space="0" w:color="auto"/>
              <w:left w:val="single" w:sz="6" w:space="0" w:color="auto"/>
              <w:bottom w:val="single" w:sz="4" w:space="0" w:color="auto"/>
              <w:right w:val="single" w:sz="6" w:space="0" w:color="auto"/>
            </w:tcBorders>
            <w:vAlign w:val="center"/>
          </w:tcPr>
          <w:p w14:paraId="3DA7B8DB" w14:textId="77777777" w:rsidR="000F1DFE" w:rsidRDefault="000F1DFE" w:rsidP="009964A9">
            <w:pPr>
              <w:keepNext/>
              <w:rPr>
                <w:rFonts w:ascii="Calibri" w:hAnsi="Calibri"/>
                <w:sz w:val="18"/>
                <w:szCs w:val="18"/>
              </w:rPr>
            </w:pPr>
            <w:r>
              <w:rPr>
                <w:rFonts w:ascii="Calibri" w:hAnsi="Calibri"/>
                <w:sz w:val="18"/>
                <w:szCs w:val="18"/>
              </w:rPr>
              <w:t>Compliance Statement</w:t>
            </w:r>
          </w:p>
        </w:tc>
        <w:tc>
          <w:tcPr>
            <w:tcW w:w="9025" w:type="dxa"/>
            <w:gridSpan w:val="10"/>
            <w:tcBorders>
              <w:top w:val="single" w:sz="6" w:space="0" w:color="auto"/>
              <w:left w:val="single" w:sz="6" w:space="0" w:color="auto"/>
              <w:bottom w:val="single" w:sz="4" w:space="0" w:color="auto"/>
              <w:right w:val="nil"/>
            </w:tcBorders>
            <w:vAlign w:val="center"/>
          </w:tcPr>
          <w:p w14:paraId="666B839F" w14:textId="77777777" w:rsidR="000F1DFE" w:rsidRDefault="000F1DFE" w:rsidP="009964A9">
            <w:pPr>
              <w:keepNext/>
              <w:rPr>
                <w:rFonts w:ascii="Calibri" w:hAnsi="Calibri"/>
                <w:sz w:val="18"/>
                <w:szCs w:val="18"/>
              </w:rPr>
            </w:pPr>
            <w:r>
              <w:rPr>
                <w:rFonts w:ascii="Calibri" w:hAnsi="Calibri"/>
                <w:sz w:val="18"/>
                <w:szCs w:val="18"/>
              </w:rPr>
              <w:t>Proposed Fenestration SHGC ≤ Required Fenestration SHGC</w:t>
            </w:r>
          </w:p>
        </w:tc>
        <w:tc>
          <w:tcPr>
            <w:tcW w:w="2610" w:type="dxa"/>
            <w:gridSpan w:val="2"/>
            <w:tcBorders>
              <w:top w:val="single" w:sz="6" w:space="0" w:color="auto"/>
              <w:left w:val="nil"/>
              <w:bottom w:val="single" w:sz="4" w:space="0" w:color="auto"/>
              <w:right w:val="single" w:sz="4" w:space="0" w:color="auto"/>
            </w:tcBorders>
            <w:vAlign w:val="center"/>
          </w:tcPr>
          <w:p w14:paraId="45A55CCD" w14:textId="77777777" w:rsidR="000F1DFE" w:rsidRDefault="000F1DFE" w:rsidP="009964A9">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r>
    </w:tbl>
    <w:p w14:paraId="311E5EF0" w14:textId="77777777" w:rsidR="002A5A16" w:rsidRDefault="002A5A16"/>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9"/>
        <w:gridCol w:w="1199"/>
        <w:gridCol w:w="959"/>
        <w:gridCol w:w="959"/>
        <w:gridCol w:w="1319"/>
        <w:gridCol w:w="959"/>
        <w:gridCol w:w="839"/>
        <w:gridCol w:w="960"/>
        <w:gridCol w:w="959"/>
        <w:gridCol w:w="989"/>
        <w:gridCol w:w="899"/>
        <w:gridCol w:w="989"/>
        <w:gridCol w:w="1259"/>
        <w:gridCol w:w="1720"/>
      </w:tblGrid>
      <w:tr w:rsidR="002A5A16" w:rsidRPr="00304BD7" w14:paraId="0BE4755D" w14:textId="77777777" w:rsidTr="000A51C2">
        <w:trPr>
          <w:cantSplit/>
          <w:trHeight w:val="348"/>
        </w:trPr>
        <w:tc>
          <w:tcPr>
            <w:tcW w:w="14598"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4418F10E" w14:textId="67F28E55" w:rsidR="002A5A16" w:rsidRPr="00304BD7" w:rsidRDefault="002A5A16">
            <w:pPr>
              <w:keepNext/>
              <w:rPr>
                <w:rFonts w:ascii="Calibri" w:eastAsia="Calibri" w:hAnsi="Calibri"/>
                <w:b/>
                <w:sz w:val="22"/>
                <w:szCs w:val="22"/>
              </w:rPr>
            </w:pPr>
            <w:r>
              <w:rPr>
                <w:rFonts w:ascii="Calibri" w:eastAsia="Calibri" w:hAnsi="Calibri"/>
                <w:b/>
                <w:sz w:val="22"/>
                <w:szCs w:val="22"/>
              </w:rPr>
              <w:t>F</w:t>
            </w:r>
            <w:r w:rsidRPr="00C24189">
              <w:rPr>
                <w:rFonts w:ascii="Calibri" w:eastAsia="Calibri" w:hAnsi="Calibri"/>
                <w:b/>
                <w:sz w:val="22"/>
                <w:szCs w:val="22"/>
              </w:rPr>
              <w:t xml:space="preserve">. </w:t>
            </w:r>
            <w:r w:rsidR="008C3C78">
              <w:rPr>
                <w:rFonts w:ascii="Calibri" w:eastAsia="Calibri" w:hAnsi="Calibri"/>
                <w:b/>
                <w:sz w:val="22"/>
                <w:szCs w:val="22"/>
              </w:rPr>
              <w:t>Fenestration/Glazing Proposed Areas and Efficiencies</w:t>
            </w:r>
            <w:r>
              <w:rPr>
                <w:rFonts w:ascii="Calibri" w:eastAsia="Calibri" w:hAnsi="Calibri"/>
                <w:b/>
                <w:sz w:val="22"/>
                <w:szCs w:val="22"/>
              </w:rPr>
              <w:t xml:space="preserve"> – Replace </w:t>
            </w:r>
            <w:r w:rsidRPr="00F62A38">
              <w:rPr>
                <w:rFonts w:ascii="Calibri" w:eastAsia="Calibri" w:hAnsi="Calibri"/>
                <w:sz w:val="22"/>
                <w:szCs w:val="22"/>
              </w:rPr>
              <w:t>(Section 150.2(b)1B)</w:t>
            </w:r>
          </w:p>
        </w:tc>
      </w:tr>
      <w:tr w:rsidR="002A5A16" w14:paraId="1CD74FE1" w14:textId="77777777" w:rsidTr="002A5A16">
        <w:trPr>
          <w:cantSplit/>
          <w:trHeight w:val="349"/>
        </w:trPr>
        <w:tc>
          <w:tcPr>
            <w:tcW w:w="589" w:type="dxa"/>
            <w:tcBorders>
              <w:left w:val="single" w:sz="4" w:space="0" w:color="auto"/>
              <w:bottom w:val="single" w:sz="4" w:space="0" w:color="auto"/>
              <w:right w:val="single" w:sz="4" w:space="0" w:color="auto"/>
            </w:tcBorders>
            <w:vAlign w:val="bottom"/>
          </w:tcPr>
          <w:p w14:paraId="56772B01" w14:textId="77777777" w:rsidR="002A5A16" w:rsidRPr="00C24189" w:rsidRDefault="002A5A16" w:rsidP="002A5A16">
            <w:pPr>
              <w:keepNext/>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01</w:t>
            </w:r>
          </w:p>
        </w:tc>
        <w:tc>
          <w:tcPr>
            <w:tcW w:w="1199" w:type="dxa"/>
            <w:tcBorders>
              <w:left w:val="single" w:sz="4" w:space="0" w:color="auto"/>
            </w:tcBorders>
            <w:vAlign w:val="bottom"/>
          </w:tcPr>
          <w:p w14:paraId="34B9A460" w14:textId="77777777" w:rsidR="002A5A16" w:rsidRPr="00C24189" w:rsidRDefault="002A5A16" w:rsidP="002A5A16">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02</w:t>
            </w:r>
          </w:p>
        </w:tc>
        <w:tc>
          <w:tcPr>
            <w:tcW w:w="959" w:type="dxa"/>
            <w:vAlign w:val="bottom"/>
          </w:tcPr>
          <w:p w14:paraId="50E3B6A3"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0</w:t>
            </w:r>
            <w:r>
              <w:rPr>
                <w:rFonts w:ascii="Calibri" w:hAnsi="Calibri"/>
                <w:sz w:val="18"/>
                <w:szCs w:val="18"/>
              </w:rPr>
              <w:t>3</w:t>
            </w:r>
          </w:p>
        </w:tc>
        <w:tc>
          <w:tcPr>
            <w:tcW w:w="959" w:type="dxa"/>
            <w:vAlign w:val="bottom"/>
          </w:tcPr>
          <w:p w14:paraId="4AE27B28"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1319" w:type="dxa"/>
            <w:vAlign w:val="bottom"/>
          </w:tcPr>
          <w:p w14:paraId="6D9B959B"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959" w:type="dxa"/>
            <w:vAlign w:val="bottom"/>
          </w:tcPr>
          <w:p w14:paraId="04C7409E"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839" w:type="dxa"/>
            <w:vAlign w:val="bottom"/>
          </w:tcPr>
          <w:p w14:paraId="6B0690B0"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960" w:type="dxa"/>
            <w:vAlign w:val="bottom"/>
          </w:tcPr>
          <w:p w14:paraId="75E99EFA"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sidRPr="00E00DD7">
              <w:rPr>
                <w:rFonts w:ascii="Calibri" w:hAnsi="Calibri"/>
                <w:sz w:val="18"/>
                <w:szCs w:val="18"/>
              </w:rPr>
              <w:t>08</w:t>
            </w:r>
          </w:p>
        </w:tc>
        <w:tc>
          <w:tcPr>
            <w:tcW w:w="959" w:type="dxa"/>
            <w:vAlign w:val="bottom"/>
          </w:tcPr>
          <w:p w14:paraId="1E84E45E"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9</w:t>
            </w:r>
          </w:p>
        </w:tc>
        <w:tc>
          <w:tcPr>
            <w:tcW w:w="989" w:type="dxa"/>
            <w:vAlign w:val="bottom"/>
          </w:tcPr>
          <w:p w14:paraId="6B39B440"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899" w:type="dxa"/>
            <w:vAlign w:val="bottom"/>
          </w:tcPr>
          <w:p w14:paraId="1FC4EDBE"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989" w:type="dxa"/>
            <w:vAlign w:val="bottom"/>
          </w:tcPr>
          <w:p w14:paraId="60E15A7A"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12</w:t>
            </w:r>
          </w:p>
        </w:tc>
        <w:tc>
          <w:tcPr>
            <w:tcW w:w="1259" w:type="dxa"/>
            <w:vAlign w:val="bottom"/>
          </w:tcPr>
          <w:p w14:paraId="4058ECF6"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13</w:t>
            </w:r>
          </w:p>
        </w:tc>
        <w:tc>
          <w:tcPr>
            <w:tcW w:w="1720" w:type="dxa"/>
            <w:tcBorders>
              <w:right w:val="single" w:sz="4" w:space="0" w:color="auto"/>
            </w:tcBorders>
            <w:vAlign w:val="bottom"/>
          </w:tcPr>
          <w:p w14:paraId="2E876FC3"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14</w:t>
            </w:r>
          </w:p>
        </w:tc>
      </w:tr>
      <w:tr w:rsidR="002A5A16" w:rsidRPr="00F71F4F" w14:paraId="4A8A7F50" w14:textId="77777777" w:rsidTr="002A5A16">
        <w:trPr>
          <w:cantSplit/>
          <w:trHeight w:val="349"/>
        </w:trPr>
        <w:tc>
          <w:tcPr>
            <w:tcW w:w="589" w:type="dxa"/>
            <w:tcBorders>
              <w:left w:val="single" w:sz="4" w:space="0" w:color="auto"/>
              <w:bottom w:val="single" w:sz="4" w:space="0" w:color="auto"/>
              <w:right w:val="single" w:sz="4" w:space="0" w:color="auto"/>
            </w:tcBorders>
            <w:vAlign w:val="bottom"/>
          </w:tcPr>
          <w:p w14:paraId="0B201B85"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Tag/</w:t>
            </w:r>
          </w:p>
          <w:p w14:paraId="69CC7A4E"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i/>
                <w:sz w:val="18"/>
                <w:szCs w:val="18"/>
              </w:rPr>
            </w:pPr>
            <w:r>
              <w:rPr>
                <w:rFonts w:ascii="Calibri" w:hAnsi="Calibri"/>
                <w:sz w:val="18"/>
                <w:szCs w:val="18"/>
              </w:rPr>
              <w:t>ID</w:t>
            </w:r>
          </w:p>
        </w:tc>
        <w:tc>
          <w:tcPr>
            <w:tcW w:w="1199" w:type="dxa"/>
            <w:tcBorders>
              <w:left w:val="single" w:sz="4" w:space="0" w:color="auto"/>
            </w:tcBorders>
            <w:vAlign w:val="bottom"/>
          </w:tcPr>
          <w:p w14:paraId="647CFCFE"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i/>
                <w:sz w:val="18"/>
                <w:szCs w:val="18"/>
              </w:rPr>
            </w:pPr>
            <w:r w:rsidRPr="00C24189">
              <w:rPr>
                <w:rFonts w:ascii="Calibri" w:hAnsi="Calibri"/>
                <w:sz w:val="18"/>
                <w:szCs w:val="18"/>
              </w:rPr>
              <w:t>Fenestration Type</w:t>
            </w:r>
          </w:p>
        </w:tc>
        <w:tc>
          <w:tcPr>
            <w:tcW w:w="959" w:type="dxa"/>
            <w:vAlign w:val="bottom"/>
          </w:tcPr>
          <w:p w14:paraId="2A028360"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Frame Type</w:t>
            </w:r>
          </w:p>
        </w:tc>
        <w:tc>
          <w:tcPr>
            <w:tcW w:w="959" w:type="dxa"/>
            <w:vAlign w:val="bottom"/>
          </w:tcPr>
          <w:p w14:paraId="3D76D151"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Dynamic</w:t>
            </w:r>
          </w:p>
          <w:p w14:paraId="1248E94B"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Glazing</w:t>
            </w:r>
          </w:p>
        </w:tc>
        <w:tc>
          <w:tcPr>
            <w:tcW w:w="1319" w:type="dxa"/>
            <w:vAlign w:val="bottom"/>
          </w:tcPr>
          <w:p w14:paraId="122AA60F"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Orientation</w:t>
            </w:r>
          </w:p>
          <w:p w14:paraId="09314FB1" w14:textId="77777777" w:rsidR="002A5A16"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N, S, W, E</w:t>
            </w:r>
          </w:p>
        </w:tc>
        <w:tc>
          <w:tcPr>
            <w:tcW w:w="959" w:type="dxa"/>
            <w:vAlign w:val="bottom"/>
          </w:tcPr>
          <w:p w14:paraId="43CADC4B"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 xml:space="preserve">Area Removed </w:t>
            </w:r>
            <w:r>
              <w:rPr>
                <w:rFonts w:ascii="Calibri" w:hAnsi="Calibri"/>
                <w:sz w:val="18"/>
                <w:szCs w:val="18"/>
              </w:rPr>
              <w:t>(</w:t>
            </w:r>
            <w:r w:rsidRPr="00C24189">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839" w:type="dxa"/>
            <w:vAlign w:val="bottom"/>
          </w:tcPr>
          <w:p w14:paraId="5871FC6A"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 xml:space="preserve">Area Added </w:t>
            </w:r>
            <w:r>
              <w:rPr>
                <w:rFonts w:ascii="Calibri" w:hAnsi="Calibri"/>
                <w:sz w:val="18"/>
                <w:szCs w:val="18"/>
              </w:rPr>
              <w:t>(</w:t>
            </w:r>
            <w:r w:rsidRPr="00C24189">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960" w:type="dxa"/>
            <w:vAlign w:val="bottom"/>
          </w:tcPr>
          <w:p w14:paraId="27ED602D"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sidRPr="00E00DD7">
              <w:rPr>
                <w:rFonts w:ascii="Calibri" w:hAnsi="Calibri"/>
                <w:sz w:val="18"/>
                <w:szCs w:val="18"/>
              </w:rPr>
              <w:t xml:space="preserve">Net Added Area </w:t>
            </w:r>
            <w:r>
              <w:rPr>
                <w:rFonts w:ascii="Calibri" w:hAnsi="Calibri"/>
                <w:sz w:val="18"/>
                <w:szCs w:val="18"/>
              </w:rPr>
              <w:t>(</w:t>
            </w:r>
            <w:r w:rsidRPr="00E00DD7">
              <w:rPr>
                <w:rFonts w:ascii="Calibri" w:hAnsi="Calibri"/>
                <w:sz w:val="18"/>
                <w:szCs w:val="18"/>
              </w:rPr>
              <w:t>ft</w:t>
            </w:r>
            <w:r w:rsidRPr="00AE11F1">
              <w:rPr>
                <w:rFonts w:ascii="Calibri" w:hAnsi="Calibri"/>
                <w:sz w:val="18"/>
                <w:szCs w:val="18"/>
                <w:vertAlign w:val="superscript"/>
              </w:rPr>
              <w:t>2</w:t>
            </w:r>
            <w:r>
              <w:rPr>
                <w:rFonts w:ascii="Calibri" w:hAnsi="Calibri"/>
                <w:sz w:val="18"/>
                <w:szCs w:val="18"/>
              </w:rPr>
              <w:t>)</w:t>
            </w:r>
          </w:p>
        </w:tc>
        <w:tc>
          <w:tcPr>
            <w:tcW w:w="959" w:type="dxa"/>
            <w:vAlign w:val="bottom"/>
          </w:tcPr>
          <w:p w14:paraId="588F66E1"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U-factor</w:t>
            </w:r>
          </w:p>
        </w:tc>
        <w:tc>
          <w:tcPr>
            <w:tcW w:w="989" w:type="dxa"/>
            <w:vAlign w:val="bottom"/>
          </w:tcPr>
          <w:p w14:paraId="106A98FD"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t>Source</w:t>
            </w:r>
          </w:p>
        </w:tc>
        <w:tc>
          <w:tcPr>
            <w:tcW w:w="899" w:type="dxa"/>
            <w:vAlign w:val="bottom"/>
          </w:tcPr>
          <w:p w14:paraId="647BCDD1"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r w:rsidRPr="00C24189">
              <w:rPr>
                <w:rFonts w:ascii="Calibri" w:hAnsi="Calibri"/>
                <w:sz w:val="18"/>
                <w:szCs w:val="18"/>
              </w:rPr>
              <w:br/>
              <w:t>SHGC</w:t>
            </w:r>
          </w:p>
        </w:tc>
        <w:tc>
          <w:tcPr>
            <w:tcW w:w="989" w:type="dxa"/>
            <w:vAlign w:val="bottom"/>
          </w:tcPr>
          <w:p w14:paraId="7C93B5B2" w14:textId="77777777" w:rsidR="002A5A16" w:rsidRPr="00F71F4F" w:rsidRDefault="002A5A16" w:rsidP="002A5A16">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Source</w:t>
            </w:r>
          </w:p>
        </w:tc>
        <w:tc>
          <w:tcPr>
            <w:tcW w:w="1259" w:type="dxa"/>
            <w:vAlign w:val="bottom"/>
          </w:tcPr>
          <w:p w14:paraId="49AE67A6" w14:textId="77777777" w:rsidR="002A5A16" w:rsidRPr="00F71F4F" w:rsidRDefault="002A5A16" w:rsidP="002A5A16">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Exterior Shading Device</w:t>
            </w:r>
          </w:p>
        </w:tc>
        <w:tc>
          <w:tcPr>
            <w:tcW w:w="1720" w:type="dxa"/>
            <w:tcBorders>
              <w:right w:val="single" w:sz="4" w:space="0" w:color="auto"/>
            </w:tcBorders>
            <w:vAlign w:val="bottom"/>
          </w:tcPr>
          <w:p w14:paraId="42CB1A0E" w14:textId="77777777" w:rsidR="002A5A16" w:rsidRPr="00F71F4F" w:rsidRDefault="002A5A16" w:rsidP="002A5A16">
            <w:pPr>
              <w:tabs>
                <w:tab w:val="left" w:pos="2160"/>
                <w:tab w:val="left" w:pos="2700"/>
                <w:tab w:val="left" w:pos="3420"/>
                <w:tab w:val="left" w:pos="3780"/>
                <w:tab w:val="left" w:pos="5760"/>
                <w:tab w:val="left" w:pos="7212"/>
              </w:tabs>
              <w:jc w:val="center"/>
              <w:rPr>
                <w:rFonts w:ascii="Calibri" w:hAnsi="Calibri"/>
                <w:sz w:val="18"/>
                <w:szCs w:val="20"/>
              </w:rPr>
            </w:pPr>
            <w:r>
              <w:rPr>
                <w:rFonts w:ascii="Calibri" w:hAnsi="Calibri"/>
                <w:sz w:val="18"/>
                <w:szCs w:val="18"/>
              </w:rPr>
              <w:t xml:space="preserve"> </w:t>
            </w:r>
            <w:r w:rsidRPr="00AE11F1">
              <w:rPr>
                <w:rFonts w:ascii="Calibri" w:hAnsi="Calibri"/>
                <w:sz w:val="18"/>
                <w:szCs w:val="20"/>
              </w:rPr>
              <w:t xml:space="preserve">Combined SHGC </w:t>
            </w:r>
          </w:p>
          <w:p w14:paraId="04B36142" w14:textId="77777777" w:rsidR="002A5A16" w:rsidRPr="00F71F4F" w:rsidRDefault="002A5A16" w:rsidP="002A5A16">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 xml:space="preserve">from </w:t>
            </w:r>
          </w:p>
          <w:p w14:paraId="70A6D01B" w14:textId="77777777" w:rsidR="002A5A16" w:rsidRPr="00F71F4F" w:rsidRDefault="002A5A16" w:rsidP="002A5A16">
            <w:pPr>
              <w:tabs>
                <w:tab w:val="left" w:pos="2160"/>
                <w:tab w:val="left" w:pos="2700"/>
                <w:tab w:val="left" w:pos="3420"/>
                <w:tab w:val="left" w:pos="3780"/>
                <w:tab w:val="left" w:pos="5760"/>
                <w:tab w:val="left" w:pos="7212"/>
              </w:tabs>
              <w:jc w:val="center"/>
              <w:rPr>
                <w:rFonts w:ascii="Calibri" w:hAnsi="Calibri"/>
                <w:sz w:val="18"/>
                <w:szCs w:val="20"/>
              </w:rPr>
            </w:pPr>
            <w:r w:rsidRPr="00AE11F1">
              <w:rPr>
                <w:rFonts w:ascii="Calibri" w:hAnsi="Calibri"/>
                <w:sz w:val="18"/>
                <w:szCs w:val="20"/>
              </w:rPr>
              <w:t>CF1R-ENV-03</w:t>
            </w:r>
          </w:p>
        </w:tc>
      </w:tr>
      <w:tr w:rsidR="002A5A16" w:rsidRPr="00C24189" w14:paraId="74129979" w14:textId="77777777" w:rsidTr="002A5A16">
        <w:trPr>
          <w:cantSplit/>
          <w:trHeight w:val="288"/>
        </w:trPr>
        <w:tc>
          <w:tcPr>
            <w:tcW w:w="589" w:type="dxa"/>
            <w:tcBorders>
              <w:left w:val="single" w:sz="4" w:space="0" w:color="auto"/>
              <w:bottom w:val="single" w:sz="4" w:space="0" w:color="auto"/>
              <w:right w:val="single" w:sz="4" w:space="0" w:color="auto"/>
            </w:tcBorders>
            <w:vAlign w:val="center"/>
          </w:tcPr>
          <w:p w14:paraId="3E43024B" w14:textId="77777777" w:rsidR="002A5A16" w:rsidRPr="00C24189" w:rsidRDefault="002A5A16" w:rsidP="002A5A16">
            <w:pPr>
              <w:tabs>
                <w:tab w:val="left" w:pos="5760"/>
                <w:tab w:val="left" w:pos="7212"/>
              </w:tabs>
              <w:jc w:val="center"/>
              <w:rPr>
                <w:rFonts w:ascii="Calibri" w:hAnsi="Calibri"/>
                <w:sz w:val="18"/>
                <w:szCs w:val="18"/>
              </w:rPr>
            </w:pPr>
          </w:p>
        </w:tc>
        <w:tc>
          <w:tcPr>
            <w:tcW w:w="1199" w:type="dxa"/>
            <w:tcBorders>
              <w:left w:val="single" w:sz="4" w:space="0" w:color="auto"/>
            </w:tcBorders>
            <w:vAlign w:val="center"/>
          </w:tcPr>
          <w:p w14:paraId="2BBBD61B" w14:textId="77777777" w:rsidR="002A5A16" w:rsidRPr="00C24189" w:rsidRDefault="002A5A16" w:rsidP="002A5A16">
            <w:pPr>
              <w:tabs>
                <w:tab w:val="left" w:pos="5760"/>
                <w:tab w:val="left" w:pos="7212"/>
              </w:tabs>
              <w:jc w:val="center"/>
              <w:rPr>
                <w:rFonts w:ascii="Calibri" w:hAnsi="Calibri"/>
                <w:sz w:val="18"/>
                <w:szCs w:val="18"/>
              </w:rPr>
            </w:pPr>
          </w:p>
        </w:tc>
        <w:tc>
          <w:tcPr>
            <w:tcW w:w="959" w:type="dxa"/>
            <w:vAlign w:val="center"/>
          </w:tcPr>
          <w:p w14:paraId="6011A1FF" w14:textId="77777777" w:rsidR="002A5A16" w:rsidRPr="00C24189" w:rsidRDefault="002A5A16" w:rsidP="002A5A16">
            <w:pPr>
              <w:tabs>
                <w:tab w:val="left" w:pos="5760"/>
                <w:tab w:val="left" w:pos="7212"/>
              </w:tabs>
              <w:jc w:val="center"/>
              <w:rPr>
                <w:rFonts w:ascii="Calibri" w:hAnsi="Calibri"/>
                <w:sz w:val="18"/>
                <w:szCs w:val="18"/>
              </w:rPr>
            </w:pPr>
          </w:p>
        </w:tc>
        <w:tc>
          <w:tcPr>
            <w:tcW w:w="959" w:type="dxa"/>
          </w:tcPr>
          <w:p w14:paraId="1F80ABD3"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1319" w:type="dxa"/>
            <w:vAlign w:val="center"/>
          </w:tcPr>
          <w:p w14:paraId="264C7E9E"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959" w:type="dxa"/>
            <w:vAlign w:val="center"/>
          </w:tcPr>
          <w:p w14:paraId="5FA23961" w14:textId="77777777" w:rsidR="002A5A16" w:rsidRPr="00C24189" w:rsidRDefault="002A5A16" w:rsidP="002A5A16">
            <w:pPr>
              <w:tabs>
                <w:tab w:val="left" w:pos="3420"/>
                <w:tab w:val="left" w:pos="7212"/>
              </w:tabs>
              <w:jc w:val="center"/>
              <w:rPr>
                <w:rFonts w:ascii="Calibri" w:hAnsi="Calibri"/>
                <w:sz w:val="18"/>
                <w:szCs w:val="18"/>
              </w:rPr>
            </w:pPr>
          </w:p>
        </w:tc>
        <w:tc>
          <w:tcPr>
            <w:tcW w:w="839" w:type="dxa"/>
            <w:vAlign w:val="center"/>
          </w:tcPr>
          <w:p w14:paraId="6D80311A" w14:textId="77777777" w:rsidR="002A5A16" w:rsidRPr="00C24189" w:rsidRDefault="002A5A16" w:rsidP="002A5A16">
            <w:pPr>
              <w:tabs>
                <w:tab w:val="left" w:pos="3420"/>
                <w:tab w:val="left" w:pos="7212"/>
              </w:tabs>
              <w:jc w:val="center"/>
              <w:rPr>
                <w:rFonts w:ascii="Calibri" w:hAnsi="Calibri"/>
                <w:sz w:val="18"/>
                <w:szCs w:val="18"/>
              </w:rPr>
            </w:pPr>
          </w:p>
        </w:tc>
        <w:tc>
          <w:tcPr>
            <w:tcW w:w="960" w:type="dxa"/>
            <w:vAlign w:val="center"/>
          </w:tcPr>
          <w:p w14:paraId="69E89DBE" w14:textId="77777777" w:rsidR="002A5A16" w:rsidRPr="00C24189" w:rsidRDefault="002A5A16" w:rsidP="002A5A16">
            <w:pPr>
              <w:tabs>
                <w:tab w:val="left" w:pos="3420"/>
                <w:tab w:val="left" w:pos="7212"/>
              </w:tabs>
              <w:jc w:val="center"/>
              <w:rPr>
                <w:rFonts w:ascii="Calibri" w:hAnsi="Calibri"/>
                <w:sz w:val="18"/>
                <w:szCs w:val="18"/>
              </w:rPr>
            </w:pPr>
          </w:p>
        </w:tc>
        <w:tc>
          <w:tcPr>
            <w:tcW w:w="959" w:type="dxa"/>
            <w:vAlign w:val="center"/>
          </w:tcPr>
          <w:p w14:paraId="1BF86010" w14:textId="77777777" w:rsidR="002A5A16" w:rsidRPr="00C24189" w:rsidRDefault="002A5A16" w:rsidP="002A5A16">
            <w:pPr>
              <w:tabs>
                <w:tab w:val="left" w:pos="3420"/>
                <w:tab w:val="left" w:pos="7212"/>
              </w:tabs>
              <w:jc w:val="center"/>
              <w:rPr>
                <w:rFonts w:ascii="Calibri" w:hAnsi="Calibri"/>
                <w:sz w:val="18"/>
                <w:szCs w:val="18"/>
              </w:rPr>
            </w:pPr>
          </w:p>
        </w:tc>
        <w:tc>
          <w:tcPr>
            <w:tcW w:w="989" w:type="dxa"/>
            <w:vAlign w:val="center"/>
          </w:tcPr>
          <w:p w14:paraId="2289F7B8" w14:textId="77777777" w:rsidR="002A5A16" w:rsidRPr="00C24189" w:rsidRDefault="002A5A16" w:rsidP="002A5A16">
            <w:pPr>
              <w:jc w:val="center"/>
              <w:rPr>
                <w:rFonts w:ascii="Calibri" w:hAnsi="Calibri"/>
                <w:sz w:val="18"/>
                <w:szCs w:val="18"/>
              </w:rPr>
            </w:pPr>
          </w:p>
        </w:tc>
        <w:tc>
          <w:tcPr>
            <w:tcW w:w="899" w:type="dxa"/>
            <w:vAlign w:val="center"/>
          </w:tcPr>
          <w:p w14:paraId="21F10046" w14:textId="77777777" w:rsidR="002A5A16" w:rsidRPr="00C24189" w:rsidRDefault="002A5A16" w:rsidP="002A5A16">
            <w:pPr>
              <w:jc w:val="center"/>
              <w:rPr>
                <w:rFonts w:ascii="Calibri" w:hAnsi="Calibri"/>
                <w:sz w:val="18"/>
                <w:szCs w:val="18"/>
              </w:rPr>
            </w:pPr>
          </w:p>
        </w:tc>
        <w:tc>
          <w:tcPr>
            <w:tcW w:w="989" w:type="dxa"/>
            <w:vAlign w:val="center"/>
          </w:tcPr>
          <w:p w14:paraId="35A43A46" w14:textId="77777777" w:rsidR="002A5A16" w:rsidRPr="00C24189" w:rsidRDefault="002A5A16" w:rsidP="002A5A16">
            <w:pPr>
              <w:jc w:val="center"/>
              <w:rPr>
                <w:rFonts w:ascii="Calibri" w:hAnsi="Calibri"/>
                <w:sz w:val="20"/>
                <w:szCs w:val="20"/>
              </w:rPr>
            </w:pPr>
          </w:p>
        </w:tc>
        <w:tc>
          <w:tcPr>
            <w:tcW w:w="1259" w:type="dxa"/>
            <w:vAlign w:val="center"/>
          </w:tcPr>
          <w:p w14:paraId="785C55C9" w14:textId="77777777" w:rsidR="002A5A16" w:rsidRPr="00C24189" w:rsidRDefault="002A5A16" w:rsidP="002A5A16">
            <w:pPr>
              <w:jc w:val="center"/>
              <w:rPr>
                <w:rFonts w:ascii="Calibri" w:hAnsi="Calibri"/>
                <w:sz w:val="20"/>
                <w:szCs w:val="20"/>
              </w:rPr>
            </w:pPr>
          </w:p>
        </w:tc>
        <w:tc>
          <w:tcPr>
            <w:tcW w:w="1720" w:type="dxa"/>
            <w:tcBorders>
              <w:right w:val="single" w:sz="4" w:space="0" w:color="auto"/>
            </w:tcBorders>
            <w:vAlign w:val="center"/>
          </w:tcPr>
          <w:p w14:paraId="0953EF5E" w14:textId="77777777" w:rsidR="002A5A16" w:rsidRPr="00C24189" w:rsidRDefault="002A5A16" w:rsidP="002A5A16">
            <w:pPr>
              <w:jc w:val="center"/>
              <w:rPr>
                <w:rFonts w:ascii="Calibri" w:hAnsi="Calibri"/>
                <w:sz w:val="20"/>
                <w:szCs w:val="20"/>
              </w:rPr>
            </w:pPr>
          </w:p>
        </w:tc>
      </w:tr>
      <w:tr w:rsidR="002A5A16" w:rsidRPr="00C24189" w14:paraId="2BA26123" w14:textId="77777777" w:rsidTr="002A5A16">
        <w:trPr>
          <w:cantSplit/>
          <w:trHeight w:val="288"/>
        </w:trPr>
        <w:tc>
          <w:tcPr>
            <w:tcW w:w="589" w:type="dxa"/>
            <w:tcBorders>
              <w:left w:val="single" w:sz="4" w:space="0" w:color="auto"/>
              <w:bottom w:val="single" w:sz="4" w:space="0" w:color="auto"/>
              <w:right w:val="single" w:sz="4" w:space="0" w:color="auto"/>
            </w:tcBorders>
            <w:vAlign w:val="center"/>
          </w:tcPr>
          <w:p w14:paraId="0896BD3B" w14:textId="77777777" w:rsidR="002A5A16" w:rsidRPr="00C24189" w:rsidRDefault="002A5A16" w:rsidP="002A5A16">
            <w:pPr>
              <w:tabs>
                <w:tab w:val="left" w:pos="5760"/>
                <w:tab w:val="left" w:pos="7212"/>
              </w:tabs>
              <w:jc w:val="center"/>
              <w:rPr>
                <w:rFonts w:ascii="Calibri" w:hAnsi="Calibri"/>
                <w:sz w:val="18"/>
                <w:szCs w:val="18"/>
              </w:rPr>
            </w:pPr>
          </w:p>
        </w:tc>
        <w:tc>
          <w:tcPr>
            <w:tcW w:w="1199" w:type="dxa"/>
            <w:tcBorders>
              <w:left w:val="single" w:sz="4" w:space="0" w:color="auto"/>
            </w:tcBorders>
            <w:vAlign w:val="center"/>
          </w:tcPr>
          <w:p w14:paraId="19E64718" w14:textId="77777777" w:rsidR="002A5A16" w:rsidRPr="00C24189" w:rsidRDefault="002A5A16" w:rsidP="002A5A16">
            <w:pPr>
              <w:tabs>
                <w:tab w:val="left" w:pos="5760"/>
                <w:tab w:val="left" w:pos="7212"/>
              </w:tabs>
              <w:jc w:val="center"/>
              <w:rPr>
                <w:rFonts w:ascii="Calibri" w:hAnsi="Calibri"/>
                <w:sz w:val="18"/>
                <w:szCs w:val="18"/>
              </w:rPr>
            </w:pPr>
          </w:p>
        </w:tc>
        <w:tc>
          <w:tcPr>
            <w:tcW w:w="959" w:type="dxa"/>
            <w:vAlign w:val="center"/>
          </w:tcPr>
          <w:p w14:paraId="32422236" w14:textId="77777777" w:rsidR="002A5A16" w:rsidRPr="00C24189" w:rsidRDefault="002A5A16" w:rsidP="002A5A16">
            <w:pPr>
              <w:tabs>
                <w:tab w:val="left" w:pos="5760"/>
                <w:tab w:val="left" w:pos="7212"/>
              </w:tabs>
              <w:jc w:val="center"/>
              <w:rPr>
                <w:rFonts w:ascii="Calibri" w:hAnsi="Calibri"/>
                <w:sz w:val="18"/>
                <w:szCs w:val="18"/>
              </w:rPr>
            </w:pPr>
          </w:p>
        </w:tc>
        <w:tc>
          <w:tcPr>
            <w:tcW w:w="959" w:type="dxa"/>
          </w:tcPr>
          <w:p w14:paraId="2E2737D4"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1319" w:type="dxa"/>
            <w:vAlign w:val="center"/>
          </w:tcPr>
          <w:p w14:paraId="31957B0F"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959" w:type="dxa"/>
            <w:vAlign w:val="center"/>
          </w:tcPr>
          <w:p w14:paraId="4E9ECD62" w14:textId="77777777" w:rsidR="002A5A16" w:rsidRPr="00C24189" w:rsidRDefault="002A5A16" w:rsidP="002A5A16">
            <w:pPr>
              <w:tabs>
                <w:tab w:val="left" w:pos="3420"/>
                <w:tab w:val="left" w:pos="7212"/>
              </w:tabs>
              <w:jc w:val="center"/>
              <w:rPr>
                <w:rFonts w:ascii="Calibri" w:hAnsi="Calibri"/>
                <w:sz w:val="18"/>
                <w:szCs w:val="18"/>
              </w:rPr>
            </w:pPr>
          </w:p>
        </w:tc>
        <w:tc>
          <w:tcPr>
            <w:tcW w:w="839" w:type="dxa"/>
            <w:vAlign w:val="center"/>
          </w:tcPr>
          <w:p w14:paraId="3D3A07C3" w14:textId="77777777" w:rsidR="002A5A16" w:rsidRPr="00C24189" w:rsidRDefault="002A5A16" w:rsidP="002A5A16">
            <w:pPr>
              <w:tabs>
                <w:tab w:val="left" w:pos="3420"/>
                <w:tab w:val="left" w:pos="7212"/>
              </w:tabs>
              <w:jc w:val="center"/>
              <w:rPr>
                <w:rFonts w:ascii="Calibri" w:hAnsi="Calibri"/>
                <w:sz w:val="18"/>
                <w:szCs w:val="18"/>
              </w:rPr>
            </w:pPr>
          </w:p>
        </w:tc>
        <w:tc>
          <w:tcPr>
            <w:tcW w:w="960" w:type="dxa"/>
            <w:vAlign w:val="center"/>
          </w:tcPr>
          <w:p w14:paraId="7648918A" w14:textId="77777777" w:rsidR="002A5A16" w:rsidRPr="00C24189" w:rsidRDefault="002A5A16" w:rsidP="002A5A16">
            <w:pPr>
              <w:tabs>
                <w:tab w:val="left" w:pos="3420"/>
                <w:tab w:val="left" w:pos="7212"/>
              </w:tabs>
              <w:jc w:val="center"/>
              <w:rPr>
                <w:rFonts w:ascii="Calibri" w:hAnsi="Calibri"/>
                <w:sz w:val="18"/>
                <w:szCs w:val="18"/>
              </w:rPr>
            </w:pPr>
          </w:p>
        </w:tc>
        <w:tc>
          <w:tcPr>
            <w:tcW w:w="959" w:type="dxa"/>
            <w:vAlign w:val="center"/>
          </w:tcPr>
          <w:p w14:paraId="590442D5" w14:textId="77777777" w:rsidR="002A5A16" w:rsidRPr="00C24189" w:rsidRDefault="002A5A16" w:rsidP="002A5A16">
            <w:pPr>
              <w:tabs>
                <w:tab w:val="left" w:pos="3420"/>
                <w:tab w:val="left" w:pos="7212"/>
              </w:tabs>
              <w:jc w:val="center"/>
              <w:rPr>
                <w:rFonts w:ascii="Calibri" w:hAnsi="Calibri"/>
                <w:sz w:val="18"/>
                <w:szCs w:val="18"/>
              </w:rPr>
            </w:pPr>
          </w:p>
        </w:tc>
        <w:tc>
          <w:tcPr>
            <w:tcW w:w="989" w:type="dxa"/>
            <w:vAlign w:val="center"/>
          </w:tcPr>
          <w:p w14:paraId="1384CE35" w14:textId="77777777" w:rsidR="002A5A16" w:rsidRPr="00C24189" w:rsidRDefault="002A5A16" w:rsidP="002A5A16">
            <w:pPr>
              <w:jc w:val="center"/>
              <w:rPr>
                <w:rFonts w:ascii="Calibri" w:hAnsi="Calibri"/>
                <w:sz w:val="18"/>
                <w:szCs w:val="18"/>
              </w:rPr>
            </w:pPr>
          </w:p>
        </w:tc>
        <w:tc>
          <w:tcPr>
            <w:tcW w:w="899" w:type="dxa"/>
            <w:vAlign w:val="center"/>
          </w:tcPr>
          <w:p w14:paraId="68E77F26" w14:textId="77777777" w:rsidR="002A5A16" w:rsidRPr="00C24189" w:rsidRDefault="002A5A16" w:rsidP="002A5A16">
            <w:pPr>
              <w:jc w:val="center"/>
              <w:rPr>
                <w:rFonts w:ascii="Calibri" w:hAnsi="Calibri"/>
                <w:sz w:val="18"/>
                <w:szCs w:val="18"/>
              </w:rPr>
            </w:pPr>
          </w:p>
        </w:tc>
        <w:tc>
          <w:tcPr>
            <w:tcW w:w="989" w:type="dxa"/>
            <w:vAlign w:val="center"/>
          </w:tcPr>
          <w:p w14:paraId="1405C1FA" w14:textId="77777777" w:rsidR="002A5A16" w:rsidRPr="00C24189" w:rsidRDefault="002A5A16" w:rsidP="002A5A16">
            <w:pPr>
              <w:jc w:val="center"/>
              <w:rPr>
                <w:rFonts w:ascii="Calibri" w:hAnsi="Calibri"/>
                <w:sz w:val="20"/>
                <w:szCs w:val="20"/>
              </w:rPr>
            </w:pPr>
          </w:p>
        </w:tc>
        <w:tc>
          <w:tcPr>
            <w:tcW w:w="1259" w:type="dxa"/>
            <w:vAlign w:val="center"/>
          </w:tcPr>
          <w:p w14:paraId="3BEF603F" w14:textId="77777777" w:rsidR="002A5A16" w:rsidRPr="00C24189" w:rsidRDefault="002A5A16" w:rsidP="002A5A16">
            <w:pPr>
              <w:jc w:val="center"/>
              <w:rPr>
                <w:rFonts w:ascii="Calibri" w:hAnsi="Calibri"/>
                <w:sz w:val="20"/>
                <w:szCs w:val="20"/>
              </w:rPr>
            </w:pPr>
          </w:p>
        </w:tc>
        <w:tc>
          <w:tcPr>
            <w:tcW w:w="1720" w:type="dxa"/>
            <w:tcBorders>
              <w:right w:val="single" w:sz="4" w:space="0" w:color="auto"/>
            </w:tcBorders>
            <w:vAlign w:val="center"/>
          </w:tcPr>
          <w:p w14:paraId="694C3537" w14:textId="77777777" w:rsidR="002A5A16" w:rsidRPr="00C24189" w:rsidRDefault="002A5A16" w:rsidP="002A5A16">
            <w:pPr>
              <w:jc w:val="center"/>
              <w:rPr>
                <w:rFonts w:ascii="Calibri" w:hAnsi="Calibri"/>
                <w:sz w:val="20"/>
                <w:szCs w:val="20"/>
              </w:rPr>
            </w:pPr>
          </w:p>
        </w:tc>
      </w:tr>
      <w:tr w:rsidR="002A5A16" w:rsidRPr="00C24189" w14:paraId="63137B44" w14:textId="77777777" w:rsidTr="002A5A16">
        <w:trPr>
          <w:cantSplit/>
          <w:trHeight w:val="288"/>
        </w:trPr>
        <w:tc>
          <w:tcPr>
            <w:tcW w:w="589" w:type="dxa"/>
            <w:tcBorders>
              <w:left w:val="single" w:sz="4" w:space="0" w:color="auto"/>
              <w:bottom w:val="single" w:sz="4" w:space="0" w:color="auto"/>
              <w:right w:val="single" w:sz="4" w:space="0" w:color="auto"/>
            </w:tcBorders>
            <w:vAlign w:val="center"/>
          </w:tcPr>
          <w:p w14:paraId="0F75539C" w14:textId="77777777" w:rsidR="002A5A16" w:rsidRPr="00C24189" w:rsidRDefault="002A5A16" w:rsidP="002A5A16">
            <w:pPr>
              <w:tabs>
                <w:tab w:val="left" w:pos="5760"/>
                <w:tab w:val="left" w:pos="7212"/>
              </w:tabs>
              <w:jc w:val="center"/>
              <w:rPr>
                <w:rFonts w:ascii="Calibri" w:hAnsi="Calibri"/>
                <w:sz w:val="18"/>
                <w:szCs w:val="18"/>
              </w:rPr>
            </w:pPr>
          </w:p>
        </w:tc>
        <w:tc>
          <w:tcPr>
            <w:tcW w:w="1199" w:type="dxa"/>
            <w:tcBorders>
              <w:left w:val="single" w:sz="4" w:space="0" w:color="auto"/>
            </w:tcBorders>
            <w:vAlign w:val="center"/>
          </w:tcPr>
          <w:p w14:paraId="23153D9F" w14:textId="77777777" w:rsidR="002A5A16" w:rsidRPr="00C24189" w:rsidRDefault="002A5A16" w:rsidP="002A5A16">
            <w:pPr>
              <w:tabs>
                <w:tab w:val="left" w:pos="5760"/>
                <w:tab w:val="left" w:pos="7212"/>
              </w:tabs>
              <w:jc w:val="center"/>
              <w:rPr>
                <w:rFonts w:ascii="Calibri" w:hAnsi="Calibri"/>
                <w:sz w:val="18"/>
                <w:szCs w:val="18"/>
              </w:rPr>
            </w:pPr>
          </w:p>
        </w:tc>
        <w:tc>
          <w:tcPr>
            <w:tcW w:w="959" w:type="dxa"/>
            <w:vAlign w:val="center"/>
          </w:tcPr>
          <w:p w14:paraId="00E9CE37" w14:textId="77777777" w:rsidR="002A5A16" w:rsidRPr="00C24189" w:rsidRDefault="002A5A16" w:rsidP="002A5A16">
            <w:pPr>
              <w:tabs>
                <w:tab w:val="left" w:pos="5760"/>
                <w:tab w:val="left" w:pos="7212"/>
              </w:tabs>
              <w:jc w:val="center"/>
              <w:rPr>
                <w:rFonts w:ascii="Calibri" w:hAnsi="Calibri"/>
                <w:sz w:val="18"/>
                <w:szCs w:val="18"/>
              </w:rPr>
            </w:pPr>
          </w:p>
        </w:tc>
        <w:tc>
          <w:tcPr>
            <w:tcW w:w="959" w:type="dxa"/>
          </w:tcPr>
          <w:p w14:paraId="2498B21B"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1319" w:type="dxa"/>
            <w:vAlign w:val="center"/>
          </w:tcPr>
          <w:p w14:paraId="10F56A0A"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959" w:type="dxa"/>
            <w:vAlign w:val="center"/>
          </w:tcPr>
          <w:p w14:paraId="31F1B167" w14:textId="77777777" w:rsidR="002A5A16" w:rsidRPr="00C24189" w:rsidRDefault="002A5A16" w:rsidP="002A5A16">
            <w:pPr>
              <w:tabs>
                <w:tab w:val="left" w:pos="3420"/>
                <w:tab w:val="left" w:pos="7212"/>
              </w:tabs>
              <w:jc w:val="center"/>
              <w:rPr>
                <w:rFonts w:ascii="Calibri" w:hAnsi="Calibri"/>
                <w:sz w:val="18"/>
                <w:szCs w:val="18"/>
              </w:rPr>
            </w:pPr>
          </w:p>
        </w:tc>
        <w:tc>
          <w:tcPr>
            <w:tcW w:w="839" w:type="dxa"/>
            <w:vAlign w:val="center"/>
          </w:tcPr>
          <w:p w14:paraId="202F7B3F" w14:textId="77777777" w:rsidR="002A5A16" w:rsidRPr="00C24189" w:rsidRDefault="002A5A16" w:rsidP="002A5A16">
            <w:pPr>
              <w:tabs>
                <w:tab w:val="left" w:pos="3420"/>
                <w:tab w:val="left" w:pos="7212"/>
              </w:tabs>
              <w:jc w:val="center"/>
              <w:rPr>
                <w:rFonts w:ascii="Calibri" w:hAnsi="Calibri"/>
                <w:sz w:val="18"/>
                <w:szCs w:val="18"/>
              </w:rPr>
            </w:pPr>
          </w:p>
        </w:tc>
        <w:tc>
          <w:tcPr>
            <w:tcW w:w="960" w:type="dxa"/>
            <w:vAlign w:val="center"/>
          </w:tcPr>
          <w:p w14:paraId="5897F245" w14:textId="77777777" w:rsidR="002A5A16" w:rsidRPr="00C24189" w:rsidRDefault="002A5A16" w:rsidP="002A5A16">
            <w:pPr>
              <w:tabs>
                <w:tab w:val="left" w:pos="3420"/>
                <w:tab w:val="left" w:pos="7212"/>
              </w:tabs>
              <w:jc w:val="center"/>
              <w:rPr>
                <w:rFonts w:ascii="Calibri" w:hAnsi="Calibri"/>
                <w:sz w:val="18"/>
                <w:szCs w:val="18"/>
              </w:rPr>
            </w:pPr>
          </w:p>
        </w:tc>
        <w:tc>
          <w:tcPr>
            <w:tcW w:w="959" w:type="dxa"/>
            <w:vAlign w:val="center"/>
          </w:tcPr>
          <w:p w14:paraId="5836231C" w14:textId="77777777" w:rsidR="002A5A16" w:rsidRPr="00C24189" w:rsidRDefault="002A5A16" w:rsidP="002A5A16">
            <w:pPr>
              <w:tabs>
                <w:tab w:val="left" w:pos="3420"/>
                <w:tab w:val="left" w:pos="7212"/>
              </w:tabs>
              <w:jc w:val="center"/>
              <w:rPr>
                <w:rFonts w:ascii="Calibri" w:hAnsi="Calibri"/>
                <w:sz w:val="18"/>
                <w:szCs w:val="18"/>
              </w:rPr>
            </w:pPr>
          </w:p>
        </w:tc>
        <w:tc>
          <w:tcPr>
            <w:tcW w:w="989" w:type="dxa"/>
            <w:vAlign w:val="center"/>
          </w:tcPr>
          <w:p w14:paraId="2FEDC9D5" w14:textId="77777777" w:rsidR="002A5A16" w:rsidRPr="00C24189" w:rsidRDefault="002A5A16" w:rsidP="002A5A16">
            <w:pPr>
              <w:jc w:val="center"/>
              <w:rPr>
                <w:rFonts w:ascii="Calibri" w:hAnsi="Calibri"/>
                <w:sz w:val="18"/>
                <w:szCs w:val="18"/>
              </w:rPr>
            </w:pPr>
          </w:p>
        </w:tc>
        <w:tc>
          <w:tcPr>
            <w:tcW w:w="899" w:type="dxa"/>
            <w:vAlign w:val="center"/>
          </w:tcPr>
          <w:p w14:paraId="5064AFFE" w14:textId="77777777" w:rsidR="002A5A16" w:rsidRPr="00C24189" w:rsidRDefault="002A5A16" w:rsidP="002A5A16">
            <w:pPr>
              <w:jc w:val="center"/>
              <w:rPr>
                <w:rFonts w:ascii="Calibri" w:hAnsi="Calibri"/>
                <w:sz w:val="18"/>
                <w:szCs w:val="18"/>
              </w:rPr>
            </w:pPr>
          </w:p>
        </w:tc>
        <w:tc>
          <w:tcPr>
            <w:tcW w:w="989" w:type="dxa"/>
            <w:vAlign w:val="center"/>
          </w:tcPr>
          <w:p w14:paraId="41C08548" w14:textId="77777777" w:rsidR="002A5A16" w:rsidRPr="00C24189" w:rsidRDefault="002A5A16" w:rsidP="002A5A16">
            <w:pPr>
              <w:jc w:val="center"/>
              <w:rPr>
                <w:rFonts w:ascii="Calibri" w:hAnsi="Calibri"/>
                <w:sz w:val="20"/>
                <w:szCs w:val="20"/>
              </w:rPr>
            </w:pPr>
          </w:p>
        </w:tc>
        <w:tc>
          <w:tcPr>
            <w:tcW w:w="1259" w:type="dxa"/>
            <w:vAlign w:val="center"/>
          </w:tcPr>
          <w:p w14:paraId="11C5E51D" w14:textId="77777777" w:rsidR="002A5A16" w:rsidRPr="00C24189" w:rsidRDefault="002A5A16" w:rsidP="002A5A16">
            <w:pPr>
              <w:jc w:val="center"/>
              <w:rPr>
                <w:rFonts w:ascii="Calibri" w:hAnsi="Calibri"/>
                <w:sz w:val="20"/>
                <w:szCs w:val="20"/>
              </w:rPr>
            </w:pPr>
          </w:p>
        </w:tc>
        <w:tc>
          <w:tcPr>
            <w:tcW w:w="1720" w:type="dxa"/>
            <w:tcBorders>
              <w:right w:val="single" w:sz="4" w:space="0" w:color="auto"/>
            </w:tcBorders>
            <w:vAlign w:val="center"/>
          </w:tcPr>
          <w:p w14:paraId="6FF347B9" w14:textId="77777777" w:rsidR="002A5A16" w:rsidRPr="00C24189" w:rsidRDefault="002A5A16" w:rsidP="002A5A16">
            <w:pPr>
              <w:jc w:val="center"/>
              <w:rPr>
                <w:rFonts w:ascii="Calibri" w:hAnsi="Calibri"/>
                <w:sz w:val="20"/>
                <w:szCs w:val="20"/>
              </w:rPr>
            </w:pPr>
          </w:p>
        </w:tc>
      </w:tr>
      <w:tr w:rsidR="002A5A16" w:rsidRPr="00C24189" w14:paraId="58B1FAA8" w14:textId="77777777" w:rsidTr="002A5A16">
        <w:trPr>
          <w:cantSplit/>
          <w:trHeight w:val="288"/>
        </w:trPr>
        <w:tc>
          <w:tcPr>
            <w:tcW w:w="589" w:type="dxa"/>
            <w:tcBorders>
              <w:left w:val="single" w:sz="4" w:space="0" w:color="auto"/>
              <w:bottom w:val="single" w:sz="4" w:space="0" w:color="auto"/>
              <w:right w:val="single" w:sz="4" w:space="0" w:color="auto"/>
            </w:tcBorders>
            <w:vAlign w:val="center"/>
          </w:tcPr>
          <w:p w14:paraId="7D6CD1AA" w14:textId="77777777" w:rsidR="002A5A16" w:rsidRPr="00C24189" w:rsidRDefault="002A5A16" w:rsidP="002A5A16">
            <w:pPr>
              <w:tabs>
                <w:tab w:val="left" w:pos="5760"/>
                <w:tab w:val="left" w:pos="7212"/>
              </w:tabs>
              <w:jc w:val="center"/>
              <w:rPr>
                <w:rFonts w:ascii="Calibri" w:hAnsi="Calibri"/>
                <w:sz w:val="18"/>
                <w:szCs w:val="18"/>
              </w:rPr>
            </w:pPr>
          </w:p>
        </w:tc>
        <w:tc>
          <w:tcPr>
            <w:tcW w:w="1199" w:type="dxa"/>
            <w:tcBorders>
              <w:left w:val="single" w:sz="4" w:space="0" w:color="auto"/>
            </w:tcBorders>
            <w:vAlign w:val="center"/>
          </w:tcPr>
          <w:p w14:paraId="52B47186" w14:textId="77777777" w:rsidR="002A5A16" w:rsidRPr="00C24189" w:rsidRDefault="002A5A16" w:rsidP="002A5A16">
            <w:pPr>
              <w:tabs>
                <w:tab w:val="left" w:pos="5760"/>
                <w:tab w:val="left" w:pos="7212"/>
              </w:tabs>
              <w:jc w:val="center"/>
              <w:rPr>
                <w:rFonts w:ascii="Calibri" w:hAnsi="Calibri"/>
                <w:sz w:val="18"/>
                <w:szCs w:val="18"/>
              </w:rPr>
            </w:pPr>
          </w:p>
        </w:tc>
        <w:tc>
          <w:tcPr>
            <w:tcW w:w="959" w:type="dxa"/>
            <w:vAlign w:val="center"/>
          </w:tcPr>
          <w:p w14:paraId="6F740ACD" w14:textId="77777777" w:rsidR="002A5A16" w:rsidRPr="00C24189" w:rsidRDefault="002A5A16" w:rsidP="002A5A16">
            <w:pPr>
              <w:tabs>
                <w:tab w:val="left" w:pos="5760"/>
                <w:tab w:val="left" w:pos="7212"/>
              </w:tabs>
              <w:jc w:val="center"/>
              <w:rPr>
                <w:rFonts w:ascii="Calibri" w:hAnsi="Calibri"/>
                <w:sz w:val="18"/>
                <w:szCs w:val="18"/>
              </w:rPr>
            </w:pPr>
          </w:p>
        </w:tc>
        <w:tc>
          <w:tcPr>
            <w:tcW w:w="959" w:type="dxa"/>
          </w:tcPr>
          <w:p w14:paraId="51CF549B"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1319" w:type="dxa"/>
            <w:vAlign w:val="center"/>
          </w:tcPr>
          <w:p w14:paraId="19ED9AFF"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959" w:type="dxa"/>
            <w:vAlign w:val="center"/>
          </w:tcPr>
          <w:p w14:paraId="4B5FF690" w14:textId="77777777" w:rsidR="002A5A16" w:rsidRPr="00C24189" w:rsidRDefault="002A5A16" w:rsidP="002A5A16">
            <w:pPr>
              <w:tabs>
                <w:tab w:val="left" w:pos="3420"/>
                <w:tab w:val="left" w:pos="7212"/>
              </w:tabs>
              <w:jc w:val="center"/>
              <w:rPr>
                <w:rFonts w:ascii="Calibri" w:hAnsi="Calibri"/>
                <w:sz w:val="18"/>
                <w:szCs w:val="18"/>
              </w:rPr>
            </w:pPr>
          </w:p>
        </w:tc>
        <w:tc>
          <w:tcPr>
            <w:tcW w:w="839" w:type="dxa"/>
            <w:vAlign w:val="center"/>
          </w:tcPr>
          <w:p w14:paraId="3B82C88E" w14:textId="77777777" w:rsidR="002A5A16" w:rsidRPr="00C24189" w:rsidRDefault="002A5A16" w:rsidP="002A5A16">
            <w:pPr>
              <w:tabs>
                <w:tab w:val="left" w:pos="3420"/>
                <w:tab w:val="left" w:pos="7212"/>
              </w:tabs>
              <w:jc w:val="center"/>
              <w:rPr>
                <w:rFonts w:ascii="Calibri" w:hAnsi="Calibri"/>
                <w:sz w:val="18"/>
                <w:szCs w:val="18"/>
              </w:rPr>
            </w:pPr>
          </w:p>
        </w:tc>
        <w:tc>
          <w:tcPr>
            <w:tcW w:w="960" w:type="dxa"/>
            <w:vAlign w:val="center"/>
          </w:tcPr>
          <w:p w14:paraId="2354CC0D" w14:textId="77777777" w:rsidR="002A5A16" w:rsidRPr="00C24189" w:rsidRDefault="002A5A16" w:rsidP="002A5A16">
            <w:pPr>
              <w:tabs>
                <w:tab w:val="left" w:pos="3420"/>
                <w:tab w:val="left" w:pos="7212"/>
              </w:tabs>
              <w:jc w:val="center"/>
              <w:rPr>
                <w:rFonts w:ascii="Calibri" w:hAnsi="Calibri"/>
                <w:sz w:val="18"/>
                <w:szCs w:val="18"/>
              </w:rPr>
            </w:pPr>
          </w:p>
        </w:tc>
        <w:tc>
          <w:tcPr>
            <w:tcW w:w="959" w:type="dxa"/>
            <w:vAlign w:val="center"/>
          </w:tcPr>
          <w:p w14:paraId="0724C7BF" w14:textId="77777777" w:rsidR="002A5A16" w:rsidRPr="00C24189" w:rsidRDefault="002A5A16" w:rsidP="002A5A16">
            <w:pPr>
              <w:tabs>
                <w:tab w:val="left" w:pos="3420"/>
                <w:tab w:val="left" w:pos="7212"/>
              </w:tabs>
              <w:jc w:val="center"/>
              <w:rPr>
                <w:rFonts w:ascii="Calibri" w:hAnsi="Calibri"/>
                <w:sz w:val="18"/>
                <w:szCs w:val="18"/>
              </w:rPr>
            </w:pPr>
          </w:p>
        </w:tc>
        <w:tc>
          <w:tcPr>
            <w:tcW w:w="989" w:type="dxa"/>
            <w:vAlign w:val="center"/>
          </w:tcPr>
          <w:p w14:paraId="290FA6A1" w14:textId="77777777" w:rsidR="002A5A16" w:rsidRPr="00C24189" w:rsidRDefault="002A5A16" w:rsidP="002A5A16">
            <w:pPr>
              <w:jc w:val="center"/>
              <w:rPr>
                <w:rFonts w:ascii="Calibri" w:hAnsi="Calibri"/>
                <w:sz w:val="18"/>
                <w:szCs w:val="18"/>
              </w:rPr>
            </w:pPr>
          </w:p>
        </w:tc>
        <w:tc>
          <w:tcPr>
            <w:tcW w:w="899" w:type="dxa"/>
            <w:vAlign w:val="center"/>
          </w:tcPr>
          <w:p w14:paraId="587849D3" w14:textId="77777777" w:rsidR="002A5A16" w:rsidRPr="00C24189" w:rsidRDefault="002A5A16" w:rsidP="002A5A16">
            <w:pPr>
              <w:jc w:val="center"/>
              <w:rPr>
                <w:rFonts w:ascii="Calibri" w:hAnsi="Calibri"/>
                <w:sz w:val="18"/>
                <w:szCs w:val="18"/>
              </w:rPr>
            </w:pPr>
          </w:p>
        </w:tc>
        <w:tc>
          <w:tcPr>
            <w:tcW w:w="989" w:type="dxa"/>
            <w:vAlign w:val="center"/>
          </w:tcPr>
          <w:p w14:paraId="19B50D9B" w14:textId="77777777" w:rsidR="002A5A16" w:rsidRPr="00C24189" w:rsidRDefault="002A5A16" w:rsidP="002A5A16">
            <w:pPr>
              <w:jc w:val="center"/>
              <w:rPr>
                <w:rFonts w:ascii="Calibri" w:hAnsi="Calibri"/>
                <w:sz w:val="20"/>
                <w:szCs w:val="20"/>
              </w:rPr>
            </w:pPr>
          </w:p>
        </w:tc>
        <w:tc>
          <w:tcPr>
            <w:tcW w:w="1259" w:type="dxa"/>
            <w:vAlign w:val="center"/>
          </w:tcPr>
          <w:p w14:paraId="51D7A0A4" w14:textId="77777777" w:rsidR="002A5A16" w:rsidRPr="00C24189" w:rsidRDefault="002A5A16" w:rsidP="002A5A16">
            <w:pPr>
              <w:jc w:val="center"/>
              <w:rPr>
                <w:rFonts w:ascii="Calibri" w:hAnsi="Calibri"/>
                <w:sz w:val="20"/>
                <w:szCs w:val="20"/>
              </w:rPr>
            </w:pPr>
          </w:p>
        </w:tc>
        <w:tc>
          <w:tcPr>
            <w:tcW w:w="1720" w:type="dxa"/>
            <w:tcBorders>
              <w:right w:val="single" w:sz="4" w:space="0" w:color="auto"/>
            </w:tcBorders>
            <w:vAlign w:val="center"/>
          </w:tcPr>
          <w:p w14:paraId="583A894C" w14:textId="77777777" w:rsidR="002A5A16" w:rsidRPr="00C24189" w:rsidRDefault="002A5A16" w:rsidP="002A5A16">
            <w:pPr>
              <w:jc w:val="center"/>
              <w:rPr>
                <w:rFonts w:ascii="Calibri" w:hAnsi="Calibri"/>
                <w:sz w:val="20"/>
                <w:szCs w:val="20"/>
              </w:rPr>
            </w:pPr>
          </w:p>
        </w:tc>
      </w:tr>
      <w:tr w:rsidR="002A5A16" w:rsidRPr="00C24189" w14:paraId="6A1B1152" w14:textId="77777777" w:rsidTr="002A5A16">
        <w:trPr>
          <w:cantSplit/>
          <w:trHeight w:val="288"/>
        </w:trPr>
        <w:tc>
          <w:tcPr>
            <w:tcW w:w="589" w:type="dxa"/>
            <w:tcBorders>
              <w:left w:val="single" w:sz="4" w:space="0" w:color="auto"/>
              <w:bottom w:val="single" w:sz="4" w:space="0" w:color="auto"/>
              <w:right w:val="single" w:sz="4" w:space="0" w:color="auto"/>
            </w:tcBorders>
            <w:vAlign w:val="center"/>
          </w:tcPr>
          <w:p w14:paraId="3EE9D4E6" w14:textId="77777777" w:rsidR="002A5A16" w:rsidRPr="00C24189" w:rsidRDefault="002A5A16" w:rsidP="002A5A16">
            <w:pPr>
              <w:tabs>
                <w:tab w:val="left" w:pos="5760"/>
                <w:tab w:val="left" w:pos="7212"/>
              </w:tabs>
              <w:jc w:val="center"/>
              <w:rPr>
                <w:rFonts w:ascii="Calibri" w:hAnsi="Calibri"/>
                <w:sz w:val="18"/>
                <w:szCs w:val="18"/>
              </w:rPr>
            </w:pPr>
          </w:p>
        </w:tc>
        <w:tc>
          <w:tcPr>
            <w:tcW w:w="1199" w:type="dxa"/>
            <w:tcBorders>
              <w:left w:val="single" w:sz="4" w:space="0" w:color="auto"/>
            </w:tcBorders>
            <w:vAlign w:val="center"/>
          </w:tcPr>
          <w:p w14:paraId="2B995B8A" w14:textId="77777777" w:rsidR="002A5A16" w:rsidRPr="00C24189" w:rsidRDefault="002A5A16" w:rsidP="002A5A16">
            <w:pPr>
              <w:tabs>
                <w:tab w:val="left" w:pos="5760"/>
                <w:tab w:val="left" w:pos="7212"/>
              </w:tabs>
              <w:jc w:val="center"/>
              <w:rPr>
                <w:rFonts w:ascii="Calibri" w:hAnsi="Calibri"/>
                <w:sz w:val="18"/>
                <w:szCs w:val="18"/>
              </w:rPr>
            </w:pPr>
          </w:p>
        </w:tc>
        <w:tc>
          <w:tcPr>
            <w:tcW w:w="959" w:type="dxa"/>
            <w:vAlign w:val="center"/>
          </w:tcPr>
          <w:p w14:paraId="35598AC2" w14:textId="77777777" w:rsidR="002A5A16" w:rsidRPr="00C24189" w:rsidRDefault="002A5A16" w:rsidP="002A5A16">
            <w:pPr>
              <w:tabs>
                <w:tab w:val="left" w:pos="5760"/>
                <w:tab w:val="left" w:pos="7212"/>
              </w:tabs>
              <w:jc w:val="center"/>
              <w:rPr>
                <w:rFonts w:ascii="Calibri" w:hAnsi="Calibri"/>
                <w:sz w:val="18"/>
                <w:szCs w:val="18"/>
              </w:rPr>
            </w:pPr>
          </w:p>
        </w:tc>
        <w:tc>
          <w:tcPr>
            <w:tcW w:w="959" w:type="dxa"/>
          </w:tcPr>
          <w:p w14:paraId="472D1535"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1319" w:type="dxa"/>
            <w:vAlign w:val="center"/>
          </w:tcPr>
          <w:p w14:paraId="27937F34"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959" w:type="dxa"/>
            <w:vAlign w:val="center"/>
          </w:tcPr>
          <w:p w14:paraId="6083A569" w14:textId="77777777" w:rsidR="002A5A16" w:rsidRPr="00C24189" w:rsidRDefault="002A5A16" w:rsidP="002A5A16">
            <w:pPr>
              <w:tabs>
                <w:tab w:val="left" w:pos="3420"/>
                <w:tab w:val="left" w:pos="7212"/>
              </w:tabs>
              <w:jc w:val="center"/>
              <w:rPr>
                <w:rFonts w:ascii="Calibri" w:hAnsi="Calibri"/>
                <w:sz w:val="18"/>
                <w:szCs w:val="18"/>
              </w:rPr>
            </w:pPr>
          </w:p>
        </w:tc>
        <w:tc>
          <w:tcPr>
            <w:tcW w:w="839" w:type="dxa"/>
            <w:vAlign w:val="center"/>
          </w:tcPr>
          <w:p w14:paraId="356D9DD6" w14:textId="77777777" w:rsidR="002A5A16" w:rsidRPr="00C24189" w:rsidRDefault="002A5A16" w:rsidP="002A5A16">
            <w:pPr>
              <w:tabs>
                <w:tab w:val="left" w:pos="3420"/>
                <w:tab w:val="left" w:pos="7212"/>
              </w:tabs>
              <w:jc w:val="center"/>
              <w:rPr>
                <w:rFonts w:ascii="Calibri" w:hAnsi="Calibri"/>
                <w:sz w:val="18"/>
                <w:szCs w:val="18"/>
              </w:rPr>
            </w:pPr>
          </w:p>
        </w:tc>
        <w:tc>
          <w:tcPr>
            <w:tcW w:w="960" w:type="dxa"/>
            <w:vAlign w:val="center"/>
          </w:tcPr>
          <w:p w14:paraId="494CFBC6" w14:textId="77777777" w:rsidR="002A5A16" w:rsidRPr="00C24189" w:rsidRDefault="002A5A16" w:rsidP="002A5A16">
            <w:pPr>
              <w:tabs>
                <w:tab w:val="left" w:pos="3420"/>
                <w:tab w:val="left" w:pos="7212"/>
              </w:tabs>
              <w:jc w:val="center"/>
              <w:rPr>
                <w:rFonts w:ascii="Calibri" w:hAnsi="Calibri"/>
                <w:sz w:val="18"/>
                <w:szCs w:val="18"/>
              </w:rPr>
            </w:pPr>
          </w:p>
        </w:tc>
        <w:tc>
          <w:tcPr>
            <w:tcW w:w="959" w:type="dxa"/>
            <w:vAlign w:val="center"/>
          </w:tcPr>
          <w:p w14:paraId="2963BD63" w14:textId="77777777" w:rsidR="002A5A16" w:rsidRPr="00C24189" w:rsidRDefault="002A5A16" w:rsidP="002A5A16">
            <w:pPr>
              <w:tabs>
                <w:tab w:val="left" w:pos="3420"/>
                <w:tab w:val="left" w:pos="7212"/>
              </w:tabs>
              <w:jc w:val="center"/>
              <w:rPr>
                <w:rFonts w:ascii="Calibri" w:hAnsi="Calibri"/>
                <w:sz w:val="18"/>
                <w:szCs w:val="18"/>
              </w:rPr>
            </w:pPr>
          </w:p>
        </w:tc>
        <w:tc>
          <w:tcPr>
            <w:tcW w:w="989" w:type="dxa"/>
            <w:vAlign w:val="center"/>
          </w:tcPr>
          <w:p w14:paraId="72654C5D" w14:textId="77777777" w:rsidR="002A5A16" w:rsidRPr="00C24189" w:rsidRDefault="002A5A16" w:rsidP="002A5A16">
            <w:pPr>
              <w:jc w:val="center"/>
              <w:rPr>
                <w:rFonts w:ascii="Calibri" w:hAnsi="Calibri"/>
                <w:sz w:val="18"/>
                <w:szCs w:val="18"/>
              </w:rPr>
            </w:pPr>
          </w:p>
        </w:tc>
        <w:tc>
          <w:tcPr>
            <w:tcW w:w="899" w:type="dxa"/>
            <w:vAlign w:val="center"/>
          </w:tcPr>
          <w:p w14:paraId="332F7DFA" w14:textId="77777777" w:rsidR="002A5A16" w:rsidRPr="00C24189" w:rsidRDefault="002A5A16" w:rsidP="002A5A16">
            <w:pPr>
              <w:jc w:val="center"/>
              <w:rPr>
                <w:rFonts w:ascii="Calibri" w:hAnsi="Calibri"/>
                <w:sz w:val="18"/>
                <w:szCs w:val="18"/>
              </w:rPr>
            </w:pPr>
          </w:p>
        </w:tc>
        <w:tc>
          <w:tcPr>
            <w:tcW w:w="989" w:type="dxa"/>
            <w:vAlign w:val="center"/>
          </w:tcPr>
          <w:p w14:paraId="4000B2C4" w14:textId="77777777" w:rsidR="002A5A16" w:rsidRPr="00C24189" w:rsidRDefault="002A5A16" w:rsidP="002A5A16">
            <w:pPr>
              <w:jc w:val="center"/>
              <w:rPr>
                <w:rFonts w:ascii="Calibri" w:hAnsi="Calibri"/>
                <w:sz w:val="20"/>
                <w:szCs w:val="20"/>
              </w:rPr>
            </w:pPr>
          </w:p>
        </w:tc>
        <w:tc>
          <w:tcPr>
            <w:tcW w:w="1259" w:type="dxa"/>
            <w:vAlign w:val="center"/>
          </w:tcPr>
          <w:p w14:paraId="75D6E5F6" w14:textId="77777777" w:rsidR="002A5A16" w:rsidRPr="00C24189" w:rsidRDefault="002A5A16" w:rsidP="002A5A16">
            <w:pPr>
              <w:jc w:val="center"/>
              <w:rPr>
                <w:rFonts w:ascii="Calibri" w:hAnsi="Calibri"/>
                <w:sz w:val="20"/>
                <w:szCs w:val="20"/>
              </w:rPr>
            </w:pPr>
          </w:p>
        </w:tc>
        <w:tc>
          <w:tcPr>
            <w:tcW w:w="1720" w:type="dxa"/>
            <w:tcBorders>
              <w:right w:val="single" w:sz="4" w:space="0" w:color="auto"/>
            </w:tcBorders>
            <w:vAlign w:val="center"/>
          </w:tcPr>
          <w:p w14:paraId="504109A0" w14:textId="77777777" w:rsidR="002A5A16" w:rsidRPr="00C24189" w:rsidRDefault="002A5A16" w:rsidP="002A5A16">
            <w:pPr>
              <w:jc w:val="center"/>
              <w:rPr>
                <w:rFonts w:ascii="Calibri" w:hAnsi="Calibri"/>
                <w:sz w:val="20"/>
                <w:szCs w:val="20"/>
              </w:rPr>
            </w:pPr>
          </w:p>
        </w:tc>
      </w:tr>
      <w:tr w:rsidR="002A5A16" w:rsidRPr="00C24189" w14:paraId="00DF6893" w14:textId="77777777" w:rsidTr="002A5A16">
        <w:trPr>
          <w:cantSplit/>
          <w:trHeight w:val="288"/>
        </w:trPr>
        <w:tc>
          <w:tcPr>
            <w:tcW w:w="589" w:type="dxa"/>
            <w:tcBorders>
              <w:left w:val="single" w:sz="4" w:space="0" w:color="auto"/>
              <w:bottom w:val="single" w:sz="4" w:space="0" w:color="auto"/>
              <w:right w:val="single" w:sz="4" w:space="0" w:color="auto"/>
            </w:tcBorders>
            <w:vAlign w:val="center"/>
          </w:tcPr>
          <w:p w14:paraId="2B745A98" w14:textId="77777777" w:rsidR="002A5A16" w:rsidRPr="00C24189" w:rsidRDefault="002A5A16" w:rsidP="002A5A16">
            <w:pPr>
              <w:tabs>
                <w:tab w:val="left" w:pos="5760"/>
                <w:tab w:val="left" w:pos="7212"/>
              </w:tabs>
              <w:jc w:val="center"/>
              <w:rPr>
                <w:rFonts w:ascii="Calibri" w:hAnsi="Calibri"/>
                <w:sz w:val="18"/>
                <w:szCs w:val="18"/>
              </w:rPr>
            </w:pPr>
          </w:p>
        </w:tc>
        <w:tc>
          <w:tcPr>
            <w:tcW w:w="1199" w:type="dxa"/>
            <w:tcBorders>
              <w:left w:val="single" w:sz="4" w:space="0" w:color="auto"/>
            </w:tcBorders>
            <w:vAlign w:val="center"/>
          </w:tcPr>
          <w:p w14:paraId="29C450F6" w14:textId="77777777" w:rsidR="002A5A16" w:rsidRPr="00C24189" w:rsidRDefault="002A5A16" w:rsidP="002A5A16">
            <w:pPr>
              <w:tabs>
                <w:tab w:val="left" w:pos="5760"/>
                <w:tab w:val="left" w:pos="7212"/>
              </w:tabs>
              <w:jc w:val="center"/>
              <w:rPr>
                <w:rFonts w:ascii="Calibri" w:hAnsi="Calibri"/>
                <w:sz w:val="18"/>
                <w:szCs w:val="18"/>
              </w:rPr>
            </w:pPr>
          </w:p>
        </w:tc>
        <w:tc>
          <w:tcPr>
            <w:tcW w:w="959" w:type="dxa"/>
            <w:vAlign w:val="center"/>
          </w:tcPr>
          <w:p w14:paraId="6B62BBBD" w14:textId="77777777" w:rsidR="002A5A16" w:rsidRPr="00C24189" w:rsidRDefault="002A5A16" w:rsidP="002A5A16">
            <w:pPr>
              <w:tabs>
                <w:tab w:val="left" w:pos="5760"/>
                <w:tab w:val="left" w:pos="7212"/>
              </w:tabs>
              <w:jc w:val="center"/>
              <w:rPr>
                <w:rFonts w:ascii="Calibri" w:hAnsi="Calibri"/>
                <w:sz w:val="18"/>
                <w:szCs w:val="18"/>
              </w:rPr>
            </w:pPr>
          </w:p>
        </w:tc>
        <w:tc>
          <w:tcPr>
            <w:tcW w:w="959" w:type="dxa"/>
          </w:tcPr>
          <w:p w14:paraId="45C941B6"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1319" w:type="dxa"/>
            <w:vAlign w:val="center"/>
          </w:tcPr>
          <w:p w14:paraId="54EACD4A" w14:textId="77777777" w:rsidR="002A5A16" w:rsidRPr="00C24189" w:rsidRDefault="002A5A16" w:rsidP="002A5A16">
            <w:pPr>
              <w:tabs>
                <w:tab w:val="left" w:pos="2160"/>
                <w:tab w:val="left" w:pos="2700"/>
                <w:tab w:val="left" w:pos="3420"/>
                <w:tab w:val="left" w:pos="3780"/>
                <w:tab w:val="left" w:pos="5760"/>
                <w:tab w:val="left" w:pos="7212"/>
              </w:tabs>
              <w:jc w:val="center"/>
              <w:rPr>
                <w:rFonts w:ascii="Calibri" w:hAnsi="Calibri"/>
                <w:sz w:val="18"/>
                <w:szCs w:val="18"/>
              </w:rPr>
            </w:pPr>
          </w:p>
        </w:tc>
        <w:tc>
          <w:tcPr>
            <w:tcW w:w="959" w:type="dxa"/>
            <w:vAlign w:val="center"/>
          </w:tcPr>
          <w:p w14:paraId="4ED2787B" w14:textId="77777777" w:rsidR="002A5A16" w:rsidRPr="00C24189" w:rsidRDefault="002A5A16" w:rsidP="002A5A16">
            <w:pPr>
              <w:tabs>
                <w:tab w:val="left" w:pos="3420"/>
                <w:tab w:val="left" w:pos="7212"/>
              </w:tabs>
              <w:jc w:val="center"/>
              <w:rPr>
                <w:rFonts w:ascii="Calibri" w:hAnsi="Calibri"/>
                <w:sz w:val="18"/>
                <w:szCs w:val="18"/>
              </w:rPr>
            </w:pPr>
          </w:p>
        </w:tc>
        <w:tc>
          <w:tcPr>
            <w:tcW w:w="839" w:type="dxa"/>
            <w:vAlign w:val="center"/>
          </w:tcPr>
          <w:p w14:paraId="7B64F666" w14:textId="77777777" w:rsidR="002A5A16" w:rsidRPr="00C24189" w:rsidRDefault="002A5A16" w:rsidP="002A5A16">
            <w:pPr>
              <w:tabs>
                <w:tab w:val="left" w:pos="3420"/>
                <w:tab w:val="left" w:pos="7212"/>
              </w:tabs>
              <w:jc w:val="center"/>
              <w:rPr>
                <w:rFonts w:ascii="Calibri" w:hAnsi="Calibri"/>
                <w:sz w:val="18"/>
                <w:szCs w:val="18"/>
              </w:rPr>
            </w:pPr>
          </w:p>
        </w:tc>
        <w:tc>
          <w:tcPr>
            <w:tcW w:w="960" w:type="dxa"/>
            <w:vAlign w:val="center"/>
          </w:tcPr>
          <w:p w14:paraId="6B4DA096" w14:textId="77777777" w:rsidR="002A5A16" w:rsidRPr="00C24189" w:rsidRDefault="002A5A16" w:rsidP="002A5A16">
            <w:pPr>
              <w:tabs>
                <w:tab w:val="left" w:pos="3420"/>
                <w:tab w:val="left" w:pos="7212"/>
              </w:tabs>
              <w:jc w:val="center"/>
              <w:rPr>
                <w:rFonts w:ascii="Calibri" w:hAnsi="Calibri"/>
                <w:sz w:val="18"/>
                <w:szCs w:val="18"/>
              </w:rPr>
            </w:pPr>
          </w:p>
        </w:tc>
        <w:tc>
          <w:tcPr>
            <w:tcW w:w="959" w:type="dxa"/>
            <w:vAlign w:val="center"/>
          </w:tcPr>
          <w:p w14:paraId="1C168C29" w14:textId="77777777" w:rsidR="002A5A16" w:rsidRPr="00C24189" w:rsidRDefault="002A5A16" w:rsidP="002A5A16">
            <w:pPr>
              <w:tabs>
                <w:tab w:val="left" w:pos="3420"/>
                <w:tab w:val="left" w:pos="7212"/>
              </w:tabs>
              <w:jc w:val="center"/>
              <w:rPr>
                <w:rFonts w:ascii="Calibri" w:hAnsi="Calibri"/>
                <w:sz w:val="18"/>
                <w:szCs w:val="18"/>
              </w:rPr>
            </w:pPr>
          </w:p>
        </w:tc>
        <w:tc>
          <w:tcPr>
            <w:tcW w:w="989" w:type="dxa"/>
            <w:vAlign w:val="center"/>
          </w:tcPr>
          <w:p w14:paraId="280BC980" w14:textId="77777777" w:rsidR="002A5A16" w:rsidRPr="00C24189" w:rsidRDefault="002A5A16" w:rsidP="002A5A16">
            <w:pPr>
              <w:jc w:val="center"/>
              <w:rPr>
                <w:rFonts w:ascii="Calibri" w:hAnsi="Calibri"/>
                <w:sz w:val="18"/>
                <w:szCs w:val="18"/>
              </w:rPr>
            </w:pPr>
          </w:p>
        </w:tc>
        <w:tc>
          <w:tcPr>
            <w:tcW w:w="899" w:type="dxa"/>
            <w:vAlign w:val="center"/>
          </w:tcPr>
          <w:p w14:paraId="673E0DB6" w14:textId="77777777" w:rsidR="002A5A16" w:rsidRPr="00C24189" w:rsidRDefault="002A5A16" w:rsidP="002A5A16">
            <w:pPr>
              <w:jc w:val="center"/>
              <w:rPr>
                <w:rFonts w:ascii="Calibri" w:hAnsi="Calibri"/>
                <w:sz w:val="18"/>
                <w:szCs w:val="18"/>
              </w:rPr>
            </w:pPr>
          </w:p>
        </w:tc>
        <w:tc>
          <w:tcPr>
            <w:tcW w:w="989" w:type="dxa"/>
            <w:vAlign w:val="center"/>
          </w:tcPr>
          <w:p w14:paraId="52A0F3A1" w14:textId="77777777" w:rsidR="002A5A16" w:rsidRPr="00C24189" w:rsidRDefault="002A5A16" w:rsidP="002A5A16">
            <w:pPr>
              <w:jc w:val="center"/>
              <w:rPr>
                <w:rFonts w:ascii="Calibri" w:hAnsi="Calibri"/>
                <w:sz w:val="20"/>
                <w:szCs w:val="20"/>
              </w:rPr>
            </w:pPr>
          </w:p>
        </w:tc>
        <w:tc>
          <w:tcPr>
            <w:tcW w:w="1259" w:type="dxa"/>
            <w:vAlign w:val="center"/>
          </w:tcPr>
          <w:p w14:paraId="03AF52A4" w14:textId="77777777" w:rsidR="002A5A16" w:rsidRPr="00C24189" w:rsidRDefault="002A5A16" w:rsidP="002A5A16">
            <w:pPr>
              <w:jc w:val="center"/>
              <w:rPr>
                <w:rFonts w:ascii="Calibri" w:hAnsi="Calibri"/>
                <w:sz w:val="20"/>
                <w:szCs w:val="20"/>
              </w:rPr>
            </w:pPr>
          </w:p>
        </w:tc>
        <w:tc>
          <w:tcPr>
            <w:tcW w:w="1720" w:type="dxa"/>
            <w:tcBorders>
              <w:right w:val="single" w:sz="4" w:space="0" w:color="auto"/>
            </w:tcBorders>
            <w:vAlign w:val="center"/>
          </w:tcPr>
          <w:p w14:paraId="7802074F" w14:textId="77777777" w:rsidR="002A5A16" w:rsidRPr="00C24189" w:rsidRDefault="002A5A16" w:rsidP="002A5A16">
            <w:pPr>
              <w:jc w:val="center"/>
              <w:rPr>
                <w:rFonts w:ascii="Calibri" w:hAnsi="Calibri"/>
                <w:sz w:val="20"/>
                <w:szCs w:val="20"/>
              </w:rPr>
            </w:pPr>
          </w:p>
        </w:tc>
      </w:tr>
      <w:tr w:rsidR="000E05E8" w:rsidRPr="00C24189" w14:paraId="49F7D68B" w14:textId="77777777" w:rsidTr="009964A9">
        <w:trPr>
          <w:cantSplit/>
          <w:trHeight w:val="288"/>
        </w:trPr>
        <w:tc>
          <w:tcPr>
            <w:tcW w:w="589" w:type="dxa"/>
            <w:tcBorders>
              <w:left w:val="single" w:sz="4" w:space="0" w:color="auto"/>
            </w:tcBorders>
            <w:vAlign w:val="center"/>
          </w:tcPr>
          <w:p w14:paraId="6A35A40E" w14:textId="77777777"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15</w:t>
            </w:r>
          </w:p>
        </w:tc>
        <w:tc>
          <w:tcPr>
            <w:tcW w:w="6234" w:type="dxa"/>
            <w:gridSpan w:val="6"/>
            <w:tcBorders>
              <w:right w:val="single" w:sz="4" w:space="0" w:color="auto"/>
            </w:tcBorders>
            <w:vAlign w:val="center"/>
          </w:tcPr>
          <w:p w14:paraId="26E3AA85" w14:textId="77777777" w:rsidR="000E05E8" w:rsidRPr="00C24189" w:rsidRDefault="000E05E8" w:rsidP="002A5A16">
            <w:pPr>
              <w:tabs>
                <w:tab w:val="left" w:pos="2160"/>
                <w:tab w:val="left" w:pos="2700"/>
                <w:tab w:val="left" w:pos="5760"/>
                <w:tab w:val="left" w:pos="7212"/>
              </w:tabs>
              <w:jc w:val="right"/>
              <w:rPr>
                <w:rFonts w:ascii="Calibri" w:hAnsi="Calibri"/>
                <w:sz w:val="18"/>
                <w:szCs w:val="18"/>
              </w:rPr>
            </w:pPr>
            <w:r w:rsidRPr="00C24189">
              <w:rPr>
                <w:rFonts w:ascii="Calibri" w:hAnsi="Calibri"/>
                <w:sz w:val="18"/>
                <w:szCs w:val="18"/>
              </w:rPr>
              <w:t>Net Added West-facing Fenestration Area</w:t>
            </w:r>
          </w:p>
        </w:tc>
        <w:tc>
          <w:tcPr>
            <w:tcW w:w="960" w:type="dxa"/>
            <w:tcBorders>
              <w:top w:val="single" w:sz="4" w:space="0" w:color="auto"/>
              <w:left w:val="single" w:sz="4" w:space="0" w:color="auto"/>
              <w:bottom w:val="single" w:sz="4" w:space="0" w:color="auto"/>
              <w:right w:val="single" w:sz="4" w:space="0" w:color="auto"/>
            </w:tcBorders>
            <w:vAlign w:val="center"/>
          </w:tcPr>
          <w:p w14:paraId="07116658" w14:textId="77777777" w:rsidR="000E05E8" w:rsidRPr="00C24189" w:rsidRDefault="000E05E8" w:rsidP="002A5A16">
            <w:pPr>
              <w:tabs>
                <w:tab w:val="left" w:pos="2160"/>
                <w:tab w:val="left" w:pos="2700"/>
                <w:tab w:val="left" w:pos="5760"/>
                <w:tab w:val="left" w:pos="7212"/>
              </w:tabs>
              <w:jc w:val="center"/>
              <w:rPr>
                <w:rFonts w:ascii="Calibri" w:hAnsi="Calibri"/>
                <w:sz w:val="18"/>
                <w:szCs w:val="18"/>
              </w:rPr>
            </w:pPr>
          </w:p>
        </w:tc>
        <w:tc>
          <w:tcPr>
            <w:tcW w:w="6815" w:type="dxa"/>
            <w:gridSpan w:val="6"/>
            <w:vMerge w:val="restart"/>
            <w:tcBorders>
              <w:left w:val="single" w:sz="4" w:space="0" w:color="auto"/>
              <w:right w:val="single" w:sz="4" w:space="0" w:color="auto"/>
            </w:tcBorders>
            <w:vAlign w:val="center"/>
          </w:tcPr>
          <w:p w14:paraId="418FF005" w14:textId="77777777" w:rsidR="000E05E8" w:rsidRPr="00C24189" w:rsidRDefault="000E05E8" w:rsidP="002A5A16">
            <w:pPr>
              <w:jc w:val="center"/>
              <w:rPr>
                <w:rFonts w:ascii="Calibri" w:hAnsi="Calibri"/>
                <w:sz w:val="18"/>
                <w:szCs w:val="18"/>
              </w:rPr>
            </w:pPr>
          </w:p>
        </w:tc>
      </w:tr>
      <w:tr w:rsidR="000E05E8" w:rsidRPr="00C24189" w14:paraId="2CBDF972" w14:textId="77777777" w:rsidTr="009964A9">
        <w:trPr>
          <w:cantSplit/>
          <w:trHeight w:val="288"/>
        </w:trPr>
        <w:tc>
          <w:tcPr>
            <w:tcW w:w="589" w:type="dxa"/>
            <w:tcBorders>
              <w:left w:val="single" w:sz="4" w:space="0" w:color="auto"/>
            </w:tcBorders>
            <w:vAlign w:val="center"/>
          </w:tcPr>
          <w:p w14:paraId="43EE6D76" w14:textId="77777777"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16</w:t>
            </w:r>
          </w:p>
        </w:tc>
        <w:tc>
          <w:tcPr>
            <w:tcW w:w="6234" w:type="dxa"/>
            <w:gridSpan w:val="6"/>
            <w:tcBorders>
              <w:right w:val="single" w:sz="4" w:space="0" w:color="auto"/>
            </w:tcBorders>
            <w:vAlign w:val="center"/>
          </w:tcPr>
          <w:p w14:paraId="2CEA0EFA" w14:textId="66327025" w:rsidR="000E05E8" w:rsidRPr="00C24189" w:rsidRDefault="000E05E8" w:rsidP="002A5A16">
            <w:pPr>
              <w:tabs>
                <w:tab w:val="left" w:pos="2160"/>
                <w:tab w:val="left" w:pos="2700"/>
                <w:tab w:val="left" w:pos="5760"/>
                <w:tab w:val="left" w:pos="7212"/>
              </w:tabs>
              <w:jc w:val="right"/>
              <w:rPr>
                <w:rFonts w:ascii="Calibri" w:hAnsi="Calibri"/>
                <w:sz w:val="18"/>
                <w:szCs w:val="18"/>
              </w:rPr>
            </w:pPr>
            <w:r>
              <w:rPr>
                <w:rFonts w:ascii="Calibri" w:hAnsi="Calibri"/>
                <w:sz w:val="18"/>
                <w:szCs w:val="18"/>
              </w:rPr>
              <w:t>Is Net Added Fenestration Area ≤ for west-facing fenestration?</w:t>
            </w:r>
          </w:p>
        </w:tc>
        <w:tc>
          <w:tcPr>
            <w:tcW w:w="960" w:type="dxa"/>
            <w:tcBorders>
              <w:top w:val="single" w:sz="4" w:space="0" w:color="auto"/>
              <w:left w:val="single" w:sz="4" w:space="0" w:color="auto"/>
              <w:bottom w:val="single" w:sz="4" w:space="0" w:color="auto"/>
              <w:right w:val="single" w:sz="4" w:space="0" w:color="auto"/>
            </w:tcBorders>
            <w:vAlign w:val="center"/>
          </w:tcPr>
          <w:p w14:paraId="2A4D4EC2" w14:textId="68AC354F" w:rsidR="000E05E8" w:rsidRPr="00C24189" w:rsidRDefault="000E05E8" w:rsidP="000A51C2">
            <w:pP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c>
          <w:tcPr>
            <w:tcW w:w="6815" w:type="dxa"/>
            <w:gridSpan w:val="6"/>
            <w:vMerge/>
            <w:tcBorders>
              <w:left w:val="single" w:sz="4" w:space="0" w:color="auto"/>
              <w:right w:val="single" w:sz="4" w:space="0" w:color="auto"/>
            </w:tcBorders>
            <w:vAlign w:val="center"/>
          </w:tcPr>
          <w:p w14:paraId="72D33C52" w14:textId="77777777" w:rsidR="000E05E8" w:rsidRPr="00C24189" w:rsidRDefault="000E05E8" w:rsidP="002A5A16">
            <w:pPr>
              <w:jc w:val="center"/>
              <w:rPr>
                <w:rFonts w:ascii="Calibri" w:hAnsi="Calibri"/>
                <w:sz w:val="18"/>
                <w:szCs w:val="18"/>
              </w:rPr>
            </w:pPr>
          </w:p>
        </w:tc>
      </w:tr>
      <w:tr w:rsidR="000E05E8" w:rsidRPr="00C24189" w14:paraId="11EF45CD" w14:textId="77777777" w:rsidTr="009964A9">
        <w:trPr>
          <w:cantSplit/>
          <w:trHeight w:val="288"/>
        </w:trPr>
        <w:tc>
          <w:tcPr>
            <w:tcW w:w="589" w:type="dxa"/>
            <w:tcBorders>
              <w:left w:val="single" w:sz="4" w:space="0" w:color="auto"/>
            </w:tcBorders>
            <w:vAlign w:val="center"/>
          </w:tcPr>
          <w:p w14:paraId="0F175439" w14:textId="77777777"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17</w:t>
            </w:r>
          </w:p>
        </w:tc>
        <w:tc>
          <w:tcPr>
            <w:tcW w:w="6234" w:type="dxa"/>
            <w:gridSpan w:val="6"/>
            <w:tcBorders>
              <w:right w:val="single" w:sz="4" w:space="0" w:color="auto"/>
            </w:tcBorders>
            <w:vAlign w:val="center"/>
          </w:tcPr>
          <w:p w14:paraId="0D06BEF7" w14:textId="38053474" w:rsidR="000E05E8" w:rsidRPr="00C24189" w:rsidRDefault="000E05E8" w:rsidP="002A5A16">
            <w:pPr>
              <w:tabs>
                <w:tab w:val="left" w:pos="2160"/>
                <w:tab w:val="left" w:pos="2700"/>
                <w:tab w:val="left" w:pos="5760"/>
                <w:tab w:val="left" w:pos="7212"/>
              </w:tabs>
              <w:jc w:val="right"/>
              <w:rPr>
                <w:rFonts w:ascii="Calibri" w:hAnsi="Calibri"/>
                <w:sz w:val="18"/>
                <w:szCs w:val="18"/>
              </w:rPr>
            </w:pPr>
            <w:r>
              <w:rPr>
                <w:rFonts w:ascii="Calibri" w:hAnsi="Calibri"/>
                <w:sz w:val="18"/>
                <w:szCs w:val="18"/>
              </w:rPr>
              <w:t>Net Added Fenestration Area (all orientations)</w:t>
            </w:r>
          </w:p>
        </w:tc>
        <w:tc>
          <w:tcPr>
            <w:tcW w:w="960" w:type="dxa"/>
            <w:tcBorders>
              <w:top w:val="single" w:sz="4" w:space="0" w:color="auto"/>
              <w:left w:val="single" w:sz="4" w:space="0" w:color="auto"/>
              <w:bottom w:val="single" w:sz="4" w:space="0" w:color="auto"/>
              <w:right w:val="single" w:sz="4" w:space="0" w:color="auto"/>
            </w:tcBorders>
            <w:vAlign w:val="center"/>
          </w:tcPr>
          <w:p w14:paraId="56D8BC4E" w14:textId="77777777" w:rsidR="000E05E8" w:rsidRPr="00C24189" w:rsidRDefault="000E05E8" w:rsidP="002A5A16">
            <w:pPr>
              <w:jc w:val="center"/>
              <w:rPr>
                <w:rFonts w:ascii="Calibri" w:hAnsi="Calibri"/>
                <w:sz w:val="18"/>
                <w:szCs w:val="18"/>
              </w:rPr>
            </w:pPr>
          </w:p>
        </w:tc>
        <w:tc>
          <w:tcPr>
            <w:tcW w:w="6815" w:type="dxa"/>
            <w:gridSpan w:val="6"/>
            <w:vMerge/>
            <w:tcBorders>
              <w:left w:val="single" w:sz="4" w:space="0" w:color="auto"/>
              <w:right w:val="single" w:sz="4" w:space="0" w:color="auto"/>
            </w:tcBorders>
            <w:vAlign w:val="center"/>
          </w:tcPr>
          <w:p w14:paraId="53BCED7A" w14:textId="77777777" w:rsidR="000E05E8" w:rsidRPr="00C24189" w:rsidRDefault="000E05E8" w:rsidP="002A5A16">
            <w:pPr>
              <w:jc w:val="center"/>
              <w:rPr>
                <w:rFonts w:ascii="Calibri" w:hAnsi="Calibri"/>
                <w:sz w:val="18"/>
                <w:szCs w:val="18"/>
              </w:rPr>
            </w:pPr>
          </w:p>
        </w:tc>
      </w:tr>
      <w:tr w:rsidR="000E05E8" w:rsidRPr="00C24189" w14:paraId="6EDEF2AC" w14:textId="77777777" w:rsidTr="009964A9">
        <w:trPr>
          <w:cantSplit/>
          <w:trHeight w:val="288"/>
        </w:trPr>
        <w:tc>
          <w:tcPr>
            <w:tcW w:w="589" w:type="dxa"/>
            <w:tcBorders>
              <w:left w:val="single" w:sz="4" w:space="0" w:color="auto"/>
            </w:tcBorders>
            <w:vAlign w:val="center"/>
          </w:tcPr>
          <w:p w14:paraId="23559334" w14:textId="77777777"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18</w:t>
            </w:r>
          </w:p>
        </w:tc>
        <w:tc>
          <w:tcPr>
            <w:tcW w:w="6234" w:type="dxa"/>
            <w:gridSpan w:val="6"/>
            <w:tcBorders>
              <w:right w:val="single" w:sz="4" w:space="0" w:color="auto"/>
            </w:tcBorders>
            <w:vAlign w:val="center"/>
          </w:tcPr>
          <w:p w14:paraId="24FD018B" w14:textId="3A689FFB" w:rsidR="000E05E8" w:rsidRDefault="000E05E8" w:rsidP="002A5A16">
            <w:pPr>
              <w:tabs>
                <w:tab w:val="left" w:pos="2160"/>
                <w:tab w:val="left" w:pos="2700"/>
                <w:tab w:val="left" w:pos="5760"/>
                <w:tab w:val="left" w:pos="7212"/>
              </w:tabs>
              <w:jc w:val="right"/>
              <w:rPr>
                <w:rFonts w:ascii="Calibri" w:hAnsi="Calibri"/>
                <w:sz w:val="18"/>
                <w:szCs w:val="18"/>
              </w:rPr>
            </w:pPr>
            <w:r>
              <w:rPr>
                <w:rFonts w:ascii="Calibri" w:hAnsi="Calibri"/>
                <w:sz w:val="18"/>
                <w:szCs w:val="18"/>
              </w:rPr>
              <w:t>Is Net Added Fenestration Area ≤ 0 for all orientations?</w:t>
            </w:r>
          </w:p>
        </w:tc>
        <w:tc>
          <w:tcPr>
            <w:tcW w:w="960" w:type="dxa"/>
            <w:tcBorders>
              <w:top w:val="single" w:sz="4" w:space="0" w:color="auto"/>
              <w:left w:val="single" w:sz="4" w:space="0" w:color="auto"/>
              <w:bottom w:val="single" w:sz="4" w:space="0" w:color="auto"/>
              <w:right w:val="single" w:sz="4" w:space="0" w:color="auto"/>
            </w:tcBorders>
            <w:vAlign w:val="center"/>
          </w:tcPr>
          <w:p w14:paraId="1930E832" w14:textId="77777777" w:rsidR="000E05E8" w:rsidRPr="00C24189" w:rsidRDefault="000E05E8" w:rsidP="002A5A16">
            <w:pP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c>
          <w:tcPr>
            <w:tcW w:w="6815" w:type="dxa"/>
            <w:gridSpan w:val="6"/>
            <w:vMerge/>
            <w:tcBorders>
              <w:left w:val="single" w:sz="4" w:space="0" w:color="auto"/>
              <w:right w:val="single" w:sz="4" w:space="0" w:color="auto"/>
            </w:tcBorders>
            <w:vAlign w:val="center"/>
          </w:tcPr>
          <w:p w14:paraId="04489092" w14:textId="77777777" w:rsidR="000E05E8" w:rsidRPr="00C24189" w:rsidRDefault="000E05E8" w:rsidP="002A5A16">
            <w:pPr>
              <w:jc w:val="center"/>
              <w:rPr>
                <w:rFonts w:ascii="Calibri" w:hAnsi="Calibri"/>
                <w:sz w:val="18"/>
                <w:szCs w:val="18"/>
              </w:rPr>
            </w:pPr>
          </w:p>
        </w:tc>
      </w:tr>
      <w:tr w:rsidR="000E05E8" w:rsidRPr="00C24189" w14:paraId="6C53727D" w14:textId="77777777" w:rsidTr="009964A9">
        <w:trPr>
          <w:cantSplit/>
          <w:trHeight w:val="288"/>
        </w:trPr>
        <w:tc>
          <w:tcPr>
            <w:tcW w:w="589" w:type="dxa"/>
            <w:tcBorders>
              <w:left w:val="single" w:sz="4" w:space="0" w:color="auto"/>
            </w:tcBorders>
            <w:vAlign w:val="center"/>
          </w:tcPr>
          <w:p w14:paraId="7A10B52E" w14:textId="77777777"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19</w:t>
            </w:r>
          </w:p>
        </w:tc>
        <w:tc>
          <w:tcPr>
            <w:tcW w:w="6234" w:type="dxa"/>
            <w:gridSpan w:val="6"/>
            <w:tcBorders>
              <w:right w:val="single" w:sz="4" w:space="0" w:color="auto"/>
            </w:tcBorders>
            <w:vAlign w:val="center"/>
          </w:tcPr>
          <w:p w14:paraId="6E0399EC" w14:textId="5ACE41BD" w:rsidR="000E05E8" w:rsidRPr="00C24189" w:rsidRDefault="000E05E8" w:rsidP="002A5A16">
            <w:pPr>
              <w:tabs>
                <w:tab w:val="left" w:pos="2160"/>
                <w:tab w:val="left" w:pos="2700"/>
                <w:tab w:val="left" w:pos="5760"/>
                <w:tab w:val="left" w:pos="7212"/>
              </w:tabs>
              <w:jc w:val="right"/>
              <w:rPr>
                <w:rFonts w:ascii="Calibri" w:hAnsi="Calibri"/>
                <w:sz w:val="18"/>
                <w:szCs w:val="18"/>
              </w:rPr>
            </w:pPr>
            <w:r>
              <w:rPr>
                <w:rFonts w:ascii="Calibri" w:hAnsi="Calibri"/>
                <w:sz w:val="18"/>
                <w:szCs w:val="18"/>
              </w:rPr>
              <w:t>Proposed Fenestration U-factor (Windows)</w:t>
            </w:r>
          </w:p>
        </w:tc>
        <w:tc>
          <w:tcPr>
            <w:tcW w:w="960" w:type="dxa"/>
            <w:tcBorders>
              <w:top w:val="single" w:sz="4" w:space="0" w:color="auto"/>
              <w:left w:val="single" w:sz="4" w:space="0" w:color="auto"/>
              <w:bottom w:val="single" w:sz="4" w:space="0" w:color="auto"/>
              <w:right w:val="single" w:sz="4" w:space="0" w:color="auto"/>
            </w:tcBorders>
            <w:vAlign w:val="center"/>
          </w:tcPr>
          <w:p w14:paraId="1B34E873" w14:textId="77777777" w:rsidR="000E05E8" w:rsidRPr="00C24189" w:rsidRDefault="000E05E8" w:rsidP="002A5A16">
            <w:pPr>
              <w:rPr>
                <w:rFonts w:ascii="Calibri" w:hAnsi="Calibri"/>
                <w:sz w:val="18"/>
                <w:szCs w:val="18"/>
              </w:rPr>
            </w:pPr>
          </w:p>
        </w:tc>
        <w:tc>
          <w:tcPr>
            <w:tcW w:w="6815" w:type="dxa"/>
            <w:gridSpan w:val="6"/>
            <w:vMerge/>
            <w:tcBorders>
              <w:left w:val="single" w:sz="4" w:space="0" w:color="auto"/>
              <w:right w:val="single" w:sz="4" w:space="0" w:color="auto"/>
            </w:tcBorders>
            <w:vAlign w:val="center"/>
          </w:tcPr>
          <w:p w14:paraId="57C6450A" w14:textId="77777777" w:rsidR="000E05E8" w:rsidRPr="00C24189" w:rsidRDefault="000E05E8" w:rsidP="002A5A16">
            <w:pPr>
              <w:jc w:val="center"/>
              <w:rPr>
                <w:rFonts w:ascii="Calibri" w:hAnsi="Calibri"/>
                <w:sz w:val="18"/>
                <w:szCs w:val="18"/>
              </w:rPr>
            </w:pPr>
          </w:p>
        </w:tc>
      </w:tr>
      <w:tr w:rsidR="000E05E8" w:rsidRPr="00C24189" w14:paraId="460EAA4A" w14:textId="77777777" w:rsidTr="009964A9">
        <w:trPr>
          <w:cantSplit/>
          <w:trHeight w:val="288"/>
        </w:trPr>
        <w:tc>
          <w:tcPr>
            <w:tcW w:w="589" w:type="dxa"/>
            <w:tcBorders>
              <w:left w:val="single" w:sz="4" w:space="0" w:color="auto"/>
            </w:tcBorders>
            <w:vAlign w:val="center"/>
          </w:tcPr>
          <w:p w14:paraId="585C07CA" w14:textId="77777777"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20</w:t>
            </w:r>
          </w:p>
        </w:tc>
        <w:tc>
          <w:tcPr>
            <w:tcW w:w="6234" w:type="dxa"/>
            <w:gridSpan w:val="6"/>
            <w:tcBorders>
              <w:right w:val="single" w:sz="4" w:space="0" w:color="auto"/>
            </w:tcBorders>
            <w:vAlign w:val="center"/>
          </w:tcPr>
          <w:p w14:paraId="5DA3BD41" w14:textId="29652453" w:rsidR="000E05E8" w:rsidRPr="00C24189" w:rsidRDefault="000E05E8" w:rsidP="002A5A16">
            <w:pPr>
              <w:tabs>
                <w:tab w:val="left" w:pos="2160"/>
                <w:tab w:val="left" w:pos="2700"/>
                <w:tab w:val="left" w:pos="5760"/>
                <w:tab w:val="left" w:pos="7212"/>
              </w:tabs>
              <w:jc w:val="right"/>
              <w:rPr>
                <w:rFonts w:ascii="Calibri" w:hAnsi="Calibri"/>
                <w:sz w:val="18"/>
                <w:szCs w:val="18"/>
              </w:rPr>
            </w:pPr>
            <w:r>
              <w:rPr>
                <w:rFonts w:ascii="Calibri" w:hAnsi="Calibri"/>
                <w:sz w:val="18"/>
                <w:szCs w:val="18"/>
              </w:rPr>
              <w:t>Required Fenestration U-factor (Windows)</w:t>
            </w:r>
          </w:p>
        </w:tc>
        <w:tc>
          <w:tcPr>
            <w:tcW w:w="960" w:type="dxa"/>
            <w:tcBorders>
              <w:top w:val="single" w:sz="4" w:space="0" w:color="auto"/>
              <w:left w:val="single" w:sz="4" w:space="0" w:color="auto"/>
              <w:bottom w:val="single" w:sz="4" w:space="0" w:color="auto"/>
              <w:right w:val="single" w:sz="4" w:space="0" w:color="auto"/>
            </w:tcBorders>
            <w:vAlign w:val="center"/>
          </w:tcPr>
          <w:p w14:paraId="6DA03D87" w14:textId="77777777" w:rsidR="000E05E8" w:rsidRPr="00C24189" w:rsidRDefault="000E05E8" w:rsidP="002A5A16">
            <w:pPr>
              <w:rPr>
                <w:rFonts w:ascii="Calibri" w:hAnsi="Calibri"/>
                <w:sz w:val="18"/>
                <w:szCs w:val="18"/>
              </w:rPr>
            </w:pPr>
          </w:p>
        </w:tc>
        <w:tc>
          <w:tcPr>
            <w:tcW w:w="6815" w:type="dxa"/>
            <w:gridSpan w:val="6"/>
            <w:vMerge/>
            <w:tcBorders>
              <w:left w:val="single" w:sz="4" w:space="0" w:color="auto"/>
              <w:right w:val="single" w:sz="4" w:space="0" w:color="auto"/>
            </w:tcBorders>
            <w:vAlign w:val="center"/>
          </w:tcPr>
          <w:p w14:paraId="376558DB" w14:textId="77777777" w:rsidR="000E05E8" w:rsidRPr="00C24189" w:rsidRDefault="000E05E8" w:rsidP="002A5A16">
            <w:pPr>
              <w:jc w:val="center"/>
              <w:rPr>
                <w:rFonts w:ascii="Calibri" w:hAnsi="Calibri"/>
                <w:sz w:val="18"/>
                <w:szCs w:val="18"/>
              </w:rPr>
            </w:pPr>
          </w:p>
        </w:tc>
      </w:tr>
      <w:tr w:rsidR="000E05E8" w:rsidRPr="00C24189" w14:paraId="72FC2DD3" w14:textId="77777777" w:rsidTr="009964A9">
        <w:trPr>
          <w:cantSplit/>
          <w:trHeight w:val="288"/>
        </w:trPr>
        <w:tc>
          <w:tcPr>
            <w:tcW w:w="589" w:type="dxa"/>
            <w:tcBorders>
              <w:left w:val="single" w:sz="4" w:space="0" w:color="auto"/>
            </w:tcBorders>
            <w:vAlign w:val="center"/>
          </w:tcPr>
          <w:p w14:paraId="3BA7C5D4" w14:textId="77777777"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21</w:t>
            </w:r>
          </w:p>
        </w:tc>
        <w:tc>
          <w:tcPr>
            <w:tcW w:w="6234" w:type="dxa"/>
            <w:gridSpan w:val="6"/>
            <w:tcBorders>
              <w:right w:val="single" w:sz="4" w:space="0" w:color="auto"/>
            </w:tcBorders>
            <w:vAlign w:val="center"/>
          </w:tcPr>
          <w:p w14:paraId="2E5D33E7" w14:textId="282F529B" w:rsidR="000E05E8" w:rsidRPr="00C24189" w:rsidRDefault="000E05E8" w:rsidP="002A5A16">
            <w:pPr>
              <w:tabs>
                <w:tab w:val="left" w:pos="2160"/>
                <w:tab w:val="left" w:pos="2700"/>
                <w:tab w:val="left" w:pos="5760"/>
                <w:tab w:val="left" w:pos="7212"/>
              </w:tabs>
              <w:jc w:val="right"/>
              <w:rPr>
                <w:rFonts w:ascii="Calibri" w:hAnsi="Calibri"/>
                <w:sz w:val="18"/>
                <w:szCs w:val="18"/>
              </w:rPr>
            </w:pPr>
            <w:r>
              <w:rPr>
                <w:rFonts w:ascii="Calibri" w:hAnsi="Calibri"/>
                <w:sz w:val="18"/>
                <w:szCs w:val="18"/>
              </w:rPr>
              <w:t>Is the proposed Fenestration U-factor ≤ the Required Fenestration U-factor?</w:t>
            </w:r>
          </w:p>
        </w:tc>
        <w:tc>
          <w:tcPr>
            <w:tcW w:w="960" w:type="dxa"/>
            <w:tcBorders>
              <w:top w:val="single" w:sz="4" w:space="0" w:color="auto"/>
              <w:left w:val="single" w:sz="4" w:space="0" w:color="auto"/>
              <w:bottom w:val="single" w:sz="4" w:space="0" w:color="auto"/>
              <w:right w:val="single" w:sz="4" w:space="0" w:color="auto"/>
            </w:tcBorders>
            <w:vAlign w:val="center"/>
          </w:tcPr>
          <w:p w14:paraId="489CEF3F" w14:textId="6C0B4B8B" w:rsidR="000E05E8" w:rsidRPr="00C24189" w:rsidRDefault="000E05E8" w:rsidP="002A5A16">
            <w:pP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c>
          <w:tcPr>
            <w:tcW w:w="6815" w:type="dxa"/>
            <w:gridSpan w:val="6"/>
            <w:vMerge/>
            <w:tcBorders>
              <w:left w:val="single" w:sz="4" w:space="0" w:color="auto"/>
              <w:right w:val="single" w:sz="4" w:space="0" w:color="auto"/>
            </w:tcBorders>
            <w:vAlign w:val="center"/>
          </w:tcPr>
          <w:p w14:paraId="479324EB" w14:textId="77777777" w:rsidR="000E05E8" w:rsidRPr="00C24189" w:rsidRDefault="000E05E8" w:rsidP="002A5A16">
            <w:pPr>
              <w:jc w:val="center"/>
              <w:rPr>
                <w:rFonts w:ascii="Calibri" w:hAnsi="Calibri"/>
                <w:sz w:val="18"/>
                <w:szCs w:val="18"/>
              </w:rPr>
            </w:pPr>
          </w:p>
        </w:tc>
      </w:tr>
      <w:tr w:rsidR="000E05E8" w:rsidRPr="00C24189" w14:paraId="72AFB3A6" w14:textId="77777777" w:rsidTr="009964A9">
        <w:trPr>
          <w:cantSplit/>
          <w:trHeight w:val="288"/>
        </w:trPr>
        <w:tc>
          <w:tcPr>
            <w:tcW w:w="589" w:type="dxa"/>
            <w:tcBorders>
              <w:left w:val="single" w:sz="4" w:space="0" w:color="auto"/>
            </w:tcBorders>
            <w:vAlign w:val="center"/>
          </w:tcPr>
          <w:p w14:paraId="4F76EB6A" w14:textId="77777777"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22</w:t>
            </w:r>
          </w:p>
        </w:tc>
        <w:tc>
          <w:tcPr>
            <w:tcW w:w="6234" w:type="dxa"/>
            <w:gridSpan w:val="6"/>
            <w:tcBorders>
              <w:right w:val="single" w:sz="4" w:space="0" w:color="auto"/>
            </w:tcBorders>
            <w:vAlign w:val="center"/>
          </w:tcPr>
          <w:p w14:paraId="40F90CD8" w14:textId="1D115CFB" w:rsidR="000E05E8" w:rsidRPr="00C24189" w:rsidRDefault="000E05E8" w:rsidP="002A5A16">
            <w:pPr>
              <w:tabs>
                <w:tab w:val="left" w:pos="2160"/>
                <w:tab w:val="left" w:pos="2700"/>
                <w:tab w:val="left" w:pos="5760"/>
                <w:tab w:val="left" w:pos="7212"/>
              </w:tabs>
              <w:jc w:val="right"/>
              <w:rPr>
                <w:rFonts w:ascii="Calibri" w:hAnsi="Calibri"/>
                <w:sz w:val="18"/>
                <w:szCs w:val="18"/>
              </w:rPr>
            </w:pPr>
            <w:r>
              <w:rPr>
                <w:rFonts w:ascii="Calibri" w:hAnsi="Calibri"/>
                <w:sz w:val="18"/>
                <w:szCs w:val="18"/>
              </w:rPr>
              <w:t>Proposed Fenestration SHGC (Windows)</w:t>
            </w:r>
          </w:p>
        </w:tc>
        <w:tc>
          <w:tcPr>
            <w:tcW w:w="960" w:type="dxa"/>
            <w:tcBorders>
              <w:top w:val="single" w:sz="4" w:space="0" w:color="auto"/>
              <w:left w:val="single" w:sz="4" w:space="0" w:color="auto"/>
              <w:bottom w:val="single" w:sz="4" w:space="0" w:color="auto"/>
              <w:right w:val="single" w:sz="4" w:space="0" w:color="auto"/>
            </w:tcBorders>
            <w:vAlign w:val="center"/>
          </w:tcPr>
          <w:p w14:paraId="2D6E931C" w14:textId="2348BFE6" w:rsidR="000E05E8" w:rsidRPr="00C24189" w:rsidRDefault="000E05E8" w:rsidP="002A5A16">
            <w:pPr>
              <w:rPr>
                <w:rFonts w:ascii="Calibri" w:hAnsi="Calibri"/>
                <w:sz w:val="18"/>
                <w:szCs w:val="18"/>
              </w:rPr>
            </w:pPr>
          </w:p>
        </w:tc>
        <w:tc>
          <w:tcPr>
            <w:tcW w:w="6815" w:type="dxa"/>
            <w:gridSpan w:val="6"/>
            <w:vMerge/>
            <w:tcBorders>
              <w:left w:val="single" w:sz="4" w:space="0" w:color="auto"/>
              <w:right w:val="single" w:sz="4" w:space="0" w:color="auto"/>
            </w:tcBorders>
            <w:vAlign w:val="center"/>
          </w:tcPr>
          <w:p w14:paraId="060E6E72" w14:textId="77777777" w:rsidR="000E05E8" w:rsidRPr="00C24189" w:rsidRDefault="000E05E8" w:rsidP="002A5A16">
            <w:pPr>
              <w:jc w:val="center"/>
              <w:rPr>
                <w:rFonts w:ascii="Calibri" w:hAnsi="Calibri"/>
                <w:sz w:val="18"/>
                <w:szCs w:val="18"/>
              </w:rPr>
            </w:pPr>
          </w:p>
        </w:tc>
      </w:tr>
      <w:tr w:rsidR="000E05E8" w:rsidRPr="00C24189" w14:paraId="1E80A618" w14:textId="77777777" w:rsidTr="009964A9">
        <w:trPr>
          <w:cantSplit/>
          <w:trHeight w:val="288"/>
        </w:trPr>
        <w:tc>
          <w:tcPr>
            <w:tcW w:w="589" w:type="dxa"/>
            <w:tcBorders>
              <w:left w:val="single" w:sz="4" w:space="0" w:color="auto"/>
            </w:tcBorders>
            <w:vAlign w:val="center"/>
          </w:tcPr>
          <w:p w14:paraId="47303E8C" w14:textId="3AC471F7"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23</w:t>
            </w:r>
          </w:p>
        </w:tc>
        <w:tc>
          <w:tcPr>
            <w:tcW w:w="6234" w:type="dxa"/>
            <w:gridSpan w:val="6"/>
            <w:tcBorders>
              <w:right w:val="single" w:sz="4" w:space="0" w:color="auto"/>
            </w:tcBorders>
            <w:vAlign w:val="center"/>
          </w:tcPr>
          <w:p w14:paraId="20DC656A" w14:textId="5A6D927C" w:rsidR="000E05E8" w:rsidRPr="00C24189" w:rsidDel="000E05E8" w:rsidRDefault="000E05E8" w:rsidP="008C3C78">
            <w:pPr>
              <w:tabs>
                <w:tab w:val="left" w:pos="2160"/>
                <w:tab w:val="left" w:pos="2700"/>
                <w:tab w:val="left" w:pos="5760"/>
                <w:tab w:val="left" w:pos="7212"/>
              </w:tabs>
              <w:jc w:val="right"/>
              <w:rPr>
                <w:rFonts w:ascii="Calibri" w:hAnsi="Calibri"/>
                <w:sz w:val="18"/>
                <w:szCs w:val="18"/>
              </w:rPr>
            </w:pPr>
            <w:r>
              <w:rPr>
                <w:rFonts w:ascii="Calibri" w:hAnsi="Calibri"/>
                <w:sz w:val="18"/>
                <w:szCs w:val="18"/>
              </w:rPr>
              <w:t>Required Fenestration SHGC (Windows)</w:t>
            </w:r>
          </w:p>
        </w:tc>
        <w:tc>
          <w:tcPr>
            <w:tcW w:w="960" w:type="dxa"/>
            <w:tcBorders>
              <w:top w:val="single" w:sz="4" w:space="0" w:color="auto"/>
              <w:left w:val="single" w:sz="4" w:space="0" w:color="auto"/>
              <w:bottom w:val="single" w:sz="4" w:space="0" w:color="auto"/>
              <w:right w:val="single" w:sz="4" w:space="0" w:color="auto"/>
            </w:tcBorders>
            <w:vAlign w:val="center"/>
          </w:tcPr>
          <w:p w14:paraId="422B6435" w14:textId="77777777" w:rsidR="000E05E8" w:rsidDel="000E05E8" w:rsidRDefault="000E05E8" w:rsidP="002A5A16">
            <w:pPr>
              <w:rPr>
                <w:rFonts w:ascii="Calibri" w:hAnsi="Calibri"/>
                <w:bCs/>
                <w:sz w:val="18"/>
              </w:rPr>
            </w:pPr>
          </w:p>
        </w:tc>
        <w:tc>
          <w:tcPr>
            <w:tcW w:w="6815" w:type="dxa"/>
            <w:gridSpan w:val="6"/>
            <w:vMerge/>
            <w:tcBorders>
              <w:left w:val="single" w:sz="4" w:space="0" w:color="auto"/>
              <w:right w:val="single" w:sz="4" w:space="0" w:color="auto"/>
            </w:tcBorders>
            <w:vAlign w:val="center"/>
          </w:tcPr>
          <w:p w14:paraId="15B010C9" w14:textId="77777777" w:rsidR="000E05E8" w:rsidRPr="00C24189" w:rsidRDefault="000E05E8" w:rsidP="002A5A16">
            <w:pPr>
              <w:jc w:val="center"/>
              <w:rPr>
                <w:rFonts w:ascii="Calibri" w:hAnsi="Calibri"/>
                <w:sz w:val="18"/>
                <w:szCs w:val="18"/>
              </w:rPr>
            </w:pPr>
          </w:p>
        </w:tc>
      </w:tr>
      <w:tr w:rsidR="000E05E8" w:rsidRPr="00C24189" w14:paraId="58419314" w14:textId="77777777" w:rsidTr="009964A9">
        <w:trPr>
          <w:cantSplit/>
          <w:trHeight w:val="288"/>
        </w:trPr>
        <w:tc>
          <w:tcPr>
            <w:tcW w:w="589" w:type="dxa"/>
            <w:tcBorders>
              <w:left w:val="single" w:sz="4" w:space="0" w:color="auto"/>
            </w:tcBorders>
            <w:vAlign w:val="center"/>
          </w:tcPr>
          <w:p w14:paraId="56463429" w14:textId="1D54E4A7"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24</w:t>
            </w:r>
          </w:p>
        </w:tc>
        <w:tc>
          <w:tcPr>
            <w:tcW w:w="6234" w:type="dxa"/>
            <w:gridSpan w:val="6"/>
            <w:tcBorders>
              <w:right w:val="single" w:sz="4" w:space="0" w:color="auto"/>
            </w:tcBorders>
            <w:vAlign w:val="center"/>
          </w:tcPr>
          <w:p w14:paraId="5E4BFE02" w14:textId="2E43790F" w:rsidR="000E05E8" w:rsidRPr="00C24189" w:rsidDel="000E05E8" w:rsidRDefault="000E05E8" w:rsidP="008C3C78">
            <w:pPr>
              <w:tabs>
                <w:tab w:val="left" w:pos="2160"/>
                <w:tab w:val="left" w:pos="2700"/>
                <w:tab w:val="left" w:pos="5760"/>
                <w:tab w:val="left" w:pos="7212"/>
              </w:tabs>
              <w:jc w:val="right"/>
              <w:rPr>
                <w:rFonts w:ascii="Calibri" w:hAnsi="Calibri"/>
                <w:sz w:val="18"/>
                <w:szCs w:val="18"/>
              </w:rPr>
            </w:pPr>
            <w:r>
              <w:rPr>
                <w:rFonts w:ascii="Calibri" w:hAnsi="Calibri"/>
                <w:sz w:val="18"/>
                <w:szCs w:val="18"/>
              </w:rPr>
              <w:t>Is the Proposed Fenestration SHGC ≤ the Required Fenestration SHGC?</w:t>
            </w:r>
          </w:p>
        </w:tc>
        <w:tc>
          <w:tcPr>
            <w:tcW w:w="960" w:type="dxa"/>
            <w:tcBorders>
              <w:top w:val="single" w:sz="4" w:space="0" w:color="auto"/>
              <w:left w:val="single" w:sz="4" w:space="0" w:color="auto"/>
              <w:bottom w:val="single" w:sz="4" w:space="0" w:color="auto"/>
              <w:right w:val="single" w:sz="4" w:space="0" w:color="auto"/>
            </w:tcBorders>
            <w:vAlign w:val="center"/>
          </w:tcPr>
          <w:p w14:paraId="245C68E5" w14:textId="55FD092E" w:rsidR="000E05E8" w:rsidDel="000E05E8" w:rsidRDefault="000E05E8" w:rsidP="002A5A16">
            <w:pPr>
              <w:rPr>
                <w:rFonts w:ascii="Calibri" w:hAnsi="Calibri"/>
                <w:bCs/>
                <w:sz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c>
          <w:tcPr>
            <w:tcW w:w="6815" w:type="dxa"/>
            <w:gridSpan w:val="6"/>
            <w:vMerge/>
            <w:tcBorders>
              <w:left w:val="single" w:sz="4" w:space="0" w:color="auto"/>
              <w:right w:val="single" w:sz="4" w:space="0" w:color="auto"/>
            </w:tcBorders>
            <w:vAlign w:val="center"/>
          </w:tcPr>
          <w:p w14:paraId="0830EEB0" w14:textId="77777777" w:rsidR="000E05E8" w:rsidRPr="00C24189" w:rsidRDefault="000E05E8" w:rsidP="002A5A16">
            <w:pPr>
              <w:jc w:val="center"/>
              <w:rPr>
                <w:rFonts w:ascii="Calibri" w:hAnsi="Calibri"/>
                <w:sz w:val="18"/>
                <w:szCs w:val="18"/>
              </w:rPr>
            </w:pPr>
          </w:p>
        </w:tc>
      </w:tr>
      <w:tr w:rsidR="000E05E8" w:rsidRPr="00C24189" w14:paraId="528846A2" w14:textId="77777777" w:rsidTr="009964A9">
        <w:trPr>
          <w:cantSplit/>
          <w:trHeight w:val="288"/>
        </w:trPr>
        <w:tc>
          <w:tcPr>
            <w:tcW w:w="589" w:type="dxa"/>
            <w:tcBorders>
              <w:left w:val="single" w:sz="4" w:space="0" w:color="auto"/>
            </w:tcBorders>
            <w:vAlign w:val="center"/>
          </w:tcPr>
          <w:p w14:paraId="7E85BB11" w14:textId="5CD49EED"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25</w:t>
            </w:r>
          </w:p>
        </w:tc>
        <w:tc>
          <w:tcPr>
            <w:tcW w:w="6234" w:type="dxa"/>
            <w:gridSpan w:val="6"/>
            <w:tcBorders>
              <w:right w:val="single" w:sz="4" w:space="0" w:color="auto"/>
            </w:tcBorders>
            <w:vAlign w:val="center"/>
          </w:tcPr>
          <w:p w14:paraId="6B666785" w14:textId="6D8803A5" w:rsidR="000E05E8" w:rsidRPr="00C24189" w:rsidDel="000E05E8" w:rsidRDefault="000E05E8" w:rsidP="008C3C78">
            <w:pPr>
              <w:tabs>
                <w:tab w:val="left" w:pos="2160"/>
                <w:tab w:val="left" w:pos="2700"/>
                <w:tab w:val="left" w:pos="5760"/>
                <w:tab w:val="left" w:pos="7212"/>
              </w:tabs>
              <w:jc w:val="right"/>
              <w:rPr>
                <w:rFonts w:ascii="Calibri" w:hAnsi="Calibri"/>
                <w:sz w:val="18"/>
                <w:szCs w:val="18"/>
              </w:rPr>
            </w:pPr>
            <w:r>
              <w:rPr>
                <w:rFonts w:ascii="Calibri" w:hAnsi="Calibri"/>
                <w:sz w:val="18"/>
                <w:szCs w:val="18"/>
              </w:rPr>
              <w:t>Proposed Fenestration U-factor (Skylights)</w:t>
            </w:r>
          </w:p>
        </w:tc>
        <w:tc>
          <w:tcPr>
            <w:tcW w:w="960" w:type="dxa"/>
            <w:tcBorders>
              <w:top w:val="single" w:sz="4" w:space="0" w:color="auto"/>
              <w:left w:val="single" w:sz="4" w:space="0" w:color="auto"/>
              <w:bottom w:val="single" w:sz="4" w:space="0" w:color="auto"/>
              <w:right w:val="single" w:sz="4" w:space="0" w:color="auto"/>
            </w:tcBorders>
            <w:vAlign w:val="center"/>
          </w:tcPr>
          <w:p w14:paraId="529E4C2E" w14:textId="77777777" w:rsidR="000E05E8" w:rsidDel="000E05E8" w:rsidRDefault="000E05E8" w:rsidP="002A5A16">
            <w:pPr>
              <w:rPr>
                <w:rFonts w:ascii="Calibri" w:hAnsi="Calibri"/>
                <w:bCs/>
                <w:sz w:val="18"/>
              </w:rPr>
            </w:pPr>
          </w:p>
        </w:tc>
        <w:tc>
          <w:tcPr>
            <w:tcW w:w="6815" w:type="dxa"/>
            <w:gridSpan w:val="6"/>
            <w:vMerge/>
            <w:tcBorders>
              <w:left w:val="single" w:sz="4" w:space="0" w:color="auto"/>
              <w:right w:val="single" w:sz="4" w:space="0" w:color="auto"/>
            </w:tcBorders>
            <w:vAlign w:val="center"/>
          </w:tcPr>
          <w:p w14:paraId="1DDD6C16" w14:textId="77777777" w:rsidR="000E05E8" w:rsidRPr="00C24189" w:rsidRDefault="000E05E8" w:rsidP="002A5A16">
            <w:pPr>
              <w:jc w:val="center"/>
              <w:rPr>
                <w:rFonts w:ascii="Calibri" w:hAnsi="Calibri"/>
                <w:sz w:val="18"/>
                <w:szCs w:val="18"/>
              </w:rPr>
            </w:pPr>
          </w:p>
        </w:tc>
      </w:tr>
      <w:tr w:rsidR="000E05E8" w:rsidRPr="00C24189" w14:paraId="1D08A11C" w14:textId="77777777" w:rsidTr="009964A9">
        <w:trPr>
          <w:cantSplit/>
          <w:trHeight w:val="288"/>
        </w:trPr>
        <w:tc>
          <w:tcPr>
            <w:tcW w:w="589" w:type="dxa"/>
            <w:tcBorders>
              <w:left w:val="single" w:sz="4" w:space="0" w:color="auto"/>
            </w:tcBorders>
            <w:vAlign w:val="center"/>
          </w:tcPr>
          <w:p w14:paraId="583C1428" w14:textId="63E1D624"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26</w:t>
            </w:r>
          </w:p>
        </w:tc>
        <w:tc>
          <w:tcPr>
            <w:tcW w:w="6234" w:type="dxa"/>
            <w:gridSpan w:val="6"/>
            <w:tcBorders>
              <w:right w:val="single" w:sz="4" w:space="0" w:color="auto"/>
            </w:tcBorders>
            <w:vAlign w:val="center"/>
          </w:tcPr>
          <w:p w14:paraId="13DE2DFB" w14:textId="1600D0EC" w:rsidR="000E05E8" w:rsidRPr="00C24189" w:rsidDel="000E05E8" w:rsidRDefault="000E05E8" w:rsidP="008C3C78">
            <w:pPr>
              <w:tabs>
                <w:tab w:val="left" w:pos="2160"/>
                <w:tab w:val="left" w:pos="2700"/>
                <w:tab w:val="left" w:pos="5760"/>
                <w:tab w:val="left" w:pos="7212"/>
              </w:tabs>
              <w:jc w:val="right"/>
              <w:rPr>
                <w:rFonts w:ascii="Calibri" w:hAnsi="Calibri"/>
                <w:sz w:val="18"/>
                <w:szCs w:val="18"/>
              </w:rPr>
            </w:pPr>
            <w:r>
              <w:rPr>
                <w:rFonts w:ascii="Calibri" w:hAnsi="Calibri"/>
                <w:sz w:val="18"/>
                <w:szCs w:val="18"/>
              </w:rPr>
              <w:t>Required Fenestration U-factor (Skylights)</w:t>
            </w:r>
          </w:p>
        </w:tc>
        <w:tc>
          <w:tcPr>
            <w:tcW w:w="960" w:type="dxa"/>
            <w:tcBorders>
              <w:top w:val="single" w:sz="4" w:space="0" w:color="auto"/>
              <w:left w:val="single" w:sz="4" w:space="0" w:color="auto"/>
              <w:bottom w:val="single" w:sz="4" w:space="0" w:color="auto"/>
              <w:right w:val="single" w:sz="4" w:space="0" w:color="auto"/>
            </w:tcBorders>
            <w:vAlign w:val="center"/>
          </w:tcPr>
          <w:p w14:paraId="4D96BBCB" w14:textId="77777777" w:rsidR="000E05E8" w:rsidDel="000E05E8" w:rsidRDefault="000E05E8" w:rsidP="002A5A16">
            <w:pPr>
              <w:rPr>
                <w:rFonts w:ascii="Calibri" w:hAnsi="Calibri"/>
                <w:bCs/>
                <w:sz w:val="18"/>
              </w:rPr>
            </w:pPr>
          </w:p>
        </w:tc>
        <w:tc>
          <w:tcPr>
            <w:tcW w:w="6815" w:type="dxa"/>
            <w:gridSpan w:val="6"/>
            <w:vMerge/>
            <w:tcBorders>
              <w:left w:val="single" w:sz="4" w:space="0" w:color="auto"/>
              <w:right w:val="single" w:sz="4" w:space="0" w:color="auto"/>
            </w:tcBorders>
            <w:vAlign w:val="center"/>
          </w:tcPr>
          <w:p w14:paraId="2AAF2AC5" w14:textId="77777777" w:rsidR="000E05E8" w:rsidRPr="00C24189" w:rsidRDefault="000E05E8" w:rsidP="002A5A16">
            <w:pPr>
              <w:jc w:val="center"/>
              <w:rPr>
                <w:rFonts w:ascii="Calibri" w:hAnsi="Calibri"/>
                <w:sz w:val="18"/>
                <w:szCs w:val="18"/>
              </w:rPr>
            </w:pPr>
          </w:p>
        </w:tc>
      </w:tr>
      <w:tr w:rsidR="000E05E8" w:rsidRPr="00C24189" w14:paraId="732ACB9F" w14:textId="77777777" w:rsidTr="009964A9">
        <w:trPr>
          <w:cantSplit/>
          <w:trHeight w:val="288"/>
        </w:trPr>
        <w:tc>
          <w:tcPr>
            <w:tcW w:w="589" w:type="dxa"/>
            <w:tcBorders>
              <w:left w:val="single" w:sz="4" w:space="0" w:color="auto"/>
            </w:tcBorders>
            <w:vAlign w:val="center"/>
          </w:tcPr>
          <w:p w14:paraId="7E3F208C" w14:textId="69E1206E"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27</w:t>
            </w:r>
          </w:p>
        </w:tc>
        <w:tc>
          <w:tcPr>
            <w:tcW w:w="6234" w:type="dxa"/>
            <w:gridSpan w:val="6"/>
            <w:tcBorders>
              <w:right w:val="single" w:sz="4" w:space="0" w:color="auto"/>
            </w:tcBorders>
            <w:vAlign w:val="center"/>
          </w:tcPr>
          <w:p w14:paraId="56D0A673" w14:textId="7B3048B6" w:rsidR="000E05E8" w:rsidRPr="00C24189" w:rsidDel="000E05E8" w:rsidRDefault="000E05E8" w:rsidP="008C3C78">
            <w:pPr>
              <w:tabs>
                <w:tab w:val="left" w:pos="2160"/>
                <w:tab w:val="left" w:pos="2700"/>
                <w:tab w:val="left" w:pos="5760"/>
                <w:tab w:val="left" w:pos="7212"/>
              </w:tabs>
              <w:jc w:val="right"/>
              <w:rPr>
                <w:rFonts w:ascii="Calibri" w:hAnsi="Calibri"/>
                <w:sz w:val="18"/>
                <w:szCs w:val="18"/>
              </w:rPr>
            </w:pPr>
            <w:r>
              <w:rPr>
                <w:rFonts w:ascii="Calibri" w:hAnsi="Calibri"/>
                <w:sz w:val="18"/>
                <w:szCs w:val="18"/>
              </w:rPr>
              <w:t>Is the proposed Fenestration U-factor ≤ the Required Fenestration U-factor?</w:t>
            </w:r>
          </w:p>
        </w:tc>
        <w:tc>
          <w:tcPr>
            <w:tcW w:w="960" w:type="dxa"/>
            <w:tcBorders>
              <w:top w:val="single" w:sz="4" w:space="0" w:color="auto"/>
              <w:left w:val="single" w:sz="4" w:space="0" w:color="auto"/>
              <w:bottom w:val="single" w:sz="4" w:space="0" w:color="auto"/>
              <w:right w:val="single" w:sz="4" w:space="0" w:color="auto"/>
            </w:tcBorders>
            <w:vAlign w:val="center"/>
          </w:tcPr>
          <w:p w14:paraId="1D8E72E7" w14:textId="67560D4A" w:rsidR="000E05E8" w:rsidDel="000E05E8" w:rsidRDefault="000E05E8" w:rsidP="002A5A16">
            <w:pPr>
              <w:rPr>
                <w:rFonts w:ascii="Calibri" w:hAnsi="Calibri"/>
                <w:bCs/>
                <w:sz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c>
          <w:tcPr>
            <w:tcW w:w="6815" w:type="dxa"/>
            <w:gridSpan w:val="6"/>
            <w:vMerge/>
            <w:tcBorders>
              <w:left w:val="single" w:sz="4" w:space="0" w:color="auto"/>
              <w:right w:val="single" w:sz="4" w:space="0" w:color="auto"/>
            </w:tcBorders>
            <w:vAlign w:val="center"/>
          </w:tcPr>
          <w:p w14:paraId="7CDADBAF" w14:textId="77777777" w:rsidR="000E05E8" w:rsidRPr="00C24189" w:rsidRDefault="000E05E8" w:rsidP="002A5A16">
            <w:pPr>
              <w:jc w:val="center"/>
              <w:rPr>
                <w:rFonts w:ascii="Calibri" w:hAnsi="Calibri"/>
                <w:sz w:val="18"/>
                <w:szCs w:val="18"/>
              </w:rPr>
            </w:pPr>
          </w:p>
        </w:tc>
      </w:tr>
      <w:tr w:rsidR="000E05E8" w:rsidRPr="00C24189" w14:paraId="0C1272A2" w14:textId="77777777" w:rsidTr="009964A9">
        <w:trPr>
          <w:cantSplit/>
          <w:trHeight w:val="288"/>
        </w:trPr>
        <w:tc>
          <w:tcPr>
            <w:tcW w:w="589" w:type="dxa"/>
            <w:tcBorders>
              <w:left w:val="single" w:sz="4" w:space="0" w:color="auto"/>
            </w:tcBorders>
            <w:vAlign w:val="center"/>
          </w:tcPr>
          <w:p w14:paraId="2EC70F41" w14:textId="7CA617BD"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28</w:t>
            </w:r>
          </w:p>
        </w:tc>
        <w:tc>
          <w:tcPr>
            <w:tcW w:w="6234" w:type="dxa"/>
            <w:gridSpan w:val="6"/>
            <w:tcBorders>
              <w:right w:val="single" w:sz="4" w:space="0" w:color="auto"/>
            </w:tcBorders>
            <w:vAlign w:val="center"/>
          </w:tcPr>
          <w:p w14:paraId="25A0F3D3" w14:textId="12760652" w:rsidR="000E05E8" w:rsidRPr="00C24189" w:rsidDel="000E05E8" w:rsidRDefault="000E05E8" w:rsidP="008C3C78">
            <w:pPr>
              <w:tabs>
                <w:tab w:val="left" w:pos="2160"/>
                <w:tab w:val="left" w:pos="2700"/>
                <w:tab w:val="left" w:pos="5760"/>
                <w:tab w:val="left" w:pos="7212"/>
              </w:tabs>
              <w:jc w:val="right"/>
              <w:rPr>
                <w:rFonts w:ascii="Calibri" w:hAnsi="Calibri"/>
                <w:sz w:val="18"/>
                <w:szCs w:val="18"/>
              </w:rPr>
            </w:pPr>
            <w:r>
              <w:rPr>
                <w:rFonts w:ascii="Calibri" w:hAnsi="Calibri"/>
                <w:sz w:val="18"/>
                <w:szCs w:val="18"/>
              </w:rPr>
              <w:t>Proposed Fenestration SHGC</w:t>
            </w:r>
          </w:p>
        </w:tc>
        <w:tc>
          <w:tcPr>
            <w:tcW w:w="960" w:type="dxa"/>
            <w:tcBorders>
              <w:top w:val="single" w:sz="4" w:space="0" w:color="auto"/>
              <w:left w:val="single" w:sz="4" w:space="0" w:color="auto"/>
              <w:bottom w:val="single" w:sz="4" w:space="0" w:color="auto"/>
              <w:right w:val="single" w:sz="4" w:space="0" w:color="auto"/>
            </w:tcBorders>
            <w:vAlign w:val="center"/>
          </w:tcPr>
          <w:p w14:paraId="2AB6BCDF" w14:textId="77777777" w:rsidR="000E05E8" w:rsidDel="000E05E8" w:rsidRDefault="000E05E8" w:rsidP="002A5A16">
            <w:pPr>
              <w:rPr>
                <w:rFonts w:ascii="Calibri" w:hAnsi="Calibri"/>
                <w:bCs/>
                <w:sz w:val="18"/>
              </w:rPr>
            </w:pPr>
          </w:p>
        </w:tc>
        <w:tc>
          <w:tcPr>
            <w:tcW w:w="6815" w:type="dxa"/>
            <w:gridSpan w:val="6"/>
            <w:vMerge/>
            <w:tcBorders>
              <w:left w:val="single" w:sz="4" w:space="0" w:color="auto"/>
              <w:right w:val="single" w:sz="4" w:space="0" w:color="auto"/>
            </w:tcBorders>
            <w:vAlign w:val="center"/>
          </w:tcPr>
          <w:p w14:paraId="3F787AF9" w14:textId="77777777" w:rsidR="000E05E8" w:rsidRPr="00C24189" w:rsidRDefault="000E05E8" w:rsidP="002A5A16">
            <w:pPr>
              <w:jc w:val="center"/>
              <w:rPr>
                <w:rFonts w:ascii="Calibri" w:hAnsi="Calibri"/>
                <w:sz w:val="18"/>
                <w:szCs w:val="18"/>
              </w:rPr>
            </w:pPr>
          </w:p>
        </w:tc>
      </w:tr>
      <w:tr w:rsidR="000E05E8" w:rsidRPr="00C24189" w14:paraId="6949696D" w14:textId="77777777" w:rsidTr="009964A9">
        <w:trPr>
          <w:cantSplit/>
          <w:trHeight w:val="288"/>
        </w:trPr>
        <w:tc>
          <w:tcPr>
            <w:tcW w:w="589" w:type="dxa"/>
            <w:tcBorders>
              <w:left w:val="single" w:sz="4" w:space="0" w:color="auto"/>
            </w:tcBorders>
            <w:vAlign w:val="center"/>
          </w:tcPr>
          <w:p w14:paraId="6219C4AF" w14:textId="09FC3773"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29</w:t>
            </w:r>
          </w:p>
        </w:tc>
        <w:tc>
          <w:tcPr>
            <w:tcW w:w="6234" w:type="dxa"/>
            <w:gridSpan w:val="6"/>
            <w:tcBorders>
              <w:right w:val="single" w:sz="4" w:space="0" w:color="auto"/>
            </w:tcBorders>
            <w:vAlign w:val="center"/>
          </w:tcPr>
          <w:p w14:paraId="119B567A" w14:textId="54DD26FE" w:rsidR="000E05E8" w:rsidRPr="00C24189" w:rsidDel="000E05E8" w:rsidRDefault="000E05E8" w:rsidP="008C3C78">
            <w:pPr>
              <w:tabs>
                <w:tab w:val="left" w:pos="2160"/>
                <w:tab w:val="left" w:pos="2700"/>
                <w:tab w:val="left" w:pos="5760"/>
                <w:tab w:val="left" w:pos="7212"/>
              </w:tabs>
              <w:jc w:val="right"/>
              <w:rPr>
                <w:rFonts w:ascii="Calibri" w:hAnsi="Calibri"/>
                <w:sz w:val="18"/>
                <w:szCs w:val="18"/>
              </w:rPr>
            </w:pPr>
            <w:r>
              <w:rPr>
                <w:rFonts w:ascii="Calibri" w:hAnsi="Calibri"/>
                <w:sz w:val="18"/>
                <w:szCs w:val="18"/>
              </w:rPr>
              <w:t>Required Fenestration SHGC</w:t>
            </w:r>
          </w:p>
        </w:tc>
        <w:tc>
          <w:tcPr>
            <w:tcW w:w="960" w:type="dxa"/>
            <w:tcBorders>
              <w:top w:val="single" w:sz="4" w:space="0" w:color="auto"/>
              <w:left w:val="single" w:sz="4" w:space="0" w:color="auto"/>
              <w:bottom w:val="single" w:sz="4" w:space="0" w:color="auto"/>
              <w:right w:val="single" w:sz="4" w:space="0" w:color="auto"/>
            </w:tcBorders>
            <w:vAlign w:val="center"/>
          </w:tcPr>
          <w:p w14:paraId="0F514530" w14:textId="77777777" w:rsidR="000E05E8" w:rsidDel="000E05E8" w:rsidRDefault="000E05E8" w:rsidP="002A5A16">
            <w:pPr>
              <w:rPr>
                <w:rFonts w:ascii="Calibri" w:hAnsi="Calibri"/>
                <w:bCs/>
                <w:sz w:val="18"/>
              </w:rPr>
            </w:pPr>
          </w:p>
        </w:tc>
        <w:tc>
          <w:tcPr>
            <w:tcW w:w="6815" w:type="dxa"/>
            <w:gridSpan w:val="6"/>
            <w:vMerge/>
            <w:tcBorders>
              <w:left w:val="single" w:sz="4" w:space="0" w:color="auto"/>
              <w:right w:val="single" w:sz="4" w:space="0" w:color="auto"/>
            </w:tcBorders>
            <w:vAlign w:val="center"/>
          </w:tcPr>
          <w:p w14:paraId="3BD80520" w14:textId="77777777" w:rsidR="000E05E8" w:rsidRPr="00C24189" w:rsidRDefault="000E05E8" w:rsidP="002A5A16">
            <w:pPr>
              <w:jc w:val="center"/>
              <w:rPr>
                <w:rFonts w:ascii="Calibri" w:hAnsi="Calibri"/>
                <w:sz w:val="18"/>
                <w:szCs w:val="18"/>
              </w:rPr>
            </w:pPr>
          </w:p>
        </w:tc>
      </w:tr>
      <w:tr w:rsidR="000E05E8" w:rsidRPr="00C24189" w14:paraId="454BDA23" w14:textId="77777777" w:rsidTr="008C3C78">
        <w:trPr>
          <w:cantSplit/>
          <w:trHeight w:val="288"/>
        </w:trPr>
        <w:tc>
          <w:tcPr>
            <w:tcW w:w="589" w:type="dxa"/>
            <w:tcBorders>
              <w:left w:val="single" w:sz="4" w:space="0" w:color="auto"/>
            </w:tcBorders>
            <w:vAlign w:val="center"/>
          </w:tcPr>
          <w:p w14:paraId="4FBE8B74" w14:textId="2BE7FC3D" w:rsidR="000E05E8" w:rsidRDefault="000E05E8" w:rsidP="002A5A16">
            <w:pPr>
              <w:tabs>
                <w:tab w:val="right" w:pos="5922"/>
                <w:tab w:val="left" w:pos="7212"/>
              </w:tabs>
              <w:jc w:val="center"/>
              <w:rPr>
                <w:rFonts w:ascii="Calibri" w:hAnsi="Calibri"/>
                <w:sz w:val="18"/>
                <w:szCs w:val="18"/>
              </w:rPr>
            </w:pPr>
            <w:r>
              <w:rPr>
                <w:rFonts w:ascii="Calibri" w:hAnsi="Calibri"/>
                <w:sz w:val="18"/>
                <w:szCs w:val="18"/>
              </w:rPr>
              <w:t>30</w:t>
            </w:r>
          </w:p>
        </w:tc>
        <w:tc>
          <w:tcPr>
            <w:tcW w:w="6234" w:type="dxa"/>
            <w:gridSpan w:val="6"/>
            <w:tcBorders>
              <w:right w:val="single" w:sz="4" w:space="0" w:color="auto"/>
            </w:tcBorders>
            <w:vAlign w:val="center"/>
          </w:tcPr>
          <w:p w14:paraId="5BF8AEFD" w14:textId="655A585E" w:rsidR="000E05E8" w:rsidRPr="00C24189" w:rsidDel="000E05E8" w:rsidRDefault="000E05E8" w:rsidP="008C3C78">
            <w:pPr>
              <w:tabs>
                <w:tab w:val="left" w:pos="2160"/>
                <w:tab w:val="left" w:pos="2700"/>
                <w:tab w:val="left" w:pos="5760"/>
                <w:tab w:val="left" w:pos="7212"/>
              </w:tabs>
              <w:jc w:val="right"/>
              <w:rPr>
                <w:rFonts w:ascii="Calibri" w:hAnsi="Calibri"/>
                <w:sz w:val="18"/>
                <w:szCs w:val="18"/>
              </w:rPr>
            </w:pPr>
            <w:r>
              <w:rPr>
                <w:rFonts w:ascii="Calibri" w:hAnsi="Calibri"/>
                <w:sz w:val="18"/>
                <w:szCs w:val="18"/>
              </w:rPr>
              <w:t>Is the Proposed Fenestration SHGC ≤ the Required Fenestration SHGC?</w:t>
            </w:r>
          </w:p>
        </w:tc>
        <w:tc>
          <w:tcPr>
            <w:tcW w:w="960" w:type="dxa"/>
            <w:tcBorders>
              <w:top w:val="single" w:sz="4" w:space="0" w:color="auto"/>
              <w:left w:val="single" w:sz="4" w:space="0" w:color="auto"/>
              <w:bottom w:val="single" w:sz="4" w:space="0" w:color="auto"/>
              <w:right w:val="single" w:sz="4" w:space="0" w:color="auto"/>
            </w:tcBorders>
            <w:vAlign w:val="center"/>
          </w:tcPr>
          <w:p w14:paraId="6E5E158C" w14:textId="6B48B914" w:rsidR="000E05E8" w:rsidDel="000E05E8" w:rsidRDefault="000E05E8" w:rsidP="002A5A16">
            <w:pPr>
              <w:rPr>
                <w:rFonts w:ascii="Calibri" w:hAnsi="Calibri"/>
                <w:bCs/>
                <w:sz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c>
          <w:tcPr>
            <w:tcW w:w="6815" w:type="dxa"/>
            <w:gridSpan w:val="6"/>
            <w:vMerge/>
            <w:tcBorders>
              <w:left w:val="single" w:sz="4" w:space="0" w:color="auto"/>
              <w:bottom w:val="single" w:sz="4" w:space="0" w:color="auto"/>
              <w:right w:val="single" w:sz="4" w:space="0" w:color="auto"/>
            </w:tcBorders>
            <w:vAlign w:val="center"/>
          </w:tcPr>
          <w:p w14:paraId="2A6D7C72" w14:textId="77777777" w:rsidR="000E05E8" w:rsidRPr="00C24189" w:rsidRDefault="000E05E8" w:rsidP="002A5A16">
            <w:pPr>
              <w:jc w:val="center"/>
              <w:rPr>
                <w:rFonts w:ascii="Calibri" w:hAnsi="Calibri"/>
                <w:sz w:val="18"/>
                <w:szCs w:val="18"/>
              </w:rPr>
            </w:pPr>
          </w:p>
        </w:tc>
      </w:tr>
    </w:tbl>
    <w:p w14:paraId="5D8A505F" w14:textId="77777777" w:rsidR="002A5A16" w:rsidRDefault="002A5A16"/>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49"/>
        <w:gridCol w:w="3650"/>
        <w:gridCol w:w="3649"/>
        <w:gridCol w:w="3650"/>
      </w:tblGrid>
      <w:tr w:rsidR="002A5A16" w:rsidRPr="00C05188" w14:paraId="04F91EF3" w14:textId="77777777" w:rsidTr="002A5A16">
        <w:trPr>
          <w:cantSplit/>
          <w:trHeight w:val="348"/>
        </w:trPr>
        <w:tc>
          <w:tcPr>
            <w:tcW w:w="14598" w:type="dxa"/>
            <w:gridSpan w:val="4"/>
            <w:tcBorders>
              <w:top w:val="single" w:sz="4" w:space="0" w:color="auto"/>
              <w:left w:val="single" w:sz="4" w:space="0" w:color="auto"/>
              <w:bottom w:val="single" w:sz="4" w:space="0" w:color="auto"/>
              <w:right w:val="single" w:sz="4" w:space="0" w:color="auto"/>
            </w:tcBorders>
            <w:shd w:val="clear" w:color="auto" w:fill="auto"/>
          </w:tcPr>
          <w:p w14:paraId="3998C874" w14:textId="58C16646" w:rsidR="002A5A16" w:rsidRDefault="002A5A16" w:rsidP="002A5A16">
            <w:pPr>
              <w:keepNext/>
              <w:rPr>
                <w:rFonts w:ascii="Calibri" w:eastAsia="Calibri" w:hAnsi="Calibri"/>
                <w:b/>
                <w:sz w:val="22"/>
                <w:szCs w:val="22"/>
              </w:rPr>
            </w:pPr>
            <w:r>
              <w:rPr>
                <w:rFonts w:ascii="Calibri" w:eastAsia="Calibri" w:hAnsi="Calibri"/>
                <w:b/>
                <w:sz w:val="22"/>
                <w:szCs w:val="22"/>
              </w:rPr>
              <w:t>G</w:t>
            </w:r>
            <w:r w:rsidRPr="00C24189">
              <w:rPr>
                <w:rFonts w:ascii="Calibri" w:eastAsia="Calibri" w:hAnsi="Calibri"/>
                <w:b/>
                <w:sz w:val="22"/>
                <w:szCs w:val="22"/>
              </w:rPr>
              <w:t xml:space="preserve">. </w:t>
            </w:r>
            <w:r w:rsidR="000E05E8">
              <w:rPr>
                <w:rFonts w:ascii="Calibri" w:eastAsia="Calibri" w:hAnsi="Calibri"/>
                <w:b/>
                <w:sz w:val="22"/>
                <w:szCs w:val="22"/>
              </w:rPr>
              <w:t>Space Conditioning (SC) Systems – Heating/Cooling</w:t>
            </w:r>
            <w:r w:rsidRPr="00C24189">
              <w:rPr>
                <w:rFonts w:ascii="Calibri" w:eastAsia="Calibri" w:hAnsi="Calibri"/>
                <w:b/>
                <w:sz w:val="22"/>
                <w:szCs w:val="22"/>
              </w:rPr>
              <w:t xml:space="preserve"> </w:t>
            </w:r>
            <w:r w:rsidRPr="00F62A38">
              <w:rPr>
                <w:rFonts w:ascii="Calibri" w:eastAsia="Calibri" w:hAnsi="Calibri"/>
                <w:sz w:val="22"/>
                <w:szCs w:val="22"/>
              </w:rPr>
              <w:t xml:space="preserve">(Prescriptive </w:t>
            </w:r>
            <w:r w:rsidR="000E05E8" w:rsidRPr="00F62A38">
              <w:rPr>
                <w:rFonts w:ascii="Calibri" w:eastAsia="Calibri" w:hAnsi="Calibri"/>
                <w:sz w:val="22"/>
                <w:szCs w:val="22"/>
              </w:rPr>
              <w:t>S</w:t>
            </w:r>
            <w:r w:rsidRPr="00F62A38">
              <w:rPr>
                <w:rFonts w:ascii="Calibri" w:eastAsia="Calibri" w:hAnsi="Calibri"/>
                <w:sz w:val="22"/>
                <w:szCs w:val="22"/>
              </w:rPr>
              <w:t>ection 150.2(b))</w:t>
            </w:r>
          </w:p>
          <w:p w14:paraId="354ECEB3" w14:textId="0E7D5FCD" w:rsidR="002A5A16" w:rsidRPr="000A51C2" w:rsidRDefault="002A5A16" w:rsidP="002A5A16">
            <w:pPr>
              <w:keepNext/>
              <w:rPr>
                <w:rFonts w:ascii="Calibri" w:eastAsia="Calibri" w:hAnsi="Calibri"/>
                <w:sz w:val="18"/>
                <w:szCs w:val="22"/>
              </w:rPr>
            </w:pPr>
            <w:r w:rsidRPr="000A51C2">
              <w:rPr>
                <w:rFonts w:ascii="Calibri" w:eastAsia="Calibri" w:hAnsi="Calibri"/>
                <w:sz w:val="18"/>
                <w:szCs w:val="22"/>
              </w:rPr>
              <w:t>Alterations to Space Conditioning Systems shall be exempt from HERS verification requirements as prerequisite for use of the CF1R-ALT-05 and CF2R- ALT-05 Compliance Documents.  If new space conditioning systems are installed or existing systems are altered and are not exempt from HERS verification, then a CF1R-ALT-01 shall be completed and registered with a HERS Provider Data Registry.  In each row below for each dwelling unit in the building, check the box that indicates the exemption from HERS verification compliance:</w:t>
            </w:r>
          </w:p>
          <w:p w14:paraId="2B5C8A96" w14:textId="77777777" w:rsidR="002A5A16" w:rsidRPr="000A51C2" w:rsidRDefault="002A5A16" w:rsidP="002A5A16">
            <w:pPr>
              <w:keepNext/>
              <w:rPr>
                <w:rFonts w:ascii="Calibri" w:eastAsia="Calibri" w:hAnsi="Calibri"/>
                <w:sz w:val="18"/>
                <w:szCs w:val="22"/>
              </w:rPr>
            </w:pPr>
            <w:r w:rsidRPr="000A51C2">
              <w:rPr>
                <w:rFonts w:ascii="Calibri" w:eastAsia="Calibri" w:hAnsi="Calibri"/>
                <w:sz w:val="18"/>
                <w:szCs w:val="22"/>
              </w:rPr>
              <w:sym w:font="Wingdings" w:char="F06F"/>
            </w:r>
            <w:r w:rsidRPr="000A51C2">
              <w:rPr>
                <w:rFonts w:ascii="Calibri" w:eastAsia="Calibri" w:hAnsi="Calibri"/>
                <w:sz w:val="18"/>
                <w:szCs w:val="22"/>
              </w:rPr>
              <w:t xml:space="preserve">  a:  space conditioning system was not altered;</w:t>
            </w:r>
          </w:p>
          <w:p w14:paraId="183D6301" w14:textId="77777777" w:rsidR="002A5A16" w:rsidRPr="000A51C2" w:rsidRDefault="002A5A16" w:rsidP="002A5A16">
            <w:pPr>
              <w:keepNext/>
              <w:rPr>
                <w:rFonts w:ascii="Calibri" w:eastAsia="Calibri" w:hAnsi="Calibri"/>
                <w:sz w:val="18"/>
                <w:szCs w:val="22"/>
              </w:rPr>
            </w:pPr>
            <w:r w:rsidRPr="000A51C2">
              <w:rPr>
                <w:rFonts w:ascii="Calibri" w:eastAsia="Calibri" w:hAnsi="Calibri"/>
                <w:sz w:val="18"/>
                <w:szCs w:val="22"/>
              </w:rPr>
              <w:sym w:font="Wingdings" w:char="F06F"/>
            </w:r>
            <w:r w:rsidRPr="000A51C2">
              <w:rPr>
                <w:rFonts w:ascii="Calibri" w:eastAsia="Calibri" w:hAnsi="Calibri"/>
                <w:sz w:val="18"/>
                <w:szCs w:val="22"/>
              </w:rPr>
              <w:t xml:space="preserve">  b:  less than 40 </w:t>
            </w:r>
            <w:proofErr w:type="spellStart"/>
            <w:r w:rsidRPr="000A51C2">
              <w:rPr>
                <w:rFonts w:ascii="Calibri" w:eastAsia="Calibri" w:hAnsi="Calibri"/>
                <w:sz w:val="18"/>
                <w:szCs w:val="22"/>
              </w:rPr>
              <w:t>ft</w:t>
            </w:r>
            <w:proofErr w:type="spellEnd"/>
            <w:r w:rsidRPr="000A51C2">
              <w:rPr>
                <w:rFonts w:ascii="Calibri" w:eastAsia="Calibri" w:hAnsi="Calibri"/>
                <w:sz w:val="18"/>
                <w:szCs w:val="22"/>
              </w:rPr>
              <w:t xml:space="preserve"> of ducts were added or replaced; </w:t>
            </w:r>
          </w:p>
          <w:p w14:paraId="060BCDEC" w14:textId="77777777" w:rsidR="002A5A16" w:rsidRPr="000A51C2" w:rsidRDefault="002A5A16" w:rsidP="002A5A16">
            <w:pPr>
              <w:keepNext/>
              <w:rPr>
                <w:rFonts w:ascii="Calibri" w:eastAsia="Calibri" w:hAnsi="Calibri"/>
                <w:sz w:val="18"/>
                <w:szCs w:val="22"/>
              </w:rPr>
            </w:pPr>
            <w:r w:rsidRPr="000A51C2">
              <w:rPr>
                <w:rFonts w:ascii="Calibri" w:eastAsia="Calibri" w:hAnsi="Calibri"/>
                <w:sz w:val="18"/>
                <w:szCs w:val="22"/>
              </w:rPr>
              <w:sym w:font="Wingdings" w:char="F06F"/>
            </w:r>
            <w:r w:rsidRPr="000A51C2">
              <w:rPr>
                <w:rFonts w:ascii="Calibri" w:eastAsia="Calibri" w:hAnsi="Calibri"/>
                <w:sz w:val="18"/>
                <w:szCs w:val="22"/>
              </w:rPr>
              <w:t xml:space="preserve">  c:  (exempt from duct leakage testing) if:  the existing duct system was insulated with asbestos;</w:t>
            </w:r>
          </w:p>
          <w:p w14:paraId="0DE77ED3" w14:textId="77777777" w:rsidR="002A5A16" w:rsidRPr="00C05188" w:rsidRDefault="002A5A16" w:rsidP="002A5A16">
            <w:pPr>
              <w:keepNext/>
              <w:rPr>
                <w:rFonts w:ascii="Calibri" w:eastAsia="Calibri" w:hAnsi="Calibri"/>
                <w:b/>
                <w:sz w:val="22"/>
                <w:szCs w:val="22"/>
              </w:rPr>
            </w:pPr>
            <w:r w:rsidRPr="000A51C2">
              <w:rPr>
                <w:rFonts w:ascii="Calibri" w:eastAsia="Calibri" w:hAnsi="Calibri"/>
                <w:sz w:val="18"/>
                <w:szCs w:val="22"/>
              </w:rPr>
              <w:sym w:font="Wingdings" w:char="F06F"/>
            </w:r>
            <w:r w:rsidRPr="000A51C2">
              <w:rPr>
                <w:rFonts w:ascii="Calibri" w:eastAsia="Calibri" w:hAnsi="Calibri"/>
                <w:sz w:val="18"/>
                <w:szCs w:val="22"/>
              </w:rPr>
              <w:t xml:space="preserve">  </w:t>
            </w:r>
            <w:proofErr w:type="gramStart"/>
            <w:r w:rsidRPr="000A51C2">
              <w:rPr>
                <w:rFonts w:ascii="Calibri" w:eastAsia="Calibri" w:hAnsi="Calibri"/>
                <w:sz w:val="18"/>
                <w:szCs w:val="22"/>
              </w:rPr>
              <w:t>d</w:t>
            </w:r>
            <w:proofErr w:type="gramEnd"/>
            <w:r w:rsidRPr="000A51C2">
              <w:rPr>
                <w:rFonts w:ascii="Calibri" w:eastAsia="Calibri" w:hAnsi="Calibri"/>
                <w:sz w:val="18"/>
                <w:szCs w:val="22"/>
              </w:rPr>
              <w:t>:  (exempt from duct leakage testing) if:  the existing duct system was previously tested and passed by a HERS Rater.</w:t>
            </w:r>
          </w:p>
        </w:tc>
      </w:tr>
      <w:tr w:rsidR="002A5A16" w:rsidRPr="003E1E50" w14:paraId="697A2FE9" w14:textId="77777777" w:rsidTr="000A51C2">
        <w:trPr>
          <w:trHeight w:val="282"/>
        </w:trPr>
        <w:tc>
          <w:tcPr>
            <w:tcW w:w="3649" w:type="dxa"/>
            <w:vAlign w:val="center"/>
          </w:tcPr>
          <w:p w14:paraId="64250FE4" w14:textId="77777777" w:rsidR="002A5A16" w:rsidRPr="003E1E50" w:rsidRDefault="002A5A16" w:rsidP="002A5A16">
            <w:pPr>
              <w:keepNext/>
              <w:jc w:val="center"/>
              <w:rPr>
                <w:rFonts w:ascii="Calibri" w:hAnsi="Calibri"/>
                <w:sz w:val="18"/>
                <w:szCs w:val="18"/>
              </w:rPr>
            </w:pPr>
            <w:r w:rsidRPr="003E1E50">
              <w:rPr>
                <w:rFonts w:ascii="Calibri" w:hAnsi="Calibri"/>
                <w:sz w:val="18"/>
                <w:szCs w:val="18"/>
              </w:rPr>
              <w:t>01</w:t>
            </w:r>
          </w:p>
        </w:tc>
        <w:tc>
          <w:tcPr>
            <w:tcW w:w="3650" w:type="dxa"/>
            <w:vAlign w:val="center"/>
          </w:tcPr>
          <w:p w14:paraId="7CDF7FD5" w14:textId="77777777" w:rsidR="002A5A16" w:rsidRPr="003E1E50" w:rsidRDefault="002A5A16" w:rsidP="002A5A16">
            <w:pPr>
              <w:keepNext/>
              <w:jc w:val="center"/>
              <w:rPr>
                <w:rFonts w:ascii="Calibri" w:hAnsi="Calibri"/>
                <w:sz w:val="18"/>
                <w:szCs w:val="18"/>
              </w:rPr>
            </w:pPr>
            <w:r w:rsidRPr="003E1E50">
              <w:rPr>
                <w:rFonts w:ascii="Calibri" w:hAnsi="Calibri"/>
                <w:sz w:val="18"/>
                <w:szCs w:val="18"/>
              </w:rPr>
              <w:t>02</w:t>
            </w:r>
          </w:p>
        </w:tc>
        <w:tc>
          <w:tcPr>
            <w:tcW w:w="3649" w:type="dxa"/>
            <w:vAlign w:val="center"/>
          </w:tcPr>
          <w:p w14:paraId="2537FEB3" w14:textId="77777777" w:rsidR="002A5A16" w:rsidRPr="003E1E50" w:rsidRDefault="002A5A16" w:rsidP="002A5A16">
            <w:pPr>
              <w:keepNext/>
              <w:jc w:val="center"/>
              <w:rPr>
                <w:rFonts w:ascii="Calibri" w:hAnsi="Calibri"/>
                <w:sz w:val="18"/>
                <w:szCs w:val="18"/>
              </w:rPr>
            </w:pPr>
            <w:r w:rsidRPr="003E1E50">
              <w:rPr>
                <w:rFonts w:ascii="Calibri" w:hAnsi="Calibri"/>
                <w:sz w:val="20"/>
                <w:szCs w:val="20"/>
              </w:rPr>
              <w:t>0</w:t>
            </w:r>
            <w:r>
              <w:rPr>
                <w:rFonts w:ascii="Calibri" w:hAnsi="Calibri"/>
                <w:sz w:val="20"/>
                <w:szCs w:val="20"/>
              </w:rPr>
              <w:t>3</w:t>
            </w:r>
          </w:p>
        </w:tc>
        <w:tc>
          <w:tcPr>
            <w:tcW w:w="3650" w:type="dxa"/>
            <w:vAlign w:val="center"/>
          </w:tcPr>
          <w:p w14:paraId="7032D74A" w14:textId="77777777" w:rsidR="002A5A16" w:rsidRPr="003E1E50" w:rsidRDefault="002A5A16" w:rsidP="002A5A16">
            <w:pPr>
              <w:keepNext/>
              <w:jc w:val="center"/>
              <w:rPr>
                <w:rFonts w:ascii="Calibri" w:hAnsi="Calibri"/>
                <w:sz w:val="18"/>
                <w:szCs w:val="18"/>
              </w:rPr>
            </w:pPr>
            <w:r>
              <w:rPr>
                <w:rFonts w:ascii="Calibri" w:hAnsi="Calibri"/>
                <w:sz w:val="18"/>
                <w:szCs w:val="18"/>
              </w:rPr>
              <w:t>04</w:t>
            </w:r>
          </w:p>
        </w:tc>
      </w:tr>
      <w:tr w:rsidR="002A5A16" w:rsidRPr="00697221" w14:paraId="2DA2E716" w14:textId="77777777" w:rsidTr="000A51C2">
        <w:trPr>
          <w:trHeight w:val="288"/>
        </w:trPr>
        <w:tc>
          <w:tcPr>
            <w:tcW w:w="3649" w:type="dxa"/>
            <w:vAlign w:val="center"/>
          </w:tcPr>
          <w:p w14:paraId="0F8CEB6B" w14:textId="77777777" w:rsidR="002A5A16" w:rsidRPr="00C24189" w:rsidRDefault="002A5A16" w:rsidP="002A5A16">
            <w:pPr>
              <w:keepNext/>
              <w:jc w:val="center"/>
              <w:rPr>
                <w:rFonts w:ascii="Calibri" w:hAnsi="Calibri"/>
                <w:sz w:val="18"/>
                <w:szCs w:val="18"/>
                <w:vertAlign w:val="superscript"/>
              </w:rPr>
            </w:pPr>
            <w:r>
              <w:rPr>
                <w:rFonts w:ascii="Calibri" w:hAnsi="Calibri"/>
                <w:sz w:val="18"/>
                <w:szCs w:val="18"/>
              </w:rPr>
              <w:t>Dwelling Unit Name</w:t>
            </w:r>
          </w:p>
        </w:tc>
        <w:tc>
          <w:tcPr>
            <w:tcW w:w="3650" w:type="dxa"/>
            <w:vAlign w:val="center"/>
          </w:tcPr>
          <w:p w14:paraId="2C301F52" w14:textId="77777777" w:rsidR="002A5A16" w:rsidRPr="00C24189" w:rsidRDefault="002A5A16" w:rsidP="002A5A16">
            <w:pPr>
              <w:keepNext/>
              <w:jc w:val="center"/>
              <w:rPr>
                <w:rFonts w:ascii="Calibri" w:hAnsi="Calibri"/>
                <w:sz w:val="18"/>
                <w:szCs w:val="18"/>
              </w:rPr>
            </w:pPr>
            <w:r w:rsidRPr="00697221">
              <w:rPr>
                <w:rFonts w:ascii="Calibri" w:hAnsi="Calibri"/>
                <w:sz w:val="18"/>
                <w:szCs w:val="18"/>
              </w:rPr>
              <w:t>SC System Identification or Name</w:t>
            </w:r>
          </w:p>
        </w:tc>
        <w:tc>
          <w:tcPr>
            <w:tcW w:w="3649" w:type="dxa"/>
            <w:vAlign w:val="center"/>
          </w:tcPr>
          <w:p w14:paraId="4D2E5026" w14:textId="77777777" w:rsidR="002A5A16" w:rsidRPr="00697221" w:rsidRDefault="002A5A16" w:rsidP="002A5A16">
            <w:pPr>
              <w:keepNext/>
              <w:jc w:val="center"/>
              <w:rPr>
                <w:rFonts w:ascii="Calibri" w:hAnsi="Calibri"/>
                <w:sz w:val="18"/>
                <w:szCs w:val="18"/>
              </w:rPr>
            </w:pPr>
            <w:r w:rsidRPr="00697221">
              <w:rPr>
                <w:rFonts w:ascii="Calibri" w:hAnsi="Calibri"/>
                <w:sz w:val="18"/>
                <w:szCs w:val="18"/>
              </w:rPr>
              <w:t>SC System Location or Area Served</w:t>
            </w:r>
          </w:p>
        </w:tc>
        <w:tc>
          <w:tcPr>
            <w:tcW w:w="3650" w:type="dxa"/>
            <w:vAlign w:val="center"/>
          </w:tcPr>
          <w:p w14:paraId="04C5A6F6" w14:textId="77777777" w:rsidR="002A5A16" w:rsidRPr="00697221" w:rsidRDefault="002A5A16" w:rsidP="002A5A16">
            <w:pPr>
              <w:keepNext/>
              <w:jc w:val="center"/>
              <w:rPr>
                <w:rFonts w:ascii="Calibri" w:hAnsi="Calibri"/>
                <w:sz w:val="18"/>
                <w:szCs w:val="18"/>
              </w:rPr>
            </w:pPr>
            <w:r>
              <w:rPr>
                <w:rFonts w:ascii="Calibri" w:hAnsi="Calibri"/>
                <w:sz w:val="18"/>
                <w:szCs w:val="18"/>
              </w:rPr>
              <w:t>Exemption from HERS Verification</w:t>
            </w:r>
          </w:p>
        </w:tc>
      </w:tr>
      <w:tr w:rsidR="002A5A16" w:rsidRPr="00C24189" w14:paraId="238BA2AF" w14:textId="77777777" w:rsidTr="000A51C2">
        <w:trPr>
          <w:trHeight w:val="432"/>
        </w:trPr>
        <w:tc>
          <w:tcPr>
            <w:tcW w:w="3649" w:type="dxa"/>
            <w:vAlign w:val="center"/>
          </w:tcPr>
          <w:p w14:paraId="5D8807EA" w14:textId="77777777" w:rsidR="002A5A16" w:rsidRPr="00C24189" w:rsidRDefault="002A5A16" w:rsidP="002A5A16">
            <w:pPr>
              <w:keepNext/>
              <w:jc w:val="center"/>
              <w:rPr>
                <w:rFonts w:ascii="Calibri" w:hAnsi="Calibri"/>
                <w:sz w:val="18"/>
                <w:szCs w:val="18"/>
              </w:rPr>
            </w:pPr>
          </w:p>
        </w:tc>
        <w:tc>
          <w:tcPr>
            <w:tcW w:w="3650" w:type="dxa"/>
            <w:vAlign w:val="center"/>
          </w:tcPr>
          <w:p w14:paraId="46A47C71" w14:textId="77777777" w:rsidR="002A5A16" w:rsidRPr="00C24189" w:rsidRDefault="002A5A16" w:rsidP="002A5A16">
            <w:pPr>
              <w:keepNext/>
              <w:jc w:val="center"/>
              <w:rPr>
                <w:rFonts w:ascii="Calibri" w:hAnsi="Calibri"/>
                <w:sz w:val="18"/>
                <w:szCs w:val="18"/>
              </w:rPr>
            </w:pPr>
          </w:p>
        </w:tc>
        <w:tc>
          <w:tcPr>
            <w:tcW w:w="3649" w:type="dxa"/>
            <w:vAlign w:val="center"/>
          </w:tcPr>
          <w:p w14:paraId="2F46CC20" w14:textId="77777777" w:rsidR="002A5A16" w:rsidRPr="00C24189" w:rsidRDefault="002A5A16" w:rsidP="002A5A16">
            <w:pPr>
              <w:keepNext/>
              <w:jc w:val="center"/>
              <w:rPr>
                <w:rFonts w:ascii="Calibri" w:hAnsi="Calibri"/>
                <w:sz w:val="18"/>
                <w:szCs w:val="18"/>
              </w:rPr>
            </w:pPr>
          </w:p>
        </w:tc>
        <w:tc>
          <w:tcPr>
            <w:tcW w:w="3650" w:type="dxa"/>
            <w:vAlign w:val="center"/>
          </w:tcPr>
          <w:p w14:paraId="4A11AFA1" w14:textId="77777777" w:rsidR="002A5A16" w:rsidRPr="00C24189" w:rsidRDefault="002A5A16" w:rsidP="002A5A1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2A5A16" w14:paraId="3E47F81B" w14:textId="77777777" w:rsidTr="000A51C2">
        <w:trPr>
          <w:trHeight w:val="432"/>
        </w:trPr>
        <w:tc>
          <w:tcPr>
            <w:tcW w:w="3649" w:type="dxa"/>
            <w:vAlign w:val="center"/>
          </w:tcPr>
          <w:p w14:paraId="3EECDC54" w14:textId="77777777" w:rsidR="002A5A16" w:rsidRPr="00C24189" w:rsidRDefault="002A5A16" w:rsidP="002A5A16">
            <w:pPr>
              <w:keepNext/>
              <w:jc w:val="center"/>
              <w:rPr>
                <w:rFonts w:ascii="Calibri" w:hAnsi="Calibri"/>
                <w:sz w:val="18"/>
                <w:szCs w:val="18"/>
              </w:rPr>
            </w:pPr>
          </w:p>
        </w:tc>
        <w:tc>
          <w:tcPr>
            <w:tcW w:w="3650" w:type="dxa"/>
            <w:vAlign w:val="center"/>
          </w:tcPr>
          <w:p w14:paraId="1FCD6AAB" w14:textId="77777777" w:rsidR="002A5A16" w:rsidRPr="00C24189" w:rsidRDefault="002A5A16" w:rsidP="002A5A16">
            <w:pPr>
              <w:keepNext/>
              <w:jc w:val="center"/>
              <w:rPr>
                <w:rFonts w:ascii="Calibri" w:hAnsi="Calibri"/>
                <w:sz w:val="18"/>
                <w:szCs w:val="18"/>
              </w:rPr>
            </w:pPr>
          </w:p>
        </w:tc>
        <w:tc>
          <w:tcPr>
            <w:tcW w:w="3649" w:type="dxa"/>
            <w:vAlign w:val="center"/>
          </w:tcPr>
          <w:p w14:paraId="2681E808" w14:textId="77777777" w:rsidR="002A5A16" w:rsidRPr="00C24189" w:rsidRDefault="002A5A16" w:rsidP="002A5A16">
            <w:pPr>
              <w:keepNext/>
              <w:jc w:val="center"/>
              <w:rPr>
                <w:rFonts w:ascii="Calibri" w:hAnsi="Calibri"/>
                <w:sz w:val="18"/>
                <w:szCs w:val="18"/>
              </w:rPr>
            </w:pPr>
          </w:p>
        </w:tc>
        <w:tc>
          <w:tcPr>
            <w:tcW w:w="3650" w:type="dxa"/>
            <w:vAlign w:val="center"/>
          </w:tcPr>
          <w:p w14:paraId="60AF4070" w14:textId="77777777" w:rsidR="002A5A16" w:rsidRDefault="002A5A16" w:rsidP="002A5A16">
            <w:pPr>
              <w:keepNext/>
              <w:jc w:val="center"/>
              <w:rPr>
                <w:rFonts w:ascii="Calibri" w:hAnsi="Calibri" w:cs="Tahoma"/>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2A5A16" w:rsidRPr="00C24189" w14:paraId="0211151E" w14:textId="77777777" w:rsidTr="000A51C2">
        <w:trPr>
          <w:trHeight w:val="432"/>
        </w:trPr>
        <w:tc>
          <w:tcPr>
            <w:tcW w:w="3649" w:type="dxa"/>
            <w:vAlign w:val="center"/>
          </w:tcPr>
          <w:p w14:paraId="6A060177" w14:textId="77777777" w:rsidR="002A5A16" w:rsidRPr="00C24189" w:rsidRDefault="002A5A16" w:rsidP="002A5A16">
            <w:pPr>
              <w:keepNext/>
              <w:jc w:val="center"/>
              <w:rPr>
                <w:rFonts w:ascii="Calibri" w:hAnsi="Calibri"/>
                <w:sz w:val="18"/>
                <w:szCs w:val="18"/>
              </w:rPr>
            </w:pPr>
          </w:p>
        </w:tc>
        <w:tc>
          <w:tcPr>
            <w:tcW w:w="3650" w:type="dxa"/>
            <w:vAlign w:val="center"/>
          </w:tcPr>
          <w:p w14:paraId="03733463" w14:textId="77777777" w:rsidR="002A5A16" w:rsidRPr="00C24189" w:rsidRDefault="002A5A16" w:rsidP="002A5A16">
            <w:pPr>
              <w:keepNext/>
              <w:jc w:val="center"/>
              <w:rPr>
                <w:rFonts w:ascii="Calibri" w:hAnsi="Calibri"/>
                <w:sz w:val="18"/>
                <w:szCs w:val="18"/>
              </w:rPr>
            </w:pPr>
          </w:p>
        </w:tc>
        <w:tc>
          <w:tcPr>
            <w:tcW w:w="3649" w:type="dxa"/>
            <w:vAlign w:val="center"/>
          </w:tcPr>
          <w:p w14:paraId="75AD5AA1" w14:textId="77777777" w:rsidR="002A5A16" w:rsidRPr="00C24189" w:rsidRDefault="002A5A16" w:rsidP="002A5A16">
            <w:pPr>
              <w:keepNext/>
              <w:jc w:val="center"/>
              <w:rPr>
                <w:rFonts w:ascii="Calibri" w:hAnsi="Calibri"/>
                <w:sz w:val="18"/>
                <w:szCs w:val="18"/>
              </w:rPr>
            </w:pPr>
          </w:p>
        </w:tc>
        <w:tc>
          <w:tcPr>
            <w:tcW w:w="3650" w:type="dxa"/>
            <w:vAlign w:val="center"/>
          </w:tcPr>
          <w:p w14:paraId="167ADA30" w14:textId="77777777" w:rsidR="002A5A16" w:rsidRPr="00C24189" w:rsidRDefault="002A5A16" w:rsidP="002A5A1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2A5A16" w:rsidRPr="00C24189" w14:paraId="45E8BA51" w14:textId="77777777" w:rsidTr="000A51C2">
        <w:trPr>
          <w:trHeight w:val="432"/>
        </w:trPr>
        <w:tc>
          <w:tcPr>
            <w:tcW w:w="3649" w:type="dxa"/>
            <w:vAlign w:val="center"/>
          </w:tcPr>
          <w:p w14:paraId="6463E3C8" w14:textId="77777777" w:rsidR="002A5A16" w:rsidRPr="00C24189" w:rsidRDefault="002A5A16" w:rsidP="002A5A16">
            <w:pPr>
              <w:keepNext/>
              <w:jc w:val="center"/>
              <w:rPr>
                <w:rFonts w:ascii="Calibri" w:hAnsi="Calibri"/>
                <w:sz w:val="18"/>
                <w:szCs w:val="18"/>
              </w:rPr>
            </w:pPr>
          </w:p>
        </w:tc>
        <w:tc>
          <w:tcPr>
            <w:tcW w:w="3650" w:type="dxa"/>
            <w:vAlign w:val="center"/>
          </w:tcPr>
          <w:p w14:paraId="67265F3A" w14:textId="77777777" w:rsidR="002A5A16" w:rsidRPr="00C24189" w:rsidRDefault="002A5A16" w:rsidP="002A5A16">
            <w:pPr>
              <w:keepNext/>
              <w:jc w:val="center"/>
              <w:rPr>
                <w:rFonts w:ascii="Calibri" w:hAnsi="Calibri"/>
                <w:sz w:val="18"/>
                <w:szCs w:val="18"/>
              </w:rPr>
            </w:pPr>
          </w:p>
        </w:tc>
        <w:tc>
          <w:tcPr>
            <w:tcW w:w="3649" w:type="dxa"/>
            <w:vAlign w:val="center"/>
          </w:tcPr>
          <w:p w14:paraId="4620104F" w14:textId="77777777" w:rsidR="002A5A16" w:rsidRPr="00C24189" w:rsidRDefault="002A5A16" w:rsidP="002A5A16">
            <w:pPr>
              <w:keepNext/>
              <w:jc w:val="center"/>
              <w:rPr>
                <w:rFonts w:ascii="Calibri" w:hAnsi="Calibri"/>
                <w:sz w:val="18"/>
                <w:szCs w:val="18"/>
              </w:rPr>
            </w:pPr>
          </w:p>
        </w:tc>
        <w:tc>
          <w:tcPr>
            <w:tcW w:w="3650" w:type="dxa"/>
            <w:vAlign w:val="center"/>
          </w:tcPr>
          <w:p w14:paraId="571E712D" w14:textId="77777777" w:rsidR="002A5A16" w:rsidRPr="00C24189" w:rsidRDefault="002A5A16" w:rsidP="002A5A1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2A5A16" w:rsidRPr="00C24189" w14:paraId="2651D623" w14:textId="77777777" w:rsidTr="000A51C2">
        <w:trPr>
          <w:trHeight w:val="432"/>
        </w:trPr>
        <w:tc>
          <w:tcPr>
            <w:tcW w:w="3649" w:type="dxa"/>
            <w:vAlign w:val="center"/>
          </w:tcPr>
          <w:p w14:paraId="0C408FA5" w14:textId="77777777" w:rsidR="002A5A16" w:rsidRPr="00C24189" w:rsidRDefault="002A5A16" w:rsidP="002A5A16">
            <w:pPr>
              <w:keepNext/>
              <w:jc w:val="center"/>
              <w:rPr>
                <w:rFonts w:ascii="Calibri" w:hAnsi="Calibri"/>
                <w:sz w:val="18"/>
                <w:szCs w:val="18"/>
              </w:rPr>
            </w:pPr>
          </w:p>
        </w:tc>
        <w:tc>
          <w:tcPr>
            <w:tcW w:w="3650" w:type="dxa"/>
            <w:vAlign w:val="center"/>
          </w:tcPr>
          <w:p w14:paraId="23D354BB" w14:textId="77777777" w:rsidR="002A5A16" w:rsidRPr="00C24189" w:rsidRDefault="002A5A16" w:rsidP="002A5A16">
            <w:pPr>
              <w:keepNext/>
              <w:jc w:val="center"/>
              <w:rPr>
                <w:rFonts w:ascii="Calibri" w:hAnsi="Calibri"/>
                <w:sz w:val="18"/>
                <w:szCs w:val="18"/>
              </w:rPr>
            </w:pPr>
          </w:p>
        </w:tc>
        <w:tc>
          <w:tcPr>
            <w:tcW w:w="3649" w:type="dxa"/>
            <w:vAlign w:val="center"/>
          </w:tcPr>
          <w:p w14:paraId="7D664EB7" w14:textId="77777777" w:rsidR="002A5A16" w:rsidRPr="00C24189" w:rsidRDefault="002A5A16" w:rsidP="002A5A16">
            <w:pPr>
              <w:keepNext/>
              <w:jc w:val="center"/>
              <w:rPr>
                <w:rFonts w:ascii="Calibri" w:hAnsi="Calibri"/>
                <w:sz w:val="18"/>
                <w:szCs w:val="18"/>
              </w:rPr>
            </w:pPr>
          </w:p>
        </w:tc>
        <w:tc>
          <w:tcPr>
            <w:tcW w:w="3650" w:type="dxa"/>
            <w:vAlign w:val="center"/>
          </w:tcPr>
          <w:p w14:paraId="58E6B8F1" w14:textId="77777777" w:rsidR="002A5A16" w:rsidRPr="00C24189" w:rsidRDefault="002A5A16" w:rsidP="002A5A1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2A5A16" w:rsidRPr="00C24189" w14:paraId="3951EA2A" w14:textId="77777777" w:rsidTr="000A51C2">
        <w:trPr>
          <w:trHeight w:val="432"/>
        </w:trPr>
        <w:tc>
          <w:tcPr>
            <w:tcW w:w="3649" w:type="dxa"/>
            <w:vAlign w:val="center"/>
          </w:tcPr>
          <w:p w14:paraId="2C90B55D" w14:textId="77777777" w:rsidR="002A5A16" w:rsidRPr="00C24189" w:rsidRDefault="002A5A16" w:rsidP="002A5A16">
            <w:pPr>
              <w:keepNext/>
              <w:jc w:val="center"/>
              <w:rPr>
                <w:rFonts w:ascii="Calibri" w:hAnsi="Calibri"/>
                <w:sz w:val="18"/>
                <w:szCs w:val="18"/>
              </w:rPr>
            </w:pPr>
          </w:p>
        </w:tc>
        <w:tc>
          <w:tcPr>
            <w:tcW w:w="3650" w:type="dxa"/>
            <w:vAlign w:val="center"/>
          </w:tcPr>
          <w:p w14:paraId="468A708D" w14:textId="77777777" w:rsidR="002A5A16" w:rsidRPr="00C24189" w:rsidRDefault="002A5A16" w:rsidP="002A5A16">
            <w:pPr>
              <w:keepNext/>
              <w:jc w:val="center"/>
              <w:rPr>
                <w:rFonts w:ascii="Calibri" w:hAnsi="Calibri"/>
                <w:sz w:val="18"/>
                <w:szCs w:val="18"/>
              </w:rPr>
            </w:pPr>
          </w:p>
        </w:tc>
        <w:tc>
          <w:tcPr>
            <w:tcW w:w="3649" w:type="dxa"/>
            <w:vAlign w:val="center"/>
          </w:tcPr>
          <w:p w14:paraId="480C9ACD" w14:textId="77777777" w:rsidR="002A5A16" w:rsidRPr="00C24189" w:rsidRDefault="002A5A16" w:rsidP="002A5A16">
            <w:pPr>
              <w:keepNext/>
              <w:jc w:val="center"/>
              <w:rPr>
                <w:rFonts w:ascii="Calibri" w:hAnsi="Calibri"/>
                <w:sz w:val="18"/>
                <w:szCs w:val="18"/>
              </w:rPr>
            </w:pPr>
          </w:p>
        </w:tc>
        <w:tc>
          <w:tcPr>
            <w:tcW w:w="3650" w:type="dxa"/>
            <w:vAlign w:val="center"/>
          </w:tcPr>
          <w:p w14:paraId="269B928D" w14:textId="77777777" w:rsidR="002A5A16" w:rsidRPr="00C24189" w:rsidRDefault="002A5A16" w:rsidP="002A5A1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2A5A16" w:rsidRPr="00C24189" w14:paraId="237A9168" w14:textId="77777777" w:rsidTr="000A51C2">
        <w:trPr>
          <w:trHeight w:val="432"/>
        </w:trPr>
        <w:tc>
          <w:tcPr>
            <w:tcW w:w="3649" w:type="dxa"/>
            <w:vAlign w:val="center"/>
          </w:tcPr>
          <w:p w14:paraId="169116EA" w14:textId="77777777" w:rsidR="002A5A16" w:rsidRPr="00C24189" w:rsidRDefault="002A5A16" w:rsidP="002A5A16">
            <w:pPr>
              <w:keepNext/>
              <w:jc w:val="center"/>
              <w:rPr>
                <w:rFonts w:ascii="Calibri" w:hAnsi="Calibri"/>
                <w:sz w:val="18"/>
                <w:szCs w:val="18"/>
              </w:rPr>
            </w:pPr>
          </w:p>
        </w:tc>
        <w:tc>
          <w:tcPr>
            <w:tcW w:w="3650" w:type="dxa"/>
            <w:vAlign w:val="center"/>
          </w:tcPr>
          <w:p w14:paraId="5728D7B0" w14:textId="77777777" w:rsidR="002A5A16" w:rsidRPr="00C24189" w:rsidRDefault="002A5A16" w:rsidP="002A5A16">
            <w:pPr>
              <w:keepNext/>
              <w:jc w:val="center"/>
              <w:rPr>
                <w:rFonts w:ascii="Calibri" w:hAnsi="Calibri"/>
                <w:sz w:val="18"/>
                <w:szCs w:val="18"/>
              </w:rPr>
            </w:pPr>
          </w:p>
        </w:tc>
        <w:tc>
          <w:tcPr>
            <w:tcW w:w="3649" w:type="dxa"/>
            <w:vAlign w:val="center"/>
          </w:tcPr>
          <w:p w14:paraId="54E75C1E" w14:textId="77777777" w:rsidR="002A5A16" w:rsidRPr="00C24189" w:rsidRDefault="002A5A16" w:rsidP="002A5A16">
            <w:pPr>
              <w:keepNext/>
              <w:jc w:val="center"/>
              <w:rPr>
                <w:rFonts w:ascii="Calibri" w:hAnsi="Calibri"/>
                <w:sz w:val="18"/>
                <w:szCs w:val="18"/>
              </w:rPr>
            </w:pPr>
          </w:p>
        </w:tc>
        <w:tc>
          <w:tcPr>
            <w:tcW w:w="3650" w:type="dxa"/>
            <w:vAlign w:val="center"/>
          </w:tcPr>
          <w:p w14:paraId="4AC5DB4A" w14:textId="77777777" w:rsidR="002A5A16" w:rsidRPr="00C24189" w:rsidRDefault="002A5A16" w:rsidP="002A5A1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2A5A16" w:rsidRPr="00C24189" w14:paraId="3293BD32" w14:textId="77777777" w:rsidTr="000A51C2">
        <w:trPr>
          <w:trHeight w:val="432"/>
        </w:trPr>
        <w:tc>
          <w:tcPr>
            <w:tcW w:w="3649" w:type="dxa"/>
            <w:vAlign w:val="center"/>
          </w:tcPr>
          <w:p w14:paraId="30290F5C" w14:textId="77777777" w:rsidR="002A5A16" w:rsidRPr="00C24189" w:rsidRDefault="002A5A16" w:rsidP="002A5A16">
            <w:pPr>
              <w:keepNext/>
              <w:jc w:val="center"/>
              <w:rPr>
                <w:rFonts w:ascii="Calibri" w:hAnsi="Calibri"/>
                <w:sz w:val="18"/>
                <w:szCs w:val="18"/>
              </w:rPr>
            </w:pPr>
          </w:p>
        </w:tc>
        <w:tc>
          <w:tcPr>
            <w:tcW w:w="3650" w:type="dxa"/>
            <w:vAlign w:val="center"/>
          </w:tcPr>
          <w:p w14:paraId="323F0853" w14:textId="77777777" w:rsidR="002A5A16" w:rsidRPr="00C24189" w:rsidRDefault="002A5A16" w:rsidP="002A5A16">
            <w:pPr>
              <w:keepNext/>
              <w:jc w:val="center"/>
              <w:rPr>
                <w:rFonts w:ascii="Calibri" w:hAnsi="Calibri"/>
                <w:sz w:val="18"/>
                <w:szCs w:val="18"/>
              </w:rPr>
            </w:pPr>
          </w:p>
        </w:tc>
        <w:tc>
          <w:tcPr>
            <w:tcW w:w="3649" w:type="dxa"/>
            <w:vAlign w:val="center"/>
          </w:tcPr>
          <w:p w14:paraId="372F3211" w14:textId="77777777" w:rsidR="002A5A16" w:rsidRPr="00C24189" w:rsidRDefault="002A5A16" w:rsidP="002A5A16">
            <w:pPr>
              <w:keepNext/>
              <w:jc w:val="center"/>
              <w:rPr>
                <w:rFonts w:ascii="Calibri" w:hAnsi="Calibri"/>
                <w:sz w:val="18"/>
                <w:szCs w:val="18"/>
              </w:rPr>
            </w:pPr>
          </w:p>
        </w:tc>
        <w:tc>
          <w:tcPr>
            <w:tcW w:w="3650" w:type="dxa"/>
            <w:vAlign w:val="center"/>
          </w:tcPr>
          <w:p w14:paraId="28A08ED1" w14:textId="77777777" w:rsidR="002A5A16" w:rsidRPr="00C24189" w:rsidRDefault="002A5A16" w:rsidP="002A5A1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2A5A16" w:rsidRPr="00C24189" w14:paraId="694C562A" w14:textId="77777777" w:rsidTr="000A51C2">
        <w:trPr>
          <w:trHeight w:val="432"/>
        </w:trPr>
        <w:tc>
          <w:tcPr>
            <w:tcW w:w="3649" w:type="dxa"/>
            <w:vAlign w:val="center"/>
          </w:tcPr>
          <w:p w14:paraId="68CDF5C3" w14:textId="77777777" w:rsidR="002A5A16" w:rsidRPr="00C24189" w:rsidRDefault="002A5A16" w:rsidP="002A5A16">
            <w:pPr>
              <w:keepNext/>
              <w:jc w:val="center"/>
              <w:rPr>
                <w:rFonts w:ascii="Calibri" w:hAnsi="Calibri"/>
                <w:sz w:val="18"/>
                <w:szCs w:val="18"/>
              </w:rPr>
            </w:pPr>
          </w:p>
        </w:tc>
        <w:tc>
          <w:tcPr>
            <w:tcW w:w="3650" w:type="dxa"/>
            <w:vAlign w:val="center"/>
          </w:tcPr>
          <w:p w14:paraId="405A286F" w14:textId="77777777" w:rsidR="002A5A16" w:rsidRPr="00C24189" w:rsidRDefault="002A5A16" w:rsidP="002A5A16">
            <w:pPr>
              <w:keepNext/>
              <w:jc w:val="center"/>
              <w:rPr>
                <w:rFonts w:ascii="Calibri" w:hAnsi="Calibri"/>
                <w:sz w:val="18"/>
                <w:szCs w:val="18"/>
              </w:rPr>
            </w:pPr>
          </w:p>
        </w:tc>
        <w:tc>
          <w:tcPr>
            <w:tcW w:w="3649" w:type="dxa"/>
            <w:vAlign w:val="center"/>
          </w:tcPr>
          <w:p w14:paraId="5DCE080F" w14:textId="77777777" w:rsidR="002A5A16" w:rsidRPr="00C24189" w:rsidRDefault="002A5A16" w:rsidP="002A5A16">
            <w:pPr>
              <w:keepNext/>
              <w:jc w:val="center"/>
              <w:rPr>
                <w:rFonts w:ascii="Calibri" w:hAnsi="Calibri"/>
                <w:sz w:val="18"/>
                <w:szCs w:val="18"/>
              </w:rPr>
            </w:pPr>
          </w:p>
        </w:tc>
        <w:tc>
          <w:tcPr>
            <w:tcW w:w="3650" w:type="dxa"/>
            <w:vAlign w:val="center"/>
          </w:tcPr>
          <w:p w14:paraId="44180A34" w14:textId="77777777" w:rsidR="002A5A16" w:rsidRPr="00C24189" w:rsidRDefault="002A5A16" w:rsidP="002A5A1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2A5A16" w14:paraId="2D4E9ADB" w14:textId="77777777" w:rsidTr="000A51C2">
        <w:trPr>
          <w:trHeight w:val="432"/>
        </w:trPr>
        <w:tc>
          <w:tcPr>
            <w:tcW w:w="3649" w:type="dxa"/>
            <w:vAlign w:val="center"/>
          </w:tcPr>
          <w:p w14:paraId="30926AF7" w14:textId="77777777" w:rsidR="002A5A16" w:rsidRPr="00C24189" w:rsidRDefault="002A5A16" w:rsidP="002A5A16">
            <w:pPr>
              <w:keepNext/>
              <w:jc w:val="center"/>
              <w:rPr>
                <w:rFonts w:ascii="Calibri" w:hAnsi="Calibri"/>
                <w:sz w:val="18"/>
                <w:szCs w:val="18"/>
              </w:rPr>
            </w:pPr>
          </w:p>
        </w:tc>
        <w:tc>
          <w:tcPr>
            <w:tcW w:w="3650" w:type="dxa"/>
            <w:vAlign w:val="center"/>
          </w:tcPr>
          <w:p w14:paraId="7C1E5A2C" w14:textId="77777777" w:rsidR="002A5A16" w:rsidRPr="00C24189" w:rsidRDefault="002A5A16" w:rsidP="002A5A16">
            <w:pPr>
              <w:keepNext/>
              <w:jc w:val="center"/>
              <w:rPr>
                <w:rFonts w:ascii="Calibri" w:hAnsi="Calibri"/>
                <w:sz w:val="18"/>
                <w:szCs w:val="18"/>
              </w:rPr>
            </w:pPr>
          </w:p>
        </w:tc>
        <w:tc>
          <w:tcPr>
            <w:tcW w:w="3649" w:type="dxa"/>
            <w:vAlign w:val="center"/>
          </w:tcPr>
          <w:p w14:paraId="33763F06" w14:textId="77777777" w:rsidR="002A5A16" w:rsidRPr="00C24189" w:rsidRDefault="002A5A16" w:rsidP="002A5A16">
            <w:pPr>
              <w:keepNext/>
              <w:jc w:val="center"/>
              <w:rPr>
                <w:rFonts w:ascii="Calibri" w:hAnsi="Calibri"/>
                <w:sz w:val="18"/>
                <w:szCs w:val="18"/>
              </w:rPr>
            </w:pPr>
          </w:p>
        </w:tc>
        <w:tc>
          <w:tcPr>
            <w:tcW w:w="3650" w:type="dxa"/>
            <w:vAlign w:val="center"/>
          </w:tcPr>
          <w:p w14:paraId="5A5C9861" w14:textId="77777777" w:rsidR="002A5A16" w:rsidRDefault="002A5A16" w:rsidP="002A5A16">
            <w:pPr>
              <w:keepNext/>
              <w:jc w:val="center"/>
              <w:rPr>
                <w:rFonts w:ascii="Calibri" w:hAnsi="Calibri"/>
                <w:bCs/>
                <w:sz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2A5A16" w14:paraId="2B696DCD" w14:textId="77777777" w:rsidTr="000A51C2">
        <w:trPr>
          <w:trHeight w:val="432"/>
        </w:trPr>
        <w:tc>
          <w:tcPr>
            <w:tcW w:w="3649" w:type="dxa"/>
            <w:vAlign w:val="center"/>
          </w:tcPr>
          <w:p w14:paraId="3B978053" w14:textId="77777777" w:rsidR="002A5A16" w:rsidRPr="00C24189" w:rsidRDefault="002A5A16" w:rsidP="002A5A16">
            <w:pPr>
              <w:keepNext/>
              <w:jc w:val="center"/>
              <w:rPr>
                <w:rFonts w:ascii="Calibri" w:hAnsi="Calibri"/>
                <w:sz w:val="18"/>
                <w:szCs w:val="18"/>
              </w:rPr>
            </w:pPr>
          </w:p>
        </w:tc>
        <w:tc>
          <w:tcPr>
            <w:tcW w:w="3650" w:type="dxa"/>
            <w:vAlign w:val="center"/>
          </w:tcPr>
          <w:p w14:paraId="3E22D5E8" w14:textId="77777777" w:rsidR="002A5A16" w:rsidRPr="00C24189" w:rsidRDefault="002A5A16" w:rsidP="002A5A16">
            <w:pPr>
              <w:keepNext/>
              <w:jc w:val="center"/>
              <w:rPr>
                <w:rFonts w:ascii="Calibri" w:hAnsi="Calibri"/>
                <w:sz w:val="18"/>
                <w:szCs w:val="18"/>
              </w:rPr>
            </w:pPr>
          </w:p>
        </w:tc>
        <w:tc>
          <w:tcPr>
            <w:tcW w:w="3649" w:type="dxa"/>
            <w:vAlign w:val="center"/>
          </w:tcPr>
          <w:p w14:paraId="5974F262" w14:textId="77777777" w:rsidR="002A5A16" w:rsidRPr="00C24189" w:rsidRDefault="002A5A16" w:rsidP="002A5A16">
            <w:pPr>
              <w:keepNext/>
              <w:jc w:val="center"/>
              <w:rPr>
                <w:rFonts w:ascii="Calibri" w:hAnsi="Calibri"/>
                <w:sz w:val="18"/>
                <w:szCs w:val="18"/>
              </w:rPr>
            </w:pPr>
          </w:p>
        </w:tc>
        <w:tc>
          <w:tcPr>
            <w:tcW w:w="3650" w:type="dxa"/>
            <w:vAlign w:val="center"/>
          </w:tcPr>
          <w:p w14:paraId="76836FEA" w14:textId="77777777" w:rsidR="002A5A16" w:rsidRDefault="002A5A16" w:rsidP="002A5A16">
            <w:pPr>
              <w:keepNext/>
              <w:jc w:val="center"/>
              <w:rPr>
                <w:rFonts w:ascii="Calibri" w:hAnsi="Calibri"/>
                <w:bCs/>
                <w:sz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2A5A16" w:rsidRPr="00C24189" w14:paraId="7FFBAE63" w14:textId="77777777" w:rsidTr="000A51C2">
        <w:trPr>
          <w:trHeight w:val="432"/>
        </w:trPr>
        <w:tc>
          <w:tcPr>
            <w:tcW w:w="3649" w:type="dxa"/>
            <w:vAlign w:val="center"/>
          </w:tcPr>
          <w:p w14:paraId="06A62CD0" w14:textId="77777777" w:rsidR="002A5A16" w:rsidRPr="00C24189" w:rsidRDefault="002A5A16" w:rsidP="002A5A16">
            <w:pPr>
              <w:keepNext/>
              <w:jc w:val="center"/>
              <w:rPr>
                <w:rFonts w:ascii="Calibri" w:hAnsi="Calibri"/>
                <w:sz w:val="18"/>
                <w:szCs w:val="18"/>
              </w:rPr>
            </w:pPr>
          </w:p>
        </w:tc>
        <w:tc>
          <w:tcPr>
            <w:tcW w:w="3650" w:type="dxa"/>
            <w:vAlign w:val="center"/>
          </w:tcPr>
          <w:p w14:paraId="3011EB26" w14:textId="77777777" w:rsidR="002A5A16" w:rsidRPr="00C24189" w:rsidRDefault="002A5A16" w:rsidP="002A5A16">
            <w:pPr>
              <w:keepNext/>
              <w:jc w:val="center"/>
              <w:rPr>
                <w:rFonts w:ascii="Calibri" w:hAnsi="Calibri"/>
                <w:sz w:val="18"/>
                <w:szCs w:val="18"/>
              </w:rPr>
            </w:pPr>
          </w:p>
        </w:tc>
        <w:tc>
          <w:tcPr>
            <w:tcW w:w="3649" w:type="dxa"/>
            <w:vAlign w:val="center"/>
          </w:tcPr>
          <w:p w14:paraId="3A76E480" w14:textId="77777777" w:rsidR="002A5A16" w:rsidRPr="00C24189" w:rsidRDefault="002A5A16" w:rsidP="002A5A16">
            <w:pPr>
              <w:keepNext/>
              <w:jc w:val="center"/>
              <w:rPr>
                <w:rFonts w:ascii="Calibri" w:hAnsi="Calibri"/>
                <w:sz w:val="18"/>
                <w:szCs w:val="18"/>
              </w:rPr>
            </w:pPr>
          </w:p>
        </w:tc>
        <w:tc>
          <w:tcPr>
            <w:tcW w:w="3650" w:type="dxa"/>
            <w:vAlign w:val="center"/>
          </w:tcPr>
          <w:p w14:paraId="7E28D837" w14:textId="77777777" w:rsidR="002A5A16" w:rsidRPr="00C24189" w:rsidRDefault="002A5A16" w:rsidP="002A5A1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2A5A16" w:rsidRPr="00C24189" w14:paraId="04C885B6" w14:textId="77777777" w:rsidTr="000A51C2">
        <w:trPr>
          <w:trHeight w:val="432"/>
        </w:trPr>
        <w:tc>
          <w:tcPr>
            <w:tcW w:w="3649" w:type="dxa"/>
            <w:vAlign w:val="center"/>
          </w:tcPr>
          <w:p w14:paraId="755E0845" w14:textId="77777777" w:rsidR="002A5A16" w:rsidRPr="00C24189" w:rsidRDefault="002A5A16" w:rsidP="002A5A16">
            <w:pPr>
              <w:keepNext/>
              <w:jc w:val="center"/>
              <w:rPr>
                <w:rFonts w:ascii="Calibri" w:hAnsi="Calibri"/>
                <w:sz w:val="18"/>
                <w:szCs w:val="18"/>
              </w:rPr>
            </w:pPr>
          </w:p>
        </w:tc>
        <w:tc>
          <w:tcPr>
            <w:tcW w:w="3650" w:type="dxa"/>
            <w:vAlign w:val="center"/>
          </w:tcPr>
          <w:p w14:paraId="33702618" w14:textId="77777777" w:rsidR="002A5A16" w:rsidRPr="00C24189" w:rsidRDefault="002A5A16" w:rsidP="002A5A16">
            <w:pPr>
              <w:keepNext/>
              <w:jc w:val="center"/>
              <w:rPr>
                <w:rFonts w:ascii="Calibri" w:hAnsi="Calibri"/>
                <w:sz w:val="18"/>
                <w:szCs w:val="18"/>
              </w:rPr>
            </w:pPr>
          </w:p>
        </w:tc>
        <w:tc>
          <w:tcPr>
            <w:tcW w:w="3649" w:type="dxa"/>
            <w:vAlign w:val="center"/>
          </w:tcPr>
          <w:p w14:paraId="70723744" w14:textId="77777777" w:rsidR="002A5A16" w:rsidRPr="00C24189" w:rsidRDefault="002A5A16" w:rsidP="002A5A16">
            <w:pPr>
              <w:keepNext/>
              <w:jc w:val="center"/>
              <w:rPr>
                <w:rFonts w:ascii="Calibri" w:hAnsi="Calibri"/>
                <w:sz w:val="18"/>
                <w:szCs w:val="18"/>
              </w:rPr>
            </w:pPr>
          </w:p>
        </w:tc>
        <w:tc>
          <w:tcPr>
            <w:tcW w:w="3650" w:type="dxa"/>
            <w:vAlign w:val="center"/>
          </w:tcPr>
          <w:p w14:paraId="68BF0FA8" w14:textId="77777777" w:rsidR="002A5A16" w:rsidRPr="00C24189" w:rsidRDefault="002A5A16" w:rsidP="002A5A1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2A5A16" w:rsidRPr="00C24189" w14:paraId="2823D7C0" w14:textId="77777777" w:rsidTr="000A51C2">
        <w:trPr>
          <w:trHeight w:val="432"/>
        </w:trPr>
        <w:tc>
          <w:tcPr>
            <w:tcW w:w="3649" w:type="dxa"/>
            <w:vAlign w:val="center"/>
          </w:tcPr>
          <w:p w14:paraId="1BBE5D41" w14:textId="77777777" w:rsidR="002A5A16" w:rsidRPr="00C24189" w:rsidRDefault="002A5A16" w:rsidP="002A5A16">
            <w:pPr>
              <w:keepNext/>
              <w:jc w:val="center"/>
              <w:rPr>
                <w:rFonts w:ascii="Calibri" w:hAnsi="Calibri"/>
                <w:sz w:val="18"/>
                <w:szCs w:val="18"/>
              </w:rPr>
            </w:pPr>
          </w:p>
        </w:tc>
        <w:tc>
          <w:tcPr>
            <w:tcW w:w="3650" w:type="dxa"/>
            <w:vAlign w:val="center"/>
          </w:tcPr>
          <w:p w14:paraId="710C3AB0" w14:textId="77777777" w:rsidR="002A5A16" w:rsidRPr="00C24189" w:rsidRDefault="002A5A16" w:rsidP="002A5A16">
            <w:pPr>
              <w:keepNext/>
              <w:jc w:val="center"/>
              <w:rPr>
                <w:rFonts w:ascii="Calibri" w:hAnsi="Calibri"/>
                <w:sz w:val="18"/>
                <w:szCs w:val="18"/>
              </w:rPr>
            </w:pPr>
          </w:p>
        </w:tc>
        <w:tc>
          <w:tcPr>
            <w:tcW w:w="3649" w:type="dxa"/>
            <w:vAlign w:val="center"/>
          </w:tcPr>
          <w:p w14:paraId="7D3454FD" w14:textId="77777777" w:rsidR="002A5A16" w:rsidRPr="00C24189" w:rsidRDefault="002A5A16" w:rsidP="002A5A16">
            <w:pPr>
              <w:keepNext/>
              <w:jc w:val="center"/>
              <w:rPr>
                <w:rFonts w:ascii="Calibri" w:hAnsi="Calibri"/>
                <w:sz w:val="18"/>
                <w:szCs w:val="18"/>
              </w:rPr>
            </w:pPr>
          </w:p>
        </w:tc>
        <w:tc>
          <w:tcPr>
            <w:tcW w:w="3650" w:type="dxa"/>
            <w:vAlign w:val="center"/>
          </w:tcPr>
          <w:p w14:paraId="5BAD730E" w14:textId="77777777" w:rsidR="002A5A16" w:rsidRPr="00C24189" w:rsidRDefault="002A5A16" w:rsidP="002A5A1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bl>
    <w:p w14:paraId="24512ABA" w14:textId="77777777" w:rsidR="002A5A16" w:rsidRDefault="002A5A16"/>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6"/>
        <w:gridCol w:w="1356"/>
        <w:gridCol w:w="1356"/>
        <w:gridCol w:w="879"/>
        <w:gridCol w:w="879"/>
        <w:gridCol w:w="879"/>
        <w:gridCol w:w="879"/>
        <w:gridCol w:w="879"/>
        <w:gridCol w:w="879"/>
        <w:gridCol w:w="879"/>
        <w:gridCol w:w="879"/>
        <w:gridCol w:w="879"/>
        <w:gridCol w:w="879"/>
        <w:gridCol w:w="879"/>
        <w:gridCol w:w="879"/>
        <w:gridCol w:w="12"/>
      </w:tblGrid>
      <w:tr w:rsidR="009964A9" w:rsidRPr="00634844" w14:paraId="6034A061" w14:textId="77777777" w:rsidTr="000A51C2">
        <w:trPr>
          <w:trHeight w:val="359"/>
        </w:trPr>
        <w:tc>
          <w:tcPr>
            <w:tcW w:w="14628" w:type="dxa"/>
            <w:gridSpan w:val="16"/>
            <w:vAlign w:val="center"/>
          </w:tcPr>
          <w:p w14:paraId="6034A060" w14:textId="66BE5C71" w:rsidR="009964A9" w:rsidRPr="000A51C2" w:rsidRDefault="009964A9">
            <w:pPr>
              <w:keepNext/>
              <w:rPr>
                <w:rFonts w:ascii="Calibri" w:eastAsia="Calibri" w:hAnsi="Calibri"/>
                <w:sz w:val="18"/>
              </w:rPr>
            </w:pPr>
            <w:r>
              <w:rPr>
                <w:rFonts w:ascii="Calibri" w:eastAsia="Calibri" w:hAnsi="Calibri"/>
                <w:b/>
                <w:sz w:val="22"/>
                <w:szCs w:val="22"/>
              </w:rPr>
              <w:t>H</w:t>
            </w:r>
            <w:r w:rsidRPr="00634844">
              <w:rPr>
                <w:rFonts w:ascii="Calibri" w:eastAsia="Calibri" w:hAnsi="Calibri"/>
                <w:b/>
                <w:sz w:val="22"/>
                <w:szCs w:val="22"/>
              </w:rPr>
              <w:t xml:space="preserve">. </w:t>
            </w:r>
            <w:r>
              <w:rPr>
                <w:rFonts w:ascii="Calibri" w:eastAsia="Calibri" w:hAnsi="Calibri"/>
                <w:b/>
                <w:sz w:val="22"/>
                <w:szCs w:val="22"/>
              </w:rPr>
              <w:t>Water Heating Systems</w:t>
            </w:r>
            <w:r w:rsidRPr="00634844">
              <w:rPr>
                <w:rFonts w:ascii="Calibri" w:eastAsia="Calibri" w:hAnsi="Calibri"/>
                <w:b/>
                <w:sz w:val="22"/>
                <w:szCs w:val="22"/>
              </w:rPr>
              <w:t xml:space="preserve"> </w:t>
            </w:r>
            <w:r w:rsidRPr="00F62A38">
              <w:rPr>
                <w:rFonts w:ascii="Calibri" w:eastAsia="Calibri" w:hAnsi="Calibri"/>
                <w:sz w:val="22"/>
                <w:szCs w:val="22"/>
              </w:rPr>
              <w:t>(Section 150.2(b)1G)</w:t>
            </w:r>
          </w:p>
        </w:tc>
      </w:tr>
      <w:tr w:rsidR="00DA7CA2" w:rsidRPr="009B3A0C" w14:paraId="6034A071" w14:textId="77777777" w:rsidTr="000A51C2">
        <w:trPr>
          <w:gridAfter w:val="1"/>
          <w:wAfter w:w="12" w:type="dxa"/>
          <w:cantSplit/>
          <w:trHeight w:val="277"/>
        </w:trPr>
        <w:tc>
          <w:tcPr>
            <w:tcW w:w="1356" w:type="dxa"/>
            <w:tcBorders>
              <w:top w:val="nil"/>
            </w:tcBorders>
            <w:vAlign w:val="bottom"/>
          </w:tcPr>
          <w:p w14:paraId="6034A062"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Pr>
                <w:rFonts w:ascii="Calibri" w:hAnsi="Calibri"/>
                <w:sz w:val="18"/>
                <w:szCs w:val="18"/>
              </w:rPr>
              <w:t>0</w:t>
            </w:r>
            <w:r w:rsidRPr="009B3A0C">
              <w:rPr>
                <w:rFonts w:ascii="Calibri" w:hAnsi="Calibri"/>
                <w:sz w:val="18"/>
                <w:szCs w:val="18"/>
              </w:rPr>
              <w:t>1</w:t>
            </w:r>
          </w:p>
        </w:tc>
        <w:tc>
          <w:tcPr>
            <w:tcW w:w="1356" w:type="dxa"/>
            <w:tcBorders>
              <w:top w:val="nil"/>
            </w:tcBorders>
            <w:vAlign w:val="bottom"/>
          </w:tcPr>
          <w:p w14:paraId="6034A063"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Pr>
                <w:rFonts w:ascii="Calibri" w:hAnsi="Calibri"/>
                <w:sz w:val="18"/>
                <w:szCs w:val="18"/>
              </w:rPr>
              <w:t>0</w:t>
            </w:r>
            <w:r w:rsidRPr="009B3A0C">
              <w:rPr>
                <w:rFonts w:ascii="Calibri" w:hAnsi="Calibri"/>
                <w:sz w:val="18"/>
                <w:szCs w:val="18"/>
              </w:rPr>
              <w:t>2</w:t>
            </w:r>
          </w:p>
        </w:tc>
        <w:tc>
          <w:tcPr>
            <w:tcW w:w="1356" w:type="dxa"/>
            <w:tcBorders>
              <w:top w:val="nil"/>
            </w:tcBorders>
            <w:vAlign w:val="bottom"/>
          </w:tcPr>
          <w:p w14:paraId="6034A064"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Pr>
                <w:rFonts w:ascii="Calibri" w:hAnsi="Calibri"/>
                <w:sz w:val="18"/>
                <w:szCs w:val="18"/>
              </w:rPr>
              <w:t>03</w:t>
            </w:r>
          </w:p>
        </w:tc>
        <w:tc>
          <w:tcPr>
            <w:tcW w:w="879" w:type="dxa"/>
            <w:tcBorders>
              <w:top w:val="nil"/>
            </w:tcBorders>
            <w:vAlign w:val="bottom"/>
          </w:tcPr>
          <w:p w14:paraId="6034A065"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04</w:t>
            </w:r>
          </w:p>
        </w:tc>
        <w:tc>
          <w:tcPr>
            <w:tcW w:w="879" w:type="dxa"/>
            <w:tcBorders>
              <w:top w:val="nil"/>
            </w:tcBorders>
            <w:vAlign w:val="bottom"/>
          </w:tcPr>
          <w:p w14:paraId="6034A066"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05</w:t>
            </w:r>
          </w:p>
        </w:tc>
        <w:tc>
          <w:tcPr>
            <w:tcW w:w="879" w:type="dxa"/>
            <w:tcBorders>
              <w:top w:val="nil"/>
            </w:tcBorders>
            <w:vAlign w:val="bottom"/>
          </w:tcPr>
          <w:p w14:paraId="6034A067"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06</w:t>
            </w:r>
          </w:p>
        </w:tc>
        <w:tc>
          <w:tcPr>
            <w:tcW w:w="879" w:type="dxa"/>
            <w:tcBorders>
              <w:top w:val="nil"/>
            </w:tcBorders>
            <w:vAlign w:val="bottom"/>
          </w:tcPr>
          <w:p w14:paraId="6034A068"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07</w:t>
            </w:r>
          </w:p>
        </w:tc>
        <w:tc>
          <w:tcPr>
            <w:tcW w:w="879" w:type="dxa"/>
            <w:tcBorders>
              <w:top w:val="nil"/>
            </w:tcBorders>
            <w:vAlign w:val="bottom"/>
          </w:tcPr>
          <w:p w14:paraId="6034A069"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08</w:t>
            </w:r>
          </w:p>
        </w:tc>
        <w:tc>
          <w:tcPr>
            <w:tcW w:w="879" w:type="dxa"/>
            <w:tcBorders>
              <w:top w:val="nil"/>
            </w:tcBorders>
            <w:vAlign w:val="bottom"/>
          </w:tcPr>
          <w:p w14:paraId="6034A06A"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09</w:t>
            </w:r>
          </w:p>
        </w:tc>
        <w:tc>
          <w:tcPr>
            <w:tcW w:w="879" w:type="dxa"/>
            <w:tcBorders>
              <w:top w:val="nil"/>
            </w:tcBorders>
            <w:vAlign w:val="bottom"/>
          </w:tcPr>
          <w:p w14:paraId="6034A06B"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10</w:t>
            </w:r>
          </w:p>
        </w:tc>
        <w:tc>
          <w:tcPr>
            <w:tcW w:w="879" w:type="dxa"/>
            <w:tcBorders>
              <w:top w:val="nil"/>
            </w:tcBorders>
            <w:vAlign w:val="bottom"/>
          </w:tcPr>
          <w:p w14:paraId="6034A06C"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11</w:t>
            </w:r>
          </w:p>
        </w:tc>
        <w:tc>
          <w:tcPr>
            <w:tcW w:w="879" w:type="dxa"/>
            <w:tcBorders>
              <w:top w:val="nil"/>
            </w:tcBorders>
            <w:vAlign w:val="bottom"/>
          </w:tcPr>
          <w:p w14:paraId="6034A06D"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12</w:t>
            </w:r>
          </w:p>
        </w:tc>
        <w:tc>
          <w:tcPr>
            <w:tcW w:w="879" w:type="dxa"/>
            <w:tcBorders>
              <w:top w:val="nil"/>
            </w:tcBorders>
            <w:vAlign w:val="bottom"/>
          </w:tcPr>
          <w:p w14:paraId="6034A06E"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13</w:t>
            </w:r>
          </w:p>
        </w:tc>
        <w:tc>
          <w:tcPr>
            <w:tcW w:w="879" w:type="dxa"/>
            <w:tcBorders>
              <w:top w:val="nil"/>
            </w:tcBorders>
            <w:vAlign w:val="bottom"/>
          </w:tcPr>
          <w:p w14:paraId="6034A06F"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Pr>
                <w:rFonts w:ascii="Calibri" w:hAnsi="Calibri"/>
                <w:sz w:val="18"/>
                <w:szCs w:val="18"/>
              </w:rPr>
              <w:t>14</w:t>
            </w:r>
          </w:p>
        </w:tc>
        <w:tc>
          <w:tcPr>
            <w:tcW w:w="879" w:type="dxa"/>
            <w:tcBorders>
              <w:top w:val="nil"/>
            </w:tcBorders>
            <w:vAlign w:val="bottom"/>
          </w:tcPr>
          <w:p w14:paraId="6034A070"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Pr>
                <w:rFonts w:ascii="Calibri" w:hAnsi="Calibri"/>
                <w:sz w:val="18"/>
                <w:szCs w:val="18"/>
              </w:rPr>
              <w:t>15</w:t>
            </w:r>
          </w:p>
        </w:tc>
      </w:tr>
      <w:tr w:rsidR="00DA7CA2" w:rsidRPr="009B3A0C" w14:paraId="6034A084" w14:textId="77777777" w:rsidTr="000A51C2">
        <w:trPr>
          <w:gridAfter w:val="1"/>
          <w:wAfter w:w="12" w:type="dxa"/>
          <w:cantSplit/>
          <w:trHeight w:val="492"/>
        </w:trPr>
        <w:tc>
          <w:tcPr>
            <w:tcW w:w="1356" w:type="dxa"/>
            <w:vAlign w:val="bottom"/>
          </w:tcPr>
          <w:p w14:paraId="6034A072" w14:textId="77777777" w:rsidR="00DA7CA2" w:rsidRPr="00AD0D40" w:rsidRDefault="00DA7CA2" w:rsidP="00DA7CA2">
            <w:pPr>
              <w:keepNext/>
              <w:jc w:val="center"/>
              <w:rPr>
                <w:rFonts w:ascii="Calibri" w:hAnsi="Calibri"/>
                <w:sz w:val="16"/>
                <w:szCs w:val="16"/>
                <w:vertAlign w:val="superscript"/>
              </w:rPr>
            </w:pPr>
            <w:r w:rsidRPr="00AD0D40">
              <w:rPr>
                <w:rFonts w:ascii="Calibri" w:hAnsi="Calibri"/>
                <w:sz w:val="16"/>
                <w:szCs w:val="16"/>
              </w:rPr>
              <w:t>Dwelling Unit Name</w:t>
            </w:r>
          </w:p>
        </w:tc>
        <w:tc>
          <w:tcPr>
            <w:tcW w:w="1356" w:type="dxa"/>
            <w:vAlign w:val="bottom"/>
          </w:tcPr>
          <w:p w14:paraId="6034A073" w14:textId="77777777" w:rsidR="00DA7CA2" w:rsidRPr="00AD0D40" w:rsidRDefault="00DA7CA2" w:rsidP="00DA7CA2">
            <w:pPr>
              <w:keepNext/>
              <w:jc w:val="center"/>
              <w:rPr>
                <w:rFonts w:ascii="Calibri" w:hAnsi="Calibri"/>
                <w:sz w:val="16"/>
                <w:szCs w:val="16"/>
              </w:rPr>
            </w:pPr>
            <w:r w:rsidRPr="00AD0D40">
              <w:rPr>
                <w:rFonts w:ascii="Calibri" w:hAnsi="Calibri"/>
                <w:sz w:val="16"/>
                <w:szCs w:val="16"/>
              </w:rPr>
              <w:t>Water Heating System Identification or Name</w:t>
            </w:r>
          </w:p>
        </w:tc>
        <w:tc>
          <w:tcPr>
            <w:tcW w:w="1356" w:type="dxa"/>
            <w:vAlign w:val="bottom"/>
          </w:tcPr>
          <w:p w14:paraId="6034A074" w14:textId="77777777" w:rsidR="00DA7CA2" w:rsidRPr="00AD0D40"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6"/>
              </w:rPr>
            </w:pPr>
            <w:r w:rsidRPr="00AD0D40">
              <w:rPr>
                <w:rFonts w:ascii="Calibri" w:hAnsi="Calibri"/>
                <w:sz w:val="16"/>
                <w:szCs w:val="16"/>
              </w:rPr>
              <w:t>Water Heating System Location or Area Served</w:t>
            </w:r>
          </w:p>
        </w:tc>
        <w:tc>
          <w:tcPr>
            <w:tcW w:w="879" w:type="dxa"/>
            <w:vAlign w:val="bottom"/>
          </w:tcPr>
          <w:p w14:paraId="6034A075"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Water Heating System Type</w:t>
            </w:r>
          </w:p>
        </w:tc>
        <w:tc>
          <w:tcPr>
            <w:tcW w:w="879" w:type="dxa"/>
            <w:vAlign w:val="bottom"/>
          </w:tcPr>
          <w:p w14:paraId="6034A076"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Water Heater Type</w:t>
            </w:r>
          </w:p>
        </w:tc>
        <w:tc>
          <w:tcPr>
            <w:tcW w:w="879" w:type="dxa"/>
            <w:vAlign w:val="bottom"/>
          </w:tcPr>
          <w:p w14:paraId="6034A077"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cs="Tahoma"/>
                <w:sz w:val="16"/>
                <w:szCs w:val="18"/>
              </w:rPr>
            </w:pPr>
            <w:r w:rsidRPr="00CD7B1F">
              <w:rPr>
                <w:rFonts w:ascii="Calibri" w:hAnsi="Calibri"/>
                <w:sz w:val="16"/>
                <w:szCs w:val="18"/>
              </w:rPr>
              <w:t xml:space="preserve"># of Water Heaters in </w:t>
            </w:r>
            <w:r w:rsidR="00096DAA">
              <w:rPr>
                <w:rFonts w:ascii="Calibri" w:hAnsi="Calibri"/>
                <w:sz w:val="16"/>
                <w:szCs w:val="18"/>
              </w:rPr>
              <w:t>S</w:t>
            </w:r>
            <w:r w:rsidRPr="00CD7B1F">
              <w:rPr>
                <w:rFonts w:ascii="Calibri" w:hAnsi="Calibri"/>
                <w:sz w:val="16"/>
                <w:szCs w:val="18"/>
              </w:rPr>
              <w:t>ystem</w:t>
            </w:r>
          </w:p>
        </w:tc>
        <w:tc>
          <w:tcPr>
            <w:tcW w:w="879" w:type="dxa"/>
            <w:vAlign w:val="bottom"/>
          </w:tcPr>
          <w:p w14:paraId="6034A078"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Water Heater</w:t>
            </w:r>
          </w:p>
          <w:p w14:paraId="6034A079"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Storage</w:t>
            </w:r>
          </w:p>
          <w:p w14:paraId="6034A07A"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cs="Tahoma"/>
                <w:sz w:val="16"/>
                <w:szCs w:val="18"/>
              </w:rPr>
            </w:pPr>
            <w:r w:rsidRPr="00CD7B1F">
              <w:rPr>
                <w:rFonts w:ascii="Calibri" w:hAnsi="Calibri"/>
                <w:sz w:val="16"/>
                <w:szCs w:val="18"/>
              </w:rPr>
              <w:t>Volume (gal)</w:t>
            </w:r>
          </w:p>
        </w:tc>
        <w:tc>
          <w:tcPr>
            <w:tcW w:w="879" w:type="dxa"/>
            <w:vAlign w:val="bottom"/>
          </w:tcPr>
          <w:p w14:paraId="6034A07B"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Fuel Type</w:t>
            </w:r>
          </w:p>
        </w:tc>
        <w:tc>
          <w:tcPr>
            <w:tcW w:w="879" w:type="dxa"/>
            <w:vAlign w:val="bottom"/>
          </w:tcPr>
          <w:p w14:paraId="6034A07C"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Rated Input Type</w:t>
            </w:r>
          </w:p>
        </w:tc>
        <w:tc>
          <w:tcPr>
            <w:tcW w:w="879" w:type="dxa"/>
            <w:vAlign w:val="bottom"/>
          </w:tcPr>
          <w:p w14:paraId="6034A07D"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Rated Input Value</w:t>
            </w:r>
          </w:p>
        </w:tc>
        <w:tc>
          <w:tcPr>
            <w:tcW w:w="879" w:type="dxa"/>
            <w:vAlign w:val="bottom"/>
          </w:tcPr>
          <w:p w14:paraId="6034A07E"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Heating Efficiency Type</w:t>
            </w:r>
          </w:p>
        </w:tc>
        <w:tc>
          <w:tcPr>
            <w:tcW w:w="879" w:type="dxa"/>
            <w:vAlign w:val="bottom"/>
          </w:tcPr>
          <w:p w14:paraId="6034A07F"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Heating Efficiency Value</w:t>
            </w:r>
          </w:p>
        </w:tc>
        <w:tc>
          <w:tcPr>
            <w:tcW w:w="879" w:type="dxa"/>
            <w:vAlign w:val="bottom"/>
          </w:tcPr>
          <w:p w14:paraId="408F6222" w14:textId="77777777" w:rsidR="009964A9"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sz w:val="16"/>
                <w:szCs w:val="18"/>
              </w:rPr>
            </w:pPr>
            <w:r w:rsidRPr="00CD7B1F">
              <w:rPr>
                <w:rFonts w:ascii="Calibri" w:hAnsi="Calibri"/>
                <w:sz w:val="16"/>
                <w:szCs w:val="18"/>
              </w:rPr>
              <w:t xml:space="preserve">Standby Loss </w:t>
            </w:r>
          </w:p>
          <w:p w14:paraId="6034A080" w14:textId="57B4945B"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w:t>
            </w:r>
          </w:p>
        </w:tc>
        <w:tc>
          <w:tcPr>
            <w:tcW w:w="879" w:type="dxa"/>
            <w:vAlign w:val="bottom"/>
          </w:tcPr>
          <w:p w14:paraId="6034A081"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Exterior Insul</w:t>
            </w:r>
            <w:r w:rsidR="00030468">
              <w:rPr>
                <w:rFonts w:ascii="Calibri" w:hAnsi="Calibri"/>
                <w:sz w:val="16"/>
                <w:szCs w:val="18"/>
              </w:rPr>
              <w:t>ation</w:t>
            </w:r>
          </w:p>
          <w:p w14:paraId="6034A082"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Pr>
                <w:rFonts w:ascii="Calibri" w:hAnsi="Calibri"/>
                <w:sz w:val="16"/>
                <w:szCs w:val="18"/>
              </w:rPr>
              <w:t>R-Value</w:t>
            </w:r>
          </w:p>
        </w:tc>
        <w:tc>
          <w:tcPr>
            <w:tcW w:w="879" w:type="dxa"/>
            <w:vAlign w:val="bottom"/>
          </w:tcPr>
          <w:p w14:paraId="6034A083"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Back-Up Solar Savings Fraction</w:t>
            </w:r>
          </w:p>
        </w:tc>
      </w:tr>
      <w:tr w:rsidR="00DA7CA2" w:rsidRPr="009B3A0C" w14:paraId="6034A094" w14:textId="77777777" w:rsidTr="000A51C2">
        <w:trPr>
          <w:gridAfter w:val="1"/>
          <w:wAfter w:w="12" w:type="dxa"/>
          <w:cantSplit/>
          <w:trHeight w:val="432"/>
        </w:trPr>
        <w:tc>
          <w:tcPr>
            <w:tcW w:w="1356" w:type="dxa"/>
            <w:vAlign w:val="center"/>
          </w:tcPr>
          <w:p w14:paraId="6034A085"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086"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087"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88"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89"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8A"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8B"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8C"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8D"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8E"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8F"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90"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91"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92"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p>
        </w:tc>
        <w:tc>
          <w:tcPr>
            <w:tcW w:w="879" w:type="dxa"/>
            <w:vAlign w:val="center"/>
          </w:tcPr>
          <w:p w14:paraId="6034A093" w14:textId="77777777" w:rsidR="00DA7CA2" w:rsidRDefault="00DA7CA2" w:rsidP="00DA7CA2">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p>
        </w:tc>
      </w:tr>
      <w:tr w:rsidR="00DA7CA2" w:rsidRPr="009B3A0C" w14:paraId="6034A0A4" w14:textId="77777777" w:rsidTr="000A51C2">
        <w:trPr>
          <w:gridAfter w:val="1"/>
          <w:wAfter w:w="12" w:type="dxa"/>
          <w:cantSplit/>
          <w:trHeight w:val="432"/>
        </w:trPr>
        <w:tc>
          <w:tcPr>
            <w:tcW w:w="1356" w:type="dxa"/>
            <w:vAlign w:val="center"/>
          </w:tcPr>
          <w:p w14:paraId="6034A095"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096"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097"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98"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99"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9A"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9B"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9C"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9D"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9E"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9F"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A0"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A1"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A2"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A3"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A7CA2" w:rsidRPr="009B3A0C" w14:paraId="6034A0B4" w14:textId="77777777" w:rsidTr="000A51C2">
        <w:trPr>
          <w:gridAfter w:val="1"/>
          <w:wAfter w:w="12" w:type="dxa"/>
          <w:cantSplit/>
          <w:trHeight w:val="432"/>
        </w:trPr>
        <w:tc>
          <w:tcPr>
            <w:tcW w:w="1356" w:type="dxa"/>
            <w:vAlign w:val="center"/>
          </w:tcPr>
          <w:p w14:paraId="6034A0A5"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0A6"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0A7"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A8"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A9"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AA"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AB"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AC"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AD"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AE"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AF"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B0"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B1"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B2"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B3"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A7CA2" w:rsidRPr="009B3A0C" w14:paraId="6034A0C4" w14:textId="77777777" w:rsidTr="000A51C2">
        <w:trPr>
          <w:gridAfter w:val="1"/>
          <w:wAfter w:w="12" w:type="dxa"/>
          <w:cantSplit/>
          <w:trHeight w:val="432"/>
        </w:trPr>
        <w:tc>
          <w:tcPr>
            <w:tcW w:w="1356" w:type="dxa"/>
            <w:vAlign w:val="center"/>
          </w:tcPr>
          <w:p w14:paraId="6034A0B5"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0B6"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0B7"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B8"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B9"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BA"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BB"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BC"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BD"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BE"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BF"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C0"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C1"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C2"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C3"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A7CA2" w:rsidRPr="009B3A0C" w14:paraId="6034A0D4" w14:textId="77777777" w:rsidTr="000A51C2">
        <w:trPr>
          <w:gridAfter w:val="1"/>
          <w:wAfter w:w="12" w:type="dxa"/>
          <w:cantSplit/>
          <w:trHeight w:val="432"/>
        </w:trPr>
        <w:tc>
          <w:tcPr>
            <w:tcW w:w="1356" w:type="dxa"/>
            <w:vAlign w:val="center"/>
          </w:tcPr>
          <w:p w14:paraId="6034A0C5"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0C6"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0C7"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C8"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C9"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CA"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CB"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CC"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CD"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CE"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CF"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D0"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D1"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D2"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D3"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A7CA2" w:rsidRPr="009B3A0C" w14:paraId="6034A0E4" w14:textId="77777777" w:rsidTr="000A51C2">
        <w:trPr>
          <w:gridAfter w:val="1"/>
          <w:wAfter w:w="12" w:type="dxa"/>
          <w:cantSplit/>
          <w:trHeight w:val="432"/>
        </w:trPr>
        <w:tc>
          <w:tcPr>
            <w:tcW w:w="1356" w:type="dxa"/>
            <w:vAlign w:val="center"/>
          </w:tcPr>
          <w:p w14:paraId="6034A0D5"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0D6"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0D7"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D8"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D9"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DA"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DB"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DC"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DD"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DE"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DF"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E0"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E1"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E2"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E3"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A7CA2" w:rsidRPr="009B3A0C" w14:paraId="6034A0F4" w14:textId="77777777" w:rsidTr="000A51C2">
        <w:trPr>
          <w:gridAfter w:val="1"/>
          <w:wAfter w:w="12" w:type="dxa"/>
          <w:cantSplit/>
          <w:trHeight w:val="432"/>
        </w:trPr>
        <w:tc>
          <w:tcPr>
            <w:tcW w:w="1356" w:type="dxa"/>
            <w:vAlign w:val="center"/>
          </w:tcPr>
          <w:p w14:paraId="6034A0E5"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0E6"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0E7"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E8"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E9"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EA"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EB"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EC"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ED"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EE"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EF"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F0"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F1"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F2"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F3"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A7CA2" w:rsidRPr="009B3A0C" w14:paraId="6034A104" w14:textId="77777777" w:rsidTr="000A51C2">
        <w:trPr>
          <w:gridAfter w:val="1"/>
          <w:wAfter w:w="12" w:type="dxa"/>
          <w:cantSplit/>
          <w:trHeight w:val="432"/>
        </w:trPr>
        <w:tc>
          <w:tcPr>
            <w:tcW w:w="1356" w:type="dxa"/>
            <w:vAlign w:val="center"/>
          </w:tcPr>
          <w:p w14:paraId="6034A0F5"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0F6"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0F7"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F8"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F9"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FA"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FB"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FC"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FD"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FE"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0FF"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00"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01"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02"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03"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A7CA2" w:rsidRPr="009B3A0C" w14:paraId="6034A114" w14:textId="77777777" w:rsidTr="000A51C2">
        <w:trPr>
          <w:gridAfter w:val="1"/>
          <w:wAfter w:w="12" w:type="dxa"/>
          <w:cantSplit/>
          <w:trHeight w:val="432"/>
        </w:trPr>
        <w:tc>
          <w:tcPr>
            <w:tcW w:w="1356" w:type="dxa"/>
            <w:vAlign w:val="center"/>
          </w:tcPr>
          <w:p w14:paraId="6034A105"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106"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107"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08"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09"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0A"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0B"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0C"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0D"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0E"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0F"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10"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11"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12"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13"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A7CA2" w:rsidRPr="009B3A0C" w14:paraId="6034A124" w14:textId="77777777" w:rsidTr="000A51C2">
        <w:trPr>
          <w:gridAfter w:val="1"/>
          <w:wAfter w:w="12" w:type="dxa"/>
          <w:cantSplit/>
          <w:trHeight w:val="432"/>
        </w:trPr>
        <w:tc>
          <w:tcPr>
            <w:tcW w:w="1356" w:type="dxa"/>
            <w:vAlign w:val="center"/>
          </w:tcPr>
          <w:p w14:paraId="6034A115"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116"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117"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18"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19"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1A"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1B"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1C"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1D"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1E"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1F"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20"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21"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22"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23"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030468" w:rsidRPr="009B3A0C" w14:paraId="6034A134" w14:textId="77777777" w:rsidTr="000A51C2">
        <w:trPr>
          <w:gridAfter w:val="1"/>
          <w:wAfter w:w="12" w:type="dxa"/>
          <w:cantSplit/>
          <w:trHeight w:val="432"/>
        </w:trPr>
        <w:tc>
          <w:tcPr>
            <w:tcW w:w="1356" w:type="dxa"/>
            <w:vAlign w:val="center"/>
          </w:tcPr>
          <w:p w14:paraId="6034A125"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126"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127"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28"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29"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2A"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2B"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2C"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2D"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2E"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2F"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30"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31"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32"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33"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030468" w:rsidRPr="009B3A0C" w14:paraId="6034A144" w14:textId="77777777" w:rsidTr="000A51C2">
        <w:trPr>
          <w:gridAfter w:val="1"/>
          <w:wAfter w:w="12" w:type="dxa"/>
          <w:cantSplit/>
          <w:trHeight w:val="432"/>
        </w:trPr>
        <w:tc>
          <w:tcPr>
            <w:tcW w:w="1356" w:type="dxa"/>
            <w:vAlign w:val="center"/>
          </w:tcPr>
          <w:p w14:paraId="6034A135"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136"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137"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38"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39"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3A"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3B"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3C"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3D"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3E"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3F"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40"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41"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42"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43"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030468" w:rsidRPr="009B3A0C" w14:paraId="6034A154" w14:textId="77777777" w:rsidTr="000A51C2">
        <w:trPr>
          <w:gridAfter w:val="1"/>
          <w:wAfter w:w="12" w:type="dxa"/>
          <w:cantSplit/>
          <w:trHeight w:val="432"/>
        </w:trPr>
        <w:tc>
          <w:tcPr>
            <w:tcW w:w="1356" w:type="dxa"/>
            <w:vAlign w:val="center"/>
          </w:tcPr>
          <w:p w14:paraId="6034A145"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146"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147"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48"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49"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4A"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4B"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4C"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4D"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4E"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4F"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50"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51"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52"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53"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030468" w:rsidRPr="009B3A0C" w14:paraId="6034A164" w14:textId="77777777" w:rsidTr="000A51C2">
        <w:trPr>
          <w:gridAfter w:val="1"/>
          <w:wAfter w:w="12" w:type="dxa"/>
          <w:cantSplit/>
          <w:trHeight w:val="432"/>
        </w:trPr>
        <w:tc>
          <w:tcPr>
            <w:tcW w:w="1356" w:type="dxa"/>
            <w:vAlign w:val="center"/>
          </w:tcPr>
          <w:p w14:paraId="6034A155"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156"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157"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58"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59"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5A"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5B"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5C"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5D"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5E"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5F"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60"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61"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62"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63" w14:textId="77777777" w:rsidR="00030468" w:rsidRDefault="00030468"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A7CA2" w:rsidRPr="009B3A0C" w14:paraId="6034A174" w14:textId="77777777" w:rsidTr="000A51C2">
        <w:trPr>
          <w:gridAfter w:val="1"/>
          <w:wAfter w:w="12" w:type="dxa"/>
          <w:cantSplit/>
          <w:trHeight w:val="432"/>
        </w:trPr>
        <w:tc>
          <w:tcPr>
            <w:tcW w:w="1356" w:type="dxa"/>
            <w:vAlign w:val="center"/>
          </w:tcPr>
          <w:p w14:paraId="6034A165"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166"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167"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68"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69"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6A"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6B"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6C"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6D"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6E"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6F"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70"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71"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72"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73"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A7CA2" w:rsidRPr="009B3A0C" w14:paraId="6034A184" w14:textId="77777777" w:rsidTr="000A51C2">
        <w:trPr>
          <w:gridAfter w:val="1"/>
          <w:wAfter w:w="12" w:type="dxa"/>
          <w:cantSplit/>
          <w:trHeight w:val="432"/>
        </w:trPr>
        <w:tc>
          <w:tcPr>
            <w:tcW w:w="1356" w:type="dxa"/>
            <w:vAlign w:val="center"/>
          </w:tcPr>
          <w:p w14:paraId="6034A175"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176"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177"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78"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79"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7A"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7B"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7C"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7D"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7E"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7F"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80"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81"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82"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83"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A7CA2" w:rsidRPr="009B3A0C" w14:paraId="6034A194" w14:textId="77777777" w:rsidTr="000A51C2">
        <w:trPr>
          <w:gridAfter w:val="1"/>
          <w:wAfter w:w="12" w:type="dxa"/>
          <w:cantSplit/>
          <w:trHeight w:val="432"/>
        </w:trPr>
        <w:tc>
          <w:tcPr>
            <w:tcW w:w="1356" w:type="dxa"/>
            <w:vAlign w:val="center"/>
          </w:tcPr>
          <w:p w14:paraId="6034A185"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186"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6034A187"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88"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89"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8A"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8B"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8C"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8D"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8E"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8F"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90"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91"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92"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6034A193" w14:textId="77777777" w:rsidR="00DA7CA2" w:rsidRDefault="00DA7CA2" w:rsidP="00DA7CA2">
            <w:pPr>
              <w:keepNext/>
              <w:tabs>
                <w:tab w:val="left" w:pos="2160"/>
                <w:tab w:val="left" w:pos="2700"/>
                <w:tab w:val="left" w:pos="3420"/>
                <w:tab w:val="left" w:pos="3780"/>
                <w:tab w:val="left" w:pos="5760"/>
                <w:tab w:val="left" w:pos="7212"/>
              </w:tabs>
              <w:jc w:val="center"/>
              <w:rPr>
                <w:rFonts w:ascii="Calibri" w:hAnsi="Calibri"/>
                <w:sz w:val="18"/>
                <w:szCs w:val="18"/>
              </w:rPr>
            </w:pPr>
          </w:p>
        </w:tc>
      </w:tr>
    </w:tbl>
    <w:p w14:paraId="3451170B" w14:textId="77777777" w:rsidR="009964A9" w:rsidRDefault="009964A9">
      <w: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7217"/>
        <w:gridCol w:w="7326"/>
      </w:tblGrid>
      <w:tr w:rsidR="009867E0" w:rsidRPr="00736517" w14:paraId="6034A196" w14:textId="77777777" w:rsidTr="000A51C2">
        <w:trPr>
          <w:trHeight w:val="269"/>
        </w:trPr>
        <w:tc>
          <w:tcPr>
            <w:tcW w:w="14543" w:type="dxa"/>
            <w:gridSpan w:val="2"/>
            <w:vAlign w:val="center"/>
          </w:tcPr>
          <w:p w14:paraId="6034A195" w14:textId="77777777" w:rsidR="009867E0" w:rsidRPr="00736517" w:rsidRDefault="009867E0" w:rsidP="009867E0">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736517">
              <w:rPr>
                <w:rFonts w:ascii="Calibri" w:hAnsi="Calibri" w:cs="Arial"/>
                <w:b/>
                <w:caps/>
                <w:sz w:val="18"/>
                <w:szCs w:val="18"/>
              </w:rPr>
              <w:t>Documentation Author's Declaration Statement</w:t>
            </w:r>
          </w:p>
        </w:tc>
      </w:tr>
      <w:tr w:rsidR="009867E0" w:rsidRPr="00736517" w14:paraId="6034A198" w14:textId="77777777" w:rsidTr="000A51C2">
        <w:trPr>
          <w:trHeight w:val="206"/>
        </w:trPr>
        <w:tc>
          <w:tcPr>
            <w:tcW w:w="14543" w:type="dxa"/>
            <w:gridSpan w:val="2"/>
            <w:vAlign w:val="center"/>
          </w:tcPr>
          <w:p w14:paraId="6034A197" w14:textId="77777777" w:rsidR="009867E0" w:rsidRPr="00736517" w:rsidRDefault="009867E0" w:rsidP="009867E0">
            <w:pPr>
              <w:numPr>
                <w:ilvl w:val="0"/>
                <w:numId w:val="32"/>
              </w:numPr>
              <w:rPr>
                <w:rFonts w:ascii="Calibri" w:hAnsi="Calibri"/>
                <w:sz w:val="18"/>
                <w:szCs w:val="18"/>
              </w:rPr>
            </w:pPr>
            <w:r w:rsidRPr="00736517">
              <w:rPr>
                <w:rFonts w:ascii="Calibri" w:hAnsi="Calibri"/>
                <w:sz w:val="18"/>
                <w:szCs w:val="18"/>
              </w:rPr>
              <w:t>I certify that this Certificate of Compliance documentation is accurate and complete.</w:t>
            </w:r>
          </w:p>
        </w:tc>
      </w:tr>
      <w:tr w:rsidR="009867E0" w:rsidRPr="00736517" w14:paraId="6034A19B" w14:textId="77777777" w:rsidTr="000A51C2">
        <w:trPr>
          <w:trHeight w:val="432"/>
        </w:trPr>
        <w:tc>
          <w:tcPr>
            <w:tcW w:w="7217" w:type="dxa"/>
          </w:tcPr>
          <w:p w14:paraId="6034A199" w14:textId="77777777" w:rsidR="009867E0" w:rsidRPr="00736517" w:rsidRDefault="009867E0" w:rsidP="009867E0">
            <w:pPr>
              <w:rPr>
                <w:rFonts w:ascii="Calibri" w:hAnsi="Calibri"/>
                <w:sz w:val="14"/>
                <w:szCs w:val="14"/>
              </w:rPr>
            </w:pPr>
            <w:r w:rsidRPr="00736517">
              <w:rPr>
                <w:rFonts w:ascii="Calibri" w:hAnsi="Calibri"/>
                <w:sz w:val="14"/>
                <w:szCs w:val="14"/>
              </w:rPr>
              <w:t>Documentation Author Name:</w:t>
            </w:r>
          </w:p>
        </w:tc>
        <w:tc>
          <w:tcPr>
            <w:tcW w:w="7326" w:type="dxa"/>
          </w:tcPr>
          <w:p w14:paraId="6034A19A" w14:textId="77777777" w:rsidR="009867E0" w:rsidRPr="00736517" w:rsidRDefault="009867E0" w:rsidP="009867E0">
            <w:pPr>
              <w:rPr>
                <w:rFonts w:ascii="Calibri" w:hAnsi="Calibri"/>
                <w:sz w:val="14"/>
                <w:szCs w:val="14"/>
              </w:rPr>
            </w:pPr>
            <w:r w:rsidRPr="00736517">
              <w:rPr>
                <w:rFonts w:ascii="Calibri" w:hAnsi="Calibri"/>
                <w:sz w:val="14"/>
                <w:szCs w:val="14"/>
              </w:rPr>
              <w:t>Documentation Author Signature:</w:t>
            </w:r>
          </w:p>
        </w:tc>
      </w:tr>
      <w:tr w:rsidR="009867E0" w:rsidRPr="00736517" w14:paraId="6034A19E" w14:textId="77777777" w:rsidTr="000A51C2">
        <w:trPr>
          <w:trHeight w:val="432"/>
        </w:trPr>
        <w:tc>
          <w:tcPr>
            <w:tcW w:w="7217" w:type="dxa"/>
          </w:tcPr>
          <w:p w14:paraId="6034A19C" w14:textId="77777777" w:rsidR="009867E0" w:rsidRPr="00736517" w:rsidRDefault="009867E0" w:rsidP="009867E0">
            <w:pPr>
              <w:rPr>
                <w:rFonts w:ascii="Calibri" w:hAnsi="Calibri"/>
                <w:sz w:val="14"/>
                <w:szCs w:val="14"/>
              </w:rPr>
            </w:pPr>
            <w:r w:rsidRPr="00736517">
              <w:rPr>
                <w:rFonts w:ascii="Calibri" w:hAnsi="Calibri"/>
                <w:sz w:val="14"/>
                <w:szCs w:val="14"/>
              </w:rPr>
              <w:t>Company:</w:t>
            </w:r>
          </w:p>
        </w:tc>
        <w:tc>
          <w:tcPr>
            <w:tcW w:w="7326" w:type="dxa"/>
          </w:tcPr>
          <w:p w14:paraId="6034A19D" w14:textId="77777777" w:rsidR="009867E0" w:rsidRPr="00736517" w:rsidRDefault="009867E0" w:rsidP="009867E0">
            <w:pPr>
              <w:rPr>
                <w:rFonts w:ascii="Calibri" w:hAnsi="Calibri"/>
                <w:sz w:val="14"/>
                <w:szCs w:val="14"/>
              </w:rPr>
            </w:pPr>
            <w:r w:rsidRPr="00736517">
              <w:rPr>
                <w:rFonts w:ascii="Calibri" w:hAnsi="Calibri"/>
                <w:sz w:val="14"/>
                <w:szCs w:val="14"/>
              </w:rPr>
              <w:t>Signature Date:</w:t>
            </w:r>
          </w:p>
        </w:tc>
      </w:tr>
      <w:tr w:rsidR="009867E0" w:rsidRPr="00736517" w14:paraId="6034A1A1" w14:textId="77777777" w:rsidTr="000A51C2">
        <w:trPr>
          <w:trHeight w:val="432"/>
        </w:trPr>
        <w:tc>
          <w:tcPr>
            <w:tcW w:w="7217" w:type="dxa"/>
          </w:tcPr>
          <w:p w14:paraId="6034A19F" w14:textId="77777777" w:rsidR="009867E0" w:rsidRPr="00736517" w:rsidRDefault="009867E0" w:rsidP="009867E0">
            <w:pPr>
              <w:rPr>
                <w:rFonts w:ascii="Calibri" w:hAnsi="Calibri"/>
                <w:sz w:val="14"/>
                <w:szCs w:val="14"/>
              </w:rPr>
            </w:pPr>
            <w:r w:rsidRPr="00736517">
              <w:rPr>
                <w:rFonts w:ascii="Calibri" w:hAnsi="Calibri"/>
                <w:sz w:val="14"/>
                <w:szCs w:val="14"/>
              </w:rPr>
              <w:t>Address:</w:t>
            </w:r>
          </w:p>
        </w:tc>
        <w:tc>
          <w:tcPr>
            <w:tcW w:w="7326" w:type="dxa"/>
          </w:tcPr>
          <w:p w14:paraId="6034A1A0" w14:textId="77777777" w:rsidR="009867E0" w:rsidRPr="00736517" w:rsidRDefault="009867E0" w:rsidP="009867E0">
            <w:pPr>
              <w:rPr>
                <w:rFonts w:ascii="Calibri" w:hAnsi="Calibri"/>
                <w:sz w:val="14"/>
                <w:szCs w:val="14"/>
              </w:rPr>
            </w:pPr>
            <w:r w:rsidRPr="00736517">
              <w:rPr>
                <w:rFonts w:ascii="Calibri" w:hAnsi="Calibri"/>
                <w:sz w:val="14"/>
                <w:szCs w:val="14"/>
              </w:rPr>
              <w:t>CEA/ HERS Certification Identification (if applicable):</w:t>
            </w:r>
          </w:p>
        </w:tc>
      </w:tr>
      <w:tr w:rsidR="009867E0" w:rsidRPr="00736517" w14:paraId="6034A1A4" w14:textId="77777777" w:rsidTr="000A51C2">
        <w:trPr>
          <w:trHeight w:val="432"/>
        </w:trPr>
        <w:tc>
          <w:tcPr>
            <w:tcW w:w="7217" w:type="dxa"/>
          </w:tcPr>
          <w:p w14:paraId="6034A1A2" w14:textId="77777777" w:rsidR="009867E0" w:rsidRPr="00736517" w:rsidRDefault="009867E0" w:rsidP="009867E0">
            <w:pPr>
              <w:rPr>
                <w:rFonts w:ascii="Calibri" w:hAnsi="Calibri"/>
                <w:sz w:val="14"/>
                <w:szCs w:val="14"/>
              </w:rPr>
            </w:pPr>
            <w:r w:rsidRPr="00736517">
              <w:rPr>
                <w:rFonts w:ascii="Calibri" w:hAnsi="Calibri"/>
                <w:sz w:val="14"/>
                <w:szCs w:val="14"/>
              </w:rPr>
              <w:t>City/State/Zip:</w:t>
            </w:r>
          </w:p>
        </w:tc>
        <w:tc>
          <w:tcPr>
            <w:tcW w:w="7326" w:type="dxa"/>
          </w:tcPr>
          <w:p w14:paraId="6034A1A3" w14:textId="77777777" w:rsidR="009867E0" w:rsidRPr="00736517" w:rsidRDefault="009867E0" w:rsidP="009867E0">
            <w:pPr>
              <w:rPr>
                <w:rFonts w:ascii="Calibri" w:hAnsi="Calibri"/>
                <w:sz w:val="14"/>
                <w:szCs w:val="14"/>
              </w:rPr>
            </w:pPr>
            <w:r w:rsidRPr="00736517">
              <w:rPr>
                <w:rFonts w:ascii="Calibri" w:hAnsi="Calibri"/>
                <w:sz w:val="14"/>
                <w:szCs w:val="14"/>
              </w:rPr>
              <w:t>Phone:</w:t>
            </w:r>
          </w:p>
        </w:tc>
      </w:tr>
      <w:tr w:rsidR="009867E0" w:rsidRPr="00736517" w14:paraId="6034A1A6" w14:textId="77777777" w:rsidTr="000A51C2">
        <w:tblPrEx>
          <w:tblCellMar>
            <w:left w:w="115" w:type="dxa"/>
            <w:right w:w="115" w:type="dxa"/>
          </w:tblCellMar>
        </w:tblPrEx>
        <w:trPr>
          <w:trHeight w:val="296"/>
        </w:trPr>
        <w:tc>
          <w:tcPr>
            <w:tcW w:w="14543" w:type="dxa"/>
            <w:gridSpan w:val="2"/>
            <w:vAlign w:val="center"/>
          </w:tcPr>
          <w:p w14:paraId="6034A1A5" w14:textId="77777777" w:rsidR="009867E0" w:rsidRPr="00736517" w:rsidRDefault="009867E0" w:rsidP="009867E0">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36517">
              <w:rPr>
                <w:rFonts w:ascii="Calibri" w:hAnsi="Calibri" w:cs="Arial"/>
                <w:b/>
                <w:caps/>
                <w:sz w:val="18"/>
                <w:szCs w:val="18"/>
              </w:rPr>
              <w:t xml:space="preserve">Responsible Person's Declaration statement  </w:t>
            </w:r>
          </w:p>
        </w:tc>
      </w:tr>
      <w:tr w:rsidR="009867E0" w:rsidRPr="00736517" w14:paraId="6034A1AD" w14:textId="77777777" w:rsidTr="000A51C2">
        <w:tblPrEx>
          <w:tblCellMar>
            <w:left w:w="115" w:type="dxa"/>
            <w:right w:w="115" w:type="dxa"/>
          </w:tblCellMar>
        </w:tblPrEx>
        <w:trPr>
          <w:trHeight w:val="504"/>
        </w:trPr>
        <w:tc>
          <w:tcPr>
            <w:tcW w:w="14543" w:type="dxa"/>
            <w:gridSpan w:val="2"/>
          </w:tcPr>
          <w:p w14:paraId="6034A1A7" w14:textId="77777777" w:rsidR="009867E0" w:rsidRPr="00736517" w:rsidRDefault="009867E0" w:rsidP="000A51C2">
            <w:pPr>
              <w:keepNext/>
              <w:tabs>
                <w:tab w:val="left" w:pos="-2600"/>
              </w:tabs>
              <w:ind w:right="90"/>
              <w:outlineLvl w:val="2"/>
              <w:rPr>
                <w:rFonts w:ascii="Calibri" w:hAnsi="Calibri"/>
                <w:sz w:val="18"/>
                <w:szCs w:val="18"/>
              </w:rPr>
            </w:pPr>
            <w:r w:rsidRPr="00736517">
              <w:rPr>
                <w:rFonts w:ascii="Calibri" w:hAnsi="Calibri"/>
                <w:sz w:val="18"/>
                <w:szCs w:val="18"/>
              </w:rPr>
              <w:t>I certify the following under penalty of perjury, under the laws of the State of California:</w:t>
            </w:r>
          </w:p>
          <w:p w14:paraId="6034A1A8" w14:textId="77777777" w:rsidR="009867E0" w:rsidRPr="00736517" w:rsidRDefault="009867E0" w:rsidP="009867E0">
            <w:pPr>
              <w:keepNext/>
              <w:numPr>
                <w:ilvl w:val="0"/>
                <w:numId w:val="31"/>
              </w:numPr>
              <w:tabs>
                <w:tab w:val="left" w:pos="-2600"/>
              </w:tabs>
              <w:ind w:right="90"/>
              <w:outlineLvl w:val="2"/>
              <w:rPr>
                <w:rFonts w:ascii="Calibri" w:hAnsi="Calibri"/>
                <w:sz w:val="18"/>
                <w:szCs w:val="18"/>
              </w:rPr>
            </w:pPr>
            <w:r w:rsidRPr="00736517">
              <w:rPr>
                <w:rFonts w:ascii="Calibri" w:hAnsi="Calibri"/>
                <w:sz w:val="18"/>
                <w:szCs w:val="18"/>
              </w:rPr>
              <w:t>The information provided on this Certificate of Compliance is true and correct.</w:t>
            </w:r>
          </w:p>
          <w:p w14:paraId="6034A1A9" w14:textId="77777777" w:rsidR="009867E0" w:rsidRPr="00736517" w:rsidRDefault="009867E0" w:rsidP="009867E0">
            <w:pPr>
              <w:keepNext/>
              <w:numPr>
                <w:ilvl w:val="0"/>
                <w:numId w:val="31"/>
              </w:numPr>
              <w:tabs>
                <w:tab w:val="left" w:pos="-2600"/>
              </w:tabs>
              <w:ind w:right="90"/>
              <w:outlineLvl w:val="2"/>
              <w:rPr>
                <w:rFonts w:ascii="Calibri" w:hAnsi="Calibri"/>
                <w:sz w:val="18"/>
                <w:szCs w:val="18"/>
              </w:rPr>
            </w:pPr>
            <w:r w:rsidRPr="00736517">
              <w:rPr>
                <w:rFonts w:ascii="Calibri" w:hAnsi="Calibri"/>
                <w:sz w:val="18"/>
                <w:szCs w:val="18"/>
              </w:rPr>
              <w:t>I am eligible under Division 3 of the Business and Professions Code to accept responsibility for the building design or system design identified on this Certificate of Compliance (responsible designer).</w:t>
            </w:r>
          </w:p>
          <w:p w14:paraId="6034A1AA" w14:textId="77777777" w:rsidR="009867E0" w:rsidRPr="00736517" w:rsidRDefault="009867E0" w:rsidP="009867E0">
            <w:pPr>
              <w:numPr>
                <w:ilvl w:val="0"/>
                <w:numId w:val="31"/>
              </w:numPr>
              <w:autoSpaceDE w:val="0"/>
              <w:autoSpaceDN w:val="0"/>
              <w:adjustRightInd w:val="0"/>
              <w:ind w:right="90"/>
              <w:rPr>
                <w:rFonts w:ascii="Calibri" w:hAnsi="Calibri"/>
                <w:sz w:val="18"/>
                <w:szCs w:val="18"/>
              </w:rPr>
            </w:pPr>
            <w:r w:rsidRPr="00736517">
              <w:rPr>
                <w:rFonts w:ascii="Calibri" w:hAnsi="Calibri" w:cs="Arial"/>
                <w:sz w:val="18"/>
                <w:szCs w:val="18"/>
              </w:rPr>
              <w:t>That 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r w:rsidRPr="00736517">
              <w:rPr>
                <w:rFonts w:ascii="Calibri" w:hAnsi="Calibri" w:cs="TimesNewRomanPSMT"/>
                <w:sz w:val="18"/>
                <w:szCs w:val="18"/>
              </w:rPr>
              <w:t>.</w:t>
            </w:r>
          </w:p>
          <w:p w14:paraId="6034A1AB" w14:textId="77777777" w:rsidR="009867E0" w:rsidRPr="00736517" w:rsidRDefault="009867E0" w:rsidP="009867E0">
            <w:pPr>
              <w:numPr>
                <w:ilvl w:val="0"/>
                <w:numId w:val="31"/>
              </w:numPr>
              <w:autoSpaceDE w:val="0"/>
              <w:autoSpaceDN w:val="0"/>
              <w:adjustRightInd w:val="0"/>
              <w:ind w:right="90"/>
              <w:contextualSpacing/>
              <w:rPr>
                <w:rFonts w:ascii="Calibri" w:hAnsi="Calibri"/>
                <w:sz w:val="18"/>
                <w:szCs w:val="18"/>
              </w:rPr>
            </w:pPr>
            <w:r w:rsidRPr="00736517">
              <w:rPr>
                <w:rFonts w:ascii="Calibri" w:hAnsi="Calibri" w:cs="Arial"/>
                <w:sz w:val="18"/>
                <w:szCs w:val="18"/>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6034A1AC" w14:textId="77777777" w:rsidR="009867E0" w:rsidRPr="00736517" w:rsidRDefault="009867E0" w:rsidP="009867E0">
            <w:pPr>
              <w:numPr>
                <w:ilvl w:val="0"/>
                <w:numId w:val="31"/>
              </w:numPr>
              <w:autoSpaceDE w:val="0"/>
              <w:autoSpaceDN w:val="0"/>
              <w:adjustRightInd w:val="0"/>
              <w:ind w:right="90"/>
              <w:contextualSpacing/>
              <w:rPr>
                <w:rFonts w:ascii="Calibri" w:hAnsi="Calibri"/>
                <w:sz w:val="18"/>
                <w:szCs w:val="18"/>
              </w:rPr>
            </w:pPr>
            <w:r w:rsidRPr="00736517">
              <w:rPr>
                <w:rFonts w:ascii="Calibri" w:hAnsi="Calibri"/>
                <w:sz w:val="18"/>
                <w:szCs w:val="18"/>
              </w:rPr>
              <w:t xml:space="preserve">I will ensure that a registered copy of this Certificate of Compliance shall be made available with the building permit(s) issued for the building, and made available to the enforcement agency for all applicable inspections. I understand that a registered copy of this Certificate of Compliance is required to be included with the documentation the builder provides to the building owner at occupancy.  </w:t>
            </w:r>
          </w:p>
        </w:tc>
      </w:tr>
      <w:tr w:rsidR="009867E0" w:rsidRPr="00736517" w14:paraId="6034A1B0" w14:textId="77777777" w:rsidTr="000A51C2">
        <w:tblPrEx>
          <w:tblCellMar>
            <w:left w:w="108" w:type="dxa"/>
            <w:right w:w="108" w:type="dxa"/>
          </w:tblCellMar>
        </w:tblPrEx>
        <w:trPr>
          <w:trHeight w:val="504"/>
        </w:trPr>
        <w:tc>
          <w:tcPr>
            <w:tcW w:w="7217" w:type="dxa"/>
          </w:tcPr>
          <w:p w14:paraId="6034A1AE"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Responsible Designer Name:</w:t>
            </w:r>
          </w:p>
        </w:tc>
        <w:tc>
          <w:tcPr>
            <w:tcW w:w="7326" w:type="dxa"/>
          </w:tcPr>
          <w:p w14:paraId="6034A1AF"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Responsible Designer Signature:</w:t>
            </w:r>
          </w:p>
        </w:tc>
      </w:tr>
      <w:tr w:rsidR="009867E0" w:rsidRPr="00736517" w14:paraId="6034A1B3" w14:textId="77777777" w:rsidTr="000A51C2">
        <w:tblPrEx>
          <w:tblCellMar>
            <w:left w:w="108" w:type="dxa"/>
            <w:right w:w="108" w:type="dxa"/>
          </w:tblCellMar>
        </w:tblPrEx>
        <w:trPr>
          <w:trHeight w:val="504"/>
        </w:trPr>
        <w:tc>
          <w:tcPr>
            <w:tcW w:w="7217" w:type="dxa"/>
          </w:tcPr>
          <w:p w14:paraId="6034A1B1"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Company :</w:t>
            </w:r>
          </w:p>
        </w:tc>
        <w:tc>
          <w:tcPr>
            <w:tcW w:w="7326" w:type="dxa"/>
          </w:tcPr>
          <w:p w14:paraId="6034A1B2"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Date Signed:</w:t>
            </w:r>
          </w:p>
        </w:tc>
      </w:tr>
      <w:tr w:rsidR="009867E0" w:rsidRPr="00736517" w14:paraId="6034A1B6" w14:textId="77777777" w:rsidTr="000A51C2">
        <w:tblPrEx>
          <w:tblCellMar>
            <w:left w:w="108" w:type="dxa"/>
            <w:right w:w="108" w:type="dxa"/>
          </w:tblCellMar>
        </w:tblPrEx>
        <w:trPr>
          <w:trHeight w:val="504"/>
        </w:trPr>
        <w:tc>
          <w:tcPr>
            <w:tcW w:w="7217" w:type="dxa"/>
          </w:tcPr>
          <w:p w14:paraId="6034A1B4"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Address:</w:t>
            </w:r>
          </w:p>
        </w:tc>
        <w:tc>
          <w:tcPr>
            <w:tcW w:w="7326" w:type="dxa"/>
          </w:tcPr>
          <w:p w14:paraId="6034A1B5"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License:</w:t>
            </w:r>
          </w:p>
        </w:tc>
      </w:tr>
      <w:tr w:rsidR="009867E0" w:rsidRPr="00736517" w14:paraId="6034A1B9" w14:textId="77777777" w:rsidTr="000A51C2">
        <w:tblPrEx>
          <w:tblCellMar>
            <w:left w:w="108" w:type="dxa"/>
            <w:right w:w="108" w:type="dxa"/>
          </w:tblCellMar>
        </w:tblPrEx>
        <w:trPr>
          <w:trHeight w:val="504"/>
        </w:trPr>
        <w:tc>
          <w:tcPr>
            <w:tcW w:w="7217" w:type="dxa"/>
          </w:tcPr>
          <w:p w14:paraId="6034A1B7"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City/State/Zip:</w:t>
            </w:r>
          </w:p>
        </w:tc>
        <w:tc>
          <w:tcPr>
            <w:tcW w:w="7326" w:type="dxa"/>
          </w:tcPr>
          <w:p w14:paraId="6034A1B8" w14:textId="77777777" w:rsidR="009867E0" w:rsidRPr="00736517" w:rsidRDefault="009867E0" w:rsidP="009867E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36517">
              <w:rPr>
                <w:rFonts w:ascii="Calibri" w:hAnsi="Calibri"/>
                <w:sz w:val="14"/>
                <w:szCs w:val="14"/>
              </w:rPr>
              <w:t>Phone:</w:t>
            </w:r>
          </w:p>
        </w:tc>
      </w:tr>
    </w:tbl>
    <w:p w14:paraId="6034A1BA" w14:textId="77777777" w:rsidR="009867E0" w:rsidRDefault="009867E0" w:rsidP="009867E0"/>
    <w:p w14:paraId="6034A1BB" w14:textId="77777777" w:rsidR="009867E0" w:rsidRDefault="009867E0" w:rsidP="009867E0">
      <w:pPr>
        <w:tabs>
          <w:tab w:val="left" w:pos="8559"/>
        </w:tabs>
        <w:rPr>
          <w:rFonts w:ascii="Calibri" w:hAnsi="Calibri"/>
        </w:rPr>
      </w:pPr>
    </w:p>
    <w:p w14:paraId="6034A1BC" w14:textId="77777777" w:rsidR="009867E0" w:rsidRPr="00C24189" w:rsidRDefault="009867E0" w:rsidP="009867E0">
      <w:pPr>
        <w:tabs>
          <w:tab w:val="left" w:pos="8559"/>
        </w:tabs>
        <w:rPr>
          <w:rFonts w:ascii="Calibri" w:hAnsi="Calibri"/>
        </w:rPr>
      </w:pPr>
    </w:p>
    <w:p w14:paraId="6034A1BD" w14:textId="77777777" w:rsidR="009867E0" w:rsidRPr="009964A9" w:rsidRDefault="009867E0" w:rsidP="000A51C2">
      <w:pPr>
        <w:jc w:val="center"/>
        <w:rPr>
          <w:rFonts w:ascii="Calibri" w:hAnsi="Calibri"/>
          <w:b/>
        </w:rPr>
      </w:pPr>
      <w:r w:rsidRPr="000A51C2">
        <w:rPr>
          <w:rFonts w:ascii="Calibri" w:hAnsi="Calibri"/>
          <w:b/>
        </w:rPr>
        <w:t>For assistance or questions regarding the Energy Standards, contact the Energy Hotline at: 1-800-772-3300</w:t>
      </w:r>
      <w:r w:rsidRPr="00C24189">
        <w:rPr>
          <w:rFonts w:ascii="Calibri" w:hAnsi="Calibri"/>
          <w:b/>
        </w:rPr>
        <w:t>.</w:t>
      </w:r>
    </w:p>
    <w:p w14:paraId="25EDC3C2" w14:textId="77777777" w:rsidR="009964A9" w:rsidRDefault="009964A9" w:rsidP="009867E0">
      <w:pPr>
        <w:ind w:firstLine="720"/>
        <w:rPr>
          <w:rFonts w:ascii="Calibri" w:hAnsi="Calibri"/>
          <w:b/>
        </w:rPr>
      </w:pPr>
    </w:p>
    <w:p w14:paraId="7F17F692" w14:textId="77777777" w:rsidR="009964A9" w:rsidRPr="00C24189" w:rsidRDefault="009964A9" w:rsidP="009867E0">
      <w:pPr>
        <w:ind w:firstLine="720"/>
        <w:rPr>
          <w:rFonts w:ascii="Calibri" w:hAnsi="Calibri"/>
          <w:b/>
        </w:rPr>
        <w:sectPr w:rsidR="009964A9" w:rsidRPr="00C24189" w:rsidSect="00012D02">
          <w:headerReference w:type="default" r:id="rId10"/>
          <w:footerReference w:type="default" r:id="rId11"/>
          <w:type w:val="continuous"/>
          <w:pgSz w:w="15840" w:h="12240" w:orient="landscape" w:code="1"/>
          <w:pgMar w:top="720" w:right="720" w:bottom="720" w:left="720" w:header="187" w:footer="432" w:gutter="0"/>
          <w:pgNumType w:start="1"/>
          <w:cols w:space="720"/>
          <w:docGrid w:linePitch="360"/>
        </w:sectPr>
      </w:pPr>
    </w:p>
    <w:p w14:paraId="6034A1BE" w14:textId="78D8F7AF" w:rsidR="000A7E83" w:rsidRDefault="00DB665A">
      <w:pPr>
        <w:jc w:val="center"/>
        <w:rPr>
          <w:rFonts w:asciiTheme="minorHAnsi" w:hAnsiTheme="minorHAnsi"/>
          <w:b/>
          <w:sz w:val="28"/>
          <w:szCs w:val="28"/>
        </w:rPr>
      </w:pPr>
      <w:r>
        <w:rPr>
          <w:rFonts w:asciiTheme="minorHAnsi" w:hAnsiTheme="minorHAnsi"/>
          <w:b/>
          <w:sz w:val="28"/>
          <w:szCs w:val="28"/>
        </w:rPr>
        <w:t>CF1R-ALT</w:t>
      </w:r>
      <w:r w:rsidR="00870DB5">
        <w:rPr>
          <w:rFonts w:asciiTheme="minorHAnsi" w:hAnsiTheme="minorHAnsi"/>
          <w:b/>
          <w:sz w:val="28"/>
          <w:szCs w:val="28"/>
        </w:rPr>
        <w:t>-05-E</w:t>
      </w:r>
      <w:r>
        <w:rPr>
          <w:rFonts w:asciiTheme="minorHAnsi" w:hAnsiTheme="minorHAnsi"/>
          <w:b/>
          <w:sz w:val="28"/>
          <w:szCs w:val="28"/>
        </w:rPr>
        <w:t xml:space="preserve"> User Instructions</w:t>
      </w:r>
    </w:p>
    <w:p w14:paraId="6034A1BF" w14:textId="77777777" w:rsidR="009867E0" w:rsidRDefault="009867E0" w:rsidP="009867E0">
      <w:pPr>
        <w:rPr>
          <w:rFonts w:ascii="Calibri" w:hAnsi="Calibri" w:cs="Arial"/>
        </w:rPr>
      </w:pPr>
    </w:p>
    <w:p w14:paraId="6034A1C0" w14:textId="77777777" w:rsidR="000A04ED" w:rsidRPr="005E1825" w:rsidRDefault="004B528E" w:rsidP="009867E0">
      <w:pPr>
        <w:rPr>
          <w:rFonts w:ascii="Calibri" w:hAnsi="Calibri" w:cs="Arial"/>
          <w:b/>
        </w:rPr>
      </w:pPr>
      <w:r w:rsidRPr="004B528E">
        <w:rPr>
          <w:rFonts w:ascii="Calibri" w:hAnsi="Calibri" w:cs="Arial"/>
          <w:b/>
        </w:rPr>
        <w:t>NOTE: If more space is needed, print</w:t>
      </w:r>
      <w:r w:rsidR="00AD7B82">
        <w:rPr>
          <w:rFonts w:ascii="Calibri" w:hAnsi="Calibri" w:cs="Arial"/>
          <w:b/>
        </w:rPr>
        <w:t xml:space="preserve"> a</w:t>
      </w:r>
      <w:r w:rsidRPr="004B528E">
        <w:rPr>
          <w:rFonts w:ascii="Calibri" w:hAnsi="Calibri" w:cs="Arial"/>
          <w:b/>
        </w:rPr>
        <w:t xml:space="preserve"> duplicate page and fill in.</w:t>
      </w:r>
    </w:p>
    <w:p w14:paraId="6034A1C1" w14:textId="77777777" w:rsidR="000A04ED" w:rsidRPr="00C24189" w:rsidRDefault="000A04ED" w:rsidP="009867E0">
      <w:pPr>
        <w:rPr>
          <w:rFonts w:ascii="Calibri" w:hAnsi="Calibri" w:cs="Arial"/>
        </w:rPr>
      </w:pPr>
    </w:p>
    <w:p w14:paraId="6034A1C2" w14:textId="77777777" w:rsidR="009867E0" w:rsidRPr="00C24189" w:rsidRDefault="009867E0" w:rsidP="009867E0">
      <w:pPr>
        <w:rPr>
          <w:rFonts w:ascii="Calibri" w:hAnsi="Calibri" w:cs="Arial"/>
        </w:rPr>
      </w:pPr>
      <w:r w:rsidRPr="00C24189">
        <w:rPr>
          <w:rFonts w:ascii="Calibri" w:hAnsi="Calibri" w:cs="Arial"/>
        </w:rPr>
        <w:t>Minimum requirements for prescriptive alteration compliance can be found in Building Energy Efficiency Standards Section 150.2(b</w:t>
      </w:r>
      <w:proofErr w:type="gramStart"/>
      <w:r w:rsidRPr="00C24189">
        <w:rPr>
          <w:rFonts w:ascii="Calibri" w:hAnsi="Calibri" w:cs="Arial"/>
        </w:rPr>
        <w:t>)1</w:t>
      </w:r>
      <w:proofErr w:type="gramEnd"/>
      <w:r w:rsidRPr="00C24189">
        <w:rPr>
          <w:rFonts w:ascii="Calibri" w:hAnsi="Calibri" w:cs="Arial"/>
        </w:rPr>
        <w:t>.</w:t>
      </w:r>
    </w:p>
    <w:p w14:paraId="6034A1C3" w14:textId="77777777" w:rsidR="009867E0" w:rsidRPr="00C24189" w:rsidRDefault="009867E0" w:rsidP="009867E0">
      <w:pPr>
        <w:rPr>
          <w:rFonts w:ascii="Calibri" w:hAnsi="Calibri" w:cs="Arial"/>
        </w:rPr>
      </w:pPr>
    </w:p>
    <w:p w14:paraId="6034A1C4" w14:textId="0791E47C" w:rsidR="009867E0" w:rsidRPr="00C24189" w:rsidRDefault="009867E0" w:rsidP="009867E0">
      <w:pPr>
        <w:rPr>
          <w:rFonts w:ascii="Calibri" w:hAnsi="Calibri" w:cs="Arial"/>
        </w:rPr>
      </w:pPr>
      <w:r w:rsidRPr="00C24189">
        <w:rPr>
          <w:rFonts w:ascii="Calibri" w:hAnsi="Calibri" w:cs="Arial"/>
        </w:rPr>
        <w:t xml:space="preserve">Completing these forms will require that you have the Reference Appendices for the </w:t>
      </w:r>
      <w:del w:id="3" w:author="Shewmaker, Michael@Energy" w:date="2017-02-27T13:27:00Z">
        <w:r w:rsidRPr="00C24189" w:rsidDel="00707E4E">
          <w:rPr>
            <w:rFonts w:ascii="Calibri" w:hAnsi="Calibri" w:cs="Arial"/>
          </w:rPr>
          <w:delText xml:space="preserve">2013 </w:delText>
        </w:r>
      </w:del>
      <w:ins w:id="4" w:author="Shewmaker, Michael@Energy" w:date="2017-02-27T13:27:00Z">
        <w:r w:rsidR="00707E4E">
          <w:rPr>
            <w:rFonts w:ascii="Calibri" w:hAnsi="Calibri" w:cs="Arial"/>
          </w:rPr>
          <w:t>2016</w:t>
        </w:r>
        <w:r w:rsidR="00707E4E" w:rsidRPr="00C24189">
          <w:rPr>
            <w:rFonts w:ascii="Calibri" w:hAnsi="Calibri" w:cs="Arial"/>
          </w:rPr>
          <w:t xml:space="preserve"> </w:t>
        </w:r>
      </w:ins>
      <w:r w:rsidRPr="00C24189">
        <w:rPr>
          <w:rFonts w:ascii="Calibri" w:hAnsi="Calibri" w:cs="Arial"/>
        </w:rPr>
        <w:t>Building Energy Efficiency Standards</w:t>
      </w:r>
      <w:r>
        <w:rPr>
          <w:rFonts w:ascii="Calibri" w:hAnsi="Calibri" w:cs="Arial"/>
        </w:rPr>
        <w:t xml:space="preserve"> (P</w:t>
      </w:r>
      <w:del w:id="5" w:author="Shewmaker, Michael@Energy" w:date="2017-02-27T13:27:00Z">
        <w:r w:rsidDel="00707E4E">
          <w:rPr>
            <w:rFonts w:ascii="Calibri" w:hAnsi="Calibri" w:cs="Arial"/>
          </w:rPr>
          <w:delText>400-2012-005</w:delText>
        </w:r>
      </w:del>
      <w:ins w:id="6" w:author="Shewmaker, Michael@Energy" w:date="2017-02-27T13:27:00Z">
        <w:r w:rsidR="00707E4E">
          <w:rPr>
            <w:rFonts w:ascii="Calibri" w:hAnsi="Calibri" w:cs="Arial"/>
          </w:rPr>
          <w:t>400-2015-037</w:t>
        </w:r>
      </w:ins>
      <w:r>
        <w:rPr>
          <w:rFonts w:ascii="Calibri" w:hAnsi="Calibri" w:cs="Arial"/>
        </w:rPr>
        <w:t>)</w:t>
      </w:r>
      <w:r w:rsidRPr="00C24189">
        <w:rPr>
          <w:rFonts w:ascii="Calibri" w:hAnsi="Calibri" w:cs="Arial"/>
        </w:rPr>
        <w:t>. This document contains the Joint Appendices which are used to determine climate zone and to complete the section for opaque surfaces.</w:t>
      </w:r>
      <w:r>
        <w:rPr>
          <w:rFonts w:ascii="Calibri" w:hAnsi="Calibri" w:cs="Arial"/>
        </w:rPr>
        <w:t xml:space="preserve"> </w:t>
      </w:r>
      <w:r w:rsidRPr="00C24189">
        <w:rPr>
          <w:rFonts w:ascii="Calibri" w:hAnsi="Calibri" w:cs="Arial"/>
        </w:rPr>
        <w:t xml:space="preserve">When the term CF1R is used it means the </w:t>
      </w:r>
      <w:r>
        <w:rPr>
          <w:rFonts w:ascii="Calibri" w:hAnsi="Calibri" w:cs="Arial"/>
        </w:rPr>
        <w:t>CF1R</w:t>
      </w:r>
      <w:r w:rsidRPr="00C24189">
        <w:rPr>
          <w:rFonts w:ascii="Calibri" w:hAnsi="Calibri" w:cs="Arial"/>
        </w:rPr>
        <w:t>-ALT-0</w:t>
      </w:r>
      <w:r w:rsidR="00EB7D38">
        <w:rPr>
          <w:rFonts w:ascii="Calibri" w:hAnsi="Calibri" w:cs="Arial"/>
        </w:rPr>
        <w:t>5</w:t>
      </w:r>
      <w:r w:rsidRPr="00C24189">
        <w:rPr>
          <w:rFonts w:ascii="Calibri" w:hAnsi="Calibri" w:cs="Arial"/>
        </w:rPr>
        <w:t xml:space="preserve">. Worksheets are identified by their entire name and subsequently by only the worksheet number, such as </w:t>
      </w:r>
      <w:r w:rsidR="008E07B0">
        <w:rPr>
          <w:rFonts w:ascii="Calibri" w:hAnsi="Calibri" w:cs="Arial"/>
        </w:rPr>
        <w:t>ENV-02</w:t>
      </w:r>
      <w:r w:rsidRPr="00C24189">
        <w:rPr>
          <w:rFonts w:ascii="Calibri" w:hAnsi="Calibri" w:cs="Arial"/>
        </w:rPr>
        <w:t>.</w:t>
      </w:r>
    </w:p>
    <w:p w14:paraId="6034A1C5" w14:textId="77777777" w:rsidR="009867E0" w:rsidRPr="00C24189" w:rsidRDefault="009867E0" w:rsidP="009867E0">
      <w:pPr>
        <w:rPr>
          <w:rFonts w:ascii="Calibri" w:hAnsi="Calibri" w:cs="Arial"/>
        </w:rPr>
      </w:pPr>
    </w:p>
    <w:p w14:paraId="6034A1C6" w14:textId="77777777" w:rsidR="009867E0" w:rsidRPr="00C24189" w:rsidRDefault="009867E0" w:rsidP="009867E0">
      <w:pPr>
        <w:rPr>
          <w:rFonts w:ascii="Calibri" w:hAnsi="Calibri" w:cs="Arial"/>
        </w:rPr>
      </w:pPr>
      <w:r w:rsidRPr="00C24189">
        <w:rPr>
          <w:rFonts w:ascii="Calibri" w:hAnsi="Calibri" w:cs="Arial"/>
        </w:rPr>
        <w:t xml:space="preserve">Instructions for sections with column numbers and row </w:t>
      </w:r>
      <w:r w:rsidR="000A04ED">
        <w:rPr>
          <w:rFonts w:ascii="Calibri" w:hAnsi="Calibri" w:cs="Arial"/>
        </w:rPr>
        <w:t>letters</w:t>
      </w:r>
      <w:r w:rsidR="000A04ED" w:rsidRPr="00C24189">
        <w:rPr>
          <w:rFonts w:ascii="Calibri" w:hAnsi="Calibri" w:cs="Arial"/>
        </w:rPr>
        <w:t xml:space="preserve"> </w:t>
      </w:r>
      <w:r w:rsidRPr="00C24189">
        <w:rPr>
          <w:rFonts w:ascii="Calibri" w:hAnsi="Calibri" w:cs="Arial"/>
        </w:rPr>
        <w:t xml:space="preserve">are given separately.  </w:t>
      </w:r>
    </w:p>
    <w:p w14:paraId="6034A1C7" w14:textId="77777777" w:rsidR="009867E0" w:rsidRPr="00C24189" w:rsidRDefault="009867E0" w:rsidP="009867E0">
      <w:pPr>
        <w:rPr>
          <w:rFonts w:ascii="Calibri" w:hAnsi="Calibri" w:cs="Arial"/>
        </w:rPr>
      </w:pPr>
    </w:p>
    <w:p w14:paraId="6034A1C8" w14:textId="77777777" w:rsidR="009867E0" w:rsidRPr="00C24189" w:rsidRDefault="009867E0" w:rsidP="009867E0">
      <w:pPr>
        <w:rPr>
          <w:rFonts w:ascii="Calibri" w:hAnsi="Calibri" w:cs="Arial"/>
        </w:rPr>
      </w:pPr>
      <w:r w:rsidRPr="00C24189">
        <w:rPr>
          <w:rFonts w:ascii="Calibri" w:hAnsi="Calibri" w:cs="Arial"/>
        </w:rPr>
        <w:t>If any part of the alteration does not comply, prescriptive compliance fails</w:t>
      </w:r>
      <w:r>
        <w:rPr>
          <w:rFonts w:ascii="Calibri" w:hAnsi="Calibri" w:cs="Arial"/>
        </w:rPr>
        <w:t>, in which case</w:t>
      </w:r>
      <w:r w:rsidR="000A04ED">
        <w:rPr>
          <w:rFonts w:ascii="Calibri" w:hAnsi="Calibri" w:cs="Arial"/>
        </w:rPr>
        <w:t xml:space="preserve"> </w:t>
      </w:r>
      <w:r w:rsidRPr="00C24189">
        <w:rPr>
          <w:rFonts w:ascii="Calibri" w:hAnsi="Calibri" w:cs="Arial"/>
        </w:rPr>
        <w:t>the performance compliance approach must be used</w:t>
      </w:r>
      <w:r>
        <w:rPr>
          <w:rFonts w:ascii="Calibri" w:hAnsi="Calibri" w:cs="Arial"/>
        </w:rPr>
        <w:t xml:space="preserve"> in an attempt to achieve compliance</w:t>
      </w:r>
      <w:r w:rsidRPr="00C24189">
        <w:rPr>
          <w:rFonts w:ascii="Calibri" w:hAnsi="Calibri" w:cs="Arial"/>
        </w:rPr>
        <w:t>.</w:t>
      </w:r>
    </w:p>
    <w:p w14:paraId="6034A1C9" w14:textId="77777777" w:rsidR="009867E0" w:rsidRPr="00C24189" w:rsidRDefault="009867E0" w:rsidP="009867E0">
      <w:pPr>
        <w:rPr>
          <w:rFonts w:ascii="Calibri" w:hAnsi="Calibri" w:cs="Arial"/>
          <w:b/>
        </w:rPr>
      </w:pPr>
    </w:p>
    <w:p w14:paraId="6034A1CA" w14:textId="5B64E32E" w:rsidR="009867E0" w:rsidRPr="00C24189" w:rsidRDefault="009867E0" w:rsidP="009867E0">
      <w:pPr>
        <w:rPr>
          <w:rFonts w:ascii="Calibri" w:hAnsi="Calibri" w:cs="Arial"/>
          <w:b/>
        </w:rPr>
      </w:pPr>
      <w:r w:rsidRPr="00C24189">
        <w:rPr>
          <w:rFonts w:ascii="Calibri" w:hAnsi="Calibri" w:cs="Arial"/>
          <w:b/>
        </w:rPr>
        <w:t xml:space="preserve">A. </w:t>
      </w:r>
      <w:r w:rsidR="008E07B0">
        <w:rPr>
          <w:rFonts w:ascii="Calibri" w:hAnsi="Calibri" w:cs="Arial"/>
          <w:b/>
        </w:rPr>
        <w:t>General Information</w:t>
      </w:r>
    </w:p>
    <w:p w14:paraId="6034A1CC" w14:textId="77777777" w:rsidR="000A7E83" w:rsidRDefault="004B528E">
      <w:pPr>
        <w:pStyle w:val="ListParagraph"/>
        <w:numPr>
          <w:ilvl w:val="0"/>
          <w:numId w:val="45"/>
        </w:numPr>
        <w:rPr>
          <w:rFonts w:ascii="Calibri" w:hAnsi="Calibri" w:cs="Arial"/>
        </w:rPr>
      </w:pPr>
      <w:r w:rsidRPr="004B528E">
        <w:rPr>
          <w:rFonts w:ascii="Calibri" w:hAnsi="Calibri" w:cs="Arial"/>
        </w:rPr>
        <w:t>Project Name: Identifying information, such as owner’s name.</w:t>
      </w:r>
    </w:p>
    <w:p w14:paraId="6034A1CD" w14:textId="77777777" w:rsidR="000A7E83" w:rsidRDefault="004B528E">
      <w:pPr>
        <w:pStyle w:val="ListParagraph"/>
        <w:numPr>
          <w:ilvl w:val="0"/>
          <w:numId w:val="45"/>
        </w:numPr>
        <w:rPr>
          <w:rFonts w:ascii="Calibri" w:hAnsi="Calibri" w:cs="Arial"/>
        </w:rPr>
      </w:pPr>
      <w:r w:rsidRPr="004B528E">
        <w:rPr>
          <w:rFonts w:ascii="Calibri" w:hAnsi="Calibri" w:cs="Arial"/>
        </w:rPr>
        <w:t>Date Prepared: Date of document preparation.</w:t>
      </w:r>
    </w:p>
    <w:p w14:paraId="6034A1CE" w14:textId="77777777" w:rsidR="000A7E83" w:rsidRDefault="004B528E">
      <w:pPr>
        <w:pStyle w:val="ListParagraph"/>
        <w:numPr>
          <w:ilvl w:val="0"/>
          <w:numId w:val="45"/>
        </w:numPr>
        <w:rPr>
          <w:rFonts w:ascii="Calibri" w:hAnsi="Calibri" w:cs="Arial"/>
        </w:rPr>
      </w:pPr>
      <w:r w:rsidRPr="004B528E">
        <w:rPr>
          <w:rFonts w:ascii="Calibri" w:hAnsi="Calibri" w:cs="Arial"/>
        </w:rPr>
        <w:t>Project Location: Legal street address of property or other applicable identifying information.</w:t>
      </w:r>
    </w:p>
    <w:p w14:paraId="6034A1CF" w14:textId="77777777" w:rsidR="000A7E83" w:rsidRDefault="004B528E">
      <w:pPr>
        <w:pStyle w:val="ListParagraph"/>
        <w:numPr>
          <w:ilvl w:val="0"/>
          <w:numId w:val="45"/>
        </w:numPr>
        <w:rPr>
          <w:rFonts w:ascii="Calibri" w:hAnsi="Calibri" w:cs="Arial"/>
        </w:rPr>
      </w:pPr>
      <w:r w:rsidRPr="004B528E">
        <w:rPr>
          <w:rFonts w:ascii="Calibri" w:hAnsi="Calibri" w:cs="Arial"/>
        </w:rPr>
        <w:t xml:space="preserve">Building Front Orientation: Building front </w:t>
      </w:r>
      <w:r w:rsidR="001E1BE4">
        <w:rPr>
          <w:rFonts w:ascii="Calibri" w:hAnsi="Calibri" w:cs="Arial"/>
        </w:rPr>
        <w:t xml:space="preserve">orientation </w:t>
      </w:r>
      <w:r w:rsidRPr="004B528E">
        <w:rPr>
          <w:rFonts w:ascii="Calibri" w:hAnsi="Calibri" w:cs="Arial"/>
        </w:rPr>
        <w:t>expressed in degrees, where North = 0, East = 90, South = 180, and West = 270. Indicate cardinal if it is a subdivision or multi-family project built in multiple orientations. The standards (section 100.1) include the following additional details for determining orientation:</w:t>
      </w:r>
    </w:p>
    <w:p w14:paraId="6034A1D0" w14:textId="77777777" w:rsidR="00CF6FDA" w:rsidRPr="00C24189" w:rsidRDefault="00CF6FDA" w:rsidP="00CF6FDA">
      <w:pPr>
        <w:numPr>
          <w:ilvl w:val="0"/>
          <w:numId w:val="6"/>
        </w:numPr>
        <w:rPr>
          <w:rFonts w:ascii="Calibri" w:hAnsi="Calibri" w:cs="Arial"/>
        </w:rPr>
      </w:pPr>
      <w:r w:rsidRPr="00C24189">
        <w:rPr>
          <w:rFonts w:ascii="Calibri" w:hAnsi="Calibri" w:cs="Arial"/>
        </w:rPr>
        <w:t>Cardinal covers all orientations (for buildings that will be built in multiple orientations);</w:t>
      </w:r>
    </w:p>
    <w:p w14:paraId="6034A1D1" w14:textId="77777777" w:rsidR="00CF6FDA" w:rsidRPr="00C24189" w:rsidRDefault="00CF6FDA" w:rsidP="00CF6FDA">
      <w:pPr>
        <w:numPr>
          <w:ilvl w:val="0"/>
          <w:numId w:val="6"/>
        </w:numPr>
        <w:rPr>
          <w:rFonts w:ascii="Calibri" w:hAnsi="Calibri" w:cs="Arial"/>
        </w:rPr>
      </w:pPr>
      <w:r w:rsidRPr="00C24189">
        <w:rPr>
          <w:rFonts w:ascii="Calibri" w:hAnsi="Calibri" w:cs="Arial"/>
        </w:rPr>
        <w:t xml:space="preserve">North is oriented to within 45 degrees of true north, including 45 degrees east of north; </w:t>
      </w:r>
    </w:p>
    <w:p w14:paraId="6034A1D2" w14:textId="77777777" w:rsidR="00CF6FDA" w:rsidRPr="00C24189" w:rsidRDefault="00CF6FDA" w:rsidP="00CF6FDA">
      <w:pPr>
        <w:numPr>
          <w:ilvl w:val="0"/>
          <w:numId w:val="6"/>
        </w:numPr>
        <w:rPr>
          <w:rFonts w:ascii="Calibri" w:hAnsi="Calibri" w:cs="Arial"/>
        </w:rPr>
      </w:pPr>
      <w:r w:rsidRPr="00C24189">
        <w:rPr>
          <w:rFonts w:ascii="Calibri" w:hAnsi="Calibri" w:cs="Arial"/>
        </w:rPr>
        <w:t xml:space="preserve">East is oriented to within 45 degrees of true east, including 45 degrees south of east; </w:t>
      </w:r>
    </w:p>
    <w:p w14:paraId="6034A1D3" w14:textId="77777777" w:rsidR="00CF6FDA" w:rsidRPr="00C24189" w:rsidRDefault="00CF6FDA" w:rsidP="00CF6FDA">
      <w:pPr>
        <w:numPr>
          <w:ilvl w:val="0"/>
          <w:numId w:val="6"/>
        </w:numPr>
        <w:rPr>
          <w:rFonts w:ascii="Calibri" w:hAnsi="Calibri" w:cs="Arial"/>
        </w:rPr>
      </w:pPr>
      <w:r w:rsidRPr="00C24189">
        <w:rPr>
          <w:rFonts w:ascii="Calibri" w:hAnsi="Calibri" w:cs="Arial"/>
        </w:rPr>
        <w:t xml:space="preserve">South is oriented to within 45 degrees of true south, including 45 degrees west of south; </w:t>
      </w:r>
    </w:p>
    <w:p w14:paraId="6034A1D4" w14:textId="77777777" w:rsidR="000A7E83" w:rsidRDefault="00CF6FDA">
      <w:pPr>
        <w:numPr>
          <w:ilvl w:val="0"/>
          <w:numId w:val="6"/>
        </w:numPr>
        <w:rPr>
          <w:rFonts w:ascii="Calibri" w:hAnsi="Calibri" w:cs="Arial"/>
        </w:rPr>
      </w:pPr>
      <w:r w:rsidRPr="00C24189">
        <w:rPr>
          <w:rFonts w:ascii="Calibri" w:hAnsi="Calibri" w:cs="Arial"/>
        </w:rPr>
        <w:t xml:space="preserve">West is oriented to within 45 degrees of true west, including 45 degrees </w:t>
      </w:r>
      <w:r w:rsidR="00AD7B82">
        <w:rPr>
          <w:rFonts w:ascii="Calibri" w:hAnsi="Calibri" w:cs="Arial"/>
        </w:rPr>
        <w:t>nor</w:t>
      </w:r>
      <w:r w:rsidRPr="00C24189">
        <w:rPr>
          <w:rFonts w:ascii="Calibri" w:hAnsi="Calibri" w:cs="Arial"/>
        </w:rPr>
        <w:t xml:space="preserve">th of west. </w:t>
      </w:r>
    </w:p>
    <w:p w14:paraId="6034A1D5" w14:textId="77777777" w:rsidR="000A7E83" w:rsidRDefault="004B528E">
      <w:pPr>
        <w:pStyle w:val="ListParagraph"/>
        <w:numPr>
          <w:ilvl w:val="0"/>
          <w:numId w:val="45"/>
        </w:numPr>
        <w:rPr>
          <w:rFonts w:ascii="Calibri" w:hAnsi="Calibri" w:cs="Arial"/>
        </w:rPr>
      </w:pPr>
      <w:r w:rsidRPr="004B528E">
        <w:rPr>
          <w:rFonts w:ascii="Calibri" w:hAnsi="Calibri" w:cs="Arial"/>
        </w:rPr>
        <w:t>CA City: Legal city/town of property.</w:t>
      </w:r>
    </w:p>
    <w:p w14:paraId="6034A1D6" w14:textId="77777777" w:rsidR="00030468" w:rsidRDefault="00CF6FDA">
      <w:pPr>
        <w:pStyle w:val="ListParagraph"/>
        <w:numPr>
          <w:ilvl w:val="0"/>
          <w:numId w:val="45"/>
        </w:numPr>
        <w:rPr>
          <w:rFonts w:ascii="Calibri" w:hAnsi="Calibri" w:cs="Arial"/>
        </w:rPr>
      </w:pPr>
      <w:r w:rsidRPr="00CF6FDA">
        <w:rPr>
          <w:rFonts w:ascii="Calibri" w:hAnsi="Calibri" w:cs="Arial"/>
        </w:rPr>
        <w:t xml:space="preserve">Number of </w:t>
      </w:r>
      <w:r w:rsidR="00AD7B82">
        <w:rPr>
          <w:rFonts w:ascii="Calibri" w:hAnsi="Calibri" w:cs="Arial"/>
        </w:rPr>
        <w:t xml:space="preserve">Altered </w:t>
      </w:r>
      <w:r w:rsidRPr="00CF6FDA">
        <w:rPr>
          <w:rFonts w:ascii="Calibri" w:hAnsi="Calibri" w:cs="Arial"/>
        </w:rPr>
        <w:t>Dwelling Units: 1 for single-family, 1 or more for multifamily.</w:t>
      </w:r>
    </w:p>
    <w:p w14:paraId="6034A1D7" w14:textId="77777777" w:rsidR="000A7E83" w:rsidRDefault="004B528E">
      <w:pPr>
        <w:pStyle w:val="ListParagraph"/>
        <w:numPr>
          <w:ilvl w:val="0"/>
          <w:numId w:val="45"/>
        </w:numPr>
        <w:rPr>
          <w:rFonts w:ascii="Calibri" w:hAnsi="Calibri" w:cs="Arial"/>
        </w:rPr>
      </w:pPr>
      <w:r w:rsidRPr="004B528E">
        <w:rPr>
          <w:rFonts w:ascii="Calibri" w:hAnsi="Calibri" w:cs="Arial"/>
        </w:rPr>
        <w:t>Zip Code: 5-digit zip code for the project location (used to determine climate zone).</w:t>
      </w:r>
    </w:p>
    <w:p w14:paraId="6034A1D9" w14:textId="77777777" w:rsidR="000A7E83" w:rsidRDefault="004B528E">
      <w:pPr>
        <w:pStyle w:val="ListParagraph"/>
        <w:numPr>
          <w:ilvl w:val="0"/>
          <w:numId w:val="45"/>
        </w:numPr>
        <w:rPr>
          <w:rFonts w:ascii="Calibri" w:hAnsi="Calibri" w:cs="Arial"/>
        </w:rPr>
      </w:pPr>
      <w:r w:rsidRPr="004B528E">
        <w:rPr>
          <w:rFonts w:ascii="Calibri" w:hAnsi="Calibri" w:cs="Arial"/>
        </w:rPr>
        <w:t xml:space="preserve">Fuel Type: Natural Gas, Liquefied Propane Gas, or Electricity. </w:t>
      </w:r>
    </w:p>
    <w:p w14:paraId="6400FC61" w14:textId="77777777" w:rsidR="008E07B0" w:rsidRDefault="008E07B0">
      <w:pPr>
        <w:pStyle w:val="ListParagraph"/>
        <w:ind w:left="1080"/>
        <w:rPr>
          <w:rFonts w:ascii="Calibri" w:hAnsi="Calibri" w:cs="Arial"/>
        </w:rPr>
      </w:pPr>
    </w:p>
    <w:p w14:paraId="6034A1DA" w14:textId="51EFF93B" w:rsidR="000A7E83" w:rsidRDefault="004B528E" w:rsidP="000A51C2">
      <w:pPr>
        <w:pStyle w:val="ListParagraph"/>
        <w:ind w:left="1890" w:hanging="810"/>
        <w:rPr>
          <w:rFonts w:ascii="Calibri" w:hAnsi="Calibri" w:cs="Arial"/>
        </w:rPr>
      </w:pPr>
      <w:r w:rsidRPr="004B528E">
        <w:rPr>
          <w:rFonts w:ascii="Calibri" w:hAnsi="Calibri" w:cs="Arial"/>
        </w:rPr>
        <w:t>NOTE:</w:t>
      </w:r>
      <w:r w:rsidR="008E07B0">
        <w:rPr>
          <w:rFonts w:ascii="Calibri" w:hAnsi="Calibri" w:cs="Arial"/>
        </w:rPr>
        <w:tab/>
      </w:r>
      <w:r w:rsidR="005E334B">
        <w:rPr>
          <w:rFonts w:ascii="Calibri" w:hAnsi="Calibri" w:cs="Arial"/>
        </w:rPr>
        <w:t>P</w:t>
      </w:r>
      <w:r w:rsidRPr="004B528E">
        <w:rPr>
          <w:rFonts w:ascii="Calibri" w:hAnsi="Calibri" w:cs="Arial"/>
        </w:rPr>
        <w:t xml:space="preserve">rescriptive compliance only allows electricity if natural gas is not </w:t>
      </w:r>
      <w:r w:rsidR="00131155">
        <w:rPr>
          <w:rFonts w:ascii="Calibri" w:hAnsi="Calibri" w:cs="Arial"/>
        </w:rPr>
        <w:t>connected to</w:t>
      </w:r>
      <w:r w:rsidRPr="004B528E">
        <w:rPr>
          <w:rFonts w:ascii="Calibri" w:hAnsi="Calibri" w:cs="Arial"/>
        </w:rPr>
        <w:t xml:space="preserve"> the building</w:t>
      </w:r>
      <w:r w:rsidR="00131155">
        <w:rPr>
          <w:rFonts w:ascii="Calibri" w:hAnsi="Calibri" w:cs="Arial"/>
        </w:rPr>
        <w:t xml:space="preserve">, </w:t>
      </w:r>
      <w:r w:rsidR="00131155" w:rsidRPr="00131155">
        <w:rPr>
          <w:rFonts w:ascii="Calibri" w:hAnsi="Calibri" w:cs="Arial"/>
        </w:rPr>
        <w:t>or if the conditions of Section 150.2(b</w:t>
      </w:r>
      <w:proofErr w:type="gramStart"/>
      <w:r w:rsidR="00131155" w:rsidRPr="00131155">
        <w:rPr>
          <w:rFonts w:ascii="Calibri" w:hAnsi="Calibri" w:cs="Arial"/>
        </w:rPr>
        <w:t>)1Giic</w:t>
      </w:r>
      <w:proofErr w:type="gramEnd"/>
      <w:r w:rsidR="00131155" w:rsidRPr="00131155">
        <w:rPr>
          <w:rFonts w:ascii="Calibri" w:hAnsi="Calibri" w:cs="Arial"/>
        </w:rPr>
        <w:t xml:space="preserve"> or 150.2(b)1Giid are met.  See instruction at section H for more information</w:t>
      </w:r>
      <w:r w:rsidRPr="004B528E">
        <w:rPr>
          <w:rFonts w:ascii="Calibri" w:hAnsi="Calibri" w:cs="Arial"/>
        </w:rPr>
        <w:t>.</w:t>
      </w:r>
    </w:p>
    <w:p w14:paraId="14DEFC7E" w14:textId="77777777" w:rsidR="008E07B0" w:rsidRDefault="008E07B0">
      <w:pPr>
        <w:pStyle w:val="ListParagraph"/>
        <w:ind w:left="1080"/>
        <w:rPr>
          <w:rFonts w:ascii="Calibri" w:hAnsi="Calibri" w:cs="Arial"/>
        </w:rPr>
      </w:pPr>
    </w:p>
    <w:p w14:paraId="6034A1DB" w14:textId="79C25A3A" w:rsidR="000A7E83" w:rsidRDefault="004B528E">
      <w:pPr>
        <w:pStyle w:val="ListParagraph"/>
        <w:numPr>
          <w:ilvl w:val="0"/>
          <w:numId w:val="45"/>
        </w:numPr>
        <w:rPr>
          <w:rFonts w:ascii="Calibri" w:hAnsi="Calibri" w:cs="Arial"/>
        </w:rPr>
      </w:pPr>
      <w:r w:rsidRPr="004B528E">
        <w:rPr>
          <w:rFonts w:ascii="Calibri" w:hAnsi="Calibri" w:cs="Arial"/>
        </w:rPr>
        <w:t xml:space="preserve">Climate </w:t>
      </w:r>
      <w:r w:rsidR="008E07B0">
        <w:rPr>
          <w:rFonts w:ascii="Calibri" w:hAnsi="Calibri" w:cs="Arial"/>
        </w:rPr>
        <w:t>Z</w:t>
      </w:r>
      <w:r w:rsidRPr="004B528E">
        <w:rPr>
          <w:rFonts w:ascii="Calibri" w:hAnsi="Calibri" w:cs="Arial"/>
        </w:rPr>
        <w:t>one: From Joint Appendix JA2.1.1.</w:t>
      </w:r>
    </w:p>
    <w:p w14:paraId="582C992B" w14:textId="77777777" w:rsidR="00E46B1C" w:rsidRDefault="00CF6FDA">
      <w:pPr>
        <w:pStyle w:val="ListParagraph"/>
        <w:numPr>
          <w:ilvl w:val="0"/>
          <w:numId w:val="45"/>
        </w:numPr>
        <w:rPr>
          <w:rFonts w:ascii="Calibri" w:hAnsi="Calibri" w:cs="Arial"/>
        </w:rPr>
      </w:pPr>
      <w:r w:rsidRPr="00CF6FDA">
        <w:rPr>
          <w:rFonts w:ascii="Calibri" w:hAnsi="Calibri" w:cs="Arial"/>
        </w:rPr>
        <w:t>Total Conditioned Floor Area: Enter the new conditioned floor area in ft</w:t>
      </w:r>
      <w:r w:rsidRPr="00CF6FDA">
        <w:rPr>
          <w:rFonts w:ascii="Calibri" w:hAnsi="Calibri" w:cs="Arial"/>
          <w:vertAlign w:val="superscript"/>
        </w:rPr>
        <w:t>2</w:t>
      </w:r>
      <w:r w:rsidRPr="00CF6FDA">
        <w:rPr>
          <w:rFonts w:ascii="Calibri" w:hAnsi="Calibri" w:cs="Arial"/>
        </w:rPr>
        <w:t>, as measured from the outside of exterior walls of the dwelling unit or building being altered.</w:t>
      </w:r>
      <w:r w:rsidR="00030468">
        <w:rPr>
          <w:rFonts w:ascii="Calibri" w:hAnsi="Calibri" w:cs="Arial"/>
        </w:rPr>
        <w:t xml:space="preserve">  </w:t>
      </w:r>
    </w:p>
    <w:p w14:paraId="39A0E3D5" w14:textId="300C6CF1" w:rsidR="00E46B1C" w:rsidRDefault="004B528E">
      <w:pPr>
        <w:pStyle w:val="ListParagraph"/>
        <w:numPr>
          <w:ilvl w:val="0"/>
          <w:numId w:val="45"/>
        </w:numPr>
        <w:rPr>
          <w:rFonts w:ascii="Calibri" w:hAnsi="Calibri" w:cs="Arial"/>
        </w:rPr>
      </w:pPr>
      <w:r w:rsidRPr="004B528E">
        <w:rPr>
          <w:rFonts w:ascii="Calibri" w:hAnsi="Calibri" w:cs="Arial"/>
        </w:rPr>
        <w:t>Building Type: Single Family (includes duplex), or Multi</w:t>
      </w:r>
      <w:r w:rsidR="00FD29AD">
        <w:rPr>
          <w:rFonts w:ascii="Calibri" w:hAnsi="Calibri" w:cs="Arial"/>
        </w:rPr>
        <w:t>-</w:t>
      </w:r>
      <w:r w:rsidRPr="004B528E">
        <w:rPr>
          <w:rFonts w:ascii="Calibri" w:hAnsi="Calibri" w:cs="Arial"/>
        </w:rPr>
        <w:t>Family (a building that shares common walls and common floors or ceilings).</w:t>
      </w:r>
    </w:p>
    <w:p w14:paraId="3AE0ADD0" w14:textId="67BC156B" w:rsidR="008E07B0" w:rsidRPr="000A51C2" w:rsidRDefault="00CF6FDA" w:rsidP="000A51C2">
      <w:pPr>
        <w:pStyle w:val="ListParagraph"/>
        <w:numPr>
          <w:ilvl w:val="0"/>
          <w:numId w:val="45"/>
        </w:numPr>
        <w:rPr>
          <w:rFonts w:ascii="Calibri" w:hAnsi="Calibri"/>
          <w:b/>
        </w:rPr>
      </w:pPr>
      <w:r w:rsidRPr="00BD6897">
        <w:rPr>
          <w:rFonts w:ascii="Calibri" w:hAnsi="Calibri"/>
        </w:rPr>
        <w:t>Slab Area: Area of the first floor slab (if any) in ft</w:t>
      </w:r>
      <w:r w:rsidRPr="00BD6897">
        <w:rPr>
          <w:rFonts w:ascii="Calibri" w:hAnsi="Calibri"/>
          <w:vertAlign w:val="superscript"/>
        </w:rPr>
        <w:t>2</w:t>
      </w:r>
      <w:r w:rsidRPr="00BD6897">
        <w:rPr>
          <w:rFonts w:ascii="Calibri" w:hAnsi="Calibri"/>
        </w:rPr>
        <w:t>.</w:t>
      </w:r>
    </w:p>
    <w:p w14:paraId="6034A1DD" w14:textId="581D21F8" w:rsidR="009867E0" w:rsidRPr="000A51C2" w:rsidRDefault="004B528E">
      <w:pPr>
        <w:pStyle w:val="ListParagraph"/>
        <w:numPr>
          <w:ilvl w:val="0"/>
          <w:numId w:val="45"/>
        </w:numPr>
        <w:rPr>
          <w:rFonts w:ascii="Calibri" w:hAnsi="Calibri"/>
          <w:b/>
        </w:rPr>
      </w:pPr>
      <w:r w:rsidRPr="000A51C2">
        <w:rPr>
          <w:rFonts w:ascii="Calibri" w:hAnsi="Calibri"/>
        </w:rPr>
        <w:t xml:space="preserve">Project Scope: </w:t>
      </w:r>
      <w:r w:rsidR="00CF6FDA" w:rsidRPr="000A51C2">
        <w:rPr>
          <w:rFonts w:ascii="Calibri" w:hAnsi="Calibri"/>
        </w:rPr>
        <w:t>I</w:t>
      </w:r>
      <w:r w:rsidRPr="000A51C2">
        <w:rPr>
          <w:rFonts w:ascii="Calibri" w:hAnsi="Calibri"/>
        </w:rPr>
        <w:t xml:space="preserve">nsulation, </w:t>
      </w:r>
      <w:r w:rsidR="00FD29AD" w:rsidRPr="000A51C2">
        <w:rPr>
          <w:rFonts w:ascii="Calibri" w:hAnsi="Calibri"/>
        </w:rPr>
        <w:t>R</w:t>
      </w:r>
      <w:r w:rsidRPr="000A51C2">
        <w:rPr>
          <w:rFonts w:ascii="Calibri" w:hAnsi="Calibri"/>
        </w:rPr>
        <w:t xml:space="preserve">oof </w:t>
      </w:r>
      <w:r w:rsidR="00FD29AD" w:rsidRPr="000A51C2">
        <w:rPr>
          <w:rFonts w:ascii="Calibri" w:hAnsi="Calibri"/>
        </w:rPr>
        <w:t>R</w:t>
      </w:r>
      <w:r w:rsidRPr="000A51C2">
        <w:rPr>
          <w:rFonts w:ascii="Calibri" w:hAnsi="Calibri"/>
        </w:rPr>
        <w:t xml:space="preserve">eplacement, </w:t>
      </w:r>
      <w:r w:rsidR="00FD29AD" w:rsidRPr="000A51C2">
        <w:rPr>
          <w:rFonts w:ascii="Calibri" w:hAnsi="Calibri"/>
        </w:rPr>
        <w:t>F</w:t>
      </w:r>
      <w:r w:rsidRPr="000A51C2">
        <w:rPr>
          <w:rFonts w:ascii="Calibri" w:hAnsi="Calibri"/>
        </w:rPr>
        <w:t>enestration/</w:t>
      </w:r>
      <w:r w:rsidR="00FD29AD" w:rsidRPr="000A51C2">
        <w:rPr>
          <w:rFonts w:ascii="Calibri" w:hAnsi="Calibri"/>
        </w:rPr>
        <w:t>G</w:t>
      </w:r>
      <w:r w:rsidRPr="000A51C2">
        <w:rPr>
          <w:rFonts w:ascii="Calibri" w:hAnsi="Calibri"/>
        </w:rPr>
        <w:t xml:space="preserve">lazing, </w:t>
      </w:r>
      <w:r w:rsidR="00FD29AD" w:rsidRPr="000A51C2">
        <w:rPr>
          <w:rFonts w:ascii="Calibri" w:hAnsi="Calibri"/>
        </w:rPr>
        <w:t>H</w:t>
      </w:r>
      <w:r w:rsidRPr="000A51C2">
        <w:rPr>
          <w:rFonts w:ascii="Calibri" w:hAnsi="Calibri"/>
        </w:rPr>
        <w:t xml:space="preserve">eating </w:t>
      </w:r>
      <w:r w:rsidR="00FD29AD" w:rsidRPr="000A51C2">
        <w:rPr>
          <w:rFonts w:ascii="Calibri" w:hAnsi="Calibri"/>
        </w:rPr>
        <w:t>S</w:t>
      </w:r>
      <w:r w:rsidRPr="000A51C2">
        <w:rPr>
          <w:rFonts w:ascii="Calibri" w:hAnsi="Calibri"/>
        </w:rPr>
        <w:t xml:space="preserve">ystem, </w:t>
      </w:r>
      <w:proofErr w:type="gramStart"/>
      <w:r w:rsidR="00FD29AD" w:rsidRPr="000A51C2">
        <w:rPr>
          <w:rFonts w:ascii="Calibri" w:hAnsi="Calibri"/>
        </w:rPr>
        <w:t>C</w:t>
      </w:r>
      <w:r w:rsidRPr="000A51C2">
        <w:rPr>
          <w:rFonts w:ascii="Calibri" w:hAnsi="Calibri"/>
        </w:rPr>
        <w:t>ooling</w:t>
      </w:r>
      <w:proofErr w:type="gramEnd"/>
      <w:r w:rsidRPr="000A51C2">
        <w:rPr>
          <w:rFonts w:ascii="Calibri" w:hAnsi="Calibri"/>
        </w:rPr>
        <w:t xml:space="preserve"> </w:t>
      </w:r>
      <w:r w:rsidR="00FD29AD" w:rsidRPr="000A51C2">
        <w:rPr>
          <w:rFonts w:ascii="Calibri" w:hAnsi="Calibri"/>
        </w:rPr>
        <w:t>S</w:t>
      </w:r>
      <w:r w:rsidRPr="000A51C2">
        <w:rPr>
          <w:rFonts w:ascii="Calibri" w:hAnsi="Calibri"/>
        </w:rPr>
        <w:t xml:space="preserve">ystem, </w:t>
      </w:r>
      <w:r w:rsidR="00FD29AD" w:rsidRPr="000A51C2">
        <w:rPr>
          <w:rFonts w:ascii="Calibri" w:hAnsi="Calibri"/>
        </w:rPr>
        <w:t>D</w:t>
      </w:r>
      <w:r w:rsidRPr="000A51C2">
        <w:rPr>
          <w:rFonts w:ascii="Calibri" w:hAnsi="Calibri"/>
        </w:rPr>
        <w:t xml:space="preserve">uct </w:t>
      </w:r>
      <w:r w:rsidR="00FD29AD" w:rsidRPr="000A51C2">
        <w:rPr>
          <w:rFonts w:ascii="Calibri" w:hAnsi="Calibri"/>
        </w:rPr>
        <w:t>S</w:t>
      </w:r>
      <w:r w:rsidRPr="000A51C2">
        <w:rPr>
          <w:rFonts w:ascii="Calibri" w:hAnsi="Calibri"/>
        </w:rPr>
        <w:t xml:space="preserve">ystem, and/or </w:t>
      </w:r>
      <w:r w:rsidR="00FD29AD" w:rsidRPr="000A51C2">
        <w:rPr>
          <w:rFonts w:ascii="Calibri" w:hAnsi="Calibri"/>
        </w:rPr>
        <w:t>W</w:t>
      </w:r>
      <w:r w:rsidRPr="000A51C2">
        <w:rPr>
          <w:rFonts w:ascii="Calibri" w:hAnsi="Calibri"/>
        </w:rPr>
        <w:t xml:space="preserve">ater </w:t>
      </w:r>
      <w:r w:rsidR="00FD29AD" w:rsidRPr="000A51C2">
        <w:rPr>
          <w:rFonts w:ascii="Calibri" w:hAnsi="Calibri"/>
        </w:rPr>
        <w:t>H</w:t>
      </w:r>
      <w:r w:rsidRPr="000A51C2">
        <w:rPr>
          <w:rFonts w:ascii="Calibri" w:hAnsi="Calibri"/>
        </w:rPr>
        <w:t xml:space="preserve">eating </w:t>
      </w:r>
      <w:r w:rsidR="00FD29AD" w:rsidRPr="000A51C2">
        <w:rPr>
          <w:rFonts w:ascii="Calibri" w:hAnsi="Calibri"/>
        </w:rPr>
        <w:t xml:space="preserve">System </w:t>
      </w:r>
      <w:r w:rsidRPr="000A51C2">
        <w:rPr>
          <w:rFonts w:ascii="Calibri" w:hAnsi="Calibri"/>
        </w:rPr>
        <w:t xml:space="preserve">alteration. </w:t>
      </w:r>
    </w:p>
    <w:p w14:paraId="6034A1DE" w14:textId="77777777" w:rsidR="00030468" w:rsidRDefault="00030468" w:rsidP="009867E0">
      <w:pPr>
        <w:keepNext/>
        <w:rPr>
          <w:rFonts w:ascii="Calibri" w:hAnsi="Calibri" w:cs="Arial"/>
          <w:b/>
        </w:rPr>
      </w:pPr>
    </w:p>
    <w:p w14:paraId="6034A1DF" w14:textId="358E88BB" w:rsidR="009867E0" w:rsidRPr="00C24189" w:rsidRDefault="009867E0" w:rsidP="009867E0">
      <w:pPr>
        <w:keepNext/>
        <w:rPr>
          <w:rFonts w:ascii="Calibri" w:hAnsi="Calibri" w:cs="Arial"/>
          <w:b/>
        </w:rPr>
      </w:pPr>
      <w:r w:rsidRPr="00C24189">
        <w:rPr>
          <w:rFonts w:ascii="Calibri" w:hAnsi="Calibri" w:cs="Arial"/>
          <w:b/>
        </w:rPr>
        <w:t xml:space="preserve">B. </w:t>
      </w:r>
      <w:r w:rsidR="008E07B0">
        <w:rPr>
          <w:rFonts w:ascii="Calibri" w:hAnsi="Calibri" w:cs="Arial"/>
          <w:b/>
        </w:rPr>
        <w:t>Building Insulation Details</w:t>
      </w:r>
      <w:r w:rsidRPr="00C24189">
        <w:rPr>
          <w:rFonts w:ascii="Calibri" w:hAnsi="Calibri" w:cs="Arial"/>
          <w:b/>
        </w:rPr>
        <w:t xml:space="preserve"> (Section 150.2(b</w:t>
      </w:r>
      <w:proofErr w:type="gramStart"/>
      <w:r w:rsidRPr="00C24189">
        <w:rPr>
          <w:rFonts w:ascii="Calibri" w:hAnsi="Calibri" w:cs="Arial"/>
          <w:b/>
        </w:rPr>
        <w:t>)1</w:t>
      </w:r>
      <w:proofErr w:type="gramEnd"/>
      <w:r w:rsidRPr="00C24189">
        <w:rPr>
          <w:rFonts w:ascii="Calibri" w:hAnsi="Calibri" w:cs="Arial"/>
          <w:b/>
        </w:rPr>
        <w:t>)</w:t>
      </w:r>
    </w:p>
    <w:p w14:paraId="6034A1E1" w14:textId="77777777" w:rsidR="009867E0" w:rsidRPr="00C24189" w:rsidRDefault="009867E0" w:rsidP="009867E0">
      <w:pPr>
        <w:pStyle w:val="ListParagraph"/>
        <w:numPr>
          <w:ilvl w:val="0"/>
          <w:numId w:val="9"/>
        </w:numPr>
        <w:contextualSpacing/>
        <w:rPr>
          <w:rFonts w:ascii="Calibri" w:hAnsi="Calibri" w:cs="Arial"/>
        </w:rPr>
      </w:pPr>
      <w:r w:rsidRPr="00C24189">
        <w:rPr>
          <w:rFonts w:ascii="Calibri" w:hAnsi="Calibri" w:cs="Arial"/>
        </w:rPr>
        <w:t xml:space="preserve">Tag/ID: A label (if any) from the plans, such as A1.4 or wall.  </w:t>
      </w:r>
    </w:p>
    <w:p w14:paraId="6034A1E2" w14:textId="5F15292A" w:rsidR="009867E0" w:rsidRPr="00C24189" w:rsidRDefault="009867E0" w:rsidP="009867E0">
      <w:pPr>
        <w:pStyle w:val="ListParagraph"/>
        <w:numPr>
          <w:ilvl w:val="0"/>
          <w:numId w:val="9"/>
        </w:numPr>
        <w:contextualSpacing/>
        <w:rPr>
          <w:rFonts w:ascii="Calibri" w:hAnsi="Calibri" w:cs="Arial"/>
        </w:rPr>
      </w:pPr>
      <w:r w:rsidRPr="00C24189">
        <w:rPr>
          <w:rFonts w:ascii="Calibri" w:hAnsi="Calibri" w:cs="Arial"/>
        </w:rPr>
        <w:t xml:space="preserve">Assembly Type: Roof, </w:t>
      </w:r>
      <w:r w:rsidR="00FD29AD">
        <w:rPr>
          <w:rFonts w:ascii="Calibri" w:hAnsi="Calibri" w:cs="Arial"/>
        </w:rPr>
        <w:t>C</w:t>
      </w:r>
      <w:r w:rsidRPr="00C24189">
        <w:rPr>
          <w:rFonts w:ascii="Calibri" w:hAnsi="Calibri" w:cs="Arial"/>
        </w:rPr>
        <w:t xml:space="preserve">eiling, </w:t>
      </w:r>
      <w:r w:rsidR="00FD29AD">
        <w:rPr>
          <w:rFonts w:ascii="Calibri" w:hAnsi="Calibri" w:cs="Arial"/>
        </w:rPr>
        <w:t>W</w:t>
      </w:r>
      <w:r w:rsidRPr="00C24189">
        <w:rPr>
          <w:rFonts w:ascii="Calibri" w:hAnsi="Calibri" w:cs="Arial"/>
        </w:rPr>
        <w:t xml:space="preserve">all, </w:t>
      </w:r>
      <w:ins w:id="7" w:author="Shewmaker, Michael@Energy" w:date="2017-02-27T13:28:00Z">
        <w:r w:rsidR="00707E4E">
          <w:rPr>
            <w:rFonts w:ascii="Calibri" w:hAnsi="Calibri" w:cs="Arial"/>
          </w:rPr>
          <w:t xml:space="preserve">or </w:t>
        </w:r>
      </w:ins>
      <w:r w:rsidR="00FD29AD">
        <w:rPr>
          <w:rFonts w:ascii="Calibri" w:hAnsi="Calibri" w:cs="Arial"/>
        </w:rPr>
        <w:t>F</w:t>
      </w:r>
      <w:r w:rsidRPr="00C24189">
        <w:rPr>
          <w:rFonts w:ascii="Calibri" w:hAnsi="Calibri" w:cs="Arial"/>
        </w:rPr>
        <w:t>loor</w:t>
      </w:r>
      <w:del w:id="8" w:author="Shewmaker, Michael@Energy" w:date="2017-02-27T13:27:00Z">
        <w:r w:rsidRPr="00C24189" w:rsidDel="00707E4E">
          <w:rPr>
            <w:rFonts w:ascii="Calibri" w:hAnsi="Calibri" w:cs="Arial"/>
          </w:rPr>
          <w:delText xml:space="preserve"> </w:delText>
        </w:r>
        <w:r w:rsidR="00FD29AD" w:rsidDel="00707E4E">
          <w:rPr>
            <w:rFonts w:ascii="Calibri" w:hAnsi="Calibri" w:cs="Arial"/>
          </w:rPr>
          <w:delText>O</w:delText>
        </w:r>
        <w:r w:rsidRPr="00C24189" w:rsidDel="00707E4E">
          <w:rPr>
            <w:rFonts w:ascii="Calibri" w:hAnsi="Calibri" w:cs="Arial"/>
          </w:rPr>
          <w:delText xml:space="preserve">ver </w:delText>
        </w:r>
        <w:r w:rsidR="00FD29AD" w:rsidDel="00707E4E">
          <w:rPr>
            <w:rFonts w:ascii="Calibri" w:hAnsi="Calibri" w:cs="Arial"/>
          </w:rPr>
          <w:delText>C</w:delText>
        </w:r>
        <w:r w:rsidRPr="00C24189" w:rsidDel="00707E4E">
          <w:rPr>
            <w:rFonts w:ascii="Calibri" w:hAnsi="Calibri" w:cs="Arial"/>
          </w:rPr>
          <w:delText xml:space="preserve">rawlspace or </w:delText>
        </w:r>
        <w:r w:rsidR="00FD29AD" w:rsidDel="00707E4E">
          <w:rPr>
            <w:rFonts w:ascii="Calibri" w:hAnsi="Calibri" w:cs="Arial"/>
          </w:rPr>
          <w:delText>F</w:delText>
        </w:r>
        <w:r w:rsidRPr="00C24189" w:rsidDel="00707E4E">
          <w:rPr>
            <w:rFonts w:ascii="Calibri" w:hAnsi="Calibri" w:cs="Arial"/>
          </w:rPr>
          <w:delText xml:space="preserve">loor </w:delText>
        </w:r>
        <w:r w:rsidR="00FD29AD" w:rsidDel="00707E4E">
          <w:rPr>
            <w:rFonts w:ascii="Calibri" w:hAnsi="Calibri" w:cs="Arial"/>
          </w:rPr>
          <w:delText>O</w:delText>
        </w:r>
        <w:r w:rsidRPr="00C24189" w:rsidDel="00707E4E">
          <w:rPr>
            <w:rFonts w:ascii="Calibri" w:hAnsi="Calibri" w:cs="Arial"/>
          </w:rPr>
          <w:delText xml:space="preserve">ver </w:delText>
        </w:r>
        <w:r w:rsidR="00FD29AD" w:rsidDel="00707E4E">
          <w:rPr>
            <w:rFonts w:ascii="Calibri" w:hAnsi="Calibri" w:cs="Arial"/>
          </w:rPr>
          <w:delText>E</w:delText>
        </w:r>
        <w:r w:rsidRPr="00C24189" w:rsidDel="00707E4E">
          <w:rPr>
            <w:rFonts w:ascii="Calibri" w:hAnsi="Calibri" w:cs="Arial"/>
          </w:rPr>
          <w:delText>xterior</w:delText>
        </w:r>
      </w:del>
      <w:r w:rsidRPr="00C24189">
        <w:rPr>
          <w:rFonts w:ascii="Calibri" w:hAnsi="Calibri" w:cs="Arial"/>
        </w:rPr>
        <w:t>.</w:t>
      </w:r>
    </w:p>
    <w:p w14:paraId="6034A1E3" w14:textId="77777777" w:rsidR="009867E0" w:rsidRPr="00C24189" w:rsidRDefault="009867E0" w:rsidP="009867E0">
      <w:pPr>
        <w:pStyle w:val="ListParagraph"/>
        <w:numPr>
          <w:ilvl w:val="0"/>
          <w:numId w:val="9"/>
        </w:numPr>
        <w:contextualSpacing/>
        <w:rPr>
          <w:rFonts w:ascii="Calibri" w:hAnsi="Calibri" w:cs="Arial"/>
        </w:rPr>
      </w:pPr>
      <w:r w:rsidRPr="00C24189">
        <w:rPr>
          <w:rFonts w:ascii="Calibri" w:hAnsi="Calibri" w:cs="Arial"/>
        </w:rPr>
        <w:t xml:space="preserve">Frame Type: Wood or </w:t>
      </w:r>
      <w:r w:rsidR="00FD29AD">
        <w:rPr>
          <w:rFonts w:ascii="Calibri" w:hAnsi="Calibri" w:cs="Arial"/>
        </w:rPr>
        <w:t>M</w:t>
      </w:r>
      <w:r w:rsidRPr="00C24189">
        <w:rPr>
          <w:rFonts w:ascii="Calibri" w:hAnsi="Calibri" w:cs="Arial"/>
        </w:rPr>
        <w:t>etal.</w:t>
      </w:r>
    </w:p>
    <w:p w14:paraId="6034A1E4" w14:textId="7DD51A6D" w:rsidR="009867E0" w:rsidRPr="00C24189" w:rsidRDefault="009867E0" w:rsidP="009867E0">
      <w:pPr>
        <w:pStyle w:val="ListParagraph"/>
        <w:numPr>
          <w:ilvl w:val="0"/>
          <w:numId w:val="9"/>
        </w:numPr>
        <w:contextualSpacing/>
        <w:rPr>
          <w:rFonts w:ascii="Calibri" w:hAnsi="Calibri" w:cs="Arial"/>
        </w:rPr>
      </w:pPr>
      <w:r w:rsidRPr="00C24189">
        <w:rPr>
          <w:rFonts w:ascii="Calibri" w:hAnsi="Calibri" w:cs="Arial"/>
        </w:rPr>
        <w:t xml:space="preserve">Frame Depth: Nominal dimensions of framing material </w:t>
      </w:r>
      <w:r w:rsidR="00CF6FDA">
        <w:rPr>
          <w:rFonts w:ascii="Calibri" w:hAnsi="Calibri" w:cs="Arial"/>
        </w:rPr>
        <w:t xml:space="preserve">in inches </w:t>
      </w:r>
      <w:r w:rsidRPr="00C24189">
        <w:rPr>
          <w:rFonts w:ascii="Calibri" w:hAnsi="Calibri" w:cs="Arial"/>
        </w:rPr>
        <w:t xml:space="preserve">such as </w:t>
      </w:r>
      <w:del w:id="9" w:author="Shewmaker, Michael@Energy" w:date="2017-02-27T13:28:00Z">
        <w:r w:rsidRPr="00C24189" w:rsidDel="00707E4E">
          <w:rPr>
            <w:rFonts w:ascii="Calibri" w:hAnsi="Calibri" w:cs="Arial"/>
          </w:rPr>
          <w:delText>4 (if</w:delText>
        </w:r>
      </w:del>
      <w:r w:rsidRPr="00C24189">
        <w:rPr>
          <w:rFonts w:ascii="Calibri" w:hAnsi="Calibri" w:cs="Arial"/>
        </w:rPr>
        <w:t xml:space="preserve"> 2x4</w:t>
      </w:r>
      <w:del w:id="10" w:author="Shewmaker, Michael@Energy" w:date="2017-02-27T13:28:00Z">
        <w:r w:rsidRPr="00C24189" w:rsidDel="00707E4E">
          <w:rPr>
            <w:rFonts w:ascii="Calibri" w:hAnsi="Calibri" w:cs="Arial"/>
          </w:rPr>
          <w:delText>)</w:delText>
        </w:r>
      </w:del>
      <w:ins w:id="11" w:author="Shewmaker, Michael@Energy" w:date="2017-02-27T13:28:00Z">
        <w:r w:rsidR="00707E4E">
          <w:rPr>
            <w:rFonts w:ascii="Calibri" w:hAnsi="Calibri" w:cs="Arial"/>
          </w:rPr>
          <w:t>,</w:t>
        </w:r>
      </w:ins>
      <w:r w:rsidRPr="00C24189">
        <w:rPr>
          <w:rFonts w:ascii="Calibri" w:hAnsi="Calibri" w:cs="Arial"/>
        </w:rPr>
        <w:t xml:space="preserve"> </w:t>
      </w:r>
      <w:del w:id="12" w:author="Shewmaker, Michael@Energy" w:date="2017-02-27T13:28:00Z">
        <w:r w:rsidRPr="00C24189" w:rsidDel="00707E4E">
          <w:rPr>
            <w:rFonts w:ascii="Calibri" w:hAnsi="Calibri" w:cs="Arial"/>
          </w:rPr>
          <w:delText>or 6 (if</w:delText>
        </w:r>
      </w:del>
      <w:r w:rsidRPr="00C24189">
        <w:rPr>
          <w:rFonts w:ascii="Calibri" w:hAnsi="Calibri" w:cs="Arial"/>
        </w:rPr>
        <w:t xml:space="preserve"> 2x6</w:t>
      </w:r>
      <w:del w:id="13" w:author="Shewmaker, Michael@Energy" w:date="2017-02-27T13:28:00Z">
        <w:r w:rsidRPr="00C24189" w:rsidDel="00707E4E">
          <w:rPr>
            <w:rFonts w:ascii="Calibri" w:hAnsi="Calibri" w:cs="Arial"/>
          </w:rPr>
          <w:delText>)</w:delText>
        </w:r>
      </w:del>
      <w:ins w:id="14" w:author="Shewmaker, Michael@Energy" w:date="2017-02-27T13:28:00Z">
        <w:r w:rsidR="00707E4E">
          <w:rPr>
            <w:rFonts w:ascii="Calibri" w:hAnsi="Calibri" w:cs="Arial"/>
          </w:rPr>
          <w:t xml:space="preserve">, 2x8, </w:t>
        </w:r>
        <w:proofErr w:type="gramStart"/>
        <w:r w:rsidR="00707E4E">
          <w:rPr>
            <w:rFonts w:ascii="Calibri" w:hAnsi="Calibri" w:cs="Arial"/>
          </w:rPr>
          <w:t>2x10</w:t>
        </w:r>
      </w:ins>
      <w:proofErr w:type="gramEnd"/>
      <w:r w:rsidRPr="00C24189">
        <w:rPr>
          <w:rFonts w:ascii="Calibri" w:hAnsi="Calibri" w:cs="Arial"/>
        </w:rPr>
        <w:t>.</w:t>
      </w:r>
    </w:p>
    <w:p w14:paraId="6034A1E5" w14:textId="196260DA" w:rsidR="009867E0" w:rsidRPr="00C24189" w:rsidRDefault="009867E0" w:rsidP="009867E0">
      <w:pPr>
        <w:pStyle w:val="ListParagraph"/>
        <w:numPr>
          <w:ilvl w:val="0"/>
          <w:numId w:val="9"/>
        </w:numPr>
        <w:contextualSpacing/>
        <w:rPr>
          <w:rFonts w:ascii="Calibri" w:hAnsi="Calibri" w:cs="Arial"/>
        </w:rPr>
      </w:pPr>
      <w:r w:rsidRPr="00C24189">
        <w:rPr>
          <w:rFonts w:ascii="Calibri" w:hAnsi="Calibri" w:cs="Arial"/>
        </w:rPr>
        <w:t>Frame Spacing: 16</w:t>
      </w:r>
      <w:ins w:id="15" w:author="Shewmaker, Michael@Energy" w:date="2017-02-27T13:29:00Z">
        <w:r w:rsidR="00707E4E">
          <w:rPr>
            <w:rFonts w:ascii="Calibri" w:hAnsi="Calibri" w:cs="Arial"/>
          </w:rPr>
          <w:t>,</w:t>
        </w:r>
      </w:ins>
      <w:r w:rsidRPr="00C24189">
        <w:rPr>
          <w:rFonts w:ascii="Calibri" w:hAnsi="Calibri" w:cs="Arial"/>
        </w:rPr>
        <w:t xml:space="preserve"> </w:t>
      </w:r>
      <w:del w:id="16" w:author="Shewmaker, Michael@Energy" w:date="2017-02-27T13:29:00Z">
        <w:r w:rsidRPr="00C24189" w:rsidDel="00707E4E">
          <w:rPr>
            <w:rFonts w:ascii="Calibri" w:hAnsi="Calibri" w:cs="Arial"/>
          </w:rPr>
          <w:delText xml:space="preserve">or </w:delText>
        </w:r>
      </w:del>
      <w:r w:rsidRPr="00C24189">
        <w:rPr>
          <w:rFonts w:ascii="Calibri" w:hAnsi="Calibri" w:cs="Arial"/>
        </w:rPr>
        <w:t>24</w:t>
      </w:r>
      <w:ins w:id="17" w:author="Shewmaker, Michael@Energy" w:date="2017-02-27T13:29:00Z">
        <w:r w:rsidR="00707E4E">
          <w:rPr>
            <w:rFonts w:ascii="Calibri" w:hAnsi="Calibri" w:cs="Arial"/>
          </w:rPr>
          <w:t>, or 48</w:t>
        </w:r>
      </w:ins>
      <w:r w:rsidRPr="00C24189">
        <w:rPr>
          <w:rFonts w:ascii="Calibri" w:hAnsi="Calibri" w:cs="Arial"/>
        </w:rPr>
        <w:t xml:space="preserve"> inches on center. </w:t>
      </w:r>
    </w:p>
    <w:p w14:paraId="6034A1E6" w14:textId="77777777" w:rsidR="009867E0" w:rsidRPr="00C24189" w:rsidRDefault="00CF6FDA" w:rsidP="009867E0">
      <w:pPr>
        <w:pStyle w:val="ListParagraph"/>
        <w:numPr>
          <w:ilvl w:val="0"/>
          <w:numId w:val="9"/>
        </w:numPr>
        <w:contextualSpacing/>
        <w:rPr>
          <w:rFonts w:ascii="Calibri" w:hAnsi="Calibri" w:cs="Arial"/>
        </w:rPr>
      </w:pPr>
      <w:r>
        <w:rPr>
          <w:rFonts w:ascii="Calibri" w:hAnsi="Calibri" w:cs="Arial"/>
        </w:rPr>
        <w:t xml:space="preserve">Proposed </w:t>
      </w:r>
      <w:r w:rsidR="009867E0" w:rsidRPr="00C24189">
        <w:rPr>
          <w:rFonts w:ascii="Calibri" w:hAnsi="Calibri" w:cs="Arial"/>
        </w:rPr>
        <w:t>Cavity R-value</w:t>
      </w:r>
      <w:r>
        <w:rPr>
          <w:rFonts w:ascii="Calibri" w:hAnsi="Calibri" w:cs="Arial"/>
        </w:rPr>
        <w:t>:</w:t>
      </w:r>
      <w:r w:rsidR="009867E0" w:rsidRPr="00C24189">
        <w:rPr>
          <w:rFonts w:ascii="Calibri" w:hAnsi="Calibri" w:cs="Arial"/>
        </w:rPr>
        <w:t xml:space="preserve"> Insulation installed between framing.</w:t>
      </w:r>
    </w:p>
    <w:p w14:paraId="4D5AFD76" w14:textId="77777777" w:rsidR="008E07B0" w:rsidRDefault="008E07B0" w:rsidP="009867E0">
      <w:pPr>
        <w:pStyle w:val="ListParagraph"/>
        <w:contextualSpacing/>
        <w:rPr>
          <w:rFonts w:ascii="Calibri" w:hAnsi="Calibri" w:cs="Arial"/>
        </w:rPr>
      </w:pPr>
    </w:p>
    <w:p w14:paraId="6034A1E7" w14:textId="77777777" w:rsidR="009867E0" w:rsidRDefault="00CF6FDA" w:rsidP="009867E0">
      <w:pPr>
        <w:pStyle w:val="ListParagraph"/>
        <w:contextualSpacing/>
        <w:rPr>
          <w:rFonts w:ascii="Calibri" w:hAnsi="Calibri" w:cs="Arial"/>
        </w:rPr>
      </w:pPr>
      <w:proofErr w:type="gramStart"/>
      <w:r>
        <w:rPr>
          <w:rFonts w:ascii="Calibri" w:hAnsi="Calibri" w:cs="Arial"/>
        </w:rPr>
        <w:t>Proposed Continuous Insulation R-value: R-value of rigid or continuous insulation (not interrupted by framing).</w:t>
      </w:r>
      <w:proofErr w:type="gramEnd"/>
      <w:r>
        <w:rPr>
          <w:rFonts w:ascii="Calibri" w:hAnsi="Calibri" w:cs="Arial"/>
        </w:rPr>
        <w:t xml:space="preserve"> See Table 4.3.4. </w:t>
      </w:r>
      <w:proofErr w:type="gramStart"/>
      <w:r>
        <w:rPr>
          <w:rFonts w:ascii="Calibri" w:hAnsi="Calibri" w:cs="Arial"/>
        </w:rPr>
        <w:t>of</w:t>
      </w:r>
      <w:proofErr w:type="gramEnd"/>
      <w:r>
        <w:rPr>
          <w:rFonts w:ascii="Calibri" w:hAnsi="Calibri" w:cs="Arial"/>
        </w:rPr>
        <w:t xml:space="preserve"> Reference Appendices for metal frame construction.</w:t>
      </w:r>
    </w:p>
    <w:p w14:paraId="6034A1E8" w14:textId="77777777" w:rsidR="00CF6FDA" w:rsidRPr="00C24189" w:rsidRDefault="00CF6FDA" w:rsidP="009867E0">
      <w:pPr>
        <w:pStyle w:val="ListParagraph"/>
        <w:contextualSpacing/>
        <w:rPr>
          <w:rFonts w:ascii="Calibri" w:hAnsi="Calibri" w:cs="Arial"/>
        </w:rPr>
      </w:pPr>
    </w:p>
    <w:p w14:paraId="6034A1E9" w14:textId="7BC6D308" w:rsidR="000A7E83" w:rsidRDefault="009867E0" w:rsidP="000A51C2">
      <w:pPr>
        <w:ind w:left="1890" w:hanging="810"/>
        <w:rPr>
          <w:rFonts w:ascii="Calibri" w:hAnsi="Calibri" w:cs="Arial"/>
        </w:rPr>
      </w:pPr>
      <w:r w:rsidRPr="00C24189">
        <w:rPr>
          <w:rFonts w:ascii="Calibri" w:hAnsi="Calibri" w:cs="Arial"/>
        </w:rPr>
        <w:t xml:space="preserve">NOTE: </w:t>
      </w:r>
      <w:r w:rsidRPr="00C24189">
        <w:rPr>
          <w:rFonts w:ascii="Calibri" w:hAnsi="Calibri" w:cs="Arial"/>
        </w:rPr>
        <w:tab/>
        <w:t>Section 110.8(d) specifies that if adding insulation to an existing attic, the resulting attic insulation must total R-</w:t>
      </w:r>
      <w:del w:id="18" w:author="Shewmaker, Michael@Energy" w:date="2017-02-27T13:29:00Z">
        <w:r w:rsidRPr="00C24189" w:rsidDel="00707E4E">
          <w:rPr>
            <w:rFonts w:ascii="Calibri" w:hAnsi="Calibri" w:cs="Arial"/>
          </w:rPr>
          <w:delText>30</w:delText>
        </w:r>
      </w:del>
      <w:ins w:id="19" w:author="Shewmaker, Michael@Energy" w:date="2017-02-27T13:29:00Z">
        <w:r w:rsidR="00707E4E">
          <w:rPr>
            <w:rFonts w:ascii="Calibri" w:hAnsi="Calibri" w:cs="Arial"/>
          </w:rPr>
          <w:t>22</w:t>
        </w:r>
      </w:ins>
      <w:r w:rsidRPr="00C24189">
        <w:rPr>
          <w:rFonts w:ascii="Calibri" w:hAnsi="Calibri" w:cs="Arial"/>
        </w:rPr>
        <w:t>. However, the amount of insulation required is limited to the amount of room available for insulation without conflicting with Building Code Section 1203.2.</w:t>
      </w:r>
    </w:p>
    <w:p w14:paraId="6034A1EA" w14:textId="77777777" w:rsidR="009867E0" w:rsidRPr="00C24189" w:rsidRDefault="009867E0" w:rsidP="009867E0">
      <w:pPr>
        <w:tabs>
          <w:tab w:val="left" w:pos="1980"/>
        </w:tabs>
        <w:ind w:left="1980" w:hanging="900"/>
        <w:rPr>
          <w:rFonts w:ascii="Calibri" w:hAnsi="Calibri" w:cs="Arial"/>
        </w:rPr>
      </w:pPr>
    </w:p>
    <w:p w14:paraId="6034A1EB" w14:textId="77777777" w:rsidR="009867E0" w:rsidRPr="00C24189" w:rsidRDefault="00CF6FDA" w:rsidP="009867E0">
      <w:pPr>
        <w:pStyle w:val="ListParagraph"/>
        <w:numPr>
          <w:ilvl w:val="0"/>
          <w:numId w:val="9"/>
        </w:numPr>
        <w:contextualSpacing/>
        <w:rPr>
          <w:rFonts w:ascii="Calibri" w:hAnsi="Calibri" w:cs="Arial"/>
        </w:rPr>
      </w:pPr>
      <w:r>
        <w:rPr>
          <w:rFonts w:ascii="Calibri" w:hAnsi="Calibri" w:cs="Arial"/>
        </w:rPr>
        <w:t xml:space="preserve">Proposed </w:t>
      </w:r>
      <w:r w:rsidR="009867E0" w:rsidRPr="00C24189">
        <w:rPr>
          <w:rFonts w:ascii="Calibri" w:hAnsi="Calibri" w:cs="Arial"/>
        </w:rPr>
        <w:t xml:space="preserve">U-factor: The U-factor for the entire wall, roof or floor assembly. </w:t>
      </w:r>
    </w:p>
    <w:p w14:paraId="6034A1EC" w14:textId="77777777" w:rsidR="009867E0" w:rsidRPr="00C24189" w:rsidRDefault="009867E0" w:rsidP="009867E0">
      <w:pPr>
        <w:pStyle w:val="ListParagraph"/>
        <w:numPr>
          <w:ilvl w:val="0"/>
          <w:numId w:val="9"/>
        </w:numPr>
        <w:contextualSpacing/>
        <w:rPr>
          <w:rFonts w:ascii="Calibri" w:hAnsi="Calibri" w:cs="Arial"/>
        </w:rPr>
      </w:pPr>
      <w:r w:rsidRPr="00C24189">
        <w:rPr>
          <w:rFonts w:ascii="Calibri" w:hAnsi="Calibri" w:cs="Arial"/>
        </w:rPr>
        <w:t xml:space="preserve">Appendix JA4 </w:t>
      </w:r>
      <w:r w:rsidR="00CF6FDA">
        <w:rPr>
          <w:rFonts w:ascii="Calibri" w:hAnsi="Calibri" w:cs="Arial"/>
        </w:rPr>
        <w:t xml:space="preserve">Reference </w:t>
      </w:r>
      <w:r w:rsidRPr="00C24189">
        <w:rPr>
          <w:rFonts w:ascii="Calibri" w:hAnsi="Calibri" w:cs="Arial"/>
        </w:rPr>
        <w:t xml:space="preserve">Table: Table number used to determine the R-value or U-factor (e.g., an </w:t>
      </w:r>
      <w:r>
        <w:rPr>
          <w:rFonts w:ascii="Calibri" w:hAnsi="Calibri" w:cs="Arial"/>
        </w:rPr>
        <w:t>attic assembly</w:t>
      </w:r>
      <w:r w:rsidRPr="00C24189">
        <w:rPr>
          <w:rFonts w:ascii="Calibri" w:hAnsi="Calibri" w:cs="Arial"/>
        </w:rPr>
        <w:t xml:space="preserve"> is 4.</w:t>
      </w:r>
      <w:r>
        <w:rPr>
          <w:rFonts w:ascii="Calibri" w:hAnsi="Calibri" w:cs="Arial"/>
        </w:rPr>
        <w:t>2</w:t>
      </w:r>
      <w:r w:rsidRPr="00C24189">
        <w:rPr>
          <w:rFonts w:ascii="Calibri" w:hAnsi="Calibri" w:cs="Arial"/>
        </w:rPr>
        <w:t>.1).</w:t>
      </w:r>
    </w:p>
    <w:p w14:paraId="6034A1ED" w14:textId="77777777" w:rsidR="009867E0" w:rsidRPr="00C24189" w:rsidRDefault="009867E0" w:rsidP="009867E0">
      <w:pPr>
        <w:pStyle w:val="ListParagraph"/>
        <w:numPr>
          <w:ilvl w:val="0"/>
          <w:numId w:val="9"/>
        </w:numPr>
        <w:contextualSpacing/>
        <w:rPr>
          <w:rFonts w:ascii="Calibri" w:hAnsi="Calibri" w:cs="Arial"/>
        </w:rPr>
      </w:pPr>
      <w:r w:rsidRPr="00C24189">
        <w:rPr>
          <w:rFonts w:ascii="Calibri" w:hAnsi="Calibri" w:cs="Arial"/>
        </w:rPr>
        <w:t xml:space="preserve">Appendix JA4 </w:t>
      </w:r>
      <w:r w:rsidR="00CF6FDA">
        <w:rPr>
          <w:rFonts w:ascii="Calibri" w:hAnsi="Calibri" w:cs="Arial"/>
        </w:rPr>
        <w:t xml:space="preserve">Reference </w:t>
      </w:r>
      <w:r w:rsidRPr="00C24189">
        <w:rPr>
          <w:rFonts w:ascii="Calibri" w:hAnsi="Calibri" w:cs="Arial"/>
        </w:rPr>
        <w:t xml:space="preserve">Cell: Cell number used to determine the R-value or U-factor (e.g., an </w:t>
      </w:r>
      <w:r>
        <w:rPr>
          <w:rFonts w:ascii="Calibri" w:hAnsi="Calibri" w:cs="Arial"/>
        </w:rPr>
        <w:t>R-3</w:t>
      </w:r>
      <w:r w:rsidRPr="00C24189">
        <w:rPr>
          <w:rFonts w:ascii="Calibri" w:hAnsi="Calibri" w:cs="Arial"/>
        </w:rPr>
        <w:t>8</w:t>
      </w:r>
      <w:r>
        <w:rPr>
          <w:rFonts w:ascii="Calibri" w:hAnsi="Calibri" w:cs="Arial"/>
        </w:rPr>
        <w:t>ceiling with 24-inch on center framing is A21</w:t>
      </w:r>
      <w:r w:rsidRPr="00C24189">
        <w:rPr>
          <w:rFonts w:ascii="Calibri" w:hAnsi="Calibri" w:cs="Arial"/>
        </w:rPr>
        <w:t>).</w:t>
      </w:r>
    </w:p>
    <w:p w14:paraId="6034A1EE" w14:textId="159AC73B" w:rsidR="009867E0" w:rsidRPr="00C24189" w:rsidRDefault="009867E0" w:rsidP="009867E0">
      <w:pPr>
        <w:pStyle w:val="ListParagraph"/>
        <w:numPr>
          <w:ilvl w:val="0"/>
          <w:numId w:val="9"/>
        </w:numPr>
        <w:contextualSpacing/>
        <w:rPr>
          <w:rFonts w:ascii="Calibri" w:hAnsi="Calibri" w:cs="Arial"/>
        </w:rPr>
      </w:pPr>
      <w:r w:rsidRPr="00C24189">
        <w:rPr>
          <w:rFonts w:ascii="Calibri" w:hAnsi="Calibri" w:cs="Arial"/>
        </w:rPr>
        <w:t xml:space="preserve">Required U-factor: </w:t>
      </w:r>
      <w:r w:rsidR="00AD7B82">
        <w:rPr>
          <w:rFonts w:ascii="Calibri" w:hAnsi="Calibri" w:cs="Arial"/>
        </w:rPr>
        <w:t>F</w:t>
      </w:r>
      <w:r w:rsidRPr="00C24189">
        <w:rPr>
          <w:rFonts w:ascii="Calibri" w:hAnsi="Calibri" w:cs="Arial"/>
        </w:rPr>
        <w:t xml:space="preserve">rom </w:t>
      </w:r>
      <w:r w:rsidR="00AD7B82">
        <w:rPr>
          <w:rFonts w:ascii="Calibri" w:hAnsi="Calibri" w:cs="Arial"/>
        </w:rPr>
        <w:t xml:space="preserve">the </w:t>
      </w:r>
      <w:r w:rsidRPr="00C24189">
        <w:rPr>
          <w:rFonts w:ascii="Calibri" w:hAnsi="Calibri" w:cs="Arial"/>
        </w:rPr>
        <w:t>mandatory requirements in Sections 110.</w:t>
      </w:r>
      <w:ins w:id="20" w:author="Shewmaker, Michael@Energy" w:date="2017-02-27T13:29:00Z">
        <w:r w:rsidR="00707E4E">
          <w:rPr>
            <w:rFonts w:ascii="Calibri" w:hAnsi="Calibri" w:cs="Arial"/>
          </w:rPr>
          <w:t>8</w:t>
        </w:r>
      </w:ins>
      <w:del w:id="21" w:author="Shewmaker, Michael@Energy" w:date="2017-02-27T13:29:00Z">
        <w:r w:rsidRPr="00C24189" w:rsidDel="00707E4E">
          <w:rPr>
            <w:rFonts w:ascii="Calibri" w:hAnsi="Calibri" w:cs="Arial"/>
          </w:rPr>
          <w:delText>0</w:delText>
        </w:r>
      </w:del>
      <w:r w:rsidRPr="00C24189">
        <w:rPr>
          <w:rFonts w:ascii="Calibri" w:hAnsi="Calibri" w:cs="Arial"/>
        </w:rPr>
        <w:t xml:space="preserve"> and 150.0.</w:t>
      </w:r>
    </w:p>
    <w:p w14:paraId="6034A1EF" w14:textId="77777777" w:rsidR="009867E0" w:rsidRPr="00C24189" w:rsidRDefault="009867E0" w:rsidP="009867E0">
      <w:pPr>
        <w:pStyle w:val="ListParagraph"/>
        <w:numPr>
          <w:ilvl w:val="0"/>
          <w:numId w:val="9"/>
        </w:numPr>
        <w:contextualSpacing/>
        <w:rPr>
          <w:rFonts w:ascii="Calibri" w:hAnsi="Calibri" w:cs="Arial"/>
        </w:rPr>
      </w:pPr>
      <w:r w:rsidRPr="00C24189">
        <w:rPr>
          <w:rFonts w:ascii="Calibri" w:hAnsi="Calibri" w:cs="Arial"/>
        </w:rPr>
        <w:t>Comments</w:t>
      </w:r>
      <w:r w:rsidR="00EE0BD6">
        <w:rPr>
          <w:rFonts w:ascii="Calibri" w:hAnsi="Calibri" w:cs="Arial"/>
        </w:rPr>
        <w:t>:</w:t>
      </w:r>
      <w:r w:rsidRPr="00C24189">
        <w:rPr>
          <w:rFonts w:ascii="Calibri" w:hAnsi="Calibri" w:cs="Arial"/>
        </w:rPr>
        <w:t xml:space="preserve"> </w:t>
      </w:r>
      <w:r w:rsidR="00EE0BD6">
        <w:rPr>
          <w:rFonts w:ascii="Calibri" w:hAnsi="Calibri" w:cs="Arial"/>
        </w:rPr>
        <w:t>Any notes regarding location, unique conditions, or attachments.</w:t>
      </w:r>
    </w:p>
    <w:p w14:paraId="6034A1F0" w14:textId="77777777" w:rsidR="009867E0" w:rsidRPr="00C24189" w:rsidRDefault="009867E0" w:rsidP="009867E0">
      <w:pPr>
        <w:rPr>
          <w:rFonts w:ascii="Calibri" w:hAnsi="Calibri" w:cs="Arial"/>
          <w:b/>
        </w:rPr>
      </w:pPr>
    </w:p>
    <w:p w14:paraId="6034A1F1" w14:textId="38204620" w:rsidR="000A7E83" w:rsidRDefault="009867E0">
      <w:pPr>
        <w:keepNext/>
        <w:rPr>
          <w:rFonts w:ascii="Calibri" w:hAnsi="Calibri" w:cs="Arial"/>
          <w:b/>
        </w:rPr>
      </w:pPr>
      <w:r w:rsidRPr="00C24189">
        <w:rPr>
          <w:rFonts w:ascii="Calibri" w:hAnsi="Calibri" w:cs="Arial"/>
          <w:b/>
        </w:rPr>
        <w:t xml:space="preserve">C. </w:t>
      </w:r>
      <w:r w:rsidR="008E07B0">
        <w:rPr>
          <w:rFonts w:ascii="Calibri" w:hAnsi="Calibri" w:cs="Arial"/>
          <w:b/>
        </w:rPr>
        <w:t xml:space="preserve">Roof </w:t>
      </w:r>
      <w:r w:rsidR="00043E66">
        <w:rPr>
          <w:rFonts w:ascii="Calibri" w:hAnsi="Calibri" w:cs="Arial"/>
          <w:b/>
        </w:rPr>
        <w:t>Replacement</w:t>
      </w:r>
      <w:r w:rsidRPr="00C24189">
        <w:rPr>
          <w:rFonts w:ascii="Calibri" w:hAnsi="Calibri" w:cs="Arial"/>
          <w:b/>
        </w:rPr>
        <w:t xml:space="preserve"> (Prescriptive Alteration, Section 150.2(b</w:t>
      </w:r>
      <w:proofErr w:type="gramStart"/>
      <w:r w:rsidRPr="00C24189">
        <w:rPr>
          <w:rFonts w:ascii="Calibri" w:hAnsi="Calibri" w:cs="Arial"/>
          <w:b/>
        </w:rPr>
        <w:t>)1H</w:t>
      </w:r>
      <w:proofErr w:type="gramEnd"/>
      <w:r w:rsidRPr="00C24189">
        <w:rPr>
          <w:rFonts w:ascii="Calibri" w:hAnsi="Calibri" w:cs="Arial"/>
          <w:b/>
        </w:rPr>
        <w:t>)</w:t>
      </w:r>
    </w:p>
    <w:p w14:paraId="6034A1F3" w14:textId="77777777" w:rsidR="000A7E83" w:rsidRDefault="00C60986">
      <w:pPr>
        <w:keepNext/>
        <w:rPr>
          <w:rFonts w:ascii="Calibri" w:hAnsi="Calibri" w:cs="Arial"/>
        </w:rPr>
      </w:pPr>
      <w:r w:rsidRPr="00C24189">
        <w:rPr>
          <w:rFonts w:ascii="Calibri" w:hAnsi="Calibri" w:cs="Arial"/>
        </w:rPr>
        <w:t>When 50% or more of the roof is being replaced the roofing requirements are triggered. Any areas of roof covered by building integrated photovoltaic panels and solar thermal panels (the area of roof not covered by photovoltaic panels would still need to meet any applicable cool roof requirements). Additionally, there are many alternatives/exceptions</w:t>
      </w:r>
      <w:r w:rsidR="00AD7B82">
        <w:rPr>
          <w:rFonts w:ascii="Calibri" w:hAnsi="Calibri" w:cs="Arial"/>
        </w:rPr>
        <w:t xml:space="preserve"> to</w:t>
      </w:r>
      <w:r w:rsidRPr="00C24189">
        <w:rPr>
          <w:rFonts w:ascii="Calibri" w:hAnsi="Calibri" w:cs="Arial"/>
        </w:rPr>
        <w:t xml:space="preserve"> when a cool roof is required. </w:t>
      </w:r>
    </w:p>
    <w:p w14:paraId="6034A1F4" w14:textId="77777777" w:rsidR="000A7E83" w:rsidRDefault="000A7E83">
      <w:pPr>
        <w:keepNext/>
        <w:rPr>
          <w:rFonts w:ascii="Calibri" w:hAnsi="Calibri" w:cs="Arial"/>
        </w:rPr>
      </w:pPr>
    </w:p>
    <w:p w14:paraId="6034A1F5" w14:textId="77777777" w:rsidR="000A7E83" w:rsidRDefault="00C60986">
      <w:pPr>
        <w:keepNext/>
        <w:rPr>
          <w:rFonts w:ascii="Calibri" w:hAnsi="Calibri" w:cs="Arial"/>
        </w:rPr>
      </w:pPr>
      <w:r w:rsidRPr="00C24189">
        <w:rPr>
          <w:rFonts w:ascii="Calibri" w:hAnsi="Calibri" w:cs="Arial"/>
        </w:rPr>
        <w:t xml:space="preserve">When the roof is steep slope (pitch greater than 2:12) the roof requirements include a cool roof in climate zones 10-15. The minimum requirement is 0.20 </w:t>
      </w:r>
      <w:r w:rsidR="003043DC">
        <w:rPr>
          <w:rFonts w:ascii="Calibri" w:hAnsi="Calibri" w:cs="Arial"/>
        </w:rPr>
        <w:t>A</w:t>
      </w:r>
      <w:r w:rsidRPr="00C24189">
        <w:rPr>
          <w:rFonts w:ascii="Calibri" w:hAnsi="Calibri" w:cs="Arial"/>
        </w:rPr>
        <w:t xml:space="preserve">ged </w:t>
      </w:r>
      <w:r w:rsidR="003043DC">
        <w:rPr>
          <w:rFonts w:ascii="Calibri" w:hAnsi="Calibri" w:cs="Arial"/>
        </w:rPr>
        <w:t>S</w:t>
      </w:r>
      <w:r w:rsidRPr="00C24189">
        <w:rPr>
          <w:rFonts w:ascii="Calibri" w:hAnsi="Calibri" w:cs="Arial"/>
        </w:rPr>
        <w:t xml:space="preserve">olar </w:t>
      </w:r>
      <w:r w:rsidR="003043DC">
        <w:rPr>
          <w:rFonts w:ascii="Calibri" w:hAnsi="Calibri" w:cs="Arial"/>
        </w:rPr>
        <w:t>R</w:t>
      </w:r>
      <w:r w:rsidRPr="00C24189">
        <w:rPr>
          <w:rFonts w:ascii="Calibri" w:hAnsi="Calibri" w:cs="Arial"/>
        </w:rPr>
        <w:t xml:space="preserve">eflectance, 0.75 </w:t>
      </w:r>
      <w:r w:rsidR="003043DC">
        <w:rPr>
          <w:rFonts w:ascii="Calibri" w:hAnsi="Calibri" w:cs="Arial"/>
        </w:rPr>
        <w:t>T</w:t>
      </w:r>
      <w:r w:rsidRPr="00C24189">
        <w:rPr>
          <w:rFonts w:ascii="Calibri" w:hAnsi="Calibri" w:cs="Arial"/>
        </w:rPr>
        <w:t xml:space="preserve">hermal </w:t>
      </w:r>
      <w:r w:rsidR="003043DC">
        <w:rPr>
          <w:rFonts w:ascii="Calibri" w:hAnsi="Calibri" w:cs="Arial"/>
        </w:rPr>
        <w:t>E</w:t>
      </w:r>
      <w:r w:rsidRPr="00C24189">
        <w:rPr>
          <w:rFonts w:ascii="Calibri" w:hAnsi="Calibri" w:cs="Arial"/>
        </w:rPr>
        <w:t xml:space="preserve">mittance, or a </w:t>
      </w:r>
      <w:r>
        <w:rPr>
          <w:rFonts w:ascii="Calibri" w:hAnsi="Calibri" w:cs="Arial"/>
        </w:rPr>
        <w:t xml:space="preserve">minimum </w:t>
      </w:r>
      <w:r w:rsidRPr="00C24189">
        <w:rPr>
          <w:rFonts w:ascii="Calibri" w:hAnsi="Calibri" w:cs="Arial"/>
        </w:rPr>
        <w:t xml:space="preserve">SRI of 16. </w:t>
      </w:r>
    </w:p>
    <w:p w14:paraId="6034A1F6" w14:textId="77777777" w:rsidR="000A7E83" w:rsidRDefault="000A7E83">
      <w:pPr>
        <w:keepNext/>
        <w:rPr>
          <w:rFonts w:ascii="Calibri" w:hAnsi="Calibri" w:cs="Arial"/>
        </w:rPr>
      </w:pPr>
    </w:p>
    <w:p w14:paraId="6034A1F7" w14:textId="77777777" w:rsidR="000A7E83" w:rsidRDefault="006624EC">
      <w:pPr>
        <w:pStyle w:val="ListParagraph"/>
        <w:keepNext/>
        <w:numPr>
          <w:ilvl w:val="0"/>
          <w:numId w:val="43"/>
        </w:numPr>
        <w:contextualSpacing/>
        <w:rPr>
          <w:rFonts w:ascii="Calibri" w:hAnsi="Calibri" w:cs="Arial"/>
        </w:rPr>
      </w:pPr>
      <w:r>
        <w:rPr>
          <w:rFonts w:ascii="Calibri" w:hAnsi="Calibri" w:cs="Arial"/>
        </w:rPr>
        <w:t xml:space="preserve">Method of Compliance: </w:t>
      </w:r>
      <w:r w:rsidR="00A37029">
        <w:rPr>
          <w:rFonts w:ascii="Calibri" w:hAnsi="Calibri" w:cs="Arial"/>
        </w:rPr>
        <w:t>I</w:t>
      </w:r>
      <w:r>
        <w:rPr>
          <w:rFonts w:ascii="Calibri" w:hAnsi="Calibri" w:cs="Arial"/>
        </w:rPr>
        <w:t>ndicate if the method of compliance is going to be based on Aged Solar Reflectance and Thermal Emittance</w:t>
      </w:r>
      <w:r w:rsidR="00375F49">
        <w:rPr>
          <w:rFonts w:ascii="Calibri" w:hAnsi="Calibri" w:cs="Arial"/>
        </w:rPr>
        <w:t xml:space="preserve">, </w:t>
      </w:r>
      <w:r>
        <w:rPr>
          <w:rFonts w:ascii="Calibri" w:hAnsi="Calibri" w:cs="Arial"/>
        </w:rPr>
        <w:t>the Solar Reflectance Index (SRI)</w:t>
      </w:r>
      <w:r w:rsidR="00375F49">
        <w:rPr>
          <w:rFonts w:ascii="Calibri" w:hAnsi="Calibri" w:cs="Arial"/>
        </w:rPr>
        <w:t>, or an Exception</w:t>
      </w:r>
      <w:r>
        <w:rPr>
          <w:rFonts w:ascii="Calibri" w:hAnsi="Calibri" w:cs="Arial"/>
        </w:rPr>
        <w:t>.</w:t>
      </w:r>
    </w:p>
    <w:p w14:paraId="6034A1F8" w14:textId="77777777" w:rsidR="000A7E83" w:rsidRDefault="006624EC">
      <w:pPr>
        <w:pStyle w:val="ListParagraph"/>
        <w:keepNext/>
        <w:numPr>
          <w:ilvl w:val="0"/>
          <w:numId w:val="43"/>
        </w:numPr>
        <w:contextualSpacing/>
        <w:rPr>
          <w:rFonts w:ascii="Calibri" w:hAnsi="Calibri" w:cs="Arial"/>
        </w:rPr>
      </w:pPr>
      <w:r>
        <w:rPr>
          <w:rFonts w:ascii="Calibri" w:hAnsi="Calibri" w:cs="Arial"/>
        </w:rPr>
        <w:t xml:space="preserve">Roof Pitch: Expressed as 4:12, for example, which means the roof rises 4 foot within a span of 12 feet. When roofs have multiple pitches the requirements are based on the pitch of 50% or more of the roof. </w:t>
      </w:r>
    </w:p>
    <w:p w14:paraId="6034A1F9" w14:textId="77777777" w:rsidR="000A7E83" w:rsidRDefault="006624EC">
      <w:pPr>
        <w:pStyle w:val="ListParagraph"/>
        <w:keepNext/>
        <w:numPr>
          <w:ilvl w:val="0"/>
          <w:numId w:val="43"/>
        </w:numPr>
        <w:rPr>
          <w:rFonts w:ascii="Calibri" w:hAnsi="Calibri" w:cs="Arial"/>
        </w:rPr>
      </w:pPr>
      <w:r w:rsidRPr="00C24189">
        <w:rPr>
          <w:rFonts w:ascii="Calibri" w:hAnsi="Calibri" w:cs="Arial"/>
        </w:rPr>
        <w:t>Exception: If meeting one of the exceptions. Indicate which exception is, or will be, met.</w:t>
      </w:r>
    </w:p>
    <w:p w14:paraId="6034A1FA" w14:textId="77777777" w:rsidR="0045181D" w:rsidRDefault="0045181D">
      <w:pPr>
        <w:pStyle w:val="Heading7"/>
        <w:tabs>
          <w:tab w:val="clear" w:pos="10980"/>
          <w:tab w:val="clear" w:pos="11430"/>
          <w:tab w:val="left" w:pos="450"/>
          <w:tab w:val="left" w:pos="5310"/>
          <w:tab w:val="left" w:pos="8100"/>
        </w:tabs>
        <w:ind w:left="1440"/>
        <w:rPr>
          <w:rFonts w:ascii="Calibri" w:hAnsi="Calibri" w:cs="Arial"/>
          <w:noProof/>
          <w:color w:val="auto"/>
          <w:sz w:val="22"/>
          <w:szCs w:val="22"/>
        </w:rPr>
      </w:pPr>
    </w:p>
    <w:p w14:paraId="6034A1FB" w14:textId="492F0B72" w:rsidR="000A7E83" w:rsidRDefault="004B528E">
      <w:pPr>
        <w:pStyle w:val="Heading7"/>
        <w:tabs>
          <w:tab w:val="clear" w:pos="10980"/>
          <w:tab w:val="clear" w:pos="11430"/>
          <w:tab w:val="left" w:pos="450"/>
          <w:tab w:val="left" w:pos="5310"/>
          <w:tab w:val="left" w:pos="8100"/>
        </w:tabs>
        <w:ind w:left="1440" w:hanging="360"/>
      </w:pPr>
      <w:r w:rsidRPr="004B528E">
        <w:rPr>
          <w:rFonts w:ascii="Calibri" w:hAnsi="Calibri" w:cs="Arial"/>
          <w:b w:val="0"/>
          <w:noProof/>
          <w:sz w:val="24"/>
        </w:rPr>
        <w:t>EXCEPTIONS AND ALTERNATIVES FOR STEEP SLOPE ROOFS</w:t>
      </w:r>
      <w:r w:rsidR="00C60986" w:rsidRPr="00AD7B82">
        <w:rPr>
          <w:rFonts w:ascii="Calibri" w:hAnsi="Calibri" w:cs="Arial"/>
          <w:noProof/>
          <w:color w:val="auto"/>
          <w:sz w:val="24"/>
        </w:rPr>
        <w:t>:</w:t>
      </w:r>
    </w:p>
    <w:p w14:paraId="6034A1FC" w14:textId="77777777" w:rsidR="000A7E83" w:rsidRDefault="004B528E">
      <w:pPr>
        <w:keepNext/>
        <w:numPr>
          <w:ilvl w:val="0"/>
          <w:numId w:val="5"/>
        </w:numPr>
        <w:ind w:left="1980" w:hanging="540"/>
        <w:rPr>
          <w:rFonts w:ascii="Calibri" w:hAnsi="Calibri" w:cs="Arial"/>
        </w:rPr>
      </w:pPr>
      <w:r w:rsidRPr="004B528E">
        <w:rPr>
          <w:rFonts w:ascii="Calibri" w:hAnsi="Calibri" w:cs="Arial"/>
        </w:rPr>
        <w:t xml:space="preserve">Mass roof 25 </w:t>
      </w:r>
      <w:proofErr w:type="spellStart"/>
      <w:r w:rsidRPr="004B528E">
        <w:rPr>
          <w:rFonts w:ascii="Calibri" w:hAnsi="Calibri" w:cs="Arial"/>
        </w:rPr>
        <w:t>lbs</w:t>
      </w:r>
      <w:proofErr w:type="spellEnd"/>
      <w:r w:rsidRPr="004B528E">
        <w:rPr>
          <w:rFonts w:ascii="Calibri" w:hAnsi="Calibri" w:cs="Arial"/>
        </w:rPr>
        <w:t>/ft</w:t>
      </w:r>
      <w:r w:rsidRPr="004B528E">
        <w:rPr>
          <w:rFonts w:ascii="Calibri" w:hAnsi="Calibri" w:cs="Arial"/>
          <w:vertAlign w:val="superscript"/>
        </w:rPr>
        <w:t>2</w:t>
      </w:r>
      <w:r w:rsidRPr="004B528E">
        <w:rPr>
          <w:rFonts w:ascii="Calibri" w:hAnsi="Calibri" w:cs="Arial"/>
        </w:rPr>
        <w:t xml:space="preserve"> or greater (uncommon situation such as sod roof);</w:t>
      </w:r>
    </w:p>
    <w:p w14:paraId="6034A1FD" w14:textId="77777777" w:rsidR="000A7E83" w:rsidRDefault="004B528E">
      <w:pPr>
        <w:keepNext/>
        <w:numPr>
          <w:ilvl w:val="0"/>
          <w:numId w:val="5"/>
        </w:numPr>
        <w:ind w:left="1980" w:hanging="540"/>
        <w:rPr>
          <w:rFonts w:ascii="Calibri" w:hAnsi="Calibri" w:cs="Arial"/>
        </w:rPr>
      </w:pPr>
      <w:r w:rsidRPr="004B528E">
        <w:rPr>
          <w:rFonts w:ascii="Calibri" w:hAnsi="Calibri" w:cs="Arial"/>
        </w:rPr>
        <w:t>Air space 1” from top of roof deck to bottom of roofing;</w:t>
      </w:r>
    </w:p>
    <w:p w14:paraId="6034A1FE" w14:textId="77777777" w:rsidR="000A7E83" w:rsidRDefault="004B528E">
      <w:pPr>
        <w:keepNext/>
        <w:numPr>
          <w:ilvl w:val="0"/>
          <w:numId w:val="5"/>
        </w:numPr>
        <w:autoSpaceDE w:val="0"/>
        <w:autoSpaceDN w:val="0"/>
        <w:adjustRightInd w:val="0"/>
        <w:ind w:left="1980" w:hanging="540"/>
        <w:rPr>
          <w:rFonts w:ascii="Calibri" w:hAnsi="Calibri" w:cs="Arial"/>
        </w:rPr>
      </w:pPr>
      <w:r w:rsidRPr="004B528E">
        <w:rPr>
          <w:rFonts w:ascii="Calibri" w:hAnsi="Calibri" w:cs="Arial"/>
        </w:rPr>
        <w:t>Roofing product has a profile ratio of rise to width of 1 to 5 for 50 percent or greater of the width of the roofing product;</w:t>
      </w:r>
    </w:p>
    <w:p w14:paraId="6034A1FF" w14:textId="77777777" w:rsidR="000A7E83" w:rsidRDefault="004B528E">
      <w:pPr>
        <w:keepNext/>
        <w:numPr>
          <w:ilvl w:val="0"/>
          <w:numId w:val="5"/>
        </w:numPr>
        <w:autoSpaceDE w:val="0"/>
        <w:autoSpaceDN w:val="0"/>
        <w:adjustRightInd w:val="0"/>
        <w:ind w:left="1980" w:hanging="540"/>
        <w:rPr>
          <w:rFonts w:ascii="Calibri" w:hAnsi="Calibri" w:cs="Arial"/>
        </w:rPr>
      </w:pPr>
      <w:r w:rsidRPr="004B528E">
        <w:rPr>
          <w:rFonts w:ascii="Calibri" w:hAnsi="Calibri" w:cs="Arial"/>
        </w:rPr>
        <w:t>Ducts already meet Section 150.1(c) insulation and duct leakage requirements;</w:t>
      </w:r>
    </w:p>
    <w:p w14:paraId="6034A200" w14:textId="77777777" w:rsidR="000A7E83" w:rsidRDefault="004B528E">
      <w:pPr>
        <w:keepNext/>
        <w:numPr>
          <w:ilvl w:val="0"/>
          <w:numId w:val="5"/>
        </w:numPr>
        <w:autoSpaceDE w:val="0"/>
        <w:autoSpaceDN w:val="0"/>
        <w:adjustRightInd w:val="0"/>
        <w:ind w:left="1980" w:hanging="540"/>
        <w:rPr>
          <w:rFonts w:ascii="Calibri" w:hAnsi="Calibri" w:cs="Arial"/>
        </w:rPr>
      </w:pPr>
      <w:r w:rsidRPr="004B528E">
        <w:rPr>
          <w:rFonts w:ascii="Calibri" w:hAnsi="Calibri" w:cs="Arial"/>
        </w:rPr>
        <w:t>Roof has R-38 insulation;</w:t>
      </w:r>
    </w:p>
    <w:p w14:paraId="6034A201" w14:textId="77777777" w:rsidR="000A7E83" w:rsidRDefault="004B528E">
      <w:pPr>
        <w:keepNext/>
        <w:numPr>
          <w:ilvl w:val="0"/>
          <w:numId w:val="5"/>
        </w:numPr>
        <w:autoSpaceDE w:val="0"/>
        <w:autoSpaceDN w:val="0"/>
        <w:adjustRightInd w:val="0"/>
        <w:ind w:left="1980" w:hanging="540"/>
        <w:rPr>
          <w:rFonts w:ascii="Calibri" w:hAnsi="Calibri" w:cs="Arial"/>
        </w:rPr>
      </w:pPr>
      <w:r w:rsidRPr="004B528E">
        <w:rPr>
          <w:rFonts w:ascii="Calibri" w:hAnsi="Calibri" w:cs="Arial"/>
        </w:rPr>
        <w:t xml:space="preserve">Roof has a radiant barrier; </w:t>
      </w:r>
    </w:p>
    <w:p w14:paraId="6034A202" w14:textId="77777777" w:rsidR="000A7E83" w:rsidRDefault="004B528E">
      <w:pPr>
        <w:keepNext/>
        <w:numPr>
          <w:ilvl w:val="0"/>
          <w:numId w:val="5"/>
        </w:numPr>
        <w:autoSpaceDE w:val="0"/>
        <w:autoSpaceDN w:val="0"/>
        <w:adjustRightInd w:val="0"/>
        <w:ind w:left="1980" w:hanging="540"/>
        <w:rPr>
          <w:rFonts w:ascii="Calibri" w:hAnsi="Calibri" w:cs="Arial"/>
        </w:rPr>
      </w:pPr>
      <w:r w:rsidRPr="004B528E">
        <w:rPr>
          <w:rFonts w:ascii="Calibri" w:hAnsi="Calibri" w:cs="Arial"/>
        </w:rPr>
        <w:t>No ducts are installed in the attic; or</w:t>
      </w:r>
    </w:p>
    <w:p w14:paraId="6034A203" w14:textId="6DD9D682" w:rsidR="000A7E83" w:rsidRDefault="00B20AA2">
      <w:pPr>
        <w:keepNext/>
        <w:numPr>
          <w:ilvl w:val="0"/>
          <w:numId w:val="5"/>
        </w:numPr>
        <w:autoSpaceDE w:val="0"/>
        <w:autoSpaceDN w:val="0"/>
        <w:adjustRightInd w:val="0"/>
        <w:ind w:left="1980" w:hanging="540"/>
        <w:rPr>
          <w:rFonts w:ascii="Calibri" w:hAnsi="Calibri" w:cs="Arial"/>
        </w:rPr>
      </w:pPr>
      <w:r w:rsidRPr="00AD7B82">
        <w:rPr>
          <w:rFonts w:ascii="Calibri" w:hAnsi="Calibri" w:cs="Arial"/>
        </w:rPr>
        <w:t>R-</w:t>
      </w:r>
      <w:ins w:id="22" w:author="Shewmaker, Michael@Energy" w:date="2017-02-27T13:29:00Z">
        <w:r w:rsidR="00707E4E">
          <w:rPr>
            <w:rFonts w:ascii="Calibri" w:hAnsi="Calibri" w:cs="Arial"/>
          </w:rPr>
          <w:t>2</w:t>
        </w:r>
      </w:ins>
      <w:del w:id="23" w:author="Shewmaker, Michael@Energy" w:date="2017-02-27T13:29:00Z">
        <w:r w:rsidRPr="00AD7B82" w:rsidDel="00707E4E">
          <w:rPr>
            <w:rFonts w:ascii="Calibri" w:hAnsi="Calibri" w:cs="Arial"/>
          </w:rPr>
          <w:delText>4</w:delText>
        </w:r>
      </w:del>
      <w:r w:rsidRPr="00AD7B82">
        <w:rPr>
          <w:rFonts w:ascii="Calibri" w:hAnsi="Calibri" w:cs="Arial"/>
        </w:rPr>
        <w:t xml:space="preserve"> insulation above the roof deck.</w:t>
      </w:r>
    </w:p>
    <w:p w14:paraId="6034A204" w14:textId="77777777" w:rsidR="000A7E83" w:rsidRDefault="000A7E83">
      <w:pPr>
        <w:keepNext/>
        <w:ind w:left="1440"/>
        <w:rPr>
          <w:rFonts w:ascii="Calibri" w:hAnsi="Calibri" w:cs="Arial"/>
        </w:rPr>
      </w:pPr>
    </w:p>
    <w:p w14:paraId="6034A205" w14:textId="77777777" w:rsidR="000A7E83" w:rsidRDefault="004B528E">
      <w:pPr>
        <w:keepNext/>
        <w:rPr>
          <w:rFonts w:ascii="Calibri" w:hAnsi="Calibri" w:cs="Arial"/>
        </w:rPr>
      </w:pPr>
      <w:r w:rsidRPr="004B528E">
        <w:rPr>
          <w:rFonts w:ascii="Calibri" w:hAnsi="Calibri" w:cs="Arial"/>
        </w:rPr>
        <w:t xml:space="preserve">In climate zones 13 &amp; 15, when there is a low slope roof (pitch 2:12 or less) the cool roof requirements are for a minimum </w:t>
      </w:r>
      <w:r w:rsidR="00FD29AD">
        <w:rPr>
          <w:rFonts w:ascii="Calibri" w:hAnsi="Calibri" w:cs="Arial"/>
        </w:rPr>
        <w:t>A</w:t>
      </w:r>
      <w:r w:rsidRPr="004B528E">
        <w:rPr>
          <w:rFonts w:ascii="Calibri" w:hAnsi="Calibri" w:cs="Arial"/>
        </w:rPr>
        <w:t xml:space="preserve">ged </w:t>
      </w:r>
      <w:r w:rsidR="00FD29AD">
        <w:rPr>
          <w:rFonts w:ascii="Calibri" w:hAnsi="Calibri" w:cs="Arial"/>
        </w:rPr>
        <w:t>S</w:t>
      </w:r>
      <w:r w:rsidRPr="004B528E">
        <w:rPr>
          <w:rFonts w:ascii="Calibri" w:hAnsi="Calibri" w:cs="Arial"/>
        </w:rPr>
        <w:t xml:space="preserve">olar </w:t>
      </w:r>
      <w:r w:rsidR="00FD29AD">
        <w:rPr>
          <w:rFonts w:ascii="Calibri" w:hAnsi="Calibri" w:cs="Arial"/>
        </w:rPr>
        <w:t>R</w:t>
      </w:r>
      <w:r w:rsidRPr="004B528E">
        <w:rPr>
          <w:rFonts w:ascii="Calibri" w:hAnsi="Calibri" w:cs="Arial"/>
        </w:rPr>
        <w:t xml:space="preserve">eflectance of 0.63, a minimum 0.75 </w:t>
      </w:r>
      <w:r w:rsidR="00FD29AD">
        <w:rPr>
          <w:rFonts w:ascii="Calibri" w:hAnsi="Calibri" w:cs="Arial"/>
        </w:rPr>
        <w:t>T</w:t>
      </w:r>
      <w:r w:rsidRPr="004B528E">
        <w:rPr>
          <w:rFonts w:ascii="Calibri" w:hAnsi="Calibri" w:cs="Arial"/>
        </w:rPr>
        <w:t xml:space="preserve">hermal </w:t>
      </w:r>
      <w:r w:rsidR="00FD29AD">
        <w:rPr>
          <w:rFonts w:ascii="Calibri" w:hAnsi="Calibri" w:cs="Arial"/>
        </w:rPr>
        <w:t>E</w:t>
      </w:r>
      <w:r w:rsidRPr="004B528E">
        <w:rPr>
          <w:rFonts w:ascii="Calibri" w:hAnsi="Calibri" w:cs="Arial"/>
        </w:rPr>
        <w:t xml:space="preserve">mittance, or a minimum SRI of 75. </w:t>
      </w:r>
    </w:p>
    <w:p w14:paraId="6034A206" w14:textId="77777777" w:rsidR="0045181D" w:rsidRPr="00AD7B82" w:rsidRDefault="0045181D">
      <w:pPr>
        <w:pStyle w:val="Heading7"/>
        <w:tabs>
          <w:tab w:val="clear" w:pos="10980"/>
          <w:tab w:val="clear" w:pos="11430"/>
          <w:tab w:val="left" w:pos="180"/>
          <w:tab w:val="left" w:pos="5310"/>
          <w:tab w:val="left" w:pos="8100"/>
        </w:tabs>
        <w:ind w:left="1440"/>
        <w:rPr>
          <w:rFonts w:ascii="Calibri" w:hAnsi="Calibri" w:cs="Arial"/>
          <w:noProof/>
          <w:color w:val="auto"/>
          <w:sz w:val="24"/>
        </w:rPr>
      </w:pPr>
    </w:p>
    <w:p w14:paraId="6034A207" w14:textId="2CD6FBBE" w:rsidR="000A7E83" w:rsidRDefault="004B528E">
      <w:pPr>
        <w:pStyle w:val="Heading7"/>
        <w:tabs>
          <w:tab w:val="clear" w:pos="10980"/>
          <w:tab w:val="clear" w:pos="11430"/>
          <w:tab w:val="left" w:pos="450"/>
          <w:tab w:val="left" w:pos="5310"/>
          <w:tab w:val="left" w:pos="8100"/>
        </w:tabs>
        <w:ind w:left="1440" w:hanging="360"/>
        <w:rPr>
          <w:sz w:val="24"/>
        </w:rPr>
      </w:pPr>
      <w:r w:rsidRPr="004B528E">
        <w:rPr>
          <w:rFonts w:ascii="Calibri" w:hAnsi="Calibri" w:cs="Arial"/>
          <w:b w:val="0"/>
          <w:noProof/>
          <w:sz w:val="24"/>
        </w:rPr>
        <w:t>EXCEPTIONS AND ALTERNATIVES FOR LOW SLOPE ROOFS:</w:t>
      </w:r>
    </w:p>
    <w:p w14:paraId="6034A208" w14:textId="77777777" w:rsidR="000A7E83" w:rsidRDefault="004B528E">
      <w:pPr>
        <w:keepNext/>
        <w:numPr>
          <w:ilvl w:val="0"/>
          <w:numId w:val="11"/>
        </w:numPr>
        <w:ind w:left="1980" w:hanging="540"/>
        <w:rPr>
          <w:rFonts w:ascii="Calibri" w:hAnsi="Calibri" w:cs="Arial"/>
        </w:rPr>
      </w:pPr>
      <w:r w:rsidRPr="004B528E">
        <w:rPr>
          <w:rFonts w:ascii="Calibri" w:hAnsi="Calibri" w:cs="Arial"/>
        </w:rPr>
        <w:t>Mass roof 25</w:t>
      </w:r>
      <w:r w:rsidR="00FD29AD">
        <w:rPr>
          <w:rFonts w:ascii="Calibri" w:hAnsi="Calibri" w:cs="Arial"/>
        </w:rPr>
        <w:t xml:space="preserve"> </w:t>
      </w:r>
      <w:proofErr w:type="spellStart"/>
      <w:r w:rsidRPr="004B528E">
        <w:rPr>
          <w:rFonts w:ascii="Calibri" w:hAnsi="Calibri" w:cs="Arial"/>
        </w:rPr>
        <w:t>lbs</w:t>
      </w:r>
      <w:proofErr w:type="spellEnd"/>
      <w:r w:rsidRPr="004B528E">
        <w:rPr>
          <w:rFonts w:ascii="Calibri" w:hAnsi="Calibri" w:cs="Arial"/>
        </w:rPr>
        <w:t>/ft</w:t>
      </w:r>
      <w:r w:rsidRPr="004B528E">
        <w:rPr>
          <w:rFonts w:ascii="Calibri" w:hAnsi="Calibri" w:cs="Arial"/>
          <w:vertAlign w:val="superscript"/>
        </w:rPr>
        <w:t>2</w:t>
      </w:r>
      <w:r w:rsidRPr="004B528E">
        <w:rPr>
          <w:rFonts w:ascii="Calibri" w:hAnsi="Calibri" w:cs="Arial"/>
        </w:rPr>
        <w:t xml:space="preserve"> or greater (uncommon situation such as sod roof);</w:t>
      </w:r>
    </w:p>
    <w:p w14:paraId="6034A209" w14:textId="77777777" w:rsidR="000A7E83" w:rsidRDefault="004B528E">
      <w:pPr>
        <w:keepNext/>
        <w:numPr>
          <w:ilvl w:val="0"/>
          <w:numId w:val="11"/>
        </w:numPr>
        <w:autoSpaceDE w:val="0"/>
        <w:autoSpaceDN w:val="0"/>
        <w:adjustRightInd w:val="0"/>
        <w:ind w:left="1980" w:hanging="540"/>
        <w:rPr>
          <w:rFonts w:ascii="Calibri" w:hAnsi="Calibri" w:cs="Arial"/>
        </w:rPr>
      </w:pPr>
      <w:r w:rsidRPr="004B528E">
        <w:rPr>
          <w:rFonts w:ascii="Calibri" w:hAnsi="Calibri" w:cs="Arial"/>
        </w:rPr>
        <w:t>No ducts are installed in the attic; or</w:t>
      </w:r>
    </w:p>
    <w:p w14:paraId="6034A20A" w14:textId="77777777" w:rsidR="000A7E83" w:rsidRDefault="004B528E">
      <w:pPr>
        <w:keepNext/>
        <w:numPr>
          <w:ilvl w:val="0"/>
          <w:numId w:val="11"/>
        </w:numPr>
        <w:autoSpaceDE w:val="0"/>
        <w:autoSpaceDN w:val="0"/>
        <w:adjustRightInd w:val="0"/>
        <w:ind w:left="1980" w:hanging="540"/>
        <w:rPr>
          <w:rFonts w:ascii="Calibri" w:hAnsi="Calibri" w:cs="Arial"/>
        </w:rPr>
      </w:pPr>
      <w:r w:rsidRPr="004B528E">
        <w:rPr>
          <w:rFonts w:ascii="Calibri" w:hAnsi="Calibri" w:cs="Arial"/>
        </w:rPr>
        <w:t xml:space="preserve">Roof deck </w:t>
      </w:r>
      <w:r w:rsidR="00A37029" w:rsidRPr="00AD7B82">
        <w:rPr>
          <w:rFonts w:ascii="Calibri" w:hAnsi="Calibri" w:cs="Arial"/>
        </w:rPr>
        <w:t>insulation</w:t>
      </w:r>
      <w:r w:rsidRPr="004B528E">
        <w:rPr>
          <w:rFonts w:ascii="Calibri" w:hAnsi="Calibri" w:cs="Arial"/>
        </w:rPr>
        <w:t xml:space="preserve">—by installing roof deck insulation, a lower aged solar reflectance is required: R-2 (0.62-0.60), R-4 (0.59-0.55), R-6 (0.54-0.50), R-8 (0.49-0.45), R-12 (0.44-0.40), R-16 (0.39-0.35), R-20 (0.34-0.30), </w:t>
      </w:r>
      <w:proofErr w:type="gramStart"/>
      <w:r w:rsidRPr="004B528E">
        <w:rPr>
          <w:rFonts w:ascii="Calibri" w:hAnsi="Calibri" w:cs="Arial"/>
        </w:rPr>
        <w:t>R</w:t>
      </w:r>
      <w:proofErr w:type="gramEnd"/>
      <w:r w:rsidRPr="004B528E">
        <w:rPr>
          <w:rFonts w:ascii="Calibri" w:hAnsi="Calibri" w:cs="Arial"/>
        </w:rPr>
        <w:t>-24 (0.29-0.25).</w:t>
      </w:r>
    </w:p>
    <w:p w14:paraId="70AD0B1F" w14:textId="77777777" w:rsidR="00E46B1C" w:rsidRDefault="00E46B1C">
      <w:pPr>
        <w:keepNext/>
        <w:autoSpaceDE w:val="0"/>
        <w:autoSpaceDN w:val="0"/>
        <w:adjustRightInd w:val="0"/>
        <w:ind w:left="1080"/>
        <w:rPr>
          <w:rFonts w:ascii="Calibri" w:hAnsi="Calibri" w:cs="Arial"/>
          <w:b/>
        </w:rPr>
      </w:pPr>
    </w:p>
    <w:p w14:paraId="6034A20B" w14:textId="4E846E02" w:rsidR="000A7E83" w:rsidRPr="000A51C2" w:rsidRDefault="006961CF" w:rsidP="000A51C2">
      <w:pPr>
        <w:keepNext/>
        <w:autoSpaceDE w:val="0"/>
        <w:autoSpaceDN w:val="0"/>
        <w:adjustRightInd w:val="0"/>
        <w:ind w:left="1890" w:hanging="810"/>
        <w:rPr>
          <w:rFonts w:ascii="Calibri" w:hAnsi="Calibri" w:cs="Arial"/>
        </w:rPr>
      </w:pPr>
      <w:r w:rsidRPr="000A51C2">
        <w:rPr>
          <w:rFonts w:ascii="Calibri" w:hAnsi="Calibri" w:cs="Arial"/>
        </w:rPr>
        <w:t>NOTE:</w:t>
      </w:r>
      <w:r w:rsidR="002F7AD8">
        <w:rPr>
          <w:rFonts w:ascii="Calibri" w:hAnsi="Calibri" w:cs="Arial"/>
        </w:rPr>
        <w:tab/>
      </w:r>
      <w:r w:rsidRPr="000A51C2">
        <w:rPr>
          <w:rFonts w:ascii="Calibri" w:hAnsi="Calibri" w:cs="Arial"/>
        </w:rPr>
        <w:t>If one of the exceptions above has been selected th</w:t>
      </w:r>
      <w:r w:rsidR="004500BE" w:rsidRPr="000A51C2">
        <w:rPr>
          <w:rFonts w:ascii="Calibri" w:hAnsi="Calibri" w:cs="Arial"/>
        </w:rPr>
        <w:t>e</w:t>
      </w:r>
      <w:r w:rsidRPr="000A51C2">
        <w:rPr>
          <w:rFonts w:ascii="Calibri" w:hAnsi="Calibri" w:cs="Arial"/>
        </w:rPr>
        <w:t xml:space="preserve">n the rest of Section </w:t>
      </w:r>
      <w:r w:rsidR="00EE0BD6" w:rsidRPr="000A51C2">
        <w:rPr>
          <w:rFonts w:ascii="Calibri" w:hAnsi="Calibri" w:cs="Arial"/>
        </w:rPr>
        <w:t>C</w:t>
      </w:r>
      <w:r w:rsidR="002F7AD8" w:rsidRPr="000A51C2">
        <w:rPr>
          <w:rFonts w:ascii="Calibri" w:hAnsi="Calibri" w:cs="Arial"/>
        </w:rPr>
        <w:t>.</w:t>
      </w:r>
      <w:r w:rsidRPr="000A51C2">
        <w:rPr>
          <w:rFonts w:ascii="Calibri" w:hAnsi="Calibri" w:cs="Arial"/>
        </w:rPr>
        <w:t xml:space="preserve"> is </w:t>
      </w:r>
      <w:proofErr w:type="gramStart"/>
      <w:r w:rsidRPr="000A51C2">
        <w:rPr>
          <w:rFonts w:ascii="Calibri" w:hAnsi="Calibri" w:cs="Arial"/>
        </w:rPr>
        <w:t>Not</w:t>
      </w:r>
      <w:proofErr w:type="gramEnd"/>
      <w:r w:rsidRPr="000A51C2">
        <w:rPr>
          <w:rFonts w:ascii="Calibri" w:hAnsi="Calibri" w:cs="Arial"/>
        </w:rPr>
        <w:t xml:space="preserve"> Required. </w:t>
      </w:r>
    </w:p>
    <w:p w14:paraId="6034A20D" w14:textId="77777777" w:rsidR="000A7E83" w:rsidRDefault="004500BE">
      <w:pPr>
        <w:pStyle w:val="ListParagraph"/>
        <w:keepNext/>
        <w:numPr>
          <w:ilvl w:val="0"/>
          <w:numId w:val="43"/>
        </w:numPr>
        <w:rPr>
          <w:rFonts w:ascii="Calibri" w:hAnsi="Calibri" w:cs="Arial"/>
        </w:rPr>
      </w:pPr>
      <w:r>
        <w:rPr>
          <w:rFonts w:ascii="Calibri" w:hAnsi="Calibri" w:cs="Arial"/>
        </w:rPr>
        <w:t xml:space="preserve">CRRC Product ID Number: </w:t>
      </w:r>
      <w:r w:rsidR="00715C61">
        <w:rPr>
          <w:rFonts w:ascii="Calibri" w:hAnsi="Calibri" w:cs="Arial"/>
        </w:rPr>
        <w:t xml:space="preserve">The </w:t>
      </w:r>
      <w:smartTag w:uri="urn:schemas-microsoft-com:office:smarttags" w:element="stockticker">
        <w:r w:rsidR="00715C61">
          <w:rPr>
            <w:rFonts w:ascii="Calibri" w:hAnsi="Calibri" w:cs="Arial"/>
          </w:rPr>
          <w:t>CRRC</w:t>
        </w:r>
      </w:smartTag>
      <w:r w:rsidR="00715C61">
        <w:rPr>
          <w:rFonts w:ascii="Calibri" w:hAnsi="Calibri" w:cs="Arial"/>
        </w:rPr>
        <w:t xml:space="preserve"> Product ID Number is obtained from the Cool Roof Rating Council’s Rated Product Directory at </w:t>
      </w:r>
      <w:hyperlink r:id="rId12" w:history="1">
        <w:r w:rsidR="00715C61">
          <w:rPr>
            <w:rStyle w:val="Hyperlink"/>
            <w:rFonts w:ascii="Calibri" w:hAnsi="Calibri" w:cs="Arial"/>
          </w:rPr>
          <w:t xml:space="preserve">www.coolroofs.org/products/results </w:t>
        </w:r>
      </w:hyperlink>
      <w:r w:rsidR="00715C61">
        <w:rPr>
          <w:rFonts w:ascii="Calibri" w:hAnsi="Calibri" w:cs="Arial"/>
        </w:rPr>
        <w:t xml:space="preserve">. Products are listed by manufacturer, brand, </w:t>
      </w:r>
      <w:proofErr w:type="gramStart"/>
      <w:r w:rsidR="00715C61">
        <w:rPr>
          <w:rFonts w:ascii="Calibri" w:hAnsi="Calibri" w:cs="Arial"/>
        </w:rPr>
        <w:t>type</w:t>
      </w:r>
      <w:proofErr w:type="gramEnd"/>
      <w:r w:rsidR="00715C61">
        <w:rPr>
          <w:rFonts w:ascii="Calibri" w:hAnsi="Calibri" w:cs="Arial"/>
        </w:rPr>
        <w:t xml:space="preserve"> of installation, roofing material, and color, as well as product performance.</w:t>
      </w:r>
    </w:p>
    <w:p w14:paraId="6034A20E" w14:textId="77777777" w:rsidR="000A7E83" w:rsidRDefault="00715C61">
      <w:pPr>
        <w:pStyle w:val="ListParagraph"/>
        <w:keepNext/>
        <w:numPr>
          <w:ilvl w:val="0"/>
          <w:numId w:val="43"/>
        </w:numPr>
        <w:contextualSpacing/>
        <w:rPr>
          <w:rFonts w:ascii="Calibri" w:hAnsi="Calibri" w:cs="Arial"/>
        </w:rPr>
      </w:pPr>
      <w:r>
        <w:rPr>
          <w:rFonts w:ascii="Calibri" w:hAnsi="Calibri" w:cs="Arial"/>
        </w:rPr>
        <w:t>Product type: See Cool Roof Rating Council’s directory. Generally product types include single-ply roof, wood shingles, asphalt roof, metal roof, tile roof.</w:t>
      </w:r>
    </w:p>
    <w:p w14:paraId="6034A20F" w14:textId="77777777" w:rsidR="000A7E83" w:rsidRDefault="00715C61">
      <w:pPr>
        <w:pStyle w:val="ListParagraph"/>
        <w:keepNext/>
        <w:numPr>
          <w:ilvl w:val="0"/>
          <w:numId w:val="43"/>
        </w:numPr>
        <w:contextualSpacing/>
        <w:rPr>
          <w:rFonts w:ascii="Calibri" w:hAnsi="Calibri" w:cs="Arial"/>
        </w:rPr>
      </w:pPr>
      <w:r w:rsidRPr="00C24189">
        <w:rPr>
          <w:rFonts w:ascii="Calibri" w:hAnsi="Calibri" w:cs="Arial"/>
        </w:rPr>
        <w:t xml:space="preserve">R-value Deck Insulation: If one of the exceptions selected includes adding roof deck insulation, indicate the R-value of </w:t>
      </w:r>
      <w:r w:rsidR="00AD7B82">
        <w:rPr>
          <w:rFonts w:ascii="Calibri" w:hAnsi="Calibri" w:cs="Arial"/>
        </w:rPr>
        <w:t xml:space="preserve">the </w:t>
      </w:r>
      <w:r w:rsidRPr="00C24189">
        <w:rPr>
          <w:rFonts w:ascii="Calibri" w:hAnsi="Calibri" w:cs="Arial"/>
        </w:rPr>
        <w:t>insulation.</w:t>
      </w:r>
    </w:p>
    <w:p w14:paraId="6034A210" w14:textId="59071C48" w:rsidR="000A7E83" w:rsidRDefault="00715C61">
      <w:pPr>
        <w:pStyle w:val="ListParagraph"/>
        <w:keepNext/>
        <w:numPr>
          <w:ilvl w:val="0"/>
          <w:numId w:val="43"/>
        </w:numPr>
        <w:contextualSpacing/>
        <w:rPr>
          <w:rFonts w:ascii="Calibri" w:hAnsi="Calibri" w:cs="Arial"/>
        </w:rPr>
      </w:pPr>
      <w:r>
        <w:rPr>
          <w:rFonts w:ascii="Calibri" w:hAnsi="Calibri" w:cs="Arial"/>
        </w:rPr>
        <w:t xml:space="preserve">Proposed Initial Solar </w:t>
      </w:r>
      <w:r w:rsidR="00AD7B82">
        <w:rPr>
          <w:rFonts w:ascii="Calibri" w:hAnsi="Calibri" w:cs="Arial"/>
        </w:rPr>
        <w:t>R</w:t>
      </w:r>
      <w:r>
        <w:rPr>
          <w:rFonts w:ascii="Calibri" w:hAnsi="Calibri" w:cs="Arial"/>
        </w:rPr>
        <w:t xml:space="preserve">eflectance: </w:t>
      </w:r>
      <w:r w:rsidR="00AD7B82">
        <w:rPr>
          <w:rFonts w:ascii="Calibri" w:hAnsi="Calibri" w:cs="Arial"/>
        </w:rPr>
        <w:t>B</w:t>
      </w:r>
      <w:r>
        <w:rPr>
          <w:rFonts w:ascii="Calibri" w:hAnsi="Calibri" w:cs="Arial"/>
        </w:rPr>
        <w:t>ase</w:t>
      </w:r>
      <w:r w:rsidR="00AD7B82">
        <w:rPr>
          <w:rFonts w:ascii="Calibri" w:hAnsi="Calibri" w:cs="Arial"/>
        </w:rPr>
        <w:t>d</w:t>
      </w:r>
      <w:r>
        <w:rPr>
          <w:rFonts w:ascii="Calibri" w:hAnsi="Calibri" w:cs="Arial"/>
        </w:rPr>
        <w:t xml:space="preserve"> on the product chosen from the Cool Roof Rating Council’s Rated Product Directory. If using default assumption indicate N</w:t>
      </w:r>
      <w:ins w:id="24" w:author="Shewmaker, Michael@Energy" w:date="2017-02-27T13:31:00Z">
        <w:r w:rsidR="00707E4E">
          <w:rPr>
            <w:rFonts w:ascii="Calibri" w:hAnsi="Calibri" w:cs="Arial"/>
          </w:rPr>
          <w:t>/</w:t>
        </w:r>
      </w:ins>
      <w:r>
        <w:rPr>
          <w:rFonts w:ascii="Calibri" w:hAnsi="Calibri" w:cs="Arial"/>
        </w:rPr>
        <w:t xml:space="preserve">A since the Aged </w:t>
      </w:r>
      <w:r w:rsidR="00AD7B82">
        <w:rPr>
          <w:rFonts w:ascii="Calibri" w:hAnsi="Calibri" w:cs="Arial"/>
        </w:rPr>
        <w:t>S</w:t>
      </w:r>
      <w:r>
        <w:rPr>
          <w:rFonts w:ascii="Calibri" w:hAnsi="Calibri" w:cs="Arial"/>
        </w:rPr>
        <w:t xml:space="preserve">olar </w:t>
      </w:r>
      <w:r w:rsidR="00AD7B82">
        <w:rPr>
          <w:rFonts w:ascii="Calibri" w:hAnsi="Calibri" w:cs="Arial"/>
        </w:rPr>
        <w:t>R</w:t>
      </w:r>
      <w:r>
        <w:rPr>
          <w:rFonts w:ascii="Calibri" w:hAnsi="Calibri" w:cs="Arial"/>
        </w:rPr>
        <w:t xml:space="preserve">eflectance is available. </w:t>
      </w:r>
    </w:p>
    <w:p w14:paraId="6034A211" w14:textId="17AC745A" w:rsidR="000A7E83" w:rsidRDefault="00715C61" w:rsidP="00707E4E">
      <w:pPr>
        <w:pStyle w:val="BulletB1Number"/>
        <w:keepNext/>
        <w:numPr>
          <w:ilvl w:val="0"/>
          <w:numId w:val="43"/>
        </w:numPr>
        <w:spacing w:before="0"/>
        <w:rPr>
          <w:rFonts w:asciiTheme="minorHAnsi" w:hAnsiTheme="minorHAnsi"/>
          <w:sz w:val="24"/>
          <w:szCs w:val="24"/>
        </w:rPr>
      </w:pPr>
      <w:r>
        <w:rPr>
          <w:rFonts w:ascii="Calibri" w:hAnsi="Calibri" w:cs="Arial"/>
          <w:sz w:val="24"/>
          <w:szCs w:val="24"/>
        </w:rPr>
        <w:t xml:space="preserve">Proposed Aged Solar Reflectance: Value is from the Cool Roof Rating Council’s Rated Product Directory. If the aged value is not available, calculate the Aged Solar </w:t>
      </w:r>
      <w:r w:rsidR="00A946E7">
        <w:rPr>
          <w:rFonts w:ascii="Calibri" w:hAnsi="Calibri" w:cs="Arial"/>
          <w:sz w:val="24"/>
          <w:szCs w:val="24"/>
        </w:rPr>
        <w:t>R</w:t>
      </w:r>
      <w:r>
        <w:rPr>
          <w:rFonts w:ascii="Calibri" w:hAnsi="Calibri" w:cs="Arial"/>
          <w:sz w:val="24"/>
          <w:szCs w:val="24"/>
        </w:rPr>
        <w:t>eflectance using the Solar Reflectance Index (SRI) Calculat</w:t>
      </w:r>
      <w:ins w:id="25" w:author="Shewmaker, Michael@Energy" w:date="2017-02-27T13:31:00Z">
        <w:r w:rsidR="00B911A5">
          <w:rPr>
            <w:rFonts w:ascii="Calibri" w:hAnsi="Calibri" w:cs="Arial"/>
            <w:sz w:val="24"/>
            <w:szCs w:val="24"/>
          </w:rPr>
          <w:t>or</w:t>
        </w:r>
      </w:ins>
      <w:del w:id="26" w:author="Shewmaker, Michael@Energy" w:date="2017-02-27T13:31:00Z">
        <w:r w:rsidDel="00B911A5">
          <w:rPr>
            <w:rFonts w:ascii="Calibri" w:hAnsi="Calibri" w:cs="Arial"/>
            <w:sz w:val="24"/>
            <w:szCs w:val="24"/>
          </w:rPr>
          <w:delText>ion worksheet</w:delText>
        </w:r>
      </w:del>
      <w:r>
        <w:rPr>
          <w:rFonts w:ascii="Calibri" w:hAnsi="Calibri" w:cs="Arial"/>
          <w:sz w:val="24"/>
          <w:szCs w:val="24"/>
        </w:rPr>
        <w:t xml:space="preserve"> located on the California Energy Commission website or the aging equation </w:t>
      </w:r>
      <w:proofErr w:type="spellStart"/>
      <w:r>
        <w:rPr>
          <w:rFonts w:asciiTheme="minorHAnsi" w:hAnsiTheme="minorHAnsi"/>
          <w:sz w:val="24"/>
          <w:szCs w:val="24"/>
        </w:rPr>
        <w:t>ρ</w:t>
      </w:r>
      <w:r>
        <w:rPr>
          <w:rStyle w:val="Char-Subscript"/>
          <w:rFonts w:asciiTheme="minorHAnsi" w:hAnsiTheme="minorHAnsi"/>
          <w:sz w:val="24"/>
          <w:szCs w:val="24"/>
        </w:rPr>
        <w:t>aged</w:t>
      </w:r>
      <w:proofErr w:type="spellEnd"/>
      <w:r>
        <w:rPr>
          <w:rFonts w:asciiTheme="minorHAnsi" w:hAnsiTheme="minorHAnsi"/>
          <w:sz w:val="24"/>
          <w:szCs w:val="24"/>
        </w:rPr>
        <w:t>=[0.2+β[ρ</w:t>
      </w:r>
      <w:r>
        <w:rPr>
          <w:rStyle w:val="Char-Subscript"/>
          <w:rFonts w:asciiTheme="minorHAnsi" w:hAnsiTheme="minorHAnsi"/>
          <w:sz w:val="24"/>
          <w:szCs w:val="24"/>
        </w:rPr>
        <w:t>initial</w:t>
      </w:r>
      <w:r>
        <w:rPr>
          <w:rFonts w:asciiTheme="minorHAnsi" w:hAnsiTheme="minorHAnsi"/>
          <w:sz w:val="24"/>
          <w:szCs w:val="24"/>
        </w:rPr>
        <w:t xml:space="preserve">-0.2], where </w:t>
      </w:r>
      <w:proofErr w:type="spellStart"/>
      <w:r>
        <w:rPr>
          <w:rFonts w:asciiTheme="minorHAnsi" w:hAnsiTheme="minorHAnsi"/>
          <w:sz w:val="24"/>
          <w:szCs w:val="24"/>
        </w:rPr>
        <w:t>ρ</w:t>
      </w:r>
      <w:r>
        <w:rPr>
          <w:rFonts w:asciiTheme="minorHAnsi" w:hAnsiTheme="minorHAnsi"/>
          <w:sz w:val="24"/>
          <w:szCs w:val="24"/>
          <w:vertAlign w:val="subscript"/>
        </w:rPr>
        <w:t>initial</w:t>
      </w:r>
      <w:proofErr w:type="spellEnd"/>
      <w:r>
        <w:rPr>
          <w:rFonts w:asciiTheme="minorHAnsi" w:hAnsiTheme="minorHAnsi"/>
          <w:sz w:val="24"/>
          <w:szCs w:val="24"/>
        </w:rPr>
        <w:t xml:space="preserve"> = the initial solar reflectance and soiling resistance β is listed by product type below.</w:t>
      </w:r>
    </w:p>
    <w:p w14:paraId="6034A212" w14:textId="77777777" w:rsidR="000A7E83" w:rsidRDefault="00715C61" w:rsidP="000A51C2">
      <w:pPr>
        <w:pStyle w:val="BulletB1Number"/>
        <w:keepNext/>
        <w:ind w:left="0" w:firstLine="0"/>
        <w:jc w:val="center"/>
        <w:rPr>
          <w:rFonts w:asciiTheme="minorHAnsi" w:hAnsiTheme="minorHAnsi"/>
          <w:sz w:val="24"/>
          <w:szCs w:val="24"/>
        </w:rPr>
      </w:pPr>
      <w:r>
        <w:rPr>
          <w:rFonts w:asciiTheme="minorHAnsi" w:hAnsiTheme="minorHAnsi"/>
          <w:sz w:val="24"/>
          <w:szCs w:val="24"/>
        </w:rPr>
        <w:t>VALUES OF SOILING RESISTANCE β BY PRODUCT TYPE</w:t>
      </w:r>
    </w:p>
    <w:tbl>
      <w:tblPr>
        <w:tblW w:w="8760" w:type="dxa"/>
        <w:jc w:val="center"/>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20"/>
        <w:gridCol w:w="2920"/>
        <w:gridCol w:w="2920"/>
      </w:tblGrid>
      <w:tr w:rsidR="00715C61" w14:paraId="6034A216" w14:textId="77777777" w:rsidTr="000A51C2">
        <w:trPr>
          <w:cantSplit/>
          <w:jc w:val="center"/>
        </w:trPr>
        <w:tc>
          <w:tcPr>
            <w:tcW w:w="2920" w:type="dxa"/>
            <w:tcBorders>
              <w:top w:val="single" w:sz="4" w:space="0" w:color="auto"/>
              <w:left w:val="single" w:sz="4" w:space="0" w:color="auto"/>
              <w:bottom w:val="single" w:sz="4" w:space="0" w:color="auto"/>
              <w:right w:val="single" w:sz="4" w:space="0" w:color="auto"/>
            </w:tcBorders>
            <w:hideMark/>
          </w:tcPr>
          <w:p w14:paraId="6034A213" w14:textId="77777777" w:rsidR="0045181D" w:rsidRDefault="00715C61">
            <w:pPr>
              <w:keepNext/>
              <w:keepLines/>
              <w:suppressAutoHyphens/>
              <w:spacing w:before="40" w:after="40"/>
              <w:jc w:val="center"/>
              <w:rPr>
                <w:rFonts w:asciiTheme="minorHAnsi" w:hAnsiTheme="minorHAnsi"/>
                <w:b/>
              </w:rPr>
            </w:pPr>
            <w:r>
              <w:rPr>
                <w:rFonts w:asciiTheme="minorHAnsi" w:hAnsiTheme="minorHAnsi"/>
                <w:b/>
              </w:rPr>
              <w:t>Product Type</w:t>
            </w:r>
          </w:p>
        </w:tc>
        <w:tc>
          <w:tcPr>
            <w:tcW w:w="2920" w:type="dxa"/>
            <w:tcBorders>
              <w:top w:val="single" w:sz="4" w:space="0" w:color="auto"/>
              <w:left w:val="single" w:sz="4" w:space="0" w:color="auto"/>
              <w:bottom w:val="single" w:sz="4" w:space="0" w:color="auto"/>
              <w:right w:val="single" w:sz="4" w:space="0" w:color="auto"/>
            </w:tcBorders>
            <w:hideMark/>
          </w:tcPr>
          <w:p w14:paraId="6034A214" w14:textId="77777777" w:rsidR="0045181D" w:rsidRDefault="00715C61">
            <w:pPr>
              <w:keepNext/>
              <w:keepLines/>
              <w:suppressAutoHyphens/>
              <w:spacing w:before="40" w:after="40"/>
              <w:jc w:val="center"/>
              <w:rPr>
                <w:rFonts w:asciiTheme="minorHAnsi" w:hAnsiTheme="minorHAnsi"/>
                <w:b/>
              </w:rPr>
            </w:pPr>
            <w:r>
              <w:rPr>
                <w:rFonts w:asciiTheme="minorHAnsi" w:hAnsiTheme="minorHAnsi"/>
                <w:b/>
              </w:rPr>
              <w:t>CRRC Product Category</w:t>
            </w:r>
          </w:p>
        </w:tc>
        <w:tc>
          <w:tcPr>
            <w:tcW w:w="2920" w:type="dxa"/>
            <w:tcBorders>
              <w:top w:val="single" w:sz="4" w:space="0" w:color="auto"/>
              <w:left w:val="single" w:sz="4" w:space="0" w:color="auto"/>
              <w:bottom w:val="single" w:sz="4" w:space="0" w:color="auto"/>
              <w:right w:val="single" w:sz="4" w:space="0" w:color="auto"/>
            </w:tcBorders>
            <w:hideMark/>
          </w:tcPr>
          <w:p w14:paraId="6034A215" w14:textId="77777777" w:rsidR="0045181D" w:rsidRDefault="00715C61">
            <w:pPr>
              <w:keepNext/>
              <w:keepLines/>
              <w:suppressAutoHyphens/>
              <w:spacing w:before="40" w:after="40"/>
              <w:jc w:val="center"/>
              <w:rPr>
                <w:rFonts w:asciiTheme="minorHAnsi" w:hAnsiTheme="minorHAnsi"/>
                <w:b/>
              </w:rPr>
            </w:pPr>
            <w:r>
              <w:rPr>
                <w:rFonts w:asciiTheme="minorHAnsi" w:hAnsiTheme="minorHAnsi"/>
                <w:b/>
              </w:rPr>
              <w:t>β</w:t>
            </w:r>
          </w:p>
        </w:tc>
      </w:tr>
      <w:tr w:rsidR="00715C61" w14:paraId="6034A21A" w14:textId="77777777" w:rsidTr="000A51C2">
        <w:trPr>
          <w:cantSplit/>
          <w:trHeight w:val="431"/>
          <w:jc w:val="center"/>
        </w:trPr>
        <w:tc>
          <w:tcPr>
            <w:tcW w:w="2920" w:type="dxa"/>
            <w:tcBorders>
              <w:top w:val="single" w:sz="4" w:space="0" w:color="auto"/>
              <w:left w:val="single" w:sz="4" w:space="0" w:color="auto"/>
              <w:bottom w:val="single" w:sz="4" w:space="0" w:color="auto"/>
              <w:right w:val="single" w:sz="4" w:space="0" w:color="auto"/>
            </w:tcBorders>
            <w:vAlign w:val="center"/>
            <w:hideMark/>
          </w:tcPr>
          <w:p w14:paraId="6034A217" w14:textId="77777777" w:rsidR="0045181D" w:rsidRDefault="00715C61">
            <w:pPr>
              <w:keepNext/>
              <w:keepLines/>
              <w:suppressAutoHyphens/>
              <w:spacing w:before="40" w:after="40"/>
              <w:jc w:val="center"/>
              <w:rPr>
                <w:rFonts w:asciiTheme="minorHAnsi" w:hAnsiTheme="minorHAnsi"/>
              </w:rPr>
            </w:pPr>
            <w:r>
              <w:rPr>
                <w:rFonts w:asciiTheme="minorHAnsi" w:hAnsiTheme="minorHAnsi"/>
              </w:rPr>
              <w:t>Field-Applied Coating</w:t>
            </w:r>
          </w:p>
        </w:tc>
        <w:tc>
          <w:tcPr>
            <w:tcW w:w="2920" w:type="dxa"/>
            <w:tcBorders>
              <w:top w:val="single" w:sz="4" w:space="0" w:color="auto"/>
              <w:left w:val="single" w:sz="4" w:space="0" w:color="auto"/>
              <w:bottom w:val="single" w:sz="4" w:space="0" w:color="auto"/>
              <w:right w:val="single" w:sz="4" w:space="0" w:color="auto"/>
            </w:tcBorders>
            <w:hideMark/>
          </w:tcPr>
          <w:p w14:paraId="6034A218" w14:textId="77777777" w:rsidR="0045181D" w:rsidRDefault="00715C61">
            <w:pPr>
              <w:keepNext/>
              <w:keepLines/>
              <w:suppressAutoHyphens/>
              <w:spacing w:before="40" w:after="40"/>
              <w:jc w:val="center"/>
              <w:rPr>
                <w:rFonts w:asciiTheme="minorHAnsi" w:hAnsiTheme="minorHAnsi"/>
              </w:rPr>
            </w:pPr>
            <w:r>
              <w:rPr>
                <w:rFonts w:asciiTheme="minorHAnsi" w:hAnsiTheme="minorHAnsi"/>
              </w:rPr>
              <w:br/>
              <w:t>Field-Applied Coating</w:t>
            </w:r>
          </w:p>
        </w:tc>
        <w:tc>
          <w:tcPr>
            <w:tcW w:w="2920" w:type="dxa"/>
            <w:tcBorders>
              <w:top w:val="single" w:sz="4" w:space="0" w:color="auto"/>
              <w:left w:val="single" w:sz="4" w:space="0" w:color="auto"/>
              <w:bottom w:val="single" w:sz="4" w:space="0" w:color="auto"/>
              <w:right w:val="single" w:sz="4" w:space="0" w:color="auto"/>
            </w:tcBorders>
            <w:vAlign w:val="center"/>
            <w:hideMark/>
          </w:tcPr>
          <w:p w14:paraId="6034A219" w14:textId="77777777" w:rsidR="0045181D" w:rsidRDefault="00715C61">
            <w:pPr>
              <w:keepNext/>
              <w:keepLines/>
              <w:suppressAutoHyphens/>
              <w:spacing w:before="40" w:after="40"/>
              <w:jc w:val="center"/>
              <w:rPr>
                <w:rFonts w:asciiTheme="minorHAnsi" w:hAnsiTheme="minorHAnsi"/>
              </w:rPr>
            </w:pPr>
            <w:r>
              <w:rPr>
                <w:rFonts w:asciiTheme="minorHAnsi" w:hAnsiTheme="minorHAnsi"/>
              </w:rPr>
              <w:t>0.65</w:t>
            </w:r>
          </w:p>
        </w:tc>
      </w:tr>
      <w:tr w:rsidR="00715C61" w14:paraId="6034A21F" w14:textId="77777777" w:rsidTr="000A51C2">
        <w:trPr>
          <w:cantSplit/>
          <w:trHeight w:val="431"/>
          <w:jc w:val="center"/>
        </w:trPr>
        <w:tc>
          <w:tcPr>
            <w:tcW w:w="2920" w:type="dxa"/>
            <w:tcBorders>
              <w:top w:val="single" w:sz="4" w:space="0" w:color="auto"/>
              <w:left w:val="single" w:sz="4" w:space="0" w:color="auto"/>
              <w:bottom w:val="single" w:sz="4" w:space="0" w:color="auto"/>
              <w:right w:val="single" w:sz="4" w:space="0" w:color="auto"/>
            </w:tcBorders>
            <w:vAlign w:val="center"/>
            <w:hideMark/>
          </w:tcPr>
          <w:p w14:paraId="6034A21B" w14:textId="77777777" w:rsidR="0045181D" w:rsidRDefault="00715C61">
            <w:pPr>
              <w:keepNext/>
              <w:keepLines/>
              <w:suppressAutoHyphens/>
              <w:spacing w:before="40" w:after="40"/>
              <w:jc w:val="center"/>
              <w:rPr>
                <w:rFonts w:asciiTheme="minorHAnsi" w:hAnsiTheme="minorHAnsi"/>
              </w:rPr>
            </w:pPr>
            <w:r>
              <w:rPr>
                <w:rFonts w:asciiTheme="minorHAnsi" w:hAnsiTheme="minorHAnsi"/>
              </w:rPr>
              <w:t>Other</w:t>
            </w:r>
          </w:p>
        </w:tc>
        <w:tc>
          <w:tcPr>
            <w:tcW w:w="2920" w:type="dxa"/>
            <w:tcBorders>
              <w:top w:val="single" w:sz="4" w:space="0" w:color="auto"/>
              <w:left w:val="single" w:sz="4" w:space="0" w:color="auto"/>
              <w:bottom w:val="single" w:sz="4" w:space="0" w:color="auto"/>
              <w:right w:val="single" w:sz="4" w:space="0" w:color="auto"/>
            </w:tcBorders>
          </w:tcPr>
          <w:p w14:paraId="6034A21C" w14:textId="77777777" w:rsidR="0045181D" w:rsidRDefault="0045181D">
            <w:pPr>
              <w:keepNext/>
              <w:keepLines/>
              <w:suppressAutoHyphens/>
              <w:spacing w:before="40" w:after="40"/>
              <w:jc w:val="center"/>
              <w:rPr>
                <w:rFonts w:asciiTheme="minorHAnsi" w:hAnsiTheme="minorHAnsi"/>
              </w:rPr>
            </w:pPr>
          </w:p>
          <w:p w14:paraId="6034A21D" w14:textId="77777777" w:rsidR="0045181D" w:rsidRDefault="00715C61">
            <w:pPr>
              <w:keepNext/>
              <w:keepLines/>
              <w:suppressAutoHyphens/>
              <w:spacing w:before="40" w:after="40"/>
              <w:jc w:val="center"/>
              <w:rPr>
                <w:rFonts w:asciiTheme="minorHAnsi" w:hAnsiTheme="minorHAnsi"/>
              </w:rPr>
            </w:pPr>
            <w:r>
              <w:rPr>
                <w:rFonts w:asciiTheme="minorHAnsi" w:hAnsiTheme="minorHAnsi"/>
              </w:rPr>
              <w:t>Not A Field-Applied Coating</w:t>
            </w:r>
          </w:p>
        </w:tc>
        <w:tc>
          <w:tcPr>
            <w:tcW w:w="2920" w:type="dxa"/>
            <w:tcBorders>
              <w:top w:val="single" w:sz="4" w:space="0" w:color="auto"/>
              <w:left w:val="single" w:sz="4" w:space="0" w:color="auto"/>
              <w:bottom w:val="single" w:sz="4" w:space="0" w:color="auto"/>
              <w:right w:val="single" w:sz="4" w:space="0" w:color="auto"/>
            </w:tcBorders>
            <w:vAlign w:val="center"/>
            <w:hideMark/>
          </w:tcPr>
          <w:p w14:paraId="6034A21E" w14:textId="77777777" w:rsidR="0045181D" w:rsidRDefault="00715C61">
            <w:pPr>
              <w:keepNext/>
              <w:keepLines/>
              <w:suppressAutoHyphens/>
              <w:spacing w:before="40" w:after="40"/>
              <w:jc w:val="center"/>
              <w:rPr>
                <w:rFonts w:asciiTheme="minorHAnsi" w:hAnsiTheme="minorHAnsi"/>
              </w:rPr>
            </w:pPr>
            <w:r>
              <w:rPr>
                <w:rFonts w:asciiTheme="minorHAnsi" w:hAnsiTheme="minorHAnsi"/>
              </w:rPr>
              <w:t>0.70</w:t>
            </w:r>
          </w:p>
        </w:tc>
      </w:tr>
    </w:tbl>
    <w:p w14:paraId="6034A220" w14:textId="77777777" w:rsidR="000A7E83" w:rsidRDefault="000A7E83">
      <w:pPr>
        <w:pStyle w:val="ListParagraph"/>
        <w:keepNext/>
        <w:ind w:left="0"/>
        <w:contextualSpacing/>
        <w:rPr>
          <w:rFonts w:ascii="Calibri" w:hAnsi="Calibri" w:cs="Arial"/>
        </w:rPr>
      </w:pPr>
    </w:p>
    <w:p w14:paraId="6034A221" w14:textId="77777777" w:rsidR="000A7E83" w:rsidRDefault="00715C61">
      <w:pPr>
        <w:pStyle w:val="ListParagraph"/>
        <w:keepNext/>
        <w:numPr>
          <w:ilvl w:val="0"/>
          <w:numId w:val="43"/>
        </w:numPr>
        <w:contextualSpacing/>
        <w:rPr>
          <w:rFonts w:ascii="Calibri" w:hAnsi="Calibri" w:cs="Arial"/>
        </w:rPr>
      </w:pPr>
      <w:r>
        <w:rPr>
          <w:rFonts w:ascii="Calibri" w:hAnsi="Calibri" w:cs="Arial"/>
        </w:rPr>
        <w:t xml:space="preserve">Proposed Thermal Emittance: From the product specification default value. If using a calculated SRI place the </w:t>
      </w:r>
      <w:r w:rsidR="00A946E7">
        <w:rPr>
          <w:rFonts w:ascii="Calibri" w:hAnsi="Calibri" w:cs="Arial"/>
        </w:rPr>
        <w:t>T</w:t>
      </w:r>
      <w:r>
        <w:rPr>
          <w:rFonts w:ascii="Calibri" w:hAnsi="Calibri" w:cs="Arial"/>
        </w:rPr>
        <w:t xml:space="preserve">hermal </w:t>
      </w:r>
      <w:r w:rsidR="00A946E7">
        <w:rPr>
          <w:rFonts w:ascii="Calibri" w:hAnsi="Calibri" w:cs="Arial"/>
        </w:rPr>
        <w:t>E</w:t>
      </w:r>
      <w:r>
        <w:rPr>
          <w:rFonts w:ascii="Calibri" w:hAnsi="Calibri" w:cs="Arial"/>
        </w:rPr>
        <w:t xml:space="preserve">mittance used to calculate SRI. </w:t>
      </w:r>
    </w:p>
    <w:p w14:paraId="6034A222" w14:textId="204B9E58" w:rsidR="000A7E83" w:rsidRDefault="00715C61" w:rsidP="00D14035">
      <w:pPr>
        <w:pStyle w:val="ListParagraph"/>
        <w:keepNext/>
        <w:numPr>
          <w:ilvl w:val="0"/>
          <w:numId w:val="43"/>
        </w:numPr>
        <w:contextualSpacing/>
        <w:rPr>
          <w:rFonts w:ascii="Calibri" w:hAnsi="Calibri" w:cs="Arial"/>
        </w:rPr>
      </w:pPr>
      <w:r>
        <w:rPr>
          <w:rFonts w:ascii="Calibri" w:hAnsi="Calibri" w:cs="Arial"/>
        </w:rPr>
        <w:t>Proposed SRI: It is optional to meet the SRI but if chosen to do so, use the Solar Reflectance Index (SRI) Calculat</w:t>
      </w:r>
      <w:ins w:id="27" w:author="Shewmaker, Michael@Energy" w:date="2017-02-27T13:31:00Z">
        <w:r w:rsidR="00B911A5">
          <w:rPr>
            <w:rFonts w:ascii="Calibri" w:hAnsi="Calibri" w:cs="Arial"/>
          </w:rPr>
          <w:t>or</w:t>
        </w:r>
      </w:ins>
      <w:del w:id="28" w:author="Shewmaker, Michael@Energy" w:date="2017-02-27T13:31:00Z">
        <w:r w:rsidDel="00B911A5">
          <w:rPr>
            <w:rFonts w:ascii="Calibri" w:hAnsi="Calibri" w:cs="Arial"/>
          </w:rPr>
          <w:delText>ion Worksheet</w:delText>
        </w:r>
      </w:del>
      <w:r>
        <w:rPr>
          <w:rFonts w:ascii="Calibri" w:hAnsi="Calibri" w:cs="Arial"/>
        </w:rPr>
        <w:t xml:space="preserve"> found on the California Energy Commission website </w:t>
      </w:r>
      <w:ins w:id="29" w:author="Shewmaker, Michael@Energy" w:date="2017-02-27T14:40:00Z">
        <w:r w:rsidR="00D14035" w:rsidRPr="00D14035">
          <w:rPr>
            <w:rFonts w:asciiTheme="minorHAnsi" w:hAnsiTheme="minorHAnsi"/>
            <w:rPrChange w:id="30" w:author="Shewmaker, Michael@Energy" w:date="2017-02-27T14:40:00Z">
              <w:rPr/>
            </w:rPrChange>
          </w:rPr>
          <w:t>http://energy.ca.gov/title24/2016standards/</w:t>
        </w:r>
      </w:ins>
      <w:del w:id="31" w:author="Shewmaker, Michael@Energy" w:date="2017-02-27T14:40:00Z">
        <w:r w:rsidR="00B911A5" w:rsidRPr="00D14035" w:rsidDel="00D14035">
          <w:fldChar w:fldCharType="begin"/>
        </w:r>
        <w:r w:rsidR="00B911A5" w:rsidRPr="00D14035" w:rsidDel="00D14035">
          <w:delInstrText xml:space="preserve"> HYPERLINK "http://energy.ca.gov/title24/2013standards/documents/solar_reflectance/" </w:delInstrText>
        </w:r>
        <w:r w:rsidR="00B911A5" w:rsidRPr="00D14035" w:rsidDel="00D14035">
          <w:rPr>
            <w:highlight w:val="yellow"/>
            <w:rPrChange w:id="32" w:author="Shewmaker, Michael@Energy" w:date="2017-02-27T13:31:00Z">
              <w:rPr>
                <w:rStyle w:val="Hyperlink"/>
                <w:rFonts w:asciiTheme="minorHAnsi" w:hAnsiTheme="minorHAnsi"/>
              </w:rPr>
            </w:rPrChange>
          </w:rPr>
          <w:fldChar w:fldCharType="separate"/>
        </w:r>
        <w:r w:rsidR="002F7AD8" w:rsidRPr="00D14035" w:rsidDel="00D14035">
          <w:rPr>
            <w:rStyle w:val="Hyperlink"/>
            <w:rFonts w:asciiTheme="minorHAnsi" w:hAnsiTheme="minorHAnsi"/>
          </w:rPr>
          <w:delText>http://energy.ca.gov/title24/2013standards/documents/solar_reflectance/</w:delText>
        </w:r>
        <w:r w:rsidR="00B911A5" w:rsidRPr="00D14035" w:rsidDel="00D14035">
          <w:rPr>
            <w:rStyle w:val="Hyperlink"/>
            <w:rFonts w:asciiTheme="minorHAnsi" w:hAnsiTheme="minorHAnsi"/>
          </w:rPr>
          <w:fldChar w:fldCharType="end"/>
        </w:r>
      </w:del>
      <w:r w:rsidR="002F7AD8">
        <w:t xml:space="preserve">. </w:t>
      </w:r>
    </w:p>
    <w:p w14:paraId="6034A223" w14:textId="77777777" w:rsidR="000A7E83" w:rsidRDefault="00715C61">
      <w:pPr>
        <w:pStyle w:val="ListParagraph"/>
        <w:keepNext/>
        <w:numPr>
          <w:ilvl w:val="0"/>
          <w:numId w:val="43"/>
        </w:numPr>
        <w:contextualSpacing/>
        <w:rPr>
          <w:rFonts w:ascii="Calibri" w:hAnsi="Calibri" w:cs="Arial"/>
        </w:rPr>
      </w:pPr>
      <w:r>
        <w:rPr>
          <w:rFonts w:ascii="Calibri" w:hAnsi="Calibri" w:cs="Arial"/>
        </w:rPr>
        <w:t>Minimum Required Aged Solar Reflectance: Based on climate zone and roof slope.</w:t>
      </w:r>
    </w:p>
    <w:p w14:paraId="6034A224" w14:textId="77777777" w:rsidR="000A7E83" w:rsidRDefault="00715C61">
      <w:pPr>
        <w:pStyle w:val="ListParagraph"/>
        <w:keepNext/>
        <w:numPr>
          <w:ilvl w:val="0"/>
          <w:numId w:val="43"/>
        </w:numPr>
        <w:contextualSpacing/>
        <w:rPr>
          <w:rFonts w:ascii="Calibri" w:hAnsi="Calibri" w:cs="Arial"/>
        </w:rPr>
      </w:pPr>
      <w:r>
        <w:rPr>
          <w:rFonts w:ascii="Calibri" w:hAnsi="Calibri" w:cs="Arial"/>
        </w:rPr>
        <w:t>Minimum Required Thermal Emittance: Based on climate zone and roof slope.</w:t>
      </w:r>
    </w:p>
    <w:p w14:paraId="6034A225" w14:textId="77777777" w:rsidR="000A7E83" w:rsidRDefault="00715C61">
      <w:pPr>
        <w:pStyle w:val="ListParagraph"/>
        <w:keepNext/>
        <w:numPr>
          <w:ilvl w:val="0"/>
          <w:numId w:val="43"/>
        </w:numPr>
        <w:contextualSpacing/>
        <w:rPr>
          <w:rFonts w:ascii="Calibri" w:hAnsi="Calibri" w:cs="Arial"/>
        </w:rPr>
      </w:pPr>
      <w:r>
        <w:rPr>
          <w:rFonts w:ascii="Calibri" w:hAnsi="Calibri" w:cs="Arial"/>
        </w:rPr>
        <w:t xml:space="preserve">Minimum </w:t>
      </w:r>
      <w:r w:rsidR="0004773E">
        <w:rPr>
          <w:rFonts w:ascii="Calibri" w:hAnsi="Calibri" w:cs="Arial"/>
        </w:rPr>
        <w:t xml:space="preserve">Required </w:t>
      </w:r>
      <w:r>
        <w:rPr>
          <w:rFonts w:ascii="Calibri" w:hAnsi="Calibri" w:cs="Arial"/>
        </w:rPr>
        <w:t>SRI: Based on climate zone and roof slope.</w:t>
      </w:r>
    </w:p>
    <w:p w14:paraId="6034A226" w14:textId="77777777" w:rsidR="000A7E83" w:rsidRDefault="000A7E83">
      <w:pPr>
        <w:pStyle w:val="ListParagraph"/>
        <w:keepNext/>
        <w:rPr>
          <w:rFonts w:ascii="Calibri" w:hAnsi="Calibri" w:cs="Arial"/>
        </w:rPr>
      </w:pPr>
    </w:p>
    <w:p w14:paraId="6034A227" w14:textId="5F60672F" w:rsidR="000A7E83" w:rsidRDefault="00C60986" w:rsidP="000A51C2">
      <w:pPr>
        <w:keepNext/>
        <w:ind w:left="1890" w:hanging="810"/>
        <w:rPr>
          <w:rFonts w:ascii="Calibri" w:hAnsi="Calibri" w:cs="Arial"/>
        </w:rPr>
      </w:pPr>
      <w:r>
        <w:rPr>
          <w:rFonts w:ascii="Calibri" w:hAnsi="Calibri" w:cs="Arial"/>
        </w:rPr>
        <w:t>NOTE:</w:t>
      </w:r>
      <w:r w:rsidR="002F7AD8">
        <w:rPr>
          <w:rFonts w:ascii="Calibri" w:hAnsi="Calibri" w:cs="Arial"/>
        </w:rPr>
        <w:tab/>
      </w:r>
      <w:r w:rsidR="009867E0" w:rsidRPr="00C24189">
        <w:rPr>
          <w:rFonts w:ascii="Calibri" w:hAnsi="Calibri" w:cs="Arial"/>
        </w:rPr>
        <w:t>If the cool roofing requirements will be met by a liquid field applied coating, Section 110.8(</w:t>
      </w:r>
      <w:proofErr w:type="spellStart"/>
      <w:r w:rsidR="009867E0" w:rsidRPr="00C24189">
        <w:rPr>
          <w:rFonts w:ascii="Calibri" w:hAnsi="Calibri" w:cs="Arial"/>
        </w:rPr>
        <w:t>i</w:t>
      </w:r>
      <w:proofErr w:type="spellEnd"/>
      <w:r w:rsidR="009867E0" w:rsidRPr="00C24189">
        <w:rPr>
          <w:rFonts w:ascii="Calibri" w:hAnsi="Calibri" w:cs="Arial"/>
        </w:rPr>
        <w:t xml:space="preserve">)4 requires the coating be applied across the entire roof surface and meet the dry mil thickness or coverage recommended by the manufacturer. </w:t>
      </w:r>
    </w:p>
    <w:p w14:paraId="07F016A4" w14:textId="77777777" w:rsidR="002A5A16" w:rsidRDefault="002A5A16" w:rsidP="002A5A16">
      <w:pPr>
        <w:rPr>
          <w:rFonts w:ascii="Calibri" w:hAnsi="Calibri" w:cs="Arial"/>
          <w:b/>
        </w:rPr>
      </w:pPr>
    </w:p>
    <w:p w14:paraId="4920916D" w14:textId="77777777" w:rsidR="002F7AD8" w:rsidRDefault="002F7AD8">
      <w:pPr>
        <w:rPr>
          <w:rFonts w:ascii="Calibri" w:hAnsi="Calibri" w:cs="Arial"/>
          <w:b/>
        </w:rPr>
      </w:pPr>
      <w:r>
        <w:rPr>
          <w:rFonts w:ascii="Calibri" w:hAnsi="Calibri" w:cs="Arial"/>
          <w:b/>
        </w:rPr>
        <w:br w:type="page"/>
      </w:r>
    </w:p>
    <w:p w14:paraId="5E0E493E" w14:textId="10634E58" w:rsidR="002A5A16" w:rsidRPr="00C24189" w:rsidRDefault="002A5A16" w:rsidP="002A5A16">
      <w:pPr>
        <w:rPr>
          <w:rFonts w:ascii="Calibri" w:hAnsi="Calibri" w:cs="Arial"/>
          <w:b/>
        </w:rPr>
      </w:pPr>
      <w:r w:rsidRPr="00C24189">
        <w:rPr>
          <w:rFonts w:ascii="Calibri" w:hAnsi="Calibri" w:cs="Arial"/>
          <w:b/>
        </w:rPr>
        <w:t xml:space="preserve">D. </w:t>
      </w:r>
      <w:r w:rsidR="002F7AD8">
        <w:rPr>
          <w:rFonts w:ascii="Calibri" w:hAnsi="Calibri" w:cs="Arial"/>
          <w:b/>
        </w:rPr>
        <w:t>Fenestration/Glazing Allowed Areas and Efficiencies</w:t>
      </w:r>
    </w:p>
    <w:p w14:paraId="1B855953" w14:textId="77777777" w:rsidR="002A5A16" w:rsidRPr="00C24189" w:rsidRDefault="002A5A16" w:rsidP="002A5A16">
      <w:pPr>
        <w:rPr>
          <w:rFonts w:ascii="Calibri" w:hAnsi="Calibri" w:cs="Arial"/>
        </w:rPr>
      </w:pPr>
      <w:r>
        <w:rPr>
          <w:rFonts w:ascii="Calibri" w:hAnsi="Calibri" w:cs="Arial"/>
        </w:rPr>
        <w:t xml:space="preserve">The Alteration </w:t>
      </w:r>
      <w:r w:rsidRPr="00C24189">
        <w:rPr>
          <w:rFonts w:ascii="Calibri" w:hAnsi="Calibri" w:cs="Arial"/>
        </w:rPr>
        <w:t>and Fenestration Type will affect how the standards apply and whether the fenestration area is limited. Percentages are determined as Conditioned Floor Area x 0.20 = total ft</w:t>
      </w:r>
      <w:r w:rsidRPr="00C24189">
        <w:rPr>
          <w:rFonts w:ascii="Calibri" w:hAnsi="Calibri" w:cs="Arial"/>
          <w:vertAlign w:val="superscript"/>
        </w:rPr>
        <w:t>2</w:t>
      </w:r>
      <w:r w:rsidRPr="00C24189">
        <w:rPr>
          <w:rFonts w:ascii="Calibri" w:hAnsi="Calibri" w:cs="Arial"/>
        </w:rPr>
        <w:t xml:space="preserve"> of fenestration allowed (20%). Depending on the climate zone, </w:t>
      </w:r>
      <w:r>
        <w:rPr>
          <w:rFonts w:ascii="Calibri" w:hAnsi="Calibri" w:cs="Arial"/>
        </w:rPr>
        <w:t>i</w:t>
      </w:r>
      <w:r w:rsidRPr="00C24189">
        <w:rPr>
          <w:rFonts w:ascii="Calibri" w:hAnsi="Calibri" w:cs="Arial"/>
        </w:rPr>
        <w:t>f west-facing fenestration is limited</w:t>
      </w:r>
      <w:r>
        <w:rPr>
          <w:rFonts w:ascii="Calibri" w:hAnsi="Calibri" w:cs="Arial"/>
        </w:rPr>
        <w:t xml:space="preserve"> (in climate zones 2, 4, 6-16)</w:t>
      </w:r>
      <w:r w:rsidRPr="00C24189">
        <w:rPr>
          <w:rFonts w:ascii="Calibri" w:hAnsi="Calibri" w:cs="Arial"/>
        </w:rPr>
        <w:t xml:space="preserve">, it is limited to a maximum of 5%. The overall total fenestration area is limited to 20%, not 25%. Fenestration areas are expressed in </w:t>
      </w:r>
      <w:r>
        <w:rPr>
          <w:rFonts w:ascii="Calibri" w:hAnsi="Calibri" w:cs="Arial"/>
        </w:rPr>
        <w:t xml:space="preserve">square </w:t>
      </w:r>
      <w:r w:rsidRPr="00C24189">
        <w:rPr>
          <w:rFonts w:ascii="Calibri" w:hAnsi="Calibri" w:cs="Arial"/>
        </w:rPr>
        <w:t xml:space="preserve">feet, not </w:t>
      </w:r>
      <w:r>
        <w:rPr>
          <w:rFonts w:ascii="Calibri" w:hAnsi="Calibri" w:cs="Arial"/>
        </w:rPr>
        <w:t xml:space="preserve">square </w:t>
      </w:r>
      <w:r w:rsidRPr="00C24189">
        <w:rPr>
          <w:rFonts w:ascii="Calibri" w:hAnsi="Calibri" w:cs="Arial"/>
        </w:rPr>
        <w:t>inches.</w:t>
      </w:r>
    </w:p>
    <w:p w14:paraId="65C08BBC" w14:textId="77777777" w:rsidR="002A5A16" w:rsidRPr="00C24189" w:rsidRDefault="002A5A16" w:rsidP="002A5A16">
      <w:pPr>
        <w:rPr>
          <w:rFonts w:ascii="Calibri" w:hAnsi="Calibri" w:cs="Arial"/>
        </w:rPr>
      </w:pPr>
    </w:p>
    <w:p w14:paraId="26BD892F" w14:textId="77777777" w:rsidR="002A5A16" w:rsidRPr="00C24189" w:rsidRDefault="002A5A16" w:rsidP="002A5A16">
      <w:pPr>
        <w:pStyle w:val="ListParagraph"/>
        <w:numPr>
          <w:ilvl w:val="0"/>
          <w:numId w:val="7"/>
        </w:numPr>
        <w:spacing w:line="276" w:lineRule="auto"/>
        <w:contextualSpacing/>
        <w:rPr>
          <w:rFonts w:ascii="Calibri" w:hAnsi="Calibri" w:cs="Arial"/>
        </w:rPr>
      </w:pPr>
      <w:r w:rsidRPr="00C24189">
        <w:rPr>
          <w:rFonts w:ascii="Calibri" w:hAnsi="Calibri" w:cs="Arial"/>
        </w:rPr>
        <w:t>Alteration Type</w:t>
      </w:r>
      <w:r>
        <w:rPr>
          <w:rFonts w:ascii="Calibri" w:hAnsi="Calibri" w:cs="Arial"/>
        </w:rPr>
        <w:t xml:space="preserve">: Indicate the type of fenestration alteration - adding </w:t>
      </w:r>
      <w:r w:rsidRPr="009714D3">
        <w:rPr>
          <w:rFonts w:ascii="Calibri" w:hAnsi="Calibri" w:cs="Arial"/>
        </w:rPr>
        <w:t xml:space="preserve">fenestration/glazing, </w:t>
      </w:r>
      <w:r>
        <w:rPr>
          <w:rFonts w:ascii="Calibri" w:hAnsi="Calibri" w:cs="Arial"/>
        </w:rPr>
        <w:t>replacing fenestration/glazing, adding fenestration/glazing ≤ 75 ft</w:t>
      </w:r>
      <w:r w:rsidRPr="009714D3">
        <w:rPr>
          <w:rFonts w:ascii="Calibri" w:hAnsi="Calibri" w:cs="Arial"/>
          <w:vertAlign w:val="superscript"/>
        </w:rPr>
        <w:t>2</w:t>
      </w:r>
      <w:r>
        <w:rPr>
          <w:rFonts w:ascii="Calibri" w:hAnsi="Calibri" w:cs="Arial"/>
        </w:rPr>
        <w:t xml:space="preserve"> windows, replacing fenestration/glazing ≤ 75 ft</w:t>
      </w:r>
      <w:r w:rsidRPr="009714D3">
        <w:rPr>
          <w:rFonts w:ascii="Calibri" w:hAnsi="Calibri" w:cs="Arial"/>
          <w:vertAlign w:val="superscript"/>
        </w:rPr>
        <w:t>2</w:t>
      </w:r>
      <w:r>
        <w:rPr>
          <w:rFonts w:ascii="Calibri" w:hAnsi="Calibri" w:cs="Arial"/>
        </w:rPr>
        <w:t xml:space="preserve"> window, adding fenestration/glazing ≤ 16 ft</w:t>
      </w:r>
      <w:r w:rsidRPr="009714D3">
        <w:rPr>
          <w:rFonts w:ascii="Calibri" w:hAnsi="Calibri" w:cs="Arial"/>
          <w:vertAlign w:val="superscript"/>
        </w:rPr>
        <w:t>2</w:t>
      </w:r>
      <w:r>
        <w:rPr>
          <w:rFonts w:ascii="Calibri" w:hAnsi="Calibri" w:cs="Arial"/>
        </w:rPr>
        <w:t xml:space="preserve"> skylight and or replacing fenestration/glazing skylights</w:t>
      </w:r>
    </w:p>
    <w:p w14:paraId="50449A67" w14:textId="77777777" w:rsidR="002A5A16" w:rsidRDefault="002A5A16" w:rsidP="002A5A16">
      <w:pPr>
        <w:pStyle w:val="ListParagraph"/>
        <w:numPr>
          <w:ilvl w:val="0"/>
          <w:numId w:val="7"/>
        </w:numPr>
        <w:contextualSpacing/>
        <w:rPr>
          <w:rFonts w:ascii="Calibri" w:hAnsi="Calibri" w:cs="Arial"/>
        </w:rPr>
      </w:pPr>
      <w:r w:rsidRPr="00C24189">
        <w:rPr>
          <w:rFonts w:ascii="Calibri" w:hAnsi="Calibri" w:cs="Arial"/>
        </w:rPr>
        <w:t xml:space="preserve">Maximum Allowed </w:t>
      </w:r>
      <w:r>
        <w:rPr>
          <w:rFonts w:ascii="Calibri" w:hAnsi="Calibri" w:cs="Arial"/>
        </w:rPr>
        <w:t>Fenestration Area for All Orientations (</w:t>
      </w:r>
      <w:r w:rsidRPr="00C24189">
        <w:rPr>
          <w:rFonts w:ascii="Calibri" w:hAnsi="Calibri" w:cs="Arial"/>
        </w:rPr>
        <w:t>ft</w:t>
      </w:r>
      <w:r w:rsidRPr="00C24189">
        <w:rPr>
          <w:rFonts w:ascii="Calibri" w:hAnsi="Calibri" w:cs="Arial"/>
          <w:vertAlign w:val="superscript"/>
        </w:rPr>
        <w:t>2</w:t>
      </w:r>
      <w:r>
        <w:rPr>
          <w:rFonts w:ascii="Calibri" w:hAnsi="Calibri" w:cs="Arial"/>
        </w:rPr>
        <w:t>)</w:t>
      </w:r>
      <w:r w:rsidRPr="00C24189">
        <w:rPr>
          <w:rFonts w:ascii="Calibri" w:hAnsi="Calibri" w:cs="Arial"/>
        </w:rPr>
        <w:t xml:space="preserve">: </w:t>
      </w:r>
      <w:r>
        <w:rPr>
          <w:rFonts w:ascii="Calibri" w:hAnsi="Calibri" w:cs="Arial"/>
        </w:rPr>
        <w:t>T</w:t>
      </w:r>
      <w:r w:rsidRPr="00C24189">
        <w:rPr>
          <w:rFonts w:ascii="Calibri" w:hAnsi="Calibri" w:cs="Arial"/>
        </w:rPr>
        <w:t xml:space="preserve">he maximum </w:t>
      </w:r>
      <w:r>
        <w:rPr>
          <w:rFonts w:ascii="Calibri" w:hAnsi="Calibri" w:cs="Arial"/>
        </w:rPr>
        <w:t>allowed</w:t>
      </w:r>
      <w:r w:rsidRPr="00C24189">
        <w:rPr>
          <w:rFonts w:ascii="Calibri" w:hAnsi="Calibri" w:cs="Arial"/>
        </w:rPr>
        <w:t xml:space="preserve"> fenestration area is 20%. Depending on the type of fenestration and the alteration type, this field may </w:t>
      </w:r>
      <w:r>
        <w:rPr>
          <w:rFonts w:ascii="Calibri" w:hAnsi="Calibri" w:cs="Arial"/>
        </w:rPr>
        <w:t>have</w:t>
      </w:r>
      <w:r w:rsidRPr="00C24189">
        <w:rPr>
          <w:rFonts w:ascii="Calibri" w:hAnsi="Calibri" w:cs="Arial"/>
        </w:rPr>
        <w:t xml:space="preserve"> values such as 75 ft</w:t>
      </w:r>
      <w:r w:rsidRPr="00C24189">
        <w:rPr>
          <w:rFonts w:ascii="Calibri" w:hAnsi="Calibri" w:cs="Arial"/>
          <w:vertAlign w:val="superscript"/>
        </w:rPr>
        <w:t>2</w:t>
      </w:r>
      <w:r w:rsidRPr="00C24189">
        <w:rPr>
          <w:rFonts w:ascii="Calibri" w:hAnsi="Calibri" w:cs="Arial"/>
        </w:rPr>
        <w:t xml:space="preserve"> or 16 ft</w:t>
      </w:r>
      <w:r w:rsidRPr="00C24189">
        <w:rPr>
          <w:rFonts w:ascii="Calibri" w:hAnsi="Calibri" w:cs="Arial"/>
          <w:vertAlign w:val="superscript"/>
        </w:rPr>
        <w:t>2</w:t>
      </w:r>
      <w:r w:rsidRPr="00C24189">
        <w:rPr>
          <w:rFonts w:ascii="Calibri" w:hAnsi="Calibri" w:cs="Arial"/>
        </w:rPr>
        <w:t>.</w:t>
      </w:r>
    </w:p>
    <w:p w14:paraId="72E44273" w14:textId="77777777" w:rsidR="002A5A16" w:rsidRPr="00C24189" w:rsidRDefault="002A5A16" w:rsidP="002A5A16">
      <w:pPr>
        <w:pStyle w:val="ListParagraph"/>
        <w:numPr>
          <w:ilvl w:val="0"/>
          <w:numId w:val="7"/>
        </w:numPr>
        <w:contextualSpacing/>
        <w:rPr>
          <w:rFonts w:ascii="Calibri" w:hAnsi="Calibri" w:cs="Arial"/>
        </w:rPr>
      </w:pPr>
      <w:r>
        <w:rPr>
          <w:rFonts w:ascii="Calibri" w:hAnsi="Calibri" w:cs="Arial"/>
        </w:rPr>
        <w:t>Maximum Allowed West-Facing Fenestration Area Only: The Maximum Allowed West-Facing Fenestration Area is 5% of the conditioned floor area (used in climate zones 2, 4, and 6-16).</w:t>
      </w:r>
    </w:p>
    <w:p w14:paraId="39D6183C" w14:textId="77777777" w:rsidR="002A5A16" w:rsidRDefault="002A5A16" w:rsidP="002A5A16"/>
    <w:p w14:paraId="6370CF71" w14:textId="4DC0B0D3" w:rsidR="00D14035" w:rsidRPr="00D14035" w:rsidRDefault="002A5A16" w:rsidP="00D14035">
      <w:pPr>
        <w:pStyle w:val="ListParagraph"/>
        <w:ind w:left="1440" w:hanging="720"/>
        <w:rPr>
          <w:ins w:id="33" w:author="Shewmaker, Michael@Energy" w:date="2017-02-27T14:41:00Z"/>
          <w:rFonts w:ascii="Calibri" w:hAnsi="Calibri" w:cs="Arial"/>
          <w:rPrChange w:id="34" w:author="Shewmaker, Michael@Energy" w:date="2017-02-27T14:41:00Z">
            <w:rPr>
              <w:ins w:id="35" w:author="Shewmaker, Michael@Energy" w:date="2017-02-27T14:41:00Z"/>
              <w:rFonts w:ascii="Calibri" w:hAnsi="Calibri" w:cs="Arial"/>
              <w:sz w:val="20"/>
              <w:szCs w:val="20"/>
            </w:rPr>
          </w:rPrChange>
        </w:rPr>
      </w:pPr>
      <w:r w:rsidRPr="00D14035">
        <w:rPr>
          <w:rFonts w:ascii="Calibri" w:hAnsi="Calibri" w:cs="Arial"/>
        </w:rPr>
        <w:t>NOTE:</w:t>
      </w:r>
      <w:r w:rsidRPr="00D14035">
        <w:rPr>
          <w:rFonts w:ascii="Calibri" w:hAnsi="Calibri" w:cs="Arial"/>
        </w:rPr>
        <w:tab/>
      </w:r>
      <w:ins w:id="36" w:author="Shewmaker, Michael@Energy" w:date="2017-02-27T14:41:00Z">
        <w:r w:rsidR="00D14035" w:rsidRPr="00D14035">
          <w:rPr>
            <w:rFonts w:ascii="Calibri" w:hAnsi="Calibri" w:cs="Arial"/>
            <w:rPrChange w:id="37" w:author="Shewmaker, Michael@Energy" w:date="2017-02-27T14:41:00Z">
              <w:rPr>
                <w:rFonts w:ascii="Calibri" w:hAnsi="Calibri" w:cs="Arial"/>
                <w:sz w:val="20"/>
                <w:szCs w:val="20"/>
              </w:rPr>
            </w:rPrChange>
          </w:rPr>
          <w:t>(1) If adding fenestration/glazing ≤ 16 ft</w:t>
        </w:r>
        <w:r w:rsidR="00D14035" w:rsidRPr="00D14035">
          <w:rPr>
            <w:rFonts w:ascii="Calibri" w:hAnsi="Calibri" w:cs="Arial"/>
            <w:vertAlign w:val="superscript"/>
            <w:rPrChange w:id="38" w:author="Shewmaker, Michael@Energy" w:date="2017-02-27T14:41:00Z">
              <w:rPr>
                <w:rFonts w:ascii="Calibri" w:hAnsi="Calibri" w:cs="Arial"/>
                <w:sz w:val="20"/>
                <w:szCs w:val="20"/>
                <w:vertAlign w:val="superscript"/>
              </w:rPr>
            </w:rPrChange>
          </w:rPr>
          <w:t>2</w:t>
        </w:r>
        <w:r w:rsidR="00D14035" w:rsidRPr="00D14035">
          <w:rPr>
            <w:rFonts w:ascii="Calibri" w:hAnsi="Calibri" w:cs="Arial"/>
            <w:rPrChange w:id="39" w:author="Shewmaker, Michael@Energy" w:date="2017-02-27T14:41:00Z">
              <w:rPr>
                <w:rFonts w:ascii="Calibri" w:hAnsi="Calibri" w:cs="Arial"/>
                <w:sz w:val="20"/>
                <w:szCs w:val="20"/>
              </w:rPr>
            </w:rPrChange>
          </w:rPr>
          <w:t xml:space="preserve"> skylight, enter NA</w:t>
        </w:r>
      </w:ins>
    </w:p>
    <w:p w14:paraId="79D30EC5" w14:textId="77777777" w:rsidR="00D14035" w:rsidRPr="00D14035" w:rsidRDefault="00D14035" w:rsidP="00D14035">
      <w:pPr>
        <w:pStyle w:val="ListParagraph"/>
        <w:ind w:left="1440"/>
        <w:rPr>
          <w:ins w:id="40" w:author="Shewmaker, Michael@Energy" w:date="2017-02-27T14:41:00Z"/>
          <w:rFonts w:ascii="Calibri" w:hAnsi="Calibri" w:cs="Arial"/>
          <w:rPrChange w:id="41" w:author="Shewmaker, Michael@Energy" w:date="2017-02-27T14:41:00Z">
            <w:rPr>
              <w:ins w:id="42" w:author="Shewmaker, Michael@Energy" w:date="2017-02-27T14:41:00Z"/>
              <w:rFonts w:ascii="Calibri" w:hAnsi="Calibri" w:cs="Arial"/>
              <w:sz w:val="20"/>
              <w:szCs w:val="20"/>
            </w:rPr>
          </w:rPrChange>
        </w:rPr>
      </w:pPr>
      <w:ins w:id="43" w:author="Shewmaker, Michael@Energy" w:date="2017-02-27T14:41:00Z">
        <w:r w:rsidRPr="00D14035">
          <w:rPr>
            <w:rFonts w:ascii="Calibri" w:hAnsi="Calibri" w:cs="Arial"/>
            <w:rPrChange w:id="44" w:author="Shewmaker, Michael@Energy" w:date="2017-02-27T14:41:00Z">
              <w:rPr>
                <w:rFonts w:ascii="Calibri" w:hAnsi="Calibri" w:cs="Arial"/>
                <w:sz w:val="20"/>
                <w:szCs w:val="20"/>
              </w:rPr>
            </w:rPrChange>
          </w:rPr>
          <w:t>(2) West includes any vertical fenestration oriented to within 45 degrees of true west, including 45 degrees south of west. For skylights, west also includes any skylight area facing any direction with a pitch of less than 1:12</w:t>
        </w:r>
      </w:ins>
    </w:p>
    <w:p w14:paraId="656C8332" w14:textId="732EBF61" w:rsidR="002A5A16" w:rsidRPr="00C24189" w:rsidDel="00D14035" w:rsidRDefault="002A5A16" w:rsidP="00D14035">
      <w:pPr>
        <w:pStyle w:val="ListParagraph"/>
        <w:rPr>
          <w:del w:id="45" w:author="Shewmaker, Michael@Energy" w:date="2017-02-27T14:41:00Z"/>
          <w:rFonts w:ascii="Calibri" w:hAnsi="Calibri" w:cs="Arial"/>
        </w:rPr>
      </w:pPr>
      <w:del w:id="46" w:author="Shewmaker, Michael@Energy" w:date="2017-02-27T14:41:00Z">
        <w:r w:rsidRPr="00D14035" w:rsidDel="00D14035">
          <w:rPr>
            <w:rFonts w:ascii="Calibri" w:hAnsi="Calibri" w:cs="Arial"/>
            <w:highlight w:val="yellow"/>
          </w:rPr>
          <w:delText>West includes any vertical fenestration oriented to within 45 degrees of true west, including 45 degrees south of west. For skylights, west also includes any skylight area facing any direction with a pitch of less than 1:12</w:delText>
        </w:r>
      </w:del>
    </w:p>
    <w:p w14:paraId="0EF2075C" w14:textId="77777777" w:rsidR="002A5A16" w:rsidRPr="00C24189" w:rsidRDefault="002A5A16" w:rsidP="00D14035">
      <w:pPr>
        <w:pStyle w:val="ListParagraph"/>
        <w:ind w:left="2070" w:hanging="810"/>
        <w:rPr>
          <w:rFonts w:ascii="Calibri" w:hAnsi="Calibri" w:cs="Arial"/>
        </w:rPr>
      </w:pPr>
    </w:p>
    <w:p w14:paraId="76110100" w14:textId="77777777" w:rsidR="002A5A16" w:rsidRDefault="002A5A16" w:rsidP="002A5A16">
      <w:pPr>
        <w:pStyle w:val="ListParagraph"/>
        <w:numPr>
          <w:ilvl w:val="0"/>
          <w:numId w:val="7"/>
        </w:numPr>
        <w:rPr>
          <w:rFonts w:ascii="Calibri" w:hAnsi="Calibri" w:cs="Arial"/>
        </w:rPr>
      </w:pPr>
      <w:r>
        <w:rPr>
          <w:rFonts w:ascii="Calibri" w:hAnsi="Calibri" w:cs="Arial"/>
        </w:rPr>
        <w:t>Existing Fenestration Area for All Orientations: Enter the area, in square feet, of the existing fenestration/glazing.</w:t>
      </w:r>
    </w:p>
    <w:p w14:paraId="05606021" w14:textId="77777777" w:rsidR="002A5A16" w:rsidRPr="009714D3" w:rsidRDefault="002A5A16" w:rsidP="002A5A16">
      <w:pPr>
        <w:ind w:left="720" w:hanging="360"/>
        <w:rPr>
          <w:rFonts w:ascii="Calibri" w:hAnsi="Calibri" w:cs="Arial"/>
        </w:rPr>
      </w:pPr>
      <w:r>
        <w:rPr>
          <w:rFonts w:ascii="Calibri" w:hAnsi="Calibri" w:cs="Arial"/>
        </w:rPr>
        <w:tab/>
      </w:r>
      <w:r w:rsidRPr="009714D3">
        <w:rPr>
          <w:rFonts w:ascii="Calibri" w:hAnsi="Calibri" w:cs="Arial"/>
        </w:rPr>
        <w:t>Existing West-Facing Fenestration Area: Enter the area, in square feet, of the existing west-facing fenestration/glazing.</w:t>
      </w:r>
      <w:r>
        <w:rPr>
          <w:rFonts w:ascii="Calibri" w:hAnsi="Calibri" w:cs="Arial"/>
        </w:rPr>
        <w:t xml:space="preserve"> If project has no existing west-facing fenestration then enter “0”. </w:t>
      </w:r>
    </w:p>
    <w:p w14:paraId="5D548084" w14:textId="4764BCAB" w:rsidR="002A5A16" w:rsidRDefault="002A5A16" w:rsidP="002A5A16">
      <w:pPr>
        <w:pStyle w:val="ListParagraph"/>
        <w:numPr>
          <w:ilvl w:val="0"/>
          <w:numId w:val="7"/>
        </w:numPr>
        <w:rPr>
          <w:rFonts w:ascii="Calibri" w:hAnsi="Calibri" w:cs="Arial"/>
        </w:rPr>
      </w:pPr>
      <w:r>
        <w:rPr>
          <w:rFonts w:ascii="Calibri" w:hAnsi="Calibri" w:cs="Arial"/>
        </w:rPr>
        <w:t>Maximum Allowed U-factor: Maximum U-factor from Table 150.1-A, Package A. This field will almost always be 0.32 unless the U-factor will be the area weighted average, CF1R-ENV-02</w:t>
      </w:r>
      <w:r w:rsidR="002F7AD8">
        <w:rPr>
          <w:rFonts w:ascii="Calibri" w:hAnsi="Calibri" w:cs="Arial"/>
        </w:rPr>
        <w:t>-E</w:t>
      </w:r>
      <w:r>
        <w:rPr>
          <w:rFonts w:ascii="Calibri" w:hAnsi="Calibri" w:cs="Arial"/>
        </w:rPr>
        <w:t>, with other higher fenestration windows. For skylights this will be 0.55.</w:t>
      </w:r>
    </w:p>
    <w:p w14:paraId="60E82A50" w14:textId="77777777" w:rsidR="002F7AD8" w:rsidRDefault="002F7AD8" w:rsidP="000A51C2">
      <w:pPr>
        <w:pStyle w:val="ListParagraph"/>
        <w:rPr>
          <w:rFonts w:ascii="Calibri" w:hAnsi="Calibri" w:cs="Arial"/>
        </w:rPr>
      </w:pPr>
    </w:p>
    <w:p w14:paraId="45AC16A7" w14:textId="28AB0463" w:rsidR="002F7AD8" w:rsidRDefault="003D7F9E" w:rsidP="000A51C2">
      <w:pPr>
        <w:pStyle w:val="ListParagraph"/>
        <w:rPr>
          <w:rFonts w:ascii="Calibri" w:hAnsi="Calibri" w:cs="Arial"/>
        </w:rPr>
      </w:pPr>
      <w:r>
        <w:rPr>
          <w:rFonts w:ascii="Calibri" w:hAnsi="Calibri" w:cs="Arial"/>
        </w:rPr>
        <w:t>NOTE:  (1) If meeting Exception 2 to Section 150.2(b)1A (adding ≤ 16 ft</w:t>
      </w:r>
      <w:r>
        <w:rPr>
          <w:rFonts w:ascii="Calibri" w:hAnsi="Calibri" w:cs="Arial"/>
          <w:vertAlign w:val="superscript"/>
        </w:rPr>
        <w:t>2</w:t>
      </w:r>
      <w:r>
        <w:rPr>
          <w:rFonts w:ascii="Calibri" w:hAnsi="Calibri" w:cs="Arial"/>
        </w:rPr>
        <w:t xml:space="preserve"> skylights), enter 0.55.</w:t>
      </w:r>
    </w:p>
    <w:p w14:paraId="11483725" w14:textId="6773A738" w:rsidR="003D7F9E" w:rsidRDefault="003D7F9E" w:rsidP="000A51C2">
      <w:pPr>
        <w:pStyle w:val="ListParagraph"/>
        <w:rPr>
          <w:rFonts w:ascii="Calibri" w:hAnsi="Calibri" w:cs="Arial"/>
        </w:rPr>
      </w:pPr>
      <w:r>
        <w:rPr>
          <w:rFonts w:ascii="Calibri" w:hAnsi="Calibri" w:cs="Arial"/>
        </w:rPr>
        <w:tab/>
        <w:t>(2) If meeting Exception 1 to Section 150.2(b)1B (replacing ≤ 75 ft</w:t>
      </w:r>
      <w:r>
        <w:rPr>
          <w:rFonts w:ascii="Calibri" w:hAnsi="Calibri" w:cs="Arial"/>
          <w:vertAlign w:val="superscript"/>
        </w:rPr>
        <w:t>2</w:t>
      </w:r>
      <w:r>
        <w:rPr>
          <w:rFonts w:ascii="Calibri" w:hAnsi="Calibri" w:cs="Arial"/>
        </w:rPr>
        <w:t xml:space="preserve"> windows), enter 0.40.</w:t>
      </w:r>
    </w:p>
    <w:p w14:paraId="05BDB543" w14:textId="726ED8DE" w:rsidR="003D7F9E" w:rsidRPr="003D7F9E" w:rsidRDefault="003D7F9E" w:rsidP="000A51C2">
      <w:pPr>
        <w:pStyle w:val="ListParagraph"/>
        <w:rPr>
          <w:rFonts w:ascii="Calibri" w:hAnsi="Calibri" w:cs="Arial"/>
        </w:rPr>
      </w:pPr>
      <w:r>
        <w:rPr>
          <w:rFonts w:ascii="Calibri" w:hAnsi="Calibri" w:cs="Arial"/>
        </w:rPr>
        <w:tab/>
        <w:t>(3) If meeting Exception 2 to Section 150.2(b)1B (replacing skylights), enter 0.55.</w:t>
      </w:r>
    </w:p>
    <w:p w14:paraId="75EDEB77" w14:textId="77777777" w:rsidR="002F7AD8" w:rsidRDefault="002F7AD8" w:rsidP="000A51C2">
      <w:pPr>
        <w:pStyle w:val="ListParagraph"/>
        <w:rPr>
          <w:rFonts w:ascii="Calibri" w:hAnsi="Calibri" w:cs="Arial"/>
        </w:rPr>
      </w:pPr>
    </w:p>
    <w:p w14:paraId="0DD34071" w14:textId="7EA6D28B" w:rsidR="002A5A16" w:rsidRDefault="002A5A16" w:rsidP="002A5A16">
      <w:pPr>
        <w:pStyle w:val="ListParagraph"/>
        <w:numPr>
          <w:ilvl w:val="0"/>
          <w:numId w:val="7"/>
        </w:numPr>
        <w:rPr>
          <w:rFonts w:ascii="Calibri" w:hAnsi="Calibri" w:cs="Arial"/>
        </w:rPr>
      </w:pPr>
      <w:r>
        <w:rPr>
          <w:rFonts w:ascii="Calibri" w:hAnsi="Calibri" w:cs="Arial"/>
        </w:rPr>
        <w:t>Maximum Allowed SHGC: Maximum SHGC from Package A or Table 150.1-A, Package A. This field will almost always be either 0.25 or N/A, depending on climate zone. N/A means there is no maximum SHGC required in this climate zone. The SHGC will be the area weighted average, CF1R-ENV-02</w:t>
      </w:r>
      <w:r w:rsidR="002F7AD8">
        <w:rPr>
          <w:rFonts w:ascii="Calibri" w:hAnsi="Calibri" w:cs="Arial"/>
        </w:rPr>
        <w:t>-E</w:t>
      </w:r>
      <w:r>
        <w:rPr>
          <w:rFonts w:ascii="Calibri" w:hAnsi="Calibri" w:cs="Arial"/>
        </w:rPr>
        <w:t>, with other higher fenestration windows. For skylights this will be 0.30.</w:t>
      </w:r>
    </w:p>
    <w:p w14:paraId="3B3142F0" w14:textId="77777777" w:rsidR="003D7F9E" w:rsidRDefault="003D7F9E" w:rsidP="000A51C2">
      <w:pPr>
        <w:pStyle w:val="ListParagraph"/>
        <w:rPr>
          <w:rFonts w:ascii="Calibri" w:hAnsi="Calibri" w:cs="Arial"/>
        </w:rPr>
      </w:pPr>
    </w:p>
    <w:p w14:paraId="7D276CE2" w14:textId="77777777" w:rsidR="003D7F9E" w:rsidRDefault="003D7F9E" w:rsidP="003D7F9E">
      <w:pPr>
        <w:pStyle w:val="ListParagraph"/>
        <w:rPr>
          <w:rFonts w:ascii="Calibri" w:hAnsi="Calibri" w:cs="Arial"/>
        </w:rPr>
      </w:pPr>
      <w:r>
        <w:rPr>
          <w:rFonts w:ascii="Calibri" w:hAnsi="Calibri" w:cs="Arial"/>
        </w:rPr>
        <w:t>NOTE:  (1) If meeting Exception 2 to Section 150.2(b)1A (adding ≤ 16 ft</w:t>
      </w:r>
      <w:r>
        <w:rPr>
          <w:rFonts w:ascii="Calibri" w:hAnsi="Calibri" w:cs="Arial"/>
          <w:vertAlign w:val="superscript"/>
        </w:rPr>
        <w:t>2</w:t>
      </w:r>
      <w:r>
        <w:rPr>
          <w:rFonts w:ascii="Calibri" w:hAnsi="Calibri" w:cs="Arial"/>
        </w:rPr>
        <w:t xml:space="preserve"> skylights), enter 0.30.</w:t>
      </w:r>
    </w:p>
    <w:p w14:paraId="6C890EEA" w14:textId="77777777" w:rsidR="003D7F9E" w:rsidRDefault="003D7F9E" w:rsidP="003D7F9E">
      <w:pPr>
        <w:pStyle w:val="ListParagraph"/>
        <w:rPr>
          <w:rFonts w:ascii="Calibri" w:hAnsi="Calibri" w:cs="Arial"/>
        </w:rPr>
      </w:pPr>
      <w:r>
        <w:rPr>
          <w:rFonts w:ascii="Calibri" w:hAnsi="Calibri" w:cs="Arial"/>
        </w:rPr>
        <w:tab/>
        <w:t>(2) If meeting Exception 1 to Section 150.2(b)1B (replacing ≤ 75 ft</w:t>
      </w:r>
      <w:r>
        <w:rPr>
          <w:rFonts w:ascii="Calibri" w:hAnsi="Calibri" w:cs="Arial"/>
          <w:vertAlign w:val="superscript"/>
        </w:rPr>
        <w:t>2</w:t>
      </w:r>
      <w:r>
        <w:rPr>
          <w:rFonts w:ascii="Calibri" w:hAnsi="Calibri" w:cs="Arial"/>
        </w:rPr>
        <w:t xml:space="preserve"> windows), enter 0.35.</w:t>
      </w:r>
    </w:p>
    <w:p w14:paraId="610E07BD" w14:textId="77777777" w:rsidR="003D7F9E" w:rsidRPr="00C50E6E" w:rsidRDefault="003D7F9E" w:rsidP="003D7F9E">
      <w:pPr>
        <w:pStyle w:val="ListParagraph"/>
        <w:rPr>
          <w:rFonts w:ascii="Calibri" w:hAnsi="Calibri" w:cs="Arial"/>
        </w:rPr>
      </w:pPr>
      <w:r>
        <w:rPr>
          <w:rFonts w:ascii="Calibri" w:hAnsi="Calibri" w:cs="Arial"/>
        </w:rPr>
        <w:tab/>
        <w:t>(3) If meeting Exception 2 to Section 150.2(b)1B (replacing skylights), enter 0.30.</w:t>
      </w:r>
    </w:p>
    <w:p w14:paraId="0DE09E59" w14:textId="77777777" w:rsidR="003D7F9E" w:rsidRDefault="003D7F9E" w:rsidP="000A51C2">
      <w:pPr>
        <w:pStyle w:val="ListParagraph"/>
        <w:rPr>
          <w:rFonts w:ascii="Calibri" w:hAnsi="Calibri" w:cs="Arial"/>
        </w:rPr>
      </w:pPr>
    </w:p>
    <w:p w14:paraId="7C5BE585" w14:textId="77777777" w:rsidR="002A5A16" w:rsidRDefault="002A5A16" w:rsidP="002A5A16">
      <w:pPr>
        <w:pStyle w:val="ListParagraph"/>
        <w:numPr>
          <w:ilvl w:val="0"/>
          <w:numId w:val="7"/>
        </w:numPr>
        <w:rPr>
          <w:rFonts w:ascii="Calibri" w:hAnsi="Calibri" w:cs="Arial"/>
        </w:rPr>
      </w:pPr>
      <w:r w:rsidRPr="00C24189">
        <w:rPr>
          <w:rFonts w:ascii="Calibri" w:hAnsi="Calibri" w:cs="Arial"/>
        </w:rPr>
        <w:t>Comments: Note any special location or comment here.</w:t>
      </w:r>
    </w:p>
    <w:p w14:paraId="7B872DCF" w14:textId="77777777" w:rsidR="002A5A16" w:rsidRDefault="002A5A16" w:rsidP="002A5A16">
      <w:pPr>
        <w:pStyle w:val="ListParagraph"/>
        <w:rPr>
          <w:rFonts w:ascii="Calibri" w:hAnsi="Calibri" w:cs="Arial"/>
        </w:rPr>
      </w:pPr>
    </w:p>
    <w:p w14:paraId="0BF547C7" w14:textId="2B9D5DE6" w:rsidR="002A5A16" w:rsidRPr="00C24189" w:rsidRDefault="002A5A16" w:rsidP="002A5A16">
      <w:pPr>
        <w:rPr>
          <w:rFonts w:ascii="Calibri" w:hAnsi="Calibri" w:cs="Arial"/>
          <w:b/>
        </w:rPr>
      </w:pPr>
      <w:r w:rsidRPr="007E187B">
        <w:rPr>
          <w:rFonts w:ascii="Calibri" w:hAnsi="Calibri" w:cs="Arial"/>
          <w:b/>
        </w:rPr>
        <w:t xml:space="preserve">E. </w:t>
      </w:r>
      <w:r w:rsidR="003D7F9E">
        <w:rPr>
          <w:rFonts w:ascii="Calibri" w:hAnsi="Calibri" w:cs="Arial"/>
          <w:b/>
        </w:rPr>
        <w:t>Fenestration/Glazing Proposed Areas and Efficiencies</w:t>
      </w:r>
      <w:r>
        <w:rPr>
          <w:rFonts w:ascii="Calibri" w:hAnsi="Calibri" w:cs="Arial"/>
          <w:b/>
        </w:rPr>
        <w:t xml:space="preserve"> - Add (Section 150.2(b)1A)</w:t>
      </w:r>
    </w:p>
    <w:p w14:paraId="3AF8ABA3" w14:textId="77777777" w:rsidR="002A5A16" w:rsidRDefault="002A5A16" w:rsidP="002A5A16">
      <w:pPr>
        <w:pStyle w:val="ListParagraph"/>
        <w:keepNext/>
        <w:numPr>
          <w:ilvl w:val="0"/>
          <w:numId w:val="12"/>
        </w:numPr>
        <w:contextualSpacing/>
        <w:rPr>
          <w:rFonts w:ascii="Calibri" w:hAnsi="Calibri" w:cs="Arial"/>
        </w:rPr>
      </w:pPr>
      <w:r>
        <w:rPr>
          <w:rFonts w:ascii="Calibri" w:hAnsi="Calibri" w:cs="Arial"/>
        </w:rPr>
        <w:t>Tag/ID: A label (if any) from the plans, such as W1.</w:t>
      </w:r>
    </w:p>
    <w:p w14:paraId="70DD5844" w14:textId="77777777" w:rsidR="002A5A16" w:rsidRDefault="002A5A16" w:rsidP="002A5A16">
      <w:pPr>
        <w:pStyle w:val="ListParagraph"/>
        <w:keepNext/>
        <w:numPr>
          <w:ilvl w:val="0"/>
          <w:numId w:val="12"/>
        </w:numPr>
        <w:contextualSpacing/>
        <w:rPr>
          <w:rFonts w:ascii="Calibri" w:hAnsi="Calibri" w:cs="Arial"/>
        </w:rPr>
      </w:pPr>
      <w:r w:rsidRPr="00C24189">
        <w:rPr>
          <w:rFonts w:ascii="Calibri" w:hAnsi="Calibri" w:cs="Arial"/>
        </w:rPr>
        <w:t xml:space="preserve">Fenestration Type: </w:t>
      </w:r>
      <w:r>
        <w:rPr>
          <w:rFonts w:ascii="Calibri" w:hAnsi="Calibri" w:cs="Arial"/>
        </w:rPr>
        <w:t xml:space="preserve">Indicate the type of fenestration construction e.g., Fixed Window, Operable Window, or Skylight. </w:t>
      </w:r>
    </w:p>
    <w:p w14:paraId="7690108D" w14:textId="77777777" w:rsidR="002A5A16" w:rsidRDefault="002A5A16" w:rsidP="002A5A16">
      <w:pPr>
        <w:pStyle w:val="ListParagraph"/>
        <w:keepNext/>
        <w:rPr>
          <w:rFonts w:ascii="Calibri" w:hAnsi="Calibri" w:cs="Arial"/>
        </w:rPr>
      </w:pPr>
    </w:p>
    <w:p w14:paraId="0FD7E7FD" w14:textId="4F2806E9" w:rsidR="002A5A16" w:rsidRDefault="002A5A16" w:rsidP="000A51C2">
      <w:pPr>
        <w:pStyle w:val="ListParagraph"/>
        <w:keepNext/>
        <w:ind w:left="1890" w:hanging="810"/>
        <w:rPr>
          <w:rFonts w:ascii="Calibri" w:hAnsi="Calibri" w:cs="Arial"/>
        </w:rPr>
      </w:pPr>
      <w:r>
        <w:rPr>
          <w:rFonts w:ascii="Calibri" w:hAnsi="Calibri" w:cs="Arial"/>
        </w:rPr>
        <w:t>NOTE:</w:t>
      </w:r>
      <w:r w:rsidR="00C62B4A">
        <w:rPr>
          <w:rFonts w:ascii="Calibri" w:hAnsi="Calibri" w:cs="Arial"/>
        </w:rPr>
        <w:tab/>
      </w:r>
      <w:r w:rsidRPr="00C24189">
        <w:rPr>
          <w:rFonts w:ascii="Calibri" w:hAnsi="Calibri" w:cs="Arial"/>
        </w:rPr>
        <w:t>Doors with glazing are counted in one of two ways. A door with 50% or more glazing is counted as the entire door area. A door with less than 50% glazing can be counted as the entire door area or can be calculated as the actual glass area with a 2-inch (0.17 ft</w:t>
      </w:r>
      <w:r w:rsidRPr="00C24189">
        <w:rPr>
          <w:rFonts w:ascii="Calibri" w:hAnsi="Calibri" w:cs="Arial"/>
          <w:vertAlign w:val="superscript"/>
        </w:rPr>
        <w:t>2</w:t>
      </w:r>
      <w:r w:rsidRPr="00C24189">
        <w:rPr>
          <w:rFonts w:ascii="Calibri" w:hAnsi="Calibri" w:cs="Arial"/>
        </w:rPr>
        <w:t>) frame all around.</w:t>
      </w:r>
    </w:p>
    <w:p w14:paraId="68EB84A3" w14:textId="77777777" w:rsidR="002A5A16" w:rsidRDefault="002A5A16" w:rsidP="002A5A16">
      <w:pPr>
        <w:pStyle w:val="ListParagraph"/>
        <w:contextualSpacing/>
        <w:rPr>
          <w:rFonts w:ascii="Calibri" w:hAnsi="Calibri" w:cs="Arial"/>
        </w:rPr>
      </w:pPr>
    </w:p>
    <w:p w14:paraId="2E4C561B" w14:textId="77777777" w:rsidR="002A5A16" w:rsidRDefault="002A5A16" w:rsidP="002A5A16">
      <w:pPr>
        <w:pStyle w:val="ListParagraph"/>
        <w:numPr>
          <w:ilvl w:val="0"/>
          <w:numId w:val="12"/>
        </w:numPr>
        <w:contextualSpacing/>
        <w:rPr>
          <w:rFonts w:ascii="Calibri" w:hAnsi="Calibri" w:cs="Arial"/>
        </w:rPr>
      </w:pPr>
      <w:r w:rsidRPr="00C24189">
        <w:rPr>
          <w:rFonts w:ascii="Calibri" w:hAnsi="Calibri" w:cs="Arial"/>
        </w:rPr>
        <w:t>F</w:t>
      </w:r>
      <w:r>
        <w:rPr>
          <w:rFonts w:ascii="Calibri" w:hAnsi="Calibri" w:cs="Arial"/>
        </w:rPr>
        <w:t>r</w:t>
      </w:r>
      <w:r w:rsidRPr="00C24189">
        <w:rPr>
          <w:rFonts w:ascii="Calibri" w:hAnsi="Calibri" w:cs="Arial"/>
        </w:rPr>
        <w:t xml:space="preserve">ame type: </w:t>
      </w:r>
      <w:r>
        <w:rPr>
          <w:rFonts w:ascii="Calibri" w:hAnsi="Calibri" w:cs="Arial"/>
        </w:rPr>
        <w:t>M</w:t>
      </w:r>
      <w:r w:rsidRPr="00C24189">
        <w:rPr>
          <w:rFonts w:ascii="Calibri" w:hAnsi="Calibri" w:cs="Arial"/>
        </w:rPr>
        <w:t>etal, metal thermal break, or non</w:t>
      </w:r>
      <w:r>
        <w:rPr>
          <w:rFonts w:ascii="Calibri" w:hAnsi="Calibri" w:cs="Arial"/>
        </w:rPr>
        <w:t>-metal</w:t>
      </w:r>
      <w:r w:rsidRPr="00C24189">
        <w:rPr>
          <w:rFonts w:ascii="Calibri" w:hAnsi="Calibri" w:cs="Arial"/>
        </w:rPr>
        <w:t>.</w:t>
      </w:r>
    </w:p>
    <w:p w14:paraId="41900B12" w14:textId="77777777" w:rsidR="002A5A16" w:rsidRPr="00945952" w:rsidRDefault="002A5A16" w:rsidP="002A5A16">
      <w:pPr>
        <w:pStyle w:val="ListParagraph"/>
        <w:numPr>
          <w:ilvl w:val="0"/>
          <w:numId w:val="12"/>
        </w:numPr>
        <w:contextualSpacing/>
        <w:rPr>
          <w:rFonts w:ascii="Calibri" w:hAnsi="Calibri" w:cs="Arial"/>
        </w:rPr>
      </w:pPr>
      <w:r w:rsidRPr="009714D3">
        <w:rPr>
          <w:rFonts w:asciiTheme="minorHAnsi" w:hAnsiTheme="minorHAnsi"/>
        </w:rPr>
        <w:t>Dynamic Glazing: Indicated if the fenestration has integrated shading devi</w:t>
      </w:r>
      <w:r>
        <w:rPr>
          <w:rFonts w:asciiTheme="minorHAnsi" w:hAnsiTheme="minorHAnsi"/>
        </w:rPr>
        <w:t>c</w:t>
      </w:r>
      <w:r w:rsidRPr="009714D3">
        <w:rPr>
          <w:rFonts w:asciiTheme="minorHAnsi" w:hAnsiTheme="minorHAnsi"/>
        </w:rPr>
        <w:t xml:space="preserve">e, chromogenic glazing or none for no dynamic </w:t>
      </w:r>
      <w:r>
        <w:rPr>
          <w:rFonts w:asciiTheme="minorHAnsi" w:hAnsiTheme="minorHAnsi"/>
        </w:rPr>
        <w:t>g</w:t>
      </w:r>
      <w:r w:rsidRPr="009714D3">
        <w:rPr>
          <w:rFonts w:asciiTheme="minorHAnsi" w:hAnsiTheme="minorHAnsi"/>
        </w:rPr>
        <w:t>lazing.</w:t>
      </w:r>
      <w:r>
        <w:rPr>
          <w:rFonts w:ascii="Calibri" w:hAnsi="Calibri" w:cs="Arial"/>
        </w:rPr>
        <w:t xml:space="preserve"> Chromogenic glazing shall be considered separately from other fenestration types. </w:t>
      </w:r>
    </w:p>
    <w:p w14:paraId="4E059365" w14:textId="77777777" w:rsidR="002A5A16" w:rsidRPr="00C24189" w:rsidRDefault="002A5A16" w:rsidP="002A5A16">
      <w:pPr>
        <w:pStyle w:val="ListParagraph"/>
        <w:numPr>
          <w:ilvl w:val="0"/>
          <w:numId w:val="12"/>
        </w:numPr>
        <w:contextualSpacing/>
        <w:rPr>
          <w:rFonts w:ascii="Calibri" w:hAnsi="Calibri" w:cs="Arial"/>
        </w:rPr>
      </w:pPr>
      <w:r w:rsidRPr="00C24189">
        <w:rPr>
          <w:rFonts w:ascii="Calibri" w:hAnsi="Calibri" w:cs="Arial"/>
        </w:rPr>
        <w:t>Orientation (North, East, South, West)</w:t>
      </w:r>
      <w:r>
        <w:rPr>
          <w:rFonts w:ascii="Calibri" w:hAnsi="Calibri" w:cs="Arial"/>
        </w:rPr>
        <w:t>:</w:t>
      </w:r>
      <w:r w:rsidRPr="00C24189">
        <w:rPr>
          <w:rFonts w:ascii="Calibri" w:hAnsi="Calibri" w:cs="Arial"/>
        </w:rPr>
        <w:t xml:space="preserve"> The definitions in the Energy Efficiency Standards i</w:t>
      </w:r>
      <w:r>
        <w:rPr>
          <w:rFonts w:ascii="Calibri" w:hAnsi="Calibri" w:cs="Arial"/>
        </w:rPr>
        <w:t xml:space="preserve">nclude these specific details - </w:t>
      </w:r>
    </w:p>
    <w:p w14:paraId="46F46C12" w14:textId="77777777" w:rsidR="002A5A16" w:rsidRPr="00C24189" w:rsidRDefault="002A5A16" w:rsidP="002A5A16">
      <w:pPr>
        <w:numPr>
          <w:ilvl w:val="0"/>
          <w:numId w:val="29"/>
        </w:numPr>
        <w:rPr>
          <w:rFonts w:ascii="Calibri" w:hAnsi="Calibri" w:cs="Arial"/>
        </w:rPr>
      </w:pPr>
      <w:r w:rsidRPr="00C24189">
        <w:rPr>
          <w:rFonts w:ascii="Calibri" w:hAnsi="Calibri" w:cs="Arial"/>
        </w:rPr>
        <w:t xml:space="preserve">North is oriented to within 45 degrees of true north, including 45 degrees east of north; </w:t>
      </w:r>
    </w:p>
    <w:p w14:paraId="29E2DB56" w14:textId="77777777" w:rsidR="002A5A16" w:rsidRPr="00C24189" w:rsidRDefault="002A5A16" w:rsidP="002A5A16">
      <w:pPr>
        <w:numPr>
          <w:ilvl w:val="0"/>
          <w:numId w:val="29"/>
        </w:numPr>
        <w:rPr>
          <w:rFonts w:ascii="Calibri" w:hAnsi="Calibri" w:cs="Arial"/>
        </w:rPr>
      </w:pPr>
      <w:r w:rsidRPr="00C24189">
        <w:rPr>
          <w:rFonts w:ascii="Calibri" w:hAnsi="Calibri" w:cs="Arial"/>
        </w:rPr>
        <w:t xml:space="preserve">East is oriented to within 45 degrees of true east, including 45 degrees south of east; </w:t>
      </w:r>
    </w:p>
    <w:p w14:paraId="7F054230" w14:textId="77777777" w:rsidR="002A5A16" w:rsidRPr="00C24189" w:rsidRDefault="002A5A16" w:rsidP="002A5A16">
      <w:pPr>
        <w:numPr>
          <w:ilvl w:val="0"/>
          <w:numId w:val="29"/>
        </w:numPr>
        <w:rPr>
          <w:rFonts w:ascii="Calibri" w:hAnsi="Calibri" w:cs="Arial"/>
        </w:rPr>
      </w:pPr>
      <w:r w:rsidRPr="00C24189">
        <w:rPr>
          <w:rFonts w:ascii="Calibri" w:hAnsi="Calibri" w:cs="Arial"/>
        </w:rPr>
        <w:t xml:space="preserve">South is oriented to within 45 degrees of true south, including 45 degrees west of south; </w:t>
      </w:r>
    </w:p>
    <w:p w14:paraId="07C92460" w14:textId="77777777" w:rsidR="002A5A16" w:rsidRPr="00C24189" w:rsidRDefault="002A5A16" w:rsidP="002A5A16">
      <w:pPr>
        <w:numPr>
          <w:ilvl w:val="0"/>
          <w:numId w:val="29"/>
        </w:numPr>
        <w:rPr>
          <w:rFonts w:ascii="Calibri" w:hAnsi="Calibri" w:cs="Arial"/>
        </w:rPr>
      </w:pPr>
      <w:r w:rsidRPr="00C24189">
        <w:rPr>
          <w:rFonts w:ascii="Calibri" w:hAnsi="Calibri" w:cs="Arial"/>
        </w:rPr>
        <w:t xml:space="preserve">West is oriented to within 45 degrees of true west, including 45 degrees </w:t>
      </w:r>
      <w:r>
        <w:rPr>
          <w:rFonts w:ascii="Calibri" w:hAnsi="Calibri" w:cs="Arial"/>
        </w:rPr>
        <w:t>north</w:t>
      </w:r>
      <w:r w:rsidRPr="00C24189">
        <w:rPr>
          <w:rFonts w:ascii="Calibri" w:hAnsi="Calibri" w:cs="Arial"/>
        </w:rPr>
        <w:t xml:space="preserve"> of west. </w:t>
      </w:r>
    </w:p>
    <w:p w14:paraId="4A8530CB" w14:textId="77777777" w:rsidR="002A5A16" w:rsidRPr="00C24189" w:rsidRDefault="002A5A16" w:rsidP="002A5A16">
      <w:pPr>
        <w:pStyle w:val="ListParagraph"/>
        <w:contextualSpacing/>
        <w:rPr>
          <w:rFonts w:ascii="Calibri" w:hAnsi="Calibri" w:cs="Arial"/>
        </w:rPr>
      </w:pPr>
    </w:p>
    <w:p w14:paraId="72ADC53E" w14:textId="4D9E07FD" w:rsidR="002A5A16" w:rsidRPr="00C24189" w:rsidRDefault="002A5A16" w:rsidP="000A51C2">
      <w:pPr>
        <w:pStyle w:val="ListParagraph"/>
        <w:ind w:left="1890" w:hanging="810"/>
        <w:contextualSpacing/>
        <w:rPr>
          <w:rFonts w:ascii="Calibri" w:hAnsi="Calibri" w:cs="Arial"/>
        </w:rPr>
      </w:pPr>
      <w:r>
        <w:rPr>
          <w:rFonts w:ascii="Calibri" w:hAnsi="Calibri" w:cs="Arial"/>
        </w:rPr>
        <w:t>NOTE:</w:t>
      </w:r>
      <w:r w:rsidR="00C62B4A">
        <w:rPr>
          <w:rFonts w:ascii="Calibri" w:hAnsi="Calibri" w:cs="Arial"/>
        </w:rPr>
        <w:tab/>
      </w:r>
      <w:r w:rsidRPr="00C24189">
        <w:rPr>
          <w:rFonts w:ascii="Calibri" w:hAnsi="Calibri" w:cs="Arial"/>
        </w:rPr>
        <w:t>Skylights in a roof pitch greater than 1:12 can be included as facing the same orientation as that portion of the roof angle. If the skylight is in a roof with a pitch less than 1:12, the skylight is assumed to face west.</w:t>
      </w:r>
    </w:p>
    <w:p w14:paraId="0F74D223" w14:textId="77777777" w:rsidR="002A5A16" w:rsidRPr="00C24189" w:rsidRDefault="002A5A16" w:rsidP="002A5A16">
      <w:pPr>
        <w:pStyle w:val="ListParagraph"/>
        <w:contextualSpacing/>
        <w:rPr>
          <w:rFonts w:ascii="Calibri" w:hAnsi="Calibri" w:cs="Arial"/>
        </w:rPr>
      </w:pPr>
    </w:p>
    <w:p w14:paraId="0FAE50E0" w14:textId="77777777" w:rsidR="002A5A16" w:rsidRDefault="002A5A16" w:rsidP="002A5A16">
      <w:pPr>
        <w:pStyle w:val="ListParagraph"/>
        <w:numPr>
          <w:ilvl w:val="0"/>
          <w:numId w:val="12"/>
        </w:numPr>
        <w:contextualSpacing/>
        <w:rPr>
          <w:rFonts w:ascii="Calibri" w:hAnsi="Calibri" w:cs="Arial"/>
        </w:rPr>
      </w:pPr>
      <w:r>
        <w:rPr>
          <w:rFonts w:ascii="Calibri" w:hAnsi="Calibri" w:cs="Arial"/>
        </w:rPr>
        <w:t>Number of Panes: Indicate the number of panes for each Tag/ID; is it single, double, or triple pane window?</w:t>
      </w:r>
    </w:p>
    <w:p w14:paraId="2D6151C8" w14:textId="77777777" w:rsidR="002A5A16" w:rsidRDefault="002A5A16" w:rsidP="002A5A16">
      <w:pPr>
        <w:pStyle w:val="ListParagraph"/>
        <w:numPr>
          <w:ilvl w:val="0"/>
          <w:numId w:val="12"/>
        </w:numPr>
        <w:contextualSpacing/>
        <w:rPr>
          <w:rFonts w:ascii="Calibri" w:hAnsi="Calibri" w:cs="Arial"/>
        </w:rPr>
      </w:pPr>
      <w:r>
        <w:rPr>
          <w:rFonts w:ascii="Calibri" w:hAnsi="Calibri" w:cs="Arial"/>
        </w:rPr>
        <w:t>Proposed Fenestration Area (ft</w:t>
      </w:r>
      <w:r w:rsidRPr="009714D3">
        <w:rPr>
          <w:rFonts w:ascii="Calibri" w:hAnsi="Calibri" w:cs="Arial"/>
          <w:vertAlign w:val="superscript"/>
        </w:rPr>
        <w:t>2</w:t>
      </w:r>
      <w:r>
        <w:rPr>
          <w:rFonts w:ascii="Calibri" w:hAnsi="Calibri" w:cs="Arial"/>
        </w:rPr>
        <w:t>): Indicate the area (in square feet) of each exterior fenestration type, excluding west-facing fenestration.</w:t>
      </w:r>
    </w:p>
    <w:p w14:paraId="098B262C" w14:textId="77777777" w:rsidR="002A5A16" w:rsidRDefault="002A5A16" w:rsidP="002A5A16">
      <w:pPr>
        <w:pStyle w:val="ListParagraph"/>
        <w:numPr>
          <w:ilvl w:val="0"/>
          <w:numId w:val="12"/>
        </w:numPr>
        <w:rPr>
          <w:rFonts w:ascii="Calibri" w:hAnsi="Calibri" w:cs="Arial"/>
        </w:rPr>
      </w:pPr>
      <w:r>
        <w:rPr>
          <w:rFonts w:ascii="Calibri" w:hAnsi="Calibri" w:cs="Arial"/>
        </w:rPr>
        <w:t>Proposed West Facing Fenestration Area (ft</w:t>
      </w:r>
      <w:r w:rsidRPr="009714D3">
        <w:rPr>
          <w:rFonts w:ascii="Calibri" w:hAnsi="Calibri" w:cs="Arial"/>
          <w:vertAlign w:val="superscript"/>
        </w:rPr>
        <w:t>2</w:t>
      </w:r>
      <w:r>
        <w:rPr>
          <w:rFonts w:ascii="Calibri" w:hAnsi="Calibri" w:cs="Arial"/>
        </w:rPr>
        <w:t>): In climate zones 2, 4, 6-16, indicate the area (in square feet) of each exterior west-facing fenestration type separately.</w:t>
      </w:r>
    </w:p>
    <w:p w14:paraId="3A442885" w14:textId="77777777" w:rsidR="002A5A16" w:rsidRDefault="002A5A16" w:rsidP="002A5A16">
      <w:pPr>
        <w:pStyle w:val="ListParagraph"/>
        <w:rPr>
          <w:rFonts w:ascii="Calibri" w:hAnsi="Calibri" w:cs="Arial"/>
        </w:rPr>
      </w:pPr>
    </w:p>
    <w:p w14:paraId="63D35B8B" w14:textId="42A54B9A" w:rsidR="002A5A16" w:rsidRDefault="002A5A16" w:rsidP="000A51C2">
      <w:pPr>
        <w:pStyle w:val="ListParagraph"/>
        <w:ind w:left="1890" w:hanging="810"/>
        <w:rPr>
          <w:rFonts w:ascii="Calibri" w:hAnsi="Calibri" w:cs="Arial"/>
        </w:rPr>
      </w:pPr>
      <w:r>
        <w:rPr>
          <w:rFonts w:ascii="Calibri" w:hAnsi="Calibri" w:cs="Arial"/>
        </w:rPr>
        <w:t>NOTE:</w:t>
      </w:r>
      <w:r w:rsidR="00C62B4A">
        <w:rPr>
          <w:rFonts w:ascii="Calibri" w:hAnsi="Calibri" w:cs="Arial"/>
        </w:rPr>
        <w:tab/>
      </w:r>
      <w:r>
        <w:rPr>
          <w:rFonts w:ascii="Calibri" w:hAnsi="Calibri" w:cs="Arial"/>
        </w:rPr>
        <w:t>Skylights installed in a roof with pitch less than 1:12 are considered to face west.</w:t>
      </w:r>
    </w:p>
    <w:p w14:paraId="3E6BCC8C" w14:textId="77777777" w:rsidR="002A5A16" w:rsidRDefault="002A5A16" w:rsidP="002A5A16">
      <w:pPr>
        <w:pStyle w:val="ListParagraph"/>
      </w:pPr>
    </w:p>
    <w:p w14:paraId="4892E3A9" w14:textId="1E75C238" w:rsidR="002A5A16" w:rsidRDefault="002A5A16" w:rsidP="002A5A16">
      <w:pPr>
        <w:pStyle w:val="ListParagraph"/>
        <w:numPr>
          <w:ilvl w:val="0"/>
          <w:numId w:val="12"/>
        </w:numPr>
        <w:contextualSpacing/>
        <w:rPr>
          <w:rFonts w:ascii="Calibri" w:hAnsi="Calibri" w:cs="Arial"/>
        </w:rPr>
      </w:pPr>
      <w:r w:rsidRPr="00C24189">
        <w:rPr>
          <w:rFonts w:ascii="Calibri" w:hAnsi="Calibri" w:cs="Arial"/>
        </w:rPr>
        <w:t>U-factor: Enter (a) the NFRC U-factor based on the proposed brand and type of fenestration using National Fenestration Rating Council (</w:t>
      </w:r>
      <w:hyperlink r:id="rId13" w:history="1">
        <w:r w:rsidR="00F229FE" w:rsidRPr="000A51C2">
          <w:rPr>
            <w:rStyle w:val="Hyperlink"/>
            <w:rFonts w:ascii="Calibri" w:hAnsi="Calibri" w:cs="Arial"/>
          </w:rPr>
          <w:t>www.nfrc.org</w:t>
        </w:r>
      </w:hyperlink>
      <w:r w:rsidRPr="00C24189">
        <w:rPr>
          <w:rFonts w:ascii="Calibri" w:hAnsi="Calibri" w:cs="Arial"/>
        </w:rPr>
        <w:t>) certified values, (b) the default value from Table 110.6-A</w:t>
      </w:r>
      <w:r>
        <w:rPr>
          <w:rFonts w:ascii="Calibri" w:hAnsi="Calibri" w:cs="Arial"/>
        </w:rPr>
        <w:t xml:space="preserve"> or Equation NA6-1</w:t>
      </w:r>
      <w:r w:rsidRPr="00C24189">
        <w:rPr>
          <w:rFonts w:ascii="Calibri" w:hAnsi="Calibri" w:cs="Arial"/>
        </w:rPr>
        <w:t xml:space="preserve">, or (c) </w:t>
      </w:r>
      <w:r>
        <w:rPr>
          <w:rFonts w:ascii="Calibri" w:hAnsi="Calibri" w:cs="Arial"/>
        </w:rPr>
        <w:t>the weighted average U-factor calculated on form CF1R-ENV-02</w:t>
      </w:r>
      <w:r w:rsidR="00C62B4A">
        <w:rPr>
          <w:rFonts w:ascii="Calibri" w:hAnsi="Calibri" w:cs="Arial"/>
        </w:rPr>
        <w:t>-E</w:t>
      </w:r>
      <w:r>
        <w:rPr>
          <w:rFonts w:ascii="Calibri" w:hAnsi="Calibri" w:cs="Arial"/>
        </w:rPr>
        <w:t>.</w:t>
      </w:r>
    </w:p>
    <w:p w14:paraId="4634AB34" w14:textId="77777777" w:rsidR="002A5A16" w:rsidRDefault="002A5A16" w:rsidP="002A5A16">
      <w:pPr>
        <w:pStyle w:val="ListParagraph"/>
        <w:contextualSpacing/>
        <w:rPr>
          <w:rFonts w:ascii="Calibri" w:hAnsi="Calibri" w:cs="Arial"/>
        </w:rPr>
      </w:pPr>
    </w:p>
    <w:p w14:paraId="6D98B770" w14:textId="77777777" w:rsidR="002A5A16" w:rsidRDefault="002A5A16" w:rsidP="002A5A16">
      <w:pPr>
        <w:pStyle w:val="ListParagraph"/>
        <w:contextualSpacing/>
        <w:rPr>
          <w:rFonts w:ascii="Calibri" w:hAnsi="Calibri" w:cs="Arial"/>
        </w:rPr>
      </w:pPr>
      <w:r w:rsidRPr="00C24189">
        <w:rPr>
          <w:rFonts w:ascii="Calibri" w:hAnsi="Calibri" w:cs="Arial"/>
        </w:rPr>
        <w:t>For the exceptions, up to 3 ft</w:t>
      </w:r>
      <w:r w:rsidRPr="00C24189">
        <w:rPr>
          <w:rFonts w:ascii="Calibri" w:hAnsi="Calibri" w:cs="Arial"/>
          <w:vertAlign w:val="superscript"/>
        </w:rPr>
        <w:t>2</w:t>
      </w:r>
      <w:r w:rsidRPr="00C24189">
        <w:rPr>
          <w:rFonts w:ascii="Calibri" w:hAnsi="Calibri" w:cs="Arial"/>
        </w:rPr>
        <w:t xml:space="preserve"> of tubular skylights and up to 3 ft</w:t>
      </w:r>
      <w:r w:rsidRPr="00C24189">
        <w:rPr>
          <w:rFonts w:ascii="Calibri" w:hAnsi="Calibri" w:cs="Arial"/>
          <w:vertAlign w:val="superscript"/>
        </w:rPr>
        <w:t>2</w:t>
      </w:r>
      <w:r w:rsidRPr="00C24189">
        <w:rPr>
          <w:rFonts w:ascii="Calibri" w:hAnsi="Calibri" w:cs="Arial"/>
        </w:rPr>
        <w:t xml:space="preserve"> of glazing in a door enter N/A, and for up to 16 ft</w:t>
      </w:r>
      <w:r w:rsidRPr="00C24189">
        <w:rPr>
          <w:rFonts w:ascii="Calibri" w:hAnsi="Calibri" w:cs="Arial"/>
          <w:vertAlign w:val="superscript"/>
        </w:rPr>
        <w:t>2</w:t>
      </w:r>
      <w:r w:rsidRPr="00C24189">
        <w:rPr>
          <w:rFonts w:ascii="Calibri" w:hAnsi="Calibri" w:cs="Arial"/>
        </w:rPr>
        <w:t xml:space="preserve"> of skylight, enter 0.55. If any products (other than the exceptions) have a higher U-factor than 0.32, first complete a</w:t>
      </w:r>
      <w:r>
        <w:rPr>
          <w:rFonts w:ascii="Calibri" w:hAnsi="Calibri" w:cs="Arial"/>
        </w:rPr>
        <w:t xml:space="preserve"> form CF1R-ENV</w:t>
      </w:r>
      <w:r w:rsidRPr="00C24189">
        <w:rPr>
          <w:rFonts w:ascii="Calibri" w:hAnsi="Calibri" w:cs="Arial"/>
        </w:rPr>
        <w:t xml:space="preserve">-02 to calculate </w:t>
      </w:r>
      <w:r>
        <w:rPr>
          <w:rFonts w:ascii="Calibri" w:hAnsi="Calibri" w:cs="Arial"/>
        </w:rPr>
        <w:t>the</w:t>
      </w:r>
      <w:r w:rsidRPr="00C24189">
        <w:rPr>
          <w:rFonts w:ascii="Calibri" w:hAnsi="Calibri" w:cs="Arial"/>
        </w:rPr>
        <w:t xml:space="preserve"> </w:t>
      </w:r>
      <w:r>
        <w:rPr>
          <w:rFonts w:ascii="Calibri" w:hAnsi="Calibri" w:cs="Arial"/>
        </w:rPr>
        <w:t>area-</w:t>
      </w:r>
      <w:r w:rsidRPr="00C24189">
        <w:rPr>
          <w:rFonts w:ascii="Calibri" w:hAnsi="Calibri" w:cs="Arial"/>
        </w:rPr>
        <w:t>weighted avera</w:t>
      </w:r>
      <w:r>
        <w:rPr>
          <w:rFonts w:ascii="Calibri" w:hAnsi="Calibri" w:cs="Arial"/>
        </w:rPr>
        <w:t>ge U-factor and attach it to this</w:t>
      </w:r>
      <w:r w:rsidRPr="00C24189">
        <w:rPr>
          <w:rFonts w:ascii="Calibri" w:hAnsi="Calibri" w:cs="Arial"/>
        </w:rPr>
        <w:t xml:space="preserve"> </w:t>
      </w:r>
      <w:r>
        <w:rPr>
          <w:rFonts w:ascii="Calibri" w:hAnsi="Calibri" w:cs="Arial"/>
        </w:rPr>
        <w:t>CF1R</w:t>
      </w:r>
      <w:r w:rsidRPr="00C24189">
        <w:rPr>
          <w:rFonts w:ascii="Calibri" w:hAnsi="Calibri" w:cs="Arial"/>
        </w:rPr>
        <w:t>.</w:t>
      </w:r>
    </w:p>
    <w:p w14:paraId="16C243D1" w14:textId="77777777" w:rsidR="002A5A16" w:rsidRPr="00C24189" w:rsidRDefault="002A5A16" w:rsidP="002A5A16">
      <w:pPr>
        <w:pStyle w:val="ListParagraph"/>
        <w:contextualSpacing/>
        <w:rPr>
          <w:rFonts w:ascii="Calibri" w:hAnsi="Calibri" w:cs="Arial"/>
        </w:rPr>
      </w:pPr>
    </w:p>
    <w:p w14:paraId="35B073A1" w14:textId="3C4F3FA1" w:rsidR="002A5A16" w:rsidRPr="00C24189" w:rsidRDefault="002A5A16" w:rsidP="002A5A16">
      <w:pPr>
        <w:tabs>
          <w:tab w:val="left" w:pos="1800"/>
        </w:tabs>
        <w:ind w:left="1800" w:hanging="720"/>
        <w:rPr>
          <w:rFonts w:ascii="Calibri" w:hAnsi="Calibri" w:cs="Arial"/>
        </w:rPr>
      </w:pPr>
      <w:r w:rsidRPr="00C24189">
        <w:rPr>
          <w:rFonts w:ascii="Calibri" w:hAnsi="Calibri" w:cs="Arial"/>
        </w:rPr>
        <w:t xml:space="preserve">NOTE: </w:t>
      </w:r>
      <w:r w:rsidRPr="00C24189">
        <w:rPr>
          <w:rFonts w:ascii="Calibri" w:hAnsi="Calibri" w:cs="Arial"/>
        </w:rPr>
        <w:tab/>
        <w:t xml:space="preserve">Dynamic glazing is a glazing system that changes its performance U-factor and SHGC based on the physical environment. Dynamic glazing includes chromogenic glazing or integrated shading systems (this does not include internally or externally mounted shading devices). If using dynamic glazing, use the lowest tested U-factor and SHGC in Columns </w:t>
      </w:r>
      <w:ins w:id="47" w:author="Shewmaker, Michael@Energy" w:date="2017-02-27T13:34:00Z">
        <w:r w:rsidR="00D24BF2">
          <w:rPr>
            <w:rFonts w:ascii="Calibri" w:hAnsi="Calibri" w:cs="Arial"/>
          </w:rPr>
          <w:t>9</w:t>
        </w:r>
      </w:ins>
      <w:del w:id="48" w:author="Shewmaker, Michael@Energy" w:date="2017-02-27T13:34:00Z">
        <w:r w:rsidRPr="00C24189" w:rsidDel="00D24BF2">
          <w:rPr>
            <w:rFonts w:ascii="Calibri" w:hAnsi="Calibri" w:cs="Arial"/>
          </w:rPr>
          <w:delText>8</w:delText>
        </w:r>
      </w:del>
      <w:r w:rsidRPr="00C24189">
        <w:rPr>
          <w:rFonts w:ascii="Calibri" w:hAnsi="Calibri" w:cs="Arial"/>
        </w:rPr>
        <w:t xml:space="preserve"> and 11. </w:t>
      </w:r>
    </w:p>
    <w:p w14:paraId="4D50C500" w14:textId="77777777" w:rsidR="002A5A16" w:rsidRPr="00C24189" w:rsidRDefault="002A5A16" w:rsidP="002A5A16">
      <w:pPr>
        <w:tabs>
          <w:tab w:val="left" w:pos="1800"/>
        </w:tabs>
        <w:ind w:left="1800" w:hanging="720"/>
        <w:rPr>
          <w:rFonts w:ascii="Calibri" w:hAnsi="Calibri" w:cs="Arial"/>
        </w:rPr>
      </w:pPr>
    </w:p>
    <w:p w14:paraId="2EA25EDA" w14:textId="77777777" w:rsidR="002A5A16" w:rsidRDefault="002A5A16" w:rsidP="002A5A16">
      <w:pPr>
        <w:pStyle w:val="ListParagraph"/>
        <w:numPr>
          <w:ilvl w:val="0"/>
          <w:numId w:val="12"/>
        </w:numPr>
        <w:contextualSpacing/>
        <w:rPr>
          <w:rFonts w:ascii="Calibri" w:hAnsi="Calibri" w:cs="Arial"/>
        </w:rPr>
      </w:pPr>
      <w:r w:rsidRPr="00C24189">
        <w:rPr>
          <w:rFonts w:ascii="Calibri" w:hAnsi="Calibri" w:cs="Arial"/>
        </w:rPr>
        <w:t xml:space="preserve">Source: NFRC, </w:t>
      </w:r>
      <w:r>
        <w:rPr>
          <w:rFonts w:ascii="Calibri" w:hAnsi="Calibri" w:cs="Arial"/>
        </w:rPr>
        <w:t>Table 110.6-A</w:t>
      </w:r>
      <w:del w:id="49" w:author="Shewmaker, Michael@Energy" w:date="2017-02-27T13:34:00Z">
        <w:r w:rsidDel="00D24BF2">
          <w:rPr>
            <w:rFonts w:ascii="Calibri" w:hAnsi="Calibri" w:cs="Arial"/>
          </w:rPr>
          <w:delText xml:space="preserve"> and 110.6-B</w:delText>
        </w:r>
      </w:del>
      <w:r>
        <w:rPr>
          <w:rFonts w:ascii="Calibri" w:hAnsi="Calibri" w:cs="Arial"/>
        </w:rPr>
        <w:t>, or Equations NA6-1</w:t>
      </w:r>
      <w:del w:id="50" w:author="Shewmaker, Michael@Energy" w:date="2017-02-27T13:34:00Z">
        <w:r w:rsidDel="00D24BF2">
          <w:rPr>
            <w:rFonts w:ascii="Calibri" w:hAnsi="Calibri" w:cs="Arial"/>
          </w:rPr>
          <w:delText xml:space="preserve"> and NA6-2</w:delText>
        </w:r>
      </w:del>
      <w:r w:rsidRPr="00C24189">
        <w:rPr>
          <w:rFonts w:ascii="Calibri" w:hAnsi="Calibri" w:cs="Arial"/>
        </w:rPr>
        <w:t>. The source of the U-factor data for the fenestration product.</w:t>
      </w:r>
    </w:p>
    <w:p w14:paraId="261DA079" w14:textId="77777777" w:rsidR="002A5A16" w:rsidRDefault="002A5A16" w:rsidP="002A5A16">
      <w:pPr>
        <w:pStyle w:val="ListParagraph"/>
        <w:numPr>
          <w:ilvl w:val="0"/>
          <w:numId w:val="12"/>
        </w:numPr>
        <w:contextualSpacing/>
        <w:rPr>
          <w:rFonts w:ascii="Calibri" w:hAnsi="Calibri" w:cs="Arial"/>
        </w:rPr>
      </w:pPr>
      <w:r>
        <w:rPr>
          <w:rFonts w:ascii="Calibri" w:hAnsi="Calibri" w:cs="Arial"/>
        </w:rPr>
        <w:t>SHGC: In climate zones 2, 4, 6-16 enter the SHGC from (a) NFRC-rated certification information, or (b) default value from Table 110.6-B or Equation NA6-2, or (c) the weighted average SHGC calculated on form CF1R-ENV-02.</w:t>
      </w:r>
    </w:p>
    <w:p w14:paraId="59A1FC2D" w14:textId="77777777" w:rsidR="002A5A16" w:rsidRDefault="002A5A16" w:rsidP="002A5A16">
      <w:pPr>
        <w:ind w:left="720"/>
        <w:contextualSpacing/>
        <w:rPr>
          <w:rFonts w:ascii="Calibri" w:hAnsi="Calibri" w:cs="Arial"/>
        </w:rPr>
      </w:pPr>
    </w:p>
    <w:p w14:paraId="3654295C" w14:textId="77777777" w:rsidR="002A5A16" w:rsidRDefault="002A5A16" w:rsidP="002A5A16">
      <w:pPr>
        <w:ind w:left="720"/>
        <w:contextualSpacing/>
        <w:rPr>
          <w:rFonts w:ascii="Calibri" w:hAnsi="Calibri" w:cs="Arial"/>
        </w:rPr>
      </w:pPr>
      <w:r>
        <w:rPr>
          <w:rFonts w:ascii="Calibri" w:hAnsi="Calibri" w:cs="Arial"/>
        </w:rPr>
        <w:t>For the exceptions – up to 3ft</w:t>
      </w:r>
      <w:r>
        <w:rPr>
          <w:rFonts w:ascii="Calibri" w:hAnsi="Calibri" w:cs="Arial"/>
          <w:vertAlign w:val="superscript"/>
        </w:rPr>
        <w:t>2</w:t>
      </w:r>
      <w:r>
        <w:rPr>
          <w:rFonts w:ascii="Calibri" w:hAnsi="Calibri" w:cs="Arial"/>
        </w:rPr>
        <w:t xml:space="preserve"> of tubular skylights and up to 3ft</w:t>
      </w:r>
      <w:r>
        <w:rPr>
          <w:rFonts w:ascii="Calibri" w:hAnsi="Calibri" w:cs="Arial"/>
          <w:vertAlign w:val="superscript"/>
        </w:rPr>
        <w:t>2</w:t>
      </w:r>
      <w:r>
        <w:rPr>
          <w:rFonts w:ascii="Calibri" w:hAnsi="Calibri" w:cs="Arial"/>
        </w:rPr>
        <w:t xml:space="preserve"> of glazing in a door, enter N/A; up to 16ft</w:t>
      </w:r>
      <w:r>
        <w:rPr>
          <w:rFonts w:ascii="Calibri" w:hAnsi="Calibri" w:cs="Arial"/>
          <w:vertAlign w:val="superscript"/>
        </w:rPr>
        <w:t>2</w:t>
      </w:r>
      <w:r>
        <w:rPr>
          <w:rFonts w:ascii="Calibri" w:hAnsi="Calibri" w:cs="Arial"/>
        </w:rPr>
        <w:t xml:space="preserve"> of skylight, enter 0.30. If any products (other than the exceptions) have a higher SHGC than required by Package A, first complete a form CF1R-ENV-02 to calculate the area-weighted average SHGC and attach it to this CF1R.</w:t>
      </w:r>
    </w:p>
    <w:p w14:paraId="55C36E2F" w14:textId="77777777" w:rsidR="002A5A16" w:rsidRPr="009714D3" w:rsidRDefault="002A5A16" w:rsidP="002A5A16">
      <w:pPr>
        <w:contextualSpacing/>
        <w:rPr>
          <w:rFonts w:ascii="Calibri" w:hAnsi="Calibri" w:cs="Arial"/>
        </w:rPr>
      </w:pPr>
    </w:p>
    <w:p w14:paraId="4566F104" w14:textId="77777777" w:rsidR="002A5A16" w:rsidRPr="00C24189" w:rsidRDefault="002A5A16" w:rsidP="002A5A16">
      <w:pPr>
        <w:pStyle w:val="ListParagraph"/>
        <w:numPr>
          <w:ilvl w:val="0"/>
          <w:numId w:val="12"/>
        </w:numPr>
        <w:contextualSpacing/>
        <w:rPr>
          <w:rFonts w:ascii="Calibri" w:hAnsi="Calibri" w:cs="Arial"/>
        </w:rPr>
      </w:pPr>
      <w:r w:rsidRPr="00C24189">
        <w:rPr>
          <w:rFonts w:ascii="Calibri" w:hAnsi="Calibri" w:cs="Arial"/>
        </w:rPr>
        <w:t xml:space="preserve">Source: NFRC, </w:t>
      </w:r>
      <w:r>
        <w:rPr>
          <w:rFonts w:ascii="Calibri" w:hAnsi="Calibri" w:cs="Arial"/>
        </w:rPr>
        <w:t xml:space="preserve">Table </w:t>
      </w:r>
      <w:del w:id="51" w:author="Shewmaker, Michael@Energy" w:date="2017-02-27T13:34:00Z">
        <w:r w:rsidDel="00D24BF2">
          <w:rPr>
            <w:rFonts w:ascii="Calibri" w:hAnsi="Calibri" w:cs="Arial"/>
          </w:rPr>
          <w:delText xml:space="preserve">110.6-A and </w:delText>
        </w:r>
      </w:del>
      <w:r>
        <w:rPr>
          <w:rFonts w:ascii="Calibri" w:hAnsi="Calibri" w:cs="Arial"/>
        </w:rPr>
        <w:t>110.6-B, or Equations</w:t>
      </w:r>
      <w:del w:id="52" w:author="Shewmaker, Michael@Energy" w:date="2017-02-27T13:35:00Z">
        <w:r w:rsidDel="00D24BF2">
          <w:rPr>
            <w:rFonts w:ascii="Calibri" w:hAnsi="Calibri" w:cs="Arial"/>
          </w:rPr>
          <w:delText xml:space="preserve"> NA6-</w:delText>
        </w:r>
      </w:del>
      <w:del w:id="53" w:author="Shewmaker, Michael@Energy" w:date="2017-02-27T13:34:00Z">
        <w:r w:rsidDel="00D24BF2">
          <w:rPr>
            <w:rFonts w:ascii="Calibri" w:hAnsi="Calibri" w:cs="Arial"/>
          </w:rPr>
          <w:delText>1 and</w:delText>
        </w:r>
      </w:del>
      <w:r>
        <w:rPr>
          <w:rFonts w:ascii="Calibri" w:hAnsi="Calibri" w:cs="Arial"/>
        </w:rPr>
        <w:t xml:space="preserve"> NA6-2. The source of the SHGC </w:t>
      </w:r>
      <w:r w:rsidRPr="00C24189">
        <w:rPr>
          <w:rFonts w:ascii="Calibri" w:hAnsi="Calibri" w:cs="Arial"/>
        </w:rPr>
        <w:t>data for the fenestration product.</w:t>
      </w:r>
    </w:p>
    <w:p w14:paraId="19390E88" w14:textId="77777777" w:rsidR="002A5A16" w:rsidRPr="00C24189" w:rsidRDefault="002A5A16" w:rsidP="002A5A16">
      <w:pPr>
        <w:pStyle w:val="ListParagraph"/>
        <w:numPr>
          <w:ilvl w:val="0"/>
          <w:numId w:val="12"/>
        </w:numPr>
        <w:contextualSpacing/>
        <w:rPr>
          <w:rFonts w:ascii="Calibri" w:hAnsi="Calibri" w:cs="Arial"/>
        </w:rPr>
      </w:pPr>
      <w:r w:rsidRPr="00C24189">
        <w:rPr>
          <w:rFonts w:ascii="Calibri" w:hAnsi="Calibri" w:cs="Arial"/>
        </w:rPr>
        <w:t xml:space="preserve">Exterior Shading Device: If exterior shading devices are used to meet the SHGC requirement, indicate the type of device (from Table S-1 of </w:t>
      </w:r>
      <w:r>
        <w:rPr>
          <w:rFonts w:ascii="Calibri" w:hAnsi="Calibri" w:cs="Arial"/>
        </w:rPr>
        <w:t>CF1R</w:t>
      </w:r>
      <w:r w:rsidRPr="00C24189">
        <w:rPr>
          <w:rFonts w:ascii="Calibri" w:hAnsi="Calibri" w:cs="Arial"/>
        </w:rPr>
        <w:t>-</w:t>
      </w:r>
      <w:r>
        <w:rPr>
          <w:rFonts w:ascii="Calibri" w:hAnsi="Calibri" w:cs="Arial"/>
        </w:rPr>
        <w:t>ENV</w:t>
      </w:r>
      <w:r w:rsidRPr="00C24189">
        <w:rPr>
          <w:rFonts w:ascii="Calibri" w:hAnsi="Calibri" w:cs="Arial"/>
        </w:rPr>
        <w:t>-03 Solar Heat Gain Coefficient Worksheet) and attach a</w:t>
      </w:r>
      <w:r>
        <w:rPr>
          <w:rFonts w:ascii="Calibri" w:hAnsi="Calibri" w:cs="Arial"/>
        </w:rPr>
        <w:t>n</w:t>
      </w:r>
      <w:r w:rsidRPr="00C24189">
        <w:rPr>
          <w:rFonts w:ascii="Calibri" w:hAnsi="Calibri" w:cs="Arial"/>
        </w:rPr>
        <w:t xml:space="preserve"> </w:t>
      </w:r>
      <w:r>
        <w:rPr>
          <w:rFonts w:ascii="Calibri" w:hAnsi="Calibri" w:cs="Arial"/>
        </w:rPr>
        <w:t>ENV</w:t>
      </w:r>
      <w:r w:rsidRPr="00C24189">
        <w:rPr>
          <w:rFonts w:ascii="Calibri" w:hAnsi="Calibri" w:cs="Arial"/>
        </w:rPr>
        <w:t>-03.</w:t>
      </w:r>
    </w:p>
    <w:p w14:paraId="3CEF3659" w14:textId="77777777" w:rsidR="002A5A16" w:rsidRDefault="002A5A16" w:rsidP="002A5A16">
      <w:pPr>
        <w:tabs>
          <w:tab w:val="left" w:pos="1800"/>
        </w:tabs>
        <w:ind w:left="1800" w:hanging="720"/>
        <w:rPr>
          <w:rFonts w:ascii="Calibri" w:hAnsi="Calibri" w:cs="Arial"/>
        </w:rPr>
      </w:pPr>
    </w:p>
    <w:p w14:paraId="4004BDFD" w14:textId="77777777" w:rsidR="002A5A16" w:rsidRDefault="002A5A16" w:rsidP="002A5A16">
      <w:pPr>
        <w:tabs>
          <w:tab w:val="left" w:pos="1800"/>
        </w:tabs>
        <w:ind w:left="1800" w:hanging="720"/>
        <w:rPr>
          <w:rFonts w:ascii="Calibri" w:hAnsi="Calibri" w:cs="Arial"/>
        </w:rPr>
      </w:pPr>
      <w:r w:rsidRPr="00F00CC4">
        <w:rPr>
          <w:rFonts w:ascii="Calibri" w:hAnsi="Calibri" w:cs="Arial"/>
        </w:rPr>
        <w:t>NOTE</w:t>
      </w:r>
      <w:r>
        <w:rPr>
          <w:rFonts w:ascii="Calibri" w:hAnsi="Calibri" w:cs="Arial"/>
        </w:rPr>
        <w:t>S</w:t>
      </w:r>
      <w:r w:rsidRPr="00F00CC4">
        <w:rPr>
          <w:rFonts w:ascii="Calibri" w:hAnsi="Calibri" w:cs="Arial"/>
        </w:rPr>
        <w:t xml:space="preserve">: </w:t>
      </w:r>
      <w:r w:rsidRPr="00F00CC4">
        <w:rPr>
          <w:rFonts w:ascii="Calibri" w:hAnsi="Calibri" w:cs="Arial"/>
        </w:rPr>
        <w:tab/>
      </w:r>
    </w:p>
    <w:p w14:paraId="10F95B98" w14:textId="77777777" w:rsidR="002A5A16" w:rsidRDefault="002A5A16" w:rsidP="002A5A16">
      <w:pPr>
        <w:pStyle w:val="ListParagraph"/>
        <w:numPr>
          <w:ilvl w:val="2"/>
          <w:numId w:val="36"/>
        </w:numPr>
        <w:tabs>
          <w:tab w:val="left" w:pos="1800"/>
          <w:tab w:val="left" w:pos="1920"/>
        </w:tabs>
        <w:contextualSpacing/>
        <w:rPr>
          <w:rFonts w:ascii="Calibri" w:hAnsi="Calibri" w:cs="Arial"/>
        </w:rPr>
      </w:pPr>
      <w:r w:rsidRPr="00AB0A2F">
        <w:rPr>
          <w:rFonts w:ascii="Calibri" w:hAnsi="Calibri" w:cs="Arial"/>
        </w:rPr>
        <w:t>An exterior shading device is not used for products with an NFRC rated U-factor and SHGC based on a factory integrated shading device.</w:t>
      </w:r>
    </w:p>
    <w:p w14:paraId="493B910A" w14:textId="77777777" w:rsidR="002A5A16" w:rsidRDefault="002A5A16" w:rsidP="002A5A16">
      <w:pPr>
        <w:pStyle w:val="ListParagraph"/>
        <w:numPr>
          <w:ilvl w:val="2"/>
          <w:numId w:val="36"/>
        </w:numPr>
        <w:tabs>
          <w:tab w:val="left" w:pos="1800"/>
          <w:tab w:val="left" w:pos="1920"/>
        </w:tabs>
        <w:contextualSpacing/>
        <w:rPr>
          <w:rFonts w:ascii="Calibri" w:hAnsi="Calibri" w:cs="Arial"/>
        </w:rPr>
      </w:pPr>
      <w:r>
        <w:rPr>
          <w:rFonts w:ascii="Calibri" w:hAnsi="Calibri" w:cs="Arial"/>
        </w:rPr>
        <w:t>If using an overhang for south-facing glazing, the glazing must be fully shaded at solar noon on August 21 and substantially exposed to direct sunlight at solar noon on December 21 (see Residential Manual, Section 3.5.5).</w:t>
      </w:r>
    </w:p>
    <w:p w14:paraId="0D37F6AA" w14:textId="77777777" w:rsidR="002A5A16" w:rsidRPr="003E5204" w:rsidRDefault="002A5A16" w:rsidP="002A5A16">
      <w:pPr>
        <w:pStyle w:val="ListParagraph"/>
        <w:contextualSpacing/>
        <w:rPr>
          <w:rFonts w:ascii="Calibri" w:hAnsi="Calibri" w:cs="Arial"/>
        </w:rPr>
      </w:pPr>
    </w:p>
    <w:p w14:paraId="36FE9CEB" w14:textId="77777777" w:rsidR="002A5A16" w:rsidRDefault="002A5A16" w:rsidP="002A5A16">
      <w:pPr>
        <w:pStyle w:val="ListParagraph"/>
        <w:keepNext/>
        <w:numPr>
          <w:ilvl w:val="0"/>
          <w:numId w:val="12"/>
        </w:numPr>
        <w:contextualSpacing/>
        <w:rPr>
          <w:rFonts w:ascii="Calibri" w:hAnsi="Calibri" w:cs="Arial"/>
        </w:rPr>
      </w:pPr>
      <w:r>
        <w:rPr>
          <w:rFonts w:ascii="Calibri" w:hAnsi="Calibri" w:cs="Arial"/>
        </w:rPr>
        <w:t>Combined SHGC from CF1R-ENV-03:</w:t>
      </w:r>
      <w:r w:rsidRPr="0040042C">
        <w:rPr>
          <w:rFonts w:ascii="Calibri" w:hAnsi="Calibri" w:cs="Arial"/>
        </w:rPr>
        <w:t xml:space="preserve"> </w:t>
      </w:r>
      <w:r w:rsidRPr="001B3EB0">
        <w:rPr>
          <w:rFonts w:ascii="Calibri" w:hAnsi="Calibri" w:cs="Arial"/>
        </w:rPr>
        <w:t xml:space="preserve">If exterior shading devices are </w:t>
      </w:r>
      <w:r>
        <w:rPr>
          <w:rFonts w:ascii="Calibri" w:hAnsi="Calibri" w:cs="Arial"/>
        </w:rPr>
        <w:t>combined with the SHGC value of the fenestration to</w:t>
      </w:r>
      <w:r w:rsidRPr="001B3EB0">
        <w:rPr>
          <w:rFonts w:ascii="Calibri" w:hAnsi="Calibri" w:cs="Arial"/>
        </w:rPr>
        <w:t xml:space="preserve"> meet the prescriptive SHGC requirements (as indicated by a value in column </w:t>
      </w:r>
      <w:r>
        <w:rPr>
          <w:rFonts w:ascii="Calibri" w:hAnsi="Calibri" w:cs="Arial"/>
        </w:rPr>
        <w:t>E. 13</w:t>
      </w:r>
      <w:r w:rsidRPr="001B3EB0">
        <w:rPr>
          <w:rFonts w:ascii="Calibri" w:hAnsi="Calibri" w:cs="Arial"/>
        </w:rPr>
        <w:t xml:space="preserve">), indicate the SHGC calculated on form </w:t>
      </w:r>
      <w:r>
        <w:rPr>
          <w:rFonts w:ascii="Calibri" w:hAnsi="Calibri" w:cs="Arial"/>
        </w:rPr>
        <w:t>CF1R-ENV-03</w:t>
      </w:r>
      <w:r w:rsidRPr="001B3EB0">
        <w:rPr>
          <w:rFonts w:ascii="Calibri" w:hAnsi="Calibri" w:cs="Arial"/>
        </w:rPr>
        <w:t xml:space="preserve"> and attach the form</w:t>
      </w:r>
      <w:r>
        <w:rPr>
          <w:rFonts w:ascii="Calibri" w:hAnsi="Calibri" w:cs="Arial"/>
        </w:rPr>
        <w:t xml:space="preserve"> for each window with an exterior shading device.</w:t>
      </w:r>
    </w:p>
    <w:p w14:paraId="60D6AFF2" w14:textId="77777777" w:rsidR="002A5A16" w:rsidRDefault="002A5A16" w:rsidP="002A5A16">
      <w:pPr>
        <w:rPr>
          <w:rFonts w:ascii="Calibri" w:hAnsi="Calibri" w:cs="Arial"/>
        </w:rPr>
      </w:pPr>
    </w:p>
    <w:p w14:paraId="2728C92E" w14:textId="77777777" w:rsidR="002A5A16" w:rsidRDefault="002A5A16" w:rsidP="002A5A16">
      <w:pPr>
        <w:rPr>
          <w:rFonts w:ascii="Calibri" w:hAnsi="Calibri" w:cs="Arial"/>
        </w:rPr>
      </w:pPr>
      <w:r>
        <w:rPr>
          <w:rFonts w:ascii="Calibri" w:hAnsi="Calibri" w:cs="Arial"/>
        </w:rPr>
        <w:t>To determine compliance with allowable fenestrations areas and efficiencies, complete rows 15-32.</w:t>
      </w:r>
    </w:p>
    <w:p w14:paraId="62BAC3A0" w14:textId="77777777" w:rsidR="002A5A16" w:rsidRDefault="002A5A16" w:rsidP="002A5A16">
      <w:pPr>
        <w:rPr>
          <w:rFonts w:ascii="Calibri" w:hAnsi="Calibri" w:cs="Arial"/>
        </w:rPr>
      </w:pPr>
    </w:p>
    <w:p w14:paraId="31EFA9C4" w14:textId="7098B3B8" w:rsidR="002A5A16" w:rsidRPr="00D45D46" w:rsidRDefault="002A5A16" w:rsidP="002A5A16">
      <w:pPr>
        <w:pStyle w:val="ListParagraph"/>
        <w:numPr>
          <w:ilvl w:val="0"/>
          <w:numId w:val="50"/>
        </w:numPr>
        <w:rPr>
          <w:rFonts w:ascii="Calibri" w:hAnsi="Calibri" w:cs="Arial"/>
        </w:rPr>
      </w:pPr>
      <w:del w:id="54" w:author="Shewmaker, Michael@Energy" w:date="2017-02-27T13:35:00Z">
        <w:r w:rsidDel="00D24BF2">
          <w:rPr>
            <w:rFonts w:ascii="Calibri" w:hAnsi="Calibri" w:cs="Arial"/>
          </w:rPr>
          <w:delText>Existing +</w:delText>
        </w:r>
      </w:del>
      <w:ins w:id="55" w:author="Shewmaker, Michael@Energy" w:date="2017-02-27T13:35:00Z">
        <w:r w:rsidR="00D24BF2">
          <w:rPr>
            <w:rFonts w:ascii="Calibri" w:hAnsi="Calibri" w:cs="Arial"/>
          </w:rPr>
          <w:t>Total</w:t>
        </w:r>
      </w:ins>
      <w:r>
        <w:rPr>
          <w:rFonts w:ascii="Calibri" w:hAnsi="Calibri" w:cs="Arial"/>
        </w:rPr>
        <w:t xml:space="preserve"> Proposed Fenestration Area: Enter the sum of the existing (D04a) and proposed fenestration areas for all orientations (E07 + E08). </w:t>
      </w:r>
      <w:r w:rsidRPr="00D45D46">
        <w:rPr>
          <w:rFonts w:ascii="Calibri" w:hAnsi="Calibri" w:cs="Arial"/>
        </w:rPr>
        <w:t>For project scopes: Add Fenestration/Glazing ≤ 75 ft</w:t>
      </w:r>
      <w:r w:rsidRPr="00D45D46">
        <w:rPr>
          <w:rFonts w:ascii="Calibri" w:hAnsi="Calibri" w:cs="Arial"/>
          <w:vertAlign w:val="superscript"/>
        </w:rPr>
        <w:t>2</w:t>
      </w:r>
      <w:r w:rsidRPr="00D45D46">
        <w:rPr>
          <w:rFonts w:ascii="Calibri" w:hAnsi="Calibri" w:cs="Arial"/>
        </w:rPr>
        <w:t xml:space="preserve"> and/or Add Fenestration/Glazing ≤ 16 ft</w:t>
      </w:r>
      <w:r w:rsidRPr="00D45D46">
        <w:rPr>
          <w:rFonts w:ascii="Calibri" w:hAnsi="Calibri" w:cs="Arial"/>
          <w:vertAlign w:val="superscript"/>
        </w:rPr>
        <w:t>2</w:t>
      </w:r>
      <w:r>
        <w:rPr>
          <w:rFonts w:ascii="Calibri" w:hAnsi="Calibri" w:cs="Arial"/>
        </w:rPr>
        <w:t>,</w:t>
      </w:r>
      <w:r w:rsidRPr="00D45D46">
        <w:rPr>
          <w:rFonts w:ascii="Calibri" w:hAnsi="Calibri" w:cs="Arial"/>
        </w:rPr>
        <w:t xml:space="preserve"> enter NA.</w:t>
      </w:r>
    </w:p>
    <w:p w14:paraId="52509979" w14:textId="77777777" w:rsidR="002A5A16" w:rsidRDefault="002A5A16" w:rsidP="002A5A16">
      <w:pPr>
        <w:pStyle w:val="ListParagraph"/>
        <w:numPr>
          <w:ilvl w:val="0"/>
          <w:numId w:val="50"/>
        </w:numPr>
        <w:rPr>
          <w:rFonts w:ascii="Calibri" w:hAnsi="Calibri" w:cs="Arial"/>
        </w:rPr>
      </w:pPr>
      <w:r>
        <w:rPr>
          <w:rFonts w:ascii="Calibri" w:hAnsi="Calibri" w:cs="Arial"/>
        </w:rPr>
        <w:t>Maximum Allowed Fenestration Area: Enter the maximum allowed fenestration area for all orientations, from D02</w:t>
      </w:r>
      <w:del w:id="56" w:author="Shewmaker, Michael@Energy" w:date="2017-02-27T13:35:00Z">
        <w:r w:rsidDel="00D24BF2">
          <w:rPr>
            <w:rFonts w:ascii="Calibri" w:hAnsi="Calibri" w:cs="Arial"/>
          </w:rPr>
          <w:delText>a</w:delText>
        </w:r>
      </w:del>
      <w:r>
        <w:rPr>
          <w:rFonts w:ascii="Calibri" w:hAnsi="Calibri" w:cs="Arial"/>
        </w:rPr>
        <w:t>.</w:t>
      </w:r>
    </w:p>
    <w:p w14:paraId="791C858E" w14:textId="2941798B" w:rsidR="002A5A16" w:rsidRDefault="002A5A16" w:rsidP="002A5A16">
      <w:pPr>
        <w:pStyle w:val="ListParagraph"/>
        <w:numPr>
          <w:ilvl w:val="0"/>
          <w:numId w:val="50"/>
        </w:numPr>
        <w:rPr>
          <w:rFonts w:ascii="Calibri" w:hAnsi="Calibri" w:cs="Arial"/>
        </w:rPr>
      </w:pPr>
      <w:r>
        <w:rPr>
          <w:rFonts w:ascii="Calibri" w:hAnsi="Calibri" w:cs="Arial"/>
        </w:rPr>
        <w:t xml:space="preserve">Is the </w:t>
      </w:r>
      <w:del w:id="57" w:author="Shewmaker, Michael@Energy" w:date="2017-02-27T13:35:00Z">
        <w:r w:rsidDel="00D24BF2">
          <w:rPr>
            <w:rFonts w:ascii="Calibri" w:hAnsi="Calibri" w:cs="Arial"/>
          </w:rPr>
          <w:delText>Existing +</w:delText>
        </w:r>
      </w:del>
      <w:ins w:id="58" w:author="Shewmaker, Michael@Energy" w:date="2017-02-27T13:35:00Z">
        <w:r w:rsidR="00D24BF2">
          <w:rPr>
            <w:rFonts w:ascii="Calibri" w:hAnsi="Calibri" w:cs="Arial"/>
          </w:rPr>
          <w:t>Total</w:t>
        </w:r>
      </w:ins>
      <w:r>
        <w:rPr>
          <w:rFonts w:ascii="Calibri" w:hAnsi="Calibri" w:cs="Arial"/>
        </w:rPr>
        <w:t xml:space="preserve"> Proposed Fenestration Area ≤ the Maximum Allowed Fenestration Area: Indicate Yes if the </w:t>
      </w:r>
      <w:del w:id="59" w:author="Shewmaker, Michael@Energy" w:date="2017-02-27T13:36:00Z">
        <w:r w:rsidDel="00D24BF2">
          <w:rPr>
            <w:rFonts w:ascii="Calibri" w:hAnsi="Calibri" w:cs="Arial"/>
          </w:rPr>
          <w:delText>Existing +</w:delText>
        </w:r>
      </w:del>
      <w:ins w:id="60" w:author="Shewmaker, Michael@Energy" w:date="2017-02-27T13:36:00Z">
        <w:r w:rsidR="00D24BF2">
          <w:rPr>
            <w:rFonts w:ascii="Calibri" w:hAnsi="Calibri" w:cs="Arial"/>
          </w:rPr>
          <w:t>Total</w:t>
        </w:r>
      </w:ins>
      <w:r>
        <w:rPr>
          <w:rFonts w:ascii="Calibri" w:hAnsi="Calibri" w:cs="Arial"/>
        </w:rPr>
        <w:t xml:space="preserve"> Proposed Fenestration Area is less than or equal to the Maximum Allowed Fenestration Area. If No, </w:t>
      </w:r>
      <w:r w:rsidR="00DC0288">
        <w:rPr>
          <w:rFonts w:ascii="Calibri" w:hAnsi="Calibri" w:cs="Arial"/>
        </w:rPr>
        <w:t>the project fails prescriptive compliance – specified fenestration areas must be reduced, or compliance may be attempted using the performance approach</w:t>
      </w:r>
      <w:r>
        <w:rPr>
          <w:rFonts w:ascii="Calibri" w:hAnsi="Calibri" w:cs="Arial"/>
        </w:rPr>
        <w:t>.</w:t>
      </w:r>
    </w:p>
    <w:p w14:paraId="563C872E" w14:textId="77777777" w:rsidR="002A5A16" w:rsidRDefault="002A5A16" w:rsidP="002A5A16">
      <w:pPr>
        <w:pStyle w:val="ListParagraph"/>
        <w:rPr>
          <w:rFonts w:ascii="Calibri" w:hAnsi="Calibri" w:cs="Arial"/>
        </w:rPr>
      </w:pPr>
    </w:p>
    <w:p w14:paraId="6B1ACD72" w14:textId="1AB8B358" w:rsidR="002A5A16" w:rsidRDefault="002A5A16" w:rsidP="000A51C2">
      <w:pPr>
        <w:pStyle w:val="ListParagraph"/>
        <w:ind w:left="1890" w:hanging="810"/>
        <w:rPr>
          <w:rFonts w:ascii="Calibri" w:hAnsi="Calibri" w:cs="Arial"/>
        </w:rPr>
      </w:pPr>
      <w:r>
        <w:rPr>
          <w:rFonts w:ascii="Calibri" w:hAnsi="Calibri" w:cs="Arial"/>
        </w:rPr>
        <w:t>NOTE:</w:t>
      </w:r>
      <w:r w:rsidR="00C62B4A">
        <w:rPr>
          <w:rFonts w:ascii="Calibri" w:hAnsi="Calibri" w:cs="Arial"/>
        </w:rPr>
        <w:tab/>
      </w:r>
      <w:r>
        <w:rPr>
          <w:rFonts w:ascii="Calibri" w:hAnsi="Calibri" w:cs="Arial"/>
        </w:rPr>
        <w:t xml:space="preserve">If </w:t>
      </w:r>
      <w:del w:id="61" w:author="Shewmaker, Michael@Energy" w:date="2017-02-27T13:36:00Z">
        <w:r w:rsidDel="00D24BF2">
          <w:rPr>
            <w:rFonts w:ascii="Calibri" w:hAnsi="Calibri" w:cs="Arial"/>
          </w:rPr>
          <w:delText>Existing +</w:delText>
        </w:r>
      </w:del>
      <w:ins w:id="62" w:author="Shewmaker, Michael@Energy" w:date="2017-02-27T13:36:00Z">
        <w:r w:rsidR="00D24BF2">
          <w:rPr>
            <w:rFonts w:ascii="Calibri" w:hAnsi="Calibri" w:cs="Arial"/>
          </w:rPr>
          <w:t>Total</w:t>
        </w:r>
      </w:ins>
      <w:r>
        <w:rPr>
          <w:rFonts w:ascii="Calibri" w:hAnsi="Calibri" w:cs="Arial"/>
        </w:rPr>
        <w:t xml:space="preserve"> Proposed Fenestration Area equals NA, Design Complies - Indicate Yes. </w:t>
      </w:r>
    </w:p>
    <w:p w14:paraId="7E48712B" w14:textId="77777777" w:rsidR="002A5A16" w:rsidRDefault="002A5A16" w:rsidP="002A5A16">
      <w:pPr>
        <w:pStyle w:val="ListParagraph"/>
        <w:rPr>
          <w:rFonts w:ascii="Calibri" w:hAnsi="Calibri" w:cs="Arial"/>
        </w:rPr>
      </w:pPr>
    </w:p>
    <w:p w14:paraId="3C2A67E5" w14:textId="333F171D" w:rsidR="002A5A16" w:rsidRPr="00D45D46" w:rsidRDefault="002A5A16" w:rsidP="002A5A16">
      <w:pPr>
        <w:pStyle w:val="ListParagraph"/>
        <w:numPr>
          <w:ilvl w:val="0"/>
          <w:numId w:val="50"/>
        </w:numPr>
        <w:rPr>
          <w:rFonts w:ascii="Calibri" w:hAnsi="Calibri" w:cs="Arial"/>
        </w:rPr>
      </w:pPr>
      <w:del w:id="63" w:author="Shewmaker, Michael@Energy" w:date="2017-02-27T13:36:00Z">
        <w:r w:rsidDel="00D24BF2">
          <w:rPr>
            <w:rFonts w:ascii="Calibri" w:hAnsi="Calibri" w:cs="Arial"/>
          </w:rPr>
          <w:delText>Existing +</w:delText>
        </w:r>
      </w:del>
      <w:ins w:id="64" w:author="Shewmaker, Michael@Energy" w:date="2017-02-27T13:36:00Z">
        <w:r w:rsidR="00D24BF2">
          <w:rPr>
            <w:rFonts w:ascii="Calibri" w:hAnsi="Calibri" w:cs="Arial"/>
          </w:rPr>
          <w:t>Total</w:t>
        </w:r>
      </w:ins>
      <w:r>
        <w:rPr>
          <w:rFonts w:ascii="Calibri" w:hAnsi="Calibri" w:cs="Arial"/>
        </w:rPr>
        <w:t xml:space="preserve"> Proposed West-Facing Fenestration Area: Enter the sum of the existing (D04b) and proposed west-facing fenestration areas (E08). </w:t>
      </w:r>
      <w:r w:rsidRPr="00D45D46">
        <w:rPr>
          <w:rFonts w:ascii="Calibri" w:hAnsi="Calibri" w:cs="Arial"/>
        </w:rPr>
        <w:t>For project scopes: Add Fenestration/Glazing ≤ 75 ft</w:t>
      </w:r>
      <w:r w:rsidRPr="00D45D46">
        <w:rPr>
          <w:rFonts w:ascii="Calibri" w:hAnsi="Calibri" w:cs="Arial"/>
          <w:vertAlign w:val="superscript"/>
        </w:rPr>
        <w:t>2</w:t>
      </w:r>
      <w:r w:rsidRPr="00D45D46">
        <w:rPr>
          <w:rFonts w:ascii="Calibri" w:hAnsi="Calibri" w:cs="Arial"/>
        </w:rPr>
        <w:t xml:space="preserve"> and/or Add Fenestration/Glazing ≤ 16 ft</w:t>
      </w:r>
      <w:r w:rsidRPr="00D45D46">
        <w:rPr>
          <w:rFonts w:ascii="Calibri" w:hAnsi="Calibri" w:cs="Arial"/>
          <w:vertAlign w:val="superscript"/>
        </w:rPr>
        <w:t>2</w:t>
      </w:r>
      <w:r>
        <w:rPr>
          <w:rFonts w:ascii="Calibri" w:hAnsi="Calibri" w:cs="Arial"/>
        </w:rPr>
        <w:t>,</w:t>
      </w:r>
      <w:r w:rsidRPr="00D45D46">
        <w:rPr>
          <w:rFonts w:ascii="Calibri" w:hAnsi="Calibri" w:cs="Arial"/>
        </w:rPr>
        <w:t xml:space="preserve"> enter NA.</w:t>
      </w:r>
    </w:p>
    <w:p w14:paraId="41E09DF9" w14:textId="77777777" w:rsidR="002A5A16" w:rsidRDefault="002A5A16" w:rsidP="002A5A16">
      <w:pPr>
        <w:pStyle w:val="ListParagraph"/>
        <w:numPr>
          <w:ilvl w:val="0"/>
          <w:numId w:val="50"/>
        </w:numPr>
        <w:rPr>
          <w:rFonts w:ascii="Calibri" w:hAnsi="Calibri" w:cs="Arial"/>
        </w:rPr>
      </w:pPr>
      <w:r>
        <w:rPr>
          <w:rFonts w:ascii="Calibri" w:hAnsi="Calibri" w:cs="Arial"/>
        </w:rPr>
        <w:t>Maximum Allowed West-Facing Fenestration Area: Enter the maximum allowed west-facing fenestration area only, from D03.</w:t>
      </w:r>
    </w:p>
    <w:p w14:paraId="611934DE" w14:textId="111D204D" w:rsidR="002A5A16" w:rsidRDefault="002A5A16" w:rsidP="002A5A16">
      <w:pPr>
        <w:pStyle w:val="ListParagraph"/>
        <w:numPr>
          <w:ilvl w:val="0"/>
          <w:numId w:val="50"/>
        </w:numPr>
        <w:rPr>
          <w:rFonts w:ascii="Calibri" w:hAnsi="Calibri" w:cs="Arial"/>
        </w:rPr>
      </w:pPr>
      <w:r>
        <w:rPr>
          <w:rFonts w:ascii="Calibri" w:hAnsi="Calibri" w:cs="Arial"/>
        </w:rPr>
        <w:t xml:space="preserve">Is the </w:t>
      </w:r>
      <w:del w:id="65" w:author="Shewmaker, Michael@Energy" w:date="2017-02-27T13:36:00Z">
        <w:r w:rsidDel="00D24BF2">
          <w:rPr>
            <w:rFonts w:ascii="Calibri" w:hAnsi="Calibri" w:cs="Arial"/>
          </w:rPr>
          <w:delText>Existing +</w:delText>
        </w:r>
      </w:del>
      <w:ins w:id="66" w:author="Shewmaker, Michael@Energy" w:date="2017-02-27T13:36:00Z">
        <w:r w:rsidR="00D24BF2">
          <w:rPr>
            <w:rFonts w:ascii="Calibri" w:hAnsi="Calibri" w:cs="Arial"/>
          </w:rPr>
          <w:t>Total</w:t>
        </w:r>
      </w:ins>
      <w:r>
        <w:rPr>
          <w:rFonts w:ascii="Calibri" w:hAnsi="Calibri" w:cs="Arial"/>
        </w:rPr>
        <w:t xml:space="preserve"> Proposed Fenestration Area ≤ the Maximum Allowed West-Facing Fenestration Area: Indicate Yes if the </w:t>
      </w:r>
      <w:del w:id="67" w:author="Shewmaker, Michael@Energy" w:date="2017-02-27T13:36:00Z">
        <w:r w:rsidDel="00D24BF2">
          <w:rPr>
            <w:rFonts w:ascii="Calibri" w:hAnsi="Calibri" w:cs="Arial"/>
          </w:rPr>
          <w:delText>Existing +</w:delText>
        </w:r>
      </w:del>
      <w:ins w:id="68" w:author="Shewmaker, Michael@Energy" w:date="2017-02-27T13:36:00Z">
        <w:r w:rsidR="00D24BF2">
          <w:rPr>
            <w:rFonts w:ascii="Calibri" w:hAnsi="Calibri" w:cs="Arial"/>
          </w:rPr>
          <w:t>Total</w:t>
        </w:r>
      </w:ins>
      <w:r>
        <w:rPr>
          <w:rFonts w:ascii="Calibri" w:hAnsi="Calibri" w:cs="Arial"/>
        </w:rPr>
        <w:t xml:space="preserve"> Proposed West-Facing Fenestration Area is less than or equal to the Maximum Allowed West-Facing Fenestration Area. If No, </w:t>
      </w:r>
      <w:r w:rsidR="00F229FE">
        <w:rPr>
          <w:rFonts w:ascii="Calibri" w:hAnsi="Calibri" w:cs="Arial"/>
        </w:rPr>
        <w:t>the project fails prescriptive compliance – specified west-facing fenestration areas must be reduced, or compliance may be attempted using the performance approach.</w:t>
      </w:r>
    </w:p>
    <w:p w14:paraId="1F0E1991" w14:textId="77777777" w:rsidR="002A5A16" w:rsidRDefault="002A5A16" w:rsidP="002A5A16">
      <w:pPr>
        <w:pStyle w:val="ListParagraph"/>
        <w:rPr>
          <w:rFonts w:ascii="Calibri" w:hAnsi="Calibri" w:cs="Arial"/>
        </w:rPr>
      </w:pPr>
    </w:p>
    <w:p w14:paraId="7AF79F3F" w14:textId="50E7FE3F" w:rsidR="002A5A16" w:rsidRDefault="002A5A16" w:rsidP="000A51C2">
      <w:pPr>
        <w:pStyle w:val="ListParagraph"/>
        <w:ind w:left="1890" w:hanging="810"/>
        <w:rPr>
          <w:rFonts w:ascii="Calibri" w:hAnsi="Calibri" w:cs="Arial"/>
        </w:rPr>
      </w:pPr>
      <w:r>
        <w:rPr>
          <w:rFonts w:ascii="Calibri" w:hAnsi="Calibri" w:cs="Arial"/>
        </w:rPr>
        <w:t>NOTE:</w:t>
      </w:r>
      <w:r w:rsidR="00C62B4A">
        <w:rPr>
          <w:rFonts w:ascii="Calibri" w:hAnsi="Calibri" w:cs="Arial"/>
        </w:rPr>
        <w:tab/>
      </w:r>
      <w:r>
        <w:rPr>
          <w:rFonts w:ascii="Calibri" w:hAnsi="Calibri" w:cs="Arial"/>
        </w:rPr>
        <w:t xml:space="preserve">If </w:t>
      </w:r>
      <w:del w:id="69" w:author="Shewmaker, Michael@Energy" w:date="2017-02-27T13:37:00Z">
        <w:r w:rsidDel="00EF2B36">
          <w:rPr>
            <w:rFonts w:ascii="Calibri" w:hAnsi="Calibri" w:cs="Arial"/>
          </w:rPr>
          <w:delText>Existing +</w:delText>
        </w:r>
      </w:del>
      <w:ins w:id="70" w:author="Shewmaker, Michael@Energy" w:date="2017-02-27T13:37:00Z">
        <w:r w:rsidR="00EF2B36">
          <w:rPr>
            <w:rFonts w:ascii="Calibri" w:hAnsi="Calibri" w:cs="Arial"/>
          </w:rPr>
          <w:t>Total</w:t>
        </w:r>
      </w:ins>
      <w:r>
        <w:rPr>
          <w:rFonts w:ascii="Calibri" w:hAnsi="Calibri" w:cs="Arial"/>
        </w:rPr>
        <w:t xml:space="preserve"> Proposed West-Facing Fenestration Area equals NA, Design Complies - Indicate Yes.</w:t>
      </w:r>
    </w:p>
    <w:p w14:paraId="08A53059" w14:textId="77777777" w:rsidR="002A5A16" w:rsidRDefault="002A5A16" w:rsidP="002A5A16">
      <w:pPr>
        <w:pStyle w:val="ListParagraph"/>
        <w:rPr>
          <w:rFonts w:ascii="Calibri" w:hAnsi="Calibri" w:cs="Arial"/>
        </w:rPr>
      </w:pPr>
    </w:p>
    <w:p w14:paraId="5E6CF7CD" w14:textId="3AD0A551" w:rsidR="002A5A16" w:rsidRDefault="002A5A16" w:rsidP="000A51C2">
      <w:pPr>
        <w:pStyle w:val="ListParagraph"/>
        <w:numPr>
          <w:ilvl w:val="0"/>
          <w:numId w:val="50"/>
        </w:numPr>
        <w:rPr>
          <w:rFonts w:ascii="Calibri" w:hAnsi="Calibri" w:cs="Arial"/>
        </w:rPr>
      </w:pPr>
      <w:r w:rsidRPr="00F1082B">
        <w:rPr>
          <w:rFonts w:ascii="Calibri" w:hAnsi="Calibri" w:cs="Arial"/>
        </w:rPr>
        <w:t xml:space="preserve">Proposed Fenestration U-factor (Windows): </w:t>
      </w:r>
      <w:r w:rsidR="00F229FE">
        <w:rPr>
          <w:rFonts w:ascii="Calibri" w:hAnsi="Calibri" w:cs="Arial"/>
        </w:rPr>
        <w:t>If necessary, report the area-weighted average U-factor from the completed CF1R-ENV-02. Otherwise, report the single largest associated value from column E09.</w:t>
      </w:r>
    </w:p>
    <w:p w14:paraId="51D7D858" w14:textId="77777777" w:rsidR="002A5A16" w:rsidRPr="00F1082B" w:rsidRDefault="002A5A16" w:rsidP="002A5A16">
      <w:pPr>
        <w:pStyle w:val="ListParagraph"/>
        <w:numPr>
          <w:ilvl w:val="0"/>
          <w:numId w:val="50"/>
        </w:numPr>
        <w:rPr>
          <w:rFonts w:ascii="Calibri" w:hAnsi="Calibri" w:cs="Arial"/>
        </w:rPr>
      </w:pPr>
      <w:r w:rsidRPr="00F1082B">
        <w:rPr>
          <w:rFonts w:ascii="Calibri" w:hAnsi="Calibri" w:cs="Arial"/>
        </w:rPr>
        <w:t xml:space="preserve">Required Fenestration U-factor (Windows): Enter the </w:t>
      </w:r>
      <w:r>
        <w:rPr>
          <w:rFonts w:ascii="Calibri" w:hAnsi="Calibri" w:cs="Arial"/>
        </w:rPr>
        <w:t>Maximum Allowed U-factor (</w:t>
      </w:r>
      <w:r w:rsidRPr="00F1082B">
        <w:rPr>
          <w:rFonts w:ascii="Calibri" w:hAnsi="Calibri" w:cs="Arial"/>
        </w:rPr>
        <w:t>D05a</w:t>
      </w:r>
      <w:r>
        <w:rPr>
          <w:rFonts w:ascii="Calibri" w:hAnsi="Calibri" w:cs="Arial"/>
        </w:rPr>
        <w:t>)</w:t>
      </w:r>
      <w:r w:rsidRPr="00F1082B">
        <w:rPr>
          <w:rFonts w:ascii="Calibri" w:hAnsi="Calibri" w:cs="Arial"/>
        </w:rPr>
        <w:t>.</w:t>
      </w:r>
    </w:p>
    <w:p w14:paraId="609389AC" w14:textId="7162D8E8" w:rsidR="002A5A16" w:rsidRDefault="002A5A16" w:rsidP="002A5A16">
      <w:pPr>
        <w:pStyle w:val="ListParagraph"/>
        <w:numPr>
          <w:ilvl w:val="0"/>
          <w:numId w:val="50"/>
        </w:numPr>
        <w:rPr>
          <w:rFonts w:ascii="Calibri" w:hAnsi="Calibri" w:cs="Arial"/>
        </w:rPr>
      </w:pPr>
      <w:r>
        <w:rPr>
          <w:rFonts w:ascii="Calibri" w:hAnsi="Calibri" w:cs="Arial"/>
        </w:rPr>
        <w:t xml:space="preserve">Is the Proposed Fenestration U-factor ≤ the Required Fenestration U-factor: Indicate Yes if the Proposed Fenestration U-factor is less than or equal to the Required Fenestration U-factor. If No, </w:t>
      </w:r>
      <w:r w:rsidR="00DC0288">
        <w:rPr>
          <w:rFonts w:ascii="Calibri" w:hAnsi="Calibri" w:cs="Arial"/>
        </w:rPr>
        <w:t>the project fails prescriptive compliance – specified fenestration U-factor must be reduced, or compliance may be attempted using the performance approach.</w:t>
      </w:r>
    </w:p>
    <w:p w14:paraId="026261F0" w14:textId="6F119299" w:rsidR="002A5A16" w:rsidRDefault="002A5A16" w:rsidP="000A51C2">
      <w:pPr>
        <w:pStyle w:val="ListParagraph"/>
        <w:numPr>
          <w:ilvl w:val="0"/>
          <w:numId w:val="50"/>
        </w:numPr>
        <w:rPr>
          <w:rFonts w:ascii="Calibri" w:hAnsi="Calibri" w:cs="Arial"/>
        </w:rPr>
      </w:pPr>
      <w:r>
        <w:rPr>
          <w:rFonts w:ascii="Calibri" w:hAnsi="Calibri" w:cs="Arial"/>
        </w:rPr>
        <w:t xml:space="preserve">Proposed Fenestration SHGC (Windows): </w:t>
      </w:r>
      <w:r w:rsidR="00DC0288">
        <w:rPr>
          <w:rFonts w:ascii="Calibri" w:hAnsi="Calibri" w:cs="Arial"/>
        </w:rPr>
        <w:t>If necessary, report the area-weighted average SHGC from the completed CF1R-ENV-02. Otherwise, report the single largest associated value from column</w:t>
      </w:r>
      <w:del w:id="71" w:author="Shewmaker, Michael@Energy" w:date="2017-02-27T13:37:00Z">
        <w:r w:rsidR="00DC0288" w:rsidDel="00EF2B36">
          <w:rPr>
            <w:rFonts w:ascii="Calibri" w:hAnsi="Calibri" w:cs="Arial"/>
          </w:rPr>
          <w:delText>s</w:delText>
        </w:r>
      </w:del>
      <w:r w:rsidR="00DC0288">
        <w:rPr>
          <w:rFonts w:ascii="Calibri" w:hAnsi="Calibri" w:cs="Arial"/>
        </w:rPr>
        <w:t xml:space="preserve"> E11 or E14.</w:t>
      </w:r>
    </w:p>
    <w:p w14:paraId="14E296D3" w14:textId="77777777" w:rsidR="002A5A16" w:rsidRDefault="002A5A16" w:rsidP="002A5A16">
      <w:pPr>
        <w:pStyle w:val="ListParagraph"/>
        <w:numPr>
          <w:ilvl w:val="0"/>
          <w:numId w:val="50"/>
        </w:numPr>
        <w:rPr>
          <w:rFonts w:ascii="Calibri" w:hAnsi="Calibri" w:cs="Arial"/>
        </w:rPr>
      </w:pPr>
      <w:r>
        <w:rPr>
          <w:rFonts w:ascii="Calibri" w:hAnsi="Calibri" w:cs="Arial"/>
        </w:rPr>
        <w:t>Required Fenestration SHGC (Windows): Enter the Maximum Allowed SHGC (D06a).</w:t>
      </w:r>
    </w:p>
    <w:p w14:paraId="53C0CCAE" w14:textId="73284C2C" w:rsidR="002A5A16" w:rsidRDefault="002A5A16" w:rsidP="002A5A16">
      <w:pPr>
        <w:pStyle w:val="ListParagraph"/>
        <w:numPr>
          <w:ilvl w:val="0"/>
          <w:numId w:val="50"/>
        </w:numPr>
        <w:rPr>
          <w:rFonts w:ascii="Calibri" w:hAnsi="Calibri" w:cs="Arial"/>
        </w:rPr>
      </w:pPr>
      <w:r>
        <w:rPr>
          <w:rFonts w:ascii="Calibri" w:hAnsi="Calibri" w:cs="Arial"/>
        </w:rPr>
        <w:t xml:space="preserve">Is the Proposed Fenestration SHGC ≤ the Required Fenestration SHGC: Indicate Yes if the Proposed Fenestration SHGC is less than or equal to the Required Fenestration SHGC. If No, </w:t>
      </w:r>
      <w:r w:rsidR="00DC0288">
        <w:rPr>
          <w:rFonts w:ascii="Calibri" w:hAnsi="Calibri" w:cs="Arial"/>
        </w:rPr>
        <w:t>the project fails prescriptive compliance – specified fenestration SHGC must be reduced, or compliance may be attempted using the performance approach</w:t>
      </w:r>
      <w:r>
        <w:rPr>
          <w:rFonts w:ascii="Calibri" w:hAnsi="Calibri" w:cs="Arial"/>
        </w:rPr>
        <w:t>.</w:t>
      </w:r>
    </w:p>
    <w:p w14:paraId="0ED84CD1" w14:textId="42126C6B" w:rsidR="002A5A16" w:rsidRDefault="002A5A16" w:rsidP="000A51C2">
      <w:pPr>
        <w:pStyle w:val="ListParagraph"/>
        <w:numPr>
          <w:ilvl w:val="0"/>
          <w:numId w:val="50"/>
        </w:numPr>
        <w:rPr>
          <w:rFonts w:ascii="Calibri" w:hAnsi="Calibri" w:cs="Arial"/>
        </w:rPr>
      </w:pPr>
      <w:r>
        <w:rPr>
          <w:rFonts w:ascii="Calibri" w:hAnsi="Calibri" w:cs="Arial"/>
        </w:rPr>
        <w:t xml:space="preserve">Proposed Fenestration U-factor (Skylights): </w:t>
      </w:r>
      <w:r w:rsidR="00DC0288">
        <w:rPr>
          <w:rFonts w:ascii="Calibri" w:hAnsi="Calibri" w:cs="Arial"/>
        </w:rPr>
        <w:t>If necessary, report the area-weighted average U-factor from the completed CF1R-ENV-02. Otherwise, report the single largest associated value from column E09.</w:t>
      </w:r>
    </w:p>
    <w:p w14:paraId="1034CDAB" w14:textId="77777777" w:rsidR="002A5A16" w:rsidRDefault="002A5A16" w:rsidP="002A5A16">
      <w:pPr>
        <w:pStyle w:val="ListParagraph"/>
        <w:numPr>
          <w:ilvl w:val="0"/>
          <w:numId w:val="50"/>
        </w:numPr>
        <w:rPr>
          <w:rFonts w:ascii="Calibri" w:hAnsi="Calibri" w:cs="Arial"/>
        </w:rPr>
      </w:pPr>
      <w:r>
        <w:rPr>
          <w:rFonts w:ascii="Calibri" w:hAnsi="Calibri" w:cs="Arial"/>
        </w:rPr>
        <w:t>Required Fenestration U-factor (Skylights): Enter the Maximum Allowed U-factor (D05b).</w:t>
      </w:r>
    </w:p>
    <w:p w14:paraId="54C2D9DC" w14:textId="57D61139" w:rsidR="002A5A16" w:rsidRDefault="002A5A16" w:rsidP="002A5A16">
      <w:pPr>
        <w:pStyle w:val="ListParagraph"/>
        <w:numPr>
          <w:ilvl w:val="0"/>
          <w:numId w:val="50"/>
        </w:numPr>
        <w:rPr>
          <w:rFonts w:ascii="Calibri" w:hAnsi="Calibri" w:cs="Arial"/>
        </w:rPr>
      </w:pPr>
      <w:r>
        <w:rPr>
          <w:rFonts w:ascii="Calibri" w:hAnsi="Calibri" w:cs="Arial"/>
        </w:rPr>
        <w:t xml:space="preserve">Is the Proposed Fenestration U-factor ≤ the Required Fenestration U-factor: Indicate Yes if the Proposed Fenestration U-factor is less than or equal to the Required Fenestration U-factor. If No, </w:t>
      </w:r>
      <w:r w:rsidR="00DC0288">
        <w:rPr>
          <w:rFonts w:ascii="Calibri" w:hAnsi="Calibri" w:cs="Arial"/>
        </w:rPr>
        <w:t>the project fails prescriptive compliance – specified fenestration U-factor must be reduced, or compliance may be attempted using the performance approach</w:t>
      </w:r>
      <w:r>
        <w:rPr>
          <w:rFonts w:ascii="Calibri" w:hAnsi="Calibri" w:cs="Arial"/>
        </w:rPr>
        <w:t>.</w:t>
      </w:r>
    </w:p>
    <w:p w14:paraId="43B1367A" w14:textId="1031DE03" w:rsidR="002A5A16" w:rsidRDefault="002A5A16" w:rsidP="000A51C2">
      <w:pPr>
        <w:pStyle w:val="ListParagraph"/>
        <w:numPr>
          <w:ilvl w:val="0"/>
          <w:numId w:val="50"/>
        </w:numPr>
        <w:rPr>
          <w:rFonts w:ascii="Calibri" w:hAnsi="Calibri" w:cs="Arial"/>
        </w:rPr>
      </w:pPr>
      <w:r>
        <w:rPr>
          <w:rFonts w:ascii="Calibri" w:hAnsi="Calibri" w:cs="Arial"/>
        </w:rPr>
        <w:t xml:space="preserve">Proposed Fenestration SHGC (Skylights): </w:t>
      </w:r>
      <w:r w:rsidR="00751242">
        <w:rPr>
          <w:rFonts w:ascii="Calibri" w:hAnsi="Calibri" w:cs="Arial"/>
        </w:rPr>
        <w:t>If necessary, report the area-weighted average SHGC from the completed CF1R-ENV-02. Otherwise, report the single largest associated value from column</w:t>
      </w:r>
      <w:del w:id="72" w:author="Shewmaker, Michael@Energy" w:date="2017-02-27T13:37:00Z">
        <w:r w:rsidR="00751242" w:rsidDel="00EF2B36">
          <w:rPr>
            <w:rFonts w:ascii="Calibri" w:hAnsi="Calibri" w:cs="Arial"/>
          </w:rPr>
          <w:delText>s</w:delText>
        </w:r>
      </w:del>
      <w:r w:rsidR="00751242">
        <w:rPr>
          <w:rFonts w:ascii="Calibri" w:hAnsi="Calibri" w:cs="Arial"/>
        </w:rPr>
        <w:t xml:space="preserve"> E11 or E14.</w:t>
      </w:r>
    </w:p>
    <w:p w14:paraId="5BA5FD16" w14:textId="77777777" w:rsidR="002A5A16" w:rsidRDefault="002A5A16" w:rsidP="002A5A16">
      <w:pPr>
        <w:pStyle w:val="ListParagraph"/>
        <w:numPr>
          <w:ilvl w:val="0"/>
          <w:numId w:val="50"/>
        </w:numPr>
        <w:rPr>
          <w:rFonts w:ascii="Calibri" w:hAnsi="Calibri" w:cs="Arial"/>
        </w:rPr>
      </w:pPr>
      <w:r>
        <w:rPr>
          <w:rFonts w:ascii="Calibri" w:hAnsi="Calibri" w:cs="Arial"/>
        </w:rPr>
        <w:t>Required Fenestration SHGC (Skylights): Enter the Maximum Allowed SHGC (D06b).</w:t>
      </w:r>
    </w:p>
    <w:p w14:paraId="09EB2E88" w14:textId="6B921146" w:rsidR="002A5A16" w:rsidRPr="00E80D0D" w:rsidRDefault="002A5A16" w:rsidP="002A5A16">
      <w:pPr>
        <w:pStyle w:val="ListParagraph"/>
        <w:numPr>
          <w:ilvl w:val="0"/>
          <w:numId w:val="50"/>
        </w:numPr>
        <w:rPr>
          <w:rFonts w:ascii="Calibri" w:hAnsi="Calibri" w:cs="Arial"/>
        </w:rPr>
      </w:pPr>
      <w:r>
        <w:rPr>
          <w:rFonts w:ascii="Calibri" w:hAnsi="Calibri" w:cs="Arial"/>
        </w:rPr>
        <w:t xml:space="preserve">Is the Proposed Fenestration SHGC ≤ the Required Fenestration SHGC: Indicate Yes if the Proposed Fenestration SHGC is less than or equal to the Required Fenestration SHGC. If No, </w:t>
      </w:r>
      <w:r w:rsidR="00751242">
        <w:rPr>
          <w:rFonts w:ascii="Calibri" w:hAnsi="Calibri" w:cs="Arial"/>
        </w:rPr>
        <w:t>the project fails prescriptive compliance – specified fenestration SHGC must be reduced, or compliance may be attempted using the performance approach.</w:t>
      </w:r>
    </w:p>
    <w:p w14:paraId="1E64C7D0" w14:textId="77777777" w:rsidR="002A5A16" w:rsidRPr="003E5204" w:rsidRDefault="002A5A16" w:rsidP="002A5A16">
      <w:pPr>
        <w:rPr>
          <w:rFonts w:ascii="Calibri" w:hAnsi="Calibri" w:cs="Arial"/>
        </w:rPr>
      </w:pPr>
    </w:p>
    <w:p w14:paraId="1B523714" w14:textId="77777777" w:rsidR="002A5A16" w:rsidRDefault="002A5A16" w:rsidP="002A5A16">
      <w:pPr>
        <w:rPr>
          <w:rFonts w:asciiTheme="minorHAnsi" w:hAnsiTheme="minorHAnsi"/>
          <w:b/>
        </w:rPr>
      </w:pPr>
      <w:r w:rsidRPr="00AE11F1">
        <w:rPr>
          <w:rFonts w:asciiTheme="minorHAnsi" w:hAnsiTheme="minorHAnsi"/>
          <w:b/>
        </w:rPr>
        <w:t>F. Fenestration/Glazing Proposed Areas and Efficiencies – Replace (Section 150.2(b)1B)</w:t>
      </w:r>
    </w:p>
    <w:p w14:paraId="75B2E9B3" w14:textId="77777777" w:rsidR="002A5A16" w:rsidRDefault="002A5A16" w:rsidP="002A5A16">
      <w:pPr>
        <w:pStyle w:val="ListParagraph"/>
        <w:keepNext/>
        <w:numPr>
          <w:ilvl w:val="0"/>
          <w:numId w:val="47"/>
        </w:numPr>
        <w:contextualSpacing/>
        <w:rPr>
          <w:rFonts w:ascii="Calibri" w:hAnsi="Calibri" w:cs="Arial"/>
        </w:rPr>
      </w:pPr>
      <w:r>
        <w:rPr>
          <w:rFonts w:ascii="Calibri" w:hAnsi="Calibri" w:cs="Arial"/>
        </w:rPr>
        <w:t>Tag/ID: A label (if any) from the plans, such as W1.</w:t>
      </w:r>
    </w:p>
    <w:p w14:paraId="6BBC6113" w14:textId="77777777" w:rsidR="002A5A16" w:rsidRDefault="002A5A16" w:rsidP="002A5A16">
      <w:pPr>
        <w:pStyle w:val="ListParagraph"/>
        <w:keepNext/>
        <w:numPr>
          <w:ilvl w:val="0"/>
          <w:numId w:val="47"/>
        </w:numPr>
        <w:contextualSpacing/>
        <w:rPr>
          <w:rFonts w:ascii="Calibri" w:hAnsi="Calibri" w:cs="Arial"/>
        </w:rPr>
      </w:pPr>
      <w:r w:rsidRPr="00C24189">
        <w:rPr>
          <w:rFonts w:ascii="Calibri" w:hAnsi="Calibri" w:cs="Arial"/>
        </w:rPr>
        <w:t xml:space="preserve">Fenestration Type: </w:t>
      </w:r>
      <w:r>
        <w:rPr>
          <w:rFonts w:ascii="Calibri" w:hAnsi="Calibri" w:cs="Arial"/>
        </w:rPr>
        <w:t>Indicate the type of fenestration construction e.g., Fixed Window, Operable Window, or Skylight.</w:t>
      </w:r>
    </w:p>
    <w:p w14:paraId="34E50911" w14:textId="77777777" w:rsidR="002A5A16" w:rsidRDefault="002A5A16" w:rsidP="002A5A16">
      <w:pPr>
        <w:pStyle w:val="ListParagraph"/>
        <w:keepNext/>
        <w:rPr>
          <w:rFonts w:ascii="Calibri" w:hAnsi="Calibri" w:cs="Arial"/>
        </w:rPr>
      </w:pPr>
    </w:p>
    <w:p w14:paraId="5199B20F" w14:textId="5DAD9DF8" w:rsidR="002A5A16" w:rsidRDefault="002A5A16" w:rsidP="000A51C2">
      <w:pPr>
        <w:pStyle w:val="ListParagraph"/>
        <w:keepNext/>
        <w:ind w:left="1980" w:hanging="900"/>
        <w:rPr>
          <w:rFonts w:ascii="Calibri" w:hAnsi="Calibri" w:cs="Arial"/>
        </w:rPr>
      </w:pPr>
      <w:r>
        <w:rPr>
          <w:rFonts w:ascii="Calibri" w:hAnsi="Calibri" w:cs="Arial"/>
        </w:rPr>
        <w:t>NOTE:</w:t>
      </w:r>
      <w:r w:rsidR="00751242">
        <w:rPr>
          <w:rFonts w:ascii="Calibri" w:hAnsi="Calibri" w:cs="Arial"/>
        </w:rPr>
        <w:tab/>
      </w:r>
      <w:r w:rsidRPr="00C24189">
        <w:rPr>
          <w:rFonts w:ascii="Calibri" w:hAnsi="Calibri" w:cs="Arial"/>
        </w:rPr>
        <w:t>Doors with glazing are counted in one of two ways. A door with 50% or more glazing is counted as the entire door area. A door with less than 50% glazing can be counted as the entire door area or can be calculated as the actual glass area with a 2-inch (0.17 ft</w:t>
      </w:r>
      <w:r w:rsidRPr="00C24189">
        <w:rPr>
          <w:rFonts w:ascii="Calibri" w:hAnsi="Calibri" w:cs="Arial"/>
          <w:vertAlign w:val="superscript"/>
        </w:rPr>
        <w:t>2</w:t>
      </w:r>
      <w:r w:rsidRPr="00C24189">
        <w:rPr>
          <w:rFonts w:ascii="Calibri" w:hAnsi="Calibri" w:cs="Arial"/>
        </w:rPr>
        <w:t>) frame all around.</w:t>
      </w:r>
    </w:p>
    <w:p w14:paraId="1050BDF9" w14:textId="77777777" w:rsidR="002A5A16" w:rsidRDefault="002A5A16" w:rsidP="002A5A16">
      <w:pPr>
        <w:pStyle w:val="ListParagraph"/>
        <w:contextualSpacing/>
        <w:rPr>
          <w:rFonts w:ascii="Calibri" w:hAnsi="Calibri" w:cs="Arial"/>
        </w:rPr>
      </w:pPr>
    </w:p>
    <w:p w14:paraId="0494A8BE" w14:textId="77777777" w:rsidR="002A5A16" w:rsidRDefault="002A5A16" w:rsidP="002A5A16">
      <w:pPr>
        <w:pStyle w:val="ListParagraph"/>
        <w:numPr>
          <w:ilvl w:val="0"/>
          <w:numId w:val="47"/>
        </w:numPr>
        <w:contextualSpacing/>
        <w:rPr>
          <w:rFonts w:ascii="Calibri" w:hAnsi="Calibri" w:cs="Arial"/>
        </w:rPr>
      </w:pPr>
      <w:r w:rsidRPr="00C24189">
        <w:rPr>
          <w:rFonts w:ascii="Calibri" w:hAnsi="Calibri" w:cs="Arial"/>
        </w:rPr>
        <w:t>F</w:t>
      </w:r>
      <w:r>
        <w:rPr>
          <w:rFonts w:ascii="Calibri" w:hAnsi="Calibri" w:cs="Arial"/>
        </w:rPr>
        <w:t>r</w:t>
      </w:r>
      <w:r w:rsidRPr="00C24189">
        <w:rPr>
          <w:rFonts w:ascii="Calibri" w:hAnsi="Calibri" w:cs="Arial"/>
        </w:rPr>
        <w:t xml:space="preserve">ame </w:t>
      </w:r>
      <w:r>
        <w:rPr>
          <w:rFonts w:ascii="Calibri" w:hAnsi="Calibri" w:cs="Arial"/>
        </w:rPr>
        <w:t>T</w:t>
      </w:r>
      <w:r w:rsidRPr="00C24189">
        <w:rPr>
          <w:rFonts w:ascii="Calibri" w:hAnsi="Calibri" w:cs="Arial"/>
        </w:rPr>
        <w:t xml:space="preserve">ype: </w:t>
      </w:r>
      <w:r>
        <w:rPr>
          <w:rFonts w:ascii="Calibri" w:hAnsi="Calibri" w:cs="Arial"/>
        </w:rPr>
        <w:t>M</w:t>
      </w:r>
      <w:r w:rsidRPr="00C24189">
        <w:rPr>
          <w:rFonts w:ascii="Calibri" w:hAnsi="Calibri" w:cs="Arial"/>
        </w:rPr>
        <w:t>etal, metal thermal break, or non</w:t>
      </w:r>
      <w:r>
        <w:rPr>
          <w:rFonts w:ascii="Calibri" w:hAnsi="Calibri" w:cs="Arial"/>
        </w:rPr>
        <w:t>-metal</w:t>
      </w:r>
      <w:r w:rsidRPr="00C24189">
        <w:rPr>
          <w:rFonts w:ascii="Calibri" w:hAnsi="Calibri" w:cs="Arial"/>
        </w:rPr>
        <w:t>.</w:t>
      </w:r>
    </w:p>
    <w:p w14:paraId="76431A32" w14:textId="77777777" w:rsidR="00751242" w:rsidRDefault="002A5A16" w:rsidP="002A5A16">
      <w:pPr>
        <w:pStyle w:val="ListParagraph"/>
        <w:numPr>
          <w:ilvl w:val="0"/>
          <w:numId w:val="47"/>
        </w:numPr>
        <w:contextualSpacing/>
        <w:rPr>
          <w:rFonts w:ascii="Calibri" w:hAnsi="Calibri" w:cs="Arial"/>
        </w:rPr>
      </w:pPr>
      <w:r>
        <w:rPr>
          <w:rFonts w:asciiTheme="minorHAnsi" w:hAnsiTheme="minorHAnsi"/>
        </w:rPr>
        <w:t>Dynamic Glazing: Indicate</w:t>
      </w:r>
      <w:r w:rsidRPr="003004D5">
        <w:rPr>
          <w:rFonts w:asciiTheme="minorHAnsi" w:hAnsiTheme="minorHAnsi"/>
        </w:rPr>
        <w:t xml:space="preserve"> if the fenestration has integrated shading devi</w:t>
      </w:r>
      <w:r>
        <w:rPr>
          <w:rFonts w:asciiTheme="minorHAnsi" w:hAnsiTheme="minorHAnsi"/>
        </w:rPr>
        <w:t>c</w:t>
      </w:r>
      <w:r w:rsidRPr="003004D5">
        <w:rPr>
          <w:rFonts w:asciiTheme="minorHAnsi" w:hAnsiTheme="minorHAnsi"/>
        </w:rPr>
        <w:t>e, chromogenic glazing or none for no dynamic Glazing.</w:t>
      </w:r>
      <w:r>
        <w:rPr>
          <w:rFonts w:ascii="Calibri" w:hAnsi="Calibri" w:cs="Arial"/>
        </w:rPr>
        <w:t xml:space="preserve"> </w:t>
      </w:r>
    </w:p>
    <w:p w14:paraId="46F419F7" w14:textId="77777777" w:rsidR="00751242" w:rsidRDefault="00751242" w:rsidP="000A51C2">
      <w:pPr>
        <w:pStyle w:val="ListParagraph"/>
        <w:contextualSpacing/>
        <w:rPr>
          <w:rFonts w:ascii="Calibri" w:hAnsi="Calibri" w:cs="Arial"/>
        </w:rPr>
      </w:pPr>
    </w:p>
    <w:p w14:paraId="561A25BD" w14:textId="7586C414" w:rsidR="002A5A16" w:rsidRDefault="00751242" w:rsidP="000A51C2">
      <w:pPr>
        <w:pStyle w:val="ListParagraph"/>
        <w:ind w:left="1980" w:hanging="900"/>
        <w:contextualSpacing/>
        <w:rPr>
          <w:rFonts w:ascii="Calibri" w:hAnsi="Calibri" w:cs="Arial"/>
        </w:rPr>
      </w:pPr>
      <w:r>
        <w:rPr>
          <w:rFonts w:ascii="Calibri" w:hAnsi="Calibri" w:cs="Arial"/>
        </w:rPr>
        <w:t>NOTE:</w:t>
      </w:r>
      <w:r>
        <w:rPr>
          <w:rFonts w:ascii="Calibri" w:hAnsi="Calibri" w:cs="Arial"/>
        </w:rPr>
        <w:tab/>
      </w:r>
      <w:r w:rsidR="002A5A16">
        <w:rPr>
          <w:rFonts w:ascii="Calibri" w:hAnsi="Calibri" w:cs="Arial"/>
        </w:rPr>
        <w:t xml:space="preserve">Chromogenic glazing shall be considered separately from other fenestration types. </w:t>
      </w:r>
    </w:p>
    <w:p w14:paraId="1D94EE4D" w14:textId="77777777" w:rsidR="00751242" w:rsidRDefault="00751242" w:rsidP="000A51C2">
      <w:pPr>
        <w:pStyle w:val="ListParagraph"/>
        <w:contextualSpacing/>
        <w:rPr>
          <w:rFonts w:ascii="Calibri" w:hAnsi="Calibri" w:cs="Arial"/>
        </w:rPr>
      </w:pPr>
    </w:p>
    <w:p w14:paraId="44269DA6" w14:textId="77777777" w:rsidR="002A5A16" w:rsidRDefault="002A5A16" w:rsidP="002A5A16">
      <w:pPr>
        <w:pStyle w:val="ListParagraph"/>
        <w:numPr>
          <w:ilvl w:val="0"/>
          <w:numId w:val="47"/>
        </w:numPr>
        <w:contextualSpacing/>
        <w:rPr>
          <w:rFonts w:ascii="Calibri" w:hAnsi="Calibri" w:cs="Arial"/>
        </w:rPr>
      </w:pPr>
      <w:r w:rsidRPr="00C24189">
        <w:rPr>
          <w:rFonts w:ascii="Calibri" w:hAnsi="Calibri" w:cs="Arial"/>
        </w:rPr>
        <w:t>Orientation (North, East, South, West)</w:t>
      </w:r>
      <w:r>
        <w:rPr>
          <w:rFonts w:ascii="Calibri" w:hAnsi="Calibri" w:cs="Arial"/>
        </w:rPr>
        <w:t>:</w:t>
      </w:r>
      <w:r w:rsidRPr="00C24189">
        <w:rPr>
          <w:rFonts w:ascii="Calibri" w:hAnsi="Calibri" w:cs="Arial"/>
        </w:rPr>
        <w:t xml:space="preserve"> The definitions in the Energy Efficiency Standards i</w:t>
      </w:r>
      <w:r>
        <w:rPr>
          <w:rFonts w:ascii="Calibri" w:hAnsi="Calibri" w:cs="Arial"/>
        </w:rPr>
        <w:t xml:space="preserve">nclude these specific details - </w:t>
      </w:r>
    </w:p>
    <w:p w14:paraId="187AC8EA" w14:textId="77777777" w:rsidR="002A5A16" w:rsidRPr="00C24189" w:rsidRDefault="002A5A16" w:rsidP="002A5A16">
      <w:pPr>
        <w:numPr>
          <w:ilvl w:val="0"/>
          <w:numId w:val="29"/>
        </w:numPr>
        <w:rPr>
          <w:rFonts w:ascii="Calibri" w:hAnsi="Calibri" w:cs="Arial"/>
        </w:rPr>
      </w:pPr>
      <w:r w:rsidRPr="00C24189">
        <w:rPr>
          <w:rFonts w:ascii="Calibri" w:hAnsi="Calibri" w:cs="Arial"/>
        </w:rPr>
        <w:t xml:space="preserve">North is oriented to within 45 degrees of true north, including 45 degrees east of north; </w:t>
      </w:r>
    </w:p>
    <w:p w14:paraId="397A8A28" w14:textId="77777777" w:rsidR="002A5A16" w:rsidRPr="00C24189" w:rsidRDefault="002A5A16" w:rsidP="002A5A16">
      <w:pPr>
        <w:numPr>
          <w:ilvl w:val="0"/>
          <w:numId w:val="29"/>
        </w:numPr>
        <w:rPr>
          <w:rFonts w:ascii="Calibri" w:hAnsi="Calibri" w:cs="Arial"/>
        </w:rPr>
      </w:pPr>
      <w:r w:rsidRPr="00C24189">
        <w:rPr>
          <w:rFonts w:ascii="Calibri" w:hAnsi="Calibri" w:cs="Arial"/>
        </w:rPr>
        <w:t xml:space="preserve">East is oriented to within 45 degrees of true east, including 45 degrees south of east; </w:t>
      </w:r>
    </w:p>
    <w:p w14:paraId="2D12EF82" w14:textId="77777777" w:rsidR="002A5A16" w:rsidRPr="00C24189" w:rsidRDefault="002A5A16" w:rsidP="002A5A16">
      <w:pPr>
        <w:numPr>
          <w:ilvl w:val="0"/>
          <w:numId w:val="29"/>
        </w:numPr>
        <w:rPr>
          <w:rFonts w:ascii="Calibri" w:hAnsi="Calibri" w:cs="Arial"/>
        </w:rPr>
      </w:pPr>
      <w:r w:rsidRPr="00C24189">
        <w:rPr>
          <w:rFonts w:ascii="Calibri" w:hAnsi="Calibri" w:cs="Arial"/>
        </w:rPr>
        <w:t xml:space="preserve">South is oriented to within 45 degrees of true south, including 45 degrees west of south; </w:t>
      </w:r>
    </w:p>
    <w:p w14:paraId="4A7B12EF" w14:textId="77777777" w:rsidR="002A5A16" w:rsidRPr="00C24189" w:rsidRDefault="002A5A16" w:rsidP="002A5A16">
      <w:pPr>
        <w:numPr>
          <w:ilvl w:val="0"/>
          <w:numId w:val="29"/>
        </w:numPr>
        <w:rPr>
          <w:rFonts w:ascii="Calibri" w:hAnsi="Calibri" w:cs="Arial"/>
        </w:rPr>
      </w:pPr>
      <w:r w:rsidRPr="00C24189">
        <w:rPr>
          <w:rFonts w:ascii="Calibri" w:hAnsi="Calibri" w:cs="Arial"/>
        </w:rPr>
        <w:t xml:space="preserve">West is oriented to within 45 degrees of true west, including 45 degrees </w:t>
      </w:r>
      <w:r>
        <w:rPr>
          <w:rFonts w:ascii="Calibri" w:hAnsi="Calibri" w:cs="Arial"/>
        </w:rPr>
        <w:t>north</w:t>
      </w:r>
      <w:r w:rsidRPr="00C24189">
        <w:rPr>
          <w:rFonts w:ascii="Calibri" w:hAnsi="Calibri" w:cs="Arial"/>
        </w:rPr>
        <w:t xml:space="preserve"> of west. </w:t>
      </w:r>
    </w:p>
    <w:p w14:paraId="6E924A51" w14:textId="77777777" w:rsidR="002A5A16" w:rsidRDefault="002A5A16" w:rsidP="002A5A16">
      <w:pPr>
        <w:pStyle w:val="ListParagraph"/>
        <w:ind w:left="1800" w:hanging="720"/>
        <w:contextualSpacing/>
        <w:rPr>
          <w:rFonts w:ascii="Calibri" w:hAnsi="Calibri" w:cs="Arial"/>
        </w:rPr>
      </w:pPr>
    </w:p>
    <w:p w14:paraId="7D39EA0D" w14:textId="68921061" w:rsidR="002A5A16" w:rsidRDefault="002A5A16" w:rsidP="000A51C2">
      <w:pPr>
        <w:pStyle w:val="ListParagraph"/>
        <w:ind w:left="1980" w:hanging="900"/>
        <w:contextualSpacing/>
        <w:rPr>
          <w:rFonts w:ascii="Calibri" w:hAnsi="Calibri" w:cs="Arial"/>
        </w:rPr>
      </w:pPr>
      <w:r>
        <w:rPr>
          <w:rFonts w:ascii="Calibri" w:hAnsi="Calibri" w:cs="Arial"/>
        </w:rPr>
        <w:t>NOTE:</w:t>
      </w:r>
      <w:r w:rsidR="00751242">
        <w:rPr>
          <w:rFonts w:ascii="Calibri" w:hAnsi="Calibri" w:cs="Arial"/>
        </w:rPr>
        <w:tab/>
      </w:r>
      <w:r w:rsidRPr="00C24189">
        <w:rPr>
          <w:rFonts w:ascii="Calibri" w:hAnsi="Calibri" w:cs="Arial"/>
        </w:rPr>
        <w:t>Skylights in a roof pitch greater than 1:12 can be included as facing the same orientation as that portion of the roof angle. If the skylight is in a roof with a pitch less than 1:12, the skylight is assumed to face west.</w:t>
      </w:r>
    </w:p>
    <w:p w14:paraId="31D4F2D4" w14:textId="77777777" w:rsidR="002A5A16" w:rsidRPr="00C24189" w:rsidRDefault="002A5A16" w:rsidP="002A5A16">
      <w:pPr>
        <w:pStyle w:val="ListParagraph"/>
        <w:contextualSpacing/>
        <w:rPr>
          <w:rFonts w:ascii="Calibri" w:hAnsi="Calibri" w:cs="Arial"/>
        </w:rPr>
      </w:pPr>
    </w:p>
    <w:p w14:paraId="51747D77" w14:textId="77777777" w:rsidR="002A5A16" w:rsidRDefault="002A5A16" w:rsidP="002A5A16">
      <w:pPr>
        <w:pStyle w:val="ListParagraph"/>
        <w:numPr>
          <w:ilvl w:val="0"/>
          <w:numId w:val="47"/>
        </w:numPr>
        <w:rPr>
          <w:rFonts w:asciiTheme="minorHAnsi" w:hAnsiTheme="minorHAnsi"/>
        </w:rPr>
      </w:pPr>
      <w:r>
        <w:rPr>
          <w:rFonts w:asciiTheme="minorHAnsi" w:hAnsiTheme="minorHAnsi"/>
        </w:rPr>
        <w:t>Area Removed (ft</w:t>
      </w:r>
      <w:r w:rsidRPr="00AE11F1">
        <w:rPr>
          <w:rFonts w:asciiTheme="minorHAnsi" w:hAnsiTheme="minorHAnsi"/>
          <w:vertAlign w:val="superscript"/>
        </w:rPr>
        <w:t>2</w:t>
      </w:r>
      <w:r>
        <w:rPr>
          <w:rFonts w:asciiTheme="minorHAnsi" w:hAnsiTheme="minorHAnsi"/>
        </w:rPr>
        <w:t>): Enter the area, in square feet, of the fenestration/glazing being removed.</w:t>
      </w:r>
    </w:p>
    <w:p w14:paraId="7CFE1EE2" w14:textId="77777777" w:rsidR="002A5A16" w:rsidRDefault="002A5A16" w:rsidP="002A5A16">
      <w:pPr>
        <w:pStyle w:val="ListParagraph"/>
        <w:numPr>
          <w:ilvl w:val="0"/>
          <w:numId w:val="47"/>
        </w:numPr>
        <w:rPr>
          <w:rFonts w:asciiTheme="minorHAnsi" w:hAnsiTheme="minorHAnsi"/>
        </w:rPr>
      </w:pPr>
      <w:r>
        <w:rPr>
          <w:rFonts w:asciiTheme="minorHAnsi" w:hAnsiTheme="minorHAnsi"/>
        </w:rPr>
        <w:t>Area Added (ft</w:t>
      </w:r>
      <w:r w:rsidRPr="00AE11F1">
        <w:rPr>
          <w:rFonts w:asciiTheme="minorHAnsi" w:hAnsiTheme="minorHAnsi"/>
          <w:vertAlign w:val="superscript"/>
        </w:rPr>
        <w:t>2</w:t>
      </w:r>
      <w:r>
        <w:rPr>
          <w:rFonts w:asciiTheme="minorHAnsi" w:hAnsiTheme="minorHAnsi"/>
        </w:rPr>
        <w:t>): Enter the area, in square feet, of the fenestration/glazing being added.</w:t>
      </w:r>
    </w:p>
    <w:p w14:paraId="3BF3D071" w14:textId="77777777" w:rsidR="002A5A16" w:rsidRDefault="002A5A16" w:rsidP="002A5A16">
      <w:pPr>
        <w:pStyle w:val="ListParagraph"/>
        <w:numPr>
          <w:ilvl w:val="0"/>
          <w:numId w:val="47"/>
        </w:numPr>
        <w:rPr>
          <w:rFonts w:asciiTheme="minorHAnsi" w:hAnsiTheme="minorHAnsi"/>
        </w:rPr>
      </w:pPr>
      <w:r>
        <w:rPr>
          <w:rFonts w:asciiTheme="minorHAnsi" w:hAnsiTheme="minorHAnsi"/>
        </w:rPr>
        <w:t>Net Added Area (ft</w:t>
      </w:r>
      <w:r w:rsidRPr="00AE11F1">
        <w:rPr>
          <w:rFonts w:asciiTheme="minorHAnsi" w:hAnsiTheme="minorHAnsi"/>
          <w:vertAlign w:val="superscript"/>
        </w:rPr>
        <w:t>2</w:t>
      </w:r>
      <w:r>
        <w:rPr>
          <w:rFonts w:asciiTheme="minorHAnsi" w:hAnsiTheme="minorHAnsi"/>
        </w:rPr>
        <w:t>): The difference between the Area Added and the Area Removed.</w:t>
      </w:r>
    </w:p>
    <w:p w14:paraId="13906123" w14:textId="6FD59D98" w:rsidR="002A5A16" w:rsidRDefault="002A5A16" w:rsidP="002A5A16">
      <w:pPr>
        <w:pStyle w:val="ListParagraph"/>
        <w:numPr>
          <w:ilvl w:val="0"/>
          <w:numId w:val="47"/>
        </w:numPr>
        <w:contextualSpacing/>
        <w:rPr>
          <w:rFonts w:ascii="Calibri" w:hAnsi="Calibri" w:cs="Arial"/>
        </w:rPr>
      </w:pPr>
      <w:r>
        <w:rPr>
          <w:rFonts w:asciiTheme="minorHAnsi" w:hAnsiTheme="minorHAnsi"/>
        </w:rPr>
        <w:t>U-factor:</w:t>
      </w:r>
      <w:r w:rsidRPr="004A14E1">
        <w:rPr>
          <w:rFonts w:ascii="Calibri" w:hAnsi="Calibri" w:cs="Arial"/>
        </w:rPr>
        <w:t xml:space="preserve"> </w:t>
      </w:r>
      <w:r w:rsidRPr="00C24189">
        <w:rPr>
          <w:rFonts w:ascii="Calibri" w:hAnsi="Calibri" w:cs="Arial"/>
        </w:rPr>
        <w:t>Enter (a) the NFRC U-factor based on the proposed brand and type of fenestration using National Fenestration Rating Council (</w:t>
      </w:r>
      <w:hyperlink r:id="rId14" w:history="1">
        <w:r w:rsidRPr="00C24189">
          <w:rPr>
            <w:rStyle w:val="Hyperlink"/>
            <w:rFonts w:ascii="Calibri" w:hAnsi="Calibri" w:cs="Arial"/>
            <w:color w:val="auto"/>
          </w:rPr>
          <w:t>www.nfrc.org</w:t>
        </w:r>
      </w:hyperlink>
      <w:r w:rsidRPr="00C24189">
        <w:rPr>
          <w:rFonts w:ascii="Calibri" w:hAnsi="Calibri" w:cs="Arial"/>
        </w:rPr>
        <w:t>) certified values, (b) the default value from Table 110.6-A</w:t>
      </w:r>
      <w:r w:rsidR="00751242">
        <w:rPr>
          <w:rFonts w:ascii="Calibri" w:hAnsi="Calibri" w:cs="Arial"/>
        </w:rPr>
        <w:t xml:space="preserve">, (c) </w:t>
      </w:r>
      <w:r>
        <w:rPr>
          <w:rFonts w:ascii="Calibri" w:hAnsi="Calibri" w:cs="Arial"/>
        </w:rPr>
        <w:t>Equation NA6-1</w:t>
      </w:r>
      <w:r w:rsidRPr="00C24189">
        <w:rPr>
          <w:rFonts w:ascii="Calibri" w:hAnsi="Calibri" w:cs="Arial"/>
        </w:rPr>
        <w:t>, or (</w:t>
      </w:r>
      <w:r w:rsidR="00751242">
        <w:rPr>
          <w:rFonts w:ascii="Calibri" w:hAnsi="Calibri" w:cs="Arial"/>
        </w:rPr>
        <w:t>d</w:t>
      </w:r>
      <w:r w:rsidRPr="00C24189">
        <w:rPr>
          <w:rFonts w:ascii="Calibri" w:hAnsi="Calibri" w:cs="Arial"/>
        </w:rPr>
        <w:t xml:space="preserve">) the </w:t>
      </w:r>
      <w:r w:rsidR="00751242">
        <w:rPr>
          <w:rFonts w:ascii="Calibri" w:hAnsi="Calibri" w:cs="Arial"/>
        </w:rPr>
        <w:t>area-</w:t>
      </w:r>
      <w:r w:rsidRPr="00C24189">
        <w:rPr>
          <w:rFonts w:ascii="Calibri" w:hAnsi="Calibri" w:cs="Arial"/>
        </w:rPr>
        <w:t xml:space="preserve">weighted average U-factor calculated on form </w:t>
      </w:r>
      <w:r>
        <w:rPr>
          <w:rFonts w:ascii="Calibri" w:hAnsi="Calibri" w:cs="Arial"/>
        </w:rPr>
        <w:t>CF1R</w:t>
      </w:r>
      <w:r w:rsidRPr="00C24189">
        <w:rPr>
          <w:rFonts w:ascii="Calibri" w:hAnsi="Calibri" w:cs="Arial"/>
        </w:rPr>
        <w:t>-</w:t>
      </w:r>
      <w:r>
        <w:rPr>
          <w:rFonts w:ascii="Calibri" w:hAnsi="Calibri" w:cs="Arial"/>
        </w:rPr>
        <w:t>ENV</w:t>
      </w:r>
      <w:r w:rsidRPr="00C24189">
        <w:rPr>
          <w:rFonts w:ascii="Calibri" w:hAnsi="Calibri" w:cs="Arial"/>
        </w:rPr>
        <w:t>-02</w:t>
      </w:r>
      <w:r>
        <w:rPr>
          <w:rFonts w:ascii="Calibri" w:hAnsi="Calibri" w:cs="Arial"/>
        </w:rPr>
        <w:t>-E</w:t>
      </w:r>
      <w:r w:rsidRPr="00C24189">
        <w:rPr>
          <w:rFonts w:ascii="Calibri" w:hAnsi="Calibri" w:cs="Arial"/>
        </w:rPr>
        <w:t>, Area</w:t>
      </w:r>
      <w:r w:rsidR="00751242">
        <w:rPr>
          <w:rFonts w:ascii="Calibri" w:hAnsi="Calibri" w:cs="Arial"/>
        </w:rPr>
        <w:t>-</w:t>
      </w:r>
      <w:r w:rsidRPr="00C24189">
        <w:rPr>
          <w:rFonts w:ascii="Calibri" w:hAnsi="Calibri" w:cs="Arial"/>
        </w:rPr>
        <w:t xml:space="preserve">Weighted Average Calculation Worksheet. </w:t>
      </w:r>
    </w:p>
    <w:p w14:paraId="24EB2647" w14:textId="77777777" w:rsidR="002A5A16" w:rsidRDefault="002A5A16" w:rsidP="002A5A16">
      <w:pPr>
        <w:pStyle w:val="ListParagraph"/>
        <w:contextualSpacing/>
        <w:rPr>
          <w:rFonts w:asciiTheme="minorHAnsi" w:hAnsiTheme="minorHAnsi"/>
        </w:rPr>
      </w:pPr>
    </w:p>
    <w:p w14:paraId="6C282BDC" w14:textId="77777777" w:rsidR="002A5A16" w:rsidRDefault="002A5A16" w:rsidP="002A5A16">
      <w:pPr>
        <w:pStyle w:val="ListParagraph"/>
        <w:contextualSpacing/>
        <w:rPr>
          <w:rFonts w:ascii="Calibri" w:hAnsi="Calibri" w:cs="Arial"/>
        </w:rPr>
      </w:pPr>
      <w:r w:rsidRPr="00FF7B7D">
        <w:rPr>
          <w:rFonts w:ascii="Calibri" w:hAnsi="Calibri" w:cs="Arial"/>
        </w:rPr>
        <w:t>For the exceptions, up to 3 ft</w:t>
      </w:r>
      <w:r w:rsidRPr="00FF7B7D">
        <w:rPr>
          <w:rFonts w:ascii="Calibri" w:hAnsi="Calibri" w:cs="Arial"/>
          <w:vertAlign w:val="superscript"/>
        </w:rPr>
        <w:t>2</w:t>
      </w:r>
      <w:r w:rsidRPr="00FF7B7D">
        <w:rPr>
          <w:rFonts w:ascii="Calibri" w:hAnsi="Calibri" w:cs="Arial"/>
        </w:rPr>
        <w:t xml:space="preserve"> of tubular skylights and up to 3 ft</w:t>
      </w:r>
      <w:r w:rsidRPr="00FF7B7D">
        <w:rPr>
          <w:rFonts w:ascii="Calibri" w:hAnsi="Calibri" w:cs="Arial"/>
          <w:vertAlign w:val="superscript"/>
        </w:rPr>
        <w:t>2</w:t>
      </w:r>
      <w:r w:rsidRPr="00FF7B7D">
        <w:rPr>
          <w:rFonts w:ascii="Calibri" w:hAnsi="Calibri" w:cs="Arial"/>
        </w:rPr>
        <w:t xml:space="preserve"> of glazing in a door enter N/A, and for up to 16 ft</w:t>
      </w:r>
      <w:r w:rsidRPr="00FF7B7D">
        <w:rPr>
          <w:rFonts w:ascii="Calibri" w:hAnsi="Calibri" w:cs="Arial"/>
          <w:vertAlign w:val="superscript"/>
        </w:rPr>
        <w:t>2</w:t>
      </w:r>
      <w:r w:rsidRPr="00FF7B7D">
        <w:rPr>
          <w:rFonts w:ascii="Calibri" w:hAnsi="Calibri" w:cs="Arial"/>
        </w:rPr>
        <w:t xml:space="preserve"> of skylight, enter 0.55. If any products (other than the exceptions) have a higher U-factor than 0.32, first complete an ENV-02 to calculate a weighted average U-factor and attach it to this CF1R.</w:t>
      </w:r>
      <w:r w:rsidRPr="00C24189">
        <w:rPr>
          <w:rFonts w:ascii="Calibri" w:hAnsi="Calibri" w:cs="Arial"/>
        </w:rPr>
        <w:t xml:space="preserve"> </w:t>
      </w:r>
    </w:p>
    <w:p w14:paraId="5C278E5B" w14:textId="77777777" w:rsidR="002A5A16" w:rsidRDefault="002A5A16" w:rsidP="002A5A16">
      <w:pPr>
        <w:pStyle w:val="ListParagraph"/>
        <w:spacing w:line="276" w:lineRule="auto"/>
        <w:contextualSpacing/>
        <w:rPr>
          <w:rFonts w:ascii="Calibri" w:hAnsi="Calibri" w:cs="Arial"/>
        </w:rPr>
      </w:pPr>
    </w:p>
    <w:p w14:paraId="748D276D" w14:textId="77777777" w:rsidR="002A5A16" w:rsidRDefault="002A5A16" w:rsidP="002A5A16">
      <w:pPr>
        <w:tabs>
          <w:tab w:val="left" w:pos="1800"/>
        </w:tabs>
        <w:ind w:left="1800" w:hanging="720"/>
        <w:rPr>
          <w:rFonts w:ascii="Calibri" w:hAnsi="Calibri" w:cs="Arial"/>
        </w:rPr>
      </w:pPr>
      <w:r w:rsidRPr="00C24189">
        <w:rPr>
          <w:rFonts w:ascii="Calibri" w:hAnsi="Calibri" w:cs="Arial"/>
        </w:rPr>
        <w:t xml:space="preserve">NOTE: </w:t>
      </w:r>
      <w:r w:rsidRPr="00C24189">
        <w:rPr>
          <w:rFonts w:ascii="Calibri" w:hAnsi="Calibri" w:cs="Arial"/>
        </w:rPr>
        <w:tab/>
        <w:t xml:space="preserve">Dynamic glazing is a glazing system that changes its performance U-factor and SHGC based on the physical environment. Dynamic glazing includes chromogenic glazing or integrated shading systems (this does not include internally or externally mounted shading devices). If using dynamic glazing, use the lowest tested U-factor and SHGC in Columns 8 and 11. </w:t>
      </w:r>
    </w:p>
    <w:p w14:paraId="662E6FCA" w14:textId="77777777" w:rsidR="002A5A16" w:rsidRPr="00C24189" w:rsidRDefault="002A5A16" w:rsidP="002A5A16">
      <w:pPr>
        <w:tabs>
          <w:tab w:val="left" w:pos="1800"/>
        </w:tabs>
        <w:ind w:left="1800" w:hanging="720"/>
        <w:rPr>
          <w:rFonts w:ascii="Calibri" w:hAnsi="Calibri" w:cs="Arial"/>
        </w:rPr>
      </w:pPr>
    </w:p>
    <w:p w14:paraId="1E838781" w14:textId="710BB9CA" w:rsidR="002A5A16" w:rsidRDefault="002A5A16" w:rsidP="002A5A16">
      <w:pPr>
        <w:pStyle w:val="ListParagraph"/>
        <w:numPr>
          <w:ilvl w:val="0"/>
          <w:numId w:val="47"/>
        </w:numPr>
        <w:rPr>
          <w:rFonts w:asciiTheme="minorHAnsi" w:hAnsiTheme="minorHAnsi"/>
        </w:rPr>
      </w:pPr>
      <w:r>
        <w:rPr>
          <w:rFonts w:asciiTheme="minorHAnsi" w:hAnsiTheme="minorHAnsi"/>
        </w:rPr>
        <w:t>Source:</w:t>
      </w:r>
      <w:r w:rsidRPr="004A14E1">
        <w:rPr>
          <w:rFonts w:ascii="Calibri" w:hAnsi="Calibri" w:cs="Arial"/>
        </w:rPr>
        <w:t xml:space="preserve"> </w:t>
      </w:r>
      <w:r w:rsidRPr="00C24189">
        <w:rPr>
          <w:rFonts w:ascii="Calibri" w:hAnsi="Calibri" w:cs="Arial"/>
        </w:rPr>
        <w:t xml:space="preserve">NFRC, </w:t>
      </w:r>
      <w:r>
        <w:rPr>
          <w:rFonts w:ascii="Calibri" w:hAnsi="Calibri" w:cs="Arial"/>
        </w:rPr>
        <w:t>Table 110.6-A</w:t>
      </w:r>
      <w:del w:id="73" w:author="Shewmaker, Michael@Energy" w:date="2017-02-27T13:38:00Z">
        <w:r w:rsidDel="00EF2B36">
          <w:rPr>
            <w:rFonts w:ascii="Calibri" w:hAnsi="Calibri" w:cs="Arial"/>
          </w:rPr>
          <w:delText xml:space="preserve"> and 110.6-B</w:delText>
        </w:r>
      </w:del>
      <w:r>
        <w:rPr>
          <w:rFonts w:ascii="Calibri" w:hAnsi="Calibri" w:cs="Arial"/>
        </w:rPr>
        <w:t>, Equations NA6-1</w:t>
      </w:r>
      <w:del w:id="74" w:author="Shewmaker, Michael@Energy" w:date="2017-02-27T13:38:00Z">
        <w:r w:rsidDel="00EF2B36">
          <w:rPr>
            <w:rFonts w:ascii="Calibri" w:hAnsi="Calibri" w:cs="Arial"/>
          </w:rPr>
          <w:delText xml:space="preserve"> and NA6-2</w:delText>
        </w:r>
      </w:del>
      <w:r w:rsidR="00081A21">
        <w:rPr>
          <w:rFonts w:ascii="Calibri" w:hAnsi="Calibri" w:cs="Arial"/>
        </w:rPr>
        <w:t>, or Area-Weighted Average Worksheet (ENV-02)</w:t>
      </w:r>
      <w:r w:rsidRPr="00C24189">
        <w:rPr>
          <w:rFonts w:ascii="Calibri" w:hAnsi="Calibri" w:cs="Arial"/>
        </w:rPr>
        <w:t>. The source of the U-factor data for the fenestration product.</w:t>
      </w:r>
    </w:p>
    <w:p w14:paraId="36F221A7" w14:textId="29835A3D" w:rsidR="002A5A16" w:rsidRDefault="002A5A16" w:rsidP="002A5A16">
      <w:pPr>
        <w:pStyle w:val="ListParagraph"/>
        <w:numPr>
          <w:ilvl w:val="0"/>
          <w:numId w:val="47"/>
        </w:numPr>
        <w:contextualSpacing/>
        <w:rPr>
          <w:rFonts w:ascii="Calibri" w:hAnsi="Calibri" w:cs="Arial"/>
        </w:rPr>
      </w:pPr>
      <w:r>
        <w:rPr>
          <w:rFonts w:asciiTheme="minorHAnsi" w:hAnsiTheme="minorHAnsi"/>
        </w:rPr>
        <w:t>SHGC:</w:t>
      </w:r>
      <w:r>
        <w:rPr>
          <w:rFonts w:ascii="Calibri" w:hAnsi="Calibri" w:cs="Arial"/>
        </w:rPr>
        <w:t xml:space="preserve"> In climate zones 2, 4, 6-16 enter the SHGC from (a) NFRC-rated certification information, (b) default value from Table 110.6-B</w:t>
      </w:r>
      <w:r w:rsidR="00081A21">
        <w:rPr>
          <w:rFonts w:ascii="Calibri" w:hAnsi="Calibri" w:cs="Arial"/>
        </w:rPr>
        <w:t>,</w:t>
      </w:r>
      <w:r>
        <w:rPr>
          <w:rFonts w:ascii="Calibri" w:hAnsi="Calibri" w:cs="Arial"/>
        </w:rPr>
        <w:t xml:space="preserve"> </w:t>
      </w:r>
      <w:r w:rsidR="00081A21">
        <w:rPr>
          <w:rFonts w:ascii="Calibri" w:hAnsi="Calibri" w:cs="Arial"/>
        </w:rPr>
        <w:t xml:space="preserve">(c) </w:t>
      </w:r>
      <w:r>
        <w:rPr>
          <w:rFonts w:ascii="Calibri" w:hAnsi="Calibri" w:cs="Arial"/>
        </w:rPr>
        <w:t>Equation NA6-2, or (</w:t>
      </w:r>
      <w:r w:rsidR="00081A21">
        <w:rPr>
          <w:rFonts w:ascii="Calibri" w:hAnsi="Calibri" w:cs="Arial"/>
        </w:rPr>
        <w:t>d</w:t>
      </w:r>
      <w:r>
        <w:rPr>
          <w:rFonts w:ascii="Calibri" w:hAnsi="Calibri" w:cs="Arial"/>
        </w:rPr>
        <w:t>) the weighted average SHGC calculated on form CF1R-ENV-02.</w:t>
      </w:r>
    </w:p>
    <w:p w14:paraId="0201C995" w14:textId="77777777" w:rsidR="002A5A16" w:rsidRDefault="002A5A16" w:rsidP="002A5A16">
      <w:pPr>
        <w:ind w:left="720"/>
        <w:contextualSpacing/>
        <w:rPr>
          <w:rFonts w:ascii="Calibri" w:hAnsi="Calibri" w:cs="Arial"/>
        </w:rPr>
      </w:pPr>
    </w:p>
    <w:p w14:paraId="199EF84D" w14:textId="77777777" w:rsidR="002A5A16" w:rsidRDefault="002A5A16" w:rsidP="002A5A16">
      <w:pPr>
        <w:ind w:left="720"/>
        <w:contextualSpacing/>
        <w:rPr>
          <w:rFonts w:ascii="Calibri" w:hAnsi="Calibri" w:cs="Arial"/>
        </w:rPr>
      </w:pPr>
      <w:r w:rsidRPr="00FF7B7D">
        <w:rPr>
          <w:rFonts w:ascii="Calibri" w:hAnsi="Calibri" w:cs="Arial"/>
        </w:rPr>
        <w:t>For the exceptions – up to 3ft</w:t>
      </w:r>
      <w:r w:rsidRPr="00FF7B7D">
        <w:rPr>
          <w:rFonts w:ascii="Calibri" w:hAnsi="Calibri" w:cs="Arial"/>
          <w:vertAlign w:val="superscript"/>
        </w:rPr>
        <w:t>2</w:t>
      </w:r>
      <w:r w:rsidRPr="00FF7B7D">
        <w:rPr>
          <w:rFonts w:ascii="Calibri" w:hAnsi="Calibri" w:cs="Arial"/>
        </w:rPr>
        <w:t xml:space="preserve"> of tubular skylights and up to 3ft</w:t>
      </w:r>
      <w:r w:rsidRPr="00FF7B7D">
        <w:rPr>
          <w:rFonts w:ascii="Calibri" w:hAnsi="Calibri" w:cs="Arial"/>
          <w:vertAlign w:val="superscript"/>
        </w:rPr>
        <w:t>2</w:t>
      </w:r>
      <w:r w:rsidRPr="00FF7B7D">
        <w:rPr>
          <w:rFonts w:ascii="Calibri" w:hAnsi="Calibri" w:cs="Arial"/>
        </w:rPr>
        <w:t xml:space="preserve"> of glazing in a door, enter N/A; up to 16ft</w:t>
      </w:r>
      <w:r w:rsidRPr="00FF7B7D">
        <w:rPr>
          <w:rFonts w:ascii="Calibri" w:hAnsi="Calibri" w:cs="Arial"/>
          <w:vertAlign w:val="superscript"/>
        </w:rPr>
        <w:t>2</w:t>
      </w:r>
      <w:r w:rsidRPr="00FF7B7D">
        <w:rPr>
          <w:rFonts w:ascii="Calibri" w:hAnsi="Calibri" w:cs="Arial"/>
        </w:rPr>
        <w:t xml:space="preserve"> of skylight, enter 0.30. If any products (other than the exceptions) have a higher SHGC than required by Package A, first complete a form CF1R-ENV-02 to calculate the area-weighted average SHGC and attach it to this CF1R.</w:t>
      </w:r>
    </w:p>
    <w:p w14:paraId="02A86B09" w14:textId="77777777" w:rsidR="002A5A16" w:rsidRDefault="002A5A16" w:rsidP="002A5A16">
      <w:pPr>
        <w:pStyle w:val="ListParagraph"/>
        <w:rPr>
          <w:rFonts w:asciiTheme="minorHAnsi" w:hAnsiTheme="minorHAnsi"/>
        </w:rPr>
      </w:pPr>
    </w:p>
    <w:p w14:paraId="121EE036" w14:textId="0E5B142D" w:rsidR="002A5A16" w:rsidRDefault="002A5A16" w:rsidP="002A5A16">
      <w:pPr>
        <w:pStyle w:val="ListParagraph"/>
        <w:numPr>
          <w:ilvl w:val="0"/>
          <w:numId w:val="47"/>
        </w:numPr>
        <w:rPr>
          <w:rFonts w:asciiTheme="minorHAnsi" w:hAnsiTheme="minorHAnsi"/>
        </w:rPr>
      </w:pPr>
      <w:r>
        <w:rPr>
          <w:rFonts w:asciiTheme="minorHAnsi" w:hAnsiTheme="minorHAnsi"/>
        </w:rPr>
        <w:t>Source:</w:t>
      </w:r>
      <w:r w:rsidRPr="004A14E1">
        <w:rPr>
          <w:rFonts w:ascii="Calibri" w:hAnsi="Calibri" w:cs="Arial"/>
        </w:rPr>
        <w:t xml:space="preserve"> </w:t>
      </w:r>
      <w:r w:rsidRPr="00C24189">
        <w:rPr>
          <w:rFonts w:ascii="Calibri" w:hAnsi="Calibri" w:cs="Arial"/>
        </w:rPr>
        <w:t xml:space="preserve">NFRC, </w:t>
      </w:r>
      <w:r>
        <w:rPr>
          <w:rFonts w:ascii="Calibri" w:hAnsi="Calibri" w:cs="Arial"/>
        </w:rPr>
        <w:t xml:space="preserve">Table </w:t>
      </w:r>
      <w:del w:id="75" w:author="Shewmaker, Michael@Energy" w:date="2017-02-27T13:39:00Z">
        <w:r w:rsidDel="00EF2B36">
          <w:rPr>
            <w:rFonts w:ascii="Calibri" w:hAnsi="Calibri" w:cs="Arial"/>
          </w:rPr>
          <w:delText xml:space="preserve">110.6-A and </w:delText>
        </w:r>
      </w:del>
      <w:r>
        <w:rPr>
          <w:rFonts w:ascii="Calibri" w:hAnsi="Calibri" w:cs="Arial"/>
        </w:rPr>
        <w:t xml:space="preserve">110.6-B, Equations </w:t>
      </w:r>
      <w:del w:id="76" w:author="Shewmaker, Michael@Energy" w:date="2017-02-27T13:39:00Z">
        <w:r w:rsidDel="00EF2B36">
          <w:rPr>
            <w:rFonts w:ascii="Calibri" w:hAnsi="Calibri" w:cs="Arial"/>
          </w:rPr>
          <w:delText xml:space="preserve">NA6-1 and </w:delText>
        </w:r>
      </w:del>
      <w:r>
        <w:rPr>
          <w:rFonts w:ascii="Calibri" w:hAnsi="Calibri" w:cs="Arial"/>
        </w:rPr>
        <w:t>NA6-2</w:t>
      </w:r>
      <w:r w:rsidR="00081A21">
        <w:rPr>
          <w:rFonts w:ascii="Calibri" w:hAnsi="Calibri" w:cs="Arial"/>
        </w:rPr>
        <w:t>, or Area-Weighted Average Work</w:t>
      </w:r>
      <w:ins w:id="77" w:author="Shewmaker, Michael@Energy" w:date="2017-02-27T13:39:00Z">
        <w:r w:rsidR="00EF2B36">
          <w:rPr>
            <w:rFonts w:ascii="Calibri" w:hAnsi="Calibri" w:cs="Arial"/>
          </w:rPr>
          <w:t>s</w:t>
        </w:r>
      </w:ins>
      <w:r w:rsidR="00081A21">
        <w:rPr>
          <w:rFonts w:ascii="Calibri" w:hAnsi="Calibri" w:cs="Arial"/>
        </w:rPr>
        <w:t>heet</w:t>
      </w:r>
      <w:ins w:id="78" w:author="Shewmaker, Michael@Energy" w:date="2017-02-27T13:39:00Z">
        <w:r w:rsidR="00EF2B36">
          <w:rPr>
            <w:rFonts w:ascii="Calibri" w:hAnsi="Calibri" w:cs="Arial"/>
          </w:rPr>
          <w:t xml:space="preserve"> (ENV-02)</w:t>
        </w:r>
      </w:ins>
      <w:r w:rsidRPr="00C24189">
        <w:rPr>
          <w:rFonts w:ascii="Calibri" w:hAnsi="Calibri" w:cs="Arial"/>
        </w:rPr>
        <w:t xml:space="preserve">. The source of the </w:t>
      </w:r>
      <w:r>
        <w:rPr>
          <w:rFonts w:ascii="Calibri" w:hAnsi="Calibri" w:cs="Arial"/>
        </w:rPr>
        <w:t xml:space="preserve">SHGC </w:t>
      </w:r>
      <w:r w:rsidRPr="00C24189">
        <w:rPr>
          <w:rFonts w:ascii="Calibri" w:hAnsi="Calibri" w:cs="Arial"/>
        </w:rPr>
        <w:t>data for the fenestration product.</w:t>
      </w:r>
    </w:p>
    <w:p w14:paraId="458C23FA" w14:textId="77777777" w:rsidR="002A5A16" w:rsidRDefault="002A5A16" w:rsidP="002A5A16">
      <w:pPr>
        <w:pStyle w:val="ListParagraph"/>
        <w:numPr>
          <w:ilvl w:val="0"/>
          <w:numId w:val="47"/>
        </w:numPr>
        <w:contextualSpacing/>
        <w:rPr>
          <w:rFonts w:ascii="Calibri" w:hAnsi="Calibri" w:cs="Arial"/>
        </w:rPr>
      </w:pPr>
      <w:r>
        <w:rPr>
          <w:rFonts w:asciiTheme="minorHAnsi" w:hAnsiTheme="minorHAnsi"/>
        </w:rPr>
        <w:t>Exterior Shading Device:</w:t>
      </w:r>
      <w:r w:rsidRPr="00C24189">
        <w:rPr>
          <w:rFonts w:ascii="Calibri" w:hAnsi="Calibri" w:cs="Arial"/>
        </w:rPr>
        <w:t xml:space="preserve"> If exterior shading devices are used to meet the SHGC requirement, indicate the type of device (from Table S-1 of </w:t>
      </w:r>
      <w:r>
        <w:rPr>
          <w:rFonts w:ascii="Calibri" w:hAnsi="Calibri" w:cs="Arial"/>
        </w:rPr>
        <w:t>CF1R</w:t>
      </w:r>
      <w:r w:rsidRPr="00C24189">
        <w:rPr>
          <w:rFonts w:ascii="Calibri" w:hAnsi="Calibri" w:cs="Arial"/>
        </w:rPr>
        <w:t>-</w:t>
      </w:r>
      <w:r>
        <w:rPr>
          <w:rFonts w:ascii="Calibri" w:hAnsi="Calibri" w:cs="Arial"/>
        </w:rPr>
        <w:t>ENV</w:t>
      </w:r>
      <w:r w:rsidRPr="00C24189">
        <w:rPr>
          <w:rFonts w:ascii="Calibri" w:hAnsi="Calibri" w:cs="Arial"/>
        </w:rPr>
        <w:t>-03 Solar Heat Gain Coefficient Worksheet) and attach a</w:t>
      </w:r>
      <w:r>
        <w:rPr>
          <w:rFonts w:ascii="Calibri" w:hAnsi="Calibri" w:cs="Arial"/>
        </w:rPr>
        <w:t>n</w:t>
      </w:r>
      <w:r w:rsidRPr="00C24189">
        <w:rPr>
          <w:rFonts w:ascii="Calibri" w:hAnsi="Calibri" w:cs="Arial"/>
        </w:rPr>
        <w:t xml:space="preserve"> </w:t>
      </w:r>
      <w:r>
        <w:rPr>
          <w:rFonts w:ascii="Calibri" w:hAnsi="Calibri" w:cs="Arial"/>
        </w:rPr>
        <w:t>ENV</w:t>
      </w:r>
      <w:r w:rsidRPr="00C24189">
        <w:rPr>
          <w:rFonts w:ascii="Calibri" w:hAnsi="Calibri" w:cs="Arial"/>
        </w:rPr>
        <w:t>-03.</w:t>
      </w:r>
    </w:p>
    <w:p w14:paraId="0F600507" w14:textId="77777777" w:rsidR="00081A21" w:rsidRDefault="00081A21" w:rsidP="002A5A16">
      <w:pPr>
        <w:tabs>
          <w:tab w:val="left" w:pos="1800"/>
        </w:tabs>
        <w:ind w:left="1800" w:hanging="720"/>
        <w:rPr>
          <w:rFonts w:ascii="Calibri" w:hAnsi="Calibri" w:cs="Arial"/>
        </w:rPr>
      </w:pPr>
    </w:p>
    <w:p w14:paraId="22EC4767" w14:textId="43FA8E6C" w:rsidR="002A5A16" w:rsidRPr="000A51C2" w:rsidRDefault="002A5A16" w:rsidP="000A51C2">
      <w:pPr>
        <w:ind w:left="1980" w:hanging="900"/>
        <w:rPr>
          <w:rFonts w:ascii="Calibri" w:hAnsi="Calibri" w:cs="Arial"/>
        </w:rPr>
      </w:pPr>
      <w:r w:rsidRPr="00F00CC4">
        <w:rPr>
          <w:rFonts w:ascii="Calibri" w:hAnsi="Calibri" w:cs="Arial"/>
        </w:rPr>
        <w:t>NOTE</w:t>
      </w:r>
      <w:r>
        <w:rPr>
          <w:rFonts w:ascii="Calibri" w:hAnsi="Calibri" w:cs="Arial"/>
        </w:rPr>
        <w:t>S</w:t>
      </w:r>
      <w:r w:rsidRPr="00F00CC4">
        <w:rPr>
          <w:rFonts w:ascii="Calibri" w:hAnsi="Calibri" w:cs="Arial"/>
        </w:rPr>
        <w:t xml:space="preserve">: </w:t>
      </w:r>
      <w:r w:rsidR="00081A21">
        <w:rPr>
          <w:rFonts w:ascii="Calibri" w:hAnsi="Calibri" w:cs="Arial"/>
        </w:rPr>
        <w:t xml:space="preserve">  (1)</w:t>
      </w:r>
      <w:r w:rsidRPr="000A51C2">
        <w:rPr>
          <w:rFonts w:ascii="Calibri" w:hAnsi="Calibri" w:cs="Arial"/>
        </w:rPr>
        <w:t>An exterior shading device is not used for products with an NFRC rated U-factor and SHGC; based on a factory integrated shading device.</w:t>
      </w:r>
    </w:p>
    <w:p w14:paraId="5D7C0C3D" w14:textId="698D4222" w:rsidR="002A5A16" w:rsidRPr="000A51C2" w:rsidRDefault="00081A21" w:rsidP="000A51C2">
      <w:pPr>
        <w:ind w:left="1980"/>
        <w:contextualSpacing/>
        <w:rPr>
          <w:rFonts w:ascii="Calibri" w:hAnsi="Calibri" w:cs="Arial"/>
        </w:rPr>
      </w:pPr>
      <w:r>
        <w:rPr>
          <w:rFonts w:ascii="Calibri" w:hAnsi="Calibri" w:cs="Arial"/>
        </w:rPr>
        <w:t>(2)</w:t>
      </w:r>
      <w:r w:rsidR="002A5A16" w:rsidRPr="000A51C2">
        <w:rPr>
          <w:rFonts w:ascii="Calibri" w:hAnsi="Calibri" w:cs="Arial"/>
        </w:rPr>
        <w:t>If using an overhang for south-facing glazing, the glazing must be fully shaded at solar noon on August 21 and substantially exposed to direct sunlight at solar noon on December 21 (see Residential Manual, Section 3.5.5).</w:t>
      </w:r>
    </w:p>
    <w:p w14:paraId="7AEE677C" w14:textId="77777777" w:rsidR="002A5A16" w:rsidRDefault="002A5A16" w:rsidP="002A5A16">
      <w:pPr>
        <w:pStyle w:val="ListParagraph"/>
        <w:rPr>
          <w:rFonts w:asciiTheme="minorHAnsi" w:hAnsiTheme="minorHAnsi"/>
        </w:rPr>
      </w:pPr>
    </w:p>
    <w:p w14:paraId="2704EC65" w14:textId="77777777" w:rsidR="002A5A16" w:rsidRDefault="002A5A16" w:rsidP="002A5A16">
      <w:pPr>
        <w:pStyle w:val="ListParagraph"/>
        <w:numPr>
          <w:ilvl w:val="0"/>
          <w:numId w:val="47"/>
        </w:numPr>
        <w:rPr>
          <w:rFonts w:asciiTheme="minorHAnsi" w:hAnsiTheme="minorHAnsi"/>
        </w:rPr>
      </w:pPr>
      <w:r>
        <w:rPr>
          <w:rFonts w:asciiTheme="minorHAnsi" w:hAnsiTheme="minorHAnsi"/>
        </w:rPr>
        <w:t>Combined SHGC from CF1R-ENV-03:</w:t>
      </w:r>
      <w:r w:rsidRPr="004A14E1">
        <w:rPr>
          <w:rFonts w:ascii="Calibri" w:hAnsi="Calibri" w:cs="Arial"/>
        </w:rPr>
        <w:t xml:space="preserve"> </w:t>
      </w:r>
      <w:r w:rsidRPr="001B3EB0">
        <w:rPr>
          <w:rFonts w:ascii="Calibri" w:hAnsi="Calibri" w:cs="Arial"/>
        </w:rPr>
        <w:t xml:space="preserve">If exterior shading devices are </w:t>
      </w:r>
      <w:r>
        <w:rPr>
          <w:rFonts w:ascii="Calibri" w:hAnsi="Calibri" w:cs="Arial"/>
        </w:rPr>
        <w:t>combined with the SHGC value of the fenestration to</w:t>
      </w:r>
      <w:r w:rsidRPr="001B3EB0">
        <w:rPr>
          <w:rFonts w:ascii="Calibri" w:hAnsi="Calibri" w:cs="Arial"/>
        </w:rPr>
        <w:t xml:space="preserve"> meet the prescriptive SHGC requirements (as indicated by a value in column </w:t>
      </w:r>
      <w:r>
        <w:rPr>
          <w:rFonts w:ascii="Calibri" w:hAnsi="Calibri" w:cs="Arial"/>
        </w:rPr>
        <w:t>F. 13</w:t>
      </w:r>
      <w:r w:rsidRPr="001B3EB0">
        <w:rPr>
          <w:rFonts w:ascii="Calibri" w:hAnsi="Calibri" w:cs="Arial"/>
        </w:rPr>
        <w:t xml:space="preserve">), indicate the SHGC calculated on form </w:t>
      </w:r>
      <w:r>
        <w:rPr>
          <w:rFonts w:ascii="Calibri" w:hAnsi="Calibri" w:cs="Arial"/>
        </w:rPr>
        <w:t>CF-1R-ENV-03</w:t>
      </w:r>
      <w:r w:rsidRPr="001B3EB0">
        <w:rPr>
          <w:rFonts w:ascii="Calibri" w:hAnsi="Calibri" w:cs="Arial"/>
        </w:rPr>
        <w:t xml:space="preserve"> and attach the form</w:t>
      </w:r>
      <w:r>
        <w:rPr>
          <w:rFonts w:ascii="Calibri" w:hAnsi="Calibri" w:cs="Arial"/>
        </w:rPr>
        <w:t xml:space="preserve"> for each window with an exterior shading device.</w:t>
      </w:r>
    </w:p>
    <w:p w14:paraId="02EDAB32" w14:textId="77777777" w:rsidR="002A5A16" w:rsidRDefault="002A5A16" w:rsidP="002A5A16">
      <w:pPr>
        <w:rPr>
          <w:rFonts w:ascii="Calibri" w:hAnsi="Calibri" w:cs="Arial"/>
        </w:rPr>
      </w:pPr>
    </w:p>
    <w:p w14:paraId="72CD6218" w14:textId="7E369E8C" w:rsidR="002A5A16" w:rsidRPr="00FF7B7D" w:rsidRDefault="002A5A16" w:rsidP="002A5A16">
      <w:pPr>
        <w:rPr>
          <w:rFonts w:ascii="Calibri" w:hAnsi="Calibri" w:cs="Arial"/>
        </w:rPr>
      </w:pPr>
      <w:r w:rsidRPr="00FF7B7D">
        <w:rPr>
          <w:rFonts w:ascii="Calibri" w:hAnsi="Calibri" w:cs="Arial"/>
        </w:rPr>
        <w:t>To determine compliance with allowable fenestration areas, complete rows 15-</w:t>
      </w:r>
      <w:r w:rsidR="00FF7B7D" w:rsidRPr="00FF7B7D">
        <w:rPr>
          <w:rFonts w:ascii="Calibri" w:hAnsi="Calibri" w:cs="Arial"/>
        </w:rPr>
        <w:t>30</w:t>
      </w:r>
      <w:r w:rsidRPr="00FF7B7D">
        <w:rPr>
          <w:rFonts w:ascii="Calibri" w:hAnsi="Calibri" w:cs="Arial"/>
        </w:rPr>
        <w:t>.</w:t>
      </w:r>
    </w:p>
    <w:p w14:paraId="4C39371E" w14:textId="77777777" w:rsidR="002A5A16" w:rsidRPr="00FF7B7D" w:rsidRDefault="002A5A16" w:rsidP="002A5A16">
      <w:pPr>
        <w:rPr>
          <w:rFonts w:ascii="Calibri" w:hAnsi="Calibri" w:cs="Arial"/>
        </w:rPr>
      </w:pPr>
    </w:p>
    <w:p w14:paraId="4A04692B" w14:textId="77777777" w:rsidR="002A5A16" w:rsidRPr="00FF7B7D" w:rsidRDefault="002A5A16" w:rsidP="002A5A16">
      <w:pPr>
        <w:pStyle w:val="ListParagraph"/>
        <w:numPr>
          <w:ilvl w:val="0"/>
          <w:numId w:val="49"/>
        </w:numPr>
        <w:contextualSpacing/>
        <w:rPr>
          <w:rFonts w:ascii="Calibri" w:hAnsi="Calibri" w:cs="Arial"/>
        </w:rPr>
      </w:pPr>
      <w:r w:rsidRPr="00FF7B7D">
        <w:rPr>
          <w:rFonts w:ascii="Calibri" w:hAnsi="Calibri" w:cs="Arial"/>
        </w:rPr>
        <w:t>Net Added West-facing Fenestration Area: If limited, enter the total amount of west-facing fenestration ONLY that will be added to the dwelling unit when alterations are complete.</w:t>
      </w:r>
    </w:p>
    <w:p w14:paraId="26436659" w14:textId="18AD5885" w:rsidR="002A5A16" w:rsidRPr="00FF7B7D" w:rsidRDefault="00FF7B7D" w:rsidP="002A5A16">
      <w:pPr>
        <w:pStyle w:val="ListParagraph"/>
        <w:numPr>
          <w:ilvl w:val="0"/>
          <w:numId w:val="49"/>
        </w:numPr>
        <w:contextualSpacing/>
        <w:rPr>
          <w:rFonts w:ascii="Calibri" w:hAnsi="Calibri" w:cs="Arial"/>
        </w:rPr>
      </w:pPr>
      <w:r>
        <w:rPr>
          <w:rFonts w:ascii="Calibri" w:hAnsi="Calibri" w:cs="Arial"/>
        </w:rPr>
        <w:t>Is Net Added Fenestration Area ≤ 0 for west-facing fenestration?</w:t>
      </w:r>
      <w:r w:rsidR="00250880">
        <w:rPr>
          <w:rFonts w:ascii="Calibri" w:hAnsi="Calibri" w:cs="Arial"/>
        </w:rPr>
        <w:t xml:space="preserve"> Indicate Yes or No. If No, the project fails prescriptive compliance – specified west-facing fenestration areas must be reduced, or compliance may be attempted using the performance approach.</w:t>
      </w:r>
    </w:p>
    <w:p w14:paraId="02BA2201" w14:textId="52569763" w:rsidR="002A5A16" w:rsidRDefault="00FF7B7D" w:rsidP="002A5A16">
      <w:pPr>
        <w:pStyle w:val="ListParagraph"/>
        <w:numPr>
          <w:ilvl w:val="0"/>
          <w:numId w:val="49"/>
        </w:numPr>
        <w:contextualSpacing/>
        <w:rPr>
          <w:rFonts w:ascii="Calibri" w:hAnsi="Calibri" w:cs="Arial"/>
        </w:rPr>
      </w:pPr>
      <w:r>
        <w:rPr>
          <w:rFonts w:ascii="Calibri" w:hAnsi="Calibri" w:cs="Arial"/>
        </w:rPr>
        <w:t>Net Added Fenestration Area (all orientations): This field is to show the net area of added fenestration for all orientations.</w:t>
      </w:r>
    </w:p>
    <w:p w14:paraId="3A565140" w14:textId="002CA8B5" w:rsidR="00FF7B7D" w:rsidRPr="00FF7B7D" w:rsidRDefault="00FF7B7D" w:rsidP="002A5A16">
      <w:pPr>
        <w:pStyle w:val="ListParagraph"/>
        <w:numPr>
          <w:ilvl w:val="0"/>
          <w:numId w:val="49"/>
        </w:numPr>
        <w:contextualSpacing/>
        <w:rPr>
          <w:rFonts w:ascii="Calibri" w:hAnsi="Calibri" w:cs="Arial"/>
        </w:rPr>
      </w:pPr>
      <w:r>
        <w:rPr>
          <w:rFonts w:ascii="Calibri" w:hAnsi="Calibri" w:cs="Arial"/>
        </w:rPr>
        <w:t>Is Net Added Fenestration Area ≤ 0 for all orientations?</w:t>
      </w:r>
      <w:r w:rsidR="00250880">
        <w:rPr>
          <w:rFonts w:ascii="Calibri" w:hAnsi="Calibri" w:cs="Arial"/>
        </w:rPr>
        <w:t xml:space="preserve"> Indicate Yes or No. If No, the project fails prescriptive compliance – specified fenestration areas must be reduced, or compliance may be attempted using the performance approach.</w:t>
      </w:r>
    </w:p>
    <w:p w14:paraId="39B72049" w14:textId="6C5B5E8C" w:rsidR="002A5A16" w:rsidRPr="00FF7B7D" w:rsidRDefault="00FF7B7D" w:rsidP="002A5A16">
      <w:pPr>
        <w:pStyle w:val="ListParagraph"/>
        <w:numPr>
          <w:ilvl w:val="0"/>
          <w:numId w:val="49"/>
        </w:numPr>
        <w:contextualSpacing/>
        <w:rPr>
          <w:rFonts w:ascii="Calibri" w:hAnsi="Calibri" w:cs="Arial"/>
        </w:rPr>
      </w:pPr>
      <w:r>
        <w:rPr>
          <w:rFonts w:ascii="Calibri" w:hAnsi="Calibri" w:cs="Arial"/>
        </w:rPr>
        <w:t>Proposed Fenestration U-factor (Windows): If necessary, enter the area-weighted average U-factor from the completed CF1R-ENV-02. Otherwise, report the single largest associated value from F09.</w:t>
      </w:r>
    </w:p>
    <w:p w14:paraId="415E5289" w14:textId="7F76345B" w:rsidR="002A5A16" w:rsidRPr="00FF7B7D" w:rsidRDefault="00250880" w:rsidP="002A5A16">
      <w:pPr>
        <w:pStyle w:val="ListParagraph"/>
        <w:numPr>
          <w:ilvl w:val="0"/>
          <w:numId w:val="49"/>
        </w:numPr>
        <w:contextualSpacing/>
        <w:rPr>
          <w:rFonts w:ascii="Calibri" w:hAnsi="Calibri" w:cs="Arial"/>
        </w:rPr>
      </w:pPr>
      <w:r>
        <w:rPr>
          <w:rFonts w:ascii="Calibri" w:hAnsi="Calibri" w:cs="Arial"/>
        </w:rPr>
        <w:t>Required Fenestration U-factor (Windows): From Section D., report the value of column 05a.</w:t>
      </w:r>
    </w:p>
    <w:p w14:paraId="5A911D39" w14:textId="3BE95E0F" w:rsidR="002A5A16" w:rsidRPr="00FF7B7D" w:rsidRDefault="00250880" w:rsidP="002A5A16">
      <w:pPr>
        <w:pStyle w:val="ListParagraph"/>
        <w:numPr>
          <w:ilvl w:val="0"/>
          <w:numId w:val="49"/>
        </w:numPr>
        <w:contextualSpacing/>
        <w:rPr>
          <w:rFonts w:ascii="Calibri" w:hAnsi="Calibri" w:cs="Arial"/>
        </w:rPr>
      </w:pPr>
      <w:r>
        <w:rPr>
          <w:rFonts w:ascii="Calibri" w:hAnsi="Calibri" w:cs="Arial"/>
        </w:rPr>
        <w:t xml:space="preserve">Is the Proposed Fenestration U-factor ≤ the Required Fenestration SHGC? Indicate Yes or No. If </w:t>
      </w:r>
      <w:r w:rsidR="009B6C2B">
        <w:rPr>
          <w:rFonts w:ascii="Calibri" w:hAnsi="Calibri" w:cs="Arial"/>
        </w:rPr>
        <w:t>N</w:t>
      </w:r>
      <w:r>
        <w:rPr>
          <w:rFonts w:ascii="Calibri" w:hAnsi="Calibri" w:cs="Arial"/>
        </w:rPr>
        <w:t>o, the project fails prescriptive compliance – specified fenestration U-factor must be reduced, or compliance may be attempted using the performance approach.</w:t>
      </w:r>
    </w:p>
    <w:p w14:paraId="0C1AEA2E" w14:textId="02CA3327" w:rsidR="002A5A16" w:rsidRPr="00FF7B7D" w:rsidRDefault="00250880" w:rsidP="002A5A16">
      <w:pPr>
        <w:pStyle w:val="ListParagraph"/>
        <w:numPr>
          <w:ilvl w:val="0"/>
          <w:numId w:val="49"/>
        </w:numPr>
        <w:contextualSpacing/>
        <w:rPr>
          <w:rFonts w:ascii="Calibri" w:hAnsi="Calibri" w:cs="Arial"/>
        </w:rPr>
      </w:pPr>
      <w:r>
        <w:rPr>
          <w:rFonts w:ascii="Calibri" w:hAnsi="Calibri" w:cs="Arial"/>
        </w:rPr>
        <w:t>Proposed Fenestration SHGC (</w:t>
      </w:r>
      <w:r w:rsidR="009B6C2B">
        <w:rPr>
          <w:rFonts w:ascii="Calibri" w:hAnsi="Calibri" w:cs="Arial"/>
        </w:rPr>
        <w:t>Windows</w:t>
      </w:r>
      <w:r>
        <w:rPr>
          <w:rFonts w:ascii="Calibri" w:hAnsi="Calibri" w:cs="Arial"/>
        </w:rPr>
        <w:t>):</w:t>
      </w:r>
      <w:r w:rsidR="009B6C2B">
        <w:rPr>
          <w:rFonts w:ascii="Calibri" w:hAnsi="Calibri" w:cs="Arial"/>
        </w:rPr>
        <w:t xml:space="preserve"> If necessary, enter the area-weighted average SHGC from the complete CF1R-ENV-02. Otherwise, report the single largest associated value from columns F11 or F14.</w:t>
      </w:r>
    </w:p>
    <w:p w14:paraId="7F968B59" w14:textId="16D2EEA2" w:rsidR="002A5A16" w:rsidRDefault="009B6C2B" w:rsidP="002A5A16">
      <w:pPr>
        <w:pStyle w:val="ListParagraph"/>
        <w:numPr>
          <w:ilvl w:val="0"/>
          <w:numId w:val="49"/>
        </w:numPr>
        <w:contextualSpacing/>
        <w:rPr>
          <w:rFonts w:ascii="Calibri" w:hAnsi="Calibri" w:cs="Arial"/>
        </w:rPr>
      </w:pPr>
      <w:r>
        <w:rPr>
          <w:rFonts w:ascii="Calibri" w:hAnsi="Calibri" w:cs="Arial"/>
        </w:rPr>
        <w:t>Required Fenestration SHGC (Windows): From Section D., report the value of column 06a.</w:t>
      </w:r>
    </w:p>
    <w:p w14:paraId="5F8FD6EA" w14:textId="0323C0E3" w:rsidR="009B6C2B" w:rsidRDefault="009B6C2B" w:rsidP="002A5A16">
      <w:pPr>
        <w:pStyle w:val="ListParagraph"/>
        <w:numPr>
          <w:ilvl w:val="0"/>
          <w:numId w:val="49"/>
        </w:numPr>
        <w:contextualSpacing/>
        <w:rPr>
          <w:rFonts w:ascii="Calibri" w:hAnsi="Calibri" w:cs="Arial"/>
        </w:rPr>
      </w:pPr>
      <w:r>
        <w:rPr>
          <w:rFonts w:ascii="Calibri" w:hAnsi="Calibri" w:cs="Arial"/>
        </w:rPr>
        <w:t>Is the Proposed Fenestration SHGC ≤ the Required Fenestration SHGC? Indicate Yes or No. If No, the project fails prescriptive compliance – specified fenestration SHGC must be reduced, or compliance may be attempted using the performance approach.</w:t>
      </w:r>
    </w:p>
    <w:p w14:paraId="3F769590" w14:textId="6012C9CB" w:rsidR="009B6C2B" w:rsidRDefault="009B6C2B" w:rsidP="002A5A16">
      <w:pPr>
        <w:pStyle w:val="ListParagraph"/>
        <w:numPr>
          <w:ilvl w:val="0"/>
          <w:numId w:val="49"/>
        </w:numPr>
        <w:contextualSpacing/>
        <w:rPr>
          <w:rFonts w:ascii="Calibri" w:hAnsi="Calibri" w:cs="Arial"/>
        </w:rPr>
      </w:pPr>
      <w:r>
        <w:rPr>
          <w:rFonts w:ascii="Calibri" w:hAnsi="Calibri" w:cs="Arial"/>
        </w:rPr>
        <w:t>Proposed Fenestration U-factor (Skylights): If necessary, enter the area-weighted average U-factor from the completed CF1R-ENV-02. Otherwise, report the single largest associated value from F09.</w:t>
      </w:r>
    </w:p>
    <w:p w14:paraId="65288F6A" w14:textId="68473CB3" w:rsidR="009B6C2B" w:rsidRDefault="009B6C2B" w:rsidP="002A5A16">
      <w:pPr>
        <w:pStyle w:val="ListParagraph"/>
        <w:numPr>
          <w:ilvl w:val="0"/>
          <w:numId w:val="49"/>
        </w:numPr>
        <w:contextualSpacing/>
        <w:rPr>
          <w:rFonts w:ascii="Calibri" w:hAnsi="Calibri" w:cs="Arial"/>
        </w:rPr>
      </w:pPr>
      <w:r>
        <w:rPr>
          <w:rFonts w:ascii="Calibri" w:hAnsi="Calibri" w:cs="Arial"/>
        </w:rPr>
        <w:t xml:space="preserve">Required Fenestration U-factor (Skylights): From Section D., report the value of column </w:t>
      </w:r>
      <w:r w:rsidR="006E02D6">
        <w:rPr>
          <w:rFonts w:ascii="Calibri" w:hAnsi="Calibri" w:cs="Arial"/>
        </w:rPr>
        <w:t>05b.</w:t>
      </w:r>
    </w:p>
    <w:p w14:paraId="729C110E" w14:textId="4F864C20" w:rsidR="006E02D6" w:rsidRDefault="006E02D6" w:rsidP="002A5A16">
      <w:pPr>
        <w:pStyle w:val="ListParagraph"/>
        <w:numPr>
          <w:ilvl w:val="0"/>
          <w:numId w:val="49"/>
        </w:numPr>
        <w:contextualSpacing/>
        <w:rPr>
          <w:rFonts w:ascii="Calibri" w:hAnsi="Calibri" w:cs="Arial"/>
        </w:rPr>
      </w:pPr>
      <w:r>
        <w:rPr>
          <w:rFonts w:ascii="Calibri" w:hAnsi="Calibri" w:cs="Arial"/>
        </w:rPr>
        <w:t>Is the Proposed Fenestration U-factor ≤ the Required Fenestration U-factor? Indicate Yes or No. If No, the project fails prescriptive compliance – specified fenestration U-factors must be reduced, or compliance may be attempted using the performance approach.</w:t>
      </w:r>
    </w:p>
    <w:p w14:paraId="6E233E2A" w14:textId="0D869B1F" w:rsidR="006E02D6" w:rsidRDefault="006E02D6" w:rsidP="002A5A16">
      <w:pPr>
        <w:pStyle w:val="ListParagraph"/>
        <w:numPr>
          <w:ilvl w:val="0"/>
          <w:numId w:val="49"/>
        </w:numPr>
        <w:contextualSpacing/>
        <w:rPr>
          <w:rFonts w:ascii="Calibri" w:hAnsi="Calibri" w:cs="Arial"/>
        </w:rPr>
      </w:pPr>
      <w:r>
        <w:rPr>
          <w:rFonts w:ascii="Calibri" w:hAnsi="Calibri" w:cs="Arial"/>
        </w:rPr>
        <w:t>Proposed Fenestration SHGC (Skylights): If necessary, enter the area-weighted average SHGC from the completed CF1R-ENV-02. Otherwise, report the single largest associated value from columns F11 or F14.</w:t>
      </w:r>
    </w:p>
    <w:p w14:paraId="5914C997" w14:textId="7B78105A" w:rsidR="006E02D6" w:rsidRDefault="006E02D6" w:rsidP="002A5A16">
      <w:pPr>
        <w:pStyle w:val="ListParagraph"/>
        <w:numPr>
          <w:ilvl w:val="0"/>
          <w:numId w:val="49"/>
        </w:numPr>
        <w:contextualSpacing/>
        <w:rPr>
          <w:rFonts w:ascii="Calibri" w:hAnsi="Calibri" w:cs="Arial"/>
        </w:rPr>
      </w:pPr>
      <w:r>
        <w:rPr>
          <w:rFonts w:ascii="Calibri" w:hAnsi="Calibri" w:cs="Arial"/>
        </w:rPr>
        <w:t>Required Fenestration SHGC (Skylights): From Section D., report the value of column 06b.</w:t>
      </w:r>
    </w:p>
    <w:p w14:paraId="296AA63C" w14:textId="3FCCF94C" w:rsidR="006E02D6" w:rsidRPr="00FF7B7D" w:rsidRDefault="006E02D6" w:rsidP="002A5A16">
      <w:pPr>
        <w:pStyle w:val="ListParagraph"/>
        <w:numPr>
          <w:ilvl w:val="0"/>
          <w:numId w:val="49"/>
        </w:numPr>
        <w:contextualSpacing/>
        <w:rPr>
          <w:rFonts w:ascii="Calibri" w:hAnsi="Calibri" w:cs="Arial"/>
        </w:rPr>
      </w:pPr>
      <w:r>
        <w:rPr>
          <w:rFonts w:ascii="Calibri" w:hAnsi="Calibri" w:cs="Arial"/>
        </w:rPr>
        <w:t>Is the Proposed Fenestration SHGC ≤ the Required Fenestration SHGC? Indicate Yes or No. If No, the project fails prescriptive compliance – specified fenestration SHGC must be reduced, or compliance may be attempted using the performance approach.</w:t>
      </w:r>
    </w:p>
    <w:p w14:paraId="451DB664" w14:textId="77777777" w:rsidR="002A5A16" w:rsidRPr="00FF7B7D" w:rsidRDefault="002A5A16" w:rsidP="002A5A16">
      <w:pPr>
        <w:ind w:left="1800" w:hanging="720"/>
        <w:rPr>
          <w:rFonts w:ascii="Calibri" w:hAnsi="Calibri" w:cs="Arial"/>
        </w:rPr>
      </w:pPr>
    </w:p>
    <w:p w14:paraId="6034A283" w14:textId="5FFB47E8" w:rsidR="009867E0" w:rsidRPr="00C24189" w:rsidRDefault="002A5A16" w:rsidP="009867E0">
      <w:pPr>
        <w:rPr>
          <w:rFonts w:ascii="Calibri" w:hAnsi="Calibri" w:cs="Arial"/>
          <w:b/>
        </w:rPr>
      </w:pPr>
      <w:r>
        <w:rPr>
          <w:rFonts w:ascii="Calibri" w:hAnsi="Calibri" w:cs="Arial"/>
          <w:b/>
        </w:rPr>
        <w:t>G</w:t>
      </w:r>
      <w:r w:rsidR="009867E0" w:rsidRPr="00C24189">
        <w:rPr>
          <w:rFonts w:ascii="Calibri" w:hAnsi="Calibri" w:cs="Arial"/>
          <w:b/>
        </w:rPr>
        <w:t xml:space="preserve">. </w:t>
      </w:r>
      <w:r w:rsidR="00FF7B7D">
        <w:rPr>
          <w:rFonts w:ascii="Calibri" w:hAnsi="Calibri" w:cs="Arial"/>
          <w:b/>
        </w:rPr>
        <w:t>Space Conditioning (SC) Systems – Heating/Cooling</w:t>
      </w:r>
    </w:p>
    <w:p w14:paraId="6034A285" w14:textId="77777777" w:rsidR="00F94DE0" w:rsidRDefault="009867E0" w:rsidP="00E34EEE">
      <w:pPr>
        <w:spacing w:after="240"/>
        <w:rPr>
          <w:rFonts w:ascii="Calibri" w:hAnsi="Calibri" w:cs="Arial"/>
        </w:rPr>
      </w:pPr>
      <w:r w:rsidRPr="00C24189">
        <w:rPr>
          <w:rFonts w:ascii="Calibri" w:hAnsi="Calibri" w:cs="Arial"/>
        </w:rPr>
        <w:t xml:space="preserve">Requirements of the standards apply to a heating and cooling system alteration based on the type of alteration and the system type (Section 150.2(b)1). A completely new system will meet all mandatory and prescriptive requirements, which vary by climate zone (based on Section 150.2(b)1C). </w:t>
      </w:r>
    </w:p>
    <w:p w14:paraId="6034A286" w14:textId="77777777" w:rsidR="000A7E83" w:rsidRDefault="009867E0">
      <w:pPr>
        <w:spacing w:after="240"/>
        <w:ind w:firstLine="1080"/>
        <w:rPr>
          <w:rFonts w:ascii="Calibri" w:hAnsi="Calibri" w:cs="Arial"/>
        </w:rPr>
      </w:pPr>
      <w:r w:rsidRPr="00C24189">
        <w:rPr>
          <w:rFonts w:ascii="Calibri" w:hAnsi="Calibri" w:cs="Arial"/>
        </w:rPr>
        <w:t>NOTE: Computer performance compliance can be used to trade-off any requirements that are not mandatory.</w:t>
      </w:r>
    </w:p>
    <w:p w14:paraId="6034A287" w14:textId="77777777" w:rsidR="009867E0" w:rsidRPr="00C24189" w:rsidRDefault="009867E0" w:rsidP="00E34EEE">
      <w:pPr>
        <w:spacing w:after="240"/>
        <w:rPr>
          <w:rFonts w:ascii="Calibri" w:hAnsi="Calibri" w:cs="Arial"/>
        </w:rPr>
      </w:pPr>
      <w:r w:rsidRPr="00C24189">
        <w:rPr>
          <w:rFonts w:ascii="Calibri" w:hAnsi="Calibri" w:cs="Arial"/>
        </w:rPr>
        <w:t>When parts of a system are replaced, it may trigger some of the same requirements that apply to new systems and duct alterations.</w:t>
      </w:r>
      <w:r w:rsidR="00E34EEE">
        <w:rPr>
          <w:rFonts w:ascii="Calibri" w:hAnsi="Calibri" w:cs="Arial"/>
        </w:rPr>
        <w:t xml:space="preserve"> A</w:t>
      </w:r>
      <w:r w:rsidR="000C6C90">
        <w:rPr>
          <w:rFonts w:ascii="Calibri" w:hAnsi="Calibri" w:cs="Arial"/>
        </w:rPr>
        <w:t xml:space="preserve"> Certificate of Compliance for Alterations to Space Conditioning Systems (</w:t>
      </w:r>
      <w:r w:rsidR="00E34EEE">
        <w:rPr>
          <w:rFonts w:ascii="Calibri" w:hAnsi="Calibri" w:cs="Arial"/>
        </w:rPr>
        <w:t>CF1R-ALT-02</w:t>
      </w:r>
      <w:r w:rsidR="000C6C90">
        <w:rPr>
          <w:rFonts w:ascii="Calibri" w:hAnsi="Calibri" w:cs="Arial"/>
        </w:rPr>
        <w:t>)</w:t>
      </w:r>
      <w:r w:rsidR="00E34EEE">
        <w:rPr>
          <w:rFonts w:ascii="Calibri" w:hAnsi="Calibri" w:cs="Arial"/>
        </w:rPr>
        <w:t xml:space="preserve"> is required for each dwelling unit with a space conditioning system alteration.</w:t>
      </w:r>
    </w:p>
    <w:p w14:paraId="6034A288" w14:textId="77777777" w:rsidR="00F37795" w:rsidRPr="00F37795" w:rsidRDefault="00E671D4" w:rsidP="009D4F6C">
      <w:pPr>
        <w:pStyle w:val="ListParagraph"/>
        <w:numPr>
          <w:ilvl w:val="0"/>
          <w:numId w:val="33"/>
        </w:numPr>
        <w:rPr>
          <w:rFonts w:asciiTheme="minorHAnsi" w:hAnsiTheme="minorHAnsi" w:cs="Arial"/>
        </w:rPr>
      </w:pPr>
      <w:r>
        <w:rPr>
          <w:rFonts w:asciiTheme="minorHAnsi" w:hAnsiTheme="minorHAnsi" w:cs="Arial"/>
        </w:rPr>
        <w:t>Dwelling Unit Name: Name of dwelling unit or any other identifying name.</w:t>
      </w:r>
    </w:p>
    <w:p w14:paraId="6034A289" w14:textId="77777777" w:rsidR="000A7E83" w:rsidRDefault="00E671D4">
      <w:pPr>
        <w:pStyle w:val="ListParagraph"/>
        <w:numPr>
          <w:ilvl w:val="0"/>
          <w:numId w:val="33"/>
        </w:numPr>
        <w:rPr>
          <w:rFonts w:asciiTheme="minorHAnsi" w:hAnsiTheme="minorHAnsi" w:cs="Arial"/>
        </w:rPr>
      </w:pPr>
      <w:r>
        <w:rPr>
          <w:rFonts w:asciiTheme="minorHAnsi" w:hAnsiTheme="minorHAnsi" w:cs="Arial"/>
        </w:rPr>
        <w:t>SC System Identification or Name: Name of the Space Conditioning (SC) System or any other identifying name.</w:t>
      </w:r>
    </w:p>
    <w:p w14:paraId="6034A28A" w14:textId="77777777" w:rsidR="000A7E83" w:rsidRDefault="004B528E">
      <w:pPr>
        <w:pStyle w:val="ListParagraph"/>
        <w:numPr>
          <w:ilvl w:val="0"/>
          <w:numId w:val="33"/>
        </w:numPr>
        <w:rPr>
          <w:rFonts w:asciiTheme="minorHAnsi" w:hAnsiTheme="minorHAnsi"/>
        </w:rPr>
      </w:pPr>
      <w:r w:rsidRPr="004B528E">
        <w:rPr>
          <w:rFonts w:asciiTheme="minorHAnsi" w:hAnsiTheme="minorHAnsi"/>
        </w:rPr>
        <w:t>SC System Location or Area Served: Zone, or area, served by the Space Conditioning (SC) System.</w:t>
      </w:r>
    </w:p>
    <w:p w14:paraId="6034A28B" w14:textId="77777777" w:rsidR="00F37795" w:rsidRPr="00F37795" w:rsidRDefault="004B528E" w:rsidP="00F37795">
      <w:pPr>
        <w:pStyle w:val="ListParagraph"/>
        <w:numPr>
          <w:ilvl w:val="0"/>
          <w:numId w:val="33"/>
        </w:numPr>
        <w:rPr>
          <w:rFonts w:asciiTheme="minorHAnsi" w:hAnsiTheme="minorHAnsi" w:cs="Arial"/>
        </w:rPr>
      </w:pPr>
      <w:r w:rsidRPr="004B528E">
        <w:rPr>
          <w:rFonts w:asciiTheme="minorHAnsi" w:hAnsiTheme="minorHAnsi"/>
        </w:rPr>
        <w:t>Exemption</w:t>
      </w:r>
      <w:r w:rsidR="00AE0EDD">
        <w:rPr>
          <w:rFonts w:asciiTheme="minorHAnsi" w:hAnsiTheme="minorHAnsi"/>
        </w:rPr>
        <w:t xml:space="preserve"> from HERS Verification</w:t>
      </w:r>
      <w:r w:rsidRPr="004B528E">
        <w:rPr>
          <w:rFonts w:asciiTheme="minorHAnsi" w:hAnsiTheme="minorHAnsi"/>
        </w:rPr>
        <w:t xml:space="preserve">: </w:t>
      </w:r>
      <w:r w:rsidR="00E671D4">
        <w:rPr>
          <w:rFonts w:asciiTheme="minorHAnsi" w:hAnsiTheme="minorHAnsi" w:cs="Arial"/>
        </w:rPr>
        <w:t>Section 150.2(b)1E</w:t>
      </w:r>
    </w:p>
    <w:p w14:paraId="6034A28C" w14:textId="77777777" w:rsidR="00F94DE0" w:rsidRPr="00D14035" w:rsidRDefault="00E671D4" w:rsidP="00F37795">
      <w:pPr>
        <w:pStyle w:val="ListParagraph"/>
        <w:numPr>
          <w:ilvl w:val="1"/>
          <w:numId w:val="33"/>
        </w:numPr>
        <w:rPr>
          <w:rFonts w:asciiTheme="minorHAnsi" w:hAnsiTheme="minorHAnsi" w:cs="Arial"/>
        </w:rPr>
      </w:pPr>
      <w:del w:id="79" w:author="Shewmaker, Michael@Energy" w:date="2017-02-27T14:43:00Z">
        <w:r w:rsidDel="00D14035">
          <w:rPr>
            <w:rFonts w:asciiTheme="minorHAnsi" w:hAnsiTheme="minorHAnsi" w:cs="Arial"/>
          </w:rPr>
          <w:delText xml:space="preserve"> </w:delText>
        </w:r>
      </w:del>
      <w:r w:rsidR="00F94DE0" w:rsidRPr="00D14035">
        <w:rPr>
          <w:rFonts w:asciiTheme="minorHAnsi" w:hAnsiTheme="minorHAnsi" w:cs="Arial"/>
        </w:rPr>
        <w:t>Space Conditioning (SC) System was not altered.</w:t>
      </w:r>
    </w:p>
    <w:p w14:paraId="47DA3058" w14:textId="77777777" w:rsidR="00D14035" w:rsidRPr="00D14035" w:rsidRDefault="00D14035" w:rsidP="00D14035">
      <w:pPr>
        <w:pStyle w:val="ListParagraph"/>
        <w:numPr>
          <w:ilvl w:val="1"/>
          <w:numId w:val="33"/>
        </w:numPr>
        <w:rPr>
          <w:ins w:id="80" w:author="Shewmaker, Michael@Energy" w:date="2017-02-27T14:42:00Z"/>
          <w:rFonts w:asciiTheme="minorHAnsi" w:hAnsiTheme="minorHAnsi" w:cs="Arial"/>
          <w:rPrChange w:id="81" w:author="Shewmaker, Michael@Energy" w:date="2017-02-27T14:43:00Z">
            <w:rPr>
              <w:ins w:id="82" w:author="Shewmaker, Michael@Energy" w:date="2017-02-27T14:42:00Z"/>
              <w:rFonts w:asciiTheme="minorHAnsi" w:hAnsiTheme="minorHAnsi" w:cs="Arial"/>
              <w:highlight w:val="yellow"/>
            </w:rPr>
          </w:rPrChange>
        </w:rPr>
      </w:pPr>
      <w:ins w:id="83" w:author="Shewmaker, Michael@Energy" w:date="2017-02-27T14:42:00Z">
        <w:r w:rsidRPr="00D14035">
          <w:rPr>
            <w:rFonts w:asciiTheme="minorHAnsi" w:hAnsiTheme="minorHAnsi" w:cs="Arial"/>
            <w:rPrChange w:id="84" w:author="Shewmaker, Michael@Energy" w:date="2017-02-27T14:43:00Z">
              <w:rPr>
                <w:rFonts w:asciiTheme="minorHAnsi" w:hAnsiTheme="minorHAnsi" w:cs="Arial"/>
                <w:highlight w:val="yellow"/>
              </w:rPr>
            </w:rPrChange>
          </w:rPr>
          <w:t>Duct systems with less than 40 linear feet in unconditioned spaces as determined by visual inspection.</w:t>
        </w:r>
      </w:ins>
    </w:p>
    <w:p w14:paraId="788BC7DB" w14:textId="77777777" w:rsidR="00D14035" w:rsidRPr="00D14035" w:rsidRDefault="00D14035" w:rsidP="00F37795">
      <w:pPr>
        <w:pStyle w:val="ListParagraph"/>
        <w:numPr>
          <w:ilvl w:val="1"/>
          <w:numId w:val="33"/>
        </w:numPr>
        <w:rPr>
          <w:ins w:id="85" w:author="Shewmaker, Michael@Energy" w:date="2017-02-27T14:43:00Z"/>
          <w:rFonts w:asciiTheme="minorHAnsi" w:hAnsiTheme="minorHAnsi" w:cs="Arial"/>
          <w:rPrChange w:id="86" w:author="Shewmaker, Michael@Energy" w:date="2017-02-27T14:43:00Z">
            <w:rPr>
              <w:ins w:id="87" w:author="Shewmaker, Michael@Energy" w:date="2017-02-27T14:43:00Z"/>
              <w:rFonts w:asciiTheme="minorHAnsi" w:hAnsiTheme="minorHAnsi" w:cs="Arial"/>
              <w:highlight w:val="yellow"/>
            </w:rPr>
          </w:rPrChange>
        </w:rPr>
      </w:pPr>
      <w:ins w:id="88" w:author="Shewmaker, Michael@Energy" w:date="2017-02-27T14:43:00Z">
        <w:r w:rsidRPr="00D14035">
          <w:rPr>
            <w:rFonts w:asciiTheme="minorHAnsi" w:hAnsiTheme="minorHAnsi" w:cs="Arial"/>
            <w:rPrChange w:id="89" w:author="Shewmaker, Michael@Energy" w:date="2017-02-27T14:43:00Z">
              <w:rPr>
                <w:rFonts w:asciiTheme="minorHAnsi" w:hAnsiTheme="minorHAnsi" w:cs="Arial"/>
                <w:highlight w:val="yellow"/>
              </w:rPr>
            </w:rPrChange>
          </w:rPr>
          <w:t xml:space="preserve">Existing duct systems constructed, insulated or sealed with asbestos </w:t>
        </w:r>
      </w:ins>
    </w:p>
    <w:p w14:paraId="6034A28D" w14:textId="257F25C1" w:rsidR="00F37795" w:rsidRPr="00D14035" w:rsidRDefault="00E671D4" w:rsidP="00F37795">
      <w:pPr>
        <w:pStyle w:val="ListParagraph"/>
        <w:numPr>
          <w:ilvl w:val="1"/>
          <w:numId w:val="33"/>
        </w:numPr>
        <w:rPr>
          <w:rFonts w:asciiTheme="minorHAnsi" w:hAnsiTheme="minorHAnsi" w:cs="Arial"/>
        </w:rPr>
      </w:pPr>
      <w:r w:rsidRPr="00D14035">
        <w:rPr>
          <w:rFonts w:asciiTheme="minorHAnsi" w:hAnsiTheme="minorHAnsi" w:cs="Arial"/>
        </w:rPr>
        <w:t>Duct systems that have been documented to have been previously sealed as confirmed through field verification and diagnostic testing in accordance with procedures in the Reference Residential Appendix RA3.1.</w:t>
      </w:r>
    </w:p>
    <w:p w14:paraId="6034A28E" w14:textId="405A693D" w:rsidR="00F37795" w:rsidRPr="00B429C8" w:rsidDel="00D14035" w:rsidRDefault="00E671D4" w:rsidP="00F37795">
      <w:pPr>
        <w:pStyle w:val="ListParagraph"/>
        <w:numPr>
          <w:ilvl w:val="1"/>
          <w:numId w:val="33"/>
        </w:numPr>
        <w:rPr>
          <w:del w:id="90" w:author="Shewmaker, Michael@Energy" w:date="2017-02-27T14:43:00Z"/>
          <w:rFonts w:asciiTheme="minorHAnsi" w:hAnsiTheme="minorHAnsi" w:cs="Arial"/>
          <w:highlight w:val="yellow"/>
          <w:rPrChange w:id="91" w:author="Shewmaker, Michael@Energy" w:date="2017-02-27T13:42:00Z">
            <w:rPr>
              <w:del w:id="92" w:author="Shewmaker, Michael@Energy" w:date="2017-02-27T14:43:00Z"/>
              <w:rFonts w:asciiTheme="minorHAnsi" w:hAnsiTheme="minorHAnsi" w:cs="Arial"/>
            </w:rPr>
          </w:rPrChange>
        </w:rPr>
      </w:pPr>
      <w:del w:id="93" w:author="Shewmaker, Michael@Energy" w:date="2017-02-27T14:43:00Z">
        <w:r w:rsidRPr="00B429C8" w:rsidDel="00D14035">
          <w:rPr>
            <w:rFonts w:asciiTheme="minorHAnsi" w:hAnsiTheme="minorHAnsi" w:cs="Arial"/>
            <w:highlight w:val="yellow"/>
            <w:rPrChange w:id="94" w:author="Shewmaker, Michael@Energy" w:date="2017-02-27T13:42:00Z">
              <w:rPr>
                <w:rFonts w:asciiTheme="minorHAnsi" w:hAnsiTheme="minorHAnsi" w:cs="Arial"/>
              </w:rPr>
            </w:rPrChange>
          </w:rPr>
          <w:delText>Duct systems with less than 40 linear feet in unconditioned spaces as determined by visual inspection.</w:delText>
        </w:r>
      </w:del>
    </w:p>
    <w:p w14:paraId="6034A28F" w14:textId="53DDA18F" w:rsidR="000A7E83" w:rsidRPr="00B429C8" w:rsidDel="00D14035" w:rsidRDefault="00E671D4">
      <w:pPr>
        <w:pStyle w:val="ListParagraph"/>
        <w:numPr>
          <w:ilvl w:val="1"/>
          <w:numId w:val="33"/>
        </w:numPr>
        <w:rPr>
          <w:del w:id="95" w:author="Shewmaker, Michael@Energy" w:date="2017-02-27T14:43:00Z"/>
          <w:highlight w:val="yellow"/>
          <w:rPrChange w:id="96" w:author="Shewmaker, Michael@Energy" w:date="2017-02-27T13:42:00Z">
            <w:rPr>
              <w:del w:id="97" w:author="Shewmaker, Michael@Energy" w:date="2017-02-27T14:43:00Z"/>
            </w:rPr>
          </w:rPrChange>
        </w:rPr>
      </w:pPr>
      <w:del w:id="98" w:author="Shewmaker, Michael@Energy" w:date="2017-02-27T14:43:00Z">
        <w:r w:rsidRPr="00B429C8" w:rsidDel="00D14035">
          <w:rPr>
            <w:rFonts w:asciiTheme="minorHAnsi" w:hAnsiTheme="minorHAnsi" w:cs="Arial"/>
            <w:highlight w:val="yellow"/>
            <w:rPrChange w:id="99" w:author="Shewmaker, Michael@Energy" w:date="2017-02-27T13:42:00Z">
              <w:rPr>
                <w:rFonts w:asciiTheme="minorHAnsi" w:hAnsiTheme="minorHAnsi" w:cs="Arial"/>
              </w:rPr>
            </w:rPrChange>
          </w:rPr>
          <w:delText>Existing duct systems constructed, insulated or sealed with asbestos.</w:delText>
        </w:r>
      </w:del>
    </w:p>
    <w:p w14:paraId="10AE4477" w14:textId="4602711A" w:rsidR="00E46B1C" w:rsidRPr="00C24189" w:rsidRDefault="00E46B1C" w:rsidP="00BD6897">
      <w:pPr>
        <w:tabs>
          <w:tab w:val="left" w:pos="1800"/>
        </w:tabs>
        <w:ind w:left="1440" w:hanging="720"/>
        <w:rPr>
          <w:rFonts w:ascii="Calibri" w:hAnsi="Calibri" w:cs="Arial"/>
        </w:rPr>
      </w:pPr>
    </w:p>
    <w:p w14:paraId="6034A291" w14:textId="7E3937CD" w:rsidR="000A7E83" w:rsidRDefault="002A5A16">
      <w:pPr>
        <w:keepLines/>
        <w:rPr>
          <w:rFonts w:ascii="Calibri" w:hAnsi="Calibri" w:cs="Arial"/>
          <w:b/>
        </w:rPr>
      </w:pPr>
      <w:r>
        <w:rPr>
          <w:rFonts w:ascii="Calibri" w:hAnsi="Calibri" w:cs="Arial"/>
          <w:b/>
        </w:rPr>
        <w:t>H</w:t>
      </w:r>
      <w:r w:rsidR="009867E0" w:rsidRPr="00C24189">
        <w:rPr>
          <w:rFonts w:ascii="Calibri" w:hAnsi="Calibri" w:cs="Arial"/>
          <w:b/>
        </w:rPr>
        <w:t xml:space="preserve">. </w:t>
      </w:r>
      <w:r w:rsidR="00052CFB">
        <w:rPr>
          <w:rFonts w:ascii="Calibri" w:hAnsi="Calibri" w:cs="Arial"/>
          <w:b/>
        </w:rPr>
        <w:t>Water Heating Systems</w:t>
      </w:r>
    </w:p>
    <w:p w14:paraId="6034A293" w14:textId="74FF5B2C" w:rsidR="000A7E83" w:rsidRDefault="00160A0C">
      <w:pPr>
        <w:keepLines/>
        <w:rPr>
          <w:rFonts w:ascii="Calibri" w:hAnsi="Calibri" w:cs="Arial"/>
        </w:rPr>
      </w:pPr>
      <w:r>
        <w:rPr>
          <w:rFonts w:ascii="Calibri" w:hAnsi="Calibri" w:cs="Arial"/>
        </w:rPr>
        <w:t>W</w:t>
      </w:r>
      <w:r w:rsidR="009867E0" w:rsidRPr="00C24189">
        <w:rPr>
          <w:rFonts w:ascii="Calibri" w:hAnsi="Calibri" w:cs="Arial"/>
        </w:rPr>
        <w:t>ater heating compliance for an alteration</w:t>
      </w:r>
      <w:r>
        <w:rPr>
          <w:rFonts w:ascii="Calibri" w:hAnsi="Calibri" w:cs="Arial"/>
        </w:rPr>
        <w:t xml:space="preserve"> is described</w:t>
      </w:r>
      <w:r w:rsidR="009867E0" w:rsidRPr="00C24189">
        <w:rPr>
          <w:rFonts w:ascii="Calibri" w:hAnsi="Calibri" w:cs="Arial"/>
        </w:rPr>
        <w:t xml:space="preserve"> in Section 150.2(b</w:t>
      </w:r>
      <w:proofErr w:type="gramStart"/>
      <w:r w:rsidR="009867E0" w:rsidRPr="00C24189">
        <w:rPr>
          <w:rFonts w:ascii="Calibri" w:hAnsi="Calibri" w:cs="Arial"/>
        </w:rPr>
        <w:t>)</w:t>
      </w:r>
      <w:r w:rsidR="00443558">
        <w:rPr>
          <w:rFonts w:ascii="Calibri" w:hAnsi="Calibri" w:cs="Arial"/>
        </w:rPr>
        <w:t>1G</w:t>
      </w:r>
      <w:proofErr w:type="gramEnd"/>
      <w:r>
        <w:rPr>
          <w:rFonts w:ascii="Calibri" w:hAnsi="Calibri" w:cs="Arial"/>
        </w:rPr>
        <w:t>.</w:t>
      </w:r>
      <w:r w:rsidR="009867E0" w:rsidRPr="00C24189">
        <w:rPr>
          <w:rFonts w:ascii="Calibri" w:hAnsi="Calibri" w:cs="Arial"/>
        </w:rPr>
        <w:t xml:space="preserve"> </w:t>
      </w:r>
      <w:r>
        <w:rPr>
          <w:rFonts w:ascii="Calibri" w:hAnsi="Calibri" w:cs="Arial"/>
        </w:rPr>
        <w:t xml:space="preserve">For </w:t>
      </w:r>
      <w:r w:rsidR="00A22F57">
        <w:rPr>
          <w:rFonts w:ascii="Calibri" w:hAnsi="Calibri" w:cs="Arial"/>
        </w:rPr>
        <w:t>a</w:t>
      </w:r>
      <w:r w:rsidR="00030468">
        <w:rPr>
          <w:rFonts w:ascii="Calibri" w:hAnsi="Calibri" w:cs="Arial"/>
        </w:rPr>
        <w:t xml:space="preserve"> </w:t>
      </w:r>
      <w:r>
        <w:rPr>
          <w:rFonts w:ascii="Calibri" w:hAnsi="Calibri" w:cs="Arial"/>
        </w:rPr>
        <w:t xml:space="preserve">single dwelling </w:t>
      </w:r>
      <w:r w:rsidR="006434A0">
        <w:rPr>
          <w:rFonts w:ascii="Calibri" w:hAnsi="Calibri" w:cs="Arial"/>
        </w:rPr>
        <w:t xml:space="preserve">unit, </w:t>
      </w:r>
      <w:r>
        <w:rPr>
          <w:rFonts w:ascii="Calibri" w:hAnsi="Calibri" w:cs="Arial"/>
        </w:rPr>
        <w:t>a</w:t>
      </w:r>
      <w:r w:rsidR="009867E0" w:rsidRPr="00C24189">
        <w:rPr>
          <w:rFonts w:ascii="Calibri" w:hAnsi="Calibri" w:cs="Arial"/>
        </w:rPr>
        <w:t xml:space="preserve"> gas or propane water heater</w:t>
      </w:r>
      <w:r w:rsidR="00443558">
        <w:rPr>
          <w:rFonts w:ascii="Calibri" w:hAnsi="Calibri" w:cs="Arial"/>
        </w:rPr>
        <w:t xml:space="preserve"> that meets the requirements of 150.1(c)8 can be used.</w:t>
      </w:r>
      <w:r w:rsidR="009867E0" w:rsidRPr="00C24189">
        <w:rPr>
          <w:rFonts w:ascii="Calibri" w:hAnsi="Calibri" w:cs="Arial"/>
        </w:rPr>
        <w:t xml:space="preserve"> </w:t>
      </w:r>
      <w:r w:rsidR="00443558">
        <w:rPr>
          <w:rFonts w:ascii="Calibri" w:hAnsi="Calibri" w:cs="Arial"/>
        </w:rPr>
        <w:t xml:space="preserve">If no natural gas is connected to the building, an electric water heater with an energy factor greater than or equal to the minimal energy factor required under the Appliance Efficiency Regulation, </w:t>
      </w:r>
      <w:del w:id="100" w:author="Shewmaker, Michael@Energy" w:date="2017-02-27T13:44:00Z">
        <w:r w:rsidR="00443558" w:rsidDel="00B429C8">
          <w:rPr>
            <w:rFonts w:ascii="Calibri" w:hAnsi="Calibri" w:cs="Arial"/>
          </w:rPr>
          <w:delText xml:space="preserve">and </w:delText>
        </w:r>
      </w:del>
      <w:ins w:id="101" w:author="Shewmaker, Michael@Energy" w:date="2017-02-27T13:44:00Z">
        <w:r w:rsidR="00B429C8">
          <w:rPr>
            <w:rFonts w:ascii="Calibri" w:hAnsi="Calibri" w:cs="Arial"/>
          </w:rPr>
          <w:t xml:space="preserve">or an electric resistance storage type water heater </w:t>
        </w:r>
      </w:ins>
      <w:r w:rsidR="00443558">
        <w:rPr>
          <w:rFonts w:ascii="Calibri" w:hAnsi="Calibri" w:cs="Arial"/>
        </w:rPr>
        <w:t xml:space="preserve">with a storage capacity of less than 60 gallons can be used. </w:t>
      </w:r>
      <w:r w:rsidR="009867E0" w:rsidRPr="00C24189">
        <w:rPr>
          <w:rFonts w:ascii="Calibri" w:hAnsi="Calibri" w:cs="Arial"/>
        </w:rPr>
        <w:t xml:space="preserve"> </w:t>
      </w:r>
      <w:del w:id="102" w:author="Shewmaker, Michael@Energy" w:date="2017-02-27T13:44:00Z">
        <w:r w:rsidR="009867E0" w:rsidRPr="00C24189" w:rsidDel="00B429C8">
          <w:rPr>
            <w:rFonts w:ascii="Calibri" w:hAnsi="Calibri" w:cs="Arial"/>
          </w:rPr>
          <w:delText xml:space="preserve">Dwelling Unit distribution systems are limited to </w:delText>
        </w:r>
        <w:r w:rsidR="00013281" w:rsidDel="00B429C8">
          <w:rPr>
            <w:rFonts w:ascii="Calibri" w:hAnsi="Calibri" w:cs="Arial"/>
          </w:rPr>
          <w:delText>s</w:delText>
        </w:r>
        <w:r w:rsidR="00216E10" w:rsidDel="00B429C8">
          <w:rPr>
            <w:rFonts w:ascii="Calibri" w:hAnsi="Calibri" w:cs="Arial"/>
          </w:rPr>
          <w:delText xml:space="preserve">tandard </w:delText>
        </w:r>
        <w:r w:rsidR="009867E0" w:rsidRPr="00C24189" w:rsidDel="00B429C8">
          <w:rPr>
            <w:rFonts w:ascii="Calibri" w:hAnsi="Calibri" w:cs="Arial"/>
          </w:rPr>
          <w:delText>trunk and branch or demand recirculation</w:delText>
        </w:r>
        <w:r w:rsidDel="00B429C8">
          <w:rPr>
            <w:rFonts w:ascii="Calibri" w:hAnsi="Calibri" w:cs="Arial"/>
          </w:rPr>
          <w:delText xml:space="preserve"> for gas or propane water heater</w:delText>
        </w:r>
        <w:r w:rsidR="00A22F57" w:rsidDel="00B429C8">
          <w:rPr>
            <w:rFonts w:ascii="Calibri" w:hAnsi="Calibri" w:cs="Arial"/>
          </w:rPr>
          <w:delText>s</w:delText>
        </w:r>
        <w:r w:rsidDel="00B429C8">
          <w:rPr>
            <w:rFonts w:ascii="Calibri" w:hAnsi="Calibri" w:cs="Arial"/>
          </w:rPr>
          <w:delText>. Demand recirculation is not allowed for electric water heater</w:delText>
        </w:r>
        <w:r w:rsidR="00A22F57" w:rsidDel="00B429C8">
          <w:rPr>
            <w:rFonts w:ascii="Calibri" w:hAnsi="Calibri" w:cs="Arial"/>
          </w:rPr>
          <w:delText>s</w:delText>
        </w:r>
        <w:r w:rsidR="009867E0" w:rsidRPr="00C24189" w:rsidDel="00B429C8">
          <w:rPr>
            <w:rFonts w:ascii="Calibri" w:hAnsi="Calibri" w:cs="Arial"/>
          </w:rPr>
          <w:delText>.</w:delText>
        </w:r>
      </w:del>
      <w:ins w:id="103" w:author="Shewmaker, Michael@Energy" w:date="2017-02-27T13:44:00Z">
        <w:r w:rsidR="00B429C8">
          <w:rPr>
            <w:rFonts w:ascii="Calibri" w:hAnsi="Calibri" w:cs="Arial"/>
          </w:rPr>
          <w:t>For recirculation distribution systems, only Demand Recirculation Systems with manual control pumps as specified in RA4.4 shall be used.</w:t>
        </w:r>
      </w:ins>
      <w:r w:rsidR="009867E0" w:rsidRPr="00C24189">
        <w:rPr>
          <w:rFonts w:ascii="Calibri" w:hAnsi="Calibri" w:cs="Arial"/>
        </w:rPr>
        <w:t xml:space="preserve"> If there is no natural gas connected to the building, an electric water heater may be replaced with another electric water heater.  However, changing from gas to electric is not allowed</w:t>
      </w:r>
      <w:r w:rsidR="00216E10">
        <w:rPr>
          <w:rFonts w:ascii="Calibri" w:hAnsi="Calibri" w:cs="Arial"/>
        </w:rPr>
        <w:t>.</w:t>
      </w:r>
      <w:r w:rsidR="009867E0" w:rsidRPr="00C24189">
        <w:rPr>
          <w:rFonts w:ascii="Calibri" w:hAnsi="Calibri" w:cs="Arial"/>
        </w:rPr>
        <w:t xml:space="preserve"> Multi-family central systems must use certified equipment as defined under Section 110.1 and 110.3.</w:t>
      </w:r>
    </w:p>
    <w:p w14:paraId="6034A296" w14:textId="0F2EF812" w:rsidR="000A7E83" w:rsidRDefault="000A7E83">
      <w:pPr>
        <w:rPr>
          <w:rFonts w:ascii="Calibri" w:hAnsi="Calibri" w:cs="Arial"/>
        </w:rPr>
      </w:pPr>
    </w:p>
    <w:p w14:paraId="6034A297" w14:textId="77777777" w:rsidR="000A7E83" w:rsidRDefault="00A22F57">
      <w:pPr>
        <w:numPr>
          <w:ilvl w:val="0"/>
          <w:numId w:val="13"/>
        </w:numPr>
        <w:rPr>
          <w:rFonts w:ascii="Calibri" w:hAnsi="Calibri" w:cs="Arial"/>
        </w:rPr>
      </w:pPr>
      <w:r>
        <w:rPr>
          <w:rFonts w:ascii="Calibri" w:hAnsi="Calibri" w:cs="Arial"/>
        </w:rPr>
        <w:t>Dwelling Unit Name: Name of dwelling unit or any other identifying name</w:t>
      </w:r>
      <w:r w:rsidR="00AE0EDD">
        <w:rPr>
          <w:rFonts w:ascii="Calibri" w:hAnsi="Calibri" w:cs="Arial"/>
        </w:rPr>
        <w:t>.</w:t>
      </w:r>
    </w:p>
    <w:p w14:paraId="6034A298" w14:textId="77777777" w:rsidR="000A7E83" w:rsidRDefault="005C3728">
      <w:pPr>
        <w:numPr>
          <w:ilvl w:val="0"/>
          <w:numId w:val="13"/>
        </w:numPr>
        <w:rPr>
          <w:rFonts w:ascii="Calibri" w:hAnsi="Calibri" w:cs="Arial"/>
        </w:rPr>
      </w:pPr>
      <w:r w:rsidRPr="005C3728">
        <w:rPr>
          <w:rFonts w:ascii="Calibri" w:hAnsi="Calibri" w:cs="Arial"/>
        </w:rPr>
        <w:t>Water Heating System Identification or Name</w:t>
      </w:r>
      <w:r>
        <w:rPr>
          <w:rFonts w:ascii="Calibri" w:hAnsi="Calibri" w:cs="Arial"/>
        </w:rPr>
        <w:t xml:space="preserve">: </w:t>
      </w:r>
      <w:r w:rsidR="00A22F57">
        <w:rPr>
          <w:rFonts w:ascii="Calibri" w:hAnsi="Calibri" w:cs="Arial"/>
        </w:rPr>
        <w:t>Name of the Water Heating System or any other identifying name</w:t>
      </w:r>
      <w:r>
        <w:rPr>
          <w:rFonts w:ascii="Calibri" w:hAnsi="Calibri" w:cs="Arial"/>
        </w:rPr>
        <w:t>.</w:t>
      </w:r>
    </w:p>
    <w:p w14:paraId="6034A299" w14:textId="77777777" w:rsidR="000A7E83" w:rsidRDefault="00DB0AEE">
      <w:pPr>
        <w:pStyle w:val="ListParagraph"/>
        <w:numPr>
          <w:ilvl w:val="0"/>
          <w:numId w:val="13"/>
        </w:numPr>
        <w:rPr>
          <w:rFonts w:ascii="Calibri" w:hAnsi="Calibri" w:cs="Arial"/>
        </w:rPr>
      </w:pPr>
      <w:r w:rsidRPr="00DB0AEE">
        <w:rPr>
          <w:rFonts w:ascii="Calibri" w:hAnsi="Calibri" w:cs="Arial"/>
        </w:rPr>
        <w:t xml:space="preserve">Water </w:t>
      </w:r>
      <w:r w:rsidR="00A22F57">
        <w:rPr>
          <w:rFonts w:ascii="Calibri" w:hAnsi="Calibri" w:cs="Arial"/>
        </w:rPr>
        <w:t>H</w:t>
      </w:r>
      <w:r w:rsidRPr="00DB0AEE">
        <w:rPr>
          <w:rFonts w:ascii="Calibri" w:hAnsi="Calibri" w:cs="Arial"/>
        </w:rPr>
        <w:t xml:space="preserve">eating </w:t>
      </w:r>
      <w:r w:rsidR="00A22F57">
        <w:rPr>
          <w:rFonts w:ascii="Calibri" w:hAnsi="Calibri" w:cs="Arial"/>
        </w:rPr>
        <w:t>S</w:t>
      </w:r>
      <w:r w:rsidRPr="00DB0AEE">
        <w:rPr>
          <w:rFonts w:ascii="Calibri" w:hAnsi="Calibri" w:cs="Arial"/>
        </w:rPr>
        <w:t xml:space="preserve">ystem </w:t>
      </w:r>
      <w:r w:rsidR="00A22F57">
        <w:rPr>
          <w:rFonts w:ascii="Calibri" w:hAnsi="Calibri" w:cs="Arial"/>
        </w:rPr>
        <w:t>Location or Area Served</w:t>
      </w:r>
      <w:r w:rsidRPr="00DB0AEE">
        <w:rPr>
          <w:rFonts w:ascii="Calibri" w:hAnsi="Calibri" w:cs="Arial"/>
        </w:rPr>
        <w:t xml:space="preserve">: </w:t>
      </w:r>
      <w:r w:rsidR="00A22F57">
        <w:rPr>
          <w:rFonts w:ascii="Calibri" w:hAnsi="Calibri" w:cs="Arial"/>
        </w:rPr>
        <w:t>Zone, or area, served by the Water Heating System.</w:t>
      </w:r>
    </w:p>
    <w:p w14:paraId="6034A29A" w14:textId="77777777" w:rsidR="000A7E83" w:rsidRDefault="00A22F57">
      <w:pPr>
        <w:pStyle w:val="ListParagraph"/>
        <w:numPr>
          <w:ilvl w:val="0"/>
          <w:numId w:val="13"/>
        </w:numPr>
        <w:rPr>
          <w:rFonts w:ascii="Calibri" w:hAnsi="Calibri" w:cs="Arial"/>
        </w:rPr>
      </w:pPr>
      <w:r>
        <w:rPr>
          <w:rFonts w:ascii="Calibri" w:hAnsi="Calibri" w:cs="Arial"/>
        </w:rPr>
        <w:t>Water Heating System Type: Domestic Hot Water (DHW), Hydronic, Combined Hydronic, or Central. DHW is for domestic hot water, hydronic is a water heating system used for space heating only; combined hydronic is when the water heater will provide both space conditioning and domestic hot water.</w:t>
      </w:r>
    </w:p>
    <w:p w14:paraId="6034A29B" w14:textId="77777777" w:rsidR="000A7E83" w:rsidRDefault="00216E10">
      <w:pPr>
        <w:numPr>
          <w:ilvl w:val="0"/>
          <w:numId w:val="13"/>
        </w:numPr>
        <w:rPr>
          <w:rFonts w:ascii="Calibri" w:hAnsi="Calibri" w:cs="Arial"/>
        </w:rPr>
      </w:pPr>
      <w:r w:rsidRPr="00216E10">
        <w:rPr>
          <w:rFonts w:ascii="Calibri" w:hAnsi="Calibri" w:cs="Arial"/>
        </w:rPr>
        <w:t xml:space="preserve">Water </w:t>
      </w:r>
      <w:r w:rsidR="00A22F57">
        <w:rPr>
          <w:rFonts w:ascii="Calibri" w:hAnsi="Calibri" w:cs="Arial"/>
        </w:rPr>
        <w:t>H</w:t>
      </w:r>
      <w:r w:rsidRPr="00216E10">
        <w:rPr>
          <w:rFonts w:ascii="Calibri" w:hAnsi="Calibri" w:cs="Arial"/>
        </w:rPr>
        <w:t xml:space="preserve">eater </w:t>
      </w:r>
      <w:r w:rsidR="00A22F57">
        <w:rPr>
          <w:rFonts w:ascii="Calibri" w:hAnsi="Calibri" w:cs="Arial"/>
        </w:rPr>
        <w:t>T</w:t>
      </w:r>
      <w:r w:rsidRPr="00216E10">
        <w:rPr>
          <w:rFonts w:ascii="Calibri" w:hAnsi="Calibri" w:cs="Arial"/>
        </w:rPr>
        <w:t>ype</w:t>
      </w:r>
      <w:r w:rsidR="00A22F57">
        <w:rPr>
          <w:rFonts w:ascii="Calibri" w:hAnsi="Calibri" w:cs="Arial"/>
        </w:rPr>
        <w:t>:</w:t>
      </w:r>
      <w:r w:rsidRPr="00216E10">
        <w:rPr>
          <w:rFonts w:ascii="Calibri" w:hAnsi="Calibri" w:cs="Arial"/>
        </w:rPr>
        <w:t xml:space="preserve"> </w:t>
      </w:r>
      <w:r>
        <w:rPr>
          <w:rFonts w:ascii="Calibri" w:hAnsi="Calibri" w:cs="Arial"/>
        </w:rPr>
        <w:t xml:space="preserve">For </w:t>
      </w:r>
      <w:r w:rsidR="00E10CB4">
        <w:rPr>
          <w:rFonts w:ascii="Calibri" w:hAnsi="Calibri" w:cs="Arial"/>
        </w:rPr>
        <w:t>non-central systems only Small Storage or Small Instantaneous are allowed.  For central systems pick from L</w:t>
      </w:r>
      <w:r w:rsidR="00DB0AEE" w:rsidRPr="00DB0AEE">
        <w:rPr>
          <w:rFonts w:ascii="Calibri" w:hAnsi="Calibri" w:cs="Arial"/>
        </w:rPr>
        <w:t>arge Storage, Small Storage, Heat Pump, Boiler, Large Instantaneous, Small Instantaneous or Indirect.</w:t>
      </w:r>
    </w:p>
    <w:p w14:paraId="6034A29C" w14:textId="77777777" w:rsidR="000A7E83" w:rsidRDefault="00DB0AEE">
      <w:pPr>
        <w:pStyle w:val="ListParagraph"/>
        <w:numPr>
          <w:ilvl w:val="0"/>
          <w:numId w:val="13"/>
        </w:numPr>
        <w:rPr>
          <w:rFonts w:ascii="Calibri" w:hAnsi="Calibri" w:cs="Arial"/>
        </w:rPr>
      </w:pPr>
      <w:r w:rsidRPr="00DB0AEE">
        <w:rPr>
          <w:rFonts w:ascii="Calibri" w:hAnsi="Calibri" w:cs="Arial"/>
        </w:rPr>
        <w:t xml:space="preserve"> Number of </w:t>
      </w:r>
      <w:r w:rsidR="00A22F57">
        <w:rPr>
          <w:rFonts w:ascii="Calibri" w:hAnsi="Calibri" w:cs="Arial"/>
        </w:rPr>
        <w:t>W</w:t>
      </w:r>
      <w:r w:rsidRPr="00DB0AEE">
        <w:rPr>
          <w:rFonts w:ascii="Calibri" w:hAnsi="Calibri" w:cs="Arial"/>
        </w:rPr>
        <w:t xml:space="preserve">ater </w:t>
      </w:r>
      <w:r w:rsidR="00A22F57">
        <w:rPr>
          <w:rFonts w:ascii="Calibri" w:hAnsi="Calibri" w:cs="Arial"/>
        </w:rPr>
        <w:t>H</w:t>
      </w:r>
      <w:r w:rsidRPr="00DB0AEE">
        <w:rPr>
          <w:rFonts w:ascii="Calibri" w:hAnsi="Calibri" w:cs="Arial"/>
        </w:rPr>
        <w:t xml:space="preserve">eaters in </w:t>
      </w:r>
      <w:r w:rsidR="00A22F57">
        <w:rPr>
          <w:rFonts w:ascii="Calibri" w:hAnsi="Calibri" w:cs="Arial"/>
        </w:rPr>
        <w:t>S</w:t>
      </w:r>
      <w:r w:rsidRPr="00DB0AEE">
        <w:rPr>
          <w:rFonts w:ascii="Calibri" w:hAnsi="Calibri" w:cs="Arial"/>
        </w:rPr>
        <w:t>ystem: In single-family and multi-family with water heaters in each dwelling unit the value is 1. For multi-family central systems serving multiple dwelling units enter the total number of water heaters.</w:t>
      </w:r>
    </w:p>
    <w:p w14:paraId="6034A29D" w14:textId="27DEF859" w:rsidR="000A7E83" w:rsidRDefault="00DB0AEE">
      <w:pPr>
        <w:pStyle w:val="ListParagraph"/>
        <w:numPr>
          <w:ilvl w:val="0"/>
          <w:numId w:val="13"/>
        </w:numPr>
        <w:rPr>
          <w:rFonts w:ascii="Calibri" w:hAnsi="Calibri" w:cs="Arial"/>
        </w:rPr>
      </w:pPr>
      <w:r w:rsidRPr="00DB0AEE">
        <w:rPr>
          <w:rFonts w:ascii="Calibri" w:hAnsi="Calibri" w:cs="Arial"/>
        </w:rPr>
        <w:t xml:space="preserve">Water </w:t>
      </w:r>
      <w:r w:rsidR="003E3284">
        <w:rPr>
          <w:rFonts w:ascii="Calibri" w:hAnsi="Calibri" w:cs="Arial"/>
        </w:rPr>
        <w:t>H</w:t>
      </w:r>
      <w:r w:rsidRPr="00DB0AEE">
        <w:rPr>
          <w:rFonts w:ascii="Calibri" w:hAnsi="Calibri" w:cs="Arial"/>
        </w:rPr>
        <w:t xml:space="preserve">eater </w:t>
      </w:r>
      <w:r w:rsidR="003E3284">
        <w:rPr>
          <w:rFonts w:ascii="Calibri" w:hAnsi="Calibri" w:cs="Arial"/>
        </w:rPr>
        <w:t>Storage V</w:t>
      </w:r>
      <w:r w:rsidRPr="00DB0AEE">
        <w:rPr>
          <w:rFonts w:ascii="Calibri" w:hAnsi="Calibri" w:cs="Arial"/>
        </w:rPr>
        <w:t xml:space="preserve">olume: </w:t>
      </w:r>
      <w:r w:rsidR="00084CF5">
        <w:rPr>
          <w:rFonts w:ascii="Calibri" w:hAnsi="Calibri" w:cs="Arial"/>
        </w:rPr>
        <w:t>T</w:t>
      </w:r>
      <w:r w:rsidRPr="00DB0AEE">
        <w:rPr>
          <w:rFonts w:ascii="Calibri" w:hAnsi="Calibri" w:cs="Arial"/>
        </w:rPr>
        <w:t xml:space="preserve">ank capacity in gallons. For individual water heaters for a dwelling unit this will be 60 gallons or less. If instantaneous enter </w:t>
      </w:r>
      <w:ins w:id="104" w:author="Shewmaker, Michael@Energy" w:date="2017-02-27T13:45:00Z">
        <w:r w:rsidR="00B429C8">
          <w:rPr>
            <w:rFonts w:ascii="Calibri" w:hAnsi="Calibri" w:cs="Arial"/>
          </w:rPr>
          <w:t>N</w:t>
        </w:r>
      </w:ins>
      <w:del w:id="105" w:author="Shewmaker, Michael@Energy" w:date="2017-02-27T13:45:00Z">
        <w:r w:rsidRPr="00DB0AEE" w:rsidDel="00B429C8">
          <w:rPr>
            <w:rFonts w:ascii="Calibri" w:hAnsi="Calibri" w:cs="Arial"/>
          </w:rPr>
          <w:delText>n</w:delText>
        </w:r>
      </w:del>
      <w:r w:rsidRPr="00DB0AEE">
        <w:rPr>
          <w:rFonts w:ascii="Calibri" w:hAnsi="Calibri" w:cs="Arial"/>
        </w:rPr>
        <w:t>/</w:t>
      </w:r>
      <w:del w:id="106" w:author="Shewmaker, Michael@Energy" w:date="2017-02-27T13:45:00Z">
        <w:r w:rsidRPr="00DB0AEE" w:rsidDel="00B429C8">
          <w:rPr>
            <w:rFonts w:ascii="Calibri" w:hAnsi="Calibri" w:cs="Arial"/>
          </w:rPr>
          <w:delText>a</w:delText>
        </w:r>
      </w:del>
      <w:ins w:id="107" w:author="Shewmaker, Michael@Energy" w:date="2017-02-27T13:45:00Z">
        <w:r w:rsidR="00B429C8">
          <w:rPr>
            <w:rFonts w:ascii="Calibri" w:hAnsi="Calibri" w:cs="Arial"/>
          </w:rPr>
          <w:t>A</w:t>
        </w:r>
      </w:ins>
      <w:r w:rsidRPr="00DB0AEE">
        <w:rPr>
          <w:rFonts w:ascii="Calibri" w:hAnsi="Calibri" w:cs="Arial"/>
        </w:rPr>
        <w:t xml:space="preserve">. </w:t>
      </w:r>
      <w:r w:rsidR="00013281">
        <w:rPr>
          <w:rFonts w:ascii="Calibri" w:hAnsi="Calibri" w:cs="Arial"/>
        </w:rPr>
        <w:t>F</w:t>
      </w:r>
      <w:r w:rsidRPr="00DB0AEE">
        <w:rPr>
          <w:rFonts w:ascii="Calibri" w:hAnsi="Calibri" w:cs="Arial"/>
        </w:rPr>
        <w:t>or multi-family central systems enter the total storage volume.</w:t>
      </w:r>
    </w:p>
    <w:p w14:paraId="6034A29E" w14:textId="741EBED6" w:rsidR="000A7E83" w:rsidRDefault="00AA37EC">
      <w:pPr>
        <w:pStyle w:val="ListParagraph"/>
        <w:numPr>
          <w:ilvl w:val="0"/>
          <w:numId w:val="13"/>
        </w:numPr>
        <w:rPr>
          <w:rFonts w:ascii="Calibri" w:hAnsi="Calibri" w:cs="Arial"/>
        </w:rPr>
      </w:pPr>
      <w:r>
        <w:rPr>
          <w:rFonts w:ascii="Calibri" w:hAnsi="Calibri" w:cs="Arial"/>
        </w:rPr>
        <w:t>Fuel Type: Gas, Propane, Electric (</w:t>
      </w:r>
      <w:r w:rsidR="00E10CB4">
        <w:rPr>
          <w:rFonts w:ascii="Calibri" w:hAnsi="Calibri" w:cs="Arial"/>
        </w:rPr>
        <w:t xml:space="preserve">Only if natural gas is not </w:t>
      </w:r>
      <w:r w:rsidR="00131155">
        <w:rPr>
          <w:rFonts w:ascii="Calibri" w:hAnsi="Calibri" w:cs="Arial"/>
        </w:rPr>
        <w:t xml:space="preserve">connected, </w:t>
      </w:r>
      <w:r w:rsidR="00131155" w:rsidRPr="00131155">
        <w:rPr>
          <w:rFonts w:ascii="Calibri" w:hAnsi="Calibri" w:cs="Arial"/>
        </w:rPr>
        <w:t>or if the conditions of Section 150.2(b)1Giic or 150.2(b)1Giid are met</w:t>
      </w:r>
      <w:r w:rsidR="00E10CB4">
        <w:rPr>
          <w:rFonts w:ascii="Calibri" w:hAnsi="Calibri" w:cs="Arial"/>
        </w:rPr>
        <w:t>)</w:t>
      </w:r>
      <w:r w:rsidR="00131155">
        <w:rPr>
          <w:rFonts w:ascii="Calibri" w:hAnsi="Calibri" w:cs="Arial"/>
        </w:rPr>
        <w:t xml:space="preserve">  </w:t>
      </w:r>
    </w:p>
    <w:p w14:paraId="2E0D7F42" w14:textId="77777777" w:rsidR="00403191" w:rsidRPr="00403191" w:rsidRDefault="00403191" w:rsidP="00403191">
      <w:pPr>
        <w:pStyle w:val="ListParagraph"/>
        <w:rPr>
          <w:rFonts w:ascii="Calibri" w:hAnsi="Calibri" w:cs="Arial"/>
        </w:rPr>
      </w:pPr>
      <w:r w:rsidRPr="00403191">
        <w:rPr>
          <w:rFonts w:ascii="Calibri" w:hAnsi="Calibri" w:cs="Arial"/>
        </w:rPr>
        <w:t>NOTE:</w:t>
      </w:r>
      <w:r w:rsidRPr="00403191">
        <w:rPr>
          <w:rFonts w:ascii="Calibri" w:hAnsi="Calibri" w:cs="Arial"/>
        </w:rPr>
        <w:tab/>
        <w:t>The following table lists replacement heat pump water heating systems by climate zone that meet the requirements of 150.2(b)</w:t>
      </w:r>
      <w:proofErr w:type="spellStart"/>
      <w:r w:rsidRPr="00403191">
        <w:rPr>
          <w:rFonts w:ascii="Calibri" w:hAnsi="Calibri" w:cs="Arial"/>
        </w:rPr>
        <w:t>Giic</w:t>
      </w:r>
      <w:proofErr w:type="spellEnd"/>
      <w:r w:rsidRPr="00403191">
        <w:rPr>
          <w:rFonts w:ascii="Calibri" w:hAnsi="Calibri" w:cs="Arial"/>
        </w:rPr>
        <w:t xml:space="preserve"> and/or 150.2(b)</w:t>
      </w:r>
      <w:proofErr w:type="spellStart"/>
      <w:r w:rsidRPr="00403191">
        <w:rPr>
          <w:rFonts w:ascii="Calibri" w:hAnsi="Calibri" w:cs="Arial"/>
        </w:rPr>
        <w:t>Giid</w:t>
      </w:r>
      <w:proofErr w:type="spellEnd"/>
      <w:r w:rsidRPr="00403191">
        <w:rPr>
          <w:rFonts w:ascii="Calibri" w:hAnsi="Calibri" w:cs="Arial"/>
        </w:rPr>
        <w:t>.</w:t>
      </w:r>
    </w:p>
    <w:p w14:paraId="56D7E17D" w14:textId="77777777" w:rsidR="00403191" w:rsidRPr="00403191" w:rsidRDefault="00403191" w:rsidP="00403191">
      <w:pPr>
        <w:pStyle w:val="ListParagraph"/>
        <w:ind w:left="360"/>
        <w:rPr>
          <w:rFonts w:ascii="Calibri" w:hAnsi="Calibri" w:cs="Arial"/>
        </w:rPr>
      </w:pPr>
    </w:p>
    <w:p w14:paraId="32F2626F" w14:textId="77777777" w:rsidR="00403191" w:rsidRPr="00403191" w:rsidRDefault="00403191" w:rsidP="00403191">
      <w:pPr>
        <w:rPr>
          <w:rFonts w:ascii="Calibri" w:hAnsi="Calibri" w:cs="Arial"/>
        </w:rPr>
      </w:pPr>
      <w:r w:rsidRPr="00403191">
        <w:rPr>
          <w:rFonts w:ascii="Calibri" w:hAnsi="Calibri" w:cs="Arial"/>
        </w:rPr>
        <w:br w:type="page"/>
      </w:r>
    </w:p>
    <w:p w14:paraId="17B716FE" w14:textId="77777777" w:rsidR="00403191" w:rsidRPr="00403191" w:rsidRDefault="00403191" w:rsidP="00403191">
      <w:pPr>
        <w:jc w:val="center"/>
        <w:rPr>
          <w:rFonts w:ascii="Calibri" w:hAnsi="Calibri" w:cs="Arial"/>
        </w:rPr>
      </w:pPr>
      <w:proofErr w:type="spellStart"/>
      <w:r w:rsidRPr="00403191">
        <w:rPr>
          <w:rFonts w:ascii="Calibri" w:hAnsi="Calibri" w:cs="Arial"/>
        </w:rPr>
        <w:t>Precalculated</w:t>
      </w:r>
      <w:proofErr w:type="spellEnd"/>
      <w:r w:rsidRPr="00403191">
        <w:rPr>
          <w:rFonts w:ascii="Calibri" w:hAnsi="Calibri" w:cs="Arial"/>
        </w:rPr>
        <w:t xml:space="preserve"> Replacement Heat Pump Water Heating Systems for Single Dwelling Units</w:t>
      </w:r>
    </w:p>
    <w:p w14:paraId="65F9B981" w14:textId="77777777" w:rsidR="00403191" w:rsidRPr="00D871B3" w:rsidRDefault="00403191" w:rsidP="00403191">
      <w:pPr>
        <w:jc w:val="center"/>
        <w:rPr>
          <w:rFonts w:asciiTheme="minorHAnsi" w:hAnsiTheme="minorHAnsi"/>
          <w:sz w:val="20"/>
          <w:szCs w:val="20"/>
        </w:rPr>
      </w:pPr>
    </w:p>
    <w:tbl>
      <w:tblPr>
        <w:tblW w:w="5530" w:type="dxa"/>
        <w:jc w:val="center"/>
        <w:tblCellMar>
          <w:left w:w="14" w:type="dxa"/>
          <w:right w:w="14" w:type="dxa"/>
        </w:tblCellMar>
        <w:tblLook w:val="04A0" w:firstRow="1" w:lastRow="0" w:firstColumn="1" w:lastColumn="0" w:noHBand="0" w:noVBand="1"/>
      </w:tblPr>
      <w:tblGrid>
        <w:gridCol w:w="2050"/>
        <w:gridCol w:w="3480"/>
      </w:tblGrid>
      <w:tr w:rsidR="00403191" w:rsidRPr="00140FAC" w14:paraId="39E18E0C" w14:textId="77777777" w:rsidTr="00B911A5">
        <w:trPr>
          <w:trHeight w:val="300"/>
          <w:jc w:val="center"/>
        </w:trPr>
        <w:tc>
          <w:tcPr>
            <w:tcW w:w="20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4E82A6" w14:textId="77777777" w:rsidR="00403191" w:rsidRPr="00D871B3" w:rsidRDefault="00403191" w:rsidP="00B911A5">
            <w:pPr>
              <w:jc w:val="center"/>
              <w:rPr>
                <w:rFonts w:asciiTheme="minorHAnsi" w:hAnsiTheme="minorHAnsi"/>
                <w:b/>
                <w:sz w:val="20"/>
                <w:szCs w:val="20"/>
              </w:rPr>
            </w:pPr>
            <w:r w:rsidRPr="00D871B3">
              <w:rPr>
                <w:rFonts w:asciiTheme="minorHAnsi" w:hAnsiTheme="minorHAnsi"/>
                <w:b/>
                <w:sz w:val="20"/>
                <w:szCs w:val="20"/>
              </w:rPr>
              <w:t>CZ</w:t>
            </w:r>
          </w:p>
        </w:tc>
        <w:tc>
          <w:tcPr>
            <w:tcW w:w="3480" w:type="dxa"/>
            <w:tcBorders>
              <w:top w:val="single" w:sz="4" w:space="0" w:color="auto"/>
              <w:left w:val="nil"/>
              <w:bottom w:val="single" w:sz="4" w:space="0" w:color="auto"/>
              <w:right w:val="single" w:sz="4" w:space="0" w:color="auto"/>
            </w:tcBorders>
            <w:shd w:val="clear" w:color="auto" w:fill="auto"/>
            <w:noWrap/>
            <w:vAlign w:val="center"/>
            <w:hideMark/>
          </w:tcPr>
          <w:p w14:paraId="36F6ECA7" w14:textId="77777777" w:rsidR="00403191" w:rsidRPr="00D871B3" w:rsidRDefault="00403191" w:rsidP="00B911A5">
            <w:pPr>
              <w:jc w:val="center"/>
              <w:rPr>
                <w:rFonts w:asciiTheme="minorHAnsi" w:hAnsiTheme="minorHAnsi"/>
                <w:b/>
                <w:sz w:val="20"/>
                <w:szCs w:val="20"/>
              </w:rPr>
            </w:pPr>
            <w:r w:rsidRPr="00D871B3">
              <w:rPr>
                <w:rFonts w:asciiTheme="minorHAnsi" w:hAnsiTheme="minorHAnsi"/>
                <w:b/>
                <w:sz w:val="20"/>
                <w:szCs w:val="20"/>
              </w:rPr>
              <w:t>Energy Factor greater than or equal to</w:t>
            </w:r>
          </w:p>
        </w:tc>
      </w:tr>
      <w:tr w:rsidR="00403191" w:rsidRPr="00140FAC" w14:paraId="54786301" w14:textId="77777777" w:rsidTr="00B911A5">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1D1331DC"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1</w:t>
            </w:r>
          </w:p>
        </w:tc>
        <w:tc>
          <w:tcPr>
            <w:tcW w:w="3480" w:type="dxa"/>
            <w:tcBorders>
              <w:top w:val="nil"/>
              <w:left w:val="nil"/>
              <w:bottom w:val="single" w:sz="4" w:space="0" w:color="auto"/>
              <w:right w:val="single" w:sz="4" w:space="0" w:color="auto"/>
            </w:tcBorders>
            <w:shd w:val="clear" w:color="auto" w:fill="auto"/>
            <w:noWrap/>
            <w:vAlign w:val="center"/>
            <w:hideMark/>
          </w:tcPr>
          <w:p w14:paraId="046C940D"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2.75</w:t>
            </w:r>
          </w:p>
        </w:tc>
      </w:tr>
      <w:tr w:rsidR="00403191" w:rsidRPr="00140FAC" w14:paraId="3EEA1322" w14:textId="77777777" w:rsidTr="00B911A5">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297B049E"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2</w:t>
            </w:r>
          </w:p>
        </w:tc>
        <w:tc>
          <w:tcPr>
            <w:tcW w:w="3480" w:type="dxa"/>
            <w:tcBorders>
              <w:top w:val="nil"/>
              <w:left w:val="nil"/>
              <w:bottom w:val="single" w:sz="4" w:space="0" w:color="auto"/>
              <w:right w:val="single" w:sz="4" w:space="0" w:color="auto"/>
            </w:tcBorders>
            <w:shd w:val="clear" w:color="auto" w:fill="auto"/>
            <w:noWrap/>
            <w:vAlign w:val="center"/>
            <w:hideMark/>
          </w:tcPr>
          <w:p w14:paraId="6F6CE069"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2.75</w:t>
            </w:r>
          </w:p>
        </w:tc>
      </w:tr>
      <w:tr w:rsidR="00403191" w:rsidRPr="00140FAC" w14:paraId="6A95C865" w14:textId="77777777" w:rsidTr="00B911A5">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34ECC3E9"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3</w:t>
            </w:r>
          </w:p>
        </w:tc>
        <w:tc>
          <w:tcPr>
            <w:tcW w:w="3480" w:type="dxa"/>
            <w:tcBorders>
              <w:top w:val="nil"/>
              <w:left w:val="nil"/>
              <w:bottom w:val="single" w:sz="4" w:space="0" w:color="auto"/>
              <w:right w:val="single" w:sz="4" w:space="0" w:color="auto"/>
            </w:tcBorders>
            <w:shd w:val="clear" w:color="auto" w:fill="auto"/>
            <w:noWrap/>
            <w:vAlign w:val="center"/>
            <w:hideMark/>
          </w:tcPr>
          <w:p w14:paraId="7A24A333"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2.75</w:t>
            </w:r>
          </w:p>
        </w:tc>
      </w:tr>
      <w:tr w:rsidR="00403191" w:rsidRPr="00140FAC" w14:paraId="794333D4" w14:textId="77777777" w:rsidTr="00B911A5">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0F35C80D"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4</w:t>
            </w:r>
          </w:p>
        </w:tc>
        <w:tc>
          <w:tcPr>
            <w:tcW w:w="3480" w:type="dxa"/>
            <w:tcBorders>
              <w:top w:val="nil"/>
              <w:left w:val="nil"/>
              <w:bottom w:val="single" w:sz="4" w:space="0" w:color="auto"/>
              <w:right w:val="single" w:sz="4" w:space="0" w:color="auto"/>
            </w:tcBorders>
            <w:shd w:val="clear" w:color="auto" w:fill="auto"/>
            <w:noWrap/>
            <w:vAlign w:val="center"/>
            <w:hideMark/>
          </w:tcPr>
          <w:p w14:paraId="1D4849C8"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2.8</w:t>
            </w:r>
          </w:p>
        </w:tc>
      </w:tr>
      <w:tr w:rsidR="00403191" w:rsidRPr="00140FAC" w14:paraId="40A10890" w14:textId="77777777" w:rsidTr="00B911A5">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2228325F"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5</w:t>
            </w:r>
          </w:p>
        </w:tc>
        <w:tc>
          <w:tcPr>
            <w:tcW w:w="3480" w:type="dxa"/>
            <w:tcBorders>
              <w:top w:val="nil"/>
              <w:left w:val="nil"/>
              <w:bottom w:val="single" w:sz="4" w:space="0" w:color="auto"/>
              <w:right w:val="single" w:sz="4" w:space="0" w:color="auto"/>
            </w:tcBorders>
            <w:shd w:val="clear" w:color="auto" w:fill="auto"/>
            <w:noWrap/>
            <w:vAlign w:val="center"/>
            <w:hideMark/>
          </w:tcPr>
          <w:p w14:paraId="7B211EA1"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2.75</w:t>
            </w:r>
          </w:p>
        </w:tc>
      </w:tr>
      <w:tr w:rsidR="00403191" w:rsidRPr="00140FAC" w14:paraId="08E37A21" w14:textId="77777777" w:rsidTr="00B911A5">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7CD262BC"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6</w:t>
            </w:r>
          </w:p>
        </w:tc>
        <w:tc>
          <w:tcPr>
            <w:tcW w:w="3480" w:type="dxa"/>
            <w:tcBorders>
              <w:top w:val="nil"/>
              <w:left w:val="nil"/>
              <w:bottom w:val="single" w:sz="4" w:space="0" w:color="auto"/>
              <w:right w:val="single" w:sz="4" w:space="0" w:color="auto"/>
            </w:tcBorders>
            <w:shd w:val="clear" w:color="auto" w:fill="auto"/>
            <w:noWrap/>
            <w:vAlign w:val="center"/>
            <w:hideMark/>
          </w:tcPr>
          <w:p w14:paraId="2E22D21D"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2.33</w:t>
            </w:r>
          </w:p>
        </w:tc>
      </w:tr>
      <w:tr w:rsidR="00403191" w:rsidRPr="00140FAC" w14:paraId="5BF84364" w14:textId="77777777" w:rsidTr="00B911A5">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19D1046E"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7</w:t>
            </w:r>
          </w:p>
        </w:tc>
        <w:tc>
          <w:tcPr>
            <w:tcW w:w="3480" w:type="dxa"/>
            <w:tcBorders>
              <w:top w:val="nil"/>
              <w:left w:val="nil"/>
              <w:bottom w:val="single" w:sz="4" w:space="0" w:color="auto"/>
              <w:right w:val="single" w:sz="4" w:space="0" w:color="auto"/>
            </w:tcBorders>
            <w:shd w:val="clear" w:color="auto" w:fill="auto"/>
            <w:noWrap/>
            <w:vAlign w:val="center"/>
            <w:hideMark/>
          </w:tcPr>
          <w:p w14:paraId="02A3AB88"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2.5</w:t>
            </w:r>
          </w:p>
        </w:tc>
      </w:tr>
      <w:tr w:rsidR="00403191" w:rsidRPr="00140FAC" w14:paraId="13FC2149" w14:textId="77777777" w:rsidTr="00B911A5">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5E3E3C01"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8</w:t>
            </w:r>
          </w:p>
        </w:tc>
        <w:tc>
          <w:tcPr>
            <w:tcW w:w="3480" w:type="dxa"/>
            <w:tcBorders>
              <w:top w:val="nil"/>
              <w:left w:val="nil"/>
              <w:bottom w:val="single" w:sz="4" w:space="0" w:color="auto"/>
              <w:right w:val="single" w:sz="4" w:space="0" w:color="auto"/>
            </w:tcBorders>
            <w:shd w:val="clear" w:color="auto" w:fill="auto"/>
            <w:noWrap/>
            <w:vAlign w:val="center"/>
            <w:hideMark/>
          </w:tcPr>
          <w:p w14:paraId="1490D9B1"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2.33</w:t>
            </w:r>
          </w:p>
        </w:tc>
      </w:tr>
      <w:tr w:rsidR="00403191" w:rsidRPr="00140FAC" w14:paraId="564B5F92" w14:textId="77777777" w:rsidTr="00B911A5">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4A95BA05"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9</w:t>
            </w:r>
          </w:p>
        </w:tc>
        <w:tc>
          <w:tcPr>
            <w:tcW w:w="3480" w:type="dxa"/>
            <w:tcBorders>
              <w:top w:val="nil"/>
              <w:left w:val="nil"/>
              <w:bottom w:val="single" w:sz="4" w:space="0" w:color="auto"/>
              <w:right w:val="single" w:sz="4" w:space="0" w:color="auto"/>
            </w:tcBorders>
            <w:shd w:val="clear" w:color="auto" w:fill="auto"/>
            <w:noWrap/>
            <w:vAlign w:val="center"/>
            <w:hideMark/>
          </w:tcPr>
          <w:p w14:paraId="6D0E3D1C"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2.33</w:t>
            </w:r>
          </w:p>
        </w:tc>
      </w:tr>
      <w:tr w:rsidR="00403191" w:rsidRPr="00140FAC" w14:paraId="5C20F9B8" w14:textId="77777777" w:rsidTr="00B911A5">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249E3C62"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10</w:t>
            </w:r>
          </w:p>
        </w:tc>
        <w:tc>
          <w:tcPr>
            <w:tcW w:w="3480" w:type="dxa"/>
            <w:tcBorders>
              <w:top w:val="nil"/>
              <w:left w:val="nil"/>
              <w:bottom w:val="single" w:sz="4" w:space="0" w:color="auto"/>
              <w:right w:val="single" w:sz="4" w:space="0" w:color="auto"/>
            </w:tcBorders>
            <w:shd w:val="clear" w:color="auto" w:fill="auto"/>
            <w:noWrap/>
            <w:vAlign w:val="center"/>
            <w:hideMark/>
          </w:tcPr>
          <w:p w14:paraId="657F34FF"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2.33</w:t>
            </w:r>
          </w:p>
        </w:tc>
      </w:tr>
      <w:tr w:rsidR="00403191" w:rsidRPr="00140FAC" w14:paraId="013D4041" w14:textId="77777777" w:rsidTr="00B911A5">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7818F4F0"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11</w:t>
            </w:r>
          </w:p>
        </w:tc>
        <w:tc>
          <w:tcPr>
            <w:tcW w:w="3480" w:type="dxa"/>
            <w:tcBorders>
              <w:top w:val="nil"/>
              <w:left w:val="nil"/>
              <w:bottom w:val="single" w:sz="4" w:space="0" w:color="auto"/>
              <w:right w:val="single" w:sz="4" w:space="0" w:color="auto"/>
            </w:tcBorders>
            <w:shd w:val="clear" w:color="auto" w:fill="auto"/>
            <w:noWrap/>
            <w:vAlign w:val="center"/>
            <w:hideMark/>
          </w:tcPr>
          <w:p w14:paraId="70798702"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2.5</w:t>
            </w:r>
          </w:p>
        </w:tc>
      </w:tr>
      <w:tr w:rsidR="00403191" w:rsidRPr="00140FAC" w14:paraId="464F5891" w14:textId="77777777" w:rsidTr="00B911A5">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25D6C014"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12</w:t>
            </w:r>
          </w:p>
        </w:tc>
        <w:tc>
          <w:tcPr>
            <w:tcW w:w="3480" w:type="dxa"/>
            <w:tcBorders>
              <w:top w:val="nil"/>
              <w:left w:val="nil"/>
              <w:bottom w:val="single" w:sz="4" w:space="0" w:color="auto"/>
              <w:right w:val="single" w:sz="4" w:space="0" w:color="auto"/>
            </w:tcBorders>
            <w:shd w:val="clear" w:color="auto" w:fill="auto"/>
            <w:noWrap/>
            <w:vAlign w:val="center"/>
            <w:hideMark/>
          </w:tcPr>
          <w:p w14:paraId="3A93772A"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2.8</w:t>
            </w:r>
          </w:p>
        </w:tc>
      </w:tr>
      <w:tr w:rsidR="00403191" w:rsidRPr="00140FAC" w14:paraId="45165CBB" w14:textId="77777777" w:rsidTr="00B911A5">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6D058DC9"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13</w:t>
            </w:r>
          </w:p>
        </w:tc>
        <w:tc>
          <w:tcPr>
            <w:tcW w:w="3480" w:type="dxa"/>
            <w:tcBorders>
              <w:top w:val="nil"/>
              <w:left w:val="nil"/>
              <w:bottom w:val="single" w:sz="4" w:space="0" w:color="auto"/>
              <w:right w:val="single" w:sz="4" w:space="0" w:color="auto"/>
            </w:tcBorders>
            <w:shd w:val="clear" w:color="auto" w:fill="auto"/>
            <w:noWrap/>
            <w:vAlign w:val="center"/>
            <w:hideMark/>
          </w:tcPr>
          <w:p w14:paraId="091D536E"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2.5</w:t>
            </w:r>
          </w:p>
        </w:tc>
      </w:tr>
      <w:tr w:rsidR="00403191" w:rsidRPr="00140FAC" w14:paraId="367EBCD2" w14:textId="77777777" w:rsidTr="00B911A5">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05F04D80"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14</w:t>
            </w:r>
          </w:p>
        </w:tc>
        <w:tc>
          <w:tcPr>
            <w:tcW w:w="3480" w:type="dxa"/>
            <w:tcBorders>
              <w:top w:val="nil"/>
              <w:left w:val="nil"/>
              <w:bottom w:val="single" w:sz="4" w:space="0" w:color="auto"/>
              <w:right w:val="single" w:sz="4" w:space="0" w:color="auto"/>
            </w:tcBorders>
            <w:shd w:val="clear" w:color="auto" w:fill="auto"/>
            <w:noWrap/>
            <w:vAlign w:val="center"/>
            <w:hideMark/>
          </w:tcPr>
          <w:p w14:paraId="6ED9D9A0"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2.5</w:t>
            </w:r>
          </w:p>
        </w:tc>
      </w:tr>
      <w:tr w:rsidR="00403191" w:rsidRPr="00140FAC" w14:paraId="1C3B8629" w14:textId="77777777" w:rsidTr="00B911A5">
        <w:trPr>
          <w:trHeight w:val="300"/>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371E9B22"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15</w:t>
            </w:r>
          </w:p>
        </w:tc>
        <w:tc>
          <w:tcPr>
            <w:tcW w:w="3480" w:type="dxa"/>
            <w:tcBorders>
              <w:top w:val="nil"/>
              <w:left w:val="nil"/>
              <w:bottom w:val="single" w:sz="4" w:space="0" w:color="auto"/>
              <w:right w:val="single" w:sz="4" w:space="0" w:color="auto"/>
            </w:tcBorders>
            <w:shd w:val="clear" w:color="auto" w:fill="auto"/>
            <w:noWrap/>
            <w:vAlign w:val="center"/>
            <w:hideMark/>
          </w:tcPr>
          <w:p w14:paraId="2C322ED6"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2.33</w:t>
            </w:r>
          </w:p>
        </w:tc>
      </w:tr>
      <w:tr w:rsidR="00403191" w:rsidRPr="00140FAC" w14:paraId="6C48214C" w14:textId="77777777" w:rsidTr="00B911A5">
        <w:trPr>
          <w:trHeight w:val="675"/>
          <w:jc w:val="center"/>
        </w:trPr>
        <w:tc>
          <w:tcPr>
            <w:tcW w:w="2050" w:type="dxa"/>
            <w:tcBorders>
              <w:top w:val="nil"/>
              <w:left w:val="single" w:sz="4" w:space="0" w:color="auto"/>
              <w:bottom w:val="single" w:sz="4" w:space="0" w:color="auto"/>
              <w:right w:val="single" w:sz="4" w:space="0" w:color="auto"/>
            </w:tcBorders>
            <w:shd w:val="clear" w:color="auto" w:fill="auto"/>
            <w:noWrap/>
            <w:vAlign w:val="center"/>
            <w:hideMark/>
          </w:tcPr>
          <w:p w14:paraId="32969223"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16</w:t>
            </w:r>
          </w:p>
        </w:tc>
        <w:tc>
          <w:tcPr>
            <w:tcW w:w="3480" w:type="dxa"/>
            <w:tcBorders>
              <w:top w:val="nil"/>
              <w:left w:val="nil"/>
              <w:bottom w:val="single" w:sz="4" w:space="0" w:color="auto"/>
              <w:right w:val="single" w:sz="4" w:space="0" w:color="auto"/>
            </w:tcBorders>
            <w:shd w:val="clear" w:color="auto" w:fill="auto"/>
            <w:vAlign w:val="center"/>
            <w:hideMark/>
          </w:tcPr>
          <w:p w14:paraId="557107E1" w14:textId="77777777" w:rsidR="00403191" w:rsidRPr="00D871B3" w:rsidRDefault="00403191" w:rsidP="00B911A5">
            <w:pPr>
              <w:jc w:val="center"/>
              <w:rPr>
                <w:rFonts w:asciiTheme="minorHAnsi" w:hAnsiTheme="minorHAnsi"/>
                <w:sz w:val="20"/>
                <w:szCs w:val="20"/>
              </w:rPr>
            </w:pPr>
            <w:r w:rsidRPr="00D871B3">
              <w:rPr>
                <w:rFonts w:asciiTheme="minorHAnsi" w:hAnsiTheme="minorHAnsi"/>
                <w:sz w:val="20"/>
                <w:szCs w:val="20"/>
              </w:rPr>
              <w:t>EF ≥ 3, plus a solar water heating system with solar saving fraction ≥ 0.4</w:t>
            </w:r>
          </w:p>
        </w:tc>
      </w:tr>
    </w:tbl>
    <w:p w14:paraId="144C9562" w14:textId="77777777" w:rsidR="00403191" w:rsidRDefault="00403191" w:rsidP="00403191">
      <w:pPr>
        <w:pStyle w:val="ListParagraph"/>
        <w:rPr>
          <w:rFonts w:ascii="Calibri" w:hAnsi="Calibri" w:cs="Arial"/>
        </w:rPr>
      </w:pPr>
    </w:p>
    <w:p w14:paraId="6034A29F" w14:textId="77777777" w:rsidR="000A7E83" w:rsidRDefault="00AA37EC">
      <w:pPr>
        <w:pStyle w:val="ListParagraph"/>
        <w:numPr>
          <w:ilvl w:val="0"/>
          <w:numId w:val="13"/>
        </w:numPr>
        <w:rPr>
          <w:rFonts w:ascii="Calibri" w:hAnsi="Calibri" w:cs="Arial"/>
        </w:rPr>
      </w:pPr>
      <w:r>
        <w:rPr>
          <w:rFonts w:ascii="Calibri" w:hAnsi="Calibri" w:cs="Arial"/>
        </w:rPr>
        <w:t xml:space="preserve">Rated Input Type: Enter the equipment input rating type, for gas or propane fired units are </w:t>
      </w:r>
      <w:proofErr w:type="spellStart"/>
      <w:r>
        <w:rPr>
          <w:rFonts w:ascii="Calibri" w:hAnsi="Calibri" w:cs="Arial"/>
        </w:rPr>
        <w:t>Btuh</w:t>
      </w:r>
      <w:proofErr w:type="spellEnd"/>
      <w:r>
        <w:rPr>
          <w:rFonts w:ascii="Calibri" w:hAnsi="Calibri" w:cs="Arial"/>
        </w:rPr>
        <w:t>, for electric fired system the units are kW.</w:t>
      </w:r>
    </w:p>
    <w:p w14:paraId="6034A2A0" w14:textId="77777777" w:rsidR="000A7E83" w:rsidRDefault="00AA37EC">
      <w:pPr>
        <w:pStyle w:val="ListParagraph"/>
        <w:numPr>
          <w:ilvl w:val="0"/>
          <w:numId w:val="13"/>
        </w:numPr>
        <w:rPr>
          <w:rFonts w:ascii="Calibri" w:hAnsi="Calibri" w:cs="Arial"/>
        </w:rPr>
      </w:pPr>
      <w:r>
        <w:rPr>
          <w:rFonts w:ascii="Calibri" w:hAnsi="Calibri" w:cs="Arial"/>
        </w:rPr>
        <w:t>Rated Input Value: Enter the numeric value of rated input.</w:t>
      </w:r>
    </w:p>
    <w:p w14:paraId="6034A2A1" w14:textId="77777777" w:rsidR="000A7E83" w:rsidRDefault="00AA37EC">
      <w:pPr>
        <w:pStyle w:val="ListParagraph"/>
        <w:numPr>
          <w:ilvl w:val="0"/>
          <w:numId w:val="13"/>
        </w:numPr>
        <w:rPr>
          <w:rFonts w:ascii="Calibri" w:hAnsi="Calibri" w:cs="Arial"/>
        </w:rPr>
      </w:pPr>
      <w:r>
        <w:rPr>
          <w:rFonts w:ascii="Calibri" w:hAnsi="Calibri" w:cs="Arial"/>
        </w:rPr>
        <w:t>Heating Efficiency Type: Energy Factor, AFUE, or Thermal Efficiency. From product literature or a California Energy Commission directory.</w:t>
      </w:r>
    </w:p>
    <w:p w14:paraId="6034A2A2" w14:textId="77777777" w:rsidR="000A7E83" w:rsidRDefault="00AA37EC">
      <w:pPr>
        <w:pStyle w:val="ListParagraph"/>
        <w:numPr>
          <w:ilvl w:val="0"/>
          <w:numId w:val="13"/>
        </w:numPr>
        <w:rPr>
          <w:rFonts w:ascii="Calibri" w:hAnsi="Calibri" w:cs="Arial"/>
        </w:rPr>
      </w:pPr>
      <w:r>
        <w:rPr>
          <w:rFonts w:ascii="Calibri" w:hAnsi="Calibri" w:cs="Arial"/>
        </w:rPr>
        <w:t>Heating Efficiency Value: Enter the value from product literature or a California Energy Commission directory</w:t>
      </w:r>
    </w:p>
    <w:p w14:paraId="6034A2A3" w14:textId="77777777" w:rsidR="000A7E83" w:rsidRDefault="00DB0AEE">
      <w:pPr>
        <w:pStyle w:val="ListParagraph"/>
        <w:numPr>
          <w:ilvl w:val="0"/>
          <w:numId w:val="13"/>
        </w:numPr>
        <w:rPr>
          <w:rFonts w:ascii="Calibri" w:hAnsi="Calibri" w:cs="Arial"/>
        </w:rPr>
      </w:pPr>
      <w:r w:rsidRPr="00DB0AEE">
        <w:rPr>
          <w:rFonts w:ascii="Calibri" w:hAnsi="Calibri" w:cs="Arial"/>
        </w:rPr>
        <w:t>Standby Loss (</w:t>
      </w:r>
      <w:r w:rsidR="00084CF5">
        <w:rPr>
          <w:rFonts w:ascii="Calibri" w:hAnsi="Calibri" w:cs="Arial"/>
        </w:rPr>
        <w:t>%</w:t>
      </w:r>
      <w:r w:rsidRPr="00DB0AEE">
        <w:rPr>
          <w:rFonts w:ascii="Calibri" w:hAnsi="Calibri" w:cs="Arial"/>
        </w:rPr>
        <w:t>): Applies only to large storage water heaters</w:t>
      </w:r>
      <w:r w:rsidR="00013281">
        <w:rPr>
          <w:rFonts w:ascii="Calibri" w:hAnsi="Calibri" w:cs="Arial"/>
        </w:rPr>
        <w:t>;</w:t>
      </w:r>
      <w:r w:rsidRPr="00DB0AEE">
        <w:rPr>
          <w:rFonts w:ascii="Calibri" w:hAnsi="Calibri" w:cs="Arial"/>
        </w:rPr>
        <w:t xml:space="preserve"> </w:t>
      </w:r>
      <w:r w:rsidR="00084CF5">
        <w:rPr>
          <w:rFonts w:ascii="Calibri" w:hAnsi="Calibri" w:cs="Arial"/>
        </w:rPr>
        <w:t>e</w:t>
      </w:r>
      <w:r w:rsidRPr="00DB0AEE">
        <w:rPr>
          <w:rFonts w:ascii="Calibri" w:hAnsi="Calibri" w:cs="Arial"/>
        </w:rPr>
        <w:t>nter n/a for small storage or instantaneous water heaters.</w:t>
      </w:r>
    </w:p>
    <w:p w14:paraId="6034A2A4" w14:textId="77777777" w:rsidR="000A7E83" w:rsidRDefault="00AA37EC">
      <w:pPr>
        <w:pStyle w:val="ListParagraph"/>
        <w:numPr>
          <w:ilvl w:val="0"/>
          <w:numId w:val="13"/>
        </w:numPr>
        <w:rPr>
          <w:rFonts w:ascii="Calibri" w:hAnsi="Calibri" w:cs="Arial"/>
        </w:rPr>
      </w:pPr>
      <w:r>
        <w:rPr>
          <w:rFonts w:ascii="Calibri" w:hAnsi="Calibri" w:cs="Arial"/>
        </w:rPr>
        <w:t>Exterior Insulation R-Value: Enter the R-value if exterior insulation on the storage tank is installed</w:t>
      </w:r>
    </w:p>
    <w:p w14:paraId="6034A2A5" w14:textId="77777777" w:rsidR="000A7E83" w:rsidRDefault="00DB0AEE">
      <w:pPr>
        <w:pStyle w:val="ListParagraph"/>
        <w:numPr>
          <w:ilvl w:val="0"/>
          <w:numId w:val="13"/>
        </w:numPr>
        <w:rPr>
          <w:rFonts w:ascii="Calibri" w:hAnsi="Calibri" w:cs="Arial"/>
        </w:rPr>
      </w:pPr>
      <w:r w:rsidRPr="00DB0AEE">
        <w:rPr>
          <w:rFonts w:ascii="Calibri" w:hAnsi="Calibri" w:cs="Arial"/>
        </w:rPr>
        <w:t>Back-</w:t>
      </w:r>
      <w:r w:rsidR="003E3284">
        <w:rPr>
          <w:rFonts w:ascii="Calibri" w:hAnsi="Calibri" w:cs="Arial"/>
        </w:rPr>
        <w:t>U</w:t>
      </w:r>
      <w:r w:rsidRPr="00DB0AEE">
        <w:rPr>
          <w:rFonts w:ascii="Calibri" w:hAnsi="Calibri" w:cs="Arial"/>
        </w:rPr>
        <w:t xml:space="preserve">p </w:t>
      </w:r>
      <w:r w:rsidR="003E3284">
        <w:rPr>
          <w:rFonts w:ascii="Calibri" w:hAnsi="Calibri" w:cs="Arial"/>
        </w:rPr>
        <w:t>S</w:t>
      </w:r>
      <w:r w:rsidRPr="00DB0AEE">
        <w:rPr>
          <w:rFonts w:ascii="Calibri" w:hAnsi="Calibri" w:cs="Arial"/>
        </w:rPr>
        <w:t xml:space="preserve">olar </w:t>
      </w:r>
      <w:r w:rsidR="003E3284">
        <w:rPr>
          <w:rFonts w:ascii="Calibri" w:hAnsi="Calibri" w:cs="Arial"/>
        </w:rPr>
        <w:t>S</w:t>
      </w:r>
      <w:r w:rsidRPr="00DB0AEE">
        <w:rPr>
          <w:rFonts w:ascii="Calibri" w:hAnsi="Calibri" w:cs="Arial"/>
        </w:rPr>
        <w:t xml:space="preserve">avings </w:t>
      </w:r>
      <w:r w:rsidR="003E3284">
        <w:rPr>
          <w:rFonts w:ascii="Calibri" w:hAnsi="Calibri" w:cs="Arial"/>
        </w:rPr>
        <w:t>F</w:t>
      </w:r>
      <w:r w:rsidRPr="00DB0AEE">
        <w:rPr>
          <w:rFonts w:ascii="Calibri" w:hAnsi="Calibri" w:cs="Arial"/>
        </w:rPr>
        <w:t xml:space="preserve">raction: If compliance requires a back-up solar system, indicate the solar contribution (e.g., 0.30).  External calculations are required. </w:t>
      </w:r>
    </w:p>
    <w:p w14:paraId="08854973" w14:textId="77777777" w:rsidR="00E46B1C" w:rsidRDefault="00E46B1C" w:rsidP="00692A89">
      <w:pPr>
        <w:spacing w:after="240"/>
        <w:rPr>
          <w:rFonts w:ascii="Calibri" w:hAnsi="Calibri" w:cs="Arial"/>
        </w:rPr>
      </w:pPr>
    </w:p>
    <w:p w14:paraId="6034A2A7" w14:textId="17EF7E8B" w:rsidR="009867E0" w:rsidRPr="00C24189" w:rsidRDefault="00FF7B7D" w:rsidP="009867E0">
      <w:pPr>
        <w:keepNext/>
        <w:rPr>
          <w:rFonts w:ascii="Calibri" w:hAnsi="Calibri" w:cs="Arial"/>
          <w:b/>
        </w:rPr>
      </w:pPr>
      <w:r>
        <w:rPr>
          <w:rFonts w:ascii="Calibri" w:hAnsi="Calibri" w:cs="Arial"/>
          <w:b/>
        </w:rPr>
        <w:t>Documentation Declaration Statements</w:t>
      </w:r>
    </w:p>
    <w:p w14:paraId="6034A2A9" w14:textId="77777777" w:rsidR="009867E0" w:rsidRPr="00C24189" w:rsidRDefault="009867E0" w:rsidP="009867E0">
      <w:pPr>
        <w:numPr>
          <w:ilvl w:val="0"/>
          <w:numId w:val="14"/>
        </w:numPr>
        <w:rPr>
          <w:rFonts w:ascii="Calibri" w:hAnsi="Calibri" w:cs="Arial"/>
        </w:rPr>
      </w:pPr>
      <w:r w:rsidRPr="00C24189">
        <w:rPr>
          <w:rFonts w:ascii="Calibri" w:hAnsi="Calibri" w:cs="Arial"/>
        </w:rPr>
        <w:t xml:space="preserve">The person who prepared the </w:t>
      </w:r>
      <w:r>
        <w:rPr>
          <w:rFonts w:ascii="Calibri" w:hAnsi="Calibri" w:cs="Arial"/>
        </w:rPr>
        <w:t>CF1R</w:t>
      </w:r>
      <w:r w:rsidRPr="00C24189">
        <w:rPr>
          <w:rFonts w:ascii="Calibri" w:hAnsi="Calibri" w:cs="Arial"/>
        </w:rPr>
        <w:t xml:space="preserve"> will sign and complete the fields for their name, company (if applicable), address, phone number, certification information (if applicable), date and signature. </w:t>
      </w:r>
    </w:p>
    <w:p w14:paraId="6034A2AA" w14:textId="77777777" w:rsidR="009867E0" w:rsidRPr="00C24189" w:rsidRDefault="009867E0" w:rsidP="009867E0">
      <w:pPr>
        <w:numPr>
          <w:ilvl w:val="0"/>
          <w:numId w:val="14"/>
        </w:numPr>
        <w:rPr>
          <w:rFonts w:ascii="Calibri" w:hAnsi="Calibri" w:cs="Arial"/>
        </w:rPr>
      </w:pPr>
      <w:r w:rsidRPr="00C24189">
        <w:rPr>
          <w:rFonts w:ascii="Calibri" w:hAnsi="Calibri" w:cs="Arial"/>
        </w:rPr>
        <w:t xml:space="preserve">The person who is assuming responsibility for the project being built to comply with Title 24, Part 6, will complete the fields for their name, company (if applicable), address, phone number, license number (if applicable), date and signature. </w:t>
      </w:r>
    </w:p>
    <w:p w14:paraId="6034A2AB" w14:textId="77777777" w:rsidR="009867E0" w:rsidRPr="00C24189" w:rsidRDefault="009867E0" w:rsidP="009867E0">
      <w:pPr>
        <w:ind w:left="360"/>
        <w:rPr>
          <w:rFonts w:ascii="Calibri" w:hAnsi="Calibri" w:cs="Arial"/>
        </w:rPr>
      </w:pPr>
    </w:p>
    <w:p w14:paraId="6034A2AC" w14:textId="77777777" w:rsidR="009867E0" w:rsidRDefault="009867E0"/>
    <w:sectPr w:rsidR="009867E0" w:rsidSect="00012D02">
      <w:headerReference w:type="even" r:id="rId15"/>
      <w:headerReference w:type="default" r:id="rId16"/>
      <w:footerReference w:type="default" r:id="rId17"/>
      <w:headerReference w:type="first" r:id="rId18"/>
      <w:pgSz w:w="15840" w:h="12240" w:orient="landscape" w:code="1"/>
      <w:pgMar w:top="720" w:right="720" w:bottom="720" w:left="720" w:header="576" w:footer="432"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029836" w14:textId="77777777" w:rsidR="000B1ED2" w:rsidRDefault="000B1ED2">
      <w:r>
        <w:separator/>
      </w:r>
    </w:p>
  </w:endnote>
  <w:endnote w:type="continuationSeparator" w:id="0">
    <w:p w14:paraId="58770511" w14:textId="77777777" w:rsidR="000B1ED2" w:rsidRDefault="000B1ED2">
      <w:r>
        <w:continuationSeparator/>
      </w:r>
    </w:p>
  </w:endnote>
  <w:endnote w:type="continuationNotice" w:id="1">
    <w:p w14:paraId="4A96A779" w14:textId="77777777" w:rsidR="000B1ED2" w:rsidRDefault="000B1E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53E89C" w14:textId="4AA4FA7D" w:rsidR="00B911A5" w:rsidRPr="000912FB" w:rsidRDefault="00B911A5" w:rsidP="00015060">
    <w:pPr>
      <w:pBdr>
        <w:top w:val="single" w:sz="4" w:space="1" w:color="auto"/>
      </w:pBdr>
      <w:tabs>
        <w:tab w:val="center" w:pos="5760"/>
        <w:tab w:val="right" w:pos="14400"/>
      </w:tabs>
      <w:rPr>
        <w:rFonts w:ascii="Calibri" w:hAnsi="Calibri"/>
        <w:sz w:val="18"/>
        <w:szCs w:val="18"/>
      </w:rPr>
    </w:pPr>
    <w:r w:rsidRPr="0071311B">
      <w:rPr>
        <w:rFonts w:ascii="Calibri" w:hAnsi="Calibri"/>
        <w:sz w:val="18"/>
        <w:szCs w:val="18"/>
      </w:rPr>
      <w:t>CA Building Energy Efficiency Standards - 201</w:t>
    </w:r>
    <w:r>
      <w:rPr>
        <w:rFonts w:ascii="Calibri" w:hAnsi="Calibri"/>
        <w:sz w:val="18"/>
        <w:szCs w:val="18"/>
      </w:rPr>
      <w:t>6</w:t>
    </w:r>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r>
      <w:rPr>
        <w:rFonts w:ascii="Calibri" w:hAnsi="Calibri"/>
        <w:sz w:val="18"/>
        <w:szCs w:val="18"/>
      </w:rPr>
      <w:t>April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34A2C7" w14:textId="362A7410" w:rsidR="00B911A5" w:rsidRDefault="00B911A5" w:rsidP="00E05380">
    <w:pPr>
      <w:pBdr>
        <w:top w:val="single" w:sz="4" w:space="1" w:color="auto"/>
      </w:pBdr>
      <w:tabs>
        <w:tab w:val="center" w:pos="5760"/>
        <w:tab w:val="right" w:pos="14400"/>
      </w:tabs>
      <w:rPr>
        <w:rFonts w:ascii="Calibri" w:hAnsi="Calibri"/>
        <w:sz w:val="18"/>
        <w:szCs w:val="18"/>
      </w:rPr>
    </w:pPr>
    <w:r w:rsidRPr="0071311B">
      <w:rPr>
        <w:rFonts w:ascii="Calibri" w:hAnsi="Calibri"/>
        <w:sz w:val="18"/>
        <w:szCs w:val="18"/>
      </w:rPr>
      <w:t>CA Building Energy Efficiency Standards - 201</w:t>
    </w:r>
    <w:r>
      <w:rPr>
        <w:rFonts w:ascii="Calibri" w:hAnsi="Calibri"/>
        <w:sz w:val="18"/>
        <w:szCs w:val="18"/>
      </w:rPr>
      <w:t>6</w:t>
    </w:r>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r>
      <w:rPr>
        <w:rFonts w:ascii="Calibri" w:hAnsi="Calibri"/>
        <w:sz w:val="18"/>
        <w:szCs w:val="18"/>
      </w:rPr>
      <w:t>April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F889CA" w14:textId="77777777" w:rsidR="000B1ED2" w:rsidRDefault="000B1ED2">
      <w:r>
        <w:separator/>
      </w:r>
    </w:p>
  </w:footnote>
  <w:footnote w:type="continuationSeparator" w:id="0">
    <w:p w14:paraId="18F0D1F3" w14:textId="77777777" w:rsidR="000B1ED2" w:rsidRDefault="000B1ED2">
      <w:r>
        <w:continuationSeparator/>
      </w:r>
    </w:p>
  </w:footnote>
  <w:footnote w:type="continuationNotice" w:id="1">
    <w:p w14:paraId="174861EA" w14:textId="77777777" w:rsidR="000B1ED2" w:rsidRDefault="000B1ED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34A2B1" w14:textId="59D65038" w:rsidR="00B911A5" w:rsidRPr="00736517" w:rsidRDefault="00B911A5" w:rsidP="009867E0">
    <w:pPr>
      <w:suppressAutoHyphens/>
      <w:ind w:left="-90"/>
      <w:rPr>
        <w:rFonts w:ascii="Arial" w:hAnsi="Arial" w:cs="Arial"/>
        <w:sz w:val="14"/>
        <w:szCs w:val="14"/>
      </w:rPr>
    </w:pPr>
    <w:r w:rsidRPr="000A51C2">
      <w:rPr>
        <w:rFonts w:ascii="Arial" w:hAnsi="Arial" w:cs="Arial"/>
        <w:noProof/>
        <w:sz w:val="14"/>
        <w:szCs w:val="14"/>
      </w:rPr>
      <w:drawing>
        <wp:anchor distT="0" distB="0" distL="114300" distR="114300" simplePos="0" relativeHeight="251658240" behindDoc="0" locked="0" layoutInCell="1" allowOverlap="1" wp14:anchorId="6034A2C9" wp14:editId="2568FA79">
          <wp:simplePos x="0" y="0"/>
          <wp:positionH relativeFrom="margin">
            <wp:posOffset>8839835</wp:posOffset>
          </wp:positionH>
          <wp:positionV relativeFrom="margin">
            <wp:posOffset>-1036955</wp:posOffset>
          </wp:positionV>
          <wp:extent cx="351790" cy="30861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1790" cy="308610"/>
                  </a:xfrm>
                  <a:prstGeom prst="rect">
                    <a:avLst/>
                  </a:prstGeom>
                  <a:noFill/>
                </pic:spPr>
              </pic:pic>
            </a:graphicData>
          </a:graphic>
          <wp14:sizeRelV relativeFrom="margin">
            <wp14:pctHeight>0</wp14:pctHeight>
          </wp14:sizeRelV>
        </wp:anchor>
      </w:drawing>
    </w:r>
    <w:r w:rsidRPr="00736517">
      <w:rPr>
        <w:rFonts w:ascii="Arial" w:hAnsi="Arial" w:cs="Arial"/>
        <w:sz w:val="14"/>
        <w:szCs w:val="14"/>
      </w:rPr>
      <w:t>STATE OF CALIFORNIA</w:t>
    </w:r>
  </w:p>
  <w:p w14:paraId="6034A2B2" w14:textId="24C425DC" w:rsidR="00B911A5" w:rsidRPr="00736517" w:rsidRDefault="00B911A5" w:rsidP="009867E0">
    <w:pPr>
      <w:suppressAutoHyphens/>
      <w:ind w:left="-90"/>
      <w:rPr>
        <w:rFonts w:ascii="Arial" w:hAnsi="Arial" w:cs="Arial"/>
        <w:b/>
      </w:rPr>
    </w:pPr>
    <w:r>
      <w:rPr>
        <w:rFonts w:ascii="Arial" w:hAnsi="Arial" w:cs="Arial"/>
        <w:b/>
      </w:rPr>
      <w:t xml:space="preserve">Prescriptive Residential Alterations </w:t>
    </w:r>
    <w:r w:rsidRPr="004F2C01">
      <w:rPr>
        <w:rFonts w:ascii="Arial" w:hAnsi="Arial" w:cs="Arial"/>
        <w:b/>
      </w:rPr>
      <w:t>That Do Not Require HERS Field Verification</w:t>
    </w:r>
  </w:p>
  <w:p w14:paraId="6034A2B3" w14:textId="5A8C1240" w:rsidR="00B911A5" w:rsidRPr="00736517" w:rsidRDefault="00B911A5" w:rsidP="009867E0">
    <w:pPr>
      <w:suppressAutoHyphens/>
      <w:ind w:left="-90"/>
      <w:rPr>
        <w:rFonts w:ascii="Arial" w:hAnsi="Arial" w:cs="Arial"/>
        <w:sz w:val="14"/>
        <w:szCs w:val="14"/>
      </w:rPr>
    </w:pPr>
    <w:r>
      <w:rPr>
        <w:rFonts w:ascii="Arial" w:hAnsi="Arial" w:cs="Arial"/>
        <w:sz w:val="14"/>
        <w:szCs w:val="14"/>
      </w:rPr>
      <w:t>CEC-CF1R-ALT-05</w:t>
    </w:r>
    <w:r w:rsidRPr="00736517">
      <w:rPr>
        <w:rFonts w:ascii="Arial" w:hAnsi="Arial" w:cs="Arial"/>
        <w:sz w:val="14"/>
        <w:szCs w:val="14"/>
      </w:rPr>
      <w:t xml:space="preserve">-E (Revised </w:t>
    </w:r>
    <w:r>
      <w:rPr>
        <w:rFonts w:ascii="Arial" w:hAnsi="Arial" w:cs="Arial"/>
        <w:sz w:val="14"/>
        <w:szCs w:val="14"/>
      </w:rPr>
      <w:t>04/16</w:t>
    </w:r>
    <w:r w:rsidRPr="00736517">
      <w:rPr>
        <w:rFonts w:ascii="Arial" w:hAnsi="Arial" w:cs="Arial"/>
        <w:sz w:val="14"/>
        <w:szCs w:val="14"/>
      </w:rPr>
      <w:t xml:space="preserve">)                                                                                                                                </w:t>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sidRPr="00736517">
      <w:rPr>
        <w:rFonts w:ascii="Arial" w:hAnsi="Arial" w:cs="Arial"/>
        <w:sz w:val="14"/>
        <w:szCs w:val="14"/>
      </w:rPr>
      <w:t xml:space="preserve">       </w:t>
    </w:r>
    <w:r>
      <w:rPr>
        <w:rFonts w:ascii="Arial" w:hAnsi="Arial" w:cs="Arial"/>
        <w:sz w:val="14"/>
        <w:szCs w:val="14"/>
      </w:rPr>
      <w:t xml:space="preserve">   </w:t>
    </w:r>
    <w:r w:rsidRPr="00736517">
      <w:rPr>
        <w:rFonts w:ascii="Arial" w:hAnsi="Arial" w:cs="Arial"/>
        <w:sz w:val="14"/>
        <w:szCs w:val="14"/>
      </w:rPr>
      <w:t xml:space="preserve">     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5"/>
      <w:gridCol w:w="3861"/>
    </w:tblGrid>
    <w:tr w:rsidR="00B911A5" w:rsidRPr="00BB17EB" w14:paraId="6034A2B5" w14:textId="77777777" w:rsidTr="0013408B">
      <w:trPr>
        <w:trHeight w:val="288"/>
      </w:trPr>
      <w:tc>
        <w:tcPr>
          <w:tcW w:w="14616" w:type="dxa"/>
          <w:gridSpan w:val="2"/>
          <w:shd w:val="clear" w:color="auto" w:fill="auto"/>
        </w:tcPr>
        <w:p w14:paraId="6034A2B4" w14:textId="77777777" w:rsidR="00B911A5" w:rsidRPr="000912FB" w:rsidRDefault="00B911A5" w:rsidP="000A51C2">
          <w:pPr>
            <w:pStyle w:val="Header"/>
            <w:tabs>
              <w:tab w:val="clear" w:pos="4320"/>
              <w:tab w:val="clear" w:pos="8640"/>
              <w:tab w:val="right" w:pos="14400"/>
            </w:tabs>
            <w:rPr>
              <w:rFonts w:ascii="Calibri" w:hAnsi="Calibri"/>
              <w:caps/>
              <w:sz w:val="22"/>
              <w:szCs w:val="22"/>
            </w:rPr>
          </w:pPr>
          <w:r w:rsidRPr="000912FB">
            <w:rPr>
              <w:rFonts w:ascii="Calibri" w:hAnsi="Calibri"/>
              <w:caps/>
              <w:sz w:val="22"/>
              <w:szCs w:val="22"/>
            </w:rPr>
            <w:t>Ce</w:t>
          </w:r>
          <w:r>
            <w:rPr>
              <w:rFonts w:ascii="Calibri" w:hAnsi="Calibri"/>
              <w:caps/>
              <w:sz w:val="22"/>
              <w:szCs w:val="22"/>
            </w:rPr>
            <w:t>rtificate of Compliance</w:t>
          </w:r>
          <w:r>
            <w:rPr>
              <w:rFonts w:ascii="Calibri" w:hAnsi="Calibri"/>
              <w:caps/>
              <w:sz w:val="22"/>
              <w:szCs w:val="22"/>
            </w:rPr>
            <w:tab/>
            <w:t xml:space="preserve"> CF</w:t>
          </w:r>
          <w:r w:rsidRPr="000912FB">
            <w:rPr>
              <w:rFonts w:ascii="Calibri" w:hAnsi="Calibri"/>
              <w:caps/>
              <w:sz w:val="22"/>
              <w:szCs w:val="22"/>
            </w:rPr>
            <w:t>1R-ALT-0</w:t>
          </w:r>
          <w:r>
            <w:rPr>
              <w:rFonts w:ascii="Calibri" w:hAnsi="Calibri"/>
              <w:caps/>
              <w:sz w:val="22"/>
              <w:szCs w:val="22"/>
            </w:rPr>
            <w:t>5</w:t>
          </w:r>
          <w:r w:rsidRPr="000912FB">
            <w:rPr>
              <w:rFonts w:ascii="Calibri" w:hAnsi="Calibri"/>
              <w:caps/>
              <w:sz w:val="22"/>
              <w:szCs w:val="22"/>
            </w:rPr>
            <w:t>-E</w:t>
          </w:r>
        </w:p>
      </w:tc>
    </w:tr>
    <w:tr w:rsidR="00B911A5" w:rsidRPr="000912FB" w14:paraId="6034A2B7" w14:textId="77777777" w:rsidTr="0013408B">
      <w:trPr>
        <w:trHeight w:val="288"/>
      </w:trPr>
      <w:tc>
        <w:tcPr>
          <w:tcW w:w="14616" w:type="dxa"/>
          <w:gridSpan w:val="2"/>
          <w:shd w:val="clear" w:color="auto" w:fill="auto"/>
        </w:tcPr>
        <w:p w14:paraId="6034A2B6" w14:textId="77777777" w:rsidR="00B911A5" w:rsidRPr="000912FB" w:rsidRDefault="00B911A5" w:rsidP="000A51C2">
          <w:pPr>
            <w:pStyle w:val="Footer"/>
            <w:tabs>
              <w:tab w:val="clear" w:pos="4680"/>
              <w:tab w:val="clear" w:pos="9360"/>
              <w:tab w:val="right" w:pos="14400"/>
            </w:tabs>
            <w:rPr>
              <w:rFonts w:asciiTheme="minorHAnsi" w:hAnsiTheme="minorHAnsi"/>
              <w:sz w:val="22"/>
              <w:szCs w:val="22"/>
            </w:rPr>
          </w:pPr>
          <w:r>
            <w:rPr>
              <w:rFonts w:asciiTheme="minorHAnsi" w:hAnsiTheme="minorHAnsi"/>
              <w:sz w:val="22"/>
              <w:szCs w:val="22"/>
            </w:rPr>
            <w:t xml:space="preserve">Prescriptive </w:t>
          </w:r>
          <w:r w:rsidRPr="000912FB">
            <w:rPr>
              <w:rFonts w:asciiTheme="minorHAnsi" w:hAnsiTheme="minorHAnsi"/>
              <w:sz w:val="22"/>
              <w:szCs w:val="22"/>
            </w:rPr>
            <w:t>Residential Alterations</w:t>
          </w:r>
          <w:r>
            <w:rPr>
              <w:rFonts w:asciiTheme="minorHAnsi" w:hAnsiTheme="minorHAnsi"/>
              <w:sz w:val="22"/>
              <w:szCs w:val="22"/>
            </w:rPr>
            <w:t xml:space="preserve"> That Do Not Require HERS Field Verification</w:t>
          </w:r>
          <w:r w:rsidRPr="000912FB">
            <w:rPr>
              <w:rFonts w:asciiTheme="minorHAnsi" w:hAnsiTheme="minorHAnsi"/>
              <w:sz w:val="22"/>
              <w:szCs w:val="22"/>
            </w:rPr>
            <w:tab/>
            <w:t xml:space="preserve">(Page </w:t>
          </w:r>
          <w:r w:rsidRPr="000912FB">
            <w:rPr>
              <w:rFonts w:asciiTheme="minorHAnsi" w:hAnsiTheme="minorHAnsi"/>
              <w:sz w:val="22"/>
              <w:szCs w:val="22"/>
            </w:rPr>
            <w:fldChar w:fldCharType="begin"/>
          </w:r>
          <w:r w:rsidRPr="000912FB">
            <w:rPr>
              <w:rFonts w:asciiTheme="minorHAnsi" w:hAnsiTheme="minorHAnsi"/>
              <w:sz w:val="22"/>
              <w:szCs w:val="22"/>
            </w:rPr>
            <w:instrText xml:space="preserve"> PAGE  \* Arabic  \* MERGEFORMAT </w:instrText>
          </w:r>
          <w:r w:rsidRPr="000912FB">
            <w:rPr>
              <w:rFonts w:asciiTheme="minorHAnsi" w:hAnsiTheme="minorHAnsi"/>
              <w:sz w:val="22"/>
              <w:szCs w:val="22"/>
            </w:rPr>
            <w:fldChar w:fldCharType="separate"/>
          </w:r>
          <w:r w:rsidR="00A236E3">
            <w:rPr>
              <w:rFonts w:asciiTheme="minorHAnsi" w:hAnsiTheme="minorHAnsi"/>
              <w:noProof/>
              <w:sz w:val="22"/>
              <w:szCs w:val="22"/>
            </w:rPr>
            <w:t>4</w:t>
          </w:r>
          <w:r w:rsidRPr="000912FB">
            <w:rPr>
              <w:rFonts w:asciiTheme="minorHAnsi" w:hAnsiTheme="minorHAnsi"/>
              <w:sz w:val="22"/>
              <w:szCs w:val="22"/>
            </w:rPr>
            <w:fldChar w:fldCharType="end"/>
          </w:r>
          <w:r w:rsidRPr="000912FB">
            <w:rPr>
              <w:rFonts w:asciiTheme="minorHAnsi" w:hAnsiTheme="minorHAnsi"/>
              <w:sz w:val="22"/>
              <w:szCs w:val="22"/>
            </w:rPr>
            <w:t xml:space="preserve"> of </w:t>
          </w:r>
          <w:fldSimple w:instr=" SECTIONPAGES   \* MERGEFORMAT ">
            <w:r w:rsidR="00A236E3" w:rsidRPr="00A236E3">
              <w:rPr>
                <w:rFonts w:asciiTheme="minorHAnsi" w:hAnsiTheme="minorHAnsi"/>
                <w:noProof/>
                <w:sz w:val="22"/>
                <w:szCs w:val="22"/>
              </w:rPr>
              <w:t>8</w:t>
            </w:r>
          </w:fldSimple>
          <w:r w:rsidRPr="000912FB">
            <w:rPr>
              <w:rFonts w:asciiTheme="minorHAnsi" w:hAnsiTheme="minorHAnsi"/>
              <w:sz w:val="22"/>
              <w:szCs w:val="22"/>
            </w:rPr>
            <w:t>)</w:t>
          </w:r>
        </w:p>
      </w:tc>
    </w:tr>
    <w:tr w:rsidR="00B911A5" w:rsidRPr="0013408B" w14:paraId="6034A2BA" w14:textId="77777777" w:rsidTr="0013408B">
      <w:trPr>
        <w:trHeight w:val="288"/>
      </w:trPr>
      <w:tc>
        <w:tcPr>
          <w:tcW w:w="10755" w:type="dxa"/>
          <w:shd w:val="clear" w:color="auto" w:fill="auto"/>
        </w:tcPr>
        <w:p w14:paraId="6034A2B8" w14:textId="77777777" w:rsidR="00B911A5" w:rsidRPr="0013408B" w:rsidRDefault="00B911A5" w:rsidP="0013408B">
          <w:pPr>
            <w:pStyle w:val="Footer"/>
            <w:tabs>
              <w:tab w:val="clear" w:pos="4680"/>
              <w:tab w:val="clear" w:pos="9360"/>
              <w:tab w:val="right" w:pos="14094"/>
            </w:tabs>
            <w:rPr>
              <w:rFonts w:ascii="Calibri" w:hAnsi="Calibri"/>
              <w:sz w:val="12"/>
              <w:szCs w:val="12"/>
            </w:rPr>
          </w:pPr>
          <w:r w:rsidRPr="0013408B">
            <w:rPr>
              <w:rFonts w:ascii="Calibri" w:hAnsi="Calibri"/>
              <w:sz w:val="12"/>
              <w:szCs w:val="12"/>
            </w:rPr>
            <w:t xml:space="preserve">Project Name:  </w:t>
          </w:r>
          <w:r w:rsidRPr="0013408B">
            <w:rPr>
              <w:rFonts w:ascii="Calibri" w:hAnsi="Calibri"/>
              <w:sz w:val="12"/>
              <w:szCs w:val="12"/>
            </w:rPr>
            <w:tab/>
            <w:t xml:space="preserve">Page </w:t>
          </w:r>
          <w:r w:rsidRPr="0013408B">
            <w:rPr>
              <w:rFonts w:ascii="Calibri" w:hAnsi="Calibri"/>
              <w:sz w:val="12"/>
              <w:szCs w:val="12"/>
            </w:rPr>
            <w:fldChar w:fldCharType="begin"/>
          </w:r>
          <w:r w:rsidRPr="0013408B">
            <w:rPr>
              <w:rFonts w:ascii="Calibri" w:hAnsi="Calibri"/>
              <w:sz w:val="12"/>
              <w:szCs w:val="12"/>
            </w:rPr>
            <w:instrText xml:space="preserve"> PAGE  \* Arabic  \* MERGEFORMAT </w:instrText>
          </w:r>
          <w:r w:rsidRPr="0013408B">
            <w:rPr>
              <w:rFonts w:ascii="Calibri" w:hAnsi="Calibri"/>
              <w:sz w:val="12"/>
              <w:szCs w:val="12"/>
            </w:rPr>
            <w:fldChar w:fldCharType="separate"/>
          </w:r>
          <w:r w:rsidR="00A236E3">
            <w:rPr>
              <w:rFonts w:ascii="Calibri" w:hAnsi="Calibri"/>
              <w:noProof/>
              <w:sz w:val="12"/>
              <w:szCs w:val="12"/>
            </w:rPr>
            <w:t>4</w:t>
          </w:r>
          <w:r w:rsidRPr="0013408B">
            <w:rPr>
              <w:rFonts w:ascii="Calibri" w:hAnsi="Calibri"/>
              <w:sz w:val="12"/>
              <w:szCs w:val="12"/>
            </w:rPr>
            <w:fldChar w:fldCharType="end"/>
          </w:r>
          <w:r w:rsidRPr="0013408B">
            <w:rPr>
              <w:rFonts w:ascii="Calibri" w:hAnsi="Calibri"/>
              <w:sz w:val="12"/>
              <w:szCs w:val="12"/>
            </w:rPr>
            <w:t xml:space="preserve"> of </w:t>
          </w:r>
          <w:fldSimple w:instr=" SECTIONPAGES   \* MERGEFORMAT ">
            <w:r w:rsidR="00A236E3" w:rsidRPr="00A236E3">
              <w:rPr>
                <w:rFonts w:ascii="Calibri" w:hAnsi="Calibri"/>
                <w:noProof/>
                <w:sz w:val="12"/>
                <w:szCs w:val="12"/>
              </w:rPr>
              <w:t>8</w:t>
            </w:r>
          </w:fldSimple>
        </w:p>
      </w:tc>
      <w:tc>
        <w:tcPr>
          <w:tcW w:w="3861" w:type="dxa"/>
          <w:shd w:val="clear" w:color="auto" w:fill="auto"/>
        </w:tcPr>
        <w:p w14:paraId="6034A2B9" w14:textId="77777777" w:rsidR="00B911A5" w:rsidRPr="0013408B" w:rsidRDefault="00B911A5" w:rsidP="0013408B">
          <w:pPr>
            <w:pStyle w:val="Header"/>
            <w:rPr>
              <w:rFonts w:ascii="Calibri" w:hAnsi="Calibri"/>
              <w:sz w:val="12"/>
              <w:szCs w:val="12"/>
            </w:rPr>
          </w:pPr>
          <w:r w:rsidRPr="0013408B">
            <w:rPr>
              <w:rFonts w:ascii="Calibri" w:hAnsi="Calibri"/>
              <w:sz w:val="12"/>
              <w:szCs w:val="12"/>
            </w:rPr>
            <w:t>Date Prepared:</w:t>
          </w:r>
        </w:p>
      </w:tc>
    </w:tr>
  </w:tbl>
  <w:p w14:paraId="6034A2BB" w14:textId="77777777" w:rsidR="00B911A5" w:rsidRPr="009867E0" w:rsidRDefault="00B911A5" w:rsidP="009867E0">
    <w:pPr>
      <w:pStyle w:val="Header"/>
      <w:rPr>
        <w:b/>
        <w:sz w:val="16"/>
        <w:szCs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34A2BE" w14:textId="77777777" w:rsidR="00B911A5" w:rsidRDefault="00B911A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353"/>
      <w:gridCol w:w="3289"/>
    </w:tblGrid>
    <w:tr w:rsidR="00B911A5" w:rsidRPr="00F85124" w14:paraId="6034A2C1" w14:textId="77777777" w:rsidTr="000C149B">
      <w:trPr>
        <w:cantSplit/>
        <w:trHeight w:val="288"/>
      </w:trPr>
      <w:tc>
        <w:tcPr>
          <w:tcW w:w="3877" w:type="pct"/>
          <w:tcBorders>
            <w:right w:val="nil"/>
          </w:tcBorders>
          <w:vAlign w:val="center"/>
        </w:tcPr>
        <w:p w14:paraId="6034A2BF" w14:textId="77777777" w:rsidR="00B911A5" w:rsidRPr="002D18A0" w:rsidRDefault="00B911A5" w:rsidP="000C149B">
          <w:pPr>
            <w:pStyle w:val="Style77"/>
            <w:rPr>
              <w:b/>
            </w:rPr>
          </w:pPr>
          <w:r w:rsidRPr="002D18A0">
            <w:t xml:space="preserve">CERTIFICATE OF COMPLIANCE </w:t>
          </w:r>
          <w:r w:rsidRPr="00621E9F">
            <w:t>– USER INSTRUCTIONS</w:t>
          </w:r>
        </w:p>
      </w:tc>
      <w:tc>
        <w:tcPr>
          <w:tcW w:w="1123" w:type="pct"/>
          <w:tcBorders>
            <w:left w:val="nil"/>
          </w:tcBorders>
          <w:tcMar>
            <w:left w:w="115" w:type="dxa"/>
            <w:right w:w="115" w:type="dxa"/>
          </w:tcMar>
          <w:vAlign w:val="center"/>
        </w:tcPr>
        <w:p w14:paraId="6034A2C0" w14:textId="77777777" w:rsidR="00B911A5" w:rsidRPr="002D18A0" w:rsidRDefault="00B911A5" w:rsidP="001005D1">
          <w:pPr>
            <w:pStyle w:val="Style78"/>
            <w:rPr>
              <w:b/>
            </w:rPr>
          </w:pPr>
          <w:r w:rsidRPr="002D18A0">
            <w:t>CF1R-</w:t>
          </w:r>
          <w:r>
            <w:t>ALT</w:t>
          </w:r>
          <w:r w:rsidRPr="002D18A0">
            <w:t>-0</w:t>
          </w:r>
          <w:r>
            <w:t>5</w:t>
          </w:r>
          <w:r w:rsidRPr="002D18A0">
            <w:t>-E</w:t>
          </w:r>
        </w:p>
      </w:tc>
    </w:tr>
    <w:tr w:rsidR="00B911A5" w:rsidRPr="00F85124" w14:paraId="6034A2C4" w14:textId="77777777" w:rsidTr="000C149B">
      <w:trPr>
        <w:cantSplit/>
        <w:trHeight w:val="288"/>
      </w:trPr>
      <w:tc>
        <w:tcPr>
          <w:tcW w:w="3877" w:type="pct"/>
          <w:tcBorders>
            <w:right w:val="nil"/>
          </w:tcBorders>
        </w:tcPr>
        <w:p w14:paraId="6034A2C2" w14:textId="77777777" w:rsidR="00B911A5" w:rsidRPr="002D18A0" w:rsidRDefault="00B911A5" w:rsidP="000C149B">
          <w:pPr>
            <w:pStyle w:val="Style77"/>
          </w:pPr>
          <w:r>
            <w:rPr>
              <w:rFonts w:asciiTheme="minorHAnsi" w:hAnsiTheme="minorHAnsi"/>
              <w:sz w:val="22"/>
              <w:szCs w:val="22"/>
            </w:rPr>
            <w:t xml:space="preserve">Prescriptive </w:t>
          </w:r>
          <w:r w:rsidRPr="000912FB">
            <w:rPr>
              <w:rFonts w:asciiTheme="minorHAnsi" w:hAnsiTheme="minorHAnsi"/>
              <w:sz w:val="22"/>
              <w:szCs w:val="22"/>
            </w:rPr>
            <w:t>Residential Alterations</w:t>
          </w:r>
          <w:r>
            <w:rPr>
              <w:rFonts w:asciiTheme="minorHAnsi" w:hAnsiTheme="minorHAnsi"/>
              <w:sz w:val="22"/>
              <w:szCs w:val="22"/>
            </w:rPr>
            <w:t xml:space="preserve"> That Do Not Require HERS Field Verification</w:t>
          </w:r>
        </w:p>
      </w:tc>
      <w:tc>
        <w:tcPr>
          <w:tcW w:w="1123" w:type="pct"/>
          <w:tcBorders>
            <w:left w:val="nil"/>
          </w:tcBorders>
        </w:tcPr>
        <w:p w14:paraId="6034A2C3" w14:textId="77777777" w:rsidR="00B911A5" w:rsidRPr="002D18A0" w:rsidRDefault="00B911A5" w:rsidP="000C149B">
          <w:pPr>
            <w:pStyle w:val="Style78"/>
          </w:pPr>
          <w:r w:rsidRPr="002D18A0">
            <w:tab/>
            <w:t xml:space="preserve">(Page </w:t>
          </w:r>
          <w:r>
            <w:fldChar w:fldCharType="begin"/>
          </w:r>
          <w:r>
            <w:instrText xml:space="preserve"> PAGE   \* MERGEFORMAT </w:instrText>
          </w:r>
          <w:r>
            <w:fldChar w:fldCharType="separate"/>
          </w:r>
          <w:r w:rsidR="00A236E3">
            <w:rPr>
              <w:noProof/>
            </w:rPr>
            <w:t>15</w:t>
          </w:r>
          <w:r>
            <w:rPr>
              <w:noProof/>
            </w:rPr>
            <w:fldChar w:fldCharType="end"/>
          </w:r>
          <w:r w:rsidRPr="002D18A0">
            <w:t xml:space="preserve"> of </w:t>
          </w:r>
          <w:fldSimple w:instr=" SECTIONPAGES   \* MERGEFORMAT ">
            <w:r w:rsidR="00A236E3">
              <w:rPr>
                <w:noProof/>
              </w:rPr>
              <w:t>15</w:t>
            </w:r>
          </w:fldSimple>
          <w:r w:rsidRPr="002D18A0">
            <w:t>)</w:t>
          </w:r>
        </w:p>
      </w:tc>
    </w:tr>
  </w:tbl>
  <w:p w14:paraId="6034A2C5" w14:textId="77777777" w:rsidR="00B911A5" w:rsidRDefault="00B911A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34A2C8" w14:textId="77777777" w:rsidR="00B911A5" w:rsidRDefault="00B911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7A58F3"/>
    <w:multiLevelType w:val="hybridMultilevel"/>
    <w:tmpl w:val="59B4D44C"/>
    <w:lvl w:ilvl="0" w:tplc="1E586CD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BA1E51"/>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775E3E"/>
    <w:multiLevelType w:val="hybridMultilevel"/>
    <w:tmpl w:val="7B6ED20C"/>
    <w:lvl w:ilvl="0" w:tplc="48CAE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8903CE"/>
    <w:multiLevelType w:val="hybridMultilevel"/>
    <w:tmpl w:val="3550B3B2"/>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8A526D"/>
    <w:multiLevelType w:val="hybridMultilevel"/>
    <w:tmpl w:val="E6A6F2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530620C"/>
    <w:multiLevelType w:val="hybridMultilevel"/>
    <w:tmpl w:val="566601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59D234E"/>
    <w:multiLevelType w:val="hybridMultilevel"/>
    <w:tmpl w:val="50346E6E"/>
    <w:lvl w:ilvl="0" w:tplc="FC027420">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C1054B"/>
    <w:multiLevelType w:val="hybridMultilevel"/>
    <w:tmpl w:val="7B90B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C82419"/>
    <w:multiLevelType w:val="hybridMultilevel"/>
    <w:tmpl w:val="056C5C08"/>
    <w:lvl w:ilvl="0" w:tplc="ACF25E92">
      <w:start w:val="1"/>
      <w:numFmt w:val="decimal"/>
      <w:lvlText w:val="(%1)"/>
      <w:lvlJc w:val="righ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3E4CB6"/>
    <w:multiLevelType w:val="hybridMultilevel"/>
    <w:tmpl w:val="3A10E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FA62C02"/>
    <w:multiLevelType w:val="hybridMultilevel"/>
    <w:tmpl w:val="10A28B5A"/>
    <w:lvl w:ilvl="0" w:tplc="04090019">
      <w:start w:val="1"/>
      <w:numFmt w:val="lowerLetter"/>
      <w:lvlText w:val="%1."/>
      <w:lvlJc w:val="left"/>
      <w:pPr>
        <w:ind w:left="72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061372C"/>
    <w:multiLevelType w:val="hybridMultilevel"/>
    <w:tmpl w:val="FEB64548"/>
    <w:lvl w:ilvl="0" w:tplc="2182F7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B4825AEC">
      <w:numFmt w:val="bullet"/>
      <w:lvlText w:val="•"/>
      <w:lvlJc w:val="left"/>
      <w:pPr>
        <w:ind w:left="2340" w:hanging="360"/>
      </w:pPr>
      <w:rPr>
        <w:rFonts w:ascii="Calibri" w:eastAsia="Times New Roman" w:hAnsi="Calibri"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0A61B3C"/>
    <w:multiLevelType w:val="hybridMultilevel"/>
    <w:tmpl w:val="F2A8A7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24F3377"/>
    <w:multiLevelType w:val="hybridMultilevel"/>
    <w:tmpl w:val="2E4EEE6E"/>
    <w:lvl w:ilvl="0" w:tplc="D29EA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4B07119"/>
    <w:multiLevelType w:val="hybridMultilevel"/>
    <w:tmpl w:val="330E2362"/>
    <w:lvl w:ilvl="0" w:tplc="16B6B6C0">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35362933"/>
    <w:multiLevelType w:val="hybridMultilevel"/>
    <w:tmpl w:val="A9A82086"/>
    <w:lvl w:ilvl="0" w:tplc="51C0A7FE">
      <w:start w:val="1"/>
      <w:numFmt w:val="decimal"/>
      <w:lvlText w:val="%1."/>
      <w:lvlJc w:val="left"/>
      <w:pPr>
        <w:ind w:left="-34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80" w:hanging="360"/>
      </w:pPr>
    </w:lvl>
    <w:lvl w:ilvl="5" w:tplc="0409001B" w:tentative="1">
      <w:start w:val="1"/>
      <w:numFmt w:val="lowerRoman"/>
      <w:lvlText w:val="%6."/>
      <w:lvlJc w:val="right"/>
      <w:pPr>
        <w:ind w:left="540" w:hanging="180"/>
      </w:pPr>
    </w:lvl>
    <w:lvl w:ilvl="6" w:tplc="0409000F" w:tentative="1">
      <w:start w:val="1"/>
      <w:numFmt w:val="decimal"/>
      <w:lvlText w:val="%7."/>
      <w:lvlJc w:val="left"/>
      <w:pPr>
        <w:ind w:left="1260" w:hanging="360"/>
      </w:pPr>
    </w:lvl>
    <w:lvl w:ilvl="7" w:tplc="04090019" w:tentative="1">
      <w:start w:val="1"/>
      <w:numFmt w:val="lowerLetter"/>
      <w:lvlText w:val="%8."/>
      <w:lvlJc w:val="left"/>
      <w:pPr>
        <w:ind w:left="1980" w:hanging="360"/>
      </w:pPr>
    </w:lvl>
    <w:lvl w:ilvl="8" w:tplc="0409001B" w:tentative="1">
      <w:start w:val="1"/>
      <w:numFmt w:val="lowerRoman"/>
      <w:lvlText w:val="%9."/>
      <w:lvlJc w:val="right"/>
      <w:pPr>
        <w:ind w:left="2700" w:hanging="180"/>
      </w:pPr>
    </w:lvl>
  </w:abstractNum>
  <w:abstractNum w:abstractNumId="20">
    <w:nsid w:val="35F24811"/>
    <w:multiLevelType w:val="hybridMultilevel"/>
    <w:tmpl w:val="D956558C"/>
    <w:lvl w:ilvl="0" w:tplc="17F6B45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6BB740C"/>
    <w:multiLevelType w:val="hybridMultilevel"/>
    <w:tmpl w:val="619C25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A562AD2"/>
    <w:multiLevelType w:val="hybridMultilevel"/>
    <w:tmpl w:val="F852EE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3C2B7DC5"/>
    <w:multiLevelType w:val="hybridMultilevel"/>
    <w:tmpl w:val="27F2DD82"/>
    <w:lvl w:ilvl="0" w:tplc="0409000F">
      <w:start w:val="1"/>
      <w:numFmt w:val="decimal"/>
      <w:lvlText w:val="%1."/>
      <w:lvlJc w:val="left"/>
      <w:pPr>
        <w:ind w:left="720" w:hanging="360"/>
      </w:pPr>
      <w:rPr>
        <w:rFonts w:hint="default"/>
      </w:rPr>
    </w:lvl>
    <w:lvl w:ilvl="1" w:tplc="0409001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3C4904BC"/>
    <w:multiLevelType w:val="hybridMultilevel"/>
    <w:tmpl w:val="255C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F450BA9"/>
    <w:multiLevelType w:val="hybridMultilevel"/>
    <w:tmpl w:val="7BF25FEE"/>
    <w:lvl w:ilvl="0" w:tplc="0409000F">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4013609A"/>
    <w:multiLevelType w:val="hybridMultilevel"/>
    <w:tmpl w:val="967C7B12"/>
    <w:lvl w:ilvl="0" w:tplc="8696BB9A">
      <w:start w:val="15"/>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14C5278"/>
    <w:multiLevelType w:val="hybridMultilevel"/>
    <w:tmpl w:val="2C9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3DA331A"/>
    <w:multiLevelType w:val="hybridMultilevel"/>
    <w:tmpl w:val="161A5E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6310672"/>
    <w:multiLevelType w:val="hybridMultilevel"/>
    <w:tmpl w:val="CD60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1">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4EEF77C8"/>
    <w:multiLevelType w:val="hybridMultilevel"/>
    <w:tmpl w:val="F8E4DE28"/>
    <w:lvl w:ilvl="0" w:tplc="674070EC">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F05382F"/>
    <w:multiLevelType w:val="hybridMultilevel"/>
    <w:tmpl w:val="9404CB66"/>
    <w:lvl w:ilvl="0" w:tplc="16B6B6C0">
      <w:start w:val="1"/>
      <w:numFmt w:val="lowerLetter"/>
      <w:lvlText w:val="(%1)"/>
      <w:lvlJc w:val="left"/>
      <w:pPr>
        <w:ind w:left="1740" w:hanging="360"/>
      </w:pPr>
      <w:rPr>
        <w:rFonts w:hint="default"/>
      </w:rPr>
    </w:lvl>
    <w:lvl w:ilvl="1" w:tplc="04090019" w:tentative="1">
      <w:start w:val="1"/>
      <w:numFmt w:val="lowerLetter"/>
      <w:lvlText w:val="%2."/>
      <w:lvlJc w:val="left"/>
      <w:pPr>
        <w:ind w:left="2460" w:hanging="360"/>
      </w:p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35">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52826FE"/>
    <w:multiLevelType w:val="hybridMultilevel"/>
    <w:tmpl w:val="4FDE74B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8B02ADB"/>
    <w:multiLevelType w:val="hybridMultilevel"/>
    <w:tmpl w:val="815A021A"/>
    <w:lvl w:ilvl="0" w:tplc="2BD862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A0E0EF7"/>
    <w:multiLevelType w:val="hybridMultilevel"/>
    <w:tmpl w:val="A2308D2C"/>
    <w:lvl w:ilvl="0" w:tplc="49940E2A">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5A646F35"/>
    <w:multiLevelType w:val="hybridMultilevel"/>
    <w:tmpl w:val="2502122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5D4443AF"/>
    <w:multiLevelType w:val="hybridMultilevel"/>
    <w:tmpl w:val="D8A00874"/>
    <w:lvl w:ilvl="0" w:tplc="C17406B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F5B7EA5"/>
    <w:multiLevelType w:val="hybridMultilevel"/>
    <w:tmpl w:val="C2E0C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nsid w:val="5FE100DA"/>
    <w:multiLevelType w:val="hybridMultilevel"/>
    <w:tmpl w:val="5538A2B4"/>
    <w:lvl w:ilvl="0" w:tplc="F5C2D7A0">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ACF25E92">
      <w:start w:val="1"/>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29F2660"/>
    <w:multiLevelType w:val="hybridMultilevel"/>
    <w:tmpl w:val="C33688D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4">
    <w:nsid w:val="65232F85"/>
    <w:multiLevelType w:val="hybridMultilevel"/>
    <w:tmpl w:val="9E0EE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65472CC1"/>
    <w:multiLevelType w:val="hybridMultilevel"/>
    <w:tmpl w:val="49A25A76"/>
    <w:lvl w:ilvl="0" w:tplc="36084406">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nsid w:val="750F0521"/>
    <w:multiLevelType w:val="hybridMultilevel"/>
    <w:tmpl w:val="B48E5606"/>
    <w:lvl w:ilvl="0" w:tplc="D29EA650">
      <w:start w:val="1"/>
      <w:numFmt w:val="decimal"/>
      <w:lvlText w:val="%1."/>
      <w:lvlJc w:val="left"/>
      <w:pPr>
        <w:ind w:left="720" w:hanging="360"/>
      </w:pPr>
      <w:rPr>
        <w:rFonts w:hint="default"/>
      </w:rPr>
    </w:lvl>
    <w:lvl w:ilvl="1" w:tplc="B30A352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79952119"/>
    <w:multiLevelType w:val="hybridMultilevel"/>
    <w:tmpl w:val="EB12D56E"/>
    <w:lvl w:ilvl="0" w:tplc="86EA5D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AC94636"/>
    <w:multiLevelType w:val="hybridMultilevel"/>
    <w:tmpl w:val="0B76EBE0"/>
    <w:lvl w:ilvl="0" w:tplc="0409000F">
      <w:start w:val="1"/>
      <w:numFmt w:val="decimal"/>
      <w:lvlText w:val="%1."/>
      <w:lvlJc w:val="left"/>
      <w:pPr>
        <w:ind w:left="720" w:hanging="360"/>
      </w:pPr>
    </w:lvl>
    <w:lvl w:ilvl="1" w:tplc="8C5064AE">
      <w:start w:val="1"/>
      <w:numFmt w:val="lowerLetter"/>
      <w:lvlText w:val="%2."/>
      <w:lvlJc w:val="left"/>
      <w:pPr>
        <w:ind w:left="1440" w:hanging="360"/>
      </w:pPr>
      <w:rPr>
        <w:rFonts w:asciiTheme="minorHAnsi" w:hAnsiTheme="minorHAns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5"/>
  </w:num>
  <w:num w:numId="2">
    <w:abstractNumId w:val="2"/>
  </w:num>
  <w:num w:numId="3">
    <w:abstractNumId w:val="12"/>
  </w:num>
  <w:num w:numId="4">
    <w:abstractNumId w:val="29"/>
  </w:num>
  <w:num w:numId="5">
    <w:abstractNumId w:val="34"/>
  </w:num>
  <w:num w:numId="6">
    <w:abstractNumId w:val="41"/>
  </w:num>
  <w:num w:numId="7">
    <w:abstractNumId w:val="28"/>
  </w:num>
  <w:num w:numId="8">
    <w:abstractNumId w:val="45"/>
  </w:num>
  <w:num w:numId="9">
    <w:abstractNumId w:val="36"/>
  </w:num>
  <w:num w:numId="10">
    <w:abstractNumId w:val="25"/>
  </w:num>
  <w:num w:numId="11">
    <w:abstractNumId w:val="0"/>
  </w:num>
  <w:num w:numId="12">
    <w:abstractNumId w:val="46"/>
  </w:num>
  <w:num w:numId="13">
    <w:abstractNumId w:val="23"/>
  </w:num>
  <w:num w:numId="14">
    <w:abstractNumId w:val="44"/>
  </w:num>
  <w:num w:numId="15">
    <w:abstractNumId w:val="31"/>
  </w:num>
  <w:num w:numId="16">
    <w:abstractNumId w:val="14"/>
  </w:num>
  <w:num w:numId="17">
    <w:abstractNumId w:val="47"/>
  </w:num>
  <w:num w:numId="18">
    <w:abstractNumId w:val="15"/>
  </w:num>
  <w:num w:numId="19">
    <w:abstractNumId w:val="48"/>
  </w:num>
  <w:num w:numId="20">
    <w:abstractNumId w:val="37"/>
  </w:num>
  <w:num w:numId="21">
    <w:abstractNumId w:val="20"/>
  </w:num>
  <w:num w:numId="22">
    <w:abstractNumId w:val="43"/>
  </w:num>
  <w:num w:numId="23">
    <w:abstractNumId w:val="16"/>
  </w:num>
  <w:num w:numId="24">
    <w:abstractNumId w:val="24"/>
  </w:num>
  <w:num w:numId="25">
    <w:abstractNumId w:val="27"/>
  </w:num>
  <w:num w:numId="26">
    <w:abstractNumId w:val="6"/>
  </w:num>
  <w:num w:numId="27">
    <w:abstractNumId w:val="19"/>
  </w:num>
  <w:num w:numId="28">
    <w:abstractNumId w:val="38"/>
  </w:num>
  <w:num w:numId="29">
    <w:abstractNumId w:val="39"/>
  </w:num>
  <w:num w:numId="30">
    <w:abstractNumId w:val="4"/>
  </w:num>
  <w:num w:numId="31">
    <w:abstractNumId w:val="1"/>
  </w:num>
  <w:num w:numId="32">
    <w:abstractNumId w:val="30"/>
  </w:num>
  <w:num w:numId="33">
    <w:abstractNumId w:val="49"/>
  </w:num>
  <w:num w:numId="34">
    <w:abstractNumId w:val="3"/>
  </w:num>
  <w:num w:numId="35">
    <w:abstractNumId w:val="5"/>
  </w:num>
  <w:num w:numId="36">
    <w:abstractNumId w:val="42"/>
  </w:num>
  <w:num w:numId="37">
    <w:abstractNumId w:val="21"/>
  </w:num>
  <w:num w:numId="38">
    <w:abstractNumId w:val="9"/>
  </w:num>
  <w:num w:numId="39">
    <w:abstractNumId w:val="10"/>
  </w:num>
  <w:num w:numId="40">
    <w:abstractNumId w:val="8"/>
  </w:num>
  <w:num w:numId="41">
    <w:abstractNumId w:val="7"/>
  </w:num>
  <w:num w:numId="42">
    <w:abstractNumId w:val="22"/>
  </w:num>
  <w:num w:numId="43">
    <w:abstractNumId w:val="13"/>
  </w:num>
  <w:num w:numId="4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0"/>
  </w:num>
  <w:num w:numId="46">
    <w:abstractNumId w:val="18"/>
  </w:num>
  <w:num w:numId="47">
    <w:abstractNumId w:val="17"/>
  </w:num>
  <w:num w:numId="48">
    <w:abstractNumId w:val="11"/>
  </w:num>
  <w:num w:numId="49">
    <w:abstractNumId w:val="26"/>
  </w:num>
  <w:num w:numId="50">
    <w:abstractNumId w:val="3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noPunctuationKerning/>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D59"/>
    <w:rsid w:val="000010CA"/>
    <w:rsid w:val="00003237"/>
    <w:rsid w:val="0000365F"/>
    <w:rsid w:val="00003F88"/>
    <w:rsid w:val="00006467"/>
    <w:rsid w:val="00007822"/>
    <w:rsid w:val="00007E66"/>
    <w:rsid w:val="00012D02"/>
    <w:rsid w:val="00012F4B"/>
    <w:rsid w:val="00013281"/>
    <w:rsid w:val="000136B7"/>
    <w:rsid w:val="000140D6"/>
    <w:rsid w:val="00015060"/>
    <w:rsid w:val="00015988"/>
    <w:rsid w:val="00015C26"/>
    <w:rsid w:val="00017C9B"/>
    <w:rsid w:val="00020102"/>
    <w:rsid w:val="0002099F"/>
    <w:rsid w:val="00020C3C"/>
    <w:rsid w:val="00021015"/>
    <w:rsid w:val="00021D79"/>
    <w:rsid w:val="00021E42"/>
    <w:rsid w:val="00022818"/>
    <w:rsid w:val="0002364F"/>
    <w:rsid w:val="00023E60"/>
    <w:rsid w:val="00024727"/>
    <w:rsid w:val="00025ACE"/>
    <w:rsid w:val="00025BE8"/>
    <w:rsid w:val="00026FDC"/>
    <w:rsid w:val="0002735A"/>
    <w:rsid w:val="00027CC8"/>
    <w:rsid w:val="00030468"/>
    <w:rsid w:val="00031B81"/>
    <w:rsid w:val="00031C12"/>
    <w:rsid w:val="000330FB"/>
    <w:rsid w:val="000333A2"/>
    <w:rsid w:val="00033DA6"/>
    <w:rsid w:val="00033FD8"/>
    <w:rsid w:val="00036637"/>
    <w:rsid w:val="00036E07"/>
    <w:rsid w:val="00037592"/>
    <w:rsid w:val="00037F21"/>
    <w:rsid w:val="000424D9"/>
    <w:rsid w:val="0004319F"/>
    <w:rsid w:val="00043E66"/>
    <w:rsid w:val="00046AD3"/>
    <w:rsid w:val="00046C92"/>
    <w:rsid w:val="0004773E"/>
    <w:rsid w:val="00050B88"/>
    <w:rsid w:val="0005144C"/>
    <w:rsid w:val="00052CFB"/>
    <w:rsid w:val="00053DC3"/>
    <w:rsid w:val="00055076"/>
    <w:rsid w:val="00055C51"/>
    <w:rsid w:val="00055F5C"/>
    <w:rsid w:val="00056327"/>
    <w:rsid w:val="0005733B"/>
    <w:rsid w:val="000600E7"/>
    <w:rsid w:val="000603CC"/>
    <w:rsid w:val="00060740"/>
    <w:rsid w:val="00060887"/>
    <w:rsid w:val="00060D8C"/>
    <w:rsid w:val="00060F1B"/>
    <w:rsid w:val="0006144A"/>
    <w:rsid w:val="00061F58"/>
    <w:rsid w:val="000623B5"/>
    <w:rsid w:val="00062A0C"/>
    <w:rsid w:val="000635C7"/>
    <w:rsid w:val="0006381C"/>
    <w:rsid w:val="000641BB"/>
    <w:rsid w:val="00065B16"/>
    <w:rsid w:val="00066AC4"/>
    <w:rsid w:val="00066EAB"/>
    <w:rsid w:val="000673ED"/>
    <w:rsid w:val="00067A3D"/>
    <w:rsid w:val="00072C83"/>
    <w:rsid w:val="00074EB5"/>
    <w:rsid w:val="000756F4"/>
    <w:rsid w:val="00075714"/>
    <w:rsid w:val="000759BF"/>
    <w:rsid w:val="00077181"/>
    <w:rsid w:val="00077ACC"/>
    <w:rsid w:val="000818B3"/>
    <w:rsid w:val="00081A21"/>
    <w:rsid w:val="00082EC6"/>
    <w:rsid w:val="00083508"/>
    <w:rsid w:val="00084CF5"/>
    <w:rsid w:val="000853A3"/>
    <w:rsid w:val="00085CF6"/>
    <w:rsid w:val="0008626A"/>
    <w:rsid w:val="00090213"/>
    <w:rsid w:val="000904B9"/>
    <w:rsid w:val="00090C86"/>
    <w:rsid w:val="000912FB"/>
    <w:rsid w:val="00092508"/>
    <w:rsid w:val="0009324D"/>
    <w:rsid w:val="000935B0"/>
    <w:rsid w:val="00093CCE"/>
    <w:rsid w:val="0009415E"/>
    <w:rsid w:val="00094AC3"/>
    <w:rsid w:val="0009570C"/>
    <w:rsid w:val="00096DAA"/>
    <w:rsid w:val="0009764B"/>
    <w:rsid w:val="00097958"/>
    <w:rsid w:val="000A04ED"/>
    <w:rsid w:val="000A0694"/>
    <w:rsid w:val="000A35D9"/>
    <w:rsid w:val="000A464D"/>
    <w:rsid w:val="000A51C2"/>
    <w:rsid w:val="000A598B"/>
    <w:rsid w:val="000A5FE7"/>
    <w:rsid w:val="000A7630"/>
    <w:rsid w:val="000A7D87"/>
    <w:rsid w:val="000A7E83"/>
    <w:rsid w:val="000B1C35"/>
    <w:rsid w:val="000B1ED2"/>
    <w:rsid w:val="000B226C"/>
    <w:rsid w:val="000B681F"/>
    <w:rsid w:val="000B6C45"/>
    <w:rsid w:val="000B71BA"/>
    <w:rsid w:val="000C00FD"/>
    <w:rsid w:val="000C045A"/>
    <w:rsid w:val="000C149B"/>
    <w:rsid w:val="000C19F1"/>
    <w:rsid w:val="000C1EFF"/>
    <w:rsid w:val="000C3B04"/>
    <w:rsid w:val="000C413C"/>
    <w:rsid w:val="000C4332"/>
    <w:rsid w:val="000C4C8C"/>
    <w:rsid w:val="000C5480"/>
    <w:rsid w:val="000C6003"/>
    <w:rsid w:val="000C60F3"/>
    <w:rsid w:val="000C6808"/>
    <w:rsid w:val="000C6C90"/>
    <w:rsid w:val="000C7274"/>
    <w:rsid w:val="000D01AC"/>
    <w:rsid w:val="000D08D0"/>
    <w:rsid w:val="000D092B"/>
    <w:rsid w:val="000D13CE"/>
    <w:rsid w:val="000D24D3"/>
    <w:rsid w:val="000D3A7F"/>
    <w:rsid w:val="000D3BC5"/>
    <w:rsid w:val="000D415F"/>
    <w:rsid w:val="000D5015"/>
    <w:rsid w:val="000D50D2"/>
    <w:rsid w:val="000D786E"/>
    <w:rsid w:val="000D7A85"/>
    <w:rsid w:val="000E05E8"/>
    <w:rsid w:val="000E1448"/>
    <w:rsid w:val="000E1AE9"/>
    <w:rsid w:val="000E263A"/>
    <w:rsid w:val="000E42D4"/>
    <w:rsid w:val="000E4603"/>
    <w:rsid w:val="000E4D60"/>
    <w:rsid w:val="000E4FAF"/>
    <w:rsid w:val="000E692D"/>
    <w:rsid w:val="000E71E7"/>
    <w:rsid w:val="000E7A10"/>
    <w:rsid w:val="000E7D35"/>
    <w:rsid w:val="000F1694"/>
    <w:rsid w:val="000F1DFE"/>
    <w:rsid w:val="000F2202"/>
    <w:rsid w:val="000F6A3B"/>
    <w:rsid w:val="000F72BA"/>
    <w:rsid w:val="001000FB"/>
    <w:rsid w:val="001005D1"/>
    <w:rsid w:val="0010129B"/>
    <w:rsid w:val="00101B3E"/>
    <w:rsid w:val="00102A84"/>
    <w:rsid w:val="0010307C"/>
    <w:rsid w:val="00104628"/>
    <w:rsid w:val="00104C6C"/>
    <w:rsid w:val="00105458"/>
    <w:rsid w:val="00106D44"/>
    <w:rsid w:val="00106FD4"/>
    <w:rsid w:val="00107703"/>
    <w:rsid w:val="0010798F"/>
    <w:rsid w:val="00107F4C"/>
    <w:rsid w:val="00110B70"/>
    <w:rsid w:val="001113EC"/>
    <w:rsid w:val="0011149F"/>
    <w:rsid w:val="001144D7"/>
    <w:rsid w:val="001153B6"/>
    <w:rsid w:val="00115AF4"/>
    <w:rsid w:val="00115CFC"/>
    <w:rsid w:val="001162E7"/>
    <w:rsid w:val="001167D4"/>
    <w:rsid w:val="00117CCC"/>
    <w:rsid w:val="001213F7"/>
    <w:rsid w:val="0012199E"/>
    <w:rsid w:val="00122663"/>
    <w:rsid w:val="00124185"/>
    <w:rsid w:val="00125856"/>
    <w:rsid w:val="00127045"/>
    <w:rsid w:val="001272E6"/>
    <w:rsid w:val="001279E2"/>
    <w:rsid w:val="00130114"/>
    <w:rsid w:val="00130137"/>
    <w:rsid w:val="00130D3C"/>
    <w:rsid w:val="00131155"/>
    <w:rsid w:val="001325C8"/>
    <w:rsid w:val="00133B55"/>
    <w:rsid w:val="0013408B"/>
    <w:rsid w:val="00134C81"/>
    <w:rsid w:val="00134F10"/>
    <w:rsid w:val="00135A1B"/>
    <w:rsid w:val="00135F88"/>
    <w:rsid w:val="00136B1E"/>
    <w:rsid w:val="00136FF6"/>
    <w:rsid w:val="001402B1"/>
    <w:rsid w:val="001418F9"/>
    <w:rsid w:val="0014237E"/>
    <w:rsid w:val="001441E5"/>
    <w:rsid w:val="00146B10"/>
    <w:rsid w:val="0015131A"/>
    <w:rsid w:val="0015483A"/>
    <w:rsid w:val="001553C8"/>
    <w:rsid w:val="00155C80"/>
    <w:rsid w:val="00156EE5"/>
    <w:rsid w:val="001571CD"/>
    <w:rsid w:val="00160A0C"/>
    <w:rsid w:val="00160ADA"/>
    <w:rsid w:val="00161C68"/>
    <w:rsid w:val="00161FDE"/>
    <w:rsid w:val="0016302E"/>
    <w:rsid w:val="00164685"/>
    <w:rsid w:val="00164935"/>
    <w:rsid w:val="00164AA9"/>
    <w:rsid w:val="00164F68"/>
    <w:rsid w:val="00165518"/>
    <w:rsid w:val="001671F0"/>
    <w:rsid w:val="00167664"/>
    <w:rsid w:val="00171D9F"/>
    <w:rsid w:val="001731AD"/>
    <w:rsid w:val="001732F4"/>
    <w:rsid w:val="0017582B"/>
    <w:rsid w:val="001758BE"/>
    <w:rsid w:val="001766F7"/>
    <w:rsid w:val="00176897"/>
    <w:rsid w:val="0017761C"/>
    <w:rsid w:val="001777F0"/>
    <w:rsid w:val="00180B03"/>
    <w:rsid w:val="0018281A"/>
    <w:rsid w:val="00182E4A"/>
    <w:rsid w:val="00184BAF"/>
    <w:rsid w:val="00184CF6"/>
    <w:rsid w:val="00186BBF"/>
    <w:rsid w:val="001875EB"/>
    <w:rsid w:val="00190D62"/>
    <w:rsid w:val="001913B2"/>
    <w:rsid w:val="00193206"/>
    <w:rsid w:val="0019320D"/>
    <w:rsid w:val="00193C79"/>
    <w:rsid w:val="0019432B"/>
    <w:rsid w:val="00194DAE"/>
    <w:rsid w:val="00196375"/>
    <w:rsid w:val="00197191"/>
    <w:rsid w:val="00197F91"/>
    <w:rsid w:val="001A0396"/>
    <w:rsid w:val="001A0C1C"/>
    <w:rsid w:val="001A28D4"/>
    <w:rsid w:val="001A4F2E"/>
    <w:rsid w:val="001A5022"/>
    <w:rsid w:val="001A6E9A"/>
    <w:rsid w:val="001A7AD1"/>
    <w:rsid w:val="001B04EB"/>
    <w:rsid w:val="001B0826"/>
    <w:rsid w:val="001B163D"/>
    <w:rsid w:val="001B22F7"/>
    <w:rsid w:val="001B251B"/>
    <w:rsid w:val="001B2D9B"/>
    <w:rsid w:val="001B3642"/>
    <w:rsid w:val="001B464E"/>
    <w:rsid w:val="001B4C9C"/>
    <w:rsid w:val="001B66A5"/>
    <w:rsid w:val="001B761B"/>
    <w:rsid w:val="001C1122"/>
    <w:rsid w:val="001C2BCE"/>
    <w:rsid w:val="001C4445"/>
    <w:rsid w:val="001C4DE7"/>
    <w:rsid w:val="001C7578"/>
    <w:rsid w:val="001D03E0"/>
    <w:rsid w:val="001D1487"/>
    <w:rsid w:val="001D16B9"/>
    <w:rsid w:val="001D2E6D"/>
    <w:rsid w:val="001D3459"/>
    <w:rsid w:val="001D4C9C"/>
    <w:rsid w:val="001D630F"/>
    <w:rsid w:val="001D793C"/>
    <w:rsid w:val="001E0252"/>
    <w:rsid w:val="001E13B8"/>
    <w:rsid w:val="001E153A"/>
    <w:rsid w:val="001E1BE4"/>
    <w:rsid w:val="001E2BBC"/>
    <w:rsid w:val="001E4798"/>
    <w:rsid w:val="001E5963"/>
    <w:rsid w:val="001E5EAB"/>
    <w:rsid w:val="001E6F07"/>
    <w:rsid w:val="001E70D3"/>
    <w:rsid w:val="001E71A2"/>
    <w:rsid w:val="001E7898"/>
    <w:rsid w:val="001E7B5A"/>
    <w:rsid w:val="001F06DF"/>
    <w:rsid w:val="001F1349"/>
    <w:rsid w:val="001F2A51"/>
    <w:rsid w:val="001F3026"/>
    <w:rsid w:val="001F3E6F"/>
    <w:rsid w:val="001F46D0"/>
    <w:rsid w:val="001F51A5"/>
    <w:rsid w:val="001F62B2"/>
    <w:rsid w:val="001F679F"/>
    <w:rsid w:val="001F6A53"/>
    <w:rsid w:val="001F76F6"/>
    <w:rsid w:val="0020064D"/>
    <w:rsid w:val="00200D94"/>
    <w:rsid w:val="002023E8"/>
    <w:rsid w:val="0020261B"/>
    <w:rsid w:val="00202781"/>
    <w:rsid w:val="00202E61"/>
    <w:rsid w:val="0020316D"/>
    <w:rsid w:val="00203593"/>
    <w:rsid w:val="0020424F"/>
    <w:rsid w:val="00206987"/>
    <w:rsid w:val="0021046A"/>
    <w:rsid w:val="00211B57"/>
    <w:rsid w:val="002120EC"/>
    <w:rsid w:val="0021269B"/>
    <w:rsid w:val="00214071"/>
    <w:rsid w:val="00214399"/>
    <w:rsid w:val="002156F7"/>
    <w:rsid w:val="00216840"/>
    <w:rsid w:val="0021697E"/>
    <w:rsid w:val="00216E10"/>
    <w:rsid w:val="00217236"/>
    <w:rsid w:val="002205A5"/>
    <w:rsid w:val="002208A7"/>
    <w:rsid w:val="00220EC6"/>
    <w:rsid w:val="002211D9"/>
    <w:rsid w:val="00222008"/>
    <w:rsid w:val="002224DB"/>
    <w:rsid w:val="00222CE4"/>
    <w:rsid w:val="00222F7B"/>
    <w:rsid w:val="00223396"/>
    <w:rsid w:val="00223D1C"/>
    <w:rsid w:val="00224197"/>
    <w:rsid w:val="00224605"/>
    <w:rsid w:val="00225438"/>
    <w:rsid w:val="00225637"/>
    <w:rsid w:val="002266FE"/>
    <w:rsid w:val="00226DC5"/>
    <w:rsid w:val="002302E7"/>
    <w:rsid w:val="0023045E"/>
    <w:rsid w:val="00230558"/>
    <w:rsid w:val="002320E7"/>
    <w:rsid w:val="002325E0"/>
    <w:rsid w:val="00232B6F"/>
    <w:rsid w:val="002408C6"/>
    <w:rsid w:val="00240A7F"/>
    <w:rsid w:val="0024143D"/>
    <w:rsid w:val="00243BB0"/>
    <w:rsid w:val="00243DEF"/>
    <w:rsid w:val="00244BE7"/>
    <w:rsid w:val="00245018"/>
    <w:rsid w:val="0024586B"/>
    <w:rsid w:val="00250367"/>
    <w:rsid w:val="00250880"/>
    <w:rsid w:val="00251257"/>
    <w:rsid w:val="00251E15"/>
    <w:rsid w:val="00252603"/>
    <w:rsid w:val="00252DEA"/>
    <w:rsid w:val="00252ED1"/>
    <w:rsid w:val="00253113"/>
    <w:rsid w:val="00253151"/>
    <w:rsid w:val="00253AEC"/>
    <w:rsid w:val="00254AF6"/>
    <w:rsid w:val="0025538E"/>
    <w:rsid w:val="00255C2C"/>
    <w:rsid w:val="00257068"/>
    <w:rsid w:val="002602E8"/>
    <w:rsid w:val="0026046B"/>
    <w:rsid w:val="00261B4D"/>
    <w:rsid w:val="00261F08"/>
    <w:rsid w:val="002620B3"/>
    <w:rsid w:val="002624B9"/>
    <w:rsid w:val="002629B9"/>
    <w:rsid w:val="00262A08"/>
    <w:rsid w:val="0026361E"/>
    <w:rsid w:val="00264813"/>
    <w:rsid w:val="002656E4"/>
    <w:rsid w:val="00267B2D"/>
    <w:rsid w:val="0027068D"/>
    <w:rsid w:val="00270A17"/>
    <w:rsid w:val="0027347C"/>
    <w:rsid w:val="0027374D"/>
    <w:rsid w:val="00273F45"/>
    <w:rsid w:val="00275E04"/>
    <w:rsid w:val="00275F67"/>
    <w:rsid w:val="00277764"/>
    <w:rsid w:val="00280481"/>
    <w:rsid w:val="0028096F"/>
    <w:rsid w:val="00280A86"/>
    <w:rsid w:val="0028140F"/>
    <w:rsid w:val="00282445"/>
    <w:rsid w:val="0028368F"/>
    <w:rsid w:val="00284004"/>
    <w:rsid w:val="00284060"/>
    <w:rsid w:val="002865C8"/>
    <w:rsid w:val="00286FA2"/>
    <w:rsid w:val="0028770A"/>
    <w:rsid w:val="002921D6"/>
    <w:rsid w:val="00293365"/>
    <w:rsid w:val="00296E22"/>
    <w:rsid w:val="002A10EE"/>
    <w:rsid w:val="002A158E"/>
    <w:rsid w:val="002A1BAA"/>
    <w:rsid w:val="002A1E7D"/>
    <w:rsid w:val="002A24A7"/>
    <w:rsid w:val="002A2C5F"/>
    <w:rsid w:val="002A2E92"/>
    <w:rsid w:val="002A313B"/>
    <w:rsid w:val="002A3248"/>
    <w:rsid w:val="002A5A16"/>
    <w:rsid w:val="002A6682"/>
    <w:rsid w:val="002A71C1"/>
    <w:rsid w:val="002A77C0"/>
    <w:rsid w:val="002B1605"/>
    <w:rsid w:val="002B1F3F"/>
    <w:rsid w:val="002B41E9"/>
    <w:rsid w:val="002B459E"/>
    <w:rsid w:val="002B518C"/>
    <w:rsid w:val="002B54E6"/>
    <w:rsid w:val="002B67E5"/>
    <w:rsid w:val="002B6E33"/>
    <w:rsid w:val="002B7164"/>
    <w:rsid w:val="002C0148"/>
    <w:rsid w:val="002C0515"/>
    <w:rsid w:val="002C106B"/>
    <w:rsid w:val="002C2212"/>
    <w:rsid w:val="002C2A3E"/>
    <w:rsid w:val="002C3057"/>
    <w:rsid w:val="002C30CC"/>
    <w:rsid w:val="002C362D"/>
    <w:rsid w:val="002C3658"/>
    <w:rsid w:val="002C36E6"/>
    <w:rsid w:val="002C3F70"/>
    <w:rsid w:val="002C4B94"/>
    <w:rsid w:val="002C6B5B"/>
    <w:rsid w:val="002C6E0A"/>
    <w:rsid w:val="002C7CED"/>
    <w:rsid w:val="002D01E2"/>
    <w:rsid w:val="002D390A"/>
    <w:rsid w:val="002D3E7E"/>
    <w:rsid w:val="002D54C1"/>
    <w:rsid w:val="002D7D59"/>
    <w:rsid w:val="002D7E72"/>
    <w:rsid w:val="002E0C14"/>
    <w:rsid w:val="002E145C"/>
    <w:rsid w:val="002E14F0"/>
    <w:rsid w:val="002E40E8"/>
    <w:rsid w:val="002E5699"/>
    <w:rsid w:val="002E5C5A"/>
    <w:rsid w:val="002E6643"/>
    <w:rsid w:val="002E6E8F"/>
    <w:rsid w:val="002E7459"/>
    <w:rsid w:val="002E74C3"/>
    <w:rsid w:val="002E7ACF"/>
    <w:rsid w:val="002F030D"/>
    <w:rsid w:val="002F171C"/>
    <w:rsid w:val="002F1D87"/>
    <w:rsid w:val="002F1EE6"/>
    <w:rsid w:val="002F2059"/>
    <w:rsid w:val="002F3F1C"/>
    <w:rsid w:val="002F4CCE"/>
    <w:rsid w:val="002F52D0"/>
    <w:rsid w:val="002F585F"/>
    <w:rsid w:val="002F5FF0"/>
    <w:rsid w:val="002F6DBD"/>
    <w:rsid w:val="002F7AD8"/>
    <w:rsid w:val="00300107"/>
    <w:rsid w:val="003002E7"/>
    <w:rsid w:val="00303860"/>
    <w:rsid w:val="003043DC"/>
    <w:rsid w:val="00304579"/>
    <w:rsid w:val="00307F75"/>
    <w:rsid w:val="003108DB"/>
    <w:rsid w:val="00311993"/>
    <w:rsid w:val="00311F1C"/>
    <w:rsid w:val="00313550"/>
    <w:rsid w:val="0031462D"/>
    <w:rsid w:val="003151DA"/>
    <w:rsid w:val="00315B74"/>
    <w:rsid w:val="003161C5"/>
    <w:rsid w:val="00316566"/>
    <w:rsid w:val="00320C11"/>
    <w:rsid w:val="003215EF"/>
    <w:rsid w:val="00321D85"/>
    <w:rsid w:val="00323204"/>
    <w:rsid w:val="00323237"/>
    <w:rsid w:val="003240A0"/>
    <w:rsid w:val="003261F9"/>
    <w:rsid w:val="003261FD"/>
    <w:rsid w:val="003272F8"/>
    <w:rsid w:val="00330911"/>
    <w:rsid w:val="00330F25"/>
    <w:rsid w:val="00331275"/>
    <w:rsid w:val="00333266"/>
    <w:rsid w:val="00333844"/>
    <w:rsid w:val="003348D1"/>
    <w:rsid w:val="003360B5"/>
    <w:rsid w:val="00336644"/>
    <w:rsid w:val="0033710E"/>
    <w:rsid w:val="0034039A"/>
    <w:rsid w:val="00340C17"/>
    <w:rsid w:val="0034102B"/>
    <w:rsid w:val="0034291A"/>
    <w:rsid w:val="00342EF1"/>
    <w:rsid w:val="00342F32"/>
    <w:rsid w:val="00344C45"/>
    <w:rsid w:val="003471FE"/>
    <w:rsid w:val="003479EF"/>
    <w:rsid w:val="00347C2D"/>
    <w:rsid w:val="003509F2"/>
    <w:rsid w:val="003532AB"/>
    <w:rsid w:val="00353B08"/>
    <w:rsid w:val="00355DBD"/>
    <w:rsid w:val="00360E48"/>
    <w:rsid w:val="00362333"/>
    <w:rsid w:val="00362CA1"/>
    <w:rsid w:val="003639EF"/>
    <w:rsid w:val="00363ADF"/>
    <w:rsid w:val="0036430D"/>
    <w:rsid w:val="00364C47"/>
    <w:rsid w:val="00365624"/>
    <w:rsid w:val="00365B75"/>
    <w:rsid w:val="00365BB0"/>
    <w:rsid w:val="003662B6"/>
    <w:rsid w:val="00367EAE"/>
    <w:rsid w:val="003708D3"/>
    <w:rsid w:val="00371952"/>
    <w:rsid w:val="00371E03"/>
    <w:rsid w:val="00371E7B"/>
    <w:rsid w:val="00371F81"/>
    <w:rsid w:val="00372118"/>
    <w:rsid w:val="00372265"/>
    <w:rsid w:val="003733A0"/>
    <w:rsid w:val="00373B29"/>
    <w:rsid w:val="00375F49"/>
    <w:rsid w:val="003762B2"/>
    <w:rsid w:val="00376666"/>
    <w:rsid w:val="003770B6"/>
    <w:rsid w:val="0037779F"/>
    <w:rsid w:val="0037787E"/>
    <w:rsid w:val="00380908"/>
    <w:rsid w:val="003809E0"/>
    <w:rsid w:val="00381159"/>
    <w:rsid w:val="0038210A"/>
    <w:rsid w:val="00382595"/>
    <w:rsid w:val="00382F8F"/>
    <w:rsid w:val="003836F7"/>
    <w:rsid w:val="00385FE5"/>
    <w:rsid w:val="003903FE"/>
    <w:rsid w:val="0039083C"/>
    <w:rsid w:val="00391693"/>
    <w:rsid w:val="00391D9B"/>
    <w:rsid w:val="00392B10"/>
    <w:rsid w:val="00394132"/>
    <w:rsid w:val="003956BF"/>
    <w:rsid w:val="00397B96"/>
    <w:rsid w:val="003A01B1"/>
    <w:rsid w:val="003A09F2"/>
    <w:rsid w:val="003A0B7E"/>
    <w:rsid w:val="003A2E8B"/>
    <w:rsid w:val="003A3346"/>
    <w:rsid w:val="003A443D"/>
    <w:rsid w:val="003A53ED"/>
    <w:rsid w:val="003A73A6"/>
    <w:rsid w:val="003B0CBD"/>
    <w:rsid w:val="003B1154"/>
    <w:rsid w:val="003B3616"/>
    <w:rsid w:val="003B4BC1"/>
    <w:rsid w:val="003B5CA2"/>
    <w:rsid w:val="003B5DB7"/>
    <w:rsid w:val="003B64FA"/>
    <w:rsid w:val="003C002B"/>
    <w:rsid w:val="003C0F4F"/>
    <w:rsid w:val="003C164A"/>
    <w:rsid w:val="003C1E1A"/>
    <w:rsid w:val="003C50D6"/>
    <w:rsid w:val="003C5F59"/>
    <w:rsid w:val="003C667A"/>
    <w:rsid w:val="003C66AC"/>
    <w:rsid w:val="003C733E"/>
    <w:rsid w:val="003D427B"/>
    <w:rsid w:val="003D4AEB"/>
    <w:rsid w:val="003D534A"/>
    <w:rsid w:val="003D5939"/>
    <w:rsid w:val="003D5D5B"/>
    <w:rsid w:val="003D5FA4"/>
    <w:rsid w:val="003D602B"/>
    <w:rsid w:val="003D6818"/>
    <w:rsid w:val="003D73E3"/>
    <w:rsid w:val="003D78F7"/>
    <w:rsid w:val="003D7F9E"/>
    <w:rsid w:val="003E0764"/>
    <w:rsid w:val="003E1117"/>
    <w:rsid w:val="003E181C"/>
    <w:rsid w:val="003E1E50"/>
    <w:rsid w:val="003E2403"/>
    <w:rsid w:val="003E3284"/>
    <w:rsid w:val="003E346A"/>
    <w:rsid w:val="003E44AF"/>
    <w:rsid w:val="003E44F6"/>
    <w:rsid w:val="003E49CA"/>
    <w:rsid w:val="003E4BC6"/>
    <w:rsid w:val="003E5204"/>
    <w:rsid w:val="003E6DA5"/>
    <w:rsid w:val="003E71FC"/>
    <w:rsid w:val="003E7AA1"/>
    <w:rsid w:val="003F0046"/>
    <w:rsid w:val="003F12DD"/>
    <w:rsid w:val="003F2076"/>
    <w:rsid w:val="003F349E"/>
    <w:rsid w:val="003F356B"/>
    <w:rsid w:val="003F3A38"/>
    <w:rsid w:val="003F486F"/>
    <w:rsid w:val="003F5CDE"/>
    <w:rsid w:val="003F5E49"/>
    <w:rsid w:val="003F6F69"/>
    <w:rsid w:val="003F70E9"/>
    <w:rsid w:val="003F751E"/>
    <w:rsid w:val="00401817"/>
    <w:rsid w:val="004030BE"/>
    <w:rsid w:val="00403191"/>
    <w:rsid w:val="00403B1D"/>
    <w:rsid w:val="00403FC5"/>
    <w:rsid w:val="0040626B"/>
    <w:rsid w:val="00406B92"/>
    <w:rsid w:val="00410F3A"/>
    <w:rsid w:val="004110E9"/>
    <w:rsid w:val="00411F5D"/>
    <w:rsid w:val="00412BFD"/>
    <w:rsid w:val="00414517"/>
    <w:rsid w:val="004145EE"/>
    <w:rsid w:val="00415867"/>
    <w:rsid w:val="004166B2"/>
    <w:rsid w:val="00416B9D"/>
    <w:rsid w:val="00420425"/>
    <w:rsid w:val="00422B6C"/>
    <w:rsid w:val="00422FCB"/>
    <w:rsid w:val="00424EBF"/>
    <w:rsid w:val="00425350"/>
    <w:rsid w:val="00425C51"/>
    <w:rsid w:val="00426AF2"/>
    <w:rsid w:val="00426D47"/>
    <w:rsid w:val="004301B0"/>
    <w:rsid w:val="004302F4"/>
    <w:rsid w:val="00430667"/>
    <w:rsid w:val="0043144C"/>
    <w:rsid w:val="004317D4"/>
    <w:rsid w:val="00431E29"/>
    <w:rsid w:val="00432227"/>
    <w:rsid w:val="0043264C"/>
    <w:rsid w:val="004341CC"/>
    <w:rsid w:val="00435562"/>
    <w:rsid w:val="004366A9"/>
    <w:rsid w:val="0043692F"/>
    <w:rsid w:val="00436D48"/>
    <w:rsid w:val="0043701C"/>
    <w:rsid w:val="0043745C"/>
    <w:rsid w:val="00440095"/>
    <w:rsid w:val="004400F5"/>
    <w:rsid w:val="00442FB5"/>
    <w:rsid w:val="00443558"/>
    <w:rsid w:val="00443A8B"/>
    <w:rsid w:val="00443FE6"/>
    <w:rsid w:val="00445083"/>
    <w:rsid w:val="00445A18"/>
    <w:rsid w:val="00445C7D"/>
    <w:rsid w:val="004466C4"/>
    <w:rsid w:val="0044689B"/>
    <w:rsid w:val="00447AC5"/>
    <w:rsid w:val="00447C89"/>
    <w:rsid w:val="004500BE"/>
    <w:rsid w:val="00450214"/>
    <w:rsid w:val="00451599"/>
    <w:rsid w:val="0045181D"/>
    <w:rsid w:val="00451E25"/>
    <w:rsid w:val="004527B3"/>
    <w:rsid w:val="00453BFF"/>
    <w:rsid w:val="004542FC"/>
    <w:rsid w:val="004559CF"/>
    <w:rsid w:val="00455AF7"/>
    <w:rsid w:val="00456FA1"/>
    <w:rsid w:val="00457DCD"/>
    <w:rsid w:val="00460F5E"/>
    <w:rsid w:val="0046280F"/>
    <w:rsid w:val="00464A12"/>
    <w:rsid w:val="00465206"/>
    <w:rsid w:val="0046525F"/>
    <w:rsid w:val="00465608"/>
    <w:rsid w:val="004656B7"/>
    <w:rsid w:val="00465A85"/>
    <w:rsid w:val="00466190"/>
    <w:rsid w:val="00466267"/>
    <w:rsid w:val="004675DC"/>
    <w:rsid w:val="00467BBD"/>
    <w:rsid w:val="00470777"/>
    <w:rsid w:val="00470B89"/>
    <w:rsid w:val="00473D43"/>
    <w:rsid w:val="00473D8A"/>
    <w:rsid w:val="0047427C"/>
    <w:rsid w:val="00475B91"/>
    <w:rsid w:val="004771A8"/>
    <w:rsid w:val="00480A2D"/>
    <w:rsid w:val="00480E14"/>
    <w:rsid w:val="00481267"/>
    <w:rsid w:val="00482A07"/>
    <w:rsid w:val="0048304B"/>
    <w:rsid w:val="004863C2"/>
    <w:rsid w:val="004930D2"/>
    <w:rsid w:val="00493CB9"/>
    <w:rsid w:val="0049446D"/>
    <w:rsid w:val="00494C01"/>
    <w:rsid w:val="004958CE"/>
    <w:rsid w:val="0049593B"/>
    <w:rsid w:val="0049666A"/>
    <w:rsid w:val="00497173"/>
    <w:rsid w:val="00497F35"/>
    <w:rsid w:val="004A1D25"/>
    <w:rsid w:val="004A2098"/>
    <w:rsid w:val="004A20D7"/>
    <w:rsid w:val="004A2B96"/>
    <w:rsid w:val="004A2E4B"/>
    <w:rsid w:val="004A3E74"/>
    <w:rsid w:val="004A516E"/>
    <w:rsid w:val="004A5842"/>
    <w:rsid w:val="004A58F6"/>
    <w:rsid w:val="004A5FA5"/>
    <w:rsid w:val="004A660D"/>
    <w:rsid w:val="004A7EEA"/>
    <w:rsid w:val="004B1A3E"/>
    <w:rsid w:val="004B1D51"/>
    <w:rsid w:val="004B276A"/>
    <w:rsid w:val="004B3F4D"/>
    <w:rsid w:val="004B4673"/>
    <w:rsid w:val="004B51A9"/>
    <w:rsid w:val="004B528E"/>
    <w:rsid w:val="004B5A0A"/>
    <w:rsid w:val="004B5E8F"/>
    <w:rsid w:val="004B6CA7"/>
    <w:rsid w:val="004B6CEC"/>
    <w:rsid w:val="004C0C93"/>
    <w:rsid w:val="004C352A"/>
    <w:rsid w:val="004C4205"/>
    <w:rsid w:val="004C4752"/>
    <w:rsid w:val="004C4C73"/>
    <w:rsid w:val="004C5087"/>
    <w:rsid w:val="004C5829"/>
    <w:rsid w:val="004C5AA0"/>
    <w:rsid w:val="004C5BD1"/>
    <w:rsid w:val="004C60E2"/>
    <w:rsid w:val="004C6AA8"/>
    <w:rsid w:val="004C6CF1"/>
    <w:rsid w:val="004C6E8E"/>
    <w:rsid w:val="004D1A90"/>
    <w:rsid w:val="004D2600"/>
    <w:rsid w:val="004D472D"/>
    <w:rsid w:val="004D499A"/>
    <w:rsid w:val="004D5348"/>
    <w:rsid w:val="004D5782"/>
    <w:rsid w:val="004D6415"/>
    <w:rsid w:val="004D7062"/>
    <w:rsid w:val="004D75A5"/>
    <w:rsid w:val="004E07D2"/>
    <w:rsid w:val="004E1907"/>
    <w:rsid w:val="004E192A"/>
    <w:rsid w:val="004E1A08"/>
    <w:rsid w:val="004E31BE"/>
    <w:rsid w:val="004E3277"/>
    <w:rsid w:val="004E32E1"/>
    <w:rsid w:val="004E3626"/>
    <w:rsid w:val="004E5898"/>
    <w:rsid w:val="004E66F1"/>
    <w:rsid w:val="004E67D0"/>
    <w:rsid w:val="004E7346"/>
    <w:rsid w:val="004E76ED"/>
    <w:rsid w:val="004E7DD2"/>
    <w:rsid w:val="004F06CA"/>
    <w:rsid w:val="004F0BD7"/>
    <w:rsid w:val="004F2C01"/>
    <w:rsid w:val="004F2C59"/>
    <w:rsid w:val="004F3E09"/>
    <w:rsid w:val="004F3E5B"/>
    <w:rsid w:val="004F49BE"/>
    <w:rsid w:val="004F5368"/>
    <w:rsid w:val="004F5787"/>
    <w:rsid w:val="004F5F79"/>
    <w:rsid w:val="004F73BD"/>
    <w:rsid w:val="004F7ACB"/>
    <w:rsid w:val="00500579"/>
    <w:rsid w:val="005007D2"/>
    <w:rsid w:val="005009C4"/>
    <w:rsid w:val="00501A9D"/>
    <w:rsid w:val="00503B3B"/>
    <w:rsid w:val="00505D13"/>
    <w:rsid w:val="005066C1"/>
    <w:rsid w:val="00507ED5"/>
    <w:rsid w:val="00511285"/>
    <w:rsid w:val="00511A65"/>
    <w:rsid w:val="005126A6"/>
    <w:rsid w:val="00514D16"/>
    <w:rsid w:val="005152C2"/>
    <w:rsid w:val="0051599E"/>
    <w:rsid w:val="00520B37"/>
    <w:rsid w:val="00521C14"/>
    <w:rsid w:val="00522DEF"/>
    <w:rsid w:val="005232EE"/>
    <w:rsid w:val="00523702"/>
    <w:rsid w:val="00524CBC"/>
    <w:rsid w:val="005251F5"/>
    <w:rsid w:val="00525D21"/>
    <w:rsid w:val="00526986"/>
    <w:rsid w:val="00526C46"/>
    <w:rsid w:val="005316AE"/>
    <w:rsid w:val="00531970"/>
    <w:rsid w:val="00531A8F"/>
    <w:rsid w:val="00531F92"/>
    <w:rsid w:val="00532D74"/>
    <w:rsid w:val="005337F1"/>
    <w:rsid w:val="00533817"/>
    <w:rsid w:val="00534434"/>
    <w:rsid w:val="00534539"/>
    <w:rsid w:val="005349F0"/>
    <w:rsid w:val="00535D0C"/>
    <w:rsid w:val="00535FC4"/>
    <w:rsid w:val="005401A7"/>
    <w:rsid w:val="00541DA3"/>
    <w:rsid w:val="00542466"/>
    <w:rsid w:val="0054254F"/>
    <w:rsid w:val="00542F8A"/>
    <w:rsid w:val="00544B65"/>
    <w:rsid w:val="0054582B"/>
    <w:rsid w:val="00545A1C"/>
    <w:rsid w:val="00545F6C"/>
    <w:rsid w:val="005462A5"/>
    <w:rsid w:val="005500B3"/>
    <w:rsid w:val="00550BF5"/>
    <w:rsid w:val="00550E86"/>
    <w:rsid w:val="00552617"/>
    <w:rsid w:val="005527DA"/>
    <w:rsid w:val="005538B3"/>
    <w:rsid w:val="00553C1A"/>
    <w:rsid w:val="005542F9"/>
    <w:rsid w:val="005557A8"/>
    <w:rsid w:val="00555E21"/>
    <w:rsid w:val="005566EF"/>
    <w:rsid w:val="00557B59"/>
    <w:rsid w:val="0056021D"/>
    <w:rsid w:val="005606B2"/>
    <w:rsid w:val="00562E0D"/>
    <w:rsid w:val="00564201"/>
    <w:rsid w:val="005643F3"/>
    <w:rsid w:val="00564AD3"/>
    <w:rsid w:val="00564D91"/>
    <w:rsid w:val="005657C1"/>
    <w:rsid w:val="00565922"/>
    <w:rsid w:val="00566FA4"/>
    <w:rsid w:val="00567DC7"/>
    <w:rsid w:val="00570842"/>
    <w:rsid w:val="0057099D"/>
    <w:rsid w:val="00571626"/>
    <w:rsid w:val="00571768"/>
    <w:rsid w:val="00571C4C"/>
    <w:rsid w:val="00572CAC"/>
    <w:rsid w:val="005740A5"/>
    <w:rsid w:val="00575361"/>
    <w:rsid w:val="005758CD"/>
    <w:rsid w:val="00576156"/>
    <w:rsid w:val="0058016C"/>
    <w:rsid w:val="005803B3"/>
    <w:rsid w:val="005803D5"/>
    <w:rsid w:val="00580605"/>
    <w:rsid w:val="00581556"/>
    <w:rsid w:val="00582870"/>
    <w:rsid w:val="00583E40"/>
    <w:rsid w:val="00583FDF"/>
    <w:rsid w:val="00584269"/>
    <w:rsid w:val="0058534A"/>
    <w:rsid w:val="00586656"/>
    <w:rsid w:val="00587BDD"/>
    <w:rsid w:val="00587DB5"/>
    <w:rsid w:val="0059065D"/>
    <w:rsid w:val="005921FA"/>
    <w:rsid w:val="00592822"/>
    <w:rsid w:val="005931FB"/>
    <w:rsid w:val="00594F0A"/>
    <w:rsid w:val="005955F7"/>
    <w:rsid w:val="0059577A"/>
    <w:rsid w:val="00595D56"/>
    <w:rsid w:val="005962D9"/>
    <w:rsid w:val="00596BCA"/>
    <w:rsid w:val="00597052"/>
    <w:rsid w:val="00597405"/>
    <w:rsid w:val="005A0439"/>
    <w:rsid w:val="005A06A9"/>
    <w:rsid w:val="005A2003"/>
    <w:rsid w:val="005A245E"/>
    <w:rsid w:val="005A2C90"/>
    <w:rsid w:val="005A329D"/>
    <w:rsid w:val="005A3401"/>
    <w:rsid w:val="005A3E63"/>
    <w:rsid w:val="005A403A"/>
    <w:rsid w:val="005A5C6B"/>
    <w:rsid w:val="005A5E6C"/>
    <w:rsid w:val="005A6B30"/>
    <w:rsid w:val="005A79C2"/>
    <w:rsid w:val="005B292F"/>
    <w:rsid w:val="005B2EE8"/>
    <w:rsid w:val="005B3DAA"/>
    <w:rsid w:val="005B4025"/>
    <w:rsid w:val="005B4484"/>
    <w:rsid w:val="005B5A77"/>
    <w:rsid w:val="005B6009"/>
    <w:rsid w:val="005B6BE2"/>
    <w:rsid w:val="005B7D5D"/>
    <w:rsid w:val="005C03EE"/>
    <w:rsid w:val="005C0705"/>
    <w:rsid w:val="005C0839"/>
    <w:rsid w:val="005C08A8"/>
    <w:rsid w:val="005C1AD0"/>
    <w:rsid w:val="005C1F5C"/>
    <w:rsid w:val="005C24B0"/>
    <w:rsid w:val="005C2F91"/>
    <w:rsid w:val="005C3099"/>
    <w:rsid w:val="005C3728"/>
    <w:rsid w:val="005C52E5"/>
    <w:rsid w:val="005C5FBA"/>
    <w:rsid w:val="005C6234"/>
    <w:rsid w:val="005C6B3D"/>
    <w:rsid w:val="005D0CE5"/>
    <w:rsid w:val="005D1566"/>
    <w:rsid w:val="005D1F45"/>
    <w:rsid w:val="005D250B"/>
    <w:rsid w:val="005D2DB4"/>
    <w:rsid w:val="005D2E6E"/>
    <w:rsid w:val="005D3723"/>
    <w:rsid w:val="005D407B"/>
    <w:rsid w:val="005D40A6"/>
    <w:rsid w:val="005D5688"/>
    <w:rsid w:val="005D6CCA"/>
    <w:rsid w:val="005D74FF"/>
    <w:rsid w:val="005D79B5"/>
    <w:rsid w:val="005E1825"/>
    <w:rsid w:val="005E334B"/>
    <w:rsid w:val="005E3567"/>
    <w:rsid w:val="005E5554"/>
    <w:rsid w:val="005E5DDC"/>
    <w:rsid w:val="005E7613"/>
    <w:rsid w:val="005F1A88"/>
    <w:rsid w:val="005F56C3"/>
    <w:rsid w:val="005F6872"/>
    <w:rsid w:val="005F6E21"/>
    <w:rsid w:val="005F7574"/>
    <w:rsid w:val="005F7631"/>
    <w:rsid w:val="006012A3"/>
    <w:rsid w:val="00603646"/>
    <w:rsid w:val="006052B4"/>
    <w:rsid w:val="00606CC1"/>
    <w:rsid w:val="00607730"/>
    <w:rsid w:val="006078BC"/>
    <w:rsid w:val="00607F21"/>
    <w:rsid w:val="00610458"/>
    <w:rsid w:val="00611240"/>
    <w:rsid w:val="00611760"/>
    <w:rsid w:val="006119D8"/>
    <w:rsid w:val="00613F9B"/>
    <w:rsid w:val="00615212"/>
    <w:rsid w:val="00615E63"/>
    <w:rsid w:val="00616611"/>
    <w:rsid w:val="00617B1C"/>
    <w:rsid w:val="00617F83"/>
    <w:rsid w:val="00620B3A"/>
    <w:rsid w:val="00621807"/>
    <w:rsid w:val="00621E9F"/>
    <w:rsid w:val="0062460D"/>
    <w:rsid w:val="006255A6"/>
    <w:rsid w:val="00630DAD"/>
    <w:rsid w:val="006319F6"/>
    <w:rsid w:val="00632639"/>
    <w:rsid w:val="00634827"/>
    <w:rsid w:val="00634844"/>
    <w:rsid w:val="0063570D"/>
    <w:rsid w:val="00635AEC"/>
    <w:rsid w:val="0063713B"/>
    <w:rsid w:val="00637438"/>
    <w:rsid w:val="00640250"/>
    <w:rsid w:val="006419E3"/>
    <w:rsid w:val="00641BB0"/>
    <w:rsid w:val="0064289F"/>
    <w:rsid w:val="00642DFF"/>
    <w:rsid w:val="006434A0"/>
    <w:rsid w:val="00643DF4"/>
    <w:rsid w:val="00643FB6"/>
    <w:rsid w:val="00645072"/>
    <w:rsid w:val="00645B3F"/>
    <w:rsid w:val="00645D1F"/>
    <w:rsid w:val="00645D80"/>
    <w:rsid w:val="006463D9"/>
    <w:rsid w:val="00646640"/>
    <w:rsid w:val="0064745D"/>
    <w:rsid w:val="00647DF4"/>
    <w:rsid w:val="0065072C"/>
    <w:rsid w:val="00650CB2"/>
    <w:rsid w:val="00654D7D"/>
    <w:rsid w:val="0065591F"/>
    <w:rsid w:val="006561FA"/>
    <w:rsid w:val="006565F5"/>
    <w:rsid w:val="006601F5"/>
    <w:rsid w:val="00661974"/>
    <w:rsid w:val="00661E8D"/>
    <w:rsid w:val="006624EC"/>
    <w:rsid w:val="00663C69"/>
    <w:rsid w:val="0066500B"/>
    <w:rsid w:val="00665AFD"/>
    <w:rsid w:val="00665B22"/>
    <w:rsid w:val="0066616D"/>
    <w:rsid w:val="006676F9"/>
    <w:rsid w:val="006721AA"/>
    <w:rsid w:val="0067243B"/>
    <w:rsid w:val="00672C02"/>
    <w:rsid w:val="00672F42"/>
    <w:rsid w:val="00674931"/>
    <w:rsid w:val="0067574B"/>
    <w:rsid w:val="006768F9"/>
    <w:rsid w:val="00676DD6"/>
    <w:rsid w:val="0068053B"/>
    <w:rsid w:val="006819A0"/>
    <w:rsid w:val="00682B99"/>
    <w:rsid w:val="00682E2C"/>
    <w:rsid w:val="00683D85"/>
    <w:rsid w:val="0068478D"/>
    <w:rsid w:val="00685F50"/>
    <w:rsid w:val="00686DE4"/>
    <w:rsid w:val="00690051"/>
    <w:rsid w:val="006923A1"/>
    <w:rsid w:val="00692A89"/>
    <w:rsid w:val="00692CEF"/>
    <w:rsid w:val="00695324"/>
    <w:rsid w:val="00695A3A"/>
    <w:rsid w:val="006961CF"/>
    <w:rsid w:val="006961EF"/>
    <w:rsid w:val="006963F3"/>
    <w:rsid w:val="006A0126"/>
    <w:rsid w:val="006A03CF"/>
    <w:rsid w:val="006A041B"/>
    <w:rsid w:val="006A085B"/>
    <w:rsid w:val="006A1758"/>
    <w:rsid w:val="006A28B6"/>
    <w:rsid w:val="006A31D8"/>
    <w:rsid w:val="006A39BB"/>
    <w:rsid w:val="006A3B24"/>
    <w:rsid w:val="006A42E2"/>
    <w:rsid w:val="006A495C"/>
    <w:rsid w:val="006A4CD6"/>
    <w:rsid w:val="006A5FE9"/>
    <w:rsid w:val="006A681E"/>
    <w:rsid w:val="006A69A2"/>
    <w:rsid w:val="006A7CAA"/>
    <w:rsid w:val="006B0386"/>
    <w:rsid w:val="006B3622"/>
    <w:rsid w:val="006B62F9"/>
    <w:rsid w:val="006B7029"/>
    <w:rsid w:val="006C0751"/>
    <w:rsid w:val="006C2691"/>
    <w:rsid w:val="006C37AD"/>
    <w:rsid w:val="006C4CE5"/>
    <w:rsid w:val="006C6A4A"/>
    <w:rsid w:val="006C6BC8"/>
    <w:rsid w:val="006C6D19"/>
    <w:rsid w:val="006C70F8"/>
    <w:rsid w:val="006C7183"/>
    <w:rsid w:val="006D0B02"/>
    <w:rsid w:val="006D202B"/>
    <w:rsid w:val="006D209F"/>
    <w:rsid w:val="006D3872"/>
    <w:rsid w:val="006D422F"/>
    <w:rsid w:val="006D4D6F"/>
    <w:rsid w:val="006D5007"/>
    <w:rsid w:val="006D5FFF"/>
    <w:rsid w:val="006D6951"/>
    <w:rsid w:val="006D74CF"/>
    <w:rsid w:val="006E02D6"/>
    <w:rsid w:val="006E11F1"/>
    <w:rsid w:val="006E1B1A"/>
    <w:rsid w:val="006E20A8"/>
    <w:rsid w:val="006E2ECD"/>
    <w:rsid w:val="006E3DB0"/>
    <w:rsid w:val="006E3F74"/>
    <w:rsid w:val="006E495B"/>
    <w:rsid w:val="006E4EC4"/>
    <w:rsid w:val="006E5A84"/>
    <w:rsid w:val="006E5B5B"/>
    <w:rsid w:val="006E5BAE"/>
    <w:rsid w:val="006E60D4"/>
    <w:rsid w:val="006E66B0"/>
    <w:rsid w:val="006E6D1F"/>
    <w:rsid w:val="006F0516"/>
    <w:rsid w:val="006F154A"/>
    <w:rsid w:val="006F1D26"/>
    <w:rsid w:val="006F41D2"/>
    <w:rsid w:val="006F64AF"/>
    <w:rsid w:val="006F6F35"/>
    <w:rsid w:val="006F7E0E"/>
    <w:rsid w:val="0070282F"/>
    <w:rsid w:val="00702C6E"/>
    <w:rsid w:val="00702E56"/>
    <w:rsid w:val="007033CE"/>
    <w:rsid w:val="00703B54"/>
    <w:rsid w:val="00703BCE"/>
    <w:rsid w:val="00704A6B"/>
    <w:rsid w:val="007050CA"/>
    <w:rsid w:val="0070532C"/>
    <w:rsid w:val="00707E4E"/>
    <w:rsid w:val="00711560"/>
    <w:rsid w:val="00711AFE"/>
    <w:rsid w:val="00712132"/>
    <w:rsid w:val="007136A2"/>
    <w:rsid w:val="00714840"/>
    <w:rsid w:val="007157F3"/>
    <w:rsid w:val="00715991"/>
    <w:rsid w:val="00715C61"/>
    <w:rsid w:val="00716491"/>
    <w:rsid w:val="007169B1"/>
    <w:rsid w:val="007169E8"/>
    <w:rsid w:val="007178F5"/>
    <w:rsid w:val="00720D6A"/>
    <w:rsid w:val="00721189"/>
    <w:rsid w:val="00721BAD"/>
    <w:rsid w:val="00721CF7"/>
    <w:rsid w:val="0072277D"/>
    <w:rsid w:val="00722B9E"/>
    <w:rsid w:val="00722E44"/>
    <w:rsid w:val="007237D9"/>
    <w:rsid w:val="007244AF"/>
    <w:rsid w:val="007249F2"/>
    <w:rsid w:val="0072520E"/>
    <w:rsid w:val="007263F4"/>
    <w:rsid w:val="007268C9"/>
    <w:rsid w:val="00730BE5"/>
    <w:rsid w:val="00731D36"/>
    <w:rsid w:val="00731EA7"/>
    <w:rsid w:val="00732A4C"/>
    <w:rsid w:val="00733B40"/>
    <w:rsid w:val="00736517"/>
    <w:rsid w:val="007368F5"/>
    <w:rsid w:val="00736D5B"/>
    <w:rsid w:val="007372F3"/>
    <w:rsid w:val="0073731F"/>
    <w:rsid w:val="007405F2"/>
    <w:rsid w:val="007406E4"/>
    <w:rsid w:val="00741C60"/>
    <w:rsid w:val="00743ACD"/>
    <w:rsid w:val="00744861"/>
    <w:rsid w:val="0074533F"/>
    <w:rsid w:val="0074688F"/>
    <w:rsid w:val="007472AD"/>
    <w:rsid w:val="007472E9"/>
    <w:rsid w:val="00747FA9"/>
    <w:rsid w:val="00751242"/>
    <w:rsid w:val="0075234A"/>
    <w:rsid w:val="00753180"/>
    <w:rsid w:val="00753686"/>
    <w:rsid w:val="00754A48"/>
    <w:rsid w:val="0075504F"/>
    <w:rsid w:val="00755B82"/>
    <w:rsid w:val="00756053"/>
    <w:rsid w:val="00756D82"/>
    <w:rsid w:val="00756F22"/>
    <w:rsid w:val="00760C95"/>
    <w:rsid w:val="00761699"/>
    <w:rsid w:val="00762203"/>
    <w:rsid w:val="00762C2F"/>
    <w:rsid w:val="00764136"/>
    <w:rsid w:val="00764BA6"/>
    <w:rsid w:val="007655C8"/>
    <w:rsid w:val="007655EC"/>
    <w:rsid w:val="00767054"/>
    <w:rsid w:val="00767547"/>
    <w:rsid w:val="0077195D"/>
    <w:rsid w:val="007720D3"/>
    <w:rsid w:val="007737DF"/>
    <w:rsid w:val="00773DC9"/>
    <w:rsid w:val="007742B2"/>
    <w:rsid w:val="00774787"/>
    <w:rsid w:val="00775991"/>
    <w:rsid w:val="00777F77"/>
    <w:rsid w:val="007809CB"/>
    <w:rsid w:val="007825C0"/>
    <w:rsid w:val="00782D74"/>
    <w:rsid w:val="00783441"/>
    <w:rsid w:val="00783FE3"/>
    <w:rsid w:val="007842B3"/>
    <w:rsid w:val="007847DB"/>
    <w:rsid w:val="00786450"/>
    <w:rsid w:val="00791608"/>
    <w:rsid w:val="00791639"/>
    <w:rsid w:val="007918EE"/>
    <w:rsid w:val="00791B9E"/>
    <w:rsid w:val="007925F2"/>
    <w:rsid w:val="0079326F"/>
    <w:rsid w:val="00793E25"/>
    <w:rsid w:val="007941D8"/>
    <w:rsid w:val="0079430F"/>
    <w:rsid w:val="0079442D"/>
    <w:rsid w:val="00797263"/>
    <w:rsid w:val="007A029A"/>
    <w:rsid w:val="007A0B95"/>
    <w:rsid w:val="007A16C3"/>
    <w:rsid w:val="007A1EEA"/>
    <w:rsid w:val="007A232B"/>
    <w:rsid w:val="007A3AE3"/>
    <w:rsid w:val="007A42C4"/>
    <w:rsid w:val="007A4E51"/>
    <w:rsid w:val="007A61BC"/>
    <w:rsid w:val="007A63A6"/>
    <w:rsid w:val="007A6EB1"/>
    <w:rsid w:val="007A71DE"/>
    <w:rsid w:val="007A7A6F"/>
    <w:rsid w:val="007B0DFF"/>
    <w:rsid w:val="007B10D7"/>
    <w:rsid w:val="007B22F6"/>
    <w:rsid w:val="007B3327"/>
    <w:rsid w:val="007B50CA"/>
    <w:rsid w:val="007B53A4"/>
    <w:rsid w:val="007B5F33"/>
    <w:rsid w:val="007B60C1"/>
    <w:rsid w:val="007C0CB6"/>
    <w:rsid w:val="007C187D"/>
    <w:rsid w:val="007C1C78"/>
    <w:rsid w:val="007C1ED0"/>
    <w:rsid w:val="007C21A8"/>
    <w:rsid w:val="007C27E9"/>
    <w:rsid w:val="007C2BA0"/>
    <w:rsid w:val="007C2E2B"/>
    <w:rsid w:val="007C3916"/>
    <w:rsid w:val="007C6A03"/>
    <w:rsid w:val="007C6B52"/>
    <w:rsid w:val="007C7972"/>
    <w:rsid w:val="007C7FA7"/>
    <w:rsid w:val="007D00A6"/>
    <w:rsid w:val="007D2199"/>
    <w:rsid w:val="007D2C84"/>
    <w:rsid w:val="007D4447"/>
    <w:rsid w:val="007D6DE2"/>
    <w:rsid w:val="007D7487"/>
    <w:rsid w:val="007D7D47"/>
    <w:rsid w:val="007D7FC7"/>
    <w:rsid w:val="007E0D62"/>
    <w:rsid w:val="007E187B"/>
    <w:rsid w:val="007E27E7"/>
    <w:rsid w:val="007E2C97"/>
    <w:rsid w:val="007E2FC3"/>
    <w:rsid w:val="007E3704"/>
    <w:rsid w:val="007E3F6E"/>
    <w:rsid w:val="007E4F01"/>
    <w:rsid w:val="007E63C3"/>
    <w:rsid w:val="007F0732"/>
    <w:rsid w:val="007F12ED"/>
    <w:rsid w:val="007F1D32"/>
    <w:rsid w:val="007F46CD"/>
    <w:rsid w:val="007F4C49"/>
    <w:rsid w:val="007F59C9"/>
    <w:rsid w:val="007F5AB7"/>
    <w:rsid w:val="007F78E2"/>
    <w:rsid w:val="007F7928"/>
    <w:rsid w:val="0080281E"/>
    <w:rsid w:val="00804EED"/>
    <w:rsid w:val="00805423"/>
    <w:rsid w:val="008058A6"/>
    <w:rsid w:val="0081006F"/>
    <w:rsid w:val="00810422"/>
    <w:rsid w:val="00810489"/>
    <w:rsid w:val="00810651"/>
    <w:rsid w:val="00810662"/>
    <w:rsid w:val="00811485"/>
    <w:rsid w:val="008128FC"/>
    <w:rsid w:val="0081292F"/>
    <w:rsid w:val="00813911"/>
    <w:rsid w:val="008142C7"/>
    <w:rsid w:val="00814828"/>
    <w:rsid w:val="008169F7"/>
    <w:rsid w:val="00816B7F"/>
    <w:rsid w:val="00822B83"/>
    <w:rsid w:val="00824140"/>
    <w:rsid w:val="00824AFA"/>
    <w:rsid w:val="00824B8F"/>
    <w:rsid w:val="00825987"/>
    <w:rsid w:val="00825C1B"/>
    <w:rsid w:val="008265D1"/>
    <w:rsid w:val="00827179"/>
    <w:rsid w:val="008277F2"/>
    <w:rsid w:val="00830C10"/>
    <w:rsid w:val="00831286"/>
    <w:rsid w:val="00833856"/>
    <w:rsid w:val="0083456D"/>
    <w:rsid w:val="008350C1"/>
    <w:rsid w:val="0083576F"/>
    <w:rsid w:val="0083798F"/>
    <w:rsid w:val="00837AF4"/>
    <w:rsid w:val="00841EAB"/>
    <w:rsid w:val="008422C0"/>
    <w:rsid w:val="008442E6"/>
    <w:rsid w:val="00844F83"/>
    <w:rsid w:val="00845364"/>
    <w:rsid w:val="00846B06"/>
    <w:rsid w:val="00846F11"/>
    <w:rsid w:val="0085005A"/>
    <w:rsid w:val="00852BA8"/>
    <w:rsid w:val="00853CF0"/>
    <w:rsid w:val="0085423A"/>
    <w:rsid w:val="0085493C"/>
    <w:rsid w:val="00855511"/>
    <w:rsid w:val="008561AB"/>
    <w:rsid w:val="0086090D"/>
    <w:rsid w:val="00863792"/>
    <w:rsid w:val="00863C5E"/>
    <w:rsid w:val="0086524A"/>
    <w:rsid w:val="00865324"/>
    <w:rsid w:val="00870DB5"/>
    <w:rsid w:val="0087109D"/>
    <w:rsid w:val="008717B0"/>
    <w:rsid w:val="00871895"/>
    <w:rsid w:val="00871C06"/>
    <w:rsid w:val="008722C8"/>
    <w:rsid w:val="008724ED"/>
    <w:rsid w:val="00875BAE"/>
    <w:rsid w:val="00875F24"/>
    <w:rsid w:val="008802E0"/>
    <w:rsid w:val="00880573"/>
    <w:rsid w:val="00881098"/>
    <w:rsid w:val="0088109C"/>
    <w:rsid w:val="008836DB"/>
    <w:rsid w:val="00884369"/>
    <w:rsid w:val="0088468F"/>
    <w:rsid w:val="00885A7E"/>
    <w:rsid w:val="00885B10"/>
    <w:rsid w:val="008862D2"/>
    <w:rsid w:val="00887186"/>
    <w:rsid w:val="008877AF"/>
    <w:rsid w:val="008878FC"/>
    <w:rsid w:val="00891120"/>
    <w:rsid w:val="008919D3"/>
    <w:rsid w:val="00892237"/>
    <w:rsid w:val="008926BF"/>
    <w:rsid w:val="00892DD1"/>
    <w:rsid w:val="00892F78"/>
    <w:rsid w:val="00893F71"/>
    <w:rsid w:val="00893FBB"/>
    <w:rsid w:val="00894365"/>
    <w:rsid w:val="00895B1F"/>
    <w:rsid w:val="00896B04"/>
    <w:rsid w:val="00897622"/>
    <w:rsid w:val="008A00C8"/>
    <w:rsid w:val="008A1D53"/>
    <w:rsid w:val="008A3148"/>
    <w:rsid w:val="008A35DA"/>
    <w:rsid w:val="008A3BA9"/>
    <w:rsid w:val="008A4EAC"/>
    <w:rsid w:val="008A66A4"/>
    <w:rsid w:val="008B02E0"/>
    <w:rsid w:val="008B17D7"/>
    <w:rsid w:val="008B1816"/>
    <w:rsid w:val="008B2DB4"/>
    <w:rsid w:val="008B3C9F"/>
    <w:rsid w:val="008B4538"/>
    <w:rsid w:val="008B4CAF"/>
    <w:rsid w:val="008B4D69"/>
    <w:rsid w:val="008B4F20"/>
    <w:rsid w:val="008B5BF5"/>
    <w:rsid w:val="008B5E5D"/>
    <w:rsid w:val="008B6E74"/>
    <w:rsid w:val="008B75B4"/>
    <w:rsid w:val="008B7994"/>
    <w:rsid w:val="008B7A3F"/>
    <w:rsid w:val="008C09F3"/>
    <w:rsid w:val="008C12A8"/>
    <w:rsid w:val="008C1BBB"/>
    <w:rsid w:val="008C2A12"/>
    <w:rsid w:val="008C3C78"/>
    <w:rsid w:val="008C3E78"/>
    <w:rsid w:val="008C4F71"/>
    <w:rsid w:val="008C7A36"/>
    <w:rsid w:val="008C7F9F"/>
    <w:rsid w:val="008D03AF"/>
    <w:rsid w:val="008D0CCE"/>
    <w:rsid w:val="008D1409"/>
    <w:rsid w:val="008D2416"/>
    <w:rsid w:val="008D2602"/>
    <w:rsid w:val="008D45C6"/>
    <w:rsid w:val="008D46DA"/>
    <w:rsid w:val="008D78B2"/>
    <w:rsid w:val="008E07B0"/>
    <w:rsid w:val="008E2B1A"/>
    <w:rsid w:val="008E6424"/>
    <w:rsid w:val="008F1E33"/>
    <w:rsid w:val="008F3BD2"/>
    <w:rsid w:val="008F3DD0"/>
    <w:rsid w:val="008F5C85"/>
    <w:rsid w:val="00900BF3"/>
    <w:rsid w:val="00900EC6"/>
    <w:rsid w:val="009017A0"/>
    <w:rsid w:val="009027F4"/>
    <w:rsid w:val="00902C4D"/>
    <w:rsid w:val="009040B2"/>
    <w:rsid w:val="009045D0"/>
    <w:rsid w:val="009056C5"/>
    <w:rsid w:val="00906127"/>
    <w:rsid w:val="00906C2E"/>
    <w:rsid w:val="00907291"/>
    <w:rsid w:val="00911470"/>
    <w:rsid w:val="00911B33"/>
    <w:rsid w:val="00911F08"/>
    <w:rsid w:val="009141B6"/>
    <w:rsid w:val="0091424C"/>
    <w:rsid w:val="009142A0"/>
    <w:rsid w:val="0091519A"/>
    <w:rsid w:val="00915908"/>
    <w:rsid w:val="00921B8E"/>
    <w:rsid w:val="00922FCB"/>
    <w:rsid w:val="00924F92"/>
    <w:rsid w:val="0092730F"/>
    <w:rsid w:val="00927B17"/>
    <w:rsid w:val="00927B7F"/>
    <w:rsid w:val="00930A4B"/>
    <w:rsid w:val="0093249D"/>
    <w:rsid w:val="009334E5"/>
    <w:rsid w:val="00934CBC"/>
    <w:rsid w:val="00935844"/>
    <w:rsid w:val="00936D0E"/>
    <w:rsid w:val="00937333"/>
    <w:rsid w:val="009401BC"/>
    <w:rsid w:val="0094091F"/>
    <w:rsid w:val="00941419"/>
    <w:rsid w:val="00941E43"/>
    <w:rsid w:val="009427C9"/>
    <w:rsid w:val="0094344B"/>
    <w:rsid w:val="00943DB9"/>
    <w:rsid w:val="009446AB"/>
    <w:rsid w:val="009461E3"/>
    <w:rsid w:val="0094731D"/>
    <w:rsid w:val="009476D6"/>
    <w:rsid w:val="009507F6"/>
    <w:rsid w:val="00951806"/>
    <w:rsid w:val="00952879"/>
    <w:rsid w:val="00952C6E"/>
    <w:rsid w:val="00952EBA"/>
    <w:rsid w:val="0095389E"/>
    <w:rsid w:val="00955F8A"/>
    <w:rsid w:val="009563A7"/>
    <w:rsid w:val="00962795"/>
    <w:rsid w:val="009629A0"/>
    <w:rsid w:val="00962FC1"/>
    <w:rsid w:val="009642CD"/>
    <w:rsid w:val="00965F35"/>
    <w:rsid w:val="0096661B"/>
    <w:rsid w:val="0096680F"/>
    <w:rsid w:val="009671E7"/>
    <w:rsid w:val="009712FB"/>
    <w:rsid w:val="00971447"/>
    <w:rsid w:val="009716EB"/>
    <w:rsid w:val="00972CF5"/>
    <w:rsid w:val="009731D1"/>
    <w:rsid w:val="009734E7"/>
    <w:rsid w:val="00973E8B"/>
    <w:rsid w:val="00974478"/>
    <w:rsid w:val="00975DBF"/>
    <w:rsid w:val="009773C2"/>
    <w:rsid w:val="00977453"/>
    <w:rsid w:val="0097773B"/>
    <w:rsid w:val="00977CE8"/>
    <w:rsid w:val="00980027"/>
    <w:rsid w:val="00980E13"/>
    <w:rsid w:val="00981D82"/>
    <w:rsid w:val="009834D7"/>
    <w:rsid w:val="00985280"/>
    <w:rsid w:val="00985E31"/>
    <w:rsid w:val="009867E0"/>
    <w:rsid w:val="0099022C"/>
    <w:rsid w:val="00991961"/>
    <w:rsid w:val="0099241E"/>
    <w:rsid w:val="0099244F"/>
    <w:rsid w:val="009936A4"/>
    <w:rsid w:val="00993FDD"/>
    <w:rsid w:val="00994B8B"/>
    <w:rsid w:val="009950B6"/>
    <w:rsid w:val="009964A9"/>
    <w:rsid w:val="009965C9"/>
    <w:rsid w:val="009A3AC4"/>
    <w:rsid w:val="009A42F3"/>
    <w:rsid w:val="009A446F"/>
    <w:rsid w:val="009A4FFA"/>
    <w:rsid w:val="009A67F9"/>
    <w:rsid w:val="009B087A"/>
    <w:rsid w:val="009B13D5"/>
    <w:rsid w:val="009B2595"/>
    <w:rsid w:val="009B3CF1"/>
    <w:rsid w:val="009B3D57"/>
    <w:rsid w:val="009B4F56"/>
    <w:rsid w:val="009B60F6"/>
    <w:rsid w:val="009B645C"/>
    <w:rsid w:val="009B6C2B"/>
    <w:rsid w:val="009B7003"/>
    <w:rsid w:val="009B77FF"/>
    <w:rsid w:val="009C0050"/>
    <w:rsid w:val="009C1595"/>
    <w:rsid w:val="009C1B95"/>
    <w:rsid w:val="009C1D44"/>
    <w:rsid w:val="009C2415"/>
    <w:rsid w:val="009C5884"/>
    <w:rsid w:val="009C5DEE"/>
    <w:rsid w:val="009C62B5"/>
    <w:rsid w:val="009C69E1"/>
    <w:rsid w:val="009C722D"/>
    <w:rsid w:val="009C75ED"/>
    <w:rsid w:val="009C7A2E"/>
    <w:rsid w:val="009D00DB"/>
    <w:rsid w:val="009D06B6"/>
    <w:rsid w:val="009D0A1B"/>
    <w:rsid w:val="009D159C"/>
    <w:rsid w:val="009D198F"/>
    <w:rsid w:val="009D25B1"/>
    <w:rsid w:val="009D341F"/>
    <w:rsid w:val="009D3927"/>
    <w:rsid w:val="009D4F6C"/>
    <w:rsid w:val="009D5DB2"/>
    <w:rsid w:val="009D72A3"/>
    <w:rsid w:val="009D7879"/>
    <w:rsid w:val="009E0F33"/>
    <w:rsid w:val="009E217A"/>
    <w:rsid w:val="009E32B8"/>
    <w:rsid w:val="009E558B"/>
    <w:rsid w:val="009E5845"/>
    <w:rsid w:val="009E6214"/>
    <w:rsid w:val="009E6B55"/>
    <w:rsid w:val="009F0735"/>
    <w:rsid w:val="009F3B40"/>
    <w:rsid w:val="009F4604"/>
    <w:rsid w:val="009F4B29"/>
    <w:rsid w:val="009F5987"/>
    <w:rsid w:val="009F5E93"/>
    <w:rsid w:val="009F759C"/>
    <w:rsid w:val="00A007B9"/>
    <w:rsid w:val="00A008BA"/>
    <w:rsid w:val="00A01DAB"/>
    <w:rsid w:val="00A023FD"/>
    <w:rsid w:val="00A03549"/>
    <w:rsid w:val="00A04915"/>
    <w:rsid w:val="00A04FD1"/>
    <w:rsid w:val="00A062D5"/>
    <w:rsid w:val="00A06530"/>
    <w:rsid w:val="00A0752B"/>
    <w:rsid w:val="00A07CE5"/>
    <w:rsid w:val="00A10B8D"/>
    <w:rsid w:val="00A10F95"/>
    <w:rsid w:val="00A12693"/>
    <w:rsid w:val="00A14048"/>
    <w:rsid w:val="00A14683"/>
    <w:rsid w:val="00A166D2"/>
    <w:rsid w:val="00A1671C"/>
    <w:rsid w:val="00A1709F"/>
    <w:rsid w:val="00A20034"/>
    <w:rsid w:val="00A216DF"/>
    <w:rsid w:val="00A21ECE"/>
    <w:rsid w:val="00A224BB"/>
    <w:rsid w:val="00A22F57"/>
    <w:rsid w:val="00A2318D"/>
    <w:rsid w:val="00A236E3"/>
    <w:rsid w:val="00A266AE"/>
    <w:rsid w:val="00A27FBF"/>
    <w:rsid w:val="00A31329"/>
    <w:rsid w:val="00A31A58"/>
    <w:rsid w:val="00A32006"/>
    <w:rsid w:val="00A33515"/>
    <w:rsid w:val="00A35B68"/>
    <w:rsid w:val="00A35D92"/>
    <w:rsid w:val="00A3611E"/>
    <w:rsid w:val="00A3674B"/>
    <w:rsid w:val="00A37029"/>
    <w:rsid w:val="00A3786E"/>
    <w:rsid w:val="00A406D3"/>
    <w:rsid w:val="00A40ADF"/>
    <w:rsid w:val="00A40DF0"/>
    <w:rsid w:val="00A41EEA"/>
    <w:rsid w:val="00A42599"/>
    <w:rsid w:val="00A426E1"/>
    <w:rsid w:val="00A42BD4"/>
    <w:rsid w:val="00A44169"/>
    <w:rsid w:val="00A4466B"/>
    <w:rsid w:val="00A455B1"/>
    <w:rsid w:val="00A45743"/>
    <w:rsid w:val="00A45A86"/>
    <w:rsid w:val="00A461A0"/>
    <w:rsid w:val="00A47F33"/>
    <w:rsid w:val="00A521D2"/>
    <w:rsid w:val="00A521DF"/>
    <w:rsid w:val="00A53481"/>
    <w:rsid w:val="00A539D8"/>
    <w:rsid w:val="00A55020"/>
    <w:rsid w:val="00A56EA2"/>
    <w:rsid w:val="00A60B21"/>
    <w:rsid w:val="00A60E9F"/>
    <w:rsid w:val="00A62CCF"/>
    <w:rsid w:val="00A64E1D"/>
    <w:rsid w:val="00A65935"/>
    <w:rsid w:val="00A65A15"/>
    <w:rsid w:val="00A66316"/>
    <w:rsid w:val="00A66F34"/>
    <w:rsid w:val="00A70023"/>
    <w:rsid w:val="00A70632"/>
    <w:rsid w:val="00A70B54"/>
    <w:rsid w:val="00A712E8"/>
    <w:rsid w:val="00A71AC4"/>
    <w:rsid w:val="00A7263B"/>
    <w:rsid w:val="00A739BF"/>
    <w:rsid w:val="00A739D4"/>
    <w:rsid w:val="00A73B85"/>
    <w:rsid w:val="00A73E4B"/>
    <w:rsid w:val="00A751FA"/>
    <w:rsid w:val="00A75E80"/>
    <w:rsid w:val="00A76513"/>
    <w:rsid w:val="00A76870"/>
    <w:rsid w:val="00A76AE7"/>
    <w:rsid w:val="00A77908"/>
    <w:rsid w:val="00A800F5"/>
    <w:rsid w:val="00A814F3"/>
    <w:rsid w:val="00A82D1D"/>
    <w:rsid w:val="00A837E7"/>
    <w:rsid w:val="00A841A3"/>
    <w:rsid w:val="00A84C74"/>
    <w:rsid w:val="00A84DE8"/>
    <w:rsid w:val="00A84FEB"/>
    <w:rsid w:val="00A85396"/>
    <w:rsid w:val="00A857C6"/>
    <w:rsid w:val="00A90999"/>
    <w:rsid w:val="00A90A3A"/>
    <w:rsid w:val="00A90BBF"/>
    <w:rsid w:val="00A91BC7"/>
    <w:rsid w:val="00A922E1"/>
    <w:rsid w:val="00A946E7"/>
    <w:rsid w:val="00A94FB1"/>
    <w:rsid w:val="00A96A3B"/>
    <w:rsid w:val="00A972F5"/>
    <w:rsid w:val="00A973C7"/>
    <w:rsid w:val="00A97EA4"/>
    <w:rsid w:val="00AA0DAA"/>
    <w:rsid w:val="00AA37EC"/>
    <w:rsid w:val="00AA62D2"/>
    <w:rsid w:val="00AA7D6B"/>
    <w:rsid w:val="00AB083B"/>
    <w:rsid w:val="00AB0A2F"/>
    <w:rsid w:val="00AB2762"/>
    <w:rsid w:val="00AB2CB6"/>
    <w:rsid w:val="00AB365D"/>
    <w:rsid w:val="00AB39D1"/>
    <w:rsid w:val="00AB6935"/>
    <w:rsid w:val="00AB7921"/>
    <w:rsid w:val="00AB7E0F"/>
    <w:rsid w:val="00AC02CE"/>
    <w:rsid w:val="00AC0B1E"/>
    <w:rsid w:val="00AC0EB0"/>
    <w:rsid w:val="00AC116E"/>
    <w:rsid w:val="00AC16FB"/>
    <w:rsid w:val="00AC202E"/>
    <w:rsid w:val="00AC281E"/>
    <w:rsid w:val="00AC3084"/>
    <w:rsid w:val="00AC42D7"/>
    <w:rsid w:val="00AC44F2"/>
    <w:rsid w:val="00AC47D6"/>
    <w:rsid w:val="00AC588E"/>
    <w:rsid w:val="00AC6887"/>
    <w:rsid w:val="00AC7F6B"/>
    <w:rsid w:val="00AD02A8"/>
    <w:rsid w:val="00AD0D40"/>
    <w:rsid w:val="00AD112F"/>
    <w:rsid w:val="00AD1135"/>
    <w:rsid w:val="00AD1832"/>
    <w:rsid w:val="00AD20FF"/>
    <w:rsid w:val="00AD25CA"/>
    <w:rsid w:val="00AD4A99"/>
    <w:rsid w:val="00AD5A7A"/>
    <w:rsid w:val="00AD5A96"/>
    <w:rsid w:val="00AD5D1A"/>
    <w:rsid w:val="00AD6350"/>
    <w:rsid w:val="00AD6676"/>
    <w:rsid w:val="00AD701E"/>
    <w:rsid w:val="00AD77F8"/>
    <w:rsid w:val="00AD7B82"/>
    <w:rsid w:val="00AD7F20"/>
    <w:rsid w:val="00AE0EDD"/>
    <w:rsid w:val="00AE15C4"/>
    <w:rsid w:val="00AE1DF3"/>
    <w:rsid w:val="00AE1F54"/>
    <w:rsid w:val="00AE2788"/>
    <w:rsid w:val="00AE2F1D"/>
    <w:rsid w:val="00AE3018"/>
    <w:rsid w:val="00AE35FD"/>
    <w:rsid w:val="00AE5C34"/>
    <w:rsid w:val="00AE7506"/>
    <w:rsid w:val="00AE7D02"/>
    <w:rsid w:val="00AF1CC7"/>
    <w:rsid w:val="00AF2481"/>
    <w:rsid w:val="00AF2F1E"/>
    <w:rsid w:val="00AF4881"/>
    <w:rsid w:val="00AF66A6"/>
    <w:rsid w:val="00AF69B3"/>
    <w:rsid w:val="00AF76D5"/>
    <w:rsid w:val="00AF77C1"/>
    <w:rsid w:val="00AF7D7F"/>
    <w:rsid w:val="00B0001D"/>
    <w:rsid w:val="00B01DF7"/>
    <w:rsid w:val="00B03417"/>
    <w:rsid w:val="00B05CF4"/>
    <w:rsid w:val="00B06FBB"/>
    <w:rsid w:val="00B07581"/>
    <w:rsid w:val="00B0796B"/>
    <w:rsid w:val="00B10053"/>
    <w:rsid w:val="00B10763"/>
    <w:rsid w:val="00B10C74"/>
    <w:rsid w:val="00B10D68"/>
    <w:rsid w:val="00B117B8"/>
    <w:rsid w:val="00B125E0"/>
    <w:rsid w:val="00B12723"/>
    <w:rsid w:val="00B12794"/>
    <w:rsid w:val="00B160D2"/>
    <w:rsid w:val="00B16693"/>
    <w:rsid w:val="00B167CE"/>
    <w:rsid w:val="00B177C8"/>
    <w:rsid w:val="00B17A9C"/>
    <w:rsid w:val="00B20AA2"/>
    <w:rsid w:val="00B217DF"/>
    <w:rsid w:val="00B235BC"/>
    <w:rsid w:val="00B2447C"/>
    <w:rsid w:val="00B24B66"/>
    <w:rsid w:val="00B24EBE"/>
    <w:rsid w:val="00B25819"/>
    <w:rsid w:val="00B25A40"/>
    <w:rsid w:val="00B25F1C"/>
    <w:rsid w:val="00B263EA"/>
    <w:rsid w:val="00B26B62"/>
    <w:rsid w:val="00B27C11"/>
    <w:rsid w:val="00B3268D"/>
    <w:rsid w:val="00B326B7"/>
    <w:rsid w:val="00B32B0A"/>
    <w:rsid w:val="00B3310A"/>
    <w:rsid w:val="00B34C1F"/>
    <w:rsid w:val="00B352FB"/>
    <w:rsid w:val="00B353A5"/>
    <w:rsid w:val="00B37051"/>
    <w:rsid w:val="00B3741B"/>
    <w:rsid w:val="00B403CC"/>
    <w:rsid w:val="00B40666"/>
    <w:rsid w:val="00B41DCC"/>
    <w:rsid w:val="00B42247"/>
    <w:rsid w:val="00B429C8"/>
    <w:rsid w:val="00B42B9F"/>
    <w:rsid w:val="00B43432"/>
    <w:rsid w:val="00B44590"/>
    <w:rsid w:val="00B44A9C"/>
    <w:rsid w:val="00B45A2F"/>
    <w:rsid w:val="00B45B5A"/>
    <w:rsid w:val="00B46CD9"/>
    <w:rsid w:val="00B47290"/>
    <w:rsid w:val="00B50056"/>
    <w:rsid w:val="00B500B9"/>
    <w:rsid w:val="00B512ED"/>
    <w:rsid w:val="00B51ABA"/>
    <w:rsid w:val="00B5216F"/>
    <w:rsid w:val="00B529B1"/>
    <w:rsid w:val="00B5453E"/>
    <w:rsid w:val="00B54CB9"/>
    <w:rsid w:val="00B558A0"/>
    <w:rsid w:val="00B577AB"/>
    <w:rsid w:val="00B60573"/>
    <w:rsid w:val="00B622F0"/>
    <w:rsid w:val="00B627F7"/>
    <w:rsid w:val="00B631C6"/>
    <w:rsid w:val="00B63545"/>
    <w:rsid w:val="00B6359C"/>
    <w:rsid w:val="00B635FC"/>
    <w:rsid w:val="00B63651"/>
    <w:rsid w:val="00B63BE6"/>
    <w:rsid w:val="00B65640"/>
    <w:rsid w:val="00B657FA"/>
    <w:rsid w:val="00B65FA7"/>
    <w:rsid w:val="00B67043"/>
    <w:rsid w:val="00B67EEC"/>
    <w:rsid w:val="00B70928"/>
    <w:rsid w:val="00B70DE7"/>
    <w:rsid w:val="00B71B11"/>
    <w:rsid w:val="00B73B63"/>
    <w:rsid w:val="00B73CBD"/>
    <w:rsid w:val="00B74572"/>
    <w:rsid w:val="00B74831"/>
    <w:rsid w:val="00B75129"/>
    <w:rsid w:val="00B75D8D"/>
    <w:rsid w:val="00B75D9E"/>
    <w:rsid w:val="00B76385"/>
    <w:rsid w:val="00B8032B"/>
    <w:rsid w:val="00B81CEA"/>
    <w:rsid w:val="00B82949"/>
    <w:rsid w:val="00B82A11"/>
    <w:rsid w:val="00B82CBA"/>
    <w:rsid w:val="00B83B6E"/>
    <w:rsid w:val="00B84BB1"/>
    <w:rsid w:val="00B84C51"/>
    <w:rsid w:val="00B8505F"/>
    <w:rsid w:val="00B8557E"/>
    <w:rsid w:val="00B86B04"/>
    <w:rsid w:val="00B90E41"/>
    <w:rsid w:val="00B911A5"/>
    <w:rsid w:val="00B91800"/>
    <w:rsid w:val="00B92D66"/>
    <w:rsid w:val="00B92F0C"/>
    <w:rsid w:val="00B9352F"/>
    <w:rsid w:val="00B948F2"/>
    <w:rsid w:val="00B949CA"/>
    <w:rsid w:val="00B95A52"/>
    <w:rsid w:val="00B96BF5"/>
    <w:rsid w:val="00B9776F"/>
    <w:rsid w:val="00B977AD"/>
    <w:rsid w:val="00BA05E6"/>
    <w:rsid w:val="00BA08FB"/>
    <w:rsid w:val="00BA25E5"/>
    <w:rsid w:val="00BA3E94"/>
    <w:rsid w:val="00BA4CE3"/>
    <w:rsid w:val="00BA689C"/>
    <w:rsid w:val="00BA7671"/>
    <w:rsid w:val="00BB082C"/>
    <w:rsid w:val="00BB17EB"/>
    <w:rsid w:val="00BB518E"/>
    <w:rsid w:val="00BB7B8D"/>
    <w:rsid w:val="00BC19C5"/>
    <w:rsid w:val="00BC2442"/>
    <w:rsid w:val="00BC2756"/>
    <w:rsid w:val="00BC3A5B"/>
    <w:rsid w:val="00BC3F41"/>
    <w:rsid w:val="00BC4140"/>
    <w:rsid w:val="00BC42EB"/>
    <w:rsid w:val="00BC43E6"/>
    <w:rsid w:val="00BC4B61"/>
    <w:rsid w:val="00BC4E22"/>
    <w:rsid w:val="00BC4EA1"/>
    <w:rsid w:val="00BC55CA"/>
    <w:rsid w:val="00BC6DB5"/>
    <w:rsid w:val="00BC7B33"/>
    <w:rsid w:val="00BD0C75"/>
    <w:rsid w:val="00BD1AB7"/>
    <w:rsid w:val="00BD1E58"/>
    <w:rsid w:val="00BD2439"/>
    <w:rsid w:val="00BD2713"/>
    <w:rsid w:val="00BD3FAB"/>
    <w:rsid w:val="00BD4E9E"/>
    <w:rsid w:val="00BD6051"/>
    <w:rsid w:val="00BD6897"/>
    <w:rsid w:val="00BD7093"/>
    <w:rsid w:val="00BD7C3E"/>
    <w:rsid w:val="00BE09E3"/>
    <w:rsid w:val="00BE0E02"/>
    <w:rsid w:val="00BE15A8"/>
    <w:rsid w:val="00BE20CF"/>
    <w:rsid w:val="00BE2958"/>
    <w:rsid w:val="00BE329C"/>
    <w:rsid w:val="00BE365F"/>
    <w:rsid w:val="00BE429B"/>
    <w:rsid w:val="00BE5A31"/>
    <w:rsid w:val="00BE5C4E"/>
    <w:rsid w:val="00BE64DC"/>
    <w:rsid w:val="00BE6FA5"/>
    <w:rsid w:val="00BE792D"/>
    <w:rsid w:val="00BE794A"/>
    <w:rsid w:val="00BE7C8D"/>
    <w:rsid w:val="00BE7EF2"/>
    <w:rsid w:val="00BF06B8"/>
    <w:rsid w:val="00BF2447"/>
    <w:rsid w:val="00BF5A0F"/>
    <w:rsid w:val="00BF5A7C"/>
    <w:rsid w:val="00BF677B"/>
    <w:rsid w:val="00BF6FF5"/>
    <w:rsid w:val="00C0180F"/>
    <w:rsid w:val="00C029DE"/>
    <w:rsid w:val="00C02FDE"/>
    <w:rsid w:val="00C03579"/>
    <w:rsid w:val="00C04075"/>
    <w:rsid w:val="00C04165"/>
    <w:rsid w:val="00C04B33"/>
    <w:rsid w:val="00C05188"/>
    <w:rsid w:val="00C05AFA"/>
    <w:rsid w:val="00C05D05"/>
    <w:rsid w:val="00C0677E"/>
    <w:rsid w:val="00C0781A"/>
    <w:rsid w:val="00C10204"/>
    <w:rsid w:val="00C1074D"/>
    <w:rsid w:val="00C1145C"/>
    <w:rsid w:val="00C1190B"/>
    <w:rsid w:val="00C11917"/>
    <w:rsid w:val="00C11E6A"/>
    <w:rsid w:val="00C14178"/>
    <w:rsid w:val="00C15FC6"/>
    <w:rsid w:val="00C1703B"/>
    <w:rsid w:val="00C17554"/>
    <w:rsid w:val="00C24189"/>
    <w:rsid w:val="00C27327"/>
    <w:rsid w:val="00C27F52"/>
    <w:rsid w:val="00C3025C"/>
    <w:rsid w:val="00C30809"/>
    <w:rsid w:val="00C31A65"/>
    <w:rsid w:val="00C32081"/>
    <w:rsid w:val="00C32AF6"/>
    <w:rsid w:val="00C32E98"/>
    <w:rsid w:val="00C3470A"/>
    <w:rsid w:val="00C347B4"/>
    <w:rsid w:val="00C34C66"/>
    <w:rsid w:val="00C355EB"/>
    <w:rsid w:val="00C36FEF"/>
    <w:rsid w:val="00C400F0"/>
    <w:rsid w:val="00C40C05"/>
    <w:rsid w:val="00C40C9B"/>
    <w:rsid w:val="00C416A5"/>
    <w:rsid w:val="00C45E41"/>
    <w:rsid w:val="00C461D5"/>
    <w:rsid w:val="00C47006"/>
    <w:rsid w:val="00C4727B"/>
    <w:rsid w:val="00C4746F"/>
    <w:rsid w:val="00C47B70"/>
    <w:rsid w:val="00C51442"/>
    <w:rsid w:val="00C51DC3"/>
    <w:rsid w:val="00C5451E"/>
    <w:rsid w:val="00C548EE"/>
    <w:rsid w:val="00C55A8B"/>
    <w:rsid w:val="00C55AC5"/>
    <w:rsid w:val="00C56148"/>
    <w:rsid w:val="00C5652C"/>
    <w:rsid w:val="00C56570"/>
    <w:rsid w:val="00C5723A"/>
    <w:rsid w:val="00C60986"/>
    <w:rsid w:val="00C61A76"/>
    <w:rsid w:val="00C61BEB"/>
    <w:rsid w:val="00C62478"/>
    <w:rsid w:val="00C626FD"/>
    <w:rsid w:val="00C62B4A"/>
    <w:rsid w:val="00C640D4"/>
    <w:rsid w:val="00C6493A"/>
    <w:rsid w:val="00C64F0B"/>
    <w:rsid w:val="00C66912"/>
    <w:rsid w:val="00C71232"/>
    <w:rsid w:val="00C71EF0"/>
    <w:rsid w:val="00C72272"/>
    <w:rsid w:val="00C724CD"/>
    <w:rsid w:val="00C74984"/>
    <w:rsid w:val="00C75D31"/>
    <w:rsid w:val="00C76EA3"/>
    <w:rsid w:val="00C8051B"/>
    <w:rsid w:val="00C808E4"/>
    <w:rsid w:val="00C81EC1"/>
    <w:rsid w:val="00C825B7"/>
    <w:rsid w:val="00C82869"/>
    <w:rsid w:val="00C82B3E"/>
    <w:rsid w:val="00C82BC3"/>
    <w:rsid w:val="00C8362B"/>
    <w:rsid w:val="00C84F45"/>
    <w:rsid w:val="00C85D64"/>
    <w:rsid w:val="00C87FFE"/>
    <w:rsid w:val="00C902CD"/>
    <w:rsid w:val="00C9117A"/>
    <w:rsid w:val="00C920B3"/>
    <w:rsid w:val="00C92E57"/>
    <w:rsid w:val="00C92EE7"/>
    <w:rsid w:val="00C94AF1"/>
    <w:rsid w:val="00C95D48"/>
    <w:rsid w:val="00C95E0A"/>
    <w:rsid w:val="00C96578"/>
    <w:rsid w:val="00CA03C9"/>
    <w:rsid w:val="00CA0B20"/>
    <w:rsid w:val="00CA0CC2"/>
    <w:rsid w:val="00CA3EDF"/>
    <w:rsid w:val="00CA4552"/>
    <w:rsid w:val="00CA6EC3"/>
    <w:rsid w:val="00CB02DE"/>
    <w:rsid w:val="00CB099C"/>
    <w:rsid w:val="00CB26B3"/>
    <w:rsid w:val="00CB2BE1"/>
    <w:rsid w:val="00CB3404"/>
    <w:rsid w:val="00CB4205"/>
    <w:rsid w:val="00CB4887"/>
    <w:rsid w:val="00CB4FA7"/>
    <w:rsid w:val="00CB53AF"/>
    <w:rsid w:val="00CB544F"/>
    <w:rsid w:val="00CB5A32"/>
    <w:rsid w:val="00CB6670"/>
    <w:rsid w:val="00CB6B1C"/>
    <w:rsid w:val="00CC0CA7"/>
    <w:rsid w:val="00CC135D"/>
    <w:rsid w:val="00CC16C8"/>
    <w:rsid w:val="00CC35BE"/>
    <w:rsid w:val="00CC42AD"/>
    <w:rsid w:val="00CC466A"/>
    <w:rsid w:val="00CC5714"/>
    <w:rsid w:val="00CD0BF8"/>
    <w:rsid w:val="00CD1577"/>
    <w:rsid w:val="00CD1EA8"/>
    <w:rsid w:val="00CD3351"/>
    <w:rsid w:val="00CD361B"/>
    <w:rsid w:val="00CD412C"/>
    <w:rsid w:val="00CD41A5"/>
    <w:rsid w:val="00CD728B"/>
    <w:rsid w:val="00CD7A65"/>
    <w:rsid w:val="00CE1ECE"/>
    <w:rsid w:val="00CE29E8"/>
    <w:rsid w:val="00CE2EC9"/>
    <w:rsid w:val="00CE312A"/>
    <w:rsid w:val="00CE313B"/>
    <w:rsid w:val="00CE37A2"/>
    <w:rsid w:val="00CE3BC4"/>
    <w:rsid w:val="00CE5AB5"/>
    <w:rsid w:val="00CF1157"/>
    <w:rsid w:val="00CF258F"/>
    <w:rsid w:val="00CF2957"/>
    <w:rsid w:val="00CF4BF8"/>
    <w:rsid w:val="00CF55CA"/>
    <w:rsid w:val="00CF5F17"/>
    <w:rsid w:val="00CF6121"/>
    <w:rsid w:val="00CF679C"/>
    <w:rsid w:val="00CF6E50"/>
    <w:rsid w:val="00CF6FDA"/>
    <w:rsid w:val="00CF731C"/>
    <w:rsid w:val="00CF7F5E"/>
    <w:rsid w:val="00D00B76"/>
    <w:rsid w:val="00D01FA9"/>
    <w:rsid w:val="00D03FB8"/>
    <w:rsid w:val="00D04D63"/>
    <w:rsid w:val="00D060AE"/>
    <w:rsid w:val="00D07587"/>
    <w:rsid w:val="00D1004F"/>
    <w:rsid w:val="00D1020B"/>
    <w:rsid w:val="00D102EB"/>
    <w:rsid w:val="00D10BDC"/>
    <w:rsid w:val="00D11300"/>
    <w:rsid w:val="00D12FF8"/>
    <w:rsid w:val="00D130B7"/>
    <w:rsid w:val="00D136E1"/>
    <w:rsid w:val="00D13802"/>
    <w:rsid w:val="00D14035"/>
    <w:rsid w:val="00D15EA1"/>
    <w:rsid w:val="00D17BC2"/>
    <w:rsid w:val="00D20573"/>
    <w:rsid w:val="00D23441"/>
    <w:rsid w:val="00D2355B"/>
    <w:rsid w:val="00D235FA"/>
    <w:rsid w:val="00D2360A"/>
    <w:rsid w:val="00D240AA"/>
    <w:rsid w:val="00D24BF2"/>
    <w:rsid w:val="00D254F1"/>
    <w:rsid w:val="00D278C8"/>
    <w:rsid w:val="00D27E6A"/>
    <w:rsid w:val="00D330CF"/>
    <w:rsid w:val="00D33105"/>
    <w:rsid w:val="00D33D81"/>
    <w:rsid w:val="00D34A0D"/>
    <w:rsid w:val="00D37C3F"/>
    <w:rsid w:val="00D37DE4"/>
    <w:rsid w:val="00D4083A"/>
    <w:rsid w:val="00D42A85"/>
    <w:rsid w:val="00D430BB"/>
    <w:rsid w:val="00D437E1"/>
    <w:rsid w:val="00D43EBE"/>
    <w:rsid w:val="00D4422C"/>
    <w:rsid w:val="00D44866"/>
    <w:rsid w:val="00D4745B"/>
    <w:rsid w:val="00D4773D"/>
    <w:rsid w:val="00D50009"/>
    <w:rsid w:val="00D51088"/>
    <w:rsid w:val="00D5131F"/>
    <w:rsid w:val="00D51BC9"/>
    <w:rsid w:val="00D52322"/>
    <w:rsid w:val="00D526C4"/>
    <w:rsid w:val="00D52AC6"/>
    <w:rsid w:val="00D5349C"/>
    <w:rsid w:val="00D55576"/>
    <w:rsid w:val="00D5728C"/>
    <w:rsid w:val="00D574DA"/>
    <w:rsid w:val="00D57D95"/>
    <w:rsid w:val="00D6052C"/>
    <w:rsid w:val="00D62362"/>
    <w:rsid w:val="00D63B5A"/>
    <w:rsid w:val="00D64466"/>
    <w:rsid w:val="00D64730"/>
    <w:rsid w:val="00D64CCB"/>
    <w:rsid w:val="00D6531D"/>
    <w:rsid w:val="00D6565A"/>
    <w:rsid w:val="00D66161"/>
    <w:rsid w:val="00D66600"/>
    <w:rsid w:val="00D66A76"/>
    <w:rsid w:val="00D7113C"/>
    <w:rsid w:val="00D7162A"/>
    <w:rsid w:val="00D72D0A"/>
    <w:rsid w:val="00D74CCD"/>
    <w:rsid w:val="00D770CF"/>
    <w:rsid w:val="00D804CD"/>
    <w:rsid w:val="00D80621"/>
    <w:rsid w:val="00D81578"/>
    <w:rsid w:val="00D815E4"/>
    <w:rsid w:val="00D82978"/>
    <w:rsid w:val="00D82F94"/>
    <w:rsid w:val="00D875B3"/>
    <w:rsid w:val="00D87F81"/>
    <w:rsid w:val="00D909D4"/>
    <w:rsid w:val="00D92F7C"/>
    <w:rsid w:val="00D9484D"/>
    <w:rsid w:val="00D94ABF"/>
    <w:rsid w:val="00D97CA5"/>
    <w:rsid w:val="00DA1A59"/>
    <w:rsid w:val="00DA2FA0"/>
    <w:rsid w:val="00DA39A9"/>
    <w:rsid w:val="00DA3F60"/>
    <w:rsid w:val="00DA4908"/>
    <w:rsid w:val="00DA4D25"/>
    <w:rsid w:val="00DA6844"/>
    <w:rsid w:val="00DA68FF"/>
    <w:rsid w:val="00DA7CA2"/>
    <w:rsid w:val="00DB0586"/>
    <w:rsid w:val="00DB0AEE"/>
    <w:rsid w:val="00DB0C07"/>
    <w:rsid w:val="00DB11CA"/>
    <w:rsid w:val="00DB165F"/>
    <w:rsid w:val="00DB1B80"/>
    <w:rsid w:val="00DB3E10"/>
    <w:rsid w:val="00DB405B"/>
    <w:rsid w:val="00DB665A"/>
    <w:rsid w:val="00DC0288"/>
    <w:rsid w:val="00DC1B22"/>
    <w:rsid w:val="00DC2976"/>
    <w:rsid w:val="00DC561B"/>
    <w:rsid w:val="00DC5987"/>
    <w:rsid w:val="00DC5BAD"/>
    <w:rsid w:val="00DC690B"/>
    <w:rsid w:val="00DC6BFB"/>
    <w:rsid w:val="00DC7401"/>
    <w:rsid w:val="00DC7A04"/>
    <w:rsid w:val="00DC7BE0"/>
    <w:rsid w:val="00DD1836"/>
    <w:rsid w:val="00DD27BD"/>
    <w:rsid w:val="00DD5953"/>
    <w:rsid w:val="00DD63CB"/>
    <w:rsid w:val="00DD63FB"/>
    <w:rsid w:val="00DD7208"/>
    <w:rsid w:val="00DD7DF6"/>
    <w:rsid w:val="00DE3B95"/>
    <w:rsid w:val="00DE6127"/>
    <w:rsid w:val="00DE6649"/>
    <w:rsid w:val="00DE681C"/>
    <w:rsid w:val="00DE7D82"/>
    <w:rsid w:val="00DF0F70"/>
    <w:rsid w:val="00DF2BD3"/>
    <w:rsid w:val="00DF3969"/>
    <w:rsid w:val="00DF39C6"/>
    <w:rsid w:val="00DF440C"/>
    <w:rsid w:val="00DF65AD"/>
    <w:rsid w:val="00DF7756"/>
    <w:rsid w:val="00DF79BC"/>
    <w:rsid w:val="00E019C1"/>
    <w:rsid w:val="00E02B80"/>
    <w:rsid w:val="00E02FA5"/>
    <w:rsid w:val="00E0331B"/>
    <w:rsid w:val="00E0377D"/>
    <w:rsid w:val="00E03DB1"/>
    <w:rsid w:val="00E04F58"/>
    <w:rsid w:val="00E05380"/>
    <w:rsid w:val="00E05E62"/>
    <w:rsid w:val="00E06158"/>
    <w:rsid w:val="00E0678F"/>
    <w:rsid w:val="00E10CB4"/>
    <w:rsid w:val="00E10FF7"/>
    <w:rsid w:val="00E1264C"/>
    <w:rsid w:val="00E129AF"/>
    <w:rsid w:val="00E133BC"/>
    <w:rsid w:val="00E1369F"/>
    <w:rsid w:val="00E13AB7"/>
    <w:rsid w:val="00E1552E"/>
    <w:rsid w:val="00E159FC"/>
    <w:rsid w:val="00E15D63"/>
    <w:rsid w:val="00E17949"/>
    <w:rsid w:val="00E213CB"/>
    <w:rsid w:val="00E23C49"/>
    <w:rsid w:val="00E23D1C"/>
    <w:rsid w:val="00E24238"/>
    <w:rsid w:val="00E25287"/>
    <w:rsid w:val="00E26111"/>
    <w:rsid w:val="00E26604"/>
    <w:rsid w:val="00E26DBA"/>
    <w:rsid w:val="00E3224D"/>
    <w:rsid w:val="00E325A9"/>
    <w:rsid w:val="00E330C5"/>
    <w:rsid w:val="00E3368A"/>
    <w:rsid w:val="00E33BAB"/>
    <w:rsid w:val="00E34A20"/>
    <w:rsid w:val="00E34BEA"/>
    <w:rsid w:val="00E34EEE"/>
    <w:rsid w:val="00E35495"/>
    <w:rsid w:val="00E371AB"/>
    <w:rsid w:val="00E37420"/>
    <w:rsid w:val="00E374AF"/>
    <w:rsid w:val="00E37909"/>
    <w:rsid w:val="00E37EE5"/>
    <w:rsid w:val="00E40972"/>
    <w:rsid w:val="00E41B84"/>
    <w:rsid w:val="00E41E53"/>
    <w:rsid w:val="00E428BF"/>
    <w:rsid w:val="00E42CCD"/>
    <w:rsid w:val="00E4377F"/>
    <w:rsid w:val="00E438AF"/>
    <w:rsid w:val="00E466D6"/>
    <w:rsid w:val="00E46B1C"/>
    <w:rsid w:val="00E46F20"/>
    <w:rsid w:val="00E50758"/>
    <w:rsid w:val="00E5107D"/>
    <w:rsid w:val="00E51426"/>
    <w:rsid w:val="00E51A98"/>
    <w:rsid w:val="00E51F8E"/>
    <w:rsid w:val="00E5329F"/>
    <w:rsid w:val="00E533C8"/>
    <w:rsid w:val="00E547CB"/>
    <w:rsid w:val="00E56375"/>
    <w:rsid w:val="00E56FB2"/>
    <w:rsid w:val="00E62A8D"/>
    <w:rsid w:val="00E63866"/>
    <w:rsid w:val="00E64EBD"/>
    <w:rsid w:val="00E65BC4"/>
    <w:rsid w:val="00E66053"/>
    <w:rsid w:val="00E66168"/>
    <w:rsid w:val="00E666FF"/>
    <w:rsid w:val="00E671D4"/>
    <w:rsid w:val="00E70556"/>
    <w:rsid w:val="00E70E9D"/>
    <w:rsid w:val="00E71811"/>
    <w:rsid w:val="00E7186C"/>
    <w:rsid w:val="00E71DE5"/>
    <w:rsid w:val="00E7309C"/>
    <w:rsid w:val="00E74867"/>
    <w:rsid w:val="00E74DFD"/>
    <w:rsid w:val="00E757FA"/>
    <w:rsid w:val="00E75844"/>
    <w:rsid w:val="00E760D4"/>
    <w:rsid w:val="00E77CCC"/>
    <w:rsid w:val="00E77D9C"/>
    <w:rsid w:val="00E800C9"/>
    <w:rsid w:val="00E82D27"/>
    <w:rsid w:val="00E857EF"/>
    <w:rsid w:val="00E862D5"/>
    <w:rsid w:val="00E864A0"/>
    <w:rsid w:val="00E87F95"/>
    <w:rsid w:val="00E907E5"/>
    <w:rsid w:val="00E90C7A"/>
    <w:rsid w:val="00E91267"/>
    <w:rsid w:val="00E91275"/>
    <w:rsid w:val="00E91599"/>
    <w:rsid w:val="00E91834"/>
    <w:rsid w:val="00E93501"/>
    <w:rsid w:val="00E938D8"/>
    <w:rsid w:val="00E961C0"/>
    <w:rsid w:val="00E97282"/>
    <w:rsid w:val="00E97630"/>
    <w:rsid w:val="00E97D4E"/>
    <w:rsid w:val="00EA0A54"/>
    <w:rsid w:val="00EA10E2"/>
    <w:rsid w:val="00EA19D5"/>
    <w:rsid w:val="00EA2290"/>
    <w:rsid w:val="00EA2CA8"/>
    <w:rsid w:val="00EA3234"/>
    <w:rsid w:val="00EA3C79"/>
    <w:rsid w:val="00EA4030"/>
    <w:rsid w:val="00EA55C7"/>
    <w:rsid w:val="00EA7800"/>
    <w:rsid w:val="00EB080A"/>
    <w:rsid w:val="00EB11DD"/>
    <w:rsid w:val="00EB2C4B"/>
    <w:rsid w:val="00EB4ECE"/>
    <w:rsid w:val="00EB4FCF"/>
    <w:rsid w:val="00EB57F6"/>
    <w:rsid w:val="00EB5F98"/>
    <w:rsid w:val="00EB6809"/>
    <w:rsid w:val="00EB75A5"/>
    <w:rsid w:val="00EB7809"/>
    <w:rsid w:val="00EB7D38"/>
    <w:rsid w:val="00EC0F0E"/>
    <w:rsid w:val="00EC2B06"/>
    <w:rsid w:val="00EC405E"/>
    <w:rsid w:val="00EC61AC"/>
    <w:rsid w:val="00EC6D75"/>
    <w:rsid w:val="00EC75FF"/>
    <w:rsid w:val="00ED113F"/>
    <w:rsid w:val="00ED196A"/>
    <w:rsid w:val="00ED274B"/>
    <w:rsid w:val="00ED3202"/>
    <w:rsid w:val="00ED35D9"/>
    <w:rsid w:val="00EE0BD6"/>
    <w:rsid w:val="00EE1981"/>
    <w:rsid w:val="00EE1A21"/>
    <w:rsid w:val="00EE2EBD"/>
    <w:rsid w:val="00EE45C1"/>
    <w:rsid w:val="00EE4F53"/>
    <w:rsid w:val="00EE6BA0"/>
    <w:rsid w:val="00EE6F43"/>
    <w:rsid w:val="00EF1D7A"/>
    <w:rsid w:val="00EF2B36"/>
    <w:rsid w:val="00EF352E"/>
    <w:rsid w:val="00EF3DCB"/>
    <w:rsid w:val="00EF6D2C"/>
    <w:rsid w:val="00EF79F2"/>
    <w:rsid w:val="00F011BB"/>
    <w:rsid w:val="00F019E2"/>
    <w:rsid w:val="00F02217"/>
    <w:rsid w:val="00F02A99"/>
    <w:rsid w:val="00F03D4B"/>
    <w:rsid w:val="00F04D38"/>
    <w:rsid w:val="00F10F7A"/>
    <w:rsid w:val="00F1205C"/>
    <w:rsid w:val="00F1690D"/>
    <w:rsid w:val="00F16AE6"/>
    <w:rsid w:val="00F17880"/>
    <w:rsid w:val="00F17A55"/>
    <w:rsid w:val="00F216DF"/>
    <w:rsid w:val="00F21C08"/>
    <w:rsid w:val="00F21ECB"/>
    <w:rsid w:val="00F229FE"/>
    <w:rsid w:val="00F22D2B"/>
    <w:rsid w:val="00F22FF0"/>
    <w:rsid w:val="00F23879"/>
    <w:rsid w:val="00F23A34"/>
    <w:rsid w:val="00F26532"/>
    <w:rsid w:val="00F265EB"/>
    <w:rsid w:val="00F27A32"/>
    <w:rsid w:val="00F31507"/>
    <w:rsid w:val="00F31E72"/>
    <w:rsid w:val="00F32C24"/>
    <w:rsid w:val="00F357EE"/>
    <w:rsid w:val="00F37795"/>
    <w:rsid w:val="00F407AA"/>
    <w:rsid w:val="00F40C2E"/>
    <w:rsid w:val="00F431E6"/>
    <w:rsid w:val="00F43B6D"/>
    <w:rsid w:val="00F44EEA"/>
    <w:rsid w:val="00F44F43"/>
    <w:rsid w:val="00F45838"/>
    <w:rsid w:val="00F4611A"/>
    <w:rsid w:val="00F50700"/>
    <w:rsid w:val="00F50BC3"/>
    <w:rsid w:val="00F5109A"/>
    <w:rsid w:val="00F51BEF"/>
    <w:rsid w:val="00F535CA"/>
    <w:rsid w:val="00F54090"/>
    <w:rsid w:val="00F54217"/>
    <w:rsid w:val="00F543AB"/>
    <w:rsid w:val="00F5588A"/>
    <w:rsid w:val="00F56A49"/>
    <w:rsid w:val="00F60964"/>
    <w:rsid w:val="00F61750"/>
    <w:rsid w:val="00F6219C"/>
    <w:rsid w:val="00F6219D"/>
    <w:rsid w:val="00F626D7"/>
    <w:rsid w:val="00F6295A"/>
    <w:rsid w:val="00F62A38"/>
    <w:rsid w:val="00F6348C"/>
    <w:rsid w:val="00F63ABD"/>
    <w:rsid w:val="00F66340"/>
    <w:rsid w:val="00F66FEB"/>
    <w:rsid w:val="00F67A9B"/>
    <w:rsid w:val="00F708DA"/>
    <w:rsid w:val="00F709F4"/>
    <w:rsid w:val="00F711BB"/>
    <w:rsid w:val="00F71D06"/>
    <w:rsid w:val="00F72AC4"/>
    <w:rsid w:val="00F730B2"/>
    <w:rsid w:val="00F7324C"/>
    <w:rsid w:val="00F74A1B"/>
    <w:rsid w:val="00F777E1"/>
    <w:rsid w:val="00F77FF0"/>
    <w:rsid w:val="00F80392"/>
    <w:rsid w:val="00F807DD"/>
    <w:rsid w:val="00F8134B"/>
    <w:rsid w:val="00F81FCD"/>
    <w:rsid w:val="00F82481"/>
    <w:rsid w:val="00F83DEA"/>
    <w:rsid w:val="00F8413C"/>
    <w:rsid w:val="00F849D7"/>
    <w:rsid w:val="00F87522"/>
    <w:rsid w:val="00F87B3B"/>
    <w:rsid w:val="00F87D8B"/>
    <w:rsid w:val="00F90489"/>
    <w:rsid w:val="00F91EC6"/>
    <w:rsid w:val="00F940AC"/>
    <w:rsid w:val="00F9460A"/>
    <w:rsid w:val="00F94DE0"/>
    <w:rsid w:val="00F9694D"/>
    <w:rsid w:val="00F96CB6"/>
    <w:rsid w:val="00F96D45"/>
    <w:rsid w:val="00F972F0"/>
    <w:rsid w:val="00FA0ABF"/>
    <w:rsid w:val="00FA1333"/>
    <w:rsid w:val="00FA26B6"/>
    <w:rsid w:val="00FA31DA"/>
    <w:rsid w:val="00FA366E"/>
    <w:rsid w:val="00FA3CAA"/>
    <w:rsid w:val="00FA4402"/>
    <w:rsid w:val="00FA5E1E"/>
    <w:rsid w:val="00FB0E46"/>
    <w:rsid w:val="00FB28A8"/>
    <w:rsid w:val="00FB28DE"/>
    <w:rsid w:val="00FB3C13"/>
    <w:rsid w:val="00FB4F3B"/>
    <w:rsid w:val="00FB6674"/>
    <w:rsid w:val="00FB6D69"/>
    <w:rsid w:val="00FB765F"/>
    <w:rsid w:val="00FC1AF0"/>
    <w:rsid w:val="00FC1C1C"/>
    <w:rsid w:val="00FC1CDD"/>
    <w:rsid w:val="00FC27AC"/>
    <w:rsid w:val="00FC2950"/>
    <w:rsid w:val="00FC33F3"/>
    <w:rsid w:val="00FC56DB"/>
    <w:rsid w:val="00FC6382"/>
    <w:rsid w:val="00FC71CC"/>
    <w:rsid w:val="00FC7ADD"/>
    <w:rsid w:val="00FC7DF5"/>
    <w:rsid w:val="00FD29AD"/>
    <w:rsid w:val="00FD29C8"/>
    <w:rsid w:val="00FD2EC4"/>
    <w:rsid w:val="00FD3B12"/>
    <w:rsid w:val="00FD41D1"/>
    <w:rsid w:val="00FD46E4"/>
    <w:rsid w:val="00FD4FB9"/>
    <w:rsid w:val="00FD5122"/>
    <w:rsid w:val="00FD5227"/>
    <w:rsid w:val="00FD54EB"/>
    <w:rsid w:val="00FD6397"/>
    <w:rsid w:val="00FD7853"/>
    <w:rsid w:val="00FD78C7"/>
    <w:rsid w:val="00FD791A"/>
    <w:rsid w:val="00FD7AC6"/>
    <w:rsid w:val="00FE1ACD"/>
    <w:rsid w:val="00FE3383"/>
    <w:rsid w:val="00FE3400"/>
    <w:rsid w:val="00FE3854"/>
    <w:rsid w:val="00FE4A65"/>
    <w:rsid w:val="00FE4C78"/>
    <w:rsid w:val="00FE4FA4"/>
    <w:rsid w:val="00FE503E"/>
    <w:rsid w:val="00FE54A2"/>
    <w:rsid w:val="00FE6B38"/>
    <w:rsid w:val="00FE767E"/>
    <w:rsid w:val="00FE7A0D"/>
    <w:rsid w:val="00FE7D82"/>
    <w:rsid w:val="00FF24E5"/>
    <w:rsid w:val="00FF2DBD"/>
    <w:rsid w:val="00FF312F"/>
    <w:rsid w:val="00FF3314"/>
    <w:rsid w:val="00FF397A"/>
    <w:rsid w:val="00FF4E3C"/>
    <w:rsid w:val="00FF56C2"/>
    <w:rsid w:val="00FF66F8"/>
    <w:rsid w:val="00FF6814"/>
    <w:rsid w:val="00FF739C"/>
    <w:rsid w:val="00FF7503"/>
    <w:rsid w:val="00FF7B7D"/>
    <w:rsid w:val="00FF7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6145"/>
    <o:shapelayout v:ext="edit">
      <o:idmap v:ext="edit" data="1"/>
    </o:shapelayout>
  </w:shapeDefaults>
  <w:decimalSymbol w:val="."/>
  <w:listSeparator w:val=","/>
  <w14:docId w14:val="60349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0C149B"/>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943DB9"/>
    <w:rPr>
      <w:sz w:val="16"/>
      <w:szCs w:val="16"/>
    </w:rPr>
  </w:style>
  <w:style w:type="paragraph" w:styleId="CommentText">
    <w:name w:val="annotation text"/>
    <w:basedOn w:val="Normal"/>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C149B"/>
    <w:rPr>
      <w:rFonts w:ascii="Calibri" w:hAnsi="Calibri"/>
      <w:sz w:val="12"/>
      <w:szCs w:val="12"/>
    </w:rPr>
  </w:style>
  <w:style w:type="character" w:customStyle="1" w:styleId="Style20Char">
    <w:name w:val="Style20 Char"/>
    <w:basedOn w:val="DefaultParagraphFont"/>
    <w:link w:val="Style20"/>
    <w:locked/>
    <w:rsid w:val="000C149B"/>
    <w:rPr>
      <w:rFonts w:ascii="Calibri" w:hAnsi="Calibri"/>
      <w:sz w:val="12"/>
      <w:szCs w:val="12"/>
    </w:rPr>
  </w:style>
  <w:style w:type="paragraph" w:customStyle="1" w:styleId="Style77">
    <w:name w:val="Style77"/>
    <w:basedOn w:val="Normal"/>
    <w:link w:val="Style77Char"/>
    <w:qFormat/>
    <w:rsid w:val="000C149B"/>
    <w:pPr>
      <w:keepNext/>
      <w:outlineLvl w:val="0"/>
    </w:pPr>
    <w:rPr>
      <w:rFonts w:ascii="Calibri" w:hAnsi="Calibri"/>
      <w:bCs/>
      <w:sz w:val="20"/>
      <w:szCs w:val="20"/>
    </w:rPr>
  </w:style>
  <w:style w:type="paragraph" w:customStyle="1" w:styleId="Style78">
    <w:name w:val="Style78"/>
    <w:basedOn w:val="Normal"/>
    <w:link w:val="Style78Char"/>
    <w:qFormat/>
    <w:rsid w:val="000C149B"/>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C149B"/>
    <w:rPr>
      <w:rFonts w:ascii="Calibri" w:hAnsi="Calibri"/>
      <w:bCs/>
    </w:rPr>
  </w:style>
  <w:style w:type="character" w:customStyle="1" w:styleId="Style78Char">
    <w:name w:val="Style78 Char"/>
    <w:basedOn w:val="DefaultParagraphFont"/>
    <w:link w:val="Style78"/>
    <w:locked/>
    <w:rsid w:val="000C149B"/>
    <w:rPr>
      <w:rFonts w:ascii="Calibri" w:hAnsi="Calibri"/>
      <w:bCs/>
    </w:rPr>
  </w:style>
  <w:style w:type="character" w:customStyle="1" w:styleId="Heading3Char">
    <w:name w:val="Heading 3 Char"/>
    <w:basedOn w:val="DefaultParagraphFont"/>
    <w:link w:val="Heading3"/>
    <w:uiPriority w:val="9"/>
    <w:semiHidden/>
    <w:rsid w:val="000C149B"/>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715C61"/>
    <w:pPr>
      <w:suppressAutoHyphens/>
      <w:spacing w:before="120"/>
      <w:ind w:left="720" w:hanging="360"/>
    </w:pPr>
    <w:rPr>
      <w:sz w:val="20"/>
      <w:szCs w:val="20"/>
    </w:rPr>
  </w:style>
  <w:style w:type="character" w:customStyle="1" w:styleId="Char-Subscript">
    <w:name w:val="Char - Subscript"/>
    <w:rsid w:val="00715C61"/>
    <w:rPr>
      <w:vertAlign w:val="sub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0C149B"/>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943DB9"/>
    <w:rPr>
      <w:sz w:val="16"/>
      <w:szCs w:val="16"/>
    </w:rPr>
  </w:style>
  <w:style w:type="paragraph" w:styleId="CommentText">
    <w:name w:val="annotation text"/>
    <w:basedOn w:val="Normal"/>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C149B"/>
    <w:rPr>
      <w:rFonts w:ascii="Calibri" w:hAnsi="Calibri"/>
      <w:sz w:val="12"/>
      <w:szCs w:val="12"/>
    </w:rPr>
  </w:style>
  <w:style w:type="character" w:customStyle="1" w:styleId="Style20Char">
    <w:name w:val="Style20 Char"/>
    <w:basedOn w:val="DefaultParagraphFont"/>
    <w:link w:val="Style20"/>
    <w:locked/>
    <w:rsid w:val="000C149B"/>
    <w:rPr>
      <w:rFonts w:ascii="Calibri" w:hAnsi="Calibri"/>
      <w:sz w:val="12"/>
      <w:szCs w:val="12"/>
    </w:rPr>
  </w:style>
  <w:style w:type="paragraph" w:customStyle="1" w:styleId="Style77">
    <w:name w:val="Style77"/>
    <w:basedOn w:val="Normal"/>
    <w:link w:val="Style77Char"/>
    <w:qFormat/>
    <w:rsid w:val="000C149B"/>
    <w:pPr>
      <w:keepNext/>
      <w:outlineLvl w:val="0"/>
    </w:pPr>
    <w:rPr>
      <w:rFonts w:ascii="Calibri" w:hAnsi="Calibri"/>
      <w:bCs/>
      <w:sz w:val="20"/>
      <w:szCs w:val="20"/>
    </w:rPr>
  </w:style>
  <w:style w:type="paragraph" w:customStyle="1" w:styleId="Style78">
    <w:name w:val="Style78"/>
    <w:basedOn w:val="Normal"/>
    <w:link w:val="Style78Char"/>
    <w:qFormat/>
    <w:rsid w:val="000C149B"/>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C149B"/>
    <w:rPr>
      <w:rFonts w:ascii="Calibri" w:hAnsi="Calibri"/>
      <w:bCs/>
    </w:rPr>
  </w:style>
  <w:style w:type="character" w:customStyle="1" w:styleId="Style78Char">
    <w:name w:val="Style78 Char"/>
    <w:basedOn w:val="DefaultParagraphFont"/>
    <w:link w:val="Style78"/>
    <w:locked/>
    <w:rsid w:val="000C149B"/>
    <w:rPr>
      <w:rFonts w:ascii="Calibri" w:hAnsi="Calibri"/>
      <w:bCs/>
    </w:rPr>
  </w:style>
  <w:style w:type="character" w:customStyle="1" w:styleId="Heading3Char">
    <w:name w:val="Heading 3 Char"/>
    <w:basedOn w:val="DefaultParagraphFont"/>
    <w:link w:val="Heading3"/>
    <w:uiPriority w:val="9"/>
    <w:semiHidden/>
    <w:rsid w:val="000C149B"/>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715C61"/>
    <w:pPr>
      <w:suppressAutoHyphens/>
      <w:spacing w:before="120"/>
      <w:ind w:left="720" w:hanging="360"/>
    </w:pPr>
    <w:rPr>
      <w:sz w:val="20"/>
      <w:szCs w:val="20"/>
    </w:rPr>
  </w:style>
  <w:style w:type="character" w:customStyle="1" w:styleId="Char-Subscript">
    <w:name w:val="Char - Subscript"/>
    <w:rsid w:val="00715C61"/>
    <w:rPr>
      <w:vertAlign w:val="sub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nfrc.org" TargetMode="External"/><Relationship Id="rId18"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yperlink" Target="http://www.coolroofs.org/products/results%20"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header" Target="header2.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nfrc.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EC29C-3A89-422D-AB6F-E6412DCC84DB}">
  <ds:schemaRefs>
    <ds:schemaRef ds:uri="http://schemas.openxmlformats.org/officeDocument/2006/bibliography"/>
  </ds:schemaRefs>
</ds:datastoreItem>
</file>

<file path=customXml/itemProps2.xml><?xml version="1.0" encoding="utf-8"?>
<ds:datastoreItem xmlns:ds="http://schemas.openxmlformats.org/officeDocument/2006/customXml" ds:itemID="{8E5CBDCF-79D3-4F04-948F-675549532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23</Pages>
  <Words>6932</Words>
  <Characters>40087</Characters>
  <Application>Microsoft Office Word</Application>
  <DocSecurity>0</DocSecurity>
  <Lines>334</Lines>
  <Paragraphs>93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46926</CharactersWithSpaces>
  <SharedDoc>false</SharedDoc>
  <HLinks>
    <vt:vector size="18" baseType="variant">
      <vt:variant>
        <vt:i4>4456541</vt:i4>
      </vt:variant>
      <vt:variant>
        <vt:i4>6</vt:i4>
      </vt:variant>
      <vt:variant>
        <vt:i4>0</vt:i4>
      </vt:variant>
      <vt:variant>
        <vt:i4>5</vt:i4>
      </vt:variant>
      <vt:variant>
        <vt:lpwstr>http://www.nfrc.org/</vt:lpwstr>
      </vt:variant>
      <vt:variant>
        <vt:lpwstr/>
      </vt:variant>
      <vt:variant>
        <vt:i4>4390927</vt:i4>
      </vt:variant>
      <vt:variant>
        <vt:i4>3</vt:i4>
      </vt:variant>
      <vt:variant>
        <vt:i4>0</vt:i4>
      </vt:variant>
      <vt:variant>
        <vt:i4>5</vt:i4>
      </vt:variant>
      <vt:variant>
        <vt:lpwstr>http://www.energy.ca.gov/title24/</vt:lpwstr>
      </vt:variant>
      <vt:variant>
        <vt:lpwstr/>
      </vt:variant>
      <vt:variant>
        <vt:i4>1114196</vt:i4>
      </vt:variant>
      <vt:variant>
        <vt:i4>0</vt:i4>
      </vt:variant>
      <vt:variant>
        <vt:i4>0</vt:i4>
      </vt:variant>
      <vt:variant>
        <vt:i4>5</vt:i4>
      </vt:variant>
      <vt:variant>
        <vt:lpwstr>www.coolroofs.org/products/search.php</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dross</dc:creator>
  <cp:lastModifiedBy>Shewmaker, Michael@Energy</cp:lastModifiedBy>
  <cp:revision>13</cp:revision>
  <cp:lastPrinted>2014-09-21T19:58:00Z</cp:lastPrinted>
  <dcterms:created xsi:type="dcterms:W3CDTF">2015-10-27T19:38:00Z</dcterms:created>
  <dcterms:modified xsi:type="dcterms:W3CDTF">2017-02-28T21:42:00Z</dcterms:modified>
</cp:coreProperties>
</file>