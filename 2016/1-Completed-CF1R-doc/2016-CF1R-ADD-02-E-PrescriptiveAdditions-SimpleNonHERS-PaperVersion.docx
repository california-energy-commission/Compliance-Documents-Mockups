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16"/>
      </w:tblGrid>
      <w:tr w:rsidR="001F54CD" w:rsidRPr="00C24189" w14:paraId="122A1632" w14:textId="77777777" w:rsidTr="001C6210">
        <w:tc>
          <w:tcPr>
            <w:tcW w:w="14616" w:type="dxa"/>
            <w:shd w:val="clear" w:color="auto" w:fill="auto"/>
          </w:tcPr>
          <w:p w14:paraId="122A162A" w14:textId="4EC94599" w:rsidR="001F54CD" w:rsidRPr="00A8772F" w:rsidRDefault="001F54CD" w:rsidP="001F54CD">
            <w:pPr>
              <w:keepNext/>
              <w:rPr>
                <w:rFonts w:ascii="Calibri" w:eastAsia="Calibri" w:hAnsi="Calibri"/>
                <w:i/>
                <w:sz w:val="18"/>
                <w:szCs w:val="18"/>
              </w:rPr>
            </w:pPr>
            <w:r w:rsidRPr="00A8772F">
              <w:rPr>
                <w:rFonts w:ascii="Calibri" w:eastAsia="Calibri" w:hAnsi="Calibri"/>
                <w:i/>
                <w:sz w:val="18"/>
                <w:szCs w:val="18"/>
              </w:rPr>
              <w:t xml:space="preserve">This compliance document is only applicable to </w:t>
            </w:r>
            <w:r>
              <w:rPr>
                <w:rFonts w:ascii="Calibri" w:eastAsia="Calibri" w:hAnsi="Calibri"/>
                <w:i/>
                <w:sz w:val="18"/>
                <w:szCs w:val="18"/>
              </w:rPr>
              <w:t xml:space="preserve">additions </w:t>
            </w:r>
            <w:del w:id="0" w:author="Shewmaker, Michael@Energy" w:date="2017-02-27T14:20:00Z">
              <w:r w:rsidDel="00FE1314">
                <w:rPr>
                  <w:rFonts w:ascii="Calibri" w:eastAsia="Calibri" w:hAnsi="Calibri"/>
                  <w:i/>
                  <w:sz w:val="18"/>
                  <w:szCs w:val="18"/>
                </w:rPr>
                <w:delText>300 ft</w:delText>
              </w:r>
              <w:r w:rsidRPr="00CF7C5A" w:rsidDel="00FE1314">
                <w:rPr>
                  <w:rFonts w:ascii="Calibri" w:eastAsia="Calibri" w:hAnsi="Calibri"/>
                  <w:i/>
                  <w:sz w:val="18"/>
                  <w:szCs w:val="18"/>
                  <w:vertAlign w:val="superscript"/>
                </w:rPr>
                <w:delText>2</w:delText>
              </w:r>
              <w:r w:rsidRPr="00A8772F" w:rsidDel="00FE1314">
                <w:rPr>
                  <w:rFonts w:ascii="Calibri" w:eastAsia="Calibri" w:hAnsi="Calibri"/>
                  <w:i/>
                  <w:sz w:val="18"/>
                  <w:szCs w:val="18"/>
                </w:rPr>
                <w:delText xml:space="preserve"> </w:delText>
              </w:r>
              <w:r w:rsidDel="00FE1314">
                <w:rPr>
                  <w:rFonts w:ascii="Calibri" w:eastAsia="Calibri" w:hAnsi="Calibri"/>
                  <w:i/>
                  <w:sz w:val="18"/>
                  <w:szCs w:val="18"/>
                </w:rPr>
                <w:delText>or less</w:delText>
              </w:r>
            </w:del>
            <w:ins w:id="1" w:author="Shewmaker, Michael@Energy" w:date="2017-02-27T14:20:00Z">
              <w:r w:rsidR="00FE1314">
                <w:rPr>
                  <w:rFonts w:ascii="Calibri" w:eastAsia="Calibri" w:hAnsi="Calibri"/>
                  <w:i/>
                  <w:sz w:val="18"/>
                  <w:szCs w:val="18"/>
                </w:rPr>
                <w:t>less than 1,000 ft</w:t>
              </w:r>
              <w:r w:rsidR="00FE1314">
                <w:rPr>
                  <w:rFonts w:ascii="Calibri" w:eastAsia="Calibri" w:hAnsi="Calibri"/>
                  <w:i/>
                  <w:sz w:val="18"/>
                  <w:szCs w:val="18"/>
                  <w:vertAlign w:val="superscript"/>
                </w:rPr>
                <w:t>2</w:t>
              </w:r>
            </w:ins>
            <w:del w:id="2" w:author="Shewmaker, Michael@Energy" w:date="2017-02-27T14:20:00Z">
              <w:r w:rsidR="001C6210" w:rsidDel="00FE1314">
                <w:rPr>
                  <w:rFonts w:ascii="Calibri" w:eastAsia="Calibri" w:hAnsi="Calibri"/>
                  <w:i/>
                  <w:sz w:val="18"/>
                  <w:szCs w:val="18"/>
                </w:rPr>
                <w:delText>, or additions</w:delText>
              </w:r>
              <w:r w:rsidDel="00FE1314">
                <w:rPr>
                  <w:rFonts w:ascii="Calibri" w:eastAsia="Calibri" w:hAnsi="Calibri"/>
                  <w:i/>
                  <w:sz w:val="18"/>
                  <w:szCs w:val="18"/>
                </w:rPr>
                <w:delText xml:space="preserve"> </w:delText>
              </w:r>
              <w:r w:rsidRPr="00A8772F" w:rsidDel="00FE1314">
                <w:rPr>
                  <w:rFonts w:ascii="Calibri" w:eastAsia="Calibri" w:hAnsi="Calibri"/>
                  <w:i/>
                  <w:sz w:val="18"/>
                  <w:szCs w:val="18"/>
                </w:rPr>
                <w:delText>that</w:delText>
              </w:r>
            </w:del>
            <w:ins w:id="3" w:author="Shewmaker, Michael@Energy" w:date="2017-02-27T14:20:00Z">
              <w:r w:rsidR="00FE1314">
                <w:rPr>
                  <w:rFonts w:ascii="Calibri" w:eastAsia="Calibri" w:hAnsi="Calibri"/>
                  <w:i/>
                  <w:sz w:val="18"/>
                  <w:szCs w:val="18"/>
                </w:rPr>
                <w:t>and</w:t>
              </w:r>
            </w:ins>
            <w:r w:rsidRPr="00A8772F">
              <w:rPr>
                <w:rFonts w:ascii="Calibri" w:eastAsia="Calibri" w:hAnsi="Calibri"/>
                <w:i/>
                <w:sz w:val="18"/>
                <w:szCs w:val="18"/>
              </w:rPr>
              <w:t xml:space="preserve"> do not require HERS </w:t>
            </w:r>
            <w:r w:rsidR="001C6210">
              <w:rPr>
                <w:rFonts w:ascii="Calibri" w:eastAsia="Calibri" w:hAnsi="Calibri"/>
                <w:i/>
                <w:sz w:val="18"/>
                <w:szCs w:val="18"/>
              </w:rPr>
              <w:t xml:space="preserve">field </w:t>
            </w:r>
            <w:r w:rsidRPr="00A8772F">
              <w:rPr>
                <w:rFonts w:ascii="Calibri" w:eastAsia="Calibri" w:hAnsi="Calibri"/>
                <w:i/>
                <w:sz w:val="18"/>
                <w:szCs w:val="18"/>
              </w:rPr>
              <w:t xml:space="preserve">verification for compliance.  </w:t>
            </w:r>
            <w:r>
              <w:rPr>
                <w:rFonts w:ascii="Calibri" w:eastAsia="Calibri" w:hAnsi="Calibri"/>
                <w:i/>
                <w:sz w:val="18"/>
                <w:szCs w:val="18"/>
              </w:rPr>
              <w:t>W</w:t>
            </w:r>
            <w:r w:rsidRPr="00A8772F">
              <w:rPr>
                <w:rFonts w:ascii="Calibri" w:eastAsia="Calibri" w:hAnsi="Calibri"/>
                <w:i/>
                <w:sz w:val="18"/>
                <w:szCs w:val="18"/>
              </w:rPr>
              <w:t>hen HERS verification is required, a CF1R-</w:t>
            </w:r>
            <w:r w:rsidR="00D150CD">
              <w:rPr>
                <w:rFonts w:ascii="Calibri" w:eastAsia="Calibri" w:hAnsi="Calibri"/>
                <w:i/>
                <w:sz w:val="18"/>
                <w:szCs w:val="18"/>
              </w:rPr>
              <w:t>ADD</w:t>
            </w:r>
            <w:r w:rsidRPr="00A8772F">
              <w:rPr>
                <w:rFonts w:ascii="Calibri" w:eastAsia="Calibri" w:hAnsi="Calibri"/>
                <w:i/>
                <w:sz w:val="18"/>
                <w:szCs w:val="18"/>
              </w:rPr>
              <w:t>-01 shall first be registered with a HERS Provider Data Regist</w:t>
            </w:r>
            <w:r w:rsidR="00D73CE5">
              <w:rPr>
                <w:rFonts w:ascii="Calibri" w:eastAsia="Calibri" w:hAnsi="Calibri"/>
                <w:i/>
                <w:sz w:val="18"/>
                <w:szCs w:val="18"/>
              </w:rPr>
              <w:t>ry.</w:t>
            </w:r>
          </w:p>
          <w:p w14:paraId="122A162B" w14:textId="77777777" w:rsidR="001F54CD" w:rsidRPr="00A8772F" w:rsidRDefault="001F54CD" w:rsidP="001F54CD">
            <w:pPr>
              <w:keepNext/>
              <w:rPr>
                <w:rFonts w:ascii="Calibri" w:eastAsia="Calibri" w:hAnsi="Calibri"/>
                <w:i/>
                <w:sz w:val="18"/>
                <w:szCs w:val="18"/>
              </w:rPr>
            </w:pPr>
          </w:p>
          <w:p w14:paraId="122A162C" w14:textId="77777777" w:rsidR="001F54CD" w:rsidRDefault="00E902A9" w:rsidP="001F54CD">
            <w:pPr>
              <w:keepNext/>
              <w:rPr>
                <w:rFonts w:asciiTheme="minorHAnsi" w:hAnsiTheme="minorHAnsi"/>
                <w:i/>
                <w:sz w:val="18"/>
                <w:szCs w:val="18"/>
              </w:rPr>
            </w:pPr>
            <w:r w:rsidRPr="00081FB1">
              <w:rPr>
                <w:rFonts w:asciiTheme="minorHAnsi" w:hAnsiTheme="minorHAnsi"/>
                <w:i/>
                <w:iCs/>
                <w:sz w:val="18"/>
                <w:szCs w:val="18"/>
              </w:rPr>
              <w:t>Alterations to Space Conditioning Systems that are exempt from HERS verification requirements may us</w:t>
            </w:r>
            <w:r w:rsidR="00DC2BA7">
              <w:rPr>
                <w:rFonts w:asciiTheme="minorHAnsi" w:hAnsiTheme="minorHAnsi"/>
                <w:i/>
                <w:iCs/>
                <w:sz w:val="18"/>
                <w:szCs w:val="18"/>
              </w:rPr>
              <w:t xml:space="preserve">e </w:t>
            </w:r>
            <w:r w:rsidRPr="00081FB1">
              <w:rPr>
                <w:rFonts w:asciiTheme="minorHAnsi" w:hAnsiTheme="minorHAnsi"/>
                <w:i/>
                <w:iCs/>
                <w:sz w:val="18"/>
                <w:szCs w:val="18"/>
              </w:rPr>
              <w:t xml:space="preserve">the CF1R-ADD-02 and CF2R- ADD-02 Compliance Documents.  Possible exemptions from duct leakage testing include: less than 40 </w:t>
            </w:r>
            <w:proofErr w:type="spellStart"/>
            <w:r w:rsidRPr="00081FB1">
              <w:rPr>
                <w:rFonts w:asciiTheme="minorHAnsi" w:hAnsiTheme="minorHAnsi"/>
                <w:i/>
                <w:iCs/>
                <w:sz w:val="18"/>
                <w:szCs w:val="18"/>
              </w:rPr>
              <w:t>ft</w:t>
            </w:r>
            <w:proofErr w:type="spellEnd"/>
            <w:r w:rsidRPr="00081FB1">
              <w:rPr>
                <w:rFonts w:asciiTheme="minorHAnsi" w:hAnsiTheme="minorHAnsi"/>
                <w:i/>
                <w:iCs/>
                <w:sz w:val="18"/>
                <w:szCs w:val="18"/>
              </w:rPr>
              <w:t xml:space="preserve"> of ducts were added or replaced; or the existing duct system was insulated with asbestos; or the existing duct system was previously tested and passed by a HERS Rater</w:t>
            </w:r>
            <w:r w:rsidRPr="00081FB1">
              <w:rPr>
                <w:rFonts w:asciiTheme="minorHAnsi" w:hAnsiTheme="minorHAnsi"/>
                <w:i/>
                <w:sz w:val="18"/>
                <w:szCs w:val="18"/>
              </w:rPr>
              <w:t xml:space="preserve">.  </w:t>
            </w:r>
            <w:r w:rsidRPr="00081FB1">
              <w:rPr>
                <w:rFonts w:asciiTheme="minorHAnsi" w:hAnsiTheme="minorHAnsi"/>
                <w:i/>
                <w:iCs/>
                <w:sz w:val="18"/>
                <w:szCs w:val="18"/>
              </w:rPr>
              <w:t>If space conditioning systems are altered and are not exempt from HERS verification, then a CF1R-ADD-01 must be completed and registered with a HERS Provider Data Registry.</w:t>
            </w:r>
            <w:r w:rsidRPr="00081FB1">
              <w:rPr>
                <w:rFonts w:asciiTheme="minorHAnsi" w:hAnsiTheme="minorHAnsi"/>
                <w:i/>
                <w:sz w:val="18"/>
                <w:szCs w:val="18"/>
              </w:rPr>
              <w:t xml:space="preserve"> </w:t>
            </w:r>
          </w:p>
          <w:p w14:paraId="122A162D" w14:textId="77777777" w:rsidR="002A744F" w:rsidRPr="00A8772F" w:rsidRDefault="002A744F" w:rsidP="001F54CD">
            <w:pPr>
              <w:keepNext/>
              <w:rPr>
                <w:sz w:val="18"/>
                <w:szCs w:val="18"/>
              </w:rPr>
            </w:pPr>
          </w:p>
          <w:p w14:paraId="122A162E" w14:textId="77777777" w:rsidR="001F54CD" w:rsidRPr="00A8772F" w:rsidRDefault="001F54CD" w:rsidP="001F54CD">
            <w:pPr>
              <w:keepNext/>
              <w:rPr>
                <w:rFonts w:ascii="Calibri" w:eastAsia="Calibri" w:hAnsi="Calibri"/>
                <w:i/>
                <w:sz w:val="18"/>
                <w:szCs w:val="18"/>
              </w:rPr>
            </w:pPr>
            <w:r w:rsidRPr="00A8772F">
              <w:rPr>
                <w:rFonts w:ascii="Calibri" w:eastAsia="Calibri" w:hAnsi="Calibri"/>
                <w:i/>
                <w:sz w:val="18"/>
                <w:szCs w:val="18"/>
              </w:rPr>
              <w:t>A</w:t>
            </w:r>
            <w:r w:rsidR="001C6210">
              <w:rPr>
                <w:rFonts w:ascii="Calibri" w:eastAsia="Calibri" w:hAnsi="Calibri"/>
                <w:i/>
                <w:sz w:val="18"/>
                <w:szCs w:val="18"/>
              </w:rPr>
              <w:t>dditions or a</w:t>
            </w:r>
            <w:r w:rsidRPr="00A8772F">
              <w:rPr>
                <w:rFonts w:ascii="Calibri" w:eastAsia="Calibri" w:hAnsi="Calibri"/>
                <w:i/>
                <w:sz w:val="18"/>
                <w:szCs w:val="18"/>
              </w:rPr>
              <w:t>lterations that utilize close Cell Spray Polyurethane Foam (</w:t>
            </w:r>
            <w:proofErr w:type="spellStart"/>
            <w:r w:rsidRPr="00A8772F">
              <w:rPr>
                <w:rFonts w:ascii="Calibri" w:eastAsia="Calibri" w:hAnsi="Calibri"/>
                <w:i/>
                <w:sz w:val="18"/>
                <w:szCs w:val="18"/>
              </w:rPr>
              <w:t>ccSPF</w:t>
            </w:r>
            <w:proofErr w:type="spellEnd"/>
            <w:r w:rsidRPr="00A8772F">
              <w:rPr>
                <w:rFonts w:ascii="Calibri" w:eastAsia="Calibri" w:hAnsi="Calibri"/>
                <w:i/>
                <w:sz w:val="18"/>
                <w:szCs w:val="18"/>
              </w:rPr>
              <w:t>) with a density of 1.5 to less than 2.5 pounds per cubic foot having an R-value other than 5.8 per inch, or Open Cell Spray Polyurethane Foam (</w:t>
            </w:r>
            <w:proofErr w:type="spellStart"/>
            <w:r w:rsidRPr="00A8772F">
              <w:rPr>
                <w:rFonts w:ascii="Calibri" w:eastAsia="Calibri" w:hAnsi="Calibri"/>
                <w:i/>
                <w:sz w:val="18"/>
                <w:szCs w:val="18"/>
              </w:rPr>
              <w:t>ocSPF</w:t>
            </w:r>
            <w:proofErr w:type="spellEnd"/>
            <w:r w:rsidRPr="00A8772F">
              <w:rPr>
                <w:rFonts w:ascii="Calibri" w:eastAsia="Calibri" w:hAnsi="Calibri"/>
                <w:i/>
                <w:sz w:val="18"/>
                <w:szCs w:val="18"/>
              </w:rPr>
              <w:t>) with a density of 0.4 to less than 1.5 pounds per cubic foot having an R-value of 3.6 per inch, shall complete and register a CF1R</w:t>
            </w:r>
            <w:r w:rsidR="00BC0174">
              <w:rPr>
                <w:rFonts w:ascii="Calibri" w:eastAsia="Calibri" w:hAnsi="Calibri"/>
                <w:i/>
                <w:sz w:val="18"/>
                <w:szCs w:val="18"/>
              </w:rPr>
              <w:t xml:space="preserve"> ADD-0</w:t>
            </w:r>
            <w:r w:rsidR="00D150CD">
              <w:rPr>
                <w:rFonts w:ascii="Calibri" w:eastAsia="Calibri" w:hAnsi="Calibri"/>
                <w:i/>
                <w:sz w:val="18"/>
                <w:szCs w:val="18"/>
              </w:rPr>
              <w:t>1</w:t>
            </w:r>
            <w:r w:rsidR="00BC0174" w:rsidRPr="00A8772F">
              <w:rPr>
                <w:rFonts w:ascii="Calibri" w:eastAsia="Calibri" w:hAnsi="Calibri"/>
                <w:i/>
                <w:sz w:val="18"/>
                <w:szCs w:val="18"/>
              </w:rPr>
              <w:t xml:space="preserve"> </w:t>
            </w:r>
            <w:r w:rsidRPr="00A8772F">
              <w:rPr>
                <w:rFonts w:ascii="Calibri" w:eastAsia="Calibri" w:hAnsi="Calibri"/>
                <w:i/>
                <w:sz w:val="18"/>
                <w:szCs w:val="18"/>
              </w:rPr>
              <w:t>with a HERS Provider Data Registry.</w:t>
            </w:r>
          </w:p>
          <w:p w14:paraId="122A162F" w14:textId="77777777" w:rsidR="001F54CD" w:rsidRPr="00A8772F" w:rsidRDefault="001F54CD" w:rsidP="001F54CD">
            <w:pPr>
              <w:keepNext/>
              <w:rPr>
                <w:rFonts w:ascii="Calibri" w:eastAsia="Calibri" w:hAnsi="Calibri"/>
                <w:i/>
                <w:sz w:val="18"/>
                <w:szCs w:val="18"/>
              </w:rPr>
            </w:pPr>
          </w:p>
          <w:p w14:paraId="122A1631" w14:textId="1D53E77B" w:rsidR="001F54CD" w:rsidRPr="008E5913" w:rsidRDefault="001F54CD" w:rsidP="00954FDF">
            <w:pPr>
              <w:rPr>
                <w:rFonts w:ascii="Calibri" w:eastAsia="Calibri" w:hAnsi="Calibri"/>
                <w:i/>
                <w:sz w:val="22"/>
                <w:szCs w:val="22"/>
              </w:rPr>
            </w:pPr>
            <w:r w:rsidRPr="00A8772F">
              <w:rPr>
                <w:rFonts w:ascii="Calibri" w:eastAsia="Calibri" w:hAnsi="Calibri"/>
                <w:i/>
                <w:sz w:val="18"/>
                <w:szCs w:val="18"/>
              </w:rPr>
              <w:t xml:space="preserve">If more than one person has responsibility for installation of the items on this certificate, each person shall prepare and sign a certificate applicable to the portion of construction for which they are responsible. Alternatively, the person with chief responsibility for construction shall prepare and sign this certificate for the entire construction. </w:t>
            </w:r>
            <w:r>
              <w:rPr>
                <w:rFonts w:ascii="Calibri" w:eastAsia="Calibri" w:hAnsi="Calibri"/>
                <w:i/>
                <w:sz w:val="18"/>
                <w:szCs w:val="18"/>
              </w:rPr>
              <w:t>A</w:t>
            </w:r>
            <w:r w:rsidRPr="00A8772F">
              <w:rPr>
                <w:rFonts w:ascii="Calibri" w:eastAsia="Calibri" w:hAnsi="Calibri"/>
                <w:i/>
                <w:sz w:val="18"/>
                <w:szCs w:val="18"/>
              </w:rPr>
              <w:t xml:space="preserve">ll applicable Mandatory Measures </w:t>
            </w:r>
            <w:r>
              <w:rPr>
                <w:rFonts w:ascii="Calibri" w:eastAsia="Calibri" w:hAnsi="Calibri"/>
                <w:i/>
                <w:sz w:val="18"/>
                <w:szCs w:val="18"/>
              </w:rPr>
              <w:t>shall be</w:t>
            </w:r>
            <w:r w:rsidRPr="00A8772F">
              <w:rPr>
                <w:rFonts w:ascii="Calibri" w:eastAsia="Calibri" w:hAnsi="Calibri"/>
                <w:i/>
                <w:sz w:val="18"/>
                <w:szCs w:val="18"/>
              </w:rPr>
              <w:t xml:space="preserve"> met. Temporary labels </w:t>
            </w:r>
            <w:r>
              <w:rPr>
                <w:rFonts w:ascii="Calibri" w:eastAsia="Calibri" w:hAnsi="Calibri"/>
                <w:i/>
                <w:sz w:val="18"/>
                <w:szCs w:val="18"/>
              </w:rPr>
              <w:t>shall not</w:t>
            </w:r>
            <w:r w:rsidRPr="00A8772F">
              <w:rPr>
                <w:rFonts w:ascii="Calibri" w:eastAsia="Calibri" w:hAnsi="Calibri"/>
                <w:i/>
                <w:sz w:val="18"/>
                <w:szCs w:val="18"/>
              </w:rPr>
              <w:t xml:space="preserve"> be removed before verification by the building inspector.</w:t>
            </w:r>
          </w:p>
        </w:tc>
      </w:tr>
    </w:tbl>
    <w:p w14:paraId="122A1633" w14:textId="77777777" w:rsidR="001F54CD" w:rsidRDefault="001F54C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
        <w:gridCol w:w="2189"/>
        <w:gridCol w:w="5006"/>
        <w:gridCol w:w="399"/>
        <w:gridCol w:w="4031"/>
        <w:gridCol w:w="2538"/>
      </w:tblGrid>
      <w:tr w:rsidR="00756B1B" w:rsidRPr="00B177C8" w14:paraId="122A1635" w14:textId="77777777" w:rsidTr="00644122">
        <w:trPr>
          <w:cantSplit/>
          <w:trHeight w:val="296"/>
        </w:trPr>
        <w:tc>
          <w:tcPr>
            <w:tcW w:w="14616" w:type="dxa"/>
            <w:gridSpan w:val="6"/>
            <w:shd w:val="clear" w:color="auto" w:fill="auto"/>
          </w:tcPr>
          <w:p w14:paraId="122A1634" w14:textId="36E416E7" w:rsidR="00175695" w:rsidRDefault="00756B1B" w:rsidP="006B3561">
            <w:pPr>
              <w:keepNext/>
              <w:rPr>
                <w:rFonts w:ascii="Calibri" w:hAnsi="Calibri"/>
                <w:sz w:val="22"/>
                <w:szCs w:val="22"/>
              </w:rPr>
            </w:pPr>
            <w:r w:rsidRPr="0016798D">
              <w:rPr>
                <w:rFonts w:ascii="Calibri" w:eastAsia="Calibri" w:hAnsi="Calibri"/>
                <w:b/>
                <w:sz w:val="22"/>
                <w:szCs w:val="22"/>
              </w:rPr>
              <w:t xml:space="preserve">A. </w:t>
            </w:r>
            <w:r w:rsidR="006B3561">
              <w:rPr>
                <w:rFonts w:ascii="Calibri" w:eastAsia="Calibri" w:hAnsi="Calibri"/>
                <w:b/>
                <w:sz w:val="22"/>
                <w:szCs w:val="22"/>
              </w:rPr>
              <w:t>General Information</w:t>
            </w:r>
          </w:p>
        </w:tc>
      </w:tr>
      <w:tr w:rsidR="00756B1B" w:rsidRPr="00B177C8" w14:paraId="122A163C" w14:textId="77777777" w:rsidTr="00E902A9">
        <w:trPr>
          <w:cantSplit/>
          <w:trHeight w:val="432"/>
        </w:trPr>
        <w:tc>
          <w:tcPr>
            <w:tcW w:w="453" w:type="dxa"/>
            <w:shd w:val="clear" w:color="auto" w:fill="auto"/>
            <w:vAlign w:val="center"/>
          </w:tcPr>
          <w:p w14:paraId="122A1636" w14:textId="77777777" w:rsidR="00756B1B" w:rsidRPr="00954FDF" w:rsidRDefault="00756B1B" w:rsidP="001C6210">
            <w:pPr>
              <w:keepNext/>
              <w:jc w:val="center"/>
              <w:rPr>
                <w:rFonts w:ascii="Calibri" w:eastAsia="Calibri" w:hAnsi="Calibri"/>
                <w:sz w:val="18"/>
                <w:szCs w:val="18"/>
              </w:rPr>
            </w:pPr>
            <w:r w:rsidRPr="00954FDF">
              <w:rPr>
                <w:rFonts w:ascii="Calibri" w:eastAsia="Calibri" w:hAnsi="Calibri"/>
                <w:sz w:val="18"/>
                <w:szCs w:val="18"/>
              </w:rPr>
              <w:t>01</w:t>
            </w:r>
          </w:p>
        </w:tc>
        <w:tc>
          <w:tcPr>
            <w:tcW w:w="2189" w:type="dxa"/>
            <w:shd w:val="clear" w:color="auto" w:fill="auto"/>
            <w:vAlign w:val="center"/>
          </w:tcPr>
          <w:p w14:paraId="122A1637" w14:textId="77777777" w:rsidR="00756B1B" w:rsidRPr="00954FDF" w:rsidRDefault="00756B1B" w:rsidP="001C6210">
            <w:pPr>
              <w:keepNext/>
              <w:rPr>
                <w:rFonts w:ascii="Calibri" w:hAnsi="Calibri"/>
                <w:sz w:val="18"/>
                <w:szCs w:val="18"/>
              </w:rPr>
            </w:pPr>
            <w:r w:rsidRPr="00954FDF">
              <w:rPr>
                <w:rFonts w:ascii="Calibri" w:eastAsia="Calibri" w:hAnsi="Calibri"/>
                <w:sz w:val="18"/>
                <w:szCs w:val="18"/>
              </w:rPr>
              <w:t>Project Name:</w:t>
            </w:r>
          </w:p>
        </w:tc>
        <w:tc>
          <w:tcPr>
            <w:tcW w:w="5006" w:type="dxa"/>
            <w:shd w:val="clear" w:color="auto" w:fill="auto"/>
            <w:vAlign w:val="center"/>
          </w:tcPr>
          <w:p w14:paraId="122A1638" w14:textId="77777777" w:rsidR="00756B1B" w:rsidRPr="006B3561" w:rsidRDefault="00756B1B" w:rsidP="00E902A9">
            <w:pPr>
              <w:keepNext/>
              <w:rPr>
                <w:rFonts w:ascii="Calibri" w:hAnsi="Calibri"/>
                <w:sz w:val="18"/>
                <w:szCs w:val="18"/>
              </w:rPr>
            </w:pPr>
          </w:p>
        </w:tc>
        <w:tc>
          <w:tcPr>
            <w:tcW w:w="399" w:type="dxa"/>
            <w:shd w:val="clear" w:color="auto" w:fill="auto"/>
            <w:vAlign w:val="center"/>
          </w:tcPr>
          <w:p w14:paraId="122A1639" w14:textId="77777777" w:rsidR="00756B1B" w:rsidRPr="00954FDF" w:rsidRDefault="00756B1B" w:rsidP="001C6210">
            <w:pPr>
              <w:keepNext/>
              <w:jc w:val="center"/>
              <w:rPr>
                <w:rFonts w:ascii="Calibri" w:hAnsi="Calibri"/>
                <w:sz w:val="18"/>
                <w:szCs w:val="18"/>
              </w:rPr>
            </w:pPr>
            <w:r w:rsidRPr="00954FDF">
              <w:rPr>
                <w:rFonts w:ascii="Calibri" w:hAnsi="Calibri"/>
                <w:sz w:val="18"/>
                <w:szCs w:val="18"/>
              </w:rPr>
              <w:t>02</w:t>
            </w:r>
          </w:p>
        </w:tc>
        <w:tc>
          <w:tcPr>
            <w:tcW w:w="4031" w:type="dxa"/>
            <w:shd w:val="clear" w:color="auto" w:fill="auto"/>
            <w:vAlign w:val="center"/>
          </w:tcPr>
          <w:p w14:paraId="122A163A" w14:textId="77777777" w:rsidR="00756B1B" w:rsidRPr="00954FDF" w:rsidRDefault="00756B1B" w:rsidP="001C6210">
            <w:pPr>
              <w:keepNext/>
              <w:rPr>
                <w:rFonts w:ascii="Calibri" w:hAnsi="Calibri"/>
                <w:sz w:val="18"/>
                <w:szCs w:val="18"/>
              </w:rPr>
            </w:pPr>
            <w:r w:rsidRPr="00954FDF">
              <w:rPr>
                <w:rFonts w:ascii="Calibri" w:hAnsi="Calibri"/>
                <w:sz w:val="18"/>
                <w:szCs w:val="18"/>
              </w:rPr>
              <w:t>Date</w:t>
            </w:r>
            <w:r w:rsidR="00114CC4" w:rsidRPr="00954FDF">
              <w:rPr>
                <w:rFonts w:ascii="Calibri" w:hAnsi="Calibri"/>
                <w:sz w:val="18"/>
                <w:szCs w:val="18"/>
              </w:rPr>
              <w:t xml:space="preserve"> Prepared</w:t>
            </w:r>
            <w:r w:rsidRPr="00954FDF">
              <w:rPr>
                <w:rFonts w:ascii="Calibri" w:hAnsi="Calibri"/>
                <w:sz w:val="18"/>
                <w:szCs w:val="18"/>
              </w:rPr>
              <w:t>:</w:t>
            </w:r>
            <w:r w:rsidR="00524411" w:rsidRPr="00954FDF">
              <w:rPr>
                <w:rFonts w:ascii="Calibri" w:hAnsi="Calibri"/>
                <w:sz w:val="18"/>
                <w:szCs w:val="18"/>
              </w:rPr>
              <w:t xml:space="preserve"> </w:t>
            </w:r>
          </w:p>
        </w:tc>
        <w:tc>
          <w:tcPr>
            <w:tcW w:w="2538" w:type="dxa"/>
            <w:shd w:val="clear" w:color="auto" w:fill="auto"/>
            <w:vAlign w:val="center"/>
          </w:tcPr>
          <w:p w14:paraId="122A163B" w14:textId="77777777" w:rsidR="00756B1B" w:rsidRPr="006B3561" w:rsidRDefault="00756B1B" w:rsidP="00E902A9">
            <w:pPr>
              <w:keepNext/>
              <w:rPr>
                <w:rFonts w:ascii="Calibri" w:hAnsi="Calibri"/>
                <w:sz w:val="18"/>
                <w:szCs w:val="18"/>
              </w:rPr>
            </w:pPr>
          </w:p>
        </w:tc>
      </w:tr>
      <w:tr w:rsidR="00114CC4" w:rsidRPr="00B177C8" w14:paraId="122A1643" w14:textId="77777777" w:rsidTr="00E902A9">
        <w:trPr>
          <w:cantSplit/>
          <w:trHeight w:val="432"/>
        </w:trPr>
        <w:tc>
          <w:tcPr>
            <w:tcW w:w="453" w:type="dxa"/>
            <w:shd w:val="clear" w:color="auto" w:fill="auto"/>
            <w:vAlign w:val="center"/>
          </w:tcPr>
          <w:p w14:paraId="122A163D" w14:textId="77777777" w:rsidR="00114CC4" w:rsidRPr="00954FDF" w:rsidRDefault="00114CC4" w:rsidP="001C6210">
            <w:pPr>
              <w:keepNext/>
              <w:jc w:val="center"/>
              <w:rPr>
                <w:rFonts w:ascii="Calibri" w:eastAsia="Calibri" w:hAnsi="Calibri"/>
                <w:sz w:val="18"/>
                <w:szCs w:val="18"/>
              </w:rPr>
            </w:pPr>
            <w:r w:rsidRPr="00954FDF">
              <w:rPr>
                <w:rFonts w:ascii="Calibri" w:eastAsia="Calibri" w:hAnsi="Calibri"/>
                <w:sz w:val="18"/>
                <w:szCs w:val="18"/>
              </w:rPr>
              <w:t>03</w:t>
            </w:r>
          </w:p>
        </w:tc>
        <w:tc>
          <w:tcPr>
            <w:tcW w:w="2189" w:type="dxa"/>
            <w:shd w:val="clear" w:color="auto" w:fill="auto"/>
            <w:vAlign w:val="center"/>
          </w:tcPr>
          <w:p w14:paraId="122A163E" w14:textId="77777777" w:rsidR="00114CC4" w:rsidRPr="00954FDF" w:rsidRDefault="00114CC4" w:rsidP="001C6210">
            <w:pPr>
              <w:keepNext/>
              <w:rPr>
                <w:rFonts w:ascii="Calibri" w:hAnsi="Calibri"/>
                <w:sz w:val="18"/>
                <w:szCs w:val="18"/>
              </w:rPr>
            </w:pPr>
            <w:r w:rsidRPr="00954FDF">
              <w:rPr>
                <w:rFonts w:ascii="Calibri" w:eastAsia="Calibri" w:hAnsi="Calibri"/>
                <w:sz w:val="18"/>
                <w:szCs w:val="18"/>
              </w:rPr>
              <w:t>Project Location:</w:t>
            </w:r>
          </w:p>
        </w:tc>
        <w:tc>
          <w:tcPr>
            <w:tcW w:w="5006" w:type="dxa"/>
            <w:shd w:val="clear" w:color="auto" w:fill="auto"/>
            <w:vAlign w:val="center"/>
          </w:tcPr>
          <w:p w14:paraId="122A163F" w14:textId="77777777" w:rsidR="00114CC4" w:rsidRPr="006B3561" w:rsidRDefault="00114CC4" w:rsidP="00E902A9">
            <w:pPr>
              <w:keepNext/>
              <w:rPr>
                <w:rFonts w:ascii="Calibri" w:hAnsi="Calibri"/>
                <w:sz w:val="18"/>
                <w:szCs w:val="18"/>
              </w:rPr>
            </w:pPr>
          </w:p>
        </w:tc>
        <w:tc>
          <w:tcPr>
            <w:tcW w:w="399" w:type="dxa"/>
            <w:shd w:val="clear" w:color="auto" w:fill="auto"/>
            <w:vAlign w:val="center"/>
          </w:tcPr>
          <w:p w14:paraId="122A1640" w14:textId="77777777" w:rsidR="00114CC4" w:rsidRPr="00954FDF" w:rsidRDefault="00114CC4" w:rsidP="001C6210">
            <w:pPr>
              <w:keepNext/>
              <w:jc w:val="center"/>
              <w:rPr>
                <w:rFonts w:ascii="Calibri" w:hAnsi="Calibri"/>
                <w:sz w:val="18"/>
                <w:szCs w:val="18"/>
              </w:rPr>
            </w:pPr>
            <w:r w:rsidRPr="00954FDF">
              <w:rPr>
                <w:rFonts w:ascii="Calibri" w:hAnsi="Calibri"/>
                <w:sz w:val="18"/>
                <w:szCs w:val="18"/>
              </w:rPr>
              <w:t>04</w:t>
            </w:r>
          </w:p>
        </w:tc>
        <w:tc>
          <w:tcPr>
            <w:tcW w:w="4031" w:type="dxa"/>
            <w:shd w:val="clear" w:color="auto" w:fill="auto"/>
            <w:vAlign w:val="center"/>
          </w:tcPr>
          <w:p w14:paraId="122A1641" w14:textId="77777777" w:rsidR="00114CC4" w:rsidRPr="00954FDF" w:rsidRDefault="00114CC4" w:rsidP="001C6210">
            <w:pPr>
              <w:keepNext/>
              <w:rPr>
                <w:rFonts w:ascii="Calibri" w:hAnsi="Calibri"/>
                <w:sz w:val="18"/>
                <w:szCs w:val="18"/>
              </w:rPr>
            </w:pPr>
            <w:r w:rsidRPr="00954FDF">
              <w:rPr>
                <w:rFonts w:ascii="Calibri" w:hAnsi="Calibri"/>
                <w:sz w:val="18"/>
                <w:szCs w:val="18"/>
              </w:rPr>
              <w:t>Building Front Orientation (</w:t>
            </w:r>
            <w:proofErr w:type="spellStart"/>
            <w:r w:rsidRPr="00954FDF">
              <w:rPr>
                <w:rFonts w:ascii="Calibri" w:hAnsi="Calibri"/>
                <w:sz w:val="18"/>
                <w:szCs w:val="18"/>
              </w:rPr>
              <w:t>deg</w:t>
            </w:r>
            <w:proofErr w:type="spellEnd"/>
            <w:r w:rsidRPr="00954FDF">
              <w:rPr>
                <w:rFonts w:ascii="Calibri" w:hAnsi="Calibri"/>
                <w:sz w:val="18"/>
                <w:szCs w:val="18"/>
              </w:rPr>
              <w:t>):</w:t>
            </w:r>
          </w:p>
        </w:tc>
        <w:tc>
          <w:tcPr>
            <w:tcW w:w="2538" w:type="dxa"/>
            <w:shd w:val="clear" w:color="auto" w:fill="auto"/>
            <w:vAlign w:val="center"/>
          </w:tcPr>
          <w:p w14:paraId="122A1642" w14:textId="77777777" w:rsidR="00114CC4" w:rsidRPr="006B3561" w:rsidRDefault="00114CC4" w:rsidP="00E902A9">
            <w:pPr>
              <w:keepNext/>
              <w:rPr>
                <w:rFonts w:ascii="Calibri" w:hAnsi="Calibri"/>
                <w:sz w:val="18"/>
                <w:szCs w:val="18"/>
              </w:rPr>
            </w:pPr>
          </w:p>
        </w:tc>
      </w:tr>
      <w:tr w:rsidR="00114CC4" w:rsidRPr="00B177C8" w14:paraId="122A164A" w14:textId="77777777" w:rsidTr="00E902A9">
        <w:trPr>
          <w:cantSplit/>
          <w:trHeight w:val="432"/>
        </w:trPr>
        <w:tc>
          <w:tcPr>
            <w:tcW w:w="453" w:type="dxa"/>
            <w:shd w:val="clear" w:color="auto" w:fill="auto"/>
            <w:vAlign w:val="center"/>
          </w:tcPr>
          <w:p w14:paraId="122A1644" w14:textId="77777777" w:rsidR="00114CC4" w:rsidRPr="00954FDF" w:rsidRDefault="00114CC4" w:rsidP="001C6210">
            <w:pPr>
              <w:keepNext/>
              <w:jc w:val="center"/>
              <w:rPr>
                <w:rFonts w:ascii="Calibri" w:hAnsi="Calibri"/>
                <w:sz w:val="18"/>
                <w:szCs w:val="18"/>
              </w:rPr>
            </w:pPr>
            <w:r w:rsidRPr="00954FDF">
              <w:rPr>
                <w:rFonts w:ascii="Calibri" w:hAnsi="Calibri"/>
                <w:sz w:val="18"/>
                <w:szCs w:val="18"/>
              </w:rPr>
              <w:t>05</w:t>
            </w:r>
          </w:p>
        </w:tc>
        <w:tc>
          <w:tcPr>
            <w:tcW w:w="2189" w:type="dxa"/>
            <w:shd w:val="clear" w:color="auto" w:fill="auto"/>
            <w:vAlign w:val="center"/>
          </w:tcPr>
          <w:p w14:paraId="122A1645" w14:textId="77777777" w:rsidR="00114CC4" w:rsidRPr="00954FDF" w:rsidRDefault="00114CC4" w:rsidP="001C6210">
            <w:pPr>
              <w:keepNext/>
              <w:rPr>
                <w:rFonts w:ascii="Calibri" w:hAnsi="Calibri"/>
                <w:sz w:val="18"/>
                <w:szCs w:val="18"/>
              </w:rPr>
            </w:pPr>
            <w:r w:rsidRPr="00954FDF">
              <w:rPr>
                <w:rFonts w:ascii="Calibri" w:hAnsi="Calibri"/>
                <w:sz w:val="18"/>
                <w:szCs w:val="18"/>
              </w:rPr>
              <w:t>CA City:</w:t>
            </w:r>
          </w:p>
        </w:tc>
        <w:tc>
          <w:tcPr>
            <w:tcW w:w="5006" w:type="dxa"/>
            <w:shd w:val="clear" w:color="auto" w:fill="auto"/>
            <w:vAlign w:val="center"/>
          </w:tcPr>
          <w:p w14:paraId="122A1646" w14:textId="77777777" w:rsidR="00114CC4" w:rsidRPr="006B3561" w:rsidRDefault="00114CC4" w:rsidP="00E902A9">
            <w:pPr>
              <w:keepNext/>
              <w:tabs>
                <w:tab w:val="left" w:pos="1194"/>
              </w:tabs>
              <w:rPr>
                <w:rFonts w:ascii="Calibri" w:hAnsi="Calibri"/>
                <w:sz w:val="18"/>
                <w:szCs w:val="18"/>
              </w:rPr>
            </w:pPr>
          </w:p>
        </w:tc>
        <w:tc>
          <w:tcPr>
            <w:tcW w:w="399" w:type="dxa"/>
            <w:shd w:val="clear" w:color="auto" w:fill="auto"/>
            <w:vAlign w:val="center"/>
          </w:tcPr>
          <w:p w14:paraId="122A1647" w14:textId="77777777" w:rsidR="00114CC4" w:rsidRPr="00954FDF" w:rsidRDefault="00114CC4" w:rsidP="001C6210">
            <w:pPr>
              <w:keepNext/>
              <w:jc w:val="center"/>
              <w:rPr>
                <w:rFonts w:ascii="Calibri" w:hAnsi="Calibri"/>
                <w:sz w:val="18"/>
                <w:szCs w:val="18"/>
              </w:rPr>
            </w:pPr>
            <w:r w:rsidRPr="00954FDF">
              <w:rPr>
                <w:rFonts w:ascii="Calibri" w:hAnsi="Calibri"/>
                <w:sz w:val="18"/>
                <w:szCs w:val="18"/>
              </w:rPr>
              <w:t>06</w:t>
            </w:r>
          </w:p>
        </w:tc>
        <w:tc>
          <w:tcPr>
            <w:tcW w:w="4031" w:type="dxa"/>
            <w:shd w:val="clear" w:color="auto" w:fill="auto"/>
            <w:vAlign w:val="center"/>
          </w:tcPr>
          <w:p w14:paraId="122A1648" w14:textId="77777777" w:rsidR="00114CC4" w:rsidRPr="00954FDF" w:rsidRDefault="00114CC4" w:rsidP="001C6210">
            <w:pPr>
              <w:keepNext/>
              <w:rPr>
                <w:rFonts w:ascii="Calibri" w:hAnsi="Calibri"/>
                <w:sz w:val="18"/>
                <w:szCs w:val="18"/>
              </w:rPr>
            </w:pPr>
            <w:r w:rsidRPr="00954FDF">
              <w:rPr>
                <w:rFonts w:ascii="Calibri" w:hAnsi="Calibri"/>
                <w:sz w:val="18"/>
                <w:szCs w:val="18"/>
              </w:rPr>
              <w:t>Number of Dwelling Units</w:t>
            </w:r>
            <w:r w:rsidR="003C6EB4" w:rsidRPr="00954FDF">
              <w:rPr>
                <w:rFonts w:ascii="Calibri" w:hAnsi="Calibri"/>
                <w:sz w:val="18"/>
                <w:szCs w:val="18"/>
              </w:rPr>
              <w:t xml:space="preserve"> with Additions</w:t>
            </w:r>
            <w:r w:rsidRPr="00954FDF">
              <w:rPr>
                <w:rFonts w:ascii="Calibri" w:hAnsi="Calibri"/>
                <w:sz w:val="18"/>
                <w:szCs w:val="18"/>
              </w:rPr>
              <w:t>:</w:t>
            </w:r>
          </w:p>
        </w:tc>
        <w:tc>
          <w:tcPr>
            <w:tcW w:w="2538" w:type="dxa"/>
            <w:shd w:val="clear" w:color="auto" w:fill="auto"/>
            <w:vAlign w:val="center"/>
          </w:tcPr>
          <w:p w14:paraId="122A1649" w14:textId="77777777" w:rsidR="00114CC4" w:rsidRPr="006B3561" w:rsidRDefault="00114CC4" w:rsidP="00E902A9">
            <w:pPr>
              <w:keepNext/>
              <w:rPr>
                <w:rFonts w:ascii="Calibri" w:hAnsi="Calibri"/>
                <w:sz w:val="18"/>
                <w:szCs w:val="18"/>
              </w:rPr>
            </w:pPr>
          </w:p>
        </w:tc>
      </w:tr>
      <w:tr w:rsidR="00114CC4" w:rsidRPr="00B177C8" w14:paraId="122A1651" w14:textId="77777777" w:rsidTr="00E902A9">
        <w:trPr>
          <w:cantSplit/>
          <w:trHeight w:val="432"/>
        </w:trPr>
        <w:tc>
          <w:tcPr>
            <w:tcW w:w="453" w:type="dxa"/>
            <w:shd w:val="clear" w:color="auto" w:fill="auto"/>
            <w:vAlign w:val="center"/>
          </w:tcPr>
          <w:p w14:paraId="122A164B" w14:textId="77777777" w:rsidR="00114CC4" w:rsidRPr="00954FDF" w:rsidRDefault="00114CC4" w:rsidP="001C6210">
            <w:pPr>
              <w:keepNext/>
              <w:jc w:val="center"/>
              <w:rPr>
                <w:rFonts w:ascii="Calibri" w:hAnsi="Calibri"/>
                <w:sz w:val="18"/>
                <w:szCs w:val="18"/>
              </w:rPr>
            </w:pPr>
            <w:r w:rsidRPr="00954FDF">
              <w:rPr>
                <w:rFonts w:ascii="Calibri" w:hAnsi="Calibri"/>
                <w:sz w:val="18"/>
                <w:szCs w:val="18"/>
              </w:rPr>
              <w:t>07</w:t>
            </w:r>
          </w:p>
        </w:tc>
        <w:tc>
          <w:tcPr>
            <w:tcW w:w="2189" w:type="dxa"/>
            <w:shd w:val="clear" w:color="auto" w:fill="auto"/>
            <w:vAlign w:val="center"/>
          </w:tcPr>
          <w:p w14:paraId="122A164C" w14:textId="77777777" w:rsidR="00114CC4" w:rsidRPr="00954FDF" w:rsidRDefault="00114CC4" w:rsidP="001C6210">
            <w:pPr>
              <w:keepNext/>
              <w:rPr>
                <w:rFonts w:ascii="Calibri" w:hAnsi="Calibri"/>
                <w:sz w:val="18"/>
                <w:szCs w:val="18"/>
              </w:rPr>
            </w:pPr>
            <w:r w:rsidRPr="00954FDF">
              <w:rPr>
                <w:rFonts w:ascii="Calibri" w:hAnsi="Calibri"/>
                <w:sz w:val="18"/>
                <w:szCs w:val="18"/>
              </w:rPr>
              <w:t>Zip Code:</w:t>
            </w:r>
          </w:p>
        </w:tc>
        <w:tc>
          <w:tcPr>
            <w:tcW w:w="5006" w:type="dxa"/>
            <w:shd w:val="clear" w:color="auto" w:fill="auto"/>
            <w:vAlign w:val="center"/>
          </w:tcPr>
          <w:p w14:paraId="122A164D" w14:textId="77777777" w:rsidR="00114CC4" w:rsidRPr="006B3561" w:rsidRDefault="00114CC4" w:rsidP="00E902A9">
            <w:pPr>
              <w:keepNext/>
              <w:rPr>
                <w:rFonts w:ascii="Calibri" w:hAnsi="Calibri"/>
                <w:sz w:val="18"/>
                <w:szCs w:val="18"/>
              </w:rPr>
            </w:pPr>
          </w:p>
        </w:tc>
        <w:tc>
          <w:tcPr>
            <w:tcW w:w="399" w:type="dxa"/>
            <w:shd w:val="clear" w:color="auto" w:fill="auto"/>
            <w:vAlign w:val="center"/>
          </w:tcPr>
          <w:p w14:paraId="122A164E" w14:textId="77777777" w:rsidR="00114CC4" w:rsidRPr="00954FDF" w:rsidRDefault="00114CC4" w:rsidP="001C6210">
            <w:pPr>
              <w:keepNext/>
              <w:jc w:val="center"/>
              <w:rPr>
                <w:rFonts w:ascii="Calibri" w:hAnsi="Calibri"/>
                <w:sz w:val="18"/>
                <w:szCs w:val="18"/>
              </w:rPr>
            </w:pPr>
            <w:r w:rsidRPr="00954FDF">
              <w:rPr>
                <w:rFonts w:ascii="Calibri" w:hAnsi="Calibri"/>
                <w:sz w:val="18"/>
                <w:szCs w:val="18"/>
              </w:rPr>
              <w:t>08</w:t>
            </w:r>
          </w:p>
        </w:tc>
        <w:tc>
          <w:tcPr>
            <w:tcW w:w="4031" w:type="dxa"/>
            <w:shd w:val="clear" w:color="auto" w:fill="auto"/>
            <w:vAlign w:val="center"/>
          </w:tcPr>
          <w:p w14:paraId="122A164F" w14:textId="77777777" w:rsidR="00114CC4" w:rsidRPr="00954FDF" w:rsidRDefault="00114CC4" w:rsidP="001C6210">
            <w:pPr>
              <w:keepNext/>
              <w:rPr>
                <w:rFonts w:ascii="Calibri" w:hAnsi="Calibri"/>
                <w:sz w:val="18"/>
                <w:szCs w:val="18"/>
              </w:rPr>
            </w:pPr>
            <w:r w:rsidRPr="00954FDF">
              <w:rPr>
                <w:rFonts w:ascii="Calibri" w:hAnsi="Calibri"/>
                <w:sz w:val="18"/>
                <w:szCs w:val="18"/>
              </w:rPr>
              <w:t>Fuel Type:</w:t>
            </w:r>
          </w:p>
        </w:tc>
        <w:tc>
          <w:tcPr>
            <w:tcW w:w="2538" w:type="dxa"/>
            <w:shd w:val="clear" w:color="auto" w:fill="auto"/>
            <w:vAlign w:val="center"/>
          </w:tcPr>
          <w:p w14:paraId="122A1650" w14:textId="77777777" w:rsidR="00114CC4" w:rsidRPr="006B3561" w:rsidRDefault="00114CC4" w:rsidP="00E902A9">
            <w:pPr>
              <w:keepNext/>
              <w:rPr>
                <w:rFonts w:ascii="Calibri" w:hAnsi="Calibri"/>
                <w:sz w:val="18"/>
                <w:szCs w:val="18"/>
              </w:rPr>
            </w:pPr>
          </w:p>
        </w:tc>
      </w:tr>
      <w:tr w:rsidR="00114CC4" w:rsidRPr="00B177C8" w14:paraId="122A1658" w14:textId="77777777" w:rsidTr="00E902A9">
        <w:trPr>
          <w:cantSplit/>
          <w:trHeight w:val="432"/>
        </w:trPr>
        <w:tc>
          <w:tcPr>
            <w:tcW w:w="453" w:type="dxa"/>
            <w:shd w:val="clear" w:color="auto" w:fill="auto"/>
            <w:vAlign w:val="center"/>
          </w:tcPr>
          <w:p w14:paraId="122A1652" w14:textId="77777777" w:rsidR="00114CC4" w:rsidRPr="00954FDF" w:rsidRDefault="00114CC4" w:rsidP="001C6210">
            <w:pPr>
              <w:keepNext/>
              <w:jc w:val="center"/>
              <w:rPr>
                <w:rFonts w:ascii="Calibri" w:hAnsi="Calibri"/>
                <w:sz w:val="18"/>
                <w:szCs w:val="18"/>
              </w:rPr>
            </w:pPr>
            <w:r w:rsidRPr="00954FDF">
              <w:rPr>
                <w:rFonts w:ascii="Calibri" w:hAnsi="Calibri"/>
                <w:sz w:val="18"/>
                <w:szCs w:val="18"/>
              </w:rPr>
              <w:t>09</w:t>
            </w:r>
          </w:p>
        </w:tc>
        <w:tc>
          <w:tcPr>
            <w:tcW w:w="2189" w:type="dxa"/>
            <w:shd w:val="clear" w:color="auto" w:fill="auto"/>
            <w:vAlign w:val="center"/>
          </w:tcPr>
          <w:p w14:paraId="122A1653" w14:textId="77777777" w:rsidR="00114CC4" w:rsidRPr="00954FDF" w:rsidRDefault="00114CC4" w:rsidP="001C6210">
            <w:pPr>
              <w:keepNext/>
              <w:rPr>
                <w:rFonts w:ascii="Calibri" w:hAnsi="Calibri"/>
                <w:sz w:val="18"/>
                <w:szCs w:val="18"/>
              </w:rPr>
            </w:pPr>
            <w:r w:rsidRPr="00954FDF">
              <w:rPr>
                <w:rFonts w:ascii="Calibri" w:hAnsi="Calibri"/>
                <w:sz w:val="18"/>
                <w:szCs w:val="18"/>
              </w:rPr>
              <w:t>Climate Zone:</w:t>
            </w:r>
          </w:p>
        </w:tc>
        <w:tc>
          <w:tcPr>
            <w:tcW w:w="5006" w:type="dxa"/>
            <w:shd w:val="clear" w:color="auto" w:fill="auto"/>
            <w:vAlign w:val="center"/>
          </w:tcPr>
          <w:p w14:paraId="122A1654" w14:textId="77777777" w:rsidR="00114CC4" w:rsidRPr="006B3561" w:rsidRDefault="00114CC4" w:rsidP="00E902A9">
            <w:pPr>
              <w:keepNext/>
              <w:rPr>
                <w:rFonts w:ascii="Calibri" w:hAnsi="Calibri"/>
                <w:sz w:val="18"/>
                <w:szCs w:val="18"/>
              </w:rPr>
            </w:pPr>
          </w:p>
        </w:tc>
        <w:tc>
          <w:tcPr>
            <w:tcW w:w="399" w:type="dxa"/>
            <w:shd w:val="clear" w:color="auto" w:fill="auto"/>
            <w:vAlign w:val="center"/>
          </w:tcPr>
          <w:p w14:paraId="122A1655" w14:textId="77777777" w:rsidR="00114CC4" w:rsidRPr="00954FDF" w:rsidRDefault="00114CC4" w:rsidP="001C6210">
            <w:pPr>
              <w:keepNext/>
              <w:jc w:val="center"/>
              <w:rPr>
                <w:rFonts w:ascii="Calibri" w:hAnsi="Calibri"/>
                <w:sz w:val="18"/>
                <w:szCs w:val="18"/>
              </w:rPr>
            </w:pPr>
            <w:r w:rsidRPr="00954FDF">
              <w:rPr>
                <w:rFonts w:ascii="Calibri" w:hAnsi="Calibri"/>
                <w:sz w:val="18"/>
                <w:szCs w:val="18"/>
              </w:rPr>
              <w:t>10</w:t>
            </w:r>
          </w:p>
        </w:tc>
        <w:tc>
          <w:tcPr>
            <w:tcW w:w="4031" w:type="dxa"/>
            <w:shd w:val="clear" w:color="auto" w:fill="auto"/>
            <w:vAlign w:val="center"/>
          </w:tcPr>
          <w:p w14:paraId="122A1656" w14:textId="77777777" w:rsidR="00114CC4" w:rsidRPr="00954FDF" w:rsidRDefault="00114CC4" w:rsidP="001C6210">
            <w:pPr>
              <w:keepNext/>
              <w:rPr>
                <w:rFonts w:ascii="Calibri" w:hAnsi="Calibri"/>
                <w:sz w:val="18"/>
                <w:szCs w:val="18"/>
              </w:rPr>
            </w:pPr>
            <w:r w:rsidRPr="00954FDF">
              <w:rPr>
                <w:rFonts w:ascii="Calibri" w:hAnsi="Calibri"/>
                <w:sz w:val="18"/>
                <w:szCs w:val="18"/>
              </w:rPr>
              <w:t>Total Conditioned Floor Area</w:t>
            </w:r>
            <w:r w:rsidR="00E75212" w:rsidRPr="00954FDF">
              <w:rPr>
                <w:rFonts w:ascii="Calibri" w:hAnsi="Calibri"/>
                <w:sz w:val="18"/>
                <w:szCs w:val="18"/>
              </w:rPr>
              <w:t xml:space="preserve"> (</w:t>
            </w:r>
            <w:r w:rsidR="00FE3431" w:rsidRPr="00954FDF">
              <w:rPr>
                <w:rFonts w:ascii="Calibri" w:hAnsi="Calibri"/>
                <w:sz w:val="18"/>
                <w:szCs w:val="18"/>
              </w:rPr>
              <w:t>ft</w:t>
            </w:r>
            <w:r w:rsidR="00E75212" w:rsidRPr="00954FDF">
              <w:rPr>
                <w:rFonts w:ascii="Calibri" w:hAnsi="Calibri"/>
                <w:sz w:val="18"/>
                <w:szCs w:val="18"/>
                <w:vertAlign w:val="superscript"/>
              </w:rPr>
              <w:t>2</w:t>
            </w:r>
            <w:r w:rsidR="00E75212" w:rsidRPr="00954FDF">
              <w:rPr>
                <w:rFonts w:ascii="Calibri" w:hAnsi="Calibri"/>
                <w:sz w:val="18"/>
                <w:szCs w:val="18"/>
              </w:rPr>
              <w:t>)</w:t>
            </w:r>
            <w:r w:rsidRPr="00954FDF">
              <w:rPr>
                <w:rFonts w:ascii="Calibri" w:hAnsi="Calibri"/>
                <w:sz w:val="18"/>
                <w:szCs w:val="18"/>
              </w:rPr>
              <w:t xml:space="preserve"> (Addition):</w:t>
            </w:r>
          </w:p>
        </w:tc>
        <w:tc>
          <w:tcPr>
            <w:tcW w:w="2538" w:type="dxa"/>
            <w:shd w:val="clear" w:color="auto" w:fill="auto"/>
            <w:vAlign w:val="center"/>
          </w:tcPr>
          <w:p w14:paraId="122A1657" w14:textId="77777777" w:rsidR="00114CC4" w:rsidRPr="006B3561" w:rsidRDefault="00114CC4" w:rsidP="00E902A9">
            <w:pPr>
              <w:keepNext/>
              <w:rPr>
                <w:rFonts w:ascii="Calibri" w:hAnsi="Calibri"/>
                <w:sz w:val="18"/>
                <w:szCs w:val="18"/>
              </w:rPr>
            </w:pPr>
          </w:p>
        </w:tc>
      </w:tr>
      <w:tr w:rsidR="00114CC4" w:rsidRPr="00B177C8" w14:paraId="122A165F" w14:textId="77777777" w:rsidTr="00E902A9">
        <w:trPr>
          <w:cantSplit/>
          <w:trHeight w:val="432"/>
        </w:trPr>
        <w:tc>
          <w:tcPr>
            <w:tcW w:w="453" w:type="dxa"/>
            <w:shd w:val="clear" w:color="auto" w:fill="auto"/>
            <w:vAlign w:val="center"/>
          </w:tcPr>
          <w:p w14:paraId="122A1659" w14:textId="77777777" w:rsidR="00114CC4" w:rsidRPr="00954FDF" w:rsidRDefault="00114CC4" w:rsidP="001C6210">
            <w:pPr>
              <w:keepNext/>
              <w:jc w:val="center"/>
              <w:rPr>
                <w:rFonts w:ascii="Calibri" w:hAnsi="Calibri"/>
                <w:sz w:val="18"/>
                <w:szCs w:val="18"/>
              </w:rPr>
            </w:pPr>
            <w:r w:rsidRPr="00954FDF">
              <w:rPr>
                <w:rFonts w:ascii="Calibri" w:hAnsi="Calibri"/>
                <w:sz w:val="18"/>
                <w:szCs w:val="18"/>
              </w:rPr>
              <w:t>11</w:t>
            </w:r>
          </w:p>
        </w:tc>
        <w:tc>
          <w:tcPr>
            <w:tcW w:w="2189" w:type="dxa"/>
            <w:shd w:val="clear" w:color="auto" w:fill="auto"/>
            <w:vAlign w:val="center"/>
          </w:tcPr>
          <w:p w14:paraId="122A165A" w14:textId="7A5A6DF8" w:rsidR="00114CC4" w:rsidRPr="00954FDF" w:rsidRDefault="00114CC4" w:rsidP="001C6210">
            <w:pPr>
              <w:keepNext/>
              <w:rPr>
                <w:rFonts w:ascii="Calibri" w:hAnsi="Calibri"/>
                <w:sz w:val="18"/>
                <w:szCs w:val="18"/>
              </w:rPr>
            </w:pPr>
            <w:r w:rsidRPr="00954FDF">
              <w:rPr>
                <w:rFonts w:ascii="Calibri" w:hAnsi="Calibri"/>
                <w:sz w:val="18"/>
                <w:szCs w:val="18"/>
              </w:rPr>
              <w:t>Building Type</w:t>
            </w:r>
            <w:r w:rsidR="006B3561">
              <w:rPr>
                <w:rFonts w:ascii="Calibri" w:hAnsi="Calibri"/>
                <w:sz w:val="18"/>
                <w:szCs w:val="18"/>
              </w:rPr>
              <w:t>:</w:t>
            </w:r>
          </w:p>
        </w:tc>
        <w:tc>
          <w:tcPr>
            <w:tcW w:w="5006" w:type="dxa"/>
            <w:shd w:val="clear" w:color="auto" w:fill="auto"/>
            <w:vAlign w:val="center"/>
          </w:tcPr>
          <w:p w14:paraId="122A165B" w14:textId="77777777" w:rsidR="00114CC4" w:rsidRPr="00954FDF" w:rsidRDefault="00114CC4" w:rsidP="00E902A9">
            <w:pPr>
              <w:keepNext/>
              <w:rPr>
                <w:rFonts w:ascii="Calibri" w:hAnsi="Calibri"/>
                <w:sz w:val="18"/>
                <w:szCs w:val="18"/>
              </w:rPr>
            </w:pPr>
          </w:p>
        </w:tc>
        <w:tc>
          <w:tcPr>
            <w:tcW w:w="399" w:type="dxa"/>
            <w:shd w:val="clear" w:color="auto" w:fill="auto"/>
            <w:vAlign w:val="center"/>
          </w:tcPr>
          <w:p w14:paraId="122A165C" w14:textId="77777777" w:rsidR="00114CC4" w:rsidRPr="00954FDF" w:rsidRDefault="00114CC4" w:rsidP="001C6210">
            <w:pPr>
              <w:keepNext/>
              <w:jc w:val="center"/>
              <w:rPr>
                <w:rFonts w:ascii="Calibri" w:hAnsi="Calibri"/>
                <w:sz w:val="18"/>
                <w:szCs w:val="18"/>
              </w:rPr>
            </w:pPr>
            <w:r w:rsidRPr="00954FDF">
              <w:rPr>
                <w:rFonts w:ascii="Calibri" w:hAnsi="Calibri"/>
                <w:sz w:val="18"/>
                <w:szCs w:val="18"/>
              </w:rPr>
              <w:t>12</w:t>
            </w:r>
          </w:p>
        </w:tc>
        <w:tc>
          <w:tcPr>
            <w:tcW w:w="4031" w:type="dxa"/>
            <w:shd w:val="clear" w:color="auto" w:fill="auto"/>
            <w:vAlign w:val="center"/>
          </w:tcPr>
          <w:p w14:paraId="122A165D" w14:textId="77777777" w:rsidR="00114CC4" w:rsidRPr="00954FDF" w:rsidRDefault="00114CC4" w:rsidP="001C6210">
            <w:pPr>
              <w:keepNext/>
              <w:rPr>
                <w:rFonts w:ascii="Calibri" w:hAnsi="Calibri"/>
                <w:sz w:val="18"/>
                <w:szCs w:val="18"/>
              </w:rPr>
            </w:pPr>
            <w:r w:rsidRPr="00954FDF">
              <w:rPr>
                <w:rFonts w:ascii="Calibri" w:hAnsi="Calibri"/>
                <w:sz w:val="18"/>
                <w:szCs w:val="18"/>
              </w:rPr>
              <w:t>Slab Area</w:t>
            </w:r>
            <w:r w:rsidR="00E75212" w:rsidRPr="00954FDF">
              <w:rPr>
                <w:rFonts w:ascii="Calibri" w:hAnsi="Calibri"/>
                <w:sz w:val="18"/>
                <w:szCs w:val="18"/>
              </w:rPr>
              <w:t xml:space="preserve"> (</w:t>
            </w:r>
            <w:r w:rsidR="00FE3431" w:rsidRPr="00954FDF">
              <w:rPr>
                <w:rFonts w:ascii="Calibri" w:hAnsi="Calibri"/>
                <w:sz w:val="18"/>
                <w:szCs w:val="18"/>
              </w:rPr>
              <w:t>ft</w:t>
            </w:r>
            <w:r w:rsidR="00E75212" w:rsidRPr="00954FDF">
              <w:rPr>
                <w:rFonts w:ascii="Calibri" w:hAnsi="Calibri"/>
                <w:sz w:val="18"/>
                <w:szCs w:val="18"/>
                <w:vertAlign w:val="superscript"/>
              </w:rPr>
              <w:t>2</w:t>
            </w:r>
            <w:r w:rsidR="00E75212" w:rsidRPr="00954FDF">
              <w:rPr>
                <w:rFonts w:ascii="Calibri" w:hAnsi="Calibri"/>
                <w:sz w:val="18"/>
                <w:szCs w:val="18"/>
              </w:rPr>
              <w:t>)</w:t>
            </w:r>
            <w:r w:rsidRPr="00954FDF">
              <w:rPr>
                <w:rFonts w:ascii="Calibri" w:hAnsi="Calibri"/>
                <w:sz w:val="18"/>
                <w:szCs w:val="18"/>
              </w:rPr>
              <w:t>:</w:t>
            </w:r>
          </w:p>
        </w:tc>
        <w:tc>
          <w:tcPr>
            <w:tcW w:w="2538" w:type="dxa"/>
            <w:shd w:val="clear" w:color="auto" w:fill="auto"/>
            <w:vAlign w:val="center"/>
          </w:tcPr>
          <w:p w14:paraId="122A165E" w14:textId="77777777" w:rsidR="00114CC4" w:rsidRPr="006B3561" w:rsidRDefault="00114CC4" w:rsidP="00E902A9">
            <w:pPr>
              <w:keepNext/>
              <w:rPr>
                <w:rFonts w:ascii="Calibri" w:hAnsi="Calibri"/>
                <w:sz w:val="18"/>
                <w:szCs w:val="18"/>
              </w:rPr>
            </w:pPr>
          </w:p>
        </w:tc>
      </w:tr>
      <w:tr w:rsidR="00114CC4" w:rsidRPr="00B177C8" w14:paraId="122A1666" w14:textId="77777777" w:rsidTr="00E902A9">
        <w:trPr>
          <w:cantSplit/>
          <w:trHeight w:val="432"/>
        </w:trPr>
        <w:tc>
          <w:tcPr>
            <w:tcW w:w="453" w:type="dxa"/>
            <w:shd w:val="clear" w:color="auto" w:fill="auto"/>
            <w:vAlign w:val="center"/>
          </w:tcPr>
          <w:p w14:paraId="122A1660" w14:textId="77777777" w:rsidR="00114CC4" w:rsidRPr="00954FDF" w:rsidRDefault="00114CC4" w:rsidP="001C6210">
            <w:pPr>
              <w:keepNext/>
              <w:jc w:val="center"/>
              <w:rPr>
                <w:rFonts w:ascii="Calibri" w:hAnsi="Calibri"/>
                <w:sz w:val="18"/>
                <w:szCs w:val="18"/>
              </w:rPr>
            </w:pPr>
            <w:r w:rsidRPr="00954FDF">
              <w:rPr>
                <w:rFonts w:ascii="Calibri" w:hAnsi="Calibri"/>
                <w:sz w:val="18"/>
                <w:szCs w:val="18"/>
              </w:rPr>
              <w:t>13</w:t>
            </w:r>
          </w:p>
        </w:tc>
        <w:tc>
          <w:tcPr>
            <w:tcW w:w="2189" w:type="dxa"/>
            <w:shd w:val="clear" w:color="auto" w:fill="auto"/>
            <w:vAlign w:val="center"/>
          </w:tcPr>
          <w:p w14:paraId="122A1661" w14:textId="77777777" w:rsidR="00114CC4" w:rsidRPr="006B3561" w:rsidRDefault="00D11A0C" w:rsidP="001C6210">
            <w:pPr>
              <w:keepNext/>
              <w:rPr>
                <w:rFonts w:ascii="Calibri" w:hAnsi="Calibri"/>
                <w:sz w:val="18"/>
                <w:szCs w:val="18"/>
              </w:rPr>
            </w:pPr>
            <w:r w:rsidRPr="00954FDF">
              <w:rPr>
                <w:rFonts w:ascii="Calibri" w:hAnsi="Calibri"/>
                <w:sz w:val="18"/>
                <w:szCs w:val="18"/>
              </w:rPr>
              <w:t>Project Scope</w:t>
            </w:r>
            <w:r w:rsidR="00114CC4" w:rsidRPr="00954FDF">
              <w:rPr>
                <w:rFonts w:ascii="Calibri" w:hAnsi="Calibri"/>
                <w:sz w:val="18"/>
                <w:szCs w:val="18"/>
              </w:rPr>
              <w:t xml:space="preserve">: </w:t>
            </w:r>
            <w:r w:rsidR="00114CC4" w:rsidRPr="006B3561">
              <w:rPr>
                <w:rFonts w:ascii="Calibri" w:hAnsi="Calibri"/>
                <w:sz w:val="18"/>
                <w:szCs w:val="18"/>
              </w:rPr>
              <w:t xml:space="preserve"> </w:t>
            </w:r>
          </w:p>
        </w:tc>
        <w:tc>
          <w:tcPr>
            <w:tcW w:w="5006" w:type="dxa"/>
            <w:shd w:val="clear" w:color="auto" w:fill="auto"/>
            <w:vAlign w:val="center"/>
          </w:tcPr>
          <w:p w14:paraId="122A1662" w14:textId="77777777" w:rsidR="00114CC4" w:rsidRPr="006B3561" w:rsidRDefault="00114CC4" w:rsidP="00E902A9">
            <w:pPr>
              <w:keepNext/>
              <w:rPr>
                <w:rFonts w:ascii="Calibri" w:hAnsi="Calibri"/>
                <w:sz w:val="18"/>
                <w:szCs w:val="18"/>
              </w:rPr>
            </w:pPr>
          </w:p>
        </w:tc>
        <w:tc>
          <w:tcPr>
            <w:tcW w:w="399" w:type="dxa"/>
            <w:shd w:val="clear" w:color="auto" w:fill="auto"/>
            <w:vAlign w:val="center"/>
          </w:tcPr>
          <w:p w14:paraId="122A1663" w14:textId="73D248DB" w:rsidR="00114CC4" w:rsidRPr="00954FDF" w:rsidRDefault="00BC5732" w:rsidP="001C6210">
            <w:pPr>
              <w:keepNext/>
              <w:jc w:val="center"/>
              <w:rPr>
                <w:rFonts w:ascii="Calibri" w:hAnsi="Calibri"/>
                <w:sz w:val="18"/>
                <w:szCs w:val="18"/>
              </w:rPr>
            </w:pPr>
            <w:ins w:id="4" w:author="Alexis Smith (9/1)" w:date="2017-03-15T14:59:00Z">
              <w:r>
                <w:rPr>
                  <w:rFonts w:ascii="Calibri" w:hAnsi="Calibri"/>
                  <w:sz w:val="18"/>
                  <w:szCs w:val="18"/>
                </w:rPr>
                <w:t>14</w:t>
              </w:r>
            </w:ins>
          </w:p>
        </w:tc>
        <w:tc>
          <w:tcPr>
            <w:tcW w:w="4031" w:type="dxa"/>
            <w:shd w:val="clear" w:color="auto" w:fill="auto"/>
            <w:vAlign w:val="center"/>
          </w:tcPr>
          <w:p w14:paraId="6DCFA614" w14:textId="77777777" w:rsidR="00BC5732" w:rsidRPr="00BC5732" w:rsidRDefault="00BC5732" w:rsidP="00BC5732">
            <w:pPr>
              <w:keepNext/>
              <w:rPr>
                <w:ins w:id="5" w:author="Alexis Smith (9/1)" w:date="2017-03-15T15:00:00Z"/>
                <w:rFonts w:ascii="Calibri" w:hAnsi="Calibri"/>
                <w:sz w:val="18"/>
                <w:szCs w:val="18"/>
              </w:rPr>
            </w:pPr>
            <w:ins w:id="6" w:author="Alexis Smith (9/1)" w:date="2017-03-15T15:00:00Z">
              <w:r w:rsidRPr="00BC5732">
                <w:rPr>
                  <w:rFonts w:ascii="Calibri" w:hAnsi="Calibri"/>
                  <w:sz w:val="18"/>
                  <w:szCs w:val="18"/>
                </w:rPr>
                <w:t>Exceptions to Fenestration U-factor and SHGC</w:t>
              </w:r>
            </w:ins>
          </w:p>
          <w:p w14:paraId="122A1664" w14:textId="522335A4" w:rsidR="00114CC4" w:rsidRPr="00954FDF" w:rsidRDefault="00BC5732" w:rsidP="00BC5732">
            <w:pPr>
              <w:keepNext/>
              <w:rPr>
                <w:rFonts w:ascii="Calibri" w:hAnsi="Calibri"/>
                <w:sz w:val="18"/>
                <w:szCs w:val="18"/>
              </w:rPr>
            </w:pPr>
            <w:ins w:id="7" w:author="Alexis Smith (9/1)" w:date="2017-03-15T15:00:00Z">
              <w:r w:rsidRPr="00BC5732">
                <w:rPr>
                  <w:rFonts w:ascii="Calibri" w:hAnsi="Calibri"/>
                  <w:sz w:val="18"/>
                  <w:szCs w:val="18"/>
                </w:rPr>
                <w:t>150.1(c)3A:</w:t>
              </w:r>
            </w:ins>
          </w:p>
        </w:tc>
        <w:tc>
          <w:tcPr>
            <w:tcW w:w="2538" w:type="dxa"/>
            <w:shd w:val="clear" w:color="auto" w:fill="auto"/>
            <w:vAlign w:val="center"/>
          </w:tcPr>
          <w:p w14:paraId="122A1665" w14:textId="77777777" w:rsidR="00114CC4" w:rsidRPr="006B3561" w:rsidRDefault="00114CC4" w:rsidP="00E902A9">
            <w:pPr>
              <w:keepNext/>
              <w:rPr>
                <w:rFonts w:ascii="Calibri" w:hAnsi="Calibri"/>
                <w:sz w:val="18"/>
                <w:szCs w:val="18"/>
              </w:rPr>
            </w:pPr>
          </w:p>
        </w:tc>
      </w:tr>
    </w:tbl>
    <w:p w14:paraId="122A1667" w14:textId="77777777" w:rsidR="00D44212" w:rsidRDefault="00D44212">
      <w:pPr>
        <w:rPr>
          <w:rFonts w:ascii="Calibri" w:hAnsi="Calibri"/>
          <w:sz w:val="18"/>
          <w:szCs w:val="18"/>
        </w:rPr>
      </w:pPr>
    </w:p>
    <w:p w14:paraId="122A1668" w14:textId="77777777" w:rsidR="00D44212" w:rsidRDefault="00D44212">
      <w:pPr>
        <w:rPr>
          <w:rFonts w:ascii="Calibri" w:hAnsi="Calibri"/>
          <w:sz w:val="18"/>
          <w:szCs w:val="18"/>
        </w:rPr>
      </w:pPr>
      <w:r>
        <w:rPr>
          <w:rFonts w:ascii="Calibri" w:hAnsi="Calibri"/>
          <w:sz w:val="18"/>
          <w:szCs w:val="18"/>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1484"/>
        <w:gridCol w:w="1188"/>
        <w:gridCol w:w="1014"/>
        <w:gridCol w:w="1228"/>
        <w:gridCol w:w="889"/>
        <w:gridCol w:w="1197"/>
        <w:gridCol w:w="829"/>
        <w:gridCol w:w="91"/>
        <w:gridCol w:w="1014"/>
        <w:gridCol w:w="1013"/>
        <w:gridCol w:w="1382"/>
        <w:gridCol w:w="2549"/>
      </w:tblGrid>
      <w:tr w:rsidR="00850B00" w:rsidRPr="00CF4C56" w14:paraId="122A166A" w14:textId="77777777" w:rsidTr="00FC579D">
        <w:trPr>
          <w:cantSplit/>
          <w:trHeight w:val="312"/>
        </w:trPr>
        <w:tc>
          <w:tcPr>
            <w:tcW w:w="14616" w:type="dxa"/>
            <w:gridSpan w:val="13"/>
            <w:shd w:val="clear" w:color="auto" w:fill="auto"/>
          </w:tcPr>
          <w:p w14:paraId="122A1669" w14:textId="674F5EC0" w:rsidR="0050532B" w:rsidRDefault="00850B00" w:rsidP="006B3561">
            <w:pPr>
              <w:keepNext/>
              <w:rPr>
                <w:rFonts w:ascii="Calibri" w:eastAsia="Calibri" w:hAnsi="Calibri"/>
                <w:b/>
                <w:sz w:val="22"/>
                <w:szCs w:val="22"/>
              </w:rPr>
            </w:pPr>
            <w:r w:rsidRPr="009B3A0C">
              <w:rPr>
                <w:rFonts w:ascii="Calibri" w:eastAsia="Calibri" w:hAnsi="Calibri"/>
                <w:b/>
                <w:sz w:val="22"/>
                <w:szCs w:val="22"/>
              </w:rPr>
              <w:lastRenderedPageBreak/>
              <w:t xml:space="preserve">B. </w:t>
            </w:r>
            <w:r w:rsidR="006B3561">
              <w:rPr>
                <w:rFonts w:ascii="Calibri" w:eastAsia="Calibri" w:hAnsi="Calibri"/>
                <w:b/>
                <w:sz w:val="22"/>
                <w:szCs w:val="22"/>
              </w:rPr>
              <w:t>Opaque Surface Details</w:t>
            </w:r>
            <w:r w:rsidRPr="009B3A0C">
              <w:rPr>
                <w:rFonts w:ascii="Calibri" w:eastAsia="Calibri" w:hAnsi="Calibri"/>
                <w:b/>
                <w:sz w:val="22"/>
                <w:szCs w:val="22"/>
              </w:rPr>
              <w:t xml:space="preserve"> – Framed </w:t>
            </w:r>
            <w:r w:rsidRPr="00B066EC">
              <w:rPr>
                <w:rFonts w:ascii="Calibri" w:eastAsia="Calibri" w:hAnsi="Calibri"/>
                <w:sz w:val="22"/>
                <w:szCs w:val="22"/>
              </w:rPr>
              <w:t>(Section 150.2(a))</w:t>
            </w:r>
          </w:p>
        </w:tc>
      </w:tr>
      <w:tr w:rsidR="00C032D1" w:rsidRPr="00CF4C56" w14:paraId="122A1676" w14:textId="77777777" w:rsidTr="00FC579D">
        <w:trPr>
          <w:cantSplit/>
          <w:trHeight w:val="45"/>
        </w:trPr>
        <w:tc>
          <w:tcPr>
            <w:tcW w:w="738" w:type="dxa"/>
            <w:vAlign w:val="bottom"/>
          </w:tcPr>
          <w:p w14:paraId="122A166B"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sidRPr="009B3A0C">
              <w:rPr>
                <w:rFonts w:ascii="Calibri" w:hAnsi="Calibri"/>
                <w:sz w:val="18"/>
                <w:szCs w:val="18"/>
              </w:rPr>
              <w:t>1</w:t>
            </w:r>
          </w:p>
        </w:tc>
        <w:tc>
          <w:tcPr>
            <w:tcW w:w="1484" w:type="dxa"/>
            <w:vAlign w:val="bottom"/>
          </w:tcPr>
          <w:p w14:paraId="122A166C"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sidRPr="009B3A0C">
              <w:rPr>
                <w:rFonts w:ascii="Calibri" w:hAnsi="Calibri"/>
                <w:sz w:val="18"/>
                <w:szCs w:val="18"/>
              </w:rPr>
              <w:t>2</w:t>
            </w:r>
          </w:p>
        </w:tc>
        <w:tc>
          <w:tcPr>
            <w:tcW w:w="1188" w:type="dxa"/>
            <w:vAlign w:val="bottom"/>
          </w:tcPr>
          <w:p w14:paraId="122A166D"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sidRPr="009B3A0C">
              <w:rPr>
                <w:rFonts w:ascii="Calibri" w:hAnsi="Calibri"/>
                <w:sz w:val="18"/>
                <w:szCs w:val="18"/>
              </w:rPr>
              <w:t>3</w:t>
            </w:r>
          </w:p>
        </w:tc>
        <w:tc>
          <w:tcPr>
            <w:tcW w:w="1014" w:type="dxa"/>
            <w:vAlign w:val="bottom"/>
          </w:tcPr>
          <w:p w14:paraId="122A166E"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sidRPr="009B3A0C">
              <w:rPr>
                <w:rFonts w:ascii="Calibri" w:hAnsi="Calibri"/>
                <w:sz w:val="18"/>
                <w:szCs w:val="18"/>
              </w:rPr>
              <w:t>4</w:t>
            </w:r>
          </w:p>
        </w:tc>
        <w:tc>
          <w:tcPr>
            <w:tcW w:w="1228" w:type="dxa"/>
            <w:vAlign w:val="bottom"/>
          </w:tcPr>
          <w:p w14:paraId="122A166F"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sidRPr="009B3A0C">
              <w:rPr>
                <w:rFonts w:ascii="Calibri" w:hAnsi="Calibri"/>
                <w:sz w:val="18"/>
                <w:szCs w:val="18"/>
              </w:rPr>
              <w:t>5</w:t>
            </w:r>
          </w:p>
        </w:tc>
        <w:tc>
          <w:tcPr>
            <w:tcW w:w="2086" w:type="dxa"/>
            <w:gridSpan w:val="2"/>
          </w:tcPr>
          <w:p w14:paraId="122A1670" w14:textId="77777777" w:rsidR="00850B00" w:rsidRPr="009B3A0C" w:rsidDel="00773279"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Pr>
                <w:rFonts w:ascii="Calibri" w:hAnsi="Calibri"/>
                <w:sz w:val="18"/>
                <w:szCs w:val="18"/>
              </w:rPr>
              <w:t>6</w:t>
            </w:r>
          </w:p>
        </w:tc>
        <w:tc>
          <w:tcPr>
            <w:tcW w:w="829" w:type="dxa"/>
          </w:tcPr>
          <w:p w14:paraId="122A1671"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Pr>
                <w:rFonts w:ascii="Calibri" w:hAnsi="Calibri"/>
                <w:sz w:val="18"/>
                <w:szCs w:val="18"/>
              </w:rPr>
              <w:t>7</w:t>
            </w:r>
          </w:p>
        </w:tc>
        <w:tc>
          <w:tcPr>
            <w:tcW w:w="1105" w:type="dxa"/>
            <w:gridSpan w:val="2"/>
            <w:vAlign w:val="bottom"/>
          </w:tcPr>
          <w:p w14:paraId="122A1672"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Pr>
                <w:rFonts w:ascii="Calibri" w:hAnsi="Calibri"/>
                <w:sz w:val="18"/>
                <w:szCs w:val="18"/>
              </w:rPr>
              <w:t>8</w:t>
            </w:r>
          </w:p>
        </w:tc>
        <w:tc>
          <w:tcPr>
            <w:tcW w:w="1013" w:type="dxa"/>
            <w:vAlign w:val="bottom"/>
          </w:tcPr>
          <w:p w14:paraId="122A1673"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Pr>
                <w:rFonts w:ascii="Calibri" w:hAnsi="Calibri"/>
                <w:sz w:val="18"/>
                <w:szCs w:val="18"/>
              </w:rPr>
              <w:t>9</w:t>
            </w:r>
          </w:p>
        </w:tc>
        <w:tc>
          <w:tcPr>
            <w:tcW w:w="1382" w:type="dxa"/>
            <w:vAlign w:val="bottom"/>
          </w:tcPr>
          <w:p w14:paraId="122A1674" w14:textId="77777777" w:rsidR="00850B00" w:rsidRPr="009B3A0C" w:rsidRDefault="00850B00" w:rsidP="00850B00">
            <w:pPr>
              <w:tabs>
                <w:tab w:val="left" w:pos="540"/>
                <w:tab w:val="left" w:pos="900"/>
                <w:tab w:val="left" w:pos="3420"/>
              </w:tabs>
              <w:jc w:val="center"/>
              <w:rPr>
                <w:rFonts w:ascii="Calibri" w:hAnsi="Calibri"/>
                <w:sz w:val="18"/>
                <w:szCs w:val="18"/>
              </w:rPr>
            </w:pPr>
            <w:r>
              <w:rPr>
                <w:rFonts w:ascii="Calibri" w:hAnsi="Calibri"/>
                <w:sz w:val="18"/>
                <w:szCs w:val="18"/>
              </w:rPr>
              <w:t>10</w:t>
            </w:r>
          </w:p>
        </w:tc>
        <w:tc>
          <w:tcPr>
            <w:tcW w:w="2549" w:type="dxa"/>
            <w:vAlign w:val="bottom"/>
          </w:tcPr>
          <w:p w14:paraId="122A1675" w14:textId="77777777" w:rsidR="00850B00" w:rsidRPr="009B3A0C" w:rsidRDefault="00850B00" w:rsidP="00850B00">
            <w:pPr>
              <w:tabs>
                <w:tab w:val="left" w:pos="540"/>
                <w:tab w:val="left" w:pos="900"/>
                <w:tab w:val="left" w:pos="3420"/>
              </w:tabs>
              <w:jc w:val="center"/>
              <w:rPr>
                <w:rFonts w:ascii="Calibri" w:hAnsi="Calibri"/>
                <w:sz w:val="18"/>
                <w:szCs w:val="18"/>
              </w:rPr>
            </w:pPr>
            <w:r>
              <w:rPr>
                <w:rFonts w:ascii="Calibri" w:hAnsi="Calibri"/>
                <w:sz w:val="18"/>
                <w:szCs w:val="18"/>
              </w:rPr>
              <w:t>11</w:t>
            </w:r>
          </w:p>
        </w:tc>
      </w:tr>
      <w:tr w:rsidR="00C032D1" w:rsidRPr="009B3A0C" w14:paraId="122A1681" w14:textId="77777777" w:rsidTr="00FC579D">
        <w:trPr>
          <w:cantSplit/>
          <w:trHeight w:val="266"/>
        </w:trPr>
        <w:tc>
          <w:tcPr>
            <w:tcW w:w="738" w:type="dxa"/>
            <w:vMerge w:val="restart"/>
            <w:vAlign w:val="bottom"/>
          </w:tcPr>
          <w:p w14:paraId="122A1677" w14:textId="77777777" w:rsidR="00850B00" w:rsidRPr="009B3A0C"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Tag/ID</w:t>
            </w:r>
          </w:p>
        </w:tc>
        <w:tc>
          <w:tcPr>
            <w:tcW w:w="1484" w:type="dxa"/>
            <w:vMerge w:val="restart"/>
            <w:vAlign w:val="bottom"/>
          </w:tcPr>
          <w:p w14:paraId="122A1678" w14:textId="77777777" w:rsidR="00850B00" w:rsidRPr="009B3A0C"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Assembly Type</w:t>
            </w:r>
          </w:p>
        </w:tc>
        <w:tc>
          <w:tcPr>
            <w:tcW w:w="1188" w:type="dxa"/>
            <w:vMerge w:val="restart"/>
            <w:vAlign w:val="bottom"/>
          </w:tcPr>
          <w:p w14:paraId="122A1679" w14:textId="77777777" w:rsidR="00850B00" w:rsidRPr="009B3A0C"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Frame Type</w:t>
            </w:r>
          </w:p>
        </w:tc>
        <w:tc>
          <w:tcPr>
            <w:tcW w:w="1014" w:type="dxa"/>
            <w:vMerge w:val="restart"/>
            <w:vAlign w:val="bottom"/>
          </w:tcPr>
          <w:p w14:paraId="122A167A" w14:textId="77777777" w:rsidR="00850B00"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Frame Depth</w:t>
            </w:r>
          </w:p>
          <w:p w14:paraId="122A167B" w14:textId="77777777" w:rsidR="00850B00" w:rsidRPr="009B3A0C" w:rsidRDefault="00850B00" w:rsidP="00850B00">
            <w:pPr>
              <w:tabs>
                <w:tab w:val="left" w:pos="540"/>
                <w:tab w:val="left" w:pos="900"/>
                <w:tab w:val="left" w:pos="3420"/>
              </w:tabs>
              <w:jc w:val="center"/>
              <w:rPr>
                <w:rFonts w:ascii="Calibri" w:hAnsi="Calibri"/>
                <w:sz w:val="18"/>
                <w:szCs w:val="18"/>
              </w:rPr>
            </w:pPr>
            <w:r>
              <w:rPr>
                <w:rFonts w:ascii="Calibri" w:hAnsi="Calibri"/>
                <w:sz w:val="18"/>
                <w:szCs w:val="18"/>
              </w:rPr>
              <w:t>(inches)</w:t>
            </w:r>
          </w:p>
        </w:tc>
        <w:tc>
          <w:tcPr>
            <w:tcW w:w="1228" w:type="dxa"/>
            <w:vMerge w:val="restart"/>
            <w:vAlign w:val="bottom"/>
          </w:tcPr>
          <w:p w14:paraId="122A167C" w14:textId="77777777" w:rsidR="00850B00"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Frame Spacing</w:t>
            </w:r>
          </w:p>
          <w:p w14:paraId="122A167D" w14:textId="77777777" w:rsidR="00850B00" w:rsidRPr="009B3A0C" w:rsidRDefault="00850B00" w:rsidP="00850B00">
            <w:pPr>
              <w:tabs>
                <w:tab w:val="left" w:pos="540"/>
                <w:tab w:val="left" w:pos="900"/>
                <w:tab w:val="left" w:pos="3420"/>
              </w:tabs>
              <w:jc w:val="center"/>
              <w:rPr>
                <w:rFonts w:ascii="Calibri" w:hAnsi="Calibri"/>
                <w:sz w:val="18"/>
                <w:szCs w:val="18"/>
              </w:rPr>
            </w:pPr>
            <w:r>
              <w:rPr>
                <w:rFonts w:ascii="Calibri" w:hAnsi="Calibri"/>
                <w:sz w:val="18"/>
                <w:szCs w:val="18"/>
              </w:rPr>
              <w:t>(inches)</w:t>
            </w:r>
          </w:p>
        </w:tc>
        <w:tc>
          <w:tcPr>
            <w:tcW w:w="5033" w:type="dxa"/>
            <w:gridSpan w:val="6"/>
            <w:vAlign w:val="bottom"/>
          </w:tcPr>
          <w:p w14:paraId="122A167E" w14:textId="77777777" w:rsidR="00850B00" w:rsidRPr="00E77A45" w:rsidRDefault="00850B00" w:rsidP="00850B00">
            <w:pPr>
              <w:tabs>
                <w:tab w:val="left" w:pos="540"/>
                <w:tab w:val="left" w:pos="900"/>
                <w:tab w:val="left" w:pos="3420"/>
              </w:tabs>
              <w:jc w:val="center"/>
              <w:rPr>
                <w:rFonts w:ascii="Calibri" w:hAnsi="Calibri"/>
                <w:b/>
                <w:sz w:val="18"/>
                <w:szCs w:val="18"/>
              </w:rPr>
            </w:pPr>
            <w:r w:rsidRPr="00E77A45">
              <w:rPr>
                <w:rFonts w:ascii="Calibri" w:hAnsi="Calibri"/>
                <w:b/>
                <w:sz w:val="18"/>
                <w:szCs w:val="18"/>
              </w:rPr>
              <w:t>Proposed</w:t>
            </w:r>
          </w:p>
        </w:tc>
        <w:tc>
          <w:tcPr>
            <w:tcW w:w="1382" w:type="dxa"/>
            <w:vAlign w:val="bottom"/>
          </w:tcPr>
          <w:p w14:paraId="122A167F" w14:textId="77777777" w:rsidR="00850B00" w:rsidRPr="00E77A45" w:rsidRDefault="00850B00" w:rsidP="00850B00">
            <w:pPr>
              <w:tabs>
                <w:tab w:val="left" w:pos="540"/>
                <w:tab w:val="left" w:pos="900"/>
                <w:tab w:val="left" w:pos="3420"/>
              </w:tabs>
              <w:jc w:val="center"/>
              <w:rPr>
                <w:rFonts w:ascii="Calibri" w:hAnsi="Calibri"/>
                <w:b/>
                <w:sz w:val="18"/>
                <w:szCs w:val="18"/>
              </w:rPr>
            </w:pPr>
            <w:r w:rsidRPr="00E77A45">
              <w:rPr>
                <w:rFonts w:ascii="Calibri" w:hAnsi="Calibri"/>
                <w:b/>
                <w:sz w:val="18"/>
                <w:szCs w:val="18"/>
              </w:rPr>
              <w:t xml:space="preserve">Required </w:t>
            </w:r>
          </w:p>
        </w:tc>
        <w:tc>
          <w:tcPr>
            <w:tcW w:w="2549" w:type="dxa"/>
            <w:vMerge w:val="restart"/>
            <w:vAlign w:val="bottom"/>
          </w:tcPr>
          <w:p w14:paraId="122A1680" w14:textId="77777777" w:rsidR="00850B00" w:rsidRPr="009B3A0C"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Comments</w:t>
            </w:r>
          </w:p>
        </w:tc>
      </w:tr>
      <w:tr w:rsidR="00C032D1" w:rsidRPr="009B3A0C" w14:paraId="122A168E" w14:textId="77777777" w:rsidTr="00814B90">
        <w:trPr>
          <w:cantSplit/>
          <w:trHeight w:val="288"/>
        </w:trPr>
        <w:tc>
          <w:tcPr>
            <w:tcW w:w="738" w:type="dxa"/>
            <w:vMerge/>
            <w:vAlign w:val="bottom"/>
          </w:tcPr>
          <w:p w14:paraId="122A1682"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484" w:type="dxa"/>
            <w:vMerge/>
            <w:vAlign w:val="bottom"/>
          </w:tcPr>
          <w:p w14:paraId="122A1683"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88" w:type="dxa"/>
            <w:vMerge/>
            <w:vAlign w:val="bottom"/>
          </w:tcPr>
          <w:p w14:paraId="122A1684"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014" w:type="dxa"/>
            <w:vMerge/>
            <w:vAlign w:val="bottom"/>
          </w:tcPr>
          <w:p w14:paraId="122A1685"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228" w:type="dxa"/>
            <w:vMerge/>
            <w:vAlign w:val="bottom"/>
          </w:tcPr>
          <w:p w14:paraId="122A1686"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889" w:type="dxa"/>
            <w:vMerge w:val="restart"/>
            <w:vAlign w:val="bottom"/>
          </w:tcPr>
          <w:p w14:paraId="122A1687" w14:textId="77777777" w:rsidR="00850B00" w:rsidRPr="009B3A0C"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 xml:space="preserve">Cavity </w:t>
            </w:r>
            <w:r w:rsidRPr="009B3A0C">
              <w:rPr>
                <w:rFonts w:ascii="Calibri" w:hAnsi="Calibri"/>
                <w:sz w:val="18"/>
                <w:szCs w:val="18"/>
              </w:rPr>
              <w:br/>
              <w:t>R-value</w:t>
            </w:r>
          </w:p>
        </w:tc>
        <w:tc>
          <w:tcPr>
            <w:tcW w:w="1197" w:type="dxa"/>
            <w:vMerge w:val="restart"/>
            <w:vAlign w:val="bottom"/>
          </w:tcPr>
          <w:p w14:paraId="122A1688" w14:textId="77777777" w:rsidR="00850B00"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 xml:space="preserve">Continuous Insulation </w:t>
            </w:r>
          </w:p>
          <w:p w14:paraId="122A1689" w14:textId="77777777" w:rsidR="00850B00" w:rsidRPr="009B3A0C"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R-value</w:t>
            </w:r>
          </w:p>
        </w:tc>
        <w:tc>
          <w:tcPr>
            <w:tcW w:w="920" w:type="dxa"/>
            <w:gridSpan w:val="2"/>
            <w:vMerge w:val="restart"/>
            <w:vAlign w:val="bottom"/>
          </w:tcPr>
          <w:p w14:paraId="122A168A" w14:textId="77777777" w:rsidR="00850B00" w:rsidRPr="009B3A0C"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U-Factor</w:t>
            </w:r>
          </w:p>
        </w:tc>
        <w:tc>
          <w:tcPr>
            <w:tcW w:w="2027" w:type="dxa"/>
            <w:gridSpan w:val="2"/>
            <w:vAlign w:val="bottom"/>
          </w:tcPr>
          <w:p w14:paraId="122A168B" w14:textId="77777777" w:rsidR="00850B00" w:rsidRDefault="00850B00" w:rsidP="00193018">
            <w:pPr>
              <w:tabs>
                <w:tab w:val="left" w:pos="540"/>
                <w:tab w:val="left" w:pos="900"/>
                <w:tab w:val="left" w:pos="3420"/>
              </w:tabs>
              <w:jc w:val="center"/>
              <w:rPr>
                <w:rFonts w:ascii="Calibri" w:hAnsi="Calibri"/>
                <w:sz w:val="18"/>
                <w:szCs w:val="18"/>
              </w:rPr>
            </w:pPr>
            <w:r>
              <w:rPr>
                <w:rFonts w:ascii="Calibri" w:hAnsi="Calibri"/>
                <w:sz w:val="18"/>
                <w:szCs w:val="18"/>
              </w:rPr>
              <w:t>Appendix JA4</w:t>
            </w:r>
            <w:r w:rsidR="00193018">
              <w:rPr>
                <w:rFonts w:ascii="Calibri" w:hAnsi="Calibri"/>
                <w:sz w:val="18"/>
                <w:szCs w:val="18"/>
              </w:rPr>
              <w:t xml:space="preserve"> Reference</w:t>
            </w:r>
          </w:p>
        </w:tc>
        <w:tc>
          <w:tcPr>
            <w:tcW w:w="1382" w:type="dxa"/>
            <w:vMerge w:val="restart"/>
            <w:vAlign w:val="bottom"/>
          </w:tcPr>
          <w:p w14:paraId="538DD79C" w14:textId="77777777" w:rsidR="00BC5732" w:rsidRDefault="00850B00" w:rsidP="00193018">
            <w:pPr>
              <w:tabs>
                <w:tab w:val="left" w:pos="540"/>
                <w:tab w:val="left" w:pos="900"/>
                <w:tab w:val="left" w:pos="3420"/>
              </w:tabs>
              <w:jc w:val="center"/>
              <w:rPr>
                <w:ins w:id="8" w:author="Alexis Smith (9/1)" w:date="2017-03-15T15:03:00Z"/>
                <w:rFonts w:ascii="Calibri" w:hAnsi="Calibri"/>
                <w:sz w:val="18"/>
                <w:szCs w:val="18"/>
              </w:rPr>
            </w:pPr>
            <w:r w:rsidRPr="009B3A0C">
              <w:rPr>
                <w:rFonts w:ascii="Calibri" w:hAnsi="Calibri"/>
                <w:sz w:val="18"/>
                <w:szCs w:val="18"/>
              </w:rPr>
              <w:t>U-Factor</w:t>
            </w:r>
            <w:ins w:id="9" w:author="Alexis Smith (9/1)" w:date="2017-03-15T15:03:00Z">
              <w:r w:rsidR="00BC5732">
                <w:rPr>
                  <w:rFonts w:ascii="Calibri" w:hAnsi="Calibri"/>
                  <w:sz w:val="18"/>
                  <w:szCs w:val="18"/>
                </w:rPr>
                <w:t xml:space="preserve"> or </w:t>
              </w:r>
            </w:ins>
          </w:p>
          <w:p w14:paraId="122A168C" w14:textId="5443AD4E" w:rsidR="00850B00" w:rsidRPr="009B3A0C" w:rsidRDefault="001777EC" w:rsidP="00193018">
            <w:pPr>
              <w:tabs>
                <w:tab w:val="left" w:pos="540"/>
                <w:tab w:val="left" w:pos="900"/>
                <w:tab w:val="left" w:pos="3420"/>
              </w:tabs>
              <w:jc w:val="center"/>
              <w:rPr>
                <w:rFonts w:ascii="Calibri" w:hAnsi="Calibri"/>
                <w:sz w:val="18"/>
                <w:szCs w:val="18"/>
              </w:rPr>
            </w:pPr>
            <w:ins w:id="10" w:author="Alexis Smith (9/1)" w:date="2017-03-15T15:03:00Z">
              <w:r>
                <w:rPr>
                  <w:rFonts w:ascii="Calibri" w:hAnsi="Calibri"/>
                  <w:sz w:val="18"/>
                  <w:szCs w:val="18"/>
                </w:rPr>
                <w:t>R-</w:t>
              </w:r>
            </w:ins>
            <w:ins w:id="11" w:author="Alexis Smith (9/1)" w:date="2017-03-15T15:04:00Z">
              <w:r>
                <w:rPr>
                  <w:rFonts w:ascii="Calibri" w:hAnsi="Calibri"/>
                  <w:sz w:val="18"/>
                  <w:szCs w:val="18"/>
                </w:rPr>
                <w:t>v</w:t>
              </w:r>
            </w:ins>
            <w:ins w:id="12" w:author="Alexis Smith (9/1)" w:date="2017-03-15T15:03:00Z">
              <w:r w:rsidR="00BC5732">
                <w:rPr>
                  <w:rFonts w:ascii="Calibri" w:hAnsi="Calibri"/>
                  <w:sz w:val="18"/>
                  <w:szCs w:val="18"/>
                </w:rPr>
                <w:t>alue</w:t>
              </w:r>
            </w:ins>
          </w:p>
        </w:tc>
        <w:tc>
          <w:tcPr>
            <w:tcW w:w="2549" w:type="dxa"/>
            <w:vMerge/>
            <w:vAlign w:val="bottom"/>
          </w:tcPr>
          <w:p w14:paraId="122A168D" w14:textId="77777777" w:rsidR="00850B00" w:rsidRPr="009B3A0C" w:rsidRDefault="00850B00" w:rsidP="00850B00">
            <w:pPr>
              <w:tabs>
                <w:tab w:val="left" w:pos="540"/>
                <w:tab w:val="left" w:pos="900"/>
                <w:tab w:val="left" w:pos="3420"/>
              </w:tabs>
              <w:jc w:val="center"/>
              <w:rPr>
                <w:rFonts w:ascii="Calibri" w:hAnsi="Calibri"/>
                <w:sz w:val="18"/>
                <w:szCs w:val="18"/>
              </w:rPr>
            </w:pPr>
          </w:p>
        </w:tc>
      </w:tr>
      <w:tr w:rsidR="00C032D1" w:rsidRPr="009B3A0C" w14:paraId="122A169B" w14:textId="77777777" w:rsidTr="00814B90">
        <w:trPr>
          <w:cantSplit/>
          <w:trHeight w:val="288"/>
        </w:trPr>
        <w:tc>
          <w:tcPr>
            <w:tcW w:w="738" w:type="dxa"/>
            <w:vMerge/>
            <w:vAlign w:val="bottom"/>
          </w:tcPr>
          <w:p w14:paraId="122A168F"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484" w:type="dxa"/>
            <w:vMerge/>
            <w:vAlign w:val="bottom"/>
          </w:tcPr>
          <w:p w14:paraId="122A1690"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88" w:type="dxa"/>
            <w:vMerge/>
            <w:vAlign w:val="bottom"/>
          </w:tcPr>
          <w:p w14:paraId="122A1691"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014" w:type="dxa"/>
            <w:vMerge/>
            <w:vAlign w:val="bottom"/>
          </w:tcPr>
          <w:p w14:paraId="122A1692"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228" w:type="dxa"/>
            <w:vMerge/>
            <w:vAlign w:val="bottom"/>
          </w:tcPr>
          <w:p w14:paraId="122A1693"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889" w:type="dxa"/>
            <w:vMerge/>
            <w:vAlign w:val="bottom"/>
          </w:tcPr>
          <w:p w14:paraId="122A1694"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97" w:type="dxa"/>
            <w:vMerge/>
            <w:vAlign w:val="bottom"/>
          </w:tcPr>
          <w:p w14:paraId="122A1695"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920" w:type="dxa"/>
            <w:gridSpan w:val="2"/>
            <w:vMerge/>
            <w:vAlign w:val="bottom"/>
          </w:tcPr>
          <w:p w14:paraId="122A1696"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014" w:type="dxa"/>
            <w:vAlign w:val="bottom"/>
          </w:tcPr>
          <w:p w14:paraId="122A1697" w14:textId="77777777" w:rsidR="00850B00" w:rsidRDefault="00850B00" w:rsidP="00850B00">
            <w:pPr>
              <w:tabs>
                <w:tab w:val="left" w:pos="540"/>
                <w:tab w:val="left" w:pos="900"/>
                <w:tab w:val="left" w:pos="3420"/>
              </w:tabs>
              <w:jc w:val="center"/>
              <w:rPr>
                <w:rFonts w:ascii="Calibri" w:hAnsi="Calibri"/>
                <w:sz w:val="18"/>
                <w:szCs w:val="18"/>
              </w:rPr>
            </w:pPr>
            <w:r>
              <w:rPr>
                <w:rFonts w:ascii="Calibri" w:hAnsi="Calibri"/>
                <w:sz w:val="18"/>
                <w:szCs w:val="18"/>
              </w:rPr>
              <w:t>Table</w:t>
            </w:r>
          </w:p>
        </w:tc>
        <w:tc>
          <w:tcPr>
            <w:tcW w:w="1013" w:type="dxa"/>
            <w:vAlign w:val="bottom"/>
          </w:tcPr>
          <w:p w14:paraId="122A1698" w14:textId="77777777" w:rsidR="00850B00" w:rsidRDefault="00850B00" w:rsidP="00850B00">
            <w:pPr>
              <w:tabs>
                <w:tab w:val="left" w:pos="540"/>
                <w:tab w:val="left" w:pos="900"/>
                <w:tab w:val="left" w:pos="3420"/>
              </w:tabs>
              <w:jc w:val="center"/>
              <w:rPr>
                <w:rFonts w:ascii="Calibri" w:hAnsi="Calibri"/>
                <w:sz w:val="18"/>
                <w:szCs w:val="18"/>
              </w:rPr>
            </w:pPr>
            <w:r>
              <w:rPr>
                <w:rFonts w:ascii="Calibri" w:hAnsi="Calibri"/>
                <w:sz w:val="18"/>
                <w:szCs w:val="18"/>
              </w:rPr>
              <w:t>Cell</w:t>
            </w:r>
          </w:p>
        </w:tc>
        <w:tc>
          <w:tcPr>
            <w:tcW w:w="1382" w:type="dxa"/>
            <w:vMerge/>
            <w:vAlign w:val="bottom"/>
          </w:tcPr>
          <w:p w14:paraId="122A1699"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2549" w:type="dxa"/>
            <w:vMerge/>
            <w:vAlign w:val="bottom"/>
          </w:tcPr>
          <w:p w14:paraId="122A169A" w14:textId="77777777" w:rsidR="00850B00" w:rsidRPr="009B3A0C" w:rsidRDefault="00850B00" w:rsidP="00850B00">
            <w:pPr>
              <w:tabs>
                <w:tab w:val="left" w:pos="540"/>
                <w:tab w:val="left" w:pos="900"/>
                <w:tab w:val="left" w:pos="3420"/>
              </w:tabs>
              <w:jc w:val="center"/>
              <w:rPr>
                <w:rFonts w:ascii="Calibri" w:hAnsi="Calibri"/>
                <w:sz w:val="18"/>
                <w:szCs w:val="18"/>
              </w:rPr>
            </w:pPr>
          </w:p>
        </w:tc>
      </w:tr>
      <w:tr w:rsidR="00C032D1" w:rsidRPr="009B3A0C" w14:paraId="122A16A8" w14:textId="77777777" w:rsidTr="00E902A9">
        <w:trPr>
          <w:cantSplit/>
          <w:trHeight w:val="432"/>
        </w:trPr>
        <w:tc>
          <w:tcPr>
            <w:tcW w:w="738" w:type="dxa"/>
            <w:vAlign w:val="center"/>
          </w:tcPr>
          <w:p w14:paraId="122A169C" w14:textId="77777777" w:rsidR="00850B00" w:rsidRPr="009B3A0C" w:rsidRDefault="00850B00" w:rsidP="00E902A9">
            <w:pPr>
              <w:tabs>
                <w:tab w:val="left" w:pos="540"/>
                <w:tab w:val="left" w:pos="900"/>
                <w:tab w:val="left" w:pos="3420"/>
              </w:tabs>
              <w:jc w:val="center"/>
              <w:rPr>
                <w:rFonts w:ascii="Calibri" w:hAnsi="Calibri"/>
                <w:sz w:val="18"/>
                <w:szCs w:val="18"/>
              </w:rPr>
            </w:pPr>
          </w:p>
        </w:tc>
        <w:tc>
          <w:tcPr>
            <w:tcW w:w="1484" w:type="dxa"/>
            <w:vAlign w:val="center"/>
          </w:tcPr>
          <w:p w14:paraId="122A169D" w14:textId="77777777" w:rsidR="00850B00" w:rsidRPr="009B3A0C" w:rsidRDefault="00850B00" w:rsidP="00E902A9">
            <w:pPr>
              <w:tabs>
                <w:tab w:val="left" w:pos="540"/>
                <w:tab w:val="left" w:pos="900"/>
                <w:tab w:val="left" w:pos="3420"/>
              </w:tabs>
              <w:jc w:val="center"/>
              <w:rPr>
                <w:rFonts w:ascii="Calibri" w:hAnsi="Calibri"/>
                <w:sz w:val="18"/>
                <w:szCs w:val="18"/>
              </w:rPr>
            </w:pPr>
          </w:p>
        </w:tc>
        <w:tc>
          <w:tcPr>
            <w:tcW w:w="1188" w:type="dxa"/>
            <w:vAlign w:val="center"/>
          </w:tcPr>
          <w:p w14:paraId="122A169E" w14:textId="77777777" w:rsidR="00850B00" w:rsidRPr="009B3A0C" w:rsidRDefault="00850B00" w:rsidP="00E902A9">
            <w:pPr>
              <w:tabs>
                <w:tab w:val="left" w:pos="540"/>
                <w:tab w:val="left" w:pos="900"/>
                <w:tab w:val="left" w:pos="3420"/>
              </w:tabs>
              <w:jc w:val="center"/>
              <w:rPr>
                <w:rFonts w:ascii="Calibri" w:hAnsi="Calibri"/>
                <w:sz w:val="18"/>
                <w:szCs w:val="18"/>
              </w:rPr>
            </w:pPr>
          </w:p>
        </w:tc>
        <w:tc>
          <w:tcPr>
            <w:tcW w:w="1014" w:type="dxa"/>
            <w:vAlign w:val="center"/>
          </w:tcPr>
          <w:p w14:paraId="122A169F" w14:textId="77777777" w:rsidR="00850B00" w:rsidRPr="009B3A0C" w:rsidRDefault="00850B00" w:rsidP="00E902A9">
            <w:pPr>
              <w:tabs>
                <w:tab w:val="left" w:pos="540"/>
                <w:tab w:val="left" w:pos="900"/>
                <w:tab w:val="left" w:pos="3420"/>
              </w:tabs>
              <w:jc w:val="center"/>
              <w:rPr>
                <w:rFonts w:ascii="Calibri" w:hAnsi="Calibri"/>
                <w:sz w:val="18"/>
                <w:szCs w:val="18"/>
              </w:rPr>
            </w:pPr>
          </w:p>
        </w:tc>
        <w:tc>
          <w:tcPr>
            <w:tcW w:w="1228" w:type="dxa"/>
            <w:vAlign w:val="center"/>
          </w:tcPr>
          <w:p w14:paraId="122A16A0" w14:textId="77777777" w:rsidR="00850B00" w:rsidRPr="009B3A0C" w:rsidRDefault="00850B00" w:rsidP="00E902A9">
            <w:pPr>
              <w:tabs>
                <w:tab w:val="left" w:pos="540"/>
                <w:tab w:val="left" w:pos="900"/>
                <w:tab w:val="left" w:pos="3420"/>
              </w:tabs>
              <w:jc w:val="center"/>
              <w:rPr>
                <w:rFonts w:ascii="Calibri" w:hAnsi="Calibri"/>
                <w:sz w:val="18"/>
                <w:szCs w:val="18"/>
              </w:rPr>
            </w:pPr>
          </w:p>
        </w:tc>
        <w:tc>
          <w:tcPr>
            <w:tcW w:w="889" w:type="dxa"/>
            <w:vAlign w:val="center"/>
          </w:tcPr>
          <w:p w14:paraId="122A16A1" w14:textId="77777777" w:rsidR="00850B00" w:rsidRPr="009B3A0C" w:rsidRDefault="00850B00" w:rsidP="00E902A9">
            <w:pPr>
              <w:tabs>
                <w:tab w:val="left" w:pos="540"/>
                <w:tab w:val="left" w:pos="900"/>
                <w:tab w:val="left" w:pos="3420"/>
              </w:tabs>
              <w:jc w:val="center"/>
              <w:rPr>
                <w:rFonts w:ascii="Calibri" w:hAnsi="Calibri"/>
                <w:sz w:val="18"/>
                <w:szCs w:val="18"/>
              </w:rPr>
            </w:pPr>
          </w:p>
        </w:tc>
        <w:tc>
          <w:tcPr>
            <w:tcW w:w="1197" w:type="dxa"/>
            <w:vAlign w:val="center"/>
          </w:tcPr>
          <w:p w14:paraId="122A16A2" w14:textId="77777777" w:rsidR="00850B00" w:rsidRPr="009B3A0C" w:rsidRDefault="00850B00" w:rsidP="00E902A9">
            <w:pPr>
              <w:tabs>
                <w:tab w:val="left" w:pos="540"/>
                <w:tab w:val="left" w:pos="900"/>
                <w:tab w:val="left" w:pos="3420"/>
              </w:tabs>
              <w:jc w:val="center"/>
              <w:rPr>
                <w:rFonts w:ascii="Calibri" w:hAnsi="Calibri"/>
                <w:sz w:val="18"/>
                <w:szCs w:val="18"/>
              </w:rPr>
            </w:pPr>
          </w:p>
        </w:tc>
        <w:tc>
          <w:tcPr>
            <w:tcW w:w="920" w:type="dxa"/>
            <w:gridSpan w:val="2"/>
            <w:vAlign w:val="center"/>
          </w:tcPr>
          <w:p w14:paraId="122A16A3" w14:textId="77777777" w:rsidR="00850B00" w:rsidRPr="009B3A0C" w:rsidRDefault="00850B00" w:rsidP="00E902A9">
            <w:pPr>
              <w:tabs>
                <w:tab w:val="left" w:pos="540"/>
                <w:tab w:val="left" w:pos="900"/>
                <w:tab w:val="left" w:pos="3420"/>
              </w:tabs>
              <w:jc w:val="center"/>
              <w:rPr>
                <w:rFonts w:ascii="Calibri" w:hAnsi="Calibri"/>
                <w:sz w:val="18"/>
                <w:szCs w:val="18"/>
              </w:rPr>
            </w:pPr>
          </w:p>
        </w:tc>
        <w:tc>
          <w:tcPr>
            <w:tcW w:w="1014" w:type="dxa"/>
            <w:vAlign w:val="center"/>
          </w:tcPr>
          <w:p w14:paraId="122A16A4" w14:textId="77777777" w:rsidR="00850B00" w:rsidRPr="009B3A0C" w:rsidRDefault="00850B00" w:rsidP="00E902A9">
            <w:pPr>
              <w:tabs>
                <w:tab w:val="left" w:pos="540"/>
                <w:tab w:val="left" w:pos="900"/>
                <w:tab w:val="left" w:pos="3420"/>
              </w:tabs>
              <w:jc w:val="center"/>
              <w:rPr>
                <w:rFonts w:ascii="Calibri" w:hAnsi="Calibri"/>
                <w:sz w:val="18"/>
                <w:szCs w:val="18"/>
              </w:rPr>
            </w:pPr>
          </w:p>
        </w:tc>
        <w:tc>
          <w:tcPr>
            <w:tcW w:w="1013" w:type="dxa"/>
            <w:vAlign w:val="center"/>
          </w:tcPr>
          <w:p w14:paraId="122A16A5" w14:textId="77777777" w:rsidR="00850B00" w:rsidRPr="009B3A0C" w:rsidRDefault="00850B00" w:rsidP="00E902A9">
            <w:pPr>
              <w:tabs>
                <w:tab w:val="left" w:pos="540"/>
                <w:tab w:val="left" w:pos="900"/>
                <w:tab w:val="left" w:pos="3420"/>
              </w:tabs>
              <w:jc w:val="center"/>
              <w:rPr>
                <w:rFonts w:ascii="Calibri" w:hAnsi="Calibri"/>
                <w:sz w:val="18"/>
                <w:szCs w:val="18"/>
              </w:rPr>
            </w:pPr>
          </w:p>
        </w:tc>
        <w:tc>
          <w:tcPr>
            <w:tcW w:w="1382" w:type="dxa"/>
            <w:vAlign w:val="center"/>
          </w:tcPr>
          <w:p w14:paraId="122A16A6" w14:textId="77777777" w:rsidR="00850B00" w:rsidRPr="009B3A0C" w:rsidRDefault="00850B00" w:rsidP="00E902A9">
            <w:pPr>
              <w:tabs>
                <w:tab w:val="left" w:pos="540"/>
                <w:tab w:val="left" w:pos="900"/>
                <w:tab w:val="left" w:pos="3420"/>
              </w:tabs>
              <w:jc w:val="center"/>
              <w:rPr>
                <w:rFonts w:ascii="Calibri" w:hAnsi="Calibri"/>
                <w:sz w:val="18"/>
                <w:szCs w:val="18"/>
              </w:rPr>
            </w:pPr>
          </w:p>
        </w:tc>
        <w:tc>
          <w:tcPr>
            <w:tcW w:w="2549" w:type="dxa"/>
            <w:vAlign w:val="center"/>
          </w:tcPr>
          <w:p w14:paraId="122A16A7" w14:textId="77777777" w:rsidR="00850B00" w:rsidRPr="009B3A0C" w:rsidRDefault="00850B00" w:rsidP="00E902A9">
            <w:pPr>
              <w:tabs>
                <w:tab w:val="left" w:pos="540"/>
                <w:tab w:val="left" w:pos="900"/>
                <w:tab w:val="left" w:pos="3420"/>
              </w:tabs>
              <w:jc w:val="center"/>
              <w:rPr>
                <w:rFonts w:ascii="Calibri" w:hAnsi="Calibri"/>
                <w:sz w:val="18"/>
                <w:szCs w:val="18"/>
              </w:rPr>
            </w:pPr>
          </w:p>
        </w:tc>
      </w:tr>
      <w:tr w:rsidR="00C032D1" w:rsidRPr="009B3A0C" w14:paraId="122A16B5" w14:textId="77777777" w:rsidTr="00E902A9">
        <w:trPr>
          <w:cantSplit/>
          <w:trHeight w:val="432"/>
        </w:trPr>
        <w:tc>
          <w:tcPr>
            <w:tcW w:w="738" w:type="dxa"/>
            <w:vAlign w:val="center"/>
          </w:tcPr>
          <w:p w14:paraId="122A16A9" w14:textId="77777777" w:rsidR="00850B00" w:rsidRPr="009B3A0C" w:rsidRDefault="00850B00" w:rsidP="00E902A9">
            <w:pPr>
              <w:tabs>
                <w:tab w:val="left" w:pos="540"/>
                <w:tab w:val="left" w:pos="900"/>
                <w:tab w:val="left" w:pos="3420"/>
              </w:tabs>
              <w:jc w:val="center"/>
              <w:rPr>
                <w:rFonts w:ascii="Calibri" w:hAnsi="Calibri"/>
                <w:sz w:val="18"/>
                <w:szCs w:val="18"/>
              </w:rPr>
            </w:pPr>
          </w:p>
        </w:tc>
        <w:tc>
          <w:tcPr>
            <w:tcW w:w="1484" w:type="dxa"/>
            <w:vAlign w:val="center"/>
          </w:tcPr>
          <w:p w14:paraId="122A16AA" w14:textId="77777777" w:rsidR="00850B00" w:rsidRPr="009B3A0C" w:rsidRDefault="00850B00" w:rsidP="00E902A9">
            <w:pPr>
              <w:tabs>
                <w:tab w:val="left" w:pos="540"/>
                <w:tab w:val="left" w:pos="900"/>
                <w:tab w:val="left" w:pos="3420"/>
              </w:tabs>
              <w:jc w:val="center"/>
              <w:rPr>
                <w:rFonts w:ascii="Calibri" w:hAnsi="Calibri"/>
                <w:sz w:val="18"/>
                <w:szCs w:val="18"/>
              </w:rPr>
            </w:pPr>
          </w:p>
        </w:tc>
        <w:tc>
          <w:tcPr>
            <w:tcW w:w="1188" w:type="dxa"/>
            <w:vAlign w:val="center"/>
          </w:tcPr>
          <w:p w14:paraId="122A16AB" w14:textId="77777777" w:rsidR="00850B00" w:rsidRPr="009B3A0C" w:rsidRDefault="00850B00" w:rsidP="00E902A9">
            <w:pPr>
              <w:tabs>
                <w:tab w:val="left" w:pos="540"/>
                <w:tab w:val="left" w:pos="900"/>
                <w:tab w:val="left" w:pos="3420"/>
              </w:tabs>
              <w:jc w:val="center"/>
              <w:rPr>
                <w:rFonts w:ascii="Calibri" w:hAnsi="Calibri"/>
                <w:sz w:val="18"/>
                <w:szCs w:val="18"/>
              </w:rPr>
            </w:pPr>
          </w:p>
        </w:tc>
        <w:tc>
          <w:tcPr>
            <w:tcW w:w="1014" w:type="dxa"/>
            <w:vAlign w:val="center"/>
          </w:tcPr>
          <w:p w14:paraId="122A16AC" w14:textId="77777777" w:rsidR="00850B00" w:rsidRPr="009B3A0C" w:rsidRDefault="00850B00" w:rsidP="00E902A9">
            <w:pPr>
              <w:tabs>
                <w:tab w:val="left" w:pos="540"/>
                <w:tab w:val="left" w:pos="900"/>
                <w:tab w:val="left" w:pos="3420"/>
              </w:tabs>
              <w:jc w:val="center"/>
              <w:rPr>
                <w:rFonts w:ascii="Calibri" w:hAnsi="Calibri"/>
                <w:sz w:val="18"/>
                <w:szCs w:val="18"/>
              </w:rPr>
            </w:pPr>
          </w:p>
        </w:tc>
        <w:tc>
          <w:tcPr>
            <w:tcW w:w="1228" w:type="dxa"/>
            <w:vAlign w:val="center"/>
          </w:tcPr>
          <w:p w14:paraId="122A16AD" w14:textId="77777777" w:rsidR="00850B00" w:rsidRPr="009B3A0C" w:rsidRDefault="00850B00" w:rsidP="00E902A9">
            <w:pPr>
              <w:tabs>
                <w:tab w:val="left" w:pos="540"/>
                <w:tab w:val="left" w:pos="900"/>
                <w:tab w:val="left" w:pos="3420"/>
              </w:tabs>
              <w:jc w:val="center"/>
              <w:rPr>
                <w:rFonts w:ascii="Calibri" w:hAnsi="Calibri"/>
                <w:sz w:val="18"/>
                <w:szCs w:val="18"/>
              </w:rPr>
            </w:pPr>
          </w:p>
        </w:tc>
        <w:tc>
          <w:tcPr>
            <w:tcW w:w="889" w:type="dxa"/>
            <w:vAlign w:val="center"/>
          </w:tcPr>
          <w:p w14:paraId="122A16AE" w14:textId="77777777" w:rsidR="00850B00" w:rsidRPr="009B3A0C" w:rsidRDefault="00850B00" w:rsidP="00E902A9">
            <w:pPr>
              <w:tabs>
                <w:tab w:val="left" w:pos="540"/>
                <w:tab w:val="left" w:pos="900"/>
                <w:tab w:val="left" w:pos="3420"/>
              </w:tabs>
              <w:jc w:val="center"/>
              <w:rPr>
                <w:rFonts w:ascii="Calibri" w:hAnsi="Calibri"/>
                <w:sz w:val="18"/>
                <w:szCs w:val="18"/>
              </w:rPr>
            </w:pPr>
          </w:p>
        </w:tc>
        <w:tc>
          <w:tcPr>
            <w:tcW w:w="1197" w:type="dxa"/>
            <w:vAlign w:val="center"/>
          </w:tcPr>
          <w:p w14:paraId="122A16AF" w14:textId="77777777" w:rsidR="00850B00" w:rsidRPr="009B3A0C" w:rsidRDefault="00850B00" w:rsidP="00E902A9">
            <w:pPr>
              <w:tabs>
                <w:tab w:val="left" w:pos="540"/>
                <w:tab w:val="left" w:pos="900"/>
                <w:tab w:val="left" w:pos="3420"/>
              </w:tabs>
              <w:jc w:val="center"/>
              <w:rPr>
                <w:rFonts w:ascii="Calibri" w:hAnsi="Calibri"/>
                <w:sz w:val="18"/>
                <w:szCs w:val="18"/>
              </w:rPr>
            </w:pPr>
          </w:p>
        </w:tc>
        <w:tc>
          <w:tcPr>
            <w:tcW w:w="920" w:type="dxa"/>
            <w:gridSpan w:val="2"/>
            <w:vAlign w:val="center"/>
          </w:tcPr>
          <w:p w14:paraId="122A16B0" w14:textId="77777777" w:rsidR="00850B00" w:rsidRPr="009B3A0C" w:rsidRDefault="00850B00" w:rsidP="00E902A9">
            <w:pPr>
              <w:tabs>
                <w:tab w:val="left" w:pos="540"/>
                <w:tab w:val="left" w:pos="900"/>
                <w:tab w:val="left" w:pos="3420"/>
              </w:tabs>
              <w:jc w:val="center"/>
              <w:rPr>
                <w:rFonts w:ascii="Calibri" w:hAnsi="Calibri"/>
                <w:sz w:val="18"/>
                <w:szCs w:val="18"/>
              </w:rPr>
            </w:pPr>
          </w:p>
        </w:tc>
        <w:tc>
          <w:tcPr>
            <w:tcW w:w="1014" w:type="dxa"/>
            <w:vAlign w:val="center"/>
          </w:tcPr>
          <w:p w14:paraId="122A16B1" w14:textId="77777777" w:rsidR="00850B00" w:rsidRPr="009B3A0C" w:rsidRDefault="00850B00" w:rsidP="00E902A9">
            <w:pPr>
              <w:tabs>
                <w:tab w:val="left" w:pos="540"/>
                <w:tab w:val="left" w:pos="900"/>
                <w:tab w:val="left" w:pos="3420"/>
              </w:tabs>
              <w:jc w:val="center"/>
              <w:rPr>
                <w:rFonts w:ascii="Calibri" w:hAnsi="Calibri"/>
                <w:sz w:val="18"/>
                <w:szCs w:val="18"/>
              </w:rPr>
            </w:pPr>
          </w:p>
        </w:tc>
        <w:tc>
          <w:tcPr>
            <w:tcW w:w="1013" w:type="dxa"/>
            <w:vAlign w:val="center"/>
          </w:tcPr>
          <w:p w14:paraId="122A16B2" w14:textId="77777777" w:rsidR="00850B00" w:rsidRPr="009B3A0C" w:rsidRDefault="00850B00" w:rsidP="00E902A9">
            <w:pPr>
              <w:tabs>
                <w:tab w:val="left" w:pos="540"/>
                <w:tab w:val="left" w:pos="900"/>
                <w:tab w:val="left" w:pos="3420"/>
              </w:tabs>
              <w:jc w:val="center"/>
              <w:rPr>
                <w:rFonts w:ascii="Calibri" w:hAnsi="Calibri"/>
                <w:sz w:val="18"/>
                <w:szCs w:val="18"/>
              </w:rPr>
            </w:pPr>
          </w:p>
        </w:tc>
        <w:tc>
          <w:tcPr>
            <w:tcW w:w="1382" w:type="dxa"/>
            <w:vAlign w:val="center"/>
          </w:tcPr>
          <w:p w14:paraId="122A16B3" w14:textId="77777777" w:rsidR="00850B00" w:rsidRPr="009B3A0C" w:rsidRDefault="00850B00" w:rsidP="00E902A9">
            <w:pPr>
              <w:tabs>
                <w:tab w:val="left" w:pos="540"/>
                <w:tab w:val="left" w:pos="900"/>
                <w:tab w:val="left" w:pos="3420"/>
              </w:tabs>
              <w:jc w:val="center"/>
              <w:rPr>
                <w:rFonts w:ascii="Calibri" w:hAnsi="Calibri"/>
                <w:sz w:val="18"/>
                <w:szCs w:val="18"/>
              </w:rPr>
            </w:pPr>
          </w:p>
        </w:tc>
        <w:tc>
          <w:tcPr>
            <w:tcW w:w="2549" w:type="dxa"/>
            <w:vAlign w:val="center"/>
          </w:tcPr>
          <w:p w14:paraId="122A16B4" w14:textId="77777777" w:rsidR="00850B00" w:rsidRPr="009B3A0C" w:rsidRDefault="00850B00" w:rsidP="00E902A9">
            <w:pPr>
              <w:tabs>
                <w:tab w:val="left" w:pos="540"/>
                <w:tab w:val="left" w:pos="900"/>
                <w:tab w:val="left" w:pos="3420"/>
              </w:tabs>
              <w:jc w:val="center"/>
              <w:rPr>
                <w:rFonts w:ascii="Calibri" w:hAnsi="Calibri"/>
                <w:sz w:val="18"/>
                <w:szCs w:val="18"/>
              </w:rPr>
            </w:pPr>
          </w:p>
        </w:tc>
      </w:tr>
      <w:tr w:rsidR="00C43BFA" w:rsidRPr="009B3A0C" w14:paraId="122A16C2" w14:textId="77777777" w:rsidTr="00E902A9">
        <w:trPr>
          <w:cantSplit/>
          <w:trHeight w:val="432"/>
        </w:trPr>
        <w:tc>
          <w:tcPr>
            <w:tcW w:w="738" w:type="dxa"/>
            <w:vAlign w:val="center"/>
          </w:tcPr>
          <w:p w14:paraId="122A16B6"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484" w:type="dxa"/>
            <w:vAlign w:val="center"/>
          </w:tcPr>
          <w:p w14:paraId="122A16B7"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88" w:type="dxa"/>
            <w:vAlign w:val="center"/>
          </w:tcPr>
          <w:p w14:paraId="122A16B8"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6B9"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228" w:type="dxa"/>
            <w:vAlign w:val="center"/>
          </w:tcPr>
          <w:p w14:paraId="122A16BA"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889" w:type="dxa"/>
            <w:vAlign w:val="center"/>
          </w:tcPr>
          <w:p w14:paraId="122A16BB"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97" w:type="dxa"/>
            <w:vAlign w:val="center"/>
          </w:tcPr>
          <w:p w14:paraId="122A16BC"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920" w:type="dxa"/>
            <w:gridSpan w:val="2"/>
            <w:vAlign w:val="center"/>
          </w:tcPr>
          <w:p w14:paraId="122A16BD"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6BE"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3" w:type="dxa"/>
            <w:vAlign w:val="center"/>
          </w:tcPr>
          <w:p w14:paraId="122A16BF"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382" w:type="dxa"/>
            <w:vAlign w:val="center"/>
          </w:tcPr>
          <w:p w14:paraId="122A16C0"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2549" w:type="dxa"/>
            <w:vAlign w:val="center"/>
          </w:tcPr>
          <w:p w14:paraId="122A16C1" w14:textId="77777777" w:rsidR="00C43BFA" w:rsidRPr="009B3A0C" w:rsidRDefault="00C43BFA" w:rsidP="00E902A9">
            <w:pPr>
              <w:tabs>
                <w:tab w:val="left" w:pos="540"/>
                <w:tab w:val="left" w:pos="900"/>
                <w:tab w:val="left" w:pos="3420"/>
              </w:tabs>
              <w:jc w:val="center"/>
              <w:rPr>
                <w:rFonts w:ascii="Calibri" w:hAnsi="Calibri"/>
                <w:sz w:val="18"/>
                <w:szCs w:val="18"/>
              </w:rPr>
            </w:pPr>
          </w:p>
        </w:tc>
      </w:tr>
      <w:tr w:rsidR="00C43BFA" w:rsidRPr="009B3A0C" w14:paraId="122A16CF" w14:textId="77777777" w:rsidTr="00E902A9">
        <w:trPr>
          <w:cantSplit/>
          <w:trHeight w:val="432"/>
        </w:trPr>
        <w:tc>
          <w:tcPr>
            <w:tcW w:w="738" w:type="dxa"/>
            <w:vAlign w:val="center"/>
          </w:tcPr>
          <w:p w14:paraId="122A16C3"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484" w:type="dxa"/>
            <w:vAlign w:val="center"/>
          </w:tcPr>
          <w:p w14:paraId="122A16C4"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88" w:type="dxa"/>
            <w:vAlign w:val="center"/>
          </w:tcPr>
          <w:p w14:paraId="122A16C5"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6C6"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228" w:type="dxa"/>
            <w:vAlign w:val="center"/>
          </w:tcPr>
          <w:p w14:paraId="122A16C7"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889" w:type="dxa"/>
            <w:vAlign w:val="center"/>
          </w:tcPr>
          <w:p w14:paraId="122A16C8"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97" w:type="dxa"/>
            <w:vAlign w:val="center"/>
          </w:tcPr>
          <w:p w14:paraId="122A16C9"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920" w:type="dxa"/>
            <w:gridSpan w:val="2"/>
            <w:vAlign w:val="center"/>
          </w:tcPr>
          <w:p w14:paraId="122A16CA"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6CB"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3" w:type="dxa"/>
            <w:vAlign w:val="center"/>
          </w:tcPr>
          <w:p w14:paraId="122A16CC"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382" w:type="dxa"/>
            <w:vAlign w:val="center"/>
          </w:tcPr>
          <w:p w14:paraId="122A16CD"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2549" w:type="dxa"/>
            <w:vAlign w:val="center"/>
          </w:tcPr>
          <w:p w14:paraId="122A16CE" w14:textId="77777777" w:rsidR="00C43BFA" w:rsidRPr="009B3A0C" w:rsidRDefault="00C43BFA" w:rsidP="00E902A9">
            <w:pPr>
              <w:tabs>
                <w:tab w:val="left" w:pos="540"/>
                <w:tab w:val="left" w:pos="900"/>
                <w:tab w:val="left" w:pos="3420"/>
              </w:tabs>
              <w:jc w:val="center"/>
              <w:rPr>
                <w:rFonts w:ascii="Calibri" w:hAnsi="Calibri"/>
                <w:sz w:val="18"/>
                <w:szCs w:val="18"/>
              </w:rPr>
            </w:pPr>
          </w:p>
        </w:tc>
      </w:tr>
      <w:tr w:rsidR="00C43BFA" w:rsidRPr="009B3A0C" w14:paraId="122A16DC" w14:textId="77777777" w:rsidTr="00E902A9">
        <w:trPr>
          <w:cantSplit/>
          <w:trHeight w:val="432"/>
        </w:trPr>
        <w:tc>
          <w:tcPr>
            <w:tcW w:w="738" w:type="dxa"/>
            <w:vAlign w:val="center"/>
          </w:tcPr>
          <w:p w14:paraId="122A16D0"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484" w:type="dxa"/>
            <w:vAlign w:val="center"/>
          </w:tcPr>
          <w:p w14:paraId="122A16D1"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88" w:type="dxa"/>
            <w:vAlign w:val="center"/>
          </w:tcPr>
          <w:p w14:paraId="122A16D2"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6D3"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228" w:type="dxa"/>
            <w:vAlign w:val="center"/>
          </w:tcPr>
          <w:p w14:paraId="122A16D4"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889" w:type="dxa"/>
            <w:vAlign w:val="center"/>
          </w:tcPr>
          <w:p w14:paraId="122A16D5"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97" w:type="dxa"/>
            <w:vAlign w:val="center"/>
          </w:tcPr>
          <w:p w14:paraId="122A16D6"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920" w:type="dxa"/>
            <w:gridSpan w:val="2"/>
            <w:vAlign w:val="center"/>
          </w:tcPr>
          <w:p w14:paraId="122A16D7"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6D8"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3" w:type="dxa"/>
            <w:vAlign w:val="center"/>
          </w:tcPr>
          <w:p w14:paraId="122A16D9"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382" w:type="dxa"/>
            <w:vAlign w:val="center"/>
          </w:tcPr>
          <w:p w14:paraId="122A16DA"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2549" w:type="dxa"/>
            <w:vAlign w:val="center"/>
          </w:tcPr>
          <w:p w14:paraId="122A16DB" w14:textId="77777777" w:rsidR="00C43BFA" w:rsidRPr="009B3A0C" w:rsidRDefault="00C43BFA" w:rsidP="00E902A9">
            <w:pPr>
              <w:tabs>
                <w:tab w:val="left" w:pos="540"/>
                <w:tab w:val="left" w:pos="900"/>
                <w:tab w:val="left" w:pos="3420"/>
              </w:tabs>
              <w:jc w:val="center"/>
              <w:rPr>
                <w:rFonts w:ascii="Calibri" w:hAnsi="Calibri"/>
                <w:sz w:val="18"/>
                <w:szCs w:val="18"/>
              </w:rPr>
            </w:pPr>
          </w:p>
        </w:tc>
      </w:tr>
      <w:tr w:rsidR="00C43BFA" w:rsidRPr="009B3A0C" w14:paraId="122A16E9" w14:textId="77777777" w:rsidTr="00E902A9">
        <w:trPr>
          <w:cantSplit/>
          <w:trHeight w:val="432"/>
        </w:trPr>
        <w:tc>
          <w:tcPr>
            <w:tcW w:w="738" w:type="dxa"/>
            <w:vAlign w:val="center"/>
          </w:tcPr>
          <w:p w14:paraId="122A16DD"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484" w:type="dxa"/>
            <w:vAlign w:val="center"/>
          </w:tcPr>
          <w:p w14:paraId="122A16DE"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88" w:type="dxa"/>
            <w:vAlign w:val="center"/>
          </w:tcPr>
          <w:p w14:paraId="122A16DF"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6E0"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228" w:type="dxa"/>
            <w:vAlign w:val="center"/>
          </w:tcPr>
          <w:p w14:paraId="122A16E1"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889" w:type="dxa"/>
            <w:vAlign w:val="center"/>
          </w:tcPr>
          <w:p w14:paraId="122A16E2"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97" w:type="dxa"/>
            <w:vAlign w:val="center"/>
          </w:tcPr>
          <w:p w14:paraId="122A16E3"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920" w:type="dxa"/>
            <w:gridSpan w:val="2"/>
            <w:vAlign w:val="center"/>
          </w:tcPr>
          <w:p w14:paraId="122A16E4"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6E5"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3" w:type="dxa"/>
            <w:vAlign w:val="center"/>
          </w:tcPr>
          <w:p w14:paraId="122A16E6"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382" w:type="dxa"/>
            <w:vAlign w:val="center"/>
          </w:tcPr>
          <w:p w14:paraId="122A16E7"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2549" w:type="dxa"/>
            <w:vAlign w:val="center"/>
          </w:tcPr>
          <w:p w14:paraId="122A16E8" w14:textId="77777777" w:rsidR="00C43BFA" w:rsidRPr="009B3A0C" w:rsidRDefault="00C43BFA" w:rsidP="00E902A9">
            <w:pPr>
              <w:tabs>
                <w:tab w:val="left" w:pos="540"/>
                <w:tab w:val="left" w:pos="900"/>
                <w:tab w:val="left" w:pos="3420"/>
              </w:tabs>
              <w:jc w:val="center"/>
              <w:rPr>
                <w:rFonts w:ascii="Calibri" w:hAnsi="Calibri"/>
                <w:sz w:val="18"/>
                <w:szCs w:val="18"/>
              </w:rPr>
            </w:pPr>
          </w:p>
        </w:tc>
      </w:tr>
      <w:tr w:rsidR="00C43BFA" w:rsidRPr="009B3A0C" w14:paraId="122A16F6" w14:textId="77777777" w:rsidTr="00E902A9">
        <w:trPr>
          <w:cantSplit/>
          <w:trHeight w:val="432"/>
        </w:trPr>
        <w:tc>
          <w:tcPr>
            <w:tcW w:w="738" w:type="dxa"/>
            <w:vAlign w:val="center"/>
          </w:tcPr>
          <w:p w14:paraId="122A16EA"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484" w:type="dxa"/>
            <w:vAlign w:val="center"/>
          </w:tcPr>
          <w:p w14:paraId="122A16EB"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88" w:type="dxa"/>
            <w:vAlign w:val="center"/>
          </w:tcPr>
          <w:p w14:paraId="122A16EC"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6ED"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228" w:type="dxa"/>
            <w:vAlign w:val="center"/>
          </w:tcPr>
          <w:p w14:paraId="122A16EE"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889" w:type="dxa"/>
            <w:vAlign w:val="center"/>
          </w:tcPr>
          <w:p w14:paraId="122A16EF"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97" w:type="dxa"/>
            <w:vAlign w:val="center"/>
          </w:tcPr>
          <w:p w14:paraId="122A16F0"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920" w:type="dxa"/>
            <w:gridSpan w:val="2"/>
            <w:vAlign w:val="center"/>
          </w:tcPr>
          <w:p w14:paraId="122A16F1"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6F2"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3" w:type="dxa"/>
            <w:vAlign w:val="center"/>
          </w:tcPr>
          <w:p w14:paraId="122A16F3"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382" w:type="dxa"/>
            <w:vAlign w:val="center"/>
          </w:tcPr>
          <w:p w14:paraId="122A16F4"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2549" w:type="dxa"/>
            <w:vAlign w:val="center"/>
          </w:tcPr>
          <w:p w14:paraId="122A16F5" w14:textId="77777777" w:rsidR="00C43BFA" w:rsidRPr="009B3A0C" w:rsidRDefault="00C43BFA" w:rsidP="00E902A9">
            <w:pPr>
              <w:tabs>
                <w:tab w:val="left" w:pos="540"/>
                <w:tab w:val="left" w:pos="900"/>
                <w:tab w:val="left" w:pos="3420"/>
              </w:tabs>
              <w:jc w:val="center"/>
              <w:rPr>
                <w:rFonts w:ascii="Calibri" w:hAnsi="Calibri"/>
                <w:sz w:val="18"/>
                <w:szCs w:val="18"/>
              </w:rPr>
            </w:pPr>
          </w:p>
        </w:tc>
      </w:tr>
      <w:tr w:rsidR="00C43BFA" w:rsidRPr="009B3A0C" w14:paraId="122A1703" w14:textId="77777777" w:rsidTr="00E902A9">
        <w:trPr>
          <w:cantSplit/>
          <w:trHeight w:val="432"/>
        </w:trPr>
        <w:tc>
          <w:tcPr>
            <w:tcW w:w="738" w:type="dxa"/>
            <w:vAlign w:val="center"/>
          </w:tcPr>
          <w:p w14:paraId="122A16F7"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484" w:type="dxa"/>
            <w:vAlign w:val="center"/>
          </w:tcPr>
          <w:p w14:paraId="122A16F8"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88" w:type="dxa"/>
            <w:vAlign w:val="center"/>
          </w:tcPr>
          <w:p w14:paraId="122A16F9"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6FA"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228" w:type="dxa"/>
            <w:vAlign w:val="center"/>
          </w:tcPr>
          <w:p w14:paraId="122A16FB"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889" w:type="dxa"/>
            <w:vAlign w:val="center"/>
          </w:tcPr>
          <w:p w14:paraId="122A16FC"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97" w:type="dxa"/>
            <w:vAlign w:val="center"/>
          </w:tcPr>
          <w:p w14:paraId="122A16FD"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920" w:type="dxa"/>
            <w:gridSpan w:val="2"/>
            <w:vAlign w:val="center"/>
          </w:tcPr>
          <w:p w14:paraId="122A16FE"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6FF"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3" w:type="dxa"/>
            <w:vAlign w:val="center"/>
          </w:tcPr>
          <w:p w14:paraId="122A1700"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382" w:type="dxa"/>
            <w:vAlign w:val="center"/>
          </w:tcPr>
          <w:p w14:paraId="122A1701"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2549" w:type="dxa"/>
            <w:vAlign w:val="center"/>
          </w:tcPr>
          <w:p w14:paraId="122A1702" w14:textId="77777777" w:rsidR="00C43BFA" w:rsidRPr="009B3A0C" w:rsidRDefault="00C43BFA" w:rsidP="00E902A9">
            <w:pPr>
              <w:tabs>
                <w:tab w:val="left" w:pos="540"/>
                <w:tab w:val="left" w:pos="900"/>
                <w:tab w:val="left" w:pos="3420"/>
              </w:tabs>
              <w:jc w:val="center"/>
              <w:rPr>
                <w:rFonts w:ascii="Calibri" w:hAnsi="Calibri"/>
                <w:sz w:val="18"/>
                <w:szCs w:val="18"/>
              </w:rPr>
            </w:pPr>
          </w:p>
        </w:tc>
      </w:tr>
      <w:tr w:rsidR="00C43BFA" w:rsidRPr="009B3A0C" w14:paraId="122A1710" w14:textId="77777777" w:rsidTr="00E902A9">
        <w:trPr>
          <w:cantSplit/>
          <w:trHeight w:val="432"/>
        </w:trPr>
        <w:tc>
          <w:tcPr>
            <w:tcW w:w="738" w:type="dxa"/>
            <w:vAlign w:val="center"/>
          </w:tcPr>
          <w:p w14:paraId="122A1704"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484" w:type="dxa"/>
            <w:vAlign w:val="center"/>
          </w:tcPr>
          <w:p w14:paraId="122A1705"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88" w:type="dxa"/>
            <w:vAlign w:val="center"/>
          </w:tcPr>
          <w:p w14:paraId="122A1706"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707"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228" w:type="dxa"/>
            <w:vAlign w:val="center"/>
          </w:tcPr>
          <w:p w14:paraId="122A1708"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889" w:type="dxa"/>
            <w:vAlign w:val="center"/>
          </w:tcPr>
          <w:p w14:paraId="122A1709"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97" w:type="dxa"/>
            <w:vAlign w:val="center"/>
          </w:tcPr>
          <w:p w14:paraId="122A170A"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920" w:type="dxa"/>
            <w:gridSpan w:val="2"/>
            <w:vAlign w:val="center"/>
          </w:tcPr>
          <w:p w14:paraId="122A170B"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70C"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3" w:type="dxa"/>
            <w:vAlign w:val="center"/>
          </w:tcPr>
          <w:p w14:paraId="122A170D"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382" w:type="dxa"/>
            <w:vAlign w:val="center"/>
          </w:tcPr>
          <w:p w14:paraId="122A170E"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2549" w:type="dxa"/>
            <w:vAlign w:val="center"/>
          </w:tcPr>
          <w:p w14:paraId="122A170F" w14:textId="77777777" w:rsidR="00C43BFA" w:rsidRPr="009B3A0C" w:rsidRDefault="00C43BFA" w:rsidP="00E902A9">
            <w:pPr>
              <w:tabs>
                <w:tab w:val="left" w:pos="540"/>
                <w:tab w:val="left" w:pos="900"/>
                <w:tab w:val="left" w:pos="3420"/>
              </w:tabs>
              <w:jc w:val="center"/>
              <w:rPr>
                <w:rFonts w:ascii="Calibri" w:hAnsi="Calibri"/>
                <w:sz w:val="18"/>
                <w:szCs w:val="18"/>
              </w:rPr>
            </w:pPr>
          </w:p>
        </w:tc>
      </w:tr>
      <w:tr w:rsidR="00C43BFA" w:rsidRPr="009B3A0C" w14:paraId="122A171D" w14:textId="77777777" w:rsidTr="00E902A9">
        <w:trPr>
          <w:cantSplit/>
          <w:trHeight w:val="432"/>
        </w:trPr>
        <w:tc>
          <w:tcPr>
            <w:tcW w:w="738" w:type="dxa"/>
            <w:vAlign w:val="center"/>
          </w:tcPr>
          <w:p w14:paraId="122A1711"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484" w:type="dxa"/>
            <w:vAlign w:val="center"/>
          </w:tcPr>
          <w:p w14:paraId="122A1712"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88" w:type="dxa"/>
            <w:vAlign w:val="center"/>
          </w:tcPr>
          <w:p w14:paraId="122A1713"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714"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228" w:type="dxa"/>
            <w:vAlign w:val="center"/>
          </w:tcPr>
          <w:p w14:paraId="122A1715"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889" w:type="dxa"/>
            <w:vAlign w:val="center"/>
          </w:tcPr>
          <w:p w14:paraId="122A1716"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97" w:type="dxa"/>
            <w:vAlign w:val="center"/>
          </w:tcPr>
          <w:p w14:paraId="122A1717"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920" w:type="dxa"/>
            <w:gridSpan w:val="2"/>
            <w:vAlign w:val="center"/>
          </w:tcPr>
          <w:p w14:paraId="122A1718"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719"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3" w:type="dxa"/>
            <w:vAlign w:val="center"/>
          </w:tcPr>
          <w:p w14:paraId="122A171A"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382" w:type="dxa"/>
            <w:vAlign w:val="center"/>
          </w:tcPr>
          <w:p w14:paraId="122A171B"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2549" w:type="dxa"/>
            <w:vAlign w:val="center"/>
          </w:tcPr>
          <w:p w14:paraId="122A171C" w14:textId="77777777" w:rsidR="00C43BFA" w:rsidRPr="009B3A0C" w:rsidRDefault="00C43BFA" w:rsidP="00E902A9">
            <w:pPr>
              <w:tabs>
                <w:tab w:val="left" w:pos="540"/>
                <w:tab w:val="left" w:pos="900"/>
                <w:tab w:val="left" w:pos="3420"/>
              </w:tabs>
              <w:jc w:val="center"/>
              <w:rPr>
                <w:rFonts w:ascii="Calibri" w:hAnsi="Calibri"/>
                <w:sz w:val="18"/>
                <w:szCs w:val="18"/>
              </w:rPr>
            </w:pPr>
          </w:p>
        </w:tc>
      </w:tr>
      <w:tr w:rsidR="00C43BFA" w:rsidRPr="009B3A0C" w14:paraId="122A172A" w14:textId="77777777" w:rsidTr="00E902A9">
        <w:trPr>
          <w:cantSplit/>
          <w:trHeight w:val="432"/>
        </w:trPr>
        <w:tc>
          <w:tcPr>
            <w:tcW w:w="738" w:type="dxa"/>
            <w:vAlign w:val="center"/>
          </w:tcPr>
          <w:p w14:paraId="122A171E"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484" w:type="dxa"/>
            <w:vAlign w:val="center"/>
          </w:tcPr>
          <w:p w14:paraId="122A171F"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88" w:type="dxa"/>
            <w:vAlign w:val="center"/>
          </w:tcPr>
          <w:p w14:paraId="122A1720"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721"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228" w:type="dxa"/>
            <w:vAlign w:val="center"/>
          </w:tcPr>
          <w:p w14:paraId="122A1722"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889" w:type="dxa"/>
            <w:vAlign w:val="center"/>
          </w:tcPr>
          <w:p w14:paraId="122A1723"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97" w:type="dxa"/>
            <w:vAlign w:val="center"/>
          </w:tcPr>
          <w:p w14:paraId="122A1724"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920" w:type="dxa"/>
            <w:gridSpan w:val="2"/>
            <w:vAlign w:val="center"/>
          </w:tcPr>
          <w:p w14:paraId="122A1725"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726"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3" w:type="dxa"/>
            <w:vAlign w:val="center"/>
          </w:tcPr>
          <w:p w14:paraId="122A1727"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382" w:type="dxa"/>
            <w:vAlign w:val="center"/>
          </w:tcPr>
          <w:p w14:paraId="122A1728"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2549" w:type="dxa"/>
            <w:vAlign w:val="center"/>
          </w:tcPr>
          <w:p w14:paraId="122A1729" w14:textId="77777777" w:rsidR="00C43BFA" w:rsidRPr="009B3A0C" w:rsidRDefault="00C43BFA" w:rsidP="00E902A9">
            <w:pPr>
              <w:tabs>
                <w:tab w:val="left" w:pos="540"/>
                <w:tab w:val="left" w:pos="900"/>
                <w:tab w:val="left" w:pos="3420"/>
              </w:tabs>
              <w:jc w:val="center"/>
              <w:rPr>
                <w:rFonts w:ascii="Calibri" w:hAnsi="Calibri"/>
                <w:sz w:val="18"/>
                <w:szCs w:val="18"/>
              </w:rPr>
            </w:pPr>
          </w:p>
        </w:tc>
      </w:tr>
      <w:tr w:rsidR="00C43BFA" w:rsidRPr="009B3A0C" w14:paraId="122A1737" w14:textId="77777777" w:rsidTr="00E902A9">
        <w:trPr>
          <w:cantSplit/>
          <w:trHeight w:val="432"/>
        </w:trPr>
        <w:tc>
          <w:tcPr>
            <w:tcW w:w="738" w:type="dxa"/>
            <w:vAlign w:val="center"/>
          </w:tcPr>
          <w:p w14:paraId="122A172B"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484" w:type="dxa"/>
            <w:vAlign w:val="center"/>
          </w:tcPr>
          <w:p w14:paraId="122A172C"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88" w:type="dxa"/>
            <w:vAlign w:val="center"/>
          </w:tcPr>
          <w:p w14:paraId="122A172D"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72E"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228" w:type="dxa"/>
            <w:vAlign w:val="center"/>
          </w:tcPr>
          <w:p w14:paraId="122A172F"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889" w:type="dxa"/>
            <w:vAlign w:val="center"/>
          </w:tcPr>
          <w:p w14:paraId="122A1730"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97" w:type="dxa"/>
            <w:vAlign w:val="center"/>
          </w:tcPr>
          <w:p w14:paraId="122A1731"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920" w:type="dxa"/>
            <w:gridSpan w:val="2"/>
            <w:vAlign w:val="center"/>
          </w:tcPr>
          <w:p w14:paraId="122A1732"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733"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3" w:type="dxa"/>
            <w:vAlign w:val="center"/>
          </w:tcPr>
          <w:p w14:paraId="122A1734"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382" w:type="dxa"/>
            <w:vAlign w:val="center"/>
          </w:tcPr>
          <w:p w14:paraId="122A1735"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2549" w:type="dxa"/>
            <w:vAlign w:val="center"/>
          </w:tcPr>
          <w:p w14:paraId="122A1736" w14:textId="77777777" w:rsidR="00C43BFA" w:rsidRPr="009B3A0C" w:rsidRDefault="00C43BFA" w:rsidP="00E902A9">
            <w:pPr>
              <w:tabs>
                <w:tab w:val="left" w:pos="540"/>
                <w:tab w:val="left" w:pos="900"/>
                <w:tab w:val="left" w:pos="3420"/>
              </w:tabs>
              <w:jc w:val="center"/>
              <w:rPr>
                <w:rFonts w:ascii="Calibri" w:hAnsi="Calibri"/>
                <w:sz w:val="18"/>
                <w:szCs w:val="18"/>
              </w:rPr>
            </w:pPr>
          </w:p>
        </w:tc>
      </w:tr>
      <w:tr w:rsidR="00C43BFA" w:rsidRPr="009B3A0C" w14:paraId="122A1744" w14:textId="77777777" w:rsidTr="00E902A9">
        <w:trPr>
          <w:cantSplit/>
          <w:trHeight w:val="432"/>
        </w:trPr>
        <w:tc>
          <w:tcPr>
            <w:tcW w:w="738" w:type="dxa"/>
            <w:vAlign w:val="center"/>
          </w:tcPr>
          <w:p w14:paraId="122A1738"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484" w:type="dxa"/>
            <w:vAlign w:val="center"/>
          </w:tcPr>
          <w:p w14:paraId="122A1739"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88" w:type="dxa"/>
            <w:vAlign w:val="center"/>
          </w:tcPr>
          <w:p w14:paraId="122A173A"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73B"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228" w:type="dxa"/>
            <w:vAlign w:val="center"/>
          </w:tcPr>
          <w:p w14:paraId="122A173C"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889" w:type="dxa"/>
            <w:vAlign w:val="center"/>
          </w:tcPr>
          <w:p w14:paraId="122A173D"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97" w:type="dxa"/>
            <w:vAlign w:val="center"/>
          </w:tcPr>
          <w:p w14:paraId="122A173E"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920" w:type="dxa"/>
            <w:gridSpan w:val="2"/>
            <w:vAlign w:val="center"/>
          </w:tcPr>
          <w:p w14:paraId="122A173F"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740"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3" w:type="dxa"/>
            <w:vAlign w:val="center"/>
          </w:tcPr>
          <w:p w14:paraId="122A1741"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382" w:type="dxa"/>
            <w:vAlign w:val="center"/>
          </w:tcPr>
          <w:p w14:paraId="122A1742"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2549" w:type="dxa"/>
            <w:vAlign w:val="center"/>
          </w:tcPr>
          <w:p w14:paraId="122A1743" w14:textId="77777777" w:rsidR="00C43BFA" w:rsidRPr="009B3A0C" w:rsidRDefault="00C43BFA" w:rsidP="00E902A9">
            <w:pPr>
              <w:tabs>
                <w:tab w:val="left" w:pos="540"/>
                <w:tab w:val="left" w:pos="900"/>
                <w:tab w:val="left" w:pos="3420"/>
              </w:tabs>
              <w:jc w:val="center"/>
              <w:rPr>
                <w:rFonts w:ascii="Calibri" w:hAnsi="Calibri"/>
                <w:sz w:val="18"/>
                <w:szCs w:val="18"/>
              </w:rPr>
            </w:pPr>
          </w:p>
        </w:tc>
      </w:tr>
      <w:tr w:rsidR="00C43BFA" w:rsidRPr="009B3A0C" w14:paraId="122A1751" w14:textId="77777777" w:rsidTr="00E902A9">
        <w:trPr>
          <w:cantSplit/>
          <w:trHeight w:val="432"/>
        </w:trPr>
        <w:tc>
          <w:tcPr>
            <w:tcW w:w="738" w:type="dxa"/>
            <w:vAlign w:val="center"/>
          </w:tcPr>
          <w:p w14:paraId="122A1745"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484" w:type="dxa"/>
            <w:vAlign w:val="center"/>
          </w:tcPr>
          <w:p w14:paraId="122A1746"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88" w:type="dxa"/>
            <w:vAlign w:val="center"/>
          </w:tcPr>
          <w:p w14:paraId="122A1747"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748"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228" w:type="dxa"/>
            <w:vAlign w:val="center"/>
          </w:tcPr>
          <w:p w14:paraId="122A1749"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889" w:type="dxa"/>
            <w:vAlign w:val="center"/>
          </w:tcPr>
          <w:p w14:paraId="122A174A"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97" w:type="dxa"/>
            <w:vAlign w:val="center"/>
          </w:tcPr>
          <w:p w14:paraId="122A174B"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920" w:type="dxa"/>
            <w:gridSpan w:val="2"/>
            <w:vAlign w:val="center"/>
          </w:tcPr>
          <w:p w14:paraId="122A174C"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74D"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3" w:type="dxa"/>
            <w:vAlign w:val="center"/>
          </w:tcPr>
          <w:p w14:paraId="122A174E"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382" w:type="dxa"/>
            <w:vAlign w:val="center"/>
          </w:tcPr>
          <w:p w14:paraId="122A174F"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2549" w:type="dxa"/>
            <w:vAlign w:val="center"/>
          </w:tcPr>
          <w:p w14:paraId="122A1750" w14:textId="77777777" w:rsidR="00C43BFA" w:rsidRPr="009B3A0C" w:rsidRDefault="00C43BFA" w:rsidP="00E902A9">
            <w:pPr>
              <w:tabs>
                <w:tab w:val="left" w:pos="540"/>
                <w:tab w:val="left" w:pos="900"/>
                <w:tab w:val="left" w:pos="3420"/>
              </w:tabs>
              <w:jc w:val="center"/>
              <w:rPr>
                <w:rFonts w:ascii="Calibri" w:hAnsi="Calibri"/>
                <w:sz w:val="18"/>
                <w:szCs w:val="18"/>
              </w:rPr>
            </w:pPr>
          </w:p>
        </w:tc>
      </w:tr>
      <w:tr w:rsidR="00E902A9" w:rsidRPr="009B3A0C" w14:paraId="122A175E" w14:textId="77777777" w:rsidTr="00E902A9">
        <w:trPr>
          <w:cantSplit/>
          <w:trHeight w:val="432"/>
        </w:trPr>
        <w:tc>
          <w:tcPr>
            <w:tcW w:w="738" w:type="dxa"/>
            <w:vAlign w:val="center"/>
          </w:tcPr>
          <w:p w14:paraId="122A1752" w14:textId="77777777" w:rsidR="00E902A9" w:rsidRPr="009B3A0C" w:rsidRDefault="00E902A9" w:rsidP="00E902A9">
            <w:pPr>
              <w:tabs>
                <w:tab w:val="left" w:pos="540"/>
                <w:tab w:val="left" w:pos="900"/>
                <w:tab w:val="left" w:pos="3420"/>
              </w:tabs>
              <w:jc w:val="center"/>
              <w:rPr>
                <w:rFonts w:ascii="Calibri" w:hAnsi="Calibri"/>
                <w:sz w:val="18"/>
                <w:szCs w:val="18"/>
              </w:rPr>
            </w:pPr>
          </w:p>
        </w:tc>
        <w:tc>
          <w:tcPr>
            <w:tcW w:w="1484" w:type="dxa"/>
            <w:vAlign w:val="center"/>
          </w:tcPr>
          <w:p w14:paraId="122A1753" w14:textId="77777777" w:rsidR="00E902A9" w:rsidRPr="009B3A0C" w:rsidRDefault="00E902A9" w:rsidP="00E902A9">
            <w:pPr>
              <w:tabs>
                <w:tab w:val="left" w:pos="540"/>
                <w:tab w:val="left" w:pos="900"/>
                <w:tab w:val="left" w:pos="3420"/>
              </w:tabs>
              <w:jc w:val="center"/>
              <w:rPr>
                <w:rFonts w:ascii="Calibri" w:hAnsi="Calibri"/>
                <w:sz w:val="18"/>
                <w:szCs w:val="18"/>
              </w:rPr>
            </w:pPr>
          </w:p>
        </w:tc>
        <w:tc>
          <w:tcPr>
            <w:tcW w:w="1188" w:type="dxa"/>
            <w:vAlign w:val="center"/>
          </w:tcPr>
          <w:p w14:paraId="122A1754" w14:textId="77777777" w:rsidR="00E902A9" w:rsidRPr="009B3A0C" w:rsidRDefault="00E902A9" w:rsidP="00E902A9">
            <w:pPr>
              <w:tabs>
                <w:tab w:val="left" w:pos="540"/>
                <w:tab w:val="left" w:pos="900"/>
                <w:tab w:val="left" w:pos="3420"/>
              </w:tabs>
              <w:jc w:val="center"/>
              <w:rPr>
                <w:rFonts w:ascii="Calibri" w:hAnsi="Calibri"/>
                <w:sz w:val="18"/>
                <w:szCs w:val="18"/>
              </w:rPr>
            </w:pPr>
          </w:p>
        </w:tc>
        <w:tc>
          <w:tcPr>
            <w:tcW w:w="1014" w:type="dxa"/>
            <w:vAlign w:val="center"/>
          </w:tcPr>
          <w:p w14:paraId="122A1755" w14:textId="77777777" w:rsidR="00E902A9" w:rsidRPr="009B3A0C" w:rsidRDefault="00E902A9" w:rsidP="00E902A9">
            <w:pPr>
              <w:tabs>
                <w:tab w:val="left" w:pos="540"/>
                <w:tab w:val="left" w:pos="900"/>
                <w:tab w:val="left" w:pos="3420"/>
              </w:tabs>
              <w:jc w:val="center"/>
              <w:rPr>
                <w:rFonts w:ascii="Calibri" w:hAnsi="Calibri"/>
                <w:sz w:val="18"/>
                <w:szCs w:val="18"/>
              </w:rPr>
            </w:pPr>
          </w:p>
        </w:tc>
        <w:tc>
          <w:tcPr>
            <w:tcW w:w="1228" w:type="dxa"/>
            <w:vAlign w:val="center"/>
          </w:tcPr>
          <w:p w14:paraId="122A1756" w14:textId="77777777" w:rsidR="00E902A9" w:rsidRPr="009B3A0C" w:rsidRDefault="00E902A9" w:rsidP="00E902A9">
            <w:pPr>
              <w:tabs>
                <w:tab w:val="left" w:pos="540"/>
                <w:tab w:val="left" w:pos="900"/>
                <w:tab w:val="left" w:pos="3420"/>
              </w:tabs>
              <w:jc w:val="center"/>
              <w:rPr>
                <w:rFonts w:ascii="Calibri" w:hAnsi="Calibri"/>
                <w:sz w:val="18"/>
                <w:szCs w:val="18"/>
              </w:rPr>
            </w:pPr>
          </w:p>
        </w:tc>
        <w:tc>
          <w:tcPr>
            <w:tcW w:w="889" w:type="dxa"/>
            <w:vAlign w:val="center"/>
          </w:tcPr>
          <w:p w14:paraId="122A1757" w14:textId="77777777" w:rsidR="00E902A9" w:rsidRPr="009B3A0C" w:rsidRDefault="00E902A9" w:rsidP="00E902A9">
            <w:pPr>
              <w:tabs>
                <w:tab w:val="left" w:pos="540"/>
                <w:tab w:val="left" w:pos="900"/>
                <w:tab w:val="left" w:pos="3420"/>
              </w:tabs>
              <w:jc w:val="center"/>
              <w:rPr>
                <w:rFonts w:ascii="Calibri" w:hAnsi="Calibri"/>
                <w:sz w:val="18"/>
                <w:szCs w:val="18"/>
              </w:rPr>
            </w:pPr>
          </w:p>
        </w:tc>
        <w:tc>
          <w:tcPr>
            <w:tcW w:w="1197" w:type="dxa"/>
            <w:vAlign w:val="center"/>
          </w:tcPr>
          <w:p w14:paraId="122A1758" w14:textId="77777777" w:rsidR="00E902A9" w:rsidRPr="009B3A0C" w:rsidRDefault="00E902A9" w:rsidP="00E902A9">
            <w:pPr>
              <w:tabs>
                <w:tab w:val="left" w:pos="540"/>
                <w:tab w:val="left" w:pos="900"/>
                <w:tab w:val="left" w:pos="3420"/>
              </w:tabs>
              <w:jc w:val="center"/>
              <w:rPr>
                <w:rFonts w:ascii="Calibri" w:hAnsi="Calibri"/>
                <w:sz w:val="18"/>
                <w:szCs w:val="18"/>
              </w:rPr>
            </w:pPr>
          </w:p>
        </w:tc>
        <w:tc>
          <w:tcPr>
            <w:tcW w:w="920" w:type="dxa"/>
            <w:gridSpan w:val="2"/>
            <w:vAlign w:val="center"/>
          </w:tcPr>
          <w:p w14:paraId="122A1759" w14:textId="77777777" w:rsidR="00E902A9" w:rsidRPr="009B3A0C" w:rsidRDefault="00E902A9" w:rsidP="00E902A9">
            <w:pPr>
              <w:tabs>
                <w:tab w:val="left" w:pos="540"/>
                <w:tab w:val="left" w:pos="900"/>
                <w:tab w:val="left" w:pos="3420"/>
              </w:tabs>
              <w:jc w:val="center"/>
              <w:rPr>
                <w:rFonts w:ascii="Calibri" w:hAnsi="Calibri"/>
                <w:sz w:val="18"/>
                <w:szCs w:val="18"/>
              </w:rPr>
            </w:pPr>
          </w:p>
        </w:tc>
        <w:tc>
          <w:tcPr>
            <w:tcW w:w="1014" w:type="dxa"/>
            <w:vAlign w:val="center"/>
          </w:tcPr>
          <w:p w14:paraId="122A175A" w14:textId="77777777" w:rsidR="00E902A9" w:rsidRPr="009B3A0C" w:rsidRDefault="00E902A9" w:rsidP="00E902A9">
            <w:pPr>
              <w:tabs>
                <w:tab w:val="left" w:pos="540"/>
                <w:tab w:val="left" w:pos="900"/>
                <w:tab w:val="left" w:pos="3420"/>
              </w:tabs>
              <w:jc w:val="center"/>
              <w:rPr>
                <w:rFonts w:ascii="Calibri" w:hAnsi="Calibri"/>
                <w:sz w:val="18"/>
                <w:szCs w:val="18"/>
              </w:rPr>
            </w:pPr>
          </w:p>
        </w:tc>
        <w:tc>
          <w:tcPr>
            <w:tcW w:w="1013" w:type="dxa"/>
            <w:vAlign w:val="center"/>
          </w:tcPr>
          <w:p w14:paraId="122A175B" w14:textId="77777777" w:rsidR="00E902A9" w:rsidRPr="009B3A0C" w:rsidRDefault="00E902A9" w:rsidP="00E902A9">
            <w:pPr>
              <w:tabs>
                <w:tab w:val="left" w:pos="540"/>
                <w:tab w:val="left" w:pos="900"/>
                <w:tab w:val="left" w:pos="3420"/>
              </w:tabs>
              <w:jc w:val="center"/>
              <w:rPr>
                <w:rFonts w:ascii="Calibri" w:hAnsi="Calibri"/>
                <w:sz w:val="18"/>
                <w:szCs w:val="18"/>
              </w:rPr>
            </w:pPr>
          </w:p>
        </w:tc>
        <w:tc>
          <w:tcPr>
            <w:tcW w:w="1382" w:type="dxa"/>
            <w:vAlign w:val="center"/>
          </w:tcPr>
          <w:p w14:paraId="122A175C" w14:textId="77777777" w:rsidR="00E902A9" w:rsidRPr="009B3A0C" w:rsidRDefault="00E902A9" w:rsidP="00E902A9">
            <w:pPr>
              <w:tabs>
                <w:tab w:val="left" w:pos="540"/>
                <w:tab w:val="left" w:pos="900"/>
                <w:tab w:val="left" w:pos="3420"/>
              </w:tabs>
              <w:jc w:val="center"/>
              <w:rPr>
                <w:rFonts w:ascii="Calibri" w:hAnsi="Calibri"/>
                <w:sz w:val="18"/>
                <w:szCs w:val="18"/>
              </w:rPr>
            </w:pPr>
          </w:p>
        </w:tc>
        <w:tc>
          <w:tcPr>
            <w:tcW w:w="2549" w:type="dxa"/>
            <w:vAlign w:val="center"/>
          </w:tcPr>
          <w:p w14:paraId="122A175D" w14:textId="77777777" w:rsidR="00E902A9" w:rsidRPr="009B3A0C" w:rsidRDefault="00E902A9" w:rsidP="00E902A9">
            <w:pPr>
              <w:tabs>
                <w:tab w:val="left" w:pos="540"/>
                <w:tab w:val="left" w:pos="900"/>
                <w:tab w:val="left" w:pos="3420"/>
              </w:tabs>
              <w:jc w:val="center"/>
              <w:rPr>
                <w:rFonts w:ascii="Calibri" w:hAnsi="Calibri"/>
                <w:sz w:val="18"/>
                <w:szCs w:val="18"/>
              </w:rPr>
            </w:pPr>
          </w:p>
        </w:tc>
      </w:tr>
      <w:tr w:rsidR="00C43BFA" w:rsidRPr="009B3A0C" w14:paraId="122A176B" w14:textId="77777777" w:rsidTr="00E902A9">
        <w:trPr>
          <w:cantSplit/>
          <w:trHeight w:val="432"/>
        </w:trPr>
        <w:tc>
          <w:tcPr>
            <w:tcW w:w="738" w:type="dxa"/>
            <w:vAlign w:val="center"/>
          </w:tcPr>
          <w:p w14:paraId="122A175F"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484" w:type="dxa"/>
            <w:vAlign w:val="center"/>
          </w:tcPr>
          <w:p w14:paraId="122A1760"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88" w:type="dxa"/>
            <w:vAlign w:val="center"/>
          </w:tcPr>
          <w:p w14:paraId="122A1761"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762"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228" w:type="dxa"/>
            <w:vAlign w:val="center"/>
          </w:tcPr>
          <w:p w14:paraId="122A1763"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889" w:type="dxa"/>
            <w:vAlign w:val="center"/>
          </w:tcPr>
          <w:p w14:paraId="122A1764"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97" w:type="dxa"/>
            <w:vAlign w:val="center"/>
          </w:tcPr>
          <w:p w14:paraId="122A1765"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920" w:type="dxa"/>
            <w:gridSpan w:val="2"/>
            <w:vAlign w:val="center"/>
          </w:tcPr>
          <w:p w14:paraId="122A1766"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767"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3" w:type="dxa"/>
            <w:vAlign w:val="center"/>
          </w:tcPr>
          <w:p w14:paraId="122A1768"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382" w:type="dxa"/>
            <w:vAlign w:val="center"/>
          </w:tcPr>
          <w:p w14:paraId="122A1769"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2549" w:type="dxa"/>
            <w:vAlign w:val="center"/>
          </w:tcPr>
          <w:p w14:paraId="122A176A" w14:textId="77777777" w:rsidR="00C43BFA" w:rsidRPr="009B3A0C" w:rsidRDefault="00C43BFA" w:rsidP="00E902A9">
            <w:pPr>
              <w:tabs>
                <w:tab w:val="left" w:pos="540"/>
                <w:tab w:val="left" w:pos="900"/>
                <w:tab w:val="left" w:pos="3420"/>
              </w:tabs>
              <w:jc w:val="center"/>
              <w:rPr>
                <w:rFonts w:ascii="Calibri" w:hAnsi="Calibri"/>
                <w:sz w:val="18"/>
                <w:szCs w:val="18"/>
              </w:rPr>
            </w:pPr>
          </w:p>
        </w:tc>
      </w:tr>
      <w:tr w:rsidR="00C43BFA" w:rsidRPr="009B3A0C" w14:paraId="122A1778" w14:textId="77777777" w:rsidTr="00E902A9">
        <w:trPr>
          <w:cantSplit/>
          <w:trHeight w:val="432"/>
        </w:trPr>
        <w:tc>
          <w:tcPr>
            <w:tcW w:w="738" w:type="dxa"/>
            <w:vAlign w:val="center"/>
          </w:tcPr>
          <w:p w14:paraId="122A176C"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484" w:type="dxa"/>
            <w:vAlign w:val="center"/>
          </w:tcPr>
          <w:p w14:paraId="122A176D"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88" w:type="dxa"/>
            <w:vAlign w:val="center"/>
          </w:tcPr>
          <w:p w14:paraId="122A176E"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76F"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228" w:type="dxa"/>
            <w:vAlign w:val="center"/>
          </w:tcPr>
          <w:p w14:paraId="122A1770"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889" w:type="dxa"/>
            <w:vAlign w:val="center"/>
          </w:tcPr>
          <w:p w14:paraId="122A1771"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197" w:type="dxa"/>
            <w:vAlign w:val="center"/>
          </w:tcPr>
          <w:p w14:paraId="122A1772"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920" w:type="dxa"/>
            <w:gridSpan w:val="2"/>
            <w:vAlign w:val="center"/>
          </w:tcPr>
          <w:p w14:paraId="122A1773"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4" w:type="dxa"/>
            <w:vAlign w:val="center"/>
          </w:tcPr>
          <w:p w14:paraId="122A1774"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013" w:type="dxa"/>
            <w:vAlign w:val="center"/>
          </w:tcPr>
          <w:p w14:paraId="122A1775"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1382" w:type="dxa"/>
            <w:vAlign w:val="center"/>
          </w:tcPr>
          <w:p w14:paraId="122A1776" w14:textId="77777777" w:rsidR="00C43BFA" w:rsidRPr="009B3A0C" w:rsidRDefault="00C43BFA" w:rsidP="00E902A9">
            <w:pPr>
              <w:tabs>
                <w:tab w:val="left" w:pos="540"/>
                <w:tab w:val="left" w:pos="900"/>
                <w:tab w:val="left" w:pos="3420"/>
              </w:tabs>
              <w:jc w:val="center"/>
              <w:rPr>
                <w:rFonts w:ascii="Calibri" w:hAnsi="Calibri"/>
                <w:sz w:val="18"/>
                <w:szCs w:val="18"/>
              </w:rPr>
            </w:pPr>
          </w:p>
        </w:tc>
        <w:tc>
          <w:tcPr>
            <w:tcW w:w="2549" w:type="dxa"/>
            <w:vAlign w:val="center"/>
          </w:tcPr>
          <w:p w14:paraId="122A1777" w14:textId="77777777" w:rsidR="00C43BFA" w:rsidRPr="009B3A0C" w:rsidRDefault="00C43BFA" w:rsidP="00E902A9">
            <w:pPr>
              <w:tabs>
                <w:tab w:val="left" w:pos="540"/>
                <w:tab w:val="left" w:pos="900"/>
                <w:tab w:val="left" w:pos="3420"/>
              </w:tabs>
              <w:jc w:val="center"/>
              <w:rPr>
                <w:rFonts w:ascii="Calibri" w:hAnsi="Calibri"/>
                <w:sz w:val="18"/>
                <w:szCs w:val="18"/>
              </w:rPr>
            </w:pPr>
          </w:p>
        </w:tc>
      </w:tr>
    </w:tbl>
    <w:p w14:paraId="122A1779" w14:textId="77777777" w:rsidR="00850B00" w:rsidRDefault="00850B00">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40"/>
        <w:gridCol w:w="1474"/>
        <w:gridCol w:w="2027"/>
        <w:gridCol w:w="1013"/>
        <w:gridCol w:w="1105"/>
        <w:gridCol w:w="1105"/>
        <w:gridCol w:w="1012"/>
        <w:gridCol w:w="860"/>
        <w:gridCol w:w="860"/>
        <w:gridCol w:w="1318"/>
        <w:gridCol w:w="3102"/>
      </w:tblGrid>
      <w:tr w:rsidR="00850B00" w:rsidRPr="009B3A0C" w14:paraId="122A177B" w14:textId="77777777" w:rsidTr="00FC579D">
        <w:trPr>
          <w:cantSplit/>
          <w:trHeight w:val="312"/>
        </w:trPr>
        <w:tc>
          <w:tcPr>
            <w:tcW w:w="14616" w:type="dxa"/>
            <w:gridSpan w:val="11"/>
            <w:shd w:val="clear" w:color="auto" w:fill="auto"/>
          </w:tcPr>
          <w:p w14:paraId="122A177A" w14:textId="6AF2ECD9" w:rsidR="00850B00" w:rsidRPr="00850B00" w:rsidRDefault="00850B00" w:rsidP="00C43BFA">
            <w:pPr>
              <w:keepNext/>
              <w:tabs>
                <w:tab w:val="left" w:pos="1368"/>
                <w:tab w:val="left" w:pos="2988"/>
                <w:tab w:val="left" w:pos="3978"/>
                <w:tab w:val="left" w:pos="5508"/>
                <w:tab w:val="left" w:pos="6948"/>
                <w:tab w:val="left" w:pos="7938"/>
                <w:tab w:val="left" w:pos="9108"/>
                <w:tab w:val="left" w:pos="10098"/>
                <w:tab w:val="left" w:pos="11178"/>
              </w:tabs>
              <w:rPr>
                <w:rFonts w:ascii="Calibri" w:eastAsia="Calibri" w:hAnsi="Calibri"/>
                <w:b/>
                <w:sz w:val="22"/>
                <w:szCs w:val="22"/>
              </w:rPr>
            </w:pPr>
            <w:r w:rsidRPr="009B3A0C">
              <w:rPr>
                <w:rFonts w:ascii="Calibri" w:eastAsia="Calibri" w:hAnsi="Calibri"/>
                <w:b/>
                <w:sz w:val="22"/>
                <w:szCs w:val="22"/>
              </w:rPr>
              <w:lastRenderedPageBreak/>
              <w:t xml:space="preserve">C. </w:t>
            </w:r>
            <w:r w:rsidR="006B3561">
              <w:rPr>
                <w:rFonts w:ascii="Calibri" w:eastAsia="Calibri" w:hAnsi="Calibri"/>
                <w:b/>
                <w:sz w:val="22"/>
                <w:szCs w:val="22"/>
              </w:rPr>
              <w:t>Opaque Surface Details</w:t>
            </w:r>
            <w:r w:rsidRPr="009B3A0C">
              <w:rPr>
                <w:rFonts w:ascii="Calibri" w:eastAsia="Calibri" w:hAnsi="Calibri"/>
                <w:b/>
                <w:sz w:val="22"/>
                <w:szCs w:val="22"/>
              </w:rPr>
              <w:t xml:space="preserve"> – Non-framed  </w:t>
            </w:r>
            <w:r w:rsidRPr="00B066EC">
              <w:rPr>
                <w:rFonts w:ascii="Calibri" w:eastAsia="Calibri" w:hAnsi="Calibri"/>
                <w:sz w:val="22"/>
                <w:szCs w:val="22"/>
              </w:rPr>
              <w:t>(Section 150.1(c)1)</w:t>
            </w:r>
          </w:p>
        </w:tc>
      </w:tr>
      <w:tr w:rsidR="00C032D1" w:rsidRPr="009B3A0C" w14:paraId="122A1787" w14:textId="77777777" w:rsidTr="00FC579D">
        <w:trPr>
          <w:cantSplit/>
          <w:trHeight w:val="45"/>
        </w:trPr>
        <w:tc>
          <w:tcPr>
            <w:tcW w:w="740" w:type="dxa"/>
            <w:vAlign w:val="bottom"/>
          </w:tcPr>
          <w:p w14:paraId="122A177C" w14:textId="77777777" w:rsidR="00850B00" w:rsidRPr="009B3A0C" w:rsidRDefault="00BE5FED" w:rsidP="00C43BFA">
            <w:pPr>
              <w:keepNext/>
              <w:tabs>
                <w:tab w:val="left" w:pos="540"/>
                <w:tab w:val="left" w:pos="900"/>
                <w:tab w:val="left" w:pos="3420"/>
              </w:tabs>
              <w:jc w:val="center"/>
              <w:rPr>
                <w:rFonts w:ascii="Calibri" w:hAnsi="Calibri"/>
                <w:sz w:val="18"/>
                <w:szCs w:val="18"/>
              </w:rPr>
            </w:pPr>
            <w:r>
              <w:rPr>
                <w:rFonts w:ascii="Calibri" w:hAnsi="Calibri"/>
                <w:sz w:val="18"/>
                <w:szCs w:val="18"/>
              </w:rPr>
              <w:t>0</w:t>
            </w:r>
            <w:r w:rsidR="00850B00" w:rsidRPr="009B3A0C">
              <w:rPr>
                <w:rFonts w:ascii="Calibri" w:hAnsi="Calibri"/>
                <w:sz w:val="18"/>
                <w:szCs w:val="18"/>
              </w:rPr>
              <w:t>1</w:t>
            </w:r>
          </w:p>
        </w:tc>
        <w:tc>
          <w:tcPr>
            <w:tcW w:w="1474" w:type="dxa"/>
            <w:vAlign w:val="bottom"/>
          </w:tcPr>
          <w:p w14:paraId="122A177D" w14:textId="77777777" w:rsidR="00850B00" w:rsidRPr="009B3A0C" w:rsidRDefault="00BE5FED" w:rsidP="00C43BFA">
            <w:pPr>
              <w:keepNext/>
              <w:tabs>
                <w:tab w:val="left" w:pos="540"/>
                <w:tab w:val="left" w:pos="900"/>
                <w:tab w:val="left" w:pos="3420"/>
              </w:tabs>
              <w:jc w:val="center"/>
              <w:rPr>
                <w:rFonts w:ascii="Calibri" w:hAnsi="Calibri"/>
                <w:sz w:val="18"/>
                <w:szCs w:val="18"/>
              </w:rPr>
            </w:pPr>
            <w:r>
              <w:rPr>
                <w:rFonts w:ascii="Calibri" w:hAnsi="Calibri"/>
                <w:sz w:val="18"/>
                <w:szCs w:val="18"/>
              </w:rPr>
              <w:t>0</w:t>
            </w:r>
            <w:r w:rsidR="00850B00" w:rsidRPr="009B3A0C">
              <w:rPr>
                <w:rFonts w:ascii="Calibri" w:hAnsi="Calibri"/>
                <w:sz w:val="18"/>
                <w:szCs w:val="18"/>
              </w:rPr>
              <w:t>2</w:t>
            </w:r>
          </w:p>
        </w:tc>
        <w:tc>
          <w:tcPr>
            <w:tcW w:w="2027" w:type="dxa"/>
            <w:vAlign w:val="bottom"/>
          </w:tcPr>
          <w:p w14:paraId="122A177E" w14:textId="77777777" w:rsidR="00850B00" w:rsidRPr="009B3A0C" w:rsidRDefault="00BE5FED" w:rsidP="00C43BFA">
            <w:pPr>
              <w:keepNext/>
              <w:tabs>
                <w:tab w:val="left" w:pos="540"/>
                <w:tab w:val="left" w:pos="900"/>
                <w:tab w:val="left" w:pos="3420"/>
              </w:tabs>
              <w:jc w:val="center"/>
              <w:rPr>
                <w:rFonts w:ascii="Calibri" w:hAnsi="Calibri"/>
                <w:sz w:val="18"/>
                <w:szCs w:val="18"/>
              </w:rPr>
            </w:pPr>
            <w:r>
              <w:rPr>
                <w:rFonts w:ascii="Calibri" w:hAnsi="Calibri"/>
                <w:sz w:val="18"/>
                <w:szCs w:val="18"/>
              </w:rPr>
              <w:t>0</w:t>
            </w:r>
            <w:r w:rsidR="00850B00" w:rsidRPr="009B3A0C">
              <w:rPr>
                <w:rFonts w:ascii="Calibri" w:hAnsi="Calibri"/>
                <w:sz w:val="18"/>
                <w:szCs w:val="18"/>
              </w:rPr>
              <w:t>3</w:t>
            </w:r>
          </w:p>
        </w:tc>
        <w:tc>
          <w:tcPr>
            <w:tcW w:w="1013" w:type="dxa"/>
            <w:vAlign w:val="bottom"/>
          </w:tcPr>
          <w:p w14:paraId="122A177F" w14:textId="77777777" w:rsidR="00850B00" w:rsidRPr="009B3A0C" w:rsidRDefault="00BE5FED" w:rsidP="00C43BFA">
            <w:pPr>
              <w:keepNext/>
              <w:tabs>
                <w:tab w:val="left" w:pos="540"/>
                <w:tab w:val="left" w:pos="900"/>
                <w:tab w:val="left" w:pos="3420"/>
              </w:tabs>
              <w:jc w:val="center"/>
              <w:rPr>
                <w:rFonts w:ascii="Calibri" w:hAnsi="Calibri"/>
                <w:sz w:val="18"/>
                <w:szCs w:val="18"/>
              </w:rPr>
            </w:pPr>
            <w:r>
              <w:rPr>
                <w:rFonts w:ascii="Calibri" w:hAnsi="Calibri"/>
                <w:sz w:val="18"/>
                <w:szCs w:val="18"/>
              </w:rPr>
              <w:t>0</w:t>
            </w:r>
            <w:r w:rsidR="00850B00" w:rsidRPr="009B3A0C">
              <w:rPr>
                <w:rFonts w:ascii="Calibri" w:hAnsi="Calibri"/>
                <w:sz w:val="18"/>
                <w:szCs w:val="18"/>
              </w:rPr>
              <w:t>4</w:t>
            </w:r>
          </w:p>
        </w:tc>
        <w:tc>
          <w:tcPr>
            <w:tcW w:w="1105" w:type="dxa"/>
            <w:vAlign w:val="bottom"/>
          </w:tcPr>
          <w:p w14:paraId="122A1780" w14:textId="77777777" w:rsidR="00850B00" w:rsidRPr="009B3A0C" w:rsidDel="00773279" w:rsidRDefault="00BE5FED" w:rsidP="00C43BFA">
            <w:pPr>
              <w:keepNext/>
              <w:tabs>
                <w:tab w:val="left" w:pos="540"/>
                <w:tab w:val="left" w:pos="900"/>
                <w:tab w:val="left" w:pos="3420"/>
              </w:tabs>
              <w:jc w:val="center"/>
              <w:rPr>
                <w:rFonts w:ascii="Calibri" w:hAnsi="Calibri"/>
                <w:sz w:val="18"/>
                <w:szCs w:val="18"/>
              </w:rPr>
            </w:pPr>
            <w:r>
              <w:rPr>
                <w:rFonts w:ascii="Calibri" w:hAnsi="Calibri"/>
                <w:sz w:val="18"/>
                <w:szCs w:val="18"/>
              </w:rPr>
              <w:t>0</w:t>
            </w:r>
            <w:r w:rsidR="00850B00">
              <w:rPr>
                <w:rFonts w:ascii="Calibri" w:hAnsi="Calibri"/>
                <w:sz w:val="18"/>
                <w:szCs w:val="18"/>
              </w:rPr>
              <w:t>5</w:t>
            </w:r>
          </w:p>
        </w:tc>
        <w:tc>
          <w:tcPr>
            <w:tcW w:w="1105" w:type="dxa"/>
            <w:vAlign w:val="bottom"/>
          </w:tcPr>
          <w:p w14:paraId="122A1781" w14:textId="77777777" w:rsidR="00850B00" w:rsidRPr="009B3A0C" w:rsidRDefault="00BE5FED" w:rsidP="00C43BFA">
            <w:pPr>
              <w:keepNext/>
              <w:tabs>
                <w:tab w:val="left" w:pos="540"/>
                <w:tab w:val="left" w:pos="900"/>
                <w:tab w:val="left" w:pos="3420"/>
              </w:tabs>
              <w:jc w:val="center"/>
              <w:rPr>
                <w:rFonts w:ascii="Calibri" w:hAnsi="Calibri"/>
                <w:sz w:val="18"/>
                <w:szCs w:val="18"/>
              </w:rPr>
            </w:pPr>
            <w:r>
              <w:rPr>
                <w:rFonts w:ascii="Calibri" w:hAnsi="Calibri"/>
                <w:sz w:val="18"/>
                <w:szCs w:val="18"/>
              </w:rPr>
              <w:t>0</w:t>
            </w:r>
            <w:r w:rsidR="00850B00">
              <w:rPr>
                <w:rFonts w:ascii="Calibri" w:hAnsi="Calibri"/>
                <w:sz w:val="18"/>
                <w:szCs w:val="18"/>
              </w:rPr>
              <w:t>6</w:t>
            </w:r>
          </w:p>
        </w:tc>
        <w:tc>
          <w:tcPr>
            <w:tcW w:w="1012" w:type="dxa"/>
            <w:vAlign w:val="bottom"/>
          </w:tcPr>
          <w:p w14:paraId="122A1782" w14:textId="77777777" w:rsidR="00850B00" w:rsidRPr="009B3A0C" w:rsidRDefault="00BE5FED" w:rsidP="00C43BFA">
            <w:pPr>
              <w:keepNext/>
              <w:tabs>
                <w:tab w:val="left" w:pos="540"/>
                <w:tab w:val="left" w:pos="900"/>
                <w:tab w:val="left" w:pos="3420"/>
              </w:tabs>
              <w:jc w:val="center"/>
              <w:rPr>
                <w:rFonts w:ascii="Calibri" w:hAnsi="Calibri"/>
                <w:sz w:val="18"/>
                <w:szCs w:val="18"/>
              </w:rPr>
            </w:pPr>
            <w:r>
              <w:rPr>
                <w:rFonts w:ascii="Calibri" w:hAnsi="Calibri"/>
                <w:sz w:val="18"/>
                <w:szCs w:val="18"/>
              </w:rPr>
              <w:t>0</w:t>
            </w:r>
            <w:r w:rsidR="00850B00">
              <w:rPr>
                <w:rFonts w:ascii="Calibri" w:hAnsi="Calibri"/>
                <w:sz w:val="18"/>
                <w:szCs w:val="18"/>
              </w:rPr>
              <w:t>7</w:t>
            </w:r>
          </w:p>
        </w:tc>
        <w:tc>
          <w:tcPr>
            <w:tcW w:w="860" w:type="dxa"/>
            <w:vAlign w:val="bottom"/>
          </w:tcPr>
          <w:p w14:paraId="122A1783" w14:textId="77777777" w:rsidR="00850B00" w:rsidRPr="009B3A0C" w:rsidRDefault="00BE5FED" w:rsidP="00C43BFA">
            <w:pPr>
              <w:keepNext/>
              <w:tabs>
                <w:tab w:val="left" w:pos="540"/>
                <w:tab w:val="left" w:pos="900"/>
                <w:tab w:val="left" w:pos="3420"/>
              </w:tabs>
              <w:ind w:left="540" w:hanging="540"/>
              <w:jc w:val="center"/>
              <w:rPr>
                <w:rFonts w:ascii="Calibri" w:hAnsi="Calibri"/>
                <w:sz w:val="18"/>
                <w:szCs w:val="18"/>
              </w:rPr>
            </w:pPr>
            <w:r>
              <w:rPr>
                <w:rFonts w:ascii="Calibri" w:hAnsi="Calibri"/>
                <w:sz w:val="18"/>
                <w:szCs w:val="18"/>
              </w:rPr>
              <w:t>0</w:t>
            </w:r>
            <w:r w:rsidR="00850B00">
              <w:rPr>
                <w:rFonts w:ascii="Calibri" w:hAnsi="Calibri"/>
                <w:sz w:val="18"/>
                <w:szCs w:val="18"/>
              </w:rPr>
              <w:t>8</w:t>
            </w:r>
          </w:p>
        </w:tc>
        <w:tc>
          <w:tcPr>
            <w:tcW w:w="860" w:type="dxa"/>
            <w:vAlign w:val="bottom"/>
          </w:tcPr>
          <w:p w14:paraId="122A1784" w14:textId="77777777" w:rsidR="00850B00" w:rsidRPr="009B3A0C" w:rsidRDefault="00BE5FED" w:rsidP="00C43BFA">
            <w:pPr>
              <w:keepNext/>
              <w:tabs>
                <w:tab w:val="left" w:pos="540"/>
                <w:tab w:val="left" w:pos="900"/>
                <w:tab w:val="left" w:pos="3420"/>
              </w:tabs>
              <w:ind w:left="540" w:hanging="540"/>
              <w:jc w:val="center"/>
              <w:rPr>
                <w:rFonts w:ascii="Calibri" w:hAnsi="Calibri"/>
                <w:sz w:val="18"/>
                <w:szCs w:val="18"/>
              </w:rPr>
            </w:pPr>
            <w:r>
              <w:rPr>
                <w:rFonts w:ascii="Calibri" w:hAnsi="Calibri"/>
                <w:sz w:val="18"/>
                <w:szCs w:val="18"/>
              </w:rPr>
              <w:t>0</w:t>
            </w:r>
            <w:r w:rsidR="00850B00">
              <w:rPr>
                <w:rFonts w:ascii="Calibri" w:hAnsi="Calibri"/>
                <w:sz w:val="18"/>
                <w:szCs w:val="18"/>
              </w:rPr>
              <w:t>9</w:t>
            </w:r>
          </w:p>
        </w:tc>
        <w:tc>
          <w:tcPr>
            <w:tcW w:w="1318" w:type="dxa"/>
            <w:vAlign w:val="bottom"/>
          </w:tcPr>
          <w:p w14:paraId="122A1785" w14:textId="77777777" w:rsidR="00850B00" w:rsidRPr="009B3A0C" w:rsidRDefault="00850B00" w:rsidP="00C43BFA">
            <w:pPr>
              <w:keepNext/>
              <w:tabs>
                <w:tab w:val="left" w:pos="540"/>
                <w:tab w:val="left" w:pos="900"/>
                <w:tab w:val="left" w:pos="3420"/>
              </w:tabs>
              <w:jc w:val="center"/>
              <w:rPr>
                <w:rFonts w:ascii="Calibri" w:hAnsi="Calibri"/>
                <w:sz w:val="18"/>
                <w:szCs w:val="18"/>
              </w:rPr>
            </w:pPr>
            <w:r>
              <w:rPr>
                <w:rFonts w:ascii="Calibri" w:hAnsi="Calibri"/>
                <w:sz w:val="18"/>
                <w:szCs w:val="18"/>
              </w:rPr>
              <w:t>10</w:t>
            </w:r>
          </w:p>
        </w:tc>
        <w:tc>
          <w:tcPr>
            <w:tcW w:w="3102" w:type="dxa"/>
          </w:tcPr>
          <w:p w14:paraId="122A1786" w14:textId="77777777" w:rsidR="00850B00" w:rsidRPr="009B3A0C" w:rsidRDefault="00850B00" w:rsidP="00C43BFA">
            <w:pPr>
              <w:keepNext/>
              <w:tabs>
                <w:tab w:val="left" w:pos="540"/>
                <w:tab w:val="left" w:pos="900"/>
                <w:tab w:val="left" w:pos="3420"/>
              </w:tabs>
              <w:jc w:val="center"/>
              <w:rPr>
                <w:rFonts w:ascii="Calibri" w:hAnsi="Calibri"/>
                <w:sz w:val="18"/>
                <w:szCs w:val="18"/>
              </w:rPr>
            </w:pPr>
            <w:r>
              <w:rPr>
                <w:rFonts w:ascii="Calibri" w:hAnsi="Calibri"/>
                <w:sz w:val="18"/>
                <w:szCs w:val="18"/>
              </w:rPr>
              <w:t>11</w:t>
            </w:r>
          </w:p>
        </w:tc>
      </w:tr>
      <w:tr w:rsidR="00C032D1" w:rsidRPr="009B3A0C" w14:paraId="122A1790" w14:textId="77777777" w:rsidTr="00FC579D">
        <w:trPr>
          <w:cantSplit/>
          <w:trHeight w:val="249"/>
        </w:trPr>
        <w:tc>
          <w:tcPr>
            <w:tcW w:w="740" w:type="dxa"/>
            <w:vMerge w:val="restart"/>
            <w:vAlign w:val="bottom"/>
          </w:tcPr>
          <w:p w14:paraId="122A1788" w14:textId="77777777" w:rsidR="00850B00" w:rsidRPr="009B3A0C" w:rsidRDefault="00850B00" w:rsidP="00C43BFA">
            <w:pPr>
              <w:keepNext/>
              <w:tabs>
                <w:tab w:val="left" w:pos="540"/>
                <w:tab w:val="left" w:pos="900"/>
                <w:tab w:val="left" w:pos="3420"/>
              </w:tabs>
              <w:jc w:val="center"/>
              <w:rPr>
                <w:rFonts w:ascii="Calibri" w:hAnsi="Calibri"/>
                <w:sz w:val="18"/>
                <w:szCs w:val="18"/>
              </w:rPr>
            </w:pPr>
            <w:r w:rsidRPr="009B3A0C">
              <w:rPr>
                <w:rFonts w:ascii="Calibri" w:hAnsi="Calibri"/>
                <w:sz w:val="18"/>
                <w:szCs w:val="18"/>
              </w:rPr>
              <w:t>Tag/ID</w:t>
            </w:r>
          </w:p>
        </w:tc>
        <w:tc>
          <w:tcPr>
            <w:tcW w:w="1474" w:type="dxa"/>
            <w:vMerge w:val="restart"/>
            <w:vAlign w:val="bottom"/>
          </w:tcPr>
          <w:p w14:paraId="122A1789" w14:textId="77777777" w:rsidR="00850B00" w:rsidRPr="009B3A0C" w:rsidRDefault="00850B00" w:rsidP="00C43BFA">
            <w:pPr>
              <w:keepNext/>
              <w:tabs>
                <w:tab w:val="left" w:pos="540"/>
                <w:tab w:val="left" w:pos="900"/>
                <w:tab w:val="left" w:pos="3420"/>
              </w:tabs>
              <w:jc w:val="center"/>
              <w:rPr>
                <w:rFonts w:ascii="Calibri" w:hAnsi="Calibri"/>
                <w:sz w:val="18"/>
                <w:szCs w:val="18"/>
              </w:rPr>
            </w:pPr>
            <w:r w:rsidRPr="009B3A0C">
              <w:rPr>
                <w:rFonts w:ascii="Calibri" w:hAnsi="Calibri"/>
                <w:sz w:val="18"/>
                <w:szCs w:val="18"/>
              </w:rPr>
              <w:t>Assembly Type</w:t>
            </w:r>
          </w:p>
        </w:tc>
        <w:tc>
          <w:tcPr>
            <w:tcW w:w="2027" w:type="dxa"/>
            <w:vMerge w:val="restart"/>
            <w:vAlign w:val="bottom"/>
          </w:tcPr>
          <w:p w14:paraId="122A178A" w14:textId="77777777" w:rsidR="00850B00" w:rsidRPr="009B3A0C" w:rsidRDefault="00850B00" w:rsidP="00C43BFA">
            <w:pPr>
              <w:keepNext/>
              <w:tabs>
                <w:tab w:val="left" w:pos="540"/>
                <w:tab w:val="left" w:pos="900"/>
                <w:tab w:val="left" w:pos="3420"/>
              </w:tabs>
              <w:jc w:val="center"/>
              <w:rPr>
                <w:rFonts w:ascii="Calibri" w:hAnsi="Calibri"/>
                <w:sz w:val="18"/>
                <w:szCs w:val="18"/>
              </w:rPr>
            </w:pPr>
            <w:r w:rsidRPr="009B3A0C">
              <w:rPr>
                <w:rFonts w:ascii="Calibri" w:hAnsi="Calibri"/>
                <w:sz w:val="18"/>
                <w:szCs w:val="18"/>
              </w:rPr>
              <w:t>Assembly Materials</w:t>
            </w:r>
          </w:p>
        </w:tc>
        <w:tc>
          <w:tcPr>
            <w:tcW w:w="1013" w:type="dxa"/>
            <w:vMerge w:val="restart"/>
            <w:vAlign w:val="bottom"/>
          </w:tcPr>
          <w:p w14:paraId="122A178B" w14:textId="77777777" w:rsidR="00850B00" w:rsidRDefault="00850B00" w:rsidP="00C43BFA">
            <w:pPr>
              <w:keepNext/>
              <w:tabs>
                <w:tab w:val="left" w:pos="540"/>
                <w:tab w:val="left" w:pos="900"/>
                <w:tab w:val="left" w:pos="3420"/>
              </w:tabs>
              <w:jc w:val="center"/>
              <w:rPr>
                <w:rFonts w:ascii="Calibri" w:hAnsi="Calibri"/>
                <w:sz w:val="18"/>
                <w:szCs w:val="18"/>
              </w:rPr>
            </w:pPr>
            <w:r w:rsidRPr="009B3A0C">
              <w:rPr>
                <w:rFonts w:ascii="Calibri" w:hAnsi="Calibri"/>
                <w:sz w:val="18"/>
                <w:szCs w:val="18"/>
              </w:rPr>
              <w:t>Thickness</w:t>
            </w:r>
          </w:p>
          <w:p w14:paraId="122A178C" w14:textId="77777777" w:rsidR="00850B00" w:rsidRPr="009B3A0C" w:rsidRDefault="00850B00" w:rsidP="00C43BFA">
            <w:pPr>
              <w:keepNext/>
              <w:tabs>
                <w:tab w:val="left" w:pos="540"/>
                <w:tab w:val="left" w:pos="900"/>
                <w:tab w:val="left" w:pos="3420"/>
              </w:tabs>
              <w:jc w:val="center"/>
              <w:rPr>
                <w:rFonts w:ascii="Calibri" w:hAnsi="Calibri"/>
                <w:sz w:val="18"/>
                <w:szCs w:val="18"/>
              </w:rPr>
            </w:pPr>
            <w:r>
              <w:rPr>
                <w:rFonts w:ascii="Calibri" w:hAnsi="Calibri"/>
                <w:sz w:val="18"/>
                <w:szCs w:val="18"/>
              </w:rPr>
              <w:t>(inches)</w:t>
            </w:r>
          </w:p>
        </w:tc>
        <w:tc>
          <w:tcPr>
            <w:tcW w:w="4942" w:type="dxa"/>
            <w:gridSpan w:val="5"/>
            <w:vAlign w:val="bottom"/>
          </w:tcPr>
          <w:p w14:paraId="122A178D" w14:textId="77777777" w:rsidR="00850B00" w:rsidRPr="00E77A45" w:rsidRDefault="00850B00" w:rsidP="00C43BFA">
            <w:pPr>
              <w:keepNext/>
              <w:tabs>
                <w:tab w:val="left" w:pos="540"/>
                <w:tab w:val="left" w:pos="900"/>
                <w:tab w:val="left" w:pos="3420"/>
              </w:tabs>
              <w:jc w:val="center"/>
              <w:rPr>
                <w:rFonts w:ascii="Calibri" w:hAnsi="Calibri"/>
                <w:b/>
                <w:sz w:val="18"/>
                <w:szCs w:val="18"/>
              </w:rPr>
            </w:pPr>
            <w:r w:rsidRPr="00E77A45">
              <w:rPr>
                <w:rFonts w:ascii="Calibri" w:hAnsi="Calibri"/>
                <w:b/>
                <w:sz w:val="18"/>
                <w:szCs w:val="18"/>
              </w:rPr>
              <w:t>Proposed</w:t>
            </w:r>
          </w:p>
        </w:tc>
        <w:tc>
          <w:tcPr>
            <w:tcW w:w="1318" w:type="dxa"/>
            <w:vAlign w:val="bottom"/>
          </w:tcPr>
          <w:p w14:paraId="122A178E" w14:textId="77777777" w:rsidR="00850B00" w:rsidRPr="00E77A45" w:rsidRDefault="00850B00" w:rsidP="00C43BFA">
            <w:pPr>
              <w:keepNext/>
              <w:tabs>
                <w:tab w:val="left" w:pos="540"/>
                <w:tab w:val="left" w:pos="900"/>
                <w:tab w:val="left" w:pos="3420"/>
              </w:tabs>
              <w:jc w:val="center"/>
              <w:rPr>
                <w:rFonts w:ascii="Calibri" w:hAnsi="Calibri"/>
                <w:b/>
                <w:sz w:val="18"/>
                <w:szCs w:val="18"/>
              </w:rPr>
            </w:pPr>
            <w:r w:rsidRPr="00E77A45">
              <w:rPr>
                <w:rFonts w:ascii="Calibri" w:hAnsi="Calibri"/>
                <w:b/>
                <w:sz w:val="18"/>
                <w:szCs w:val="18"/>
              </w:rPr>
              <w:t xml:space="preserve">Required </w:t>
            </w:r>
          </w:p>
        </w:tc>
        <w:tc>
          <w:tcPr>
            <w:tcW w:w="3102" w:type="dxa"/>
            <w:vMerge w:val="restart"/>
            <w:vAlign w:val="bottom"/>
          </w:tcPr>
          <w:p w14:paraId="122A178F" w14:textId="77777777" w:rsidR="00850B00" w:rsidRPr="009B3A0C" w:rsidRDefault="00850B00" w:rsidP="00C43BFA">
            <w:pPr>
              <w:keepNext/>
              <w:tabs>
                <w:tab w:val="left" w:pos="540"/>
                <w:tab w:val="left" w:pos="900"/>
                <w:tab w:val="left" w:pos="3420"/>
              </w:tabs>
              <w:ind w:left="540" w:hanging="540"/>
              <w:jc w:val="center"/>
              <w:rPr>
                <w:rFonts w:ascii="Calibri" w:hAnsi="Calibri"/>
                <w:sz w:val="18"/>
                <w:szCs w:val="18"/>
              </w:rPr>
            </w:pPr>
            <w:r w:rsidRPr="009B3A0C">
              <w:rPr>
                <w:rFonts w:ascii="Calibri" w:hAnsi="Calibri"/>
                <w:sz w:val="18"/>
                <w:szCs w:val="18"/>
              </w:rPr>
              <w:t>Comments</w:t>
            </w:r>
          </w:p>
        </w:tc>
      </w:tr>
      <w:tr w:rsidR="00C032D1" w:rsidRPr="009B3A0C" w14:paraId="122A179B" w14:textId="77777777" w:rsidTr="00FC579D">
        <w:trPr>
          <w:cantSplit/>
          <w:trHeight w:val="386"/>
        </w:trPr>
        <w:tc>
          <w:tcPr>
            <w:tcW w:w="740" w:type="dxa"/>
            <w:vMerge/>
            <w:vAlign w:val="bottom"/>
          </w:tcPr>
          <w:p w14:paraId="122A1791" w14:textId="77777777" w:rsidR="00850B00" w:rsidRPr="009B3A0C" w:rsidRDefault="00850B00" w:rsidP="00C43BFA">
            <w:pPr>
              <w:keepNext/>
              <w:tabs>
                <w:tab w:val="left" w:pos="540"/>
                <w:tab w:val="left" w:pos="900"/>
                <w:tab w:val="left" w:pos="3420"/>
              </w:tabs>
              <w:jc w:val="center"/>
              <w:rPr>
                <w:rFonts w:ascii="Calibri" w:hAnsi="Calibri"/>
                <w:sz w:val="18"/>
                <w:szCs w:val="18"/>
              </w:rPr>
            </w:pPr>
          </w:p>
        </w:tc>
        <w:tc>
          <w:tcPr>
            <w:tcW w:w="1474" w:type="dxa"/>
            <w:vMerge/>
            <w:vAlign w:val="bottom"/>
          </w:tcPr>
          <w:p w14:paraId="122A1792" w14:textId="77777777" w:rsidR="00850B00" w:rsidRPr="009B3A0C" w:rsidRDefault="00850B00" w:rsidP="00C43BFA">
            <w:pPr>
              <w:keepNext/>
              <w:tabs>
                <w:tab w:val="left" w:pos="540"/>
                <w:tab w:val="left" w:pos="900"/>
                <w:tab w:val="left" w:pos="3420"/>
              </w:tabs>
              <w:jc w:val="center"/>
              <w:rPr>
                <w:rFonts w:ascii="Calibri" w:hAnsi="Calibri"/>
                <w:sz w:val="18"/>
                <w:szCs w:val="18"/>
              </w:rPr>
            </w:pPr>
          </w:p>
        </w:tc>
        <w:tc>
          <w:tcPr>
            <w:tcW w:w="2027" w:type="dxa"/>
            <w:vMerge/>
            <w:vAlign w:val="bottom"/>
          </w:tcPr>
          <w:p w14:paraId="122A1793" w14:textId="77777777" w:rsidR="00850B00" w:rsidRPr="009B3A0C" w:rsidRDefault="00850B00" w:rsidP="00C43BFA">
            <w:pPr>
              <w:keepNext/>
              <w:tabs>
                <w:tab w:val="left" w:pos="540"/>
                <w:tab w:val="left" w:pos="900"/>
                <w:tab w:val="left" w:pos="3420"/>
              </w:tabs>
              <w:jc w:val="center"/>
              <w:rPr>
                <w:rFonts w:ascii="Calibri" w:hAnsi="Calibri"/>
                <w:sz w:val="18"/>
                <w:szCs w:val="18"/>
              </w:rPr>
            </w:pPr>
          </w:p>
        </w:tc>
        <w:tc>
          <w:tcPr>
            <w:tcW w:w="1013" w:type="dxa"/>
            <w:vMerge/>
            <w:vAlign w:val="bottom"/>
          </w:tcPr>
          <w:p w14:paraId="122A1794" w14:textId="77777777" w:rsidR="00850B00" w:rsidRPr="009B3A0C" w:rsidRDefault="00850B00" w:rsidP="00C43BFA">
            <w:pPr>
              <w:keepNext/>
              <w:tabs>
                <w:tab w:val="left" w:pos="540"/>
                <w:tab w:val="left" w:pos="900"/>
                <w:tab w:val="left" w:pos="3420"/>
              </w:tabs>
              <w:jc w:val="center"/>
              <w:rPr>
                <w:rFonts w:ascii="Calibri" w:hAnsi="Calibri"/>
                <w:sz w:val="18"/>
                <w:szCs w:val="18"/>
              </w:rPr>
            </w:pPr>
          </w:p>
        </w:tc>
        <w:tc>
          <w:tcPr>
            <w:tcW w:w="1105" w:type="dxa"/>
            <w:vMerge w:val="restart"/>
            <w:vAlign w:val="bottom"/>
          </w:tcPr>
          <w:p w14:paraId="122A1795" w14:textId="77777777" w:rsidR="00850B00" w:rsidRPr="009B3A0C" w:rsidRDefault="00850B00" w:rsidP="00C43BFA">
            <w:pPr>
              <w:keepNext/>
              <w:tabs>
                <w:tab w:val="left" w:pos="540"/>
                <w:tab w:val="left" w:pos="900"/>
                <w:tab w:val="left" w:pos="3420"/>
              </w:tabs>
              <w:jc w:val="center"/>
              <w:rPr>
                <w:rFonts w:ascii="Calibri" w:hAnsi="Calibri"/>
                <w:sz w:val="18"/>
                <w:szCs w:val="18"/>
              </w:rPr>
            </w:pPr>
            <w:r w:rsidRPr="009B3A0C">
              <w:rPr>
                <w:rFonts w:ascii="Calibri" w:hAnsi="Calibri"/>
                <w:sz w:val="18"/>
                <w:szCs w:val="18"/>
              </w:rPr>
              <w:t>Core Insulation R-value</w:t>
            </w:r>
          </w:p>
        </w:tc>
        <w:tc>
          <w:tcPr>
            <w:tcW w:w="1105" w:type="dxa"/>
            <w:vMerge w:val="restart"/>
            <w:vAlign w:val="bottom"/>
          </w:tcPr>
          <w:p w14:paraId="122A1796" w14:textId="77777777" w:rsidR="00850B00" w:rsidRPr="009B3A0C" w:rsidRDefault="00850B00" w:rsidP="00C43BFA">
            <w:pPr>
              <w:keepNext/>
              <w:tabs>
                <w:tab w:val="left" w:pos="540"/>
                <w:tab w:val="left" w:pos="900"/>
                <w:tab w:val="left" w:pos="3420"/>
              </w:tabs>
              <w:jc w:val="center"/>
              <w:rPr>
                <w:rFonts w:ascii="Calibri" w:hAnsi="Calibri"/>
                <w:sz w:val="18"/>
                <w:szCs w:val="18"/>
              </w:rPr>
            </w:pPr>
            <w:r w:rsidRPr="009B3A0C">
              <w:rPr>
                <w:rFonts w:ascii="Calibri" w:hAnsi="Calibri"/>
                <w:sz w:val="18"/>
                <w:szCs w:val="18"/>
              </w:rPr>
              <w:t>Continuous Insulation R-value</w:t>
            </w:r>
          </w:p>
        </w:tc>
        <w:tc>
          <w:tcPr>
            <w:tcW w:w="1012" w:type="dxa"/>
            <w:vMerge w:val="restart"/>
            <w:vAlign w:val="bottom"/>
          </w:tcPr>
          <w:p w14:paraId="122A1797" w14:textId="77777777" w:rsidR="00850B00" w:rsidRDefault="00850B00" w:rsidP="00C43BFA">
            <w:pPr>
              <w:keepNext/>
              <w:tabs>
                <w:tab w:val="left" w:pos="540"/>
                <w:tab w:val="left" w:pos="900"/>
                <w:tab w:val="left" w:pos="3420"/>
              </w:tabs>
              <w:jc w:val="center"/>
              <w:rPr>
                <w:rFonts w:ascii="Calibri" w:hAnsi="Calibri"/>
                <w:sz w:val="18"/>
                <w:szCs w:val="18"/>
              </w:rPr>
            </w:pPr>
            <w:r w:rsidRPr="009B3A0C">
              <w:rPr>
                <w:rFonts w:ascii="Calibri" w:hAnsi="Calibri"/>
                <w:sz w:val="18"/>
                <w:szCs w:val="18"/>
              </w:rPr>
              <w:t>U-Factor</w:t>
            </w:r>
          </w:p>
        </w:tc>
        <w:tc>
          <w:tcPr>
            <w:tcW w:w="1720" w:type="dxa"/>
            <w:gridSpan w:val="2"/>
            <w:vAlign w:val="bottom"/>
          </w:tcPr>
          <w:p w14:paraId="122A1798" w14:textId="77777777" w:rsidR="00850B00" w:rsidRPr="009B3A0C" w:rsidRDefault="00850B00" w:rsidP="00C43BFA">
            <w:pPr>
              <w:keepNext/>
              <w:tabs>
                <w:tab w:val="left" w:pos="540"/>
                <w:tab w:val="left" w:pos="900"/>
                <w:tab w:val="left" w:pos="3420"/>
              </w:tabs>
              <w:jc w:val="center"/>
              <w:rPr>
                <w:rFonts w:ascii="Calibri" w:hAnsi="Calibri"/>
                <w:sz w:val="18"/>
                <w:szCs w:val="18"/>
              </w:rPr>
            </w:pPr>
            <w:r>
              <w:rPr>
                <w:rFonts w:ascii="Calibri" w:hAnsi="Calibri"/>
                <w:sz w:val="18"/>
                <w:szCs w:val="18"/>
              </w:rPr>
              <w:t xml:space="preserve">Appendix JA4 </w:t>
            </w:r>
            <w:r w:rsidR="00193018">
              <w:rPr>
                <w:rFonts w:ascii="Calibri" w:hAnsi="Calibri"/>
                <w:sz w:val="18"/>
                <w:szCs w:val="18"/>
              </w:rPr>
              <w:t>Reference</w:t>
            </w:r>
          </w:p>
        </w:tc>
        <w:tc>
          <w:tcPr>
            <w:tcW w:w="1318" w:type="dxa"/>
            <w:vMerge w:val="restart"/>
            <w:vAlign w:val="bottom"/>
          </w:tcPr>
          <w:p w14:paraId="122A1799" w14:textId="77777777" w:rsidR="00850B00" w:rsidRPr="009B3A0C" w:rsidRDefault="00850B00" w:rsidP="00C43BFA">
            <w:pPr>
              <w:keepNext/>
              <w:tabs>
                <w:tab w:val="left" w:pos="540"/>
                <w:tab w:val="left" w:pos="900"/>
                <w:tab w:val="left" w:pos="3420"/>
              </w:tabs>
              <w:jc w:val="center"/>
              <w:rPr>
                <w:rFonts w:ascii="Calibri" w:hAnsi="Calibri"/>
                <w:sz w:val="18"/>
                <w:szCs w:val="18"/>
              </w:rPr>
            </w:pPr>
            <w:r w:rsidRPr="009B3A0C">
              <w:rPr>
                <w:rFonts w:ascii="Calibri" w:hAnsi="Calibri"/>
                <w:sz w:val="18"/>
                <w:szCs w:val="18"/>
              </w:rPr>
              <w:t>U-Factor from Package A</w:t>
            </w:r>
          </w:p>
        </w:tc>
        <w:tc>
          <w:tcPr>
            <w:tcW w:w="3102" w:type="dxa"/>
            <w:vMerge/>
            <w:vAlign w:val="bottom"/>
          </w:tcPr>
          <w:p w14:paraId="122A179A" w14:textId="77777777" w:rsidR="00850B00" w:rsidRPr="009B3A0C" w:rsidRDefault="00850B00" w:rsidP="00C43BFA">
            <w:pPr>
              <w:keepNext/>
              <w:tabs>
                <w:tab w:val="left" w:pos="540"/>
                <w:tab w:val="left" w:pos="900"/>
                <w:tab w:val="left" w:pos="3420"/>
              </w:tabs>
              <w:ind w:left="540" w:hanging="540"/>
              <w:jc w:val="center"/>
              <w:rPr>
                <w:rFonts w:ascii="Calibri" w:hAnsi="Calibri"/>
                <w:sz w:val="18"/>
                <w:szCs w:val="18"/>
              </w:rPr>
            </w:pPr>
          </w:p>
        </w:tc>
      </w:tr>
      <w:tr w:rsidR="00C032D1" w:rsidRPr="009B3A0C" w14:paraId="122A17A7" w14:textId="77777777" w:rsidTr="00FC579D">
        <w:trPr>
          <w:cantSplit/>
          <w:trHeight w:val="386"/>
        </w:trPr>
        <w:tc>
          <w:tcPr>
            <w:tcW w:w="740" w:type="dxa"/>
            <w:vMerge/>
            <w:vAlign w:val="bottom"/>
          </w:tcPr>
          <w:p w14:paraId="122A179C" w14:textId="77777777" w:rsidR="00850B00" w:rsidRPr="009B3A0C" w:rsidRDefault="00850B00" w:rsidP="00C43BFA">
            <w:pPr>
              <w:keepNext/>
              <w:tabs>
                <w:tab w:val="left" w:pos="540"/>
                <w:tab w:val="left" w:pos="900"/>
                <w:tab w:val="left" w:pos="3420"/>
              </w:tabs>
              <w:jc w:val="center"/>
              <w:rPr>
                <w:rFonts w:ascii="Calibri" w:hAnsi="Calibri"/>
                <w:sz w:val="18"/>
                <w:szCs w:val="18"/>
              </w:rPr>
            </w:pPr>
          </w:p>
        </w:tc>
        <w:tc>
          <w:tcPr>
            <w:tcW w:w="1474" w:type="dxa"/>
            <w:vMerge/>
            <w:vAlign w:val="bottom"/>
          </w:tcPr>
          <w:p w14:paraId="122A179D" w14:textId="77777777" w:rsidR="00850B00" w:rsidRPr="009B3A0C" w:rsidRDefault="00850B00" w:rsidP="00C43BFA">
            <w:pPr>
              <w:keepNext/>
              <w:tabs>
                <w:tab w:val="left" w:pos="540"/>
                <w:tab w:val="left" w:pos="900"/>
                <w:tab w:val="left" w:pos="3420"/>
              </w:tabs>
              <w:jc w:val="center"/>
              <w:rPr>
                <w:rFonts w:ascii="Calibri" w:hAnsi="Calibri"/>
                <w:sz w:val="18"/>
                <w:szCs w:val="18"/>
              </w:rPr>
            </w:pPr>
          </w:p>
        </w:tc>
        <w:tc>
          <w:tcPr>
            <w:tcW w:w="2027" w:type="dxa"/>
            <w:vMerge/>
            <w:vAlign w:val="bottom"/>
          </w:tcPr>
          <w:p w14:paraId="122A179E" w14:textId="77777777" w:rsidR="00850B00" w:rsidRPr="009B3A0C" w:rsidRDefault="00850B00" w:rsidP="00C43BFA">
            <w:pPr>
              <w:keepNext/>
              <w:tabs>
                <w:tab w:val="left" w:pos="540"/>
                <w:tab w:val="left" w:pos="900"/>
                <w:tab w:val="left" w:pos="3420"/>
              </w:tabs>
              <w:jc w:val="center"/>
              <w:rPr>
                <w:rFonts w:ascii="Calibri" w:hAnsi="Calibri"/>
                <w:sz w:val="18"/>
                <w:szCs w:val="18"/>
              </w:rPr>
            </w:pPr>
          </w:p>
        </w:tc>
        <w:tc>
          <w:tcPr>
            <w:tcW w:w="1013" w:type="dxa"/>
            <w:vMerge/>
            <w:vAlign w:val="bottom"/>
          </w:tcPr>
          <w:p w14:paraId="122A179F" w14:textId="77777777" w:rsidR="00850B00" w:rsidRPr="009B3A0C" w:rsidRDefault="00850B00" w:rsidP="00C43BFA">
            <w:pPr>
              <w:keepNext/>
              <w:tabs>
                <w:tab w:val="left" w:pos="540"/>
                <w:tab w:val="left" w:pos="900"/>
                <w:tab w:val="left" w:pos="3420"/>
              </w:tabs>
              <w:jc w:val="center"/>
              <w:rPr>
                <w:rFonts w:ascii="Calibri" w:hAnsi="Calibri"/>
                <w:sz w:val="18"/>
                <w:szCs w:val="18"/>
              </w:rPr>
            </w:pPr>
          </w:p>
        </w:tc>
        <w:tc>
          <w:tcPr>
            <w:tcW w:w="1105" w:type="dxa"/>
            <w:vMerge/>
            <w:vAlign w:val="bottom"/>
          </w:tcPr>
          <w:p w14:paraId="122A17A0" w14:textId="77777777" w:rsidR="00850B00" w:rsidRPr="009B3A0C" w:rsidRDefault="00850B00" w:rsidP="00C43BFA">
            <w:pPr>
              <w:keepNext/>
              <w:tabs>
                <w:tab w:val="left" w:pos="540"/>
                <w:tab w:val="left" w:pos="900"/>
                <w:tab w:val="left" w:pos="3420"/>
              </w:tabs>
              <w:jc w:val="center"/>
              <w:rPr>
                <w:rFonts w:ascii="Calibri" w:hAnsi="Calibri"/>
                <w:sz w:val="18"/>
                <w:szCs w:val="18"/>
              </w:rPr>
            </w:pPr>
          </w:p>
        </w:tc>
        <w:tc>
          <w:tcPr>
            <w:tcW w:w="1105" w:type="dxa"/>
            <w:vMerge/>
            <w:vAlign w:val="bottom"/>
          </w:tcPr>
          <w:p w14:paraId="122A17A1" w14:textId="77777777" w:rsidR="00850B00" w:rsidRPr="009B3A0C" w:rsidRDefault="00850B00" w:rsidP="00C43BFA">
            <w:pPr>
              <w:keepNext/>
              <w:tabs>
                <w:tab w:val="left" w:pos="540"/>
                <w:tab w:val="left" w:pos="900"/>
                <w:tab w:val="left" w:pos="3420"/>
              </w:tabs>
              <w:jc w:val="center"/>
              <w:rPr>
                <w:rFonts w:ascii="Calibri" w:hAnsi="Calibri"/>
                <w:sz w:val="18"/>
                <w:szCs w:val="18"/>
              </w:rPr>
            </w:pPr>
          </w:p>
        </w:tc>
        <w:tc>
          <w:tcPr>
            <w:tcW w:w="1012" w:type="dxa"/>
            <w:vMerge/>
            <w:vAlign w:val="bottom"/>
          </w:tcPr>
          <w:p w14:paraId="122A17A2" w14:textId="77777777" w:rsidR="00850B00" w:rsidRPr="009B3A0C" w:rsidRDefault="00850B00" w:rsidP="00C43BFA">
            <w:pPr>
              <w:keepNext/>
              <w:tabs>
                <w:tab w:val="left" w:pos="540"/>
                <w:tab w:val="left" w:pos="900"/>
                <w:tab w:val="left" w:pos="3420"/>
              </w:tabs>
              <w:jc w:val="center"/>
              <w:rPr>
                <w:rFonts w:ascii="Calibri" w:hAnsi="Calibri"/>
                <w:sz w:val="18"/>
                <w:szCs w:val="18"/>
              </w:rPr>
            </w:pPr>
          </w:p>
        </w:tc>
        <w:tc>
          <w:tcPr>
            <w:tcW w:w="860" w:type="dxa"/>
            <w:vAlign w:val="bottom"/>
          </w:tcPr>
          <w:p w14:paraId="122A17A3" w14:textId="77777777" w:rsidR="00850B00" w:rsidRDefault="00850B00" w:rsidP="00C43BFA">
            <w:pPr>
              <w:keepNext/>
              <w:tabs>
                <w:tab w:val="left" w:pos="540"/>
                <w:tab w:val="left" w:pos="900"/>
                <w:tab w:val="left" w:pos="3420"/>
              </w:tabs>
              <w:jc w:val="center"/>
              <w:rPr>
                <w:rFonts w:ascii="Calibri" w:hAnsi="Calibri"/>
                <w:sz w:val="18"/>
                <w:szCs w:val="18"/>
              </w:rPr>
            </w:pPr>
            <w:r>
              <w:rPr>
                <w:rFonts w:ascii="Calibri" w:hAnsi="Calibri"/>
                <w:sz w:val="18"/>
                <w:szCs w:val="18"/>
              </w:rPr>
              <w:t>Table</w:t>
            </w:r>
          </w:p>
        </w:tc>
        <w:tc>
          <w:tcPr>
            <w:tcW w:w="860" w:type="dxa"/>
            <w:vAlign w:val="bottom"/>
          </w:tcPr>
          <w:p w14:paraId="122A17A4" w14:textId="77777777" w:rsidR="00850B00" w:rsidRDefault="00850B00" w:rsidP="00C43BFA">
            <w:pPr>
              <w:keepNext/>
              <w:tabs>
                <w:tab w:val="left" w:pos="540"/>
                <w:tab w:val="left" w:pos="900"/>
                <w:tab w:val="left" w:pos="3420"/>
              </w:tabs>
              <w:jc w:val="center"/>
              <w:rPr>
                <w:rFonts w:ascii="Calibri" w:hAnsi="Calibri"/>
                <w:sz w:val="18"/>
                <w:szCs w:val="18"/>
              </w:rPr>
            </w:pPr>
            <w:r>
              <w:rPr>
                <w:rFonts w:ascii="Calibri" w:hAnsi="Calibri"/>
                <w:sz w:val="18"/>
                <w:szCs w:val="18"/>
              </w:rPr>
              <w:t>Cell</w:t>
            </w:r>
          </w:p>
        </w:tc>
        <w:tc>
          <w:tcPr>
            <w:tcW w:w="1318" w:type="dxa"/>
            <w:vMerge/>
            <w:vAlign w:val="bottom"/>
          </w:tcPr>
          <w:p w14:paraId="122A17A5" w14:textId="77777777" w:rsidR="00850B00" w:rsidRPr="009B3A0C" w:rsidRDefault="00850B00" w:rsidP="00C43BFA">
            <w:pPr>
              <w:keepNext/>
              <w:tabs>
                <w:tab w:val="left" w:pos="540"/>
                <w:tab w:val="left" w:pos="900"/>
                <w:tab w:val="left" w:pos="3420"/>
              </w:tabs>
              <w:jc w:val="center"/>
              <w:rPr>
                <w:rFonts w:ascii="Calibri" w:hAnsi="Calibri"/>
                <w:sz w:val="18"/>
                <w:szCs w:val="18"/>
              </w:rPr>
            </w:pPr>
          </w:p>
        </w:tc>
        <w:tc>
          <w:tcPr>
            <w:tcW w:w="3102" w:type="dxa"/>
            <w:vMerge/>
            <w:vAlign w:val="bottom"/>
          </w:tcPr>
          <w:p w14:paraId="122A17A6" w14:textId="77777777" w:rsidR="00850B00" w:rsidRPr="009B3A0C" w:rsidRDefault="00850B00" w:rsidP="00C43BFA">
            <w:pPr>
              <w:keepNext/>
              <w:tabs>
                <w:tab w:val="left" w:pos="540"/>
                <w:tab w:val="left" w:pos="900"/>
                <w:tab w:val="left" w:pos="3420"/>
              </w:tabs>
              <w:ind w:left="540" w:hanging="540"/>
              <w:jc w:val="center"/>
              <w:rPr>
                <w:rFonts w:ascii="Calibri" w:hAnsi="Calibri"/>
                <w:sz w:val="18"/>
                <w:szCs w:val="18"/>
              </w:rPr>
            </w:pPr>
          </w:p>
        </w:tc>
      </w:tr>
      <w:tr w:rsidR="00C032D1" w:rsidRPr="009B3A0C" w14:paraId="122A17B3" w14:textId="77777777" w:rsidTr="00E902A9">
        <w:trPr>
          <w:cantSplit/>
          <w:trHeight w:val="432"/>
        </w:trPr>
        <w:tc>
          <w:tcPr>
            <w:tcW w:w="740" w:type="dxa"/>
            <w:vAlign w:val="center"/>
          </w:tcPr>
          <w:p w14:paraId="122A17A8" w14:textId="77777777" w:rsidR="00850B00" w:rsidRPr="009B3A0C" w:rsidRDefault="00850B00" w:rsidP="00E902A9">
            <w:pPr>
              <w:keepNext/>
              <w:tabs>
                <w:tab w:val="left" w:pos="540"/>
                <w:tab w:val="left" w:pos="900"/>
                <w:tab w:val="left" w:pos="3420"/>
              </w:tabs>
              <w:jc w:val="center"/>
              <w:rPr>
                <w:rFonts w:ascii="Calibri" w:hAnsi="Calibri"/>
                <w:sz w:val="18"/>
                <w:szCs w:val="18"/>
              </w:rPr>
            </w:pPr>
          </w:p>
        </w:tc>
        <w:tc>
          <w:tcPr>
            <w:tcW w:w="1474" w:type="dxa"/>
            <w:vAlign w:val="center"/>
          </w:tcPr>
          <w:p w14:paraId="122A17A9" w14:textId="77777777" w:rsidR="00850B00" w:rsidRPr="009B3A0C" w:rsidRDefault="00850B00" w:rsidP="00E902A9">
            <w:pPr>
              <w:keepNext/>
              <w:tabs>
                <w:tab w:val="left" w:pos="540"/>
                <w:tab w:val="left" w:pos="900"/>
                <w:tab w:val="left" w:pos="3420"/>
              </w:tabs>
              <w:jc w:val="center"/>
              <w:rPr>
                <w:rFonts w:ascii="Calibri" w:hAnsi="Calibri"/>
                <w:sz w:val="18"/>
                <w:szCs w:val="18"/>
              </w:rPr>
            </w:pPr>
          </w:p>
        </w:tc>
        <w:tc>
          <w:tcPr>
            <w:tcW w:w="2027" w:type="dxa"/>
            <w:vAlign w:val="center"/>
          </w:tcPr>
          <w:p w14:paraId="122A17AA" w14:textId="77777777" w:rsidR="00850B00" w:rsidRPr="009B3A0C" w:rsidRDefault="00850B00" w:rsidP="00E902A9">
            <w:pPr>
              <w:keepNext/>
              <w:tabs>
                <w:tab w:val="left" w:pos="540"/>
                <w:tab w:val="left" w:pos="900"/>
                <w:tab w:val="left" w:pos="3420"/>
              </w:tabs>
              <w:jc w:val="center"/>
              <w:rPr>
                <w:rFonts w:ascii="Calibri" w:hAnsi="Calibri"/>
                <w:sz w:val="18"/>
                <w:szCs w:val="18"/>
              </w:rPr>
            </w:pPr>
          </w:p>
        </w:tc>
        <w:tc>
          <w:tcPr>
            <w:tcW w:w="1013" w:type="dxa"/>
            <w:vAlign w:val="center"/>
          </w:tcPr>
          <w:p w14:paraId="122A17AB" w14:textId="77777777" w:rsidR="00850B00" w:rsidRPr="009B3A0C" w:rsidRDefault="00850B00" w:rsidP="00E902A9">
            <w:pPr>
              <w:keepNext/>
              <w:tabs>
                <w:tab w:val="left" w:pos="540"/>
                <w:tab w:val="left" w:pos="900"/>
                <w:tab w:val="left" w:pos="3420"/>
              </w:tabs>
              <w:jc w:val="center"/>
              <w:rPr>
                <w:rFonts w:ascii="Calibri" w:hAnsi="Calibri"/>
                <w:sz w:val="18"/>
                <w:szCs w:val="18"/>
              </w:rPr>
            </w:pPr>
          </w:p>
        </w:tc>
        <w:tc>
          <w:tcPr>
            <w:tcW w:w="1105" w:type="dxa"/>
            <w:vAlign w:val="center"/>
          </w:tcPr>
          <w:p w14:paraId="122A17AC" w14:textId="77777777" w:rsidR="00850B00" w:rsidRPr="009B3A0C" w:rsidRDefault="00850B00" w:rsidP="00E902A9">
            <w:pPr>
              <w:keepNext/>
              <w:tabs>
                <w:tab w:val="left" w:pos="540"/>
                <w:tab w:val="left" w:pos="900"/>
                <w:tab w:val="left" w:pos="3420"/>
              </w:tabs>
              <w:jc w:val="center"/>
              <w:rPr>
                <w:rFonts w:ascii="Calibri" w:hAnsi="Calibri"/>
                <w:sz w:val="18"/>
                <w:szCs w:val="18"/>
              </w:rPr>
            </w:pPr>
          </w:p>
        </w:tc>
        <w:tc>
          <w:tcPr>
            <w:tcW w:w="1105" w:type="dxa"/>
            <w:vAlign w:val="center"/>
          </w:tcPr>
          <w:p w14:paraId="122A17AD" w14:textId="77777777" w:rsidR="00850B00" w:rsidRPr="009B3A0C" w:rsidRDefault="00850B00" w:rsidP="00E902A9">
            <w:pPr>
              <w:keepNext/>
              <w:tabs>
                <w:tab w:val="left" w:pos="540"/>
                <w:tab w:val="left" w:pos="900"/>
                <w:tab w:val="left" w:pos="3420"/>
              </w:tabs>
              <w:jc w:val="center"/>
              <w:rPr>
                <w:rFonts w:ascii="Calibri" w:hAnsi="Calibri"/>
                <w:sz w:val="18"/>
                <w:szCs w:val="18"/>
              </w:rPr>
            </w:pPr>
          </w:p>
        </w:tc>
        <w:tc>
          <w:tcPr>
            <w:tcW w:w="1012" w:type="dxa"/>
            <w:vAlign w:val="center"/>
          </w:tcPr>
          <w:p w14:paraId="122A17AE" w14:textId="77777777" w:rsidR="00850B00" w:rsidRPr="009B3A0C" w:rsidRDefault="00850B00" w:rsidP="00E902A9">
            <w:pPr>
              <w:keepNext/>
              <w:tabs>
                <w:tab w:val="left" w:pos="540"/>
                <w:tab w:val="left" w:pos="900"/>
                <w:tab w:val="left" w:pos="3420"/>
              </w:tabs>
              <w:jc w:val="center"/>
              <w:rPr>
                <w:rFonts w:ascii="Calibri" w:hAnsi="Calibri"/>
                <w:sz w:val="18"/>
                <w:szCs w:val="18"/>
              </w:rPr>
            </w:pPr>
          </w:p>
        </w:tc>
        <w:tc>
          <w:tcPr>
            <w:tcW w:w="860" w:type="dxa"/>
            <w:vAlign w:val="center"/>
          </w:tcPr>
          <w:p w14:paraId="122A17AF" w14:textId="77777777" w:rsidR="00850B00" w:rsidRPr="009B3A0C" w:rsidRDefault="00850B00" w:rsidP="00E902A9">
            <w:pPr>
              <w:keepNext/>
              <w:tabs>
                <w:tab w:val="left" w:pos="540"/>
                <w:tab w:val="left" w:pos="900"/>
                <w:tab w:val="left" w:pos="3420"/>
              </w:tabs>
              <w:jc w:val="center"/>
              <w:rPr>
                <w:rFonts w:ascii="Calibri" w:hAnsi="Calibri"/>
                <w:sz w:val="18"/>
                <w:szCs w:val="18"/>
              </w:rPr>
            </w:pPr>
          </w:p>
        </w:tc>
        <w:tc>
          <w:tcPr>
            <w:tcW w:w="860" w:type="dxa"/>
            <w:vAlign w:val="center"/>
          </w:tcPr>
          <w:p w14:paraId="122A17B0" w14:textId="77777777" w:rsidR="00850B00" w:rsidRPr="009B3A0C" w:rsidRDefault="00850B00" w:rsidP="00E902A9">
            <w:pPr>
              <w:keepNext/>
              <w:tabs>
                <w:tab w:val="left" w:pos="540"/>
                <w:tab w:val="left" w:pos="900"/>
                <w:tab w:val="left" w:pos="3420"/>
              </w:tabs>
              <w:jc w:val="center"/>
              <w:rPr>
                <w:rFonts w:ascii="Calibri" w:hAnsi="Calibri"/>
                <w:sz w:val="18"/>
                <w:szCs w:val="18"/>
              </w:rPr>
            </w:pPr>
          </w:p>
        </w:tc>
        <w:tc>
          <w:tcPr>
            <w:tcW w:w="1318" w:type="dxa"/>
            <w:vAlign w:val="center"/>
          </w:tcPr>
          <w:p w14:paraId="122A17B1" w14:textId="77777777" w:rsidR="00850B00" w:rsidRPr="009B3A0C" w:rsidRDefault="00850B00" w:rsidP="00E902A9">
            <w:pPr>
              <w:keepNext/>
              <w:tabs>
                <w:tab w:val="left" w:pos="540"/>
                <w:tab w:val="left" w:pos="900"/>
                <w:tab w:val="left" w:pos="3420"/>
              </w:tabs>
              <w:jc w:val="center"/>
              <w:rPr>
                <w:rFonts w:ascii="Calibri" w:hAnsi="Calibri"/>
                <w:sz w:val="18"/>
                <w:szCs w:val="18"/>
              </w:rPr>
            </w:pPr>
          </w:p>
        </w:tc>
        <w:tc>
          <w:tcPr>
            <w:tcW w:w="3102" w:type="dxa"/>
            <w:vAlign w:val="center"/>
          </w:tcPr>
          <w:p w14:paraId="122A17B2" w14:textId="77777777" w:rsidR="00850B00" w:rsidRPr="009B3A0C" w:rsidRDefault="00850B00" w:rsidP="00E902A9">
            <w:pPr>
              <w:keepNext/>
              <w:tabs>
                <w:tab w:val="left" w:pos="540"/>
                <w:tab w:val="left" w:pos="900"/>
                <w:tab w:val="left" w:pos="3420"/>
              </w:tabs>
              <w:jc w:val="center"/>
              <w:rPr>
                <w:rFonts w:ascii="Calibri" w:hAnsi="Calibri"/>
                <w:sz w:val="18"/>
                <w:szCs w:val="18"/>
              </w:rPr>
            </w:pPr>
          </w:p>
        </w:tc>
      </w:tr>
      <w:tr w:rsidR="00C032D1" w:rsidRPr="009B3A0C" w14:paraId="122A17BF" w14:textId="77777777" w:rsidTr="00E902A9">
        <w:trPr>
          <w:cantSplit/>
          <w:trHeight w:val="432"/>
        </w:trPr>
        <w:tc>
          <w:tcPr>
            <w:tcW w:w="740" w:type="dxa"/>
            <w:vAlign w:val="center"/>
          </w:tcPr>
          <w:p w14:paraId="122A17B4" w14:textId="77777777" w:rsidR="00850B00" w:rsidRPr="009B3A0C" w:rsidRDefault="00850B00" w:rsidP="00E902A9">
            <w:pPr>
              <w:keepNext/>
              <w:tabs>
                <w:tab w:val="left" w:pos="540"/>
                <w:tab w:val="left" w:pos="900"/>
                <w:tab w:val="left" w:pos="3420"/>
              </w:tabs>
              <w:jc w:val="center"/>
              <w:rPr>
                <w:rFonts w:ascii="Calibri" w:hAnsi="Calibri"/>
                <w:sz w:val="18"/>
                <w:szCs w:val="18"/>
              </w:rPr>
            </w:pPr>
          </w:p>
        </w:tc>
        <w:tc>
          <w:tcPr>
            <w:tcW w:w="1474" w:type="dxa"/>
            <w:vAlign w:val="center"/>
          </w:tcPr>
          <w:p w14:paraId="122A17B5" w14:textId="77777777" w:rsidR="00850B00" w:rsidRPr="009B3A0C" w:rsidRDefault="00850B00" w:rsidP="00E902A9">
            <w:pPr>
              <w:keepNext/>
              <w:tabs>
                <w:tab w:val="left" w:pos="540"/>
                <w:tab w:val="left" w:pos="900"/>
                <w:tab w:val="left" w:pos="3420"/>
              </w:tabs>
              <w:jc w:val="center"/>
              <w:rPr>
                <w:rFonts w:ascii="Calibri" w:hAnsi="Calibri"/>
                <w:sz w:val="18"/>
                <w:szCs w:val="18"/>
              </w:rPr>
            </w:pPr>
          </w:p>
        </w:tc>
        <w:tc>
          <w:tcPr>
            <w:tcW w:w="2027" w:type="dxa"/>
            <w:vAlign w:val="center"/>
          </w:tcPr>
          <w:p w14:paraId="122A17B6" w14:textId="77777777" w:rsidR="00850B00" w:rsidRPr="009B3A0C" w:rsidRDefault="00850B00" w:rsidP="00E902A9">
            <w:pPr>
              <w:keepNext/>
              <w:tabs>
                <w:tab w:val="left" w:pos="540"/>
                <w:tab w:val="left" w:pos="900"/>
                <w:tab w:val="left" w:pos="3420"/>
              </w:tabs>
              <w:jc w:val="center"/>
              <w:rPr>
                <w:rFonts w:ascii="Calibri" w:hAnsi="Calibri"/>
                <w:sz w:val="18"/>
                <w:szCs w:val="18"/>
              </w:rPr>
            </w:pPr>
          </w:p>
        </w:tc>
        <w:tc>
          <w:tcPr>
            <w:tcW w:w="1013" w:type="dxa"/>
            <w:vAlign w:val="center"/>
          </w:tcPr>
          <w:p w14:paraId="122A17B7" w14:textId="77777777" w:rsidR="00850B00" w:rsidRPr="009B3A0C" w:rsidRDefault="00850B00" w:rsidP="00E902A9">
            <w:pPr>
              <w:keepNext/>
              <w:tabs>
                <w:tab w:val="left" w:pos="540"/>
                <w:tab w:val="left" w:pos="900"/>
                <w:tab w:val="left" w:pos="3420"/>
              </w:tabs>
              <w:jc w:val="center"/>
              <w:rPr>
                <w:rFonts w:ascii="Calibri" w:hAnsi="Calibri"/>
                <w:sz w:val="18"/>
                <w:szCs w:val="18"/>
              </w:rPr>
            </w:pPr>
          </w:p>
        </w:tc>
        <w:tc>
          <w:tcPr>
            <w:tcW w:w="1105" w:type="dxa"/>
            <w:vAlign w:val="center"/>
          </w:tcPr>
          <w:p w14:paraId="122A17B8" w14:textId="77777777" w:rsidR="00850B00" w:rsidRPr="009B3A0C" w:rsidRDefault="00850B00" w:rsidP="00E902A9">
            <w:pPr>
              <w:keepNext/>
              <w:tabs>
                <w:tab w:val="left" w:pos="540"/>
                <w:tab w:val="left" w:pos="900"/>
                <w:tab w:val="left" w:pos="3420"/>
              </w:tabs>
              <w:jc w:val="center"/>
              <w:rPr>
                <w:rFonts w:ascii="Calibri" w:hAnsi="Calibri"/>
                <w:sz w:val="18"/>
                <w:szCs w:val="18"/>
              </w:rPr>
            </w:pPr>
          </w:p>
        </w:tc>
        <w:tc>
          <w:tcPr>
            <w:tcW w:w="1105" w:type="dxa"/>
            <w:vAlign w:val="center"/>
          </w:tcPr>
          <w:p w14:paraId="122A17B9" w14:textId="77777777" w:rsidR="00850B00" w:rsidRPr="009B3A0C" w:rsidRDefault="00850B00" w:rsidP="00E902A9">
            <w:pPr>
              <w:keepNext/>
              <w:tabs>
                <w:tab w:val="left" w:pos="540"/>
                <w:tab w:val="left" w:pos="900"/>
                <w:tab w:val="left" w:pos="3420"/>
              </w:tabs>
              <w:jc w:val="center"/>
              <w:rPr>
                <w:rFonts w:ascii="Calibri" w:hAnsi="Calibri"/>
                <w:sz w:val="18"/>
                <w:szCs w:val="18"/>
              </w:rPr>
            </w:pPr>
          </w:p>
        </w:tc>
        <w:tc>
          <w:tcPr>
            <w:tcW w:w="1012" w:type="dxa"/>
            <w:vAlign w:val="center"/>
          </w:tcPr>
          <w:p w14:paraId="122A17BA" w14:textId="77777777" w:rsidR="00850B00" w:rsidRPr="009B3A0C" w:rsidRDefault="00850B00" w:rsidP="00E902A9">
            <w:pPr>
              <w:keepNext/>
              <w:tabs>
                <w:tab w:val="left" w:pos="540"/>
                <w:tab w:val="left" w:pos="900"/>
                <w:tab w:val="left" w:pos="3420"/>
              </w:tabs>
              <w:jc w:val="center"/>
              <w:rPr>
                <w:rFonts w:ascii="Calibri" w:hAnsi="Calibri"/>
                <w:sz w:val="18"/>
                <w:szCs w:val="18"/>
              </w:rPr>
            </w:pPr>
          </w:p>
        </w:tc>
        <w:tc>
          <w:tcPr>
            <w:tcW w:w="860" w:type="dxa"/>
            <w:vAlign w:val="center"/>
          </w:tcPr>
          <w:p w14:paraId="122A17BB" w14:textId="77777777" w:rsidR="00850B00" w:rsidRPr="009B3A0C" w:rsidRDefault="00850B00" w:rsidP="00E902A9">
            <w:pPr>
              <w:keepNext/>
              <w:tabs>
                <w:tab w:val="left" w:pos="540"/>
                <w:tab w:val="left" w:pos="900"/>
                <w:tab w:val="left" w:pos="3420"/>
              </w:tabs>
              <w:jc w:val="center"/>
              <w:rPr>
                <w:rFonts w:ascii="Calibri" w:hAnsi="Calibri"/>
                <w:sz w:val="18"/>
                <w:szCs w:val="18"/>
              </w:rPr>
            </w:pPr>
          </w:p>
        </w:tc>
        <w:tc>
          <w:tcPr>
            <w:tcW w:w="860" w:type="dxa"/>
            <w:vAlign w:val="center"/>
          </w:tcPr>
          <w:p w14:paraId="122A17BC" w14:textId="77777777" w:rsidR="00850B00" w:rsidRPr="009B3A0C" w:rsidRDefault="00850B00" w:rsidP="00E902A9">
            <w:pPr>
              <w:keepNext/>
              <w:tabs>
                <w:tab w:val="left" w:pos="540"/>
                <w:tab w:val="left" w:pos="900"/>
                <w:tab w:val="left" w:pos="3420"/>
              </w:tabs>
              <w:jc w:val="center"/>
              <w:rPr>
                <w:rFonts w:ascii="Calibri" w:hAnsi="Calibri"/>
                <w:sz w:val="18"/>
                <w:szCs w:val="18"/>
              </w:rPr>
            </w:pPr>
          </w:p>
        </w:tc>
        <w:tc>
          <w:tcPr>
            <w:tcW w:w="1318" w:type="dxa"/>
            <w:vAlign w:val="center"/>
          </w:tcPr>
          <w:p w14:paraId="122A17BD" w14:textId="77777777" w:rsidR="00850B00" w:rsidRPr="009B3A0C" w:rsidRDefault="00850B00" w:rsidP="00E902A9">
            <w:pPr>
              <w:keepNext/>
              <w:tabs>
                <w:tab w:val="left" w:pos="540"/>
                <w:tab w:val="left" w:pos="900"/>
                <w:tab w:val="left" w:pos="3420"/>
              </w:tabs>
              <w:jc w:val="center"/>
              <w:rPr>
                <w:rFonts w:ascii="Calibri" w:hAnsi="Calibri"/>
                <w:sz w:val="18"/>
                <w:szCs w:val="18"/>
              </w:rPr>
            </w:pPr>
          </w:p>
        </w:tc>
        <w:tc>
          <w:tcPr>
            <w:tcW w:w="3102" w:type="dxa"/>
            <w:vAlign w:val="center"/>
          </w:tcPr>
          <w:p w14:paraId="122A17BE" w14:textId="77777777" w:rsidR="00850B00" w:rsidRPr="009B3A0C" w:rsidRDefault="00850B00" w:rsidP="00E902A9">
            <w:pPr>
              <w:keepNext/>
              <w:tabs>
                <w:tab w:val="left" w:pos="540"/>
                <w:tab w:val="left" w:pos="900"/>
                <w:tab w:val="left" w:pos="3420"/>
              </w:tabs>
              <w:jc w:val="center"/>
              <w:rPr>
                <w:rFonts w:ascii="Calibri" w:hAnsi="Calibri"/>
                <w:sz w:val="18"/>
                <w:szCs w:val="18"/>
              </w:rPr>
            </w:pPr>
          </w:p>
        </w:tc>
      </w:tr>
      <w:tr w:rsidR="00C43BFA" w:rsidRPr="009B3A0C" w14:paraId="122A17CB" w14:textId="77777777" w:rsidTr="00E902A9">
        <w:trPr>
          <w:cantSplit/>
          <w:trHeight w:val="432"/>
        </w:trPr>
        <w:tc>
          <w:tcPr>
            <w:tcW w:w="740" w:type="dxa"/>
            <w:vAlign w:val="center"/>
          </w:tcPr>
          <w:p w14:paraId="122A17C0"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474" w:type="dxa"/>
            <w:vAlign w:val="center"/>
          </w:tcPr>
          <w:p w14:paraId="122A17C1"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2027" w:type="dxa"/>
            <w:vAlign w:val="center"/>
          </w:tcPr>
          <w:p w14:paraId="122A17C2"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013" w:type="dxa"/>
            <w:vAlign w:val="center"/>
          </w:tcPr>
          <w:p w14:paraId="122A17C3"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105" w:type="dxa"/>
            <w:vAlign w:val="center"/>
          </w:tcPr>
          <w:p w14:paraId="122A17C4"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105" w:type="dxa"/>
            <w:vAlign w:val="center"/>
          </w:tcPr>
          <w:p w14:paraId="122A17C5"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012" w:type="dxa"/>
            <w:vAlign w:val="center"/>
          </w:tcPr>
          <w:p w14:paraId="122A17C6"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860" w:type="dxa"/>
            <w:vAlign w:val="center"/>
          </w:tcPr>
          <w:p w14:paraId="122A17C7"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860" w:type="dxa"/>
            <w:vAlign w:val="center"/>
          </w:tcPr>
          <w:p w14:paraId="122A17C8"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318" w:type="dxa"/>
            <w:vAlign w:val="center"/>
          </w:tcPr>
          <w:p w14:paraId="122A17C9"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3102" w:type="dxa"/>
            <w:vAlign w:val="center"/>
          </w:tcPr>
          <w:p w14:paraId="122A17CA"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r>
      <w:tr w:rsidR="00C43BFA" w:rsidRPr="009B3A0C" w14:paraId="122A17D7" w14:textId="77777777" w:rsidTr="00E902A9">
        <w:trPr>
          <w:cantSplit/>
          <w:trHeight w:val="432"/>
        </w:trPr>
        <w:tc>
          <w:tcPr>
            <w:tcW w:w="740" w:type="dxa"/>
            <w:vAlign w:val="center"/>
          </w:tcPr>
          <w:p w14:paraId="122A17CC"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474" w:type="dxa"/>
            <w:vAlign w:val="center"/>
          </w:tcPr>
          <w:p w14:paraId="122A17CD"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2027" w:type="dxa"/>
            <w:vAlign w:val="center"/>
          </w:tcPr>
          <w:p w14:paraId="122A17CE"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013" w:type="dxa"/>
            <w:vAlign w:val="center"/>
          </w:tcPr>
          <w:p w14:paraId="122A17CF"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105" w:type="dxa"/>
            <w:vAlign w:val="center"/>
          </w:tcPr>
          <w:p w14:paraId="122A17D0"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105" w:type="dxa"/>
            <w:vAlign w:val="center"/>
          </w:tcPr>
          <w:p w14:paraId="122A17D1"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012" w:type="dxa"/>
            <w:vAlign w:val="center"/>
          </w:tcPr>
          <w:p w14:paraId="122A17D2"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860" w:type="dxa"/>
            <w:vAlign w:val="center"/>
          </w:tcPr>
          <w:p w14:paraId="122A17D3"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860" w:type="dxa"/>
            <w:vAlign w:val="center"/>
          </w:tcPr>
          <w:p w14:paraId="122A17D4"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318" w:type="dxa"/>
            <w:vAlign w:val="center"/>
          </w:tcPr>
          <w:p w14:paraId="122A17D5"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3102" w:type="dxa"/>
            <w:vAlign w:val="center"/>
          </w:tcPr>
          <w:p w14:paraId="122A17D6"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r>
      <w:tr w:rsidR="00C43BFA" w:rsidRPr="009B3A0C" w14:paraId="122A17E3" w14:textId="77777777" w:rsidTr="00E902A9">
        <w:trPr>
          <w:cantSplit/>
          <w:trHeight w:val="432"/>
        </w:trPr>
        <w:tc>
          <w:tcPr>
            <w:tcW w:w="740" w:type="dxa"/>
            <w:vAlign w:val="center"/>
          </w:tcPr>
          <w:p w14:paraId="122A17D8"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474" w:type="dxa"/>
            <w:vAlign w:val="center"/>
          </w:tcPr>
          <w:p w14:paraId="122A17D9"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2027" w:type="dxa"/>
            <w:vAlign w:val="center"/>
          </w:tcPr>
          <w:p w14:paraId="122A17DA"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013" w:type="dxa"/>
            <w:vAlign w:val="center"/>
          </w:tcPr>
          <w:p w14:paraId="122A17DB"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105" w:type="dxa"/>
            <w:vAlign w:val="center"/>
          </w:tcPr>
          <w:p w14:paraId="122A17DC"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105" w:type="dxa"/>
            <w:vAlign w:val="center"/>
          </w:tcPr>
          <w:p w14:paraId="122A17DD"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012" w:type="dxa"/>
            <w:vAlign w:val="center"/>
          </w:tcPr>
          <w:p w14:paraId="122A17DE"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860" w:type="dxa"/>
            <w:vAlign w:val="center"/>
          </w:tcPr>
          <w:p w14:paraId="122A17DF"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860" w:type="dxa"/>
            <w:vAlign w:val="center"/>
          </w:tcPr>
          <w:p w14:paraId="122A17E0"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318" w:type="dxa"/>
            <w:vAlign w:val="center"/>
          </w:tcPr>
          <w:p w14:paraId="122A17E1"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3102" w:type="dxa"/>
            <w:vAlign w:val="center"/>
          </w:tcPr>
          <w:p w14:paraId="122A17E2"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r>
      <w:tr w:rsidR="00C43BFA" w:rsidRPr="009B3A0C" w14:paraId="122A17EF" w14:textId="77777777" w:rsidTr="00E902A9">
        <w:trPr>
          <w:cantSplit/>
          <w:trHeight w:val="432"/>
        </w:trPr>
        <w:tc>
          <w:tcPr>
            <w:tcW w:w="740" w:type="dxa"/>
            <w:vAlign w:val="center"/>
          </w:tcPr>
          <w:p w14:paraId="122A17E4"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474" w:type="dxa"/>
            <w:vAlign w:val="center"/>
          </w:tcPr>
          <w:p w14:paraId="122A17E5"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2027" w:type="dxa"/>
            <w:vAlign w:val="center"/>
          </w:tcPr>
          <w:p w14:paraId="122A17E6"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013" w:type="dxa"/>
            <w:vAlign w:val="center"/>
          </w:tcPr>
          <w:p w14:paraId="122A17E7"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105" w:type="dxa"/>
            <w:vAlign w:val="center"/>
          </w:tcPr>
          <w:p w14:paraId="122A17E8"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105" w:type="dxa"/>
            <w:vAlign w:val="center"/>
          </w:tcPr>
          <w:p w14:paraId="122A17E9"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012" w:type="dxa"/>
            <w:vAlign w:val="center"/>
          </w:tcPr>
          <w:p w14:paraId="122A17EA"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860" w:type="dxa"/>
            <w:vAlign w:val="center"/>
          </w:tcPr>
          <w:p w14:paraId="122A17EB"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860" w:type="dxa"/>
            <w:vAlign w:val="center"/>
          </w:tcPr>
          <w:p w14:paraId="122A17EC"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318" w:type="dxa"/>
            <w:vAlign w:val="center"/>
          </w:tcPr>
          <w:p w14:paraId="122A17ED"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3102" w:type="dxa"/>
            <w:vAlign w:val="center"/>
          </w:tcPr>
          <w:p w14:paraId="122A17EE"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r>
      <w:tr w:rsidR="00C43BFA" w:rsidRPr="009B3A0C" w14:paraId="122A17FB" w14:textId="77777777" w:rsidTr="00E902A9">
        <w:trPr>
          <w:cantSplit/>
          <w:trHeight w:val="432"/>
        </w:trPr>
        <w:tc>
          <w:tcPr>
            <w:tcW w:w="740" w:type="dxa"/>
            <w:vAlign w:val="center"/>
          </w:tcPr>
          <w:p w14:paraId="122A17F0"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474" w:type="dxa"/>
            <w:vAlign w:val="center"/>
          </w:tcPr>
          <w:p w14:paraId="122A17F1"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2027" w:type="dxa"/>
            <w:vAlign w:val="center"/>
          </w:tcPr>
          <w:p w14:paraId="122A17F2"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013" w:type="dxa"/>
            <w:vAlign w:val="center"/>
          </w:tcPr>
          <w:p w14:paraId="122A17F3"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105" w:type="dxa"/>
            <w:vAlign w:val="center"/>
          </w:tcPr>
          <w:p w14:paraId="122A17F4"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105" w:type="dxa"/>
            <w:vAlign w:val="center"/>
          </w:tcPr>
          <w:p w14:paraId="122A17F5"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012" w:type="dxa"/>
            <w:vAlign w:val="center"/>
          </w:tcPr>
          <w:p w14:paraId="122A17F6"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860" w:type="dxa"/>
            <w:vAlign w:val="center"/>
          </w:tcPr>
          <w:p w14:paraId="122A17F7"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860" w:type="dxa"/>
            <w:vAlign w:val="center"/>
          </w:tcPr>
          <w:p w14:paraId="122A17F8"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1318" w:type="dxa"/>
            <w:vAlign w:val="center"/>
          </w:tcPr>
          <w:p w14:paraId="122A17F9"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c>
          <w:tcPr>
            <w:tcW w:w="3102" w:type="dxa"/>
            <w:vAlign w:val="center"/>
          </w:tcPr>
          <w:p w14:paraId="122A17FA" w14:textId="77777777" w:rsidR="00C43BFA" w:rsidRPr="009B3A0C" w:rsidRDefault="00C43BFA" w:rsidP="00E902A9">
            <w:pPr>
              <w:keepNext/>
              <w:tabs>
                <w:tab w:val="left" w:pos="540"/>
                <w:tab w:val="left" w:pos="900"/>
                <w:tab w:val="left" w:pos="3420"/>
              </w:tabs>
              <w:jc w:val="center"/>
              <w:rPr>
                <w:rFonts w:ascii="Calibri" w:hAnsi="Calibri"/>
                <w:sz w:val="18"/>
                <w:szCs w:val="18"/>
              </w:rPr>
            </w:pPr>
          </w:p>
        </w:tc>
      </w:tr>
    </w:tbl>
    <w:p w14:paraId="122A17FC" w14:textId="77777777" w:rsidR="00A54CC3" w:rsidRDefault="00A54CC3" w:rsidP="00A54CC3">
      <w:pPr>
        <w:tabs>
          <w:tab w:val="left" w:pos="1368"/>
          <w:tab w:val="left" w:pos="2988"/>
          <w:tab w:val="left" w:pos="3978"/>
          <w:tab w:val="left" w:pos="5508"/>
          <w:tab w:val="left" w:pos="6948"/>
          <w:tab w:val="left" w:pos="7938"/>
          <w:tab w:val="left" w:pos="9108"/>
          <w:tab w:val="left" w:pos="10098"/>
          <w:tab w:val="left" w:pos="11178"/>
        </w:tabs>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8"/>
        <w:gridCol w:w="737"/>
        <w:gridCol w:w="1597"/>
        <w:gridCol w:w="1228"/>
        <w:gridCol w:w="1208"/>
        <w:gridCol w:w="921"/>
        <w:gridCol w:w="921"/>
        <w:gridCol w:w="921"/>
        <w:gridCol w:w="921"/>
        <w:gridCol w:w="737"/>
        <w:gridCol w:w="737"/>
        <w:gridCol w:w="1013"/>
        <w:gridCol w:w="921"/>
        <w:gridCol w:w="921"/>
        <w:gridCol w:w="1095"/>
      </w:tblGrid>
      <w:tr w:rsidR="00F077FE" w:rsidRPr="003E3A17" w14:paraId="122A17FE" w14:textId="77777777" w:rsidTr="00FC579D">
        <w:trPr>
          <w:trHeight w:val="317"/>
        </w:trPr>
        <w:tc>
          <w:tcPr>
            <w:tcW w:w="14616" w:type="dxa"/>
            <w:gridSpan w:val="15"/>
            <w:shd w:val="clear" w:color="auto" w:fill="auto"/>
          </w:tcPr>
          <w:p w14:paraId="122A17FD" w14:textId="04753FC4" w:rsidR="00F077FE" w:rsidRPr="003E3A17" w:rsidRDefault="00F077FE" w:rsidP="009A3260">
            <w:pPr>
              <w:keepNext/>
              <w:rPr>
                <w:rFonts w:ascii="Calibri" w:eastAsia="Calibri" w:hAnsi="Calibri"/>
                <w:b/>
                <w:sz w:val="22"/>
                <w:szCs w:val="22"/>
              </w:rPr>
            </w:pPr>
            <w:r w:rsidRPr="003E3A17">
              <w:rPr>
                <w:rFonts w:ascii="Calibri" w:eastAsia="Calibri" w:hAnsi="Calibri"/>
                <w:b/>
                <w:sz w:val="22"/>
                <w:szCs w:val="22"/>
              </w:rPr>
              <w:t xml:space="preserve">D. </w:t>
            </w:r>
            <w:r w:rsidR="006B3561">
              <w:rPr>
                <w:rFonts w:ascii="Calibri" w:eastAsia="Calibri" w:hAnsi="Calibri"/>
                <w:b/>
                <w:sz w:val="22"/>
                <w:szCs w:val="22"/>
              </w:rPr>
              <w:t>Opaque Surface Details</w:t>
            </w:r>
            <w:r w:rsidRPr="003E3A17">
              <w:rPr>
                <w:rFonts w:ascii="Calibri" w:eastAsia="Calibri" w:hAnsi="Calibri"/>
                <w:b/>
                <w:sz w:val="22"/>
                <w:szCs w:val="22"/>
              </w:rPr>
              <w:t xml:space="preserve"> – Mass Walls </w:t>
            </w:r>
            <w:r w:rsidRPr="00B066EC">
              <w:rPr>
                <w:rFonts w:ascii="Calibri" w:eastAsia="Calibri" w:hAnsi="Calibri"/>
                <w:sz w:val="22"/>
                <w:szCs w:val="22"/>
              </w:rPr>
              <w:t>(Section 150.1(c)1)</w:t>
            </w:r>
          </w:p>
        </w:tc>
      </w:tr>
      <w:tr w:rsidR="00F077FE" w:rsidRPr="003E3A17" w14:paraId="122A180A" w14:textId="77777777" w:rsidTr="00FC579D">
        <w:tc>
          <w:tcPr>
            <w:tcW w:w="738" w:type="dxa"/>
            <w:shd w:val="clear" w:color="auto" w:fill="auto"/>
            <w:vAlign w:val="bottom"/>
          </w:tcPr>
          <w:p w14:paraId="122A17FF" w14:textId="77777777" w:rsidR="00F077FE" w:rsidRPr="003E3A17" w:rsidRDefault="00BE5FED" w:rsidP="009A3260">
            <w:pPr>
              <w:keepNext/>
              <w:jc w:val="center"/>
              <w:rPr>
                <w:rFonts w:ascii="Calibri" w:hAnsi="Calibri"/>
                <w:sz w:val="18"/>
                <w:szCs w:val="18"/>
              </w:rPr>
            </w:pPr>
            <w:r>
              <w:rPr>
                <w:rFonts w:ascii="Calibri" w:hAnsi="Calibri"/>
                <w:sz w:val="18"/>
                <w:szCs w:val="18"/>
              </w:rPr>
              <w:t>0</w:t>
            </w:r>
            <w:r w:rsidR="00F077FE" w:rsidRPr="003E3A17">
              <w:rPr>
                <w:rFonts w:ascii="Calibri" w:hAnsi="Calibri"/>
                <w:sz w:val="18"/>
                <w:szCs w:val="18"/>
              </w:rPr>
              <w:t>1</w:t>
            </w:r>
          </w:p>
        </w:tc>
        <w:tc>
          <w:tcPr>
            <w:tcW w:w="737" w:type="dxa"/>
            <w:shd w:val="clear" w:color="auto" w:fill="auto"/>
            <w:vAlign w:val="bottom"/>
          </w:tcPr>
          <w:p w14:paraId="122A1800" w14:textId="77777777" w:rsidR="00F077FE" w:rsidRPr="003E3A17" w:rsidRDefault="00BE5FED" w:rsidP="009A3260">
            <w:pPr>
              <w:keepNext/>
              <w:jc w:val="center"/>
              <w:rPr>
                <w:rFonts w:ascii="Calibri" w:hAnsi="Calibri"/>
                <w:sz w:val="18"/>
                <w:szCs w:val="18"/>
              </w:rPr>
            </w:pPr>
            <w:r>
              <w:rPr>
                <w:rFonts w:ascii="Calibri" w:hAnsi="Calibri"/>
                <w:sz w:val="18"/>
                <w:szCs w:val="18"/>
              </w:rPr>
              <w:t>0</w:t>
            </w:r>
            <w:r w:rsidR="00F077FE" w:rsidRPr="003E3A17">
              <w:rPr>
                <w:rFonts w:ascii="Calibri" w:hAnsi="Calibri"/>
                <w:sz w:val="18"/>
                <w:szCs w:val="18"/>
              </w:rPr>
              <w:t>2</w:t>
            </w:r>
          </w:p>
        </w:tc>
        <w:tc>
          <w:tcPr>
            <w:tcW w:w="1597" w:type="dxa"/>
            <w:shd w:val="clear" w:color="auto" w:fill="auto"/>
            <w:vAlign w:val="bottom"/>
          </w:tcPr>
          <w:p w14:paraId="122A1801" w14:textId="77777777" w:rsidR="00F077FE" w:rsidRPr="003E3A17" w:rsidRDefault="00BE5FED" w:rsidP="009A3260">
            <w:pPr>
              <w:keepNext/>
              <w:jc w:val="center"/>
              <w:rPr>
                <w:rFonts w:ascii="Calibri" w:hAnsi="Calibri"/>
                <w:sz w:val="18"/>
                <w:szCs w:val="18"/>
              </w:rPr>
            </w:pPr>
            <w:r>
              <w:rPr>
                <w:rFonts w:ascii="Calibri" w:hAnsi="Calibri"/>
                <w:sz w:val="18"/>
                <w:szCs w:val="18"/>
              </w:rPr>
              <w:t>0</w:t>
            </w:r>
            <w:r w:rsidR="00F077FE" w:rsidRPr="003E3A17">
              <w:rPr>
                <w:rFonts w:ascii="Calibri" w:hAnsi="Calibri"/>
                <w:sz w:val="18"/>
                <w:szCs w:val="18"/>
              </w:rPr>
              <w:t>3</w:t>
            </w:r>
          </w:p>
        </w:tc>
        <w:tc>
          <w:tcPr>
            <w:tcW w:w="1228" w:type="dxa"/>
            <w:shd w:val="clear" w:color="auto" w:fill="auto"/>
            <w:vAlign w:val="bottom"/>
          </w:tcPr>
          <w:p w14:paraId="122A1802" w14:textId="77777777" w:rsidR="00F077FE" w:rsidRPr="003E3A17" w:rsidRDefault="00BE5FED" w:rsidP="009A3260">
            <w:pPr>
              <w:keepNext/>
              <w:jc w:val="center"/>
              <w:rPr>
                <w:rFonts w:ascii="Calibri" w:hAnsi="Calibri"/>
                <w:sz w:val="18"/>
                <w:szCs w:val="18"/>
              </w:rPr>
            </w:pPr>
            <w:r>
              <w:rPr>
                <w:rFonts w:ascii="Calibri" w:hAnsi="Calibri"/>
                <w:sz w:val="18"/>
                <w:szCs w:val="18"/>
              </w:rPr>
              <w:t>0</w:t>
            </w:r>
            <w:r w:rsidR="00F077FE" w:rsidRPr="003E3A17">
              <w:rPr>
                <w:rFonts w:ascii="Calibri" w:hAnsi="Calibri"/>
                <w:sz w:val="18"/>
                <w:szCs w:val="18"/>
              </w:rPr>
              <w:t>4</w:t>
            </w:r>
          </w:p>
        </w:tc>
        <w:tc>
          <w:tcPr>
            <w:tcW w:w="1208" w:type="dxa"/>
            <w:shd w:val="clear" w:color="auto" w:fill="auto"/>
            <w:vAlign w:val="bottom"/>
          </w:tcPr>
          <w:p w14:paraId="122A1803" w14:textId="77777777" w:rsidR="00F077FE" w:rsidRPr="003E3A17" w:rsidRDefault="00BE5FED" w:rsidP="009A3260">
            <w:pPr>
              <w:keepNext/>
              <w:jc w:val="center"/>
              <w:rPr>
                <w:rFonts w:ascii="Calibri" w:hAnsi="Calibri"/>
                <w:sz w:val="18"/>
                <w:szCs w:val="18"/>
              </w:rPr>
            </w:pPr>
            <w:r>
              <w:rPr>
                <w:rFonts w:ascii="Calibri" w:hAnsi="Calibri"/>
                <w:sz w:val="18"/>
                <w:szCs w:val="18"/>
              </w:rPr>
              <w:t>0</w:t>
            </w:r>
            <w:r w:rsidR="00F077FE" w:rsidRPr="003E3A17">
              <w:rPr>
                <w:rFonts w:ascii="Calibri" w:hAnsi="Calibri"/>
                <w:sz w:val="18"/>
                <w:szCs w:val="18"/>
              </w:rPr>
              <w:t>5</w:t>
            </w:r>
          </w:p>
        </w:tc>
        <w:tc>
          <w:tcPr>
            <w:tcW w:w="1842" w:type="dxa"/>
            <w:gridSpan w:val="2"/>
            <w:shd w:val="clear" w:color="auto" w:fill="auto"/>
            <w:vAlign w:val="bottom"/>
          </w:tcPr>
          <w:p w14:paraId="122A1804" w14:textId="77777777" w:rsidR="00F077FE" w:rsidRPr="003E3A17" w:rsidRDefault="00BE5FED" w:rsidP="009A3260">
            <w:pPr>
              <w:keepNext/>
              <w:jc w:val="center"/>
              <w:rPr>
                <w:rFonts w:ascii="Calibri" w:hAnsi="Calibri"/>
                <w:sz w:val="18"/>
                <w:szCs w:val="18"/>
              </w:rPr>
            </w:pPr>
            <w:r>
              <w:rPr>
                <w:rFonts w:ascii="Calibri" w:hAnsi="Calibri"/>
                <w:sz w:val="18"/>
                <w:szCs w:val="18"/>
              </w:rPr>
              <w:t>0</w:t>
            </w:r>
            <w:r w:rsidR="00F077FE" w:rsidRPr="003E3A17">
              <w:rPr>
                <w:rFonts w:ascii="Calibri" w:hAnsi="Calibri"/>
                <w:sz w:val="18"/>
                <w:szCs w:val="18"/>
              </w:rPr>
              <w:t>6</w:t>
            </w:r>
          </w:p>
        </w:tc>
        <w:tc>
          <w:tcPr>
            <w:tcW w:w="1842" w:type="dxa"/>
            <w:gridSpan w:val="2"/>
            <w:shd w:val="clear" w:color="auto" w:fill="auto"/>
            <w:vAlign w:val="bottom"/>
          </w:tcPr>
          <w:p w14:paraId="122A1805" w14:textId="77777777" w:rsidR="00F077FE" w:rsidRPr="003E3A17" w:rsidRDefault="00BE5FED" w:rsidP="009A3260">
            <w:pPr>
              <w:keepNext/>
              <w:jc w:val="center"/>
              <w:rPr>
                <w:rFonts w:ascii="Calibri" w:hAnsi="Calibri"/>
                <w:sz w:val="18"/>
                <w:szCs w:val="18"/>
              </w:rPr>
            </w:pPr>
            <w:r>
              <w:rPr>
                <w:rFonts w:ascii="Calibri" w:hAnsi="Calibri"/>
                <w:sz w:val="18"/>
                <w:szCs w:val="18"/>
              </w:rPr>
              <w:t>0</w:t>
            </w:r>
            <w:r w:rsidR="00F077FE">
              <w:rPr>
                <w:rFonts w:ascii="Calibri" w:hAnsi="Calibri"/>
                <w:sz w:val="18"/>
                <w:szCs w:val="18"/>
              </w:rPr>
              <w:t>7</w:t>
            </w:r>
          </w:p>
        </w:tc>
        <w:tc>
          <w:tcPr>
            <w:tcW w:w="737" w:type="dxa"/>
            <w:shd w:val="clear" w:color="auto" w:fill="auto"/>
            <w:vAlign w:val="bottom"/>
          </w:tcPr>
          <w:p w14:paraId="122A1806" w14:textId="77777777" w:rsidR="00F077FE" w:rsidRPr="003E3A17" w:rsidDel="00662B11" w:rsidRDefault="00BE5FED" w:rsidP="009A3260">
            <w:pPr>
              <w:keepNext/>
              <w:jc w:val="center"/>
              <w:rPr>
                <w:rFonts w:ascii="Calibri" w:hAnsi="Calibri"/>
                <w:sz w:val="18"/>
                <w:szCs w:val="18"/>
              </w:rPr>
            </w:pPr>
            <w:r>
              <w:rPr>
                <w:rFonts w:ascii="Calibri" w:hAnsi="Calibri"/>
                <w:sz w:val="18"/>
                <w:szCs w:val="18"/>
              </w:rPr>
              <w:t>0</w:t>
            </w:r>
            <w:r w:rsidR="00F077FE">
              <w:rPr>
                <w:rFonts w:ascii="Calibri" w:hAnsi="Calibri"/>
                <w:sz w:val="18"/>
                <w:szCs w:val="18"/>
              </w:rPr>
              <w:t>8</w:t>
            </w:r>
          </w:p>
        </w:tc>
        <w:tc>
          <w:tcPr>
            <w:tcW w:w="737" w:type="dxa"/>
            <w:shd w:val="clear" w:color="auto" w:fill="auto"/>
            <w:vAlign w:val="bottom"/>
          </w:tcPr>
          <w:p w14:paraId="122A1807" w14:textId="77777777" w:rsidR="00F077FE" w:rsidRPr="003E3A17" w:rsidRDefault="00BE5FED" w:rsidP="009A3260">
            <w:pPr>
              <w:keepNext/>
              <w:jc w:val="center"/>
              <w:rPr>
                <w:rFonts w:ascii="Calibri" w:hAnsi="Calibri"/>
                <w:sz w:val="18"/>
                <w:szCs w:val="18"/>
              </w:rPr>
            </w:pPr>
            <w:r>
              <w:rPr>
                <w:rFonts w:ascii="Calibri" w:hAnsi="Calibri"/>
                <w:sz w:val="18"/>
                <w:szCs w:val="18"/>
              </w:rPr>
              <w:t>0</w:t>
            </w:r>
            <w:r w:rsidR="00F077FE">
              <w:rPr>
                <w:rFonts w:ascii="Calibri" w:hAnsi="Calibri"/>
                <w:sz w:val="18"/>
                <w:szCs w:val="18"/>
              </w:rPr>
              <w:t>9</w:t>
            </w:r>
          </w:p>
        </w:tc>
        <w:tc>
          <w:tcPr>
            <w:tcW w:w="1934" w:type="dxa"/>
            <w:gridSpan w:val="2"/>
            <w:shd w:val="clear" w:color="auto" w:fill="auto"/>
            <w:vAlign w:val="bottom"/>
          </w:tcPr>
          <w:p w14:paraId="122A1808" w14:textId="77777777" w:rsidR="00F077FE" w:rsidRPr="003E3A17" w:rsidRDefault="00F077FE" w:rsidP="009A3260">
            <w:pPr>
              <w:keepNext/>
              <w:jc w:val="center"/>
              <w:rPr>
                <w:rFonts w:ascii="Calibri" w:hAnsi="Calibri"/>
                <w:sz w:val="18"/>
                <w:szCs w:val="18"/>
              </w:rPr>
            </w:pPr>
            <w:r>
              <w:rPr>
                <w:rFonts w:ascii="Calibri" w:hAnsi="Calibri"/>
                <w:sz w:val="18"/>
                <w:szCs w:val="18"/>
              </w:rPr>
              <w:t>10</w:t>
            </w:r>
          </w:p>
        </w:tc>
        <w:tc>
          <w:tcPr>
            <w:tcW w:w="2016" w:type="dxa"/>
            <w:gridSpan w:val="2"/>
            <w:shd w:val="clear" w:color="auto" w:fill="auto"/>
            <w:vAlign w:val="bottom"/>
          </w:tcPr>
          <w:p w14:paraId="122A1809" w14:textId="77777777" w:rsidR="00F077FE" w:rsidRPr="003E3A17" w:rsidRDefault="00F077FE" w:rsidP="009A3260">
            <w:pPr>
              <w:keepNext/>
              <w:jc w:val="center"/>
              <w:rPr>
                <w:rFonts w:ascii="Calibri" w:hAnsi="Calibri"/>
                <w:sz w:val="18"/>
                <w:szCs w:val="18"/>
              </w:rPr>
            </w:pPr>
            <w:r>
              <w:rPr>
                <w:rFonts w:ascii="Calibri" w:hAnsi="Calibri"/>
                <w:sz w:val="18"/>
                <w:szCs w:val="18"/>
              </w:rPr>
              <w:t>11</w:t>
            </w:r>
          </w:p>
        </w:tc>
      </w:tr>
      <w:tr w:rsidR="00F077FE" w:rsidRPr="003E3A17" w14:paraId="122A1812" w14:textId="77777777" w:rsidTr="00FC579D">
        <w:trPr>
          <w:trHeight w:val="242"/>
        </w:trPr>
        <w:tc>
          <w:tcPr>
            <w:tcW w:w="738" w:type="dxa"/>
            <w:vMerge w:val="restart"/>
            <w:shd w:val="clear" w:color="auto" w:fill="auto"/>
            <w:vAlign w:val="bottom"/>
          </w:tcPr>
          <w:p w14:paraId="122A180B" w14:textId="77777777" w:rsidR="00F077FE" w:rsidRPr="003E3A17" w:rsidRDefault="00F077FE" w:rsidP="009A3260">
            <w:pPr>
              <w:keepNext/>
              <w:jc w:val="center"/>
              <w:rPr>
                <w:rFonts w:ascii="Calibri" w:hAnsi="Calibri"/>
                <w:sz w:val="18"/>
                <w:szCs w:val="18"/>
              </w:rPr>
            </w:pPr>
            <w:r w:rsidRPr="003E3A17">
              <w:rPr>
                <w:rFonts w:ascii="Calibri" w:hAnsi="Calibri"/>
                <w:sz w:val="18"/>
                <w:szCs w:val="18"/>
              </w:rPr>
              <w:t>Tag/ID</w:t>
            </w:r>
          </w:p>
        </w:tc>
        <w:tc>
          <w:tcPr>
            <w:tcW w:w="737" w:type="dxa"/>
            <w:vMerge w:val="restart"/>
            <w:shd w:val="clear" w:color="auto" w:fill="auto"/>
            <w:vAlign w:val="bottom"/>
          </w:tcPr>
          <w:p w14:paraId="122A180C" w14:textId="77777777" w:rsidR="00F077FE" w:rsidRPr="003E3A17" w:rsidRDefault="00F077FE" w:rsidP="009A3260">
            <w:pPr>
              <w:keepNext/>
              <w:jc w:val="center"/>
              <w:rPr>
                <w:rFonts w:ascii="Calibri" w:hAnsi="Calibri"/>
                <w:sz w:val="18"/>
                <w:szCs w:val="18"/>
              </w:rPr>
            </w:pPr>
            <w:r w:rsidRPr="003E3A17">
              <w:rPr>
                <w:rFonts w:ascii="Calibri" w:hAnsi="Calibri"/>
                <w:sz w:val="18"/>
                <w:szCs w:val="18"/>
              </w:rPr>
              <w:t>Walls Above Grade</w:t>
            </w:r>
          </w:p>
        </w:tc>
        <w:tc>
          <w:tcPr>
            <w:tcW w:w="1597" w:type="dxa"/>
            <w:vMerge w:val="restart"/>
            <w:shd w:val="clear" w:color="auto" w:fill="auto"/>
            <w:vAlign w:val="bottom"/>
          </w:tcPr>
          <w:p w14:paraId="122A180D" w14:textId="77777777" w:rsidR="00F077FE" w:rsidRPr="003E3A17" w:rsidRDefault="00F077FE" w:rsidP="009A3260">
            <w:pPr>
              <w:keepNext/>
              <w:jc w:val="center"/>
              <w:rPr>
                <w:rFonts w:ascii="Calibri" w:hAnsi="Calibri"/>
                <w:sz w:val="18"/>
                <w:szCs w:val="18"/>
              </w:rPr>
            </w:pPr>
            <w:r w:rsidRPr="003E3A17">
              <w:rPr>
                <w:rFonts w:ascii="Calibri" w:hAnsi="Calibri"/>
                <w:sz w:val="18"/>
                <w:szCs w:val="18"/>
              </w:rPr>
              <w:t>Mass Type</w:t>
            </w:r>
          </w:p>
        </w:tc>
        <w:tc>
          <w:tcPr>
            <w:tcW w:w="1228" w:type="dxa"/>
            <w:vMerge w:val="restart"/>
            <w:shd w:val="clear" w:color="auto" w:fill="auto"/>
            <w:vAlign w:val="bottom"/>
          </w:tcPr>
          <w:p w14:paraId="122A180E" w14:textId="77777777" w:rsidR="00F077FE" w:rsidRPr="003E3A17" w:rsidRDefault="00F077FE" w:rsidP="009A3260">
            <w:pPr>
              <w:keepNext/>
              <w:jc w:val="center"/>
              <w:rPr>
                <w:rFonts w:ascii="Calibri" w:hAnsi="Calibri"/>
                <w:sz w:val="18"/>
                <w:szCs w:val="18"/>
              </w:rPr>
            </w:pPr>
            <w:r w:rsidRPr="003E3A17">
              <w:rPr>
                <w:rFonts w:ascii="Calibri" w:hAnsi="Calibri"/>
                <w:sz w:val="18"/>
                <w:szCs w:val="18"/>
              </w:rPr>
              <w:t>Mass Thickness (inches)</w:t>
            </w:r>
          </w:p>
        </w:tc>
        <w:tc>
          <w:tcPr>
            <w:tcW w:w="1208" w:type="dxa"/>
            <w:vMerge w:val="restart"/>
            <w:shd w:val="clear" w:color="auto" w:fill="auto"/>
            <w:vAlign w:val="bottom"/>
          </w:tcPr>
          <w:p w14:paraId="122A180F" w14:textId="77777777" w:rsidR="00F077FE" w:rsidRPr="003E3A17" w:rsidRDefault="00F077FE" w:rsidP="009A3260">
            <w:pPr>
              <w:keepNext/>
              <w:jc w:val="center"/>
              <w:rPr>
                <w:rFonts w:ascii="Calibri" w:hAnsi="Calibri"/>
                <w:sz w:val="18"/>
                <w:szCs w:val="18"/>
              </w:rPr>
            </w:pPr>
            <w:r w:rsidRPr="003E3A17">
              <w:rPr>
                <w:rFonts w:ascii="Calibri" w:hAnsi="Calibri"/>
                <w:sz w:val="18"/>
                <w:szCs w:val="18"/>
              </w:rPr>
              <w:t>Furring Strip Thickness (inches)</w:t>
            </w:r>
          </w:p>
        </w:tc>
        <w:tc>
          <w:tcPr>
            <w:tcW w:w="5158" w:type="dxa"/>
            <w:gridSpan w:val="6"/>
            <w:shd w:val="clear" w:color="auto" w:fill="auto"/>
            <w:vAlign w:val="bottom"/>
          </w:tcPr>
          <w:p w14:paraId="122A1810" w14:textId="77777777" w:rsidR="00F077FE" w:rsidRPr="00E77A45" w:rsidRDefault="00F077FE" w:rsidP="009A3260">
            <w:pPr>
              <w:keepNext/>
              <w:jc w:val="center"/>
              <w:rPr>
                <w:rFonts w:ascii="Calibri" w:hAnsi="Calibri"/>
                <w:b/>
                <w:sz w:val="18"/>
                <w:szCs w:val="18"/>
              </w:rPr>
            </w:pPr>
            <w:r w:rsidRPr="00E77A45">
              <w:rPr>
                <w:rFonts w:ascii="Calibri" w:hAnsi="Calibri"/>
                <w:b/>
                <w:sz w:val="18"/>
                <w:szCs w:val="18"/>
              </w:rPr>
              <w:t>Proposed</w:t>
            </w:r>
          </w:p>
        </w:tc>
        <w:tc>
          <w:tcPr>
            <w:tcW w:w="3950" w:type="dxa"/>
            <w:gridSpan w:val="4"/>
            <w:shd w:val="clear" w:color="auto" w:fill="auto"/>
            <w:vAlign w:val="bottom"/>
          </w:tcPr>
          <w:p w14:paraId="122A1811" w14:textId="77777777" w:rsidR="00F077FE" w:rsidRPr="00E77A45" w:rsidRDefault="00F077FE" w:rsidP="009A3260">
            <w:pPr>
              <w:keepNext/>
              <w:jc w:val="center"/>
              <w:rPr>
                <w:rFonts w:ascii="Calibri" w:hAnsi="Calibri"/>
                <w:b/>
                <w:sz w:val="18"/>
                <w:szCs w:val="18"/>
              </w:rPr>
            </w:pPr>
            <w:r w:rsidRPr="00E77A45">
              <w:rPr>
                <w:rFonts w:ascii="Calibri" w:hAnsi="Calibri"/>
                <w:b/>
                <w:sz w:val="18"/>
                <w:szCs w:val="18"/>
              </w:rPr>
              <w:t>Required</w:t>
            </w:r>
            <w:r w:rsidRPr="00E77A45" w:rsidDel="0057479D">
              <w:rPr>
                <w:rFonts w:ascii="Calibri" w:hAnsi="Calibri"/>
                <w:b/>
                <w:sz w:val="18"/>
                <w:szCs w:val="18"/>
              </w:rPr>
              <w:t xml:space="preserve"> </w:t>
            </w:r>
          </w:p>
        </w:tc>
      </w:tr>
      <w:tr w:rsidR="00F077FE" w:rsidRPr="003E3A17" w14:paraId="122A181E" w14:textId="77777777" w:rsidTr="00FC579D">
        <w:trPr>
          <w:trHeight w:val="362"/>
        </w:trPr>
        <w:tc>
          <w:tcPr>
            <w:tcW w:w="738" w:type="dxa"/>
            <w:vMerge/>
            <w:shd w:val="clear" w:color="auto" w:fill="auto"/>
            <w:vAlign w:val="bottom"/>
          </w:tcPr>
          <w:p w14:paraId="122A1813" w14:textId="77777777" w:rsidR="00F077FE" w:rsidRPr="003E3A17" w:rsidRDefault="00F077FE" w:rsidP="009A3260">
            <w:pPr>
              <w:keepNext/>
              <w:jc w:val="center"/>
              <w:rPr>
                <w:rFonts w:ascii="Calibri" w:hAnsi="Calibri"/>
                <w:sz w:val="18"/>
                <w:szCs w:val="18"/>
              </w:rPr>
            </w:pPr>
          </w:p>
        </w:tc>
        <w:tc>
          <w:tcPr>
            <w:tcW w:w="737" w:type="dxa"/>
            <w:vMerge/>
            <w:shd w:val="clear" w:color="auto" w:fill="auto"/>
            <w:vAlign w:val="bottom"/>
          </w:tcPr>
          <w:p w14:paraId="122A1814" w14:textId="77777777" w:rsidR="00F077FE" w:rsidRPr="003E3A17" w:rsidRDefault="00F077FE" w:rsidP="009A3260">
            <w:pPr>
              <w:keepNext/>
              <w:jc w:val="center"/>
              <w:rPr>
                <w:rFonts w:ascii="Calibri" w:hAnsi="Calibri"/>
                <w:sz w:val="18"/>
                <w:szCs w:val="18"/>
              </w:rPr>
            </w:pPr>
          </w:p>
        </w:tc>
        <w:tc>
          <w:tcPr>
            <w:tcW w:w="1597" w:type="dxa"/>
            <w:vMerge/>
            <w:shd w:val="clear" w:color="auto" w:fill="auto"/>
            <w:vAlign w:val="bottom"/>
          </w:tcPr>
          <w:p w14:paraId="122A1815" w14:textId="77777777" w:rsidR="00F077FE" w:rsidRPr="003E3A17" w:rsidRDefault="00F077FE" w:rsidP="009A3260">
            <w:pPr>
              <w:keepNext/>
              <w:jc w:val="center"/>
              <w:rPr>
                <w:rFonts w:ascii="Calibri" w:hAnsi="Calibri"/>
                <w:sz w:val="18"/>
                <w:szCs w:val="18"/>
              </w:rPr>
            </w:pPr>
          </w:p>
        </w:tc>
        <w:tc>
          <w:tcPr>
            <w:tcW w:w="1228" w:type="dxa"/>
            <w:vMerge/>
            <w:shd w:val="clear" w:color="auto" w:fill="auto"/>
            <w:vAlign w:val="bottom"/>
          </w:tcPr>
          <w:p w14:paraId="122A1816" w14:textId="77777777" w:rsidR="00F077FE" w:rsidRPr="003E3A17" w:rsidRDefault="00F077FE" w:rsidP="009A3260">
            <w:pPr>
              <w:keepNext/>
              <w:jc w:val="center"/>
              <w:rPr>
                <w:rFonts w:ascii="Calibri" w:hAnsi="Calibri"/>
                <w:sz w:val="18"/>
                <w:szCs w:val="18"/>
              </w:rPr>
            </w:pPr>
          </w:p>
        </w:tc>
        <w:tc>
          <w:tcPr>
            <w:tcW w:w="1208" w:type="dxa"/>
            <w:vMerge/>
            <w:shd w:val="clear" w:color="auto" w:fill="auto"/>
            <w:vAlign w:val="bottom"/>
          </w:tcPr>
          <w:p w14:paraId="122A1817" w14:textId="77777777" w:rsidR="00F077FE" w:rsidRPr="003E3A17" w:rsidRDefault="00F077FE" w:rsidP="009A3260">
            <w:pPr>
              <w:keepNext/>
              <w:jc w:val="center"/>
              <w:rPr>
                <w:rFonts w:ascii="Calibri" w:hAnsi="Calibri"/>
                <w:sz w:val="18"/>
                <w:szCs w:val="18"/>
              </w:rPr>
            </w:pPr>
          </w:p>
        </w:tc>
        <w:tc>
          <w:tcPr>
            <w:tcW w:w="1842" w:type="dxa"/>
            <w:gridSpan w:val="2"/>
            <w:shd w:val="clear" w:color="auto" w:fill="auto"/>
            <w:vAlign w:val="center"/>
          </w:tcPr>
          <w:p w14:paraId="122A1818" w14:textId="77777777" w:rsidR="00F077FE" w:rsidRPr="003E3A17" w:rsidRDefault="00F077FE" w:rsidP="009A3260">
            <w:pPr>
              <w:keepNext/>
              <w:jc w:val="center"/>
              <w:rPr>
                <w:rFonts w:ascii="Calibri" w:hAnsi="Calibri"/>
                <w:sz w:val="18"/>
                <w:szCs w:val="18"/>
              </w:rPr>
            </w:pPr>
            <w:r w:rsidRPr="003E3A17">
              <w:rPr>
                <w:rFonts w:ascii="Calibri" w:hAnsi="Calibri"/>
                <w:sz w:val="18"/>
                <w:szCs w:val="18"/>
              </w:rPr>
              <w:t>Interior Insulation</w:t>
            </w:r>
          </w:p>
        </w:tc>
        <w:tc>
          <w:tcPr>
            <w:tcW w:w="1842" w:type="dxa"/>
            <w:gridSpan w:val="2"/>
            <w:shd w:val="clear" w:color="auto" w:fill="auto"/>
            <w:vAlign w:val="center"/>
          </w:tcPr>
          <w:p w14:paraId="122A1819" w14:textId="77777777" w:rsidR="00F077FE" w:rsidRPr="003E3A17" w:rsidRDefault="00F077FE" w:rsidP="009A3260">
            <w:pPr>
              <w:keepNext/>
              <w:jc w:val="center"/>
              <w:rPr>
                <w:rFonts w:ascii="Calibri" w:hAnsi="Calibri"/>
                <w:sz w:val="18"/>
                <w:szCs w:val="18"/>
              </w:rPr>
            </w:pPr>
            <w:r w:rsidRPr="003E3A17">
              <w:rPr>
                <w:rFonts w:ascii="Calibri" w:hAnsi="Calibri"/>
                <w:sz w:val="18"/>
                <w:szCs w:val="18"/>
              </w:rPr>
              <w:t>Exterior Insulation</w:t>
            </w:r>
          </w:p>
        </w:tc>
        <w:tc>
          <w:tcPr>
            <w:tcW w:w="1474" w:type="dxa"/>
            <w:gridSpan w:val="2"/>
            <w:shd w:val="clear" w:color="auto" w:fill="auto"/>
            <w:vAlign w:val="center"/>
          </w:tcPr>
          <w:p w14:paraId="122A181A" w14:textId="77777777" w:rsidR="00F077FE" w:rsidRDefault="00F077FE" w:rsidP="009A3260">
            <w:pPr>
              <w:keepNext/>
              <w:jc w:val="center"/>
              <w:rPr>
                <w:rFonts w:ascii="Calibri" w:hAnsi="Calibri"/>
                <w:sz w:val="18"/>
                <w:szCs w:val="18"/>
              </w:rPr>
            </w:pPr>
          </w:p>
          <w:p w14:paraId="122A181B" w14:textId="77777777" w:rsidR="00F077FE" w:rsidRPr="003E3A17" w:rsidRDefault="00F077FE" w:rsidP="009A3260">
            <w:pPr>
              <w:keepNext/>
              <w:jc w:val="center"/>
              <w:rPr>
                <w:rFonts w:ascii="Calibri" w:hAnsi="Calibri"/>
                <w:sz w:val="18"/>
                <w:szCs w:val="18"/>
              </w:rPr>
            </w:pPr>
            <w:r w:rsidRPr="003E3A17">
              <w:rPr>
                <w:rFonts w:ascii="Calibri" w:hAnsi="Calibri"/>
                <w:sz w:val="18"/>
                <w:szCs w:val="18"/>
              </w:rPr>
              <w:t>Appendix JA4</w:t>
            </w:r>
            <w:r w:rsidR="00742DA8">
              <w:rPr>
                <w:rFonts w:ascii="Calibri" w:hAnsi="Calibri"/>
                <w:sz w:val="18"/>
                <w:szCs w:val="18"/>
              </w:rPr>
              <w:t xml:space="preserve"> Reference</w:t>
            </w:r>
          </w:p>
        </w:tc>
        <w:tc>
          <w:tcPr>
            <w:tcW w:w="1934" w:type="dxa"/>
            <w:gridSpan w:val="2"/>
            <w:shd w:val="clear" w:color="auto" w:fill="auto"/>
            <w:vAlign w:val="center"/>
          </w:tcPr>
          <w:p w14:paraId="122A181C" w14:textId="77777777" w:rsidR="00F077FE" w:rsidRPr="003E3A17" w:rsidRDefault="00F077FE" w:rsidP="009A3260">
            <w:pPr>
              <w:keepNext/>
              <w:jc w:val="center"/>
              <w:rPr>
                <w:rFonts w:ascii="Calibri" w:hAnsi="Calibri"/>
                <w:sz w:val="18"/>
                <w:szCs w:val="18"/>
              </w:rPr>
            </w:pPr>
            <w:r w:rsidRPr="003E3A17">
              <w:rPr>
                <w:rFonts w:ascii="Calibri" w:hAnsi="Calibri"/>
                <w:sz w:val="18"/>
                <w:szCs w:val="18"/>
              </w:rPr>
              <w:t>Interior Insulation</w:t>
            </w:r>
          </w:p>
        </w:tc>
        <w:tc>
          <w:tcPr>
            <w:tcW w:w="2016" w:type="dxa"/>
            <w:gridSpan w:val="2"/>
            <w:shd w:val="clear" w:color="auto" w:fill="auto"/>
            <w:vAlign w:val="center"/>
          </w:tcPr>
          <w:p w14:paraId="122A181D" w14:textId="77777777" w:rsidR="00F077FE" w:rsidRPr="003E3A17" w:rsidRDefault="00F077FE" w:rsidP="009A3260">
            <w:pPr>
              <w:keepNext/>
              <w:jc w:val="center"/>
              <w:rPr>
                <w:rFonts w:ascii="Calibri" w:hAnsi="Calibri"/>
                <w:sz w:val="18"/>
                <w:szCs w:val="18"/>
              </w:rPr>
            </w:pPr>
            <w:r w:rsidRPr="003E3A17">
              <w:rPr>
                <w:rFonts w:ascii="Calibri" w:hAnsi="Calibri"/>
                <w:sz w:val="18"/>
                <w:szCs w:val="18"/>
              </w:rPr>
              <w:t>Exterior Insulation</w:t>
            </w:r>
          </w:p>
        </w:tc>
      </w:tr>
      <w:tr w:rsidR="00F077FE" w:rsidRPr="003E3A17" w14:paraId="122A182E" w14:textId="77777777" w:rsidTr="00FC579D">
        <w:trPr>
          <w:trHeight w:val="386"/>
        </w:trPr>
        <w:tc>
          <w:tcPr>
            <w:tcW w:w="738" w:type="dxa"/>
            <w:vMerge/>
            <w:shd w:val="clear" w:color="auto" w:fill="auto"/>
            <w:vAlign w:val="bottom"/>
          </w:tcPr>
          <w:p w14:paraId="122A181F" w14:textId="77777777" w:rsidR="00F077FE" w:rsidRPr="003E3A17" w:rsidRDefault="00F077FE" w:rsidP="009A3260">
            <w:pPr>
              <w:keepNext/>
              <w:jc w:val="center"/>
              <w:rPr>
                <w:rFonts w:ascii="Calibri" w:hAnsi="Calibri"/>
                <w:sz w:val="18"/>
                <w:szCs w:val="18"/>
              </w:rPr>
            </w:pPr>
          </w:p>
        </w:tc>
        <w:tc>
          <w:tcPr>
            <w:tcW w:w="737" w:type="dxa"/>
            <w:vMerge/>
            <w:shd w:val="clear" w:color="auto" w:fill="auto"/>
            <w:vAlign w:val="bottom"/>
          </w:tcPr>
          <w:p w14:paraId="122A1820" w14:textId="77777777" w:rsidR="00F077FE" w:rsidRPr="003E3A17" w:rsidRDefault="00F077FE" w:rsidP="009A3260">
            <w:pPr>
              <w:keepNext/>
              <w:jc w:val="center"/>
              <w:rPr>
                <w:rFonts w:ascii="Calibri" w:hAnsi="Calibri"/>
                <w:sz w:val="18"/>
                <w:szCs w:val="18"/>
              </w:rPr>
            </w:pPr>
          </w:p>
        </w:tc>
        <w:tc>
          <w:tcPr>
            <w:tcW w:w="1597" w:type="dxa"/>
            <w:vMerge/>
            <w:shd w:val="clear" w:color="auto" w:fill="auto"/>
            <w:vAlign w:val="bottom"/>
          </w:tcPr>
          <w:p w14:paraId="122A1821" w14:textId="77777777" w:rsidR="00F077FE" w:rsidRPr="003E3A17" w:rsidRDefault="00F077FE" w:rsidP="009A3260">
            <w:pPr>
              <w:keepNext/>
              <w:jc w:val="center"/>
              <w:rPr>
                <w:rFonts w:ascii="Calibri" w:hAnsi="Calibri"/>
                <w:sz w:val="18"/>
                <w:szCs w:val="18"/>
              </w:rPr>
            </w:pPr>
          </w:p>
        </w:tc>
        <w:tc>
          <w:tcPr>
            <w:tcW w:w="1228" w:type="dxa"/>
            <w:vMerge/>
            <w:shd w:val="clear" w:color="auto" w:fill="auto"/>
            <w:vAlign w:val="bottom"/>
          </w:tcPr>
          <w:p w14:paraId="122A1822" w14:textId="77777777" w:rsidR="00F077FE" w:rsidRPr="003E3A17" w:rsidRDefault="00F077FE" w:rsidP="009A3260">
            <w:pPr>
              <w:keepNext/>
              <w:jc w:val="center"/>
              <w:rPr>
                <w:rFonts w:ascii="Calibri" w:hAnsi="Calibri"/>
                <w:sz w:val="18"/>
                <w:szCs w:val="18"/>
              </w:rPr>
            </w:pPr>
          </w:p>
        </w:tc>
        <w:tc>
          <w:tcPr>
            <w:tcW w:w="1208" w:type="dxa"/>
            <w:vMerge/>
            <w:shd w:val="clear" w:color="auto" w:fill="auto"/>
            <w:vAlign w:val="bottom"/>
          </w:tcPr>
          <w:p w14:paraId="122A1823" w14:textId="77777777" w:rsidR="00F077FE" w:rsidRPr="003E3A17" w:rsidRDefault="00F077FE" w:rsidP="009A3260">
            <w:pPr>
              <w:keepNext/>
              <w:jc w:val="center"/>
              <w:rPr>
                <w:rFonts w:ascii="Calibri" w:hAnsi="Calibri"/>
                <w:sz w:val="18"/>
                <w:szCs w:val="18"/>
              </w:rPr>
            </w:pPr>
          </w:p>
        </w:tc>
        <w:tc>
          <w:tcPr>
            <w:tcW w:w="921" w:type="dxa"/>
            <w:shd w:val="clear" w:color="auto" w:fill="auto"/>
            <w:vAlign w:val="bottom"/>
          </w:tcPr>
          <w:p w14:paraId="122A1824" w14:textId="77777777" w:rsidR="00F077FE" w:rsidRPr="003E3A17" w:rsidRDefault="00F077FE" w:rsidP="009A3260">
            <w:pPr>
              <w:keepNext/>
              <w:jc w:val="center"/>
              <w:rPr>
                <w:rFonts w:ascii="Calibri" w:hAnsi="Calibri"/>
                <w:sz w:val="18"/>
                <w:szCs w:val="18"/>
              </w:rPr>
            </w:pPr>
            <w:r w:rsidRPr="003E3A17">
              <w:rPr>
                <w:rFonts w:ascii="Calibri" w:hAnsi="Calibri"/>
                <w:sz w:val="18"/>
                <w:szCs w:val="18"/>
              </w:rPr>
              <w:t>R-value</w:t>
            </w:r>
          </w:p>
        </w:tc>
        <w:tc>
          <w:tcPr>
            <w:tcW w:w="921" w:type="dxa"/>
            <w:shd w:val="clear" w:color="auto" w:fill="auto"/>
            <w:vAlign w:val="bottom"/>
          </w:tcPr>
          <w:p w14:paraId="122A1825" w14:textId="77777777" w:rsidR="00F077FE" w:rsidRPr="003E3A17" w:rsidRDefault="00F077FE" w:rsidP="009A3260">
            <w:pPr>
              <w:keepNext/>
              <w:jc w:val="center"/>
              <w:rPr>
                <w:rFonts w:ascii="Calibri" w:hAnsi="Calibri"/>
                <w:sz w:val="18"/>
                <w:szCs w:val="18"/>
              </w:rPr>
            </w:pPr>
            <w:r w:rsidRPr="003E3A17">
              <w:rPr>
                <w:rFonts w:ascii="Calibri" w:hAnsi="Calibri"/>
                <w:sz w:val="18"/>
                <w:szCs w:val="18"/>
              </w:rPr>
              <w:t>U-factor</w:t>
            </w:r>
          </w:p>
        </w:tc>
        <w:tc>
          <w:tcPr>
            <w:tcW w:w="921" w:type="dxa"/>
            <w:shd w:val="clear" w:color="auto" w:fill="auto"/>
            <w:vAlign w:val="bottom"/>
          </w:tcPr>
          <w:p w14:paraId="122A1826" w14:textId="77777777" w:rsidR="00F077FE" w:rsidRPr="003E3A17" w:rsidRDefault="00F077FE" w:rsidP="009A3260">
            <w:pPr>
              <w:keepNext/>
              <w:jc w:val="center"/>
              <w:rPr>
                <w:rFonts w:ascii="Calibri" w:hAnsi="Calibri"/>
                <w:sz w:val="18"/>
                <w:szCs w:val="18"/>
              </w:rPr>
            </w:pPr>
            <w:r w:rsidRPr="003E3A17">
              <w:rPr>
                <w:rFonts w:ascii="Calibri" w:hAnsi="Calibri"/>
                <w:sz w:val="18"/>
                <w:szCs w:val="18"/>
              </w:rPr>
              <w:t>R-value</w:t>
            </w:r>
          </w:p>
        </w:tc>
        <w:tc>
          <w:tcPr>
            <w:tcW w:w="921" w:type="dxa"/>
            <w:shd w:val="clear" w:color="auto" w:fill="auto"/>
            <w:vAlign w:val="bottom"/>
          </w:tcPr>
          <w:p w14:paraId="122A1827" w14:textId="77777777" w:rsidR="00F077FE" w:rsidRPr="003E3A17" w:rsidRDefault="00F077FE" w:rsidP="009A3260">
            <w:pPr>
              <w:keepNext/>
              <w:jc w:val="center"/>
              <w:rPr>
                <w:rFonts w:ascii="Calibri" w:hAnsi="Calibri"/>
                <w:sz w:val="18"/>
                <w:szCs w:val="18"/>
              </w:rPr>
            </w:pPr>
            <w:r w:rsidRPr="003E3A17">
              <w:rPr>
                <w:rFonts w:ascii="Calibri" w:hAnsi="Calibri"/>
                <w:sz w:val="18"/>
                <w:szCs w:val="18"/>
              </w:rPr>
              <w:t>U-factor</w:t>
            </w:r>
          </w:p>
        </w:tc>
        <w:tc>
          <w:tcPr>
            <w:tcW w:w="737" w:type="dxa"/>
            <w:shd w:val="clear" w:color="auto" w:fill="auto"/>
            <w:vAlign w:val="bottom"/>
          </w:tcPr>
          <w:p w14:paraId="122A1828" w14:textId="77777777" w:rsidR="00F077FE" w:rsidRPr="003E3A17" w:rsidRDefault="00F077FE" w:rsidP="009A3260">
            <w:pPr>
              <w:keepNext/>
              <w:jc w:val="center"/>
              <w:rPr>
                <w:rFonts w:ascii="Calibri" w:hAnsi="Calibri"/>
                <w:sz w:val="18"/>
                <w:szCs w:val="18"/>
              </w:rPr>
            </w:pPr>
            <w:r>
              <w:rPr>
                <w:rFonts w:ascii="Calibri" w:hAnsi="Calibri"/>
                <w:sz w:val="18"/>
                <w:szCs w:val="18"/>
              </w:rPr>
              <w:t>Table</w:t>
            </w:r>
          </w:p>
        </w:tc>
        <w:tc>
          <w:tcPr>
            <w:tcW w:w="737" w:type="dxa"/>
            <w:shd w:val="clear" w:color="auto" w:fill="auto"/>
            <w:vAlign w:val="bottom"/>
          </w:tcPr>
          <w:p w14:paraId="122A1829" w14:textId="77777777" w:rsidR="00F077FE" w:rsidRPr="003E3A17" w:rsidRDefault="00F077FE" w:rsidP="009A3260">
            <w:pPr>
              <w:keepNext/>
              <w:jc w:val="center"/>
              <w:rPr>
                <w:rFonts w:ascii="Calibri" w:hAnsi="Calibri"/>
                <w:sz w:val="18"/>
                <w:szCs w:val="18"/>
              </w:rPr>
            </w:pPr>
            <w:r>
              <w:rPr>
                <w:rFonts w:ascii="Calibri" w:hAnsi="Calibri"/>
                <w:sz w:val="18"/>
                <w:szCs w:val="18"/>
              </w:rPr>
              <w:t>Cell</w:t>
            </w:r>
          </w:p>
        </w:tc>
        <w:tc>
          <w:tcPr>
            <w:tcW w:w="1013" w:type="dxa"/>
            <w:shd w:val="clear" w:color="auto" w:fill="auto"/>
            <w:vAlign w:val="bottom"/>
          </w:tcPr>
          <w:p w14:paraId="122A182A" w14:textId="77777777" w:rsidR="00F077FE" w:rsidRPr="003E3A17" w:rsidRDefault="00F077FE" w:rsidP="009A3260">
            <w:pPr>
              <w:keepNext/>
              <w:jc w:val="center"/>
              <w:rPr>
                <w:rFonts w:ascii="Calibri" w:hAnsi="Calibri"/>
                <w:sz w:val="18"/>
                <w:szCs w:val="18"/>
              </w:rPr>
            </w:pPr>
            <w:r w:rsidRPr="003E3A17">
              <w:rPr>
                <w:rFonts w:ascii="Calibri" w:hAnsi="Calibri"/>
                <w:sz w:val="18"/>
                <w:szCs w:val="18"/>
              </w:rPr>
              <w:t>R-value</w:t>
            </w:r>
          </w:p>
        </w:tc>
        <w:tc>
          <w:tcPr>
            <w:tcW w:w="921" w:type="dxa"/>
            <w:shd w:val="clear" w:color="auto" w:fill="auto"/>
            <w:vAlign w:val="bottom"/>
          </w:tcPr>
          <w:p w14:paraId="122A182B" w14:textId="77777777" w:rsidR="00F077FE" w:rsidRPr="003E3A17" w:rsidRDefault="00F077FE" w:rsidP="009A3260">
            <w:pPr>
              <w:keepNext/>
              <w:jc w:val="center"/>
              <w:rPr>
                <w:rFonts w:ascii="Calibri" w:hAnsi="Calibri"/>
                <w:sz w:val="18"/>
                <w:szCs w:val="18"/>
              </w:rPr>
            </w:pPr>
            <w:r w:rsidRPr="003E3A17">
              <w:rPr>
                <w:rFonts w:ascii="Calibri" w:hAnsi="Calibri"/>
                <w:sz w:val="18"/>
                <w:szCs w:val="18"/>
              </w:rPr>
              <w:t>U-factor</w:t>
            </w:r>
          </w:p>
        </w:tc>
        <w:tc>
          <w:tcPr>
            <w:tcW w:w="921" w:type="dxa"/>
            <w:shd w:val="clear" w:color="auto" w:fill="auto"/>
            <w:vAlign w:val="bottom"/>
          </w:tcPr>
          <w:p w14:paraId="122A182C" w14:textId="77777777" w:rsidR="00F077FE" w:rsidRPr="003E3A17" w:rsidRDefault="00F077FE" w:rsidP="009A3260">
            <w:pPr>
              <w:keepNext/>
              <w:jc w:val="center"/>
              <w:rPr>
                <w:rFonts w:ascii="Calibri" w:hAnsi="Calibri"/>
                <w:sz w:val="18"/>
                <w:szCs w:val="18"/>
              </w:rPr>
            </w:pPr>
            <w:r w:rsidRPr="003E3A17">
              <w:rPr>
                <w:rFonts w:ascii="Calibri" w:hAnsi="Calibri"/>
                <w:sz w:val="18"/>
                <w:szCs w:val="18"/>
              </w:rPr>
              <w:t>R-value</w:t>
            </w:r>
          </w:p>
        </w:tc>
        <w:tc>
          <w:tcPr>
            <w:tcW w:w="1095" w:type="dxa"/>
            <w:shd w:val="clear" w:color="auto" w:fill="auto"/>
            <w:vAlign w:val="bottom"/>
          </w:tcPr>
          <w:p w14:paraId="122A182D" w14:textId="77777777" w:rsidR="00F077FE" w:rsidRPr="003E3A17" w:rsidRDefault="00F077FE" w:rsidP="009A3260">
            <w:pPr>
              <w:keepNext/>
              <w:jc w:val="center"/>
              <w:rPr>
                <w:rFonts w:ascii="Calibri" w:hAnsi="Calibri"/>
                <w:sz w:val="18"/>
                <w:szCs w:val="18"/>
              </w:rPr>
            </w:pPr>
            <w:r w:rsidRPr="003E3A17">
              <w:rPr>
                <w:rFonts w:ascii="Calibri" w:hAnsi="Calibri"/>
                <w:sz w:val="18"/>
                <w:szCs w:val="18"/>
              </w:rPr>
              <w:t>U-factor</w:t>
            </w:r>
          </w:p>
        </w:tc>
      </w:tr>
      <w:tr w:rsidR="00F077FE" w:rsidRPr="003E3A17" w14:paraId="122A183E" w14:textId="77777777" w:rsidTr="00E902A9">
        <w:trPr>
          <w:trHeight w:val="432"/>
        </w:trPr>
        <w:tc>
          <w:tcPr>
            <w:tcW w:w="738" w:type="dxa"/>
            <w:shd w:val="clear" w:color="auto" w:fill="auto"/>
            <w:vAlign w:val="center"/>
          </w:tcPr>
          <w:p w14:paraId="122A182F" w14:textId="77777777" w:rsidR="00F077FE" w:rsidRPr="003E3A17" w:rsidRDefault="00F077FE" w:rsidP="00E902A9">
            <w:pPr>
              <w:keepNext/>
              <w:jc w:val="center"/>
              <w:rPr>
                <w:rFonts w:ascii="Calibri" w:hAnsi="Calibri"/>
                <w:sz w:val="18"/>
                <w:szCs w:val="18"/>
              </w:rPr>
            </w:pPr>
          </w:p>
        </w:tc>
        <w:tc>
          <w:tcPr>
            <w:tcW w:w="737" w:type="dxa"/>
            <w:shd w:val="clear" w:color="auto" w:fill="auto"/>
            <w:vAlign w:val="center"/>
          </w:tcPr>
          <w:p w14:paraId="122A1830" w14:textId="77777777" w:rsidR="00F077FE" w:rsidRPr="003E3A17" w:rsidRDefault="00F077FE" w:rsidP="00E902A9">
            <w:pPr>
              <w:keepNext/>
              <w:jc w:val="center"/>
              <w:rPr>
                <w:rFonts w:ascii="Calibri" w:hAnsi="Calibri"/>
                <w:sz w:val="18"/>
                <w:szCs w:val="18"/>
              </w:rPr>
            </w:pPr>
          </w:p>
        </w:tc>
        <w:tc>
          <w:tcPr>
            <w:tcW w:w="1597" w:type="dxa"/>
            <w:shd w:val="clear" w:color="auto" w:fill="auto"/>
            <w:vAlign w:val="center"/>
          </w:tcPr>
          <w:p w14:paraId="122A1831" w14:textId="77777777" w:rsidR="00F077FE" w:rsidRPr="003E3A17" w:rsidRDefault="00F077FE" w:rsidP="00E902A9">
            <w:pPr>
              <w:keepNext/>
              <w:jc w:val="center"/>
              <w:rPr>
                <w:rFonts w:ascii="Calibri" w:hAnsi="Calibri"/>
                <w:sz w:val="18"/>
                <w:szCs w:val="18"/>
              </w:rPr>
            </w:pPr>
          </w:p>
        </w:tc>
        <w:tc>
          <w:tcPr>
            <w:tcW w:w="1228" w:type="dxa"/>
            <w:shd w:val="clear" w:color="auto" w:fill="auto"/>
            <w:vAlign w:val="center"/>
          </w:tcPr>
          <w:p w14:paraId="122A1832" w14:textId="77777777" w:rsidR="00F077FE" w:rsidRPr="003E3A17" w:rsidRDefault="00F077FE" w:rsidP="00E902A9">
            <w:pPr>
              <w:keepNext/>
              <w:jc w:val="center"/>
              <w:rPr>
                <w:rFonts w:ascii="Calibri" w:hAnsi="Calibri"/>
                <w:sz w:val="18"/>
                <w:szCs w:val="18"/>
              </w:rPr>
            </w:pPr>
          </w:p>
        </w:tc>
        <w:tc>
          <w:tcPr>
            <w:tcW w:w="1208" w:type="dxa"/>
            <w:shd w:val="clear" w:color="auto" w:fill="auto"/>
            <w:vAlign w:val="center"/>
          </w:tcPr>
          <w:p w14:paraId="122A1833" w14:textId="77777777" w:rsidR="00F077FE" w:rsidRPr="003E3A17" w:rsidRDefault="00F077FE" w:rsidP="00E902A9">
            <w:pPr>
              <w:keepNext/>
              <w:jc w:val="center"/>
              <w:rPr>
                <w:rFonts w:ascii="Calibri" w:hAnsi="Calibri"/>
                <w:sz w:val="18"/>
                <w:szCs w:val="18"/>
              </w:rPr>
            </w:pPr>
          </w:p>
        </w:tc>
        <w:tc>
          <w:tcPr>
            <w:tcW w:w="921" w:type="dxa"/>
            <w:shd w:val="clear" w:color="auto" w:fill="auto"/>
            <w:vAlign w:val="center"/>
          </w:tcPr>
          <w:p w14:paraId="122A1834" w14:textId="77777777" w:rsidR="00F077FE" w:rsidRPr="003E3A17" w:rsidRDefault="00F077FE" w:rsidP="00E902A9">
            <w:pPr>
              <w:keepNext/>
              <w:jc w:val="center"/>
              <w:rPr>
                <w:rFonts w:ascii="Calibri" w:hAnsi="Calibri"/>
                <w:sz w:val="18"/>
                <w:szCs w:val="18"/>
              </w:rPr>
            </w:pPr>
          </w:p>
        </w:tc>
        <w:tc>
          <w:tcPr>
            <w:tcW w:w="921" w:type="dxa"/>
            <w:shd w:val="clear" w:color="auto" w:fill="auto"/>
            <w:vAlign w:val="center"/>
          </w:tcPr>
          <w:p w14:paraId="122A1835" w14:textId="77777777" w:rsidR="00F077FE" w:rsidRPr="003E3A17" w:rsidRDefault="00F077FE" w:rsidP="00E902A9">
            <w:pPr>
              <w:keepNext/>
              <w:jc w:val="center"/>
              <w:rPr>
                <w:rFonts w:ascii="Calibri" w:hAnsi="Calibri"/>
                <w:sz w:val="18"/>
                <w:szCs w:val="18"/>
              </w:rPr>
            </w:pPr>
          </w:p>
        </w:tc>
        <w:tc>
          <w:tcPr>
            <w:tcW w:w="921" w:type="dxa"/>
            <w:shd w:val="clear" w:color="auto" w:fill="auto"/>
            <w:vAlign w:val="center"/>
          </w:tcPr>
          <w:p w14:paraId="122A1836" w14:textId="77777777" w:rsidR="00F077FE" w:rsidRPr="003E3A17" w:rsidRDefault="00F077FE" w:rsidP="00E902A9">
            <w:pPr>
              <w:keepNext/>
              <w:jc w:val="center"/>
              <w:rPr>
                <w:rFonts w:ascii="Calibri" w:hAnsi="Calibri"/>
                <w:sz w:val="18"/>
                <w:szCs w:val="18"/>
              </w:rPr>
            </w:pPr>
          </w:p>
        </w:tc>
        <w:tc>
          <w:tcPr>
            <w:tcW w:w="921" w:type="dxa"/>
            <w:shd w:val="clear" w:color="auto" w:fill="auto"/>
            <w:vAlign w:val="center"/>
          </w:tcPr>
          <w:p w14:paraId="122A1837" w14:textId="77777777" w:rsidR="00F077FE" w:rsidRPr="003E3A17" w:rsidRDefault="00F077FE" w:rsidP="00E902A9">
            <w:pPr>
              <w:keepNext/>
              <w:jc w:val="center"/>
              <w:rPr>
                <w:rFonts w:ascii="Calibri" w:hAnsi="Calibri"/>
                <w:sz w:val="18"/>
                <w:szCs w:val="18"/>
              </w:rPr>
            </w:pPr>
          </w:p>
        </w:tc>
        <w:tc>
          <w:tcPr>
            <w:tcW w:w="737" w:type="dxa"/>
            <w:shd w:val="clear" w:color="auto" w:fill="auto"/>
            <w:vAlign w:val="center"/>
          </w:tcPr>
          <w:p w14:paraId="122A1838" w14:textId="77777777" w:rsidR="00F077FE" w:rsidRPr="003E3A17" w:rsidRDefault="00F077FE" w:rsidP="00E902A9">
            <w:pPr>
              <w:keepNext/>
              <w:jc w:val="center"/>
              <w:rPr>
                <w:rFonts w:ascii="Calibri" w:hAnsi="Calibri"/>
                <w:sz w:val="18"/>
                <w:szCs w:val="18"/>
              </w:rPr>
            </w:pPr>
          </w:p>
        </w:tc>
        <w:tc>
          <w:tcPr>
            <w:tcW w:w="737" w:type="dxa"/>
            <w:shd w:val="clear" w:color="auto" w:fill="auto"/>
            <w:vAlign w:val="center"/>
          </w:tcPr>
          <w:p w14:paraId="122A1839" w14:textId="77777777" w:rsidR="00F077FE" w:rsidRPr="003E3A17" w:rsidRDefault="00F077FE" w:rsidP="00E902A9">
            <w:pPr>
              <w:keepNext/>
              <w:jc w:val="center"/>
              <w:rPr>
                <w:rFonts w:ascii="Calibri" w:hAnsi="Calibri"/>
                <w:sz w:val="18"/>
                <w:szCs w:val="18"/>
              </w:rPr>
            </w:pPr>
          </w:p>
        </w:tc>
        <w:tc>
          <w:tcPr>
            <w:tcW w:w="1013" w:type="dxa"/>
            <w:shd w:val="clear" w:color="auto" w:fill="auto"/>
            <w:vAlign w:val="center"/>
          </w:tcPr>
          <w:p w14:paraId="122A183A" w14:textId="77777777" w:rsidR="00F077FE" w:rsidRPr="003E3A17" w:rsidRDefault="00F077FE" w:rsidP="00E902A9">
            <w:pPr>
              <w:keepNext/>
              <w:jc w:val="center"/>
              <w:rPr>
                <w:rFonts w:ascii="Calibri" w:hAnsi="Calibri"/>
                <w:sz w:val="18"/>
                <w:szCs w:val="18"/>
              </w:rPr>
            </w:pPr>
          </w:p>
        </w:tc>
        <w:tc>
          <w:tcPr>
            <w:tcW w:w="921" w:type="dxa"/>
            <w:shd w:val="clear" w:color="auto" w:fill="auto"/>
            <w:vAlign w:val="center"/>
          </w:tcPr>
          <w:p w14:paraId="122A183B" w14:textId="77777777" w:rsidR="00F077FE" w:rsidRPr="003E3A17" w:rsidRDefault="00F077FE" w:rsidP="00E902A9">
            <w:pPr>
              <w:keepNext/>
              <w:jc w:val="center"/>
              <w:rPr>
                <w:rFonts w:ascii="Calibri" w:hAnsi="Calibri"/>
                <w:sz w:val="18"/>
                <w:szCs w:val="18"/>
              </w:rPr>
            </w:pPr>
          </w:p>
        </w:tc>
        <w:tc>
          <w:tcPr>
            <w:tcW w:w="921" w:type="dxa"/>
            <w:shd w:val="clear" w:color="auto" w:fill="auto"/>
            <w:vAlign w:val="center"/>
          </w:tcPr>
          <w:p w14:paraId="122A183C" w14:textId="77777777" w:rsidR="00F077FE" w:rsidRPr="003E3A17" w:rsidRDefault="00F077FE" w:rsidP="00E902A9">
            <w:pPr>
              <w:keepNext/>
              <w:jc w:val="center"/>
              <w:rPr>
                <w:rFonts w:ascii="Calibri" w:hAnsi="Calibri"/>
                <w:sz w:val="18"/>
                <w:szCs w:val="18"/>
              </w:rPr>
            </w:pPr>
          </w:p>
        </w:tc>
        <w:tc>
          <w:tcPr>
            <w:tcW w:w="1095" w:type="dxa"/>
            <w:shd w:val="clear" w:color="auto" w:fill="auto"/>
            <w:vAlign w:val="center"/>
          </w:tcPr>
          <w:p w14:paraId="122A183D" w14:textId="77777777" w:rsidR="00F077FE" w:rsidRPr="003E3A17" w:rsidRDefault="00F077FE" w:rsidP="00E902A9">
            <w:pPr>
              <w:keepNext/>
              <w:jc w:val="center"/>
              <w:rPr>
                <w:rFonts w:ascii="Calibri" w:hAnsi="Calibri"/>
                <w:sz w:val="18"/>
                <w:szCs w:val="18"/>
              </w:rPr>
            </w:pPr>
          </w:p>
        </w:tc>
      </w:tr>
      <w:tr w:rsidR="000E6E0A" w:rsidRPr="003E3A17" w14:paraId="122A184E" w14:textId="77777777" w:rsidTr="00E902A9">
        <w:trPr>
          <w:trHeight w:val="432"/>
        </w:trPr>
        <w:tc>
          <w:tcPr>
            <w:tcW w:w="738" w:type="dxa"/>
            <w:shd w:val="clear" w:color="auto" w:fill="auto"/>
            <w:vAlign w:val="center"/>
          </w:tcPr>
          <w:p w14:paraId="122A183F" w14:textId="77777777" w:rsidR="000E6E0A" w:rsidRPr="003E3A17" w:rsidRDefault="000E6E0A" w:rsidP="00E902A9">
            <w:pPr>
              <w:keepNext/>
              <w:jc w:val="center"/>
              <w:rPr>
                <w:rFonts w:ascii="Calibri" w:hAnsi="Calibri"/>
                <w:sz w:val="18"/>
                <w:szCs w:val="18"/>
              </w:rPr>
            </w:pPr>
          </w:p>
        </w:tc>
        <w:tc>
          <w:tcPr>
            <w:tcW w:w="737" w:type="dxa"/>
            <w:shd w:val="clear" w:color="auto" w:fill="auto"/>
            <w:vAlign w:val="center"/>
          </w:tcPr>
          <w:p w14:paraId="122A1840" w14:textId="77777777" w:rsidR="000E6E0A" w:rsidRPr="003E3A17" w:rsidRDefault="000E6E0A" w:rsidP="00E902A9">
            <w:pPr>
              <w:keepNext/>
              <w:jc w:val="center"/>
              <w:rPr>
                <w:rFonts w:ascii="Calibri" w:hAnsi="Calibri"/>
                <w:sz w:val="18"/>
                <w:szCs w:val="18"/>
              </w:rPr>
            </w:pPr>
          </w:p>
        </w:tc>
        <w:tc>
          <w:tcPr>
            <w:tcW w:w="1597" w:type="dxa"/>
            <w:shd w:val="clear" w:color="auto" w:fill="auto"/>
            <w:vAlign w:val="center"/>
          </w:tcPr>
          <w:p w14:paraId="122A1841" w14:textId="77777777" w:rsidR="000E6E0A" w:rsidRPr="003E3A17" w:rsidRDefault="000E6E0A" w:rsidP="00E902A9">
            <w:pPr>
              <w:keepNext/>
              <w:jc w:val="center"/>
              <w:rPr>
                <w:rFonts w:ascii="Calibri" w:hAnsi="Calibri"/>
                <w:sz w:val="18"/>
                <w:szCs w:val="18"/>
              </w:rPr>
            </w:pPr>
          </w:p>
        </w:tc>
        <w:tc>
          <w:tcPr>
            <w:tcW w:w="1228" w:type="dxa"/>
            <w:shd w:val="clear" w:color="auto" w:fill="auto"/>
            <w:vAlign w:val="center"/>
          </w:tcPr>
          <w:p w14:paraId="122A1842" w14:textId="77777777" w:rsidR="000E6E0A" w:rsidRPr="003E3A17" w:rsidRDefault="000E6E0A" w:rsidP="00E902A9">
            <w:pPr>
              <w:keepNext/>
              <w:jc w:val="center"/>
              <w:rPr>
                <w:rFonts w:ascii="Calibri" w:hAnsi="Calibri"/>
                <w:sz w:val="18"/>
                <w:szCs w:val="18"/>
              </w:rPr>
            </w:pPr>
          </w:p>
        </w:tc>
        <w:tc>
          <w:tcPr>
            <w:tcW w:w="1208" w:type="dxa"/>
            <w:shd w:val="clear" w:color="auto" w:fill="auto"/>
            <w:vAlign w:val="center"/>
          </w:tcPr>
          <w:p w14:paraId="122A1843" w14:textId="77777777" w:rsidR="000E6E0A" w:rsidRPr="003E3A17" w:rsidRDefault="000E6E0A" w:rsidP="00E902A9">
            <w:pPr>
              <w:keepNext/>
              <w:jc w:val="center"/>
              <w:rPr>
                <w:rFonts w:ascii="Calibri" w:hAnsi="Calibri"/>
                <w:sz w:val="18"/>
                <w:szCs w:val="18"/>
              </w:rPr>
            </w:pPr>
          </w:p>
        </w:tc>
        <w:tc>
          <w:tcPr>
            <w:tcW w:w="921" w:type="dxa"/>
            <w:shd w:val="clear" w:color="auto" w:fill="auto"/>
            <w:vAlign w:val="center"/>
          </w:tcPr>
          <w:p w14:paraId="122A1844" w14:textId="77777777" w:rsidR="000E6E0A" w:rsidRPr="003E3A17" w:rsidRDefault="000E6E0A" w:rsidP="00E902A9">
            <w:pPr>
              <w:keepNext/>
              <w:jc w:val="center"/>
              <w:rPr>
                <w:rFonts w:ascii="Calibri" w:hAnsi="Calibri"/>
                <w:sz w:val="18"/>
                <w:szCs w:val="18"/>
              </w:rPr>
            </w:pPr>
          </w:p>
        </w:tc>
        <w:tc>
          <w:tcPr>
            <w:tcW w:w="921" w:type="dxa"/>
            <w:shd w:val="clear" w:color="auto" w:fill="auto"/>
            <w:vAlign w:val="center"/>
          </w:tcPr>
          <w:p w14:paraId="122A1845" w14:textId="77777777" w:rsidR="000E6E0A" w:rsidRPr="003E3A17" w:rsidRDefault="000E6E0A" w:rsidP="00E902A9">
            <w:pPr>
              <w:keepNext/>
              <w:jc w:val="center"/>
              <w:rPr>
                <w:rFonts w:ascii="Calibri" w:hAnsi="Calibri"/>
                <w:sz w:val="18"/>
                <w:szCs w:val="18"/>
              </w:rPr>
            </w:pPr>
          </w:p>
        </w:tc>
        <w:tc>
          <w:tcPr>
            <w:tcW w:w="921" w:type="dxa"/>
            <w:shd w:val="clear" w:color="auto" w:fill="auto"/>
            <w:vAlign w:val="center"/>
          </w:tcPr>
          <w:p w14:paraId="122A1846" w14:textId="77777777" w:rsidR="000E6E0A" w:rsidRPr="003E3A17" w:rsidRDefault="000E6E0A" w:rsidP="00E902A9">
            <w:pPr>
              <w:keepNext/>
              <w:jc w:val="center"/>
              <w:rPr>
                <w:rFonts w:ascii="Calibri" w:hAnsi="Calibri"/>
                <w:sz w:val="18"/>
                <w:szCs w:val="18"/>
              </w:rPr>
            </w:pPr>
          </w:p>
        </w:tc>
        <w:tc>
          <w:tcPr>
            <w:tcW w:w="921" w:type="dxa"/>
            <w:shd w:val="clear" w:color="auto" w:fill="auto"/>
            <w:vAlign w:val="center"/>
          </w:tcPr>
          <w:p w14:paraId="122A1847" w14:textId="77777777" w:rsidR="000E6E0A" w:rsidRPr="003E3A17" w:rsidRDefault="000E6E0A" w:rsidP="00E902A9">
            <w:pPr>
              <w:keepNext/>
              <w:jc w:val="center"/>
              <w:rPr>
                <w:rFonts w:ascii="Calibri" w:hAnsi="Calibri"/>
                <w:sz w:val="18"/>
                <w:szCs w:val="18"/>
              </w:rPr>
            </w:pPr>
          </w:p>
        </w:tc>
        <w:tc>
          <w:tcPr>
            <w:tcW w:w="737" w:type="dxa"/>
            <w:shd w:val="clear" w:color="auto" w:fill="auto"/>
            <w:vAlign w:val="center"/>
          </w:tcPr>
          <w:p w14:paraId="122A1848" w14:textId="77777777" w:rsidR="000E6E0A" w:rsidRPr="003E3A17" w:rsidRDefault="000E6E0A" w:rsidP="00E902A9">
            <w:pPr>
              <w:keepNext/>
              <w:jc w:val="center"/>
              <w:rPr>
                <w:rFonts w:ascii="Calibri" w:hAnsi="Calibri"/>
                <w:sz w:val="18"/>
                <w:szCs w:val="18"/>
              </w:rPr>
            </w:pPr>
          </w:p>
        </w:tc>
        <w:tc>
          <w:tcPr>
            <w:tcW w:w="737" w:type="dxa"/>
            <w:shd w:val="clear" w:color="auto" w:fill="auto"/>
            <w:vAlign w:val="center"/>
          </w:tcPr>
          <w:p w14:paraId="122A1849" w14:textId="77777777" w:rsidR="000E6E0A" w:rsidRPr="003E3A17" w:rsidRDefault="000E6E0A" w:rsidP="00E902A9">
            <w:pPr>
              <w:keepNext/>
              <w:jc w:val="center"/>
              <w:rPr>
                <w:rFonts w:ascii="Calibri" w:hAnsi="Calibri"/>
                <w:sz w:val="18"/>
                <w:szCs w:val="18"/>
              </w:rPr>
            </w:pPr>
          </w:p>
        </w:tc>
        <w:tc>
          <w:tcPr>
            <w:tcW w:w="1013" w:type="dxa"/>
            <w:shd w:val="clear" w:color="auto" w:fill="auto"/>
            <w:vAlign w:val="center"/>
          </w:tcPr>
          <w:p w14:paraId="122A184A" w14:textId="77777777" w:rsidR="000E6E0A" w:rsidRPr="003E3A17" w:rsidRDefault="000E6E0A" w:rsidP="00E902A9">
            <w:pPr>
              <w:keepNext/>
              <w:jc w:val="center"/>
              <w:rPr>
                <w:rFonts w:ascii="Calibri" w:hAnsi="Calibri"/>
                <w:sz w:val="18"/>
                <w:szCs w:val="18"/>
              </w:rPr>
            </w:pPr>
          </w:p>
        </w:tc>
        <w:tc>
          <w:tcPr>
            <w:tcW w:w="921" w:type="dxa"/>
            <w:shd w:val="clear" w:color="auto" w:fill="auto"/>
            <w:vAlign w:val="center"/>
          </w:tcPr>
          <w:p w14:paraId="122A184B" w14:textId="77777777" w:rsidR="000E6E0A" w:rsidRPr="003E3A17" w:rsidRDefault="000E6E0A" w:rsidP="00E902A9">
            <w:pPr>
              <w:keepNext/>
              <w:jc w:val="center"/>
              <w:rPr>
                <w:rFonts w:ascii="Calibri" w:hAnsi="Calibri"/>
                <w:sz w:val="18"/>
                <w:szCs w:val="18"/>
              </w:rPr>
            </w:pPr>
          </w:p>
        </w:tc>
        <w:tc>
          <w:tcPr>
            <w:tcW w:w="921" w:type="dxa"/>
            <w:shd w:val="clear" w:color="auto" w:fill="auto"/>
            <w:vAlign w:val="center"/>
          </w:tcPr>
          <w:p w14:paraId="122A184C" w14:textId="77777777" w:rsidR="000E6E0A" w:rsidRPr="003E3A17" w:rsidRDefault="000E6E0A" w:rsidP="00E902A9">
            <w:pPr>
              <w:keepNext/>
              <w:jc w:val="center"/>
              <w:rPr>
                <w:rFonts w:ascii="Calibri" w:hAnsi="Calibri"/>
                <w:sz w:val="18"/>
                <w:szCs w:val="18"/>
              </w:rPr>
            </w:pPr>
          </w:p>
        </w:tc>
        <w:tc>
          <w:tcPr>
            <w:tcW w:w="1095" w:type="dxa"/>
            <w:shd w:val="clear" w:color="auto" w:fill="auto"/>
            <w:vAlign w:val="center"/>
          </w:tcPr>
          <w:p w14:paraId="122A184D" w14:textId="77777777" w:rsidR="000E6E0A" w:rsidRPr="003E3A17" w:rsidRDefault="000E6E0A" w:rsidP="00E902A9">
            <w:pPr>
              <w:keepNext/>
              <w:jc w:val="center"/>
              <w:rPr>
                <w:rFonts w:ascii="Calibri" w:hAnsi="Calibri"/>
                <w:sz w:val="18"/>
                <w:szCs w:val="18"/>
              </w:rPr>
            </w:pPr>
          </w:p>
        </w:tc>
      </w:tr>
      <w:tr w:rsidR="00E902A9" w:rsidRPr="003E3A17" w14:paraId="122A185E" w14:textId="77777777" w:rsidTr="00E902A9">
        <w:trPr>
          <w:trHeight w:val="432"/>
        </w:trPr>
        <w:tc>
          <w:tcPr>
            <w:tcW w:w="738" w:type="dxa"/>
            <w:shd w:val="clear" w:color="auto" w:fill="auto"/>
            <w:vAlign w:val="center"/>
          </w:tcPr>
          <w:p w14:paraId="122A184F" w14:textId="77777777" w:rsidR="00E902A9" w:rsidRPr="003E3A17" w:rsidRDefault="00E902A9" w:rsidP="00E902A9">
            <w:pPr>
              <w:keepNext/>
              <w:jc w:val="center"/>
              <w:rPr>
                <w:rFonts w:ascii="Calibri" w:hAnsi="Calibri"/>
                <w:sz w:val="18"/>
                <w:szCs w:val="18"/>
              </w:rPr>
            </w:pPr>
          </w:p>
        </w:tc>
        <w:tc>
          <w:tcPr>
            <w:tcW w:w="737" w:type="dxa"/>
            <w:shd w:val="clear" w:color="auto" w:fill="auto"/>
            <w:vAlign w:val="center"/>
          </w:tcPr>
          <w:p w14:paraId="122A1850" w14:textId="77777777" w:rsidR="00E902A9" w:rsidRPr="003E3A17" w:rsidRDefault="00E902A9" w:rsidP="00E902A9">
            <w:pPr>
              <w:keepNext/>
              <w:jc w:val="center"/>
              <w:rPr>
                <w:rFonts w:ascii="Calibri" w:hAnsi="Calibri"/>
                <w:sz w:val="18"/>
                <w:szCs w:val="18"/>
              </w:rPr>
            </w:pPr>
          </w:p>
        </w:tc>
        <w:tc>
          <w:tcPr>
            <w:tcW w:w="1597" w:type="dxa"/>
            <w:shd w:val="clear" w:color="auto" w:fill="auto"/>
            <w:vAlign w:val="center"/>
          </w:tcPr>
          <w:p w14:paraId="122A1851" w14:textId="77777777" w:rsidR="00E902A9" w:rsidRPr="003E3A17" w:rsidRDefault="00E902A9" w:rsidP="00E902A9">
            <w:pPr>
              <w:keepNext/>
              <w:jc w:val="center"/>
              <w:rPr>
                <w:rFonts w:ascii="Calibri" w:hAnsi="Calibri"/>
                <w:sz w:val="18"/>
                <w:szCs w:val="18"/>
              </w:rPr>
            </w:pPr>
          </w:p>
        </w:tc>
        <w:tc>
          <w:tcPr>
            <w:tcW w:w="1228" w:type="dxa"/>
            <w:shd w:val="clear" w:color="auto" w:fill="auto"/>
            <w:vAlign w:val="center"/>
          </w:tcPr>
          <w:p w14:paraId="122A1852" w14:textId="77777777" w:rsidR="00E902A9" w:rsidRPr="003E3A17" w:rsidRDefault="00E902A9" w:rsidP="00E902A9">
            <w:pPr>
              <w:keepNext/>
              <w:jc w:val="center"/>
              <w:rPr>
                <w:rFonts w:ascii="Calibri" w:hAnsi="Calibri"/>
                <w:sz w:val="18"/>
                <w:szCs w:val="18"/>
              </w:rPr>
            </w:pPr>
          </w:p>
        </w:tc>
        <w:tc>
          <w:tcPr>
            <w:tcW w:w="1208" w:type="dxa"/>
            <w:shd w:val="clear" w:color="auto" w:fill="auto"/>
            <w:vAlign w:val="center"/>
          </w:tcPr>
          <w:p w14:paraId="122A1853" w14:textId="77777777" w:rsidR="00E902A9" w:rsidRPr="003E3A17" w:rsidRDefault="00E902A9" w:rsidP="00E902A9">
            <w:pPr>
              <w:keepNext/>
              <w:jc w:val="center"/>
              <w:rPr>
                <w:rFonts w:ascii="Calibri" w:hAnsi="Calibri"/>
                <w:sz w:val="18"/>
                <w:szCs w:val="18"/>
              </w:rPr>
            </w:pPr>
          </w:p>
        </w:tc>
        <w:tc>
          <w:tcPr>
            <w:tcW w:w="921" w:type="dxa"/>
            <w:shd w:val="clear" w:color="auto" w:fill="auto"/>
            <w:vAlign w:val="center"/>
          </w:tcPr>
          <w:p w14:paraId="122A1854" w14:textId="77777777" w:rsidR="00E902A9" w:rsidRPr="003E3A17" w:rsidRDefault="00E902A9" w:rsidP="00E902A9">
            <w:pPr>
              <w:keepNext/>
              <w:jc w:val="center"/>
              <w:rPr>
                <w:rFonts w:ascii="Calibri" w:hAnsi="Calibri"/>
                <w:sz w:val="18"/>
                <w:szCs w:val="18"/>
              </w:rPr>
            </w:pPr>
          </w:p>
        </w:tc>
        <w:tc>
          <w:tcPr>
            <w:tcW w:w="921" w:type="dxa"/>
            <w:shd w:val="clear" w:color="auto" w:fill="auto"/>
            <w:vAlign w:val="center"/>
          </w:tcPr>
          <w:p w14:paraId="122A1855" w14:textId="77777777" w:rsidR="00E902A9" w:rsidRPr="003E3A17" w:rsidRDefault="00E902A9" w:rsidP="00E902A9">
            <w:pPr>
              <w:keepNext/>
              <w:jc w:val="center"/>
              <w:rPr>
                <w:rFonts w:ascii="Calibri" w:hAnsi="Calibri"/>
                <w:sz w:val="18"/>
                <w:szCs w:val="18"/>
              </w:rPr>
            </w:pPr>
          </w:p>
        </w:tc>
        <w:tc>
          <w:tcPr>
            <w:tcW w:w="921" w:type="dxa"/>
            <w:shd w:val="clear" w:color="auto" w:fill="auto"/>
            <w:vAlign w:val="center"/>
          </w:tcPr>
          <w:p w14:paraId="122A1856" w14:textId="77777777" w:rsidR="00E902A9" w:rsidRPr="003E3A17" w:rsidRDefault="00E902A9" w:rsidP="00E902A9">
            <w:pPr>
              <w:keepNext/>
              <w:jc w:val="center"/>
              <w:rPr>
                <w:rFonts w:ascii="Calibri" w:hAnsi="Calibri"/>
                <w:sz w:val="18"/>
                <w:szCs w:val="18"/>
              </w:rPr>
            </w:pPr>
          </w:p>
        </w:tc>
        <w:tc>
          <w:tcPr>
            <w:tcW w:w="921" w:type="dxa"/>
            <w:shd w:val="clear" w:color="auto" w:fill="auto"/>
            <w:vAlign w:val="center"/>
          </w:tcPr>
          <w:p w14:paraId="122A1857" w14:textId="77777777" w:rsidR="00E902A9" w:rsidRPr="003E3A17" w:rsidRDefault="00E902A9" w:rsidP="00E902A9">
            <w:pPr>
              <w:keepNext/>
              <w:jc w:val="center"/>
              <w:rPr>
                <w:rFonts w:ascii="Calibri" w:hAnsi="Calibri"/>
                <w:sz w:val="18"/>
                <w:szCs w:val="18"/>
              </w:rPr>
            </w:pPr>
          </w:p>
        </w:tc>
        <w:tc>
          <w:tcPr>
            <w:tcW w:w="737" w:type="dxa"/>
            <w:shd w:val="clear" w:color="auto" w:fill="auto"/>
            <w:vAlign w:val="center"/>
          </w:tcPr>
          <w:p w14:paraId="122A1858" w14:textId="77777777" w:rsidR="00E902A9" w:rsidRPr="003E3A17" w:rsidRDefault="00E902A9" w:rsidP="00E902A9">
            <w:pPr>
              <w:keepNext/>
              <w:jc w:val="center"/>
              <w:rPr>
                <w:rFonts w:ascii="Calibri" w:hAnsi="Calibri"/>
                <w:sz w:val="18"/>
                <w:szCs w:val="18"/>
              </w:rPr>
            </w:pPr>
          </w:p>
        </w:tc>
        <w:tc>
          <w:tcPr>
            <w:tcW w:w="737" w:type="dxa"/>
            <w:shd w:val="clear" w:color="auto" w:fill="auto"/>
            <w:vAlign w:val="center"/>
          </w:tcPr>
          <w:p w14:paraId="122A1859" w14:textId="77777777" w:rsidR="00E902A9" w:rsidRPr="003E3A17" w:rsidRDefault="00E902A9" w:rsidP="00E902A9">
            <w:pPr>
              <w:keepNext/>
              <w:jc w:val="center"/>
              <w:rPr>
                <w:rFonts w:ascii="Calibri" w:hAnsi="Calibri"/>
                <w:sz w:val="18"/>
                <w:szCs w:val="18"/>
              </w:rPr>
            </w:pPr>
          </w:p>
        </w:tc>
        <w:tc>
          <w:tcPr>
            <w:tcW w:w="1013" w:type="dxa"/>
            <w:shd w:val="clear" w:color="auto" w:fill="auto"/>
            <w:vAlign w:val="center"/>
          </w:tcPr>
          <w:p w14:paraId="122A185A" w14:textId="77777777" w:rsidR="00E902A9" w:rsidRPr="003E3A17" w:rsidRDefault="00E902A9" w:rsidP="00E902A9">
            <w:pPr>
              <w:keepNext/>
              <w:jc w:val="center"/>
              <w:rPr>
                <w:rFonts w:ascii="Calibri" w:hAnsi="Calibri"/>
                <w:sz w:val="18"/>
                <w:szCs w:val="18"/>
              </w:rPr>
            </w:pPr>
          </w:p>
        </w:tc>
        <w:tc>
          <w:tcPr>
            <w:tcW w:w="921" w:type="dxa"/>
            <w:shd w:val="clear" w:color="auto" w:fill="auto"/>
            <w:vAlign w:val="center"/>
          </w:tcPr>
          <w:p w14:paraId="122A185B" w14:textId="77777777" w:rsidR="00E902A9" w:rsidRPr="003E3A17" w:rsidRDefault="00E902A9" w:rsidP="00E902A9">
            <w:pPr>
              <w:keepNext/>
              <w:jc w:val="center"/>
              <w:rPr>
                <w:rFonts w:ascii="Calibri" w:hAnsi="Calibri"/>
                <w:sz w:val="18"/>
                <w:szCs w:val="18"/>
              </w:rPr>
            </w:pPr>
          </w:p>
        </w:tc>
        <w:tc>
          <w:tcPr>
            <w:tcW w:w="921" w:type="dxa"/>
            <w:shd w:val="clear" w:color="auto" w:fill="auto"/>
            <w:vAlign w:val="center"/>
          </w:tcPr>
          <w:p w14:paraId="122A185C" w14:textId="77777777" w:rsidR="00E902A9" w:rsidRPr="003E3A17" w:rsidRDefault="00E902A9" w:rsidP="00E902A9">
            <w:pPr>
              <w:keepNext/>
              <w:jc w:val="center"/>
              <w:rPr>
                <w:rFonts w:ascii="Calibri" w:hAnsi="Calibri"/>
                <w:sz w:val="18"/>
                <w:szCs w:val="18"/>
              </w:rPr>
            </w:pPr>
          </w:p>
        </w:tc>
        <w:tc>
          <w:tcPr>
            <w:tcW w:w="1095" w:type="dxa"/>
            <w:shd w:val="clear" w:color="auto" w:fill="auto"/>
            <w:vAlign w:val="center"/>
          </w:tcPr>
          <w:p w14:paraId="122A185D" w14:textId="77777777" w:rsidR="00E902A9" w:rsidRPr="003E3A17" w:rsidRDefault="00E902A9" w:rsidP="00E902A9">
            <w:pPr>
              <w:keepNext/>
              <w:jc w:val="center"/>
              <w:rPr>
                <w:rFonts w:ascii="Calibri" w:hAnsi="Calibri"/>
                <w:sz w:val="18"/>
                <w:szCs w:val="18"/>
              </w:rPr>
            </w:pPr>
          </w:p>
        </w:tc>
      </w:tr>
      <w:tr w:rsidR="00C43BFA" w:rsidRPr="003E3A17" w14:paraId="122A186E" w14:textId="77777777" w:rsidTr="00E902A9">
        <w:trPr>
          <w:trHeight w:val="432"/>
        </w:trPr>
        <w:tc>
          <w:tcPr>
            <w:tcW w:w="738" w:type="dxa"/>
            <w:shd w:val="clear" w:color="auto" w:fill="auto"/>
            <w:vAlign w:val="center"/>
          </w:tcPr>
          <w:p w14:paraId="122A185F" w14:textId="77777777" w:rsidR="00C43BFA" w:rsidRPr="003E3A17" w:rsidRDefault="00C43BFA" w:rsidP="00E902A9">
            <w:pPr>
              <w:keepNext/>
              <w:jc w:val="center"/>
              <w:rPr>
                <w:rFonts w:ascii="Calibri" w:hAnsi="Calibri"/>
                <w:sz w:val="18"/>
                <w:szCs w:val="18"/>
              </w:rPr>
            </w:pPr>
          </w:p>
        </w:tc>
        <w:tc>
          <w:tcPr>
            <w:tcW w:w="737" w:type="dxa"/>
            <w:shd w:val="clear" w:color="auto" w:fill="auto"/>
            <w:vAlign w:val="center"/>
          </w:tcPr>
          <w:p w14:paraId="122A1860" w14:textId="77777777" w:rsidR="00C43BFA" w:rsidRPr="003E3A17" w:rsidRDefault="00C43BFA" w:rsidP="00E902A9">
            <w:pPr>
              <w:keepNext/>
              <w:jc w:val="center"/>
              <w:rPr>
                <w:rFonts w:ascii="Calibri" w:hAnsi="Calibri"/>
                <w:sz w:val="18"/>
                <w:szCs w:val="18"/>
              </w:rPr>
            </w:pPr>
          </w:p>
        </w:tc>
        <w:tc>
          <w:tcPr>
            <w:tcW w:w="1597" w:type="dxa"/>
            <w:shd w:val="clear" w:color="auto" w:fill="auto"/>
            <w:vAlign w:val="center"/>
          </w:tcPr>
          <w:p w14:paraId="122A1861" w14:textId="77777777" w:rsidR="00C43BFA" w:rsidRPr="003E3A17" w:rsidRDefault="00C43BFA" w:rsidP="00E902A9">
            <w:pPr>
              <w:keepNext/>
              <w:jc w:val="center"/>
              <w:rPr>
                <w:rFonts w:ascii="Calibri" w:hAnsi="Calibri"/>
                <w:sz w:val="18"/>
                <w:szCs w:val="18"/>
              </w:rPr>
            </w:pPr>
          </w:p>
        </w:tc>
        <w:tc>
          <w:tcPr>
            <w:tcW w:w="1228" w:type="dxa"/>
            <w:shd w:val="clear" w:color="auto" w:fill="auto"/>
            <w:vAlign w:val="center"/>
          </w:tcPr>
          <w:p w14:paraId="122A1862" w14:textId="77777777" w:rsidR="00C43BFA" w:rsidRPr="003E3A17" w:rsidRDefault="00C43BFA" w:rsidP="00E902A9">
            <w:pPr>
              <w:keepNext/>
              <w:jc w:val="center"/>
              <w:rPr>
                <w:rFonts w:ascii="Calibri" w:hAnsi="Calibri"/>
                <w:sz w:val="18"/>
                <w:szCs w:val="18"/>
              </w:rPr>
            </w:pPr>
          </w:p>
        </w:tc>
        <w:tc>
          <w:tcPr>
            <w:tcW w:w="1208" w:type="dxa"/>
            <w:shd w:val="clear" w:color="auto" w:fill="auto"/>
            <w:vAlign w:val="center"/>
          </w:tcPr>
          <w:p w14:paraId="122A1863" w14:textId="77777777" w:rsidR="00C43BFA" w:rsidRPr="003E3A17" w:rsidRDefault="00C43BFA" w:rsidP="00E902A9">
            <w:pPr>
              <w:keepNext/>
              <w:jc w:val="center"/>
              <w:rPr>
                <w:rFonts w:ascii="Calibri" w:hAnsi="Calibri"/>
                <w:sz w:val="18"/>
                <w:szCs w:val="18"/>
              </w:rPr>
            </w:pPr>
          </w:p>
        </w:tc>
        <w:tc>
          <w:tcPr>
            <w:tcW w:w="921" w:type="dxa"/>
            <w:shd w:val="clear" w:color="auto" w:fill="auto"/>
            <w:vAlign w:val="center"/>
          </w:tcPr>
          <w:p w14:paraId="122A1864" w14:textId="77777777" w:rsidR="00C43BFA" w:rsidRPr="003E3A17" w:rsidRDefault="00C43BFA" w:rsidP="00E902A9">
            <w:pPr>
              <w:keepNext/>
              <w:jc w:val="center"/>
              <w:rPr>
                <w:rFonts w:ascii="Calibri" w:hAnsi="Calibri"/>
                <w:sz w:val="18"/>
                <w:szCs w:val="18"/>
              </w:rPr>
            </w:pPr>
          </w:p>
        </w:tc>
        <w:tc>
          <w:tcPr>
            <w:tcW w:w="921" w:type="dxa"/>
            <w:shd w:val="clear" w:color="auto" w:fill="auto"/>
            <w:vAlign w:val="center"/>
          </w:tcPr>
          <w:p w14:paraId="122A1865" w14:textId="77777777" w:rsidR="00C43BFA" w:rsidRPr="003E3A17" w:rsidRDefault="00C43BFA" w:rsidP="00E902A9">
            <w:pPr>
              <w:keepNext/>
              <w:jc w:val="center"/>
              <w:rPr>
                <w:rFonts w:ascii="Calibri" w:hAnsi="Calibri"/>
                <w:sz w:val="18"/>
                <w:szCs w:val="18"/>
              </w:rPr>
            </w:pPr>
          </w:p>
        </w:tc>
        <w:tc>
          <w:tcPr>
            <w:tcW w:w="921" w:type="dxa"/>
            <w:shd w:val="clear" w:color="auto" w:fill="auto"/>
            <w:vAlign w:val="center"/>
          </w:tcPr>
          <w:p w14:paraId="122A1866" w14:textId="77777777" w:rsidR="00C43BFA" w:rsidRPr="003E3A17" w:rsidRDefault="00C43BFA" w:rsidP="00E902A9">
            <w:pPr>
              <w:keepNext/>
              <w:jc w:val="center"/>
              <w:rPr>
                <w:rFonts w:ascii="Calibri" w:hAnsi="Calibri"/>
                <w:sz w:val="18"/>
                <w:szCs w:val="18"/>
              </w:rPr>
            </w:pPr>
          </w:p>
        </w:tc>
        <w:tc>
          <w:tcPr>
            <w:tcW w:w="921" w:type="dxa"/>
            <w:shd w:val="clear" w:color="auto" w:fill="auto"/>
            <w:vAlign w:val="center"/>
          </w:tcPr>
          <w:p w14:paraId="122A1867" w14:textId="77777777" w:rsidR="00C43BFA" w:rsidRPr="003E3A17" w:rsidRDefault="00C43BFA" w:rsidP="00E902A9">
            <w:pPr>
              <w:keepNext/>
              <w:jc w:val="center"/>
              <w:rPr>
                <w:rFonts w:ascii="Calibri" w:hAnsi="Calibri"/>
                <w:sz w:val="18"/>
                <w:szCs w:val="18"/>
              </w:rPr>
            </w:pPr>
          </w:p>
        </w:tc>
        <w:tc>
          <w:tcPr>
            <w:tcW w:w="737" w:type="dxa"/>
            <w:shd w:val="clear" w:color="auto" w:fill="auto"/>
            <w:vAlign w:val="center"/>
          </w:tcPr>
          <w:p w14:paraId="122A1868" w14:textId="77777777" w:rsidR="00C43BFA" w:rsidRPr="003E3A17" w:rsidRDefault="00C43BFA" w:rsidP="00E902A9">
            <w:pPr>
              <w:keepNext/>
              <w:jc w:val="center"/>
              <w:rPr>
                <w:rFonts w:ascii="Calibri" w:hAnsi="Calibri"/>
                <w:sz w:val="18"/>
                <w:szCs w:val="18"/>
              </w:rPr>
            </w:pPr>
          </w:p>
        </w:tc>
        <w:tc>
          <w:tcPr>
            <w:tcW w:w="737" w:type="dxa"/>
            <w:shd w:val="clear" w:color="auto" w:fill="auto"/>
            <w:vAlign w:val="center"/>
          </w:tcPr>
          <w:p w14:paraId="122A1869" w14:textId="77777777" w:rsidR="00C43BFA" w:rsidRPr="003E3A17" w:rsidRDefault="00C43BFA" w:rsidP="00E902A9">
            <w:pPr>
              <w:keepNext/>
              <w:jc w:val="center"/>
              <w:rPr>
                <w:rFonts w:ascii="Calibri" w:hAnsi="Calibri"/>
                <w:sz w:val="18"/>
                <w:szCs w:val="18"/>
              </w:rPr>
            </w:pPr>
          </w:p>
        </w:tc>
        <w:tc>
          <w:tcPr>
            <w:tcW w:w="1013" w:type="dxa"/>
            <w:shd w:val="clear" w:color="auto" w:fill="auto"/>
            <w:vAlign w:val="center"/>
          </w:tcPr>
          <w:p w14:paraId="122A186A" w14:textId="77777777" w:rsidR="00C43BFA" w:rsidRPr="003E3A17" w:rsidRDefault="00C43BFA" w:rsidP="00E902A9">
            <w:pPr>
              <w:keepNext/>
              <w:jc w:val="center"/>
              <w:rPr>
                <w:rFonts w:ascii="Calibri" w:hAnsi="Calibri"/>
                <w:sz w:val="18"/>
                <w:szCs w:val="18"/>
              </w:rPr>
            </w:pPr>
          </w:p>
        </w:tc>
        <w:tc>
          <w:tcPr>
            <w:tcW w:w="921" w:type="dxa"/>
            <w:shd w:val="clear" w:color="auto" w:fill="auto"/>
            <w:vAlign w:val="center"/>
          </w:tcPr>
          <w:p w14:paraId="122A186B" w14:textId="77777777" w:rsidR="00C43BFA" w:rsidRPr="003E3A17" w:rsidRDefault="00C43BFA" w:rsidP="00E902A9">
            <w:pPr>
              <w:keepNext/>
              <w:jc w:val="center"/>
              <w:rPr>
                <w:rFonts w:ascii="Calibri" w:hAnsi="Calibri"/>
                <w:sz w:val="18"/>
                <w:szCs w:val="18"/>
              </w:rPr>
            </w:pPr>
          </w:p>
        </w:tc>
        <w:tc>
          <w:tcPr>
            <w:tcW w:w="921" w:type="dxa"/>
            <w:shd w:val="clear" w:color="auto" w:fill="auto"/>
            <w:vAlign w:val="center"/>
          </w:tcPr>
          <w:p w14:paraId="122A186C" w14:textId="77777777" w:rsidR="00C43BFA" w:rsidRPr="003E3A17" w:rsidRDefault="00C43BFA" w:rsidP="00E902A9">
            <w:pPr>
              <w:keepNext/>
              <w:jc w:val="center"/>
              <w:rPr>
                <w:rFonts w:ascii="Calibri" w:hAnsi="Calibri"/>
                <w:sz w:val="18"/>
                <w:szCs w:val="18"/>
              </w:rPr>
            </w:pPr>
          </w:p>
        </w:tc>
        <w:tc>
          <w:tcPr>
            <w:tcW w:w="1095" w:type="dxa"/>
            <w:shd w:val="clear" w:color="auto" w:fill="auto"/>
            <w:vAlign w:val="center"/>
          </w:tcPr>
          <w:p w14:paraId="122A186D" w14:textId="77777777" w:rsidR="00C43BFA" w:rsidRPr="003E3A17" w:rsidRDefault="00C43BFA" w:rsidP="00E902A9">
            <w:pPr>
              <w:keepNext/>
              <w:jc w:val="center"/>
              <w:rPr>
                <w:rFonts w:ascii="Calibri" w:hAnsi="Calibri"/>
                <w:sz w:val="18"/>
                <w:szCs w:val="18"/>
              </w:rPr>
            </w:pPr>
          </w:p>
        </w:tc>
      </w:tr>
      <w:tr w:rsidR="00C43BFA" w:rsidRPr="003E3A17" w14:paraId="122A187E" w14:textId="77777777" w:rsidTr="00E902A9">
        <w:trPr>
          <w:trHeight w:val="432"/>
        </w:trPr>
        <w:tc>
          <w:tcPr>
            <w:tcW w:w="738" w:type="dxa"/>
            <w:shd w:val="clear" w:color="auto" w:fill="auto"/>
            <w:vAlign w:val="center"/>
          </w:tcPr>
          <w:p w14:paraId="122A186F" w14:textId="77777777" w:rsidR="00C43BFA" w:rsidRPr="003E3A17" w:rsidRDefault="00C43BFA" w:rsidP="00E902A9">
            <w:pPr>
              <w:keepNext/>
              <w:jc w:val="center"/>
              <w:rPr>
                <w:rFonts w:ascii="Calibri" w:hAnsi="Calibri"/>
                <w:sz w:val="18"/>
                <w:szCs w:val="18"/>
              </w:rPr>
            </w:pPr>
          </w:p>
        </w:tc>
        <w:tc>
          <w:tcPr>
            <w:tcW w:w="737" w:type="dxa"/>
            <w:shd w:val="clear" w:color="auto" w:fill="auto"/>
            <w:vAlign w:val="center"/>
          </w:tcPr>
          <w:p w14:paraId="122A1870" w14:textId="77777777" w:rsidR="00C43BFA" w:rsidRPr="003E3A17" w:rsidRDefault="00C43BFA" w:rsidP="00E902A9">
            <w:pPr>
              <w:keepNext/>
              <w:jc w:val="center"/>
              <w:rPr>
                <w:rFonts w:ascii="Calibri" w:hAnsi="Calibri"/>
                <w:sz w:val="18"/>
                <w:szCs w:val="18"/>
              </w:rPr>
            </w:pPr>
          </w:p>
        </w:tc>
        <w:tc>
          <w:tcPr>
            <w:tcW w:w="1597" w:type="dxa"/>
            <w:shd w:val="clear" w:color="auto" w:fill="auto"/>
            <w:vAlign w:val="center"/>
          </w:tcPr>
          <w:p w14:paraId="122A1871" w14:textId="77777777" w:rsidR="00C43BFA" w:rsidRPr="003E3A17" w:rsidRDefault="00C43BFA" w:rsidP="00E902A9">
            <w:pPr>
              <w:keepNext/>
              <w:jc w:val="center"/>
              <w:rPr>
                <w:rFonts w:ascii="Calibri" w:hAnsi="Calibri"/>
                <w:sz w:val="18"/>
                <w:szCs w:val="18"/>
              </w:rPr>
            </w:pPr>
          </w:p>
        </w:tc>
        <w:tc>
          <w:tcPr>
            <w:tcW w:w="1228" w:type="dxa"/>
            <w:shd w:val="clear" w:color="auto" w:fill="auto"/>
            <w:vAlign w:val="center"/>
          </w:tcPr>
          <w:p w14:paraId="122A1872" w14:textId="77777777" w:rsidR="00C43BFA" w:rsidRPr="003E3A17" w:rsidRDefault="00C43BFA" w:rsidP="00E902A9">
            <w:pPr>
              <w:keepNext/>
              <w:jc w:val="center"/>
              <w:rPr>
                <w:rFonts w:ascii="Calibri" w:hAnsi="Calibri"/>
                <w:sz w:val="18"/>
                <w:szCs w:val="18"/>
              </w:rPr>
            </w:pPr>
          </w:p>
        </w:tc>
        <w:tc>
          <w:tcPr>
            <w:tcW w:w="1208" w:type="dxa"/>
            <w:shd w:val="clear" w:color="auto" w:fill="auto"/>
            <w:vAlign w:val="center"/>
          </w:tcPr>
          <w:p w14:paraId="122A1873" w14:textId="77777777" w:rsidR="00C43BFA" w:rsidRPr="003E3A17" w:rsidRDefault="00C43BFA" w:rsidP="00E902A9">
            <w:pPr>
              <w:keepNext/>
              <w:jc w:val="center"/>
              <w:rPr>
                <w:rFonts w:ascii="Calibri" w:hAnsi="Calibri"/>
                <w:sz w:val="18"/>
                <w:szCs w:val="18"/>
              </w:rPr>
            </w:pPr>
          </w:p>
        </w:tc>
        <w:tc>
          <w:tcPr>
            <w:tcW w:w="921" w:type="dxa"/>
            <w:shd w:val="clear" w:color="auto" w:fill="auto"/>
            <w:vAlign w:val="center"/>
          </w:tcPr>
          <w:p w14:paraId="122A1874" w14:textId="77777777" w:rsidR="00C43BFA" w:rsidRPr="003E3A17" w:rsidRDefault="00C43BFA" w:rsidP="00E902A9">
            <w:pPr>
              <w:keepNext/>
              <w:jc w:val="center"/>
              <w:rPr>
                <w:rFonts w:ascii="Calibri" w:hAnsi="Calibri"/>
                <w:sz w:val="18"/>
                <w:szCs w:val="18"/>
              </w:rPr>
            </w:pPr>
          </w:p>
        </w:tc>
        <w:tc>
          <w:tcPr>
            <w:tcW w:w="921" w:type="dxa"/>
            <w:shd w:val="clear" w:color="auto" w:fill="auto"/>
            <w:vAlign w:val="center"/>
          </w:tcPr>
          <w:p w14:paraId="122A1875" w14:textId="77777777" w:rsidR="00C43BFA" w:rsidRPr="003E3A17" w:rsidRDefault="00C43BFA" w:rsidP="00E902A9">
            <w:pPr>
              <w:keepNext/>
              <w:jc w:val="center"/>
              <w:rPr>
                <w:rFonts w:ascii="Calibri" w:hAnsi="Calibri"/>
                <w:sz w:val="18"/>
                <w:szCs w:val="18"/>
              </w:rPr>
            </w:pPr>
          </w:p>
        </w:tc>
        <w:tc>
          <w:tcPr>
            <w:tcW w:w="921" w:type="dxa"/>
            <w:shd w:val="clear" w:color="auto" w:fill="auto"/>
            <w:vAlign w:val="center"/>
          </w:tcPr>
          <w:p w14:paraId="122A1876" w14:textId="77777777" w:rsidR="00C43BFA" w:rsidRPr="003E3A17" w:rsidRDefault="00C43BFA" w:rsidP="00E902A9">
            <w:pPr>
              <w:keepNext/>
              <w:jc w:val="center"/>
              <w:rPr>
                <w:rFonts w:ascii="Calibri" w:hAnsi="Calibri"/>
                <w:sz w:val="18"/>
                <w:szCs w:val="18"/>
              </w:rPr>
            </w:pPr>
          </w:p>
        </w:tc>
        <w:tc>
          <w:tcPr>
            <w:tcW w:w="921" w:type="dxa"/>
            <w:shd w:val="clear" w:color="auto" w:fill="auto"/>
            <w:vAlign w:val="center"/>
          </w:tcPr>
          <w:p w14:paraId="122A1877" w14:textId="77777777" w:rsidR="00C43BFA" w:rsidRPr="003E3A17" w:rsidRDefault="00C43BFA" w:rsidP="00E902A9">
            <w:pPr>
              <w:keepNext/>
              <w:jc w:val="center"/>
              <w:rPr>
                <w:rFonts w:ascii="Calibri" w:hAnsi="Calibri"/>
                <w:sz w:val="18"/>
                <w:szCs w:val="18"/>
              </w:rPr>
            </w:pPr>
          </w:p>
        </w:tc>
        <w:tc>
          <w:tcPr>
            <w:tcW w:w="737" w:type="dxa"/>
            <w:shd w:val="clear" w:color="auto" w:fill="auto"/>
            <w:vAlign w:val="center"/>
          </w:tcPr>
          <w:p w14:paraId="122A1878" w14:textId="77777777" w:rsidR="00C43BFA" w:rsidRPr="003E3A17" w:rsidRDefault="00C43BFA" w:rsidP="00E902A9">
            <w:pPr>
              <w:keepNext/>
              <w:jc w:val="center"/>
              <w:rPr>
                <w:rFonts w:ascii="Calibri" w:hAnsi="Calibri"/>
                <w:sz w:val="18"/>
                <w:szCs w:val="18"/>
              </w:rPr>
            </w:pPr>
          </w:p>
        </w:tc>
        <w:tc>
          <w:tcPr>
            <w:tcW w:w="737" w:type="dxa"/>
            <w:shd w:val="clear" w:color="auto" w:fill="auto"/>
            <w:vAlign w:val="center"/>
          </w:tcPr>
          <w:p w14:paraId="122A1879" w14:textId="77777777" w:rsidR="00C43BFA" w:rsidRPr="003E3A17" w:rsidRDefault="00C43BFA" w:rsidP="00E902A9">
            <w:pPr>
              <w:keepNext/>
              <w:jc w:val="center"/>
              <w:rPr>
                <w:rFonts w:ascii="Calibri" w:hAnsi="Calibri"/>
                <w:sz w:val="18"/>
                <w:szCs w:val="18"/>
              </w:rPr>
            </w:pPr>
          </w:p>
        </w:tc>
        <w:tc>
          <w:tcPr>
            <w:tcW w:w="1013" w:type="dxa"/>
            <w:shd w:val="clear" w:color="auto" w:fill="auto"/>
            <w:vAlign w:val="center"/>
          </w:tcPr>
          <w:p w14:paraId="122A187A" w14:textId="77777777" w:rsidR="00C43BFA" w:rsidRPr="003E3A17" w:rsidRDefault="00C43BFA" w:rsidP="00E902A9">
            <w:pPr>
              <w:keepNext/>
              <w:jc w:val="center"/>
              <w:rPr>
                <w:rFonts w:ascii="Calibri" w:hAnsi="Calibri"/>
                <w:sz w:val="18"/>
                <w:szCs w:val="18"/>
              </w:rPr>
            </w:pPr>
          </w:p>
        </w:tc>
        <w:tc>
          <w:tcPr>
            <w:tcW w:w="921" w:type="dxa"/>
            <w:shd w:val="clear" w:color="auto" w:fill="auto"/>
            <w:vAlign w:val="center"/>
          </w:tcPr>
          <w:p w14:paraId="122A187B" w14:textId="77777777" w:rsidR="00C43BFA" w:rsidRPr="003E3A17" w:rsidRDefault="00C43BFA" w:rsidP="00E902A9">
            <w:pPr>
              <w:keepNext/>
              <w:jc w:val="center"/>
              <w:rPr>
                <w:rFonts w:ascii="Calibri" w:hAnsi="Calibri"/>
                <w:sz w:val="18"/>
                <w:szCs w:val="18"/>
              </w:rPr>
            </w:pPr>
          </w:p>
        </w:tc>
        <w:tc>
          <w:tcPr>
            <w:tcW w:w="921" w:type="dxa"/>
            <w:shd w:val="clear" w:color="auto" w:fill="auto"/>
            <w:vAlign w:val="center"/>
          </w:tcPr>
          <w:p w14:paraId="122A187C" w14:textId="77777777" w:rsidR="00C43BFA" w:rsidRPr="003E3A17" w:rsidRDefault="00C43BFA" w:rsidP="00E902A9">
            <w:pPr>
              <w:keepNext/>
              <w:jc w:val="center"/>
              <w:rPr>
                <w:rFonts w:ascii="Calibri" w:hAnsi="Calibri"/>
                <w:sz w:val="18"/>
                <w:szCs w:val="18"/>
              </w:rPr>
            </w:pPr>
          </w:p>
        </w:tc>
        <w:tc>
          <w:tcPr>
            <w:tcW w:w="1095" w:type="dxa"/>
            <w:shd w:val="clear" w:color="auto" w:fill="auto"/>
            <w:vAlign w:val="center"/>
          </w:tcPr>
          <w:p w14:paraId="122A187D" w14:textId="77777777" w:rsidR="00C43BFA" w:rsidRPr="003E3A17" w:rsidRDefault="00C43BFA" w:rsidP="00E902A9">
            <w:pPr>
              <w:keepNext/>
              <w:jc w:val="center"/>
              <w:rPr>
                <w:rFonts w:ascii="Calibri" w:hAnsi="Calibri"/>
                <w:sz w:val="18"/>
                <w:szCs w:val="18"/>
              </w:rPr>
            </w:pPr>
          </w:p>
        </w:tc>
      </w:tr>
    </w:tbl>
    <w:p w14:paraId="122A187F" w14:textId="77777777" w:rsidR="00850B00" w:rsidRDefault="00850B00" w:rsidP="00A54CC3">
      <w:pPr>
        <w:tabs>
          <w:tab w:val="left" w:pos="1368"/>
          <w:tab w:val="left" w:pos="2988"/>
          <w:tab w:val="left" w:pos="3978"/>
          <w:tab w:val="left" w:pos="5508"/>
          <w:tab w:val="left" w:pos="6948"/>
          <w:tab w:val="left" w:pos="7938"/>
          <w:tab w:val="left" w:pos="9108"/>
          <w:tab w:val="left" w:pos="10098"/>
          <w:tab w:val="left" w:pos="11178"/>
        </w:tabs>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47"/>
        <w:gridCol w:w="1462"/>
        <w:gridCol w:w="1461"/>
        <w:gridCol w:w="1461"/>
        <w:gridCol w:w="1461"/>
        <w:gridCol w:w="5724"/>
      </w:tblGrid>
      <w:tr w:rsidR="003865C6" w:rsidRPr="009B3A0C" w14:paraId="122A1881" w14:textId="77777777" w:rsidTr="00BE221E">
        <w:trPr>
          <w:cantSplit/>
          <w:trHeight w:val="317"/>
          <w:hidden/>
        </w:trPr>
        <w:tc>
          <w:tcPr>
            <w:tcW w:w="14616" w:type="dxa"/>
            <w:gridSpan w:val="6"/>
            <w:shd w:val="clear" w:color="auto" w:fill="auto"/>
          </w:tcPr>
          <w:p w14:paraId="122A1880" w14:textId="211BEA24" w:rsidR="003865C6" w:rsidRPr="009B3A0C" w:rsidRDefault="003865C6" w:rsidP="006B3561">
            <w:pPr>
              <w:keepNext/>
              <w:rPr>
                <w:rFonts w:ascii="Calibri" w:hAnsi="Calibri"/>
                <w:b/>
                <w:sz w:val="22"/>
                <w:szCs w:val="22"/>
              </w:rPr>
            </w:pPr>
            <w:r w:rsidRPr="009B3A0C">
              <w:rPr>
                <w:rFonts w:ascii="Calibri" w:hAnsi="Calibri"/>
                <w:vanish/>
              </w:rPr>
              <w:br w:type="page"/>
            </w:r>
            <w:r w:rsidRPr="009B3A0C">
              <w:rPr>
                <w:rFonts w:ascii="Calibri" w:eastAsia="Calibri" w:hAnsi="Calibri"/>
                <w:b/>
                <w:sz w:val="22"/>
                <w:szCs w:val="22"/>
              </w:rPr>
              <w:t xml:space="preserve">E. </w:t>
            </w:r>
            <w:r w:rsidR="006B3561">
              <w:rPr>
                <w:rFonts w:ascii="Calibri" w:eastAsia="Calibri" w:hAnsi="Calibri"/>
                <w:b/>
                <w:sz w:val="22"/>
                <w:szCs w:val="22"/>
              </w:rPr>
              <w:t>Slab Insulation</w:t>
            </w:r>
            <w:r w:rsidRPr="009B3A0C">
              <w:rPr>
                <w:rFonts w:ascii="Calibri" w:eastAsia="Calibri" w:hAnsi="Calibri"/>
                <w:b/>
                <w:sz w:val="22"/>
                <w:szCs w:val="22"/>
              </w:rPr>
              <w:t xml:space="preserve"> </w:t>
            </w:r>
            <w:r w:rsidRPr="00B066EC">
              <w:rPr>
                <w:rFonts w:ascii="Calibri" w:eastAsia="Calibri" w:hAnsi="Calibri"/>
                <w:sz w:val="22"/>
                <w:szCs w:val="22"/>
              </w:rPr>
              <w:t>(Table 150.1-A)</w:t>
            </w:r>
          </w:p>
        </w:tc>
      </w:tr>
      <w:tr w:rsidR="0090181E" w:rsidRPr="009B3A0C" w14:paraId="122A1888" w14:textId="77777777" w:rsidTr="00954FDF">
        <w:trPr>
          <w:cantSplit/>
          <w:trHeight w:val="233"/>
        </w:trPr>
        <w:tc>
          <w:tcPr>
            <w:tcW w:w="3047" w:type="dxa"/>
            <w:vAlign w:val="center"/>
          </w:tcPr>
          <w:p w14:paraId="122A1882" w14:textId="77777777" w:rsidR="0090181E" w:rsidRPr="00954FDF" w:rsidRDefault="00BE5FED" w:rsidP="006B3561">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954FDF">
              <w:rPr>
                <w:rFonts w:ascii="Calibri" w:hAnsi="Calibri"/>
                <w:sz w:val="18"/>
                <w:szCs w:val="22"/>
              </w:rPr>
              <w:t>0</w:t>
            </w:r>
            <w:r w:rsidR="0090181E" w:rsidRPr="00954FDF">
              <w:rPr>
                <w:rFonts w:ascii="Calibri" w:hAnsi="Calibri"/>
                <w:sz w:val="18"/>
                <w:szCs w:val="22"/>
              </w:rPr>
              <w:t>1</w:t>
            </w:r>
          </w:p>
        </w:tc>
        <w:tc>
          <w:tcPr>
            <w:tcW w:w="1462" w:type="dxa"/>
            <w:vAlign w:val="center"/>
          </w:tcPr>
          <w:p w14:paraId="122A1883" w14:textId="77777777" w:rsidR="0090181E" w:rsidRPr="00954FDF" w:rsidRDefault="00BE5FED" w:rsidP="006B3561">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954FDF">
              <w:rPr>
                <w:rFonts w:ascii="Calibri" w:hAnsi="Calibri"/>
                <w:sz w:val="18"/>
                <w:szCs w:val="22"/>
              </w:rPr>
              <w:t>0</w:t>
            </w:r>
            <w:r w:rsidR="0090181E" w:rsidRPr="00954FDF">
              <w:rPr>
                <w:rFonts w:ascii="Calibri" w:hAnsi="Calibri"/>
                <w:sz w:val="18"/>
                <w:szCs w:val="22"/>
              </w:rPr>
              <w:t>2</w:t>
            </w:r>
          </w:p>
        </w:tc>
        <w:tc>
          <w:tcPr>
            <w:tcW w:w="1461" w:type="dxa"/>
            <w:vAlign w:val="center"/>
          </w:tcPr>
          <w:p w14:paraId="122A1884" w14:textId="77777777" w:rsidR="0090181E" w:rsidRPr="00954FDF" w:rsidRDefault="00BE5FED" w:rsidP="006B3561">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954FDF">
              <w:rPr>
                <w:rFonts w:ascii="Calibri" w:hAnsi="Calibri"/>
                <w:sz w:val="18"/>
                <w:szCs w:val="22"/>
              </w:rPr>
              <w:t>0</w:t>
            </w:r>
            <w:r w:rsidR="0090181E" w:rsidRPr="00954FDF">
              <w:rPr>
                <w:rFonts w:ascii="Calibri" w:hAnsi="Calibri"/>
                <w:sz w:val="18"/>
                <w:szCs w:val="22"/>
              </w:rPr>
              <w:t>3</w:t>
            </w:r>
          </w:p>
        </w:tc>
        <w:tc>
          <w:tcPr>
            <w:tcW w:w="1461" w:type="dxa"/>
            <w:vAlign w:val="center"/>
          </w:tcPr>
          <w:p w14:paraId="122A1885" w14:textId="77777777" w:rsidR="0090181E" w:rsidRPr="00954FDF" w:rsidRDefault="00BE5FED" w:rsidP="006B3561">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954FDF">
              <w:rPr>
                <w:rFonts w:ascii="Calibri" w:hAnsi="Calibri"/>
                <w:sz w:val="18"/>
                <w:szCs w:val="22"/>
              </w:rPr>
              <w:t>0</w:t>
            </w:r>
            <w:r w:rsidR="0090181E" w:rsidRPr="00954FDF">
              <w:rPr>
                <w:rFonts w:ascii="Calibri" w:hAnsi="Calibri"/>
                <w:sz w:val="18"/>
                <w:szCs w:val="22"/>
              </w:rPr>
              <w:t>4</w:t>
            </w:r>
          </w:p>
        </w:tc>
        <w:tc>
          <w:tcPr>
            <w:tcW w:w="1461" w:type="dxa"/>
            <w:vAlign w:val="center"/>
          </w:tcPr>
          <w:p w14:paraId="122A1886" w14:textId="77777777" w:rsidR="0090181E" w:rsidRPr="00954FDF" w:rsidRDefault="00BE5FED" w:rsidP="006B3561">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954FDF">
              <w:rPr>
                <w:rFonts w:ascii="Calibri" w:hAnsi="Calibri"/>
                <w:sz w:val="18"/>
                <w:szCs w:val="22"/>
              </w:rPr>
              <w:t>0</w:t>
            </w:r>
            <w:r w:rsidR="0090181E" w:rsidRPr="00954FDF">
              <w:rPr>
                <w:rFonts w:ascii="Calibri" w:hAnsi="Calibri"/>
                <w:sz w:val="18"/>
                <w:szCs w:val="22"/>
              </w:rPr>
              <w:t>5</w:t>
            </w:r>
          </w:p>
        </w:tc>
        <w:tc>
          <w:tcPr>
            <w:tcW w:w="5724" w:type="dxa"/>
            <w:vAlign w:val="center"/>
          </w:tcPr>
          <w:p w14:paraId="122A1887" w14:textId="77777777" w:rsidR="0090181E" w:rsidRPr="00954FDF" w:rsidRDefault="00BE5FED" w:rsidP="006B3561">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954FDF">
              <w:rPr>
                <w:rFonts w:ascii="Calibri" w:hAnsi="Calibri"/>
                <w:sz w:val="18"/>
                <w:szCs w:val="22"/>
              </w:rPr>
              <w:t>0</w:t>
            </w:r>
            <w:r w:rsidR="0090181E" w:rsidRPr="00954FDF">
              <w:rPr>
                <w:rFonts w:ascii="Calibri" w:hAnsi="Calibri"/>
                <w:sz w:val="18"/>
                <w:szCs w:val="22"/>
              </w:rPr>
              <w:t>6</w:t>
            </w:r>
          </w:p>
        </w:tc>
      </w:tr>
      <w:tr w:rsidR="00F077FE" w:rsidRPr="009B3A0C" w14:paraId="122A188D" w14:textId="77777777" w:rsidTr="00BE221E">
        <w:trPr>
          <w:cantSplit/>
          <w:trHeight w:val="288"/>
        </w:trPr>
        <w:tc>
          <w:tcPr>
            <w:tcW w:w="3047" w:type="dxa"/>
            <w:vMerge w:val="restart"/>
            <w:vAlign w:val="bottom"/>
          </w:tcPr>
          <w:p w14:paraId="122A1889" w14:textId="77777777" w:rsidR="00F077FE" w:rsidRPr="009B3A0C" w:rsidRDefault="00F077FE" w:rsidP="00CB70C4">
            <w:pPr>
              <w:keepNext/>
              <w:tabs>
                <w:tab w:val="left" w:pos="540"/>
                <w:tab w:val="left" w:pos="900"/>
                <w:tab w:val="left" w:pos="3420"/>
              </w:tabs>
              <w:jc w:val="center"/>
              <w:rPr>
                <w:rFonts w:ascii="Calibri" w:hAnsi="Calibri"/>
                <w:sz w:val="18"/>
                <w:szCs w:val="18"/>
              </w:rPr>
            </w:pPr>
            <w:r w:rsidRPr="009B3A0C">
              <w:rPr>
                <w:rFonts w:ascii="Calibri" w:hAnsi="Calibri"/>
                <w:sz w:val="18"/>
                <w:szCs w:val="18"/>
              </w:rPr>
              <w:t>Floor Type</w:t>
            </w:r>
          </w:p>
        </w:tc>
        <w:tc>
          <w:tcPr>
            <w:tcW w:w="2923" w:type="dxa"/>
            <w:gridSpan w:val="2"/>
            <w:vAlign w:val="bottom"/>
          </w:tcPr>
          <w:p w14:paraId="122A188A" w14:textId="77777777" w:rsidR="00F077FE" w:rsidRPr="009B3A0C" w:rsidRDefault="009064F8" w:rsidP="00D74130">
            <w:pPr>
              <w:keepNext/>
              <w:tabs>
                <w:tab w:val="left" w:pos="540"/>
                <w:tab w:val="left" w:pos="900"/>
                <w:tab w:val="left" w:pos="3420"/>
              </w:tabs>
              <w:jc w:val="center"/>
              <w:rPr>
                <w:rFonts w:ascii="Calibri" w:hAnsi="Calibri"/>
                <w:sz w:val="18"/>
                <w:szCs w:val="18"/>
              </w:rPr>
            </w:pPr>
            <w:r w:rsidRPr="009064F8">
              <w:rPr>
                <w:rFonts w:ascii="Calibri" w:hAnsi="Calibri"/>
                <w:b/>
                <w:sz w:val="18"/>
                <w:szCs w:val="18"/>
              </w:rPr>
              <w:t>Proposed</w:t>
            </w:r>
          </w:p>
        </w:tc>
        <w:tc>
          <w:tcPr>
            <w:tcW w:w="2922" w:type="dxa"/>
            <w:gridSpan w:val="2"/>
            <w:vAlign w:val="bottom"/>
          </w:tcPr>
          <w:p w14:paraId="122A188B" w14:textId="77777777" w:rsidR="0050532B" w:rsidRDefault="009064F8">
            <w:pPr>
              <w:keepNext/>
              <w:tabs>
                <w:tab w:val="left" w:pos="540"/>
                <w:tab w:val="left" w:pos="900"/>
                <w:tab w:val="left" w:pos="2844"/>
              </w:tabs>
              <w:jc w:val="center"/>
              <w:rPr>
                <w:rFonts w:ascii="Calibri" w:hAnsi="Calibri"/>
                <w:sz w:val="18"/>
                <w:szCs w:val="18"/>
              </w:rPr>
            </w:pPr>
            <w:r w:rsidRPr="009064F8">
              <w:rPr>
                <w:rFonts w:ascii="Calibri" w:hAnsi="Calibri"/>
                <w:b/>
                <w:sz w:val="18"/>
                <w:szCs w:val="18"/>
              </w:rPr>
              <w:t>Required</w:t>
            </w:r>
          </w:p>
        </w:tc>
        <w:tc>
          <w:tcPr>
            <w:tcW w:w="5724" w:type="dxa"/>
            <w:vMerge w:val="restart"/>
            <w:vAlign w:val="bottom"/>
          </w:tcPr>
          <w:p w14:paraId="122A188C" w14:textId="77777777" w:rsidR="00F077FE" w:rsidRPr="009B3A0C" w:rsidRDefault="00F077FE" w:rsidP="00D74130">
            <w:pPr>
              <w:keepNext/>
              <w:tabs>
                <w:tab w:val="left" w:pos="540"/>
                <w:tab w:val="left" w:pos="900"/>
                <w:tab w:val="left" w:pos="3420"/>
              </w:tabs>
              <w:jc w:val="center"/>
              <w:rPr>
                <w:rFonts w:ascii="Calibri" w:hAnsi="Calibri"/>
                <w:sz w:val="18"/>
                <w:szCs w:val="18"/>
              </w:rPr>
            </w:pPr>
            <w:r>
              <w:rPr>
                <w:rFonts w:ascii="Calibri" w:hAnsi="Calibri"/>
                <w:sz w:val="18"/>
                <w:szCs w:val="18"/>
              </w:rPr>
              <w:t>Comments</w:t>
            </w:r>
          </w:p>
        </w:tc>
      </w:tr>
      <w:tr w:rsidR="00F077FE" w:rsidRPr="009B3A0C" w14:paraId="122A1894" w14:textId="77777777" w:rsidTr="00BE221E">
        <w:trPr>
          <w:cantSplit/>
          <w:trHeight w:val="288"/>
        </w:trPr>
        <w:tc>
          <w:tcPr>
            <w:tcW w:w="3047" w:type="dxa"/>
            <w:vMerge/>
            <w:vAlign w:val="bottom"/>
          </w:tcPr>
          <w:p w14:paraId="122A188E" w14:textId="77777777" w:rsidR="00F077FE" w:rsidRPr="009B3A0C" w:rsidRDefault="00F077FE" w:rsidP="00CB70C4">
            <w:pPr>
              <w:keepNext/>
              <w:tabs>
                <w:tab w:val="left" w:pos="540"/>
                <w:tab w:val="left" w:pos="900"/>
                <w:tab w:val="left" w:pos="3420"/>
              </w:tabs>
              <w:jc w:val="center"/>
              <w:rPr>
                <w:rFonts w:ascii="Calibri" w:hAnsi="Calibri"/>
                <w:sz w:val="18"/>
                <w:szCs w:val="18"/>
              </w:rPr>
            </w:pPr>
          </w:p>
        </w:tc>
        <w:tc>
          <w:tcPr>
            <w:tcW w:w="1462" w:type="dxa"/>
            <w:vAlign w:val="bottom"/>
          </w:tcPr>
          <w:p w14:paraId="122A188F" w14:textId="77777777" w:rsidR="0050532B" w:rsidRDefault="00F978A0" w:rsidP="00F978A0">
            <w:pPr>
              <w:keepNext/>
              <w:tabs>
                <w:tab w:val="left" w:pos="540"/>
                <w:tab w:val="left" w:pos="900"/>
                <w:tab w:val="left" w:pos="3420"/>
              </w:tabs>
              <w:jc w:val="center"/>
              <w:rPr>
                <w:rFonts w:ascii="Calibri" w:hAnsi="Calibri"/>
                <w:sz w:val="18"/>
                <w:szCs w:val="18"/>
              </w:rPr>
            </w:pPr>
            <w:r>
              <w:rPr>
                <w:rFonts w:ascii="Calibri" w:hAnsi="Calibri"/>
                <w:sz w:val="18"/>
                <w:szCs w:val="18"/>
              </w:rPr>
              <w:t>Insulation          R-value</w:t>
            </w:r>
          </w:p>
        </w:tc>
        <w:tc>
          <w:tcPr>
            <w:tcW w:w="1461" w:type="dxa"/>
            <w:vAlign w:val="bottom"/>
          </w:tcPr>
          <w:p w14:paraId="122A1890" w14:textId="77777777" w:rsidR="0050532B" w:rsidRDefault="00F978A0">
            <w:pPr>
              <w:keepNext/>
              <w:tabs>
                <w:tab w:val="left" w:pos="540"/>
                <w:tab w:val="left" w:pos="900"/>
                <w:tab w:val="left" w:pos="3420"/>
              </w:tabs>
              <w:jc w:val="center"/>
              <w:rPr>
                <w:rFonts w:ascii="Calibri" w:hAnsi="Calibri"/>
                <w:sz w:val="18"/>
                <w:szCs w:val="18"/>
              </w:rPr>
            </w:pPr>
            <w:r>
              <w:rPr>
                <w:rFonts w:ascii="Calibri" w:hAnsi="Calibri"/>
                <w:sz w:val="18"/>
                <w:szCs w:val="18"/>
              </w:rPr>
              <w:t xml:space="preserve">Insulation         </w:t>
            </w:r>
            <w:r w:rsidR="00F077FE" w:rsidRPr="009B3A0C">
              <w:rPr>
                <w:rFonts w:ascii="Calibri" w:hAnsi="Calibri"/>
                <w:sz w:val="18"/>
                <w:szCs w:val="18"/>
              </w:rPr>
              <w:t>U-factor</w:t>
            </w:r>
          </w:p>
        </w:tc>
        <w:tc>
          <w:tcPr>
            <w:tcW w:w="1461" w:type="dxa"/>
            <w:vAlign w:val="bottom"/>
          </w:tcPr>
          <w:p w14:paraId="122A1891" w14:textId="77777777" w:rsidR="00F077FE" w:rsidRDefault="00F077FE" w:rsidP="0090181E">
            <w:pPr>
              <w:keepNext/>
              <w:tabs>
                <w:tab w:val="left" w:pos="540"/>
                <w:tab w:val="left" w:pos="900"/>
                <w:tab w:val="left" w:pos="2844"/>
              </w:tabs>
              <w:jc w:val="center"/>
              <w:rPr>
                <w:rFonts w:ascii="Calibri" w:hAnsi="Calibri"/>
                <w:sz w:val="18"/>
                <w:szCs w:val="18"/>
              </w:rPr>
            </w:pPr>
            <w:r w:rsidRPr="009B3A0C">
              <w:rPr>
                <w:rFonts w:ascii="Calibri" w:hAnsi="Calibri"/>
                <w:sz w:val="18"/>
                <w:szCs w:val="18"/>
              </w:rPr>
              <w:t xml:space="preserve">Insulation </w:t>
            </w:r>
            <w:r>
              <w:rPr>
                <w:rFonts w:ascii="Calibri" w:hAnsi="Calibri"/>
                <w:sz w:val="18"/>
                <w:szCs w:val="18"/>
              </w:rPr>
              <w:br/>
            </w:r>
            <w:r w:rsidRPr="009B3A0C">
              <w:rPr>
                <w:rFonts w:ascii="Calibri" w:hAnsi="Calibri"/>
                <w:sz w:val="18"/>
                <w:szCs w:val="18"/>
              </w:rPr>
              <w:t>R-value</w:t>
            </w:r>
          </w:p>
        </w:tc>
        <w:tc>
          <w:tcPr>
            <w:tcW w:w="1461" w:type="dxa"/>
            <w:vAlign w:val="bottom"/>
          </w:tcPr>
          <w:p w14:paraId="122A1892" w14:textId="77777777" w:rsidR="00F077FE" w:rsidRDefault="00F077FE" w:rsidP="0090181E">
            <w:pPr>
              <w:keepNext/>
              <w:tabs>
                <w:tab w:val="left" w:pos="540"/>
                <w:tab w:val="left" w:pos="900"/>
                <w:tab w:val="left" w:pos="2844"/>
              </w:tabs>
              <w:jc w:val="center"/>
              <w:rPr>
                <w:rFonts w:ascii="Calibri" w:hAnsi="Calibri"/>
                <w:sz w:val="18"/>
                <w:szCs w:val="18"/>
              </w:rPr>
            </w:pPr>
            <w:r>
              <w:rPr>
                <w:rFonts w:ascii="Calibri" w:hAnsi="Calibri"/>
                <w:sz w:val="18"/>
                <w:szCs w:val="18"/>
              </w:rPr>
              <w:t>I</w:t>
            </w:r>
            <w:r w:rsidRPr="009B3A0C">
              <w:rPr>
                <w:rFonts w:ascii="Calibri" w:hAnsi="Calibri"/>
                <w:sz w:val="18"/>
                <w:szCs w:val="18"/>
              </w:rPr>
              <w:t xml:space="preserve">nsulation </w:t>
            </w:r>
            <w:r>
              <w:rPr>
                <w:rFonts w:ascii="Calibri" w:hAnsi="Calibri"/>
                <w:sz w:val="18"/>
                <w:szCs w:val="18"/>
              </w:rPr>
              <w:br/>
              <w:t>U-f</w:t>
            </w:r>
            <w:r w:rsidRPr="009B3A0C">
              <w:rPr>
                <w:rFonts w:ascii="Calibri" w:hAnsi="Calibri"/>
                <w:sz w:val="18"/>
                <w:szCs w:val="18"/>
              </w:rPr>
              <w:t>a</w:t>
            </w:r>
            <w:r>
              <w:rPr>
                <w:rFonts w:ascii="Calibri" w:hAnsi="Calibri"/>
                <w:sz w:val="18"/>
                <w:szCs w:val="18"/>
              </w:rPr>
              <w:t>ctor</w:t>
            </w:r>
          </w:p>
        </w:tc>
        <w:tc>
          <w:tcPr>
            <w:tcW w:w="5724" w:type="dxa"/>
            <w:vMerge/>
            <w:vAlign w:val="bottom"/>
          </w:tcPr>
          <w:p w14:paraId="122A1893" w14:textId="77777777" w:rsidR="00F077FE" w:rsidRDefault="00F077FE" w:rsidP="00D74130">
            <w:pPr>
              <w:keepNext/>
              <w:tabs>
                <w:tab w:val="left" w:pos="540"/>
                <w:tab w:val="left" w:pos="900"/>
                <w:tab w:val="left" w:pos="3420"/>
              </w:tabs>
              <w:jc w:val="center"/>
              <w:rPr>
                <w:rFonts w:ascii="Calibri" w:hAnsi="Calibri"/>
                <w:sz w:val="18"/>
                <w:szCs w:val="18"/>
              </w:rPr>
            </w:pPr>
          </w:p>
        </w:tc>
      </w:tr>
      <w:tr w:rsidR="00F077FE" w:rsidRPr="009B3A0C" w14:paraId="122A189B" w14:textId="77777777" w:rsidTr="00E902A9">
        <w:trPr>
          <w:cantSplit/>
          <w:trHeight w:val="432"/>
        </w:trPr>
        <w:tc>
          <w:tcPr>
            <w:tcW w:w="3047" w:type="dxa"/>
            <w:vAlign w:val="center"/>
          </w:tcPr>
          <w:p w14:paraId="122A1895" w14:textId="77777777" w:rsidR="00F077FE" w:rsidRPr="006A69BB" w:rsidRDefault="00F077FE" w:rsidP="00E902A9">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62" w:type="dxa"/>
            <w:vAlign w:val="center"/>
          </w:tcPr>
          <w:p w14:paraId="122A1896" w14:textId="77777777" w:rsidR="00F077FE" w:rsidRPr="006A69BB" w:rsidRDefault="00F077FE" w:rsidP="00E902A9">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61" w:type="dxa"/>
            <w:vAlign w:val="center"/>
          </w:tcPr>
          <w:p w14:paraId="122A1897" w14:textId="77777777" w:rsidR="00F077FE" w:rsidRPr="006A69BB" w:rsidRDefault="00F077FE" w:rsidP="00E902A9">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61" w:type="dxa"/>
            <w:vAlign w:val="center"/>
          </w:tcPr>
          <w:p w14:paraId="122A1898" w14:textId="77777777" w:rsidR="00F077FE" w:rsidRPr="006A69BB" w:rsidRDefault="00F077FE" w:rsidP="00E902A9">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61" w:type="dxa"/>
            <w:vAlign w:val="center"/>
          </w:tcPr>
          <w:p w14:paraId="122A1899" w14:textId="77777777" w:rsidR="00F077FE" w:rsidRPr="006A69BB" w:rsidRDefault="00F077FE" w:rsidP="00E902A9">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5724" w:type="dxa"/>
            <w:vAlign w:val="center"/>
          </w:tcPr>
          <w:p w14:paraId="122A189A" w14:textId="77777777" w:rsidR="00F077FE" w:rsidRPr="006A69BB" w:rsidRDefault="00F077FE" w:rsidP="00E902A9">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r>
      <w:tr w:rsidR="00C43BFA" w:rsidRPr="009B3A0C" w14:paraId="122A18A2" w14:textId="77777777" w:rsidTr="00E902A9">
        <w:trPr>
          <w:cantSplit/>
          <w:trHeight w:val="432"/>
        </w:trPr>
        <w:tc>
          <w:tcPr>
            <w:tcW w:w="3047" w:type="dxa"/>
            <w:vAlign w:val="center"/>
          </w:tcPr>
          <w:p w14:paraId="122A189C" w14:textId="77777777" w:rsidR="00C43BFA" w:rsidRPr="006A69BB" w:rsidRDefault="00C43BFA" w:rsidP="00E902A9">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62" w:type="dxa"/>
            <w:vAlign w:val="center"/>
          </w:tcPr>
          <w:p w14:paraId="122A189D" w14:textId="77777777" w:rsidR="00C43BFA" w:rsidRPr="006A69BB" w:rsidRDefault="00C43BFA" w:rsidP="00E902A9">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61" w:type="dxa"/>
            <w:vAlign w:val="center"/>
          </w:tcPr>
          <w:p w14:paraId="122A189E" w14:textId="77777777" w:rsidR="00C43BFA" w:rsidRPr="006A69BB" w:rsidRDefault="00C43BFA" w:rsidP="00E902A9">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61" w:type="dxa"/>
            <w:vAlign w:val="center"/>
          </w:tcPr>
          <w:p w14:paraId="122A189F" w14:textId="77777777" w:rsidR="00C43BFA" w:rsidRPr="006A69BB" w:rsidRDefault="00C43BFA" w:rsidP="00E902A9">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61" w:type="dxa"/>
            <w:vAlign w:val="center"/>
          </w:tcPr>
          <w:p w14:paraId="122A18A0" w14:textId="77777777" w:rsidR="00C43BFA" w:rsidRPr="006A69BB" w:rsidRDefault="00C43BFA" w:rsidP="00E902A9">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5724" w:type="dxa"/>
            <w:vAlign w:val="center"/>
          </w:tcPr>
          <w:p w14:paraId="122A18A1" w14:textId="77777777" w:rsidR="00C43BFA" w:rsidRPr="006A69BB" w:rsidRDefault="00C43BFA" w:rsidP="00E902A9">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r>
      <w:tr w:rsidR="00C43BFA" w:rsidRPr="009B3A0C" w14:paraId="122A18A9" w14:textId="77777777" w:rsidTr="00E902A9">
        <w:trPr>
          <w:cantSplit/>
          <w:trHeight w:val="432"/>
        </w:trPr>
        <w:tc>
          <w:tcPr>
            <w:tcW w:w="3047" w:type="dxa"/>
            <w:vAlign w:val="center"/>
          </w:tcPr>
          <w:p w14:paraId="122A18A3" w14:textId="77777777" w:rsidR="00C43BFA" w:rsidRPr="006A69BB" w:rsidRDefault="00C43BFA" w:rsidP="00E902A9">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62" w:type="dxa"/>
            <w:vAlign w:val="center"/>
          </w:tcPr>
          <w:p w14:paraId="122A18A4" w14:textId="77777777" w:rsidR="00C43BFA" w:rsidRPr="006A69BB" w:rsidRDefault="00C43BFA" w:rsidP="00E902A9">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61" w:type="dxa"/>
            <w:vAlign w:val="center"/>
          </w:tcPr>
          <w:p w14:paraId="122A18A5" w14:textId="77777777" w:rsidR="00C43BFA" w:rsidRPr="006A69BB" w:rsidRDefault="00C43BFA" w:rsidP="00E902A9">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61" w:type="dxa"/>
            <w:vAlign w:val="center"/>
          </w:tcPr>
          <w:p w14:paraId="122A18A6" w14:textId="77777777" w:rsidR="00C43BFA" w:rsidRPr="006A69BB" w:rsidRDefault="00C43BFA" w:rsidP="00E902A9">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61" w:type="dxa"/>
            <w:vAlign w:val="center"/>
          </w:tcPr>
          <w:p w14:paraId="122A18A7" w14:textId="77777777" w:rsidR="00C43BFA" w:rsidRPr="006A69BB" w:rsidRDefault="00C43BFA" w:rsidP="00E902A9">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5724" w:type="dxa"/>
            <w:vAlign w:val="center"/>
          </w:tcPr>
          <w:p w14:paraId="122A18A8" w14:textId="77777777" w:rsidR="00C43BFA" w:rsidRPr="006A69BB" w:rsidRDefault="00C43BFA" w:rsidP="00E902A9">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r>
      <w:tr w:rsidR="00C43BFA" w:rsidRPr="009B3A0C" w14:paraId="122A18B0" w14:textId="77777777" w:rsidTr="00E902A9">
        <w:trPr>
          <w:cantSplit/>
          <w:trHeight w:val="432"/>
        </w:trPr>
        <w:tc>
          <w:tcPr>
            <w:tcW w:w="3047" w:type="dxa"/>
            <w:vAlign w:val="center"/>
          </w:tcPr>
          <w:p w14:paraId="122A18AA" w14:textId="77777777" w:rsidR="00C43BFA" w:rsidRPr="006A69BB" w:rsidRDefault="00C43BFA" w:rsidP="00E902A9">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62" w:type="dxa"/>
            <w:vAlign w:val="center"/>
          </w:tcPr>
          <w:p w14:paraId="122A18AB" w14:textId="77777777" w:rsidR="00C43BFA" w:rsidRPr="006A69BB" w:rsidRDefault="00C43BFA" w:rsidP="00E902A9">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61" w:type="dxa"/>
            <w:vAlign w:val="center"/>
          </w:tcPr>
          <w:p w14:paraId="122A18AC" w14:textId="77777777" w:rsidR="00C43BFA" w:rsidRPr="006A69BB" w:rsidRDefault="00C43BFA" w:rsidP="00E902A9">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61" w:type="dxa"/>
            <w:vAlign w:val="center"/>
          </w:tcPr>
          <w:p w14:paraId="122A18AD" w14:textId="77777777" w:rsidR="00C43BFA" w:rsidRPr="006A69BB" w:rsidRDefault="00C43BFA" w:rsidP="00E902A9">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61" w:type="dxa"/>
            <w:vAlign w:val="center"/>
          </w:tcPr>
          <w:p w14:paraId="122A18AE" w14:textId="77777777" w:rsidR="00C43BFA" w:rsidRPr="006A69BB" w:rsidRDefault="00C43BFA" w:rsidP="00E902A9">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5724" w:type="dxa"/>
            <w:vAlign w:val="center"/>
          </w:tcPr>
          <w:p w14:paraId="122A18AF" w14:textId="77777777" w:rsidR="00C43BFA" w:rsidRPr="006A69BB" w:rsidRDefault="00C43BFA" w:rsidP="00E902A9">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r>
      <w:tr w:rsidR="00F077FE" w:rsidRPr="009B3A0C" w14:paraId="122A18B2" w14:textId="77777777" w:rsidTr="00954FDF">
        <w:trPr>
          <w:cantSplit/>
          <w:trHeight w:val="320"/>
        </w:trPr>
        <w:tc>
          <w:tcPr>
            <w:tcW w:w="14616" w:type="dxa"/>
            <w:gridSpan w:val="6"/>
            <w:vAlign w:val="center"/>
          </w:tcPr>
          <w:p w14:paraId="26A508AC" w14:textId="2C65AD1F" w:rsidR="009348FC" w:rsidRPr="00954FDF" w:rsidRDefault="009348FC" w:rsidP="00954FDF">
            <w:pPr>
              <w:tabs>
                <w:tab w:val="left" w:pos="342"/>
                <w:tab w:val="left" w:pos="2700"/>
                <w:tab w:val="left" w:pos="3420"/>
                <w:tab w:val="left" w:pos="3780"/>
                <w:tab w:val="left" w:pos="5760"/>
                <w:tab w:val="left" w:pos="7212"/>
              </w:tabs>
              <w:spacing w:line="276" w:lineRule="auto"/>
              <w:rPr>
                <w:rFonts w:ascii="Calibri" w:hAnsi="Calibri"/>
                <w:b/>
                <w:noProof/>
                <w:sz w:val="18"/>
                <w:szCs w:val="18"/>
              </w:rPr>
            </w:pPr>
            <w:r w:rsidRPr="00954FDF">
              <w:rPr>
                <w:rFonts w:ascii="Calibri" w:hAnsi="Calibri"/>
                <w:b/>
                <w:noProof/>
                <w:sz w:val="18"/>
                <w:szCs w:val="18"/>
              </w:rPr>
              <w:t>Note:</w:t>
            </w:r>
          </w:p>
          <w:p w14:paraId="122A18B1" w14:textId="77777777" w:rsidR="00F077FE" w:rsidRPr="00954FDF" w:rsidRDefault="00F077FE" w:rsidP="00954FDF">
            <w:pPr>
              <w:numPr>
                <w:ilvl w:val="0"/>
                <w:numId w:val="4"/>
              </w:numPr>
              <w:tabs>
                <w:tab w:val="left" w:pos="2700"/>
                <w:tab w:val="left" w:pos="3420"/>
                <w:tab w:val="left" w:pos="3780"/>
                <w:tab w:val="left" w:pos="5760"/>
                <w:tab w:val="left" w:pos="7212"/>
              </w:tabs>
              <w:spacing w:line="276" w:lineRule="auto"/>
              <w:ind w:left="540" w:hanging="315"/>
              <w:rPr>
                <w:rFonts w:ascii="Calibri" w:hAnsi="Calibri"/>
                <w:noProof/>
                <w:sz w:val="20"/>
                <w:szCs w:val="18"/>
              </w:rPr>
            </w:pPr>
            <w:r w:rsidRPr="009348FC">
              <w:rPr>
                <w:rFonts w:ascii="Calibri" w:hAnsi="Calibri"/>
                <w:noProof/>
                <w:sz w:val="18"/>
                <w:szCs w:val="18"/>
              </w:rPr>
              <w:t xml:space="preserve">Heated slab floors require mandatory slab insulation (see Table 110.8-A). </w:t>
            </w:r>
          </w:p>
        </w:tc>
      </w:tr>
    </w:tbl>
    <w:p w14:paraId="122A18B3" w14:textId="77777777" w:rsidR="003A506B" w:rsidRDefault="003A506B" w:rsidP="003A506B"/>
    <w:tbl>
      <w:tblPr>
        <w:tblW w:w="4983" w:type="pct"/>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6666"/>
        <w:gridCol w:w="7914"/>
      </w:tblGrid>
      <w:tr w:rsidR="00F077FE" w:rsidRPr="00FE052A" w14:paraId="122A18B5" w14:textId="77777777" w:rsidTr="00FC579D">
        <w:trPr>
          <w:cantSplit/>
          <w:trHeight w:val="317"/>
        </w:trPr>
        <w:tc>
          <w:tcPr>
            <w:tcW w:w="14580" w:type="dxa"/>
            <w:gridSpan w:val="2"/>
            <w:shd w:val="clear" w:color="auto" w:fill="auto"/>
            <w:vAlign w:val="center"/>
          </w:tcPr>
          <w:p w14:paraId="122A18B4" w14:textId="46F239CD" w:rsidR="00F077FE" w:rsidRPr="00F077FE" w:rsidRDefault="00F077FE" w:rsidP="006B3561">
            <w:pPr>
              <w:keepNext/>
              <w:rPr>
                <w:rFonts w:ascii="Calibri" w:eastAsia="Calibri" w:hAnsi="Calibri"/>
                <w:b/>
                <w:sz w:val="22"/>
                <w:szCs w:val="22"/>
              </w:rPr>
            </w:pPr>
            <w:r w:rsidRPr="009B3A0C">
              <w:rPr>
                <w:rFonts w:ascii="Calibri" w:eastAsia="Calibri" w:hAnsi="Calibri"/>
                <w:b/>
                <w:sz w:val="22"/>
                <w:szCs w:val="22"/>
              </w:rPr>
              <w:t xml:space="preserve">F. </w:t>
            </w:r>
            <w:r w:rsidR="006B3561">
              <w:rPr>
                <w:rFonts w:ascii="Calibri" w:eastAsia="Calibri" w:hAnsi="Calibri"/>
                <w:b/>
                <w:sz w:val="22"/>
                <w:szCs w:val="22"/>
              </w:rPr>
              <w:t>Radiant Barrier</w:t>
            </w:r>
            <w:r w:rsidRPr="00F077FE">
              <w:rPr>
                <w:rFonts w:ascii="Calibri" w:eastAsia="Calibri" w:hAnsi="Calibri"/>
                <w:b/>
                <w:sz w:val="22"/>
                <w:szCs w:val="22"/>
              </w:rPr>
              <w:t xml:space="preserve"> </w:t>
            </w:r>
            <w:r w:rsidRPr="00B066EC">
              <w:rPr>
                <w:rFonts w:ascii="Calibri" w:eastAsia="Calibri" w:hAnsi="Calibri"/>
                <w:sz w:val="22"/>
                <w:szCs w:val="22"/>
              </w:rPr>
              <w:t>(Section 150.1(c)2</w:t>
            </w:r>
            <w:r w:rsidR="006B3561" w:rsidRPr="00B066EC">
              <w:rPr>
                <w:rFonts w:ascii="Calibri" w:eastAsia="Calibri" w:hAnsi="Calibri"/>
                <w:sz w:val="22"/>
                <w:szCs w:val="22"/>
              </w:rPr>
              <w:t>)</w:t>
            </w:r>
          </w:p>
        </w:tc>
      </w:tr>
      <w:tr w:rsidR="00F077FE" w:rsidRPr="00FE052A" w14:paraId="122A18B8" w14:textId="77777777" w:rsidTr="00FC579D">
        <w:trPr>
          <w:cantSplit/>
          <w:trHeight w:val="203"/>
        </w:trPr>
        <w:tc>
          <w:tcPr>
            <w:tcW w:w="6666" w:type="dxa"/>
            <w:vAlign w:val="center"/>
          </w:tcPr>
          <w:p w14:paraId="122A18B6" w14:textId="77777777" w:rsidR="00F077FE" w:rsidRPr="00954FDF" w:rsidRDefault="00BE5FED" w:rsidP="00F077FE">
            <w:pPr>
              <w:jc w:val="center"/>
              <w:rPr>
                <w:rFonts w:ascii="Calibri" w:hAnsi="Calibri"/>
                <w:sz w:val="18"/>
                <w:szCs w:val="20"/>
              </w:rPr>
            </w:pPr>
            <w:r w:rsidRPr="00954FDF">
              <w:rPr>
                <w:rFonts w:ascii="Calibri" w:hAnsi="Calibri"/>
                <w:sz w:val="18"/>
                <w:szCs w:val="20"/>
              </w:rPr>
              <w:t>0</w:t>
            </w:r>
            <w:r w:rsidR="00F077FE" w:rsidRPr="00954FDF">
              <w:rPr>
                <w:rFonts w:ascii="Calibri" w:hAnsi="Calibri"/>
                <w:sz w:val="18"/>
                <w:szCs w:val="20"/>
              </w:rPr>
              <w:t>1</w:t>
            </w:r>
          </w:p>
        </w:tc>
        <w:tc>
          <w:tcPr>
            <w:tcW w:w="7914" w:type="dxa"/>
            <w:vAlign w:val="center"/>
          </w:tcPr>
          <w:p w14:paraId="122A18B7" w14:textId="77777777" w:rsidR="00F077FE" w:rsidRPr="00954FDF" w:rsidRDefault="00BE5FED" w:rsidP="00F077FE">
            <w:pPr>
              <w:jc w:val="center"/>
              <w:rPr>
                <w:rFonts w:ascii="Calibri" w:hAnsi="Calibri"/>
                <w:sz w:val="18"/>
                <w:szCs w:val="20"/>
              </w:rPr>
            </w:pPr>
            <w:r w:rsidRPr="00954FDF">
              <w:rPr>
                <w:rFonts w:ascii="Calibri" w:hAnsi="Calibri"/>
                <w:sz w:val="18"/>
                <w:szCs w:val="20"/>
              </w:rPr>
              <w:t>0</w:t>
            </w:r>
            <w:r w:rsidR="00F077FE" w:rsidRPr="00954FDF">
              <w:rPr>
                <w:rFonts w:ascii="Calibri" w:hAnsi="Calibri"/>
                <w:sz w:val="18"/>
                <w:szCs w:val="20"/>
              </w:rPr>
              <w:t>2</w:t>
            </w:r>
          </w:p>
        </w:tc>
      </w:tr>
      <w:tr w:rsidR="00F077FE" w:rsidRPr="00FE052A" w14:paraId="122A18BB" w14:textId="77777777" w:rsidTr="00FC579D">
        <w:trPr>
          <w:cantSplit/>
          <w:trHeight w:val="203"/>
        </w:trPr>
        <w:tc>
          <w:tcPr>
            <w:tcW w:w="6666" w:type="dxa"/>
            <w:vAlign w:val="center"/>
          </w:tcPr>
          <w:p w14:paraId="122A18B9" w14:textId="77777777" w:rsidR="00F077FE" w:rsidRPr="00954FDF" w:rsidRDefault="00F077FE" w:rsidP="00F077FE">
            <w:pPr>
              <w:jc w:val="center"/>
              <w:rPr>
                <w:rFonts w:ascii="Calibri" w:hAnsi="Calibri"/>
                <w:sz w:val="18"/>
                <w:szCs w:val="20"/>
              </w:rPr>
            </w:pPr>
            <w:r w:rsidRPr="00954FDF">
              <w:rPr>
                <w:rFonts w:ascii="Calibri" w:hAnsi="Calibri"/>
                <w:sz w:val="18"/>
                <w:szCs w:val="20"/>
              </w:rPr>
              <w:t>Radiant Barrier installed below the roof deck and on all gable end walls</w:t>
            </w:r>
          </w:p>
        </w:tc>
        <w:tc>
          <w:tcPr>
            <w:tcW w:w="7914" w:type="dxa"/>
            <w:vAlign w:val="center"/>
          </w:tcPr>
          <w:p w14:paraId="122A18BA" w14:textId="77777777" w:rsidR="00F077FE" w:rsidRPr="00954FDF" w:rsidRDefault="00F077FE" w:rsidP="00F077FE">
            <w:pPr>
              <w:jc w:val="center"/>
              <w:rPr>
                <w:rFonts w:ascii="Calibri" w:hAnsi="Calibri"/>
                <w:sz w:val="18"/>
                <w:szCs w:val="20"/>
              </w:rPr>
            </w:pPr>
            <w:r w:rsidRPr="00954FDF">
              <w:rPr>
                <w:rFonts w:ascii="Calibri" w:hAnsi="Calibri"/>
                <w:sz w:val="18"/>
                <w:szCs w:val="20"/>
              </w:rPr>
              <w:t>Comment</w:t>
            </w:r>
            <w:r w:rsidR="00B337E6" w:rsidRPr="00954FDF">
              <w:rPr>
                <w:rFonts w:ascii="Calibri" w:hAnsi="Calibri"/>
                <w:sz w:val="18"/>
                <w:szCs w:val="20"/>
              </w:rPr>
              <w:t>s</w:t>
            </w:r>
          </w:p>
        </w:tc>
      </w:tr>
      <w:tr w:rsidR="00F077FE" w:rsidRPr="00FE052A" w14:paraId="122A18BE" w14:textId="77777777" w:rsidTr="00E902A9">
        <w:trPr>
          <w:cantSplit/>
          <w:trHeight w:val="432"/>
        </w:trPr>
        <w:tc>
          <w:tcPr>
            <w:tcW w:w="6666" w:type="dxa"/>
            <w:vAlign w:val="center"/>
          </w:tcPr>
          <w:p w14:paraId="122A18BC" w14:textId="77777777" w:rsidR="00F077FE" w:rsidRPr="00E56773" w:rsidRDefault="00F077FE" w:rsidP="00E902A9">
            <w:pPr>
              <w:jc w:val="center"/>
              <w:rPr>
                <w:rFonts w:ascii="Calibri" w:hAnsi="Calibri"/>
                <w:sz w:val="20"/>
                <w:szCs w:val="20"/>
              </w:rPr>
            </w:pPr>
          </w:p>
        </w:tc>
        <w:tc>
          <w:tcPr>
            <w:tcW w:w="7914" w:type="dxa"/>
            <w:vAlign w:val="center"/>
          </w:tcPr>
          <w:p w14:paraId="122A18BD" w14:textId="77777777" w:rsidR="00F077FE" w:rsidRPr="00E56773" w:rsidRDefault="00F077FE" w:rsidP="00E902A9">
            <w:pPr>
              <w:jc w:val="center"/>
              <w:rPr>
                <w:rFonts w:ascii="Calibri" w:hAnsi="Calibri"/>
                <w:sz w:val="20"/>
                <w:szCs w:val="20"/>
              </w:rPr>
            </w:pPr>
          </w:p>
        </w:tc>
      </w:tr>
      <w:tr w:rsidR="00C43BFA" w:rsidRPr="00FE052A" w14:paraId="122A18C1" w14:textId="77777777" w:rsidTr="00E902A9">
        <w:trPr>
          <w:cantSplit/>
          <w:trHeight w:val="432"/>
        </w:trPr>
        <w:tc>
          <w:tcPr>
            <w:tcW w:w="6666" w:type="dxa"/>
            <w:vAlign w:val="center"/>
          </w:tcPr>
          <w:p w14:paraId="122A18BF" w14:textId="77777777" w:rsidR="00C43BFA" w:rsidRPr="00E56773" w:rsidRDefault="00C43BFA" w:rsidP="00E902A9">
            <w:pPr>
              <w:jc w:val="center"/>
              <w:rPr>
                <w:rFonts w:ascii="Calibri" w:hAnsi="Calibri"/>
                <w:sz w:val="20"/>
                <w:szCs w:val="20"/>
              </w:rPr>
            </w:pPr>
          </w:p>
        </w:tc>
        <w:tc>
          <w:tcPr>
            <w:tcW w:w="7914" w:type="dxa"/>
            <w:vAlign w:val="center"/>
          </w:tcPr>
          <w:p w14:paraId="122A18C0" w14:textId="77777777" w:rsidR="00C43BFA" w:rsidRPr="00E56773" w:rsidRDefault="00C43BFA" w:rsidP="00E902A9">
            <w:pPr>
              <w:jc w:val="center"/>
              <w:rPr>
                <w:rFonts w:ascii="Calibri" w:hAnsi="Calibri"/>
                <w:sz w:val="20"/>
                <w:szCs w:val="20"/>
              </w:rPr>
            </w:pPr>
          </w:p>
        </w:tc>
      </w:tr>
      <w:tr w:rsidR="00C43BFA" w:rsidRPr="00FE052A" w14:paraId="122A18C4" w14:textId="77777777" w:rsidTr="00E902A9">
        <w:trPr>
          <w:cantSplit/>
          <w:trHeight w:val="432"/>
        </w:trPr>
        <w:tc>
          <w:tcPr>
            <w:tcW w:w="6666" w:type="dxa"/>
            <w:vAlign w:val="center"/>
          </w:tcPr>
          <w:p w14:paraId="122A18C2" w14:textId="77777777" w:rsidR="00C43BFA" w:rsidRPr="00E56773" w:rsidRDefault="00C43BFA" w:rsidP="00E902A9">
            <w:pPr>
              <w:jc w:val="center"/>
              <w:rPr>
                <w:rFonts w:ascii="Calibri" w:hAnsi="Calibri"/>
                <w:sz w:val="20"/>
                <w:szCs w:val="20"/>
              </w:rPr>
            </w:pPr>
          </w:p>
        </w:tc>
        <w:tc>
          <w:tcPr>
            <w:tcW w:w="7914" w:type="dxa"/>
            <w:vAlign w:val="center"/>
          </w:tcPr>
          <w:p w14:paraId="122A18C3" w14:textId="77777777" w:rsidR="00C43BFA" w:rsidRPr="00E56773" w:rsidRDefault="00C43BFA" w:rsidP="00E902A9">
            <w:pPr>
              <w:jc w:val="center"/>
              <w:rPr>
                <w:rFonts w:ascii="Calibri" w:hAnsi="Calibri"/>
                <w:sz w:val="20"/>
                <w:szCs w:val="20"/>
              </w:rPr>
            </w:pPr>
          </w:p>
        </w:tc>
      </w:tr>
      <w:tr w:rsidR="00C43BFA" w:rsidRPr="00FE052A" w14:paraId="122A18C7" w14:textId="77777777" w:rsidTr="00E902A9">
        <w:trPr>
          <w:cantSplit/>
          <w:trHeight w:val="432"/>
        </w:trPr>
        <w:tc>
          <w:tcPr>
            <w:tcW w:w="6666" w:type="dxa"/>
            <w:vAlign w:val="center"/>
          </w:tcPr>
          <w:p w14:paraId="122A18C5" w14:textId="77777777" w:rsidR="00C43BFA" w:rsidRPr="00E56773" w:rsidRDefault="00C43BFA" w:rsidP="00E902A9">
            <w:pPr>
              <w:jc w:val="center"/>
              <w:rPr>
                <w:rFonts w:ascii="Calibri" w:hAnsi="Calibri"/>
                <w:sz w:val="20"/>
                <w:szCs w:val="20"/>
              </w:rPr>
            </w:pPr>
          </w:p>
        </w:tc>
        <w:tc>
          <w:tcPr>
            <w:tcW w:w="7914" w:type="dxa"/>
            <w:vAlign w:val="center"/>
          </w:tcPr>
          <w:p w14:paraId="122A18C6" w14:textId="77777777" w:rsidR="00C43BFA" w:rsidRPr="00E56773" w:rsidRDefault="00C43BFA" w:rsidP="00E902A9">
            <w:pPr>
              <w:jc w:val="center"/>
              <w:rPr>
                <w:rFonts w:ascii="Calibri" w:hAnsi="Calibri"/>
                <w:sz w:val="20"/>
                <w:szCs w:val="20"/>
              </w:rPr>
            </w:pPr>
          </w:p>
        </w:tc>
      </w:tr>
      <w:tr w:rsidR="003865BA" w:rsidRPr="00FE052A" w14:paraId="122A18CC" w14:textId="77777777" w:rsidTr="00FC579D">
        <w:trPr>
          <w:cantSplit/>
          <w:trHeight w:val="203"/>
        </w:trPr>
        <w:tc>
          <w:tcPr>
            <w:tcW w:w="14580" w:type="dxa"/>
            <w:gridSpan w:val="2"/>
            <w:vAlign w:val="center"/>
          </w:tcPr>
          <w:p w14:paraId="122A18C8" w14:textId="77777777" w:rsidR="003865BA" w:rsidRPr="00954FDF" w:rsidRDefault="003865BA" w:rsidP="003865BA">
            <w:pPr>
              <w:keepNext/>
              <w:rPr>
                <w:rFonts w:ascii="Calibri" w:hAnsi="Calibri"/>
                <w:b/>
                <w:sz w:val="18"/>
                <w:szCs w:val="20"/>
              </w:rPr>
            </w:pPr>
            <w:r w:rsidRPr="00954FDF">
              <w:rPr>
                <w:rFonts w:ascii="Calibri" w:hAnsi="Calibri"/>
                <w:b/>
                <w:sz w:val="18"/>
                <w:szCs w:val="20"/>
              </w:rPr>
              <w:t>A radiant barrier is required (for Climate Zones 2-15)</w:t>
            </w:r>
          </w:p>
          <w:p w14:paraId="122A18C9" w14:textId="55A03554" w:rsidR="003865BA" w:rsidRPr="00954FDF" w:rsidRDefault="003865BA" w:rsidP="003865BA">
            <w:pPr>
              <w:pStyle w:val="ListParagraph"/>
              <w:numPr>
                <w:ilvl w:val="0"/>
                <w:numId w:val="4"/>
              </w:numPr>
              <w:rPr>
                <w:rFonts w:asciiTheme="minorHAnsi" w:hAnsiTheme="minorHAnsi" w:cs="ArialMT"/>
                <w:sz w:val="18"/>
                <w:szCs w:val="20"/>
              </w:rPr>
            </w:pPr>
            <w:r w:rsidRPr="00954FDF">
              <w:rPr>
                <w:rFonts w:asciiTheme="minorHAnsi" w:hAnsiTheme="minorHAnsi" w:cs="ArialMT"/>
                <w:sz w:val="18"/>
                <w:szCs w:val="20"/>
              </w:rPr>
              <w:t>Radiant barriers shall meet specific eligibility and installation criteria to receive energy credit for compliance with the Building Energy Efficiency Standards for low-rise residential buildings. Refer to RA4.2.1</w:t>
            </w:r>
          </w:p>
          <w:p w14:paraId="122A18CA" w14:textId="77777777" w:rsidR="003865BA" w:rsidRPr="00954FDF" w:rsidRDefault="003865BA" w:rsidP="003865BA">
            <w:pPr>
              <w:pStyle w:val="ListParagraph"/>
              <w:numPr>
                <w:ilvl w:val="0"/>
                <w:numId w:val="4"/>
              </w:numPr>
              <w:rPr>
                <w:rFonts w:asciiTheme="minorHAnsi" w:hAnsiTheme="minorHAnsi" w:cs="ArialMT"/>
                <w:sz w:val="18"/>
                <w:szCs w:val="20"/>
              </w:rPr>
            </w:pPr>
            <w:r w:rsidRPr="00954FDF">
              <w:rPr>
                <w:rFonts w:asciiTheme="minorHAnsi" w:hAnsiTheme="minorHAnsi" w:cs="ArialMT"/>
                <w:sz w:val="18"/>
                <w:szCs w:val="20"/>
              </w:rPr>
              <w:t>The emittance of the radiant barrier shall be less than or equal to 0.05 as tested in accordance with ASTM C1371 or ASTM E408.</w:t>
            </w:r>
          </w:p>
          <w:p w14:paraId="122A18CB" w14:textId="77777777" w:rsidR="00A03BB0" w:rsidRPr="00954FDF" w:rsidRDefault="003865BA" w:rsidP="00954FDF">
            <w:pPr>
              <w:pStyle w:val="ListParagraph"/>
              <w:numPr>
                <w:ilvl w:val="0"/>
                <w:numId w:val="4"/>
              </w:numPr>
              <w:rPr>
                <w:rFonts w:ascii="Calibri" w:hAnsi="Calibri"/>
                <w:sz w:val="20"/>
                <w:szCs w:val="20"/>
              </w:rPr>
            </w:pPr>
            <w:r w:rsidRPr="00954FDF">
              <w:rPr>
                <w:rFonts w:asciiTheme="minorHAnsi" w:hAnsiTheme="minorHAnsi" w:cs="ArialMT"/>
                <w:bCs/>
                <w:iCs/>
                <w:sz w:val="18"/>
                <w:szCs w:val="20"/>
              </w:rPr>
              <w:t>For Prescriptive Compliance the attic shall be ventilated to p</w:t>
            </w:r>
            <w:r w:rsidRPr="00954FDF">
              <w:rPr>
                <w:rFonts w:asciiTheme="minorHAnsi" w:hAnsiTheme="minorHAnsi" w:cs="ArialMT"/>
                <w:sz w:val="18"/>
                <w:szCs w:val="20"/>
              </w:rPr>
              <w:t>rovide a minimum free ventilation area of not less than one square foot of vent area for each 300 ft2 of attic floor area with no less than 30 percent upper vents.</w:t>
            </w:r>
            <w:r w:rsidRPr="00954FDF">
              <w:rPr>
                <w:rFonts w:asciiTheme="minorHAnsi" w:hAnsiTheme="minorHAnsi" w:cs="ArialMT"/>
                <w:bCs/>
                <w:iCs/>
                <w:sz w:val="18"/>
                <w:szCs w:val="20"/>
              </w:rPr>
              <w:t xml:space="preserve"> </w:t>
            </w:r>
            <w:r w:rsidRPr="00954FDF">
              <w:rPr>
                <w:rFonts w:asciiTheme="minorHAnsi" w:hAnsiTheme="minorHAnsi" w:cs="ArialMT"/>
                <w:sz w:val="18"/>
                <w:szCs w:val="20"/>
              </w:rPr>
              <w:t>Ridge vents or gable end vents are recommended to achieve the best performance. The material should be cut to allow for full airflow to the venting.</w:t>
            </w:r>
          </w:p>
        </w:tc>
      </w:tr>
    </w:tbl>
    <w:p w14:paraId="122A18CD" w14:textId="77777777" w:rsidR="00A844AA" w:rsidRDefault="00A844AA"/>
    <w:tbl>
      <w:tblPr>
        <w:tblW w:w="4991" w:type="pct"/>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1023"/>
        <w:gridCol w:w="1075"/>
        <w:gridCol w:w="1141"/>
        <w:gridCol w:w="900"/>
        <w:gridCol w:w="1732"/>
        <w:gridCol w:w="1180"/>
        <w:gridCol w:w="1298"/>
        <w:gridCol w:w="1180"/>
        <w:gridCol w:w="1180"/>
        <w:gridCol w:w="1180"/>
        <w:gridCol w:w="1533"/>
        <w:gridCol w:w="1182"/>
      </w:tblGrid>
      <w:tr w:rsidR="00C32C7D" w:rsidRPr="00FE052A" w14:paraId="122A18CF" w14:textId="77777777" w:rsidTr="00954FDF">
        <w:trPr>
          <w:cantSplit/>
          <w:trHeight w:val="348"/>
        </w:trPr>
        <w:tc>
          <w:tcPr>
            <w:tcW w:w="14605" w:type="dxa"/>
            <w:gridSpan w:val="12"/>
            <w:shd w:val="clear" w:color="auto" w:fill="auto"/>
            <w:vAlign w:val="center"/>
          </w:tcPr>
          <w:p w14:paraId="122A18CE" w14:textId="47FF54ED" w:rsidR="00C32C7D" w:rsidRPr="00C32C7D" w:rsidRDefault="00323E31" w:rsidP="009348FC">
            <w:pPr>
              <w:keepNext/>
              <w:rPr>
                <w:rFonts w:ascii="Calibri" w:hAnsi="Calibri"/>
                <w:b/>
                <w:sz w:val="22"/>
                <w:szCs w:val="22"/>
              </w:rPr>
            </w:pPr>
            <w:r w:rsidRPr="00323E31">
              <w:rPr>
                <w:rFonts w:ascii="Calibri" w:hAnsi="Calibri"/>
                <w:b/>
                <w:sz w:val="22"/>
                <w:szCs w:val="22"/>
              </w:rPr>
              <w:t xml:space="preserve">G. </w:t>
            </w:r>
            <w:r w:rsidR="009348FC">
              <w:rPr>
                <w:rFonts w:ascii="Calibri" w:hAnsi="Calibri"/>
                <w:b/>
                <w:sz w:val="22"/>
                <w:szCs w:val="22"/>
              </w:rPr>
              <w:t>Roofing Products</w:t>
            </w:r>
            <w:r w:rsidRPr="00323E31">
              <w:rPr>
                <w:rFonts w:ascii="Calibri" w:hAnsi="Calibri"/>
                <w:b/>
                <w:sz w:val="22"/>
                <w:szCs w:val="22"/>
              </w:rPr>
              <w:t xml:space="preserve"> (C</w:t>
            </w:r>
            <w:r w:rsidR="009348FC">
              <w:rPr>
                <w:rFonts w:ascii="Calibri" w:hAnsi="Calibri"/>
                <w:b/>
                <w:sz w:val="22"/>
                <w:szCs w:val="22"/>
              </w:rPr>
              <w:t>ool Roof</w:t>
            </w:r>
            <w:r w:rsidRPr="00323E31">
              <w:rPr>
                <w:rFonts w:ascii="Calibri" w:hAnsi="Calibri"/>
                <w:b/>
                <w:sz w:val="22"/>
                <w:szCs w:val="22"/>
              </w:rPr>
              <w:t xml:space="preserve">) </w:t>
            </w:r>
            <w:r w:rsidRPr="00B066EC">
              <w:rPr>
                <w:rFonts w:ascii="Calibri" w:hAnsi="Calibri"/>
                <w:sz w:val="22"/>
                <w:szCs w:val="22"/>
              </w:rPr>
              <w:t>(Section 150.1(c)11)</w:t>
            </w:r>
          </w:p>
        </w:tc>
      </w:tr>
      <w:tr w:rsidR="00C32C7D" w:rsidRPr="00FE052A" w14:paraId="122A18DC" w14:textId="77777777" w:rsidTr="00954FDF">
        <w:trPr>
          <w:trHeight w:val="195"/>
        </w:trPr>
        <w:tc>
          <w:tcPr>
            <w:tcW w:w="1024" w:type="dxa"/>
            <w:shd w:val="clear" w:color="auto" w:fill="auto"/>
            <w:vAlign w:val="bottom"/>
          </w:tcPr>
          <w:p w14:paraId="122A18D0" w14:textId="77777777" w:rsidR="00C32C7D" w:rsidRPr="009B3A0C" w:rsidRDefault="00C32C7D"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0</w:t>
            </w:r>
            <w:r w:rsidRPr="009B3A0C">
              <w:rPr>
                <w:rFonts w:ascii="Calibri" w:hAnsi="Calibri"/>
                <w:b w:val="0"/>
                <w:color w:val="auto"/>
                <w:sz w:val="18"/>
              </w:rPr>
              <w:t>1</w:t>
            </w:r>
          </w:p>
        </w:tc>
        <w:tc>
          <w:tcPr>
            <w:tcW w:w="1075" w:type="dxa"/>
            <w:shd w:val="clear" w:color="auto" w:fill="auto"/>
            <w:vAlign w:val="bottom"/>
          </w:tcPr>
          <w:p w14:paraId="122A18D1" w14:textId="77777777" w:rsidR="00C32C7D" w:rsidRPr="009B3A0C" w:rsidRDefault="00C32C7D"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0</w:t>
            </w:r>
            <w:r w:rsidRPr="009B3A0C">
              <w:rPr>
                <w:rFonts w:ascii="Calibri" w:hAnsi="Calibri"/>
                <w:b w:val="0"/>
                <w:color w:val="auto"/>
                <w:sz w:val="18"/>
              </w:rPr>
              <w:t>2</w:t>
            </w:r>
          </w:p>
        </w:tc>
        <w:tc>
          <w:tcPr>
            <w:tcW w:w="1141" w:type="dxa"/>
            <w:shd w:val="clear" w:color="auto" w:fill="auto"/>
            <w:vAlign w:val="bottom"/>
          </w:tcPr>
          <w:p w14:paraId="122A18D2" w14:textId="77777777" w:rsidR="00C32C7D" w:rsidRPr="009B3A0C" w:rsidRDefault="00C32C7D"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03</w:t>
            </w:r>
          </w:p>
        </w:tc>
        <w:tc>
          <w:tcPr>
            <w:tcW w:w="900" w:type="dxa"/>
            <w:shd w:val="clear" w:color="auto" w:fill="auto"/>
            <w:vAlign w:val="bottom"/>
          </w:tcPr>
          <w:p w14:paraId="122A18D3" w14:textId="77777777" w:rsidR="00C32C7D" w:rsidRPr="009B3A0C" w:rsidRDefault="00C32C7D"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04</w:t>
            </w:r>
          </w:p>
        </w:tc>
        <w:tc>
          <w:tcPr>
            <w:tcW w:w="1732" w:type="dxa"/>
            <w:shd w:val="clear" w:color="auto" w:fill="auto"/>
            <w:vAlign w:val="bottom"/>
          </w:tcPr>
          <w:p w14:paraId="122A18D4" w14:textId="77777777" w:rsidR="00C32C7D" w:rsidRPr="009B3A0C" w:rsidRDefault="00C32C7D" w:rsidP="00D37915">
            <w:pPr>
              <w:pStyle w:val="Heading7"/>
              <w:tabs>
                <w:tab w:val="clear" w:pos="10980"/>
                <w:tab w:val="clear" w:pos="11430"/>
                <w:tab w:val="left" w:pos="180"/>
                <w:tab w:val="left" w:pos="5310"/>
                <w:tab w:val="left" w:pos="8100"/>
              </w:tabs>
              <w:jc w:val="center"/>
              <w:rPr>
                <w:rFonts w:ascii="Calibri" w:hAnsi="Calibri"/>
                <w:b w:val="0"/>
                <w:sz w:val="18"/>
              </w:rPr>
            </w:pPr>
            <w:r>
              <w:rPr>
                <w:rFonts w:ascii="Calibri" w:hAnsi="Calibri"/>
                <w:b w:val="0"/>
                <w:sz w:val="18"/>
              </w:rPr>
              <w:t>05</w:t>
            </w:r>
          </w:p>
        </w:tc>
        <w:tc>
          <w:tcPr>
            <w:tcW w:w="1180" w:type="dxa"/>
            <w:shd w:val="clear" w:color="auto" w:fill="auto"/>
            <w:vAlign w:val="bottom"/>
          </w:tcPr>
          <w:p w14:paraId="122A18D5" w14:textId="77777777" w:rsidR="00C32C7D" w:rsidRDefault="00C32C7D" w:rsidP="00D37915">
            <w:pPr>
              <w:pStyle w:val="Heading7"/>
              <w:tabs>
                <w:tab w:val="clear" w:pos="10980"/>
                <w:tab w:val="clear" w:pos="11430"/>
                <w:tab w:val="left" w:pos="180"/>
                <w:tab w:val="left" w:pos="5310"/>
                <w:tab w:val="left" w:pos="8100"/>
              </w:tabs>
              <w:jc w:val="center"/>
              <w:rPr>
                <w:rFonts w:ascii="Calibri" w:hAnsi="Calibri"/>
                <w:b w:val="0"/>
                <w:sz w:val="18"/>
              </w:rPr>
            </w:pPr>
            <w:r>
              <w:rPr>
                <w:rFonts w:ascii="Calibri" w:hAnsi="Calibri"/>
                <w:b w:val="0"/>
                <w:sz w:val="18"/>
              </w:rPr>
              <w:t>06</w:t>
            </w:r>
          </w:p>
        </w:tc>
        <w:tc>
          <w:tcPr>
            <w:tcW w:w="1298" w:type="dxa"/>
            <w:shd w:val="clear" w:color="auto" w:fill="auto"/>
            <w:vAlign w:val="bottom"/>
          </w:tcPr>
          <w:p w14:paraId="122A18D6" w14:textId="77777777" w:rsidR="00C32C7D" w:rsidRDefault="00C32C7D" w:rsidP="00D37915">
            <w:pPr>
              <w:keepNext/>
              <w:tabs>
                <w:tab w:val="left" w:pos="7200"/>
                <w:tab w:val="left" w:pos="9990"/>
                <w:tab w:val="left" w:pos="10980"/>
                <w:tab w:val="right" w:pos="11430"/>
              </w:tabs>
              <w:jc w:val="center"/>
              <w:rPr>
                <w:rFonts w:ascii="Calibri" w:hAnsi="Calibri"/>
                <w:noProof/>
                <w:sz w:val="18"/>
                <w:szCs w:val="18"/>
              </w:rPr>
            </w:pPr>
            <w:r>
              <w:rPr>
                <w:rFonts w:ascii="Calibri" w:hAnsi="Calibri"/>
                <w:noProof/>
                <w:sz w:val="18"/>
                <w:szCs w:val="18"/>
              </w:rPr>
              <w:t>07</w:t>
            </w:r>
          </w:p>
        </w:tc>
        <w:tc>
          <w:tcPr>
            <w:tcW w:w="1180" w:type="dxa"/>
            <w:shd w:val="clear" w:color="auto" w:fill="auto"/>
            <w:vAlign w:val="bottom"/>
          </w:tcPr>
          <w:p w14:paraId="122A18D7" w14:textId="77777777" w:rsidR="00C32C7D" w:rsidRDefault="00C32C7D" w:rsidP="00D37915">
            <w:pPr>
              <w:keepNext/>
              <w:tabs>
                <w:tab w:val="left" w:pos="7200"/>
                <w:tab w:val="left" w:pos="9990"/>
                <w:tab w:val="left" w:pos="10980"/>
                <w:tab w:val="right" w:pos="11430"/>
              </w:tabs>
              <w:jc w:val="center"/>
              <w:rPr>
                <w:rFonts w:ascii="Calibri" w:hAnsi="Calibri"/>
                <w:noProof/>
                <w:sz w:val="18"/>
                <w:szCs w:val="18"/>
              </w:rPr>
            </w:pPr>
            <w:r>
              <w:rPr>
                <w:rFonts w:ascii="Calibri" w:hAnsi="Calibri"/>
                <w:noProof/>
                <w:sz w:val="18"/>
                <w:szCs w:val="18"/>
              </w:rPr>
              <w:t>08</w:t>
            </w:r>
          </w:p>
        </w:tc>
        <w:tc>
          <w:tcPr>
            <w:tcW w:w="1180" w:type="dxa"/>
            <w:shd w:val="clear" w:color="auto" w:fill="auto"/>
            <w:vAlign w:val="bottom"/>
          </w:tcPr>
          <w:p w14:paraId="122A18D8" w14:textId="77777777" w:rsidR="00C32C7D" w:rsidRDefault="00C32C7D"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09</w:t>
            </w:r>
          </w:p>
        </w:tc>
        <w:tc>
          <w:tcPr>
            <w:tcW w:w="1180" w:type="dxa"/>
            <w:shd w:val="clear" w:color="auto" w:fill="auto"/>
            <w:vAlign w:val="bottom"/>
          </w:tcPr>
          <w:p w14:paraId="122A18D9" w14:textId="77777777" w:rsidR="00C32C7D" w:rsidRDefault="00C32C7D"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10</w:t>
            </w:r>
          </w:p>
        </w:tc>
        <w:tc>
          <w:tcPr>
            <w:tcW w:w="1533" w:type="dxa"/>
            <w:shd w:val="clear" w:color="auto" w:fill="auto"/>
            <w:vAlign w:val="bottom"/>
          </w:tcPr>
          <w:p w14:paraId="122A18DA" w14:textId="77777777" w:rsidR="00C32C7D" w:rsidRDefault="00C32C7D"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11</w:t>
            </w:r>
          </w:p>
        </w:tc>
        <w:tc>
          <w:tcPr>
            <w:tcW w:w="1182" w:type="dxa"/>
            <w:shd w:val="clear" w:color="auto" w:fill="auto"/>
            <w:vAlign w:val="bottom"/>
          </w:tcPr>
          <w:p w14:paraId="122A18DB" w14:textId="77777777" w:rsidR="00C32C7D" w:rsidRDefault="00C32C7D" w:rsidP="00D37915">
            <w:pPr>
              <w:pStyle w:val="Heading7"/>
              <w:tabs>
                <w:tab w:val="clear" w:pos="10980"/>
                <w:tab w:val="clear" w:pos="11430"/>
                <w:tab w:val="left" w:pos="180"/>
                <w:tab w:val="left" w:pos="5310"/>
                <w:tab w:val="left" w:pos="8100"/>
              </w:tabs>
              <w:jc w:val="center"/>
              <w:rPr>
                <w:rFonts w:ascii="Calibri" w:hAnsi="Calibri"/>
                <w:b w:val="0"/>
                <w:color w:val="auto"/>
                <w:sz w:val="18"/>
              </w:rPr>
            </w:pPr>
            <w:r w:rsidRPr="009B3A0C">
              <w:rPr>
                <w:rFonts w:ascii="Calibri" w:hAnsi="Calibri"/>
                <w:b w:val="0"/>
                <w:color w:val="auto"/>
                <w:sz w:val="18"/>
              </w:rPr>
              <w:t>1</w:t>
            </w:r>
            <w:r>
              <w:rPr>
                <w:rFonts w:ascii="Calibri" w:hAnsi="Calibri"/>
                <w:b w:val="0"/>
                <w:color w:val="auto"/>
                <w:sz w:val="18"/>
              </w:rPr>
              <w:t>2</w:t>
            </w:r>
          </w:p>
        </w:tc>
      </w:tr>
      <w:tr w:rsidR="00C32C7D" w:rsidRPr="00FE052A" w14:paraId="122A18E4" w14:textId="77777777" w:rsidTr="00954FDF">
        <w:trPr>
          <w:trHeight w:val="144"/>
        </w:trPr>
        <w:tc>
          <w:tcPr>
            <w:tcW w:w="1024" w:type="dxa"/>
            <w:vMerge w:val="restart"/>
            <w:shd w:val="clear" w:color="auto" w:fill="auto"/>
            <w:vAlign w:val="bottom"/>
          </w:tcPr>
          <w:p w14:paraId="122A18DD" w14:textId="77777777" w:rsidR="00C32C7D" w:rsidRPr="009B3A0C" w:rsidRDefault="00C32C7D" w:rsidP="00D37915">
            <w:pPr>
              <w:keepNext/>
              <w:tabs>
                <w:tab w:val="left" w:pos="7200"/>
                <w:tab w:val="left" w:pos="9990"/>
                <w:tab w:val="left" w:pos="10980"/>
                <w:tab w:val="right" w:pos="11430"/>
              </w:tabs>
              <w:jc w:val="center"/>
              <w:rPr>
                <w:rFonts w:ascii="Calibri" w:hAnsi="Calibri"/>
                <w:noProof/>
                <w:sz w:val="18"/>
                <w:szCs w:val="18"/>
              </w:rPr>
            </w:pPr>
            <w:r w:rsidRPr="009B3A0C">
              <w:rPr>
                <w:rFonts w:ascii="Calibri" w:hAnsi="Calibri"/>
                <w:noProof/>
                <w:sz w:val="18"/>
                <w:szCs w:val="18"/>
              </w:rPr>
              <w:t>Mass Roof 25lb</w:t>
            </w:r>
            <w:r>
              <w:rPr>
                <w:rFonts w:ascii="Calibri" w:hAnsi="Calibri"/>
                <w:noProof/>
                <w:sz w:val="18"/>
                <w:szCs w:val="18"/>
              </w:rPr>
              <w:t>/</w:t>
            </w:r>
            <w:r w:rsidRPr="009B3A0C">
              <w:rPr>
                <w:rFonts w:ascii="Calibri" w:hAnsi="Calibri"/>
                <w:noProof/>
                <w:sz w:val="18"/>
                <w:szCs w:val="18"/>
              </w:rPr>
              <w:t>ft</w:t>
            </w:r>
            <w:r w:rsidR="003E7B71" w:rsidRPr="003E7B71">
              <w:rPr>
                <w:rFonts w:ascii="Calibri" w:hAnsi="Calibri"/>
                <w:noProof/>
                <w:sz w:val="18"/>
                <w:szCs w:val="18"/>
                <w:vertAlign w:val="superscript"/>
              </w:rPr>
              <w:t>2</w:t>
            </w:r>
            <w:r w:rsidRPr="00EC3848">
              <w:rPr>
                <w:rFonts w:ascii="Calibri" w:hAnsi="Calibri"/>
                <w:noProof/>
                <w:sz w:val="18"/>
                <w:szCs w:val="18"/>
                <w:vertAlign w:val="superscript"/>
              </w:rPr>
              <w:t xml:space="preserve"> </w:t>
            </w:r>
            <w:r w:rsidRPr="009B3A0C">
              <w:rPr>
                <w:rFonts w:ascii="Calibri" w:hAnsi="Calibri"/>
                <w:noProof/>
                <w:sz w:val="18"/>
                <w:szCs w:val="18"/>
              </w:rPr>
              <w:t xml:space="preserve">or </w:t>
            </w:r>
            <w:r w:rsidR="008E18E5">
              <w:rPr>
                <w:rFonts w:ascii="Calibri" w:hAnsi="Calibri"/>
                <w:noProof/>
                <w:sz w:val="18"/>
                <w:szCs w:val="18"/>
              </w:rPr>
              <w:t>G</w:t>
            </w:r>
            <w:r w:rsidRPr="009B3A0C">
              <w:rPr>
                <w:rFonts w:ascii="Calibri" w:hAnsi="Calibri"/>
                <w:noProof/>
                <w:sz w:val="18"/>
                <w:szCs w:val="18"/>
              </w:rPr>
              <w:t>reater</w:t>
            </w:r>
          </w:p>
        </w:tc>
        <w:tc>
          <w:tcPr>
            <w:tcW w:w="1075" w:type="dxa"/>
            <w:vMerge w:val="restart"/>
            <w:shd w:val="clear" w:color="auto" w:fill="auto"/>
            <w:vAlign w:val="bottom"/>
          </w:tcPr>
          <w:p w14:paraId="122A18DE" w14:textId="77777777" w:rsidR="00C32C7D" w:rsidRPr="009B3A0C" w:rsidRDefault="00C32C7D" w:rsidP="00D37915">
            <w:pPr>
              <w:keepNext/>
              <w:tabs>
                <w:tab w:val="left" w:pos="7200"/>
                <w:tab w:val="left" w:pos="9990"/>
                <w:tab w:val="left" w:pos="10980"/>
                <w:tab w:val="right" w:pos="11430"/>
              </w:tabs>
              <w:jc w:val="center"/>
              <w:rPr>
                <w:rFonts w:ascii="Calibri" w:hAnsi="Calibri"/>
                <w:b/>
                <w:sz w:val="18"/>
              </w:rPr>
            </w:pPr>
            <w:r w:rsidRPr="009B3A0C">
              <w:rPr>
                <w:rFonts w:ascii="Calibri" w:hAnsi="Calibri"/>
                <w:noProof/>
                <w:sz w:val="18"/>
                <w:szCs w:val="18"/>
              </w:rPr>
              <w:t>Roof Pitch</w:t>
            </w:r>
          </w:p>
        </w:tc>
        <w:tc>
          <w:tcPr>
            <w:tcW w:w="1141" w:type="dxa"/>
            <w:vMerge w:val="restart"/>
            <w:shd w:val="clear" w:color="auto" w:fill="auto"/>
            <w:vAlign w:val="bottom"/>
          </w:tcPr>
          <w:p w14:paraId="122A18DF" w14:textId="77777777" w:rsidR="00C32C7D" w:rsidRPr="009B3A0C" w:rsidRDefault="00C32C7D" w:rsidP="00D37915">
            <w:pPr>
              <w:pStyle w:val="Heading7"/>
              <w:tabs>
                <w:tab w:val="clear" w:pos="10980"/>
                <w:tab w:val="clear" w:pos="11430"/>
                <w:tab w:val="left" w:pos="180"/>
                <w:tab w:val="left" w:pos="5310"/>
                <w:tab w:val="left" w:pos="8100"/>
              </w:tabs>
              <w:jc w:val="center"/>
              <w:rPr>
                <w:rFonts w:ascii="Calibri" w:hAnsi="Calibri"/>
                <w:b w:val="0"/>
                <w:color w:val="auto"/>
                <w:sz w:val="22"/>
              </w:rPr>
            </w:pPr>
            <w:r>
              <w:rPr>
                <w:rFonts w:ascii="Calibri" w:hAnsi="Calibri"/>
                <w:b w:val="0"/>
                <w:color w:val="auto"/>
                <w:sz w:val="18"/>
                <w:szCs w:val="18"/>
              </w:rPr>
              <w:t xml:space="preserve">Method </w:t>
            </w:r>
            <w:r w:rsidR="008E18E5">
              <w:rPr>
                <w:rFonts w:ascii="Calibri" w:hAnsi="Calibri"/>
                <w:b w:val="0"/>
                <w:color w:val="auto"/>
                <w:sz w:val="18"/>
                <w:szCs w:val="18"/>
              </w:rPr>
              <w:t>o</w:t>
            </w:r>
            <w:r>
              <w:rPr>
                <w:rFonts w:ascii="Calibri" w:hAnsi="Calibri"/>
                <w:b w:val="0"/>
                <w:color w:val="auto"/>
                <w:sz w:val="18"/>
                <w:szCs w:val="18"/>
              </w:rPr>
              <w:t xml:space="preserve">f </w:t>
            </w:r>
            <w:r w:rsidR="008E18E5">
              <w:rPr>
                <w:rFonts w:ascii="Calibri" w:hAnsi="Calibri"/>
                <w:b w:val="0"/>
                <w:color w:val="auto"/>
                <w:sz w:val="18"/>
                <w:szCs w:val="18"/>
              </w:rPr>
              <w:t>C</w:t>
            </w:r>
            <w:r>
              <w:rPr>
                <w:rFonts w:ascii="Calibri" w:hAnsi="Calibri"/>
                <w:b w:val="0"/>
                <w:color w:val="auto"/>
                <w:sz w:val="18"/>
                <w:szCs w:val="18"/>
              </w:rPr>
              <w:t>ompliance</w:t>
            </w:r>
          </w:p>
        </w:tc>
        <w:tc>
          <w:tcPr>
            <w:tcW w:w="900" w:type="dxa"/>
            <w:vMerge w:val="restart"/>
            <w:shd w:val="clear" w:color="auto" w:fill="auto"/>
            <w:vAlign w:val="bottom"/>
          </w:tcPr>
          <w:p w14:paraId="122A18E0" w14:textId="77777777" w:rsidR="00C32C7D" w:rsidRDefault="00C32C7D" w:rsidP="00D37915">
            <w:pPr>
              <w:pStyle w:val="Heading7"/>
              <w:tabs>
                <w:tab w:val="clear" w:pos="10980"/>
                <w:tab w:val="clear" w:pos="11430"/>
                <w:tab w:val="left" w:pos="180"/>
                <w:tab w:val="left" w:pos="5310"/>
                <w:tab w:val="left" w:pos="8100"/>
              </w:tabs>
              <w:jc w:val="center"/>
              <w:rPr>
                <w:rFonts w:ascii="Calibri" w:hAnsi="Calibri"/>
                <w:b w:val="0"/>
                <w:color w:val="auto"/>
                <w:sz w:val="18"/>
                <w:szCs w:val="18"/>
              </w:rPr>
            </w:pPr>
            <w:r w:rsidRPr="00061D5E">
              <w:rPr>
                <w:rFonts w:ascii="Calibri" w:hAnsi="Calibri"/>
                <w:b w:val="0"/>
                <w:color w:val="auto"/>
                <w:sz w:val="18"/>
              </w:rPr>
              <w:t>Product Type</w:t>
            </w:r>
          </w:p>
        </w:tc>
        <w:tc>
          <w:tcPr>
            <w:tcW w:w="1732" w:type="dxa"/>
            <w:vMerge w:val="restart"/>
            <w:shd w:val="clear" w:color="auto" w:fill="auto"/>
            <w:vAlign w:val="bottom"/>
          </w:tcPr>
          <w:p w14:paraId="122A18E1" w14:textId="77777777" w:rsidR="00C32C7D" w:rsidRPr="009B3A0C" w:rsidRDefault="00C32C7D" w:rsidP="00D37915">
            <w:pPr>
              <w:pStyle w:val="Heading7"/>
              <w:tabs>
                <w:tab w:val="clear" w:pos="10980"/>
                <w:tab w:val="clear" w:pos="11430"/>
                <w:tab w:val="left" w:pos="180"/>
                <w:tab w:val="left" w:pos="5310"/>
                <w:tab w:val="left" w:pos="8100"/>
              </w:tabs>
              <w:jc w:val="center"/>
              <w:rPr>
                <w:rFonts w:ascii="Calibri" w:hAnsi="Calibri"/>
                <w:b w:val="0"/>
                <w:color w:val="auto"/>
                <w:sz w:val="20"/>
                <w:szCs w:val="20"/>
              </w:rPr>
            </w:pPr>
            <w:r>
              <w:rPr>
                <w:rFonts w:ascii="Calibri" w:hAnsi="Calibri"/>
                <w:b w:val="0"/>
                <w:color w:val="auto"/>
                <w:sz w:val="18"/>
              </w:rPr>
              <w:t>CRRC Product ID Number</w:t>
            </w:r>
          </w:p>
        </w:tc>
        <w:tc>
          <w:tcPr>
            <w:tcW w:w="4838" w:type="dxa"/>
            <w:gridSpan w:val="4"/>
            <w:shd w:val="clear" w:color="auto" w:fill="auto"/>
            <w:vAlign w:val="bottom"/>
          </w:tcPr>
          <w:p w14:paraId="122A18E2" w14:textId="77777777" w:rsidR="00C32C7D" w:rsidRDefault="00C32C7D" w:rsidP="00D37915">
            <w:pPr>
              <w:pStyle w:val="Heading7"/>
              <w:tabs>
                <w:tab w:val="clear" w:pos="10980"/>
                <w:tab w:val="clear" w:pos="11430"/>
                <w:tab w:val="left" w:pos="180"/>
                <w:tab w:val="left" w:pos="5310"/>
                <w:tab w:val="left" w:pos="8100"/>
              </w:tabs>
              <w:jc w:val="center"/>
              <w:rPr>
                <w:rFonts w:ascii="Calibri" w:hAnsi="Calibri"/>
                <w:color w:val="auto"/>
                <w:sz w:val="18"/>
              </w:rPr>
            </w:pPr>
            <w:r w:rsidRPr="00D15D16">
              <w:rPr>
                <w:rFonts w:ascii="Calibri" w:hAnsi="Calibri"/>
                <w:color w:val="auto"/>
                <w:sz w:val="18"/>
              </w:rPr>
              <w:t>Proposed</w:t>
            </w:r>
          </w:p>
        </w:tc>
        <w:tc>
          <w:tcPr>
            <w:tcW w:w="3895" w:type="dxa"/>
            <w:gridSpan w:val="3"/>
            <w:shd w:val="clear" w:color="auto" w:fill="auto"/>
            <w:vAlign w:val="bottom"/>
          </w:tcPr>
          <w:p w14:paraId="122A18E3" w14:textId="77777777" w:rsidR="00C32C7D" w:rsidRPr="009B3A0C" w:rsidRDefault="00C32C7D" w:rsidP="00D37915">
            <w:pPr>
              <w:pStyle w:val="Heading7"/>
              <w:tabs>
                <w:tab w:val="clear" w:pos="10980"/>
                <w:tab w:val="clear" w:pos="11430"/>
                <w:tab w:val="left" w:pos="180"/>
                <w:tab w:val="left" w:pos="5310"/>
                <w:tab w:val="left" w:pos="8100"/>
              </w:tabs>
              <w:jc w:val="center"/>
              <w:rPr>
                <w:rFonts w:ascii="Calibri" w:hAnsi="Calibri"/>
                <w:b w:val="0"/>
                <w:color w:val="auto"/>
                <w:sz w:val="18"/>
              </w:rPr>
            </w:pPr>
            <w:r w:rsidRPr="00D15D16">
              <w:rPr>
                <w:rFonts w:ascii="Calibri" w:hAnsi="Calibri"/>
                <w:color w:val="auto"/>
                <w:sz w:val="18"/>
              </w:rPr>
              <w:t>Required</w:t>
            </w:r>
          </w:p>
        </w:tc>
      </w:tr>
      <w:tr w:rsidR="00C32C7D" w:rsidRPr="00FE052A" w14:paraId="122A18F2" w14:textId="77777777" w:rsidTr="00954FDF">
        <w:trPr>
          <w:trHeight w:val="467"/>
        </w:trPr>
        <w:tc>
          <w:tcPr>
            <w:tcW w:w="1024" w:type="dxa"/>
            <w:vMerge/>
            <w:shd w:val="clear" w:color="auto" w:fill="auto"/>
            <w:vAlign w:val="bottom"/>
          </w:tcPr>
          <w:p w14:paraId="122A18E5" w14:textId="77777777" w:rsidR="00C32C7D" w:rsidRPr="009B3A0C" w:rsidRDefault="00C32C7D" w:rsidP="00D37915">
            <w:pPr>
              <w:keepNext/>
              <w:tabs>
                <w:tab w:val="left" w:pos="7200"/>
                <w:tab w:val="left" w:pos="9990"/>
                <w:tab w:val="left" w:pos="10980"/>
                <w:tab w:val="right" w:pos="11430"/>
              </w:tabs>
              <w:jc w:val="center"/>
              <w:rPr>
                <w:rFonts w:ascii="Calibri" w:hAnsi="Calibri"/>
                <w:noProof/>
                <w:sz w:val="18"/>
                <w:szCs w:val="18"/>
              </w:rPr>
            </w:pPr>
          </w:p>
        </w:tc>
        <w:tc>
          <w:tcPr>
            <w:tcW w:w="1075" w:type="dxa"/>
            <w:vMerge/>
            <w:shd w:val="clear" w:color="auto" w:fill="auto"/>
            <w:vAlign w:val="bottom"/>
          </w:tcPr>
          <w:p w14:paraId="122A18E6" w14:textId="77777777" w:rsidR="00C32C7D" w:rsidRPr="009B3A0C" w:rsidRDefault="00C32C7D" w:rsidP="00D37915">
            <w:pPr>
              <w:keepNext/>
              <w:tabs>
                <w:tab w:val="left" w:pos="7200"/>
                <w:tab w:val="left" w:pos="9990"/>
                <w:tab w:val="left" w:pos="10980"/>
                <w:tab w:val="right" w:pos="11430"/>
              </w:tabs>
              <w:jc w:val="center"/>
              <w:rPr>
                <w:rFonts w:ascii="Calibri" w:hAnsi="Calibri"/>
                <w:noProof/>
                <w:sz w:val="18"/>
                <w:szCs w:val="18"/>
              </w:rPr>
            </w:pPr>
          </w:p>
        </w:tc>
        <w:tc>
          <w:tcPr>
            <w:tcW w:w="1141" w:type="dxa"/>
            <w:vMerge/>
            <w:shd w:val="clear" w:color="auto" w:fill="auto"/>
            <w:vAlign w:val="bottom"/>
          </w:tcPr>
          <w:p w14:paraId="122A18E7" w14:textId="77777777" w:rsidR="00C32C7D" w:rsidRPr="009B3A0C" w:rsidRDefault="00C32C7D" w:rsidP="00D37915">
            <w:pPr>
              <w:pStyle w:val="Heading7"/>
              <w:tabs>
                <w:tab w:val="clear" w:pos="10980"/>
                <w:tab w:val="clear" w:pos="11430"/>
                <w:tab w:val="left" w:pos="180"/>
                <w:tab w:val="left" w:pos="5310"/>
                <w:tab w:val="left" w:pos="8100"/>
              </w:tabs>
              <w:jc w:val="center"/>
              <w:rPr>
                <w:rFonts w:ascii="Calibri" w:hAnsi="Calibri"/>
                <w:b w:val="0"/>
                <w:color w:val="auto"/>
                <w:sz w:val="18"/>
              </w:rPr>
            </w:pPr>
          </w:p>
        </w:tc>
        <w:tc>
          <w:tcPr>
            <w:tcW w:w="900" w:type="dxa"/>
            <w:vMerge/>
            <w:shd w:val="clear" w:color="auto" w:fill="auto"/>
            <w:vAlign w:val="bottom"/>
          </w:tcPr>
          <w:p w14:paraId="122A18E8" w14:textId="77777777" w:rsidR="00C32C7D" w:rsidRPr="009B3A0C" w:rsidRDefault="00C32C7D" w:rsidP="00D37915">
            <w:pPr>
              <w:pStyle w:val="Heading7"/>
              <w:tabs>
                <w:tab w:val="clear" w:pos="10980"/>
                <w:tab w:val="clear" w:pos="11430"/>
                <w:tab w:val="left" w:pos="180"/>
                <w:tab w:val="left" w:pos="5310"/>
                <w:tab w:val="left" w:pos="8100"/>
              </w:tabs>
              <w:jc w:val="center"/>
              <w:rPr>
                <w:rFonts w:ascii="Calibri" w:hAnsi="Calibri"/>
                <w:b w:val="0"/>
                <w:color w:val="auto"/>
                <w:sz w:val="18"/>
              </w:rPr>
            </w:pPr>
          </w:p>
        </w:tc>
        <w:tc>
          <w:tcPr>
            <w:tcW w:w="1732" w:type="dxa"/>
            <w:vMerge/>
            <w:shd w:val="clear" w:color="auto" w:fill="auto"/>
            <w:vAlign w:val="bottom"/>
          </w:tcPr>
          <w:p w14:paraId="122A18E9" w14:textId="77777777" w:rsidR="00C32C7D" w:rsidRPr="00061D5E" w:rsidRDefault="00C32C7D" w:rsidP="00D37915">
            <w:pPr>
              <w:pStyle w:val="Heading7"/>
              <w:tabs>
                <w:tab w:val="clear" w:pos="10980"/>
                <w:tab w:val="clear" w:pos="11430"/>
                <w:tab w:val="left" w:pos="180"/>
                <w:tab w:val="left" w:pos="5310"/>
                <w:tab w:val="left" w:pos="8100"/>
              </w:tabs>
              <w:jc w:val="center"/>
              <w:rPr>
                <w:rFonts w:ascii="Calibri" w:hAnsi="Calibri"/>
                <w:b w:val="0"/>
                <w:color w:val="auto"/>
                <w:sz w:val="18"/>
              </w:rPr>
            </w:pPr>
          </w:p>
        </w:tc>
        <w:tc>
          <w:tcPr>
            <w:tcW w:w="1180" w:type="dxa"/>
            <w:shd w:val="clear" w:color="auto" w:fill="auto"/>
            <w:vAlign w:val="bottom"/>
          </w:tcPr>
          <w:p w14:paraId="122A18EA" w14:textId="77777777" w:rsidR="00C32C7D" w:rsidRPr="009B3A0C" w:rsidRDefault="00C32C7D"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Initial Solar Reflectance</w:t>
            </w:r>
          </w:p>
        </w:tc>
        <w:tc>
          <w:tcPr>
            <w:tcW w:w="1298" w:type="dxa"/>
            <w:shd w:val="clear" w:color="auto" w:fill="auto"/>
            <w:vAlign w:val="bottom"/>
          </w:tcPr>
          <w:p w14:paraId="122A18EB" w14:textId="77777777" w:rsidR="00C32C7D" w:rsidRPr="009B3A0C" w:rsidRDefault="00C32C7D"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Aged Solar Reflectance</w:t>
            </w:r>
            <w:r w:rsidDel="00484660">
              <w:rPr>
                <w:rFonts w:ascii="Calibri" w:hAnsi="Calibri"/>
                <w:b w:val="0"/>
                <w:color w:val="auto"/>
                <w:sz w:val="18"/>
              </w:rPr>
              <w:t xml:space="preserve"> </w:t>
            </w:r>
          </w:p>
        </w:tc>
        <w:tc>
          <w:tcPr>
            <w:tcW w:w="1180" w:type="dxa"/>
            <w:shd w:val="clear" w:color="auto" w:fill="auto"/>
            <w:vAlign w:val="bottom"/>
          </w:tcPr>
          <w:p w14:paraId="122A18EC" w14:textId="77777777" w:rsidR="00C32C7D" w:rsidRDefault="00C32C7D" w:rsidP="00D37915">
            <w:pPr>
              <w:jc w:val="center"/>
              <w:rPr>
                <w:b/>
                <w:sz w:val="18"/>
                <w:szCs w:val="18"/>
              </w:rPr>
            </w:pPr>
            <w:r>
              <w:rPr>
                <w:rFonts w:ascii="Calibri" w:hAnsi="Calibri"/>
                <w:sz w:val="18"/>
              </w:rPr>
              <w:t>Thermal Emittance</w:t>
            </w:r>
            <w:r w:rsidDel="00484660">
              <w:rPr>
                <w:rFonts w:ascii="Calibri" w:hAnsi="Calibri"/>
                <w:sz w:val="18"/>
              </w:rPr>
              <w:t xml:space="preserve"> </w:t>
            </w:r>
          </w:p>
        </w:tc>
        <w:tc>
          <w:tcPr>
            <w:tcW w:w="1180" w:type="dxa"/>
            <w:shd w:val="clear" w:color="auto" w:fill="auto"/>
            <w:vAlign w:val="bottom"/>
          </w:tcPr>
          <w:p w14:paraId="122A18ED" w14:textId="77777777" w:rsidR="00C32C7D" w:rsidRPr="00631FD5" w:rsidRDefault="00C32C7D" w:rsidP="00D37915">
            <w:pPr>
              <w:pStyle w:val="Heading7"/>
              <w:tabs>
                <w:tab w:val="clear" w:pos="10980"/>
                <w:tab w:val="clear" w:pos="11430"/>
                <w:tab w:val="left" w:pos="180"/>
                <w:tab w:val="left" w:pos="5310"/>
                <w:tab w:val="left" w:pos="8100"/>
              </w:tabs>
              <w:jc w:val="center"/>
              <w:rPr>
                <w:rFonts w:asciiTheme="minorHAnsi" w:hAnsiTheme="minorHAnsi"/>
                <w:b w:val="0"/>
                <w:color w:val="auto"/>
                <w:sz w:val="18"/>
              </w:rPr>
            </w:pPr>
            <w:r w:rsidRPr="00631FD5">
              <w:rPr>
                <w:rFonts w:asciiTheme="minorHAnsi" w:hAnsiTheme="minorHAnsi"/>
                <w:b w:val="0"/>
                <w:color w:val="auto"/>
                <w:sz w:val="18"/>
              </w:rPr>
              <w:t>SRI</w:t>
            </w:r>
          </w:p>
          <w:p w14:paraId="122A18EE" w14:textId="77777777" w:rsidR="00C32C7D" w:rsidRPr="00484660" w:rsidRDefault="00C32C7D" w:rsidP="00D37915">
            <w:pPr>
              <w:pStyle w:val="Heading7"/>
              <w:tabs>
                <w:tab w:val="clear" w:pos="10980"/>
                <w:tab w:val="clear" w:pos="11430"/>
                <w:tab w:val="left" w:pos="180"/>
                <w:tab w:val="left" w:pos="5310"/>
                <w:tab w:val="left" w:pos="8100"/>
              </w:tabs>
              <w:jc w:val="center"/>
              <w:rPr>
                <w:rFonts w:ascii="Calibri" w:hAnsi="Calibri"/>
                <w:b w:val="0"/>
                <w:color w:val="auto"/>
                <w:sz w:val="18"/>
              </w:rPr>
            </w:pPr>
            <w:r w:rsidRPr="00631FD5">
              <w:rPr>
                <w:rFonts w:asciiTheme="minorHAnsi" w:hAnsiTheme="minorHAnsi"/>
                <w:b w:val="0"/>
                <w:sz w:val="18"/>
                <w:szCs w:val="18"/>
              </w:rPr>
              <w:t>(Optional)</w:t>
            </w:r>
          </w:p>
        </w:tc>
        <w:tc>
          <w:tcPr>
            <w:tcW w:w="1180" w:type="dxa"/>
            <w:shd w:val="clear" w:color="auto" w:fill="auto"/>
            <w:vAlign w:val="bottom"/>
          </w:tcPr>
          <w:p w14:paraId="122A18EF" w14:textId="77777777" w:rsidR="00C32C7D" w:rsidRDefault="00C32C7D"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Aged Solar Reflectance</w:t>
            </w:r>
            <w:r w:rsidDel="00484660">
              <w:rPr>
                <w:rFonts w:ascii="Calibri" w:hAnsi="Calibri"/>
                <w:b w:val="0"/>
                <w:color w:val="auto"/>
                <w:sz w:val="18"/>
              </w:rPr>
              <w:t xml:space="preserve"> </w:t>
            </w:r>
          </w:p>
        </w:tc>
        <w:tc>
          <w:tcPr>
            <w:tcW w:w="1533" w:type="dxa"/>
            <w:shd w:val="clear" w:color="auto" w:fill="auto"/>
            <w:vAlign w:val="bottom"/>
          </w:tcPr>
          <w:p w14:paraId="122A18F0" w14:textId="77777777" w:rsidR="00C32C7D" w:rsidRDefault="00C32C7D"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Thermal Emittance</w:t>
            </w:r>
            <w:r w:rsidDel="00484660">
              <w:rPr>
                <w:rFonts w:ascii="Calibri" w:hAnsi="Calibri"/>
                <w:b w:val="0"/>
                <w:color w:val="auto"/>
                <w:sz w:val="18"/>
              </w:rPr>
              <w:t xml:space="preserve"> </w:t>
            </w:r>
          </w:p>
        </w:tc>
        <w:tc>
          <w:tcPr>
            <w:tcW w:w="1182" w:type="dxa"/>
            <w:shd w:val="clear" w:color="auto" w:fill="auto"/>
            <w:vAlign w:val="bottom"/>
          </w:tcPr>
          <w:p w14:paraId="122A18F1" w14:textId="77777777" w:rsidR="00C32C7D" w:rsidRDefault="00C32C7D"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SRI (Optional)</w:t>
            </w:r>
          </w:p>
        </w:tc>
      </w:tr>
      <w:tr w:rsidR="00C32C7D" w:rsidRPr="00FE052A" w14:paraId="122A18FF" w14:textId="77777777" w:rsidTr="00954FDF">
        <w:trPr>
          <w:trHeight w:val="432"/>
        </w:trPr>
        <w:tc>
          <w:tcPr>
            <w:tcW w:w="1024" w:type="dxa"/>
            <w:shd w:val="clear" w:color="auto" w:fill="auto"/>
            <w:vAlign w:val="center"/>
          </w:tcPr>
          <w:p w14:paraId="122A18F3" w14:textId="77777777" w:rsidR="00C32C7D" w:rsidRPr="009B3A0C" w:rsidRDefault="00C32C7D" w:rsidP="00E902A9">
            <w:pPr>
              <w:keepNext/>
              <w:tabs>
                <w:tab w:val="left" w:pos="7200"/>
                <w:tab w:val="left" w:pos="9990"/>
                <w:tab w:val="left" w:pos="10980"/>
                <w:tab w:val="right" w:pos="11430"/>
              </w:tabs>
              <w:spacing w:line="200" w:lineRule="exact"/>
              <w:jc w:val="center"/>
              <w:rPr>
                <w:rFonts w:ascii="Calibri" w:hAnsi="Calibri"/>
                <w:sz w:val="18"/>
                <w:szCs w:val="18"/>
              </w:rPr>
            </w:pPr>
          </w:p>
        </w:tc>
        <w:tc>
          <w:tcPr>
            <w:tcW w:w="1075" w:type="dxa"/>
            <w:shd w:val="clear" w:color="auto" w:fill="auto"/>
            <w:vAlign w:val="center"/>
          </w:tcPr>
          <w:p w14:paraId="122A18F4" w14:textId="77777777" w:rsidR="00C32C7D" w:rsidRPr="009B3A0C" w:rsidRDefault="00C32C7D" w:rsidP="00E902A9">
            <w:pPr>
              <w:keepNext/>
              <w:jc w:val="center"/>
              <w:rPr>
                <w:rFonts w:ascii="Calibri" w:hAnsi="Calibri"/>
                <w:noProof/>
                <w:sz w:val="18"/>
                <w:szCs w:val="18"/>
              </w:rPr>
            </w:pPr>
          </w:p>
        </w:tc>
        <w:tc>
          <w:tcPr>
            <w:tcW w:w="1141" w:type="dxa"/>
            <w:shd w:val="clear" w:color="auto" w:fill="auto"/>
            <w:vAlign w:val="center"/>
          </w:tcPr>
          <w:p w14:paraId="122A18F5" w14:textId="77777777" w:rsidR="00C32C7D" w:rsidRPr="009B3A0C" w:rsidRDefault="00C32C7D" w:rsidP="00E902A9">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900" w:type="dxa"/>
            <w:shd w:val="clear" w:color="auto" w:fill="auto"/>
            <w:vAlign w:val="center"/>
          </w:tcPr>
          <w:p w14:paraId="122A18F6" w14:textId="77777777" w:rsidR="00C32C7D" w:rsidRPr="009B3A0C" w:rsidRDefault="00C32C7D" w:rsidP="00E902A9">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732" w:type="dxa"/>
            <w:shd w:val="clear" w:color="auto" w:fill="auto"/>
            <w:vAlign w:val="center"/>
          </w:tcPr>
          <w:p w14:paraId="122A18F7" w14:textId="77777777" w:rsidR="00C32C7D" w:rsidRDefault="00C32C7D" w:rsidP="00E902A9">
            <w:pPr>
              <w:pStyle w:val="Heading7"/>
              <w:jc w:val="center"/>
              <w:rPr>
                <w:rFonts w:ascii="Calibri" w:hAnsi="Calibri"/>
                <w:noProof/>
                <w:sz w:val="18"/>
                <w:szCs w:val="18"/>
              </w:rPr>
            </w:pPr>
          </w:p>
        </w:tc>
        <w:tc>
          <w:tcPr>
            <w:tcW w:w="1180" w:type="dxa"/>
            <w:shd w:val="clear" w:color="auto" w:fill="auto"/>
            <w:vAlign w:val="center"/>
          </w:tcPr>
          <w:p w14:paraId="122A18F8" w14:textId="77777777" w:rsidR="00C32C7D" w:rsidRPr="009B3A0C" w:rsidRDefault="00C32C7D" w:rsidP="00E902A9">
            <w:pPr>
              <w:keepNext/>
              <w:tabs>
                <w:tab w:val="left" w:pos="7200"/>
                <w:tab w:val="left" w:pos="9990"/>
                <w:tab w:val="left" w:pos="10980"/>
                <w:tab w:val="right" w:pos="11430"/>
              </w:tabs>
              <w:spacing w:line="200" w:lineRule="exact"/>
              <w:jc w:val="center"/>
              <w:rPr>
                <w:rFonts w:ascii="Calibri" w:hAnsi="Calibri"/>
                <w:noProof/>
                <w:sz w:val="18"/>
                <w:szCs w:val="18"/>
              </w:rPr>
            </w:pPr>
          </w:p>
        </w:tc>
        <w:tc>
          <w:tcPr>
            <w:tcW w:w="1298" w:type="dxa"/>
            <w:shd w:val="clear" w:color="auto" w:fill="auto"/>
            <w:vAlign w:val="center"/>
          </w:tcPr>
          <w:p w14:paraId="122A18F9" w14:textId="77777777" w:rsidR="00C32C7D" w:rsidRPr="009B3A0C" w:rsidRDefault="00C32C7D" w:rsidP="00E902A9">
            <w:pPr>
              <w:keepNext/>
              <w:jc w:val="center"/>
              <w:rPr>
                <w:rFonts w:ascii="Calibri" w:hAnsi="Calibri"/>
                <w:noProof/>
                <w:sz w:val="18"/>
                <w:szCs w:val="18"/>
              </w:rPr>
            </w:pPr>
          </w:p>
        </w:tc>
        <w:tc>
          <w:tcPr>
            <w:tcW w:w="1180" w:type="dxa"/>
            <w:shd w:val="clear" w:color="auto" w:fill="auto"/>
            <w:vAlign w:val="center"/>
          </w:tcPr>
          <w:p w14:paraId="122A18FA" w14:textId="77777777" w:rsidR="00C32C7D" w:rsidRPr="009B3A0C" w:rsidRDefault="00C32C7D" w:rsidP="00E902A9">
            <w:pPr>
              <w:keepNext/>
              <w:jc w:val="center"/>
              <w:rPr>
                <w:rFonts w:ascii="Calibri" w:hAnsi="Calibri"/>
                <w:noProof/>
                <w:sz w:val="18"/>
                <w:szCs w:val="18"/>
              </w:rPr>
            </w:pPr>
          </w:p>
        </w:tc>
        <w:tc>
          <w:tcPr>
            <w:tcW w:w="1180" w:type="dxa"/>
            <w:shd w:val="clear" w:color="auto" w:fill="auto"/>
            <w:vAlign w:val="center"/>
          </w:tcPr>
          <w:p w14:paraId="122A18FB" w14:textId="77777777" w:rsidR="00C32C7D" w:rsidRPr="009B3A0C" w:rsidRDefault="00C32C7D" w:rsidP="00E902A9">
            <w:pPr>
              <w:keepNext/>
              <w:jc w:val="center"/>
              <w:rPr>
                <w:rFonts w:ascii="Calibri" w:hAnsi="Calibri"/>
                <w:noProof/>
                <w:sz w:val="18"/>
                <w:szCs w:val="18"/>
              </w:rPr>
            </w:pPr>
          </w:p>
        </w:tc>
        <w:tc>
          <w:tcPr>
            <w:tcW w:w="1180" w:type="dxa"/>
            <w:shd w:val="clear" w:color="auto" w:fill="auto"/>
            <w:vAlign w:val="center"/>
          </w:tcPr>
          <w:p w14:paraId="122A18FC" w14:textId="77777777" w:rsidR="00C32C7D" w:rsidRPr="009B3A0C" w:rsidRDefault="00C32C7D" w:rsidP="00E902A9">
            <w:pPr>
              <w:keepNext/>
              <w:jc w:val="center"/>
              <w:rPr>
                <w:rFonts w:ascii="Calibri" w:hAnsi="Calibri"/>
                <w:noProof/>
                <w:sz w:val="18"/>
                <w:szCs w:val="18"/>
              </w:rPr>
            </w:pPr>
          </w:p>
        </w:tc>
        <w:tc>
          <w:tcPr>
            <w:tcW w:w="1533" w:type="dxa"/>
            <w:shd w:val="clear" w:color="auto" w:fill="auto"/>
            <w:vAlign w:val="center"/>
          </w:tcPr>
          <w:p w14:paraId="122A18FD" w14:textId="77777777" w:rsidR="00C32C7D" w:rsidRPr="009B3A0C" w:rsidRDefault="00C32C7D" w:rsidP="00E902A9">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182" w:type="dxa"/>
            <w:shd w:val="clear" w:color="auto" w:fill="auto"/>
            <w:vAlign w:val="center"/>
          </w:tcPr>
          <w:p w14:paraId="122A18FE" w14:textId="77777777" w:rsidR="00C32C7D" w:rsidRPr="009B3A0C" w:rsidRDefault="00C32C7D" w:rsidP="00E902A9">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r>
      <w:tr w:rsidR="00D74631" w:rsidRPr="00FE052A" w14:paraId="122A190C" w14:textId="77777777" w:rsidTr="00954FDF">
        <w:trPr>
          <w:trHeight w:val="432"/>
        </w:trPr>
        <w:tc>
          <w:tcPr>
            <w:tcW w:w="1024" w:type="dxa"/>
            <w:shd w:val="clear" w:color="auto" w:fill="auto"/>
            <w:vAlign w:val="center"/>
          </w:tcPr>
          <w:p w14:paraId="122A1900" w14:textId="77777777" w:rsidR="00D74631" w:rsidRPr="009B3A0C" w:rsidRDefault="00D74631" w:rsidP="00E902A9">
            <w:pPr>
              <w:keepNext/>
              <w:tabs>
                <w:tab w:val="left" w:pos="7200"/>
                <w:tab w:val="left" w:pos="9990"/>
                <w:tab w:val="left" w:pos="10980"/>
                <w:tab w:val="right" w:pos="11430"/>
              </w:tabs>
              <w:spacing w:line="200" w:lineRule="exact"/>
              <w:jc w:val="center"/>
              <w:rPr>
                <w:rFonts w:ascii="Calibri" w:hAnsi="Calibri"/>
                <w:sz w:val="18"/>
                <w:szCs w:val="18"/>
              </w:rPr>
            </w:pPr>
          </w:p>
        </w:tc>
        <w:tc>
          <w:tcPr>
            <w:tcW w:w="1075" w:type="dxa"/>
            <w:shd w:val="clear" w:color="auto" w:fill="auto"/>
            <w:vAlign w:val="center"/>
          </w:tcPr>
          <w:p w14:paraId="122A1901" w14:textId="77777777" w:rsidR="00D74631" w:rsidRPr="009B3A0C" w:rsidRDefault="00D74631" w:rsidP="00E902A9">
            <w:pPr>
              <w:keepNext/>
              <w:jc w:val="center"/>
              <w:rPr>
                <w:rFonts w:ascii="Calibri" w:hAnsi="Calibri"/>
                <w:noProof/>
                <w:sz w:val="18"/>
                <w:szCs w:val="18"/>
              </w:rPr>
            </w:pPr>
          </w:p>
        </w:tc>
        <w:tc>
          <w:tcPr>
            <w:tcW w:w="1141" w:type="dxa"/>
            <w:shd w:val="clear" w:color="auto" w:fill="auto"/>
            <w:vAlign w:val="center"/>
          </w:tcPr>
          <w:p w14:paraId="122A1902" w14:textId="77777777" w:rsidR="00D74631" w:rsidRPr="009B3A0C" w:rsidRDefault="00D74631" w:rsidP="00E902A9">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900" w:type="dxa"/>
            <w:shd w:val="clear" w:color="auto" w:fill="auto"/>
            <w:vAlign w:val="center"/>
          </w:tcPr>
          <w:p w14:paraId="122A1903" w14:textId="77777777" w:rsidR="00D74631" w:rsidRPr="009B3A0C" w:rsidRDefault="00D74631" w:rsidP="00E902A9">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732" w:type="dxa"/>
            <w:shd w:val="clear" w:color="auto" w:fill="auto"/>
            <w:vAlign w:val="center"/>
          </w:tcPr>
          <w:p w14:paraId="122A1904" w14:textId="77777777" w:rsidR="00D74631" w:rsidRDefault="00D74631" w:rsidP="00E902A9">
            <w:pPr>
              <w:pStyle w:val="Heading7"/>
              <w:jc w:val="center"/>
              <w:rPr>
                <w:rFonts w:ascii="Calibri" w:hAnsi="Calibri"/>
                <w:noProof/>
                <w:sz w:val="18"/>
                <w:szCs w:val="18"/>
              </w:rPr>
            </w:pPr>
          </w:p>
        </w:tc>
        <w:tc>
          <w:tcPr>
            <w:tcW w:w="1180" w:type="dxa"/>
            <w:shd w:val="clear" w:color="auto" w:fill="auto"/>
            <w:vAlign w:val="center"/>
          </w:tcPr>
          <w:p w14:paraId="122A1905" w14:textId="77777777" w:rsidR="00D74631" w:rsidRPr="009B3A0C" w:rsidRDefault="00D74631" w:rsidP="00E902A9">
            <w:pPr>
              <w:keepNext/>
              <w:tabs>
                <w:tab w:val="left" w:pos="7200"/>
                <w:tab w:val="left" w:pos="9990"/>
                <w:tab w:val="left" w:pos="10980"/>
                <w:tab w:val="right" w:pos="11430"/>
              </w:tabs>
              <w:spacing w:line="200" w:lineRule="exact"/>
              <w:jc w:val="center"/>
              <w:rPr>
                <w:rFonts w:ascii="Calibri" w:hAnsi="Calibri"/>
                <w:noProof/>
                <w:sz w:val="18"/>
                <w:szCs w:val="18"/>
              </w:rPr>
            </w:pPr>
          </w:p>
        </w:tc>
        <w:tc>
          <w:tcPr>
            <w:tcW w:w="1298" w:type="dxa"/>
            <w:shd w:val="clear" w:color="auto" w:fill="auto"/>
            <w:vAlign w:val="center"/>
          </w:tcPr>
          <w:p w14:paraId="122A1906" w14:textId="77777777" w:rsidR="00D74631" w:rsidRPr="009B3A0C" w:rsidRDefault="00D74631" w:rsidP="00E902A9">
            <w:pPr>
              <w:keepNext/>
              <w:jc w:val="center"/>
              <w:rPr>
                <w:rFonts w:ascii="Calibri" w:hAnsi="Calibri"/>
                <w:noProof/>
                <w:sz w:val="18"/>
                <w:szCs w:val="18"/>
              </w:rPr>
            </w:pPr>
          </w:p>
        </w:tc>
        <w:tc>
          <w:tcPr>
            <w:tcW w:w="1180" w:type="dxa"/>
            <w:shd w:val="clear" w:color="auto" w:fill="auto"/>
            <w:vAlign w:val="center"/>
          </w:tcPr>
          <w:p w14:paraId="122A1907" w14:textId="77777777" w:rsidR="00D74631" w:rsidRPr="009B3A0C" w:rsidRDefault="00D74631" w:rsidP="00E902A9">
            <w:pPr>
              <w:keepNext/>
              <w:jc w:val="center"/>
              <w:rPr>
                <w:rFonts w:ascii="Calibri" w:hAnsi="Calibri"/>
                <w:noProof/>
                <w:sz w:val="18"/>
                <w:szCs w:val="18"/>
              </w:rPr>
            </w:pPr>
          </w:p>
        </w:tc>
        <w:tc>
          <w:tcPr>
            <w:tcW w:w="1180" w:type="dxa"/>
            <w:shd w:val="clear" w:color="auto" w:fill="auto"/>
            <w:vAlign w:val="center"/>
          </w:tcPr>
          <w:p w14:paraId="122A1908" w14:textId="77777777" w:rsidR="00D74631" w:rsidRPr="009B3A0C" w:rsidRDefault="00D74631" w:rsidP="00E902A9">
            <w:pPr>
              <w:keepNext/>
              <w:jc w:val="center"/>
              <w:rPr>
                <w:rFonts w:ascii="Calibri" w:hAnsi="Calibri"/>
                <w:noProof/>
                <w:sz w:val="18"/>
                <w:szCs w:val="18"/>
              </w:rPr>
            </w:pPr>
          </w:p>
        </w:tc>
        <w:tc>
          <w:tcPr>
            <w:tcW w:w="1180" w:type="dxa"/>
            <w:shd w:val="clear" w:color="auto" w:fill="auto"/>
            <w:vAlign w:val="center"/>
          </w:tcPr>
          <w:p w14:paraId="122A1909" w14:textId="77777777" w:rsidR="00D74631" w:rsidRPr="009B3A0C" w:rsidRDefault="00D74631" w:rsidP="00E902A9">
            <w:pPr>
              <w:keepNext/>
              <w:jc w:val="center"/>
              <w:rPr>
                <w:rFonts w:ascii="Calibri" w:hAnsi="Calibri"/>
                <w:noProof/>
                <w:sz w:val="18"/>
                <w:szCs w:val="18"/>
              </w:rPr>
            </w:pPr>
          </w:p>
        </w:tc>
        <w:tc>
          <w:tcPr>
            <w:tcW w:w="1533" w:type="dxa"/>
            <w:shd w:val="clear" w:color="auto" w:fill="auto"/>
            <w:vAlign w:val="center"/>
          </w:tcPr>
          <w:p w14:paraId="122A190A" w14:textId="77777777" w:rsidR="00D74631" w:rsidRPr="009B3A0C" w:rsidRDefault="00D74631" w:rsidP="00E902A9">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182" w:type="dxa"/>
            <w:shd w:val="clear" w:color="auto" w:fill="auto"/>
            <w:vAlign w:val="center"/>
          </w:tcPr>
          <w:p w14:paraId="122A190B" w14:textId="77777777" w:rsidR="00D74631" w:rsidRPr="009B3A0C" w:rsidRDefault="00D74631" w:rsidP="00E902A9">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r>
      <w:tr w:rsidR="00E902A9" w:rsidRPr="00FE052A" w14:paraId="122A1919" w14:textId="77777777" w:rsidTr="00954FDF">
        <w:trPr>
          <w:trHeight w:val="432"/>
        </w:trPr>
        <w:tc>
          <w:tcPr>
            <w:tcW w:w="1024" w:type="dxa"/>
            <w:shd w:val="clear" w:color="auto" w:fill="auto"/>
            <w:vAlign w:val="center"/>
          </w:tcPr>
          <w:p w14:paraId="122A190D" w14:textId="77777777" w:rsidR="00E902A9" w:rsidRPr="009B3A0C" w:rsidRDefault="00E902A9" w:rsidP="00E902A9">
            <w:pPr>
              <w:keepNext/>
              <w:tabs>
                <w:tab w:val="left" w:pos="7200"/>
                <w:tab w:val="left" w:pos="9990"/>
                <w:tab w:val="left" w:pos="10980"/>
                <w:tab w:val="right" w:pos="11430"/>
              </w:tabs>
              <w:spacing w:line="200" w:lineRule="exact"/>
              <w:jc w:val="center"/>
              <w:rPr>
                <w:rFonts w:ascii="Calibri" w:hAnsi="Calibri"/>
                <w:sz w:val="18"/>
                <w:szCs w:val="18"/>
              </w:rPr>
            </w:pPr>
          </w:p>
        </w:tc>
        <w:tc>
          <w:tcPr>
            <w:tcW w:w="1075" w:type="dxa"/>
            <w:shd w:val="clear" w:color="auto" w:fill="auto"/>
            <w:vAlign w:val="center"/>
          </w:tcPr>
          <w:p w14:paraId="122A190E" w14:textId="77777777" w:rsidR="00E902A9" w:rsidRPr="009B3A0C" w:rsidRDefault="00E902A9" w:rsidP="00E902A9">
            <w:pPr>
              <w:keepNext/>
              <w:jc w:val="center"/>
              <w:rPr>
                <w:rFonts w:ascii="Calibri" w:hAnsi="Calibri"/>
                <w:noProof/>
                <w:sz w:val="18"/>
                <w:szCs w:val="18"/>
              </w:rPr>
            </w:pPr>
          </w:p>
        </w:tc>
        <w:tc>
          <w:tcPr>
            <w:tcW w:w="1141" w:type="dxa"/>
            <w:shd w:val="clear" w:color="auto" w:fill="auto"/>
            <w:vAlign w:val="center"/>
          </w:tcPr>
          <w:p w14:paraId="122A190F" w14:textId="77777777" w:rsidR="00E902A9" w:rsidRPr="009B3A0C" w:rsidRDefault="00E902A9" w:rsidP="00E902A9">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900" w:type="dxa"/>
            <w:shd w:val="clear" w:color="auto" w:fill="auto"/>
            <w:vAlign w:val="center"/>
          </w:tcPr>
          <w:p w14:paraId="122A1910" w14:textId="77777777" w:rsidR="00E902A9" w:rsidRPr="009B3A0C" w:rsidRDefault="00E902A9" w:rsidP="00E902A9">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732" w:type="dxa"/>
            <w:shd w:val="clear" w:color="auto" w:fill="auto"/>
            <w:vAlign w:val="center"/>
          </w:tcPr>
          <w:p w14:paraId="122A1911" w14:textId="77777777" w:rsidR="00E902A9" w:rsidRDefault="00E902A9" w:rsidP="00E902A9">
            <w:pPr>
              <w:pStyle w:val="Heading7"/>
              <w:jc w:val="center"/>
              <w:rPr>
                <w:rFonts w:ascii="Calibri" w:hAnsi="Calibri"/>
                <w:noProof/>
                <w:sz w:val="18"/>
                <w:szCs w:val="18"/>
              </w:rPr>
            </w:pPr>
          </w:p>
        </w:tc>
        <w:tc>
          <w:tcPr>
            <w:tcW w:w="1180" w:type="dxa"/>
            <w:shd w:val="clear" w:color="auto" w:fill="auto"/>
            <w:vAlign w:val="center"/>
          </w:tcPr>
          <w:p w14:paraId="122A1912" w14:textId="77777777" w:rsidR="00E902A9" w:rsidRPr="009B3A0C" w:rsidRDefault="00E902A9" w:rsidP="00E902A9">
            <w:pPr>
              <w:keepNext/>
              <w:tabs>
                <w:tab w:val="left" w:pos="7200"/>
                <w:tab w:val="left" w:pos="9990"/>
                <w:tab w:val="left" w:pos="10980"/>
                <w:tab w:val="right" w:pos="11430"/>
              </w:tabs>
              <w:spacing w:line="200" w:lineRule="exact"/>
              <w:jc w:val="center"/>
              <w:rPr>
                <w:rFonts w:ascii="Calibri" w:hAnsi="Calibri"/>
                <w:noProof/>
                <w:sz w:val="18"/>
                <w:szCs w:val="18"/>
              </w:rPr>
            </w:pPr>
          </w:p>
        </w:tc>
        <w:tc>
          <w:tcPr>
            <w:tcW w:w="1298" w:type="dxa"/>
            <w:shd w:val="clear" w:color="auto" w:fill="auto"/>
            <w:vAlign w:val="center"/>
          </w:tcPr>
          <w:p w14:paraId="122A1913" w14:textId="77777777" w:rsidR="00E902A9" w:rsidRPr="009B3A0C" w:rsidRDefault="00E902A9" w:rsidP="00E902A9">
            <w:pPr>
              <w:keepNext/>
              <w:jc w:val="center"/>
              <w:rPr>
                <w:rFonts w:ascii="Calibri" w:hAnsi="Calibri"/>
                <w:noProof/>
                <w:sz w:val="18"/>
                <w:szCs w:val="18"/>
              </w:rPr>
            </w:pPr>
          </w:p>
        </w:tc>
        <w:tc>
          <w:tcPr>
            <w:tcW w:w="1180" w:type="dxa"/>
            <w:shd w:val="clear" w:color="auto" w:fill="auto"/>
            <w:vAlign w:val="center"/>
          </w:tcPr>
          <w:p w14:paraId="122A1914" w14:textId="77777777" w:rsidR="00E902A9" w:rsidRPr="009B3A0C" w:rsidRDefault="00E902A9" w:rsidP="00E902A9">
            <w:pPr>
              <w:keepNext/>
              <w:jc w:val="center"/>
              <w:rPr>
                <w:rFonts w:ascii="Calibri" w:hAnsi="Calibri"/>
                <w:noProof/>
                <w:sz w:val="18"/>
                <w:szCs w:val="18"/>
              </w:rPr>
            </w:pPr>
          </w:p>
        </w:tc>
        <w:tc>
          <w:tcPr>
            <w:tcW w:w="1180" w:type="dxa"/>
            <w:shd w:val="clear" w:color="auto" w:fill="auto"/>
            <w:vAlign w:val="center"/>
          </w:tcPr>
          <w:p w14:paraId="122A1915" w14:textId="77777777" w:rsidR="00E902A9" w:rsidRPr="009B3A0C" w:rsidRDefault="00E902A9" w:rsidP="00E902A9">
            <w:pPr>
              <w:keepNext/>
              <w:jc w:val="center"/>
              <w:rPr>
                <w:rFonts w:ascii="Calibri" w:hAnsi="Calibri"/>
                <w:noProof/>
                <w:sz w:val="18"/>
                <w:szCs w:val="18"/>
              </w:rPr>
            </w:pPr>
          </w:p>
        </w:tc>
        <w:tc>
          <w:tcPr>
            <w:tcW w:w="1180" w:type="dxa"/>
            <w:shd w:val="clear" w:color="auto" w:fill="auto"/>
            <w:vAlign w:val="center"/>
          </w:tcPr>
          <w:p w14:paraId="122A1916" w14:textId="77777777" w:rsidR="00E902A9" w:rsidRPr="009B3A0C" w:rsidRDefault="00E902A9" w:rsidP="00E902A9">
            <w:pPr>
              <w:keepNext/>
              <w:jc w:val="center"/>
              <w:rPr>
                <w:rFonts w:ascii="Calibri" w:hAnsi="Calibri"/>
                <w:noProof/>
                <w:sz w:val="18"/>
                <w:szCs w:val="18"/>
              </w:rPr>
            </w:pPr>
          </w:p>
        </w:tc>
        <w:tc>
          <w:tcPr>
            <w:tcW w:w="1533" w:type="dxa"/>
            <w:shd w:val="clear" w:color="auto" w:fill="auto"/>
            <w:vAlign w:val="center"/>
          </w:tcPr>
          <w:p w14:paraId="122A1917" w14:textId="77777777" w:rsidR="00E902A9" w:rsidRPr="009B3A0C" w:rsidRDefault="00E902A9" w:rsidP="00E902A9">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182" w:type="dxa"/>
            <w:shd w:val="clear" w:color="auto" w:fill="auto"/>
            <w:vAlign w:val="center"/>
          </w:tcPr>
          <w:p w14:paraId="122A1918" w14:textId="77777777" w:rsidR="00E902A9" w:rsidRPr="009B3A0C" w:rsidRDefault="00E902A9" w:rsidP="00E902A9">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r>
      <w:tr w:rsidR="00BE221E" w:rsidRPr="00FE052A" w14:paraId="122A1926" w14:textId="77777777" w:rsidTr="00954FDF">
        <w:trPr>
          <w:trHeight w:val="432"/>
        </w:trPr>
        <w:tc>
          <w:tcPr>
            <w:tcW w:w="1024" w:type="dxa"/>
            <w:shd w:val="clear" w:color="auto" w:fill="auto"/>
            <w:vAlign w:val="center"/>
          </w:tcPr>
          <w:p w14:paraId="122A191A" w14:textId="77777777" w:rsidR="00BE221E" w:rsidRPr="009B3A0C" w:rsidRDefault="00BE221E" w:rsidP="00E902A9">
            <w:pPr>
              <w:keepNext/>
              <w:tabs>
                <w:tab w:val="left" w:pos="7200"/>
                <w:tab w:val="left" w:pos="9990"/>
                <w:tab w:val="left" w:pos="10980"/>
                <w:tab w:val="right" w:pos="11430"/>
              </w:tabs>
              <w:spacing w:line="200" w:lineRule="exact"/>
              <w:jc w:val="center"/>
              <w:rPr>
                <w:rFonts w:ascii="Calibri" w:hAnsi="Calibri"/>
                <w:sz w:val="18"/>
                <w:szCs w:val="18"/>
              </w:rPr>
            </w:pPr>
          </w:p>
        </w:tc>
        <w:tc>
          <w:tcPr>
            <w:tcW w:w="1075" w:type="dxa"/>
            <w:shd w:val="clear" w:color="auto" w:fill="auto"/>
            <w:vAlign w:val="center"/>
          </w:tcPr>
          <w:p w14:paraId="122A191B" w14:textId="77777777" w:rsidR="00BE221E" w:rsidRPr="009B3A0C" w:rsidRDefault="00BE221E" w:rsidP="00E902A9">
            <w:pPr>
              <w:keepNext/>
              <w:jc w:val="center"/>
              <w:rPr>
                <w:rFonts w:ascii="Calibri" w:hAnsi="Calibri"/>
                <w:noProof/>
                <w:sz w:val="18"/>
                <w:szCs w:val="18"/>
              </w:rPr>
            </w:pPr>
          </w:p>
        </w:tc>
        <w:tc>
          <w:tcPr>
            <w:tcW w:w="1141" w:type="dxa"/>
            <w:shd w:val="clear" w:color="auto" w:fill="auto"/>
            <w:vAlign w:val="center"/>
          </w:tcPr>
          <w:p w14:paraId="122A191C" w14:textId="77777777" w:rsidR="00BE221E" w:rsidRPr="009B3A0C" w:rsidRDefault="00BE221E" w:rsidP="00E902A9">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900" w:type="dxa"/>
            <w:shd w:val="clear" w:color="auto" w:fill="auto"/>
            <w:vAlign w:val="center"/>
          </w:tcPr>
          <w:p w14:paraId="122A191D" w14:textId="77777777" w:rsidR="00BE221E" w:rsidRPr="009B3A0C" w:rsidRDefault="00BE221E" w:rsidP="00E902A9">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732" w:type="dxa"/>
            <w:shd w:val="clear" w:color="auto" w:fill="auto"/>
            <w:vAlign w:val="center"/>
          </w:tcPr>
          <w:p w14:paraId="122A191E" w14:textId="77777777" w:rsidR="00BE221E" w:rsidRDefault="00BE221E" w:rsidP="00E902A9">
            <w:pPr>
              <w:pStyle w:val="Heading7"/>
              <w:jc w:val="center"/>
              <w:rPr>
                <w:rFonts w:ascii="Calibri" w:hAnsi="Calibri"/>
                <w:noProof/>
                <w:sz w:val="18"/>
                <w:szCs w:val="18"/>
              </w:rPr>
            </w:pPr>
          </w:p>
        </w:tc>
        <w:tc>
          <w:tcPr>
            <w:tcW w:w="1180" w:type="dxa"/>
            <w:shd w:val="clear" w:color="auto" w:fill="auto"/>
            <w:vAlign w:val="center"/>
          </w:tcPr>
          <w:p w14:paraId="122A191F" w14:textId="77777777" w:rsidR="00BE221E" w:rsidRPr="009B3A0C" w:rsidRDefault="00BE221E" w:rsidP="00E902A9">
            <w:pPr>
              <w:keepNext/>
              <w:tabs>
                <w:tab w:val="left" w:pos="7200"/>
                <w:tab w:val="left" w:pos="9990"/>
                <w:tab w:val="left" w:pos="10980"/>
                <w:tab w:val="right" w:pos="11430"/>
              </w:tabs>
              <w:spacing w:line="200" w:lineRule="exact"/>
              <w:jc w:val="center"/>
              <w:rPr>
                <w:rFonts w:ascii="Calibri" w:hAnsi="Calibri"/>
                <w:noProof/>
                <w:sz w:val="18"/>
                <w:szCs w:val="18"/>
              </w:rPr>
            </w:pPr>
          </w:p>
        </w:tc>
        <w:tc>
          <w:tcPr>
            <w:tcW w:w="1298" w:type="dxa"/>
            <w:shd w:val="clear" w:color="auto" w:fill="auto"/>
            <w:vAlign w:val="center"/>
          </w:tcPr>
          <w:p w14:paraId="122A1920" w14:textId="77777777" w:rsidR="00BE221E" w:rsidRPr="009B3A0C" w:rsidRDefault="00BE221E" w:rsidP="00E902A9">
            <w:pPr>
              <w:keepNext/>
              <w:jc w:val="center"/>
              <w:rPr>
                <w:rFonts w:ascii="Calibri" w:hAnsi="Calibri"/>
                <w:noProof/>
                <w:sz w:val="18"/>
                <w:szCs w:val="18"/>
              </w:rPr>
            </w:pPr>
          </w:p>
        </w:tc>
        <w:tc>
          <w:tcPr>
            <w:tcW w:w="1180" w:type="dxa"/>
            <w:shd w:val="clear" w:color="auto" w:fill="auto"/>
            <w:vAlign w:val="center"/>
          </w:tcPr>
          <w:p w14:paraId="122A1921" w14:textId="77777777" w:rsidR="00BE221E" w:rsidRPr="009B3A0C" w:rsidRDefault="00BE221E" w:rsidP="00E902A9">
            <w:pPr>
              <w:keepNext/>
              <w:jc w:val="center"/>
              <w:rPr>
                <w:rFonts w:ascii="Calibri" w:hAnsi="Calibri"/>
                <w:noProof/>
                <w:sz w:val="18"/>
                <w:szCs w:val="18"/>
              </w:rPr>
            </w:pPr>
          </w:p>
        </w:tc>
        <w:tc>
          <w:tcPr>
            <w:tcW w:w="1180" w:type="dxa"/>
            <w:shd w:val="clear" w:color="auto" w:fill="auto"/>
            <w:vAlign w:val="center"/>
          </w:tcPr>
          <w:p w14:paraId="122A1922" w14:textId="77777777" w:rsidR="00BE221E" w:rsidRPr="009B3A0C" w:rsidRDefault="00BE221E" w:rsidP="00E902A9">
            <w:pPr>
              <w:keepNext/>
              <w:jc w:val="center"/>
              <w:rPr>
                <w:rFonts w:ascii="Calibri" w:hAnsi="Calibri"/>
                <w:noProof/>
                <w:sz w:val="18"/>
                <w:szCs w:val="18"/>
              </w:rPr>
            </w:pPr>
          </w:p>
        </w:tc>
        <w:tc>
          <w:tcPr>
            <w:tcW w:w="1180" w:type="dxa"/>
            <w:shd w:val="clear" w:color="auto" w:fill="auto"/>
            <w:vAlign w:val="center"/>
          </w:tcPr>
          <w:p w14:paraId="122A1923" w14:textId="77777777" w:rsidR="00BE221E" w:rsidRPr="009B3A0C" w:rsidRDefault="00BE221E" w:rsidP="00E902A9">
            <w:pPr>
              <w:keepNext/>
              <w:jc w:val="center"/>
              <w:rPr>
                <w:rFonts w:ascii="Calibri" w:hAnsi="Calibri"/>
                <w:noProof/>
                <w:sz w:val="18"/>
                <w:szCs w:val="18"/>
              </w:rPr>
            </w:pPr>
          </w:p>
        </w:tc>
        <w:tc>
          <w:tcPr>
            <w:tcW w:w="1533" w:type="dxa"/>
            <w:shd w:val="clear" w:color="auto" w:fill="auto"/>
            <w:vAlign w:val="center"/>
          </w:tcPr>
          <w:p w14:paraId="122A1924" w14:textId="77777777" w:rsidR="00BE221E" w:rsidRPr="009B3A0C" w:rsidRDefault="00BE221E" w:rsidP="00E902A9">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182" w:type="dxa"/>
            <w:shd w:val="clear" w:color="auto" w:fill="auto"/>
            <w:vAlign w:val="center"/>
          </w:tcPr>
          <w:p w14:paraId="122A1925" w14:textId="77777777" w:rsidR="00BE221E" w:rsidRPr="009B3A0C" w:rsidRDefault="00BE221E" w:rsidP="00E902A9">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r>
      <w:tr w:rsidR="00D74631" w:rsidRPr="00FE052A" w14:paraId="122A1933" w14:textId="77777777" w:rsidTr="00954FDF">
        <w:trPr>
          <w:trHeight w:val="432"/>
        </w:trPr>
        <w:tc>
          <w:tcPr>
            <w:tcW w:w="1024" w:type="dxa"/>
            <w:shd w:val="clear" w:color="auto" w:fill="auto"/>
            <w:vAlign w:val="center"/>
          </w:tcPr>
          <w:p w14:paraId="122A1927" w14:textId="77777777" w:rsidR="00D74631" w:rsidRPr="009B3A0C" w:rsidRDefault="00D74631" w:rsidP="00E902A9">
            <w:pPr>
              <w:keepNext/>
              <w:tabs>
                <w:tab w:val="left" w:pos="7200"/>
                <w:tab w:val="left" w:pos="9990"/>
                <w:tab w:val="left" w:pos="10980"/>
                <w:tab w:val="right" w:pos="11430"/>
              </w:tabs>
              <w:spacing w:line="200" w:lineRule="exact"/>
              <w:jc w:val="center"/>
              <w:rPr>
                <w:rFonts w:ascii="Calibri" w:hAnsi="Calibri"/>
                <w:sz w:val="18"/>
                <w:szCs w:val="18"/>
              </w:rPr>
            </w:pPr>
          </w:p>
        </w:tc>
        <w:tc>
          <w:tcPr>
            <w:tcW w:w="1075" w:type="dxa"/>
            <w:shd w:val="clear" w:color="auto" w:fill="auto"/>
            <w:vAlign w:val="center"/>
          </w:tcPr>
          <w:p w14:paraId="122A1928" w14:textId="77777777" w:rsidR="00D74631" w:rsidRPr="009B3A0C" w:rsidRDefault="00D74631" w:rsidP="00E902A9">
            <w:pPr>
              <w:keepNext/>
              <w:jc w:val="center"/>
              <w:rPr>
                <w:rFonts w:ascii="Calibri" w:hAnsi="Calibri"/>
                <w:noProof/>
                <w:sz w:val="18"/>
                <w:szCs w:val="18"/>
              </w:rPr>
            </w:pPr>
          </w:p>
        </w:tc>
        <w:tc>
          <w:tcPr>
            <w:tcW w:w="1141" w:type="dxa"/>
            <w:shd w:val="clear" w:color="auto" w:fill="auto"/>
            <w:vAlign w:val="center"/>
          </w:tcPr>
          <w:p w14:paraId="122A1929" w14:textId="77777777" w:rsidR="00D74631" w:rsidRPr="009B3A0C" w:rsidRDefault="00D74631" w:rsidP="00E902A9">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900" w:type="dxa"/>
            <w:shd w:val="clear" w:color="auto" w:fill="auto"/>
            <w:vAlign w:val="center"/>
          </w:tcPr>
          <w:p w14:paraId="122A192A" w14:textId="77777777" w:rsidR="00D74631" w:rsidRPr="009B3A0C" w:rsidRDefault="00D74631" w:rsidP="00E902A9">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732" w:type="dxa"/>
            <w:shd w:val="clear" w:color="auto" w:fill="auto"/>
            <w:vAlign w:val="center"/>
          </w:tcPr>
          <w:p w14:paraId="122A192B" w14:textId="77777777" w:rsidR="00D74631" w:rsidRDefault="00D74631" w:rsidP="00E902A9">
            <w:pPr>
              <w:pStyle w:val="Heading7"/>
              <w:jc w:val="center"/>
              <w:rPr>
                <w:rFonts w:ascii="Calibri" w:hAnsi="Calibri"/>
                <w:noProof/>
                <w:sz w:val="18"/>
                <w:szCs w:val="18"/>
              </w:rPr>
            </w:pPr>
          </w:p>
        </w:tc>
        <w:tc>
          <w:tcPr>
            <w:tcW w:w="1180" w:type="dxa"/>
            <w:shd w:val="clear" w:color="auto" w:fill="auto"/>
            <w:vAlign w:val="center"/>
          </w:tcPr>
          <w:p w14:paraId="122A192C" w14:textId="77777777" w:rsidR="00D74631" w:rsidRPr="009B3A0C" w:rsidRDefault="00D74631" w:rsidP="00E902A9">
            <w:pPr>
              <w:keepNext/>
              <w:tabs>
                <w:tab w:val="left" w:pos="7200"/>
                <w:tab w:val="left" w:pos="9990"/>
                <w:tab w:val="left" w:pos="10980"/>
                <w:tab w:val="right" w:pos="11430"/>
              </w:tabs>
              <w:spacing w:line="200" w:lineRule="exact"/>
              <w:jc w:val="center"/>
              <w:rPr>
                <w:rFonts w:ascii="Calibri" w:hAnsi="Calibri"/>
                <w:noProof/>
                <w:sz w:val="18"/>
                <w:szCs w:val="18"/>
              </w:rPr>
            </w:pPr>
          </w:p>
        </w:tc>
        <w:tc>
          <w:tcPr>
            <w:tcW w:w="1298" w:type="dxa"/>
            <w:shd w:val="clear" w:color="auto" w:fill="auto"/>
            <w:vAlign w:val="center"/>
          </w:tcPr>
          <w:p w14:paraId="122A192D" w14:textId="77777777" w:rsidR="00D74631" w:rsidRPr="009B3A0C" w:rsidRDefault="00D74631" w:rsidP="00E902A9">
            <w:pPr>
              <w:keepNext/>
              <w:jc w:val="center"/>
              <w:rPr>
                <w:rFonts w:ascii="Calibri" w:hAnsi="Calibri"/>
                <w:noProof/>
                <w:sz w:val="18"/>
                <w:szCs w:val="18"/>
              </w:rPr>
            </w:pPr>
          </w:p>
        </w:tc>
        <w:tc>
          <w:tcPr>
            <w:tcW w:w="1180" w:type="dxa"/>
            <w:shd w:val="clear" w:color="auto" w:fill="auto"/>
            <w:vAlign w:val="center"/>
          </w:tcPr>
          <w:p w14:paraId="122A192E" w14:textId="77777777" w:rsidR="00D74631" w:rsidRPr="009B3A0C" w:rsidRDefault="00D74631" w:rsidP="00E902A9">
            <w:pPr>
              <w:keepNext/>
              <w:jc w:val="center"/>
              <w:rPr>
                <w:rFonts w:ascii="Calibri" w:hAnsi="Calibri"/>
                <w:noProof/>
                <w:sz w:val="18"/>
                <w:szCs w:val="18"/>
              </w:rPr>
            </w:pPr>
          </w:p>
        </w:tc>
        <w:tc>
          <w:tcPr>
            <w:tcW w:w="1180" w:type="dxa"/>
            <w:shd w:val="clear" w:color="auto" w:fill="auto"/>
            <w:vAlign w:val="center"/>
          </w:tcPr>
          <w:p w14:paraId="122A192F" w14:textId="77777777" w:rsidR="00D74631" w:rsidRPr="009B3A0C" w:rsidRDefault="00D74631" w:rsidP="00E902A9">
            <w:pPr>
              <w:keepNext/>
              <w:jc w:val="center"/>
              <w:rPr>
                <w:rFonts w:ascii="Calibri" w:hAnsi="Calibri"/>
                <w:noProof/>
                <w:sz w:val="18"/>
                <w:szCs w:val="18"/>
              </w:rPr>
            </w:pPr>
          </w:p>
        </w:tc>
        <w:tc>
          <w:tcPr>
            <w:tcW w:w="1180" w:type="dxa"/>
            <w:shd w:val="clear" w:color="auto" w:fill="auto"/>
            <w:vAlign w:val="center"/>
          </w:tcPr>
          <w:p w14:paraId="122A1930" w14:textId="77777777" w:rsidR="00D74631" w:rsidRPr="009B3A0C" w:rsidRDefault="00D74631" w:rsidP="00E902A9">
            <w:pPr>
              <w:keepNext/>
              <w:jc w:val="center"/>
              <w:rPr>
                <w:rFonts w:ascii="Calibri" w:hAnsi="Calibri"/>
                <w:noProof/>
                <w:sz w:val="18"/>
                <w:szCs w:val="18"/>
              </w:rPr>
            </w:pPr>
          </w:p>
        </w:tc>
        <w:tc>
          <w:tcPr>
            <w:tcW w:w="1533" w:type="dxa"/>
            <w:shd w:val="clear" w:color="auto" w:fill="auto"/>
            <w:vAlign w:val="center"/>
          </w:tcPr>
          <w:p w14:paraId="122A1931" w14:textId="77777777" w:rsidR="00D74631" w:rsidRPr="009B3A0C" w:rsidRDefault="00D74631" w:rsidP="00E902A9">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182" w:type="dxa"/>
            <w:shd w:val="clear" w:color="auto" w:fill="auto"/>
            <w:vAlign w:val="center"/>
          </w:tcPr>
          <w:p w14:paraId="122A1932" w14:textId="77777777" w:rsidR="00D74631" w:rsidRPr="009B3A0C" w:rsidRDefault="00D74631" w:rsidP="00E902A9">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r>
      <w:tr w:rsidR="00D74631" w:rsidRPr="00FE052A" w14:paraId="122A1940" w14:textId="77777777" w:rsidTr="00954FDF">
        <w:trPr>
          <w:trHeight w:val="432"/>
        </w:trPr>
        <w:tc>
          <w:tcPr>
            <w:tcW w:w="1024" w:type="dxa"/>
            <w:shd w:val="clear" w:color="auto" w:fill="auto"/>
            <w:vAlign w:val="center"/>
          </w:tcPr>
          <w:p w14:paraId="122A1934" w14:textId="77777777" w:rsidR="00D74631" w:rsidRPr="009B3A0C" w:rsidRDefault="00D74631" w:rsidP="00E902A9">
            <w:pPr>
              <w:keepNext/>
              <w:tabs>
                <w:tab w:val="left" w:pos="7200"/>
                <w:tab w:val="left" w:pos="9990"/>
                <w:tab w:val="left" w:pos="10980"/>
                <w:tab w:val="right" w:pos="11430"/>
              </w:tabs>
              <w:spacing w:line="200" w:lineRule="exact"/>
              <w:jc w:val="center"/>
              <w:rPr>
                <w:rFonts w:ascii="Calibri" w:hAnsi="Calibri"/>
                <w:sz w:val="18"/>
                <w:szCs w:val="18"/>
              </w:rPr>
            </w:pPr>
          </w:p>
        </w:tc>
        <w:tc>
          <w:tcPr>
            <w:tcW w:w="1075" w:type="dxa"/>
            <w:shd w:val="clear" w:color="auto" w:fill="auto"/>
            <w:vAlign w:val="center"/>
          </w:tcPr>
          <w:p w14:paraId="122A1935" w14:textId="77777777" w:rsidR="00D74631" w:rsidRPr="009B3A0C" w:rsidRDefault="00D74631" w:rsidP="00E902A9">
            <w:pPr>
              <w:keepNext/>
              <w:jc w:val="center"/>
              <w:rPr>
                <w:rFonts w:ascii="Calibri" w:hAnsi="Calibri"/>
                <w:noProof/>
                <w:sz w:val="18"/>
                <w:szCs w:val="18"/>
              </w:rPr>
            </w:pPr>
          </w:p>
        </w:tc>
        <w:tc>
          <w:tcPr>
            <w:tcW w:w="1141" w:type="dxa"/>
            <w:shd w:val="clear" w:color="auto" w:fill="auto"/>
            <w:vAlign w:val="center"/>
          </w:tcPr>
          <w:p w14:paraId="122A1936" w14:textId="77777777" w:rsidR="00D74631" w:rsidRPr="009B3A0C" w:rsidRDefault="00D74631" w:rsidP="00E902A9">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900" w:type="dxa"/>
            <w:shd w:val="clear" w:color="auto" w:fill="auto"/>
            <w:vAlign w:val="center"/>
          </w:tcPr>
          <w:p w14:paraId="122A1937" w14:textId="77777777" w:rsidR="00D74631" w:rsidRPr="009B3A0C" w:rsidRDefault="00D74631" w:rsidP="00E902A9">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732" w:type="dxa"/>
            <w:shd w:val="clear" w:color="auto" w:fill="auto"/>
            <w:vAlign w:val="center"/>
          </w:tcPr>
          <w:p w14:paraId="122A1938" w14:textId="77777777" w:rsidR="00D74631" w:rsidRDefault="00D74631" w:rsidP="00E902A9">
            <w:pPr>
              <w:pStyle w:val="Heading7"/>
              <w:jc w:val="center"/>
              <w:rPr>
                <w:rFonts w:ascii="Calibri" w:hAnsi="Calibri"/>
                <w:noProof/>
                <w:sz w:val="18"/>
                <w:szCs w:val="18"/>
              </w:rPr>
            </w:pPr>
          </w:p>
        </w:tc>
        <w:tc>
          <w:tcPr>
            <w:tcW w:w="1180" w:type="dxa"/>
            <w:shd w:val="clear" w:color="auto" w:fill="auto"/>
            <w:vAlign w:val="center"/>
          </w:tcPr>
          <w:p w14:paraId="122A1939" w14:textId="77777777" w:rsidR="00D74631" w:rsidRPr="009B3A0C" w:rsidRDefault="00D74631" w:rsidP="00E902A9">
            <w:pPr>
              <w:keepNext/>
              <w:tabs>
                <w:tab w:val="left" w:pos="7200"/>
                <w:tab w:val="left" w:pos="9990"/>
                <w:tab w:val="left" w:pos="10980"/>
                <w:tab w:val="right" w:pos="11430"/>
              </w:tabs>
              <w:spacing w:line="200" w:lineRule="exact"/>
              <w:jc w:val="center"/>
              <w:rPr>
                <w:rFonts w:ascii="Calibri" w:hAnsi="Calibri"/>
                <w:noProof/>
                <w:sz w:val="18"/>
                <w:szCs w:val="18"/>
              </w:rPr>
            </w:pPr>
          </w:p>
        </w:tc>
        <w:tc>
          <w:tcPr>
            <w:tcW w:w="1298" w:type="dxa"/>
            <w:shd w:val="clear" w:color="auto" w:fill="auto"/>
            <w:vAlign w:val="center"/>
          </w:tcPr>
          <w:p w14:paraId="122A193A" w14:textId="77777777" w:rsidR="00D74631" w:rsidRPr="009B3A0C" w:rsidRDefault="00D74631" w:rsidP="00E902A9">
            <w:pPr>
              <w:keepNext/>
              <w:jc w:val="center"/>
              <w:rPr>
                <w:rFonts w:ascii="Calibri" w:hAnsi="Calibri"/>
                <w:noProof/>
                <w:sz w:val="18"/>
                <w:szCs w:val="18"/>
              </w:rPr>
            </w:pPr>
          </w:p>
        </w:tc>
        <w:tc>
          <w:tcPr>
            <w:tcW w:w="1180" w:type="dxa"/>
            <w:shd w:val="clear" w:color="auto" w:fill="auto"/>
            <w:vAlign w:val="center"/>
          </w:tcPr>
          <w:p w14:paraId="122A193B" w14:textId="77777777" w:rsidR="00D74631" w:rsidRPr="009B3A0C" w:rsidRDefault="00D74631" w:rsidP="00E902A9">
            <w:pPr>
              <w:keepNext/>
              <w:jc w:val="center"/>
              <w:rPr>
                <w:rFonts w:ascii="Calibri" w:hAnsi="Calibri"/>
                <w:noProof/>
                <w:sz w:val="18"/>
                <w:szCs w:val="18"/>
              </w:rPr>
            </w:pPr>
          </w:p>
        </w:tc>
        <w:tc>
          <w:tcPr>
            <w:tcW w:w="1180" w:type="dxa"/>
            <w:shd w:val="clear" w:color="auto" w:fill="auto"/>
            <w:vAlign w:val="center"/>
          </w:tcPr>
          <w:p w14:paraId="122A193C" w14:textId="77777777" w:rsidR="00D74631" w:rsidRPr="009B3A0C" w:rsidRDefault="00D74631" w:rsidP="00E902A9">
            <w:pPr>
              <w:keepNext/>
              <w:jc w:val="center"/>
              <w:rPr>
                <w:rFonts w:ascii="Calibri" w:hAnsi="Calibri"/>
                <w:noProof/>
                <w:sz w:val="18"/>
                <w:szCs w:val="18"/>
              </w:rPr>
            </w:pPr>
          </w:p>
        </w:tc>
        <w:tc>
          <w:tcPr>
            <w:tcW w:w="1180" w:type="dxa"/>
            <w:shd w:val="clear" w:color="auto" w:fill="auto"/>
            <w:vAlign w:val="center"/>
          </w:tcPr>
          <w:p w14:paraId="122A193D" w14:textId="77777777" w:rsidR="00D74631" w:rsidRPr="009B3A0C" w:rsidRDefault="00D74631" w:rsidP="00E902A9">
            <w:pPr>
              <w:keepNext/>
              <w:jc w:val="center"/>
              <w:rPr>
                <w:rFonts w:ascii="Calibri" w:hAnsi="Calibri"/>
                <w:noProof/>
                <w:sz w:val="18"/>
                <w:szCs w:val="18"/>
              </w:rPr>
            </w:pPr>
          </w:p>
        </w:tc>
        <w:tc>
          <w:tcPr>
            <w:tcW w:w="1533" w:type="dxa"/>
            <w:shd w:val="clear" w:color="auto" w:fill="auto"/>
            <w:vAlign w:val="center"/>
          </w:tcPr>
          <w:p w14:paraId="122A193E" w14:textId="77777777" w:rsidR="00D74631" w:rsidRPr="009B3A0C" w:rsidRDefault="00D74631" w:rsidP="00E902A9">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182" w:type="dxa"/>
            <w:shd w:val="clear" w:color="auto" w:fill="auto"/>
            <w:vAlign w:val="center"/>
          </w:tcPr>
          <w:p w14:paraId="122A193F" w14:textId="77777777" w:rsidR="00D74631" w:rsidRPr="009B3A0C" w:rsidRDefault="00D74631" w:rsidP="00E902A9">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r>
      <w:tr w:rsidR="00C32C7D" w:rsidRPr="00FE052A" w14:paraId="122A1944" w14:textId="77777777" w:rsidTr="00954FDF">
        <w:tblPrEx>
          <w:tblCellMar>
            <w:top w:w="0" w:type="dxa"/>
            <w:left w:w="108" w:type="dxa"/>
            <w:bottom w:w="0" w:type="dxa"/>
            <w:right w:w="108" w:type="dxa"/>
          </w:tblCellMar>
          <w:tblLook w:val="04A0" w:firstRow="1" w:lastRow="0" w:firstColumn="1" w:lastColumn="0" w:noHBand="0" w:noVBand="1"/>
        </w:tblPrEx>
        <w:trPr>
          <w:trHeight w:val="773"/>
        </w:trPr>
        <w:tc>
          <w:tcPr>
            <w:tcW w:w="14605" w:type="dxa"/>
            <w:gridSpan w:val="12"/>
            <w:shd w:val="clear" w:color="auto" w:fill="auto"/>
          </w:tcPr>
          <w:p w14:paraId="122A1941" w14:textId="2969EF93" w:rsidR="00C32C7D" w:rsidRPr="009B3A0C" w:rsidRDefault="009348FC" w:rsidP="00D37915">
            <w:pPr>
              <w:pStyle w:val="Heading7"/>
              <w:tabs>
                <w:tab w:val="clear" w:pos="10980"/>
                <w:tab w:val="clear" w:pos="11430"/>
                <w:tab w:val="left" w:pos="180"/>
                <w:tab w:val="left" w:pos="5310"/>
                <w:tab w:val="left" w:pos="8100"/>
              </w:tabs>
              <w:rPr>
                <w:rFonts w:ascii="Calibri" w:hAnsi="Calibri"/>
                <w:color w:val="auto"/>
              </w:rPr>
            </w:pPr>
            <w:r w:rsidRPr="00954FDF">
              <w:rPr>
                <w:rFonts w:ascii="Calibri" w:hAnsi="Calibri"/>
                <w:color w:val="auto"/>
                <w:sz w:val="18"/>
              </w:rPr>
              <w:t>Notes</w:t>
            </w:r>
            <w:r w:rsidR="00C32C7D" w:rsidRPr="00954FDF">
              <w:rPr>
                <w:rFonts w:ascii="Calibri" w:hAnsi="Calibri"/>
                <w:color w:val="auto"/>
                <w:sz w:val="18"/>
              </w:rPr>
              <w:t>:</w:t>
            </w:r>
          </w:p>
          <w:p w14:paraId="122A1942" w14:textId="77777777" w:rsidR="00C32C7D" w:rsidRPr="009B3A0C" w:rsidRDefault="00C32C7D" w:rsidP="009348FC">
            <w:pPr>
              <w:keepNext/>
              <w:numPr>
                <w:ilvl w:val="0"/>
                <w:numId w:val="4"/>
              </w:numPr>
              <w:tabs>
                <w:tab w:val="left" w:pos="2700"/>
                <w:tab w:val="left" w:pos="3420"/>
                <w:tab w:val="left" w:pos="3780"/>
                <w:tab w:val="left" w:pos="5760"/>
                <w:tab w:val="left" w:pos="7212"/>
              </w:tabs>
              <w:spacing w:line="276" w:lineRule="auto"/>
              <w:ind w:left="522" w:hanging="315"/>
              <w:rPr>
                <w:rFonts w:ascii="Calibri" w:hAnsi="Calibri"/>
                <w:noProof/>
                <w:sz w:val="18"/>
                <w:szCs w:val="18"/>
              </w:rPr>
            </w:pPr>
            <w:r w:rsidRPr="009B3A0C">
              <w:rPr>
                <w:rFonts w:ascii="Calibri" w:hAnsi="Calibri"/>
                <w:noProof/>
                <w:sz w:val="18"/>
                <w:szCs w:val="18"/>
              </w:rPr>
              <w:t xml:space="preserve">Any roof area covered by building integrated photovoltaic panels and solar thermal panels are exempt from the above Cool Roof requirements. </w:t>
            </w:r>
          </w:p>
          <w:p w14:paraId="122A1943" w14:textId="77777777" w:rsidR="00C32C7D" w:rsidRPr="009B3A0C" w:rsidRDefault="00C32C7D" w:rsidP="009348FC">
            <w:pPr>
              <w:keepNext/>
              <w:numPr>
                <w:ilvl w:val="0"/>
                <w:numId w:val="4"/>
              </w:numPr>
              <w:tabs>
                <w:tab w:val="left" w:pos="2160"/>
                <w:tab w:val="left" w:pos="2700"/>
                <w:tab w:val="left" w:pos="3420"/>
                <w:tab w:val="left" w:pos="3780"/>
                <w:tab w:val="left" w:pos="5760"/>
                <w:tab w:val="left" w:pos="7212"/>
              </w:tabs>
              <w:spacing w:line="276" w:lineRule="auto"/>
              <w:ind w:left="522" w:hanging="315"/>
              <w:rPr>
                <w:rFonts w:ascii="Calibri" w:hAnsi="Calibri"/>
                <w:noProof/>
                <w:sz w:val="18"/>
                <w:szCs w:val="18"/>
              </w:rPr>
            </w:pPr>
            <w:r w:rsidRPr="009B3A0C">
              <w:rPr>
                <w:rFonts w:ascii="Calibri" w:hAnsi="Calibri"/>
                <w:noProof/>
                <w:sz w:val="18"/>
                <w:szCs w:val="18"/>
              </w:rPr>
              <w:t>Liquid field applied coatings must comply with installation criteria from section 110.8(i)4.</w:t>
            </w:r>
          </w:p>
        </w:tc>
      </w:tr>
    </w:tbl>
    <w:p w14:paraId="122A1945" w14:textId="77777777" w:rsidR="00F077FE" w:rsidRDefault="00F077FE" w:rsidP="00A54CC3">
      <w:pPr>
        <w:rPr>
          <w:rFonts w:ascii="Calibri" w:hAnsi="Calibri"/>
        </w:rPr>
      </w:pPr>
    </w:p>
    <w:tbl>
      <w:tblPr>
        <w:tblW w:w="4994"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188"/>
        <w:gridCol w:w="1080"/>
        <w:gridCol w:w="1170"/>
        <w:gridCol w:w="1170"/>
        <w:gridCol w:w="1080"/>
        <w:gridCol w:w="1170"/>
        <w:gridCol w:w="1170"/>
        <w:gridCol w:w="1170"/>
        <w:gridCol w:w="1080"/>
        <w:gridCol w:w="4320"/>
      </w:tblGrid>
      <w:tr w:rsidR="00327DD3" w14:paraId="5162D407" w14:textId="77777777" w:rsidTr="00954FDF">
        <w:trPr>
          <w:trHeight w:val="332"/>
        </w:trPr>
        <w:tc>
          <w:tcPr>
            <w:tcW w:w="14598" w:type="dxa"/>
            <w:gridSpan w:val="10"/>
            <w:tcBorders>
              <w:top w:val="single" w:sz="4" w:space="0" w:color="auto"/>
              <w:left w:val="single" w:sz="4" w:space="0" w:color="auto"/>
              <w:bottom w:val="single" w:sz="4" w:space="0" w:color="auto"/>
              <w:right w:val="single" w:sz="4" w:space="0" w:color="auto"/>
            </w:tcBorders>
            <w:vAlign w:val="center"/>
          </w:tcPr>
          <w:p w14:paraId="450AFB98" w14:textId="77777777" w:rsidR="00327DD3" w:rsidRDefault="00327DD3" w:rsidP="00327DD3">
            <w:pPr>
              <w:rPr>
                <w:rFonts w:ascii="Calibri" w:eastAsia="Calibri" w:hAnsi="Calibri"/>
                <w:b/>
                <w:sz w:val="22"/>
                <w:szCs w:val="22"/>
              </w:rPr>
            </w:pPr>
            <w:r>
              <w:rPr>
                <w:rFonts w:ascii="Calibri" w:eastAsia="Calibri" w:hAnsi="Calibri"/>
                <w:b/>
                <w:sz w:val="22"/>
                <w:szCs w:val="22"/>
              </w:rPr>
              <w:t>H</w:t>
            </w:r>
            <w:r w:rsidRPr="00C96578">
              <w:rPr>
                <w:rFonts w:ascii="Calibri" w:eastAsia="Calibri" w:hAnsi="Calibri"/>
                <w:b/>
                <w:sz w:val="22"/>
                <w:szCs w:val="22"/>
              </w:rPr>
              <w:t xml:space="preserve">. </w:t>
            </w:r>
            <w:r>
              <w:rPr>
                <w:rFonts w:ascii="Calibri" w:eastAsia="Calibri" w:hAnsi="Calibri"/>
                <w:b/>
                <w:sz w:val="22"/>
                <w:szCs w:val="22"/>
              </w:rPr>
              <w:t xml:space="preserve">Fenestration/Glazing Allowed Areas and Efficiencies </w:t>
            </w:r>
            <w:r w:rsidRPr="00B066EC">
              <w:rPr>
                <w:rFonts w:ascii="Calibri" w:eastAsia="Calibri" w:hAnsi="Calibri"/>
                <w:sz w:val="22"/>
                <w:szCs w:val="22"/>
              </w:rPr>
              <w:t>(Section 150.2(a)1)</w:t>
            </w:r>
          </w:p>
        </w:tc>
      </w:tr>
      <w:tr w:rsidR="00327DD3" w:rsidRPr="00124F33" w14:paraId="3B12E26E" w14:textId="77777777" w:rsidTr="00327D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260"/>
        </w:trPr>
        <w:tc>
          <w:tcPr>
            <w:tcW w:w="1188" w:type="dxa"/>
            <w:tcBorders>
              <w:left w:val="single" w:sz="4" w:space="0" w:color="auto"/>
            </w:tcBorders>
            <w:vAlign w:val="center"/>
          </w:tcPr>
          <w:p w14:paraId="576CFA44" w14:textId="77777777" w:rsidR="00327DD3" w:rsidRPr="00124F3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20"/>
              </w:rPr>
            </w:pPr>
            <w:r w:rsidRPr="00124F33">
              <w:rPr>
                <w:rFonts w:ascii="Calibri" w:hAnsi="Calibri"/>
                <w:sz w:val="18"/>
                <w:szCs w:val="20"/>
              </w:rPr>
              <w:t>01</w:t>
            </w:r>
          </w:p>
        </w:tc>
        <w:tc>
          <w:tcPr>
            <w:tcW w:w="1080" w:type="dxa"/>
            <w:vAlign w:val="center"/>
          </w:tcPr>
          <w:p w14:paraId="0AC9E7DC" w14:textId="77777777" w:rsidR="00327DD3" w:rsidRPr="00124F3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20"/>
              </w:rPr>
            </w:pPr>
            <w:r w:rsidRPr="00124F33">
              <w:rPr>
                <w:rFonts w:ascii="Calibri" w:hAnsi="Calibri"/>
                <w:sz w:val="18"/>
                <w:szCs w:val="20"/>
              </w:rPr>
              <w:t>02</w:t>
            </w:r>
          </w:p>
        </w:tc>
        <w:tc>
          <w:tcPr>
            <w:tcW w:w="1170" w:type="dxa"/>
            <w:vAlign w:val="center"/>
          </w:tcPr>
          <w:p w14:paraId="7ED09EA3" w14:textId="77777777" w:rsidR="00327DD3" w:rsidRPr="00124F3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20"/>
              </w:rPr>
            </w:pPr>
            <w:r w:rsidRPr="00124F33">
              <w:rPr>
                <w:rFonts w:ascii="Calibri" w:hAnsi="Calibri"/>
                <w:sz w:val="18"/>
                <w:szCs w:val="20"/>
              </w:rPr>
              <w:t>03</w:t>
            </w:r>
          </w:p>
        </w:tc>
        <w:tc>
          <w:tcPr>
            <w:tcW w:w="1170" w:type="dxa"/>
            <w:vAlign w:val="center"/>
          </w:tcPr>
          <w:p w14:paraId="2462CA81" w14:textId="77777777" w:rsidR="00327DD3" w:rsidRPr="00124F3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20"/>
              </w:rPr>
            </w:pPr>
            <w:r w:rsidRPr="00124F33">
              <w:rPr>
                <w:rFonts w:ascii="Calibri" w:hAnsi="Calibri"/>
                <w:sz w:val="18"/>
                <w:szCs w:val="20"/>
              </w:rPr>
              <w:t>04</w:t>
            </w:r>
          </w:p>
        </w:tc>
        <w:tc>
          <w:tcPr>
            <w:tcW w:w="1080" w:type="dxa"/>
            <w:tcBorders>
              <w:right w:val="single" w:sz="4" w:space="0" w:color="auto"/>
            </w:tcBorders>
            <w:vAlign w:val="center"/>
          </w:tcPr>
          <w:p w14:paraId="7CFF70EE" w14:textId="77777777" w:rsidR="00327DD3" w:rsidRPr="00124F3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20"/>
              </w:rPr>
            </w:pPr>
            <w:r w:rsidRPr="00124F33">
              <w:rPr>
                <w:rFonts w:ascii="Calibri" w:hAnsi="Calibri"/>
                <w:sz w:val="18"/>
                <w:szCs w:val="20"/>
              </w:rPr>
              <w:t>05</w:t>
            </w:r>
          </w:p>
        </w:tc>
        <w:tc>
          <w:tcPr>
            <w:tcW w:w="1170" w:type="dxa"/>
            <w:vAlign w:val="center"/>
          </w:tcPr>
          <w:p w14:paraId="6E9C51E5" w14:textId="77777777" w:rsidR="00327DD3" w:rsidRPr="00124F3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20"/>
              </w:rPr>
            </w:pPr>
            <w:r w:rsidRPr="00124F33">
              <w:rPr>
                <w:rFonts w:ascii="Calibri" w:hAnsi="Calibri"/>
                <w:sz w:val="18"/>
                <w:szCs w:val="20"/>
              </w:rPr>
              <w:t>06</w:t>
            </w:r>
          </w:p>
        </w:tc>
        <w:tc>
          <w:tcPr>
            <w:tcW w:w="1170" w:type="dxa"/>
            <w:vAlign w:val="center"/>
          </w:tcPr>
          <w:p w14:paraId="7DFEAC8F" w14:textId="77777777" w:rsidR="00327DD3" w:rsidRPr="00124F3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20"/>
              </w:rPr>
            </w:pPr>
            <w:r w:rsidRPr="00124F33">
              <w:rPr>
                <w:rFonts w:ascii="Calibri" w:hAnsi="Calibri"/>
                <w:sz w:val="18"/>
                <w:szCs w:val="20"/>
              </w:rPr>
              <w:t>07</w:t>
            </w:r>
          </w:p>
        </w:tc>
        <w:tc>
          <w:tcPr>
            <w:tcW w:w="1170" w:type="dxa"/>
            <w:tcBorders>
              <w:right w:val="single" w:sz="4" w:space="0" w:color="auto"/>
            </w:tcBorders>
            <w:vAlign w:val="center"/>
          </w:tcPr>
          <w:p w14:paraId="2E2ED938" w14:textId="77777777" w:rsidR="00327DD3" w:rsidRPr="00124F3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20"/>
              </w:rPr>
            </w:pPr>
            <w:r w:rsidRPr="00124F33">
              <w:rPr>
                <w:rFonts w:ascii="Calibri" w:hAnsi="Calibri"/>
                <w:sz w:val="18"/>
                <w:szCs w:val="20"/>
              </w:rPr>
              <w:t>08</w:t>
            </w:r>
          </w:p>
        </w:tc>
        <w:tc>
          <w:tcPr>
            <w:tcW w:w="1080" w:type="dxa"/>
            <w:tcBorders>
              <w:right w:val="single" w:sz="4" w:space="0" w:color="auto"/>
            </w:tcBorders>
            <w:vAlign w:val="center"/>
          </w:tcPr>
          <w:p w14:paraId="56500924" w14:textId="77777777" w:rsidR="00327DD3" w:rsidRPr="00124F3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20"/>
              </w:rPr>
            </w:pPr>
            <w:r w:rsidRPr="00124F33">
              <w:rPr>
                <w:rFonts w:ascii="Calibri" w:hAnsi="Calibri"/>
                <w:sz w:val="18"/>
                <w:szCs w:val="20"/>
              </w:rPr>
              <w:t>09</w:t>
            </w:r>
          </w:p>
        </w:tc>
        <w:tc>
          <w:tcPr>
            <w:tcW w:w="4320" w:type="dxa"/>
            <w:tcBorders>
              <w:left w:val="single" w:sz="4" w:space="0" w:color="auto"/>
              <w:right w:val="single" w:sz="4" w:space="0" w:color="auto"/>
            </w:tcBorders>
            <w:vAlign w:val="center"/>
          </w:tcPr>
          <w:p w14:paraId="577B9513" w14:textId="77777777" w:rsidR="00327DD3" w:rsidRPr="00124F3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20"/>
              </w:rPr>
            </w:pPr>
            <w:r w:rsidRPr="00124F33">
              <w:rPr>
                <w:rFonts w:ascii="Calibri" w:hAnsi="Calibri"/>
                <w:sz w:val="18"/>
                <w:szCs w:val="20"/>
              </w:rPr>
              <w:t>10</w:t>
            </w:r>
          </w:p>
        </w:tc>
      </w:tr>
      <w:tr w:rsidR="00327DD3" w:rsidRPr="00124F33" w14:paraId="6C4B1675" w14:textId="77777777" w:rsidTr="00327D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01"/>
        </w:trPr>
        <w:tc>
          <w:tcPr>
            <w:tcW w:w="1188" w:type="dxa"/>
            <w:vMerge w:val="restart"/>
            <w:tcBorders>
              <w:left w:val="single" w:sz="4" w:space="0" w:color="auto"/>
            </w:tcBorders>
            <w:vAlign w:val="center"/>
          </w:tcPr>
          <w:p w14:paraId="5E855859" w14:textId="77777777" w:rsidR="00327DD3" w:rsidRPr="0094294D"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 xml:space="preserve">Addition Type </w:t>
            </w:r>
            <w:r w:rsidRPr="00124F33">
              <w:rPr>
                <w:rFonts w:ascii="Calibri" w:hAnsi="Calibri"/>
                <w:sz w:val="18"/>
                <w:szCs w:val="20"/>
              </w:rPr>
              <w:t>ft</w:t>
            </w:r>
            <w:r w:rsidRPr="00124F33">
              <w:rPr>
                <w:rFonts w:ascii="Calibri" w:hAnsi="Calibri"/>
                <w:sz w:val="18"/>
                <w:szCs w:val="20"/>
                <w:vertAlign w:val="superscript"/>
              </w:rPr>
              <w:t>2</w:t>
            </w:r>
          </w:p>
        </w:tc>
        <w:tc>
          <w:tcPr>
            <w:tcW w:w="2250" w:type="dxa"/>
            <w:gridSpan w:val="2"/>
            <w:tcMar>
              <w:left w:w="72" w:type="dxa"/>
              <w:right w:w="72" w:type="dxa"/>
            </w:tcMar>
            <w:vAlign w:val="center"/>
          </w:tcPr>
          <w:p w14:paraId="3C9B25A0" w14:textId="77777777" w:rsidR="00327DD3" w:rsidRPr="0094294D"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Maximum Allowed</w:t>
            </w:r>
          </w:p>
          <w:p w14:paraId="26FF360E" w14:textId="77777777" w:rsidR="00327DD3" w:rsidRPr="0094294D"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Fenestration Area for All Orientations ft</w:t>
            </w:r>
            <w:r w:rsidRPr="00124F33">
              <w:rPr>
                <w:rFonts w:ascii="Calibri" w:hAnsi="Calibri"/>
                <w:sz w:val="18"/>
                <w:szCs w:val="18"/>
                <w:vertAlign w:val="superscript"/>
              </w:rPr>
              <w:t>2</w:t>
            </w:r>
          </w:p>
        </w:tc>
        <w:tc>
          <w:tcPr>
            <w:tcW w:w="2250" w:type="dxa"/>
            <w:gridSpan w:val="2"/>
            <w:tcBorders>
              <w:right w:val="single" w:sz="4" w:space="0" w:color="auto"/>
            </w:tcBorders>
            <w:vAlign w:val="center"/>
          </w:tcPr>
          <w:p w14:paraId="27C98324" w14:textId="77777777" w:rsidR="00327DD3" w:rsidRPr="0094294D"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Maximum Allowed                                                              West-Facing Fenestration Area Only ft</w:t>
            </w:r>
            <w:r w:rsidRPr="00124F33">
              <w:rPr>
                <w:rFonts w:ascii="Calibri" w:hAnsi="Calibri"/>
                <w:sz w:val="18"/>
                <w:szCs w:val="18"/>
                <w:vertAlign w:val="superscript"/>
              </w:rPr>
              <w:t>2</w:t>
            </w:r>
          </w:p>
        </w:tc>
        <w:tc>
          <w:tcPr>
            <w:tcW w:w="1170" w:type="dxa"/>
            <w:vMerge w:val="restart"/>
            <w:vAlign w:val="center"/>
          </w:tcPr>
          <w:p w14:paraId="78B8BD90" w14:textId="77777777" w:rsidR="00327DD3" w:rsidRPr="0094294D"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 xml:space="preserve">Maximum </w:t>
            </w:r>
          </w:p>
          <w:p w14:paraId="624D3412" w14:textId="77777777" w:rsidR="00327DD3" w:rsidRPr="0094294D"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 xml:space="preserve">Allowed               </w:t>
            </w:r>
          </w:p>
          <w:p w14:paraId="46D392FF" w14:textId="77777777" w:rsidR="00327DD3" w:rsidRPr="0094294D"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U-factor</w:t>
            </w:r>
          </w:p>
          <w:p w14:paraId="3DBB0F29" w14:textId="77777777" w:rsidR="00327DD3" w:rsidRPr="00124F3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(Windows)</w:t>
            </w:r>
          </w:p>
        </w:tc>
        <w:tc>
          <w:tcPr>
            <w:tcW w:w="1170" w:type="dxa"/>
            <w:vMerge w:val="restart"/>
            <w:vAlign w:val="center"/>
          </w:tcPr>
          <w:p w14:paraId="4C417F85" w14:textId="77777777" w:rsidR="00327DD3" w:rsidRPr="0094294D"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Maximum</w:t>
            </w:r>
          </w:p>
          <w:p w14:paraId="07C5F32D" w14:textId="77777777" w:rsidR="00327DD3" w:rsidRPr="0094294D"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Allowed</w:t>
            </w:r>
          </w:p>
          <w:p w14:paraId="500EC15D" w14:textId="77777777" w:rsidR="00327DD3" w:rsidRPr="0094294D"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U-factor</w:t>
            </w:r>
          </w:p>
          <w:p w14:paraId="611CF994" w14:textId="77777777" w:rsidR="00327DD3" w:rsidRPr="0094294D"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(Skylights)</w:t>
            </w:r>
          </w:p>
        </w:tc>
        <w:tc>
          <w:tcPr>
            <w:tcW w:w="1170" w:type="dxa"/>
            <w:vMerge w:val="restart"/>
            <w:tcBorders>
              <w:right w:val="single" w:sz="4" w:space="0" w:color="auto"/>
            </w:tcBorders>
            <w:vAlign w:val="center"/>
          </w:tcPr>
          <w:p w14:paraId="2F9F9914" w14:textId="77777777" w:rsidR="00327DD3" w:rsidRPr="0094294D"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Maximum       Allowed               SHGC</w:t>
            </w:r>
          </w:p>
          <w:p w14:paraId="18C066D7" w14:textId="77777777" w:rsidR="00327DD3" w:rsidRPr="00124F3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(Windows)</w:t>
            </w:r>
          </w:p>
        </w:tc>
        <w:tc>
          <w:tcPr>
            <w:tcW w:w="1080" w:type="dxa"/>
            <w:vMerge w:val="restart"/>
            <w:tcBorders>
              <w:right w:val="single" w:sz="4" w:space="0" w:color="auto"/>
            </w:tcBorders>
            <w:vAlign w:val="center"/>
          </w:tcPr>
          <w:p w14:paraId="28360007" w14:textId="77777777" w:rsidR="00327DD3" w:rsidRPr="002C1C20"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6E1B59">
              <w:rPr>
                <w:rFonts w:ascii="Calibri" w:hAnsi="Calibri"/>
                <w:sz w:val="18"/>
                <w:szCs w:val="18"/>
              </w:rPr>
              <w:t>Maximum Allowed SHGC (Skylights)</w:t>
            </w:r>
          </w:p>
        </w:tc>
        <w:tc>
          <w:tcPr>
            <w:tcW w:w="4320" w:type="dxa"/>
            <w:vMerge w:val="restart"/>
            <w:tcBorders>
              <w:left w:val="single" w:sz="4" w:space="0" w:color="auto"/>
              <w:right w:val="single" w:sz="4" w:space="0" w:color="auto"/>
            </w:tcBorders>
            <w:vAlign w:val="center"/>
          </w:tcPr>
          <w:p w14:paraId="3AABCFAE" w14:textId="77777777" w:rsidR="00327DD3" w:rsidRPr="00124F3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124F33">
              <w:rPr>
                <w:rFonts w:ascii="Calibri" w:hAnsi="Calibri"/>
                <w:sz w:val="18"/>
                <w:szCs w:val="18"/>
              </w:rPr>
              <w:t>Comments</w:t>
            </w:r>
          </w:p>
        </w:tc>
      </w:tr>
      <w:tr w:rsidR="00327DD3" w:rsidRPr="00124F33" w14:paraId="0B3D7640" w14:textId="77777777" w:rsidTr="00327D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01"/>
        </w:trPr>
        <w:tc>
          <w:tcPr>
            <w:tcW w:w="1188" w:type="dxa"/>
            <w:vMerge/>
            <w:tcBorders>
              <w:left w:val="single" w:sz="4" w:space="0" w:color="auto"/>
            </w:tcBorders>
            <w:vAlign w:val="bottom"/>
          </w:tcPr>
          <w:p w14:paraId="17A974F3" w14:textId="77777777" w:rsidR="00327DD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2250" w:type="dxa"/>
            <w:gridSpan w:val="2"/>
            <w:vAlign w:val="center"/>
          </w:tcPr>
          <w:p w14:paraId="5AF85E13" w14:textId="77777777" w:rsidR="00327DD3" w:rsidRPr="0094294D"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124F33">
              <w:rPr>
                <w:rFonts w:ascii="Calibri" w:hAnsi="Calibri"/>
                <w:sz w:val="18"/>
                <w:szCs w:val="18"/>
              </w:rPr>
              <w:t>The Greater</w:t>
            </w:r>
          </w:p>
        </w:tc>
        <w:tc>
          <w:tcPr>
            <w:tcW w:w="2250" w:type="dxa"/>
            <w:gridSpan w:val="2"/>
            <w:tcBorders>
              <w:right w:val="single" w:sz="4" w:space="0" w:color="auto"/>
            </w:tcBorders>
            <w:vAlign w:val="center"/>
          </w:tcPr>
          <w:p w14:paraId="053DE9E7" w14:textId="77777777" w:rsidR="00327DD3" w:rsidRPr="0094294D"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124F33">
              <w:rPr>
                <w:rFonts w:ascii="Calibri" w:hAnsi="Calibri"/>
                <w:sz w:val="18"/>
                <w:szCs w:val="18"/>
              </w:rPr>
              <w:t>The Greater</w:t>
            </w:r>
          </w:p>
        </w:tc>
        <w:tc>
          <w:tcPr>
            <w:tcW w:w="1170" w:type="dxa"/>
            <w:vMerge/>
          </w:tcPr>
          <w:p w14:paraId="33430515" w14:textId="77777777" w:rsidR="00327DD3" w:rsidRPr="00124F3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170" w:type="dxa"/>
            <w:vMerge/>
          </w:tcPr>
          <w:p w14:paraId="2D26B904" w14:textId="77777777" w:rsidR="00327DD3" w:rsidRPr="00124F3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170" w:type="dxa"/>
            <w:vMerge/>
            <w:tcBorders>
              <w:right w:val="single" w:sz="4" w:space="0" w:color="auto"/>
            </w:tcBorders>
          </w:tcPr>
          <w:p w14:paraId="4194A5BF" w14:textId="77777777" w:rsidR="00327DD3" w:rsidRPr="00124F3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80" w:type="dxa"/>
            <w:vMerge/>
            <w:tcBorders>
              <w:right w:val="single" w:sz="4" w:space="0" w:color="auto"/>
            </w:tcBorders>
          </w:tcPr>
          <w:p w14:paraId="7EA75B50" w14:textId="77777777" w:rsidR="00327DD3" w:rsidRPr="00124F3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4320" w:type="dxa"/>
            <w:vMerge/>
            <w:tcBorders>
              <w:left w:val="single" w:sz="4" w:space="0" w:color="auto"/>
              <w:right w:val="single" w:sz="4" w:space="0" w:color="auto"/>
            </w:tcBorders>
            <w:vAlign w:val="bottom"/>
          </w:tcPr>
          <w:p w14:paraId="7566FE7A" w14:textId="77777777" w:rsidR="00327DD3" w:rsidRPr="00124F3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p>
        </w:tc>
      </w:tr>
      <w:tr w:rsidR="00327DD3" w:rsidRPr="00124F33" w14:paraId="2D5583BF" w14:textId="77777777" w:rsidTr="00327DD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01"/>
        </w:trPr>
        <w:tc>
          <w:tcPr>
            <w:tcW w:w="1188" w:type="dxa"/>
            <w:vMerge/>
            <w:tcBorders>
              <w:left w:val="single" w:sz="4" w:space="0" w:color="auto"/>
            </w:tcBorders>
            <w:vAlign w:val="center"/>
          </w:tcPr>
          <w:p w14:paraId="4FEE2654" w14:textId="77777777" w:rsidR="00327DD3" w:rsidRPr="006D4D6F" w:rsidRDefault="00327DD3" w:rsidP="009834A3">
            <w:pPr>
              <w:keepNext/>
              <w:tabs>
                <w:tab w:val="left" w:pos="2160"/>
                <w:tab w:val="left" w:pos="2700"/>
                <w:tab w:val="left" w:pos="3420"/>
                <w:tab w:val="left" w:pos="3780"/>
                <w:tab w:val="left" w:pos="5760"/>
                <w:tab w:val="left" w:pos="7212"/>
              </w:tabs>
              <w:jc w:val="center"/>
              <w:rPr>
                <w:rFonts w:ascii="Calibri" w:hAnsi="Calibri"/>
                <w:sz w:val="20"/>
                <w:szCs w:val="20"/>
              </w:rPr>
            </w:pPr>
          </w:p>
        </w:tc>
        <w:tc>
          <w:tcPr>
            <w:tcW w:w="1080" w:type="dxa"/>
            <w:vAlign w:val="center"/>
          </w:tcPr>
          <w:p w14:paraId="7E413D61" w14:textId="77777777" w:rsidR="00327DD3" w:rsidRPr="00124F3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124F33">
              <w:rPr>
                <w:rFonts w:ascii="Calibri" w:hAnsi="Calibri" w:cs="Arial"/>
                <w:sz w:val="18"/>
                <w:szCs w:val="18"/>
              </w:rPr>
              <w:t>Maximum Calculated based on Allowed %</w:t>
            </w:r>
          </w:p>
        </w:tc>
        <w:tc>
          <w:tcPr>
            <w:tcW w:w="1170" w:type="dxa"/>
            <w:vAlign w:val="center"/>
          </w:tcPr>
          <w:p w14:paraId="27DC9C6A" w14:textId="77777777" w:rsidR="00327DD3" w:rsidRPr="00124F33" w:rsidRDefault="00327DD3" w:rsidP="009834A3">
            <w:pPr>
              <w:keepNext/>
              <w:tabs>
                <w:tab w:val="left" w:pos="2160"/>
                <w:tab w:val="left" w:pos="2700"/>
                <w:tab w:val="left" w:pos="3420"/>
                <w:tab w:val="left" w:pos="3780"/>
                <w:tab w:val="left" w:pos="5760"/>
                <w:tab w:val="left" w:pos="7212"/>
              </w:tabs>
              <w:jc w:val="center"/>
              <w:rPr>
                <w:rFonts w:ascii="Calibri" w:hAnsi="Calibri" w:cs="Arial"/>
                <w:sz w:val="18"/>
                <w:szCs w:val="18"/>
              </w:rPr>
            </w:pPr>
            <w:r w:rsidRPr="00124F33">
              <w:rPr>
                <w:rFonts w:ascii="Calibri" w:hAnsi="Calibri"/>
                <w:sz w:val="18"/>
                <w:szCs w:val="18"/>
              </w:rPr>
              <w:t>Maximum Calculated Allowed ft</w:t>
            </w:r>
            <w:r w:rsidRPr="00124F33">
              <w:rPr>
                <w:rFonts w:ascii="Calibri" w:hAnsi="Calibri"/>
                <w:sz w:val="18"/>
                <w:szCs w:val="18"/>
                <w:vertAlign w:val="superscript"/>
              </w:rPr>
              <w:t>2</w:t>
            </w:r>
          </w:p>
        </w:tc>
        <w:tc>
          <w:tcPr>
            <w:tcW w:w="1170" w:type="dxa"/>
            <w:vAlign w:val="center"/>
          </w:tcPr>
          <w:p w14:paraId="556950D2" w14:textId="77777777" w:rsidR="00327DD3" w:rsidRPr="00124F3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124F33">
              <w:rPr>
                <w:rFonts w:ascii="Calibri" w:hAnsi="Calibri" w:cs="Arial"/>
                <w:sz w:val="18"/>
                <w:szCs w:val="18"/>
              </w:rPr>
              <w:t>Maximum Calculated based on Allowed %</w:t>
            </w:r>
          </w:p>
        </w:tc>
        <w:tc>
          <w:tcPr>
            <w:tcW w:w="1080" w:type="dxa"/>
            <w:tcBorders>
              <w:right w:val="single" w:sz="4" w:space="0" w:color="auto"/>
            </w:tcBorders>
            <w:vAlign w:val="center"/>
          </w:tcPr>
          <w:p w14:paraId="444E589D" w14:textId="77777777" w:rsidR="00327DD3" w:rsidRPr="00124F3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124F33">
              <w:rPr>
                <w:rFonts w:ascii="Calibri" w:hAnsi="Calibri"/>
                <w:sz w:val="18"/>
                <w:szCs w:val="18"/>
              </w:rPr>
              <w:t>Maximum Calculated Allowed ft</w:t>
            </w:r>
            <w:r w:rsidRPr="00124F33">
              <w:rPr>
                <w:rFonts w:ascii="Calibri" w:hAnsi="Calibri"/>
                <w:sz w:val="18"/>
                <w:szCs w:val="18"/>
                <w:vertAlign w:val="superscript"/>
              </w:rPr>
              <w:t>2</w:t>
            </w:r>
          </w:p>
        </w:tc>
        <w:tc>
          <w:tcPr>
            <w:tcW w:w="1170" w:type="dxa"/>
            <w:vMerge/>
          </w:tcPr>
          <w:p w14:paraId="0CAA4E17" w14:textId="77777777" w:rsidR="00327DD3" w:rsidRPr="00124F3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170" w:type="dxa"/>
            <w:vMerge/>
          </w:tcPr>
          <w:p w14:paraId="7C826DAB" w14:textId="77777777" w:rsidR="00327DD3" w:rsidRPr="00124F3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170" w:type="dxa"/>
            <w:vMerge/>
            <w:tcBorders>
              <w:right w:val="single" w:sz="4" w:space="0" w:color="auto"/>
            </w:tcBorders>
          </w:tcPr>
          <w:p w14:paraId="32B6247F" w14:textId="77777777" w:rsidR="00327DD3" w:rsidRPr="00124F3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80" w:type="dxa"/>
            <w:vMerge/>
            <w:tcBorders>
              <w:right w:val="single" w:sz="4" w:space="0" w:color="auto"/>
            </w:tcBorders>
          </w:tcPr>
          <w:p w14:paraId="10A2DADB" w14:textId="77777777" w:rsidR="00327DD3" w:rsidRPr="00124F3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4320" w:type="dxa"/>
            <w:vMerge/>
            <w:tcBorders>
              <w:left w:val="single" w:sz="4" w:space="0" w:color="auto"/>
              <w:right w:val="single" w:sz="4" w:space="0" w:color="auto"/>
            </w:tcBorders>
            <w:vAlign w:val="bottom"/>
          </w:tcPr>
          <w:p w14:paraId="52B2B84F" w14:textId="77777777" w:rsidR="00327DD3" w:rsidRPr="00124F3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p>
        </w:tc>
      </w:tr>
      <w:tr w:rsidR="00327DD3" w:rsidRPr="006D4D6F" w14:paraId="4200D8FE" w14:textId="77777777" w:rsidTr="00954F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449"/>
        </w:trPr>
        <w:tc>
          <w:tcPr>
            <w:tcW w:w="1188" w:type="dxa"/>
            <w:tcBorders>
              <w:left w:val="single" w:sz="4" w:space="0" w:color="auto"/>
              <w:bottom w:val="single" w:sz="4" w:space="0" w:color="auto"/>
            </w:tcBorders>
          </w:tcPr>
          <w:p w14:paraId="44ABF015" w14:textId="77777777" w:rsidR="00327DD3" w:rsidRPr="006D4D6F" w:rsidRDefault="00327DD3" w:rsidP="009834A3">
            <w:pPr>
              <w:keepNext/>
              <w:tabs>
                <w:tab w:val="left" w:pos="2160"/>
                <w:tab w:val="left" w:pos="2700"/>
                <w:tab w:val="left" w:pos="3420"/>
                <w:tab w:val="left" w:pos="3780"/>
                <w:tab w:val="left" w:pos="5760"/>
                <w:tab w:val="left" w:pos="7212"/>
              </w:tabs>
              <w:jc w:val="center"/>
              <w:rPr>
                <w:rFonts w:ascii="Calibri" w:hAnsi="Calibri"/>
                <w:sz w:val="20"/>
                <w:szCs w:val="20"/>
              </w:rPr>
            </w:pPr>
          </w:p>
        </w:tc>
        <w:tc>
          <w:tcPr>
            <w:tcW w:w="1080" w:type="dxa"/>
            <w:tcBorders>
              <w:bottom w:val="single" w:sz="4" w:space="0" w:color="auto"/>
            </w:tcBorders>
          </w:tcPr>
          <w:p w14:paraId="13262A3A" w14:textId="77777777" w:rsidR="00327DD3" w:rsidRPr="006D4D6F" w:rsidRDefault="00327DD3" w:rsidP="009834A3">
            <w:pPr>
              <w:keepNext/>
              <w:tabs>
                <w:tab w:val="left" w:pos="2160"/>
                <w:tab w:val="left" w:pos="2700"/>
                <w:tab w:val="left" w:pos="3420"/>
                <w:tab w:val="left" w:pos="3780"/>
                <w:tab w:val="left" w:pos="5760"/>
                <w:tab w:val="left" w:pos="7212"/>
              </w:tabs>
              <w:jc w:val="center"/>
              <w:rPr>
                <w:rFonts w:ascii="Calibri" w:hAnsi="Calibri"/>
                <w:sz w:val="20"/>
                <w:szCs w:val="20"/>
              </w:rPr>
            </w:pPr>
          </w:p>
        </w:tc>
        <w:tc>
          <w:tcPr>
            <w:tcW w:w="1170" w:type="dxa"/>
            <w:tcBorders>
              <w:bottom w:val="single" w:sz="4" w:space="0" w:color="auto"/>
            </w:tcBorders>
          </w:tcPr>
          <w:p w14:paraId="3A2EA952" w14:textId="77777777" w:rsidR="00327DD3" w:rsidRDefault="00327DD3" w:rsidP="009834A3">
            <w:pPr>
              <w:jc w:val="center"/>
              <w:rPr>
                <w:rFonts w:ascii="Calibri" w:hAnsi="Calibri"/>
                <w:sz w:val="18"/>
                <w:szCs w:val="18"/>
              </w:rPr>
            </w:pPr>
          </w:p>
        </w:tc>
        <w:tc>
          <w:tcPr>
            <w:tcW w:w="1170" w:type="dxa"/>
            <w:tcBorders>
              <w:bottom w:val="single" w:sz="4" w:space="0" w:color="auto"/>
            </w:tcBorders>
          </w:tcPr>
          <w:p w14:paraId="2B2275BF" w14:textId="77777777" w:rsidR="00327DD3" w:rsidRPr="006D4D6F" w:rsidRDefault="00327DD3" w:rsidP="009834A3">
            <w:pPr>
              <w:jc w:val="center"/>
              <w:rPr>
                <w:rFonts w:ascii="Calibri" w:hAnsi="Calibri"/>
                <w:sz w:val="20"/>
                <w:szCs w:val="20"/>
              </w:rPr>
            </w:pPr>
          </w:p>
        </w:tc>
        <w:tc>
          <w:tcPr>
            <w:tcW w:w="1080" w:type="dxa"/>
            <w:tcBorders>
              <w:bottom w:val="single" w:sz="4" w:space="0" w:color="auto"/>
              <w:right w:val="single" w:sz="4" w:space="0" w:color="auto"/>
            </w:tcBorders>
          </w:tcPr>
          <w:p w14:paraId="640BFAC0" w14:textId="77777777" w:rsidR="00327DD3" w:rsidRPr="006D4D6F" w:rsidRDefault="00327DD3" w:rsidP="009834A3">
            <w:pPr>
              <w:jc w:val="center"/>
              <w:rPr>
                <w:rFonts w:ascii="Calibri" w:hAnsi="Calibri"/>
                <w:sz w:val="20"/>
                <w:szCs w:val="20"/>
              </w:rPr>
            </w:pPr>
          </w:p>
        </w:tc>
        <w:tc>
          <w:tcPr>
            <w:tcW w:w="1170" w:type="dxa"/>
            <w:tcBorders>
              <w:bottom w:val="single" w:sz="4" w:space="0" w:color="auto"/>
            </w:tcBorders>
            <w:vAlign w:val="center"/>
          </w:tcPr>
          <w:p w14:paraId="3A9F73D6" w14:textId="77777777" w:rsidR="00327DD3" w:rsidRPr="006D4D6F" w:rsidRDefault="00327DD3" w:rsidP="009834A3">
            <w:pPr>
              <w:keepNext/>
              <w:tabs>
                <w:tab w:val="left" w:pos="2160"/>
                <w:tab w:val="left" w:pos="2700"/>
                <w:tab w:val="left" w:pos="3420"/>
                <w:tab w:val="left" w:pos="3780"/>
                <w:tab w:val="left" w:pos="5760"/>
                <w:tab w:val="left" w:pos="7212"/>
              </w:tabs>
              <w:jc w:val="center"/>
              <w:rPr>
                <w:rFonts w:ascii="Calibri" w:hAnsi="Calibri"/>
                <w:sz w:val="20"/>
                <w:szCs w:val="20"/>
              </w:rPr>
            </w:pPr>
          </w:p>
        </w:tc>
        <w:tc>
          <w:tcPr>
            <w:tcW w:w="1170" w:type="dxa"/>
            <w:tcBorders>
              <w:bottom w:val="single" w:sz="4" w:space="0" w:color="auto"/>
            </w:tcBorders>
          </w:tcPr>
          <w:p w14:paraId="122BBBA7" w14:textId="77777777" w:rsidR="00327DD3" w:rsidRPr="006D4D6F" w:rsidRDefault="00327DD3" w:rsidP="009834A3">
            <w:pPr>
              <w:keepNext/>
              <w:tabs>
                <w:tab w:val="left" w:pos="2160"/>
                <w:tab w:val="left" w:pos="2700"/>
                <w:tab w:val="left" w:pos="3420"/>
                <w:tab w:val="left" w:pos="3780"/>
                <w:tab w:val="left" w:pos="5760"/>
                <w:tab w:val="left" w:pos="7212"/>
              </w:tabs>
              <w:jc w:val="center"/>
              <w:rPr>
                <w:rFonts w:ascii="Calibri" w:hAnsi="Calibri"/>
                <w:sz w:val="20"/>
                <w:szCs w:val="20"/>
              </w:rPr>
            </w:pPr>
          </w:p>
        </w:tc>
        <w:tc>
          <w:tcPr>
            <w:tcW w:w="1170" w:type="dxa"/>
            <w:tcBorders>
              <w:bottom w:val="single" w:sz="4" w:space="0" w:color="auto"/>
              <w:right w:val="single" w:sz="4" w:space="0" w:color="auto"/>
            </w:tcBorders>
            <w:vAlign w:val="center"/>
          </w:tcPr>
          <w:p w14:paraId="32CAA027" w14:textId="77777777" w:rsidR="00327DD3" w:rsidRPr="006D4D6F" w:rsidRDefault="00327DD3" w:rsidP="009834A3">
            <w:pPr>
              <w:keepNext/>
              <w:tabs>
                <w:tab w:val="left" w:pos="2160"/>
                <w:tab w:val="left" w:pos="2700"/>
                <w:tab w:val="left" w:pos="3420"/>
                <w:tab w:val="left" w:pos="3780"/>
                <w:tab w:val="left" w:pos="5760"/>
                <w:tab w:val="left" w:pos="7212"/>
              </w:tabs>
              <w:jc w:val="center"/>
              <w:rPr>
                <w:rFonts w:ascii="Calibri" w:hAnsi="Calibri"/>
                <w:sz w:val="20"/>
                <w:szCs w:val="20"/>
              </w:rPr>
            </w:pPr>
          </w:p>
        </w:tc>
        <w:tc>
          <w:tcPr>
            <w:tcW w:w="1080" w:type="dxa"/>
            <w:tcBorders>
              <w:bottom w:val="single" w:sz="4" w:space="0" w:color="auto"/>
              <w:right w:val="single" w:sz="4" w:space="0" w:color="auto"/>
            </w:tcBorders>
          </w:tcPr>
          <w:p w14:paraId="226ED1A2" w14:textId="77777777" w:rsidR="00327DD3" w:rsidRPr="006D4D6F" w:rsidRDefault="00327DD3" w:rsidP="009834A3">
            <w:pPr>
              <w:keepNext/>
              <w:tabs>
                <w:tab w:val="left" w:pos="2160"/>
                <w:tab w:val="left" w:pos="2700"/>
                <w:tab w:val="left" w:pos="3420"/>
                <w:tab w:val="left" w:pos="3780"/>
                <w:tab w:val="left" w:pos="5760"/>
                <w:tab w:val="left" w:pos="7212"/>
              </w:tabs>
              <w:jc w:val="center"/>
              <w:rPr>
                <w:rFonts w:ascii="Calibri" w:hAnsi="Calibri"/>
                <w:sz w:val="20"/>
                <w:szCs w:val="20"/>
              </w:rPr>
            </w:pPr>
          </w:p>
        </w:tc>
        <w:tc>
          <w:tcPr>
            <w:tcW w:w="4320" w:type="dxa"/>
            <w:tcBorders>
              <w:left w:val="single" w:sz="4" w:space="0" w:color="auto"/>
              <w:bottom w:val="single" w:sz="4" w:space="0" w:color="auto"/>
              <w:right w:val="single" w:sz="4" w:space="0" w:color="auto"/>
            </w:tcBorders>
            <w:vAlign w:val="bottom"/>
          </w:tcPr>
          <w:p w14:paraId="106D090C" w14:textId="77777777" w:rsidR="00327DD3" w:rsidRPr="006D4D6F" w:rsidRDefault="00327DD3" w:rsidP="009834A3">
            <w:pPr>
              <w:keepNext/>
              <w:tabs>
                <w:tab w:val="left" w:pos="2160"/>
                <w:tab w:val="left" w:pos="2700"/>
                <w:tab w:val="left" w:pos="3420"/>
                <w:tab w:val="left" w:pos="3780"/>
                <w:tab w:val="left" w:pos="5760"/>
                <w:tab w:val="left" w:pos="7212"/>
              </w:tabs>
              <w:jc w:val="center"/>
              <w:rPr>
                <w:rFonts w:ascii="Calibri" w:hAnsi="Calibri"/>
                <w:sz w:val="20"/>
                <w:szCs w:val="20"/>
              </w:rPr>
            </w:pPr>
          </w:p>
        </w:tc>
      </w:tr>
    </w:tbl>
    <w:p w14:paraId="122A1972" w14:textId="77777777" w:rsidR="00A54CC3" w:rsidRDefault="00A54CC3" w:rsidP="00A54CC3">
      <w:pPr>
        <w:rPr>
          <w:rFonts w:ascii="Calibri" w:hAnsi="Calibri"/>
        </w:rPr>
      </w:pPr>
    </w:p>
    <w:tbl>
      <w:tblPr>
        <w:tblW w:w="4969"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75"/>
        <w:gridCol w:w="1234"/>
        <w:gridCol w:w="1225"/>
        <w:gridCol w:w="200"/>
        <w:gridCol w:w="296"/>
        <w:gridCol w:w="552"/>
        <w:gridCol w:w="1042"/>
        <w:gridCol w:w="947"/>
        <w:gridCol w:w="1080"/>
        <w:gridCol w:w="11"/>
        <w:gridCol w:w="1158"/>
        <w:gridCol w:w="971"/>
        <w:gridCol w:w="853"/>
        <w:gridCol w:w="649"/>
        <w:gridCol w:w="393"/>
        <w:gridCol w:w="853"/>
        <w:gridCol w:w="116"/>
        <w:gridCol w:w="926"/>
        <w:gridCol w:w="1271"/>
        <w:gridCol w:w="73"/>
      </w:tblGrid>
      <w:tr w:rsidR="005562FE" w:rsidRPr="009B3A0C" w14:paraId="6998B475" w14:textId="77777777" w:rsidTr="00954FDF">
        <w:trPr>
          <w:gridAfter w:val="1"/>
          <w:wAfter w:w="73" w:type="dxa"/>
          <w:cantSplit/>
          <w:trHeight w:val="321"/>
        </w:trPr>
        <w:tc>
          <w:tcPr>
            <w:tcW w:w="14525" w:type="dxa"/>
            <w:gridSpan w:val="19"/>
            <w:tcBorders>
              <w:top w:val="single" w:sz="4" w:space="0" w:color="auto"/>
              <w:left w:val="single" w:sz="4" w:space="0" w:color="auto"/>
              <w:bottom w:val="single" w:sz="6" w:space="0" w:color="auto"/>
              <w:right w:val="single" w:sz="4" w:space="0" w:color="auto"/>
            </w:tcBorders>
          </w:tcPr>
          <w:p w14:paraId="027AF773" w14:textId="77777777" w:rsidR="00327DD3" w:rsidRPr="00124F33" w:rsidRDefault="00327DD3" w:rsidP="009834A3">
            <w:pPr>
              <w:keepNext/>
              <w:rPr>
                <w:rFonts w:ascii="Calibri" w:eastAsia="Calibri" w:hAnsi="Calibri"/>
                <w:b/>
                <w:sz w:val="22"/>
                <w:szCs w:val="22"/>
              </w:rPr>
            </w:pPr>
            <w:r w:rsidRPr="006011F8">
              <w:rPr>
                <w:rFonts w:ascii="Calibri" w:eastAsia="Calibri" w:hAnsi="Calibri"/>
                <w:b/>
                <w:sz w:val="22"/>
                <w:szCs w:val="22"/>
              </w:rPr>
              <w:t>I.</w:t>
            </w:r>
            <w:r>
              <w:rPr>
                <w:rFonts w:ascii="Calibri" w:eastAsia="Calibri" w:hAnsi="Calibri"/>
                <w:b/>
                <w:sz w:val="22"/>
                <w:szCs w:val="22"/>
              </w:rPr>
              <w:t xml:space="preserve"> </w:t>
            </w:r>
            <w:r w:rsidRPr="00124F33">
              <w:rPr>
                <w:rFonts w:ascii="Calibri" w:eastAsia="Calibri" w:hAnsi="Calibri"/>
                <w:b/>
                <w:sz w:val="22"/>
                <w:szCs w:val="22"/>
              </w:rPr>
              <w:t>Fenestration Proposed Areas and Efficiencies</w:t>
            </w:r>
          </w:p>
          <w:p w14:paraId="4273AB01" w14:textId="77777777" w:rsidR="00327DD3" w:rsidRDefault="00327DD3" w:rsidP="009834A3">
            <w:pPr>
              <w:rPr>
                <w:rFonts w:asciiTheme="minorHAnsi" w:hAnsiTheme="minorHAnsi"/>
                <w:sz w:val="20"/>
                <w:szCs w:val="20"/>
              </w:rPr>
            </w:pPr>
            <w:r>
              <w:rPr>
                <w:rFonts w:asciiTheme="minorHAnsi" w:hAnsiTheme="minorHAnsi"/>
                <w:sz w:val="20"/>
                <w:szCs w:val="20"/>
              </w:rPr>
              <w:t>Note: If meeting Exception 1 to 150.1(c</w:t>
            </w:r>
            <w:proofErr w:type="gramStart"/>
            <w:r>
              <w:rPr>
                <w:rFonts w:asciiTheme="minorHAnsi" w:hAnsiTheme="minorHAnsi"/>
                <w:sz w:val="20"/>
                <w:szCs w:val="20"/>
              </w:rPr>
              <w:t>)3A</w:t>
            </w:r>
            <w:proofErr w:type="gramEnd"/>
            <w:r>
              <w:rPr>
                <w:rFonts w:asciiTheme="minorHAnsi" w:hAnsiTheme="minorHAnsi"/>
                <w:sz w:val="20"/>
                <w:szCs w:val="20"/>
              </w:rPr>
              <w:t>, Installing ≤ 3ft</w:t>
            </w:r>
            <w:r>
              <w:rPr>
                <w:rFonts w:asciiTheme="minorHAnsi" w:hAnsiTheme="minorHAnsi"/>
                <w:sz w:val="20"/>
                <w:szCs w:val="20"/>
                <w:vertAlign w:val="superscript"/>
              </w:rPr>
              <w:t>2</w:t>
            </w:r>
            <w:r>
              <w:rPr>
                <w:rFonts w:asciiTheme="minorHAnsi" w:hAnsiTheme="minorHAnsi"/>
                <w:sz w:val="20"/>
                <w:szCs w:val="20"/>
              </w:rPr>
              <w:t xml:space="preserve"> glass in door, it is assumed to meet the minimum required U-factor (0.32) &amp; SHGC (0.25).</w:t>
            </w:r>
          </w:p>
          <w:p w14:paraId="6A740FFE" w14:textId="77777777" w:rsidR="00327DD3" w:rsidRPr="006011F8" w:rsidRDefault="00327DD3" w:rsidP="009834A3">
            <w:pPr>
              <w:ind w:firstLine="450"/>
              <w:rPr>
                <w:rFonts w:eastAsia="Calibri"/>
              </w:rPr>
            </w:pPr>
            <w:r>
              <w:rPr>
                <w:rFonts w:asciiTheme="minorHAnsi" w:hAnsiTheme="minorHAnsi"/>
                <w:sz w:val="20"/>
                <w:szCs w:val="20"/>
              </w:rPr>
              <w:t xml:space="preserve"> If meeting Exception 1 to 150.1(c</w:t>
            </w:r>
            <w:proofErr w:type="gramStart"/>
            <w:r>
              <w:rPr>
                <w:rFonts w:asciiTheme="minorHAnsi" w:hAnsiTheme="minorHAnsi"/>
                <w:sz w:val="20"/>
                <w:szCs w:val="20"/>
              </w:rPr>
              <w:t>)3A</w:t>
            </w:r>
            <w:proofErr w:type="gramEnd"/>
            <w:r>
              <w:rPr>
                <w:rFonts w:asciiTheme="minorHAnsi" w:hAnsiTheme="minorHAnsi"/>
                <w:sz w:val="20"/>
                <w:szCs w:val="20"/>
              </w:rPr>
              <w:t>, Installing ≤ 3ft</w:t>
            </w:r>
            <w:r>
              <w:rPr>
                <w:rFonts w:asciiTheme="minorHAnsi" w:hAnsiTheme="minorHAnsi"/>
                <w:sz w:val="20"/>
                <w:szCs w:val="20"/>
                <w:vertAlign w:val="superscript"/>
              </w:rPr>
              <w:t>2</w:t>
            </w:r>
            <w:r>
              <w:rPr>
                <w:rFonts w:asciiTheme="minorHAnsi" w:hAnsiTheme="minorHAnsi"/>
                <w:sz w:val="20"/>
                <w:szCs w:val="20"/>
              </w:rPr>
              <w:t xml:space="preserve"> tubular skylight, it is assumed to meet the minimum required U-factor (0.55) &amp; SHGC (0.30).</w:t>
            </w:r>
          </w:p>
        </w:tc>
      </w:tr>
      <w:tr w:rsidR="00BE2344" w:rsidRPr="009B3A0C" w14:paraId="4CF11120" w14:textId="77777777" w:rsidTr="00954FDF">
        <w:trPr>
          <w:gridAfter w:val="1"/>
          <w:wAfter w:w="73" w:type="dxa"/>
          <w:cantSplit/>
          <w:trHeight w:val="241"/>
        </w:trPr>
        <w:tc>
          <w:tcPr>
            <w:tcW w:w="679" w:type="dxa"/>
            <w:tcBorders>
              <w:top w:val="single" w:sz="6" w:space="0" w:color="auto"/>
              <w:left w:val="single" w:sz="4" w:space="0" w:color="auto"/>
              <w:bottom w:val="single" w:sz="6" w:space="0" w:color="auto"/>
            </w:tcBorders>
            <w:vAlign w:val="center"/>
          </w:tcPr>
          <w:p w14:paraId="0372F133"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01</w:t>
            </w:r>
          </w:p>
        </w:tc>
        <w:tc>
          <w:tcPr>
            <w:tcW w:w="1241" w:type="dxa"/>
            <w:tcBorders>
              <w:top w:val="single" w:sz="6" w:space="0" w:color="auto"/>
              <w:bottom w:val="single" w:sz="6" w:space="0" w:color="auto"/>
            </w:tcBorders>
            <w:vAlign w:val="center"/>
          </w:tcPr>
          <w:p w14:paraId="6B9BDAE3"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02</w:t>
            </w:r>
          </w:p>
        </w:tc>
        <w:tc>
          <w:tcPr>
            <w:tcW w:w="1231" w:type="dxa"/>
            <w:tcBorders>
              <w:top w:val="single" w:sz="6" w:space="0" w:color="auto"/>
              <w:bottom w:val="single" w:sz="6" w:space="0" w:color="auto"/>
            </w:tcBorders>
            <w:vAlign w:val="center"/>
          </w:tcPr>
          <w:p w14:paraId="552925FF"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03</w:t>
            </w:r>
          </w:p>
        </w:tc>
        <w:tc>
          <w:tcPr>
            <w:tcW w:w="1053" w:type="dxa"/>
            <w:gridSpan w:val="3"/>
            <w:tcBorders>
              <w:top w:val="single" w:sz="6" w:space="0" w:color="auto"/>
              <w:bottom w:val="single" w:sz="6" w:space="0" w:color="auto"/>
            </w:tcBorders>
            <w:vAlign w:val="center"/>
          </w:tcPr>
          <w:p w14:paraId="26A37C88"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04</w:t>
            </w:r>
          </w:p>
        </w:tc>
        <w:tc>
          <w:tcPr>
            <w:tcW w:w="1047" w:type="dxa"/>
            <w:tcBorders>
              <w:top w:val="single" w:sz="6" w:space="0" w:color="auto"/>
              <w:bottom w:val="single" w:sz="6" w:space="0" w:color="auto"/>
            </w:tcBorders>
            <w:vAlign w:val="center"/>
          </w:tcPr>
          <w:p w14:paraId="68ED3F87"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05</w:t>
            </w:r>
          </w:p>
        </w:tc>
        <w:tc>
          <w:tcPr>
            <w:tcW w:w="952" w:type="dxa"/>
            <w:tcBorders>
              <w:top w:val="single" w:sz="6" w:space="0" w:color="auto"/>
              <w:bottom w:val="single" w:sz="6" w:space="0" w:color="auto"/>
            </w:tcBorders>
            <w:vAlign w:val="center"/>
          </w:tcPr>
          <w:p w14:paraId="70AAFAE0"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06</w:t>
            </w:r>
          </w:p>
        </w:tc>
        <w:tc>
          <w:tcPr>
            <w:tcW w:w="1085" w:type="dxa"/>
            <w:tcBorders>
              <w:top w:val="single" w:sz="6" w:space="0" w:color="auto"/>
              <w:bottom w:val="single" w:sz="6" w:space="0" w:color="auto"/>
            </w:tcBorders>
            <w:vAlign w:val="center"/>
          </w:tcPr>
          <w:p w14:paraId="6A676599"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07</w:t>
            </w:r>
          </w:p>
        </w:tc>
        <w:tc>
          <w:tcPr>
            <w:tcW w:w="1175" w:type="dxa"/>
            <w:gridSpan w:val="2"/>
            <w:tcBorders>
              <w:top w:val="single" w:sz="6" w:space="0" w:color="auto"/>
              <w:bottom w:val="single" w:sz="6" w:space="0" w:color="auto"/>
            </w:tcBorders>
            <w:vAlign w:val="center"/>
          </w:tcPr>
          <w:p w14:paraId="1BB192F3"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noProof/>
                <w:sz w:val="18"/>
                <w:szCs w:val="18"/>
              </w:rPr>
              <w:t>08</w:t>
            </w:r>
          </w:p>
        </w:tc>
        <w:tc>
          <w:tcPr>
            <w:tcW w:w="976" w:type="dxa"/>
            <w:tcBorders>
              <w:top w:val="single" w:sz="6" w:space="0" w:color="auto"/>
              <w:bottom w:val="single" w:sz="6" w:space="0" w:color="auto"/>
            </w:tcBorders>
            <w:vAlign w:val="center"/>
          </w:tcPr>
          <w:p w14:paraId="065F2B21"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09</w:t>
            </w:r>
          </w:p>
        </w:tc>
        <w:tc>
          <w:tcPr>
            <w:tcW w:w="857" w:type="dxa"/>
            <w:tcBorders>
              <w:top w:val="single" w:sz="6" w:space="0" w:color="auto"/>
              <w:bottom w:val="single" w:sz="6" w:space="0" w:color="auto"/>
            </w:tcBorders>
            <w:vAlign w:val="center"/>
          </w:tcPr>
          <w:p w14:paraId="0C0642F8" w14:textId="77777777" w:rsidR="00327DD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10</w:t>
            </w:r>
          </w:p>
        </w:tc>
        <w:tc>
          <w:tcPr>
            <w:tcW w:w="1047" w:type="dxa"/>
            <w:gridSpan w:val="2"/>
            <w:tcBorders>
              <w:top w:val="single" w:sz="6" w:space="0" w:color="auto"/>
              <w:bottom w:val="single" w:sz="6" w:space="0" w:color="auto"/>
            </w:tcBorders>
            <w:vAlign w:val="center"/>
          </w:tcPr>
          <w:p w14:paraId="6743DD7D" w14:textId="77777777" w:rsidR="00327DD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11</w:t>
            </w:r>
          </w:p>
        </w:tc>
        <w:tc>
          <w:tcPr>
            <w:tcW w:w="857" w:type="dxa"/>
            <w:tcBorders>
              <w:top w:val="single" w:sz="6" w:space="0" w:color="auto"/>
              <w:bottom w:val="single" w:sz="6" w:space="0" w:color="auto"/>
            </w:tcBorders>
            <w:vAlign w:val="center"/>
          </w:tcPr>
          <w:p w14:paraId="3194E37F" w14:textId="77777777" w:rsidR="00327DD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12</w:t>
            </w:r>
          </w:p>
        </w:tc>
        <w:tc>
          <w:tcPr>
            <w:tcW w:w="1047" w:type="dxa"/>
            <w:gridSpan w:val="2"/>
            <w:tcBorders>
              <w:top w:val="single" w:sz="6" w:space="0" w:color="auto"/>
              <w:bottom w:val="single" w:sz="6" w:space="0" w:color="auto"/>
            </w:tcBorders>
            <w:vAlign w:val="center"/>
          </w:tcPr>
          <w:p w14:paraId="37E845DF" w14:textId="77777777" w:rsidR="00327DD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13</w:t>
            </w:r>
          </w:p>
        </w:tc>
        <w:tc>
          <w:tcPr>
            <w:tcW w:w="1278" w:type="dxa"/>
            <w:tcBorders>
              <w:top w:val="single" w:sz="6" w:space="0" w:color="auto"/>
              <w:bottom w:val="single" w:sz="6" w:space="0" w:color="auto"/>
              <w:right w:val="single" w:sz="4" w:space="0" w:color="auto"/>
            </w:tcBorders>
            <w:vAlign w:val="center"/>
          </w:tcPr>
          <w:p w14:paraId="64CD4178"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14</w:t>
            </w:r>
          </w:p>
        </w:tc>
      </w:tr>
      <w:tr w:rsidR="00BE2344" w:rsidRPr="009B3A0C" w14:paraId="6FB6B085" w14:textId="77777777" w:rsidTr="00954FDF">
        <w:trPr>
          <w:gridAfter w:val="1"/>
          <w:wAfter w:w="73" w:type="dxa"/>
          <w:cantSplit/>
          <w:trHeight w:val="353"/>
        </w:trPr>
        <w:tc>
          <w:tcPr>
            <w:tcW w:w="679" w:type="dxa"/>
            <w:tcBorders>
              <w:top w:val="single" w:sz="6" w:space="0" w:color="auto"/>
              <w:left w:val="single" w:sz="4" w:space="0" w:color="auto"/>
              <w:bottom w:val="single" w:sz="6" w:space="0" w:color="auto"/>
            </w:tcBorders>
            <w:vAlign w:val="center"/>
          </w:tcPr>
          <w:p w14:paraId="384464C7"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Tag/ID</w:t>
            </w:r>
          </w:p>
        </w:tc>
        <w:tc>
          <w:tcPr>
            <w:tcW w:w="1241" w:type="dxa"/>
            <w:tcBorders>
              <w:top w:val="single" w:sz="6" w:space="0" w:color="auto"/>
              <w:bottom w:val="single" w:sz="6" w:space="0" w:color="auto"/>
            </w:tcBorders>
            <w:vAlign w:val="center"/>
          </w:tcPr>
          <w:p w14:paraId="32DB01B5"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Fenestration Type</w:t>
            </w:r>
          </w:p>
        </w:tc>
        <w:tc>
          <w:tcPr>
            <w:tcW w:w="1231" w:type="dxa"/>
            <w:tcBorders>
              <w:top w:val="single" w:sz="6" w:space="0" w:color="auto"/>
              <w:bottom w:val="single" w:sz="6" w:space="0" w:color="auto"/>
            </w:tcBorders>
            <w:vAlign w:val="center"/>
          </w:tcPr>
          <w:p w14:paraId="16DD474F" w14:textId="77777777" w:rsidR="00327DD3" w:rsidRPr="00F3441B" w:rsidRDefault="00327DD3" w:rsidP="009834A3">
            <w:pPr>
              <w:keepNext/>
              <w:jc w:val="center"/>
              <w:rPr>
                <w:rFonts w:ascii="Calibri" w:hAnsi="Calibri"/>
                <w:sz w:val="18"/>
                <w:szCs w:val="18"/>
              </w:rPr>
            </w:pPr>
            <w:r>
              <w:rPr>
                <w:rFonts w:asciiTheme="minorHAnsi" w:hAnsiTheme="minorHAnsi"/>
                <w:sz w:val="18"/>
                <w:szCs w:val="18"/>
              </w:rPr>
              <w:t>Frame Type</w:t>
            </w:r>
          </w:p>
        </w:tc>
        <w:tc>
          <w:tcPr>
            <w:tcW w:w="1053" w:type="dxa"/>
            <w:gridSpan w:val="3"/>
            <w:tcBorders>
              <w:top w:val="single" w:sz="6" w:space="0" w:color="auto"/>
              <w:bottom w:val="single" w:sz="6" w:space="0" w:color="auto"/>
            </w:tcBorders>
            <w:vAlign w:val="center"/>
          </w:tcPr>
          <w:p w14:paraId="42057146" w14:textId="77777777" w:rsidR="00327DD3" w:rsidRPr="00F3441B" w:rsidRDefault="00327DD3" w:rsidP="009834A3">
            <w:pPr>
              <w:keepNext/>
              <w:jc w:val="center"/>
              <w:rPr>
                <w:rFonts w:ascii="Calibri" w:hAnsi="Calibri"/>
                <w:sz w:val="18"/>
                <w:szCs w:val="18"/>
              </w:rPr>
            </w:pPr>
            <w:r w:rsidRPr="00F3441B">
              <w:rPr>
                <w:rFonts w:asciiTheme="minorHAnsi" w:hAnsiTheme="minorHAnsi"/>
                <w:sz w:val="18"/>
                <w:szCs w:val="18"/>
              </w:rPr>
              <w:t>Dynamic Glazing</w:t>
            </w:r>
          </w:p>
        </w:tc>
        <w:tc>
          <w:tcPr>
            <w:tcW w:w="1047" w:type="dxa"/>
            <w:tcBorders>
              <w:top w:val="single" w:sz="6" w:space="0" w:color="auto"/>
              <w:bottom w:val="single" w:sz="6" w:space="0" w:color="auto"/>
            </w:tcBorders>
            <w:tcMar>
              <w:left w:w="58" w:type="dxa"/>
              <w:right w:w="58" w:type="dxa"/>
            </w:tcMar>
            <w:vAlign w:val="center"/>
          </w:tcPr>
          <w:p w14:paraId="65D76085" w14:textId="77777777" w:rsidR="00327DD3" w:rsidRPr="00F3441B" w:rsidRDefault="00327DD3" w:rsidP="009834A3">
            <w:pPr>
              <w:keepNext/>
              <w:jc w:val="center"/>
              <w:rPr>
                <w:rFonts w:asciiTheme="minorHAnsi" w:hAnsiTheme="minorHAnsi"/>
                <w:sz w:val="18"/>
                <w:szCs w:val="18"/>
              </w:rPr>
            </w:pPr>
            <w:r w:rsidRPr="00F3441B">
              <w:rPr>
                <w:rFonts w:asciiTheme="minorHAnsi" w:hAnsiTheme="minorHAnsi"/>
                <w:sz w:val="18"/>
                <w:szCs w:val="18"/>
              </w:rPr>
              <w:t>Orientation</w:t>
            </w:r>
          </w:p>
          <w:p w14:paraId="129EC335"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F3441B">
              <w:rPr>
                <w:rFonts w:asciiTheme="minorHAnsi" w:hAnsiTheme="minorHAnsi"/>
                <w:sz w:val="18"/>
                <w:szCs w:val="18"/>
              </w:rPr>
              <w:t>N, S, W, E</w:t>
            </w:r>
          </w:p>
          <w:p w14:paraId="6FB38984" w14:textId="29CC110F" w:rsidR="00327DD3" w:rsidRPr="00F3441B" w:rsidRDefault="00327DD3">
            <w:pPr>
              <w:keepNext/>
              <w:tabs>
                <w:tab w:val="left" w:pos="2160"/>
                <w:tab w:val="left" w:pos="2700"/>
                <w:tab w:val="left" w:pos="3420"/>
                <w:tab w:val="left" w:pos="3780"/>
                <w:tab w:val="left" w:pos="5760"/>
                <w:tab w:val="left" w:pos="7212"/>
              </w:tabs>
              <w:rPr>
                <w:rFonts w:ascii="Calibri" w:hAnsi="Calibri"/>
                <w:sz w:val="18"/>
                <w:szCs w:val="18"/>
              </w:rPr>
              <w:pPrChange w:id="13" w:author="Shewmaker, Michael@Energy" w:date="2017-02-27T13:16:00Z">
                <w:pPr>
                  <w:keepNext/>
                  <w:tabs>
                    <w:tab w:val="left" w:pos="2160"/>
                    <w:tab w:val="left" w:pos="2700"/>
                    <w:tab w:val="left" w:pos="3420"/>
                    <w:tab w:val="left" w:pos="3780"/>
                    <w:tab w:val="left" w:pos="5760"/>
                    <w:tab w:val="left" w:pos="7212"/>
                  </w:tabs>
                  <w:jc w:val="center"/>
                </w:pPr>
              </w:pPrChange>
            </w:pPr>
            <w:del w:id="14" w:author="Shewmaker, Michael@Energy" w:date="2017-02-27T13:16:00Z">
              <w:r w:rsidRPr="00F3441B" w:rsidDel="001D58D7">
                <w:rPr>
                  <w:rFonts w:asciiTheme="minorHAnsi" w:hAnsiTheme="minorHAnsi"/>
                  <w:sz w:val="18"/>
                  <w:szCs w:val="18"/>
                </w:rPr>
                <w:delText>or Roof</w:delText>
              </w:r>
            </w:del>
          </w:p>
        </w:tc>
        <w:tc>
          <w:tcPr>
            <w:tcW w:w="952" w:type="dxa"/>
            <w:tcBorders>
              <w:top w:val="single" w:sz="6" w:space="0" w:color="auto"/>
              <w:bottom w:val="single" w:sz="6" w:space="0" w:color="auto"/>
            </w:tcBorders>
            <w:vAlign w:val="center"/>
          </w:tcPr>
          <w:p w14:paraId="55AF6ECF"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F3441B">
              <w:rPr>
                <w:rFonts w:asciiTheme="minorHAnsi" w:hAnsiTheme="minorHAnsi"/>
                <w:sz w:val="18"/>
                <w:szCs w:val="18"/>
              </w:rPr>
              <w:t>Number of</w:t>
            </w:r>
          </w:p>
          <w:p w14:paraId="463ADD94"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Theme="minorHAnsi" w:hAnsiTheme="minorHAnsi"/>
                <w:sz w:val="18"/>
                <w:szCs w:val="18"/>
              </w:rPr>
              <w:t>Panes</w:t>
            </w:r>
          </w:p>
        </w:tc>
        <w:tc>
          <w:tcPr>
            <w:tcW w:w="1085" w:type="dxa"/>
            <w:tcBorders>
              <w:top w:val="single" w:sz="6" w:space="0" w:color="auto"/>
              <w:bottom w:val="single" w:sz="6" w:space="0" w:color="auto"/>
            </w:tcBorders>
            <w:tcMar>
              <w:left w:w="29" w:type="dxa"/>
              <w:right w:w="29" w:type="dxa"/>
            </w:tcMar>
            <w:vAlign w:val="center"/>
          </w:tcPr>
          <w:p w14:paraId="5B53638F"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Proposed Fenestration Area ft</w:t>
            </w:r>
            <w:r w:rsidRPr="00954FDF">
              <w:rPr>
                <w:rFonts w:ascii="Calibri" w:hAnsi="Calibri"/>
                <w:sz w:val="18"/>
                <w:szCs w:val="18"/>
                <w:vertAlign w:val="superscript"/>
              </w:rPr>
              <w:t>2</w:t>
            </w:r>
          </w:p>
        </w:tc>
        <w:tc>
          <w:tcPr>
            <w:tcW w:w="1175" w:type="dxa"/>
            <w:gridSpan w:val="2"/>
            <w:tcBorders>
              <w:top w:val="single" w:sz="6" w:space="0" w:color="auto"/>
              <w:bottom w:val="single" w:sz="6" w:space="0" w:color="auto"/>
            </w:tcBorders>
            <w:tcMar>
              <w:left w:w="29" w:type="dxa"/>
              <w:right w:w="29" w:type="dxa"/>
            </w:tcMar>
            <w:vAlign w:val="center"/>
          </w:tcPr>
          <w:p w14:paraId="291F5B43"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Proposed West Facing Fenestration Area ft</w:t>
            </w:r>
            <w:r w:rsidRPr="00954FDF">
              <w:rPr>
                <w:rFonts w:ascii="Calibri" w:hAnsi="Calibri"/>
                <w:sz w:val="18"/>
                <w:szCs w:val="18"/>
                <w:vertAlign w:val="superscript"/>
              </w:rPr>
              <w:t>2</w:t>
            </w:r>
          </w:p>
        </w:tc>
        <w:tc>
          <w:tcPr>
            <w:tcW w:w="976" w:type="dxa"/>
            <w:tcBorders>
              <w:top w:val="single" w:sz="6" w:space="0" w:color="auto"/>
              <w:bottom w:val="single" w:sz="6" w:space="0" w:color="auto"/>
            </w:tcBorders>
            <w:vAlign w:val="center"/>
          </w:tcPr>
          <w:p w14:paraId="32FCEBE9" w14:textId="77777777" w:rsidR="00327DD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Proposed</w:t>
            </w:r>
          </w:p>
          <w:p w14:paraId="2BF329EE"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U-factor</w:t>
            </w:r>
          </w:p>
        </w:tc>
        <w:tc>
          <w:tcPr>
            <w:tcW w:w="857" w:type="dxa"/>
            <w:tcBorders>
              <w:top w:val="single" w:sz="6" w:space="0" w:color="auto"/>
              <w:bottom w:val="single" w:sz="6" w:space="0" w:color="auto"/>
            </w:tcBorders>
            <w:vAlign w:val="center"/>
          </w:tcPr>
          <w:p w14:paraId="2A9C5299" w14:textId="77777777" w:rsidR="00327DD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Source</w:t>
            </w:r>
          </w:p>
        </w:tc>
        <w:tc>
          <w:tcPr>
            <w:tcW w:w="1047" w:type="dxa"/>
            <w:gridSpan w:val="2"/>
            <w:tcBorders>
              <w:top w:val="single" w:sz="6" w:space="0" w:color="auto"/>
              <w:bottom w:val="single" w:sz="6" w:space="0" w:color="auto"/>
            </w:tcBorders>
            <w:vAlign w:val="center"/>
          </w:tcPr>
          <w:p w14:paraId="4A1987D4" w14:textId="77777777" w:rsidR="00327DD3"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Proposed</w:t>
            </w:r>
          </w:p>
          <w:p w14:paraId="507CBE76"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SHGC</w:t>
            </w:r>
          </w:p>
        </w:tc>
        <w:tc>
          <w:tcPr>
            <w:tcW w:w="857" w:type="dxa"/>
            <w:tcBorders>
              <w:top w:val="single" w:sz="6" w:space="0" w:color="auto"/>
              <w:bottom w:val="single" w:sz="6" w:space="0" w:color="auto"/>
            </w:tcBorders>
            <w:vAlign w:val="center"/>
          </w:tcPr>
          <w:p w14:paraId="5CA384AA"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Source</w:t>
            </w:r>
          </w:p>
        </w:tc>
        <w:tc>
          <w:tcPr>
            <w:tcW w:w="1047" w:type="dxa"/>
            <w:gridSpan w:val="2"/>
            <w:tcBorders>
              <w:top w:val="single" w:sz="6" w:space="0" w:color="auto"/>
              <w:bottom w:val="single" w:sz="6" w:space="0" w:color="auto"/>
            </w:tcBorders>
            <w:vAlign w:val="center"/>
          </w:tcPr>
          <w:p w14:paraId="082558C2"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Exterior</w:t>
            </w:r>
          </w:p>
          <w:p w14:paraId="1BCACCA4"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Shading</w:t>
            </w:r>
          </w:p>
          <w:p w14:paraId="4E1971F7"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Device</w:t>
            </w:r>
          </w:p>
        </w:tc>
        <w:tc>
          <w:tcPr>
            <w:tcW w:w="1278" w:type="dxa"/>
            <w:tcBorders>
              <w:top w:val="single" w:sz="6" w:space="0" w:color="auto"/>
              <w:bottom w:val="single" w:sz="6" w:space="0" w:color="auto"/>
              <w:right w:val="single" w:sz="4" w:space="0" w:color="auto"/>
            </w:tcBorders>
            <w:vAlign w:val="center"/>
          </w:tcPr>
          <w:p w14:paraId="4135E806"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Combined SHGC from CF1R-ENV-03</w:t>
            </w:r>
          </w:p>
        </w:tc>
      </w:tr>
      <w:tr w:rsidR="00BE2344" w:rsidRPr="009B3A0C" w14:paraId="7915000D" w14:textId="77777777" w:rsidTr="00954FDF">
        <w:trPr>
          <w:gridAfter w:val="1"/>
          <w:wAfter w:w="73" w:type="dxa"/>
          <w:cantSplit/>
          <w:trHeight w:val="292"/>
        </w:trPr>
        <w:tc>
          <w:tcPr>
            <w:tcW w:w="679" w:type="dxa"/>
            <w:tcBorders>
              <w:top w:val="single" w:sz="6" w:space="0" w:color="auto"/>
              <w:left w:val="single" w:sz="4" w:space="0" w:color="auto"/>
              <w:bottom w:val="single" w:sz="6" w:space="0" w:color="auto"/>
            </w:tcBorders>
            <w:tcMar>
              <w:left w:w="58" w:type="dxa"/>
              <w:right w:w="58" w:type="dxa"/>
            </w:tcMar>
          </w:tcPr>
          <w:p w14:paraId="0EEB733A" w14:textId="77777777" w:rsidR="00327DD3" w:rsidRPr="00F3441B" w:rsidRDefault="00327DD3" w:rsidP="009834A3">
            <w:pPr>
              <w:keepNext/>
              <w:tabs>
                <w:tab w:val="left" w:pos="5760"/>
                <w:tab w:val="left" w:pos="7212"/>
              </w:tabs>
              <w:jc w:val="center"/>
              <w:rPr>
                <w:rFonts w:ascii="Calibri" w:hAnsi="Calibri"/>
                <w:sz w:val="18"/>
                <w:szCs w:val="18"/>
              </w:rPr>
            </w:pPr>
          </w:p>
        </w:tc>
        <w:tc>
          <w:tcPr>
            <w:tcW w:w="1241" w:type="dxa"/>
            <w:tcBorders>
              <w:top w:val="single" w:sz="6" w:space="0" w:color="auto"/>
              <w:bottom w:val="single" w:sz="6" w:space="0" w:color="auto"/>
            </w:tcBorders>
          </w:tcPr>
          <w:p w14:paraId="79B0398E" w14:textId="77777777" w:rsidR="00327DD3" w:rsidRPr="00F3441B" w:rsidRDefault="00327DD3" w:rsidP="009834A3">
            <w:pPr>
              <w:keepNext/>
              <w:tabs>
                <w:tab w:val="left" w:pos="5760"/>
                <w:tab w:val="left" w:pos="7212"/>
              </w:tabs>
              <w:jc w:val="center"/>
              <w:rPr>
                <w:rFonts w:ascii="Calibri" w:hAnsi="Calibri"/>
                <w:sz w:val="18"/>
                <w:szCs w:val="18"/>
              </w:rPr>
            </w:pPr>
          </w:p>
        </w:tc>
        <w:tc>
          <w:tcPr>
            <w:tcW w:w="1231" w:type="dxa"/>
            <w:tcBorders>
              <w:top w:val="single" w:sz="6" w:space="0" w:color="auto"/>
              <w:bottom w:val="single" w:sz="6" w:space="0" w:color="auto"/>
            </w:tcBorders>
            <w:tcMar>
              <w:left w:w="29" w:type="dxa"/>
              <w:right w:w="29" w:type="dxa"/>
            </w:tcMar>
          </w:tcPr>
          <w:p w14:paraId="789CF358"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53" w:type="dxa"/>
            <w:gridSpan w:val="3"/>
            <w:tcBorders>
              <w:top w:val="single" w:sz="6" w:space="0" w:color="auto"/>
              <w:bottom w:val="single" w:sz="6" w:space="0" w:color="auto"/>
            </w:tcBorders>
            <w:tcMar>
              <w:left w:w="14" w:type="dxa"/>
              <w:right w:w="14" w:type="dxa"/>
            </w:tcMar>
          </w:tcPr>
          <w:p w14:paraId="3830736D"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47" w:type="dxa"/>
            <w:tcBorders>
              <w:top w:val="single" w:sz="6" w:space="0" w:color="auto"/>
              <w:bottom w:val="single" w:sz="6" w:space="0" w:color="auto"/>
            </w:tcBorders>
          </w:tcPr>
          <w:p w14:paraId="35C8EB33" w14:textId="77777777" w:rsidR="00327DD3" w:rsidRPr="00F3441B" w:rsidRDefault="00327DD3" w:rsidP="009834A3">
            <w:pPr>
              <w:keepNext/>
              <w:tabs>
                <w:tab w:val="left" w:pos="3420"/>
                <w:tab w:val="left" w:pos="7212"/>
              </w:tabs>
              <w:jc w:val="center"/>
              <w:rPr>
                <w:rFonts w:ascii="Calibri" w:hAnsi="Calibri"/>
                <w:sz w:val="18"/>
                <w:szCs w:val="18"/>
              </w:rPr>
            </w:pPr>
          </w:p>
        </w:tc>
        <w:tc>
          <w:tcPr>
            <w:tcW w:w="952" w:type="dxa"/>
            <w:tcBorders>
              <w:top w:val="single" w:sz="6" w:space="0" w:color="auto"/>
              <w:bottom w:val="single" w:sz="6" w:space="0" w:color="auto"/>
            </w:tcBorders>
          </w:tcPr>
          <w:p w14:paraId="77F3CBC1" w14:textId="77777777" w:rsidR="00327DD3" w:rsidRPr="00F3441B" w:rsidRDefault="00327DD3" w:rsidP="009834A3">
            <w:pPr>
              <w:keepNext/>
              <w:tabs>
                <w:tab w:val="left" w:pos="3420"/>
                <w:tab w:val="left" w:pos="7212"/>
              </w:tabs>
              <w:jc w:val="center"/>
              <w:rPr>
                <w:rFonts w:ascii="Calibri" w:hAnsi="Calibri"/>
                <w:sz w:val="18"/>
                <w:szCs w:val="18"/>
              </w:rPr>
            </w:pPr>
          </w:p>
        </w:tc>
        <w:tc>
          <w:tcPr>
            <w:tcW w:w="1085" w:type="dxa"/>
            <w:tcBorders>
              <w:top w:val="single" w:sz="6" w:space="0" w:color="auto"/>
              <w:bottom w:val="single" w:sz="6" w:space="0" w:color="auto"/>
            </w:tcBorders>
          </w:tcPr>
          <w:p w14:paraId="5EDCAF36" w14:textId="77777777" w:rsidR="00327DD3" w:rsidRPr="00F3441B" w:rsidRDefault="00327DD3" w:rsidP="009834A3">
            <w:pPr>
              <w:keepNext/>
              <w:tabs>
                <w:tab w:val="left" w:pos="3420"/>
                <w:tab w:val="left" w:pos="7212"/>
              </w:tabs>
              <w:jc w:val="center"/>
              <w:rPr>
                <w:rFonts w:ascii="Calibri" w:hAnsi="Calibri"/>
                <w:sz w:val="18"/>
                <w:szCs w:val="18"/>
              </w:rPr>
            </w:pPr>
          </w:p>
        </w:tc>
        <w:tc>
          <w:tcPr>
            <w:tcW w:w="1175" w:type="dxa"/>
            <w:gridSpan w:val="2"/>
            <w:tcBorders>
              <w:top w:val="single" w:sz="6" w:space="0" w:color="auto"/>
              <w:bottom w:val="single" w:sz="6" w:space="0" w:color="auto"/>
            </w:tcBorders>
          </w:tcPr>
          <w:p w14:paraId="533A8D72" w14:textId="77777777" w:rsidR="00327DD3" w:rsidRPr="00F3441B" w:rsidRDefault="00327DD3" w:rsidP="009834A3">
            <w:pPr>
              <w:keepNext/>
              <w:tabs>
                <w:tab w:val="left" w:pos="3420"/>
                <w:tab w:val="left" w:pos="7212"/>
              </w:tabs>
              <w:jc w:val="center"/>
              <w:rPr>
                <w:rFonts w:ascii="Calibri" w:hAnsi="Calibri"/>
                <w:sz w:val="18"/>
                <w:szCs w:val="18"/>
              </w:rPr>
            </w:pPr>
          </w:p>
        </w:tc>
        <w:tc>
          <w:tcPr>
            <w:tcW w:w="976" w:type="dxa"/>
            <w:tcBorders>
              <w:top w:val="single" w:sz="6" w:space="0" w:color="auto"/>
              <w:bottom w:val="single" w:sz="6" w:space="0" w:color="auto"/>
            </w:tcBorders>
          </w:tcPr>
          <w:p w14:paraId="08513EA9" w14:textId="77777777" w:rsidR="00327DD3" w:rsidRPr="00F3441B" w:rsidRDefault="00327DD3" w:rsidP="009834A3">
            <w:pPr>
              <w:keepNext/>
              <w:jc w:val="center"/>
              <w:rPr>
                <w:rFonts w:ascii="Calibri" w:hAnsi="Calibri"/>
                <w:sz w:val="18"/>
                <w:szCs w:val="18"/>
              </w:rPr>
            </w:pPr>
          </w:p>
        </w:tc>
        <w:tc>
          <w:tcPr>
            <w:tcW w:w="857" w:type="dxa"/>
            <w:tcBorders>
              <w:top w:val="single" w:sz="6" w:space="0" w:color="auto"/>
              <w:bottom w:val="single" w:sz="6" w:space="0" w:color="auto"/>
            </w:tcBorders>
          </w:tcPr>
          <w:p w14:paraId="2FDD909E" w14:textId="77777777" w:rsidR="00327DD3" w:rsidRPr="00F3441B" w:rsidRDefault="00327DD3" w:rsidP="009834A3">
            <w:pPr>
              <w:keepNext/>
              <w:jc w:val="center"/>
              <w:rPr>
                <w:rFonts w:ascii="Calibri" w:hAnsi="Calibri"/>
                <w:sz w:val="18"/>
                <w:szCs w:val="18"/>
              </w:rPr>
            </w:pPr>
          </w:p>
        </w:tc>
        <w:tc>
          <w:tcPr>
            <w:tcW w:w="1047" w:type="dxa"/>
            <w:gridSpan w:val="2"/>
            <w:tcBorders>
              <w:top w:val="single" w:sz="6" w:space="0" w:color="auto"/>
              <w:bottom w:val="single" w:sz="6" w:space="0" w:color="auto"/>
            </w:tcBorders>
          </w:tcPr>
          <w:p w14:paraId="6201D237" w14:textId="77777777" w:rsidR="00327DD3" w:rsidRPr="00F3441B" w:rsidRDefault="00327DD3" w:rsidP="009834A3">
            <w:pPr>
              <w:keepNext/>
              <w:jc w:val="center"/>
              <w:rPr>
                <w:rFonts w:ascii="Calibri" w:hAnsi="Calibri"/>
                <w:sz w:val="18"/>
                <w:szCs w:val="18"/>
              </w:rPr>
            </w:pPr>
          </w:p>
        </w:tc>
        <w:tc>
          <w:tcPr>
            <w:tcW w:w="857" w:type="dxa"/>
            <w:tcBorders>
              <w:top w:val="single" w:sz="6" w:space="0" w:color="auto"/>
              <w:bottom w:val="single" w:sz="6" w:space="0" w:color="auto"/>
            </w:tcBorders>
          </w:tcPr>
          <w:p w14:paraId="7AEA797E" w14:textId="77777777" w:rsidR="00327DD3" w:rsidRDefault="00327DD3" w:rsidP="009834A3">
            <w:pPr>
              <w:keepNext/>
              <w:jc w:val="center"/>
              <w:rPr>
                <w:rFonts w:ascii="Calibri" w:hAnsi="Calibri" w:cs="Tahoma"/>
                <w:sz w:val="18"/>
                <w:szCs w:val="18"/>
              </w:rPr>
            </w:pPr>
          </w:p>
        </w:tc>
        <w:tc>
          <w:tcPr>
            <w:tcW w:w="1047" w:type="dxa"/>
            <w:gridSpan w:val="2"/>
            <w:tcBorders>
              <w:top w:val="single" w:sz="6" w:space="0" w:color="auto"/>
              <w:bottom w:val="single" w:sz="6" w:space="0" w:color="auto"/>
            </w:tcBorders>
          </w:tcPr>
          <w:p w14:paraId="1043DE19" w14:textId="77777777" w:rsidR="00327DD3" w:rsidRPr="00F3441B" w:rsidRDefault="00327DD3" w:rsidP="009834A3">
            <w:pPr>
              <w:keepNext/>
              <w:jc w:val="center"/>
              <w:rPr>
                <w:rFonts w:ascii="Calibri" w:hAnsi="Calibri"/>
                <w:sz w:val="18"/>
                <w:szCs w:val="18"/>
              </w:rPr>
            </w:pPr>
          </w:p>
        </w:tc>
        <w:tc>
          <w:tcPr>
            <w:tcW w:w="1278" w:type="dxa"/>
            <w:tcBorders>
              <w:top w:val="single" w:sz="6" w:space="0" w:color="auto"/>
              <w:bottom w:val="single" w:sz="6" w:space="0" w:color="auto"/>
              <w:right w:val="single" w:sz="4" w:space="0" w:color="auto"/>
            </w:tcBorders>
          </w:tcPr>
          <w:p w14:paraId="16AC1A36" w14:textId="77777777" w:rsidR="00327DD3" w:rsidRPr="00F3441B" w:rsidRDefault="00327DD3" w:rsidP="009834A3">
            <w:pPr>
              <w:keepNext/>
              <w:jc w:val="center"/>
              <w:rPr>
                <w:rFonts w:ascii="Calibri" w:hAnsi="Calibri"/>
                <w:sz w:val="18"/>
                <w:szCs w:val="18"/>
              </w:rPr>
            </w:pPr>
          </w:p>
        </w:tc>
      </w:tr>
      <w:tr w:rsidR="00BE2344" w:rsidRPr="009B3A0C" w14:paraId="13D34C12" w14:textId="77777777" w:rsidTr="00954FDF">
        <w:trPr>
          <w:gridAfter w:val="1"/>
          <w:wAfter w:w="73" w:type="dxa"/>
          <w:cantSplit/>
          <w:trHeight w:val="292"/>
        </w:trPr>
        <w:tc>
          <w:tcPr>
            <w:tcW w:w="679" w:type="dxa"/>
            <w:tcBorders>
              <w:top w:val="single" w:sz="6" w:space="0" w:color="auto"/>
              <w:left w:val="single" w:sz="4" w:space="0" w:color="auto"/>
              <w:bottom w:val="single" w:sz="6" w:space="0" w:color="auto"/>
            </w:tcBorders>
            <w:tcMar>
              <w:left w:w="58" w:type="dxa"/>
              <w:right w:w="58" w:type="dxa"/>
            </w:tcMar>
          </w:tcPr>
          <w:p w14:paraId="35BE64C3" w14:textId="77777777" w:rsidR="00327DD3" w:rsidRPr="00F3441B" w:rsidRDefault="00327DD3" w:rsidP="009834A3">
            <w:pPr>
              <w:keepNext/>
              <w:tabs>
                <w:tab w:val="left" w:pos="5760"/>
                <w:tab w:val="left" w:pos="7212"/>
              </w:tabs>
              <w:jc w:val="center"/>
              <w:rPr>
                <w:rFonts w:ascii="Calibri" w:hAnsi="Calibri"/>
                <w:sz w:val="18"/>
                <w:szCs w:val="18"/>
              </w:rPr>
            </w:pPr>
          </w:p>
        </w:tc>
        <w:tc>
          <w:tcPr>
            <w:tcW w:w="1241" w:type="dxa"/>
            <w:tcBorders>
              <w:top w:val="single" w:sz="6" w:space="0" w:color="auto"/>
              <w:bottom w:val="single" w:sz="6" w:space="0" w:color="auto"/>
            </w:tcBorders>
          </w:tcPr>
          <w:p w14:paraId="642C6657" w14:textId="77777777" w:rsidR="00327DD3" w:rsidRPr="00F3441B" w:rsidRDefault="00327DD3" w:rsidP="009834A3">
            <w:pPr>
              <w:keepNext/>
              <w:tabs>
                <w:tab w:val="left" w:pos="5760"/>
                <w:tab w:val="left" w:pos="7212"/>
              </w:tabs>
              <w:jc w:val="center"/>
              <w:rPr>
                <w:rFonts w:ascii="Calibri" w:hAnsi="Calibri"/>
                <w:sz w:val="18"/>
                <w:szCs w:val="18"/>
              </w:rPr>
            </w:pPr>
          </w:p>
        </w:tc>
        <w:tc>
          <w:tcPr>
            <w:tcW w:w="1231" w:type="dxa"/>
            <w:tcBorders>
              <w:top w:val="single" w:sz="6" w:space="0" w:color="auto"/>
              <w:bottom w:val="single" w:sz="6" w:space="0" w:color="auto"/>
            </w:tcBorders>
            <w:tcMar>
              <w:left w:w="29" w:type="dxa"/>
              <w:right w:w="29" w:type="dxa"/>
            </w:tcMar>
          </w:tcPr>
          <w:p w14:paraId="165F0381"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53" w:type="dxa"/>
            <w:gridSpan w:val="3"/>
            <w:tcBorders>
              <w:top w:val="single" w:sz="6" w:space="0" w:color="auto"/>
              <w:bottom w:val="single" w:sz="6" w:space="0" w:color="auto"/>
            </w:tcBorders>
            <w:tcMar>
              <w:left w:w="14" w:type="dxa"/>
              <w:right w:w="14" w:type="dxa"/>
            </w:tcMar>
          </w:tcPr>
          <w:p w14:paraId="561634EB"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47" w:type="dxa"/>
            <w:tcBorders>
              <w:top w:val="single" w:sz="6" w:space="0" w:color="auto"/>
              <w:bottom w:val="single" w:sz="6" w:space="0" w:color="auto"/>
            </w:tcBorders>
          </w:tcPr>
          <w:p w14:paraId="2CF8F908" w14:textId="77777777" w:rsidR="00327DD3" w:rsidRPr="00F3441B" w:rsidRDefault="00327DD3" w:rsidP="009834A3">
            <w:pPr>
              <w:keepNext/>
              <w:tabs>
                <w:tab w:val="left" w:pos="3420"/>
                <w:tab w:val="left" w:pos="7212"/>
              </w:tabs>
              <w:jc w:val="center"/>
              <w:rPr>
                <w:rFonts w:ascii="Calibri" w:hAnsi="Calibri"/>
                <w:sz w:val="18"/>
                <w:szCs w:val="18"/>
              </w:rPr>
            </w:pPr>
          </w:p>
        </w:tc>
        <w:tc>
          <w:tcPr>
            <w:tcW w:w="952" w:type="dxa"/>
            <w:tcBorders>
              <w:top w:val="single" w:sz="6" w:space="0" w:color="auto"/>
              <w:bottom w:val="single" w:sz="6" w:space="0" w:color="auto"/>
            </w:tcBorders>
          </w:tcPr>
          <w:p w14:paraId="667683B1" w14:textId="77777777" w:rsidR="00327DD3" w:rsidRPr="00F3441B" w:rsidRDefault="00327DD3" w:rsidP="009834A3">
            <w:pPr>
              <w:keepNext/>
              <w:tabs>
                <w:tab w:val="left" w:pos="3420"/>
                <w:tab w:val="left" w:pos="7212"/>
              </w:tabs>
              <w:jc w:val="center"/>
              <w:rPr>
                <w:rFonts w:ascii="Calibri" w:hAnsi="Calibri"/>
                <w:sz w:val="18"/>
                <w:szCs w:val="18"/>
              </w:rPr>
            </w:pPr>
          </w:p>
        </w:tc>
        <w:tc>
          <w:tcPr>
            <w:tcW w:w="1085" w:type="dxa"/>
            <w:tcBorders>
              <w:top w:val="single" w:sz="6" w:space="0" w:color="auto"/>
              <w:bottom w:val="single" w:sz="6" w:space="0" w:color="auto"/>
            </w:tcBorders>
          </w:tcPr>
          <w:p w14:paraId="6BA70AB2" w14:textId="77777777" w:rsidR="00327DD3" w:rsidRPr="00F3441B" w:rsidRDefault="00327DD3" w:rsidP="009834A3">
            <w:pPr>
              <w:keepNext/>
              <w:tabs>
                <w:tab w:val="left" w:pos="3420"/>
                <w:tab w:val="left" w:pos="7212"/>
              </w:tabs>
              <w:jc w:val="center"/>
              <w:rPr>
                <w:rFonts w:ascii="Calibri" w:hAnsi="Calibri"/>
                <w:sz w:val="18"/>
                <w:szCs w:val="18"/>
              </w:rPr>
            </w:pPr>
          </w:p>
        </w:tc>
        <w:tc>
          <w:tcPr>
            <w:tcW w:w="1175" w:type="dxa"/>
            <w:gridSpan w:val="2"/>
            <w:tcBorders>
              <w:top w:val="single" w:sz="6" w:space="0" w:color="auto"/>
              <w:bottom w:val="single" w:sz="6" w:space="0" w:color="auto"/>
            </w:tcBorders>
          </w:tcPr>
          <w:p w14:paraId="02523000" w14:textId="77777777" w:rsidR="00327DD3" w:rsidRPr="00F3441B" w:rsidRDefault="00327DD3" w:rsidP="009834A3">
            <w:pPr>
              <w:keepNext/>
              <w:tabs>
                <w:tab w:val="left" w:pos="3420"/>
                <w:tab w:val="left" w:pos="7212"/>
              </w:tabs>
              <w:jc w:val="center"/>
              <w:rPr>
                <w:rFonts w:ascii="Calibri" w:hAnsi="Calibri"/>
                <w:sz w:val="18"/>
                <w:szCs w:val="18"/>
              </w:rPr>
            </w:pPr>
          </w:p>
        </w:tc>
        <w:tc>
          <w:tcPr>
            <w:tcW w:w="976" w:type="dxa"/>
            <w:tcBorders>
              <w:top w:val="single" w:sz="6" w:space="0" w:color="auto"/>
              <w:bottom w:val="single" w:sz="6" w:space="0" w:color="auto"/>
            </w:tcBorders>
          </w:tcPr>
          <w:p w14:paraId="260821AE" w14:textId="77777777" w:rsidR="00327DD3" w:rsidRPr="00F3441B" w:rsidRDefault="00327DD3" w:rsidP="009834A3">
            <w:pPr>
              <w:keepNext/>
              <w:jc w:val="center"/>
              <w:rPr>
                <w:rFonts w:ascii="Calibri" w:hAnsi="Calibri"/>
                <w:sz w:val="18"/>
                <w:szCs w:val="18"/>
              </w:rPr>
            </w:pPr>
          </w:p>
        </w:tc>
        <w:tc>
          <w:tcPr>
            <w:tcW w:w="857" w:type="dxa"/>
            <w:tcBorders>
              <w:top w:val="single" w:sz="6" w:space="0" w:color="auto"/>
              <w:bottom w:val="single" w:sz="6" w:space="0" w:color="auto"/>
            </w:tcBorders>
          </w:tcPr>
          <w:p w14:paraId="2100D41A" w14:textId="77777777" w:rsidR="00327DD3" w:rsidRPr="00F3441B" w:rsidRDefault="00327DD3" w:rsidP="009834A3">
            <w:pPr>
              <w:keepNext/>
              <w:jc w:val="center"/>
              <w:rPr>
                <w:rFonts w:ascii="Calibri" w:hAnsi="Calibri"/>
                <w:sz w:val="18"/>
                <w:szCs w:val="18"/>
              </w:rPr>
            </w:pPr>
          </w:p>
        </w:tc>
        <w:tc>
          <w:tcPr>
            <w:tcW w:w="1047" w:type="dxa"/>
            <w:gridSpan w:val="2"/>
            <w:tcBorders>
              <w:top w:val="single" w:sz="6" w:space="0" w:color="auto"/>
              <w:bottom w:val="single" w:sz="6" w:space="0" w:color="auto"/>
            </w:tcBorders>
          </w:tcPr>
          <w:p w14:paraId="37D5A34A" w14:textId="77777777" w:rsidR="00327DD3" w:rsidRPr="00F3441B" w:rsidRDefault="00327DD3" w:rsidP="009834A3">
            <w:pPr>
              <w:keepNext/>
              <w:jc w:val="center"/>
              <w:rPr>
                <w:rFonts w:ascii="Calibri" w:hAnsi="Calibri"/>
                <w:sz w:val="18"/>
                <w:szCs w:val="18"/>
              </w:rPr>
            </w:pPr>
          </w:p>
        </w:tc>
        <w:tc>
          <w:tcPr>
            <w:tcW w:w="857" w:type="dxa"/>
            <w:tcBorders>
              <w:top w:val="single" w:sz="6" w:space="0" w:color="auto"/>
              <w:bottom w:val="single" w:sz="6" w:space="0" w:color="auto"/>
            </w:tcBorders>
          </w:tcPr>
          <w:p w14:paraId="19E6306B" w14:textId="77777777" w:rsidR="00327DD3" w:rsidRDefault="00327DD3" w:rsidP="009834A3">
            <w:pPr>
              <w:keepNext/>
              <w:jc w:val="center"/>
              <w:rPr>
                <w:rFonts w:ascii="Calibri" w:hAnsi="Calibri" w:cs="Tahoma"/>
                <w:sz w:val="18"/>
                <w:szCs w:val="18"/>
              </w:rPr>
            </w:pPr>
          </w:p>
        </w:tc>
        <w:tc>
          <w:tcPr>
            <w:tcW w:w="1047" w:type="dxa"/>
            <w:gridSpan w:val="2"/>
            <w:tcBorders>
              <w:top w:val="single" w:sz="6" w:space="0" w:color="auto"/>
              <w:bottom w:val="single" w:sz="6" w:space="0" w:color="auto"/>
            </w:tcBorders>
          </w:tcPr>
          <w:p w14:paraId="2EDC26E1" w14:textId="77777777" w:rsidR="00327DD3" w:rsidRPr="00F3441B" w:rsidRDefault="00327DD3" w:rsidP="009834A3">
            <w:pPr>
              <w:keepNext/>
              <w:jc w:val="center"/>
              <w:rPr>
                <w:rFonts w:ascii="Calibri" w:hAnsi="Calibri"/>
                <w:sz w:val="18"/>
                <w:szCs w:val="18"/>
              </w:rPr>
            </w:pPr>
          </w:p>
        </w:tc>
        <w:tc>
          <w:tcPr>
            <w:tcW w:w="1278" w:type="dxa"/>
            <w:tcBorders>
              <w:top w:val="single" w:sz="6" w:space="0" w:color="auto"/>
              <w:bottom w:val="single" w:sz="6" w:space="0" w:color="auto"/>
              <w:right w:val="single" w:sz="4" w:space="0" w:color="auto"/>
            </w:tcBorders>
          </w:tcPr>
          <w:p w14:paraId="4ECC4D72" w14:textId="77777777" w:rsidR="00327DD3" w:rsidRPr="00F3441B" w:rsidRDefault="00327DD3" w:rsidP="009834A3">
            <w:pPr>
              <w:keepNext/>
              <w:jc w:val="center"/>
              <w:rPr>
                <w:rFonts w:ascii="Calibri" w:hAnsi="Calibri"/>
                <w:sz w:val="18"/>
                <w:szCs w:val="18"/>
              </w:rPr>
            </w:pPr>
          </w:p>
        </w:tc>
      </w:tr>
      <w:tr w:rsidR="00BE2344" w:rsidRPr="009B3A0C" w14:paraId="4CD63B94" w14:textId="77777777" w:rsidTr="00954FDF">
        <w:trPr>
          <w:gridAfter w:val="1"/>
          <w:wAfter w:w="73" w:type="dxa"/>
          <w:cantSplit/>
          <w:trHeight w:val="292"/>
        </w:trPr>
        <w:tc>
          <w:tcPr>
            <w:tcW w:w="679" w:type="dxa"/>
            <w:tcBorders>
              <w:top w:val="single" w:sz="6" w:space="0" w:color="auto"/>
              <w:left w:val="single" w:sz="4" w:space="0" w:color="auto"/>
              <w:bottom w:val="single" w:sz="6" w:space="0" w:color="auto"/>
            </w:tcBorders>
            <w:tcMar>
              <w:left w:w="58" w:type="dxa"/>
              <w:right w:w="58" w:type="dxa"/>
            </w:tcMar>
          </w:tcPr>
          <w:p w14:paraId="5F2FC610" w14:textId="77777777" w:rsidR="00327DD3" w:rsidRPr="00F3441B" w:rsidRDefault="00327DD3" w:rsidP="009834A3">
            <w:pPr>
              <w:keepNext/>
              <w:tabs>
                <w:tab w:val="left" w:pos="5760"/>
                <w:tab w:val="left" w:pos="7212"/>
              </w:tabs>
              <w:jc w:val="center"/>
              <w:rPr>
                <w:rFonts w:ascii="Calibri" w:hAnsi="Calibri"/>
                <w:sz w:val="18"/>
                <w:szCs w:val="18"/>
              </w:rPr>
            </w:pPr>
          </w:p>
        </w:tc>
        <w:tc>
          <w:tcPr>
            <w:tcW w:w="1241" w:type="dxa"/>
            <w:tcBorders>
              <w:top w:val="single" w:sz="6" w:space="0" w:color="auto"/>
              <w:bottom w:val="single" w:sz="6" w:space="0" w:color="auto"/>
            </w:tcBorders>
          </w:tcPr>
          <w:p w14:paraId="46CE4434" w14:textId="77777777" w:rsidR="00327DD3" w:rsidRPr="00F3441B" w:rsidRDefault="00327DD3" w:rsidP="009834A3">
            <w:pPr>
              <w:keepNext/>
              <w:tabs>
                <w:tab w:val="left" w:pos="5760"/>
                <w:tab w:val="left" w:pos="7212"/>
              </w:tabs>
              <w:jc w:val="center"/>
              <w:rPr>
                <w:rFonts w:ascii="Calibri" w:hAnsi="Calibri"/>
                <w:sz w:val="18"/>
                <w:szCs w:val="18"/>
              </w:rPr>
            </w:pPr>
          </w:p>
        </w:tc>
        <w:tc>
          <w:tcPr>
            <w:tcW w:w="1231" w:type="dxa"/>
            <w:tcBorders>
              <w:top w:val="single" w:sz="6" w:space="0" w:color="auto"/>
              <w:bottom w:val="single" w:sz="6" w:space="0" w:color="auto"/>
            </w:tcBorders>
            <w:tcMar>
              <w:left w:w="29" w:type="dxa"/>
              <w:right w:w="29" w:type="dxa"/>
            </w:tcMar>
          </w:tcPr>
          <w:p w14:paraId="721B6A69"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53" w:type="dxa"/>
            <w:gridSpan w:val="3"/>
            <w:tcBorders>
              <w:top w:val="single" w:sz="6" w:space="0" w:color="auto"/>
              <w:bottom w:val="single" w:sz="6" w:space="0" w:color="auto"/>
            </w:tcBorders>
            <w:tcMar>
              <w:left w:w="14" w:type="dxa"/>
              <w:right w:w="14" w:type="dxa"/>
            </w:tcMar>
          </w:tcPr>
          <w:p w14:paraId="20CE3116"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47" w:type="dxa"/>
            <w:tcBorders>
              <w:top w:val="single" w:sz="6" w:space="0" w:color="auto"/>
              <w:bottom w:val="single" w:sz="6" w:space="0" w:color="auto"/>
            </w:tcBorders>
          </w:tcPr>
          <w:p w14:paraId="213DE4E6" w14:textId="77777777" w:rsidR="00327DD3" w:rsidRPr="00F3441B" w:rsidRDefault="00327DD3" w:rsidP="009834A3">
            <w:pPr>
              <w:keepNext/>
              <w:tabs>
                <w:tab w:val="left" w:pos="3420"/>
                <w:tab w:val="left" w:pos="7212"/>
              </w:tabs>
              <w:jc w:val="center"/>
              <w:rPr>
                <w:rFonts w:ascii="Calibri" w:hAnsi="Calibri"/>
                <w:sz w:val="18"/>
                <w:szCs w:val="18"/>
              </w:rPr>
            </w:pPr>
          </w:p>
        </w:tc>
        <w:tc>
          <w:tcPr>
            <w:tcW w:w="952" w:type="dxa"/>
            <w:tcBorders>
              <w:top w:val="single" w:sz="6" w:space="0" w:color="auto"/>
              <w:bottom w:val="single" w:sz="6" w:space="0" w:color="auto"/>
            </w:tcBorders>
          </w:tcPr>
          <w:p w14:paraId="5E82FF1B" w14:textId="77777777" w:rsidR="00327DD3" w:rsidRPr="00F3441B" w:rsidRDefault="00327DD3" w:rsidP="009834A3">
            <w:pPr>
              <w:keepNext/>
              <w:tabs>
                <w:tab w:val="left" w:pos="3420"/>
                <w:tab w:val="left" w:pos="7212"/>
              </w:tabs>
              <w:jc w:val="center"/>
              <w:rPr>
                <w:rFonts w:ascii="Calibri" w:hAnsi="Calibri"/>
                <w:sz w:val="18"/>
                <w:szCs w:val="18"/>
              </w:rPr>
            </w:pPr>
          </w:p>
        </w:tc>
        <w:tc>
          <w:tcPr>
            <w:tcW w:w="1085" w:type="dxa"/>
            <w:tcBorders>
              <w:top w:val="single" w:sz="6" w:space="0" w:color="auto"/>
              <w:bottom w:val="single" w:sz="6" w:space="0" w:color="auto"/>
            </w:tcBorders>
          </w:tcPr>
          <w:p w14:paraId="62818772" w14:textId="77777777" w:rsidR="00327DD3" w:rsidRPr="00F3441B" w:rsidRDefault="00327DD3" w:rsidP="009834A3">
            <w:pPr>
              <w:keepNext/>
              <w:tabs>
                <w:tab w:val="left" w:pos="3420"/>
                <w:tab w:val="left" w:pos="7212"/>
              </w:tabs>
              <w:jc w:val="center"/>
              <w:rPr>
                <w:rFonts w:ascii="Calibri" w:hAnsi="Calibri"/>
                <w:sz w:val="18"/>
                <w:szCs w:val="18"/>
              </w:rPr>
            </w:pPr>
          </w:p>
        </w:tc>
        <w:tc>
          <w:tcPr>
            <w:tcW w:w="1175" w:type="dxa"/>
            <w:gridSpan w:val="2"/>
            <w:tcBorders>
              <w:top w:val="single" w:sz="6" w:space="0" w:color="auto"/>
              <w:bottom w:val="single" w:sz="6" w:space="0" w:color="auto"/>
            </w:tcBorders>
          </w:tcPr>
          <w:p w14:paraId="1E361C0C" w14:textId="77777777" w:rsidR="00327DD3" w:rsidRPr="00F3441B" w:rsidRDefault="00327DD3" w:rsidP="009834A3">
            <w:pPr>
              <w:keepNext/>
              <w:tabs>
                <w:tab w:val="left" w:pos="3420"/>
                <w:tab w:val="left" w:pos="7212"/>
              </w:tabs>
              <w:jc w:val="center"/>
              <w:rPr>
                <w:rFonts w:ascii="Calibri" w:hAnsi="Calibri"/>
                <w:sz w:val="18"/>
                <w:szCs w:val="18"/>
              </w:rPr>
            </w:pPr>
          </w:p>
        </w:tc>
        <w:tc>
          <w:tcPr>
            <w:tcW w:w="976" w:type="dxa"/>
            <w:tcBorders>
              <w:top w:val="single" w:sz="6" w:space="0" w:color="auto"/>
              <w:bottom w:val="single" w:sz="6" w:space="0" w:color="auto"/>
            </w:tcBorders>
          </w:tcPr>
          <w:p w14:paraId="1CDEC6F6" w14:textId="77777777" w:rsidR="00327DD3" w:rsidRPr="00F3441B" w:rsidRDefault="00327DD3" w:rsidP="009834A3">
            <w:pPr>
              <w:keepNext/>
              <w:jc w:val="center"/>
              <w:rPr>
                <w:rFonts w:ascii="Calibri" w:hAnsi="Calibri"/>
                <w:sz w:val="18"/>
                <w:szCs w:val="18"/>
              </w:rPr>
            </w:pPr>
          </w:p>
        </w:tc>
        <w:tc>
          <w:tcPr>
            <w:tcW w:w="857" w:type="dxa"/>
            <w:tcBorders>
              <w:top w:val="single" w:sz="6" w:space="0" w:color="auto"/>
              <w:bottom w:val="single" w:sz="6" w:space="0" w:color="auto"/>
            </w:tcBorders>
          </w:tcPr>
          <w:p w14:paraId="2983939A" w14:textId="77777777" w:rsidR="00327DD3" w:rsidRPr="00F3441B" w:rsidRDefault="00327DD3" w:rsidP="009834A3">
            <w:pPr>
              <w:keepNext/>
              <w:jc w:val="center"/>
              <w:rPr>
                <w:rFonts w:ascii="Calibri" w:hAnsi="Calibri"/>
                <w:sz w:val="18"/>
                <w:szCs w:val="18"/>
              </w:rPr>
            </w:pPr>
          </w:p>
        </w:tc>
        <w:tc>
          <w:tcPr>
            <w:tcW w:w="1047" w:type="dxa"/>
            <w:gridSpan w:val="2"/>
            <w:tcBorders>
              <w:top w:val="single" w:sz="6" w:space="0" w:color="auto"/>
              <w:bottom w:val="single" w:sz="6" w:space="0" w:color="auto"/>
            </w:tcBorders>
          </w:tcPr>
          <w:p w14:paraId="37C23251" w14:textId="77777777" w:rsidR="00327DD3" w:rsidRPr="00F3441B" w:rsidRDefault="00327DD3" w:rsidP="009834A3">
            <w:pPr>
              <w:keepNext/>
              <w:jc w:val="center"/>
              <w:rPr>
                <w:rFonts w:ascii="Calibri" w:hAnsi="Calibri"/>
                <w:sz w:val="18"/>
                <w:szCs w:val="18"/>
              </w:rPr>
            </w:pPr>
          </w:p>
        </w:tc>
        <w:tc>
          <w:tcPr>
            <w:tcW w:w="857" w:type="dxa"/>
            <w:tcBorders>
              <w:top w:val="single" w:sz="6" w:space="0" w:color="auto"/>
              <w:bottom w:val="single" w:sz="6" w:space="0" w:color="auto"/>
            </w:tcBorders>
          </w:tcPr>
          <w:p w14:paraId="3011302F" w14:textId="77777777" w:rsidR="00327DD3" w:rsidRDefault="00327DD3" w:rsidP="009834A3">
            <w:pPr>
              <w:keepNext/>
              <w:jc w:val="center"/>
              <w:rPr>
                <w:rFonts w:ascii="Calibri" w:hAnsi="Calibri" w:cs="Tahoma"/>
                <w:sz w:val="18"/>
                <w:szCs w:val="18"/>
              </w:rPr>
            </w:pPr>
          </w:p>
        </w:tc>
        <w:tc>
          <w:tcPr>
            <w:tcW w:w="1047" w:type="dxa"/>
            <w:gridSpan w:val="2"/>
            <w:tcBorders>
              <w:top w:val="single" w:sz="6" w:space="0" w:color="auto"/>
              <w:bottom w:val="single" w:sz="6" w:space="0" w:color="auto"/>
            </w:tcBorders>
          </w:tcPr>
          <w:p w14:paraId="1E723DFD" w14:textId="77777777" w:rsidR="00327DD3" w:rsidRPr="00F3441B" w:rsidRDefault="00327DD3" w:rsidP="009834A3">
            <w:pPr>
              <w:keepNext/>
              <w:jc w:val="center"/>
              <w:rPr>
                <w:rFonts w:ascii="Calibri" w:hAnsi="Calibri"/>
                <w:sz w:val="18"/>
                <w:szCs w:val="18"/>
              </w:rPr>
            </w:pPr>
          </w:p>
        </w:tc>
        <w:tc>
          <w:tcPr>
            <w:tcW w:w="1278" w:type="dxa"/>
            <w:tcBorders>
              <w:top w:val="single" w:sz="6" w:space="0" w:color="auto"/>
              <w:bottom w:val="single" w:sz="6" w:space="0" w:color="auto"/>
              <w:right w:val="single" w:sz="4" w:space="0" w:color="auto"/>
            </w:tcBorders>
          </w:tcPr>
          <w:p w14:paraId="1FC0CE41" w14:textId="77777777" w:rsidR="00327DD3" w:rsidRPr="00F3441B" w:rsidRDefault="00327DD3" w:rsidP="009834A3">
            <w:pPr>
              <w:keepNext/>
              <w:jc w:val="center"/>
              <w:rPr>
                <w:rFonts w:ascii="Calibri" w:hAnsi="Calibri"/>
                <w:sz w:val="18"/>
                <w:szCs w:val="18"/>
              </w:rPr>
            </w:pPr>
          </w:p>
        </w:tc>
      </w:tr>
      <w:tr w:rsidR="00BE2344" w:rsidRPr="009B3A0C" w14:paraId="41A4B8F7" w14:textId="77777777" w:rsidTr="00954FDF">
        <w:trPr>
          <w:gridAfter w:val="1"/>
          <w:wAfter w:w="73" w:type="dxa"/>
          <w:cantSplit/>
          <w:trHeight w:val="292"/>
        </w:trPr>
        <w:tc>
          <w:tcPr>
            <w:tcW w:w="679" w:type="dxa"/>
            <w:tcBorders>
              <w:top w:val="single" w:sz="6" w:space="0" w:color="auto"/>
              <w:left w:val="single" w:sz="4" w:space="0" w:color="auto"/>
              <w:bottom w:val="single" w:sz="6" w:space="0" w:color="auto"/>
            </w:tcBorders>
            <w:tcMar>
              <w:left w:w="58" w:type="dxa"/>
              <w:right w:w="58" w:type="dxa"/>
            </w:tcMar>
          </w:tcPr>
          <w:p w14:paraId="5EFC8AB4" w14:textId="77777777" w:rsidR="00327DD3" w:rsidRPr="00F3441B" w:rsidRDefault="00327DD3" w:rsidP="009834A3">
            <w:pPr>
              <w:keepNext/>
              <w:tabs>
                <w:tab w:val="left" w:pos="5760"/>
                <w:tab w:val="left" w:pos="7212"/>
              </w:tabs>
              <w:jc w:val="center"/>
              <w:rPr>
                <w:rFonts w:ascii="Calibri" w:hAnsi="Calibri"/>
                <w:sz w:val="18"/>
                <w:szCs w:val="18"/>
              </w:rPr>
            </w:pPr>
          </w:p>
        </w:tc>
        <w:tc>
          <w:tcPr>
            <w:tcW w:w="1241" w:type="dxa"/>
            <w:tcBorders>
              <w:top w:val="single" w:sz="6" w:space="0" w:color="auto"/>
              <w:bottom w:val="single" w:sz="6" w:space="0" w:color="auto"/>
            </w:tcBorders>
          </w:tcPr>
          <w:p w14:paraId="1961F35C" w14:textId="77777777" w:rsidR="00327DD3" w:rsidRPr="00F3441B" w:rsidRDefault="00327DD3" w:rsidP="009834A3">
            <w:pPr>
              <w:keepNext/>
              <w:tabs>
                <w:tab w:val="left" w:pos="5760"/>
                <w:tab w:val="left" w:pos="7212"/>
              </w:tabs>
              <w:jc w:val="center"/>
              <w:rPr>
                <w:rFonts w:ascii="Calibri" w:hAnsi="Calibri"/>
                <w:sz w:val="18"/>
                <w:szCs w:val="18"/>
              </w:rPr>
            </w:pPr>
          </w:p>
        </w:tc>
        <w:tc>
          <w:tcPr>
            <w:tcW w:w="1231" w:type="dxa"/>
            <w:tcBorders>
              <w:top w:val="single" w:sz="6" w:space="0" w:color="auto"/>
              <w:bottom w:val="single" w:sz="6" w:space="0" w:color="auto"/>
            </w:tcBorders>
            <w:tcMar>
              <w:left w:w="29" w:type="dxa"/>
              <w:right w:w="29" w:type="dxa"/>
            </w:tcMar>
          </w:tcPr>
          <w:p w14:paraId="5DC1CD56"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53" w:type="dxa"/>
            <w:gridSpan w:val="3"/>
            <w:tcBorders>
              <w:top w:val="single" w:sz="6" w:space="0" w:color="auto"/>
              <w:bottom w:val="single" w:sz="6" w:space="0" w:color="auto"/>
            </w:tcBorders>
            <w:tcMar>
              <w:left w:w="14" w:type="dxa"/>
              <w:right w:w="14" w:type="dxa"/>
            </w:tcMar>
          </w:tcPr>
          <w:p w14:paraId="6EEF4FEE"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47" w:type="dxa"/>
            <w:tcBorders>
              <w:top w:val="single" w:sz="6" w:space="0" w:color="auto"/>
              <w:bottom w:val="single" w:sz="6" w:space="0" w:color="auto"/>
            </w:tcBorders>
          </w:tcPr>
          <w:p w14:paraId="6DDA48AE" w14:textId="77777777" w:rsidR="00327DD3" w:rsidRPr="00F3441B" w:rsidRDefault="00327DD3" w:rsidP="009834A3">
            <w:pPr>
              <w:keepNext/>
              <w:tabs>
                <w:tab w:val="left" w:pos="3420"/>
                <w:tab w:val="left" w:pos="7212"/>
              </w:tabs>
              <w:jc w:val="center"/>
              <w:rPr>
                <w:rFonts w:ascii="Calibri" w:hAnsi="Calibri"/>
                <w:sz w:val="18"/>
                <w:szCs w:val="18"/>
              </w:rPr>
            </w:pPr>
          </w:p>
        </w:tc>
        <w:tc>
          <w:tcPr>
            <w:tcW w:w="952" w:type="dxa"/>
            <w:tcBorders>
              <w:top w:val="single" w:sz="6" w:space="0" w:color="auto"/>
              <w:bottom w:val="single" w:sz="6" w:space="0" w:color="auto"/>
            </w:tcBorders>
          </w:tcPr>
          <w:p w14:paraId="6A2338B7" w14:textId="77777777" w:rsidR="00327DD3" w:rsidRPr="00F3441B" w:rsidRDefault="00327DD3" w:rsidP="009834A3">
            <w:pPr>
              <w:keepNext/>
              <w:tabs>
                <w:tab w:val="left" w:pos="3420"/>
                <w:tab w:val="left" w:pos="7212"/>
              </w:tabs>
              <w:jc w:val="center"/>
              <w:rPr>
                <w:rFonts w:ascii="Calibri" w:hAnsi="Calibri"/>
                <w:sz w:val="18"/>
                <w:szCs w:val="18"/>
              </w:rPr>
            </w:pPr>
          </w:p>
        </w:tc>
        <w:tc>
          <w:tcPr>
            <w:tcW w:w="1085" w:type="dxa"/>
            <w:tcBorders>
              <w:top w:val="single" w:sz="6" w:space="0" w:color="auto"/>
              <w:bottom w:val="single" w:sz="6" w:space="0" w:color="auto"/>
            </w:tcBorders>
          </w:tcPr>
          <w:p w14:paraId="6443A7E9" w14:textId="77777777" w:rsidR="00327DD3" w:rsidRPr="00F3441B" w:rsidRDefault="00327DD3" w:rsidP="009834A3">
            <w:pPr>
              <w:keepNext/>
              <w:tabs>
                <w:tab w:val="left" w:pos="3420"/>
                <w:tab w:val="left" w:pos="7212"/>
              </w:tabs>
              <w:jc w:val="center"/>
              <w:rPr>
                <w:rFonts w:ascii="Calibri" w:hAnsi="Calibri"/>
                <w:sz w:val="18"/>
                <w:szCs w:val="18"/>
              </w:rPr>
            </w:pPr>
          </w:p>
        </w:tc>
        <w:tc>
          <w:tcPr>
            <w:tcW w:w="1175" w:type="dxa"/>
            <w:gridSpan w:val="2"/>
            <w:tcBorders>
              <w:top w:val="single" w:sz="6" w:space="0" w:color="auto"/>
              <w:bottom w:val="single" w:sz="6" w:space="0" w:color="auto"/>
            </w:tcBorders>
          </w:tcPr>
          <w:p w14:paraId="128D70E9" w14:textId="77777777" w:rsidR="00327DD3" w:rsidRPr="00F3441B" w:rsidRDefault="00327DD3" w:rsidP="009834A3">
            <w:pPr>
              <w:keepNext/>
              <w:tabs>
                <w:tab w:val="left" w:pos="3420"/>
                <w:tab w:val="left" w:pos="7212"/>
              </w:tabs>
              <w:jc w:val="center"/>
              <w:rPr>
                <w:rFonts w:ascii="Calibri" w:hAnsi="Calibri"/>
                <w:sz w:val="18"/>
                <w:szCs w:val="18"/>
              </w:rPr>
            </w:pPr>
          </w:p>
        </w:tc>
        <w:tc>
          <w:tcPr>
            <w:tcW w:w="976" w:type="dxa"/>
            <w:tcBorders>
              <w:top w:val="single" w:sz="6" w:space="0" w:color="auto"/>
              <w:bottom w:val="single" w:sz="6" w:space="0" w:color="auto"/>
            </w:tcBorders>
          </w:tcPr>
          <w:p w14:paraId="57315743" w14:textId="77777777" w:rsidR="00327DD3" w:rsidRPr="00F3441B" w:rsidRDefault="00327DD3" w:rsidP="009834A3">
            <w:pPr>
              <w:keepNext/>
              <w:jc w:val="center"/>
              <w:rPr>
                <w:rFonts w:ascii="Calibri" w:hAnsi="Calibri"/>
                <w:sz w:val="18"/>
                <w:szCs w:val="18"/>
              </w:rPr>
            </w:pPr>
          </w:p>
        </w:tc>
        <w:tc>
          <w:tcPr>
            <w:tcW w:w="857" w:type="dxa"/>
            <w:tcBorders>
              <w:top w:val="single" w:sz="6" w:space="0" w:color="auto"/>
              <w:bottom w:val="single" w:sz="6" w:space="0" w:color="auto"/>
            </w:tcBorders>
          </w:tcPr>
          <w:p w14:paraId="1AED7D29" w14:textId="77777777" w:rsidR="00327DD3" w:rsidRPr="00F3441B" w:rsidRDefault="00327DD3" w:rsidP="009834A3">
            <w:pPr>
              <w:keepNext/>
              <w:jc w:val="center"/>
              <w:rPr>
                <w:rFonts w:ascii="Calibri" w:hAnsi="Calibri"/>
                <w:sz w:val="18"/>
                <w:szCs w:val="18"/>
              </w:rPr>
            </w:pPr>
          </w:p>
        </w:tc>
        <w:tc>
          <w:tcPr>
            <w:tcW w:w="1047" w:type="dxa"/>
            <w:gridSpan w:val="2"/>
            <w:tcBorders>
              <w:top w:val="single" w:sz="6" w:space="0" w:color="auto"/>
              <w:bottom w:val="single" w:sz="6" w:space="0" w:color="auto"/>
            </w:tcBorders>
          </w:tcPr>
          <w:p w14:paraId="23E73CE0" w14:textId="77777777" w:rsidR="00327DD3" w:rsidRPr="00F3441B" w:rsidRDefault="00327DD3" w:rsidP="009834A3">
            <w:pPr>
              <w:keepNext/>
              <w:jc w:val="center"/>
              <w:rPr>
                <w:rFonts w:ascii="Calibri" w:hAnsi="Calibri"/>
                <w:sz w:val="18"/>
                <w:szCs w:val="18"/>
              </w:rPr>
            </w:pPr>
          </w:p>
        </w:tc>
        <w:tc>
          <w:tcPr>
            <w:tcW w:w="857" w:type="dxa"/>
            <w:tcBorders>
              <w:top w:val="single" w:sz="6" w:space="0" w:color="auto"/>
              <w:bottom w:val="single" w:sz="6" w:space="0" w:color="auto"/>
            </w:tcBorders>
          </w:tcPr>
          <w:p w14:paraId="791732F1" w14:textId="77777777" w:rsidR="00327DD3" w:rsidRDefault="00327DD3" w:rsidP="009834A3">
            <w:pPr>
              <w:keepNext/>
              <w:jc w:val="center"/>
              <w:rPr>
                <w:rFonts w:ascii="Calibri" w:hAnsi="Calibri" w:cs="Tahoma"/>
                <w:sz w:val="18"/>
                <w:szCs w:val="18"/>
              </w:rPr>
            </w:pPr>
          </w:p>
        </w:tc>
        <w:tc>
          <w:tcPr>
            <w:tcW w:w="1047" w:type="dxa"/>
            <w:gridSpan w:val="2"/>
            <w:tcBorders>
              <w:top w:val="single" w:sz="6" w:space="0" w:color="auto"/>
              <w:bottom w:val="single" w:sz="6" w:space="0" w:color="auto"/>
            </w:tcBorders>
          </w:tcPr>
          <w:p w14:paraId="0A0A3207" w14:textId="77777777" w:rsidR="00327DD3" w:rsidRPr="00F3441B" w:rsidRDefault="00327DD3" w:rsidP="009834A3">
            <w:pPr>
              <w:keepNext/>
              <w:jc w:val="center"/>
              <w:rPr>
                <w:rFonts w:ascii="Calibri" w:hAnsi="Calibri"/>
                <w:sz w:val="18"/>
                <w:szCs w:val="18"/>
              </w:rPr>
            </w:pPr>
          </w:p>
        </w:tc>
        <w:tc>
          <w:tcPr>
            <w:tcW w:w="1278" w:type="dxa"/>
            <w:tcBorders>
              <w:top w:val="single" w:sz="6" w:space="0" w:color="auto"/>
              <w:bottom w:val="single" w:sz="6" w:space="0" w:color="auto"/>
              <w:right w:val="single" w:sz="4" w:space="0" w:color="auto"/>
            </w:tcBorders>
          </w:tcPr>
          <w:p w14:paraId="442DEE5D" w14:textId="77777777" w:rsidR="00327DD3" w:rsidRPr="00F3441B" w:rsidRDefault="00327DD3" w:rsidP="009834A3">
            <w:pPr>
              <w:keepNext/>
              <w:jc w:val="center"/>
              <w:rPr>
                <w:rFonts w:ascii="Calibri" w:hAnsi="Calibri"/>
                <w:sz w:val="18"/>
                <w:szCs w:val="18"/>
              </w:rPr>
            </w:pPr>
          </w:p>
        </w:tc>
      </w:tr>
      <w:tr w:rsidR="00BE2344" w:rsidRPr="009B3A0C" w14:paraId="55E1F425" w14:textId="77777777" w:rsidTr="00954FDF">
        <w:trPr>
          <w:gridAfter w:val="1"/>
          <w:wAfter w:w="73" w:type="dxa"/>
          <w:cantSplit/>
          <w:trHeight w:val="292"/>
        </w:trPr>
        <w:tc>
          <w:tcPr>
            <w:tcW w:w="679" w:type="dxa"/>
            <w:tcBorders>
              <w:top w:val="single" w:sz="6" w:space="0" w:color="auto"/>
              <w:left w:val="single" w:sz="4" w:space="0" w:color="auto"/>
              <w:bottom w:val="single" w:sz="6" w:space="0" w:color="auto"/>
            </w:tcBorders>
            <w:tcMar>
              <w:left w:w="58" w:type="dxa"/>
              <w:right w:w="58" w:type="dxa"/>
            </w:tcMar>
          </w:tcPr>
          <w:p w14:paraId="0C71F5D4" w14:textId="77777777" w:rsidR="00327DD3" w:rsidRPr="00F3441B" w:rsidRDefault="00327DD3" w:rsidP="009834A3">
            <w:pPr>
              <w:keepNext/>
              <w:tabs>
                <w:tab w:val="left" w:pos="5760"/>
                <w:tab w:val="left" w:pos="7212"/>
              </w:tabs>
              <w:jc w:val="center"/>
              <w:rPr>
                <w:rFonts w:ascii="Calibri" w:hAnsi="Calibri"/>
                <w:sz w:val="18"/>
                <w:szCs w:val="18"/>
              </w:rPr>
            </w:pPr>
          </w:p>
        </w:tc>
        <w:tc>
          <w:tcPr>
            <w:tcW w:w="1241" w:type="dxa"/>
            <w:tcBorders>
              <w:top w:val="single" w:sz="6" w:space="0" w:color="auto"/>
              <w:bottom w:val="single" w:sz="6" w:space="0" w:color="auto"/>
            </w:tcBorders>
          </w:tcPr>
          <w:p w14:paraId="0AF08F60" w14:textId="77777777" w:rsidR="00327DD3" w:rsidRPr="00F3441B" w:rsidRDefault="00327DD3" w:rsidP="009834A3">
            <w:pPr>
              <w:keepNext/>
              <w:tabs>
                <w:tab w:val="left" w:pos="5760"/>
                <w:tab w:val="left" w:pos="7212"/>
              </w:tabs>
              <w:jc w:val="center"/>
              <w:rPr>
                <w:rFonts w:ascii="Calibri" w:hAnsi="Calibri"/>
                <w:sz w:val="18"/>
                <w:szCs w:val="18"/>
              </w:rPr>
            </w:pPr>
          </w:p>
        </w:tc>
        <w:tc>
          <w:tcPr>
            <w:tcW w:w="1231" w:type="dxa"/>
            <w:tcBorders>
              <w:top w:val="single" w:sz="6" w:space="0" w:color="auto"/>
              <w:bottom w:val="single" w:sz="6" w:space="0" w:color="auto"/>
            </w:tcBorders>
            <w:tcMar>
              <w:left w:w="29" w:type="dxa"/>
              <w:right w:w="29" w:type="dxa"/>
            </w:tcMar>
          </w:tcPr>
          <w:p w14:paraId="49B902AF"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53" w:type="dxa"/>
            <w:gridSpan w:val="3"/>
            <w:tcBorders>
              <w:top w:val="single" w:sz="6" w:space="0" w:color="auto"/>
              <w:bottom w:val="single" w:sz="6" w:space="0" w:color="auto"/>
            </w:tcBorders>
            <w:tcMar>
              <w:left w:w="14" w:type="dxa"/>
              <w:right w:w="14" w:type="dxa"/>
            </w:tcMar>
          </w:tcPr>
          <w:p w14:paraId="59A8BEE0"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47" w:type="dxa"/>
            <w:tcBorders>
              <w:top w:val="single" w:sz="6" w:space="0" w:color="auto"/>
              <w:bottom w:val="single" w:sz="6" w:space="0" w:color="auto"/>
            </w:tcBorders>
          </w:tcPr>
          <w:p w14:paraId="39AF8645" w14:textId="77777777" w:rsidR="00327DD3" w:rsidRPr="00F3441B" w:rsidRDefault="00327DD3" w:rsidP="009834A3">
            <w:pPr>
              <w:keepNext/>
              <w:tabs>
                <w:tab w:val="left" w:pos="3420"/>
                <w:tab w:val="left" w:pos="7212"/>
              </w:tabs>
              <w:jc w:val="center"/>
              <w:rPr>
                <w:rFonts w:ascii="Calibri" w:hAnsi="Calibri"/>
                <w:sz w:val="18"/>
                <w:szCs w:val="18"/>
              </w:rPr>
            </w:pPr>
          </w:p>
        </w:tc>
        <w:tc>
          <w:tcPr>
            <w:tcW w:w="952" w:type="dxa"/>
            <w:tcBorders>
              <w:top w:val="single" w:sz="6" w:space="0" w:color="auto"/>
              <w:bottom w:val="single" w:sz="6" w:space="0" w:color="auto"/>
            </w:tcBorders>
          </w:tcPr>
          <w:p w14:paraId="1DBED850" w14:textId="77777777" w:rsidR="00327DD3" w:rsidRPr="00F3441B" w:rsidRDefault="00327DD3" w:rsidP="009834A3">
            <w:pPr>
              <w:keepNext/>
              <w:tabs>
                <w:tab w:val="left" w:pos="3420"/>
                <w:tab w:val="left" w:pos="7212"/>
              </w:tabs>
              <w:jc w:val="center"/>
              <w:rPr>
                <w:rFonts w:ascii="Calibri" w:hAnsi="Calibri"/>
                <w:sz w:val="18"/>
                <w:szCs w:val="18"/>
              </w:rPr>
            </w:pPr>
          </w:p>
        </w:tc>
        <w:tc>
          <w:tcPr>
            <w:tcW w:w="1085" w:type="dxa"/>
            <w:tcBorders>
              <w:top w:val="single" w:sz="6" w:space="0" w:color="auto"/>
              <w:bottom w:val="single" w:sz="6" w:space="0" w:color="auto"/>
            </w:tcBorders>
          </w:tcPr>
          <w:p w14:paraId="3D7D4756" w14:textId="77777777" w:rsidR="00327DD3" w:rsidRPr="00F3441B" w:rsidRDefault="00327DD3" w:rsidP="009834A3">
            <w:pPr>
              <w:keepNext/>
              <w:tabs>
                <w:tab w:val="left" w:pos="3420"/>
                <w:tab w:val="left" w:pos="7212"/>
              </w:tabs>
              <w:jc w:val="center"/>
              <w:rPr>
                <w:rFonts w:ascii="Calibri" w:hAnsi="Calibri"/>
                <w:sz w:val="18"/>
                <w:szCs w:val="18"/>
              </w:rPr>
            </w:pPr>
          </w:p>
        </w:tc>
        <w:tc>
          <w:tcPr>
            <w:tcW w:w="1175" w:type="dxa"/>
            <w:gridSpan w:val="2"/>
            <w:tcBorders>
              <w:top w:val="single" w:sz="6" w:space="0" w:color="auto"/>
              <w:bottom w:val="single" w:sz="6" w:space="0" w:color="auto"/>
            </w:tcBorders>
          </w:tcPr>
          <w:p w14:paraId="0A2672A8" w14:textId="77777777" w:rsidR="00327DD3" w:rsidRPr="00F3441B" w:rsidRDefault="00327DD3" w:rsidP="009834A3">
            <w:pPr>
              <w:keepNext/>
              <w:tabs>
                <w:tab w:val="left" w:pos="3420"/>
                <w:tab w:val="left" w:pos="7212"/>
              </w:tabs>
              <w:jc w:val="center"/>
              <w:rPr>
                <w:rFonts w:ascii="Calibri" w:hAnsi="Calibri"/>
                <w:sz w:val="18"/>
                <w:szCs w:val="18"/>
              </w:rPr>
            </w:pPr>
          </w:p>
        </w:tc>
        <w:tc>
          <w:tcPr>
            <w:tcW w:w="976" w:type="dxa"/>
            <w:tcBorders>
              <w:top w:val="single" w:sz="6" w:space="0" w:color="auto"/>
              <w:bottom w:val="single" w:sz="6" w:space="0" w:color="auto"/>
            </w:tcBorders>
          </w:tcPr>
          <w:p w14:paraId="0009444B" w14:textId="77777777" w:rsidR="00327DD3" w:rsidRPr="00F3441B" w:rsidRDefault="00327DD3" w:rsidP="009834A3">
            <w:pPr>
              <w:keepNext/>
              <w:jc w:val="center"/>
              <w:rPr>
                <w:rFonts w:ascii="Calibri" w:hAnsi="Calibri"/>
                <w:sz w:val="18"/>
                <w:szCs w:val="18"/>
              </w:rPr>
            </w:pPr>
          </w:p>
        </w:tc>
        <w:tc>
          <w:tcPr>
            <w:tcW w:w="857" w:type="dxa"/>
            <w:tcBorders>
              <w:top w:val="single" w:sz="6" w:space="0" w:color="auto"/>
              <w:bottom w:val="single" w:sz="6" w:space="0" w:color="auto"/>
            </w:tcBorders>
          </w:tcPr>
          <w:p w14:paraId="7E8D99A1" w14:textId="77777777" w:rsidR="00327DD3" w:rsidRPr="00F3441B" w:rsidRDefault="00327DD3" w:rsidP="009834A3">
            <w:pPr>
              <w:keepNext/>
              <w:jc w:val="center"/>
              <w:rPr>
                <w:rFonts w:ascii="Calibri" w:hAnsi="Calibri"/>
                <w:sz w:val="18"/>
                <w:szCs w:val="18"/>
              </w:rPr>
            </w:pPr>
          </w:p>
        </w:tc>
        <w:tc>
          <w:tcPr>
            <w:tcW w:w="1047" w:type="dxa"/>
            <w:gridSpan w:val="2"/>
            <w:tcBorders>
              <w:top w:val="single" w:sz="6" w:space="0" w:color="auto"/>
              <w:bottom w:val="single" w:sz="6" w:space="0" w:color="auto"/>
            </w:tcBorders>
          </w:tcPr>
          <w:p w14:paraId="194BB206" w14:textId="77777777" w:rsidR="00327DD3" w:rsidRPr="00F3441B" w:rsidRDefault="00327DD3" w:rsidP="009834A3">
            <w:pPr>
              <w:keepNext/>
              <w:jc w:val="center"/>
              <w:rPr>
                <w:rFonts w:ascii="Calibri" w:hAnsi="Calibri"/>
                <w:sz w:val="18"/>
                <w:szCs w:val="18"/>
              </w:rPr>
            </w:pPr>
          </w:p>
        </w:tc>
        <w:tc>
          <w:tcPr>
            <w:tcW w:w="857" w:type="dxa"/>
            <w:tcBorders>
              <w:top w:val="single" w:sz="6" w:space="0" w:color="auto"/>
              <w:bottom w:val="single" w:sz="6" w:space="0" w:color="auto"/>
            </w:tcBorders>
          </w:tcPr>
          <w:p w14:paraId="07F94CF3" w14:textId="77777777" w:rsidR="00327DD3" w:rsidRDefault="00327DD3" w:rsidP="009834A3">
            <w:pPr>
              <w:keepNext/>
              <w:jc w:val="center"/>
              <w:rPr>
                <w:rFonts w:ascii="Calibri" w:hAnsi="Calibri" w:cs="Tahoma"/>
                <w:sz w:val="18"/>
                <w:szCs w:val="18"/>
              </w:rPr>
            </w:pPr>
          </w:p>
        </w:tc>
        <w:tc>
          <w:tcPr>
            <w:tcW w:w="1047" w:type="dxa"/>
            <w:gridSpan w:val="2"/>
            <w:tcBorders>
              <w:top w:val="single" w:sz="6" w:space="0" w:color="auto"/>
              <w:bottom w:val="single" w:sz="6" w:space="0" w:color="auto"/>
            </w:tcBorders>
          </w:tcPr>
          <w:p w14:paraId="0209C5AC" w14:textId="77777777" w:rsidR="00327DD3" w:rsidRPr="00F3441B" w:rsidRDefault="00327DD3" w:rsidP="009834A3">
            <w:pPr>
              <w:keepNext/>
              <w:jc w:val="center"/>
              <w:rPr>
                <w:rFonts w:ascii="Calibri" w:hAnsi="Calibri"/>
                <w:sz w:val="18"/>
                <w:szCs w:val="18"/>
              </w:rPr>
            </w:pPr>
          </w:p>
        </w:tc>
        <w:tc>
          <w:tcPr>
            <w:tcW w:w="1278" w:type="dxa"/>
            <w:tcBorders>
              <w:top w:val="single" w:sz="6" w:space="0" w:color="auto"/>
              <w:bottom w:val="single" w:sz="6" w:space="0" w:color="auto"/>
              <w:right w:val="single" w:sz="4" w:space="0" w:color="auto"/>
            </w:tcBorders>
          </w:tcPr>
          <w:p w14:paraId="4BF0FE39" w14:textId="77777777" w:rsidR="00327DD3" w:rsidRPr="00F3441B" w:rsidRDefault="00327DD3" w:rsidP="009834A3">
            <w:pPr>
              <w:keepNext/>
              <w:jc w:val="center"/>
              <w:rPr>
                <w:rFonts w:ascii="Calibri" w:hAnsi="Calibri"/>
                <w:sz w:val="18"/>
                <w:szCs w:val="18"/>
              </w:rPr>
            </w:pPr>
          </w:p>
        </w:tc>
      </w:tr>
      <w:tr w:rsidR="00BE2344" w:rsidRPr="009B3A0C" w14:paraId="705814DB" w14:textId="77777777" w:rsidTr="00954FDF">
        <w:trPr>
          <w:gridAfter w:val="1"/>
          <w:wAfter w:w="73" w:type="dxa"/>
          <w:cantSplit/>
          <w:trHeight w:val="292"/>
        </w:trPr>
        <w:tc>
          <w:tcPr>
            <w:tcW w:w="679" w:type="dxa"/>
            <w:tcBorders>
              <w:top w:val="single" w:sz="6" w:space="0" w:color="auto"/>
              <w:left w:val="single" w:sz="4" w:space="0" w:color="auto"/>
              <w:bottom w:val="single" w:sz="6" w:space="0" w:color="auto"/>
            </w:tcBorders>
            <w:tcMar>
              <w:left w:w="58" w:type="dxa"/>
              <w:right w:w="58" w:type="dxa"/>
            </w:tcMar>
          </w:tcPr>
          <w:p w14:paraId="6EE27090" w14:textId="77777777" w:rsidR="00327DD3" w:rsidRPr="00F3441B" w:rsidRDefault="00327DD3" w:rsidP="009834A3">
            <w:pPr>
              <w:keepNext/>
              <w:tabs>
                <w:tab w:val="left" w:pos="5760"/>
                <w:tab w:val="left" w:pos="7212"/>
              </w:tabs>
              <w:jc w:val="center"/>
              <w:rPr>
                <w:rFonts w:ascii="Calibri" w:hAnsi="Calibri"/>
                <w:sz w:val="18"/>
                <w:szCs w:val="18"/>
              </w:rPr>
            </w:pPr>
          </w:p>
        </w:tc>
        <w:tc>
          <w:tcPr>
            <w:tcW w:w="1241" w:type="dxa"/>
            <w:tcBorders>
              <w:top w:val="single" w:sz="6" w:space="0" w:color="auto"/>
              <w:bottom w:val="single" w:sz="6" w:space="0" w:color="auto"/>
            </w:tcBorders>
          </w:tcPr>
          <w:p w14:paraId="00053BAD" w14:textId="77777777" w:rsidR="00327DD3" w:rsidRPr="00F3441B" w:rsidRDefault="00327DD3" w:rsidP="009834A3">
            <w:pPr>
              <w:keepNext/>
              <w:tabs>
                <w:tab w:val="left" w:pos="5760"/>
                <w:tab w:val="left" w:pos="7212"/>
              </w:tabs>
              <w:jc w:val="center"/>
              <w:rPr>
                <w:rFonts w:ascii="Calibri" w:hAnsi="Calibri"/>
                <w:sz w:val="18"/>
                <w:szCs w:val="18"/>
              </w:rPr>
            </w:pPr>
          </w:p>
        </w:tc>
        <w:tc>
          <w:tcPr>
            <w:tcW w:w="1231" w:type="dxa"/>
            <w:tcBorders>
              <w:top w:val="single" w:sz="6" w:space="0" w:color="auto"/>
              <w:bottom w:val="single" w:sz="6" w:space="0" w:color="auto"/>
            </w:tcBorders>
            <w:tcMar>
              <w:left w:w="29" w:type="dxa"/>
              <w:right w:w="29" w:type="dxa"/>
            </w:tcMar>
          </w:tcPr>
          <w:p w14:paraId="63CF1CF5"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53" w:type="dxa"/>
            <w:gridSpan w:val="3"/>
            <w:tcBorders>
              <w:top w:val="single" w:sz="6" w:space="0" w:color="auto"/>
              <w:bottom w:val="single" w:sz="6" w:space="0" w:color="auto"/>
            </w:tcBorders>
            <w:tcMar>
              <w:left w:w="14" w:type="dxa"/>
              <w:right w:w="14" w:type="dxa"/>
            </w:tcMar>
          </w:tcPr>
          <w:p w14:paraId="1B96DD4A" w14:textId="77777777" w:rsidR="00327DD3" w:rsidRPr="00F3441B" w:rsidRDefault="00327DD3" w:rsidP="009834A3">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47" w:type="dxa"/>
            <w:tcBorders>
              <w:top w:val="single" w:sz="6" w:space="0" w:color="auto"/>
              <w:bottom w:val="single" w:sz="6" w:space="0" w:color="auto"/>
            </w:tcBorders>
          </w:tcPr>
          <w:p w14:paraId="05B43202" w14:textId="77777777" w:rsidR="00327DD3" w:rsidRPr="00F3441B" w:rsidRDefault="00327DD3" w:rsidP="009834A3">
            <w:pPr>
              <w:keepNext/>
              <w:tabs>
                <w:tab w:val="left" w:pos="3420"/>
                <w:tab w:val="left" w:pos="7212"/>
              </w:tabs>
              <w:jc w:val="center"/>
              <w:rPr>
                <w:rFonts w:ascii="Calibri" w:hAnsi="Calibri"/>
                <w:sz w:val="18"/>
                <w:szCs w:val="18"/>
              </w:rPr>
            </w:pPr>
          </w:p>
        </w:tc>
        <w:tc>
          <w:tcPr>
            <w:tcW w:w="952" w:type="dxa"/>
            <w:tcBorders>
              <w:top w:val="single" w:sz="6" w:space="0" w:color="auto"/>
              <w:bottom w:val="single" w:sz="6" w:space="0" w:color="auto"/>
            </w:tcBorders>
          </w:tcPr>
          <w:p w14:paraId="6CEF2D32" w14:textId="77777777" w:rsidR="00327DD3" w:rsidRPr="00F3441B" w:rsidRDefault="00327DD3" w:rsidP="009834A3">
            <w:pPr>
              <w:keepNext/>
              <w:tabs>
                <w:tab w:val="left" w:pos="3420"/>
                <w:tab w:val="left" w:pos="7212"/>
              </w:tabs>
              <w:jc w:val="center"/>
              <w:rPr>
                <w:rFonts w:ascii="Calibri" w:hAnsi="Calibri"/>
                <w:sz w:val="18"/>
                <w:szCs w:val="18"/>
              </w:rPr>
            </w:pPr>
          </w:p>
        </w:tc>
        <w:tc>
          <w:tcPr>
            <w:tcW w:w="1085" w:type="dxa"/>
            <w:tcBorders>
              <w:top w:val="single" w:sz="6" w:space="0" w:color="auto"/>
              <w:bottom w:val="single" w:sz="6" w:space="0" w:color="auto"/>
            </w:tcBorders>
          </w:tcPr>
          <w:p w14:paraId="2EA5D964" w14:textId="77777777" w:rsidR="00327DD3" w:rsidRPr="00F3441B" w:rsidRDefault="00327DD3" w:rsidP="009834A3">
            <w:pPr>
              <w:keepNext/>
              <w:tabs>
                <w:tab w:val="left" w:pos="3420"/>
                <w:tab w:val="left" w:pos="7212"/>
              </w:tabs>
              <w:jc w:val="center"/>
              <w:rPr>
                <w:rFonts w:ascii="Calibri" w:hAnsi="Calibri"/>
                <w:sz w:val="18"/>
                <w:szCs w:val="18"/>
              </w:rPr>
            </w:pPr>
          </w:p>
        </w:tc>
        <w:tc>
          <w:tcPr>
            <w:tcW w:w="1175" w:type="dxa"/>
            <w:gridSpan w:val="2"/>
            <w:tcBorders>
              <w:top w:val="single" w:sz="6" w:space="0" w:color="auto"/>
              <w:bottom w:val="single" w:sz="6" w:space="0" w:color="auto"/>
            </w:tcBorders>
          </w:tcPr>
          <w:p w14:paraId="2B919F54" w14:textId="77777777" w:rsidR="00327DD3" w:rsidRPr="00F3441B" w:rsidRDefault="00327DD3" w:rsidP="009834A3">
            <w:pPr>
              <w:keepNext/>
              <w:tabs>
                <w:tab w:val="left" w:pos="3420"/>
                <w:tab w:val="left" w:pos="7212"/>
              </w:tabs>
              <w:jc w:val="center"/>
              <w:rPr>
                <w:rFonts w:ascii="Calibri" w:hAnsi="Calibri"/>
                <w:sz w:val="18"/>
                <w:szCs w:val="18"/>
              </w:rPr>
            </w:pPr>
          </w:p>
        </w:tc>
        <w:tc>
          <w:tcPr>
            <w:tcW w:w="976" w:type="dxa"/>
            <w:tcBorders>
              <w:top w:val="single" w:sz="6" w:space="0" w:color="auto"/>
              <w:bottom w:val="single" w:sz="6" w:space="0" w:color="auto"/>
            </w:tcBorders>
          </w:tcPr>
          <w:p w14:paraId="0C9A36BB" w14:textId="77777777" w:rsidR="00327DD3" w:rsidRPr="00F3441B" w:rsidRDefault="00327DD3" w:rsidP="009834A3">
            <w:pPr>
              <w:keepNext/>
              <w:jc w:val="center"/>
              <w:rPr>
                <w:rFonts w:ascii="Calibri" w:hAnsi="Calibri"/>
                <w:sz w:val="18"/>
                <w:szCs w:val="18"/>
              </w:rPr>
            </w:pPr>
          </w:p>
        </w:tc>
        <w:tc>
          <w:tcPr>
            <w:tcW w:w="857" w:type="dxa"/>
            <w:tcBorders>
              <w:top w:val="single" w:sz="6" w:space="0" w:color="auto"/>
              <w:bottom w:val="single" w:sz="6" w:space="0" w:color="auto"/>
            </w:tcBorders>
          </w:tcPr>
          <w:p w14:paraId="133255EA" w14:textId="77777777" w:rsidR="00327DD3" w:rsidRPr="00F3441B" w:rsidRDefault="00327DD3" w:rsidP="009834A3">
            <w:pPr>
              <w:keepNext/>
              <w:jc w:val="center"/>
              <w:rPr>
                <w:rFonts w:ascii="Calibri" w:hAnsi="Calibri"/>
                <w:sz w:val="18"/>
                <w:szCs w:val="18"/>
              </w:rPr>
            </w:pPr>
          </w:p>
        </w:tc>
        <w:tc>
          <w:tcPr>
            <w:tcW w:w="1047" w:type="dxa"/>
            <w:gridSpan w:val="2"/>
            <w:tcBorders>
              <w:top w:val="single" w:sz="6" w:space="0" w:color="auto"/>
              <w:bottom w:val="single" w:sz="6" w:space="0" w:color="auto"/>
            </w:tcBorders>
          </w:tcPr>
          <w:p w14:paraId="0D16AB68" w14:textId="77777777" w:rsidR="00327DD3" w:rsidRPr="00F3441B" w:rsidRDefault="00327DD3" w:rsidP="009834A3">
            <w:pPr>
              <w:keepNext/>
              <w:jc w:val="center"/>
              <w:rPr>
                <w:rFonts w:ascii="Calibri" w:hAnsi="Calibri"/>
                <w:sz w:val="18"/>
                <w:szCs w:val="18"/>
              </w:rPr>
            </w:pPr>
          </w:p>
        </w:tc>
        <w:tc>
          <w:tcPr>
            <w:tcW w:w="857" w:type="dxa"/>
            <w:tcBorders>
              <w:top w:val="single" w:sz="6" w:space="0" w:color="auto"/>
              <w:bottom w:val="single" w:sz="6" w:space="0" w:color="auto"/>
            </w:tcBorders>
          </w:tcPr>
          <w:p w14:paraId="39BA6D81" w14:textId="77777777" w:rsidR="00327DD3" w:rsidRDefault="00327DD3" w:rsidP="009834A3">
            <w:pPr>
              <w:keepNext/>
              <w:jc w:val="center"/>
              <w:rPr>
                <w:rFonts w:ascii="Calibri" w:hAnsi="Calibri" w:cs="Tahoma"/>
                <w:sz w:val="18"/>
                <w:szCs w:val="18"/>
              </w:rPr>
            </w:pPr>
          </w:p>
        </w:tc>
        <w:tc>
          <w:tcPr>
            <w:tcW w:w="1047" w:type="dxa"/>
            <w:gridSpan w:val="2"/>
            <w:tcBorders>
              <w:top w:val="single" w:sz="6" w:space="0" w:color="auto"/>
              <w:bottom w:val="single" w:sz="6" w:space="0" w:color="auto"/>
            </w:tcBorders>
          </w:tcPr>
          <w:p w14:paraId="4007B499" w14:textId="77777777" w:rsidR="00327DD3" w:rsidRPr="00F3441B" w:rsidRDefault="00327DD3" w:rsidP="009834A3">
            <w:pPr>
              <w:keepNext/>
              <w:jc w:val="center"/>
              <w:rPr>
                <w:rFonts w:ascii="Calibri" w:hAnsi="Calibri"/>
                <w:sz w:val="18"/>
                <w:szCs w:val="18"/>
              </w:rPr>
            </w:pPr>
          </w:p>
        </w:tc>
        <w:tc>
          <w:tcPr>
            <w:tcW w:w="1278" w:type="dxa"/>
            <w:tcBorders>
              <w:top w:val="single" w:sz="6" w:space="0" w:color="auto"/>
              <w:bottom w:val="single" w:sz="6" w:space="0" w:color="auto"/>
              <w:right w:val="single" w:sz="4" w:space="0" w:color="auto"/>
            </w:tcBorders>
          </w:tcPr>
          <w:p w14:paraId="02A8170B" w14:textId="77777777" w:rsidR="00327DD3" w:rsidRPr="00F3441B" w:rsidRDefault="00327DD3" w:rsidP="009834A3">
            <w:pPr>
              <w:keepNext/>
              <w:jc w:val="center"/>
              <w:rPr>
                <w:rFonts w:ascii="Calibri" w:hAnsi="Calibri"/>
                <w:sz w:val="18"/>
                <w:szCs w:val="18"/>
              </w:rPr>
            </w:pPr>
          </w:p>
        </w:tc>
      </w:tr>
      <w:tr w:rsidR="00BE2344" w:rsidRPr="009B3A0C" w14:paraId="29315499" w14:textId="77777777" w:rsidTr="00954FDF">
        <w:trPr>
          <w:gridAfter w:val="1"/>
          <w:wAfter w:w="73" w:type="dxa"/>
          <w:cantSplit/>
          <w:trHeight w:val="292"/>
        </w:trPr>
        <w:tc>
          <w:tcPr>
            <w:tcW w:w="679" w:type="dxa"/>
            <w:tcBorders>
              <w:top w:val="single" w:sz="6" w:space="0" w:color="auto"/>
              <w:left w:val="single" w:sz="4" w:space="0" w:color="auto"/>
              <w:bottom w:val="single" w:sz="6" w:space="0" w:color="auto"/>
            </w:tcBorders>
            <w:vAlign w:val="center"/>
          </w:tcPr>
          <w:p w14:paraId="48D381BF" w14:textId="77777777" w:rsidR="00327DD3" w:rsidRPr="009B3A0C" w:rsidRDefault="00327DD3" w:rsidP="009834A3">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15</w:t>
            </w:r>
          </w:p>
        </w:tc>
        <w:tc>
          <w:tcPr>
            <w:tcW w:w="11521" w:type="dxa"/>
            <w:gridSpan w:val="15"/>
            <w:tcBorders>
              <w:top w:val="single" w:sz="6" w:space="0" w:color="auto"/>
              <w:bottom w:val="single" w:sz="6" w:space="0" w:color="auto"/>
            </w:tcBorders>
            <w:vAlign w:val="center"/>
          </w:tcPr>
          <w:p w14:paraId="752552DA" w14:textId="77777777" w:rsidR="00327DD3" w:rsidRDefault="00327DD3" w:rsidP="009834A3">
            <w:pPr>
              <w:keepNext/>
              <w:rPr>
                <w:rFonts w:ascii="Calibri" w:hAnsi="Calibri"/>
                <w:sz w:val="18"/>
                <w:szCs w:val="18"/>
              </w:rPr>
            </w:pPr>
            <w:r w:rsidRPr="009B3A0C">
              <w:rPr>
                <w:rFonts w:ascii="Calibri" w:hAnsi="Calibri"/>
                <w:sz w:val="18"/>
                <w:szCs w:val="18"/>
              </w:rPr>
              <w:t>Total Proposed Fenestration Area</w:t>
            </w:r>
          </w:p>
        </w:tc>
        <w:tc>
          <w:tcPr>
            <w:tcW w:w="2325" w:type="dxa"/>
            <w:gridSpan w:val="3"/>
            <w:tcBorders>
              <w:top w:val="single" w:sz="6" w:space="0" w:color="auto"/>
              <w:bottom w:val="single" w:sz="6" w:space="0" w:color="auto"/>
              <w:right w:val="single" w:sz="4" w:space="0" w:color="auto"/>
            </w:tcBorders>
            <w:vAlign w:val="center"/>
          </w:tcPr>
          <w:p w14:paraId="33E86690" w14:textId="77777777" w:rsidR="00327DD3" w:rsidRPr="009B3A0C" w:rsidRDefault="00327DD3" w:rsidP="009834A3">
            <w:pPr>
              <w:keepNext/>
              <w:jc w:val="center"/>
              <w:rPr>
                <w:rFonts w:ascii="Calibri" w:hAnsi="Calibri"/>
                <w:sz w:val="18"/>
                <w:szCs w:val="18"/>
              </w:rPr>
            </w:pPr>
          </w:p>
        </w:tc>
      </w:tr>
      <w:tr w:rsidR="00BE2344" w:rsidRPr="009B3A0C" w14:paraId="544FCEFE" w14:textId="77777777" w:rsidTr="00954FDF">
        <w:trPr>
          <w:gridAfter w:val="1"/>
          <w:wAfter w:w="73" w:type="dxa"/>
          <w:cantSplit/>
          <w:trHeight w:val="292"/>
        </w:trPr>
        <w:tc>
          <w:tcPr>
            <w:tcW w:w="679" w:type="dxa"/>
            <w:tcBorders>
              <w:top w:val="single" w:sz="6" w:space="0" w:color="auto"/>
              <w:left w:val="single" w:sz="4" w:space="0" w:color="auto"/>
              <w:bottom w:val="single" w:sz="6" w:space="0" w:color="auto"/>
            </w:tcBorders>
            <w:vAlign w:val="center"/>
          </w:tcPr>
          <w:p w14:paraId="00AC017C" w14:textId="77777777" w:rsidR="00327DD3" w:rsidRPr="009B3A0C" w:rsidRDefault="00327DD3" w:rsidP="009834A3">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16</w:t>
            </w:r>
          </w:p>
        </w:tc>
        <w:tc>
          <w:tcPr>
            <w:tcW w:w="11521" w:type="dxa"/>
            <w:gridSpan w:val="15"/>
            <w:tcBorders>
              <w:top w:val="single" w:sz="6" w:space="0" w:color="auto"/>
              <w:bottom w:val="single" w:sz="6" w:space="0" w:color="auto"/>
            </w:tcBorders>
            <w:vAlign w:val="center"/>
          </w:tcPr>
          <w:p w14:paraId="61C19855" w14:textId="77777777" w:rsidR="00327DD3" w:rsidRDefault="00327DD3" w:rsidP="009834A3">
            <w:pPr>
              <w:keepNext/>
              <w:rPr>
                <w:rFonts w:ascii="Calibri" w:hAnsi="Calibri"/>
                <w:sz w:val="18"/>
                <w:szCs w:val="18"/>
              </w:rPr>
            </w:pPr>
            <w:r w:rsidRPr="009B3A0C">
              <w:rPr>
                <w:rFonts w:ascii="Calibri" w:hAnsi="Calibri"/>
                <w:sz w:val="18"/>
                <w:szCs w:val="18"/>
              </w:rPr>
              <w:t>Maximum Allowed Fenestration Area</w:t>
            </w:r>
          </w:p>
        </w:tc>
        <w:tc>
          <w:tcPr>
            <w:tcW w:w="2325" w:type="dxa"/>
            <w:gridSpan w:val="3"/>
            <w:tcBorders>
              <w:top w:val="single" w:sz="6" w:space="0" w:color="auto"/>
              <w:bottom w:val="single" w:sz="6" w:space="0" w:color="auto"/>
              <w:right w:val="single" w:sz="4" w:space="0" w:color="auto"/>
            </w:tcBorders>
            <w:vAlign w:val="center"/>
          </w:tcPr>
          <w:p w14:paraId="5AFDEE1D" w14:textId="77777777" w:rsidR="00327DD3" w:rsidRPr="009B3A0C" w:rsidRDefault="00327DD3" w:rsidP="009834A3">
            <w:pPr>
              <w:keepNext/>
              <w:jc w:val="center"/>
              <w:rPr>
                <w:rFonts w:ascii="Calibri" w:hAnsi="Calibri"/>
                <w:sz w:val="18"/>
                <w:szCs w:val="18"/>
              </w:rPr>
            </w:pPr>
          </w:p>
        </w:tc>
      </w:tr>
      <w:tr w:rsidR="00BE2344" w:rsidRPr="009B3A0C" w14:paraId="566C26E8" w14:textId="77777777" w:rsidTr="00954FDF">
        <w:trPr>
          <w:gridAfter w:val="1"/>
          <w:wAfter w:w="73" w:type="dxa"/>
          <w:cantSplit/>
          <w:trHeight w:val="292"/>
        </w:trPr>
        <w:tc>
          <w:tcPr>
            <w:tcW w:w="679" w:type="dxa"/>
            <w:tcBorders>
              <w:top w:val="single" w:sz="6" w:space="0" w:color="auto"/>
              <w:left w:val="single" w:sz="4" w:space="0" w:color="auto"/>
              <w:bottom w:val="single" w:sz="6" w:space="0" w:color="auto"/>
            </w:tcBorders>
            <w:vAlign w:val="center"/>
          </w:tcPr>
          <w:p w14:paraId="7AF8CFBE" w14:textId="77777777" w:rsidR="005562FE" w:rsidRPr="009B3A0C" w:rsidRDefault="005562FE" w:rsidP="009834A3">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17</w:t>
            </w:r>
          </w:p>
        </w:tc>
        <w:tc>
          <w:tcPr>
            <w:tcW w:w="2673" w:type="dxa"/>
            <w:gridSpan w:val="3"/>
            <w:tcBorders>
              <w:top w:val="single" w:sz="6" w:space="0" w:color="auto"/>
              <w:bottom w:val="single" w:sz="6" w:space="0" w:color="auto"/>
            </w:tcBorders>
            <w:vAlign w:val="center"/>
          </w:tcPr>
          <w:p w14:paraId="3646936D" w14:textId="77777777" w:rsidR="005562FE" w:rsidRDefault="005562FE" w:rsidP="009834A3">
            <w:pPr>
              <w:keepNext/>
              <w:rPr>
                <w:rFonts w:ascii="Calibri" w:hAnsi="Calibri"/>
                <w:sz w:val="18"/>
                <w:szCs w:val="18"/>
              </w:rPr>
            </w:pPr>
            <w:r>
              <w:rPr>
                <w:rFonts w:ascii="Calibri" w:hAnsi="Calibri"/>
                <w:sz w:val="18"/>
                <w:szCs w:val="18"/>
              </w:rPr>
              <w:t>Compliance Statement</w:t>
            </w:r>
          </w:p>
        </w:tc>
        <w:tc>
          <w:tcPr>
            <w:tcW w:w="8848" w:type="dxa"/>
            <w:gridSpan w:val="12"/>
            <w:tcBorders>
              <w:top w:val="single" w:sz="6" w:space="0" w:color="auto"/>
              <w:bottom w:val="single" w:sz="6" w:space="0" w:color="auto"/>
              <w:right w:val="nil"/>
            </w:tcBorders>
            <w:vAlign w:val="center"/>
          </w:tcPr>
          <w:p w14:paraId="41E7C3BB" w14:textId="77777777" w:rsidR="005562FE" w:rsidRDefault="005562FE" w:rsidP="005562FE">
            <w:pPr>
              <w:keepNext/>
              <w:rPr>
                <w:rFonts w:ascii="Calibri" w:hAnsi="Calibri"/>
                <w:sz w:val="18"/>
                <w:szCs w:val="18"/>
              </w:rPr>
            </w:pPr>
            <w:r>
              <w:rPr>
                <w:rFonts w:ascii="Calibri" w:hAnsi="Calibri"/>
                <w:sz w:val="18"/>
                <w:szCs w:val="18"/>
              </w:rPr>
              <w:t>Total Proposed Fenestration Area ≤ Maximum Allowed Fenestration Area</w:t>
            </w:r>
          </w:p>
        </w:tc>
        <w:tc>
          <w:tcPr>
            <w:tcW w:w="2325" w:type="dxa"/>
            <w:gridSpan w:val="3"/>
            <w:tcBorders>
              <w:top w:val="single" w:sz="6" w:space="0" w:color="auto"/>
              <w:left w:val="nil"/>
              <w:bottom w:val="single" w:sz="6" w:space="0" w:color="auto"/>
              <w:right w:val="single" w:sz="4" w:space="0" w:color="auto"/>
            </w:tcBorders>
            <w:vAlign w:val="center"/>
          </w:tcPr>
          <w:p w14:paraId="4C92898C" w14:textId="43D8A22F" w:rsidR="005562FE" w:rsidRDefault="009834A3" w:rsidP="00954FDF">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Yes    </w:t>
            </w:r>
            <w:r>
              <w:rPr>
                <w:rFonts w:ascii="Calibri" w:hAnsi="Calibri"/>
                <w:bCs/>
                <w:sz w:val="18"/>
              </w:rPr>
              <w:sym w:font="Wingdings" w:char="F06F"/>
            </w:r>
            <w:r>
              <w:rPr>
                <w:rFonts w:ascii="Calibri" w:hAnsi="Calibri"/>
                <w:bCs/>
                <w:sz w:val="18"/>
              </w:rPr>
              <w:t xml:space="preserve"> No</w:t>
            </w:r>
          </w:p>
        </w:tc>
      </w:tr>
      <w:tr w:rsidR="00BE2344" w:rsidRPr="009B3A0C" w14:paraId="1D0768F3" w14:textId="77777777" w:rsidTr="00954FDF">
        <w:trPr>
          <w:gridAfter w:val="1"/>
          <w:wAfter w:w="73" w:type="dxa"/>
          <w:cantSplit/>
          <w:trHeight w:val="292"/>
        </w:trPr>
        <w:tc>
          <w:tcPr>
            <w:tcW w:w="679" w:type="dxa"/>
            <w:tcBorders>
              <w:top w:val="single" w:sz="6" w:space="0" w:color="auto"/>
              <w:left w:val="single" w:sz="4" w:space="0" w:color="auto"/>
              <w:bottom w:val="single" w:sz="6" w:space="0" w:color="auto"/>
            </w:tcBorders>
            <w:vAlign w:val="center"/>
          </w:tcPr>
          <w:p w14:paraId="043E359F" w14:textId="77777777" w:rsidR="00327DD3" w:rsidRPr="009B3A0C" w:rsidRDefault="00327DD3" w:rsidP="009834A3">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18</w:t>
            </w:r>
          </w:p>
        </w:tc>
        <w:tc>
          <w:tcPr>
            <w:tcW w:w="11521" w:type="dxa"/>
            <w:gridSpan w:val="15"/>
            <w:tcBorders>
              <w:top w:val="single" w:sz="6" w:space="0" w:color="auto"/>
              <w:bottom w:val="single" w:sz="6" w:space="0" w:color="auto"/>
            </w:tcBorders>
            <w:vAlign w:val="center"/>
          </w:tcPr>
          <w:p w14:paraId="619BC8E9" w14:textId="77777777" w:rsidR="00327DD3" w:rsidRDefault="00327DD3" w:rsidP="009834A3">
            <w:pPr>
              <w:keepNext/>
              <w:rPr>
                <w:rFonts w:ascii="Calibri" w:hAnsi="Calibri"/>
                <w:sz w:val="18"/>
                <w:szCs w:val="18"/>
              </w:rPr>
            </w:pPr>
            <w:r>
              <w:rPr>
                <w:rFonts w:ascii="Calibri" w:hAnsi="Calibri"/>
                <w:sz w:val="18"/>
                <w:szCs w:val="18"/>
              </w:rPr>
              <w:t>Total Proposed West-Facing Fenestration Area</w:t>
            </w:r>
          </w:p>
        </w:tc>
        <w:tc>
          <w:tcPr>
            <w:tcW w:w="2325" w:type="dxa"/>
            <w:gridSpan w:val="3"/>
            <w:tcBorders>
              <w:top w:val="single" w:sz="6" w:space="0" w:color="auto"/>
              <w:bottom w:val="single" w:sz="6" w:space="0" w:color="auto"/>
              <w:right w:val="single" w:sz="4" w:space="0" w:color="auto"/>
            </w:tcBorders>
            <w:vAlign w:val="bottom"/>
          </w:tcPr>
          <w:p w14:paraId="30777CAB" w14:textId="77777777" w:rsidR="00327DD3" w:rsidRPr="009B3A0C" w:rsidRDefault="00327DD3" w:rsidP="009834A3">
            <w:pPr>
              <w:keepNext/>
              <w:jc w:val="center"/>
              <w:rPr>
                <w:rFonts w:ascii="Calibri" w:hAnsi="Calibri"/>
                <w:sz w:val="18"/>
                <w:szCs w:val="18"/>
              </w:rPr>
            </w:pPr>
          </w:p>
        </w:tc>
      </w:tr>
      <w:tr w:rsidR="00BE2344" w:rsidRPr="009B3A0C" w14:paraId="41A46B65" w14:textId="77777777" w:rsidTr="00954FDF">
        <w:trPr>
          <w:gridAfter w:val="1"/>
          <w:wAfter w:w="73" w:type="dxa"/>
          <w:cantSplit/>
          <w:trHeight w:val="292"/>
        </w:trPr>
        <w:tc>
          <w:tcPr>
            <w:tcW w:w="679" w:type="dxa"/>
            <w:tcBorders>
              <w:top w:val="single" w:sz="6" w:space="0" w:color="auto"/>
              <w:left w:val="single" w:sz="4" w:space="0" w:color="auto"/>
              <w:bottom w:val="single" w:sz="6" w:space="0" w:color="auto"/>
            </w:tcBorders>
            <w:vAlign w:val="center"/>
          </w:tcPr>
          <w:p w14:paraId="769D9E9D" w14:textId="77777777" w:rsidR="00327DD3" w:rsidRPr="009B3A0C" w:rsidRDefault="00327DD3" w:rsidP="009834A3">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19</w:t>
            </w:r>
          </w:p>
        </w:tc>
        <w:tc>
          <w:tcPr>
            <w:tcW w:w="11521" w:type="dxa"/>
            <w:gridSpan w:val="15"/>
            <w:tcBorders>
              <w:top w:val="single" w:sz="6" w:space="0" w:color="auto"/>
              <w:bottom w:val="single" w:sz="6" w:space="0" w:color="auto"/>
            </w:tcBorders>
            <w:vAlign w:val="center"/>
          </w:tcPr>
          <w:p w14:paraId="17DAE5E6" w14:textId="77777777" w:rsidR="00327DD3" w:rsidRDefault="00327DD3" w:rsidP="009834A3">
            <w:pPr>
              <w:keepNext/>
              <w:rPr>
                <w:rFonts w:ascii="Calibri" w:hAnsi="Calibri"/>
                <w:sz w:val="18"/>
                <w:szCs w:val="18"/>
              </w:rPr>
            </w:pPr>
            <w:r w:rsidRPr="009B3A0C">
              <w:rPr>
                <w:rFonts w:ascii="Calibri" w:hAnsi="Calibri"/>
                <w:sz w:val="18"/>
                <w:szCs w:val="18"/>
              </w:rPr>
              <w:t xml:space="preserve">Maximum Allowed </w:t>
            </w:r>
            <w:r>
              <w:rPr>
                <w:rFonts w:ascii="Calibri" w:hAnsi="Calibri"/>
                <w:sz w:val="18"/>
                <w:szCs w:val="18"/>
              </w:rPr>
              <w:t xml:space="preserve">West-Facing </w:t>
            </w:r>
            <w:r w:rsidRPr="009B3A0C">
              <w:rPr>
                <w:rFonts w:ascii="Calibri" w:hAnsi="Calibri"/>
                <w:sz w:val="18"/>
                <w:szCs w:val="18"/>
              </w:rPr>
              <w:t>Fenestration Area</w:t>
            </w:r>
          </w:p>
        </w:tc>
        <w:tc>
          <w:tcPr>
            <w:tcW w:w="2325" w:type="dxa"/>
            <w:gridSpan w:val="3"/>
            <w:tcBorders>
              <w:top w:val="single" w:sz="6" w:space="0" w:color="auto"/>
              <w:bottom w:val="single" w:sz="6" w:space="0" w:color="auto"/>
              <w:right w:val="single" w:sz="4" w:space="0" w:color="auto"/>
            </w:tcBorders>
            <w:vAlign w:val="bottom"/>
          </w:tcPr>
          <w:p w14:paraId="43B25B95" w14:textId="77777777" w:rsidR="00327DD3" w:rsidRPr="009B3A0C" w:rsidRDefault="00327DD3" w:rsidP="009834A3">
            <w:pPr>
              <w:keepNext/>
              <w:jc w:val="center"/>
              <w:rPr>
                <w:rFonts w:ascii="Calibri" w:hAnsi="Calibri"/>
                <w:sz w:val="18"/>
                <w:szCs w:val="18"/>
              </w:rPr>
            </w:pPr>
          </w:p>
        </w:tc>
      </w:tr>
      <w:tr w:rsidR="00BE2344" w:rsidRPr="009B3A0C" w14:paraId="2F8CE95E" w14:textId="77777777" w:rsidTr="00954FDF">
        <w:trPr>
          <w:gridAfter w:val="1"/>
          <w:wAfter w:w="73" w:type="dxa"/>
          <w:cantSplit/>
          <w:trHeight w:val="292"/>
        </w:trPr>
        <w:tc>
          <w:tcPr>
            <w:tcW w:w="679" w:type="dxa"/>
            <w:tcBorders>
              <w:top w:val="single" w:sz="6" w:space="0" w:color="auto"/>
              <w:left w:val="single" w:sz="4" w:space="0" w:color="auto"/>
              <w:bottom w:val="single" w:sz="6" w:space="0" w:color="auto"/>
            </w:tcBorders>
            <w:vAlign w:val="center"/>
          </w:tcPr>
          <w:p w14:paraId="67223BCF" w14:textId="77777777" w:rsidR="009834A3" w:rsidRPr="009B3A0C" w:rsidRDefault="009834A3" w:rsidP="009834A3">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20</w:t>
            </w:r>
          </w:p>
        </w:tc>
        <w:tc>
          <w:tcPr>
            <w:tcW w:w="2673" w:type="dxa"/>
            <w:gridSpan w:val="3"/>
            <w:tcBorders>
              <w:top w:val="single" w:sz="6" w:space="0" w:color="auto"/>
              <w:bottom w:val="single" w:sz="6" w:space="0" w:color="auto"/>
            </w:tcBorders>
            <w:vAlign w:val="center"/>
          </w:tcPr>
          <w:p w14:paraId="275D668B" w14:textId="77777777" w:rsidR="009834A3" w:rsidRDefault="009834A3" w:rsidP="009834A3">
            <w:pPr>
              <w:keepNext/>
              <w:rPr>
                <w:rFonts w:ascii="Calibri" w:hAnsi="Calibri"/>
                <w:sz w:val="18"/>
                <w:szCs w:val="18"/>
              </w:rPr>
            </w:pPr>
            <w:r>
              <w:rPr>
                <w:rFonts w:ascii="Calibri" w:hAnsi="Calibri"/>
                <w:sz w:val="18"/>
                <w:szCs w:val="18"/>
              </w:rPr>
              <w:t>Compliance Statement</w:t>
            </w:r>
          </w:p>
        </w:tc>
        <w:tc>
          <w:tcPr>
            <w:tcW w:w="8848" w:type="dxa"/>
            <w:gridSpan w:val="12"/>
            <w:tcBorders>
              <w:top w:val="single" w:sz="6" w:space="0" w:color="auto"/>
              <w:bottom w:val="single" w:sz="6" w:space="0" w:color="auto"/>
              <w:right w:val="nil"/>
            </w:tcBorders>
            <w:vAlign w:val="center"/>
          </w:tcPr>
          <w:p w14:paraId="7626BDD7" w14:textId="77777777" w:rsidR="009834A3" w:rsidRDefault="009834A3" w:rsidP="009834A3">
            <w:pPr>
              <w:keepNext/>
              <w:rPr>
                <w:rFonts w:ascii="Calibri" w:hAnsi="Calibri"/>
                <w:sz w:val="18"/>
                <w:szCs w:val="18"/>
              </w:rPr>
            </w:pPr>
            <w:r>
              <w:rPr>
                <w:rFonts w:ascii="Calibri" w:hAnsi="Calibri"/>
                <w:sz w:val="18"/>
                <w:szCs w:val="18"/>
              </w:rPr>
              <w:t>Total Proposed West-Facing Fenestration Area ≤ Maximum Allowed West-Facing Fenestration Area</w:t>
            </w:r>
          </w:p>
        </w:tc>
        <w:tc>
          <w:tcPr>
            <w:tcW w:w="2325" w:type="dxa"/>
            <w:gridSpan w:val="3"/>
            <w:tcBorders>
              <w:top w:val="single" w:sz="6" w:space="0" w:color="auto"/>
              <w:left w:val="nil"/>
              <w:bottom w:val="single" w:sz="6" w:space="0" w:color="auto"/>
              <w:right w:val="single" w:sz="4" w:space="0" w:color="auto"/>
            </w:tcBorders>
            <w:vAlign w:val="center"/>
          </w:tcPr>
          <w:p w14:paraId="45339D04" w14:textId="2CDC08ED" w:rsidR="009834A3" w:rsidRDefault="00BE2344" w:rsidP="00954FDF">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Yes    </w:t>
            </w:r>
            <w:r>
              <w:rPr>
                <w:rFonts w:ascii="Calibri" w:hAnsi="Calibri"/>
                <w:bCs/>
                <w:sz w:val="18"/>
              </w:rPr>
              <w:sym w:font="Wingdings" w:char="F06F"/>
            </w:r>
            <w:r>
              <w:rPr>
                <w:rFonts w:ascii="Calibri" w:hAnsi="Calibri"/>
                <w:bCs/>
                <w:sz w:val="18"/>
              </w:rPr>
              <w:t xml:space="preserve"> No</w:t>
            </w:r>
          </w:p>
        </w:tc>
      </w:tr>
      <w:tr w:rsidR="00BE2344" w:rsidRPr="009B3A0C" w14:paraId="11467A8F" w14:textId="77777777" w:rsidTr="00954FDF">
        <w:trPr>
          <w:gridAfter w:val="1"/>
          <w:wAfter w:w="73" w:type="dxa"/>
          <w:cantSplit/>
          <w:trHeight w:val="292"/>
        </w:trPr>
        <w:tc>
          <w:tcPr>
            <w:tcW w:w="679" w:type="dxa"/>
            <w:tcBorders>
              <w:top w:val="single" w:sz="6" w:space="0" w:color="auto"/>
              <w:left w:val="single" w:sz="4" w:space="0" w:color="auto"/>
              <w:bottom w:val="single" w:sz="6" w:space="0" w:color="auto"/>
            </w:tcBorders>
            <w:vAlign w:val="center"/>
          </w:tcPr>
          <w:p w14:paraId="00B0041B" w14:textId="77777777" w:rsidR="00327DD3" w:rsidRPr="009B3A0C" w:rsidRDefault="00327DD3" w:rsidP="009834A3">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21</w:t>
            </w:r>
          </w:p>
        </w:tc>
        <w:tc>
          <w:tcPr>
            <w:tcW w:w="11521" w:type="dxa"/>
            <w:gridSpan w:val="15"/>
            <w:tcBorders>
              <w:top w:val="single" w:sz="6" w:space="0" w:color="auto"/>
              <w:bottom w:val="single" w:sz="6" w:space="0" w:color="auto"/>
            </w:tcBorders>
            <w:vAlign w:val="center"/>
          </w:tcPr>
          <w:p w14:paraId="7B9A2485" w14:textId="77777777" w:rsidR="00327DD3" w:rsidRDefault="00327DD3" w:rsidP="009834A3">
            <w:pPr>
              <w:keepNext/>
              <w:rPr>
                <w:rFonts w:ascii="Calibri" w:hAnsi="Calibri"/>
                <w:sz w:val="18"/>
                <w:szCs w:val="18"/>
              </w:rPr>
            </w:pPr>
            <w:r>
              <w:rPr>
                <w:rFonts w:ascii="Calibri" w:hAnsi="Calibri"/>
                <w:sz w:val="18"/>
                <w:szCs w:val="18"/>
              </w:rPr>
              <w:t>Proposed Fenestration U-factor (Windows)</w:t>
            </w:r>
          </w:p>
        </w:tc>
        <w:tc>
          <w:tcPr>
            <w:tcW w:w="2325" w:type="dxa"/>
            <w:gridSpan w:val="3"/>
            <w:tcBorders>
              <w:top w:val="single" w:sz="6" w:space="0" w:color="auto"/>
              <w:bottom w:val="single" w:sz="6" w:space="0" w:color="auto"/>
              <w:right w:val="single" w:sz="4" w:space="0" w:color="auto"/>
            </w:tcBorders>
            <w:vAlign w:val="center"/>
          </w:tcPr>
          <w:p w14:paraId="637802AB" w14:textId="77777777" w:rsidR="00327DD3" w:rsidRPr="009B3A0C" w:rsidRDefault="00327DD3" w:rsidP="009834A3">
            <w:pPr>
              <w:keepNext/>
              <w:jc w:val="center"/>
              <w:rPr>
                <w:rFonts w:ascii="Calibri" w:hAnsi="Calibri"/>
                <w:sz w:val="18"/>
                <w:szCs w:val="18"/>
              </w:rPr>
            </w:pPr>
          </w:p>
        </w:tc>
      </w:tr>
      <w:tr w:rsidR="00BE2344" w:rsidRPr="009B3A0C" w14:paraId="5C5B7B75" w14:textId="77777777" w:rsidTr="00954FDF">
        <w:trPr>
          <w:gridAfter w:val="1"/>
          <w:wAfter w:w="73" w:type="dxa"/>
          <w:cantSplit/>
          <w:trHeight w:val="292"/>
        </w:trPr>
        <w:tc>
          <w:tcPr>
            <w:tcW w:w="679" w:type="dxa"/>
            <w:tcBorders>
              <w:top w:val="single" w:sz="6" w:space="0" w:color="auto"/>
              <w:left w:val="single" w:sz="4" w:space="0" w:color="auto"/>
              <w:bottom w:val="single" w:sz="6" w:space="0" w:color="auto"/>
            </w:tcBorders>
            <w:vAlign w:val="center"/>
          </w:tcPr>
          <w:p w14:paraId="616A584B" w14:textId="77777777" w:rsidR="00327DD3" w:rsidRPr="009B3A0C" w:rsidRDefault="00327DD3" w:rsidP="009834A3">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22</w:t>
            </w:r>
          </w:p>
        </w:tc>
        <w:tc>
          <w:tcPr>
            <w:tcW w:w="11521" w:type="dxa"/>
            <w:gridSpan w:val="15"/>
            <w:tcBorders>
              <w:top w:val="single" w:sz="6" w:space="0" w:color="auto"/>
              <w:bottom w:val="single" w:sz="6" w:space="0" w:color="auto"/>
            </w:tcBorders>
            <w:vAlign w:val="center"/>
          </w:tcPr>
          <w:p w14:paraId="47CA19E0" w14:textId="77777777" w:rsidR="00327DD3" w:rsidRDefault="00327DD3" w:rsidP="009834A3">
            <w:pPr>
              <w:keepNext/>
              <w:rPr>
                <w:rFonts w:ascii="Calibri" w:hAnsi="Calibri"/>
                <w:sz w:val="18"/>
                <w:szCs w:val="18"/>
              </w:rPr>
            </w:pPr>
            <w:r>
              <w:rPr>
                <w:rFonts w:ascii="Calibri" w:hAnsi="Calibri"/>
                <w:sz w:val="18"/>
                <w:szCs w:val="18"/>
              </w:rPr>
              <w:t>Required Fenestration U-factor (Windows)</w:t>
            </w:r>
          </w:p>
        </w:tc>
        <w:tc>
          <w:tcPr>
            <w:tcW w:w="2325" w:type="dxa"/>
            <w:gridSpan w:val="3"/>
            <w:tcBorders>
              <w:top w:val="single" w:sz="6" w:space="0" w:color="auto"/>
              <w:bottom w:val="single" w:sz="6" w:space="0" w:color="auto"/>
              <w:right w:val="single" w:sz="4" w:space="0" w:color="auto"/>
            </w:tcBorders>
            <w:vAlign w:val="bottom"/>
          </w:tcPr>
          <w:p w14:paraId="2F4F7E0B" w14:textId="77777777" w:rsidR="00327DD3" w:rsidRPr="009B3A0C" w:rsidRDefault="00327DD3" w:rsidP="009834A3">
            <w:pPr>
              <w:keepNext/>
              <w:jc w:val="center"/>
              <w:rPr>
                <w:rFonts w:ascii="Calibri" w:hAnsi="Calibri"/>
                <w:sz w:val="18"/>
                <w:szCs w:val="18"/>
              </w:rPr>
            </w:pPr>
          </w:p>
        </w:tc>
      </w:tr>
      <w:tr w:rsidR="00BE2344" w:rsidRPr="009B3A0C" w14:paraId="5E77F10D" w14:textId="77777777" w:rsidTr="00954FDF">
        <w:trPr>
          <w:gridAfter w:val="1"/>
          <w:wAfter w:w="73" w:type="dxa"/>
          <w:cantSplit/>
          <w:trHeight w:val="292"/>
        </w:trPr>
        <w:tc>
          <w:tcPr>
            <w:tcW w:w="679" w:type="dxa"/>
            <w:tcBorders>
              <w:top w:val="single" w:sz="6" w:space="0" w:color="auto"/>
              <w:left w:val="single" w:sz="4" w:space="0" w:color="auto"/>
              <w:bottom w:val="single" w:sz="6" w:space="0" w:color="auto"/>
            </w:tcBorders>
            <w:vAlign w:val="center"/>
          </w:tcPr>
          <w:p w14:paraId="6AF7D43A" w14:textId="77777777" w:rsidR="00BE2344" w:rsidRPr="009B3A0C" w:rsidRDefault="00BE2344" w:rsidP="009834A3">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23</w:t>
            </w:r>
          </w:p>
        </w:tc>
        <w:tc>
          <w:tcPr>
            <w:tcW w:w="2673" w:type="dxa"/>
            <w:gridSpan w:val="3"/>
            <w:tcBorders>
              <w:top w:val="single" w:sz="6" w:space="0" w:color="auto"/>
              <w:bottom w:val="single" w:sz="6" w:space="0" w:color="auto"/>
            </w:tcBorders>
            <w:vAlign w:val="center"/>
          </w:tcPr>
          <w:p w14:paraId="40959ECB" w14:textId="77777777" w:rsidR="00BE2344" w:rsidRDefault="00BE2344" w:rsidP="009834A3">
            <w:pPr>
              <w:keepNext/>
              <w:rPr>
                <w:rFonts w:ascii="Calibri" w:hAnsi="Calibri"/>
                <w:sz w:val="18"/>
                <w:szCs w:val="18"/>
              </w:rPr>
            </w:pPr>
            <w:r>
              <w:rPr>
                <w:rFonts w:ascii="Calibri" w:hAnsi="Calibri"/>
                <w:sz w:val="18"/>
                <w:szCs w:val="18"/>
              </w:rPr>
              <w:t>Compliance Statement</w:t>
            </w:r>
          </w:p>
        </w:tc>
        <w:tc>
          <w:tcPr>
            <w:tcW w:w="8964" w:type="dxa"/>
            <w:gridSpan w:val="13"/>
            <w:tcBorders>
              <w:top w:val="single" w:sz="6" w:space="0" w:color="auto"/>
              <w:bottom w:val="single" w:sz="6" w:space="0" w:color="auto"/>
              <w:right w:val="nil"/>
            </w:tcBorders>
            <w:vAlign w:val="center"/>
          </w:tcPr>
          <w:p w14:paraId="677C2B2A" w14:textId="77777777" w:rsidR="00BE2344" w:rsidRDefault="00BE2344" w:rsidP="009834A3">
            <w:pPr>
              <w:keepNext/>
              <w:rPr>
                <w:rFonts w:ascii="Calibri" w:hAnsi="Calibri"/>
                <w:sz w:val="18"/>
                <w:szCs w:val="18"/>
              </w:rPr>
            </w:pPr>
            <w:r>
              <w:rPr>
                <w:rFonts w:ascii="Calibri" w:hAnsi="Calibri"/>
                <w:sz w:val="18"/>
                <w:szCs w:val="18"/>
              </w:rPr>
              <w:t>Proposed Fenestration U-factor ≤ Required Fenestration U-factor</w:t>
            </w:r>
          </w:p>
        </w:tc>
        <w:tc>
          <w:tcPr>
            <w:tcW w:w="2209" w:type="dxa"/>
            <w:gridSpan w:val="2"/>
            <w:tcBorders>
              <w:top w:val="single" w:sz="6" w:space="0" w:color="auto"/>
              <w:left w:val="nil"/>
              <w:bottom w:val="single" w:sz="6" w:space="0" w:color="auto"/>
              <w:right w:val="single" w:sz="4" w:space="0" w:color="auto"/>
            </w:tcBorders>
            <w:vAlign w:val="center"/>
          </w:tcPr>
          <w:p w14:paraId="46F9B6F9" w14:textId="104F2486" w:rsidR="00BE2344" w:rsidRDefault="00BE2344">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Yes    </w:t>
            </w:r>
            <w:r>
              <w:rPr>
                <w:rFonts w:ascii="Calibri" w:hAnsi="Calibri"/>
                <w:bCs/>
                <w:sz w:val="18"/>
              </w:rPr>
              <w:sym w:font="Wingdings" w:char="F06F"/>
            </w:r>
            <w:r>
              <w:rPr>
                <w:rFonts w:ascii="Calibri" w:hAnsi="Calibri"/>
                <w:bCs/>
                <w:sz w:val="18"/>
              </w:rPr>
              <w:t xml:space="preserve"> No</w:t>
            </w:r>
          </w:p>
        </w:tc>
      </w:tr>
      <w:tr w:rsidR="00BE2344" w:rsidRPr="009B3A0C" w14:paraId="343734B4" w14:textId="77777777" w:rsidTr="00954FDF">
        <w:trPr>
          <w:gridAfter w:val="1"/>
          <w:wAfter w:w="73" w:type="dxa"/>
          <w:cantSplit/>
          <w:trHeight w:val="292"/>
        </w:trPr>
        <w:tc>
          <w:tcPr>
            <w:tcW w:w="679" w:type="dxa"/>
            <w:tcBorders>
              <w:top w:val="single" w:sz="6" w:space="0" w:color="auto"/>
              <w:left w:val="single" w:sz="4" w:space="0" w:color="auto"/>
              <w:bottom w:val="single" w:sz="6" w:space="0" w:color="auto"/>
            </w:tcBorders>
            <w:vAlign w:val="center"/>
          </w:tcPr>
          <w:p w14:paraId="5042E307" w14:textId="77777777" w:rsidR="00327DD3" w:rsidRPr="009B3A0C" w:rsidRDefault="00327DD3" w:rsidP="009834A3">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24</w:t>
            </w:r>
          </w:p>
        </w:tc>
        <w:tc>
          <w:tcPr>
            <w:tcW w:w="11521" w:type="dxa"/>
            <w:gridSpan w:val="15"/>
            <w:tcBorders>
              <w:top w:val="single" w:sz="6" w:space="0" w:color="auto"/>
              <w:bottom w:val="single" w:sz="6" w:space="0" w:color="auto"/>
            </w:tcBorders>
            <w:vAlign w:val="center"/>
          </w:tcPr>
          <w:p w14:paraId="310C646D" w14:textId="77777777" w:rsidR="00327DD3" w:rsidRDefault="00327DD3" w:rsidP="009834A3">
            <w:pPr>
              <w:keepNext/>
              <w:rPr>
                <w:rFonts w:ascii="Calibri" w:hAnsi="Calibri"/>
                <w:sz w:val="18"/>
                <w:szCs w:val="18"/>
              </w:rPr>
            </w:pPr>
            <w:r>
              <w:rPr>
                <w:rFonts w:ascii="Calibri" w:hAnsi="Calibri"/>
                <w:sz w:val="18"/>
                <w:szCs w:val="18"/>
              </w:rPr>
              <w:t>Proposed Fenestration SHGC (Windows)</w:t>
            </w:r>
          </w:p>
        </w:tc>
        <w:tc>
          <w:tcPr>
            <w:tcW w:w="2325" w:type="dxa"/>
            <w:gridSpan w:val="3"/>
            <w:tcBorders>
              <w:top w:val="single" w:sz="6" w:space="0" w:color="auto"/>
              <w:bottom w:val="single" w:sz="6" w:space="0" w:color="auto"/>
              <w:right w:val="single" w:sz="4" w:space="0" w:color="auto"/>
            </w:tcBorders>
            <w:vAlign w:val="bottom"/>
          </w:tcPr>
          <w:p w14:paraId="43757E1E" w14:textId="77777777" w:rsidR="00327DD3" w:rsidRPr="009B3A0C" w:rsidRDefault="00327DD3" w:rsidP="009834A3">
            <w:pPr>
              <w:keepNext/>
              <w:jc w:val="center"/>
              <w:rPr>
                <w:rFonts w:ascii="Calibri" w:hAnsi="Calibri"/>
                <w:sz w:val="18"/>
                <w:szCs w:val="18"/>
              </w:rPr>
            </w:pPr>
          </w:p>
        </w:tc>
      </w:tr>
      <w:tr w:rsidR="00BE2344" w:rsidRPr="009B3A0C" w14:paraId="35915040" w14:textId="77777777" w:rsidTr="00954FDF">
        <w:trPr>
          <w:gridAfter w:val="1"/>
          <w:wAfter w:w="73" w:type="dxa"/>
          <w:cantSplit/>
          <w:trHeight w:val="292"/>
        </w:trPr>
        <w:tc>
          <w:tcPr>
            <w:tcW w:w="679" w:type="dxa"/>
            <w:tcBorders>
              <w:top w:val="single" w:sz="6" w:space="0" w:color="auto"/>
              <w:left w:val="single" w:sz="4" w:space="0" w:color="auto"/>
              <w:bottom w:val="single" w:sz="6" w:space="0" w:color="auto"/>
            </w:tcBorders>
            <w:vAlign w:val="center"/>
          </w:tcPr>
          <w:p w14:paraId="3A2B1193" w14:textId="77777777" w:rsidR="00327DD3" w:rsidRPr="009B3A0C" w:rsidRDefault="00327DD3" w:rsidP="009834A3">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25</w:t>
            </w:r>
          </w:p>
        </w:tc>
        <w:tc>
          <w:tcPr>
            <w:tcW w:w="11521" w:type="dxa"/>
            <w:gridSpan w:val="15"/>
            <w:tcBorders>
              <w:top w:val="single" w:sz="6" w:space="0" w:color="auto"/>
              <w:bottom w:val="single" w:sz="6" w:space="0" w:color="auto"/>
            </w:tcBorders>
            <w:vAlign w:val="center"/>
          </w:tcPr>
          <w:p w14:paraId="214E0E65" w14:textId="77777777" w:rsidR="00327DD3" w:rsidRDefault="00327DD3" w:rsidP="009834A3">
            <w:pPr>
              <w:keepNext/>
              <w:rPr>
                <w:rFonts w:ascii="Calibri" w:hAnsi="Calibri"/>
                <w:sz w:val="18"/>
                <w:szCs w:val="18"/>
              </w:rPr>
            </w:pPr>
            <w:r>
              <w:rPr>
                <w:rFonts w:ascii="Calibri" w:hAnsi="Calibri"/>
                <w:sz w:val="18"/>
                <w:szCs w:val="18"/>
              </w:rPr>
              <w:t>Required Fenestration SHGC (Windows)</w:t>
            </w:r>
          </w:p>
        </w:tc>
        <w:tc>
          <w:tcPr>
            <w:tcW w:w="2325" w:type="dxa"/>
            <w:gridSpan w:val="3"/>
            <w:tcBorders>
              <w:top w:val="single" w:sz="6" w:space="0" w:color="auto"/>
              <w:bottom w:val="single" w:sz="6" w:space="0" w:color="auto"/>
              <w:right w:val="single" w:sz="4" w:space="0" w:color="auto"/>
            </w:tcBorders>
            <w:vAlign w:val="bottom"/>
          </w:tcPr>
          <w:p w14:paraId="4A8AF1F0" w14:textId="77777777" w:rsidR="00327DD3" w:rsidRPr="009B3A0C" w:rsidRDefault="00327DD3" w:rsidP="009834A3">
            <w:pPr>
              <w:keepNext/>
              <w:jc w:val="center"/>
              <w:rPr>
                <w:rFonts w:ascii="Calibri" w:hAnsi="Calibri"/>
                <w:sz w:val="18"/>
                <w:szCs w:val="18"/>
              </w:rPr>
            </w:pPr>
          </w:p>
        </w:tc>
      </w:tr>
      <w:tr w:rsidR="00BE2344" w:rsidRPr="009B3A0C" w14:paraId="6BC00717" w14:textId="77777777" w:rsidTr="00954FDF">
        <w:trPr>
          <w:gridAfter w:val="1"/>
          <w:wAfter w:w="73" w:type="dxa"/>
          <w:cantSplit/>
          <w:trHeight w:val="292"/>
        </w:trPr>
        <w:tc>
          <w:tcPr>
            <w:tcW w:w="679" w:type="dxa"/>
            <w:tcBorders>
              <w:top w:val="single" w:sz="6" w:space="0" w:color="auto"/>
              <w:left w:val="single" w:sz="4" w:space="0" w:color="auto"/>
              <w:bottom w:val="single" w:sz="4" w:space="0" w:color="auto"/>
            </w:tcBorders>
            <w:vAlign w:val="center"/>
          </w:tcPr>
          <w:p w14:paraId="23869338" w14:textId="77777777" w:rsidR="00BE2344" w:rsidRPr="009B3A0C" w:rsidRDefault="00BE2344" w:rsidP="009834A3">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26</w:t>
            </w:r>
          </w:p>
        </w:tc>
        <w:tc>
          <w:tcPr>
            <w:tcW w:w="2673" w:type="dxa"/>
            <w:gridSpan w:val="3"/>
            <w:tcBorders>
              <w:top w:val="single" w:sz="6" w:space="0" w:color="auto"/>
              <w:bottom w:val="single" w:sz="4" w:space="0" w:color="auto"/>
            </w:tcBorders>
            <w:vAlign w:val="center"/>
          </w:tcPr>
          <w:p w14:paraId="7CCA900D" w14:textId="77777777" w:rsidR="00BE2344" w:rsidRDefault="00BE2344" w:rsidP="009834A3">
            <w:pPr>
              <w:keepNext/>
              <w:rPr>
                <w:rFonts w:ascii="Calibri" w:hAnsi="Calibri"/>
                <w:sz w:val="18"/>
                <w:szCs w:val="18"/>
              </w:rPr>
            </w:pPr>
            <w:r>
              <w:rPr>
                <w:rFonts w:ascii="Calibri" w:hAnsi="Calibri"/>
                <w:sz w:val="18"/>
                <w:szCs w:val="18"/>
              </w:rPr>
              <w:t>Compliance Statement</w:t>
            </w:r>
          </w:p>
        </w:tc>
        <w:tc>
          <w:tcPr>
            <w:tcW w:w="8848" w:type="dxa"/>
            <w:gridSpan w:val="12"/>
            <w:tcBorders>
              <w:top w:val="single" w:sz="6" w:space="0" w:color="auto"/>
              <w:bottom w:val="single" w:sz="4" w:space="0" w:color="auto"/>
              <w:right w:val="nil"/>
            </w:tcBorders>
            <w:vAlign w:val="center"/>
          </w:tcPr>
          <w:p w14:paraId="53ED17CB" w14:textId="77777777" w:rsidR="00BE2344" w:rsidRDefault="00BE2344" w:rsidP="00BE2344">
            <w:pPr>
              <w:keepNext/>
              <w:rPr>
                <w:rFonts w:ascii="Calibri" w:hAnsi="Calibri"/>
                <w:sz w:val="18"/>
                <w:szCs w:val="18"/>
              </w:rPr>
            </w:pPr>
            <w:r>
              <w:rPr>
                <w:rFonts w:ascii="Calibri" w:hAnsi="Calibri"/>
                <w:sz w:val="18"/>
                <w:szCs w:val="18"/>
              </w:rPr>
              <w:t>Proposed Fenestration SHGC ≤ Required Fenestration SHGC</w:t>
            </w:r>
          </w:p>
        </w:tc>
        <w:tc>
          <w:tcPr>
            <w:tcW w:w="2325" w:type="dxa"/>
            <w:gridSpan w:val="3"/>
            <w:tcBorders>
              <w:top w:val="single" w:sz="6" w:space="0" w:color="auto"/>
              <w:left w:val="nil"/>
              <w:bottom w:val="single" w:sz="4" w:space="0" w:color="auto"/>
              <w:right w:val="single" w:sz="4" w:space="0" w:color="auto"/>
            </w:tcBorders>
            <w:vAlign w:val="center"/>
          </w:tcPr>
          <w:p w14:paraId="02053238" w14:textId="1A07B083" w:rsidR="00BE2344" w:rsidRDefault="004A0D9C" w:rsidP="00954FDF">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Yes    </w:t>
            </w:r>
            <w:r>
              <w:rPr>
                <w:rFonts w:ascii="Calibri" w:hAnsi="Calibri"/>
                <w:bCs/>
                <w:sz w:val="18"/>
              </w:rPr>
              <w:sym w:font="Wingdings" w:char="F06F"/>
            </w:r>
            <w:r>
              <w:rPr>
                <w:rFonts w:ascii="Calibri" w:hAnsi="Calibri"/>
                <w:bCs/>
                <w:sz w:val="18"/>
              </w:rPr>
              <w:t xml:space="preserve"> No</w:t>
            </w:r>
          </w:p>
        </w:tc>
      </w:tr>
      <w:tr w:rsidR="00BE2344" w:rsidRPr="009B3A0C" w14:paraId="3F484F58" w14:textId="77777777" w:rsidTr="00954FDF">
        <w:trPr>
          <w:gridAfter w:val="1"/>
          <w:wAfter w:w="73" w:type="dxa"/>
          <w:cantSplit/>
          <w:trHeight w:val="292"/>
        </w:trPr>
        <w:tc>
          <w:tcPr>
            <w:tcW w:w="679" w:type="dxa"/>
            <w:tcBorders>
              <w:top w:val="single" w:sz="6" w:space="0" w:color="auto"/>
              <w:left w:val="single" w:sz="4" w:space="0" w:color="auto"/>
              <w:bottom w:val="single" w:sz="4" w:space="0" w:color="auto"/>
              <w:right w:val="single" w:sz="6" w:space="0" w:color="auto"/>
            </w:tcBorders>
            <w:vAlign w:val="center"/>
          </w:tcPr>
          <w:p w14:paraId="4EDBD457" w14:textId="77777777" w:rsidR="00327DD3" w:rsidRPr="009B3A0C" w:rsidRDefault="00327DD3" w:rsidP="009834A3">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27</w:t>
            </w:r>
          </w:p>
        </w:tc>
        <w:tc>
          <w:tcPr>
            <w:tcW w:w="11521" w:type="dxa"/>
            <w:gridSpan w:val="15"/>
            <w:tcBorders>
              <w:top w:val="single" w:sz="6" w:space="0" w:color="auto"/>
              <w:left w:val="single" w:sz="6" w:space="0" w:color="auto"/>
              <w:bottom w:val="single" w:sz="4" w:space="0" w:color="auto"/>
              <w:right w:val="single" w:sz="6" w:space="0" w:color="auto"/>
            </w:tcBorders>
            <w:vAlign w:val="center"/>
          </w:tcPr>
          <w:p w14:paraId="626DEC03" w14:textId="77777777" w:rsidR="00327DD3" w:rsidRDefault="00327DD3" w:rsidP="009834A3">
            <w:pPr>
              <w:keepNext/>
              <w:rPr>
                <w:rFonts w:ascii="Calibri" w:hAnsi="Calibri"/>
                <w:sz w:val="18"/>
                <w:szCs w:val="18"/>
              </w:rPr>
            </w:pPr>
            <w:r>
              <w:rPr>
                <w:rFonts w:ascii="Calibri" w:hAnsi="Calibri"/>
                <w:sz w:val="18"/>
                <w:szCs w:val="18"/>
              </w:rPr>
              <w:t>Proposed Fenestration U-factor (Skylights)</w:t>
            </w:r>
          </w:p>
        </w:tc>
        <w:tc>
          <w:tcPr>
            <w:tcW w:w="2325" w:type="dxa"/>
            <w:gridSpan w:val="3"/>
            <w:tcBorders>
              <w:top w:val="single" w:sz="6" w:space="0" w:color="auto"/>
              <w:left w:val="single" w:sz="6" w:space="0" w:color="auto"/>
              <w:bottom w:val="single" w:sz="4" w:space="0" w:color="auto"/>
              <w:right w:val="single" w:sz="4" w:space="0" w:color="auto"/>
            </w:tcBorders>
          </w:tcPr>
          <w:p w14:paraId="2E042A33" w14:textId="77777777" w:rsidR="00327DD3" w:rsidRPr="009B3A0C" w:rsidRDefault="00327DD3" w:rsidP="009834A3">
            <w:pPr>
              <w:keepNext/>
              <w:rPr>
                <w:rFonts w:ascii="Calibri" w:hAnsi="Calibri"/>
                <w:sz w:val="18"/>
                <w:szCs w:val="18"/>
              </w:rPr>
            </w:pPr>
          </w:p>
        </w:tc>
      </w:tr>
      <w:tr w:rsidR="00BE2344" w:rsidRPr="009B3A0C" w14:paraId="2D4AEDCB" w14:textId="77777777" w:rsidTr="00954FDF">
        <w:trPr>
          <w:gridAfter w:val="1"/>
          <w:wAfter w:w="73" w:type="dxa"/>
          <w:cantSplit/>
          <w:trHeight w:val="292"/>
        </w:trPr>
        <w:tc>
          <w:tcPr>
            <w:tcW w:w="679" w:type="dxa"/>
            <w:tcBorders>
              <w:top w:val="single" w:sz="6" w:space="0" w:color="auto"/>
              <w:left w:val="single" w:sz="4" w:space="0" w:color="auto"/>
              <w:bottom w:val="single" w:sz="4" w:space="0" w:color="auto"/>
              <w:right w:val="single" w:sz="6" w:space="0" w:color="auto"/>
            </w:tcBorders>
            <w:vAlign w:val="center"/>
          </w:tcPr>
          <w:p w14:paraId="0348ED33" w14:textId="77777777" w:rsidR="00327DD3" w:rsidRPr="009B3A0C" w:rsidRDefault="00327DD3" w:rsidP="009834A3">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28</w:t>
            </w:r>
          </w:p>
        </w:tc>
        <w:tc>
          <w:tcPr>
            <w:tcW w:w="11521" w:type="dxa"/>
            <w:gridSpan w:val="15"/>
            <w:tcBorders>
              <w:top w:val="single" w:sz="6" w:space="0" w:color="auto"/>
              <w:left w:val="single" w:sz="6" w:space="0" w:color="auto"/>
              <w:bottom w:val="single" w:sz="4" w:space="0" w:color="auto"/>
              <w:right w:val="single" w:sz="6" w:space="0" w:color="auto"/>
            </w:tcBorders>
            <w:vAlign w:val="center"/>
          </w:tcPr>
          <w:p w14:paraId="1FC0725B" w14:textId="77777777" w:rsidR="00327DD3" w:rsidRDefault="00327DD3" w:rsidP="009834A3">
            <w:pPr>
              <w:keepNext/>
              <w:rPr>
                <w:rFonts w:ascii="Calibri" w:hAnsi="Calibri"/>
                <w:sz w:val="18"/>
                <w:szCs w:val="18"/>
              </w:rPr>
            </w:pPr>
            <w:r>
              <w:rPr>
                <w:rFonts w:ascii="Calibri" w:hAnsi="Calibri"/>
                <w:sz w:val="18"/>
                <w:szCs w:val="18"/>
              </w:rPr>
              <w:t>Required Fenestration U-factor (Skylights)</w:t>
            </w:r>
          </w:p>
        </w:tc>
        <w:tc>
          <w:tcPr>
            <w:tcW w:w="2325" w:type="dxa"/>
            <w:gridSpan w:val="3"/>
            <w:tcBorders>
              <w:top w:val="single" w:sz="6" w:space="0" w:color="auto"/>
              <w:left w:val="single" w:sz="6" w:space="0" w:color="auto"/>
              <w:bottom w:val="single" w:sz="4" w:space="0" w:color="auto"/>
              <w:right w:val="single" w:sz="4" w:space="0" w:color="auto"/>
            </w:tcBorders>
          </w:tcPr>
          <w:p w14:paraId="34EFC2B6" w14:textId="77777777" w:rsidR="00327DD3" w:rsidRPr="009B3A0C" w:rsidRDefault="00327DD3" w:rsidP="009834A3">
            <w:pPr>
              <w:keepNext/>
              <w:rPr>
                <w:rFonts w:ascii="Calibri" w:hAnsi="Calibri"/>
                <w:sz w:val="18"/>
                <w:szCs w:val="18"/>
              </w:rPr>
            </w:pPr>
          </w:p>
        </w:tc>
      </w:tr>
      <w:tr w:rsidR="00BE2344" w14:paraId="2A2DA2D1" w14:textId="77777777" w:rsidTr="00954FDF">
        <w:trPr>
          <w:gridAfter w:val="1"/>
          <w:wAfter w:w="73" w:type="dxa"/>
          <w:cantSplit/>
          <w:trHeight w:val="292"/>
        </w:trPr>
        <w:tc>
          <w:tcPr>
            <w:tcW w:w="679" w:type="dxa"/>
            <w:tcBorders>
              <w:top w:val="single" w:sz="6" w:space="0" w:color="auto"/>
              <w:left w:val="single" w:sz="4" w:space="0" w:color="auto"/>
              <w:bottom w:val="single" w:sz="4" w:space="0" w:color="auto"/>
              <w:right w:val="single" w:sz="6" w:space="0" w:color="auto"/>
            </w:tcBorders>
            <w:vAlign w:val="center"/>
          </w:tcPr>
          <w:p w14:paraId="3BDB5491" w14:textId="77777777" w:rsidR="00BE2344" w:rsidRPr="009B3A0C" w:rsidRDefault="00BE2344" w:rsidP="009834A3">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29</w:t>
            </w:r>
          </w:p>
        </w:tc>
        <w:tc>
          <w:tcPr>
            <w:tcW w:w="2673" w:type="dxa"/>
            <w:gridSpan w:val="3"/>
            <w:tcBorders>
              <w:top w:val="single" w:sz="6" w:space="0" w:color="auto"/>
              <w:left w:val="single" w:sz="6" w:space="0" w:color="auto"/>
              <w:bottom w:val="single" w:sz="4" w:space="0" w:color="auto"/>
              <w:right w:val="single" w:sz="6" w:space="0" w:color="auto"/>
            </w:tcBorders>
            <w:vAlign w:val="center"/>
          </w:tcPr>
          <w:p w14:paraId="684818AA" w14:textId="77777777" w:rsidR="00BE2344" w:rsidRDefault="00BE2344" w:rsidP="009834A3">
            <w:pPr>
              <w:keepNext/>
              <w:rPr>
                <w:rFonts w:ascii="Calibri" w:hAnsi="Calibri"/>
                <w:sz w:val="18"/>
                <w:szCs w:val="18"/>
              </w:rPr>
            </w:pPr>
            <w:r>
              <w:rPr>
                <w:rFonts w:ascii="Calibri" w:hAnsi="Calibri"/>
                <w:sz w:val="18"/>
                <w:szCs w:val="18"/>
              </w:rPr>
              <w:t>Compliance Statement</w:t>
            </w:r>
          </w:p>
        </w:tc>
        <w:tc>
          <w:tcPr>
            <w:tcW w:w="8848" w:type="dxa"/>
            <w:gridSpan w:val="12"/>
            <w:tcBorders>
              <w:top w:val="single" w:sz="6" w:space="0" w:color="auto"/>
              <w:left w:val="single" w:sz="6" w:space="0" w:color="auto"/>
              <w:bottom w:val="single" w:sz="4" w:space="0" w:color="auto"/>
              <w:right w:val="nil"/>
            </w:tcBorders>
            <w:vAlign w:val="center"/>
          </w:tcPr>
          <w:p w14:paraId="1F8EBB65" w14:textId="77777777" w:rsidR="00BE2344" w:rsidRDefault="00BE2344" w:rsidP="00BE2344">
            <w:pPr>
              <w:keepNext/>
              <w:rPr>
                <w:rFonts w:ascii="Calibri" w:hAnsi="Calibri"/>
                <w:sz w:val="18"/>
                <w:szCs w:val="18"/>
              </w:rPr>
            </w:pPr>
            <w:r>
              <w:rPr>
                <w:rFonts w:ascii="Calibri" w:hAnsi="Calibri"/>
                <w:sz w:val="18"/>
                <w:szCs w:val="18"/>
              </w:rPr>
              <w:t>Proposed Fenestration U-factor ≤ Required Fenestration U-factor</w:t>
            </w:r>
          </w:p>
        </w:tc>
        <w:tc>
          <w:tcPr>
            <w:tcW w:w="2325" w:type="dxa"/>
            <w:gridSpan w:val="3"/>
            <w:tcBorders>
              <w:top w:val="single" w:sz="6" w:space="0" w:color="auto"/>
              <w:left w:val="nil"/>
              <w:bottom w:val="single" w:sz="4" w:space="0" w:color="auto"/>
              <w:right w:val="single" w:sz="4" w:space="0" w:color="auto"/>
            </w:tcBorders>
            <w:vAlign w:val="center"/>
          </w:tcPr>
          <w:p w14:paraId="30E7115E" w14:textId="340B53C1" w:rsidR="00BE2344" w:rsidRDefault="004A0D9C" w:rsidP="00954FDF">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Yes    </w:t>
            </w:r>
            <w:r>
              <w:rPr>
                <w:rFonts w:ascii="Calibri" w:hAnsi="Calibri"/>
                <w:bCs/>
                <w:sz w:val="18"/>
              </w:rPr>
              <w:sym w:font="Wingdings" w:char="F06F"/>
            </w:r>
            <w:r>
              <w:rPr>
                <w:rFonts w:ascii="Calibri" w:hAnsi="Calibri"/>
                <w:bCs/>
                <w:sz w:val="18"/>
              </w:rPr>
              <w:t xml:space="preserve"> No</w:t>
            </w:r>
          </w:p>
        </w:tc>
      </w:tr>
      <w:tr w:rsidR="00BE2344" w:rsidRPr="009B3A0C" w14:paraId="080E5E7A" w14:textId="77777777" w:rsidTr="00954FDF">
        <w:trPr>
          <w:gridAfter w:val="1"/>
          <w:wAfter w:w="73" w:type="dxa"/>
          <w:cantSplit/>
          <w:trHeight w:val="292"/>
        </w:trPr>
        <w:tc>
          <w:tcPr>
            <w:tcW w:w="679" w:type="dxa"/>
            <w:tcBorders>
              <w:top w:val="single" w:sz="6" w:space="0" w:color="auto"/>
              <w:left w:val="single" w:sz="4" w:space="0" w:color="auto"/>
              <w:bottom w:val="single" w:sz="4" w:space="0" w:color="auto"/>
              <w:right w:val="single" w:sz="6" w:space="0" w:color="auto"/>
            </w:tcBorders>
            <w:vAlign w:val="center"/>
          </w:tcPr>
          <w:p w14:paraId="1E217696" w14:textId="77777777" w:rsidR="00327DD3" w:rsidRPr="009B3A0C" w:rsidRDefault="00327DD3" w:rsidP="009834A3">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30</w:t>
            </w:r>
          </w:p>
        </w:tc>
        <w:tc>
          <w:tcPr>
            <w:tcW w:w="11521" w:type="dxa"/>
            <w:gridSpan w:val="15"/>
            <w:tcBorders>
              <w:top w:val="single" w:sz="6" w:space="0" w:color="auto"/>
              <w:left w:val="single" w:sz="6" w:space="0" w:color="auto"/>
              <w:bottom w:val="single" w:sz="4" w:space="0" w:color="auto"/>
              <w:right w:val="single" w:sz="6" w:space="0" w:color="auto"/>
            </w:tcBorders>
            <w:vAlign w:val="center"/>
          </w:tcPr>
          <w:p w14:paraId="04CF1D35" w14:textId="77777777" w:rsidR="00327DD3" w:rsidRDefault="00327DD3" w:rsidP="009834A3">
            <w:pPr>
              <w:keepNext/>
              <w:rPr>
                <w:rFonts w:ascii="Calibri" w:hAnsi="Calibri"/>
                <w:sz w:val="18"/>
                <w:szCs w:val="18"/>
              </w:rPr>
            </w:pPr>
            <w:r>
              <w:rPr>
                <w:rFonts w:ascii="Calibri" w:hAnsi="Calibri"/>
                <w:sz w:val="18"/>
                <w:szCs w:val="18"/>
              </w:rPr>
              <w:t>Proposed Fenestration SHGC (Skylights)</w:t>
            </w:r>
          </w:p>
        </w:tc>
        <w:tc>
          <w:tcPr>
            <w:tcW w:w="2325" w:type="dxa"/>
            <w:gridSpan w:val="3"/>
            <w:tcBorders>
              <w:top w:val="single" w:sz="6" w:space="0" w:color="auto"/>
              <w:left w:val="single" w:sz="6" w:space="0" w:color="auto"/>
              <w:bottom w:val="single" w:sz="4" w:space="0" w:color="auto"/>
              <w:right w:val="single" w:sz="4" w:space="0" w:color="auto"/>
            </w:tcBorders>
          </w:tcPr>
          <w:p w14:paraId="18A01D06" w14:textId="77777777" w:rsidR="00327DD3" w:rsidRPr="009B3A0C" w:rsidRDefault="00327DD3" w:rsidP="009834A3">
            <w:pPr>
              <w:keepNext/>
              <w:rPr>
                <w:rFonts w:ascii="Calibri" w:hAnsi="Calibri"/>
                <w:sz w:val="18"/>
                <w:szCs w:val="18"/>
              </w:rPr>
            </w:pPr>
          </w:p>
        </w:tc>
      </w:tr>
      <w:tr w:rsidR="00BE2344" w:rsidRPr="009B3A0C" w14:paraId="4D9DAC54" w14:textId="77777777" w:rsidTr="00954FDF">
        <w:trPr>
          <w:gridAfter w:val="1"/>
          <w:wAfter w:w="73" w:type="dxa"/>
          <w:cantSplit/>
          <w:trHeight w:val="292"/>
        </w:trPr>
        <w:tc>
          <w:tcPr>
            <w:tcW w:w="679" w:type="dxa"/>
            <w:tcBorders>
              <w:top w:val="single" w:sz="6" w:space="0" w:color="auto"/>
              <w:left w:val="single" w:sz="4" w:space="0" w:color="auto"/>
              <w:bottom w:val="single" w:sz="4" w:space="0" w:color="auto"/>
              <w:right w:val="single" w:sz="6" w:space="0" w:color="auto"/>
            </w:tcBorders>
            <w:vAlign w:val="center"/>
          </w:tcPr>
          <w:p w14:paraId="238A4615" w14:textId="77777777" w:rsidR="00327DD3" w:rsidRPr="009B3A0C" w:rsidRDefault="00327DD3" w:rsidP="009834A3">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31</w:t>
            </w:r>
          </w:p>
        </w:tc>
        <w:tc>
          <w:tcPr>
            <w:tcW w:w="11521" w:type="dxa"/>
            <w:gridSpan w:val="15"/>
            <w:tcBorders>
              <w:top w:val="single" w:sz="6" w:space="0" w:color="auto"/>
              <w:left w:val="single" w:sz="6" w:space="0" w:color="auto"/>
              <w:bottom w:val="single" w:sz="4" w:space="0" w:color="auto"/>
              <w:right w:val="single" w:sz="6" w:space="0" w:color="auto"/>
            </w:tcBorders>
            <w:vAlign w:val="center"/>
          </w:tcPr>
          <w:p w14:paraId="0AAF5B0A" w14:textId="77777777" w:rsidR="00327DD3" w:rsidRDefault="00327DD3" w:rsidP="009834A3">
            <w:pPr>
              <w:keepNext/>
              <w:rPr>
                <w:rFonts w:ascii="Calibri" w:hAnsi="Calibri"/>
                <w:sz w:val="18"/>
                <w:szCs w:val="18"/>
              </w:rPr>
            </w:pPr>
            <w:r>
              <w:rPr>
                <w:rFonts w:ascii="Calibri" w:hAnsi="Calibri"/>
                <w:sz w:val="18"/>
                <w:szCs w:val="18"/>
              </w:rPr>
              <w:t>Required Fenestration SHGC (Skylights)</w:t>
            </w:r>
          </w:p>
        </w:tc>
        <w:tc>
          <w:tcPr>
            <w:tcW w:w="2325" w:type="dxa"/>
            <w:gridSpan w:val="3"/>
            <w:tcBorders>
              <w:top w:val="single" w:sz="6" w:space="0" w:color="auto"/>
              <w:left w:val="single" w:sz="6" w:space="0" w:color="auto"/>
              <w:bottom w:val="single" w:sz="4" w:space="0" w:color="auto"/>
              <w:right w:val="single" w:sz="4" w:space="0" w:color="auto"/>
            </w:tcBorders>
          </w:tcPr>
          <w:p w14:paraId="04444615" w14:textId="77777777" w:rsidR="00327DD3" w:rsidRPr="009B3A0C" w:rsidRDefault="00327DD3" w:rsidP="009834A3">
            <w:pPr>
              <w:keepNext/>
              <w:rPr>
                <w:rFonts w:ascii="Calibri" w:hAnsi="Calibri"/>
                <w:sz w:val="18"/>
                <w:szCs w:val="18"/>
              </w:rPr>
            </w:pPr>
          </w:p>
        </w:tc>
      </w:tr>
      <w:tr w:rsidR="004A0D9C" w14:paraId="0B884C12" w14:textId="77777777" w:rsidTr="00954FDF">
        <w:trPr>
          <w:gridAfter w:val="1"/>
          <w:wAfter w:w="73" w:type="dxa"/>
          <w:cantSplit/>
          <w:trHeight w:val="292"/>
        </w:trPr>
        <w:tc>
          <w:tcPr>
            <w:tcW w:w="679" w:type="dxa"/>
            <w:tcBorders>
              <w:top w:val="single" w:sz="6" w:space="0" w:color="auto"/>
              <w:left w:val="single" w:sz="4" w:space="0" w:color="auto"/>
              <w:bottom w:val="single" w:sz="4" w:space="0" w:color="auto"/>
              <w:right w:val="single" w:sz="6" w:space="0" w:color="auto"/>
            </w:tcBorders>
            <w:vAlign w:val="center"/>
          </w:tcPr>
          <w:p w14:paraId="47B30D10" w14:textId="77777777" w:rsidR="00BE2344" w:rsidRPr="009B3A0C" w:rsidRDefault="00BE2344" w:rsidP="009834A3">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32</w:t>
            </w:r>
          </w:p>
        </w:tc>
        <w:tc>
          <w:tcPr>
            <w:tcW w:w="2673" w:type="dxa"/>
            <w:gridSpan w:val="3"/>
            <w:tcBorders>
              <w:top w:val="single" w:sz="6" w:space="0" w:color="auto"/>
              <w:left w:val="single" w:sz="6" w:space="0" w:color="auto"/>
              <w:bottom w:val="single" w:sz="4" w:space="0" w:color="auto"/>
              <w:right w:val="single" w:sz="6" w:space="0" w:color="auto"/>
            </w:tcBorders>
            <w:vAlign w:val="center"/>
          </w:tcPr>
          <w:p w14:paraId="3B0900E5" w14:textId="77777777" w:rsidR="00BE2344" w:rsidRDefault="00BE2344" w:rsidP="009834A3">
            <w:pPr>
              <w:keepNext/>
              <w:rPr>
                <w:rFonts w:ascii="Calibri" w:hAnsi="Calibri"/>
                <w:sz w:val="18"/>
                <w:szCs w:val="18"/>
              </w:rPr>
            </w:pPr>
            <w:r>
              <w:rPr>
                <w:rFonts w:ascii="Calibri" w:hAnsi="Calibri"/>
                <w:sz w:val="18"/>
                <w:szCs w:val="18"/>
              </w:rPr>
              <w:t>Compliance Statement</w:t>
            </w:r>
          </w:p>
        </w:tc>
        <w:tc>
          <w:tcPr>
            <w:tcW w:w="8848" w:type="dxa"/>
            <w:gridSpan w:val="12"/>
            <w:tcBorders>
              <w:top w:val="single" w:sz="6" w:space="0" w:color="auto"/>
              <w:left w:val="single" w:sz="6" w:space="0" w:color="auto"/>
              <w:bottom w:val="single" w:sz="4" w:space="0" w:color="auto"/>
              <w:right w:val="nil"/>
            </w:tcBorders>
            <w:vAlign w:val="center"/>
          </w:tcPr>
          <w:p w14:paraId="794DB0CA" w14:textId="77777777" w:rsidR="00BE2344" w:rsidRDefault="00BE2344" w:rsidP="00BE2344">
            <w:pPr>
              <w:keepNext/>
              <w:rPr>
                <w:rFonts w:ascii="Calibri" w:hAnsi="Calibri"/>
                <w:sz w:val="18"/>
                <w:szCs w:val="18"/>
              </w:rPr>
            </w:pPr>
            <w:r>
              <w:rPr>
                <w:rFonts w:ascii="Calibri" w:hAnsi="Calibri"/>
                <w:sz w:val="18"/>
                <w:szCs w:val="18"/>
              </w:rPr>
              <w:t>Proposed Fenestration SHGC ≤ Required Fenestration SHGC</w:t>
            </w:r>
          </w:p>
        </w:tc>
        <w:tc>
          <w:tcPr>
            <w:tcW w:w="2325" w:type="dxa"/>
            <w:gridSpan w:val="3"/>
            <w:tcBorders>
              <w:top w:val="single" w:sz="6" w:space="0" w:color="auto"/>
              <w:left w:val="nil"/>
              <w:bottom w:val="single" w:sz="4" w:space="0" w:color="auto"/>
              <w:right w:val="single" w:sz="4" w:space="0" w:color="auto"/>
            </w:tcBorders>
            <w:vAlign w:val="center"/>
          </w:tcPr>
          <w:p w14:paraId="6374221D" w14:textId="3198D580" w:rsidR="00BE2344" w:rsidRDefault="004A0D9C" w:rsidP="00954FDF">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Yes    </w:t>
            </w:r>
            <w:r>
              <w:rPr>
                <w:rFonts w:ascii="Calibri" w:hAnsi="Calibri"/>
                <w:bCs/>
                <w:sz w:val="18"/>
              </w:rPr>
              <w:sym w:font="Wingdings" w:char="F06F"/>
            </w:r>
            <w:r>
              <w:rPr>
                <w:rFonts w:ascii="Calibri" w:hAnsi="Calibri"/>
                <w:bCs/>
                <w:sz w:val="18"/>
              </w:rPr>
              <w:t xml:space="preserve"> No</w:t>
            </w:r>
          </w:p>
        </w:tc>
      </w:tr>
      <w:tr w:rsidR="00057045" w:rsidRPr="00C24189" w14:paraId="122A1A93" w14:textId="77777777" w:rsidTr="002B402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48"/>
        </w:trPr>
        <w:tc>
          <w:tcPr>
            <w:tcW w:w="14598" w:type="dxa"/>
            <w:gridSpan w:val="20"/>
            <w:shd w:val="clear" w:color="auto" w:fill="auto"/>
          </w:tcPr>
          <w:p w14:paraId="122A1A8D" w14:textId="107D466F" w:rsidR="00057045" w:rsidRDefault="00057045" w:rsidP="00DB5C14">
            <w:pPr>
              <w:keepNext/>
              <w:rPr>
                <w:rFonts w:ascii="Calibri" w:eastAsia="Calibri" w:hAnsi="Calibri"/>
                <w:b/>
                <w:sz w:val="22"/>
                <w:szCs w:val="22"/>
              </w:rPr>
            </w:pPr>
            <w:r>
              <w:rPr>
                <w:rFonts w:ascii="Calibri" w:eastAsia="Calibri" w:hAnsi="Calibri"/>
                <w:b/>
                <w:sz w:val="22"/>
                <w:szCs w:val="22"/>
              </w:rPr>
              <w:t>J</w:t>
            </w:r>
            <w:r w:rsidRPr="00C24189">
              <w:rPr>
                <w:rFonts w:ascii="Calibri" w:eastAsia="Calibri" w:hAnsi="Calibri"/>
                <w:b/>
                <w:sz w:val="22"/>
                <w:szCs w:val="22"/>
              </w:rPr>
              <w:t xml:space="preserve">. </w:t>
            </w:r>
            <w:r w:rsidR="004A0D9C">
              <w:rPr>
                <w:rFonts w:ascii="Calibri" w:eastAsia="Calibri" w:hAnsi="Calibri"/>
                <w:b/>
                <w:sz w:val="22"/>
                <w:szCs w:val="22"/>
              </w:rPr>
              <w:t>Space Conditioning (SC) Systems – Heating/Cooling</w:t>
            </w:r>
            <w:r w:rsidRPr="00C24189">
              <w:rPr>
                <w:rFonts w:ascii="Calibri" w:eastAsia="Calibri" w:hAnsi="Calibri"/>
                <w:b/>
                <w:sz w:val="22"/>
                <w:szCs w:val="22"/>
              </w:rPr>
              <w:t xml:space="preserve"> </w:t>
            </w:r>
            <w:r w:rsidRPr="00B066EC">
              <w:rPr>
                <w:rFonts w:ascii="Calibri" w:eastAsia="Calibri" w:hAnsi="Calibri"/>
                <w:sz w:val="22"/>
                <w:szCs w:val="22"/>
              </w:rPr>
              <w:t xml:space="preserve">(Prescriptive </w:t>
            </w:r>
            <w:r w:rsidR="00925010" w:rsidRPr="00B066EC">
              <w:rPr>
                <w:rFonts w:ascii="Calibri" w:eastAsia="Calibri" w:hAnsi="Calibri"/>
                <w:sz w:val="22"/>
                <w:szCs w:val="22"/>
              </w:rPr>
              <w:t>S</w:t>
            </w:r>
            <w:r w:rsidRPr="00B066EC">
              <w:rPr>
                <w:rFonts w:ascii="Calibri" w:eastAsia="Calibri" w:hAnsi="Calibri"/>
                <w:sz w:val="22"/>
                <w:szCs w:val="22"/>
              </w:rPr>
              <w:t>ection 150.2(b)</w:t>
            </w:r>
            <w:r w:rsidR="00925010" w:rsidRPr="00B066EC">
              <w:rPr>
                <w:rFonts w:ascii="Calibri" w:eastAsia="Calibri" w:hAnsi="Calibri"/>
                <w:sz w:val="22"/>
                <w:szCs w:val="22"/>
              </w:rPr>
              <w:t>)</w:t>
            </w:r>
          </w:p>
          <w:p w14:paraId="122A1A8E" w14:textId="77777777" w:rsidR="00557E8A" w:rsidRDefault="00557E8A" w:rsidP="00557E8A">
            <w:pPr>
              <w:keepNext/>
              <w:rPr>
                <w:rFonts w:ascii="Calibri" w:hAnsi="Calibri"/>
                <w:sz w:val="18"/>
                <w:szCs w:val="18"/>
              </w:rPr>
            </w:pPr>
            <w:r>
              <w:rPr>
                <w:rFonts w:ascii="Calibri" w:hAnsi="Calibri"/>
                <w:sz w:val="18"/>
                <w:szCs w:val="18"/>
              </w:rPr>
              <w:t xml:space="preserve">Alterations to Space Conditioning Systems shall be exempt from HERS verification requirements as prerequisite for use of the CF1R-ADD-02 and CF2R-ADD-02 Compliance Documents.  If new space conditioning systems are installed or existing systems are altered and are not exempt from HERS verification, then a CF1R-ADD-01 shall be completed and registered with a HERS Provider Data Registry.  </w:t>
            </w:r>
            <w:r>
              <w:rPr>
                <w:rFonts w:ascii="Calibri" w:hAnsi="Calibri"/>
                <w:bCs/>
                <w:sz w:val="18"/>
              </w:rPr>
              <w:t>In each row below for each dwelling unit in the building, check the box that indicates the exemption from HERS verification compliance:</w:t>
            </w:r>
          </w:p>
          <w:p w14:paraId="122A1A8F" w14:textId="77777777" w:rsidR="00557E8A" w:rsidRDefault="00557E8A" w:rsidP="00557E8A">
            <w:pPr>
              <w:keepNext/>
              <w:rPr>
                <w:rFonts w:ascii="Calibri" w:hAnsi="Calibri"/>
                <w:sz w:val="18"/>
                <w:szCs w:val="18"/>
              </w:rPr>
            </w:pPr>
            <w:r>
              <w:rPr>
                <w:rFonts w:ascii="Calibri" w:hAnsi="Calibri"/>
                <w:sz w:val="18"/>
                <w:szCs w:val="18"/>
              </w:rPr>
              <w:sym w:font="Wingdings" w:char="F06F"/>
            </w:r>
            <w:r>
              <w:rPr>
                <w:rFonts w:ascii="Calibri" w:hAnsi="Calibri"/>
                <w:sz w:val="18"/>
                <w:szCs w:val="18"/>
              </w:rPr>
              <w:t xml:space="preserve">  a:  space conditioning system was not altered;</w:t>
            </w:r>
          </w:p>
          <w:p w14:paraId="122A1A90" w14:textId="77777777" w:rsidR="00557E8A" w:rsidRDefault="00557E8A" w:rsidP="00557E8A">
            <w:pPr>
              <w:keepNext/>
              <w:rPr>
                <w:rFonts w:ascii="Calibri" w:hAnsi="Calibri"/>
                <w:sz w:val="18"/>
                <w:szCs w:val="18"/>
              </w:rPr>
            </w:pPr>
            <w:r>
              <w:rPr>
                <w:rFonts w:ascii="Calibri" w:hAnsi="Calibri"/>
                <w:sz w:val="18"/>
                <w:szCs w:val="18"/>
              </w:rPr>
              <w:sym w:font="Wingdings" w:char="F06F"/>
            </w:r>
            <w:r>
              <w:rPr>
                <w:rFonts w:ascii="Calibri" w:hAnsi="Calibri"/>
                <w:sz w:val="18"/>
                <w:szCs w:val="18"/>
              </w:rPr>
              <w:t xml:space="preserve">  b:  less than 40 </w:t>
            </w:r>
            <w:proofErr w:type="spellStart"/>
            <w:r>
              <w:rPr>
                <w:rFonts w:ascii="Calibri" w:hAnsi="Calibri"/>
                <w:sz w:val="18"/>
                <w:szCs w:val="18"/>
              </w:rPr>
              <w:t>ft</w:t>
            </w:r>
            <w:proofErr w:type="spellEnd"/>
            <w:r>
              <w:rPr>
                <w:rFonts w:ascii="Calibri" w:hAnsi="Calibri"/>
                <w:sz w:val="18"/>
                <w:szCs w:val="18"/>
              </w:rPr>
              <w:t xml:space="preserve"> of ducts were added or replaced; </w:t>
            </w:r>
          </w:p>
          <w:p w14:paraId="122A1A91" w14:textId="77777777" w:rsidR="00557E8A" w:rsidRDefault="00557E8A" w:rsidP="00557E8A">
            <w:pPr>
              <w:keepNext/>
              <w:rPr>
                <w:rFonts w:ascii="Calibri" w:hAnsi="Calibri"/>
                <w:sz w:val="18"/>
                <w:szCs w:val="18"/>
              </w:rPr>
            </w:pPr>
            <w:r>
              <w:rPr>
                <w:rFonts w:ascii="Calibri" w:hAnsi="Calibri"/>
                <w:sz w:val="18"/>
                <w:szCs w:val="18"/>
              </w:rPr>
              <w:sym w:font="Wingdings" w:char="F06F"/>
            </w:r>
            <w:r>
              <w:rPr>
                <w:rFonts w:ascii="Calibri" w:hAnsi="Calibri"/>
                <w:sz w:val="18"/>
                <w:szCs w:val="18"/>
              </w:rPr>
              <w:t xml:space="preserve">  c:  (exempt from duct leakage testing) if:  the existing duct system was insulated with asbestos; </w:t>
            </w:r>
          </w:p>
          <w:p w14:paraId="122A1A92" w14:textId="77777777" w:rsidR="00646960" w:rsidRPr="00057045" w:rsidRDefault="00557E8A" w:rsidP="00557E8A">
            <w:pPr>
              <w:keepNext/>
              <w:rPr>
                <w:rFonts w:ascii="Calibri" w:eastAsia="Calibri" w:hAnsi="Calibri"/>
                <w:b/>
                <w:sz w:val="22"/>
                <w:szCs w:val="22"/>
              </w:rPr>
            </w:pPr>
            <w:r>
              <w:rPr>
                <w:rFonts w:ascii="Calibri" w:hAnsi="Calibri"/>
                <w:sz w:val="18"/>
                <w:szCs w:val="18"/>
              </w:rPr>
              <w:sym w:font="Wingdings" w:char="F06F"/>
            </w:r>
            <w:r>
              <w:rPr>
                <w:rFonts w:ascii="Calibri" w:hAnsi="Calibri"/>
                <w:sz w:val="18"/>
                <w:szCs w:val="18"/>
              </w:rPr>
              <w:t xml:space="preserve">  </w:t>
            </w:r>
            <w:proofErr w:type="gramStart"/>
            <w:r>
              <w:rPr>
                <w:rFonts w:ascii="Calibri" w:hAnsi="Calibri"/>
                <w:sz w:val="18"/>
                <w:szCs w:val="18"/>
              </w:rPr>
              <w:t>d</w:t>
            </w:r>
            <w:proofErr w:type="gramEnd"/>
            <w:r>
              <w:rPr>
                <w:rFonts w:ascii="Calibri" w:hAnsi="Calibri"/>
                <w:sz w:val="18"/>
                <w:szCs w:val="18"/>
              </w:rPr>
              <w:t>:  (exempt from duct leakage testing) if:  the existing duct system was previously tested and passed by a HERS Rater.</w:t>
            </w:r>
          </w:p>
        </w:tc>
      </w:tr>
      <w:tr w:rsidR="00557E8A" w:rsidRPr="003E1E50" w14:paraId="122A1A98" w14:textId="77777777" w:rsidTr="00C85F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2"/>
        </w:trPr>
        <w:tc>
          <w:tcPr>
            <w:tcW w:w="3649" w:type="dxa"/>
            <w:gridSpan w:val="5"/>
            <w:vAlign w:val="center"/>
          </w:tcPr>
          <w:p w14:paraId="122A1A94" w14:textId="77777777" w:rsidR="00557E8A" w:rsidRPr="003E1E50" w:rsidRDefault="00557E8A" w:rsidP="00C85FA6">
            <w:pPr>
              <w:keepNext/>
              <w:jc w:val="center"/>
              <w:rPr>
                <w:rFonts w:ascii="Calibri" w:hAnsi="Calibri"/>
                <w:sz w:val="18"/>
                <w:szCs w:val="18"/>
              </w:rPr>
            </w:pPr>
            <w:r w:rsidRPr="003E1E50">
              <w:rPr>
                <w:rFonts w:ascii="Calibri" w:hAnsi="Calibri"/>
                <w:sz w:val="18"/>
                <w:szCs w:val="18"/>
              </w:rPr>
              <w:t>01</w:t>
            </w:r>
          </w:p>
        </w:tc>
        <w:tc>
          <w:tcPr>
            <w:tcW w:w="3650" w:type="dxa"/>
            <w:gridSpan w:val="5"/>
            <w:vAlign w:val="center"/>
          </w:tcPr>
          <w:p w14:paraId="122A1A95" w14:textId="77777777" w:rsidR="00557E8A" w:rsidRPr="003E1E50" w:rsidRDefault="00557E8A" w:rsidP="00C85FA6">
            <w:pPr>
              <w:keepNext/>
              <w:jc w:val="center"/>
              <w:rPr>
                <w:rFonts w:ascii="Calibri" w:hAnsi="Calibri"/>
                <w:sz w:val="18"/>
                <w:szCs w:val="18"/>
              </w:rPr>
            </w:pPr>
            <w:r w:rsidRPr="003E1E50">
              <w:rPr>
                <w:rFonts w:ascii="Calibri" w:hAnsi="Calibri"/>
                <w:sz w:val="18"/>
                <w:szCs w:val="18"/>
              </w:rPr>
              <w:t>02</w:t>
            </w:r>
          </w:p>
        </w:tc>
        <w:tc>
          <w:tcPr>
            <w:tcW w:w="3649" w:type="dxa"/>
            <w:gridSpan w:val="4"/>
            <w:vAlign w:val="center"/>
          </w:tcPr>
          <w:p w14:paraId="122A1A96" w14:textId="77777777" w:rsidR="00557E8A" w:rsidRPr="003E1E50" w:rsidRDefault="00557E8A" w:rsidP="00C85FA6">
            <w:pPr>
              <w:keepNext/>
              <w:jc w:val="center"/>
              <w:rPr>
                <w:rFonts w:ascii="Calibri" w:hAnsi="Calibri"/>
                <w:sz w:val="18"/>
                <w:szCs w:val="18"/>
              </w:rPr>
            </w:pPr>
            <w:r w:rsidRPr="003E1E50">
              <w:rPr>
                <w:rFonts w:ascii="Calibri" w:hAnsi="Calibri"/>
                <w:sz w:val="20"/>
                <w:szCs w:val="20"/>
              </w:rPr>
              <w:t>0</w:t>
            </w:r>
            <w:r>
              <w:rPr>
                <w:rFonts w:ascii="Calibri" w:hAnsi="Calibri"/>
                <w:sz w:val="20"/>
                <w:szCs w:val="20"/>
              </w:rPr>
              <w:t>3</w:t>
            </w:r>
          </w:p>
        </w:tc>
        <w:tc>
          <w:tcPr>
            <w:tcW w:w="3650" w:type="dxa"/>
            <w:gridSpan w:val="6"/>
            <w:vAlign w:val="center"/>
          </w:tcPr>
          <w:p w14:paraId="122A1A97" w14:textId="77777777" w:rsidR="00557E8A" w:rsidRPr="003E1E50" w:rsidRDefault="00557E8A" w:rsidP="00C85FA6">
            <w:pPr>
              <w:keepNext/>
              <w:jc w:val="center"/>
              <w:rPr>
                <w:rFonts w:ascii="Calibri" w:hAnsi="Calibri"/>
                <w:sz w:val="18"/>
                <w:szCs w:val="18"/>
              </w:rPr>
            </w:pPr>
            <w:r>
              <w:rPr>
                <w:rFonts w:ascii="Calibri" w:hAnsi="Calibri"/>
                <w:sz w:val="18"/>
                <w:szCs w:val="18"/>
              </w:rPr>
              <w:t>04</w:t>
            </w:r>
          </w:p>
        </w:tc>
      </w:tr>
      <w:tr w:rsidR="00557E8A" w:rsidRPr="00697221" w14:paraId="122A1A9D" w14:textId="77777777" w:rsidTr="00C85F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8"/>
        </w:trPr>
        <w:tc>
          <w:tcPr>
            <w:tcW w:w="3649" w:type="dxa"/>
            <w:gridSpan w:val="5"/>
            <w:vAlign w:val="center"/>
          </w:tcPr>
          <w:p w14:paraId="122A1A99" w14:textId="77777777" w:rsidR="00557E8A" w:rsidRPr="00C24189" w:rsidRDefault="00557E8A" w:rsidP="00C85FA6">
            <w:pPr>
              <w:keepNext/>
              <w:jc w:val="center"/>
              <w:rPr>
                <w:rFonts w:ascii="Calibri" w:hAnsi="Calibri"/>
                <w:sz w:val="18"/>
                <w:szCs w:val="18"/>
                <w:vertAlign w:val="superscript"/>
              </w:rPr>
            </w:pPr>
            <w:r>
              <w:rPr>
                <w:rFonts w:ascii="Calibri" w:hAnsi="Calibri"/>
                <w:sz w:val="18"/>
                <w:szCs w:val="18"/>
              </w:rPr>
              <w:t>Dwelling Unit Name</w:t>
            </w:r>
          </w:p>
        </w:tc>
        <w:tc>
          <w:tcPr>
            <w:tcW w:w="3650" w:type="dxa"/>
            <w:gridSpan w:val="5"/>
            <w:vAlign w:val="center"/>
          </w:tcPr>
          <w:p w14:paraId="122A1A9A" w14:textId="77777777" w:rsidR="00557E8A" w:rsidRPr="00C24189" w:rsidRDefault="00557E8A" w:rsidP="00C85FA6">
            <w:pPr>
              <w:keepNext/>
              <w:jc w:val="center"/>
              <w:rPr>
                <w:rFonts w:ascii="Calibri" w:hAnsi="Calibri"/>
                <w:sz w:val="18"/>
                <w:szCs w:val="18"/>
              </w:rPr>
            </w:pPr>
            <w:r w:rsidRPr="00697221">
              <w:rPr>
                <w:rFonts w:ascii="Calibri" w:hAnsi="Calibri"/>
                <w:sz w:val="18"/>
                <w:szCs w:val="18"/>
              </w:rPr>
              <w:t>SC System Identification or Name</w:t>
            </w:r>
          </w:p>
        </w:tc>
        <w:tc>
          <w:tcPr>
            <w:tcW w:w="3649" w:type="dxa"/>
            <w:gridSpan w:val="4"/>
            <w:vAlign w:val="center"/>
          </w:tcPr>
          <w:p w14:paraId="122A1A9B" w14:textId="77777777" w:rsidR="00557E8A" w:rsidRPr="00697221" w:rsidRDefault="00557E8A" w:rsidP="00C85FA6">
            <w:pPr>
              <w:keepNext/>
              <w:jc w:val="center"/>
              <w:rPr>
                <w:rFonts w:ascii="Calibri" w:hAnsi="Calibri"/>
                <w:sz w:val="18"/>
                <w:szCs w:val="18"/>
              </w:rPr>
            </w:pPr>
            <w:r w:rsidRPr="00697221">
              <w:rPr>
                <w:rFonts w:ascii="Calibri" w:hAnsi="Calibri"/>
                <w:sz w:val="18"/>
                <w:szCs w:val="18"/>
              </w:rPr>
              <w:t>SC System Location or Area Served</w:t>
            </w:r>
          </w:p>
        </w:tc>
        <w:tc>
          <w:tcPr>
            <w:tcW w:w="3650" w:type="dxa"/>
            <w:gridSpan w:val="6"/>
            <w:vAlign w:val="center"/>
          </w:tcPr>
          <w:p w14:paraId="122A1A9C" w14:textId="77777777" w:rsidR="00557E8A" w:rsidRPr="00697221" w:rsidRDefault="00557E8A" w:rsidP="00C85FA6">
            <w:pPr>
              <w:keepNext/>
              <w:jc w:val="center"/>
              <w:rPr>
                <w:rFonts w:ascii="Calibri" w:hAnsi="Calibri"/>
                <w:sz w:val="18"/>
                <w:szCs w:val="18"/>
              </w:rPr>
            </w:pPr>
            <w:r>
              <w:rPr>
                <w:rFonts w:ascii="Calibri" w:hAnsi="Calibri"/>
                <w:sz w:val="18"/>
                <w:szCs w:val="18"/>
              </w:rPr>
              <w:t>Exemption from HERS Verification</w:t>
            </w:r>
          </w:p>
        </w:tc>
      </w:tr>
      <w:tr w:rsidR="00557E8A" w:rsidRPr="00C24189" w14:paraId="122A1AA2" w14:textId="77777777" w:rsidTr="00C85F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3649" w:type="dxa"/>
            <w:gridSpan w:val="5"/>
            <w:vAlign w:val="center"/>
          </w:tcPr>
          <w:p w14:paraId="122A1A9E" w14:textId="77777777" w:rsidR="00557E8A" w:rsidRPr="00C24189" w:rsidRDefault="00557E8A" w:rsidP="00C85FA6">
            <w:pPr>
              <w:keepNext/>
              <w:jc w:val="center"/>
              <w:rPr>
                <w:rFonts w:ascii="Calibri" w:hAnsi="Calibri"/>
                <w:sz w:val="18"/>
                <w:szCs w:val="18"/>
              </w:rPr>
            </w:pPr>
          </w:p>
        </w:tc>
        <w:tc>
          <w:tcPr>
            <w:tcW w:w="3650" w:type="dxa"/>
            <w:gridSpan w:val="5"/>
            <w:vAlign w:val="center"/>
          </w:tcPr>
          <w:p w14:paraId="122A1A9F" w14:textId="77777777" w:rsidR="00557E8A" w:rsidRPr="00C24189" w:rsidRDefault="00557E8A" w:rsidP="00C85FA6">
            <w:pPr>
              <w:keepNext/>
              <w:jc w:val="center"/>
              <w:rPr>
                <w:rFonts w:ascii="Calibri" w:hAnsi="Calibri"/>
                <w:sz w:val="18"/>
                <w:szCs w:val="18"/>
              </w:rPr>
            </w:pPr>
          </w:p>
        </w:tc>
        <w:tc>
          <w:tcPr>
            <w:tcW w:w="3649" w:type="dxa"/>
            <w:gridSpan w:val="4"/>
            <w:vAlign w:val="center"/>
          </w:tcPr>
          <w:p w14:paraId="122A1AA0" w14:textId="77777777" w:rsidR="00557E8A" w:rsidRPr="00C24189" w:rsidRDefault="00557E8A" w:rsidP="00C85FA6">
            <w:pPr>
              <w:keepNext/>
              <w:jc w:val="center"/>
              <w:rPr>
                <w:rFonts w:ascii="Calibri" w:hAnsi="Calibri"/>
                <w:sz w:val="18"/>
                <w:szCs w:val="18"/>
              </w:rPr>
            </w:pPr>
          </w:p>
        </w:tc>
        <w:tc>
          <w:tcPr>
            <w:tcW w:w="3650" w:type="dxa"/>
            <w:gridSpan w:val="6"/>
            <w:vAlign w:val="center"/>
          </w:tcPr>
          <w:p w14:paraId="122A1AA1" w14:textId="77777777" w:rsidR="00557E8A" w:rsidRPr="00C24189" w:rsidRDefault="00557E8A" w:rsidP="00C85FA6">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sidR="006E3590">
              <w:rPr>
                <w:rFonts w:ascii="Calibri" w:hAnsi="Calibri"/>
                <w:bCs/>
                <w:sz w:val="18"/>
              </w:rPr>
              <w:t xml:space="preserve"> </w:t>
            </w:r>
            <w:r>
              <w:rPr>
                <w:rFonts w:ascii="Calibri" w:hAnsi="Calibri"/>
                <w:bCs/>
                <w:sz w:val="18"/>
              </w:rPr>
              <w:t xml:space="preserve"> </w:t>
            </w:r>
            <w:r w:rsidR="006E359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sidR="00366402">
              <w:rPr>
                <w:rFonts w:ascii="Calibri" w:hAnsi="Calibri"/>
                <w:bCs/>
                <w:sz w:val="18"/>
              </w:rPr>
              <w:t xml:space="preserve"> c</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d</w:t>
            </w:r>
          </w:p>
        </w:tc>
      </w:tr>
      <w:tr w:rsidR="00557E8A" w:rsidRPr="00C24189" w14:paraId="122A1AA7" w14:textId="77777777" w:rsidTr="00C85F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3649" w:type="dxa"/>
            <w:gridSpan w:val="5"/>
            <w:vAlign w:val="center"/>
          </w:tcPr>
          <w:p w14:paraId="122A1AA3" w14:textId="77777777" w:rsidR="00557E8A" w:rsidRPr="00C24189" w:rsidRDefault="00557E8A" w:rsidP="00C85FA6">
            <w:pPr>
              <w:keepNext/>
              <w:jc w:val="center"/>
              <w:rPr>
                <w:rFonts w:ascii="Calibri" w:hAnsi="Calibri"/>
                <w:sz w:val="18"/>
                <w:szCs w:val="18"/>
              </w:rPr>
            </w:pPr>
          </w:p>
        </w:tc>
        <w:tc>
          <w:tcPr>
            <w:tcW w:w="3650" w:type="dxa"/>
            <w:gridSpan w:val="5"/>
            <w:vAlign w:val="center"/>
          </w:tcPr>
          <w:p w14:paraId="122A1AA4" w14:textId="77777777" w:rsidR="00557E8A" w:rsidRPr="00C24189" w:rsidRDefault="00557E8A" w:rsidP="00C85FA6">
            <w:pPr>
              <w:keepNext/>
              <w:jc w:val="center"/>
              <w:rPr>
                <w:rFonts w:ascii="Calibri" w:hAnsi="Calibri"/>
                <w:sz w:val="18"/>
                <w:szCs w:val="18"/>
              </w:rPr>
            </w:pPr>
          </w:p>
        </w:tc>
        <w:tc>
          <w:tcPr>
            <w:tcW w:w="3649" w:type="dxa"/>
            <w:gridSpan w:val="4"/>
            <w:vAlign w:val="center"/>
          </w:tcPr>
          <w:p w14:paraId="122A1AA5" w14:textId="77777777" w:rsidR="00557E8A" w:rsidRPr="00C24189" w:rsidRDefault="00557E8A" w:rsidP="00C85FA6">
            <w:pPr>
              <w:keepNext/>
              <w:jc w:val="center"/>
              <w:rPr>
                <w:rFonts w:ascii="Calibri" w:hAnsi="Calibri"/>
                <w:sz w:val="18"/>
                <w:szCs w:val="18"/>
              </w:rPr>
            </w:pPr>
          </w:p>
        </w:tc>
        <w:tc>
          <w:tcPr>
            <w:tcW w:w="3650" w:type="dxa"/>
            <w:gridSpan w:val="6"/>
            <w:vAlign w:val="center"/>
          </w:tcPr>
          <w:p w14:paraId="122A1AA6" w14:textId="77777777" w:rsidR="00557E8A" w:rsidRPr="00C24189" w:rsidRDefault="00557E8A" w:rsidP="00C85FA6">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sidR="006E359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sidR="00366402">
              <w:rPr>
                <w:rFonts w:ascii="Calibri" w:hAnsi="Calibri"/>
                <w:bCs/>
                <w:sz w:val="18"/>
              </w:rPr>
              <w:t xml:space="preserve"> c</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d</w:t>
            </w:r>
          </w:p>
        </w:tc>
      </w:tr>
      <w:tr w:rsidR="00557E8A" w:rsidRPr="00C24189" w14:paraId="122A1AAC" w14:textId="77777777" w:rsidTr="00C85F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3649" w:type="dxa"/>
            <w:gridSpan w:val="5"/>
            <w:vAlign w:val="center"/>
          </w:tcPr>
          <w:p w14:paraId="122A1AA8" w14:textId="77777777" w:rsidR="00557E8A" w:rsidRPr="00C24189" w:rsidRDefault="00557E8A" w:rsidP="00C85FA6">
            <w:pPr>
              <w:keepNext/>
              <w:jc w:val="center"/>
              <w:rPr>
                <w:rFonts w:ascii="Calibri" w:hAnsi="Calibri"/>
                <w:sz w:val="18"/>
                <w:szCs w:val="18"/>
              </w:rPr>
            </w:pPr>
          </w:p>
        </w:tc>
        <w:tc>
          <w:tcPr>
            <w:tcW w:w="3650" w:type="dxa"/>
            <w:gridSpan w:val="5"/>
            <w:vAlign w:val="center"/>
          </w:tcPr>
          <w:p w14:paraId="122A1AA9" w14:textId="77777777" w:rsidR="00557E8A" w:rsidRPr="00C24189" w:rsidRDefault="00557E8A" w:rsidP="00C85FA6">
            <w:pPr>
              <w:keepNext/>
              <w:jc w:val="center"/>
              <w:rPr>
                <w:rFonts w:ascii="Calibri" w:hAnsi="Calibri"/>
                <w:sz w:val="18"/>
                <w:szCs w:val="18"/>
              </w:rPr>
            </w:pPr>
          </w:p>
        </w:tc>
        <w:tc>
          <w:tcPr>
            <w:tcW w:w="3649" w:type="dxa"/>
            <w:gridSpan w:val="4"/>
            <w:vAlign w:val="center"/>
          </w:tcPr>
          <w:p w14:paraId="122A1AAA" w14:textId="77777777" w:rsidR="00557E8A" w:rsidRPr="00C24189" w:rsidRDefault="00557E8A" w:rsidP="00C85FA6">
            <w:pPr>
              <w:keepNext/>
              <w:jc w:val="center"/>
              <w:rPr>
                <w:rFonts w:ascii="Calibri" w:hAnsi="Calibri"/>
                <w:sz w:val="18"/>
                <w:szCs w:val="18"/>
              </w:rPr>
            </w:pPr>
          </w:p>
        </w:tc>
        <w:tc>
          <w:tcPr>
            <w:tcW w:w="3650" w:type="dxa"/>
            <w:gridSpan w:val="6"/>
            <w:vAlign w:val="center"/>
          </w:tcPr>
          <w:p w14:paraId="122A1AAB" w14:textId="77777777" w:rsidR="00557E8A" w:rsidRPr="00C24189" w:rsidRDefault="00557E8A" w:rsidP="00C85FA6">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sidR="006E3590">
              <w:rPr>
                <w:rFonts w:ascii="Calibri" w:hAnsi="Calibri"/>
                <w:bCs/>
                <w:sz w:val="18"/>
              </w:rPr>
              <w:t xml:space="preserve"> </w:t>
            </w:r>
            <w:r>
              <w:rPr>
                <w:rFonts w:ascii="Calibri" w:hAnsi="Calibri"/>
                <w:bCs/>
                <w:sz w:val="18"/>
              </w:rPr>
              <w:t xml:space="preserve"> </w:t>
            </w:r>
            <w:r w:rsidR="006E359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sidR="00366402">
              <w:rPr>
                <w:rFonts w:ascii="Calibri" w:hAnsi="Calibri"/>
                <w:bCs/>
                <w:sz w:val="18"/>
              </w:rPr>
              <w:t xml:space="preserve"> c</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d</w:t>
            </w:r>
          </w:p>
        </w:tc>
      </w:tr>
      <w:tr w:rsidR="00557E8A" w:rsidRPr="00C24189" w14:paraId="122A1AB1" w14:textId="77777777" w:rsidTr="00C85F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3649" w:type="dxa"/>
            <w:gridSpan w:val="5"/>
            <w:vAlign w:val="center"/>
          </w:tcPr>
          <w:p w14:paraId="122A1AAD" w14:textId="77777777" w:rsidR="00557E8A" w:rsidRPr="00C24189" w:rsidRDefault="00557E8A" w:rsidP="00C85FA6">
            <w:pPr>
              <w:keepNext/>
              <w:jc w:val="center"/>
              <w:rPr>
                <w:rFonts w:ascii="Calibri" w:hAnsi="Calibri"/>
                <w:sz w:val="18"/>
                <w:szCs w:val="18"/>
              </w:rPr>
            </w:pPr>
          </w:p>
        </w:tc>
        <w:tc>
          <w:tcPr>
            <w:tcW w:w="3650" w:type="dxa"/>
            <w:gridSpan w:val="5"/>
            <w:vAlign w:val="center"/>
          </w:tcPr>
          <w:p w14:paraId="122A1AAE" w14:textId="77777777" w:rsidR="00557E8A" w:rsidRPr="00C24189" w:rsidRDefault="00557E8A" w:rsidP="00C85FA6">
            <w:pPr>
              <w:keepNext/>
              <w:jc w:val="center"/>
              <w:rPr>
                <w:rFonts w:ascii="Calibri" w:hAnsi="Calibri"/>
                <w:sz w:val="18"/>
                <w:szCs w:val="18"/>
              </w:rPr>
            </w:pPr>
          </w:p>
        </w:tc>
        <w:tc>
          <w:tcPr>
            <w:tcW w:w="3649" w:type="dxa"/>
            <w:gridSpan w:val="4"/>
            <w:vAlign w:val="center"/>
          </w:tcPr>
          <w:p w14:paraId="122A1AAF" w14:textId="77777777" w:rsidR="00557E8A" w:rsidRPr="00C24189" w:rsidRDefault="00557E8A" w:rsidP="00C85FA6">
            <w:pPr>
              <w:keepNext/>
              <w:jc w:val="center"/>
              <w:rPr>
                <w:rFonts w:ascii="Calibri" w:hAnsi="Calibri"/>
                <w:sz w:val="18"/>
                <w:szCs w:val="18"/>
              </w:rPr>
            </w:pPr>
          </w:p>
        </w:tc>
        <w:tc>
          <w:tcPr>
            <w:tcW w:w="3650" w:type="dxa"/>
            <w:gridSpan w:val="6"/>
            <w:vAlign w:val="center"/>
          </w:tcPr>
          <w:p w14:paraId="122A1AB0" w14:textId="77777777" w:rsidR="00557E8A" w:rsidRPr="00C24189" w:rsidRDefault="00557E8A" w:rsidP="00C85FA6">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sidR="006E359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sidR="00366402">
              <w:rPr>
                <w:rFonts w:ascii="Calibri" w:hAnsi="Calibri"/>
                <w:bCs/>
                <w:sz w:val="18"/>
              </w:rPr>
              <w:t xml:space="preserve"> c</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d</w:t>
            </w:r>
          </w:p>
        </w:tc>
      </w:tr>
      <w:tr w:rsidR="00557E8A" w:rsidRPr="00C24189" w14:paraId="122A1AB6" w14:textId="77777777" w:rsidTr="00C85F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3649" w:type="dxa"/>
            <w:gridSpan w:val="5"/>
            <w:vAlign w:val="center"/>
          </w:tcPr>
          <w:p w14:paraId="122A1AB2" w14:textId="77777777" w:rsidR="00557E8A" w:rsidRPr="00C24189" w:rsidRDefault="00557E8A" w:rsidP="00C85FA6">
            <w:pPr>
              <w:keepNext/>
              <w:jc w:val="center"/>
              <w:rPr>
                <w:rFonts w:ascii="Calibri" w:hAnsi="Calibri"/>
                <w:sz w:val="18"/>
                <w:szCs w:val="18"/>
              </w:rPr>
            </w:pPr>
          </w:p>
        </w:tc>
        <w:tc>
          <w:tcPr>
            <w:tcW w:w="3650" w:type="dxa"/>
            <w:gridSpan w:val="5"/>
            <w:vAlign w:val="center"/>
          </w:tcPr>
          <w:p w14:paraId="122A1AB3" w14:textId="77777777" w:rsidR="00557E8A" w:rsidRPr="00C24189" w:rsidRDefault="00557E8A" w:rsidP="00C85FA6">
            <w:pPr>
              <w:keepNext/>
              <w:jc w:val="center"/>
              <w:rPr>
                <w:rFonts w:ascii="Calibri" w:hAnsi="Calibri"/>
                <w:sz w:val="18"/>
                <w:szCs w:val="18"/>
              </w:rPr>
            </w:pPr>
          </w:p>
        </w:tc>
        <w:tc>
          <w:tcPr>
            <w:tcW w:w="3649" w:type="dxa"/>
            <w:gridSpan w:val="4"/>
            <w:vAlign w:val="center"/>
          </w:tcPr>
          <w:p w14:paraId="122A1AB4" w14:textId="77777777" w:rsidR="00557E8A" w:rsidRPr="00C24189" w:rsidRDefault="00557E8A" w:rsidP="00C85FA6">
            <w:pPr>
              <w:keepNext/>
              <w:jc w:val="center"/>
              <w:rPr>
                <w:rFonts w:ascii="Calibri" w:hAnsi="Calibri"/>
                <w:sz w:val="18"/>
                <w:szCs w:val="18"/>
              </w:rPr>
            </w:pPr>
          </w:p>
        </w:tc>
        <w:tc>
          <w:tcPr>
            <w:tcW w:w="3650" w:type="dxa"/>
            <w:gridSpan w:val="6"/>
            <w:vAlign w:val="center"/>
          </w:tcPr>
          <w:p w14:paraId="122A1AB5" w14:textId="77777777" w:rsidR="00557E8A" w:rsidRPr="00C24189" w:rsidRDefault="00557E8A" w:rsidP="00C85FA6">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sidR="006E359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sidR="00366402">
              <w:rPr>
                <w:rFonts w:ascii="Calibri" w:hAnsi="Calibri"/>
                <w:bCs/>
                <w:sz w:val="18"/>
              </w:rPr>
              <w:t xml:space="preserve"> c</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d</w:t>
            </w:r>
          </w:p>
        </w:tc>
      </w:tr>
      <w:tr w:rsidR="00557E8A" w:rsidRPr="00C24189" w14:paraId="122A1ABB" w14:textId="77777777" w:rsidTr="00C85F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3649" w:type="dxa"/>
            <w:gridSpan w:val="5"/>
            <w:vAlign w:val="center"/>
          </w:tcPr>
          <w:p w14:paraId="122A1AB7" w14:textId="77777777" w:rsidR="00557E8A" w:rsidRPr="00C24189" w:rsidRDefault="00557E8A" w:rsidP="00C85FA6">
            <w:pPr>
              <w:keepNext/>
              <w:jc w:val="center"/>
              <w:rPr>
                <w:rFonts w:ascii="Calibri" w:hAnsi="Calibri"/>
                <w:sz w:val="18"/>
                <w:szCs w:val="18"/>
              </w:rPr>
            </w:pPr>
          </w:p>
        </w:tc>
        <w:tc>
          <w:tcPr>
            <w:tcW w:w="3650" w:type="dxa"/>
            <w:gridSpan w:val="5"/>
            <w:vAlign w:val="center"/>
          </w:tcPr>
          <w:p w14:paraId="122A1AB8" w14:textId="77777777" w:rsidR="00557E8A" w:rsidRPr="00C24189" w:rsidRDefault="00557E8A" w:rsidP="00C85FA6">
            <w:pPr>
              <w:keepNext/>
              <w:jc w:val="center"/>
              <w:rPr>
                <w:rFonts w:ascii="Calibri" w:hAnsi="Calibri"/>
                <w:sz w:val="18"/>
                <w:szCs w:val="18"/>
              </w:rPr>
            </w:pPr>
          </w:p>
        </w:tc>
        <w:tc>
          <w:tcPr>
            <w:tcW w:w="3649" w:type="dxa"/>
            <w:gridSpan w:val="4"/>
            <w:vAlign w:val="center"/>
          </w:tcPr>
          <w:p w14:paraId="122A1AB9" w14:textId="77777777" w:rsidR="00557E8A" w:rsidRPr="00C24189" w:rsidRDefault="00557E8A" w:rsidP="00C85FA6">
            <w:pPr>
              <w:keepNext/>
              <w:jc w:val="center"/>
              <w:rPr>
                <w:rFonts w:ascii="Calibri" w:hAnsi="Calibri"/>
                <w:sz w:val="18"/>
                <w:szCs w:val="18"/>
              </w:rPr>
            </w:pPr>
          </w:p>
        </w:tc>
        <w:tc>
          <w:tcPr>
            <w:tcW w:w="3650" w:type="dxa"/>
            <w:gridSpan w:val="6"/>
            <w:vAlign w:val="center"/>
          </w:tcPr>
          <w:p w14:paraId="122A1ABA" w14:textId="77777777" w:rsidR="00557E8A" w:rsidRPr="00C24189" w:rsidRDefault="00557E8A" w:rsidP="00C85FA6">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sidR="006E3590">
              <w:rPr>
                <w:rFonts w:ascii="Calibri" w:hAnsi="Calibri"/>
                <w:bCs/>
                <w:sz w:val="18"/>
              </w:rPr>
              <w:t xml:space="preserve"> </w:t>
            </w:r>
            <w:r>
              <w:rPr>
                <w:rFonts w:ascii="Calibri" w:hAnsi="Calibri"/>
                <w:bCs/>
                <w:sz w:val="18"/>
              </w:rPr>
              <w:t xml:space="preserve"> </w:t>
            </w:r>
            <w:r w:rsidR="006E359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sidR="00366402">
              <w:rPr>
                <w:rFonts w:ascii="Calibri" w:hAnsi="Calibri"/>
                <w:bCs/>
                <w:sz w:val="18"/>
              </w:rPr>
              <w:t xml:space="preserve"> c</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d</w:t>
            </w:r>
          </w:p>
        </w:tc>
      </w:tr>
      <w:tr w:rsidR="00557E8A" w:rsidRPr="00C24189" w14:paraId="122A1AC0" w14:textId="77777777" w:rsidTr="00C85F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3649" w:type="dxa"/>
            <w:gridSpan w:val="5"/>
            <w:vAlign w:val="center"/>
          </w:tcPr>
          <w:p w14:paraId="122A1ABC" w14:textId="77777777" w:rsidR="00557E8A" w:rsidRPr="00C24189" w:rsidRDefault="00557E8A" w:rsidP="00C85FA6">
            <w:pPr>
              <w:keepNext/>
              <w:jc w:val="center"/>
              <w:rPr>
                <w:rFonts w:ascii="Calibri" w:hAnsi="Calibri"/>
                <w:sz w:val="18"/>
                <w:szCs w:val="18"/>
              </w:rPr>
            </w:pPr>
          </w:p>
        </w:tc>
        <w:tc>
          <w:tcPr>
            <w:tcW w:w="3650" w:type="dxa"/>
            <w:gridSpan w:val="5"/>
            <w:vAlign w:val="center"/>
          </w:tcPr>
          <w:p w14:paraId="122A1ABD" w14:textId="77777777" w:rsidR="00557E8A" w:rsidRPr="00C24189" w:rsidRDefault="00557E8A" w:rsidP="00C85FA6">
            <w:pPr>
              <w:keepNext/>
              <w:jc w:val="center"/>
              <w:rPr>
                <w:rFonts w:ascii="Calibri" w:hAnsi="Calibri"/>
                <w:sz w:val="18"/>
                <w:szCs w:val="18"/>
              </w:rPr>
            </w:pPr>
          </w:p>
        </w:tc>
        <w:tc>
          <w:tcPr>
            <w:tcW w:w="3649" w:type="dxa"/>
            <w:gridSpan w:val="4"/>
            <w:vAlign w:val="center"/>
          </w:tcPr>
          <w:p w14:paraId="122A1ABE" w14:textId="77777777" w:rsidR="00557E8A" w:rsidRPr="00C24189" w:rsidRDefault="00557E8A" w:rsidP="00C85FA6">
            <w:pPr>
              <w:keepNext/>
              <w:jc w:val="center"/>
              <w:rPr>
                <w:rFonts w:ascii="Calibri" w:hAnsi="Calibri"/>
                <w:sz w:val="18"/>
                <w:szCs w:val="18"/>
              </w:rPr>
            </w:pPr>
          </w:p>
        </w:tc>
        <w:tc>
          <w:tcPr>
            <w:tcW w:w="3650" w:type="dxa"/>
            <w:gridSpan w:val="6"/>
            <w:vAlign w:val="center"/>
          </w:tcPr>
          <w:p w14:paraId="122A1ABF" w14:textId="77777777" w:rsidR="00557E8A" w:rsidRPr="00C24189" w:rsidRDefault="00557E8A" w:rsidP="00C85FA6">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sidR="006E3590">
              <w:rPr>
                <w:rFonts w:ascii="Calibri" w:hAnsi="Calibri"/>
                <w:bCs/>
                <w:sz w:val="18"/>
              </w:rPr>
              <w:t xml:space="preserve"> </w:t>
            </w:r>
            <w:r>
              <w:rPr>
                <w:rFonts w:ascii="Calibri" w:hAnsi="Calibri"/>
                <w:bCs/>
                <w:sz w:val="18"/>
              </w:rPr>
              <w:t xml:space="preserve">   </w:t>
            </w:r>
            <w:r w:rsidR="006E359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sidR="00366402">
              <w:rPr>
                <w:rFonts w:ascii="Calibri" w:hAnsi="Calibri"/>
                <w:bCs/>
                <w:sz w:val="18"/>
              </w:rPr>
              <w:t xml:space="preserve"> c</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d</w:t>
            </w:r>
          </w:p>
        </w:tc>
      </w:tr>
      <w:tr w:rsidR="00557E8A" w:rsidRPr="00C24189" w14:paraId="122A1AC5" w14:textId="77777777" w:rsidTr="00C85F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3649" w:type="dxa"/>
            <w:gridSpan w:val="5"/>
            <w:vAlign w:val="center"/>
          </w:tcPr>
          <w:p w14:paraId="122A1AC1" w14:textId="77777777" w:rsidR="00557E8A" w:rsidRPr="00C24189" w:rsidRDefault="00557E8A" w:rsidP="00C85FA6">
            <w:pPr>
              <w:keepNext/>
              <w:jc w:val="center"/>
              <w:rPr>
                <w:rFonts w:ascii="Calibri" w:hAnsi="Calibri"/>
                <w:sz w:val="18"/>
                <w:szCs w:val="18"/>
              </w:rPr>
            </w:pPr>
          </w:p>
        </w:tc>
        <w:tc>
          <w:tcPr>
            <w:tcW w:w="3650" w:type="dxa"/>
            <w:gridSpan w:val="5"/>
            <w:vAlign w:val="center"/>
          </w:tcPr>
          <w:p w14:paraId="122A1AC2" w14:textId="77777777" w:rsidR="00557E8A" w:rsidRPr="00C24189" w:rsidRDefault="00557E8A" w:rsidP="00C85FA6">
            <w:pPr>
              <w:keepNext/>
              <w:jc w:val="center"/>
              <w:rPr>
                <w:rFonts w:ascii="Calibri" w:hAnsi="Calibri"/>
                <w:sz w:val="18"/>
                <w:szCs w:val="18"/>
              </w:rPr>
            </w:pPr>
          </w:p>
        </w:tc>
        <w:tc>
          <w:tcPr>
            <w:tcW w:w="3649" w:type="dxa"/>
            <w:gridSpan w:val="4"/>
            <w:vAlign w:val="center"/>
          </w:tcPr>
          <w:p w14:paraId="122A1AC3" w14:textId="77777777" w:rsidR="00557E8A" w:rsidRPr="00C24189" w:rsidRDefault="00557E8A" w:rsidP="00C85FA6">
            <w:pPr>
              <w:keepNext/>
              <w:jc w:val="center"/>
              <w:rPr>
                <w:rFonts w:ascii="Calibri" w:hAnsi="Calibri"/>
                <w:sz w:val="18"/>
                <w:szCs w:val="18"/>
              </w:rPr>
            </w:pPr>
          </w:p>
        </w:tc>
        <w:tc>
          <w:tcPr>
            <w:tcW w:w="3650" w:type="dxa"/>
            <w:gridSpan w:val="6"/>
            <w:vAlign w:val="center"/>
          </w:tcPr>
          <w:p w14:paraId="122A1AC4" w14:textId="77777777" w:rsidR="00557E8A" w:rsidRPr="00C24189" w:rsidRDefault="00557E8A" w:rsidP="00C85FA6">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sidR="006E3590">
              <w:rPr>
                <w:rFonts w:ascii="Calibri" w:hAnsi="Calibri"/>
                <w:bCs/>
                <w:sz w:val="18"/>
              </w:rPr>
              <w:t xml:space="preserve"> </w:t>
            </w:r>
            <w:r>
              <w:rPr>
                <w:rFonts w:ascii="Calibri" w:hAnsi="Calibri"/>
                <w:bCs/>
                <w:sz w:val="18"/>
              </w:rPr>
              <w:t xml:space="preserve">   </w:t>
            </w:r>
            <w:r w:rsidR="006E359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sidR="00366402">
              <w:rPr>
                <w:rFonts w:ascii="Calibri" w:hAnsi="Calibri"/>
                <w:bCs/>
                <w:sz w:val="18"/>
              </w:rPr>
              <w:t xml:space="preserve"> c</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d</w:t>
            </w:r>
          </w:p>
        </w:tc>
      </w:tr>
      <w:tr w:rsidR="00557E8A" w:rsidRPr="00C24189" w14:paraId="122A1ACA" w14:textId="77777777" w:rsidTr="00C85F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3649" w:type="dxa"/>
            <w:gridSpan w:val="5"/>
            <w:vAlign w:val="center"/>
          </w:tcPr>
          <w:p w14:paraId="122A1AC6" w14:textId="77777777" w:rsidR="00557E8A" w:rsidRPr="00C24189" w:rsidRDefault="00557E8A" w:rsidP="00C85FA6">
            <w:pPr>
              <w:keepNext/>
              <w:jc w:val="center"/>
              <w:rPr>
                <w:rFonts w:ascii="Calibri" w:hAnsi="Calibri"/>
                <w:sz w:val="18"/>
                <w:szCs w:val="18"/>
              </w:rPr>
            </w:pPr>
          </w:p>
        </w:tc>
        <w:tc>
          <w:tcPr>
            <w:tcW w:w="3650" w:type="dxa"/>
            <w:gridSpan w:val="5"/>
            <w:vAlign w:val="center"/>
          </w:tcPr>
          <w:p w14:paraId="122A1AC7" w14:textId="77777777" w:rsidR="00557E8A" w:rsidRPr="00C24189" w:rsidRDefault="00557E8A" w:rsidP="00C85FA6">
            <w:pPr>
              <w:keepNext/>
              <w:jc w:val="center"/>
              <w:rPr>
                <w:rFonts w:ascii="Calibri" w:hAnsi="Calibri"/>
                <w:sz w:val="18"/>
                <w:szCs w:val="18"/>
              </w:rPr>
            </w:pPr>
          </w:p>
        </w:tc>
        <w:tc>
          <w:tcPr>
            <w:tcW w:w="3649" w:type="dxa"/>
            <w:gridSpan w:val="4"/>
            <w:vAlign w:val="center"/>
          </w:tcPr>
          <w:p w14:paraId="122A1AC8" w14:textId="77777777" w:rsidR="00557E8A" w:rsidRPr="00C24189" w:rsidRDefault="00557E8A" w:rsidP="00C85FA6">
            <w:pPr>
              <w:keepNext/>
              <w:jc w:val="center"/>
              <w:rPr>
                <w:rFonts w:ascii="Calibri" w:hAnsi="Calibri"/>
                <w:sz w:val="18"/>
                <w:szCs w:val="18"/>
              </w:rPr>
            </w:pPr>
          </w:p>
        </w:tc>
        <w:tc>
          <w:tcPr>
            <w:tcW w:w="3650" w:type="dxa"/>
            <w:gridSpan w:val="6"/>
            <w:vAlign w:val="center"/>
          </w:tcPr>
          <w:p w14:paraId="122A1AC9" w14:textId="77777777" w:rsidR="00557E8A" w:rsidRPr="00C24189" w:rsidRDefault="00557E8A" w:rsidP="00C85FA6">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sidR="006E3590">
              <w:rPr>
                <w:rFonts w:ascii="Calibri" w:hAnsi="Calibri"/>
                <w:bCs/>
                <w:sz w:val="18"/>
              </w:rPr>
              <w:t xml:space="preserve"> </w:t>
            </w:r>
            <w:r>
              <w:rPr>
                <w:rFonts w:ascii="Calibri" w:hAnsi="Calibri"/>
                <w:bCs/>
                <w:sz w:val="18"/>
              </w:rPr>
              <w:t xml:space="preserve"> </w:t>
            </w:r>
            <w:r w:rsidR="006E359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sidR="00366402">
              <w:rPr>
                <w:rFonts w:ascii="Calibri" w:hAnsi="Calibri"/>
                <w:bCs/>
                <w:sz w:val="18"/>
              </w:rPr>
              <w:t xml:space="preserve"> c</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d</w:t>
            </w:r>
          </w:p>
        </w:tc>
      </w:tr>
      <w:tr w:rsidR="00557E8A" w:rsidRPr="00C24189" w14:paraId="122A1ACF" w14:textId="77777777" w:rsidTr="00C85F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3649" w:type="dxa"/>
            <w:gridSpan w:val="5"/>
            <w:vAlign w:val="center"/>
          </w:tcPr>
          <w:p w14:paraId="122A1ACB" w14:textId="77777777" w:rsidR="00557E8A" w:rsidRPr="00C24189" w:rsidRDefault="00557E8A" w:rsidP="00C85FA6">
            <w:pPr>
              <w:keepNext/>
              <w:jc w:val="center"/>
              <w:rPr>
                <w:rFonts w:ascii="Calibri" w:hAnsi="Calibri"/>
                <w:sz w:val="18"/>
                <w:szCs w:val="18"/>
              </w:rPr>
            </w:pPr>
          </w:p>
        </w:tc>
        <w:tc>
          <w:tcPr>
            <w:tcW w:w="3650" w:type="dxa"/>
            <w:gridSpan w:val="5"/>
            <w:vAlign w:val="center"/>
          </w:tcPr>
          <w:p w14:paraId="122A1ACC" w14:textId="77777777" w:rsidR="00557E8A" w:rsidRPr="00C24189" w:rsidRDefault="00557E8A" w:rsidP="00C85FA6">
            <w:pPr>
              <w:keepNext/>
              <w:jc w:val="center"/>
              <w:rPr>
                <w:rFonts w:ascii="Calibri" w:hAnsi="Calibri"/>
                <w:sz w:val="18"/>
                <w:szCs w:val="18"/>
              </w:rPr>
            </w:pPr>
          </w:p>
        </w:tc>
        <w:tc>
          <w:tcPr>
            <w:tcW w:w="3649" w:type="dxa"/>
            <w:gridSpan w:val="4"/>
            <w:vAlign w:val="center"/>
          </w:tcPr>
          <w:p w14:paraId="122A1ACD" w14:textId="77777777" w:rsidR="00557E8A" w:rsidRPr="00C24189" w:rsidRDefault="00557E8A" w:rsidP="00C85FA6">
            <w:pPr>
              <w:keepNext/>
              <w:jc w:val="center"/>
              <w:rPr>
                <w:rFonts w:ascii="Calibri" w:hAnsi="Calibri"/>
                <w:sz w:val="18"/>
                <w:szCs w:val="18"/>
              </w:rPr>
            </w:pPr>
          </w:p>
        </w:tc>
        <w:tc>
          <w:tcPr>
            <w:tcW w:w="3650" w:type="dxa"/>
            <w:gridSpan w:val="6"/>
            <w:vAlign w:val="center"/>
          </w:tcPr>
          <w:p w14:paraId="122A1ACE" w14:textId="77777777" w:rsidR="00557E8A" w:rsidRPr="00C24189" w:rsidRDefault="00557E8A" w:rsidP="00C85FA6">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sidR="006E3590">
              <w:rPr>
                <w:rFonts w:ascii="Calibri" w:hAnsi="Calibri"/>
                <w:bCs/>
                <w:sz w:val="18"/>
              </w:rPr>
              <w:t xml:space="preserve"> </w:t>
            </w:r>
            <w:r>
              <w:rPr>
                <w:rFonts w:ascii="Calibri" w:hAnsi="Calibri"/>
                <w:bCs/>
                <w:sz w:val="18"/>
              </w:rPr>
              <w:t xml:space="preserve">  </w:t>
            </w:r>
            <w:r w:rsidR="006E359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sidR="00366402">
              <w:rPr>
                <w:rFonts w:ascii="Calibri" w:hAnsi="Calibri"/>
                <w:bCs/>
                <w:sz w:val="18"/>
              </w:rPr>
              <w:t xml:space="preserve"> c</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d</w:t>
            </w:r>
          </w:p>
        </w:tc>
      </w:tr>
      <w:tr w:rsidR="00557E8A" w:rsidRPr="00C24189" w14:paraId="122A1AD4" w14:textId="77777777" w:rsidTr="00C85F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3649" w:type="dxa"/>
            <w:gridSpan w:val="5"/>
            <w:vAlign w:val="center"/>
          </w:tcPr>
          <w:p w14:paraId="122A1AD0" w14:textId="77777777" w:rsidR="00557E8A" w:rsidRPr="00C24189" w:rsidRDefault="00557E8A" w:rsidP="00C85FA6">
            <w:pPr>
              <w:keepNext/>
              <w:jc w:val="center"/>
              <w:rPr>
                <w:rFonts w:ascii="Calibri" w:hAnsi="Calibri"/>
                <w:sz w:val="18"/>
                <w:szCs w:val="18"/>
              </w:rPr>
            </w:pPr>
          </w:p>
        </w:tc>
        <w:tc>
          <w:tcPr>
            <w:tcW w:w="3650" w:type="dxa"/>
            <w:gridSpan w:val="5"/>
            <w:vAlign w:val="center"/>
          </w:tcPr>
          <w:p w14:paraId="122A1AD1" w14:textId="77777777" w:rsidR="00557E8A" w:rsidRPr="00C24189" w:rsidRDefault="00557E8A" w:rsidP="00C85FA6">
            <w:pPr>
              <w:keepNext/>
              <w:jc w:val="center"/>
              <w:rPr>
                <w:rFonts w:ascii="Calibri" w:hAnsi="Calibri"/>
                <w:sz w:val="18"/>
                <w:szCs w:val="18"/>
              </w:rPr>
            </w:pPr>
          </w:p>
        </w:tc>
        <w:tc>
          <w:tcPr>
            <w:tcW w:w="3649" w:type="dxa"/>
            <w:gridSpan w:val="4"/>
            <w:vAlign w:val="center"/>
          </w:tcPr>
          <w:p w14:paraId="122A1AD2" w14:textId="77777777" w:rsidR="00557E8A" w:rsidRPr="00C24189" w:rsidRDefault="00557E8A" w:rsidP="00C85FA6">
            <w:pPr>
              <w:keepNext/>
              <w:jc w:val="center"/>
              <w:rPr>
                <w:rFonts w:ascii="Calibri" w:hAnsi="Calibri"/>
                <w:sz w:val="18"/>
                <w:szCs w:val="18"/>
              </w:rPr>
            </w:pPr>
          </w:p>
        </w:tc>
        <w:tc>
          <w:tcPr>
            <w:tcW w:w="3650" w:type="dxa"/>
            <w:gridSpan w:val="6"/>
            <w:vAlign w:val="center"/>
          </w:tcPr>
          <w:p w14:paraId="122A1AD3" w14:textId="77777777" w:rsidR="00557E8A" w:rsidRPr="00C24189" w:rsidRDefault="00557E8A" w:rsidP="00C85FA6">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sidR="006E359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sidR="00366402">
              <w:rPr>
                <w:rFonts w:ascii="Calibri" w:hAnsi="Calibri"/>
                <w:bCs/>
                <w:sz w:val="18"/>
              </w:rPr>
              <w:t xml:space="preserve"> c</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d</w:t>
            </w:r>
          </w:p>
        </w:tc>
      </w:tr>
      <w:tr w:rsidR="00E902A9" w:rsidRPr="00C24189" w14:paraId="122A1AD9" w14:textId="77777777" w:rsidTr="00C85F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3649" w:type="dxa"/>
            <w:gridSpan w:val="5"/>
            <w:vAlign w:val="center"/>
          </w:tcPr>
          <w:p w14:paraId="122A1AD5" w14:textId="77777777" w:rsidR="00E902A9" w:rsidRPr="00C24189" w:rsidRDefault="00E902A9" w:rsidP="00C85FA6">
            <w:pPr>
              <w:keepNext/>
              <w:jc w:val="center"/>
              <w:rPr>
                <w:rFonts w:ascii="Calibri" w:hAnsi="Calibri"/>
                <w:sz w:val="18"/>
                <w:szCs w:val="18"/>
              </w:rPr>
            </w:pPr>
          </w:p>
        </w:tc>
        <w:tc>
          <w:tcPr>
            <w:tcW w:w="3650" w:type="dxa"/>
            <w:gridSpan w:val="5"/>
            <w:vAlign w:val="center"/>
          </w:tcPr>
          <w:p w14:paraId="122A1AD6" w14:textId="77777777" w:rsidR="00E902A9" w:rsidRPr="00C24189" w:rsidRDefault="00E902A9" w:rsidP="00C85FA6">
            <w:pPr>
              <w:keepNext/>
              <w:jc w:val="center"/>
              <w:rPr>
                <w:rFonts w:ascii="Calibri" w:hAnsi="Calibri"/>
                <w:sz w:val="18"/>
                <w:szCs w:val="18"/>
              </w:rPr>
            </w:pPr>
          </w:p>
        </w:tc>
        <w:tc>
          <w:tcPr>
            <w:tcW w:w="3649" w:type="dxa"/>
            <w:gridSpan w:val="4"/>
            <w:vAlign w:val="center"/>
          </w:tcPr>
          <w:p w14:paraId="122A1AD7" w14:textId="77777777" w:rsidR="00E902A9" w:rsidRPr="00C24189" w:rsidRDefault="00E902A9" w:rsidP="00C85FA6">
            <w:pPr>
              <w:keepNext/>
              <w:jc w:val="center"/>
              <w:rPr>
                <w:rFonts w:ascii="Calibri" w:hAnsi="Calibri"/>
                <w:sz w:val="18"/>
                <w:szCs w:val="18"/>
              </w:rPr>
            </w:pPr>
          </w:p>
        </w:tc>
        <w:tc>
          <w:tcPr>
            <w:tcW w:w="3650" w:type="dxa"/>
            <w:gridSpan w:val="6"/>
            <w:vAlign w:val="center"/>
          </w:tcPr>
          <w:p w14:paraId="122A1AD8" w14:textId="77777777" w:rsidR="00E902A9" w:rsidRDefault="00E902A9" w:rsidP="00C85FA6">
            <w:pPr>
              <w:keepNext/>
              <w:jc w:val="center"/>
              <w:rPr>
                <w:rFonts w:ascii="Calibri" w:hAnsi="Calibri"/>
                <w:bCs/>
                <w:sz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c            </w:t>
            </w:r>
            <w:r>
              <w:rPr>
                <w:rFonts w:ascii="Calibri" w:hAnsi="Calibri"/>
                <w:bCs/>
                <w:sz w:val="18"/>
              </w:rPr>
              <w:sym w:font="Wingdings" w:char="F06F"/>
            </w:r>
            <w:r>
              <w:rPr>
                <w:rFonts w:ascii="Calibri" w:hAnsi="Calibri"/>
                <w:bCs/>
                <w:sz w:val="18"/>
              </w:rPr>
              <w:t xml:space="preserve"> d</w:t>
            </w:r>
          </w:p>
        </w:tc>
      </w:tr>
      <w:tr w:rsidR="00557E8A" w:rsidRPr="00C24189" w14:paraId="122A1ADE" w14:textId="77777777" w:rsidTr="00C85F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3649" w:type="dxa"/>
            <w:gridSpan w:val="5"/>
            <w:vAlign w:val="center"/>
          </w:tcPr>
          <w:p w14:paraId="122A1ADA" w14:textId="77777777" w:rsidR="00557E8A" w:rsidRPr="00C24189" w:rsidRDefault="00557E8A" w:rsidP="00C85FA6">
            <w:pPr>
              <w:keepNext/>
              <w:jc w:val="center"/>
              <w:rPr>
                <w:rFonts w:ascii="Calibri" w:hAnsi="Calibri"/>
                <w:sz w:val="18"/>
                <w:szCs w:val="18"/>
              </w:rPr>
            </w:pPr>
          </w:p>
        </w:tc>
        <w:tc>
          <w:tcPr>
            <w:tcW w:w="3650" w:type="dxa"/>
            <w:gridSpan w:val="5"/>
            <w:vAlign w:val="center"/>
          </w:tcPr>
          <w:p w14:paraId="122A1ADB" w14:textId="77777777" w:rsidR="00557E8A" w:rsidRPr="00C24189" w:rsidRDefault="00557E8A" w:rsidP="00C85FA6">
            <w:pPr>
              <w:keepNext/>
              <w:jc w:val="center"/>
              <w:rPr>
                <w:rFonts w:ascii="Calibri" w:hAnsi="Calibri"/>
                <w:sz w:val="18"/>
                <w:szCs w:val="18"/>
              </w:rPr>
            </w:pPr>
          </w:p>
        </w:tc>
        <w:tc>
          <w:tcPr>
            <w:tcW w:w="3649" w:type="dxa"/>
            <w:gridSpan w:val="4"/>
            <w:vAlign w:val="center"/>
          </w:tcPr>
          <w:p w14:paraId="122A1ADC" w14:textId="77777777" w:rsidR="00557E8A" w:rsidRPr="00C24189" w:rsidRDefault="00557E8A" w:rsidP="00C85FA6">
            <w:pPr>
              <w:keepNext/>
              <w:jc w:val="center"/>
              <w:rPr>
                <w:rFonts w:ascii="Calibri" w:hAnsi="Calibri"/>
                <w:sz w:val="18"/>
                <w:szCs w:val="18"/>
              </w:rPr>
            </w:pPr>
          </w:p>
        </w:tc>
        <w:tc>
          <w:tcPr>
            <w:tcW w:w="3650" w:type="dxa"/>
            <w:gridSpan w:val="6"/>
            <w:vAlign w:val="center"/>
          </w:tcPr>
          <w:p w14:paraId="122A1ADD" w14:textId="77777777" w:rsidR="00557E8A" w:rsidRPr="00C24189" w:rsidRDefault="00557E8A" w:rsidP="00C85FA6">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sidR="006E359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sidR="00366402">
              <w:rPr>
                <w:rFonts w:ascii="Calibri" w:hAnsi="Calibri"/>
                <w:bCs/>
                <w:sz w:val="18"/>
              </w:rPr>
              <w:t xml:space="preserve"> c</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d</w:t>
            </w:r>
          </w:p>
        </w:tc>
      </w:tr>
      <w:tr w:rsidR="00557E8A" w:rsidRPr="00C24189" w14:paraId="122A1AE3" w14:textId="77777777" w:rsidTr="00C85F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3649" w:type="dxa"/>
            <w:gridSpan w:val="5"/>
            <w:vAlign w:val="center"/>
          </w:tcPr>
          <w:p w14:paraId="122A1ADF" w14:textId="77777777" w:rsidR="00557E8A" w:rsidRPr="00C24189" w:rsidRDefault="00557E8A" w:rsidP="00C85FA6">
            <w:pPr>
              <w:keepNext/>
              <w:jc w:val="center"/>
              <w:rPr>
                <w:rFonts w:ascii="Calibri" w:hAnsi="Calibri"/>
                <w:sz w:val="18"/>
                <w:szCs w:val="18"/>
              </w:rPr>
            </w:pPr>
          </w:p>
        </w:tc>
        <w:tc>
          <w:tcPr>
            <w:tcW w:w="3650" w:type="dxa"/>
            <w:gridSpan w:val="5"/>
            <w:vAlign w:val="center"/>
          </w:tcPr>
          <w:p w14:paraId="122A1AE0" w14:textId="77777777" w:rsidR="00557E8A" w:rsidRPr="00C24189" w:rsidRDefault="00557E8A" w:rsidP="00C85FA6">
            <w:pPr>
              <w:keepNext/>
              <w:jc w:val="center"/>
              <w:rPr>
                <w:rFonts w:ascii="Calibri" w:hAnsi="Calibri"/>
                <w:sz w:val="18"/>
                <w:szCs w:val="18"/>
              </w:rPr>
            </w:pPr>
          </w:p>
        </w:tc>
        <w:tc>
          <w:tcPr>
            <w:tcW w:w="3649" w:type="dxa"/>
            <w:gridSpan w:val="4"/>
            <w:vAlign w:val="center"/>
          </w:tcPr>
          <w:p w14:paraId="122A1AE1" w14:textId="77777777" w:rsidR="00557E8A" w:rsidRPr="00C24189" w:rsidRDefault="00557E8A" w:rsidP="00C85FA6">
            <w:pPr>
              <w:keepNext/>
              <w:jc w:val="center"/>
              <w:rPr>
                <w:rFonts w:ascii="Calibri" w:hAnsi="Calibri"/>
                <w:sz w:val="18"/>
                <w:szCs w:val="18"/>
              </w:rPr>
            </w:pPr>
          </w:p>
        </w:tc>
        <w:tc>
          <w:tcPr>
            <w:tcW w:w="3650" w:type="dxa"/>
            <w:gridSpan w:val="6"/>
            <w:vAlign w:val="center"/>
          </w:tcPr>
          <w:p w14:paraId="122A1AE2" w14:textId="77777777" w:rsidR="00557E8A" w:rsidRPr="00C24189" w:rsidRDefault="00557E8A" w:rsidP="00C85FA6">
            <w:pPr>
              <w:keepNext/>
              <w:jc w:val="center"/>
              <w:rPr>
                <w:rFonts w:ascii="Calibri" w:hAnsi="Calibri"/>
                <w:sz w:val="18"/>
                <w:szCs w:val="18"/>
              </w:rPr>
            </w:pPr>
            <w:r>
              <w:rPr>
                <w:rFonts w:ascii="Calibri" w:hAnsi="Calibri"/>
                <w:bCs/>
                <w:sz w:val="18"/>
              </w:rPr>
              <w:sym w:font="Wingdings" w:char="F06F"/>
            </w:r>
            <w:r>
              <w:rPr>
                <w:rFonts w:ascii="Calibri" w:hAnsi="Calibri"/>
                <w:bCs/>
                <w:sz w:val="18"/>
              </w:rPr>
              <w:t xml:space="preserve"> a</w:t>
            </w:r>
            <w:r w:rsidRPr="00966C10">
              <w:rPr>
                <w:rFonts w:ascii="Calibri" w:hAnsi="Calibri"/>
                <w:bCs/>
                <w:sz w:val="18"/>
              </w:rPr>
              <w:t xml:space="preserve"> </w:t>
            </w:r>
            <w:r>
              <w:rPr>
                <w:rFonts w:ascii="Calibri" w:hAnsi="Calibri"/>
                <w:bCs/>
                <w:sz w:val="18"/>
              </w:rPr>
              <w:t xml:space="preserve">    </w:t>
            </w:r>
            <w:r w:rsidR="006E3590">
              <w:rPr>
                <w:rFonts w:ascii="Calibri" w:hAnsi="Calibri"/>
                <w:bCs/>
                <w:sz w:val="18"/>
              </w:rPr>
              <w:t xml:space="preserve"> </w:t>
            </w:r>
            <w:r>
              <w:rPr>
                <w:rFonts w:ascii="Calibri" w:hAnsi="Calibri"/>
                <w:bCs/>
                <w:sz w:val="18"/>
              </w:rPr>
              <w:t xml:space="preserve">   </w:t>
            </w:r>
            <w:r w:rsidR="006E3590">
              <w:rPr>
                <w:rFonts w:ascii="Calibri" w:hAnsi="Calibri"/>
                <w:bCs/>
                <w:sz w:val="18"/>
              </w:rPr>
              <w:t xml:space="preserve"> </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w:t>
            </w:r>
            <w:r w:rsidRPr="00AB1FA7">
              <w:rPr>
                <w:rFonts w:ascii="Calibri" w:hAnsi="Calibri"/>
                <w:bCs/>
                <w:sz w:val="18"/>
              </w:rPr>
              <w:t>b</w:t>
            </w:r>
            <w:r>
              <w:rPr>
                <w:rFonts w:ascii="Calibri" w:hAnsi="Calibri"/>
                <w:bCs/>
                <w:sz w:val="18"/>
              </w:rPr>
              <w:t xml:space="preserve">             </w:t>
            </w:r>
            <w:r>
              <w:rPr>
                <w:rFonts w:ascii="Calibri" w:hAnsi="Calibri"/>
                <w:bCs/>
                <w:sz w:val="18"/>
              </w:rPr>
              <w:sym w:font="Wingdings" w:char="F06F"/>
            </w:r>
            <w:r w:rsidR="00366402">
              <w:rPr>
                <w:rFonts w:ascii="Calibri" w:hAnsi="Calibri"/>
                <w:bCs/>
                <w:sz w:val="18"/>
              </w:rPr>
              <w:t xml:space="preserve"> c</w:t>
            </w:r>
            <w:r>
              <w:rPr>
                <w:rFonts w:ascii="Calibri" w:hAnsi="Calibri"/>
                <w:bCs/>
                <w:sz w:val="18"/>
              </w:rPr>
              <w:t xml:space="preserve">            </w:t>
            </w:r>
            <w:r>
              <w:rPr>
                <w:rFonts w:ascii="Calibri" w:hAnsi="Calibri"/>
                <w:bCs/>
                <w:sz w:val="18"/>
              </w:rPr>
              <w:sym w:font="Wingdings" w:char="F06F"/>
            </w:r>
            <w:r>
              <w:rPr>
                <w:rFonts w:ascii="Calibri" w:hAnsi="Calibri"/>
                <w:bCs/>
                <w:sz w:val="18"/>
              </w:rPr>
              <w:t xml:space="preserve"> d</w:t>
            </w:r>
          </w:p>
        </w:tc>
      </w:tr>
    </w:tbl>
    <w:p w14:paraId="122A1AE4" w14:textId="77777777" w:rsidR="000F1FD4" w:rsidRDefault="000F1FD4" w:rsidP="00721575">
      <w:pPr>
        <w:tabs>
          <w:tab w:val="left" w:pos="2160"/>
          <w:tab w:val="left" w:pos="2700"/>
          <w:tab w:val="left" w:pos="3420"/>
          <w:tab w:val="left" w:pos="3780"/>
          <w:tab w:val="left" w:pos="5760"/>
          <w:tab w:val="left" w:pos="7212"/>
        </w:tabs>
        <w:ind w:right="-288"/>
        <w:rPr>
          <w:rFonts w:ascii="Calibri" w:eastAsia="Calibri" w:hAnsi="Calibri"/>
          <w:b/>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56"/>
        <w:gridCol w:w="1356"/>
        <w:gridCol w:w="1356"/>
        <w:gridCol w:w="879"/>
        <w:gridCol w:w="879"/>
        <w:gridCol w:w="879"/>
        <w:gridCol w:w="879"/>
        <w:gridCol w:w="879"/>
        <w:gridCol w:w="879"/>
        <w:gridCol w:w="879"/>
        <w:gridCol w:w="879"/>
        <w:gridCol w:w="879"/>
        <w:gridCol w:w="879"/>
        <w:gridCol w:w="879"/>
        <w:gridCol w:w="879"/>
      </w:tblGrid>
      <w:tr w:rsidR="00D03894" w:rsidRPr="009B3A0C" w14:paraId="122A1AE7" w14:textId="77777777" w:rsidTr="00954FDF">
        <w:trPr>
          <w:cantSplit/>
          <w:trHeight w:val="557"/>
        </w:trPr>
        <w:tc>
          <w:tcPr>
            <w:tcW w:w="14616" w:type="dxa"/>
            <w:gridSpan w:val="15"/>
            <w:vAlign w:val="center"/>
          </w:tcPr>
          <w:p w14:paraId="122A1AE5" w14:textId="37A7F7E0" w:rsidR="00D03894" w:rsidRDefault="00D03894">
            <w:pPr>
              <w:keepNext/>
              <w:rPr>
                <w:rFonts w:ascii="Calibri" w:eastAsia="Calibri" w:hAnsi="Calibri"/>
                <w:b/>
                <w:sz w:val="22"/>
                <w:szCs w:val="22"/>
              </w:rPr>
            </w:pPr>
            <w:r>
              <w:rPr>
                <w:rFonts w:ascii="Calibri" w:eastAsia="Calibri" w:hAnsi="Calibri"/>
                <w:b/>
                <w:sz w:val="22"/>
                <w:szCs w:val="22"/>
              </w:rPr>
              <w:t>K</w:t>
            </w:r>
            <w:r w:rsidRPr="009B3A0C">
              <w:rPr>
                <w:rFonts w:ascii="Calibri" w:eastAsia="Calibri" w:hAnsi="Calibri"/>
                <w:b/>
                <w:sz w:val="22"/>
                <w:szCs w:val="22"/>
              </w:rPr>
              <w:t xml:space="preserve">. </w:t>
            </w:r>
            <w:r w:rsidR="004A0D9C">
              <w:rPr>
                <w:rFonts w:ascii="Calibri" w:eastAsia="Calibri" w:hAnsi="Calibri"/>
                <w:b/>
                <w:sz w:val="22"/>
                <w:szCs w:val="22"/>
              </w:rPr>
              <w:t>Water Heating Systems</w:t>
            </w:r>
            <w:r>
              <w:rPr>
                <w:rFonts w:ascii="Calibri" w:eastAsia="Calibri" w:hAnsi="Calibri"/>
                <w:b/>
                <w:sz w:val="22"/>
                <w:szCs w:val="22"/>
              </w:rPr>
              <w:t xml:space="preserve"> </w:t>
            </w:r>
            <w:r w:rsidRPr="00B066EC">
              <w:rPr>
                <w:rFonts w:ascii="Calibri" w:eastAsia="Calibri" w:hAnsi="Calibri"/>
                <w:sz w:val="22"/>
                <w:szCs w:val="22"/>
              </w:rPr>
              <w:t>(Section 150.</w:t>
            </w:r>
            <w:r w:rsidR="00FC7E38" w:rsidRPr="00B066EC">
              <w:rPr>
                <w:rFonts w:ascii="Calibri" w:eastAsia="Calibri" w:hAnsi="Calibri"/>
                <w:sz w:val="22"/>
                <w:szCs w:val="22"/>
              </w:rPr>
              <w:t>2</w:t>
            </w:r>
            <w:r w:rsidRPr="00B066EC">
              <w:rPr>
                <w:rFonts w:ascii="Calibri" w:eastAsia="Calibri" w:hAnsi="Calibri"/>
                <w:sz w:val="22"/>
                <w:szCs w:val="22"/>
              </w:rPr>
              <w:t>(</w:t>
            </w:r>
            <w:r w:rsidR="00FC7E38" w:rsidRPr="00B066EC">
              <w:rPr>
                <w:rFonts w:ascii="Calibri" w:eastAsia="Calibri" w:hAnsi="Calibri"/>
                <w:sz w:val="22"/>
                <w:szCs w:val="22"/>
              </w:rPr>
              <w:t>a</w:t>
            </w:r>
            <w:r w:rsidRPr="00B066EC">
              <w:rPr>
                <w:rFonts w:ascii="Calibri" w:eastAsia="Calibri" w:hAnsi="Calibri"/>
                <w:sz w:val="22"/>
                <w:szCs w:val="22"/>
              </w:rPr>
              <w:t>)</w:t>
            </w:r>
            <w:r w:rsidR="00FC7E38" w:rsidRPr="00B066EC">
              <w:rPr>
                <w:rFonts w:ascii="Calibri" w:eastAsia="Calibri" w:hAnsi="Calibri"/>
                <w:sz w:val="22"/>
                <w:szCs w:val="22"/>
              </w:rPr>
              <w:t>1D</w:t>
            </w:r>
            <w:r w:rsidRPr="00B066EC">
              <w:rPr>
                <w:rFonts w:ascii="Calibri" w:eastAsia="Calibri" w:hAnsi="Calibri"/>
                <w:sz w:val="22"/>
                <w:szCs w:val="22"/>
              </w:rPr>
              <w:t>)</w:t>
            </w:r>
          </w:p>
          <w:p w14:paraId="122A1AE6" w14:textId="77777777" w:rsidR="00D03894" w:rsidRDefault="00D03894">
            <w:pPr>
              <w:keepNext/>
              <w:rPr>
                <w:rFonts w:ascii="Calibri" w:eastAsia="Calibri" w:hAnsi="Calibri"/>
                <w:b/>
                <w:sz w:val="22"/>
                <w:szCs w:val="22"/>
              </w:rPr>
            </w:pPr>
            <w:r w:rsidRPr="00954FDF">
              <w:rPr>
                <w:rFonts w:ascii="Calibri" w:eastAsia="Calibri" w:hAnsi="Calibri"/>
                <w:sz w:val="18"/>
                <w:szCs w:val="22"/>
              </w:rPr>
              <w:t>List water heaters and boilers for both domestic hot water (DHW) heaters and hydronic space heating.</w:t>
            </w:r>
          </w:p>
        </w:tc>
      </w:tr>
      <w:tr w:rsidR="00D03894" w:rsidRPr="009B3A0C" w14:paraId="122A1AF7" w14:textId="77777777" w:rsidTr="00FC579D">
        <w:trPr>
          <w:cantSplit/>
          <w:trHeight w:val="277"/>
        </w:trPr>
        <w:tc>
          <w:tcPr>
            <w:tcW w:w="1356" w:type="dxa"/>
            <w:vAlign w:val="bottom"/>
          </w:tcPr>
          <w:p w14:paraId="122A1AE8" w14:textId="77777777" w:rsidR="00D03894" w:rsidRDefault="00D03894" w:rsidP="00D03894">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Pr>
                <w:rFonts w:ascii="Calibri" w:hAnsi="Calibri"/>
                <w:sz w:val="18"/>
                <w:szCs w:val="18"/>
              </w:rPr>
              <w:t>0</w:t>
            </w:r>
            <w:r w:rsidRPr="009B3A0C">
              <w:rPr>
                <w:rFonts w:ascii="Calibri" w:hAnsi="Calibri"/>
                <w:sz w:val="18"/>
                <w:szCs w:val="18"/>
              </w:rPr>
              <w:t>1</w:t>
            </w:r>
          </w:p>
        </w:tc>
        <w:tc>
          <w:tcPr>
            <w:tcW w:w="1356" w:type="dxa"/>
            <w:vAlign w:val="bottom"/>
          </w:tcPr>
          <w:p w14:paraId="122A1AE9" w14:textId="77777777" w:rsidR="00D03894" w:rsidRDefault="00D03894" w:rsidP="00D03894">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Pr>
                <w:rFonts w:ascii="Calibri" w:hAnsi="Calibri"/>
                <w:sz w:val="18"/>
                <w:szCs w:val="18"/>
              </w:rPr>
              <w:t>0</w:t>
            </w:r>
            <w:r w:rsidRPr="009B3A0C">
              <w:rPr>
                <w:rFonts w:ascii="Calibri" w:hAnsi="Calibri"/>
                <w:sz w:val="18"/>
                <w:szCs w:val="18"/>
              </w:rPr>
              <w:t>2</w:t>
            </w:r>
          </w:p>
        </w:tc>
        <w:tc>
          <w:tcPr>
            <w:tcW w:w="1356" w:type="dxa"/>
            <w:vAlign w:val="bottom"/>
          </w:tcPr>
          <w:p w14:paraId="122A1AEA" w14:textId="77777777" w:rsidR="00D03894" w:rsidRDefault="00D03894" w:rsidP="00D03894">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r>
              <w:rPr>
                <w:rFonts w:ascii="Calibri" w:hAnsi="Calibri"/>
                <w:sz w:val="18"/>
                <w:szCs w:val="18"/>
              </w:rPr>
              <w:t>03</w:t>
            </w:r>
          </w:p>
        </w:tc>
        <w:tc>
          <w:tcPr>
            <w:tcW w:w="879" w:type="dxa"/>
            <w:vAlign w:val="bottom"/>
          </w:tcPr>
          <w:p w14:paraId="122A1AEB" w14:textId="77777777" w:rsidR="00D03894" w:rsidRDefault="00D03894" w:rsidP="00D03894">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Pr>
                <w:rFonts w:ascii="Calibri" w:hAnsi="Calibri"/>
                <w:sz w:val="18"/>
                <w:szCs w:val="18"/>
              </w:rPr>
              <w:t>04</w:t>
            </w:r>
          </w:p>
        </w:tc>
        <w:tc>
          <w:tcPr>
            <w:tcW w:w="879" w:type="dxa"/>
            <w:vAlign w:val="bottom"/>
          </w:tcPr>
          <w:p w14:paraId="122A1AEC" w14:textId="77777777" w:rsidR="00D03894" w:rsidRDefault="00D03894" w:rsidP="00D03894">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Pr>
                <w:rFonts w:ascii="Calibri" w:hAnsi="Calibri"/>
                <w:sz w:val="18"/>
                <w:szCs w:val="18"/>
              </w:rPr>
              <w:t>05</w:t>
            </w:r>
          </w:p>
        </w:tc>
        <w:tc>
          <w:tcPr>
            <w:tcW w:w="879" w:type="dxa"/>
            <w:vAlign w:val="bottom"/>
          </w:tcPr>
          <w:p w14:paraId="122A1AED" w14:textId="77777777" w:rsidR="00D03894" w:rsidRDefault="00D03894" w:rsidP="00D03894">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Pr>
                <w:rFonts w:ascii="Calibri" w:hAnsi="Calibri"/>
                <w:sz w:val="18"/>
                <w:szCs w:val="18"/>
              </w:rPr>
              <w:t>06</w:t>
            </w:r>
          </w:p>
        </w:tc>
        <w:tc>
          <w:tcPr>
            <w:tcW w:w="879" w:type="dxa"/>
            <w:vAlign w:val="bottom"/>
          </w:tcPr>
          <w:p w14:paraId="122A1AEE" w14:textId="77777777" w:rsidR="00D03894" w:rsidRDefault="00D03894" w:rsidP="00D03894">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Pr>
                <w:rFonts w:ascii="Calibri" w:hAnsi="Calibri"/>
                <w:sz w:val="18"/>
                <w:szCs w:val="18"/>
              </w:rPr>
              <w:t>07</w:t>
            </w:r>
          </w:p>
        </w:tc>
        <w:tc>
          <w:tcPr>
            <w:tcW w:w="879" w:type="dxa"/>
            <w:vAlign w:val="bottom"/>
          </w:tcPr>
          <w:p w14:paraId="122A1AEF" w14:textId="77777777" w:rsidR="00D03894" w:rsidRDefault="00D03894" w:rsidP="00D03894">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Pr>
                <w:rFonts w:ascii="Calibri" w:hAnsi="Calibri"/>
                <w:sz w:val="18"/>
                <w:szCs w:val="18"/>
              </w:rPr>
              <w:t>08</w:t>
            </w:r>
          </w:p>
        </w:tc>
        <w:tc>
          <w:tcPr>
            <w:tcW w:w="879" w:type="dxa"/>
            <w:vAlign w:val="bottom"/>
          </w:tcPr>
          <w:p w14:paraId="122A1AF0" w14:textId="77777777" w:rsidR="00D03894" w:rsidRDefault="00D03894" w:rsidP="00D03894">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Pr>
                <w:rFonts w:ascii="Calibri" w:hAnsi="Calibri"/>
                <w:sz w:val="18"/>
                <w:szCs w:val="18"/>
              </w:rPr>
              <w:t>09</w:t>
            </w:r>
          </w:p>
        </w:tc>
        <w:tc>
          <w:tcPr>
            <w:tcW w:w="879" w:type="dxa"/>
            <w:vAlign w:val="bottom"/>
          </w:tcPr>
          <w:p w14:paraId="122A1AF1" w14:textId="77777777" w:rsidR="00D03894" w:rsidRDefault="00D03894" w:rsidP="00D03894">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Pr>
                <w:rFonts w:ascii="Calibri" w:hAnsi="Calibri"/>
                <w:sz w:val="18"/>
                <w:szCs w:val="18"/>
              </w:rPr>
              <w:t>10</w:t>
            </w:r>
          </w:p>
        </w:tc>
        <w:tc>
          <w:tcPr>
            <w:tcW w:w="879" w:type="dxa"/>
            <w:vAlign w:val="bottom"/>
          </w:tcPr>
          <w:p w14:paraId="122A1AF2" w14:textId="77777777" w:rsidR="00D03894" w:rsidRDefault="00D03894" w:rsidP="00D03894">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Pr>
                <w:rFonts w:ascii="Calibri" w:hAnsi="Calibri"/>
                <w:sz w:val="18"/>
                <w:szCs w:val="18"/>
              </w:rPr>
              <w:t>11</w:t>
            </w:r>
          </w:p>
        </w:tc>
        <w:tc>
          <w:tcPr>
            <w:tcW w:w="879" w:type="dxa"/>
            <w:vAlign w:val="bottom"/>
          </w:tcPr>
          <w:p w14:paraId="122A1AF3" w14:textId="77777777" w:rsidR="00D03894" w:rsidRDefault="00D03894" w:rsidP="00D03894">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Pr>
                <w:rFonts w:ascii="Calibri" w:hAnsi="Calibri"/>
                <w:sz w:val="18"/>
                <w:szCs w:val="18"/>
              </w:rPr>
              <w:t>12</w:t>
            </w:r>
          </w:p>
        </w:tc>
        <w:tc>
          <w:tcPr>
            <w:tcW w:w="879" w:type="dxa"/>
            <w:vAlign w:val="bottom"/>
          </w:tcPr>
          <w:p w14:paraId="122A1AF4" w14:textId="77777777" w:rsidR="00D03894" w:rsidRDefault="00D03894" w:rsidP="00D03894">
            <w:pPr>
              <w:keepNext/>
              <w:tabs>
                <w:tab w:val="left" w:pos="2160"/>
                <w:tab w:val="left" w:pos="2700"/>
                <w:tab w:val="left" w:pos="3420"/>
                <w:tab w:val="left" w:pos="3780"/>
                <w:tab w:val="left" w:pos="5760"/>
                <w:tab w:val="left" w:pos="7212"/>
              </w:tabs>
              <w:spacing w:line="240" w:lineRule="exact"/>
              <w:jc w:val="center"/>
              <w:rPr>
                <w:rFonts w:ascii="Calibri" w:eastAsiaTheme="majorEastAsia" w:hAnsi="Calibri" w:cstheme="majorBidi"/>
                <w:b/>
                <w:bCs/>
                <w:color w:val="4F81BD" w:themeColor="accent1"/>
                <w:sz w:val="18"/>
                <w:szCs w:val="18"/>
              </w:rPr>
            </w:pPr>
            <w:r>
              <w:rPr>
                <w:rFonts w:ascii="Calibri" w:hAnsi="Calibri"/>
                <w:sz w:val="18"/>
                <w:szCs w:val="18"/>
              </w:rPr>
              <w:t>13</w:t>
            </w:r>
          </w:p>
        </w:tc>
        <w:tc>
          <w:tcPr>
            <w:tcW w:w="879" w:type="dxa"/>
            <w:vAlign w:val="bottom"/>
          </w:tcPr>
          <w:p w14:paraId="122A1AF5" w14:textId="77777777" w:rsidR="00D03894" w:rsidRDefault="00D03894" w:rsidP="00D03894">
            <w:pPr>
              <w:keepNext/>
              <w:tabs>
                <w:tab w:val="left" w:pos="2160"/>
                <w:tab w:val="left" w:pos="2700"/>
                <w:tab w:val="left" w:pos="3420"/>
                <w:tab w:val="left" w:pos="3780"/>
                <w:tab w:val="left" w:pos="5760"/>
                <w:tab w:val="left" w:pos="7212"/>
              </w:tabs>
              <w:spacing w:line="240" w:lineRule="exact"/>
              <w:jc w:val="center"/>
              <w:rPr>
                <w:rFonts w:ascii="Calibri" w:hAnsi="Calibri" w:cs="Tahoma"/>
                <w:sz w:val="18"/>
                <w:szCs w:val="18"/>
              </w:rPr>
            </w:pPr>
            <w:r>
              <w:rPr>
                <w:rFonts w:ascii="Calibri" w:hAnsi="Calibri"/>
                <w:sz w:val="18"/>
                <w:szCs w:val="18"/>
              </w:rPr>
              <w:t>14</w:t>
            </w:r>
          </w:p>
        </w:tc>
        <w:tc>
          <w:tcPr>
            <w:tcW w:w="879" w:type="dxa"/>
            <w:vAlign w:val="bottom"/>
          </w:tcPr>
          <w:p w14:paraId="122A1AF6" w14:textId="77777777" w:rsidR="00D03894" w:rsidRDefault="00D03894" w:rsidP="00D03894">
            <w:pPr>
              <w:keepNext/>
              <w:tabs>
                <w:tab w:val="left" w:pos="2160"/>
                <w:tab w:val="left" w:pos="2700"/>
                <w:tab w:val="left" w:pos="3420"/>
                <w:tab w:val="left" w:pos="3780"/>
                <w:tab w:val="left" w:pos="5760"/>
                <w:tab w:val="left" w:pos="7212"/>
              </w:tabs>
              <w:spacing w:line="240" w:lineRule="exact"/>
              <w:jc w:val="center"/>
              <w:rPr>
                <w:rFonts w:ascii="Calibri" w:hAnsi="Calibri" w:cs="Tahoma"/>
                <w:sz w:val="18"/>
                <w:szCs w:val="18"/>
              </w:rPr>
            </w:pPr>
            <w:r>
              <w:rPr>
                <w:rFonts w:ascii="Calibri" w:hAnsi="Calibri"/>
                <w:sz w:val="18"/>
                <w:szCs w:val="18"/>
              </w:rPr>
              <w:t>15</w:t>
            </w:r>
          </w:p>
        </w:tc>
      </w:tr>
      <w:tr w:rsidR="00D03894" w:rsidRPr="009B3A0C" w14:paraId="122A1B0A" w14:textId="77777777" w:rsidTr="00FC579D">
        <w:trPr>
          <w:cantSplit/>
          <w:trHeight w:val="492"/>
        </w:trPr>
        <w:tc>
          <w:tcPr>
            <w:tcW w:w="1356" w:type="dxa"/>
            <w:vAlign w:val="bottom"/>
          </w:tcPr>
          <w:p w14:paraId="122A1AF8" w14:textId="77777777" w:rsidR="00D03894" w:rsidRPr="00DB61AB" w:rsidRDefault="003E7B71" w:rsidP="00D03894">
            <w:pPr>
              <w:keepNext/>
              <w:jc w:val="center"/>
              <w:rPr>
                <w:rFonts w:ascii="Calibri" w:hAnsi="Calibri"/>
                <w:sz w:val="16"/>
                <w:szCs w:val="18"/>
                <w:vertAlign w:val="superscript"/>
              </w:rPr>
            </w:pPr>
            <w:r w:rsidRPr="003E7B71">
              <w:rPr>
                <w:rFonts w:ascii="Calibri" w:hAnsi="Calibri"/>
                <w:sz w:val="16"/>
                <w:szCs w:val="18"/>
              </w:rPr>
              <w:t>Dwelling Unit Name</w:t>
            </w:r>
          </w:p>
        </w:tc>
        <w:tc>
          <w:tcPr>
            <w:tcW w:w="1356" w:type="dxa"/>
            <w:vAlign w:val="bottom"/>
          </w:tcPr>
          <w:p w14:paraId="122A1AF9" w14:textId="77777777" w:rsidR="00D03894" w:rsidRPr="00DB61AB" w:rsidRDefault="00D232A4" w:rsidP="00D03894">
            <w:pPr>
              <w:keepNext/>
              <w:jc w:val="center"/>
              <w:rPr>
                <w:rFonts w:ascii="Calibri" w:hAnsi="Calibri"/>
                <w:sz w:val="16"/>
                <w:szCs w:val="18"/>
              </w:rPr>
            </w:pPr>
            <w:r>
              <w:rPr>
                <w:rFonts w:ascii="Calibri" w:hAnsi="Calibri"/>
                <w:sz w:val="16"/>
                <w:szCs w:val="18"/>
              </w:rPr>
              <w:t>Water Heating System Identification or Name</w:t>
            </w:r>
          </w:p>
        </w:tc>
        <w:tc>
          <w:tcPr>
            <w:tcW w:w="1356" w:type="dxa"/>
            <w:vAlign w:val="bottom"/>
          </w:tcPr>
          <w:p w14:paraId="122A1AFA" w14:textId="77777777" w:rsidR="00D03894" w:rsidRPr="00DB61AB" w:rsidRDefault="00D232A4" w:rsidP="00D03894">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8"/>
              </w:rPr>
            </w:pPr>
            <w:r>
              <w:rPr>
                <w:rFonts w:ascii="Calibri" w:hAnsi="Calibri"/>
                <w:sz w:val="16"/>
                <w:szCs w:val="18"/>
              </w:rPr>
              <w:t>Water Heating System Location or Area Served</w:t>
            </w:r>
          </w:p>
        </w:tc>
        <w:tc>
          <w:tcPr>
            <w:tcW w:w="879" w:type="dxa"/>
            <w:vAlign w:val="bottom"/>
          </w:tcPr>
          <w:p w14:paraId="122A1AFB" w14:textId="77777777" w:rsidR="00D03894" w:rsidRDefault="00D03894" w:rsidP="00D03894">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8"/>
              </w:rPr>
            </w:pPr>
            <w:r w:rsidRPr="00CD7B1F">
              <w:rPr>
                <w:rFonts w:ascii="Calibri" w:hAnsi="Calibri"/>
                <w:sz w:val="16"/>
                <w:szCs w:val="18"/>
              </w:rPr>
              <w:t>Water Heating System Type</w:t>
            </w:r>
          </w:p>
        </w:tc>
        <w:tc>
          <w:tcPr>
            <w:tcW w:w="879" w:type="dxa"/>
            <w:vAlign w:val="bottom"/>
          </w:tcPr>
          <w:p w14:paraId="122A1AFC" w14:textId="77777777" w:rsidR="00D03894" w:rsidRDefault="00D03894" w:rsidP="00D03894">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8"/>
              </w:rPr>
            </w:pPr>
            <w:r w:rsidRPr="00CD7B1F">
              <w:rPr>
                <w:rFonts w:ascii="Calibri" w:hAnsi="Calibri"/>
                <w:sz w:val="16"/>
                <w:szCs w:val="18"/>
              </w:rPr>
              <w:t>Water Heater Type</w:t>
            </w:r>
          </w:p>
        </w:tc>
        <w:tc>
          <w:tcPr>
            <w:tcW w:w="879" w:type="dxa"/>
            <w:vAlign w:val="bottom"/>
          </w:tcPr>
          <w:p w14:paraId="122A1AFD"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cs="Tahoma"/>
                <w:sz w:val="16"/>
                <w:szCs w:val="18"/>
              </w:rPr>
            </w:pPr>
            <w:r w:rsidRPr="00CD7B1F">
              <w:rPr>
                <w:rFonts w:ascii="Calibri" w:hAnsi="Calibri"/>
                <w:sz w:val="16"/>
                <w:szCs w:val="18"/>
              </w:rPr>
              <w:t xml:space="preserve"># of Water Heaters in </w:t>
            </w:r>
            <w:r w:rsidR="006D1616">
              <w:rPr>
                <w:rFonts w:ascii="Calibri" w:hAnsi="Calibri"/>
                <w:sz w:val="16"/>
                <w:szCs w:val="18"/>
              </w:rPr>
              <w:t>S</w:t>
            </w:r>
            <w:r w:rsidRPr="00CD7B1F">
              <w:rPr>
                <w:rFonts w:ascii="Calibri" w:hAnsi="Calibri"/>
                <w:sz w:val="16"/>
                <w:szCs w:val="18"/>
              </w:rPr>
              <w:t>ystem</w:t>
            </w:r>
          </w:p>
        </w:tc>
        <w:tc>
          <w:tcPr>
            <w:tcW w:w="879" w:type="dxa"/>
            <w:vAlign w:val="bottom"/>
          </w:tcPr>
          <w:p w14:paraId="122A1AFE" w14:textId="77777777" w:rsidR="00D03894" w:rsidRDefault="00D03894" w:rsidP="00D03894">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8"/>
              </w:rPr>
            </w:pPr>
            <w:r w:rsidRPr="00CD7B1F">
              <w:rPr>
                <w:rFonts w:ascii="Calibri" w:hAnsi="Calibri"/>
                <w:sz w:val="16"/>
                <w:szCs w:val="18"/>
              </w:rPr>
              <w:t>Water Heater</w:t>
            </w:r>
          </w:p>
          <w:p w14:paraId="122A1AFF" w14:textId="77777777" w:rsidR="00D03894" w:rsidRDefault="00D03894" w:rsidP="00D03894">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8"/>
              </w:rPr>
            </w:pPr>
            <w:r w:rsidRPr="00CD7B1F">
              <w:rPr>
                <w:rFonts w:ascii="Calibri" w:hAnsi="Calibri"/>
                <w:sz w:val="16"/>
                <w:szCs w:val="18"/>
              </w:rPr>
              <w:t>Storage</w:t>
            </w:r>
          </w:p>
          <w:p w14:paraId="122A1B00"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cs="Tahoma"/>
                <w:sz w:val="16"/>
                <w:szCs w:val="18"/>
              </w:rPr>
            </w:pPr>
            <w:r w:rsidRPr="00CD7B1F">
              <w:rPr>
                <w:rFonts w:ascii="Calibri" w:hAnsi="Calibri"/>
                <w:sz w:val="16"/>
                <w:szCs w:val="18"/>
              </w:rPr>
              <w:t>Volume (gal)</w:t>
            </w:r>
          </w:p>
        </w:tc>
        <w:tc>
          <w:tcPr>
            <w:tcW w:w="879" w:type="dxa"/>
            <w:vAlign w:val="bottom"/>
          </w:tcPr>
          <w:p w14:paraId="122A1B01" w14:textId="77777777" w:rsidR="00D03894" w:rsidRDefault="00D03894" w:rsidP="00D03894">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8"/>
              </w:rPr>
            </w:pPr>
            <w:r w:rsidRPr="00CD7B1F">
              <w:rPr>
                <w:rFonts w:ascii="Calibri" w:hAnsi="Calibri"/>
                <w:sz w:val="16"/>
                <w:szCs w:val="18"/>
              </w:rPr>
              <w:t>Fuel Type</w:t>
            </w:r>
          </w:p>
        </w:tc>
        <w:tc>
          <w:tcPr>
            <w:tcW w:w="879" w:type="dxa"/>
            <w:vAlign w:val="bottom"/>
          </w:tcPr>
          <w:p w14:paraId="122A1B02" w14:textId="77777777" w:rsidR="00D03894" w:rsidRDefault="00D03894" w:rsidP="00D03894">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8"/>
              </w:rPr>
            </w:pPr>
            <w:r w:rsidRPr="00CD7B1F">
              <w:rPr>
                <w:rFonts w:ascii="Calibri" w:hAnsi="Calibri"/>
                <w:sz w:val="16"/>
                <w:szCs w:val="18"/>
              </w:rPr>
              <w:t>Rated Input Type</w:t>
            </w:r>
          </w:p>
        </w:tc>
        <w:tc>
          <w:tcPr>
            <w:tcW w:w="879" w:type="dxa"/>
            <w:vAlign w:val="bottom"/>
          </w:tcPr>
          <w:p w14:paraId="122A1B03" w14:textId="77777777" w:rsidR="00D03894" w:rsidRDefault="00D03894" w:rsidP="00D03894">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8"/>
              </w:rPr>
            </w:pPr>
            <w:r w:rsidRPr="00CD7B1F">
              <w:rPr>
                <w:rFonts w:ascii="Calibri" w:hAnsi="Calibri"/>
                <w:sz w:val="16"/>
                <w:szCs w:val="18"/>
              </w:rPr>
              <w:t>Rated Input Value</w:t>
            </w:r>
          </w:p>
        </w:tc>
        <w:tc>
          <w:tcPr>
            <w:tcW w:w="879" w:type="dxa"/>
            <w:vAlign w:val="bottom"/>
          </w:tcPr>
          <w:p w14:paraId="122A1B04" w14:textId="77777777" w:rsidR="00D03894" w:rsidRDefault="00D03894" w:rsidP="00D03894">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8"/>
              </w:rPr>
            </w:pPr>
            <w:r w:rsidRPr="00CD7B1F">
              <w:rPr>
                <w:rFonts w:ascii="Calibri" w:hAnsi="Calibri"/>
                <w:sz w:val="16"/>
                <w:szCs w:val="18"/>
              </w:rPr>
              <w:t>Heating Efficiency Type</w:t>
            </w:r>
          </w:p>
        </w:tc>
        <w:tc>
          <w:tcPr>
            <w:tcW w:w="879" w:type="dxa"/>
            <w:vAlign w:val="bottom"/>
          </w:tcPr>
          <w:p w14:paraId="122A1B05" w14:textId="77777777" w:rsidR="00D03894" w:rsidRDefault="00D03894" w:rsidP="00D03894">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8"/>
              </w:rPr>
            </w:pPr>
            <w:r w:rsidRPr="00CD7B1F">
              <w:rPr>
                <w:rFonts w:ascii="Calibri" w:hAnsi="Calibri"/>
                <w:sz w:val="16"/>
                <w:szCs w:val="18"/>
              </w:rPr>
              <w:t>Heating Efficiency Value</w:t>
            </w:r>
          </w:p>
        </w:tc>
        <w:tc>
          <w:tcPr>
            <w:tcW w:w="879" w:type="dxa"/>
            <w:vAlign w:val="bottom"/>
          </w:tcPr>
          <w:p w14:paraId="41BCC99F" w14:textId="77777777" w:rsidR="004A0D9C" w:rsidRDefault="00D03894" w:rsidP="00D03894">
            <w:pPr>
              <w:keepNext/>
              <w:tabs>
                <w:tab w:val="left" w:pos="2160"/>
                <w:tab w:val="left" w:pos="2700"/>
                <w:tab w:val="left" w:pos="3420"/>
                <w:tab w:val="left" w:pos="3780"/>
                <w:tab w:val="left" w:pos="5760"/>
                <w:tab w:val="left" w:pos="7212"/>
              </w:tabs>
              <w:spacing w:line="240" w:lineRule="exact"/>
              <w:jc w:val="center"/>
              <w:rPr>
                <w:rFonts w:ascii="Calibri" w:hAnsi="Calibri"/>
                <w:sz w:val="16"/>
                <w:szCs w:val="18"/>
              </w:rPr>
            </w:pPr>
            <w:r w:rsidRPr="00CD7B1F">
              <w:rPr>
                <w:rFonts w:ascii="Calibri" w:hAnsi="Calibri"/>
                <w:sz w:val="16"/>
                <w:szCs w:val="18"/>
              </w:rPr>
              <w:t xml:space="preserve">Standby Loss </w:t>
            </w:r>
          </w:p>
          <w:p w14:paraId="122A1B06" w14:textId="028FC2F0" w:rsidR="00D03894" w:rsidRDefault="00D03894" w:rsidP="00D03894">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8"/>
              </w:rPr>
            </w:pPr>
            <w:r w:rsidRPr="00CD7B1F">
              <w:rPr>
                <w:rFonts w:ascii="Calibri" w:hAnsi="Calibri"/>
                <w:sz w:val="16"/>
                <w:szCs w:val="18"/>
              </w:rPr>
              <w:t>(%)</w:t>
            </w:r>
          </w:p>
        </w:tc>
        <w:tc>
          <w:tcPr>
            <w:tcW w:w="879" w:type="dxa"/>
            <w:vAlign w:val="bottom"/>
          </w:tcPr>
          <w:p w14:paraId="122A1B07" w14:textId="77777777" w:rsidR="00D03894" w:rsidRDefault="00D03894" w:rsidP="00D03894">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8"/>
              </w:rPr>
            </w:pPr>
            <w:r w:rsidRPr="00CD7B1F">
              <w:rPr>
                <w:rFonts w:ascii="Calibri" w:hAnsi="Calibri"/>
                <w:sz w:val="16"/>
                <w:szCs w:val="18"/>
              </w:rPr>
              <w:t>Exterior Insul</w:t>
            </w:r>
            <w:r w:rsidR="00786D10">
              <w:rPr>
                <w:rFonts w:ascii="Calibri" w:hAnsi="Calibri"/>
                <w:sz w:val="16"/>
                <w:szCs w:val="18"/>
              </w:rPr>
              <w:t>ation</w:t>
            </w:r>
          </w:p>
          <w:p w14:paraId="122A1B08" w14:textId="77777777" w:rsidR="00D03894" w:rsidRDefault="00D03894" w:rsidP="00D03894">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8"/>
              </w:rPr>
            </w:pPr>
            <w:r>
              <w:rPr>
                <w:rFonts w:ascii="Calibri" w:hAnsi="Calibri"/>
                <w:sz w:val="16"/>
                <w:szCs w:val="18"/>
              </w:rPr>
              <w:t>R-Value</w:t>
            </w:r>
          </w:p>
        </w:tc>
        <w:tc>
          <w:tcPr>
            <w:tcW w:w="879" w:type="dxa"/>
            <w:vAlign w:val="bottom"/>
          </w:tcPr>
          <w:p w14:paraId="122A1B09" w14:textId="77777777" w:rsidR="00D03894" w:rsidRDefault="00D03894" w:rsidP="00D03894">
            <w:pPr>
              <w:keepNext/>
              <w:tabs>
                <w:tab w:val="left" w:pos="2160"/>
                <w:tab w:val="left" w:pos="2700"/>
                <w:tab w:val="left" w:pos="3420"/>
                <w:tab w:val="left" w:pos="3780"/>
                <w:tab w:val="left" w:pos="5760"/>
                <w:tab w:val="left" w:pos="7212"/>
              </w:tabs>
              <w:spacing w:line="240" w:lineRule="exact"/>
              <w:jc w:val="center"/>
              <w:rPr>
                <w:rFonts w:ascii="Calibri" w:hAnsi="Calibri" w:cs="Tahoma"/>
                <w:sz w:val="16"/>
                <w:szCs w:val="18"/>
              </w:rPr>
            </w:pPr>
            <w:r w:rsidRPr="00CD7B1F">
              <w:rPr>
                <w:rFonts w:ascii="Calibri" w:hAnsi="Calibri"/>
                <w:sz w:val="16"/>
                <w:szCs w:val="18"/>
              </w:rPr>
              <w:t>Back-Up Solar Savings Fraction</w:t>
            </w:r>
          </w:p>
        </w:tc>
      </w:tr>
      <w:tr w:rsidR="00D03894" w:rsidRPr="009B3A0C" w14:paraId="122A1B1A" w14:textId="77777777" w:rsidTr="00557E8A">
        <w:trPr>
          <w:cantSplit/>
          <w:trHeight w:val="432"/>
        </w:trPr>
        <w:tc>
          <w:tcPr>
            <w:tcW w:w="1356" w:type="dxa"/>
            <w:vAlign w:val="center"/>
          </w:tcPr>
          <w:p w14:paraId="122A1B0B"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122A1B0C"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122A1B0D"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0E"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0F"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10"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11"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12"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13"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14"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15"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16"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17"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18" w14:textId="77777777" w:rsidR="00D03894" w:rsidRDefault="00D03894" w:rsidP="00D03894">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p>
        </w:tc>
        <w:tc>
          <w:tcPr>
            <w:tcW w:w="879" w:type="dxa"/>
            <w:vAlign w:val="center"/>
          </w:tcPr>
          <w:p w14:paraId="122A1B19" w14:textId="77777777" w:rsidR="00D03894" w:rsidRDefault="00D03894" w:rsidP="00D03894">
            <w:pPr>
              <w:keepNext/>
              <w:tabs>
                <w:tab w:val="left" w:pos="2160"/>
                <w:tab w:val="left" w:pos="2700"/>
                <w:tab w:val="left" w:pos="3420"/>
                <w:tab w:val="left" w:pos="3780"/>
                <w:tab w:val="left" w:pos="5760"/>
                <w:tab w:val="left" w:pos="7212"/>
              </w:tabs>
              <w:spacing w:line="240" w:lineRule="exact"/>
              <w:jc w:val="center"/>
              <w:rPr>
                <w:rFonts w:ascii="Calibri" w:hAnsi="Calibri"/>
                <w:sz w:val="18"/>
                <w:szCs w:val="18"/>
              </w:rPr>
            </w:pPr>
          </w:p>
        </w:tc>
      </w:tr>
      <w:tr w:rsidR="00D03894" w:rsidRPr="009B3A0C" w14:paraId="122A1B2A" w14:textId="77777777" w:rsidTr="00557E8A">
        <w:trPr>
          <w:cantSplit/>
          <w:trHeight w:val="432"/>
        </w:trPr>
        <w:tc>
          <w:tcPr>
            <w:tcW w:w="1356" w:type="dxa"/>
            <w:vAlign w:val="center"/>
          </w:tcPr>
          <w:p w14:paraId="122A1B1B"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122A1B1C"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122A1B1D"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1E"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1F"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20"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21"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22"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23"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24"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25"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26"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27"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28"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29"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r>
      <w:tr w:rsidR="00D03894" w:rsidRPr="009B3A0C" w14:paraId="122A1B3A" w14:textId="77777777" w:rsidTr="00557E8A">
        <w:trPr>
          <w:cantSplit/>
          <w:trHeight w:val="432"/>
        </w:trPr>
        <w:tc>
          <w:tcPr>
            <w:tcW w:w="1356" w:type="dxa"/>
            <w:vAlign w:val="center"/>
          </w:tcPr>
          <w:p w14:paraId="122A1B2B"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122A1B2C"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122A1B2D"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2E"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2F"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30"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31"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32"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33"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34"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35"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36"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37"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38"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39"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r>
      <w:tr w:rsidR="00D03894" w:rsidRPr="009B3A0C" w14:paraId="122A1B4A" w14:textId="77777777" w:rsidTr="00557E8A">
        <w:trPr>
          <w:cantSplit/>
          <w:trHeight w:val="432"/>
        </w:trPr>
        <w:tc>
          <w:tcPr>
            <w:tcW w:w="1356" w:type="dxa"/>
            <w:vAlign w:val="center"/>
          </w:tcPr>
          <w:p w14:paraId="122A1B3B"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122A1B3C"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122A1B3D"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3E"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3F"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40"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41"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42"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43"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44"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45"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46"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47"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48"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49"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r>
      <w:tr w:rsidR="00D03894" w:rsidRPr="009B3A0C" w14:paraId="122A1B5A" w14:textId="77777777" w:rsidTr="00557E8A">
        <w:trPr>
          <w:cantSplit/>
          <w:trHeight w:val="432"/>
        </w:trPr>
        <w:tc>
          <w:tcPr>
            <w:tcW w:w="1356" w:type="dxa"/>
            <w:vAlign w:val="center"/>
          </w:tcPr>
          <w:p w14:paraId="122A1B4B"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122A1B4C"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122A1B4D"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4E"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4F"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50"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51"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52"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53"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54"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55"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56"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57"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58"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59"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r>
      <w:tr w:rsidR="00D03894" w:rsidRPr="009B3A0C" w14:paraId="122A1B6A" w14:textId="77777777" w:rsidTr="00557E8A">
        <w:trPr>
          <w:cantSplit/>
          <w:trHeight w:val="432"/>
        </w:trPr>
        <w:tc>
          <w:tcPr>
            <w:tcW w:w="1356" w:type="dxa"/>
            <w:vAlign w:val="center"/>
          </w:tcPr>
          <w:p w14:paraId="122A1B5B"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122A1B5C"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122A1B5D"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5E"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5F"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60"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61"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62"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63"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64"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65"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66"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67"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68"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69"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r>
      <w:tr w:rsidR="00D03894" w:rsidRPr="009B3A0C" w14:paraId="122A1B7A" w14:textId="77777777" w:rsidTr="00557E8A">
        <w:trPr>
          <w:cantSplit/>
          <w:trHeight w:val="432"/>
        </w:trPr>
        <w:tc>
          <w:tcPr>
            <w:tcW w:w="1356" w:type="dxa"/>
            <w:vAlign w:val="center"/>
          </w:tcPr>
          <w:p w14:paraId="122A1B6B"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122A1B6C"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122A1B6D"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6E"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6F"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70"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71"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72"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73"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74"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75"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76"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77"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78"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79"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r>
      <w:tr w:rsidR="00D03894" w:rsidRPr="009B3A0C" w14:paraId="122A1B8A" w14:textId="77777777" w:rsidTr="00557E8A">
        <w:trPr>
          <w:cantSplit/>
          <w:trHeight w:val="432"/>
        </w:trPr>
        <w:tc>
          <w:tcPr>
            <w:tcW w:w="1356" w:type="dxa"/>
            <w:vAlign w:val="center"/>
          </w:tcPr>
          <w:p w14:paraId="122A1B7B"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122A1B7C"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122A1B7D"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7E"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7F"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80"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81"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82"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83"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84"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85"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86"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87"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88"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89"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r>
      <w:tr w:rsidR="00D03894" w:rsidRPr="009B3A0C" w14:paraId="122A1B9A" w14:textId="77777777" w:rsidTr="00557E8A">
        <w:trPr>
          <w:cantSplit/>
          <w:trHeight w:val="432"/>
        </w:trPr>
        <w:tc>
          <w:tcPr>
            <w:tcW w:w="1356" w:type="dxa"/>
            <w:vAlign w:val="center"/>
          </w:tcPr>
          <w:p w14:paraId="122A1B8B"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122A1B8C"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122A1B8D"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8E"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8F"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90"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91"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92"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93"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94"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95"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96"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97"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98"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99"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r>
      <w:tr w:rsidR="00D03894" w:rsidRPr="009B3A0C" w14:paraId="122A1BAA" w14:textId="77777777" w:rsidTr="00557E8A">
        <w:trPr>
          <w:cantSplit/>
          <w:trHeight w:val="432"/>
        </w:trPr>
        <w:tc>
          <w:tcPr>
            <w:tcW w:w="1356" w:type="dxa"/>
            <w:vAlign w:val="center"/>
          </w:tcPr>
          <w:p w14:paraId="122A1B9B"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122A1B9C"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122A1B9D"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9E"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9F"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A0"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A1"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A2"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A3"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A4"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A5"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A6"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A7"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A8"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A9"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r>
      <w:tr w:rsidR="00E902A9" w:rsidRPr="009B3A0C" w14:paraId="122A1BBA" w14:textId="77777777" w:rsidTr="00557E8A">
        <w:trPr>
          <w:cantSplit/>
          <w:trHeight w:val="432"/>
        </w:trPr>
        <w:tc>
          <w:tcPr>
            <w:tcW w:w="1356" w:type="dxa"/>
            <w:vAlign w:val="center"/>
          </w:tcPr>
          <w:p w14:paraId="122A1BAB" w14:textId="77777777" w:rsidR="00E902A9" w:rsidRDefault="00E902A9"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122A1BAC" w14:textId="77777777" w:rsidR="00E902A9" w:rsidRDefault="00E902A9"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122A1BAD" w14:textId="77777777" w:rsidR="00E902A9" w:rsidRDefault="00E902A9"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AE" w14:textId="77777777" w:rsidR="00E902A9" w:rsidRDefault="00E902A9"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AF" w14:textId="77777777" w:rsidR="00E902A9" w:rsidRDefault="00E902A9"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B0" w14:textId="77777777" w:rsidR="00E902A9" w:rsidRDefault="00E902A9"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B1" w14:textId="77777777" w:rsidR="00E902A9" w:rsidRDefault="00E902A9"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B2" w14:textId="77777777" w:rsidR="00E902A9" w:rsidRDefault="00E902A9"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B3" w14:textId="77777777" w:rsidR="00E902A9" w:rsidRDefault="00E902A9"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B4" w14:textId="77777777" w:rsidR="00E902A9" w:rsidRDefault="00E902A9"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B5" w14:textId="77777777" w:rsidR="00E902A9" w:rsidRDefault="00E902A9"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B6" w14:textId="77777777" w:rsidR="00E902A9" w:rsidRDefault="00E902A9"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B7" w14:textId="77777777" w:rsidR="00E902A9" w:rsidRDefault="00E902A9"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B8" w14:textId="77777777" w:rsidR="00E902A9" w:rsidRDefault="00E902A9"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B9" w14:textId="77777777" w:rsidR="00E902A9" w:rsidRDefault="00E902A9"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r>
      <w:tr w:rsidR="00E902A9" w:rsidRPr="009B3A0C" w14:paraId="122A1BCA" w14:textId="77777777" w:rsidTr="00557E8A">
        <w:trPr>
          <w:cantSplit/>
          <w:trHeight w:val="432"/>
        </w:trPr>
        <w:tc>
          <w:tcPr>
            <w:tcW w:w="1356" w:type="dxa"/>
            <w:vAlign w:val="center"/>
          </w:tcPr>
          <w:p w14:paraId="122A1BBB" w14:textId="77777777" w:rsidR="00E902A9" w:rsidRDefault="00E902A9"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122A1BBC" w14:textId="77777777" w:rsidR="00E902A9" w:rsidRDefault="00E902A9"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122A1BBD" w14:textId="77777777" w:rsidR="00E902A9" w:rsidRDefault="00E902A9"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BE" w14:textId="77777777" w:rsidR="00E902A9" w:rsidRDefault="00E902A9"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BF" w14:textId="77777777" w:rsidR="00E902A9" w:rsidRDefault="00E902A9"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C0" w14:textId="77777777" w:rsidR="00E902A9" w:rsidRDefault="00E902A9"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C1" w14:textId="77777777" w:rsidR="00E902A9" w:rsidRDefault="00E902A9"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C2" w14:textId="77777777" w:rsidR="00E902A9" w:rsidRDefault="00E902A9"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C3" w14:textId="77777777" w:rsidR="00E902A9" w:rsidRDefault="00E902A9"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C4" w14:textId="77777777" w:rsidR="00E902A9" w:rsidRDefault="00E902A9"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C5" w14:textId="77777777" w:rsidR="00E902A9" w:rsidRDefault="00E902A9"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C6" w14:textId="77777777" w:rsidR="00E902A9" w:rsidRDefault="00E902A9"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C7" w14:textId="77777777" w:rsidR="00E902A9" w:rsidRDefault="00E902A9"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C8" w14:textId="77777777" w:rsidR="00E902A9" w:rsidRDefault="00E902A9"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C9" w14:textId="77777777" w:rsidR="00E902A9" w:rsidRDefault="00E902A9"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r>
      <w:tr w:rsidR="00E902A9" w:rsidRPr="009B3A0C" w14:paraId="122A1BDA" w14:textId="77777777" w:rsidTr="00557E8A">
        <w:trPr>
          <w:cantSplit/>
          <w:trHeight w:val="432"/>
        </w:trPr>
        <w:tc>
          <w:tcPr>
            <w:tcW w:w="1356" w:type="dxa"/>
            <w:vAlign w:val="center"/>
          </w:tcPr>
          <w:p w14:paraId="122A1BCB" w14:textId="77777777" w:rsidR="00E902A9" w:rsidRDefault="00E902A9"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122A1BCC" w14:textId="77777777" w:rsidR="00E902A9" w:rsidRDefault="00E902A9"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122A1BCD" w14:textId="77777777" w:rsidR="00E902A9" w:rsidRDefault="00E902A9"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CE" w14:textId="77777777" w:rsidR="00E902A9" w:rsidRDefault="00E902A9"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CF" w14:textId="77777777" w:rsidR="00E902A9" w:rsidRDefault="00E902A9"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D0" w14:textId="77777777" w:rsidR="00E902A9" w:rsidRDefault="00E902A9"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D1" w14:textId="77777777" w:rsidR="00E902A9" w:rsidRDefault="00E902A9"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D2" w14:textId="77777777" w:rsidR="00E902A9" w:rsidRDefault="00E902A9"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D3" w14:textId="77777777" w:rsidR="00E902A9" w:rsidRDefault="00E902A9"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D4" w14:textId="77777777" w:rsidR="00E902A9" w:rsidRDefault="00E902A9"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D5" w14:textId="77777777" w:rsidR="00E902A9" w:rsidRDefault="00E902A9"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D6" w14:textId="77777777" w:rsidR="00E902A9" w:rsidRDefault="00E902A9"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D7" w14:textId="77777777" w:rsidR="00E902A9" w:rsidRDefault="00E902A9"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D8" w14:textId="77777777" w:rsidR="00E902A9" w:rsidRDefault="00E902A9"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D9" w14:textId="77777777" w:rsidR="00E902A9" w:rsidRDefault="00E902A9"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r>
      <w:tr w:rsidR="00D03894" w:rsidRPr="009B3A0C" w14:paraId="122A1BEA" w14:textId="77777777" w:rsidTr="00557E8A">
        <w:trPr>
          <w:cantSplit/>
          <w:trHeight w:val="432"/>
        </w:trPr>
        <w:tc>
          <w:tcPr>
            <w:tcW w:w="1356" w:type="dxa"/>
            <w:vAlign w:val="center"/>
          </w:tcPr>
          <w:p w14:paraId="122A1BDB"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122A1BDC"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122A1BDD"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DE"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DF"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E0"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E1"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E2"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E3"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E4"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E5"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E6"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E7"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E8"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E9"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r>
      <w:tr w:rsidR="00D03894" w:rsidRPr="009B3A0C" w14:paraId="122A1BFA" w14:textId="77777777" w:rsidTr="00557E8A">
        <w:trPr>
          <w:cantSplit/>
          <w:trHeight w:val="432"/>
        </w:trPr>
        <w:tc>
          <w:tcPr>
            <w:tcW w:w="1356" w:type="dxa"/>
            <w:vAlign w:val="center"/>
          </w:tcPr>
          <w:p w14:paraId="122A1BEB"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122A1BEC"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122A1BED"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EE"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EF"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F0"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F1"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F2"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F3"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F4"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F5"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F6"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F7"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F8"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F9"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r>
      <w:tr w:rsidR="00D03894" w:rsidRPr="009B3A0C" w14:paraId="122A1C0A" w14:textId="77777777" w:rsidTr="00557E8A">
        <w:trPr>
          <w:cantSplit/>
          <w:trHeight w:val="432"/>
        </w:trPr>
        <w:tc>
          <w:tcPr>
            <w:tcW w:w="1356" w:type="dxa"/>
            <w:vAlign w:val="center"/>
          </w:tcPr>
          <w:p w14:paraId="122A1BFB"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122A1BFC"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356" w:type="dxa"/>
            <w:vAlign w:val="center"/>
          </w:tcPr>
          <w:p w14:paraId="122A1BFD"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FE"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BFF"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C00"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C01"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C02"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C03"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C04"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C05"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C06"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C07"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C08"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879" w:type="dxa"/>
            <w:vAlign w:val="center"/>
          </w:tcPr>
          <w:p w14:paraId="122A1C09" w14:textId="77777777" w:rsidR="00D03894" w:rsidRDefault="00D03894" w:rsidP="00D03894">
            <w:pPr>
              <w:keepNext/>
              <w:tabs>
                <w:tab w:val="left" w:pos="2160"/>
                <w:tab w:val="left" w:pos="2700"/>
                <w:tab w:val="left" w:pos="3420"/>
                <w:tab w:val="left" w:pos="3780"/>
                <w:tab w:val="left" w:pos="5760"/>
                <w:tab w:val="left" w:pos="7212"/>
              </w:tabs>
              <w:jc w:val="center"/>
              <w:rPr>
                <w:rFonts w:ascii="Calibri" w:hAnsi="Calibri"/>
                <w:sz w:val="18"/>
                <w:szCs w:val="18"/>
              </w:rPr>
            </w:pPr>
          </w:p>
        </w:tc>
      </w:tr>
    </w:tbl>
    <w:p w14:paraId="122A1C0B" w14:textId="77777777" w:rsidR="00550E00" w:rsidRDefault="00550E00"/>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217"/>
        <w:gridCol w:w="7326"/>
      </w:tblGrid>
      <w:tr w:rsidR="00CA5769" w:rsidRPr="00CA5769" w14:paraId="122A1C0D" w14:textId="77777777" w:rsidTr="00550E00">
        <w:trPr>
          <w:trHeight w:val="206"/>
        </w:trPr>
        <w:tc>
          <w:tcPr>
            <w:tcW w:w="14543" w:type="dxa"/>
            <w:gridSpan w:val="2"/>
            <w:vAlign w:val="center"/>
          </w:tcPr>
          <w:p w14:paraId="122A1C0C" w14:textId="77777777" w:rsidR="003E7B71" w:rsidRDefault="00CA5769" w:rsidP="003E7B71">
            <w:pPr>
              <w:keepNext/>
              <w:keepLines/>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ahoma" w:hAnsi="Tahoma" w:cs="Arial"/>
                <w:b/>
                <w:sz w:val="20"/>
                <w:szCs w:val="20"/>
              </w:rPr>
            </w:pPr>
            <w:r w:rsidRPr="00CA5769">
              <w:rPr>
                <w:rFonts w:ascii="Calibri" w:hAnsi="Calibri" w:cs="Arial"/>
                <w:b/>
                <w:caps/>
                <w:sz w:val="18"/>
                <w:szCs w:val="18"/>
              </w:rPr>
              <w:t>Documentation Author's Declaration Statement</w:t>
            </w:r>
          </w:p>
        </w:tc>
      </w:tr>
      <w:tr w:rsidR="00CA5769" w:rsidRPr="00CA5769" w14:paraId="122A1C0F" w14:textId="77777777" w:rsidTr="00550E00">
        <w:trPr>
          <w:trHeight w:val="206"/>
        </w:trPr>
        <w:tc>
          <w:tcPr>
            <w:tcW w:w="14543" w:type="dxa"/>
            <w:gridSpan w:val="2"/>
            <w:vAlign w:val="center"/>
          </w:tcPr>
          <w:p w14:paraId="122A1C0E" w14:textId="77777777" w:rsidR="003E7B71" w:rsidRDefault="00CA5769" w:rsidP="003E7B71">
            <w:pPr>
              <w:keepNext/>
              <w:keepLines/>
              <w:numPr>
                <w:ilvl w:val="0"/>
                <w:numId w:val="45"/>
              </w:numPr>
              <w:rPr>
                <w:rFonts w:ascii="Calibri" w:hAnsi="Calibri"/>
                <w:sz w:val="18"/>
                <w:szCs w:val="18"/>
              </w:rPr>
            </w:pPr>
            <w:r w:rsidRPr="00CA5769">
              <w:rPr>
                <w:rFonts w:ascii="Calibri" w:hAnsi="Calibri"/>
                <w:sz w:val="18"/>
                <w:szCs w:val="18"/>
              </w:rPr>
              <w:t>I certify that this Certificate of Compliance documentation is accurate and complete.</w:t>
            </w:r>
          </w:p>
        </w:tc>
      </w:tr>
      <w:tr w:rsidR="00CA5769" w:rsidRPr="00CA5769" w14:paraId="122A1C12" w14:textId="77777777" w:rsidTr="00550E00">
        <w:trPr>
          <w:trHeight w:val="432"/>
        </w:trPr>
        <w:tc>
          <w:tcPr>
            <w:tcW w:w="7217" w:type="dxa"/>
          </w:tcPr>
          <w:p w14:paraId="122A1C10" w14:textId="77777777" w:rsidR="003E7B71" w:rsidRDefault="00CA5769" w:rsidP="003E7B71">
            <w:pPr>
              <w:keepNext/>
              <w:keepLines/>
              <w:rPr>
                <w:rFonts w:ascii="Calibri" w:hAnsi="Calibri"/>
                <w:sz w:val="14"/>
                <w:szCs w:val="14"/>
              </w:rPr>
            </w:pPr>
            <w:r w:rsidRPr="00CA5769">
              <w:rPr>
                <w:rFonts w:ascii="Calibri" w:hAnsi="Calibri"/>
                <w:sz w:val="14"/>
                <w:szCs w:val="14"/>
              </w:rPr>
              <w:t>Documentation Author Name:</w:t>
            </w:r>
          </w:p>
        </w:tc>
        <w:tc>
          <w:tcPr>
            <w:tcW w:w="7326" w:type="dxa"/>
          </w:tcPr>
          <w:p w14:paraId="122A1C11" w14:textId="77777777" w:rsidR="003E7B71" w:rsidRDefault="00CA5769" w:rsidP="003E7B71">
            <w:pPr>
              <w:keepNext/>
              <w:keepLines/>
              <w:rPr>
                <w:rFonts w:ascii="Calibri" w:hAnsi="Calibri"/>
                <w:sz w:val="14"/>
                <w:szCs w:val="14"/>
              </w:rPr>
            </w:pPr>
            <w:r w:rsidRPr="00CA5769">
              <w:rPr>
                <w:rFonts w:ascii="Calibri" w:hAnsi="Calibri"/>
                <w:sz w:val="14"/>
                <w:szCs w:val="14"/>
              </w:rPr>
              <w:t>Documentation Author Signature:</w:t>
            </w:r>
          </w:p>
        </w:tc>
      </w:tr>
      <w:tr w:rsidR="00CA5769" w:rsidRPr="00CA5769" w14:paraId="122A1C15" w14:textId="77777777" w:rsidTr="00550E00">
        <w:trPr>
          <w:trHeight w:val="432"/>
        </w:trPr>
        <w:tc>
          <w:tcPr>
            <w:tcW w:w="7217" w:type="dxa"/>
          </w:tcPr>
          <w:p w14:paraId="122A1C13" w14:textId="77777777" w:rsidR="003E7B71" w:rsidRDefault="00CA5769" w:rsidP="003E7B71">
            <w:pPr>
              <w:keepNext/>
              <w:keepLines/>
              <w:rPr>
                <w:rFonts w:ascii="Calibri" w:hAnsi="Calibri"/>
                <w:sz w:val="14"/>
                <w:szCs w:val="14"/>
              </w:rPr>
            </w:pPr>
            <w:r w:rsidRPr="00CA5769">
              <w:rPr>
                <w:rFonts w:ascii="Calibri" w:hAnsi="Calibri"/>
                <w:sz w:val="14"/>
                <w:szCs w:val="14"/>
              </w:rPr>
              <w:t>Company:</w:t>
            </w:r>
          </w:p>
        </w:tc>
        <w:tc>
          <w:tcPr>
            <w:tcW w:w="7326" w:type="dxa"/>
          </w:tcPr>
          <w:p w14:paraId="122A1C14" w14:textId="77777777" w:rsidR="003E7B71" w:rsidRDefault="00CA5769" w:rsidP="003E7B71">
            <w:pPr>
              <w:keepNext/>
              <w:keepLines/>
              <w:rPr>
                <w:rFonts w:ascii="Calibri" w:hAnsi="Calibri"/>
                <w:sz w:val="14"/>
                <w:szCs w:val="14"/>
              </w:rPr>
            </w:pPr>
            <w:r w:rsidRPr="00CA5769">
              <w:rPr>
                <w:rFonts w:ascii="Calibri" w:hAnsi="Calibri"/>
                <w:sz w:val="14"/>
                <w:szCs w:val="14"/>
              </w:rPr>
              <w:t>Signature Date:</w:t>
            </w:r>
          </w:p>
        </w:tc>
      </w:tr>
      <w:tr w:rsidR="00CA5769" w:rsidRPr="00CA5769" w14:paraId="122A1C18" w14:textId="77777777" w:rsidTr="00550E00">
        <w:trPr>
          <w:trHeight w:val="432"/>
        </w:trPr>
        <w:tc>
          <w:tcPr>
            <w:tcW w:w="7217" w:type="dxa"/>
          </w:tcPr>
          <w:p w14:paraId="122A1C16" w14:textId="77777777" w:rsidR="003E7B71" w:rsidRDefault="00CA5769" w:rsidP="003E7B71">
            <w:pPr>
              <w:keepNext/>
              <w:keepLines/>
              <w:rPr>
                <w:rFonts w:ascii="Calibri" w:hAnsi="Calibri"/>
                <w:sz w:val="14"/>
                <w:szCs w:val="14"/>
              </w:rPr>
            </w:pPr>
            <w:r w:rsidRPr="00CA5769">
              <w:rPr>
                <w:rFonts w:ascii="Calibri" w:hAnsi="Calibri"/>
                <w:sz w:val="14"/>
                <w:szCs w:val="14"/>
              </w:rPr>
              <w:t>Address:</w:t>
            </w:r>
          </w:p>
        </w:tc>
        <w:tc>
          <w:tcPr>
            <w:tcW w:w="7326" w:type="dxa"/>
          </w:tcPr>
          <w:p w14:paraId="122A1C17" w14:textId="77777777" w:rsidR="003E7B71" w:rsidRDefault="00CA5769" w:rsidP="003E7B71">
            <w:pPr>
              <w:keepNext/>
              <w:keepLines/>
              <w:rPr>
                <w:rFonts w:ascii="Calibri" w:hAnsi="Calibri"/>
                <w:sz w:val="14"/>
                <w:szCs w:val="14"/>
              </w:rPr>
            </w:pPr>
            <w:r w:rsidRPr="00CA5769">
              <w:rPr>
                <w:rFonts w:ascii="Calibri" w:hAnsi="Calibri"/>
                <w:sz w:val="14"/>
                <w:szCs w:val="14"/>
              </w:rPr>
              <w:t>CEA/ HERS Certification Identification (if applicable):</w:t>
            </w:r>
          </w:p>
        </w:tc>
      </w:tr>
      <w:tr w:rsidR="00CA5769" w:rsidRPr="00CA5769" w14:paraId="122A1C1B" w14:textId="77777777" w:rsidTr="00550E00">
        <w:trPr>
          <w:trHeight w:val="432"/>
        </w:trPr>
        <w:tc>
          <w:tcPr>
            <w:tcW w:w="7217" w:type="dxa"/>
          </w:tcPr>
          <w:p w14:paraId="122A1C19" w14:textId="77777777" w:rsidR="003E7B71" w:rsidRDefault="00CA5769" w:rsidP="003E7B71">
            <w:pPr>
              <w:keepNext/>
              <w:keepLines/>
              <w:rPr>
                <w:rFonts w:ascii="Calibri" w:hAnsi="Calibri"/>
                <w:sz w:val="14"/>
                <w:szCs w:val="14"/>
              </w:rPr>
            </w:pPr>
            <w:r w:rsidRPr="00CA5769">
              <w:rPr>
                <w:rFonts w:ascii="Calibri" w:hAnsi="Calibri"/>
                <w:sz w:val="14"/>
                <w:szCs w:val="14"/>
              </w:rPr>
              <w:t>City/State/Zip:</w:t>
            </w:r>
          </w:p>
        </w:tc>
        <w:tc>
          <w:tcPr>
            <w:tcW w:w="7326" w:type="dxa"/>
          </w:tcPr>
          <w:p w14:paraId="122A1C1A" w14:textId="77777777" w:rsidR="003E7B71" w:rsidRDefault="00CA5769" w:rsidP="003E7B71">
            <w:pPr>
              <w:keepNext/>
              <w:keepLines/>
              <w:rPr>
                <w:rFonts w:ascii="Calibri" w:hAnsi="Calibri"/>
                <w:sz w:val="14"/>
                <w:szCs w:val="14"/>
              </w:rPr>
            </w:pPr>
            <w:r w:rsidRPr="00CA5769">
              <w:rPr>
                <w:rFonts w:ascii="Calibri" w:hAnsi="Calibri"/>
                <w:sz w:val="14"/>
                <w:szCs w:val="14"/>
              </w:rPr>
              <w:t>Phone:</w:t>
            </w:r>
          </w:p>
        </w:tc>
      </w:tr>
      <w:tr w:rsidR="00CA5769" w:rsidRPr="00CA5769" w14:paraId="122A1C1D" w14:textId="77777777" w:rsidTr="00550E00">
        <w:tblPrEx>
          <w:tblCellMar>
            <w:left w:w="115" w:type="dxa"/>
            <w:right w:w="115" w:type="dxa"/>
          </w:tblCellMar>
        </w:tblPrEx>
        <w:trPr>
          <w:trHeight w:val="296"/>
        </w:trPr>
        <w:tc>
          <w:tcPr>
            <w:tcW w:w="14543" w:type="dxa"/>
            <w:gridSpan w:val="2"/>
            <w:vAlign w:val="center"/>
          </w:tcPr>
          <w:p w14:paraId="122A1C1C" w14:textId="77777777" w:rsidR="003E7B71" w:rsidRDefault="00CA5769" w:rsidP="003E7B71">
            <w:pPr>
              <w:keepNext/>
              <w:keepLines/>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CA5769">
              <w:rPr>
                <w:rFonts w:ascii="Calibri" w:hAnsi="Calibri" w:cs="Arial"/>
                <w:b/>
                <w:caps/>
                <w:sz w:val="18"/>
                <w:szCs w:val="18"/>
              </w:rPr>
              <w:t xml:space="preserve">Responsible Person's Declaration statement  </w:t>
            </w:r>
          </w:p>
        </w:tc>
      </w:tr>
      <w:tr w:rsidR="00CA5769" w:rsidRPr="00CA5769" w14:paraId="122A1C24" w14:textId="77777777" w:rsidTr="00550E00">
        <w:tblPrEx>
          <w:tblCellMar>
            <w:left w:w="115" w:type="dxa"/>
            <w:right w:w="115" w:type="dxa"/>
          </w:tblCellMar>
        </w:tblPrEx>
        <w:trPr>
          <w:trHeight w:val="504"/>
        </w:trPr>
        <w:tc>
          <w:tcPr>
            <w:tcW w:w="14543" w:type="dxa"/>
            <w:gridSpan w:val="2"/>
          </w:tcPr>
          <w:p w14:paraId="122A1C1E" w14:textId="77777777" w:rsidR="003E7B71" w:rsidRDefault="00CA5769" w:rsidP="003E7B71">
            <w:pPr>
              <w:keepNext/>
              <w:keepLines/>
              <w:tabs>
                <w:tab w:val="left" w:pos="-2600"/>
              </w:tabs>
              <w:ind w:left="360" w:right="90"/>
              <w:outlineLvl w:val="2"/>
              <w:rPr>
                <w:rFonts w:ascii="Calibri" w:hAnsi="Calibri"/>
                <w:sz w:val="18"/>
                <w:szCs w:val="18"/>
              </w:rPr>
            </w:pPr>
            <w:r w:rsidRPr="00CA5769">
              <w:rPr>
                <w:rFonts w:ascii="Calibri" w:hAnsi="Calibri"/>
                <w:sz w:val="18"/>
                <w:szCs w:val="18"/>
              </w:rPr>
              <w:t>I certify the following under penalty of perjury, under the laws of the State of California:</w:t>
            </w:r>
          </w:p>
          <w:p w14:paraId="122A1C1F" w14:textId="77777777" w:rsidR="003E7B71" w:rsidRDefault="00CA5769" w:rsidP="003E7B71">
            <w:pPr>
              <w:keepNext/>
              <w:keepLines/>
              <w:numPr>
                <w:ilvl w:val="0"/>
                <w:numId w:val="44"/>
              </w:numPr>
              <w:tabs>
                <w:tab w:val="left" w:pos="-2600"/>
              </w:tabs>
              <w:ind w:right="90"/>
              <w:outlineLvl w:val="2"/>
              <w:rPr>
                <w:rFonts w:ascii="Calibri" w:hAnsi="Calibri"/>
                <w:sz w:val="18"/>
                <w:szCs w:val="18"/>
              </w:rPr>
            </w:pPr>
            <w:r w:rsidRPr="00CA5769">
              <w:rPr>
                <w:rFonts w:ascii="Calibri" w:hAnsi="Calibri"/>
                <w:sz w:val="18"/>
                <w:szCs w:val="18"/>
              </w:rPr>
              <w:t>The information provided on this Certificate of Compliance is true and correct.</w:t>
            </w:r>
          </w:p>
          <w:p w14:paraId="122A1C20" w14:textId="77777777" w:rsidR="003E7B71" w:rsidRDefault="00CA5769" w:rsidP="003E7B71">
            <w:pPr>
              <w:keepNext/>
              <w:keepLines/>
              <w:numPr>
                <w:ilvl w:val="0"/>
                <w:numId w:val="44"/>
              </w:numPr>
              <w:tabs>
                <w:tab w:val="left" w:pos="-2600"/>
              </w:tabs>
              <w:ind w:right="90"/>
              <w:outlineLvl w:val="2"/>
              <w:rPr>
                <w:rFonts w:ascii="Calibri" w:hAnsi="Calibri"/>
                <w:sz w:val="18"/>
                <w:szCs w:val="18"/>
              </w:rPr>
            </w:pPr>
            <w:r w:rsidRPr="00CA5769">
              <w:rPr>
                <w:rFonts w:ascii="Calibri" w:hAnsi="Calibri"/>
                <w:sz w:val="18"/>
                <w:szCs w:val="18"/>
              </w:rPr>
              <w:t>I am eligible under Division 3 of the Business and Professions Code to accept responsibility for the building design or system design identified on this Certificate of Compliance (responsible designer).</w:t>
            </w:r>
          </w:p>
          <w:p w14:paraId="122A1C21" w14:textId="77777777" w:rsidR="003E7B71" w:rsidRDefault="00CA5769" w:rsidP="003E7B71">
            <w:pPr>
              <w:keepNext/>
              <w:keepLines/>
              <w:numPr>
                <w:ilvl w:val="0"/>
                <w:numId w:val="44"/>
              </w:numPr>
              <w:autoSpaceDE w:val="0"/>
              <w:autoSpaceDN w:val="0"/>
              <w:adjustRightInd w:val="0"/>
              <w:ind w:right="90"/>
              <w:rPr>
                <w:rFonts w:ascii="Calibri" w:hAnsi="Calibri"/>
                <w:sz w:val="18"/>
                <w:szCs w:val="18"/>
              </w:rPr>
            </w:pPr>
            <w:r w:rsidRPr="00CA5769">
              <w:rPr>
                <w:rFonts w:ascii="Calibri" w:hAnsi="Calibri" w:cs="Arial"/>
                <w:sz w:val="18"/>
                <w:szCs w:val="18"/>
              </w:rPr>
              <w:t>That the energy features and performance specifications, materials, components, and manufactured devices for the building design or system design identified on this Certificate of Compliance conform to the requirements of Title 24, Part 1 and Part 6 of the California Code of Regulations</w:t>
            </w:r>
            <w:r w:rsidRPr="00CA5769">
              <w:rPr>
                <w:rFonts w:ascii="Calibri" w:hAnsi="Calibri" w:cs="TimesNewRomanPSMT"/>
                <w:sz w:val="18"/>
                <w:szCs w:val="18"/>
              </w:rPr>
              <w:t>.</w:t>
            </w:r>
          </w:p>
          <w:p w14:paraId="122A1C22" w14:textId="77777777" w:rsidR="003E7B71" w:rsidRDefault="00CA5769" w:rsidP="003E7B71">
            <w:pPr>
              <w:keepNext/>
              <w:keepLines/>
              <w:numPr>
                <w:ilvl w:val="0"/>
                <w:numId w:val="44"/>
              </w:numPr>
              <w:autoSpaceDE w:val="0"/>
              <w:autoSpaceDN w:val="0"/>
              <w:adjustRightInd w:val="0"/>
              <w:ind w:right="90"/>
              <w:contextualSpacing/>
              <w:rPr>
                <w:rFonts w:ascii="Calibri" w:hAnsi="Calibri"/>
                <w:sz w:val="18"/>
                <w:szCs w:val="18"/>
              </w:rPr>
            </w:pPr>
            <w:r w:rsidRPr="00CA5769">
              <w:rPr>
                <w:rFonts w:ascii="Calibri" w:hAnsi="Calibri" w:cs="Arial"/>
                <w:sz w:val="18"/>
                <w:szCs w:val="18"/>
              </w:rPr>
              <w:t>The building design features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122A1C23" w14:textId="77777777" w:rsidR="003E7B71" w:rsidRDefault="00CA5769" w:rsidP="003E7B71">
            <w:pPr>
              <w:keepNext/>
              <w:keepLines/>
              <w:numPr>
                <w:ilvl w:val="0"/>
                <w:numId w:val="44"/>
              </w:numPr>
              <w:autoSpaceDE w:val="0"/>
              <w:autoSpaceDN w:val="0"/>
              <w:adjustRightInd w:val="0"/>
              <w:ind w:right="90"/>
              <w:contextualSpacing/>
              <w:rPr>
                <w:rFonts w:ascii="Calibri" w:hAnsi="Calibri"/>
                <w:sz w:val="18"/>
                <w:szCs w:val="18"/>
              </w:rPr>
            </w:pPr>
            <w:r w:rsidRPr="00CA5769">
              <w:rPr>
                <w:rFonts w:ascii="Calibri" w:hAnsi="Calibri"/>
                <w:sz w:val="18"/>
                <w:szCs w:val="18"/>
              </w:rPr>
              <w:t xml:space="preserve">I will ensure that a registered copy of this Certificate of Compliance shall be made available with the building permit(s) issued for the building, and made available to the enforcement agency for all applicable inspections. I understand that a registered copy of this Certificate of Compliance is required to be included with the documentation the builder provides to the building owner at occupancy.  </w:t>
            </w:r>
          </w:p>
        </w:tc>
      </w:tr>
      <w:tr w:rsidR="00CA5769" w:rsidRPr="00CA5769" w14:paraId="122A1C27" w14:textId="77777777" w:rsidTr="00550E00">
        <w:tblPrEx>
          <w:tblCellMar>
            <w:left w:w="108" w:type="dxa"/>
            <w:right w:w="108" w:type="dxa"/>
          </w:tblCellMar>
        </w:tblPrEx>
        <w:trPr>
          <w:trHeight w:val="504"/>
        </w:trPr>
        <w:tc>
          <w:tcPr>
            <w:tcW w:w="7217" w:type="dxa"/>
          </w:tcPr>
          <w:p w14:paraId="122A1C25" w14:textId="77777777" w:rsidR="003E7B71" w:rsidRDefault="00CA5769" w:rsidP="003E7B71">
            <w:pPr>
              <w:keepNext/>
              <w:keepLines/>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CA5769">
              <w:rPr>
                <w:rFonts w:ascii="Calibri" w:hAnsi="Calibri"/>
                <w:sz w:val="14"/>
                <w:szCs w:val="14"/>
              </w:rPr>
              <w:t>Responsible Designer Name:</w:t>
            </w:r>
          </w:p>
        </w:tc>
        <w:tc>
          <w:tcPr>
            <w:tcW w:w="7326" w:type="dxa"/>
          </w:tcPr>
          <w:p w14:paraId="122A1C26" w14:textId="77777777" w:rsidR="003E7B71" w:rsidRDefault="00CA5769" w:rsidP="003E7B71">
            <w:pPr>
              <w:keepNext/>
              <w:keepLines/>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CA5769">
              <w:rPr>
                <w:rFonts w:ascii="Calibri" w:hAnsi="Calibri"/>
                <w:sz w:val="14"/>
                <w:szCs w:val="14"/>
              </w:rPr>
              <w:t>Responsible Designer Signature:</w:t>
            </w:r>
          </w:p>
        </w:tc>
      </w:tr>
      <w:tr w:rsidR="00CA5769" w:rsidRPr="00CA5769" w14:paraId="122A1C2A" w14:textId="77777777" w:rsidTr="00550E00">
        <w:tblPrEx>
          <w:tblCellMar>
            <w:left w:w="108" w:type="dxa"/>
            <w:right w:w="108" w:type="dxa"/>
          </w:tblCellMar>
        </w:tblPrEx>
        <w:trPr>
          <w:trHeight w:val="504"/>
        </w:trPr>
        <w:tc>
          <w:tcPr>
            <w:tcW w:w="7217" w:type="dxa"/>
          </w:tcPr>
          <w:p w14:paraId="122A1C28" w14:textId="77777777" w:rsidR="003E7B71" w:rsidRDefault="00CA5769" w:rsidP="003E7B71">
            <w:pPr>
              <w:keepNext/>
              <w:keepLines/>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CA5769">
              <w:rPr>
                <w:rFonts w:ascii="Calibri" w:hAnsi="Calibri"/>
                <w:sz w:val="14"/>
                <w:szCs w:val="14"/>
              </w:rPr>
              <w:t>Company :</w:t>
            </w:r>
          </w:p>
        </w:tc>
        <w:tc>
          <w:tcPr>
            <w:tcW w:w="7326" w:type="dxa"/>
          </w:tcPr>
          <w:p w14:paraId="122A1C29" w14:textId="77777777" w:rsidR="003E7B71" w:rsidRDefault="00CA5769" w:rsidP="003E7B71">
            <w:pPr>
              <w:keepNext/>
              <w:keepLines/>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CA5769">
              <w:rPr>
                <w:rFonts w:ascii="Calibri" w:hAnsi="Calibri"/>
                <w:sz w:val="14"/>
                <w:szCs w:val="14"/>
              </w:rPr>
              <w:t>Date Signed:</w:t>
            </w:r>
          </w:p>
        </w:tc>
      </w:tr>
      <w:tr w:rsidR="00CA5769" w:rsidRPr="00CA5769" w14:paraId="122A1C2D" w14:textId="77777777" w:rsidTr="00550E00">
        <w:tblPrEx>
          <w:tblCellMar>
            <w:left w:w="108" w:type="dxa"/>
            <w:right w:w="108" w:type="dxa"/>
          </w:tblCellMar>
        </w:tblPrEx>
        <w:trPr>
          <w:trHeight w:val="504"/>
        </w:trPr>
        <w:tc>
          <w:tcPr>
            <w:tcW w:w="7217" w:type="dxa"/>
          </w:tcPr>
          <w:p w14:paraId="122A1C2B" w14:textId="77777777" w:rsidR="003E7B71" w:rsidRDefault="00CA5769" w:rsidP="003E7B71">
            <w:pPr>
              <w:keepNext/>
              <w:keepLines/>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CA5769">
              <w:rPr>
                <w:rFonts w:ascii="Calibri" w:hAnsi="Calibri"/>
                <w:sz w:val="14"/>
                <w:szCs w:val="14"/>
              </w:rPr>
              <w:t>Address:</w:t>
            </w:r>
          </w:p>
        </w:tc>
        <w:tc>
          <w:tcPr>
            <w:tcW w:w="7326" w:type="dxa"/>
          </w:tcPr>
          <w:p w14:paraId="122A1C2C" w14:textId="77777777" w:rsidR="003E7B71" w:rsidRDefault="00CA5769" w:rsidP="003E7B71">
            <w:pPr>
              <w:keepNext/>
              <w:keepLines/>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CA5769">
              <w:rPr>
                <w:rFonts w:ascii="Calibri" w:hAnsi="Calibri"/>
                <w:sz w:val="14"/>
                <w:szCs w:val="14"/>
              </w:rPr>
              <w:t>License:</w:t>
            </w:r>
          </w:p>
        </w:tc>
      </w:tr>
      <w:tr w:rsidR="00CA5769" w:rsidRPr="00CA5769" w14:paraId="122A1C30" w14:textId="77777777" w:rsidTr="00550E00">
        <w:tblPrEx>
          <w:tblCellMar>
            <w:left w:w="108" w:type="dxa"/>
            <w:right w:w="108" w:type="dxa"/>
          </w:tblCellMar>
        </w:tblPrEx>
        <w:trPr>
          <w:trHeight w:val="504"/>
        </w:trPr>
        <w:tc>
          <w:tcPr>
            <w:tcW w:w="7217" w:type="dxa"/>
          </w:tcPr>
          <w:p w14:paraId="122A1C2E" w14:textId="77777777" w:rsidR="003E7B71" w:rsidRDefault="00CA5769" w:rsidP="003E7B71">
            <w:pPr>
              <w:keepNext/>
              <w:keepLines/>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CA5769">
              <w:rPr>
                <w:rFonts w:ascii="Calibri" w:hAnsi="Calibri"/>
                <w:sz w:val="14"/>
                <w:szCs w:val="14"/>
              </w:rPr>
              <w:t>City/State/Zip:</w:t>
            </w:r>
          </w:p>
        </w:tc>
        <w:tc>
          <w:tcPr>
            <w:tcW w:w="7326" w:type="dxa"/>
          </w:tcPr>
          <w:p w14:paraId="122A1C2F" w14:textId="77777777" w:rsidR="003E7B71" w:rsidRDefault="00CA5769" w:rsidP="003E7B71">
            <w:pPr>
              <w:keepNext/>
              <w:keepLines/>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CA5769">
              <w:rPr>
                <w:rFonts w:ascii="Calibri" w:hAnsi="Calibri"/>
                <w:sz w:val="14"/>
                <w:szCs w:val="14"/>
              </w:rPr>
              <w:t>Phone:</w:t>
            </w:r>
          </w:p>
        </w:tc>
      </w:tr>
    </w:tbl>
    <w:p w14:paraId="122A1C31" w14:textId="77777777" w:rsidR="00F00CC4" w:rsidRDefault="00F00CC4" w:rsidP="00A54CC3">
      <w:pPr>
        <w:rPr>
          <w:rFonts w:ascii="Calibri" w:hAnsi="Calibri"/>
        </w:rPr>
      </w:pPr>
    </w:p>
    <w:p w14:paraId="122A1C32" w14:textId="77777777" w:rsidR="00BF3CD4" w:rsidRPr="00954FDF" w:rsidRDefault="00BF3CD4" w:rsidP="00954FDF">
      <w:pPr>
        <w:jc w:val="center"/>
        <w:rPr>
          <w:rFonts w:ascii="Calibri" w:hAnsi="Calibri"/>
          <w:b/>
        </w:rPr>
      </w:pPr>
      <w:r w:rsidRPr="00954FDF">
        <w:rPr>
          <w:rFonts w:ascii="Calibri" w:hAnsi="Calibri"/>
          <w:b/>
        </w:rPr>
        <w:t>For assistance or questions regarding the Energy Standards, contact the Energy Hotline at: 1-800-772-3300.</w:t>
      </w:r>
    </w:p>
    <w:p w14:paraId="122A1C33" w14:textId="77777777" w:rsidR="00F00CC4" w:rsidRDefault="00F00CC4" w:rsidP="00F00CC4">
      <w:pPr>
        <w:rPr>
          <w:rFonts w:ascii="Calibri" w:hAnsi="Calibri"/>
        </w:rPr>
      </w:pPr>
    </w:p>
    <w:p w14:paraId="122A1C34" w14:textId="77777777" w:rsidR="00F00CC4" w:rsidRPr="00F00CC4" w:rsidRDefault="00F00CC4" w:rsidP="00F00CC4">
      <w:pPr>
        <w:rPr>
          <w:rFonts w:ascii="Calibri" w:hAnsi="Calibri"/>
        </w:rPr>
      </w:pPr>
    </w:p>
    <w:p w14:paraId="122A1C35" w14:textId="77777777" w:rsidR="00BF3CD4" w:rsidRPr="00F00CC4" w:rsidRDefault="00BF3CD4" w:rsidP="00F00CC4">
      <w:pPr>
        <w:rPr>
          <w:rFonts w:ascii="Calibri" w:hAnsi="Calibri"/>
        </w:rPr>
        <w:sectPr w:rsidR="00BF3CD4" w:rsidRPr="00F00CC4" w:rsidSect="00CA5769">
          <w:headerReference w:type="default" r:id="rId10"/>
          <w:footerReference w:type="default" r:id="rId11"/>
          <w:type w:val="continuous"/>
          <w:pgSz w:w="15840" w:h="12240" w:orient="landscape" w:code="1"/>
          <w:pgMar w:top="720" w:right="720" w:bottom="720" w:left="720" w:header="180" w:footer="432" w:gutter="0"/>
          <w:pgNumType w:start="1"/>
          <w:cols w:space="720"/>
          <w:docGrid w:linePitch="360"/>
        </w:sectPr>
      </w:pPr>
    </w:p>
    <w:p w14:paraId="122A1C36" w14:textId="4EFF6656" w:rsidR="00A841A3" w:rsidRPr="00BF6008" w:rsidRDefault="00F00CC4" w:rsidP="00A841A3">
      <w:pPr>
        <w:jc w:val="center"/>
        <w:rPr>
          <w:rFonts w:ascii="Calibri" w:hAnsi="Calibri" w:cs="Arial"/>
          <w:b/>
          <w:sz w:val="28"/>
          <w:szCs w:val="28"/>
        </w:rPr>
      </w:pPr>
      <w:r>
        <w:rPr>
          <w:rFonts w:ascii="Calibri" w:hAnsi="Calibri" w:cs="Arial"/>
          <w:b/>
          <w:sz w:val="28"/>
          <w:szCs w:val="28"/>
        </w:rPr>
        <w:t>CF</w:t>
      </w:r>
      <w:r w:rsidR="00A841A3" w:rsidRPr="00BF6008">
        <w:rPr>
          <w:rFonts w:ascii="Calibri" w:hAnsi="Calibri" w:cs="Arial"/>
          <w:b/>
          <w:sz w:val="28"/>
          <w:szCs w:val="28"/>
        </w:rPr>
        <w:t>1R-</w:t>
      </w:r>
      <w:r w:rsidR="00BF6008" w:rsidRPr="00BF6008">
        <w:rPr>
          <w:rFonts w:ascii="Calibri" w:hAnsi="Calibri" w:cs="Arial"/>
          <w:b/>
          <w:sz w:val="28"/>
          <w:szCs w:val="28"/>
        </w:rPr>
        <w:t>ADD</w:t>
      </w:r>
      <w:r w:rsidR="00ED2A3B">
        <w:rPr>
          <w:rFonts w:ascii="Calibri" w:hAnsi="Calibri" w:cs="Arial"/>
          <w:b/>
          <w:sz w:val="28"/>
          <w:szCs w:val="28"/>
        </w:rPr>
        <w:t>-02-E</w:t>
      </w:r>
      <w:r w:rsidR="00A841A3" w:rsidRPr="00BF6008">
        <w:rPr>
          <w:rFonts w:ascii="Calibri" w:hAnsi="Calibri" w:cs="Arial"/>
          <w:b/>
          <w:sz w:val="28"/>
          <w:szCs w:val="28"/>
        </w:rPr>
        <w:t xml:space="preserve"> </w:t>
      </w:r>
      <w:r w:rsidR="00506E24">
        <w:rPr>
          <w:rFonts w:ascii="Calibri" w:hAnsi="Calibri" w:cs="Arial"/>
          <w:b/>
          <w:sz w:val="28"/>
          <w:szCs w:val="28"/>
        </w:rPr>
        <w:t>User</w:t>
      </w:r>
      <w:r w:rsidR="00A841A3" w:rsidRPr="00BF6008">
        <w:rPr>
          <w:rFonts w:ascii="Calibri" w:hAnsi="Calibri" w:cs="Arial"/>
          <w:b/>
          <w:sz w:val="28"/>
          <w:szCs w:val="28"/>
        </w:rPr>
        <w:t xml:space="preserve"> Instructions</w:t>
      </w:r>
    </w:p>
    <w:p w14:paraId="122A1C37" w14:textId="77777777" w:rsidR="00A841A3" w:rsidRPr="00BF6008" w:rsidRDefault="00A841A3" w:rsidP="00BF6008">
      <w:pPr>
        <w:jc w:val="center"/>
        <w:rPr>
          <w:rFonts w:ascii="Calibri" w:hAnsi="Calibri" w:cs="Arial"/>
          <w:b/>
          <w:sz w:val="28"/>
          <w:szCs w:val="28"/>
        </w:rPr>
      </w:pPr>
    </w:p>
    <w:p w14:paraId="122A1C38" w14:textId="77777777" w:rsidR="00DB40F7" w:rsidRPr="00A43AC2" w:rsidRDefault="003E7B71" w:rsidP="00B644DA">
      <w:pPr>
        <w:rPr>
          <w:rFonts w:ascii="Calibri" w:hAnsi="Calibri" w:cs="Arial"/>
          <w:b/>
        </w:rPr>
      </w:pPr>
      <w:r w:rsidRPr="003E7B71">
        <w:rPr>
          <w:rFonts w:ascii="Calibri" w:hAnsi="Calibri" w:cs="Arial"/>
          <w:b/>
        </w:rPr>
        <w:t>NOTE: If more space is needed, print a duplicate page and fill in.</w:t>
      </w:r>
    </w:p>
    <w:p w14:paraId="122A1C39" w14:textId="77777777" w:rsidR="00DB40F7" w:rsidRDefault="00DB40F7" w:rsidP="00B644DA">
      <w:pPr>
        <w:rPr>
          <w:rFonts w:ascii="Calibri" w:hAnsi="Calibri" w:cs="Arial"/>
        </w:rPr>
      </w:pPr>
    </w:p>
    <w:p w14:paraId="122A1C3A" w14:textId="18B2F698" w:rsidR="00BF6008" w:rsidRDefault="00BF6008" w:rsidP="00B644DA">
      <w:pPr>
        <w:rPr>
          <w:rFonts w:ascii="Calibri" w:hAnsi="Calibri" w:cs="Arial"/>
        </w:rPr>
      </w:pPr>
      <w:r w:rsidRPr="001B3EB0">
        <w:rPr>
          <w:rFonts w:ascii="Calibri" w:hAnsi="Calibri" w:cs="Arial"/>
        </w:rPr>
        <w:t xml:space="preserve">Minimum requirements for prescriptive </w:t>
      </w:r>
      <w:r>
        <w:rPr>
          <w:rFonts w:ascii="Calibri" w:hAnsi="Calibri" w:cs="Arial"/>
        </w:rPr>
        <w:t xml:space="preserve">addition </w:t>
      </w:r>
      <w:r w:rsidRPr="001B3EB0">
        <w:rPr>
          <w:rFonts w:ascii="Calibri" w:hAnsi="Calibri" w:cs="Arial"/>
        </w:rPr>
        <w:t>compliance can be found in Building Energy Efficiency Standards Section 150.</w:t>
      </w:r>
      <w:r>
        <w:rPr>
          <w:rFonts w:ascii="Calibri" w:hAnsi="Calibri" w:cs="Arial"/>
        </w:rPr>
        <w:t>2</w:t>
      </w:r>
      <w:r w:rsidRPr="001B3EB0">
        <w:rPr>
          <w:rFonts w:ascii="Calibri" w:hAnsi="Calibri" w:cs="Arial"/>
        </w:rPr>
        <w:t>(</w:t>
      </w:r>
      <w:r>
        <w:rPr>
          <w:rFonts w:ascii="Calibri" w:hAnsi="Calibri" w:cs="Arial"/>
        </w:rPr>
        <w:t>a</w:t>
      </w:r>
      <w:r w:rsidRPr="001B3EB0">
        <w:rPr>
          <w:rFonts w:ascii="Calibri" w:hAnsi="Calibri" w:cs="Arial"/>
        </w:rPr>
        <w:t xml:space="preserve">), and Table 150.1-A (Package A). Completing these forms will require that you have the Reference Appendices for the </w:t>
      </w:r>
      <w:del w:id="15" w:author="Shewmaker, Michael@Energy" w:date="2017-02-27T13:00:00Z">
        <w:r w:rsidRPr="001B3EB0" w:rsidDel="009E7AC2">
          <w:rPr>
            <w:rFonts w:ascii="Calibri" w:hAnsi="Calibri" w:cs="Arial"/>
          </w:rPr>
          <w:delText xml:space="preserve">2013 </w:delText>
        </w:r>
      </w:del>
      <w:ins w:id="16" w:author="Shewmaker, Michael@Energy" w:date="2017-02-27T13:00:00Z">
        <w:r w:rsidR="009E7AC2">
          <w:rPr>
            <w:rFonts w:ascii="Calibri" w:hAnsi="Calibri" w:cs="Arial"/>
          </w:rPr>
          <w:t>2016</w:t>
        </w:r>
        <w:r w:rsidR="009E7AC2" w:rsidRPr="001B3EB0">
          <w:rPr>
            <w:rFonts w:ascii="Calibri" w:hAnsi="Calibri" w:cs="Arial"/>
          </w:rPr>
          <w:t xml:space="preserve"> </w:t>
        </w:r>
      </w:ins>
      <w:r w:rsidRPr="001B3EB0">
        <w:rPr>
          <w:rFonts w:ascii="Calibri" w:hAnsi="Calibri" w:cs="Arial"/>
        </w:rPr>
        <w:t>Building Energy Efficiency Standards</w:t>
      </w:r>
      <w:r w:rsidR="009909B8">
        <w:rPr>
          <w:rFonts w:ascii="Calibri" w:hAnsi="Calibri" w:cs="Arial"/>
        </w:rPr>
        <w:t xml:space="preserve"> (</w:t>
      </w:r>
      <w:r w:rsidR="009909B8" w:rsidRPr="0042757E">
        <w:rPr>
          <w:rFonts w:ascii="Calibri" w:hAnsi="Calibri" w:cs="Arial"/>
        </w:rPr>
        <w:t>P</w:t>
      </w:r>
      <w:del w:id="17" w:author="Shewmaker, Michael@Energy" w:date="2017-02-27T13:00:00Z">
        <w:r w:rsidR="009909B8" w:rsidRPr="0042757E" w:rsidDel="009E7AC2">
          <w:rPr>
            <w:rFonts w:ascii="Calibri" w:hAnsi="Calibri" w:cs="Arial"/>
          </w:rPr>
          <w:delText>400-2012-005</w:delText>
        </w:r>
      </w:del>
      <w:ins w:id="18" w:author="Shewmaker, Michael@Energy" w:date="2017-02-27T13:00:00Z">
        <w:r w:rsidR="009E7AC2">
          <w:rPr>
            <w:rFonts w:ascii="Calibri" w:hAnsi="Calibri" w:cs="Arial"/>
          </w:rPr>
          <w:t>400-2015-037</w:t>
        </w:r>
      </w:ins>
      <w:r w:rsidR="009909B8">
        <w:rPr>
          <w:rFonts w:ascii="Calibri" w:hAnsi="Calibri" w:cs="Arial"/>
        </w:rPr>
        <w:t>)</w:t>
      </w:r>
      <w:r w:rsidRPr="001B3EB0">
        <w:rPr>
          <w:rFonts w:ascii="Calibri" w:hAnsi="Calibri" w:cs="Arial"/>
        </w:rPr>
        <w:t>, which contain the Joint Appendices used to determine climate zone and to complete the section for opaque surfaces.</w:t>
      </w:r>
      <w:r>
        <w:rPr>
          <w:rFonts w:ascii="Calibri" w:hAnsi="Calibri" w:cs="Arial"/>
        </w:rPr>
        <w:t xml:space="preserve"> When the term CF1R is used it means the CF1R-ADD-0</w:t>
      </w:r>
      <w:r w:rsidR="00094FF5">
        <w:rPr>
          <w:rFonts w:ascii="Calibri" w:hAnsi="Calibri" w:cs="Arial"/>
        </w:rPr>
        <w:t>2</w:t>
      </w:r>
      <w:r>
        <w:rPr>
          <w:rFonts w:ascii="Calibri" w:hAnsi="Calibri" w:cs="Arial"/>
        </w:rPr>
        <w:t xml:space="preserve">. Worksheets are identified by their entire name and subsequently by only the worksheet number, such as </w:t>
      </w:r>
      <w:r w:rsidR="004A0D9C">
        <w:rPr>
          <w:rFonts w:ascii="Calibri" w:hAnsi="Calibri" w:cs="Arial"/>
        </w:rPr>
        <w:t>ENV-02</w:t>
      </w:r>
      <w:r>
        <w:rPr>
          <w:rFonts w:ascii="Calibri" w:hAnsi="Calibri" w:cs="Arial"/>
        </w:rPr>
        <w:t>.</w:t>
      </w:r>
    </w:p>
    <w:p w14:paraId="122A1C3B" w14:textId="77777777" w:rsidR="00BF6008" w:rsidRPr="001B3EB0" w:rsidRDefault="00BF6008" w:rsidP="00BF6008">
      <w:pPr>
        <w:rPr>
          <w:rFonts w:ascii="Calibri" w:hAnsi="Calibri" w:cs="Arial"/>
        </w:rPr>
      </w:pPr>
    </w:p>
    <w:p w14:paraId="122A1C3C" w14:textId="77777777" w:rsidR="00BF6008" w:rsidRPr="001B3EB0" w:rsidRDefault="00BF6008" w:rsidP="00BF6008">
      <w:pPr>
        <w:rPr>
          <w:rFonts w:ascii="Calibri" w:hAnsi="Calibri" w:cs="Arial"/>
        </w:rPr>
      </w:pPr>
      <w:r w:rsidRPr="001B3EB0">
        <w:rPr>
          <w:rFonts w:ascii="Calibri" w:hAnsi="Calibri" w:cs="Arial"/>
        </w:rPr>
        <w:t xml:space="preserve">Instructions for sections with column numbers and row </w:t>
      </w:r>
      <w:r w:rsidR="00DB40F7">
        <w:rPr>
          <w:rFonts w:ascii="Calibri" w:hAnsi="Calibri" w:cs="Arial"/>
        </w:rPr>
        <w:t>numbers</w:t>
      </w:r>
      <w:r w:rsidR="00DB40F7" w:rsidRPr="001B3EB0">
        <w:rPr>
          <w:rFonts w:ascii="Calibri" w:hAnsi="Calibri" w:cs="Arial"/>
        </w:rPr>
        <w:t xml:space="preserve"> </w:t>
      </w:r>
      <w:r w:rsidRPr="001B3EB0">
        <w:rPr>
          <w:rFonts w:ascii="Calibri" w:hAnsi="Calibri" w:cs="Arial"/>
        </w:rPr>
        <w:t xml:space="preserve">are given separately.  </w:t>
      </w:r>
    </w:p>
    <w:p w14:paraId="122A1C3D" w14:textId="77777777" w:rsidR="00BF6008" w:rsidRPr="001B3EB0" w:rsidRDefault="00BF6008" w:rsidP="00BF6008">
      <w:pPr>
        <w:rPr>
          <w:rFonts w:ascii="Calibri" w:hAnsi="Calibri" w:cs="Arial"/>
        </w:rPr>
      </w:pPr>
    </w:p>
    <w:p w14:paraId="122A1C3E" w14:textId="77777777" w:rsidR="00A841A3" w:rsidRPr="00B177C8" w:rsidRDefault="00A841A3" w:rsidP="00A841A3">
      <w:pPr>
        <w:rPr>
          <w:rFonts w:ascii="Calibri" w:hAnsi="Calibri" w:cs="Arial"/>
        </w:rPr>
      </w:pPr>
      <w:r w:rsidRPr="00B177C8">
        <w:rPr>
          <w:rFonts w:ascii="Calibri" w:hAnsi="Calibri" w:cs="Arial"/>
        </w:rPr>
        <w:t>If any part of the a</w:t>
      </w:r>
      <w:r w:rsidR="004339C3">
        <w:rPr>
          <w:rFonts w:ascii="Calibri" w:hAnsi="Calibri" w:cs="Arial"/>
        </w:rPr>
        <w:t>ddition</w:t>
      </w:r>
      <w:r w:rsidRPr="00B177C8">
        <w:rPr>
          <w:rFonts w:ascii="Calibri" w:hAnsi="Calibri" w:cs="Arial"/>
        </w:rPr>
        <w:t xml:space="preserve"> does not comply, prescriptive compliance fails</w:t>
      </w:r>
      <w:r w:rsidR="009909B8">
        <w:rPr>
          <w:rFonts w:ascii="Calibri" w:hAnsi="Calibri" w:cs="Arial"/>
        </w:rPr>
        <w:t>, in which case</w:t>
      </w:r>
      <w:r w:rsidRPr="00B177C8">
        <w:rPr>
          <w:rFonts w:ascii="Calibri" w:hAnsi="Calibri" w:cs="Arial"/>
        </w:rPr>
        <w:t xml:space="preserve"> the performance </w:t>
      </w:r>
      <w:r w:rsidR="004339C3">
        <w:rPr>
          <w:rFonts w:ascii="Calibri" w:hAnsi="Calibri" w:cs="Arial"/>
        </w:rPr>
        <w:t xml:space="preserve">(or computer) </w:t>
      </w:r>
      <w:r w:rsidRPr="00B177C8">
        <w:rPr>
          <w:rFonts w:ascii="Calibri" w:hAnsi="Calibri" w:cs="Arial"/>
        </w:rPr>
        <w:t xml:space="preserve">compliance approach </w:t>
      </w:r>
      <w:r w:rsidR="009909B8">
        <w:rPr>
          <w:rFonts w:ascii="Calibri" w:hAnsi="Calibri" w:cs="Arial"/>
        </w:rPr>
        <w:t>may</w:t>
      </w:r>
      <w:r w:rsidRPr="00B177C8">
        <w:rPr>
          <w:rFonts w:ascii="Calibri" w:hAnsi="Calibri" w:cs="Arial"/>
        </w:rPr>
        <w:t xml:space="preserve"> be used</w:t>
      </w:r>
      <w:r w:rsidR="009909B8">
        <w:rPr>
          <w:rFonts w:ascii="Calibri" w:hAnsi="Calibri" w:cs="Arial"/>
        </w:rPr>
        <w:t xml:space="preserve"> in an attempt to achieve compliance</w:t>
      </w:r>
      <w:r w:rsidRPr="00B177C8">
        <w:rPr>
          <w:rFonts w:ascii="Calibri" w:hAnsi="Calibri" w:cs="Arial"/>
        </w:rPr>
        <w:t>.</w:t>
      </w:r>
      <w:r w:rsidR="00EF4CB2">
        <w:rPr>
          <w:rFonts w:ascii="Calibri" w:hAnsi="Calibri" w:cs="Arial"/>
        </w:rPr>
        <w:t xml:space="preserve"> Only the new construction is required to meet the requirements specified in this documentation. If any alterations to the existing building are occurring, those are documented on one or more of the </w:t>
      </w:r>
      <w:r w:rsidR="00F7062B">
        <w:rPr>
          <w:rFonts w:ascii="Calibri" w:hAnsi="Calibri" w:cs="Arial"/>
        </w:rPr>
        <w:t>CF1R</w:t>
      </w:r>
      <w:r w:rsidR="00EF4CB2">
        <w:rPr>
          <w:rFonts w:ascii="Calibri" w:hAnsi="Calibri" w:cs="Arial"/>
        </w:rPr>
        <w:t>-ALT forms.</w:t>
      </w:r>
    </w:p>
    <w:p w14:paraId="122A1C3F" w14:textId="77777777" w:rsidR="00A841A3" w:rsidRPr="00B177C8" w:rsidRDefault="00A841A3" w:rsidP="00A841A3">
      <w:pPr>
        <w:rPr>
          <w:rFonts w:ascii="Calibri" w:hAnsi="Calibri" w:cs="Arial"/>
          <w:b/>
        </w:rPr>
      </w:pPr>
    </w:p>
    <w:p w14:paraId="122A1C40" w14:textId="3EC29B70" w:rsidR="00A841A3" w:rsidRPr="00B177C8" w:rsidRDefault="00A841A3" w:rsidP="00954FDF">
      <w:pPr>
        <w:rPr>
          <w:rFonts w:ascii="Calibri" w:hAnsi="Calibri" w:cs="Arial"/>
          <w:b/>
        </w:rPr>
      </w:pPr>
      <w:r w:rsidRPr="00B177C8">
        <w:rPr>
          <w:rFonts w:ascii="Calibri" w:hAnsi="Calibri" w:cs="Arial"/>
          <w:b/>
        </w:rPr>
        <w:t xml:space="preserve">A. </w:t>
      </w:r>
      <w:r w:rsidR="004A0D9C">
        <w:rPr>
          <w:rFonts w:ascii="Calibri" w:hAnsi="Calibri" w:cs="Arial"/>
          <w:b/>
        </w:rPr>
        <w:t>General Information</w:t>
      </w:r>
    </w:p>
    <w:p w14:paraId="122A1C41" w14:textId="77777777" w:rsidR="003E7B71" w:rsidRPr="003E7B71" w:rsidRDefault="00323E31" w:rsidP="003E7B71">
      <w:pPr>
        <w:pStyle w:val="ListParagraph"/>
        <w:numPr>
          <w:ilvl w:val="0"/>
          <w:numId w:val="53"/>
        </w:numPr>
        <w:rPr>
          <w:rFonts w:ascii="Calibri" w:hAnsi="Calibri" w:cs="Arial"/>
        </w:rPr>
      </w:pPr>
      <w:r w:rsidRPr="00323E31">
        <w:rPr>
          <w:rFonts w:ascii="Calibri" w:hAnsi="Calibri" w:cs="Arial"/>
        </w:rPr>
        <w:t>Project Name: Identifying information, such as owner’s name.</w:t>
      </w:r>
    </w:p>
    <w:p w14:paraId="122A1C42" w14:textId="77777777" w:rsidR="003E7B71" w:rsidRPr="003E7B71" w:rsidRDefault="00323E31" w:rsidP="003E7B71">
      <w:pPr>
        <w:pStyle w:val="ListParagraph"/>
        <w:numPr>
          <w:ilvl w:val="0"/>
          <w:numId w:val="53"/>
        </w:numPr>
        <w:rPr>
          <w:rFonts w:ascii="Calibri" w:hAnsi="Calibri" w:cs="Arial"/>
        </w:rPr>
      </w:pPr>
      <w:r w:rsidRPr="00323E31">
        <w:rPr>
          <w:rFonts w:ascii="Calibri" w:hAnsi="Calibri" w:cs="Arial"/>
        </w:rPr>
        <w:t>Date</w:t>
      </w:r>
      <w:r w:rsidR="00DB40F7">
        <w:rPr>
          <w:rFonts w:ascii="Calibri" w:hAnsi="Calibri" w:cs="Arial"/>
        </w:rPr>
        <w:t xml:space="preserve"> Prepared</w:t>
      </w:r>
      <w:r w:rsidRPr="00323E31">
        <w:rPr>
          <w:rFonts w:ascii="Calibri" w:hAnsi="Calibri" w:cs="Arial"/>
        </w:rPr>
        <w:t>: Date of document preparation.</w:t>
      </w:r>
    </w:p>
    <w:p w14:paraId="122A1C43" w14:textId="77777777" w:rsidR="003E7B71" w:rsidRPr="003E7B71" w:rsidRDefault="00323E31" w:rsidP="003E7B71">
      <w:pPr>
        <w:pStyle w:val="ListParagraph"/>
        <w:numPr>
          <w:ilvl w:val="0"/>
          <w:numId w:val="53"/>
        </w:numPr>
        <w:rPr>
          <w:rFonts w:ascii="Calibri" w:hAnsi="Calibri" w:cs="Arial"/>
        </w:rPr>
      </w:pPr>
      <w:r w:rsidRPr="00323E31">
        <w:rPr>
          <w:rFonts w:ascii="Calibri" w:hAnsi="Calibri" w:cs="Arial"/>
        </w:rPr>
        <w:t>Project Location: Legal street address of property or other applicable identifying information.</w:t>
      </w:r>
    </w:p>
    <w:p w14:paraId="122A1C44" w14:textId="77777777" w:rsidR="00A03BB0" w:rsidRDefault="00323E31">
      <w:pPr>
        <w:pStyle w:val="ListParagraph"/>
        <w:numPr>
          <w:ilvl w:val="0"/>
          <w:numId w:val="53"/>
        </w:numPr>
        <w:rPr>
          <w:rFonts w:ascii="Calibri" w:hAnsi="Calibri" w:cs="Arial"/>
        </w:rPr>
      </w:pPr>
      <w:r w:rsidRPr="00323E31">
        <w:rPr>
          <w:rFonts w:ascii="Calibri" w:hAnsi="Calibri" w:cs="Arial"/>
        </w:rPr>
        <w:t xml:space="preserve">Building Front Orientation: Building front </w:t>
      </w:r>
      <w:r w:rsidR="005F3341">
        <w:rPr>
          <w:rFonts w:ascii="Calibri" w:hAnsi="Calibri" w:cs="Arial"/>
        </w:rPr>
        <w:t xml:space="preserve">orientation </w:t>
      </w:r>
      <w:r w:rsidRPr="00323E31">
        <w:rPr>
          <w:rFonts w:ascii="Calibri" w:hAnsi="Calibri" w:cs="Arial"/>
        </w:rPr>
        <w:t>expressed in degrees, where North = 0, East = 90, South = 180, and West = 270. The standards (section 100.1) include the following additional details for determining orientation:</w:t>
      </w:r>
    </w:p>
    <w:p w14:paraId="122A1C45" w14:textId="77777777" w:rsidR="00A03BB0" w:rsidRDefault="00A841A3">
      <w:pPr>
        <w:numPr>
          <w:ilvl w:val="0"/>
          <w:numId w:val="54"/>
        </w:numPr>
        <w:rPr>
          <w:rFonts w:ascii="Calibri" w:hAnsi="Calibri" w:cs="Arial"/>
        </w:rPr>
      </w:pPr>
      <w:r w:rsidRPr="00B177C8">
        <w:rPr>
          <w:rFonts w:ascii="Calibri" w:hAnsi="Calibri" w:cs="Arial"/>
        </w:rPr>
        <w:t xml:space="preserve">North is oriented to within 45 degrees of true north, including 45 degrees east of north; </w:t>
      </w:r>
    </w:p>
    <w:p w14:paraId="122A1C46" w14:textId="77777777" w:rsidR="00A03BB0" w:rsidRDefault="00A841A3">
      <w:pPr>
        <w:numPr>
          <w:ilvl w:val="0"/>
          <w:numId w:val="54"/>
        </w:numPr>
        <w:rPr>
          <w:rFonts w:ascii="Calibri" w:hAnsi="Calibri" w:cs="Arial"/>
        </w:rPr>
      </w:pPr>
      <w:r w:rsidRPr="00B177C8">
        <w:rPr>
          <w:rFonts w:ascii="Calibri" w:hAnsi="Calibri" w:cs="Arial"/>
        </w:rPr>
        <w:t xml:space="preserve">East is oriented to within 45 degrees of true east, including 45 degrees south of east; </w:t>
      </w:r>
    </w:p>
    <w:p w14:paraId="122A1C47" w14:textId="77777777" w:rsidR="00A03BB0" w:rsidRDefault="00A841A3">
      <w:pPr>
        <w:numPr>
          <w:ilvl w:val="0"/>
          <w:numId w:val="54"/>
        </w:numPr>
        <w:rPr>
          <w:rFonts w:ascii="Calibri" w:hAnsi="Calibri" w:cs="Arial"/>
        </w:rPr>
      </w:pPr>
      <w:r w:rsidRPr="00B177C8">
        <w:rPr>
          <w:rFonts w:ascii="Calibri" w:hAnsi="Calibri" w:cs="Arial"/>
        </w:rPr>
        <w:t xml:space="preserve">South is oriented to within 45 degrees of true south, including 45 degrees west of south; </w:t>
      </w:r>
    </w:p>
    <w:p w14:paraId="122A1C48" w14:textId="77777777" w:rsidR="003E7B71" w:rsidRDefault="00A841A3" w:rsidP="003E7B71">
      <w:pPr>
        <w:numPr>
          <w:ilvl w:val="0"/>
          <w:numId w:val="54"/>
        </w:numPr>
        <w:rPr>
          <w:rFonts w:ascii="Calibri" w:hAnsi="Calibri" w:cs="Arial"/>
        </w:rPr>
      </w:pPr>
      <w:r w:rsidRPr="00B177C8">
        <w:rPr>
          <w:rFonts w:ascii="Calibri" w:hAnsi="Calibri" w:cs="Arial"/>
        </w:rPr>
        <w:t xml:space="preserve">West is oriented to within 45 degrees of true west, including 45 degrees </w:t>
      </w:r>
      <w:r w:rsidR="00B20DC5">
        <w:rPr>
          <w:rFonts w:ascii="Calibri" w:hAnsi="Calibri" w:cs="Arial"/>
        </w:rPr>
        <w:t>n</w:t>
      </w:r>
      <w:r w:rsidR="00A96F2A">
        <w:rPr>
          <w:rFonts w:ascii="Calibri" w:hAnsi="Calibri" w:cs="Arial"/>
        </w:rPr>
        <w:t>orth</w:t>
      </w:r>
      <w:r w:rsidR="00A96F2A" w:rsidRPr="00B177C8">
        <w:rPr>
          <w:rFonts w:ascii="Calibri" w:hAnsi="Calibri" w:cs="Arial"/>
        </w:rPr>
        <w:t xml:space="preserve"> </w:t>
      </w:r>
      <w:r w:rsidRPr="00B177C8">
        <w:rPr>
          <w:rFonts w:ascii="Calibri" w:hAnsi="Calibri" w:cs="Arial"/>
        </w:rPr>
        <w:t xml:space="preserve">of west. </w:t>
      </w:r>
    </w:p>
    <w:p w14:paraId="122A1C49" w14:textId="77777777" w:rsidR="003E7B71" w:rsidRPr="003E7B71" w:rsidRDefault="008E3B32" w:rsidP="003E7B71">
      <w:pPr>
        <w:pStyle w:val="ListParagraph"/>
        <w:numPr>
          <w:ilvl w:val="0"/>
          <w:numId w:val="53"/>
        </w:numPr>
        <w:rPr>
          <w:rFonts w:ascii="Calibri" w:hAnsi="Calibri" w:cs="Arial"/>
        </w:rPr>
      </w:pPr>
      <w:r w:rsidRPr="008E3B32">
        <w:rPr>
          <w:rFonts w:ascii="Calibri" w:hAnsi="Calibri" w:cs="Arial"/>
        </w:rPr>
        <w:t>CA City: Legal city/town of property.</w:t>
      </w:r>
    </w:p>
    <w:p w14:paraId="122A1C4A" w14:textId="77777777" w:rsidR="003E7B71" w:rsidRPr="003E7B71" w:rsidRDefault="008E3B32" w:rsidP="003E7B71">
      <w:pPr>
        <w:pStyle w:val="ListParagraph"/>
        <w:numPr>
          <w:ilvl w:val="0"/>
          <w:numId w:val="53"/>
        </w:numPr>
        <w:rPr>
          <w:rFonts w:ascii="Calibri" w:hAnsi="Calibri" w:cs="Arial"/>
        </w:rPr>
      </w:pPr>
      <w:r w:rsidRPr="008E3B32">
        <w:rPr>
          <w:rFonts w:ascii="Calibri" w:hAnsi="Calibri" w:cs="Arial"/>
        </w:rPr>
        <w:t>Number of Dwelling Units</w:t>
      </w:r>
      <w:r w:rsidR="008023A5">
        <w:rPr>
          <w:rFonts w:ascii="Calibri" w:hAnsi="Calibri" w:cs="Arial"/>
        </w:rPr>
        <w:t xml:space="preserve"> with Additions</w:t>
      </w:r>
      <w:r w:rsidRPr="008E3B32">
        <w:rPr>
          <w:rFonts w:ascii="Calibri" w:hAnsi="Calibri" w:cs="Arial"/>
        </w:rPr>
        <w:t>: 1 for single-family, 1 or more for multifamily.</w:t>
      </w:r>
    </w:p>
    <w:p w14:paraId="122A1C4B" w14:textId="77777777" w:rsidR="003E7B71" w:rsidRPr="003E7B71" w:rsidRDefault="00323E31" w:rsidP="003E7B71">
      <w:pPr>
        <w:pStyle w:val="ListParagraph"/>
        <w:numPr>
          <w:ilvl w:val="0"/>
          <w:numId w:val="53"/>
        </w:numPr>
        <w:rPr>
          <w:rFonts w:ascii="Calibri" w:hAnsi="Calibri" w:cs="Arial"/>
        </w:rPr>
      </w:pPr>
      <w:r w:rsidRPr="00323E31">
        <w:rPr>
          <w:rFonts w:ascii="Calibri" w:hAnsi="Calibri" w:cs="Arial"/>
        </w:rPr>
        <w:t>Zip Code: 5-digit zip code for the project location (used to determine climate zone).</w:t>
      </w:r>
    </w:p>
    <w:p w14:paraId="122A1C4C" w14:textId="77777777" w:rsidR="003E7B71" w:rsidRDefault="008E3B32" w:rsidP="003E7B71">
      <w:pPr>
        <w:pStyle w:val="ListParagraph"/>
        <w:numPr>
          <w:ilvl w:val="0"/>
          <w:numId w:val="53"/>
        </w:numPr>
        <w:rPr>
          <w:rFonts w:ascii="Calibri" w:hAnsi="Calibri" w:cs="Arial"/>
        </w:rPr>
      </w:pPr>
      <w:r w:rsidRPr="008E3B32">
        <w:rPr>
          <w:rFonts w:ascii="Calibri" w:hAnsi="Calibri" w:cs="Arial"/>
        </w:rPr>
        <w:t xml:space="preserve">Fuel Type: Natural Gas, Liquefied Propane Gas, or Electricity. </w:t>
      </w:r>
    </w:p>
    <w:p w14:paraId="122A1C4D" w14:textId="77777777" w:rsidR="00175695" w:rsidRDefault="00175695">
      <w:pPr>
        <w:pStyle w:val="ListParagraph"/>
        <w:rPr>
          <w:rFonts w:ascii="Calibri" w:hAnsi="Calibri" w:cs="Arial"/>
        </w:rPr>
      </w:pPr>
    </w:p>
    <w:p w14:paraId="122A1C4E" w14:textId="0FB2CC0C" w:rsidR="003E7B71" w:rsidRDefault="008E3B32" w:rsidP="003E7B71">
      <w:pPr>
        <w:pStyle w:val="ListParagraph"/>
        <w:ind w:left="1980" w:hanging="900"/>
        <w:rPr>
          <w:rFonts w:ascii="Calibri" w:hAnsi="Calibri" w:cs="Arial"/>
        </w:rPr>
      </w:pPr>
      <w:r w:rsidRPr="008E3B32">
        <w:rPr>
          <w:rFonts w:ascii="Calibri" w:hAnsi="Calibri" w:cs="Arial"/>
        </w:rPr>
        <w:t xml:space="preserve">NOTE: </w:t>
      </w:r>
      <w:r w:rsidR="00366402">
        <w:rPr>
          <w:rFonts w:ascii="Calibri" w:hAnsi="Calibri" w:cs="Arial"/>
        </w:rPr>
        <w:t>P</w:t>
      </w:r>
      <w:r w:rsidRPr="008E3B32">
        <w:rPr>
          <w:rFonts w:ascii="Calibri" w:hAnsi="Calibri" w:cs="Arial"/>
        </w:rPr>
        <w:t xml:space="preserve">rescriptive compliance only allows electricity if natural gas is not </w:t>
      </w:r>
      <w:r w:rsidR="00D60A14">
        <w:rPr>
          <w:rFonts w:ascii="Calibri" w:hAnsi="Calibri" w:cs="Arial"/>
        </w:rPr>
        <w:t>connected to</w:t>
      </w:r>
      <w:r w:rsidRPr="008E3B32">
        <w:rPr>
          <w:rFonts w:ascii="Calibri" w:hAnsi="Calibri" w:cs="Arial"/>
        </w:rPr>
        <w:t xml:space="preserve"> the building.</w:t>
      </w:r>
    </w:p>
    <w:p w14:paraId="122A1C4F" w14:textId="77777777" w:rsidR="003E7B71" w:rsidRPr="003E7B71" w:rsidRDefault="003E7B71" w:rsidP="003E7B71">
      <w:pPr>
        <w:pStyle w:val="ListParagraph"/>
        <w:ind w:left="1980" w:hanging="900"/>
        <w:rPr>
          <w:rFonts w:ascii="Calibri" w:hAnsi="Calibri" w:cs="Arial"/>
        </w:rPr>
      </w:pPr>
    </w:p>
    <w:p w14:paraId="122A1C50" w14:textId="77777777" w:rsidR="003E7B71" w:rsidRPr="003E7B71" w:rsidRDefault="00323E31" w:rsidP="003E7B71">
      <w:pPr>
        <w:pStyle w:val="ListParagraph"/>
        <w:numPr>
          <w:ilvl w:val="0"/>
          <w:numId w:val="53"/>
        </w:numPr>
        <w:rPr>
          <w:rFonts w:ascii="Calibri" w:hAnsi="Calibri" w:cs="Arial"/>
        </w:rPr>
      </w:pPr>
      <w:r w:rsidRPr="00323E31">
        <w:rPr>
          <w:rFonts w:ascii="Calibri" w:hAnsi="Calibri" w:cs="Arial"/>
        </w:rPr>
        <w:t xml:space="preserve">Climate </w:t>
      </w:r>
      <w:r w:rsidR="00B20DC5">
        <w:rPr>
          <w:rFonts w:ascii="Calibri" w:hAnsi="Calibri" w:cs="Arial"/>
        </w:rPr>
        <w:t>Z</w:t>
      </w:r>
      <w:r w:rsidRPr="00323E31">
        <w:rPr>
          <w:rFonts w:ascii="Calibri" w:hAnsi="Calibri" w:cs="Arial"/>
        </w:rPr>
        <w:t>one: From Joint Appendix JA2.1.1.</w:t>
      </w:r>
    </w:p>
    <w:p w14:paraId="122A1C51" w14:textId="77777777" w:rsidR="009B6620" w:rsidRPr="003441B6" w:rsidRDefault="008E3B32" w:rsidP="009B6620">
      <w:pPr>
        <w:pStyle w:val="ListParagraph"/>
        <w:numPr>
          <w:ilvl w:val="0"/>
          <w:numId w:val="53"/>
        </w:numPr>
        <w:rPr>
          <w:rFonts w:ascii="Calibri" w:hAnsi="Calibri" w:cs="Arial"/>
        </w:rPr>
      </w:pPr>
      <w:r w:rsidRPr="008E3B32">
        <w:rPr>
          <w:rFonts w:ascii="Calibri" w:hAnsi="Calibri" w:cs="Arial"/>
        </w:rPr>
        <w:t>Total Conditioned Floor Area: Enter the new conditioned floor area, in ft</w:t>
      </w:r>
      <w:r w:rsidRPr="008E3B32">
        <w:rPr>
          <w:rFonts w:ascii="Calibri" w:hAnsi="Calibri" w:cs="Arial"/>
          <w:vertAlign w:val="superscript"/>
        </w:rPr>
        <w:t>2</w:t>
      </w:r>
      <w:r w:rsidRPr="008E3B32">
        <w:rPr>
          <w:rFonts w:ascii="Calibri" w:hAnsi="Calibri" w:cs="Arial"/>
        </w:rPr>
        <w:t>, as measured from the outside of exterior walls of the addition.</w:t>
      </w:r>
    </w:p>
    <w:p w14:paraId="122A1C52" w14:textId="77777777" w:rsidR="003E7B71" w:rsidRPr="003E7B71" w:rsidRDefault="00323E31" w:rsidP="003E7B71">
      <w:pPr>
        <w:pStyle w:val="ListParagraph"/>
        <w:numPr>
          <w:ilvl w:val="0"/>
          <w:numId w:val="53"/>
        </w:numPr>
        <w:rPr>
          <w:rFonts w:ascii="Calibri" w:hAnsi="Calibri" w:cs="Arial"/>
        </w:rPr>
      </w:pPr>
      <w:r w:rsidRPr="00323E31">
        <w:rPr>
          <w:rFonts w:ascii="Calibri" w:hAnsi="Calibri" w:cs="Arial"/>
        </w:rPr>
        <w:t>Building Type: Single Family (includes duplex), or Multi</w:t>
      </w:r>
      <w:r w:rsidR="00E1284F">
        <w:rPr>
          <w:rFonts w:ascii="Calibri" w:hAnsi="Calibri" w:cs="Arial"/>
        </w:rPr>
        <w:t>-</w:t>
      </w:r>
      <w:r w:rsidRPr="00323E31">
        <w:rPr>
          <w:rFonts w:ascii="Calibri" w:hAnsi="Calibri" w:cs="Arial"/>
        </w:rPr>
        <w:t>Family (a building that shares common walls and common floors or ceilings).</w:t>
      </w:r>
    </w:p>
    <w:p w14:paraId="122A1C53" w14:textId="77777777" w:rsidR="003E7B71" w:rsidRPr="003E7B71" w:rsidRDefault="008E3B32" w:rsidP="003E7B71">
      <w:pPr>
        <w:pStyle w:val="ListParagraph"/>
        <w:numPr>
          <w:ilvl w:val="0"/>
          <w:numId w:val="53"/>
        </w:numPr>
        <w:rPr>
          <w:rFonts w:ascii="Calibri" w:hAnsi="Calibri" w:cs="Arial"/>
        </w:rPr>
      </w:pPr>
      <w:r w:rsidRPr="008E3B32">
        <w:rPr>
          <w:rFonts w:ascii="Calibri" w:hAnsi="Calibri" w:cs="Arial"/>
        </w:rPr>
        <w:t>Slab Area: Area of the first floor slab of the addition (if any) in ft</w:t>
      </w:r>
      <w:r w:rsidRPr="008E3B32">
        <w:rPr>
          <w:rFonts w:ascii="Calibri" w:hAnsi="Calibri" w:cs="Arial"/>
          <w:vertAlign w:val="superscript"/>
        </w:rPr>
        <w:t>2</w:t>
      </w:r>
      <w:r w:rsidRPr="008E3B32">
        <w:rPr>
          <w:rFonts w:ascii="Calibri" w:hAnsi="Calibri" w:cs="Arial"/>
        </w:rPr>
        <w:t>.</w:t>
      </w:r>
    </w:p>
    <w:p w14:paraId="122A1C54" w14:textId="77777777" w:rsidR="00A03BB0" w:rsidRDefault="00323E31">
      <w:pPr>
        <w:pStyle w:val="ListParagraph"/>
        <w:numPr>
          <w:ilvl w:val="0"/>
          <w:numId w:val="53"/>
        </w:numPr>
        <w:rPr>
          <w:ins w:id="19" w:author="Alexis Smith (9/1)" w:date="2017-03-15T15:00:00Z"/>
          <w:rFonts w:ascii="Calibri" w:hAnsi="Calibri" w:cs="Arial"/>
        </w:rPr>
      </w:pPr>
      <w:r w:rsidRPr="00323E31">
        <w:rPr>
          <w:rFonts w:ascii="Calibri" w:hAnsi="Calibri" w:cs="Arial"/>
        </w:rPr>
        <w:t>Project Scope: 300 ft</w:t>
      </w:r>
      <w:r w:rsidRPr="00323E31">
        <w:rPr>
          <w:rFonts w:ascii="Calibri" w:hAnsi="Calibri" w:cs="Arial"/>
          <w:vertAlign w:val="superscript"/>
        </w:rPr>
        <w:t>2</w:t>
      </w:r>
      <w:r w:rsidRPr="00323E31">
        <w:rPr>
          <w:rFonts w:ascii="Calibri" w:hAnsi="Calibri" w:cs="Arial"/>
        </w:rPr>
        <w:t xml:space="preserve"> or less, greater than 300</w:t>
      </w:r>
      <w:r w:rsidR="00E1284F">
        <w:rPr>
          <w:rFonts w:ascii="Calibri" w:hAnsi="Calibri" w:cs="Arial"/>
        </w:rPr>
        <w:t xml:space="preserve"> </w:t>
      </w:r>
      <w:r w:rsidR="00DB40F7">
        <w:rPr>
          <w:rFonts w:ascii="Calibri" w:hAnsi="Calibri" w:cs="Arial"/>
        </w:rPr>
        <w:t>ft</w:t>
      </w:r>
      <w:r w:rsidR="00DB40F7">
        <w:rPr>
          <w:rFonts w:ascii="Calibri" w:hAnsi="Calibri" w:cs="Arial"/>
          <w:vertAlign w:val="superscript"/>
        </w:rPr>
        <w:t>2</w:t>
      </w:r>
      <w:r w:rsidRPr="00323E31">
        <w:rPr>
          <w:rFonts w:ascii="Calibri" w:hAnsi="Calibri" w:cs="Arial"/>
        </w:rPr>
        <w:t xml:space="preserve"> up to 400</w:t>
      </w:r>
      <w:r w:rsidR="00813888">
        <w:rPr>
          <w:rFonts w:ascii="Calibri" w:hAnsi="Calibri" w:cs="Arial"/>
        </w:rPr>
        <w:t xml:space="preserve"> </w:t>
      </w:r>
      <w:r w:rsidRPr="00323E31">
        <w:rPr>
          <w:rFonts w:ascii="Calibri" w:hAnsi="Calibri" w:cs="Arial"/>
        </w:rPr>
        <w:t>ft</w:t>
      </w:r>
      <w:r w:rsidRPr="00323E31">
        <w:rPr>
          <w:rFonts w:ascii="Calibri" w:hAnsi="Calibri" w:cs="Arial"/>
          <w:vertAlign w:val="superscript"/>
        </w:rPr>
        <w:t>2</w:t>
      </w:r>
      <w:r w:rsidRPr="00323E31">
        <w:rPr>
          <w:rFonts w:ascii="Calibri" w:hAnsi="Calibri" w:cs="Arial"/>
        </w:rPr>
        <w:t>, greater than 400</w:t>
      </w:r>
      <w:r w:rsidR="00E1284F">
        <w:rPr>
          <w:rFonts w:ascii="Calibri" w:hAnsi="Calibri" w:cs="Arial"/>
        </w:rPr>
        <w:t xml:space="preserve"> </w:t>
      </w:r>
      <w:r w:rsidR="00DB40F7">
        <w:rPr>
          <w:rFonts w:ascii="Calibri" w:hAnsi="Calibri" w:cs="Arial"/>
        </w:rPr>
        <w:t>ft</w:t>
      </w:r>
      <w:r w:rsidR="00DB40F7">
        <w:rPr>
          <w:rFonts w:ascii="Calibri" w:hAnsi="Calibri" w:cs="Arial"/>
          <w:vertAlign w:val="superscript"/>
        </w:rPr>
        <w:t>2</w:t>
      </w:r>
      <w:r w:rsidRPr="00323E31">
        <w:rPr>
          <w:rFonts w:ascii="Calibri" w:hAnsi="Calibri" w:cs="Arial"/>
        </w:rPr>
        <w:t xml:space="preserve"> up to 700 ft</w:t>
      </w:r>
      <w:r w:rsidRPr="00323E31">
        <w:rPr>
          <w:rFonts w:ascii="Calibri" w:hAnsi="Calibri" w:cs="Arial"/>
          <w:vertAlign w:val="superscript"/>
        </w:rPr>
        <w:t>2</w:t>
      </w:r>
      <w:r w:rsidRPr="00323E31">
        <w:rPr>
          <w:rFonts w:ascii="Calibri" w:hAnsi="Calibri" w:cs="Arial"/>
        </w:rPr>
        <w:t>, or greater than 700</w:t>
      </w:r>
      <w:r w:rsidR="00E1284F">
        <w:rPr>
          <w:rFonts w:ascii="Calibri" w:hAnsi="Calibri" w:cs="Arial"/>
        </w:rPr>
        <w:t xml:space="preserve"> </w:t>
      </w:r>
      <w:r w:rsidR="00DB40F7">
        <w:rPr>
          <w:rFonts w:ascii="Calibri" w:hAnsi="Calibri" w:cs="Arial"/>
        </w:rPr>
        <w:t>ft</w:t>
      </w:r>
      <w:r w:rsidR="00DB40F7">
        <w:rPr>
          <w:rFonts w:ascii="Calibri" w:hAnsi="Calibri" w:cs="Arial"/>
          <w:vertAlign w:val="superscript"/>
        </w:rPr>
        <w:t>2</w:t>
      </w:r>
      <w:r w:rsidRPr="00323E31">
        <w:rPr>
          <w:rFonts w:ascii="Calibri" w:hAnsi="Calibri" w:cs="Arial"/>
        </w:rPr>
        <w:t xml:space="preserve"> up to 1000 ft</w:t>
      </w:r>
      <w:r w:rsidRPr="00323E31">
        <w:rPr>
          <w:rFonts w:ascii="Calibri" w:hAnsi="Calibri" w:cs="Arial"/>
          <w:vertAlign w:val="superscript"/>
        </w:rPr>
        <w:t>2</w:t>
      </w:r>
      <w:r w:rsidRPr="00323E31">
        <w:rPr>
          <w:rFonts w:ascii="Calibri" w:hAnsi="Calibri" w:cs="Arial"/>
        </w:rPr>
        <w:t xml:space="preserve">. </w:t>
      </w:r>
    </w:p>
    <w:p w14:paraId="34E99D85" w14:textId="77777777" w:rsidR="00BC5732" w:rsidRPr="00BC5732" w:rsidRDefault="00BC5732" w:rsidP="00BC5732">
      <w:pPr>
        <w:pStyle w:val="ListParagraph"/>
        <w:numPr>
          <w:ilvl w:val="0"/>
          <w:numId w:val="53"/>
        </w:numPr>
        <w:rPr>
          <w:ins w:id="20" w:author="Alexis Smith (9/1)" w:date="2017-03-15T15:00:00Z"/>
          <w:rFonts w:ascii="Calibri" w:hAnsi="Calibri" w:cs="Arial"/>
        </w:rPr>
      </w:pPr>
      <w:ins w:id="21" w:author="Alexis Smith (9/1)" w:date="2017-03-15T15:00:00Z">
        <w:r w:rsidRPr="00BC5732">
          <w:rPr>
            <w:rFonts w:ascii="Calibri" w:hAnsi="Calibri" w:cs="Arial"/>
          </w:rPr>
          <w:t>Exceptions to Fenestration U-factor and SHGC: Installing less than or equal to 3 ft2 glass in door, Installing less than or equal to 3 ft2 tubular skylight, Installing less than or equal to 16 ft2 skylig</w:t>
        </w:r>
        <w:bookmarkStart w:id="22" w:name="_GoBack"/>
        <w:bookmarkEnd w:id="22"/>
        <w:r w:rsidRPr="00BC5732">
          <w:rPr>
            <w:rFonts w:ascii="Calibri" w:hAnsi="Calibri" w:cs="Arial"/>
          </w:rPr>
          <w:t>ht, or NA.</w:t>
        </w:r>
      </w:ins>
    </w:p>
    <w:p w14:paraId="122A1C55" w14:textId="77777777" w:rsidR="00C40C05" w:rsidRPr="00B177C8" w:rsidRDefault="00C40C05" w:rsidP="00492D3C">
      <w:pPr>
        <w:rPr>
          <w:rFonts w:ascii="Calibri" w:hAnsi="Calibri"/>
          <w:b/>
        </w:rPr>
      </w:pPr>
    </w:p>
    <w:p w14:paraId="122A1C56" w14:textId="77777777" w:rsidR="00A841A3" w:rsidRPr="00B177C8" w:rsidRDefault="00A841A3" w:rsidP="00954FDF">
      <w:pPr>
        <w:keepNext/>
        <w:rPr>
          <w:rFonts w:ascii="Calibri" w:hAnsi="Calibri" w:cs="Arial"/>
          <w:b/>
        </w:rPr>
      </w:pPr>
      <w:r w:rsidRPr="00B177C8">
        <w:rPr>
          <w:rFonts w:ascii="Calibri" w:hAnsi="Calibri" w:cs="Arial"/>
          <w:b/>
        </w:rPr>
        <w:t xml:space="preserve">B. </w:t>
      </w:r>
      <w:r w:rsidR="008E3B32">
        <w:rPr>
          <w:rFonts w:ascii="Calibri" w:hAnsi="Calibri" w:cs="Arial"/>
          <w:b/>
        </w:rPr>
        <w:t>Opaque Surface Details - Framed</w:t>
      </w:r>
    </w:p>
    <w:p w14:paraId="122A1C57" w14:textId="1D46702C" w:rsidR="004339C3" w:rsidDel="002E32EE" w:rsidRDefault="002E32EE" w:rsidP="00A841A3">
      <w:pPr>
        <w:keepNext/>
        <w:rPr>
          <w:del w:id="23" w:author="Alexis Smith (9/1)" w:date="2017-03-10T15:04:00Z"/>
          <w:rFonts w:ascii="Calibri" w:hAnsi="Calibri" w:cs="Arial"/>
        </w:rPr>
      </w:pPr>
      <w:ins w:id="24" w:author="Alexis Smith (9/1)" w:date="2017-03-10T14:59:00Z">
        <w:r>
          <w:rPr>
            <w:rFonts w:ascii="Calibri" w:hAnsi="Calibri" w:cs="Arial"/>
          </w:rPr>
          <w:t xml:space="preserve">Walls: </w:t>
        </w:r>
      </w:ins>
      <w:r w:rsidR="004339C3" w:rsidRPr="004339C3">
        <w:rPr>
          <w:rFonts w:ascii="Calibri" w:hAnsi="Calibri" w:cs="Arial"/>
        </w:rPr>
        <w:t xml:space="preserve">Additions of </w:t>
      </w:r>
      <w:ins w:id="25" w:author="Alexis Smith (9/1)" w:date="2017-03-10T15:00:00Z">
        <w:r>
          <w:rPr>
            <w:rFonts w:ascii="Calibri" w:hAnsi="Calibri" w:cs="Arial"/>
          </w:rPr>
          <w:t xml:space="preserve">any size </w:t>
        </w:r>
      </w:ins>
      <w:del w:id="26" w:author="Alexis Smith (9/1)" w:date="2017-03-10T14:59:00Z">
        <w:r w:rsidR="004339C3" w:rsidRPr="004339C3" w:rsidDel="002E32EE">
          <w:rPr>
            <w:rFonts w:ascii="Calibri" w:hAnsi="Calibri" w:cs="Arial"/>
          </w:rPr>
          <w:delText>700 ft</w:delText>
        </w:r>
        <w:r w:rsidR="004339C3" w:rsidRPr="003F41DF" w:rsidDel="002E32EE">
          <w:rPr>
            <w:rFonts w:ascii="Calibri" w:hAnsi="Calibri" w:cs="Arial"/>
            <w:vertAlign w:val="superscript"/>
          </w:rPr>
          <w:delText>2</w:delText>
        </w:r>
        <w:r w:rsidR="004339C3" w:rsidRPr="004339C3" w:rsidDel="002E32EE">
          <w:rPr>
            <w:rFonts w:ascii="Calibri" w:hAnsi="Calibri" w:cs="Arial"/>
          </w:rPr>
          <w:delText xml:space="preserve"> or less </w:delText>
        </w:r>
      </w:del>
      <w:ins w:id="27" w:author="Alexis Smith (9/1)" w:date="2017-03-10T15:00:00Z">
        <w:r>
          <w:rPr>
            <w:rFonts w:ascii="Calibri" w:hAnsi="Calibri" w:cs="Arial"/>
          </w:rPr>
          <w:t>must meet the requirements of Package A when using prescriptive compliance. However, extensions of existing walls</w:t>
        </w:r>
      </w:ins>
      <w:ins w:id="28" w:author="Alexis Smith (9/1)" w:date="2017-03-10T15:01:00Z">
        <w:r>
          <w:rPr>
            <w:rFonts w:ascii="Calibri" w:hAnsi="Calibri" w:cs="Arial"/>
          </w:rPr>
          <w:t xml:space="preserve"> </w:t>
        </w:r>
      </w:ins>
      <w:r w:rsidR="004339C3" w:rsidRPr="004339C3">
        <w:rPr>
          <w:rFonts w:ascii="Calibri" w:hAnsi="Calibri" w:cs="Arial"/>
        </w:rPr>
        <w:t>require only R-</w:t>
      </w:r>
      <w:del w:id="29" w:author="Shewmaker, Michael@Energy" w:date="2017-02-27T13:02:00Z">
        <w:r w:rsidR="004339C3" w:rsidRPr="004339C3" w:rsidDel="00034497">
          <w:rPr>
            <w:rFonts w:ascii="Calibri" w:hAnsi="Calibri" w:cs="Arial"/>
          </w:rPr>
          <w:delText xml:space="preserve">13 </w:delText>
        </w:r>
      </w:del>
      <w:ins w:id="30" w:author="Shewmaker, Michael@Energy" w:date="2017-02-27T13:02:00Z">
        <w:r w:rsidR="00034497">
          <w:rPr>
            <w:rFonts w:ascii="Calibri" w:hAnsi="Calibri" w:cs="Arial"/>
          </w:rPr>
          <w:t>15</w:t>
        </w:r>
        <w:r w:rsidR="00034497" w:rsidRPr="004339C3">
          <w:rPr>
            <w:rFonts w:ascii="Calibri" w:hAnsi="Calibri" w:cs="Arial"/>
          </w:rPr>
          <w:t xml:space="preserve"> </w:t>
        </w:r>
      </w:ins>
      <w:r w:rsidR="004339C3" w:rsidRPr="004339C3">
        <w:rPr>
          <w:rFonts w:ascii="Calibri" w:hAnsi="Calibri" w:cs="Arial"/>
        </w:rPr>
        <w:t>wall insulation</w:t>
      </w:r>
      <w:r w:rsidR="008A1888">
        <w:rPr>
          <w:rFonts w:ascii="Calibri" w:hAnsi="Calibri" w:cs="Arial"/>
        </w:rPr>
        <w:t xml:space="preserve"> in 2x4 constructions, or R-19 wall insulation in 2x6 constructions</w:t>
      </w:r>
      <w:r w:rsidR="004339C3" w:rsidRPr="004339C3">
        <w:rPr>
          <w:rFonts w:ascii="Calibri" w:hAnsi="Calibri" w:cs="Arial"/>
        </w:rPr>
        <w:t xml:space="preserve">. </w:t>
      </w:r>
      <w:del w:id="31" w:author="Alexis Smith (9/1)" w:date="2017-03-10T15:04:00Z">
        <w:r w:rsidR="004339C3" w:rsidRPr="004339C3" w:rsidDel="002E32EE">
          <w:rPr>
            <w:rFonts w:ascii="Calibri" w:hAnsi="Calibri" w:cs="Arial"/>
          </w:rPr>
          <w:delText xml:space="preserve">Unless otherwise noted, all other requirements of Package A are required when using prescriptive compliance. </w:delText>
        </w:r>
      </w:del>
    </w:p>
    <w:p w14:paraId="3249F82A" w14:textId="2FCA9693" w:rsidR="002E32EE" w:rsidRPr="002E32EE" w:rsidRDefault="00805736" w:rsidP="00A841A3">
      <w:pPr>
        <w:keepNext/>
        <w:rPr>
          <w:ins w:id="32" w:author="Alexis Smith (9/1)" w:date="2017-03-10T15:04:00Z"/>
          <w:rFonts w:ascii="Calibri" w:hAnsi="Calibri" w:cs="Arial"/>
        </w:rPr>
      </w:pPr>
      <w:ins w:id="33" w:author="Alexis Smith (9/1)" w:date="2017-03-10T15:04:00Z">
        <w:r>
          <w:rPr>
            <w:rFonts w:ascii="Calibri" w:hAnsi="Calibri" w:cs="Arial"/>
          </w:rPr>
          <w:t>Roofs: Additio</w:t>
        </w:r>
      </w:ins>
      <w:ins w:id="34" w:author="Alexis Smith (9/1)" w:date="2017-03-10T15:08:00Z">
        <w:r>
          <w:rPr>
            <w:rFonts w:ascii="Calibri" w:hAnsi="Calibri" w:cs="Arial"/>
          </w:rPr>
          <w:t>n</w:t>
        </w:r>
      </w:ins>
      <w:ins w:id="35" w:author="Alexis Smith (9/1)" w:date="2017-03-10T15:04:00Z">
        <w:r w:rsidR="002E32EE">
          <w:rPr>
            <w:rFonts w:ascii="Calibri" w:hAnsi="Calibri" w:cs="Arial"/>
          </w:rPr>
          <w:t xml:space="preserve">s of </w:t>
        </w:r>
      </w:ins>
      <w:ins w:id="36" w:author="Alexis Smith (9/1)" w:date="2017-03-10T15:08:00Z">
        <w:r>
          <w:rPr>
            <w:rFonts w:ascii="Calibri" w:hAnsi="Calibri" w:cs="Arial"/>
          </w:rPr>
          <w:t>700 ft</w:t>
        </w:r>
      </w:ins>
      <w:ins w:id="37" w:author="Alexis Smith (9/1)" w:date="2017-03-10T15:09:00Z">
        <w:r>
          <w:rPr>
            <w:rFonts w:ascii="Calibri" w:hAnsi="Calibri" w:cs="Arial"/>
            <w:vertAlign w:val="superscript"/>
          </w:rPr>
          <w:t xml:space="preserve">2 </w:t>
        </w:r>
        <w:r>
          <w:rPr>
            <w:rFonts w:ascii="Calibri" w:hAnsi="Calibri" w:cs="Arial"/>
          </w:rPr>
          <w:t>or less require only mandatory insulation (Section 150.0(a)).</w:t>
        </w:r>
      </w:ins>
    </w:p>
    <w:p w14:paraId="122A1C58" w14:textId="77777777" w:rsidR="00DC4F5F" w:rsidRPr="001B3EB0" w:rsidRDefault="00DC4F5F" w:rsidP="00DC4F5F">
      <w:pPr>
        <w:keepNext/>
        <w:rPr>
          <w:rFonts w:ascii="Calibri" w:hAnsi="Calibri" w:cs="Arial"/>
          <w:b/>
        </w:rPr>
      </w:pPr>
    </w:p>
    <w:p w14:paraId="122A1C59" w14:textId="77777777" w:rsidR="00DC4F5F" w:rsidRPr="001B3EB0" w:rsidRDefault="00DC4F5F" w:rsidP="00DC4F5F">
      <w:pPr>
        <w:pStyle w:val="ListParagraph"/>
        <w:numPr>
          <w:ilvl w:val="0"/>
          <w:numId w:val="9"/>
        </w:numPr>
        <w:contextualSpacing/>
        <w:rPr>
          <w:rFonts w:ascii="Calibri" w:hAnsi="Calibri" w:cs="Arial"/>
        </w:rPr>
      </w:pPr>
      <w:r w:rsidRPr="001B3EB0">
        <w:rPr>
          <w:rFonts w:ascii="Calibri" w:hAnsi="Calibri" w:cs="Arial"/>
        </w:rPr>
        <w:t xml:space="preserve">Tag/ID: A label (if any) from the plans, such as A1.4 or wall.  </w:t>
      </w:r>
    </w:p>
    <w:p w14:paraId="122A1C5A" w14:textId="1AED5D13" w:rsidR="00DC4F5F" w:rsidRPr="001B3EB0" w:rsidRDefault="00DC4F5F" w:rsidP="00DC4F5F">
      <w:pPr>
        <w:pStyle w:val="ListParagraph"/>
        <w:numPr>
          <w:ilvl w:val="0"/>
          <w:numId w:val="9"/>
        </w:numPr>
        <w:contextualSpacing/>
        <w:rPr>
          <w:rFonts w:ascii="Calibri" w:hAnsi="Calibri" w:cs="Arial"/>
        </w:rPr>
      </w:pPr>
      <w:r w:rsidRPr="001B3EB0">
        <w:rPr>
          <w:rFonts w:ascii="Calibri" w:hAnsi="Calibri" w:cs="Arial"/>
        </w:rPr>
        <w:t>Assembly Type: Roof, Ceiling, Wall, Floor</w:t>
      </w:r>
      <w:del w:id="38" w:author="Shewmaker, Michael@Energy" w:date="2017-02-27T13:03:00Z">
        <w:r w:rsidRPr="001B3EB0" w:rsidDel="00034497">
          <w:rPr>
            <w:rFonts w:ascii="Calibri" w:hAnsi="Calibri" w:cs="Arial"/>
          </w:rPr>
          <w:delText xml:space="preserve"> </w:delText>
        </w:r>
      </w:del>
      <w:ins w:id="39" w:author="Alexis Smith (9/1)" w:date="2017-03-15T15:02:00Z">
        <w:r w:rsidR="00BC5732">
          <w:rPr>
            <w:rFonts w:ascii="Calibri" w:hAnsi="Calibri" w:cs="Arial"/>
          </w:rPr>
          <w:t>, Attic</w:t>
        </w:r>
      </w:ins>
      <w:del w:id="40" w:author="Shewmaker, Michael@Energy" w:date="2017-02-27T13:03:00Z">
        <w:r w:rsidR="00E1284F" w:rsidDel="00034497">
          <w:rPr>
            <w:rFonts w:ascii="Calibri" w:hAnsi="Calibri" w:cs="Arial"/>
          </w:rPr>
          <w:delText>O</w:delText>
        </w:r>
        <w:r w:rsidRPr="001B3EB0" w:rsidDel="00034497">
          <w:rPr>
            <w:rFonts w:ascii="Calibri" w:hAnsi="Calibri" w:cs="Arial"/>
          </w:rPr>
          <w:delText xml:space="preserve">ver </w:delText>
        </w:r>
        <w:r w:rsidR="00E1284F" w:rsidDel="00034497">
          <w:rPr>
            <w:rFonts w:ascii="Calibri" w:hAnsi="Calibri" w:cs="Arial"/>
          </w:rPr>
          <w:delText>C</w:delText>
        </w:r>
        <w:r w:rsidRPr="001B3EB0" w:rsidDel="00034497">
          <w:rPr>
            <w:rFonts w:ascii="Calibri" w:hAnsi="Calibri" w:cs="Arial"/>
          </w:rPr>
          <w:delText>rawlspace</w:delText>
        </w:r>
        <w:r w:rsidR="008E3B32" w:rsidDel="00034497">
          <w:rPr>
            <w:rFonts w:ascii="Calibri" w:hAnsi="Calibri" w:cs="Arial"/>
          </w:rPr>
          <w:delText>,</w:delText>
        </w:r>
        <w:r w:rsidRPr="001B3EB0" w:rsidDel="00034497">
          <w:rPr>
            <w:rFonts w:ascii="Calibri" w:hAnsi="Calibri" w:cs="Arial"/>
          </w:rPr>
          <w:delText xml:space="preserve"> or </w:delText>
        </w:r>
        <w:r w:rsidR="00B20DC5" w:rsidDel="00034497">
          <w:rPr>
            <w:rFonts w:ascii="Calibri" w:hAnsi="Calibri" w:cs="Arial"/>
          </w:rPr>
          <w:delText>F</w:delText>
        </w:r>
        <w:r w:rsidRPr="001B3EB0" w:rsidDel="00034497">
          <w:rPr>
            <w:rFonts w:ascii="Calibri" w:hAnsi="Calibri" w:cs="Arial"/>
          </w:rPr>
          <w:delText xml:space="preserve">loor </w:delText>
        </w:r>
        <w:r w:rsidR="00E1284F" w:rsidDel="00034497">
          <w:rPr>
            <w:rFonts w:ascii="Calibri" w:hAnsi="Calibri" w:cs="Arial"/>
          </w:rPr>
          <w:delText>O</w:delText>
        </w:r>
        <w:r w:rsidRPr="001B3EB0" w:rsidDel="00034497">
          <w:rPr>
            <w:rFonts w:ascii="Calibri" w:hAnsi="Calibri" w:cs="Arial"/>
          </w:rPr>
          <w:delText xml:space="preserve">ver </w:delText>
        </w:r>
        <w:r w:rsidR="00E1284F" w:rsidDel="00034497">
          <w:rPr>
            <w:rFonts w:ascii="Calibri" w:hAnsi="Calibri" w:cs="Arial"/>
          </w:rPr>
          <w:delText>E</w:delText>
        </w:r>
        <w:r w:rsidRPr="001B3EB0" w:rsidDel="00034497">
          <w:rPr>
            <w:rFonts w:ascii="Calibri" w:hAnsi="Calibri" w:cs="Arial"/>
          </w:rPr>
          <w:delText>xterior</w:delText>
        </w:r>
      </w:del>
      <w:r w:rsidRPr="001B3EB0">
        <w:rPr>
          <w:rFonts w:ascii="Calibri" w:hAnsi="Calibri" w:cs="Arial"/>
        </w:rPr>
        <w:t>.</w:t>
      </w:r>
    </w:p>
    <w:p w14:paraId="122A1C5B" w14:textId="77777777" w:rsidR="00DC4F5F" w:rsidRPr="001B3EB0" w:rsidRDefault="00DC4F5F" w:rsidP="00DC4F5F">
      <w:pPr>
        <w:pStyle w:val="ListParagraph"/>
        <w:numPr>
          <w:ilvl w:val="0"/>
          <w:numId w:val="9"/>
        </w:numPr>
        <w:contextualSpacing/>
        <w:rPr>
          <w:rFonts w:ascii="Calibri" w:hAnsi="Calibri" w:cs="Arial"/>
        </w:rPr>
      </w:pPr>
      <w:r w:rsidRPr="001B3EB0">
        <w:rPr>
          <w:rFonts w:ascii="Calibri" w:hAnsi="Calibri" w:cs="Arial"/>
        </w:rPr>
        <w:t xml:space="preserve">Frame </w:t>
      </w:r>
      <w:r w:rsidR="008023A5">
        <w:rPr>
          <w:rFonts w:ascii="Calibri" w:hAnsi="Calibri" w:cs="Arial"/>
        </w:rPr>
        <w:t>T</w:t>
      </w:r>
      <w:r w:rsidRPr="001B3EB0">
        <w:rPr>
          <w:rFonts w:ascii="Calibri" w:hAnsi="Calibri" w:cs="Arial"/>
        </w:rPr>
        <w:t>ype: Wood or Metal.</w:t>
      </w:r>
    </w:p>
    <w:p w14:paraId="122A1C5C" w14:textId="36BAF8AF" w:rsidR="00DC4F5F" w:rsidRPr="001B3EB0" w:rsidRDefault="00DC4F5F" w:rsidP="00DC4F5F">
      <w:pPr>
        <w:pStyle w:val="ListParagraph"/>
        <w:numPr>
          <w:ilvl w:val="0"/>
          <w:numId w:val="9"/>
        </w:numPr>
        <w:contextualSpacing/>
        <w:rPr>
          <w:rFonts w:ascii="Calibri" w:hAnsi="Calibri" w:cs="Arial"/>
        </w:rPr>
      </w:pPr>
      <w:r w:rsidRPr="001B3EB0">
        <w:rPr>
          <w:rFonts w:ascii="Calibri" w:hAnsi="Calibri" w:cs="Arial"/>
        </w:rPr>
        <w:t>Frame Depth: Nominal dimensions (in inches) of framing material such as 2x4</w:t>
      </w:r>
      <w:ins w:id="41" w:author="Shewmaker, Michael@Energy" w:date="2017-02-27T13:03:00Z">
        <w:r w:rsidR="00034497">
          <w:rPr>
            <w:rFonts w:ascii="Calibri" w:hAnsi="Calibri" w:cs="Arial"/>
          </w:rPr>
          <w:t>,</w:t>
        </w:r>
      </w:ins>
      <w:r w:rsidRPr="001B3EB0">
        <w:rPr>
          <w:rFonts w:ascii="Calibri" w:hAnsi="Calibri" w:cs="Arial"/>
        </w:rPr>
        <w:t xml:space="preserve"> </w:t>
      </w:r>
      <w:del w:id="42" w:author="Shewmaker, Michael@Energy" w:date="2017-02-27T13:03:00Z">
        <w:r w:rsidRPr="001B3EB0" w:rsidDel="00034497">
          <w:rPr>
            <w:rFonts w:ascii="Calibri" w:hAnsi="Calibri" w:cs="Arial"/>
          </w:rPr>
          <w:delText xml:space="preserve">or </w:delText>
        </w:r>
      </w:del>
      <w:r w:rsidRPr="001B3EB0">
        <w:rPr>
          <w:rFonts w:ascii="Calibri" w:hAnsi="Calibri" w:cs="Arial"/>
        </w:rPr>
        <w:t>2x6</w:t>
      </w:r>
      <w:ins w:id="43" w:author="Shewmaker, Michael@Energy" w:date="2017-02-27T13:03:00Z">
        <w:r w:rsidR="00034497">
          <w:rPr>
            <w:rFonts w:ascii="Calibri" w:hAnsi="Calibri" w:cs="Arial"/>
          </w:rPr>
          <w:t xml:space="preserve">, 2x8, </w:t>
        </w:r>
        <w:proofErr w:type="gramStart"/>
        <w:r w:rsidR="00034497">
          <w:rPr>
            <w:rFonts w:ascii="Calibri" w:hAnsi="Calibri" w:cs="Arial"/>
          </w:rPr>
          <w:t>2x10</w:t>
        </w:r>
      </w:ins>
      <w:proofErr w:type="gramEnd"/>
      <w:r w:rsidRPr="001B3EB0">
        <w:rPr>
          <w:rFonts w:ascii="Calibri" w:hAnsi="Calibri" w:cs="Arial"/>
        </w:rPr>
        <w:t>.</w:t>
      </w:r>
    </w:p>
    <w:p w14:paraId="122A1C5D" w14:textId="6EA7871A" w:rsidR="00DC4F5F" w:rsidRPr="001B3EB0" w:rsidRDefault="00DC4F5F" w:rsidP="00DC4F5F">
      <w:pPr>
        <w:pStyle w:val="ListParagraph"/>
        <w:numPr>
          <w:ilvl w:val="0"/>
          <w:numId w:val="9"/>
        </w:numPr>
        <w:contextualSpacing/>
        <w:rPr>
          <w:rFonts w:ascii="Calibri" w:hAnsi="Calibri" w:cs="Arial"/>
        </w:rPr>
      </w:pPr>
      <w:r w:rsidRPr="001B3EB0">
        <w:rPr>
          <w:rFonts w:ascii="Calibri" w:hAnsi="Calibri" w:cs="Arial"/>
        </w:rPr>
        <w:t>Frame Spacing: 16</w:t>
      </w:r>
      <w:ins w:id="44" w:author="Shewmaker, Michael@Energy" w:date="2017-02-27T13:03:00Z">
        <w:r w:rsidR="00034497">
          <w:rPr>
            <w:rFonts w:ascii="Calibri" w:hAnsi="Calibri" w:cs="Arial"/>
          </w:rPr>
          <w:t>,</w:t>
        </w:r>
      </w:ins>
      <w:r w:rsidRPr="001B3EB0">
        <w:rPr>
          <w:rFonts w:ascii="Calibri" w:hAnsi="Calibri" w:cs="Arial"/>
        </w:rPr>
        <w:t xml:space="preserve"> </w:t>
      </w:r>
      <w:del w:id="45" w:author="Shewmaker, Michael@Energy" w:date="2017-02-27T13:03:00Z">
        <w:r w:rsidRPr="001B3EB0" w:rsidDel="00034497">
          <w:rPr>
            <w:rFonts w:ascii="Calibri" w:hAnsi="Calibri" w:cs="Arial"/>
          </w:rPr>
          <w:delText xml:space="preserve">or </w:delText>
        </w:r>
      </w:del>
      <w:r w:rsidRPr="001B3EB0">
        <w:rPr>
          <w:rFonts w:ascii="Calibri" w:hAnsi="Calibri" w:cs="Arial"/>
        </w:rPr>
        <w:t>24</w:t>
      </w:r>
      <w:ins w:id="46" w:author="Shewmaker, Michael@Energy" w:date="2017-02-27T13:03:00Z">
        <w:r w:rsidR="00034497">
          <w:rPr>
            <w:rFonts w:ascii="Calibri" w:hAnsi="Calibri" w:cs="Arial"/>
          </w:rPr>
          <w:t xml:space="preserve">. </w:t>
        </w:r>
        <w:proofErr w:type="gramStart"/>
        <w:r w:rsidR="00034497">
          <w:rPr>
            <w:rFonts w:ascii="Calibri" w:hAnsi="Calibri" w:cs="Arial"/>
          </w:rPr>
          <w:t>or</w:t>
        </w:r>
        <w:proofErr w:type="gramEnd"/>
        <w:r w:rsidR="00034497">
          <w:rPr>
            <w:rFonts w:ascii="Calibri" w:hAnsi="Calibri" w:cs="Arial"/>
          </w:rPr>
          <w:t xml:space="preserve"> 48</w:t>
        </w:r>
      </w:ins>
      <w:r w:rsidRPr="001B3EB0">
        <w:rPr>
          <w:rFonts w:ascii="Calibri" w:hAnsi="Calibri" w:cs="Arial"/>
        </w:rPr>
        <w:t xml:space="preserve"> (inches on center). </w:t>
      </w:r>
    </w:p>
    <w:p w14:paraId="122A1C5E" w14:textId="77777777" w:rsidR="005F3341" w:rsidRDefault="008E3B32" w:rsidP="00DC4F5F">
      <w:pPr>
        <w:pStyle w:val="ListParagraph"/>
        <w:numPr>
          <w:ilvl w:val="0"/>
          <w:numId w:val="9"/>
        </w:numPr>
        <w:contextualSpacing/>
        <w:rPr>
          <w:rFonts w:ascii="Calibri" w:hAnsi="Calibri" w:cs="Arial"/>
        </w:rPr>
      </w:pPr>
      <w:r>
        <w:rPr>
          <w:rFonts w:ascii="Calibri" w:hAnsi="Calibri" w:cs="Arial"/>
        </w:rPr>
        <w:t xml:space="preserve">Proposed </w:t>
      </w:r>
      <w:r w:rsidR="00DC4F5F" w:rsidRPr="00FC5AEE">
        <w:rPr>
          <w:rFonts w:ascii="Calibri" w:hAnsi="Calibri" w:cs="Arial"/>
        </w:rPr>
        <w:t xml:space="preserve">Cavity R-value: </w:t>
      </w:r>
      <w:r>
        <w:rPr>
          <w:rFonts w:ascii="Calibri" w:hAnsi="Calibri" w:cs="Arial"/>
        </w:rPr>
        <w:t>I</w:t>
      </w:r>
      <w:r w:rsidR="00DC4F5F" w:rsidRPr="00FC5AEE">
        <w:rPr>
          <w:rFonts w:ascii="Calibri" w:hAnsi="Calibri" w:cs="Arial"/>
        </w:rPr>
        <w:t xml:space="preserve">nsulation installed between framing members. </w:t>
      </w:r>
    </w:p>
    <w:p w14:paraId="122A1C5F" w14:textId="3DE31576" w:rsidR="003E7B71" w:rsidDel="00034497" w:rsidRDefault="003E7B71" w:rsidP="003E7B71">
      <w:pPr>
        <w:pStyle w:val="ListParagraph"/>
        <w:contextualSpacing/>
        <w:rPr>
          <w:del w:id="47" w:author="Shewmaker, Michael@Energy" w:date="2017-02-27T13:04:00Z"/>
          <w:rFonts w:ascii="Calibri" w:hAnsi="Calibri" w:cs="Arial"/>
        </w:rPr>
      </w:pPr>
    </w:p>
    <w:p w14:paraId="122A1C60" w14:textId="4E0788A2" w:rsidR="003E7B71" w:rsidDel="00034497" w:rsidRDefault="00DC4F5F" w:rsidP="003E7B71">
      <w:pPr>
        <w:pStyle w:val="ListParagraph"/>
        <w:ind w:left="1800" w:hanging="720"/>
        <w:contextualSpacing/>
        <w:rPr>
          <w:del w:id="48" w:author="Shewmaker, Michael@Energy" w:date="2017-02-27T13:04:00Z"/>
          <w:rFonts w:ascii="Calibri" w:hAnsi="Calibri" w:cs="Arial"/>
        </w:rPr>
      </w:pPr>
      <w:del w:id="49" w:author="Shewmaker, Michael@Energy" w:date="2017-02-27T13:04:00Z">
        <w:r w:rsidRPr="00FC5AEE" w:rsidDel="00034497">
          <w:rPr>
            <w:rFonts w:ascii="Calibri" w:hAnsi="Calibri" w:cs="Arial"/>
          </w:rPr>
          <w:delText>NOTE: Wall U-factor required for all climate zones is 0.065. This U-factor can be met by wood framed 2x4 walls with R-13 cavity + R5</w:delText>
        </w:r>
        <w:r w:rsidR="005F3341" w:rsidDel="00034497">
          <w:rPr>
            <w:rFonts w:ascii="Calibri" w:hAnsi="Calibri" w:cs="Arial"/>
          </w:rPr>
          <w:delText xml:space="preserve"> </w:delText>
        </w:r>
        <w:r w:rsidRPr="00FC5AEE" w:rsidDel="00034497">
          <w:rPr>
            <w:rFonts w:ascii="Calibri" w:hAnsi="Calibri" w:cs="Arial"/>
          </w:rPr>
          <w:delText>continuous insulation</w:delText>
        </w:r>
        <w:r w:rsidDel="00034497">
          <w:rPr>
            <w:rFonts w:ascii="Calibri" w:hAnsi="Calibri" w:cs="Arial"/>
          </w:rPr>
          <w:delText xml:space="preserve"> (</w:delText>
        </w:r>
        <w:r w:rsidRPr="00FC5AEE" w:rsidDel="00034497">
          <w:rPr>
            <w:rFonts w:ascii="Calibri" w:hAnsi="Calibri" w:cs="Arial"/>
          </w:rPr>
          <w:delText>not interrupted by framing), R-15 cavity plus R-4 continuous insulation, or any combination of cavity and/or continuous insulation that results in a U-factor equal to or less than 0.065.</w:delText>
        </w:r>
        <w:r w:rsidDel="00034497">
          <w:rPr>
            <w:rFonts w:ascii="Calibri" w:hAnsi="Calibri" w:cs="Arial"/>
          </w:rPr>
          <w:delText xml:space="preserve"> </w:delText>
        </w:r>
      </w:del>
    </w:p>
    <w:p w14:paraId="122A1C61" w14:textId="77777777" w:rsidR="003E7B71" w:rsidRPr="003E7B71" w:rsidRDefault="003E7B71" w:rsidP="003E7B71">
      <w:pPr>
        <w:pStyle w:val="ListParagraph"/>
        <w:rPr>
          <w:rFonts w:ascii="Calibri" w:hAnsi="Calibri" w:cs="Arial"/>
        </w:rPr>
      </w:pPr>
    </w:p>
    <w:p w14:paraId="122A1C62" w14:textId="32B61730" w:rsidR="003E7B71" w:rsidRDefault="008E3B32" w:rsidP="003E7B71">
      <w:pPr>
        <w:pStyle w:val="ListParagraph"/>
        <w:contextualSpacing/>
        <w:rPr>
          <w:rFonts w:ascii="Calibri" w:hAnsi="Calibri" w:cs="Arial"/>
        </w:rPr>
      </w:pPr>
      <w:proofErr w:type="gramStart"/>
      <w:r>
        <w:rPr>
          <w:rFonts w:ascii="Calibri" w:hAnsi="Calibri" w:cs="Arial"/>
        </w:rPr>
        <w:t xml:space="preserve">Proposed </w:t>
      </w:r>
      <w:r w:rsidR="00DC4F5F" w:rsidRPr="00C810F7">
        <w:rPr>
          <w:rFonts w:ascii="Calibri" w:hAnsi="Calibri" w:cs="Arial"/>
        </w:rPr>
        <w:t>Continuous Insulation: R-value of rigid or continuous insulation (not interrupted by framing).</w:t>
      </w:r>
      <w:proofErr w:type="gramEnd"/>
      <w:r w:rsidR="00BB216E">
        <w:rPr>
          <w:rFonts w:ascii="Calibri" w:hAnsi="Calibri" w:cs="Arial"/>
        </w:rPr>
        <w:t xml:space="preserve"> See </w:t>
      </w:r>
      <w:del w:id="50" w:author="Alexis Smith (9/1)" w:date="2017-03-10T15:51:00Z">
        <w:r w:rsidR="00BB216E" w:rsidDel="00F7693F">
          <w:rPr>
            <w:rFonts w:ascii="Calibri" w:hAnsi="Calibri" w:cs="Arial"/>
          </w:rPr>
          <w:delText>Table 4.3.4</w:delText>
        </w:r>
      </w:del>
      <w:del w:id="51" w:author="Alexis Smith (9/1)" w:date="2017-03-10T15:52:00Z">
        <w:r w:rsidR="00BB216E" w:rsidDel="00F7693F">
          <w:rPr>
            <w:rFonts w:ascii="Calibri" w:hAnsi="Calibri" w:cs="Arial"/>
          </w:rPr>
          <w:delText xml:space="preserve">. </w:delText>
        </w:r>
      </w:del>
      <w:ins w:id="52" w:author="Alexis Smith (9/1)" w:date="2017-03-10T15:52:00Z">
        <w:r w:rsidR="00F7693F">
          <w:rPr>
            <w:rFonts w:ascii="Calibri" w:hAnsi="Calibri" w:cs="Arial"/>
          </w:rPr>
          <w:t xml:space="preserve">applicable table </w:t>
        </w:r>
      </w:ins>
      <w:r w:rsidR="00BB216E">
        <w:rPr>
          <w:rFonts w:ascii="Calibri" w:hAnsi="Calibri" w:cs="Arial"/>
        </w:rPr>
        <w:t xml:space="preserve">of the Reference Appendices for </w:t>
      </w:r>
      <w:del w:id="53" w:author="Alexis Smith (9/1)" w:date="2017-03-10T15:52:00Z">
        <w:r w:rsidR="00BB216E" w:rsidDel="00F7693F">
          <w:rPr>
            <w:rFonts w:ascii="Calibri" w:hAnsi="Calibri" w:cs="Arial"/>
          </w:rPr>
          <w:delText xml:space="preserve">metal frame </w:delText>
        </w:r>
      </w:del>
      <w:r w:rsidR="00BB216E">
        <w:rPr>
          <w:rFonts w:ascii="Calibri" w:hAnsi="Calibri" w:cs="Arial"/>
        </w:rPr>
        <w:t>construction</w:t>
      </w:r>
      <w:ins w:id="54" w:author="Alexis Smith (9/1)" w:date="2017-03-10T15:52:00Z">
        <w:r w:rsidR="00F7693F">
          <w:rPr>
            <w:rFonts w:ascii="Calibri" w:hAnsi="Calibri" w:cs="Arial"/>
          </w:rPr>
          <w:t xml:space="preserve"> type</w:t>
        </w:r>
      </w:ins>
      <w:r w:rsidR="00BB216E">
        <w:rPr>
          <w:rFonts w:ascii="Calibri" w:hAnsi="Calibri" w:cs="Arial"/>
        </w:rPr>
        <w:t>.</w:t>
      </w:r>
    </w:p>
    <w:p w14:paraId="122A1C63" w14:textId="77777777" w:rsidR="00DC4F5F" w:rsidRDefault="008E3B32" w:rsidP="00DC4F5F">
      <w:pPr>
        <w:pStyle w:val="ListParagraph"/>
        <w:numPr>
          <w:ilvl w:val="0"/>
          <w:numId w:val="9"/>
        </w:numPr>
        <w:contextualSpacing/>
        <w:rPr>
          <w:rFonts w:ascii="Calibri" w:hAnsi="Calibri" w:cs="Arial"/>
        </w:rPr>
      </w:pPr>
      <w:r>
        <w:rPr>
          <w:rFonts w:ascii="Calibri" w:hAnsi="Calibri" w:cs="Arial"/>
        </w:rPr>
        <w:t xml:space="preserve">Proposed </w:t>
      </w:r>
      <w:r w:rsidR="00DC4F5F" w:rsidRPr="00C810F7">
        <w:rPr>
          <w:rFonts w:ascii="Calibri" w:hAnsi="Calibri" w:cs="Arial"/>
        </w:rPr>
        <w:t>U-factor: The U-factor for the proposed assembly</w:t>
      </w:r>
      <w:r w:rsidR="000C0071">
        <w:rPr>
          <w:rFonts w:ascii="Calibri" w:hAnsi="Calibri" w:cs="Arial"/>
        </w:rPr>
        <w:t xml:space="preserve"> m</w:t>
      </w:r>
      <w:r w:rsidR="00DC4F5F" w:rsidRPr="00C810F7">
        <w:rPr>
          <w:rFonts w:ascii="Calibri" w:hAnsi="Calibri" w:cs="Arial"/>
        </w:rPr>
        <w:t>ust be less than or equal to column 1</w:t>
      </w:r>
      <w:r w:rsidR="00DC4F5F">
        <w:rPr>
          <w:rFonts w:ascii="Calibri" w:hAnsi="Calibri" w:cs="Arial"/>
        </w:rPr>
        <w:t>0</w:t>
      </w:r>
      <w:r w:rsidR="00DC4F5F" w:rsidRPr="00C810F7">
        <w:rPr>
          <w:rFonts w:ascii="Calibri" w:hAnsi="Calibri" w:cs="Arial"/>
        </w:rPr>
        <w:t xml:space="preserve"> or have an attached </w:t>
      </w:r>
      <w:r w:rsidR="00553E90">
        <w:rPr>
          <w:rFonts w:ascii="Calibri" w:hAnsi="Calibri" w:cs="Arial"/>
        </w:rPr>
        <w:t>Area Weighted Average Calculation Worksheet (</w:t>
      </w:r>
      <w:r w:rsidR="00F7062B">
        <w:rPr>
          <w:rFonts w:ascii="Calibri" w:hAnsi="Calibri" w:cs="Arial"/>
        </w:rPr>
        <w:t>CF1R</w:t>
      </w:r>
      <w:r w:rsidR="00773D74">
        <w:rPr>
          <w:rFonts w:ascii="Calibri" w:hAnsi="Calibri" w:cs="Arial"/>
        </w:rPr>
        <w:t>-ENV-0</w:t>
      </w:r>
      <w:r w:rsidR="00DF4532">
        <w:rPr>
          <w:rFonts w:ascii="Calibri" w:hAnsi="Calibri" w:cs="Arial"/>
        </w:rPr>
        <w:t>1</w:t>
      </w:r>
      <w:r w:rsidR="00773D74">
        <w:rPr>
          <w:rFonts w:ascii="Calibri" w:hAnsi="Calibri" w:cs="Arial"/>
        </w:rPr>
        <w:t>-E</w:t>
      </w:r>
      <w:r w:rsidR="00553E90">
        <w:rPr>
          <w:rFonts w:ascii="Calibri" w:hAnsi="Calibri" w:cs="Arial"/>
        </w:rPr>
        <w:t>)</w:t>
      </w:r>
      <w:r w:rsidR="00DC4F5F" w:rsidRPr="00C810F7">
        <w:rPr>
          <w:rFonts w:ascii="Calibri" w:hAnsi="Calibri" w:cs="Arial"/>
        </w:rPr>
        <w:t xml:space="preserve"> to show that a weighted U-factor for multiple assemblies will meet the maximum value in column 1</w:t>
      </w:r>
      <w:r w:rsidR="00DC4F5F">
        <w:rPr>
          <w:rFonts w:ascii="Calibri" w:hAnsi="Calibri" w:cs="Arial"/>
        </w:rPr>
        <w:t>0</w:t>
      </w:r>
      <w:r w:rsidR="00DC4F5F" w:rsidRPr="00C810F7">
        <w:rPr>
          <w:rFonts w:ascii="Calibri" w:hAnsi="Calibri" w:cs="Arial"/>
        </w:rPr>
        <w:t>.</w:t>
      </w:r>
    </w:p>
    <w:p w14:paraId="122A1C64" w14:textId="77777777" w:rsidR="00DC4F5F" w:rsidRPr="00C810F7" w:rsidRDefault="00DC4F5F" w:rsidP="00DC4F5F">
      <w:pPr>
        <w:pStyle w:val="ListParagraph"/>
        <w:numPr>
          <w:ilvl w:val="0"/>
          <w:numId w:val="9"/>
        </w:numPr>
        <w:contextualSpacing/>
        <w:rPr>
          <w:rFonts w:ascii="Calibri" w:hAnsi="Calibri" w:cs="Arial"/>
        </w:rPr>
      </w:pPr>
      <w:r w:rsidRPr="00C810F7">
        <w:rPr>
          <w:rFonts w:ascii="Calibri" w:hAnsi="Calibri" w:cs="Arial"/>
        </w:rPr>
        <w:t xml:space="preserve">Appendix JA4 </w:t>
      </w:r>
      <w:r w:rsidR="00C85FA6">
        <w:rPr>
          <w:rFonts w:ascii="Calibri" w:hAnsi="Calibri" w:cs="Arial"/>
        </w:rPr>
        <w:t xml:space="preserve">Reference </w:t>
      </w:r>
      <w:r w:rsidRPr="00C810F7">
        <w:rPr>
          <w:rFonts w:ascii="Calibri" w:hAnsi="Calibri" w:cs="Arial"/>
        </w:rPr>
        <w:t xml:space="preserve">Table: Table number used to determine the R-value or U-factor (e.g., an </w:t>
      </w:r>
      <w:r w:rsidR="00553E90">
        <w:rPr>
          <w:rFonts w:ascii="Calibri" w:hAnsi="Calibri" w:cs="Arial"/>
        </w:rPr>
        <w:t>attic assembly</w:t>
      </w:r>
      <w:r w:rsidRPr="00C810F7">
        <w:rPr>
          <w:rFonts w:ascii="Calibri" w:hAnsi="Calibri" w:cs="Arial"/>
        </w:rPr>
        <w:t xml:space="preserve"> is 4.</w:t>
      </w:r>
      <w:r w:rsidR="00553E90">
        <w:rPr>
          <w:rFonts w:ascii="Calibri" w:hAnsi="Calibri" w:cs="Arial"/>
        </w:rPr>
        <w:t>2</w:t>
      </w:r>
      <w:r w:rsidRPr="00C810F7">
        <w:rPr>
          <w:rFonts w:ascii="Calibri" w:hAnsi="Calibri" w:cs="Arial"/>
        </w:rPr>
        <w:t>.1).</w:t>
      </w:r>
    </w:p>
    <w:p w14:paraId="122A1C65" w14:textId="12117F67" w:rsidR="00DC4F5F" w:rsidRDefault="00DC4F5F" w:rsidP="00DC4F5F">
      <w:pPr>
        <w:pStyle w:val="ListParagraph"/>
        <w:numPr>
          <w:ilvl w:val="0"/>
          <w:numId w:val="9"/>
        </w:numPr>
        <w:contextualSpacing/>
        <w:rPr>
          <w:rFonts w:ascii="Calibri" w:hAnsi="Calibri" w:cs="Arial"/>
        </w:rPr>
      </w:pPr>
      <w:r w:rsidRPr="00C810F7">
        <w:rPr>
          <w:rFonts w:ascii="Calibri" w:hAnsi="Calibri" w:cs="Arial"/>
        </w:rPr>
        <w:t xml:space="preserve">Appendix JA4 </w:t>
      </w:r>
      <w:r w:rsidR="00C85FA6">
        <w:rPr>
          <w:rFonts w:ascii="Calibri" w:hAnsi="Calibri" w:cs="Arial"/>
        </w:rPr>
        <w:t xml:space="preserve">Reference </w:t>
      </w:r>
      <w:r w:rsidRPr="00C810F7">
        <w:rPr>
          <w:rFonts w:ascii="Calibri" w:hAnsi="Calibri" w:cs="Arial"/>
        </w:rPr>
        <w:t xml:space="preserve">Cell: Cell number used to determine the R-value or U-factor (e.g., an </w:t>
      </w:r>
      <w:r w:rsidR="00553E90">
        <w:rPr>
          <w:rFonts w:ascii="Calibri" w:hAnsi="Calibri" w:cs="Arial"/>
        </w:rPr>
        <w:t>R-38 ceiling with 24-inch on center framing</w:t>
      </w:r>
      <w:ins w:id="55" w:author="Shewmaker, Michael@Energy" w:date="2017-02-27T13:04:00Z">
        <w:r w:rsidR="00034497">
          <w:rPr>
            <w:rFonts w:ascii="Calibri" w:hAnsi="Calibri" w:cs="Arial"/>
          </w:rPr>
          <w:t xml:space="preserve"> and no continuous insulation</w:t>
        </w:r>
      </w:ins>
      <w:r w:rsidR="00553E90">
        <w:rPr>
          <w:rFonts w:ascii="Calibri" w:hAnsi="Calibri" w:cs="Arial"/>
        </w:rPr>
        <w:t xml:space="preserve"> is A21</w:t>
      </w:r>
      <w:r w:rsidRPr="001B3EB0">
        <w:rPr>
          <w:rFonts w:ascii="Calibri" w:hAnsi="Calibri" w:cs="Arial"/>
        </w:rPr>
        <w:t>).</w:t>
      </w:r>
    </w:p>
    <w:p w14:paraId="122A1C66" w14:textId="3F181D36" w:rsidR="00DC4F5F" w:rsidRPr="001B3EB0" w:rsidRDefault="00DC4F5F" w:rsidP="00DC4F5F">
      <w:pPr>
        <w:pStyle w:val="ListParagraph"/>
        <w:numPr>
          <w:ilvl w:val="0"/>
          <w:numId w:val="9"/>
        </w:numPr>
        <w:contextualSpacing/>
        <w:rPr>
          <w:rFonts w:ascii="Calibri" w:hAnsi="Calibri" w:cs="Arial"/>
        </w:rPr>
      </w:pPr>
      <w:r w:rsidRPr="00FC5AEE">
        <w:rPr>
          <w:rFonts w:ascii="Calibri" w:hAnsi="Calibri" w:cs="Arial"/>
        </w:rPr>
        <w:t>Required U-factor</w:t>
      </w:r>
      <w:ins w:id="56" w:author="Alexis Smith (9/1)" w:date="2017-03-15T15:04:00Z">
        <w:r w:rsidR="001777EC">
          <w:rPr>
            <w:rFonts w:ascii="Calibri" w:hAnsi="Calibri" w:cs="Arial"/>
          </w:rPr>
          <w:t xml:space="preserve"> or R-v</w:t>
        </w:r>
        <w:r w:rsidR="00BC5732">
          <w:rPr>
            <w:rFonts w:ascii="Calibri" w:hAnsi="Calibri" w:cs="Arial"/>
          </w:rPr>
          <w:t>alue</w:t>
        </w:r>
      </w:ins>
      <w:r w:rsidRPr="00FC5AEE">
        <w:rPr>
          <w:rFonts w:ascii="Calibri" w:hAnsi="Calibri" w:cs="Arial"/>
        </w:rPr>
        <w:t xml:space="preserve">: </w:t>
      </w:r>
      <w:r w:rsidR="00164148">
        <w:rPr>
          <w:rFonts w:ascii="Calibri" w:hAnsi="Calibri" w:cs="Arial"/>
        </w:rPr>
        <w:t>F</w:t>
      </w:r>
      <w:r w:rsidRPr="00FC5AEE">
        <w:rPr>
          <w:rFonts w:ascii="Calibri" w:hAnsi="Calibri" w:cs="Arial"/>
        </w:rPr>
        <w:t>rom Package A</w:t>
      </w:r>
      <w:r w:rsidR="00164148">
        <w:rPr>
          <w:rFonts w:ascii="Calibri" w:hAnsi="Calibri" w:cs="Arial"/>
        </w:rPr>
        <w:t xml:space="preserve"> or from Section 150.2.</w:t>
      </w:r>
      <w:r w:rsidRPr="00FC5AEE">
        <w:rPr>
          <w:rFonts w:ascii="Calibri" w:hAnsi="Calibri" w:cs="Arial"/>
        </w:rPr>
        <w:t xml:space="preserve"> Value required based on climat</w:t>
      </w:r>
      <w:r w:rsidRPr="001B3EB0">
        <w:rPr>
          <w:rFonts w:ascii="Calibri" w:hAnsi="Calibri" w:cs="Arial"/>
        </w:rPr>
        <w:t>e zone and assembly type.</w:t>
      </w:r>
      <w:ins w:id="57" w:author="Alexis Smith (9/1)" w:date="2017-03-10T15:39:00Z">
        <w:r w:rsidR="004B2E9B">
          <w:rPr>
            <w:rFonts w:ascii="Calibri" w:hAnsi="Calibri" w:cs="Arial"/>
          </w:rPr>
          <w:t xml:space="preserve"> Wall U-factor of 0.051 required for climate zones 1-5 and 8-16, 0.065 required for climate zones 6 &amp; 7.</w:t>
        </w:r>
      </w:ins>
    </w:p>
    <w:p w14:paraId="122A1C67" w14:textId="77777777" w:rsidR="00A841A3" w:rsidRPr="00B177C8" w:rsidRDefault="004C2C9B" w:rsidP="00B644DA">
      <w:pPr>
        <w:pStyle w:val="ListParagraph"/>
        <w:numPr>
          <w:ilvl w:val="0"/>
          <w:numId w:val="9"/>
        </w:numPr>
        <w:contextualSpacing/>
        <w:rPr>
          <w:rFonts w:ascii="Calibri" w:hAnsi="Calibri" w:cs="Arial"/>
        </w:rPr>
      </w:pPr>
      <w:r>
        <w:rPr>
          <w:rFonts w:ascii="Calibri" w:hAnsi="Calibri" w:cs="Arial"/>
        </w:rPr>
        <w:t>Comments: Any notes regarding location, unique conditions, or attachments.</w:t>
      </w:r>
      <w:r w:rsidR="00A841A3" w:rsidRPr="00B177C8">
        <w:rPr>
          <w:rFonts w:ascii="Calibri" w:hAnsi="Calibri" w:cs="Arial"/>
        </w:rPr>
        <w:t xml:space="preserve"> </w:t>
      </w:r>
    </w:p>
    <w:p w14:paraId="122A1C68" w14:textId="77777777" w:rsidR="00A841A3" w:rsidRPr="00B177C8" w:rsidRDefault="00A841A3" w:rsidP="00A841A3">
      <w:pPr>
        <w:rPr>
          <w:rFonts w:ascii="Calibri" w:hAnsi="Calibri" w:cs="Arial"/>
          <w:b/>
        </w:rPr>
      </w:pPr>
    </w:p>
    <w:p w14:paraId="122A1C69" w14:textId="4AD1EF47" w:rsidR="003E7B71" w:rsidRDefault="003A3ABD" w:rsidP="00954FDF">
      <w:pPr>
        <w:keepNext/>
        <w:keepLines/>
        <w:rPr>
          <w:rFonts w:ascii="Calibri" w:hAnsi="Calibri" w:cs="Arial"/>
          <w:b/>
        </w:rPr>
      </w:pPr>
      <w:r w:rsidRPr="001B3EB0">
        <w:rPr>
          <w:rFonts w:ascii="Calibri" w:hAnsi="Calibri" w:cs="Arial"/>
          <w:b/>
        </w:rPr>
        <w:t xml:space="preserve">C. </w:t>
      </w:r>
      <w:r w:rsidR="008A1888">
        <w:rPr>
          <w:rFonts w:ascii="Calibri" w:hAnsi="Calibri" w:cs="Arial"/>
          <w:b/>
        </w:rPr>
        <w:t>Opaque Surface Details</w:t>
      </w:r>
      <w:r w:rsidRPr="001B3EB0">
        <w:rPr>
          <w:rFonts w:ascii="Calibri" w:hAnsi="Calibri" w:cs="Arial"/>
          <w:b/>
        </w:rPr>
        <w:t xml:space="preserve"> – Non-</w:t>
      </w:r>
      <w:r w:rsidR="000C0071">
        <w:rPr>
          <w:rFonts w:ascii="Calibri" w:hAnsi="Calibri" w:cs="Arial"/>
          <w:b/>
        </w:rPr>
        <w:t>F</w:t>
      </w:r>
      <w:r w:rsidRPr="001B3EB0">
        <w:rPr>
          <w:rFonts w:ascii="Calibri" w:hAnsi="Calibri" w:cs="Arial"/>
          <w:b/>
        </w:rPr>
        <w:t>ramed</w:t>
      </w:r>
    </w:p>
    <w:p w14:paraId="122A1C6A" w14:textId="77777777" w:rsidR="003E7B71" w:rsidRDefault="003A3ABD" w:rsidP="003E7B71">
      <w:pPr>
        <w:pStyle w:val="ListParagraph"/>
        <w:keepNext/>
        <w:keepLines/>
        <w:numPr>
          <w:ilvl w:val="0"/>
          <w:numId w:val="20"/>
        </w:numPr>
        <w:contextualSpacing/>
        <w:rPr>
          <w:rFonts w:ascii="Calibri" w:hAnsi="Calibri" w:cs="Arial"/>
        </w:rPr>
      </w:pPr>
      <w:r w:rsidRPr="001B3EB0">
        <w:rPr>
          <w:rFonts w:ascii="Calibri" w:hAnsi="Calibri" w:cs="Arial"/>
        </w:rPr>
        <w:t xml:space="preserve">Tag/ID: A label (if any) from the plans, for example, A1.4 or wall.  </w:t>
      </w:r>
    </w:p>
    <w:p w14:paraId="122A1C6B" w14:textId="77777777" w:rsidR="003E7B71" w:rsidRDefault="003A3ABD" w:rsidP="003E7B71">
      <w:pPr>
        <w:pStyle w:val="ListParagraph"/>
        <w:keepNext/>
        <w:keepLines/>
        <w:numPr>
          <w:ilvl w:val="0"/>
          <w:numId w:val="20"/>
        </w:numPr>
        <w:contextualSpacing/>
        <w:rPr>
          <w:rFonts w:ascii="Calibri" w:hAnsi="Calibri" w:cs="Arial"/>
        </w:rPr>
      </w:pPr>
      <w:r w:rsidRPr="001B3EB0">
        <w:rPr>
          <w:rFonts w:ascii="Calibri" w:hAnsi="Calibri" w:cs="Arial"/>
        </w:rPr>
        <w:t>Assembly Type: Roof, Wall.</w:t>
      </w:r>
    </w:p>
    <w:p w14:paraId="122A1C6C" w14:textId="77777777" w:rsidR="003E7B71" w:rsidRDefault="003A3ABD" w:rsidP="003E7B71">
      <w:pPr>
        <w:pStyle w:val="ListParagraph"/>
        <w:keepNext/>
        <w:keepLines/>
        <w:numPr>
          <w:ilvl w:val="0"/>
          <w:numId w:val="20"/>
        </w:numPr>
        <w:contextualSpacing/>
        <w:rPr>
          <w:rFonts w:ascii="Calibri" w:hAnsi="Calibri" w:cs="Arial"/>
        </w:rPr>
      </w:pPr>
      <w:r w:rsidRPr="001B3EB0">
        <w:rPr>
          <w:rFonts w:ascii="Calibri" w:hAnsi="Calibri" w:cs="Arial"/>
        </w:rPr>
        <w:t xml:space="preserve">Assembly </w:t>
      </w:r>
      <w:r w:rsidR="00B20DC5">
        <w:rPr>
          <w:rFonts w:ascii="Calibri" w:hAnsi="Calibri" w:cs="Arial"/>
        </w:rPr>
        <w:t>M</w:t>
      </w:r>
      <w:r w:rsidRPr="001B3EB0">
        <w:rPr>
          <w:rFonts w:ascii="Calibri" w:hAnsi="Calibri" w:cs="Arial"/>
        </w:rPr>
        <w:t>aterials: SIP OSB, SIP I-Joist, see JA4 for guidance.</w:t>
      </w:r>
    </w:p>
    <w:p w14:paraId="122A1C6D" w14:textId="77777777" w:rsidR="003E7B71" w:rsidRDefault="003A3ABD" w:rsidP="003E7B71">
      <w:pPr>
        <w:pStyle w:val="ListParagraph"/>
        <w:keepNext/>
        <w:keepLines/>
        <w:numPr>
          <w:ilvl w:val="0"/>
          <w:numId w:val="20"/>
        </w:numPr>
        <w:contextualSpacing/>
        <w:rPr>
          <w:rFonts w:ascii="Calibri" w:hAnsi="Calibri" w:cs="Arial"/>
        </w:rPr>
      </w:pPr>
      <w:r w:rsidRPr="001B3EB0">
        <w:rPr>
          <w:rFonts w:ascii="Calibri" w:hAnsi="Calibri" w:cs="Arial"/>
        </w:rPr>
        <w:t>Thickness: Thickness in inches.</w:t>
      </w:r>
    </w:p>
    <w:p w14:paraId="122A1C6E" w14:textId="77777777" w:rsidR="003E7B71" w:rsidRDefault="008E3B32" w:rsidP="003E7B71">
      <w:pPr>
        <w:pStyle w:val="ListParagraph"/>
        <w:keepNext/>
        <w:keepLines/>
        <w:numPr>
          <w:ilvl w:val="0"/>
          <w:numId w:val="20"/>
        </w:numPr>
        <w:contextualSpacing/>
        <w:rPr>
          <w:rFonts w:ascii="Calibri" w:hAnsi="Calibri" w:cs="Arial"/>
        </w:rPr>
      </w:pPr>
      <w:r>
        <w:rPr>
          <w:rFonts w:ascii="Calibri" w:hAnsi="Calibri" w:cs="Arial"/>
        </w:rPr>
        <w:t xml:space="preserve">Proposed </w:t>
      </w:r>
      <w:r w:rsidR="003A3ABD" w:rsidRPr="001B3EB0">
        <w:rPr>
          <w:rFonts w:ascii="Calibri" w:hAnsi="Calibri" w:cs="Arial"/>
        </w:rPr>
        <w:t>Core Insulation R-value: Insulation installed within the materials or on the inside. See Joint Appendix JA4 for guidance.</w:t>
      </w:r>
    </w:p>
    <w:p w14:paraId="122A1C6F" w14:textId="77777777" w:rsidR="003E7B71" w:rsidRDefault="004F4B52" w:rsidP="003E7B71">
      <w:pPr>
        <w:pStyle w:val="ListParagraph"/>
        <w:keepNext/>
        <w:keepLines/>
        <w:numPr>
          <w:ilvl w:val="0"/>
          <w:numId w:val="20"/>
        </w:numPr>
        <w:contextualSpacing/>
        <w:rPr>
          <w:rFonts w:ascii="Calibri" w:hAnsi="Calibri" w:cs="Arial"/>
        </w:rPr>
      </w:pPr>
      <w:r>
        <w:rPr>
          <w:rFonts w:ascii="Calibri" w:hAnsi="Calibri" w:cs="Arial"/>
        </w:rPr>
        <w:t xml:space="preserve">Proposed </w:t>
      </w:r>
      <w:r w:rsidR="003A3ABD" w:rsidRPr="001B3EB0">
        <w:rPr>
          <w:rFonts w:ascii="Calibri" w:hAnsi="Calibri" w:cs="Arial"/>
        </w:rPr>
        <w:t>Continuous Insulation R-value: Insulation installed on the exterior. See Joint Appendix JA4 for guidance.</w:t>
      </w:r>
    </w:p>
    <w:p w14:paraId="122A1C70" w14:textId="02A339A6" w:rsidR="003E7B71" w:rsidRDefault="004F4B52" w:rsidP="003E7B71">
      <w:pPr>
        <w:pStyle w:val="ListParagraph"/>
        <w:keepNext/>
        <w:keepLines/>
        <w:numPr>
          <w:ilvl w:val="0"/>
          <w:numId w:val="20"/>
        </w:numPr>
        <w:contextualSpacing/>
        <w:rPr>
          <w:rFonts w:ascii="Calibri" w:hAnsi="Calibri" w:cs="Arial"/>
        </w:rPr>
      </w:pPr>
      <w:r>
        <w:rPr>
          <w:rFonts w:ascii="Calibri" w:hAnsi="Calibri" w:cs="Arial"/>
        </w:rPr>
        <w:t xml:space="preserve">Proposed </w:t>
      </w:r>
      <w:r w:rsidR="003A3ABD" w:rsidRPr="001B3EB0">
        <w:rPr>
          <w:rFonts w:ascii="Calibri" w:hAnsi="Calibri" w:cs="Arial"/>
        </w:rPr>
        <w:t xml:space="preserve">U-factor: Proposed U-factor from JA4 or </w:t>
      </w:r>
      <w:r w:rsidR="00773D74">
        <w:rPr>
          <w:rFonts w:ascii="Calibri" w:hAnsi="Calibri" w:cs="Arial"/>
        </w:rPr>
        <w:t>CF1R-ENV-</w:t>
      </w:r>
      <w:del w:id="58" w:author="Shewmaker, Michael@Energy" w:date="2017-02-27T13:05:00Z">
        <w:r w:rsidR="00773D74" w:rsidDel="002772D3">
          <w:rPr>
            <w:rFonts w:ascii="Calibri" w:hAnsi="Calibri" w:cs="Arial"/>
          </w:rPr>
          <w:delText>01</w:delText>
        </w:r>
      </w:del>
      <w:ins w:id="59" w:author="Shewmaker, Michael@Energy" w:date="2017-02-27T13:05:00Z">
        <w:r w:rsidR="002772D3">
          <w:rPr>
            <w:rFonts w:ascii="Calibri" w:hAnsi="Calibri" w:cs="Arial"/>
          </w:rPr>
          <w:t>02</w:t>
        </w:r>
      </w:ins>
      <w:r w:rsidR="00773D74">
        <w:rPr>
          <w:rFonts w:ascii="Calibri" w:hAnsi="Calibri" w:cs="Arial"/>
        </w:rPr>
        <w:t>-E</w:t>
      </w:r>
      <w:r w:rsidR="003A3ABD" w:rsidRPr="001B3EB0">
        <w:rPr>
          <w:rFonts w:ascii="Calibri" w:hAnsi="Calibri" w:cs="Arial"/>
        </w:rPr>
        <w:t xml:space="preserve">. Must be less than or equal to column </w:t>
      </w:r>
      <w:r w:rsidR="00DC4F5F">
        <w:rPr>
          <w:rFonts w:ascii="Calibri" w:hAnsi="Calibri" w:cs="Arial"/>
        </w:rPr>
        <w:t>10</w:t>
      </w:r>
      <w:r w:rsidR="003A3ABD" w:rsidRPr="001B3EB0">
        <w:rPr>
          <w:rFonts w:ascii="Calibri" w:hAnsi="Calibri" w:cs="Arial"/>
        </w:rPr>
        <w:t>.</w:t>
      </w:r>
    </w:p>
    <w:p w14:paraId="122A1C71" w14:textId="77777777" w:rsidR="003E7B71" w:rsidRDefault="00DC4F5F" w:rsidP="003E7B71">
      <w:pPr>
        <w:pStyle w:val="ListParagraph"/>
        <w:keepNext/>
        <w:keepLines/>
        <w:numPr>
          <w:ilvl w:val="0"/>
          <w:numId w:val="20"/>
        </w:numPr>
        <w:contextualSpacing/>
        <w:rPr>
          <w:rFonts w:ascii="Calibri" w:hAnsi="Calibri" w:cs="Arial"/>
        </w:rPr>
      </w:pPr>
      <w:r w:rsidRPr="00C54A14">
        <w:rPr>
          <w:rFonts w:ascii="Calibri" w:hAnsi="Calibri" w:cs="Arial"/>
        </w:rPr>
        <w:t xml:space="preserve">Appendix JA4 </w:t>
      </w:r>
      <w:r w:rsidR="00485A29">
        <w:rPr>
          <w:rFonts w:ascii="Calibri" w:hAnsi="Calibri" w:cs="Arial"/>
        </w:rPr>
        <w:t xml:space="preserve">Reference </w:t>
      </w:r>
      <w:r w:rsidRPr="00C54A14">
        <w:rPr>
          <w:rFonts w:ascii="Calibri" w:hAnsi="Calibri" w:cs="Arial"/>
        </w:rPr>
        <w:t xml:space="preserve">Table: Table number used to determine the R-value or U-factor (e.g., a </w:t>
      </w:r>
      <w:r w:rsidR="00DF4532">
        <w:rPr>
          <w:rFonts w:ascii="Calibri" w:hAnsi="Calibri" w:cs="Arial"/>
        </w:rPr>
        <w:t>SIP</w:t>
      </w:r>
      <w:r w:rsidRPr="00C54A14">
        <w:rPr>
          <w:rFonts w:ascii="Calibri" w:hAnsi="Calibri" w:cs="Arial"/>
        </w:rPr>
        <w:t xml:space="preserve"> wall is 4.3.</w:t>
      </w:r>
      <w:r w:rsidR="00DF4532">
        <w:rPr>
          <w:rFonts w:ascii="Calibri" w:hAnsi="Calibri" w:cs="Arial"/>
        </w:rPr>
        <w:t>2</w:t>
      </w:r>
      <w:r w:rsidRPr="00C54A14">
        <w:rPr>
          <w:rFonts w:ascii="Calibri" w:hAnsi="Calibri" w:cs="Arial"/>
        </w:rPr>
        <w:t>).</w:t>
      </w:r>
    </w:p>
    <w:p w14:paraId="122A1C72" w14:textId="77777777" w:rsidR="003E7B71" w:rsidRDefault="00DC4F5F" w:rsidP="003E7B71">
      <w:pPr>
        <w:pStyle w:val="ListParagraph"/>
        <w:keepNext/>
        <w:keepLines/>
        <w:numPr>
          <w:ilvl w:val="0"/>
          <w:numId w:val="20"/>
        </w:numPr>
        <w:contextualSpacing/>
        <w:rPr>
          <w:rFonts w:ascii="Calibri" w:hAnsi="Calibri" w:cs="Arial"/>
        </w:rPr>
      </w:pPr>
      <w:r>
        <w:rPr>
          <w:rFonts w:ascii="Calibri" w:hAnsi="Calibri" w:cs="Arial"/>
        </w:rPr>
        <w:t xml:space="preserve">Appendix JA4 </w:t>
      </w:r>
      <w:r w:rsidR="00485A29">
        <w:rPr>
          <w:rFonts w:ascii="Calibri" w:hAnsi="Calibri" w:cs="Arial"/>
        </w:rPr>
        <w:t xml:space="preserve">Reference </w:t>
      </w:r>
      <w:r>
        <w:rPr>
          <w:rFonts w:ascii="Calibri" w:hAnsi="Calibri" w:cs="Arial"/>
        </w:rPr>
        <w:t xml:space="preserve">Cell: Cell number used to determine the R-value or U-factor </w:t>
      </w:r>
      <w:r w:rsidRPr="001B3EB0">
        <w:rPr>
          <w:rFonts w:ascii="Calibri" w:hAnsi="Calibri" w:cs="Arial"/>
        </w:rPr>
        <w:t xml:space="preserve">(e.g., </w:t>
      </w:r>
      <w:r>
        <w:rPr>
          <w:rFonts w:ascii="Calibri" w:hAnsi="Calibri" w:cs="Arial"/>
        </w:rPr>
        <w:t xml:space="preserve">a </w:t>
      </w:r>
      <w:r w:rsidR="00DF4532">
        <w:rPr>
          <w:rFonts w:ascii="Calibri" w:hAnsi="Calibri" w:cs="Arial"/>
        </w:rPr>
        <w:t>4.5-inch thick OSB wall with R-18 core insulation and no continuous insulation is A5</w:t>
      </w:r>
      <w:r w:rsidRPr="001B3EB0">
        <w:rPr>
          <w:rFonts w:ascii="Calibri" w:hAnsi="Calibri" w:cs="Arial"/>
        </w:rPr>
        <w:t>)</w:t>
      </w:r>
      <w:r w:rsidR="00DF4532">
        <w:rPr>
          <w:rFonts w:ascii="Calibri" w:hAnsi="Calibri" w:cs="Arial"/>
        </w:rPr>
        <w:t>.</w:t>
      </w:r>
    </w:p>
    <w:p w14:paraId="122A1C73" w14:textId="77777777" w:rsidR="003E7B71" w:rsidRDefault="003A3ABD" w:rsidP="003E7B71">
      <w:pPr>
        <w:pStyle w:val="ListParagraph"/>
        <w:keepNext/>
        <w:keepLines/>
        <w:numPr>
          <w:ilvl w:val="0"/>
          <w:numId w:val="20"/>
        </w:numPr>
        <w:contextualSpacing/>
        <w:rPr>
          <w:rFonts w:ascii="Calibri" w:hAnsi="Calibri" w:cs="Arial"/>
        </w:rPr>
      </w:pPr>
      <w:r w:rsidRPr="001B3EB0">
        <w:rPr>
          <w:rFonts w:ascii="Calibri" w:hAnsi="Calibri" w:cs="Arial"/>
        </w:rPr>
        <w:t>Required U-factor from Package A: Based on assembly type and climate zone.</w:t>
      </w:r>
    </w:p>
    <w:p w14:paraId="122A1C74" w14:textId="77777777" w:rsidR="003E7B71" w:rsidRDefault="003A3ABD" w:rsidP="003E7B71">
      <w:pPr>
        <w:pStyle w:val="ListParagraph"/>
        <w:keepNext/>
        <w:keepLines/>
        <w:numPr>
          <w:ilvl w:val="0"/>
          <w:numId w:val="20"/>
        </w:numPr>
        <w:contextualSpacing/>
        <w:rPr>
          <w:rFonts w:ascii="Calibri" w:hAnsi="Calibri" w:cs="Arial"/>
        </w:rPr>
      </w:pPr>
      <w:r w:rsidRPr="001B3EB0">
        <w:rPr>
          <w:rFonts w:ascii="Calibri" w:hAnsi="Calibri" w:cs="Arial"/>
        </w:rPr>
        <w:t>Comments: Any notes regarding location, unique conditions, or attachments.</w:t>
      </w:r>
    </w:p>
    <w:p w14:paraId="122A1C75" w14:textId="77777777" w:rsidR="003A3ABD" w:rsidRPr="001B3EB0" w:rsidRDefault="003A3ABD" w:rsidP="00B644DA">
      <w:pPr>
        <w:rPr>
          <w:rFonts w:ascii="Calibri" w:hAnsi="Calibri" w:cs="Arial"/>
          <w:b/>
        </w:rPr>
      </w:pPr>
    </w:p>
    <w:p w14:paraId="122A1C76" w14:textId="72D55D98" w:rsidR="003A3ABD" w:rsidRPr="001B3EB0" w:rsidRDefault="003A3ABD" w:rsidP="00954FDF">
      <w:pPr>
        <w:rPr>
          <w:rFonts w:ascii="Calibri" w:hAnsi="Calibri" w:cs="Arial"/>
          <w:b/>
        </w:rPr>
      </w:pPr>
      <w:r w:rsidRPr="001B3EB0">
        <w:rPr>
          <w:rFonts w:ascii="Calibri" w:hAnsi="Calibri" w:cs="Arial"/>
          <w:b/>
        </w:rPr>
        <w:t xml:space="preserve">D. </w:t>
      </w:r>
      <w:r w:rsidR="008A1888">
        <w:rPr>
          <w:rFonts w:ascii="Calibri" w:hAnsi="Calibri" w:cs="Arial"/>
          <w:b/>
        </w:rPr>
        <w:t>Opaque Surface Details</w:t>
      </w:r>
      <w:r w:rsidRPr="001B3EB0">
        <w:rPr>
          <w:rFonts w:ascii="Calibri" w:hAnsi="Calibri" w:cs="Arial"/>
          <w:b/>
        </w:rPr>
        <w:t xml:space="preserve"> – Mass Walls</w:t>
      </w:r>
    </w:p>
    <w:p w14:paraId="122A1C77" w14:textId="77777777" w:rsidR="00DC4F5F" w:rsidRPr="001B3EB0" w:rsidRDefault="00DC4F5F" w:rsidP="00DC4F5F">
      <w:pPr>
        <w:pStyle w:val="ListParagraph"/>
        <w:numPr>
          <w:ilvl w:val="0"/>
          <w:numId w:val="21"/>
        </w:numPr>
        <w:contextualSpacing/>
        <w:rPr>
          <w:rFonts w:ascii="Calibri" w:hAnsi="Calibri" w:cs="Arial"/>
        </w:rPr>
      </w:pPr>
      <w:r w:rsidRPr="001B3EB0">
        <w:rPr>
          <w:rFonts w:ascii="Calibri" w:hAnsi="Calibri" w:cs="Arial"/>
        </w:rPr>
        <w:t xml:space="preserve">Tag/ID: A label (if any) from the plans, for example, A1.4 or wall.  </w:t>
      </w:r>
    </w:p>
    <w:p w14:paraId="122A1C78" w14:textId="77777777" w:rsidR="00DC4F5F" w:rsidRPr="001B3EB0" w:rsidRDefault="00DC4F5F" w:rsidP="00DC4F5F">
      <w:pPr>
        <w:pStyle w:val="ListParagraph"/>
        <w:numPr>
          <w:ilvl w:val="0"/>
          <w:numId w:val="21"/>
        </w:numPr>
        <w:contextualSpacing/>
        <w:rPr>
          <w:rFonts w:ascii="Calibri" w:hAnsi="Calibri" w:cs="Arial"/>
        </w:rPr>
      </w:pPr>
      <w:r w:rsidRPr="001B3EB0">
        <w:rPr>
          <w:rFonts w:ascii="Calibri" w:hAnsi="Calibri" w:cs="Arial"/>
        </w:rPr>
        <w:t xml:space="preserve">Walls </w:t>
      </w:r>
      <w:proofErr w:type="gramStart"/>
      <w:r w:rsidRPr="001B3EB0">
        <w:rPr>
          <w:rFonts w:ascii="Calibri" w:hAnsi="Calibri" w:cs="Arial"/>
        </w:rPr>
        <w:t>Above</w:t>
      </w:r>
      <w:proofErr w:type="gramEnd"/>
      <w:r w:rsidRPr="001B3EB0">
        <w:rPr>
          <w:rFonts w:ascii="Calibri" w:hAnsi="Calibri" w:cs="Arial"/>
        </w:rPr>
        <w:t xml:space="preserve"> Grade: Yes or No.</w:t>
      </w:r>
    </w:p>
    <w:p w14:paraId="122A1C79" w14:textId="3EA61F7D" w:rsidR="00DC4F5F" w:rsidRPr="001B3EB0" w:rsidRDefault="00DC4F5F" w:rsidP="00DC4F5F">
      <w:pPr>
        <w:pStyle w:val="ListParagraph"/>
        <w:numPr>
          <w:ilvl w:val="0"/>
          <w:numId w:val="21"/>
        </w:numPr>
        <w:contextualSpacing/>
        <w:rPr>
          <w:rFonts w:ascii="Calibri" w:hAnsi="Calibri" w:cs="Arial"/>
        </w:rPr>
      </w:pPr>
      <w:r w:rsidRPr="001B3EB0">
        <w:rPr>
          <w:rFonts w:ascii="Calibri" w:hAnsi="Calibri" w:cs="Arial"/>
        </w:rPr>
        <w:t>Mass Type: ICF, Masonry</w:t>
      </w:r>
      <w:ins w:id="60" w:author="Shewmaker, Michael@Energy" w:date="2017-02-27T13:05:00Z">
        <w:r w:rsidR="002772D3" w:rsidRPr="002772D3">
          <w:rPr>
            <w:rFonts w:asciiTheme="minorHAnsi" w:hAnsiTheme="minorHAnsi" w:cs="Arial"/>
            <w:rPrChange w:id="61" w:author="Shewmaker, Michael@Energy" w:date="2017-02-27T13:06:00Z">
              <w:rPr>
                <w:rFonts w:ascii="Calibri" w:hAnsi="Calibri" w:cs="Arial"/>
              </w:rPr>
            </w:rPrChange>
          </w:rPr>
          <w:t xml:space="preserve">, </w:t>
        </w:r>
        <w:r w:rsidR="002772D3" w:rsidRPr="002772D3">
          <w:rPr>
            <w:rFonts w:asciiTheme="minorHAnsi" w:hAnsiTheme="minorHAnsi" w:cs="Segoe UI"/>
            <w:color w:val="000000"/>
            <w:rPrChange w:id="62" w:author="Shewmaker, Michael@Energy" w:date="2017-02-27T13:06:00Z">
              <w:rPr>
                <w:rFonts w:ascii="Segoe UI" w:hAnsi="Segoe UI" w:cs="Segoe UI"/>
                <w:color w:val="000000"/>
                <w:sz w:val="18"/>
                <w:szCs w:val="18"/>
              </w:rPr>
            </w:rPrChange>
          </w:rPr>
          <w:t>Clay Brick, Clay Hollow Unit, CMU Light Weight, CMU Medium Weight, CMU Normal Weight, Concrete</w:t>
        </w:r>
      </w:ins>
      <w:r w:rsidRPr="001B3EB0">
        <w:rPr>
          <w:rFonts w:ascii="Calibri" w:hAnsi="Calibri" w:cs="Arial"/>
        </w:rPr>
        <w:t>. See J</w:t>
      </w:r>
      <w:ins w:id="63" w:author="Alexis Smith (9/1)" w:date="2017-03-10T15:41:00Z">
        <w:r w:rsidR="004B2E9B">
          <w:rPr>
            <w:rFonts w:ascii="Calibri" w:hAnsi="Calibri" w:cs="Arial"/>
          </w:rPr>
          <w:t>oint Appendix J</w:t>
        </w:r>
      </w:ins>
      <w:r w:rsidRPr="001B3EB0">
        <w:rPr>
          <w:rFonts w:ascii="Calibri" w:hAnsi="Calibri" w:cs="Arial"/>
        </w:rPr>
        <w:t>A4 for guidance.</w:t>
      </w:r>
    </w:p>
    <w:p w14:paraId="122A1C7A" w14:textId="77777777" w:rsidR="00DC4F5F" w:rsidRPr="001B3EB0" w:rsidRDefault="00DC4F5F" w:rsidP="00DC4F5F">
      <w:pPr>
        <w:pStyle w:val="ListParagraph"/>
        <w:numPr>
          <w:ilvl w:val="0"/>
          <w:numId w:val="21"/>
        </w:numPr>
        <w:contextualSpacing/>
        <w:rPr>
          <w:rFonts w:ascii="Calibri" w:hAnsi="Calibri" w:cs="Arial"/>
        </w:rPr>
      </w:pPr>
      <w:r w:rsidRPr="001B3EB0">
        <w:rPr>
          <w:rFonts w:ascii="Calibri" w:hAnsi="Calibri" w:cs="Arial"/>
        </w:rPr>
        <w:t>Mass Thickness: Thickness (in inches) of mass.</w:t>
      </w:r>
    </w:p>
    <w:p w14:paraId="122A1C7B" w14:textId="766F821C" w:rsidR="00DC4F5F" w:rsidRPr="001B3EB0" w:rsidRDefault="00DC4F5F" w:rsidP="00DC4F5F">
      <w:pPr>
        <w:pStyle w:val="ListParagraph"/>
        <w:numPr>
          <w:ilvl w:val="0"/>
          <w:numId w:val="21"/>
        </w:numPr>
        <w:contextualSpacing/>
        <w:rPr>
          <w:rFonts w:ascii="Calibri" w:hAnsi="Calibri" w:cs="Arial"/>
        </w:rPr>
      </w:pPr>
      <w:r w:rsidRPr="001B3EB0">
        <w:rPr>
          <w:rFonts w:ascii="Calibri" w:hAnsi="Calibri" w:cs="Arial"/>
        </w:rPr>
        <w:t xml:space="preserve">Furring Strip </w:t>
      </w:r>
      <w:r>
        <w:rPr>
          <w:rFonts w:ascii="Calibri" w:hAnsi="Calibri" w:cs="Arial"/>
        </w:rPr>
        <w:t xml:space="preserve">Thickness: If furring </w:t>
      </w:r>
      <w:r w:rsidRPr="001B3EB0">
        <w:rPr>
          <w:rFonts w:ascii="Calibri" w:hAnsi="Calibri" w:cs="Arial"/>
        </w:rPr>
        <w:t xml:space="preserve">strips </w:t>
      </w:r>
      <w:r>
        <w:rPr>
          <w:rFonts w:ascii="Calibri" w:hAnsi="Calibri" w:cs="Arial"/>
        </w:rPr>
        <w:t xml:space="preserve">are </w:t>
      </w:r>
      <w:r w:rsidRPr="001B3EB0">
        <w:rPr>
          <w:rFonts w:ascii="Calibri" w:hAnsi="Calibri" w:cs="Arial"/>
        </w:rPr>
        <w:t>required to meet the wall R-value o</w:t>
      </w:r>
      <w:r>
        <w:rPr>
          <w:rFonts w:ascii="Calibri" w:hAnsi="Calibri" w:cs="Arial"/>
        </w:rPr>
        <w:t>r</w:t>
      </w:r>
      <w:r w:rsidRPr="001B3EB0">
        <w:rPr>
          <w:rFonts w:ascii="Calibri" w:hAnsi="Calibri" w:cs="Arial"/>
        </w:rPr>
        <w:t xml:space="preserve"> U-factor</w:t>
      </w:r>
      <w:r>
        <w:rPr>
          <w:rFonts w:ascii="Calibri" w:hAnsi="Calibri" w:cs="Arial"/>
        </w:rPr>
        <w:t xml:space="preserve"> shown in columns</w:t>
      </w:r>
      <w:r w:rsidR="00111655">
        <w:rPr>
          <w:rFonts w:ascii="Calibri" w:hAnsi="Calibri" w:cs="Arial"/>
        </w:rPr>
        <w:t xml:space="preserve"> </w:t>
      </w:r>
      <w:r>
        <w:rPr>
          <w:rFonts w:ascii="Calibri" w:hAnsi="Calibri" w:cs="Arial"/>
        </w:rPr>
        <w:t>1</w:t>
      </w:r>
      <w:r w:rsidR="00175357">
        <w:rPr>
          <w:rFonts w:ascii="Calibri" w:hAnsi="Calibri" w:cs="Arial"/>
        </w:rPr>
        <w:t>0</w:t>
      </w:r>
      <w:r>
        <w:rPr>
          <w:rFonts w:ascii="Calibri" w:hAnsi="Calibri" w:cs="Arial"/>
        </w:rPr>
        <w:t xml:space="preserve"> </w:t>
      </w:r>
      <w:r w:rsidR="00175357">
        <w:rPr>
          <w:rFonts w:ascii="Calibri" w:hAnsi="Calibri" w:cs="Arial"/>
        </w:rPr>
        <w:t>&amp; 11</w:t>
      </w:r>
      <w:r>
        <w:rPr>
          <w:rFonts w:ascii="Calibri" w:hAnsi="Calibri" w:cs="Arial"/>
        </w:rPr>
        <w:t>, indicate the thickness of the furring strip (in inches). See Table 4.3.14 of J</w:t>
      </w:r>
      <w:ins w:id="64" w:author="Alexis Smith (9/1)" w:date="2017-03-10T15:41:00Z">
        <w:r w:rsidR="004B2E9B">
          <w:rPr>
            <w:rFonts w:ascii="Calibri" w:hAnsi="Calibri" w:cs="Arial"/>
          </w:rPr>
          <w:t>A</w:t>
        </w:r>
      </w:ins>
      <w:del w:id="65" w:author="Alexis Smith (9/1)" w:date="2017-03-10T15:41:00Z">
        <w:r w:rsidDel="004B2E9B">
          <w:rPr>
            <w:rFonts w:ascii="Calibri" w:hAnsi="Calibri" w:cs="Arial"/>
          </w:rPr>
          <w:delText>oint Appendix</w:delText>
        </w:r>
      </w:del>
      <w:r>
        <w:rPr>
          <w:rFonts w:ascii="Calibri" w:hAnsi="Calibri" w:cs="Arial"/>
        </w:rPr>
        <w:t xml:space="preserve"> 4.</w:t>
      </w:r>
    </w:p>
    <w:p w14:paraId="122A1C7C" w14:textId="77777777" w:rsidR="00DC4F5F" w:rsidRPr="001B3EB0" w:rsidRDefault="009004E9" w:rsidP="00DC4F5F">
      <w:pPr>
        <w:pStyle w:val="ListParagraph"/>
        <w:numPr>
          <w:ilvl w:val="0"/>
          <w:numId w:val="21"/>
        </w:numPr>
        <w:contextualSpacing/>
        <w:rPr>
          <w:rFonts w:ascii="Calibri" w:hAnsi="Calibri" w:cs="Arial"/>
        </w:rPr>
      </w:pPr>
      <w:r>
        <w:rPr>
          <w:rFonts w:ascii="Calibri" w:hAnsi="Calibri" w:cs="Arial"/>
        </w:rPr>
        <w:t xml:space="preserve">Proposed </w:t>
      </w:r>
      <w:r w:rsidR="00DC4F5F" w:rsidRPr="001B3EB0">
        <w:rPr>
          <w:rFonts w:ascii="Calibri" w:hAnsi="Calibri" w:cs="Arial"/>
        </w:rPr>
        <w:t>Interior Insulation R-value</w:t>
      </w:r>
      <w:r w:rsidR="00DC4F5F">
        <w:rPr>
          <w:rFonts w:ascii="Calibri" w:hAnsi="Calibri" w:cs="Arial"/>
        </w:rPr>
        <w:t xml:space="preserve"> or U-factor</w:t>
      </w:r>
      <w:r w:rsidR="00DC4F5F" w:rsidRPr="001B3EB0">
        <w:rPr>
          <w:rFonts w:ascii="Calibri" w:hAnsi="Calibri" w:cs="Arial"/>
        </w:rPr>
        <w:t xml:space="preserve">: </w:t>
      </w:r>
      <w:r w:rsidR="00DC4F5F">
        <w:rPr>
          <w:rFonts w:ascii="Calibri" w:hAnsi="Calibri" w:cs="Arial"/>
        </w:rPr>
        <w:t xml:space="preserve">Enter either the </w:t>
      </w:r>
      <w:r w:rsidR="00DC4F5F" w:rsidRPr="001B3EB0">
        <w:rPr>
          <w:rFonts w:ascii="Calibri" w:hAnsi="Calibri" w:cs="Arial"/>
        </w:rPr>
        <w:t xml:space="preserve">R-value or U-factor of </w:t>
      </w:r>
      <w:r w:rsidR="00DC4F5F">
        <w:rPr>
          <w:rFonts w:ascii="Calibri" w:hAnsi="Calibri" w:cs="Arial"/>
        </w:rPr>
        <w:t xml:space="preserve">proposed </w:t>
      </w:r>
      <w:r w:rsidR="00DC4F5F" w:rsidRPr="001B3EB0">
        <w:rPr>
          <w:rFonts w:ascii="Calibri" w:hAnsi="Calibri" w:cs="Arial"/>
        </w:rPr>
        <w:t xml:space="preserve">insulation on the inside surface of the </w:t>
      </w:r>
      <w:r w:rsidR="00DC4F5F">
        <w:rPr>
          <w:rFonts w:ascii="Calibri" w:hAnsi="Calibri" w:cs="Arial"/>
        </w:rPr>
        <w:t xml:space="preserve">mass </w:t>
      </w:r>
      <w:r w:rsidR="00DC4F5F" w:rsidRPr="001B3EB0">
        <w:rPr>
          <w:rFonts w:ascii="Calibri" w:hAnsi="Calibri" w:cs="Arial"/>
        </w:rPr>
        <w:t>wall</w:t>
      </w:r>
      <w:r w:rsidR="00DC4F5F">
        <w:rPr>
          <w:rFonts w:ascii="Calibri" w:hAnsi="Calibri" w:cs="Arial"/>
        </w:rPr>
        <w:t>.</w:t>
      </w:r>
      <w:r w:rsidR="00DC4F5F" w:rsidRPr="001B3EB0">
        <w:rPr>
          <w:rFonts w:ascii="Calibri" w:hAnsi="Calibri" w:cs="Arial"/>
        </w:rPr>
        <w:t xml:space="preserve"> </w:t>
      </w:r>
      <w:r w:rsidR="00DC4F5F">
        <w:rPr>
          <w:rFonts w:ascii="Calibri" w:hAnsi="Calibri" w:cs="Arial"/>
        </w:rPr>
        <w:t xml:space="preserve">See column 10 for the required insulation value for the wall type selected. </w:t>
      </w:r>
      <w:r w:rsidR="00DC4F5F" w:rsidRPr="001B3EB0">
        <w:rPr>
          <w:rFonts w:ascii="Calibri" w:hAnsi="Calibri" w:cs="Arial"/>
        </w:rPr>
        <w:t xml:space="preserve">See JA4 for guidance. </w:t>
      </w:r>
      <w:r w:rsidR="00DC4F5F">
        <w:rPr>
          <w:rFonts w:ascii="Calibri" w:hAnsi="Calibri" w:cs="Arial"/>
        </w:rPr>
        <w:t>Use the same descriptor (R-value or U-factor) throughout Table D.</w:t>
      </w:r>
    </w:p>
    <w:p w14:paraId="122A1C7D" w14:textId="299746AB" w:rsidR="00DC4F5F" w:rsidRPr="007F0F83" w:rsidRDefault="009004E9" w:rsidP="00DC4F5F">
      <w:pPr>
        <w:pStyle w:val="ListParagraph"/>
        <w:numPr>
          <w:ilvl w:val="0"/>
          <w:numId w:val="21"/>
        </w:numPr>
        <w:contextualSpacing/>
        <w:rPr>
          <w:rFonts w:ascii="Calibri" w:hAnsi="Calibri" w:cs="Arial"/>
        </w:rPr>
      </w:pPr>
      <w:r>
        <w:rPr>
          <w:rFonts w:ascii="Calibri" w:hAnsi="Calibri" w:cs="Arial"/>
        </w:rPr>
        <w:t xml:space="preserve">Proposed </w:t>
      </w:r>
      <w:r w:rsidR="00DC4F5F" w:rsidRPr="001B3EB0">
        <w:rPr>
          <w:rFonts w:ascii="Calibri" w:hAnsi="Calibri" w:cs="Arial"/>
        </w:rPr>
        <w:t>Exterior Insulation R-value</w:t>
      </w:r>
      <w:r w:rsidR="00DC4F5F">
        <w:rPr>
          <w:rFonts w:ascii="Calibri" w:hAnsi="Calibri" w:cs="Arial"/>
        </w:rPr>
        <w:t xml:space="preserve"> or U-factor</w:t>
      </w:r>
      <w:r w:rsidR="00DC4F5F" w:rsidRPr="001B3EB0">
        <w:rPr>
          <w:rFonts w:ascii="Calibri" w:hAnsi="Calibri" w:cs="Arial"/>
        </w:rPr>
        <w:t xml:space="preserve">: </w:t>
      </w:r>
      <w:r w:rsidR="00DC4F5F">
        <w:rPr>
          <w:rFonts w:ascii="Calibri" w:hAnsi="Calibri" w:cs="Arial"/>
        </w:rPr>
        <w:t xml:space="preserve">Enter either the </w:t>
      </w:r>
      <w:r w:rsidR="00DC4F5F" w:rsidRPr="001B3EB0">
        <w:rPr>
          <w:rFonts w:ascii="Calibri" w:hAnsi="Calibri" w:cs="Arial"/>
        </w:rPr>
        <w:t xml:space="preserve">R-value or U-factor of </w:t>
      </w:r>
      <w:r w:rsidR="00DC4F5F">
        <w:rPr>
          <w:rFonts w:ascii="Calibri" w:hAnsi="Calibri" w:cs="Arial"/>
        </w:rPr>
        <w:t xml:space="preserve">proposed </w:t>
      </w:r>
      <w:r w:rsidR="00DC4F5F" w:rsidRPr="001B3EB0">
        <w:rPr>
          <w:rFonts w:ascii="Calibri" w:hAnsi="Calibri" w:cs="Arial"/>
        </w:rPr>
        <w:t xml:space="preserve">insulation on the outside surface of the </w:t>
      </w:r>
      <w:r w:rsidR="00DC4F5F">
        <w:rPr>
          <w:rFonts w:ascii="Calibri" w:hAnsi="Calibri" w:cs="Arial"/>
        </w:rPr>
        <w:t xml:space="preserve">mass </w:t>
      </w:r>
      <w:r w:rsidR="00DC4F5F" w:rsidRPr="001B3EB0">
        <w:rPr>
          <w:rFonts w:ascii="Calibri" w:hAnsi="Calibri" w:cs="Arial"/>
        </w:rPr>
        <w:t>wall</w:t>
      </w:r>
      <w:r w:rsidR="00DC4F5F">
        <w:rPr>
          <w:rFonts w:ascii="Calibri" w:hAnsi="Calibri" w:cs="Arial"/>
        </w:rPr>
        <w:t>.</w:t>
      </w:r>
      <w:r w:rsidR="00DC4F5F" w:rsidRPr="001B3EB0">
        <w:rPr>
          <w:rFonts w:ascii="Calibri" w:hAnsi="Calibri" w:cs="Arial"/>
        </w:rPr>
        <w:t xml:space="preserve"> </w:t>
      </w:r>
      <w:r w:rsidR="00DC4F5F">
        <w:rPr>
          <w:rFonts w:ascii="Calibri" w:hAnsi="Calibri" w:cs="Arial"/>
        </w:rPr>
        <w:t xml:space="preserve">See column 11 for the required insulation value for the wall type selected. </w:t>
      </w:r>
      <w:r w:rsidR="00DC4F5F" w:rsidRPr="001B3EB0">
        <w:rPr>
          <w:rFonts w:ascii="Calibri" w:hAnsi="Calibri" w:cs="Arial"/>
        </w:rPr>
        <w:t xml:space="preserve">See JA4 for guidance. </w:t>
      </w:r>
      <w:ins w:id="66" w:author="Shewmaker, Michael@Energy" w:date="2017-02-27T13:06:00Z">
        <w:r w:rsidR="00A02851">
          <w:rPr>
            <w:rFonts w:ascii="Calibri" w:hAnsi="Calibri" w:cs="Arial"/>
          </w:rPr>
          <w:t>Use the same descriptor (R-value or U-factor) throughout Table D.</w:t>
        </w:r>
      </w:ins>
    </w:p>
    <w:p w14:paraId="122A1C7E" w14:textId="77777777" w:rsidR="00DC4F5F" w:rsidRDefault="00DC4F5F" w:rsidP="00DC4F5F">
      <w:pPr>
        <w:pStyle w:val="ListParagraph"/>
        <w:numPr>
          <w:ilvl w:val="0"/>
          <w:numId w:val="21"/>
        </w:numPr>
        <w:contextualSpacing/>
        <w:rPr>
          <w:rFonts w:ascii="Calibri" w:hAnsi="Calibri" w:cs="Arial"/>
        </w:rPr>
      </w:pPr>
      <w:r>
        <w:rPr>
          <w:rFonts w:ascii="Calibri" w:hAnsi="Calibri" w:cs="Arial"/>
        </w:rPr>
        <w:t xml:space="preserve">Appendix JA4 </w:t>
      </w:r>
      <w:r w:rsidR="00485A29">
        <w:rPr>
          <w:rFonts w:ascii="Calibri" w:hAnsi="Calibri" w:cs="Arial"/>
        </w:rPr>
        <w:t xml:space="preserve">Reference </w:t>
      </w:r>
      <w:r>
        <w:rPr>
          <w:rFonts w:ascii="Calibri" w:hAnsi="Calibri" w:cs="Arial"/>
        </w:rPr>
        <w:t>Table: Table number used to determine the R-value or U-factor (e.g., an ICF wall is 4.3.13)</w:t>
      </w:r>
      <w:r w:rsidRPr="001B3EB0">
        <w:rPr>
          <w:rFonts w:ascii="Calibri" w:hAnsi="Calibri" w:cs="Arial"/>
        </w:rPr>
        <w:t>.</w:t>
      </w:r>
    </w:p>
    <w:p w14:paraId="122A1C7F" w14:textId="2B7EDF32" w:rsidR="00DC4F5F" w:rsidRPr="001B3EB0" w:rsidRDefault="00DC4F5F" w:rsidP="00DC4F5F">
      <w:pPr>
        <w:pStyle w:val="ListParagraph"/>
        <w:numPr>
          <w:ilvl w:val="0"/>
          <w:numId w:val="21"/>
        </w:numPr>
        <w:contextualSpacing/>
        <w:rPr>
          <w:rFonts w:ascii="Calibri" w:hAnsi="Calibri" w:cs="Arial"/>
        </w:rPr>
      </w:pPr>
      <w:r>
        <w:rPr>
          <w:rFonts w:ascii="Calibri" w:hAnsi="Calibri" w:cs="Arial"/>
        </w:rPr>
        <w:t xml:space="preserve">Appendix JA4 </w:t>
      </w:r>
      <w:r w:rsidR="00485A29">
        <w:rPr>
          <w:rFonts w:ascii="Calibri" w:hAnsi="Calibri" w:cs="Arial"/>
        </w:rPr>
        <w:t xml:space="preserve">Reference </w:t>
      </w:r>
      <w:r>
        <w:rPr>
          <w:rFonts w:ascii="Calibri" w:hAnsi="Calibri" w:cs="Arial"/>
        </w:rPr>
        <w:t xml:space="preserve">Cell: Cell number used to determine the R-value or U-factor </w:t>
      </w:r>
      <w:r w:rsidRPr="001B3EB0">
        <w:rPr>
          <w:rFonts w:ascii="Calibri" w:hAnsi="Calibri" w:cs="Arial"/>
        </w:rPr>
        <w:t xml:space="preserve">(e.g., </w:t>
      </w:r>
      <w:r>
        <w:rPr>
          <w:rFonts w:ascii="Calibri" w:hAnsi="Calibri" w:cs="Arial"/>
        </w:rPr>
        <w:t xml:space="preserve">an 8-inch thick ICF wall with 2 inches of EPS (R-15.4) is </w:t>
      </w:r>
      <w:ins w:id="67" w:author="Shewmaker, Michael@Energy" w:date="2017-02-27T13:07:00Z">
        <w:r w:rsidR="00A02851">
          <w:rPr>
            <w:rFonts w:ascii="Calibri" w:hAnsi="Calibri" w:cs="Arial"/>
          </w:rPr>
          <w:t>C1</w:t>
        </w:r>
      </w:ins>
      <w:del w:id="68" w:author="Shewmaker, Michael@Energy" w:date="2017-02-27T13:07:00Z">
        <w:r w:rsidDel="00A02851">
          <w:rPr>
            <w:rFonts w:ascii="Calibri" w:hAnsi="Calibri" w:cs="Arial"/>
          </w:rPr>
          <w:delText>A</w:delText>
        </w:r>
        <w:r w:rsidRPr="001B3EB0" w:rsidDel="00A02851">
          <w:rPr>
            <w:rFonts w:ascii="Calibri" w:hAnsi="Calibri" w:cs="Arial"/>
          </w:rPr>
          <w:delText>6</w:delText>
        </w:r>
      </w:del>
      <w:r w:rsidRPr="001B3EB0">
        <w:rPr>
          <w:rFonts w:ascii="Calibri" w:hAnsi="Calibri" w:cs="Arial"/>
        </w:rPr>
        <w:t>).</w:t>
      </w:r>
    </w:p>
    <w:p w14:paraId="122A1C80" w14:textId="77777777" w:rsidR="00DC4F5F" w:rsidRPr="00662B11" w:rsidRDefault="009004E9" w:rsidP="00DC4F5F">
      <w:pPr>
        <w:pStyle w:val="ListParagraph"/>
        <w:numPr>
          <w:ilvl w:val="0"/>
          <w:numId w:val="21"/>
        </w:numPr>
        <w:contextualSpacing/>
        <w:rPr>
          <w:rFonts w:ascii="Calibri" w:hAnsi="Calibri" w:cs="Arial"/>
        </w:rPr>
      </w:pPr>
      <w:r>
        <w:rPr>
          <w:rFonts w:ascii="Calibri" w:hAnsi="Calibri" w:cs="Arial"/>
        </w:rPr>
        <w:t xml:space="preserve">Required </w:t>
      </w:r>
      <w:r w:rsidR="00DC4F5F" w:rsidRPr="00662B11">
        <w:rPr>
          <w:rFonts w:ascii="Calibri" w:hAnsi="Calibri" w:cs="Arial"/>
        </w:rPr>
        <w:t>Interior Insulation</w:t>
      </w:r>
      <w:r w:rsidR="005F3341">
        <w:rPr>
          <w:rFonts w:ascii="Calibri" w:hAnsi="Calibri" w:cs="Arial"/>
        </w:rPr>
        <w:t xml:space="preserve"> R-value or U-factor</w:t>
      </w:r>
      <w:r w:rsidR="00DC4F5F" w:rsidRPr="00662B11">
        <w:rPr>
          <w:rFonts w:ascii="Calibri" w:hAnsi="Calibri" w:cs="Arial"/>
        </w:rPr>
        <w:t xml:space="preserve">: The required R-value or U-factor (whichever descriptor was selected in column 6) for interior insulation will be completed based on the Table 150.1-A requirements for the wall type. </w:t>
      </w:r>
    </w:p>
    <w:p w14:paraId="122A1C81" w14:textId="77777777" w:rsidR="005716C2" w:rsidRPr="001B3EB0" w:rsidRDefault="009004E9" w:rsidP="005716C2">
      <w:pPr>
        <w:pStyle w:val="ListParagraph"/>
        <w:numPr>
          <w:ilvl w:val="0"/>
          <w:numId w:val="21"/>
        </w:numPr>
        <w:contextualSpacing/>
        <w:rPr>
          <w:rFonts w:ascii="Calibri" w:hAnsi="Calibri" w:cs="Arial"/>
        </w:rPr>
      </w:pPr>
      <w:r>
        <w:rPr>
          <w:rFonts w:ascii="Calibri" w:hAnsi="Calibri" w:cs="Arial"/>
        </w:rPr>
        <w:t xml:space="preserve">Required </w:t>
      </w:r>
      <w:r w:rsidR="005716C2">
        <w:rPr>
          <w:rFonts w:ascii="Calibri" w:hAnsi="Calibri" w:cs="Arial"/>
        </w:rPr>
        <w:t xml:space="preserve">Exterior </w:t>
      </w:r>
      <w:r w:rsidR="005716C2" w:rsidRPr="001B3EB0">
        <w:rPr>
          <w:rFonts w:ascii="Calibri" w:hAnsi="Calibri" w:cs="Arial"/>
        </w:rPr>
        <w:t>Insulation</w:t>
      </w:r>
      <w:r w:rsidR="005F3341">
        <w:rPr>
          <w:rFonts w:ascii="Calibri" w:hAnsi="Calibri" w:cs="Arial"/>
        </w:rPr>
        <w:t xml:space="preserve"> R-value or U-factor</w:t>
      </w:r>
      <w:r w:rsidR="005716C2">
        <w:rPr>
          <w:rFonts w:ascii="Calibri" w:hAnsi="Calibri" w:cs="Arial"/>
        </w:rPr>
        <w:t xml:space="preserve">: The required </w:t>
      </w:r>
      <w:r w:rsidR="005716C2" w:rsidRPr="001B3EB0">
        <w:rPr>
          <w:rFonts w:ascii="Calibri" w:hAnsi="Calibri" w:cs="Arial"/>
        </w:rPr>
        <w:t>R-value or U-factor</w:t>
      </w:r>
      <w:r w:rsidR="005716C2">
        <w:rPr>
          <w:rFonts w:ascii="Calibri" w:hAnsi="Calibri" w:cs="Arial"/>
        </w:rPr>
        <w:t xml:space="preserve"> (whichever descriptor was selected in column 7) for exterior insulation will be completed based on the Table 150.1-A requirements for the wall type.</w:t>
      </w:r>
      <w:r w:rsidR="005716C2" w:rsidRPr="001B3EB0">
        <w:rPr>
          <w:rFonts w:ascii="Calibri" w:hAnsi="Calibri" w:cs="Arial"/>
        </w:rPr>
        <w:t xml:space="preserve"> </w:t>
      </w:r>
    </w:p>
    <w:p w14:paraId="122A1C82" w14:textId="7E747226" w:rsidR="003E7B71" w:rsidRDefault="003A3ABD" w:rsidP="00954FDF">
      <w:pPr>
        <w:keepNext/>
        <w:rPr>
          <w:rFonts w:ascii="Calibri" w:hAnsi="Calibri" w:cs="Arial"/>
          <w:b/>
        </w:rPr>
      </w:pPr>
      <w:r w:rsidRPr="001B3EB0">
        <w:rPr>
          <w:rFonts w:ascii="Calibri" w:hAnsi="Calibri" w:cs="Arial"/>
          <w:b/>
        </w:rPr>
        <w:t xml:space="preserve">E. </w:t>
      </w:r>
      <w:r w:rsidR="008A1888">
        <w:rPr>
          <w:rFonts w:ascii="Calibri" w:hAnsi="Calibri" w:cs="Arial"/>
          <w:b/>
        </w:rPr>
        <w:t>Slab Insulation</w:t>
      </w:r>
    </w:p>
    <w:p w14:paraId="122A1C83" w14:textId="77777777" w:rsidR="005716C2" w:rsidRDefault="005716C2" w:rsidP="00485A29">
      <w:pPr>
        <w:keepNext/>
        <w:ind w:left="270"/>
        <w:rPr>
          <w:rFonts w:ascii="Calibri" w:hAnsi="Calibri" w:cs="Arial"/>
        </w:rPr>
      </w:pPr>
      <w:r w:rsidRPr="001B3EB0">
        <w:rPr>
          <w:rFonts w:ascii="Calibri" w:hAnsi="Calibri" w:cs="Arial"/>
        </w:rPr>
        <w:t xml:space="preserve">Slab edge performance specifications and installation criteria are found in </w:t>
      </w:r>
      <w:r>
        <w:rPr>
          <w:rFonts w:ascii="Calibri" w:hAnsi="Calibri" w:cs="Arial"/>
        </w:rPr>
        <w:t>Sections</w:t>
      </w:r>
      <w:r w:rsidRPr="001B3EB0">
        <w:rPr>
          <w:rFonts w:ascii="Calibri" w:hAnsi="Calibri" w:cs="Arial"/>
        </w:rPr>
        <w:t xml:space="preserve"> 150.0(l)</w:t>
      </w:r>
      <w:r>
        <w:rPr>
          <w:rFonts w:ascii="Calibri" w:hAnsi="Calibri" w:cs="Arial"/>
        </w:rPr>
        <w:t xml:space="preserve"> and</w:t>
      </w:r>
      <w:r w:rsidRPr="001B3EB0">
        <w:rPr>
          <w:rFonts w:ascii="Calibri" w:hAnsi="Calibri" w:cs="Arial"/>
        </w:rPr>
        <w:t xml:space="preserve"> 150.1(c</w:t>
      </w:r>
      <w:proofErr w:type="gramStart"/>
      <w:r w:rsidRPr="001B3EB0">
        <w:rPr>
          <w:rFonts w:ascii="Calibri" w:hAnsi="Calibri" w:cs="Arial"/>
        </w:rPr>
        <w:t>)1D</w:t>
      </w:r>
      <w:proofErr w:type="gramEnd"/>
      <w:r>
        <w:rPr>
          <w:rFonts w:ascii="Calibri" w:hAnsi="Calibri" w:cs="Arial"/>
        </w:rPr>
        <w:t xml:space="preserve"> (Table 150.1-A)</w:t>
      </w:r>
      <w:r w:rsidRPr="001B3EB0">
        <w:rPr>
          <w:rFonts w:ascii="Calibri" w:hAnsi="Calibri" w:cs="Arial"/>
        </w:rPr>
        <w:t xml:space="preserve">. Requirements vary by climate zone and slab conditions. </w:t>
      </w:r>
    </w:p>
    <w:p w14:paraId="122A1C84" w14:textId="77777777" w:rsidR="005716C2" w:rsidRPr="001B3EB0" w:rsidRDefault="005716C2" w:rsidP="00485A29">
      <w:pPr>
        <w:keepNext/>
        <w:ind w:left="270"/>
        <w:rPr>
          <w:rFonts w:ascii="Calibri" w:hAnsi="Calibri" w:cs="Arial"/>
        </w:rPr>
      </w:pPr>
    </w:p>
    <w:p w14:paraId="122A1C85" w14:textId="77777777" w:rsidR="003E7B71" w:rsidRDefault="005716C2" w:rsidP="003E7B71">
      <w:pPr>
        <w:pStyle w:val="ListParagraph"/>
        <w:keepNext/>
        <w:numPr>
          <w:ilvl w:val="0"/>
          <w:numId w:val="22"/>
        </w:numPr>
        <w:spacing w:line="276" w:lineRule="auto"/>
        <w:contextualSpacing/>
        <w:rPr>
          <w:rFonts w:ascii="Calibri" w:hAnsi="Calibri" w:cs="Arial"/>
        </w:rPr>
      </w:pPr>
      <w:r w:rsidRPr="001B3EB0">
        <w:rPr>
          <w:rFonts w:ascii="Calibri" w:hAnsi="Calibri" w:cs="Arial"/>
        </w:rPr>
        <w:t xml:space="preserve">Floor </w:t>
      </w:r>
      <w:r w:rsidR="008601DD">
        <w:rPr>
          <w:rFonts w:ascii="Calibri" w:hAnsi="Calibri" w:cs="Arial"/>
        </w:rPr>
        <w:t>T</w:t>
      </w:r>
      <w:r w:rsidRPr="001B3EB0">
        <w:rPr>
          <w:rFonts w:ascii="Calibri" w:hAnsi="Calibri" w:cs="Arial"/>
        </w:rPr>
        <w:t xml:space="preserve">ype: Types include </w:t>
      </w:r>
      <w:r>
        <w:rPr>
          <w:rFonts w:ascii="Calibri" w:hAnsi="Calibri" w:cs="Arial"/>
        </w:rPr>
        <w:t>s</w:t>
      </w:r>
      <w:r w:rsidRPr="001B3EB0">
        <w:rPr>
          <w:rFonts w:ascii="Calibri" w:hAnsi="Calibri" w:cs="Arial"/>
        </w:rPr>
        <w:t>lab</w:t>
      </w:r>
      <w:r>
        <w:rPr>
          <w:rFonts w:ascii="Calibri" w:hAnsi="Calibri" w:cs="Arial"/>
        </w:rPr>
        <w:t>-on-grade or</w:t>
      </w:r>
      <w:r w:rsidRPr="001B3EB0">
        <w:rPr>
          <w:rFonts w:ascii="Calibri" w:hAnsi="Calibri" w:cs="Arial"/>
        </w:rPr>
        <w:t xml:space="preserve"> raised slab. </w:t>
      </w:r>
    </w:p>
    <w:p w14:paraId="122A1C86" w14:textId="2EDF57D8" w:rsidR="003E7B71" w:rsidRDefault="004B2E9B" w:rsidP="003E7B71">
      <w:pPr>
        <w:keepNext/>
        <w:numPr>
          <w:ilvl w:val="0"/>
          <w:numId w:val="23"/>
        </w:numPr>
        <w:rPr>
          <w:rFonts w:ascii="Calibri" w:hAnsi="Calibri" w:cs="Arial"/>
        </w:rPr>
      </w:pPr>
      <w:ins w:id="69" w:author="Alexis Smith (9/1)" w:date="2017-03-10T15:41:00Z">
        <w:r>
          <w:rPr>
            <w:rFonts w:ascii="Calibri" w:hAnsi="Calibri" w:cs="Arial"/>
          </w:rPr>
          <w:t>Unheated s</w:t>
        </w:r>
      </w:ins>
      <w:del w:id="70" w:author="Alexis Smith (9/1)" w:date="2017-03-10T15:41:00Z">
        <w:r w:rsidR="005716C2" w:rsidDel="004B2E9B">
          <w:rPr>
            <w:rFonts w:ascii="Calibri" w:hAnsi="Calibri" w:cs="Arial"/>
          </w:rPr>
          <w:delText>S</w:delText>
        </w:r>
      </w:del>
      <w:r w:rsidR="005716C2" w:rsidRPr="001B3EB0">
        <w:rPr>
          <w:rFonts w:ascii="Calibri" w:hAnsi="Calibri" w:cs="Arial"/>
        </w:rPr>
        <w:t>lab</w:t>
      </w:r>
      <w:r w:rsidR="005716C2">
        <w:rPr>
          <w:rFonts w:ascii="Calibri" w:hAnsi="Calibri" w:cs="Arial"/>
        </w:rPr>
        <w:t xml:space="preserve">-on-grade </w:t>
      </w:r>
      <w:r w:rsidR="005716C2" w:rsidRPr="001B3EB0">
        <w:rPr>
          <w:rFonts w:ascii="Calibri" w:hAnsi="Calibri" w:cs="Arial"/>
        </w:rPr>
        <w:t xml:space="preserve">floors require slab edge insulation in climate zone 16 only. </w:t>
      </w:r>
    </w:p>
    <w:p w14:paraId="122A1C87" w14:textId="5EBA504C" w:rsidR="003E7B71" w:rsidRDefault="005716C2" w:rsidP="003E7B71">
      <w:pPr>
        <w:keepNext/>
        <w:numPr>
          <w:ilvl w:val="0"/>
          <w:numId w:val="23"/>
        </w:numPr>
        <w:rPr>
          <w:rFonts w:ascii="Calibri" w:hAnsi="Calibri" w:cs="Arial"/>
        </w:rPr>
      </w:pPr>
      <w:r w:rsidRPr="001B3EB0">
        <w:rPr>
          <w:rFonts w:ascii="Calibri" w:hAnsi="Calibri" w:cs="Arial"/>
        </w:rPr>
        <w:t>Raised slab must be insulated to R</w:t>
      </w:r>
      <w:ins w:id="71" w:author="Shewmaker, Michael@Energy" w:date="2017-02-27T13:08:00Z">
        <w:r w:rsidR="007035CB">
          <w:rPr>
            <w:rFonts w:ascii="Calibri" w:hAnsi="Calibri" w:cs="Arial"/>
          </w:rPr>
          <w:t>-</w:t>
        </w:r>
      </w:ins>
      <w:r w:rsidRPr="001B3EB0">
        <w:rPr>
          <w:rFonts w:ascii="Calibri" w:hAnsi="Calibri" w:cs="Arial"/>
        </w:rPr>
        <w:t>8 in climate zones 1, 2, 11, 13, 14 and 16, R-4 in climate zones 12 and 15, and no insulation is required in climate zones 3-10.</w:t>
      </w:r>
    </w:p>
    <w:p w14:paraId="122A1C88" w14:textId="2E971C01" w:rsidR="003E7B71" w:rsidRDefault="005716C2" w:rsidP="003E7B71">
      <w:pPr>
        <w:pStyle w:val="ListParagraph"/>
        <w:keepNext/>
        <w:numPr>
          <w:ilvl w:val="0"/>
          <w:numId w:val="22"/>
        </w:numPr>
        <w:spacing w:line="276" w:lineRule="auto"/>
        <w:contextualSpacing/>
        <w:rPr>
          <w:rFonts w:ascii="Calibri" w:hAnsi="Calibri" w:cs="Arial"/>
        </w:rPr>
      </w:pPr>
      <w:r w:rsidRPr="001B3EB0">
        <w:rPr>
          <w:rFonts w:ascii="Calibri" w:hAnsi="Calibri" w:cs="Arial"/>
        </w:rPr>
        <w:t xml:space="preserve">Proposed </w:t>
      </w:r>
      <w:r w:rsidR="008601DD">
        <w:rPr>
          <w:rFonts w:ascii="Calibri" w:hAnsi="Calibri" w:cs="Arial"/>
        </w:rPr>
        <w:t xml:space="preserve">Insulation </w:t>
      </w:r>
      <w:r w:rsidRPr="001B3EB0">
        <w:rPr>
          <w:rFonts w:ascii="Calibri" w:hAnsi="Calibri" w:cs="Arial"/>
        </w:rPr>
        <w:t>R-value: When required, insulation can be specified by either R-value or U-factor</w:t>
      </w:r>
      <w:r w:rsidR="00522208">
        <w:rPr>
          <w:rFonts w:ascii="Calibri" w:hAnsi="Calibri" w:cs="Arial"/>
        </w:rPr>
        <w:t xml:space="preserve"> (use the same descriptor throughout Table E)</w:t>
      </w:r>
      <w:r w:rsidRPr="001B3EB0">
        <w:rPr>
          <w:rFonts w:ascii="Calibri" w:hAnsi="Calibri" w:cs="Arial"/>
        </w:rPr>
        <w:t>.</w:t>
      </w:r>
      <w:r>
        <w:rPr>
          <w:rFonts w:ascii="Calibri" w:hAnsi="Calibri" w:cs="Arial"/>
        </w:rPr>
        <w:t xml:space="preserve"> When specifying an R-value complete column 2.</w:t>
      </w:r>
      <w:ins w:id="72" w:author="Shewmaker, Michael@Energy" w:date="2017-02-27T13:08:00Z">
        <w:r w:rsidR="007035CB">
          <w:rPr>
            <w:rFonts w:ascii="Calibri" w:hAnsi="Calibri" w:cs="Arial"/>
          </w:rPr>
          <w:t xml:space="preserve"> Use the same descriptor (R-value or U-factor) throughout Table E.</w:t>
        </w:r>
      </w:ins>
    </w:p>
    <w:p w14:paraId="122A1C89" w14:textId="46747E2B" w:rsidR="003E7B71" w:rsidRDefault="005716C2" w:rsidP="003E7B71">
      <w:pPr>
        <w:pStyle w:val="ListParagraph"/>
        <w:keepNext/>
        <w:numPr>
          <w:ilvl w:val="0"/>
          <w:numId w:val="22"/>
        </w:numPr>
        <w:spacing w:line="276" w:lineRule="auto"/>
        <w:contextualSpacing/>
        <w:rPr>
          <w:rFonts w:ascii="Calibri" w:hAnsi="Calibri" w:cs="Arial"/>
        </w:rPr>
      </w:pPr>
      <w:r>
        <w:rPr>
          <w:rFonts w:ascii="Calibri" w:hAnsi="Calibri" w:cs="Arial"/>
        </w:rPr>
        <w:t xml:space="preserve">Proposed </w:t>
      </w:r>
      <w:r w:rsidR="008601DD">
        <w:rPr>
          <w:rFonts w:ascii="Calibri" w:hAnsi="Calibri" w:cs="Arial"/>
        </w:rPr>
        <w:t xml:space="preserve">Insulation </w:t>
      </w:r>
      <w:r w:rsidRPr="001B3EB0">
        <w:rPr>
          <w:rFonts w:ascii="Calibri" w:hAnsi="Calibri" w:cs="Arial"/>
        </w:rPr>
        <w:t xml:space="preserve">U-Factor: When required, </w:t>
      </w:r>
      <w:r>
        <w:rPr>
          <w:rFonts w:ascii="Calibri" w:hAnsi="Calibri" w:cs="Arial"/>
        </w:rPr>
        <w:t>specify the U-factor of proposed insulation in column 3</w:t>
      </w:r>
      <w:r w:rsidRPr="001B3EB0">
        <w:rPr>
          <w:rFonts w:ascii="Calibri" w:hAnsi="Calibri" w:cs="Arial"/>
        </w:rPr>
        <w:t xml:space="preserve">. </w:t>
      </w:r>
      <w:ins w:id="73" w:author="Shewmaker, Michael@Energy" w:date="2017-02-27T13:08:00Z">
        <w:r w:rsidR="007035CB">
          <w:rPr>
            <w:rFonts w:ascii="Calibri" w:hAnsi="Calibri" w:cs="Arial"/>
          </w:rPr>
          <w:t>Use the same descriptor (R-value or U-factor) throughout Table E.</w:t>
        </w:r>
      </w:ins>
    </w:p>
    <w:p w14:paraId="122A1C8A" w14:textId="77777777" w:rsidR="003E7B71" w:rsidRDefault="005716C2" w:rsidP="003E7B71">
      <w:pPr>
        <w:pStyle w:val="ListParagraph"/>
        <w:keepNext/>
        <w:numPr>
          <w:ilvl w:val="0"/>
          <w:numId w:val="22"/>
        </w:numPr>
        <w:spacing w:line="276" w:lineRule="auto"/>
        <w:contextualSpacing/>
        <w:rPr>
          <w:rFonts w:ascii="Calibri" w:hAnsi="Calibri" w:cs="Arial"/>
        </w:rPr>
      </w:pPr>
      <w:r w:rsidRPr="001B3EB0">
        <w:rPr>
          <w:rFonts w:ascii="Calibri" w:hAnsi="Calibri" w:cs="Arial"/>
        </w:rPr>
        <w:t xml:space="preserve">Required Insulation R-value: </w:t>
      </w:r>
      <w:r w:rsidR="00522208">
        <w:rPr>
          <w:rFonts w:ascii="Calibri" w:hAnsi="Calibri" w:cs="Arial"/>
        </w:rPr>
        <w:t>S</w:t>
      </w:r>
      <w:r>
        <w:rPr>
          <w:rFonts w:ascii="Calibri" w:hAnsi="Calibri" w:cs="Arial"/>
        </w:rPr>
        <w:t xml:space="preserve">pecify the value required, which will </w:t>
      </w:r>
      <w:r w:rsidRPr="001B3EB0">
        <w:rPr>
          <w:rFonts w:ascii="Calibri" w:hAnsi="Calibri" w:cs="Arial"/>
        </w:rPr>
        <w:t>vary by climate zone and type of slab.</w:t>
      </w:r>
      <w:r>
        <w:rPr>
          <w:rFonts w:ascii="Calibri" w:hAnsi="Calibri" w:cs="Arial"/>
        </w:rPr>
        <w:t xml:space="preserve"> Values are from Table 150.1-A.</w:t>
      </w:r>
    </w:p>
    <w:p w14:paraId="122A1C8B" w14:textId="77777777" w:rsidR="003E7B71" w:rsidRDefault="005716C2" w:rsidP="003E7B71">
      <w:pPr>
        <w:pStyle w:val="ListParagraph"/>
        <w:keepNext/>
        <w:numPr>
          <w:ilvl w:val="0"/>
          <w:numId w:val="22"/>
        </w:numPr>
        <w:spacing w:line="276" w:lineRule="auto"/>
        <w:contextualSpacing/>
        <w:rPr>
          <w:rFonts w:ascii="Calibri" w:hAnsi="Calibri" w:cs="Arial"/>
        </w:rPr>
      </w:pPr>
      <w:r w:rsidRPr="001B3EB0">
        <w:rPr>
          <w:rFonts w:ascii="Calibri" w:hAnsi="Calibri" w:cs="Arial"/>
        </w:rPr>
        <w:t xml:space="preserve">Required Insulation </w:t>
      </w:r>
      <w:r>
        <w:rPr>
          <w:rFonts w:ascii="Calibri" w:hAnsi="Calibri" w:cs="Arial"/>
        </w:rPr>
        <w:t>U-factor</w:t>
      </w:r>
      <w:r w:rsidRPr="001B3EB0">
        <w:rPr>
          <w:rFonts w:ascii="Calibri" w:hAnsi="Calibri" w:cs="Arial"/>
        </w:rPr>
        <w:t xml:space="preserve">: </w:t>
      </w:r>
      <w:r w:rsidR="00522208">
        <w:rPr>
          <w:rFonts w:ascii="Calibri" w:hAnsi="Calibri" w:cs="Arial"/>
        </w:rPr>
        <w:t>S</w:t>
      </w:r>
      <w:r>
        <w:rPr>
          <w:rFonts w:ascii="Calibri" w:hAnsi="Calibri" w:cs="Arial"/>
        </w:rPr>
        <w:t xml:space="preserve">pecify the value required, which will </w:t>
      </w:r>
      <w:r w:rsidRPr="001B3EB0">
        <w:rPr>
          <w:rFonts w:ascii="Calibri" w:hAnsi="Calibri" w:cs="Arial"/>
        </w:rPr>
        <w:t>vary by climate zone and type of slab.</w:t>
      </w:r>
      <w:r>
        <w:rPr>
          <w:rFonts w:ascii="Calibri" w:hAnsi="Calibri" w:cs="Arial"/>
        </w:rPr>
        <w:t xml:space="preserve"> Values are from Table 150.1-A.</w:t>
      </w:r>
    </w:p>
    <w:p w14:paraId="122A1C8C" w14:textId="77777777" w:rsidR="003E7B71" w:rsidRDefault="005716C2" w:rsidP="003E7B71">
      <w:pPr>
        <w:pStyle w:val="ListParagraph"/>
        <w:keepNext/>
        <w:numPr>
          <w:ilvl w:val="0"/>
          <w:numId w:val="22"/>
        </w:numPr>
        <w:spacing w:line="276" w:lineRule="auto"/>
        <w:contextualSpacing/>
        <w:rPr>
          <w:rFonts w:ascii="Calibri" w:hAnsi="Calibri" w:cs="Arial"/>
        </w:rPr>
      </w:pPr>
      <w:r w:rsidRPr="001B3EB0">
        <w:rPr>
          <w:rFonts w:ascii="Calibri" w:hAnsi="Calibri" w:cs="Arial"/>
        </w:rPr>
        <w:t>Comments: Any notes regarding location, unique conditions, or attachments.</w:t>
      </w:r>
    </w:p>
    <w:p w14:paraId="122A1C8D" w14:textId="77777777" w:rsidR="003E7B71" w:rsidRDefault="003E7B71" w:rsidP="003E7B71">
      <w:pPr>
        <w:pStyle w:val="ListParagraph"/>
        <w:keepNext/>
        <w:spacing w:line="276" w:lineRule="auto"/>
        <w:contextualSpacing/>
        <w:rPr>
          <w:rFonts w:ascii="Calibri" w:hAnsi="Calibri" w:cs="Arial"/>
        </w:rPr>
      </w:pPr>
    </w:p>
    <w:p w14:paraId="122A1C8E" w14:textId="77777777" w:rsidR="003E7B71" w:rsidRDefault="005716C2" w:rsidP="003E7B71">
      <w:pPr>
        <w:keepNext/>
        <w:tabs>
          <w:tab w:val="left" w:pos="1890"/>
        </w:tabs>
        <w:ind w:left="1890" w:hanging="810"/>
        <w:rPr>
          <w:rFonts w:ascii="Calibri" w:hAnsi="Calibri" w:cs="Arial"/>
        </w:rPr>
      </w:pPr>
      <w:r>
        <w:rPr>
          <w:rFonts w:ascii="Calibri" w:hAnsi="Calibri" w:cs="Arial"/>
        </w:rPr>
        <w:t>NOTE:</w:t>
      </w:r>
      <w:r>
        <w:rPr>
          <w:rFonts w:ascii="Calibri" w:hAnsi="Calibri" w:cs="Arial"/>
        </w:rPr>
        <w:tab/>
      </w:r>
      <w:r w:rsidR="00522208">
        <w:rPr>
          <w:rFonts w:ascii="Calibri" w:hAnsi="Calibri" w:cs="Arial"/>
        </w:rPr>
        <w:t>T</w:t>
      </w:r>
      <w:r>
        <w:rPr>
          <w:rFonts w:ascii="Calibri" w:hAnsi="Calibri" w:cs="Arial"/>
        </w:rPr>
        <w:t xml:space="preserve">here is a </w:t>
      </w:r>
      <w:r w:rsidRPr="001B3EB0">
        <w:rPr>
          <w:rFonts w:ascii="Calibri" w:hAnsi="Calibri" w:cs="Arial"/>
        </w:rPr>
        <w:t>mandatory slab edge insulation requirement</w:t>
      </w:r>
      <w:r>
        <w:rPr>
          <w:rFonts w:ascii="Calibri" w:hAnsi="Calibri" w:cs="Arial"/>
        </w:rPr>
        <w:t xml:space="preserve"> for h</w:t>
      </w:r>
      <w:r w:rsidRPr="001B3EB0">
        <w:rPr>
          <w:rFonts w:ascii="Calibri" w:hAnsi="Calibri" w:cs="Arial"/>
        </w:rPr>
        <w:t xml:space="preserve">eated slab </w:t>
      </w:r>
      <w:r>
        <w:rPr>
          <w:rFonts w:ascii="Calibri" w:hAnsi="Calibri" w:cs="Arial"/>
        </w:rPr>
        <w:t>floors</w:t>
      </w:r>
      <w:r w:rsidRPr="001B3EB0">
        <w:rPr>
          <w:rFonts w:ascii="Calibri" w:hAnsi="Calibri" w:cs="Arial"/>
        </w:rPr>
        <w:t xml:space="preserve">. </w:t>
      </w:r>
      <w:r>
        <w:rPr>
          <w:rFonts w:ascii="Calibri" w:hAnsi="Calibri" w:cs="Arial"/>
        </w:rPr>
        <w:t xml:space="preserve">Since mandatory requirements are not listed on the Certificate of Compliance, this is provided for information purposes only. The specific requirements are in </w:t>
      </w:r>
      <w:r w:rsidRPr="001B3EB0">
        <w:rPr>
          <w:rFonts w:ascii="Calibri" w:hAnsi="Calibri" w:cs="Arial"/>
        </w:rPr>
        <w:t>Sections 110.8(g)</w:t>
      </w:r>
      <w:r>
        <w:rPr>
          <w:rFonts w:ascii="Calibri" w:hAnsi="Calibri" w:cs="Arial"/>
        </w:rPr>
        <w:t xml:space="preserve"> and Table 110.8-A.</w:t>
      </w:r>
    </w:p>
    <w:p w14:paraId="122A1C8F" w14:textId="77777777" w:rsidR="005716C2" w:rsidRPr="001B3EB0" w:rsidRDefault="005716C2" w:rsidP="005716C2">
      <w:pPr>
        <w:pStyle w:val="ListParagraph"/>
        <w:spacing w:line="276" w:lineRule="auto"/>
        <w:contextualSpacing/>
        <w:rPr>
          <w:rFonts w:ascii="Calibri" w:hAnsi="Calibri" w:cs="Arial"/>
        </w:rPr>
      </w:pPr>
    </w:p>
    <w:p w14:paraId="122A1C90" w14:textId="594AB1CA" w:rsidR="00C37497" w:rsidRPr="001B3EB0" w:rsidRDefault="00C37497" w:rsidP="00E312BC">
      <w:pPr>
        <w:keepNext/>
        <w:spacing w:after="120"/>
        <w:rPr>
          <w:rFonts w:ascii="Calibri" w:hAnsi="Calibri" w:cs="Arial"/>
          <w:b/>
        </w:rPr>
      </w:pPr>
      <w:r w:rsidRPr="001B3EB0">
        <w:rPr>
          <w:rFonts w:ascii="Calibri" w:hAnsi="Calibri" w:cs="Arial"/>
          <w:b/>
        </w:rPr>
        <w:t>F. R</w:t>
      </w:r>
      <w:r w:rsidR="00925010">
        <w:rPr>
          <w:rFonts w:ascii="Calibri" w:hAnsi="Calibri" w:cs="Arial"/>
          <w:b/>
        </w:rPr>
        <w:t>adiant Barrier</w:t>
      </w:r>
    </w:p>
    <w:p w14:paraId="122A1C91" w14:textId="77777777" w:rsidR="00DC4F5F" w:rsidRPr="00954FDF" w:rsidRDefault="00DC4F5F" w:rsidP="00DC4F5F">
      <w:pPr>
        <w:pStyle w:val="ListParagraph"/>
        <w:keepNext/>
        <w:numPr>
          <w:ilvl w:val="0"/>
          <w:numId w:val="42"/>
        </w:numPr>
        <w:rPr>
          <w:rFonts w:ascii="Calibri" w:hAnsi="Calibri" w:cs="Arial"/>
          <w:b/>
        </w:rPr>
      </w:pPr>
      <w:r w:rsidRPr="004C26C7">
        <w:rPr>
          <w:rFonts w:ascii="Calibri" w:hAnsi="Calibri"/>
        </w:rPr>
        <w:t>Radiant Barrier installed below the roof deck and on all gable end walls</w:t>
      </w:r>
      <w:r>
        <w:rPr>
          <w:rFonts w:ascii="Calibri" w:hAnsi="Calibri"/>
        </w:rPr>
        <w:t>: Yes or No</w:t>
      </w:r>
      <w:r w:rsidR="00522208">
        <w:rPr>
          <w:rFonts w:ascii="Calibri" w:hAnsi="Calibri"/>
        </w:rPr>
        <w:t xml:space="preserve">. </w:t>
      </w:r>
      <w:r w:rsidR="00522208" w:rsidRPr="001B3EB0">
        <w:rPr>
          <w:rFonts w:ascii="Calibri" w:hAnsi="Calibri" w:cs="Arial"/>
        </w:rPr>
        <w:t>Radiant barriers are required in climate zones 2-15</w:t>
      </w:r>
      <w:r w:rsidR="00522208">
        <w:rPr>
          <w:rFonts w:ascii="Calibri" w:hAnsi="Calibri" w:cs="Arial"/>
        </w:rPr>
        <w:t>.</w:t>
      </w:r>
    </w:p>
    <w:p w14:paraId="1EC01A3B" w14:textId="7E19017F" w:rsidR="008A1888" w:rsidDel="007035CB" w:rsidRDefault="008A1888" w:rsidP="00954FDF">
      <w:pPr>
        <w:pStyle w:val="ListParagraph"/>
        <w:keepNext/>
        <w:rPr>
          <w:del w:id="74" w:author="Shewmaker, Michael@Energy" w:date="2017-02-27T13:09:00Z"/>
          <w:rFonts w:ascii="Calibri" w:hAnsi="Calibri" w:cs="Arial"/>
        </w:rPr>
      </w:pPr>
    </w:p>
    <w:p w14:paraId="54FFE8F5" w14:textId="6DDB45E2" w:rsidR="008A1888" w:rsidDel="007035CB" w:rsidRDefault="008A1888" w:rsidP="00954FDF">
      <w:pPr>
        <w:pStyle w:val="ListParagraph"/>
        <w:keepNext/>
        <w:ind w:left="1890" w:hanging="810"/>
        <w:rPr>
          <w:del w:id="75" w:author="Shewmaker, Michael@Energy" w:date="2017-02-27T13:09:00Z"/>
          <w:rFonts w:ascii="Calibri" w:hAnsi="Calibri" w:cs="Arial"/>
        </w:rPr>
      </w:pPr>
      <w:del w:id="76" w:author="Shewmaker, Michael@Energy" w:date="2017-02-27T13:09:00Z">
        <w:r w:rsidDel="007035CB">
          <w:rPr>
            <w:rFonts w:ascii="Calibri" w:hAnsi="Calibri" w:cs="Arial"/>
          </w:rPr>
          <w:delText xml:space="preserve">NOTE: </w:delText>
        </w:r>
        <w:r w:rsidDel="007035CB">
          <w:rPr>
            <w:rFonts w:ascii="Calibri" w:hAnsi="Calibri" w:cs="Arial"/>
          </w:rPr>
          <w:tab/>
          <w:delText>Radiant barriers are required in climate zones 2-15.</w:delText>
        </w:r>
      </w:del>
    </w:p>
    <w:p w14:paraId="7AAD50EC" w14:textId="77777777" w:rsidR="008A1888" w:rsidRPr="00DF050D" w:rsidRDefault="008A1888" w:rsidP="00954FDF">
      <w:pPr>
        <w:pStyle w:val="ListParagraph"/>
        <w:keepNext/>
        <w:rPr>
          <w:rFonts w:ascii="Calibri" w:hAnsi="Calibri" w:cs="Arial"/>
          <w:b/>
        </w:rPr>
      </w:pPr>
    </w:p>
    <w:p w14:paraId="122A1C92" w14:textId="77777777" w:rsidR="00DC4F5F" w:rsidRPr="00DF050D" w:rsidRDefault="00DC4F5F" w:rsidP="00DC4F5F">
      <w:pPr>
        <w:pStyle w:val="ListParagraph"/>
        <w:keepNext/>
        <w:numPr>
          <w:ilvl w:val="0"/>
          <w:numId w:val="42"/>
        </w:numPr>
        <w:rPr>
          <w:rFonts w:ascii="Calibri" w:hAnsi="Calibri" w:cs="Arial"/>
          <w:b/>
        </w:rPr>
      </w:pPr>
      <w:r w:rsidRPr="001B3EB0">
        <w:rPr>
          <w:rFonts w:ascii="Calibri" w:hAnsi="Calibri" w:cs="Arial"/>
        </w:rPr>
        <w:t>Comments: Any notes regarding location, unique conditions, or attachments.</w:t>
      </w:r>
    </w:p>
    <w:p w14:paraId="122A1C93" w14:textId="77777777" w:rsidR="00A03BB0" w:rsidRDefault="00A03BB0">
      <w:pPr>
        <w:keepNext/>
        <w:ind w:left="1440" w:hanging="720"/>
        <w:rPr>
          <w:rFonts w:ascii="Calibri" w:hAnsi="Calibri" w:cs="Arial"/>
        </w:rPr>
      </w:pPr>
    </w:p>
    <w:p w14:paraId="122A1C94" w14:textId="77777777" w:rsidR="003E7B71" w:rsidRDefault="00B20DC5" w:rsidP="00954FDF">
      <w:pPr>
        <w:keepNext/>
        <w:ind w:left="1890" w:hanging="810"/>
        <w:rPr>
          <w:rFonts w:ascii="Calibri" w:hAnsi="Calibri" w:cs="Arial"/>
        </w:rPr>
      </w:pPr>
      <w:r>
        <w:rPr>
          <w:rFonts w:ascii="Calibri" w:hAnsi="Calibri" w:cs="Arial"/>
        </w:rPr>
        <w:t xml:space="preserve">NOTE: </w:t>
      </w:r>
      <w:r>
        <w:rPr>
          <w:rFonts w:ascii="Calibri" w:hAnsi="Calibri" w:cs="Arial"/>
        </w:rPr>
        <w:tab/>
      </w:r>
      <w:r w:rsidR="00DC4F5F" w:rsidRPr="001B3EB0">
        <w:rPr>
          <w:rFonts w:ascii="Calibri" w:hAnsi="Calibri" w:cs="Arial"/>
        </w:rPr>
        <w:t>Radiant barrier performance specifications and installation criteria are found in Sections 110.8(j) and 150.1(c</w:t>
      </w:r>
      <w:proofErr w:type="gramStart"/>
      <w:r w:rsidR="00DC4F5F" w:rsidRPr="001B3EB0">
        <w:rPr>
          <w:rFonts w:ascii="Calibri" w:hAnsi="Calibri" w:cs="Arial"/>
        </w:rPr>
        <w:t>)2</w:t>
      </w:r>
      <w:proofErr w:type="gramEnd"/>
      <w:r w:rsidR="00DC4F5F" w:rsidRPr="001B3EB0">
        <w:rPr>
          <w:rFonts w:ascii="Calibri" w:hAnsi="Calibri" w:cs="Arial"/>
        </w:rPr>
        <w:t xml:space="preserve">, and in Residential Appendix RA4.2.1. </w:t>
      </w:r>
      <w:r w:rsidR="00DC4F5F">
        <w:rPr>
          <w:rFonts w:ascii="Calibri" w:hAnsi="Calibri" w:cs="Arial"/>
        </w:rPr>
        <w:t xml:space="preserve"> </w:t>
      </w:r>
    </w:p>
    <w:p w14:paraId="122A1C95" w14:textId="77777777" w:rsidR="00C37497" w:rsidRPr="001B3EB0" w:rsidRDefault="00C37497" w:rsidP="00B644DA">
      <w:pPr>
        <w:rPr>
          <w:rFonts w:ascii="Calibri" w:hAnsi="Calibri" w:cs="Arial"/>
        </w:rPr>
      </w:pPr>
    </w:p>
    <w:p w14:paraId="122A1C96" w14:textId="67488A5B" w:rsidR="003E7B71" w:rsidRDefault="00C37497" w:rsidP="00954FDF">
      <w:pPr>
        <w:keepNext/>
        <w:keepLines/>
        <w:rPr>
          <w:rFonts w:ascii="Calibri" w:hAnsi="Calibri" w:cs="Arial"/>
          <w:b/>
        </w:rPr>
      </w:pPr>
      <w:r w:rsidRPr="001B3EB0">
        <w:rPr>
          <w:rFonts w:ascii="Calibri" w:hAnsi="Calibri" w:cs="Arial"/>
          <w:b/>
        </w:rPr>
        <w:t xml:space="preserve">G. </w:t>
      </w:r>
      <w:r w:rsidR="008A1888">
        <w:rPr>
          <w:rFonts w:ascii="Calibri" w:hAnsi="Calibri" w:cs="Arial"/>
          <w:b/>
        </w:rPr>
        <w:t>Roofing Products (Cool Roof)</w:t>
      </w:r>
    </w:p>
    <w:p w14:paraId="122A1C97" w14:textId="77777777" w:rsidR="003E7B71" w:rsidRDefault="00C37497" w:rsidP="003E7B71">
      <w:pPr>
        <w:keepNext/>
        <w:keepLines/>
        <w:rPr>
          <w:rFonts w:ascii="Calibri" w:hAnsi="Calibri" w:cs="Arial"/>
        </w:rPr>
      </w:pPr>
      <w:r w:rsidRPr="001B3EB0">
        <w:rPr>
          <w:rFonts w:ascii="Calibri" w:hAnsi="Calibri" w:cs="Arial"/>
        </w:rPr>
        <w:t>Roofing requirements are found in Section 110.8(</w:t>
      </w:r>
      <w:proofErr w:type="spellStart"/>
      <w:r w:rsidRPr="001B3EB0">
        <w:rPr>
          <w:rFonts w:ascii="Calibri" w:hAnsi="Calibri" w:cs="Arial"/>
        </w:rPr>
        <w:t>i</w:t>
      </w:r>
      <w:proofErr w:type="spellEnd"/>
      <w:r w:rsidRPr="001B3EB0">
        <w:rPr>
          <w:rFonts w:ascii="Calibri" w:hAnsi="Calibri" w:cs="Arial"/>
        </w:rPr>
        <w:t>) and 150.1(c</w:t>
      </w:r>
      <w:proofErr w:type="gramStart"/>
      <w:r w:rsidRPr="001B3EB0">
        <w:rPr>
          <w:rFonts w:ascii="Calibri" w:hAnsi="Calibri" w:cs="Arial"/>
        </w:rPr>
        <w:t>)11</w:t>
      </w:r>
      <w:proofErr w:type="gramEnd"/>
      <w:r w:rsidRPr="001B3EB0">
        <w:rPr>
          <w:rFonts w:ascii="Calibri" w:hAnsi="Calibri" w:cs="Arial"/>
        </w:rPr>
        <w:t>. Depending on the climate zone and roof slope, a cool roof (defined as a minimum aged solar reflectance and thermal emittance, or a minimum SRI</w:t>
      </w:r>
      <w:r w:rsidR="00485A29">
        <w:rPr>
          <w:rFonts w:ascii="Calibri" w:hAnsi="Calibri" w:cs="Arial"/>
        </w:rPr>
        <w:t>)</w:t>
      </w:r>
      <w:r w:rsidRPr="001B3EB0">
        <w:rPr>
          <w:rFonts w:ascii="Calibri" w:hAnsi="Calibri" w:cs="Arial"/>
        </w:rPr>
        <w:t xml:space="preserve"> may be required by Package A. </w:t>
      </w:r>
    </w:p>
    <w:p w14:paraId="122A1C98" w14:textId="77777777" w:rsidR="003E7B71" w:rsidRDefault="003E7B71" w:rsidP="003E7B71">
      <w:pPr>
        <w:keepNext/>
        <w:keepLines/>
        <w:rPr>
          <w:rFonts w:ascii="Calibri" w:hAnsi="Calibri" w:cs="Arial"/>
        </w:rPr>
      </w:pPr>
    </w:p>
    <w:p w14:paraId="122A1C99" w14:textId="77777777" w:rsidR="003E7B71" w:rsidRDefault="003762EA" w:rsidP="00954FDF">
      <w:pPr>
        <w:keepNext/>
        <w:keepLines/>
        <w:ind w:left="1890" w:hanging="810"/>
        <w:rPr>
          <w:rFonts w:ascii="Calibri" w:hAnsi="Calibri" w:cs="Arial"/>
        </w:rPr>
      </w:pPr>
      <w:r>
        <w:rPr>
          <w:rFonts w:ascii="Calibri" w:hAnsi="Calibri" w:cs="Arial"/>
        </w:rPr>
        <w:t xml:space="preserve">NOTE: </w:t>
      </w:r>
      <w:r>
        <w:rPr>
          <w:rFonts w:ascii="Calibri" w:hAnsi="Calibri" w:cs="Arial"/>
        </w:rPr>
        <w:tab/>
        <w:t>Exceptions include (1) additions of 300 ft</w:t>
      </w:r>
      <w:r w:rsidRPr="003F41DF">
        <w:rPr>
          <w:rFonts w:ascii="Calibri" w:hAnsi="Calibri" w:cs="Arial"/>
          <w:vertAlign w:val="superscript"/>
        </w:rPr>
        <w:t>2</w:t>
      </w:r>
      <w:r>
        <w:rPr>
          <w:rFonts w:ascii="Calibri" w:hAnsi="Calibri" w:cs="Arial"/>
        </w:rPr>
        <w:t xml:space="preserve"> or less, (2) </w:t>
      </w:r>
      <w:r w:rsidR="00C37497" w:rsidRPr="001B3EB0">
        <w:rPr>
          <w:rFonts w:ascii="Calibri" w:hAnsi="Calibri" w:cs="Arial"/>
        </w:rPr>
        <w:t>low-slope roofs (pitch 2:12 or less) in climate zones 1-12, 14 and 16; (</w:t>
      </w:r>
      <w:r>
        <w:rPr>
          <w:rFonts w:ascii="Calibri" w:hAnsi="Calibri" w:cs="Arial"/>
        </w:rPr>
        <w:t>3</w:t>
      </w:r>
      <w:r w:rsidR="00C37497" w:rsidRPr="001B3EB0">
        <w:rPr>
          <w:rFonts w:ascii="Calibri" w:hAnsi="Calibri" w:cs="Arial"/>
        </w:rPr>
        <w:t>) steep slope roof (pitch greater than 2:12) in climate zones 1-9 and 16; (</w:t>
      </w:r>
      <w:r>
        <w:rPr>
          <w:rFonts w:ascii="Calibri" w:hAnsi="Calibri" w:cs="Arial"/>
        </w:rPr>
        <w:t>4</w:t>
      </w:r>
      <w:r w:rsidR="00C37497" w:rsidRPr="001B3EB0">
        <w:rPr>
          <w:rFonts w:ascii="Calibri" w:hAnsi="Calibri" w:cs="Arial"/>
        </w:rPr>
        <w:t xml:space="preserve">) roof constructions that have thermal mass over the roof membrane with at least 25 </w:t>
      </w:r>
      <w:proofErr w:type="spellStart"/>
      <w:r w:rsidR="00C37497" w:rsidRPr="001B3EB0">
        <w:rPr>
          <w:rFonts w:ascii="Calibri" w:hAnsi="Calibri" w:cs="Arial"/>
        </w:rPr>
        <w:t>lb</w:t>
      </w:r>
      <w:proofErr w:type="spellEnd"/>
      <w:r w:rsidR="00C37497" w:rsidRPr="001B3EB0">
        <w:rPr>
          <w:rFonts w:ascii="Calibri" w:hAnsi="Calibri" w:cs="Arial"/>
        </w:rPr>
        <w:t>/</w:t>
      </w:r>
      <w:r w:rsidR="003F41DF">
        <w:rPr>
          <w:rFonts w:ascii="Calibri" w:hAnsi="Calibri" w:cs="Arial"/>
        </w:rPr>
        <w:t>ft</w:t>
      </w:r>
      <w:r w:rsidR="003F41DF" w:rsidRPr="003F41DF">
        <w:rPr>
          <w:rFonts w:ascii="Calibri" w:hAnsi="Calibri" w:cs="Arial"/>
          <w:vertAlign w:val="superscript"/>
        </w:rPr>
        <w:t>2</w:t>
      </w:r>
      <w:r w:rsidR="00C37497" w:rsidRPr="001B3EB0">
        <w:rPr>
          <w:rFonts w:ascii="Calibri" w:hAnsi="Calibri" w:cs="Arial"/>
        </w:rPr>
        <w:t>; and (</w:t>
      </w:r>
      <w:r>
        <w:rPr>
          <w:rFonts w:ascii="Calibri" w:hAnsi="Calibri" w:cs="Arial"/>
        </w:rPr>
        <w:t>5</w:t>
      </w:r>
      <w:r w:rsidR="00C37497" w:rsidRPr="001B3EB0">
        <w:rPr>
          <w:rFonts w:ascii="Calibri" w:hAnsi="Calibri" w:cs="Arial"/>
        </w:rPr>
        <w:t xml:space="preserve">) any roof area covered by building integrated photovoltaic panels and solar thermal panels (the area of roof not covered by photovoltaic panels would still need to meet any applicable cool roof requirements). </w:t>
      </w:r>
    </w:p>
    <w:p w14:paraId="122A1C9A" w14:textId="77777777" w:rsidR="003E7B71" w:rsidRDefault="003E7B71" w:rsidP="003E7B71">
      <w:pPr>
        <w:pStyle w:val="ListParagraph"/>
        <w:keepNext/>
        <w:keepLines/>
        <w:ind w:left="360"/>
        <w:contextualSpacing/>
        <w:rPr>
          <w:rFonts w:ascii="Calibri" w:hAnsi="Calibri" w:cs="Arial"/>
        </w:rPr>
      </w:pPr>
    </w:p>
    <w:p w14:paraId="122A1C9B" w14:textId="77777777" w:rsidR="003E7B71" w:rsidRDefault="00C70699" w:rsidP="003E7B71">
      <w:pPr>
        <w:pStyle w:val="ListParagraph"/>
        <w:keepNext/>
        <w:keepLines/>
        <w:numPr>
          <w:ilvl w:val="0"/>
          <w:numId w:val="50"/>
        </w:numPr>
        <w:ind w:left="720"/>
        <w:contextualSpacing/>
        <w:rPr>
          <w:rFonts w:ascii="Calibri" w:hAnsi="Calibri" w:cs="Arial"/>
        </w:rPr>
      </w:pPr>
      <w:r>
        <w:rPr>
          <w:rFonts w:ascii="Calibri" w:hAnsi="Calibri" w:cs="Arial"/>
        </w:rPr>
        <w:t xml:space="preserve">Mass </w:t>
      </w:r>
      <w:r w:rsidR="00B20DC5">
        <w:rPr>
          <w:rFonts w:ascii="Calibri" w:hAnsi="Calibri" w:cs="Arial"/>
        </w:rPr>
        <w:t>R</w:t>
      </w:r>
      <w:r>
        <w:rPr>
          <w:rFonts w:ascii="Calibri" w:hAnsi="Calibri" w:cs="Arial"/>
        </w:rPr>
        <w:t xml:space="preserve">oof 25 </w:t>
      </w:r>
      <w:proofErr w:type="spellStart"/>
      <w:r>
        <w:rPr>
          <w:rFonts w:ascii="Calibri" w:hAnsi="Calibri" w:cs="Arial"/>
        </w:rPr>
        <w:t>lb</w:t>
      </w:r>
      <w:proofErr w:type="spellEnd"/>
      <w:r w:rsidR="004F4B52">
        <w:rPr>
          <w:rFonts w:ascii="Calibri" w:hAnsi="Calibri" w:cs="Arial"/>
        </w:rPr>
        <w:t>/</w:t>
      </w:r>
      <w:r>
        <w:rPr>
          <w:rFonts w:ascii="Calibri" w:hAnsi="Calibri" w:cs="Arial"/>
        </w:rPr>
        <w:t>ft</w:t>
      </w:r>
      <w:r>
        <w:rPr>
          <w:rFonts w:ascii="Calibri" w:hAnsi="Calibri" w:cs="Arial"/>
          <w:vertAlign w:val="superscript"/>
        </w:rPr>
        <w:t>2</w:t>
      </w:r>
      <w:r>
        <w:rPr>
          <w:rFonts w:ascii="Calibri" w:hAnsi="Calibri" w:cs="Arial"/>
        </w:rPr>
        <w:t xml:space="preserve"> or </w:t>
      </w:r>
      <w:r w:rsidR="008E18E5">
        <w:rPr>
          <w:rFonts w:ascii="Calibri" w:hAnsi="Calibri" w:cs="Arial"/>
        </w:rPr>
        <w:t>G</w:t>
      </w:r>
      <w:r>
        <w:rPr>
          <w:rFonts w:ascii="Calibri" w:hAnsi="Calibri" w:cs="Arial"/>
        </w:rPr>
        <w:t>reater:</w:t>
      </w:r>
      <w:r w:rsidR="00D9616E">
        <w:rPr>
          <w:rFonts w:ascii="Calibri" w:hAnsi="Calibri" w:cs="Arial"/>
        </w:rPr>
        <w:t xml:space="preserve"> Yes or No.</w:t>
      </w:r>
      <w:r>
        <w:rPr>
          <w:rFonts w:ascii="Calibri" w:hAnsi="Calibri" w:cs="Arial"/>
        </w:rPr>
        <w:t xml:space="preserve"> Mass roofs are not required to have a cool roof even if the climate zone specifies minimum performance requirements.</w:t>
      </w:r>
    </w:p>
    <w:p w14:paraId="122A1C9C" w14:textId="77777777" w:rsidR="003E7B71" w:rsidRDefault="00C70699" w:rsidP="003E7B71">
      <w:pPr>
        <w:pStyle w:val="ListParagraph"/>
        <w:keepNext/>
        <w:keepLines/>
        <w:numPr>
          <w:ilvl w:val="0"/>
          <w:numId w:val="50"/>
        </w:numPr>
        <w:ind w:left="720"/>
        <w:contextualSpacing/>
        <w:rPr>
          <w:rFonts w:ascii="Calibri" w:hAnsi="Calibri" w:cs="Arial"/>
        </w:rPr>
      </w:pPr>
      <w:r>
        <w:rPr>
          <w:rFonts w:ascii="Calibri" w:hAnsi="Calibri" w:cs="Arial"/>
        </w:rPr>
        <w:t xml:space="preserve">Roof Pitch: Expressed as 4:12, for example, which means the roof rises 4 foot within a span of 12 feet. When roofs have multiple pitches the requirements are based on the pitch of 50% or more of the roof. </w:t>
      </w:r>
    </w:p>
    <w:p w14:paraId="122A1C9D" w14:textId="77777777" w:rsidR="003E7B71" w:rsidRDefault="00C70699" w:rsidP="003E7B71">
      <w:pPr>
        <w:pStyle w:val="ListParagraph"/>
        <w:keepNext/>
        <w:keepLines/>
        <w:numPr>
          <w:ilvl w:val="0"/>
          <w:numId w:val="50"/>
        </w:numPr>
        <w:ind w:left="720"/>
        <w:contextualSpacing/>
        <w:rPr>
          <w:rFonts w:ascii="Calibri" w:hAnsi="Calibri" w:cs="Arial"/>
        </w:rPr>
      </w:pPr>
      <w:r>
        <w:rPr>
          <w:rFonts w:ascii="Calibri" w:hAnsi="Calibri" w:cs="Arial"/>
        </w:rPr>
        <w:t xml:space="preserve">Method of Compliance: </w:t>
      </w:r>
      <w:r w:rsidR="004F4B52">
        <w:rPr>
          <w:rFonts w:ascii="Calibri" w:hAnsi="Calibri" w:cs="Arial"/>
        </w:rPr>
        <w:t>I</w:t>
      </w:r>
      <w:r>
        <w:rPr>
          <w:rFonts w:ascii="Calibri" w:hAnsi="Calibri" w:cs="Arial"/>
        </w:rPr>
        <w:t xml:space="preserve">ndicate if the method of compliance is going to be based on Aged Solar Reflectance and Thermal Emittance or </w:t>
      </w:r>
      <w:r w:rsidR="008601DD">
        <w:rPr>
          <w:rFonts w:ascii="Calibri" w:hAnsi="Calibri" w:cs="Arial"/>
        </w:rPr>
        <w:t xml:space="preserve">if </w:t>
      </w:r>
      <w:r>
        <w:rPr>
          <w:rFonts w:ascii="Calibri" w:hAnsi="Calibri" w:cs="Arial"/>
        </w:rPr>
        <w:t xml:space="preserve">it </w:t>
      </w:r>
      <w:r w:rsidR="008601DD">
        <w:rPr>
          <w:rFonts w:ascii="Calibri" w:hAnsi="Calibri" w:cs="Arial"/>
        </w:rPr>
        <w:t xml:space="preserve">is </w:t>
      </w:r>
      <w:r>
        <w:rPr>
          <w:rFonts w:ascii="Calibri" w:hAnsi="Calibri" w:cs="Arial"/>
        </w:rPr>
        <w:t>going to be based on the Solar Reflectance Index (SRI).</w:t>
      </w:r>
    </w:p>
    <w:p w14:paraId="122A1C9E" w14:textId="77777777" w:rsidR="003E7B71" w:rsidRDefault="00C70699" w:rsidP="003E7B71">
      <w:pPr>
        <w:pStyle w:val="ListParagraph"/>
        <w:keepNext/>
        <w:keepLines/>
        <w:numPr>
          <w:ilvl w:val="0"/>
          <w:numId w:val="50"/>
        </w:numPr>
        <w:ind w:left="720"/>
        <w:contextualSpacing/>
        <w:rPr>
          <w:rFonts w:ascii="Calibri" w:hAnsi="Calibri" w:cs="Arial"/>
        </w:rPr>
      </w:pPr>
      <w:r>
        <w:rPr>
          <w:rFonts w:ascii="Calibri" w:hAnsi="Calibri" w:cs="Arial"/>
        </w:rPr>
        <w:t xml:space="preserve">Product </w:t>
      </w:r>
      <w:r w:rsidR="008E18E5">
        <w:rPr>
          <w:rFonts w:ascii="Calibri" w:hAnsi="Calibri" w:cs="Arial"/>
        </w:rPr>
        <w:t>T</w:t>
      </w:r>
      <w:r>
        <w:rPr>
          <w:rFonts w:ascii="Calibri" w:hAnsi="Calibri" w:cs="Arial"/>
        </w:rPr>
        <w:t xml:space="preserve">ype: See Cool Roof Rating Council’s directory. Generally product types include single-ply roof, wood shingles, asphalt roof, metal roof, </w:t>
      </w:r>
      <w:proofErr w:type="gramStart"/>
      <w:r>
        <w:rPr>
          <w:rFonts w:ascii="Calibri" w:hAnsi="Calibri" w:cs="Arial"/>
        </w:rPr>
        <w:t>tile</w:t>
      </w:r>
      <w:proofErr w:type="gramEnd"/>
      <w:r>
        <w:rPr>
          <w:rFonts w:ascii="Calibri" w:hAnsi="Calibri" w:cs="Arial"/>
        </w:rPr>
        <w:t xml:space="preserve"> roof.</w:t>
      </w:r>
    </w:p>
    <w:p w14:paraId="122A1C9F" w14:textId="77777777" w:rsidR="003E7B71" w:rsidRDefault="00A24DA6" w:rsidP="003E7B71">
      <w:pPr>
        <w:pStyle w:val="ListParagraph"/>
        <w:keepNext/>
        <w:keepLines/>
        <w:numPr>
          <w:ilvl w:val="0"/>
          <w:numId w:val="50"/>
        </w:numPr>
        <w:ind w:left="720"/>
        <w:contextualSpacing/>
        <w:rPr>
          <w:rFonts w:ascii="Calibri" w:hAnsi="Calibri" w:cs="Arial"/>
        </w:rPr>
      </w:pPr>
      <w:r>
        <w:rPr>
          <w:rFonts w:ascii="Calibri" w:hAnsi="Calibri" w:cs="Arial"/>
        </w:rPr>
        <w:t xml:space="preserve">CRRC Product ID Number: </w:t>
      </w:r>
      <w:r w:rsidR="00C70699">
        <w:rPr>
          <w:rFonts w:ascii="Calibri" w:hAnsi="Calibri" w:cs="Arial"/>
        </w:rPr>
        <w:t xml:space="preserve">The CRRC Product ID Number is obtained from the Cool Roof Rating Council’s Rated Product Directory at </w:t>
      </w:r>
      <w:hyperlink r:id="rId12" w:history="1">
        <w:r w:rsidR="00C70699">
          <w:rPr>
            <w:rStyle w:val="Hyperlink"/>
            <w:rFonts w:ascii="Calibri" w:hAnsi="Calibri" w:cs="Arial"/>
          </w:rPr>
          <w:t xml:space="preserve">www.coolroofs.org/products/results </w:t>
        </w:r>
      </w:hyperlink>
      <w:r w:rsidR="00C70699">
        <w:rPr>
          <w:rFonts w:ascii="Calibri" w:hAnsi="Calibri" w:cs="Arial"/>
        </w:rPr>
        <w:t xml:space="preserve">. Products are listed by manufacturer, brand, </w:t>
      </w:r>
      <w:proofErr w:type="gramStart"/>
      <w:r w:rsidR="00C70699">
        <w:rPr>
          <w:rFonts w:ascii="Calibri" w:hAnsi="Calibri" w:cs="Arial"/>
        </w:rPr>
        <w:t>type</w:t>
      </w:r>
      <w:proofErr w:type="gramEnd"/>
      <w:r w:rsidR="00C70699">
        <w:rPr>
          <w:rFonts w:ascii="Calibri" w:hAnsi="Calibri" w:cs="Arial"/>
        </w:rPr>
        <w:t xml:space="preserve"> of installation, roofing material, and color, as well as product performance. </w:t>
      </w:r>
    </w:p>
    <w:p w14:paraId="122A1CA0" w14:textId="77777777" w:rsidR="003E7B71" w:rsidRDefault="00C70699" w:rsidP="003E7B71">
      <w:pPr>
        <w:pStyle w:val="ListParagraph"/>
        <w:keepNext/>
        <w:keepLines/>
        <w:numPr>
          <w:ilvl w:val="0"/>
          <w:numId w:val="50"/>
        </w:numPr>
        <w:ind w:left="720"/>
        <w:contextualSpacing/>
        <w:rPr>
          <w:rFonts w:ascii="Calibri" w:hAnsi="Calibri" w:cs="Arial"/>
        </w:rPr>
      </w:pPr>
      <w:r>
        <w:rPr>
          <w:rFonts w:ascii="Calibri" w:hAnsi="Calibri" w:cs="Arial"/>
        </w:rPr>
        <w:t xml:space="preserve">Proposed Initial Solar </w:t>
      </w:r>
      <w:r w:rsidR="004F4B52">
        <w:rPr>
          <w:rFonts w:ascii="Calibri" w:hAnsi="Calibri" w:cs="Arial"/>
        </w:rPr>
        <w:t>R</w:t>
      </w:r>
      <w:r>
        <w:rPr>
          <w:rFonts w:ascii="Calibri" w:hAnsi="Calibri" w:cs="Arial"/>
        </w:rPr>
        <w:t xml:space="preserve">eflectance: </w:t>
      </w:r>
      <w:r w:rsidR="004F4B52">
        <w:rPr>
          <w:rFonts w:ascii="Calibri" w:hAnsi="Calibri" w:cs="Arial"/>
        </w:rPr>
        <w:t>B</w:t>
      </w:r>
      <w:r w:rsidR="00323E31" w:rsidRPr="00323E31">
        <w:rPr>
          <w:rFonts w:ascii="Calibri" w:hAnsi="Calibri" w:cs="Arial"/>
        </w:rPr>
        <w:t>ase</w:t>
      </w:r>
      <w:r w:rsidR="004F4B52">
        <w:rPr>
          <w:rFonts w:ascii="Calibri" w:hAnsi="Calibri" w:cs="Arial"/>
        </w:rPr>
        <w:t>d</w:t>
      </w:r>
      <w:r w:rsidR="00323E31" w:rsidRPr="00323E31">
        <w:rPr>
          <w:rFonts w:ascii="Calibri" w:hAnsi="Calibri" w:cs="Arial"/>
        </w:rPr>
        <w:t xml:space="preserve"> on the product chosen from the Cool Roof Rating Council’s Rated Product Directory. If using default assumption indicate NA since the Aged solar reflectance is available. </w:t>
      </w:r>
    </w:p>
    <w:p w14:paraId="122A1CA1" w14:textId="1DCE6C61" w:rsidR="003E7B71" w:rsidRDefault="00C70699" w:rsidP="003E7B71">
      <w:pPr>
        <w:pStyle w:val="BulletB1Number"/>
        <w:keepNext/>
        <w:keepLines/>
        <w:numPr>
          <w:ilvl w:val="0"/>
          <w:numId w:val="50"/>
        </w:numPr>
        <w:spacing w:before="0"/>
        <w:ind w:left="720"/>
        <w:rPr>
          <w:rFonts w:asciiTheme="minorHAnsi" w:hAnsiTheme="minorHAnsi"/>
          <w:sz w:val="24"/>
          <w:szCs w:val="24"/>
        </w:rPr>
      </w:pPr>
      <w:r>
        <w:rPr>
          <w:rFonts w:ascii="Calibri" w:hAnsi="Calibri" w:cs="Arial"/>
          <w:sz w:val="24"/>
          <w:szCs w:val="24"/>
        </w:rPr>
        <w:t xml:space="preserve">Proposed Aged Solar Reflectance: Value is from the Cool Roof Rating Council’s Rated Product Directory. If the aged value is not available, calculate the Aged Solar </w:t>
      </w:r>
      <w:r w:rsidR="00B20DC5">
        <w:rPr>
          <w:rFonts w:ascii="Calibri" w:hAnsi="Calibri" w:cs="Arial"/>
          <w:sz w:val="24"/>
          <w:szCs w:val="24"/>
        </w:rPr>
        <w:t>R</w:t>
      </w:r>
      <w:r>
        <w:rPr>
          <w:rFonts w:ascii="Calibri" w:hAnsi="Calibri" w:cs="Arial"/>
          <w:sz w:val="24"/>
          <w:szCs w:val="24"/>
        </w:rPr>
        <w:t>eflectance using the Solar Reflectance Index (SRI) Calculat</w:t>
      </w:r>
      <w:ins w:id="77" w:author="Shewmaker, Michael@Energy" w:date="2017-02-27T13:14:00Z">
        <w:r w:rsidR="00140D05">
          <w:rPr>
            <w:rFonts w:ascii="Calibri" w:hAnsi="Calibri" w:cs="Arial"/>
            <w:sz w:val="24"/>
            <w:szCs w:val="24"/>
          </w:rPr>
          <w:t>or</w:t>
        </w:r>
      </w:ins>
      <w:del w:id="78" w:author="Shewmaker, Michael@Energy" w:date="2017-02-27T13:14:00Z">
        <w:r w:rsidDel="00140D05">
          <w:rPr>
            <w:rFonts w:ascii="Calibri" w:hAnsi="Calibri" w:cs="Arial"/>
            <w:sz w:val="24"/>
            <w:szCs w:val="24"/>
          </w:rPr>
          <w:delText>ion worksheet</w:delText>
        </w:r>
      </w:del>
      <w:r>
        <w:rPr>
          <w:rFonts w:ascii="Calibri" w:hAnsi="Calibri" w:cs="Arial"/>
          <w:sz w:val="24"/>
          <w:szCs w:val="24"/>
        </w:rPr>
        <w:t xml:space="preserve"> located on the California Energy Commission website or the aging equation </w:t>
      </w:r>
      <w:proofErr w:type="spellStart"/>
      <w:r>
        <w:rPr>
          <w:rFonts w:asciiTheme="minorHAnsi" w:hAnsiTheme="minorHAnsi"/>
          <w:sz w:val="24"/>
          <w:szCs w:val="24"/>
        </w:rPr>
        <w:t>ρ</w:t>
      </w:r>
      <w:r>
        <w:rPr>
          <w:rStyle w:val="Char-Subscript"/>
          <w:rFonts w:asciiTheme="minorHAnsi" w:hAnsiTheme="minorHAnsi"/>
          <w:sz w:val="24"/>
          <w:szCs w:val="24"/>
        </w:rPr>
        <w:t>aged</w:t>
      </w:r>
      <w:proofErr w:type="spellEnd"/>
      <w:r>
        <w:rPr>
          <w:rFonts w:asciiTheme="minorHAnsi" w:hAnsiTheme="minorHAnsi"/>
          <w:sz w:val="24"/>
          <w:szCs w:val="24"/>
        </w:rPr>
        <w:t>=[0.2+β[ρ</w:t>
      </w:r>
      <w:r>
        <w:rPr>
          <w:rStyle w:val="Char-Subscript"/>
          <w:rFonts w:asciiTheme="minorHAnsi" w:hAnsiTheme="minorHAnsi"/>
          <w:sz w:val="24"/>
          <w:szCs w:val="24"/>
        </w:rPr>
        <w:t>initial</w:t>
      </w:r>
      <w:r>
        <w:rPr>
          <w:rFonts w:asciiTheme="minorHAnsi" w:hAnsiTheme="minorHAnsi"/>
          <w:sz w:val="24"/>
          <w:szCs w:val="24"/>
        </w:rPr>
        <w:t xml:space="preserve">-0.2], where </w:t>
      </w:r>
      <w:proofErr w:type="spellStart"/>
      <w:r>
        <w:rPr>
          <w:rFonts w:asciiTheme="minorHAnsi" w:hAnsiTheme="minorHAnsi"/>
          <w:sz w:val="24"/>
          <w:szCs w:val="24"/>
        </w:rPr>
        <w:t>ρ</w:t>
      </w:r>
      <w:r>
        <w:rPr>
          <w:rFonts w:asciiTheme="minorHAnsi" w:hAnsiTheme="minorHAnsi"/>
          <w:sz w:val="24"/>
          <w:szCs w:val="24"/>
          <w:vertAlign w:val="subscript"/>
        </w:rPr>
        <w:t>initial</w:t>
      </w:r>
      <w:proofErr w:type="spellEnd"/>
      <w:r>
        <w:rPr>
          <w:rFonts w:asciiTheme="minorHAnsi" w:hAnsiTheme="minorHAnsi"/>
          <w:sz w:val="24"/>
          <w:szCs w:val="24"/>
        </w:rPr>
        <w:t xml:space="preserve"> = the initial solar reflectance and soiling resistance β is listed by product type below.</w:t>
      </w:r>
    </w:p>
    <w:p w14:paraId="122A1CA2" w14:textId="77777777" w:rsidR="003E7B71" w:rsidRDefault="00C70699" w:rsidP="00954FDF">
      <w:pPr>
        <w:pStyle w:val="BulletB1Number"/>
        <w:keepNext/>
        <w:keepLines/>
        <w:ind w:left="0" w:firstLine="0"/>
        <w:jc w:val="center"/>
        <w:rPr>
          <w:rFonts w:asciiTheme="minorHAnsi" w:hAnsiTheme="minorHAnsi"/>
          <w:sz w:val="24"/>
          <w:szCs w:val="24"/>
        </w:rPr>
      </w:pPr>
      <w:r>
        <w:rPr>
          <w:rFonts w:asciiTheme="minorHAnsi" w:hAnsiTheme="minorHAnsi"/>
          <w:sz w:val="24"/>
          <w:szCs w:val="24"/>
        </w:rPr>
        <w:t>VALUES OF SOILING RESISTANCE β BY PRODUCT TYPE</w:t>
      </w:r>
    </w:p>
    <w:tbl>
      <w:tblPr>
        <w:tblW w:w="8760" w:type="dxa"/>
        <w:jc w:val="center"/>
        <w:tblInd w:w="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20"/>
        <w:gridCol w:w="2920"/>
        <w:gridCol w:w="2920"/>
      </w:tblGrid>
      <w:tr w:rsidR="00C70699" w14:paraId="122A1CA6" w14:textId="77777777" w:rsidTr="00954FDF">
        <w:trPr>
          <w:cantSplit/>
          <w:jc w:val="center"/>
        </w:trPr>
        <w:tc>
          <w:tcPr>
            <w:tcW w:w="2920" w:type="dxa"/>
            <w:tcBorders>
              <w:top w:val="single" w:sz="4" w:space="0" w:color="auto"/>
              <w:left w:val="single" w:sz="4" w:space="0" w:color="auto"/>
              <w:bottom w:val="single" w:sz="4" w:space="0" w:color="auto"/>
              <w:right w:val="single" w:sz="4" w:space="0" w:color="auto"/>
            </w:tcBorders>
            <w:hideMark/>
          </w:tcPr>
          <w:p w14:paraId="122A1CA3" w14:textId="77777777" w:rsidR="00857C5B" w:rsidRDefault="00C70699">
            <w:pPr>
              <w:keepNext/>
              <w:keepLines/>
              <w:suppressAutoHyphens/>
              <w:spacing w:before="40" w:after="40"/>
              <w:jc w:val="center"/>
              <w:rPr>
                <w:rFonts w:asciiTheme="minorHAnsi" w:hAnsiTheme="minorHAnsi"/>
                <w:b/>
              </w:rPr>
            </w:pPr>
            <w:r>
              <w:rPr>
                <w:rFonts w:asciiTheme="minorHAnsi" w:hAnsiTheme="minorHAnsi"/>
                <w:b/>
              </w:rPr>
              <w:t>Product Type</w:t>
            </w:r>
          </w:p>
        </w:tc>
        <w:tc>
          <w:tcPr>
            <w:tcW w:w="2920" w:type="dxa"/>
            <w:tcBorders>
              <w:top w:val="single" w:sz="4" w:space="0" w:color="auto"/>
              <w:left w:val="single" w:sz="4" w:space="0" w:color="auto"/>
              <w:bottom w:val="single" w:sz="4" w:space="0" w:color="auto"/>
              <w:right w:val="single" w:sz="4" w:space="0" w:color="auto"/>
            </w:tcBorders>
            <w:hideMark/>
          </w:tcPr>
          <w:p w14:paraId="122A1CA4" w14:textId="77777777" w:rsidR="00857C5B" w:rsidRDefault="00C70699">
            <w:pPr>
              <w:keepNext/>
              <w:keepLines/>
              <w:suppressAutoHyphens/>
              <w:spacing w:before="40" w:after="40"/>
              <w:jc w:val="center"/>
              <w:rPr>
                <w:rFonts w:asciiTheme="minorHAnsi" w:hAnsiTheme="minorHAnsi"/>
                <w:b/>
              </w:rPr>
            </w:pPr>
            <w:r>
              <w:rPr>
                <w:rFonts w:asciiTheme="minorHAnsi" w:hAnsiTheme="minorHAnsi"/>
                <w:b/>
              </w:rPr>
              <w:t>CRRC Product Category</w:t>
            </w:r>
          </w:p>
        </w:tc>
        <w:tc>
          <w:tcPr>
            <w:tcW w:w="2920" w:type="dxa"/>
            <w:tcBorders>
              <w:top w:val="single" w:sz="4" w:space="0" w:color="auto"/>
              <w:left w:val="single" w:sz="4" w:space="0" w:color="auto"/>
              <w:bottom w:val="single" w:sz="4" w:space="0" w:color="auto"/>
              <w:right w:val="single" w:sz="4" w:space="0" w:color="auto"/>
            </w:tcBorders>
            <w:hideMark/>
          </w:tcPr>
          <w:p w14:paraId="122A1CA5" w14:textId="77777777" w:rsidR="00857C5B" w:rsidRDefault="00C70699">
            <w:pPr>
              <w:keepNext/>
              <w:keepLines/>
              <w:suppressAutoHyphens/>
              <w:spacing w:before="40" w:after="40"/>
              <w:jc w:val="center"/>
              <w:rPr>
                <w:rFonts w:asciiTheme="minorHAnsi" w:hAnsiTheme="minorHAnsi"/>
                <w:b/>
              </w:rPr>
            </w:pPr>
            <w:r>
              <w:rPr>
                <w:rFonts w:asciiTheme="minorHAnsi" w:hAnsiTheme="minorHAnsi"/>
                <w:b/>
              </w:rPr>
              <w:t>β</w:t>
            </w:r>
          </w:p>
        </w:tc>
      </w:tr>
      <w:tr w:rsidR="00C70699" w14:paraId="122A1CAA" w14:textId="77777777" w:rsidTr="00954FDF">
        <w:trPr>
          <w:cantSplit/>
          <w:trHeight w:val="431"/>
          <w:jc w:val="center"/>
        </w:trPr>
        <w:tc>
          <w:tcPr>
            <w:tcW w:w="2920" w:type="dxa"/>
            <w:tcBorders>
              <w:top w:val="single" w:sz="4" w:space="0" w:color="auto"/>
              <w:left w:val="single" w:sz="4" w:space="0" w:color="auto"/>
              <w:bottom w:val="single" w:sz="4" w:space="0" w:color="auto"/>
              <w:right w:val="single" w:sz="4" w:space="0" w:color="auto"/>
            </w:tcBorders>
            <w:vAlign w:val="center"/>
            <w:hideMark/>
          </w:tcPr>
          <w:p w14:paraId="122A1CA7" w14:textId="77777777" w:rsidR="00857C5B" w:rsidRDefault="00C70699">
            <w:pPr>
              <w:keepNext/>
              <w:keepLines/>
              <w:suppressAutoHyphens/>
              <w:spacing w:before="40" w:after="40"/>
              <w:jc w:val="center"/>
              <w:rPr>
                <w:rFonts w:asciiTheme="minorHAnsi" w:hAnsiTheme="minorHAnsi"/>
              </w:rPr>
            </w:pPr>
            <w:r>
              <w:rPr>
                <w:rFonts w:asciiTheme="minorHAnsi" w:hAnsiTheme="minorHAnsi"/>
              </w:rPr>
              <w:t>Field-Applied Coating</w:t>
            </w:r>
          </w:p>
        </w:tc>
        <w:tc>
          <w:tcPr>
            <w:tcW w:w="2920" w:type="dxa"/>
            <w:tcBorders>
              <w:top w:val="single" w:sz="4" w:space="0" w:color="auto"/>
              <w:left w:val="single" w:sz="4" w:space="0" w:color="auto"/>
              <w:bottom w:val="single" w:sz="4" w:space="0" w:color="auto"/>
              <w:right w:val="single" w:sz="4" w:space="0" w:color="auto"/>
            </w:tcBorders>
            <w:hideMark/>
          </w:tcPr>
          <w:p w14:paraId="122A1CA8" w14:textId="77777777" w:rsidR="00857C5B" w:rsidRDefault="00C70699">
            <w:pPr>
              <w:keepNext/>
              <w:keepLines/>
              <w:suppressAutoHyphens/>
              <w:spacing w:before="40" w:after="40"/>
              <w:jc w:val="center"/>
              <w:rPr>
                <w:rFonts w:asciiTheme="minorHAnsi" w:hAnsiTheme="minorHAnsi"/>
              </w:rPr>
            </w:pPr>
            <w:r>
              <w:rPr>
                <w:rFonts w:asciiTheme="minorHAnsi" w:hAnsiTheme="minorHAnsi"/>
              </w:rPr>
              <w:br/>
              <w:t>Field-Applied Coating</w:t>
            </w:r>
          </w:p>
        </w:tc>
        <w:tc>
          <w:tcPr>
            <w:tcW w:w="2920" w:type="dxa"/>
            <w:tcBorders>
              <w:top w:val="single" w:sz="4" w:space="0" w:color="auto"/>
              <w:left w:val="single" w:sz="4" w:space="0" w:color="auto"/>
              <w:bottom w:val="single" w:sz="4" w:space="0" w:color="auto"/>
              <w:right w:val="single" w:sz="4" w:space="0" w:color="auto"/>
            </w:tcBorders>
            <w:vAlign w:val="center"/>
            <w:hideMark/>
          </w:tcPr>
          <w:p w14:paraId="122A1CA9" w14:textId="77777777" w:rsidR="00857C5B" w:rsidRDefault="00C70699">
            <w:pPr>
              <w:keepNext/>
              <w:keepLines/>
              <w:suppressAutoHyphens/>
              <w:spacing w:before="40" w:after="40"/>
              <w:jc w:val="center"/>
              <w:rPr>
                <w:rFonts w:asciiTheme="minorHAnsi" w:hAnsiTheme="minorHAnsi"/>
              </w:rPr>
            </w:pPr>
            <w:r>
              <w:rPr>
                <w:rFonts w:asciiTheme="minorHAnsi" w:hAnsiTheme="minorHAnsi"/>
              </w:rPr>
              <w:t>0.65</w:t>
            </w:r>
          </w:p>
        </w:tc>
      </w:tr>
      <w:tr w:rsidR="00C70699" w14:paraId="122A1CAF" w14:textId="77777777" w:rsidTr="00954FDF">
        <w:trPr>
          <w:cantSplit/>
          <w:trHeight w:val="431"/>
          <w:jc w:val="center"/>
        </w:trPr>
        <w:tc>
          <w:tcPr>
            <w:tcW w:w="2920" w:type="dxa"/>
            <w:tcBorders>
              <w:top w:val="single" w:sz="4" w:space="0" w:color="auto"/>
              <w:left w:val="single" w:sz="4" w:space="0" w:color="auto"/>
              <w:bottom w:val="single" w:sz="4" w:space="0" w:color="auto"/>
              <w:right w:val="single" w:sz="4" w:space="0" w:color="auto"/>
            </w:tcBorders>
            <w:vAlign w:val="center"/>
            <w:hideMark/>
          </w:tcPr>
          <w:p w14:paraId="122A1CAB" w14:textId="77777777" w:rsidR="00857C5B" w:rsidRDefault="00C70699">
            <w:pPr>
              <w:keepNext/>
              <w:keepLines/>
              <w:suppressAutoHyphens/>
              <w:spacing w:before="40" w:after="40"/>
              <w:jc w:val="center"/>
              <w:rPr>
                <w:rFonts w:asciiTheme="minorHAnsi" w:hAnsiTheme="minorHAnsi"/>
              </w:rPr>
            </w:pPr>
            <w:r>
              <w:rPr>
                <w:rFonts w:asciiTheme="minorHAnsi" w:hAnsiTheme="minorHAnsi"/>
              </w:rPr>
              <w:t>Other</w:t>
            </w:r>
          </w:p>
        </w:tc>
        <w:tc>
          <w:tcPr>
            <w:tcW w:w="2920" w:type="dxa"/>
            <w:tcBorders>
              <w:top w:val="single" w:sz="4" w:space="0" w:color="auto"/>
              <w:left w:val="single" w:sz="4" w:space="0" w:color="auto"/>
              <w:bottom w:val="single" w:sz="4" w:space="0" w:color="auto"/>
              <w:right w:val="single" w:sz="4" w:space="0" w:color="auto"/>
            </w:tcBorders>
          </w:tcPr>
          <w:p w14:paraId="122A1CAC" w14:textId="77777777" w:rsidR="00857C5B" w:rsidRDefault="00857C5B">
            <w:pPr>
              <w:keepNext/>
              <w:keepLines/>
              <w:suppressAutoHyphens/>
              <w:spacing w:before="40" w:after="40"/>
              <w:jc w:val="center"/>
              <w:rPr>
                <w:rFonts w:asciiTheme="minorHAnsi" w:hAnsiTheme="minorHAnsi"/>
              </w:rPr>
            </w:pPr>
          </w:p>
          <w:p w14:paraId="122A1CAD" w14:textId="77777777" w:rsidR="00857C5B" w:rsidRDefault="00C70699">
            <w:pPr>
              <w:keepNext/>
              <w:keepLines/>
              <w:suppressAutoHyphens/>
              <w:spacing w:before="40" w:after="40"/>
              <w:jc w:val="center"/>
              <w:rPr>
                <w:rFonts w:asciiTheme="minorHAnsi" w:hAnsiTheme="minorHAnsi"/>
              </w:rPr>
            </w:pPr>
            <w:r>
              <w:rPr>
                <w:rFonts w:asciiTheme="minorHAnsi" w:hAnsiTheme="minorHAnsi"/>
              </w:rPr>
              <w:t>Not A Field-Applied Coating</w:t>
            </w:r>
          </w:p>
        </w:tc>
        <w:tc>
          <w:tcPr>
            <w:tcW w:w="2920" w:type="dxa"/>
            <w:tcBorders>
              <w:top w:val="single" w:sz="4" w:space="0" w:color="auto"/>
              <w:left w:val="single" w:sz="4" w:space="0" w:color="auto"/>
              <w:bottom w:val="single" w:sz="4" w:space="0" w:color="auto"/>
              <w:right w:val="single" w:sz="4" w:space="0" w:color="auto"/>
            </w:tcBorders>
            <w:vAlign w:val="center"/>
            <w:hideMark/>
          </w:tcPr>
          <w:p w14:paraId="122A1CAE" w14:textId="77777777" w:rsidR="00857C5B" w:rsidRDefault="00C70699">
            <w:pPr>
              <w:keepNext/>
              <w:keepLines/>
              <w:suppressAutoHyphens/>
              <w:spacing w:before="40" w:after="40"/>
              <w:jc w:val="center"/>
              <w:rPr>
                <w:rFonts w:asciiTheme="minorHAnsi" w:hAnsiTheme="minorHAnsi"/>
              </w:rPr>
            </w:pPr>
            <w:r>
              <w:rPr>
                <w:rFonts w:asciiTheme="minorHAnsi" w:hAnsiTheme="minorHAnsi"/>
              </w:rPr>
              <w:t>0.70</w:t>
            </w:r>
          </w:p>
        </w:tc>
      </w:tr>
    </w:tbl>
    <w:p w14:paraId="122A1CB0" w14:textId="77777777" w:rsidR="003E7B71" w:rsidRDefault="00C70699" w:rsidP="003E7B71">
      <w:pPr>
        <w:pStyle w:val="ListParagraph"/>
        <w:keepNext/>
        <w:keepLines/>
        <w:numPr>
          <w:ilvl w:val="0"/>
          <w:numId w:val="50"/>
        </w:numPr>
        <w:ind w:left="720"/>
        <w:contextualSpacing/>
        <w:rPr>
          <w:rFonts w:ascii="Calibri" w:hAnsi="Calibri" w:cs="Arial"/>
        </w:rPr>
      </w:pPr>
      <w:r>
        <w:rPr>
          <w:rFonts w:ascii="Calibri" w:hAnsi="Calibri" w:cs="Arial"/>
        </w:rPr>
        <w:t>Proposed Thermal Emittance: From the product specification default value. If using a calculated SRI</w:t>
      </w:r>
      <w:r w:rsidR="000A1A8E">
        <w:rPr>
          <w:rFonts w:ascii="Calibri" w:hAnsi="Calibri" w:cs="Arial"/>
        </w:rPr>
        <w:t>,</w:t>
      </w:r>
      <w:r>
        <w:rPr>
          <w:rFonts w:ascii="Calibri" w:hAnsi="Calibri" w:cs="Arial"/>
        </w:rPr>
        <w:t xml:space="preserve"> </w:t>
      </w:r>
      <w:r w:rsidR="00B20DC5">
        <w:rPr>
          <w:rFonts w:ascii="Calibri" w:hAnsi="Calibri" w:cs="Arial"/>
        </w:rPr>
        <w:t>enter</w:t>
      </w:r>
      <w:r>
        <w:rPr>
          <w:rFonts w:ascii="Calibri" w:hAnsi="Calibri" w:cs="Arial"/>
        </w:rPr>
        <w:t xml:space="preserve"> the </w:t>
      </w:r>
      <w:r w:rsidR="00813888">
        <w:rPr>
          <w:rFonts w:ascii="Calibri" w:hAnsi="Calibri" w:cs="Arial"/>
        </w:rPr>
        <w:t>T</w:t>
      </w:r>
      <w:r>
        <w:rPr>
          <w:rFonts w:ascii="Calibri" w:hAnsi="Calibri" w:cs="Arial"/>
        </w:rPr>
        <w:t xml:space="preserve">hermal </w:t>
      </w:r>
      <w:r w:rsidR="00813888">
        <w:rPr>
          <w:rFonts w:ascii="Calibri" w:hAnsi="Calibri" w:cs="Arial"/>
        </w:rPr>
        <w:t>E</w:t>
      </w:r>
      <w:r>
        <w:rPr>
          <w:rFonts w:ascii="Calibri" w:hAnsi="Calibri" w:cs="Arial"/>
        </w:rPr>
        <w:t xml:space="preserve">mittance used to calculate SRI. </w:t>
      </w:r>
    </w:p>
    <w:p w14:paraId="122A1CB1" w14:textId="1A63595D" w:rsidR="003E7B71" w:rsidRDefault="00C70699" w:rsidP="0042757E">
      <w:pPr>
        <w:pStyle w:val="ListParagraph"/>
        <w:keepNext/>
        <w:keepLines/>
        <w:numPr>
          <w:ilvl w:val="0"/>
          <w:numId w:val="50"/>
        </w:numPr>
        <w:contextualSpacing/>
        <w:rPr>
          <w:rFonts w:ascii="Calibri" w:hAnsi="Calibri" w:cs="Arial"/>
        </w:rPr>
      </w:pPr>
      <w:r>
        <w:rPr>
          <w:rFonts w:ascii="Calibri" w:hAnsi="Calibri" w:cs="Arial"/>
        </w:rPr>
        <w:t>Proposed SRI: It is optional to meet the SRI but if chosen to do so, use the Solar Reflectance Index (SRI) Calculat</w:t>
      </w:r>
      <w:ins w:id="79" w:author="Shewmaker, Michael@Energy" w:date="2017-02-27T13:15:00Z">
        <w:r w:rsidR="001D58D7">
          <w:rPr>
            <w:rFonts w:ascii="Calibri" w:hAnsi="Calibri" w:cs="Arial"/>
          </w:rPr>
          <w:t>or</w:t>
        </w:r>
      </w:ins>
      <w:del w:id="80" w:author="Shewmaker, Michael@Energy" w:date="2017-02-27T13:15:00Z">
        <w:r w:rsidDel="001D58D7">
          <w:rPr>
            <w:rFonts w:ascii="Calibri" w:hAnsi="Calibri" w:cs="Arial"/>
          </w:rPr>
          <w:delText>ion Worksheet</w:delText>
        </w:r>
      </w:del>
      <w:r>
        <w:rPr>
          <w:rFonts w:ascii="Calibri" w:hAnsi="Calibri" w:cs="Arial"/>
        </w:rPr>
        <w:t xml:space="preserve"> found on the California Energy Commission website </w:t>
      </w:r>
      <w:ins w:id="81" w:author="Shewmaker, Michael@Energy" w:date="2017-02-27T14:21:00Z">
        <w:r w:rsidR="0042757E" w:rsidRPr="0042757E">
          <w:rPr>
            <w:rFonts w:asciiTheme="minorHAnsi" w:hAnsiTheme="minorHAnsi"/>
            <w:rPrChange w:id="82" w:author="Shewmaker, Michael@Energy" w:date="2017-02-27T14:22:00Z">
              <w:rPr/>
            </w:rPrChange>
          </w:rPr>
          <w:t>http://energy.ca.gov/title24/2016standards/</w:t>
        </w:r>
      </w:ins>
      <w:del w:id="83" w:author="Shewmaker, Michael@Energy" w:date="2017-02-27T14:21:00Z">
        <w:r w:rsidR="007035CB" w:rsidRPr="0042757E" w:rsidDel="0042757E">
          <w:fldChar w:fldCharType="begin"/>
        </w:r>
        <w:r w:rsidR="007035CB" w:rsidRPr="0042757E" w:rsidDel="0042757E">
          <w:delInstrText xml:space="preserve"> HYPERLINK "http://energy.ca.gov/title24/2013standards/documents/solar_reflectance/" </w:delInstrText>
        </w:r>
        <w:r w:rsidR="007035CB" w:rsidRPr="0042757E" w:rsidDel="0042757E">
          <w:rPr>
            <w:highlight w:val="yellow"/>
            <w:rPrChange w:id="84" w:author="Shewmaker, Michael@Energy" w:date="2017-02-27T13:15:00Z">
              <w:rPr>
                <w:rStyle w:val="Hyperlink"/>
                <w:rFonts w:asciiTheme="minorHAnsi" w:hAnsiTheme="minorHAnsi"/>
              </w:rPr>
            </w:rPrChange>
          </w:rPr>
          <w:fldChar w:fldCharType="separate"/>
        </w:r>
        <w:r w:rsidR="008C7010" w:rsidRPr="0042757E" w:rsidDel="0042757E">
          <w:rPr>
            <w:rStyle w:val="Hyperlink"/>
            <w:rFonts w:asciiTheme="minorHAnsi" w:hAnsiTheme="minorHAnsi"/>
          </w:rPr>
          <w:delText>http://energy.ca.gov/title24/2013standards/documents/solar_reflectance/</w:delText>
        </w:r>
        <w:r w:rsidR="007035CB" w:rsidRPr="0042757E" w:rsidDel="0042757E">
          <w:rPr>
            <w:rStyle w:val="Hyperlink"/>
            <w:rFonts w:asciiTheme="minorHAnsi" w:hAnsiTheme="minorHAnsi"/>
          </w:rPr>
          <w:fldChar w:fldCharType="end"/>
        </w:r>
      </w:del>
      <w:r w:rsidR="008C7010">
        <w:t xml:space="preserve">. </w:t>
      </w:r>
    </w:p>
    <w:p w14:paraId="122A1CB2" w14:textId="77777777" w:rsidR="003E7B71" w:rsidRDefault="00C70699" w:rsidP="003E7B71">
      <w:pPr>
        <w:pStyle w:val="ListParagraph"/>
        <w:keepNext/>
        <w:keepLines/>
        <w:numPr>
          <w:ilvl w:val="0"/>
          <w:numId w:val="50"/>
        </w:numPr>
        <w:ind w:left="720"/>
        <w:contextualSpacing/>
        <w:rPr>
          <w:rFonts w:ascii="Calibri" w:hAnsi="Calibri" w:cs="Arial"/>
        </w:rPr>
      </w:pPr>
      <w:r>
        <w:rPr>
          <w:rFonts w:ascii="Calibri" w:hAnsi="Calibri" w:cs="Arial"/>
        </w:rPr>
        <w:t>Required Aged Solar Reflectance: Based on climate zone and roof slope.</w:t>
      </w:r>
    </w:p>
    <w:p w14:paraId="122A1CB3" w14:textId="77777777" w:rsidR="003E7B71" w:rsidRDefault="00C70699" w:rsidP="003E7B71">
      <w:pPr>
        <w:pStyle w:val="ListParagraph"/>
        <w:keepNext/>
        <w:keepLines/>
        <w:numPr>
          <w:ilvl w:val="0"/>
          <w:numId w:val="50"/>
        </w:numPr>
        <w:ind w:left="720"/>
        <w:contextualSpacing/>
        <w:rPr>
          <w:rFonts w:ascii="Calibri" w:hAnsi="Calibri" w:cs="Arial"/>
        </w:rPr>
      </w:pPr>
      <w:r>
        <w:rPr>
          <w:rFonts w:ascii="Calibri" w:hAnsi="Calibri" w:cs="Arial"/>
        </w:rPr>
        <w:t>Required Thermal Emittance: Based on climate zone and roof slope.</w:t>
      </w:r>
    </w:p>
    <w:p w14:paraId="122A1CB4" w14:textId="77777777" w:rsidR="003E7B71" w:rsidRDefault="00DB40F7" w:rsidP="003E7B71">
      <w:pPr>
        <w:pStyle w:val="ListParagraph"/>
        <w:keepNext/>
        <w:keepLines/>
        <w:numPr>
          <w:ilvl w:val="0"/>
          <w:numId w:val="50"/>
        </w:numPr>
        <w:ind w:left="720"/>
        <w:contextualSpacing/>
        <w:rPr>
          <w:rFonts w:ascii="Calibri" w:hAnsi="Calibri" w:cs="Arial"/>
        </w:rPr>
      </w:pPr>
      <w:r>
        <w:rPr>
          <w:rFonts w:ascii="Calibri" w:hAnsi="Calibri" w:cs="Arial"/>
        </w:rPr>
        <w:t xml:space="preserve">Required </w:t>
      </w:r>
      <w:r w:rsidR="00323E31" w:rsidRPr="00323E31">
        <w:rPr>
          <w:rFonts w:ascii="Calibri" w:hAnsi="Calibri" w:cs="Arial"/>
        </w:rPr>
        <w:t>SRI: Based on climate zone and roof slope.</w:t>
      </w:r>
    </w:p>
    <w:p w14:paraId="122A1CB5" w14:textId="77777777" w:rsidR="003E7B71" w:rsidRDefault="003E7B71" w:rsidP="003E7B71">
      <w:pPr>
        <w:pStyle w:val="ListParagraph"/>
        <w:keepNext/>
        <w:keepLines/>
        <w:ind w:left="360"/>
        <w:contextualSpacing/>
        <w:rPr>
          <w:rFonts w:ascii="Calibri" w:hAnsi="Calibri" w:cs="Arial"/>
        </w:rPr>
      </w:pPr>
    </w:p>
    <w:p w14:paraId="122A1CB6" w14:textId="77777777" w:rsidR="003E7B71" w:rsidRDefault="00C37497" w:rsidP="003E7B71">
      <w:pPr>
        <w:keepNext/>
        <w:keepLines/>
        <w:rPr>
          <w:rFonts w:ascii="Calibri" w:hAnsi="Calibri" w:cs="Arial"/>
        </w:rPr>
      </w:pPr>
      <w:r w:rsidRPr="001B3EB0">
        <w:rPr>
          <w:rFonts w:ascii="Calibri" w:hAnsi="Calibri" w:cs="Arial"/>
        </w:rPr>
        <w:t>If the cool roofing requirements will be met by a liquid field applied coating, Section 110.8(</w:t>
      </w:r>
      <w:proofErr w:type="spellStart"/>
      <w:r w:rsidRPr="001B3EB0">
        <w:rPr>
          <w:rFonts w:ascii="Calibri" w:hAnsi="Calibri" w:cs="Arial"/>
        </w:rPr>
        <w:t>i</w:t>
      </w:r>
      <w:proofErr w:type="spellEnd"/>
      <w:proofErr w:type="gramStart"/>
      <w:r w:rsidRPr="001B3EB0">
        <w:rPr>
          <w:rFonts w:ascii="Calibri" w:hAnsi="Calibri" w:cs="Arial"/>
        </w:rPr>
        <w:t>)4</w:t>
      </w:r>
      <w:proofErr w:type="gramEnd"/>
      <w:r w:rsidRPr="001B3EB0">
        <w:rPr>
          <w:rFonts w:ascii="Calibri" w:hAnsi="Calibri" w:cs="Arial"/>
        </w:rPr>
        <w:t xml:space="preserve"> requires the coating be applied across the entire roof surface and meet the dry mil thickness or coverage recommended by the manufacturer. </w:t>
      </w:r>
    </w:p>
    <w:p w14:paraId="122A1CB7" w14:textId="77777777" w:rsidR="00C37497" w:rsidRPr="001B3EB0" w:rsidRDefault="00C37497" w:rsidP="00B644DA">
      <w:pPr>
        <w:rPr>
          <w:rFonts w:ascii="Calibri" w:hAnsi="Calibri" w:cs="Arial"/>
        </w:rPr>
      </w:pPr>
    </w:p>
    <w:p w14:paraId="122A1CB8" w14:textId="6C4A7F19" w:rsidR="00CF2570" w:rsidRPr="00B177C8" w:rsidRDefault="00CF2570" w:rsidP="00954FDF">
      <w:pPr>
        <w:rPr>
          <w:rFonts w:ascii="Calibri" w:hAnsi="Calibri" w:cs="Arial"/>
          <w:b/>
        </w:rPr>
      </w:pPr>
      <w:r>
        <w:rPr>
          <w:rFonts w:ascii="Calibri" w:hAnsi="Calibri" w:cs="Arial"/>
          <w:b/>
        </w:rPr>
        <w:t>H</w:t>
      </w:r>
      <w:r w:rsidRPr="00B177C8">
        <w:rPr>
          <w:rFonts w:ascii="Calibri" w:hAnsi="Calibri" w:cs="Arial"/>
          <w:b/>
        </w:rPr>
        <w:t xml:space="preserve">. </w:t>
      </w:r>
      <w:r w:rsidR="008C7010">
        <w:rPr>
          <w:rFonts w:ascii="Calibri" w:hAnsi="Calibri" w:cs="Arial"/>
          <w:b/>
        </w:rPr>
        <w:t>Fenestration/Glazing Allowed Areas and Efficiencies</w:t>
      </w:r>
    </w:p>
    <w:p w14:paraId="122A1CB9" w14:textId="77777777" w:rsidR="0090116D" w:rsidRDefault="0090116D" w:rsidP="0090116D">
      <w:pPr>
        <w:rPr>
          <w:rFonts w:ascii="Calibri" w:hAnsi="Calibri" w:cs="Arial"/>
        </w:rPr>
      </w:pPr>
      <w:r w:rsidRPr="00B177C8">
        <w:rPr>
          <w:rFonts w:ascii="Calibri" w:hAnsi="Calibri" w:cs="Arial"/>
        </w:rPr>
        <w:t xml:space="preserve">Fenestration areas are expressed in </w:t>
      </w:r>
      <w:r>
        <w:rPr>
          <w:rFonts w:ascii="Calibri" w:hAnsi="Calibri" w:cs="Arial"/>
        </w:rPr>
        <w:t xml:space="preserve">square </w:t>
      </w:r>
      <w:r w:rsidRPr="00B177C8">
        <w:rPr>
          <w:rFonts w:ascii="Calibri" w:hAnsi="Calibri" w:cs="Arial"/>
        </w:rPr>
        <w:t xml:space="preserve">feet, not </w:t>
      </w:r>
      <w:r>
        <w:rPr>
          <w:rFonts w:ascii="Calibri" w:hAnsi="Calibri" w:cs="Arial"/>
        </w:rPr>
        <w:t xml:space="preserve">square </w:t>
      </w:r>
      <w:r w:rsidRPr="00B177C8">
        <w:rPr>
          <w:rFonts w:ascii="Calibri" w:hAnsi="Calibri" w:cs="Arial"/>
        </w:rPr>
        <w:t xml:space="preserve">inches. </w:t>
      </w:r>
      <w:r>
        <w:rPr>
          <w:rFonts w:ascii="Calibri" w:hAnsi="Calibri" w:cs="Arial"/>
        </w:rPr>
        <w:t xml:space="preserve">The climate zone and size of the addition will </w:t>
      </w:r>
      <w:r w:rsidRPr="00B177C8">
        <w:rPr>
          <w:rFonts w:ascii="Calibri" w:hAnsi="Calibri" w:cs="Arial"/>
        </w:rPr>
        <w:t xml:space="preserve">affect </w:t>
      </w:r>
      <w:r>
        <w:rPr>
          <w:rFonts w:ascii="Calibri" w:hAnsi="Calibri" w:cs="Arial"/>
        </w:rPr>
        <w:t xml:space="preserve">the area of </w:t>
      </w:r>
      <w:r w:rsidRPr="00B177C8">
        <w:rPr>
          <w:rFonts w:ascii="Calibri" w:hAnsi="Calibri" w:cs="Arial"/>
        </w:rPr>
        <w:t xml:space="preserve">fenestration </w:t>
      </w:r>
      <w:r>
        <w:rPr>
          <w:rFonts w:ascii="Calibri" w:hAnsi="Calibri" w:cs="Arial"/>
        </w:rPr>
        <w:t xml:space="preserve">(also known as glazing) </w:t>
      </w:r>
      <w:r w:rsidRPr="00B177C8">
        <w:rPr>
          <w:rFonts w:ascii="Calibri" w:hAnsi="Calibri" w:cs="Arial"/>
        </w:rPr>
        <w:t>a</w:t>
      </w:r>
      <w:r>
        <w:rPr>
          <w:rFonts w:ascii="Calibri" w:hAnsi="Calibri" w:cs="Arial"/>
        </w:rPr>
        <w:t>llowed</w:t>
      </w:r>
      <w:r w:rsidRPr="00B177C8">
        <w:rPr>
          <w:rFonts w:ascii="Calibri" w:hAnsi="Calibri" w:cs="Arial"/>
        </w:rPr>
        <w:t xml:space="preserve">. </w:t>
      </w:r>
      <w:r>
        <w:rPr>
          <w:rFonts w:ascii="Calibri" w:hAnsi="Calibri" w:cs="Arial"/>
        </w:rPr>
        <w:t xml:space="preserve">If limited to 20%, for example, this is calculated </w:t>
      </w:r>
      <w:r w:rsidRPr="00B177C8">
        <w:rPr>
          <w:rFonts w:ascii="Calibri" w:hAnsi="Calibri" w:cs="Arial"/>
        </w:rPr>
        <w:t>as Conditioned Floor Area</w:t>
      </w:r>
      <w:r>
        <w:rPr>
          <w:rFonts w:ascii="Calibri" w:hAnsi="Calibri" w:cs="Arial"/>
        </w:rPr>
        <w:t xml:space="preserve"> (CFA)</w:t>
      </w:r>
      <w:r w:rsidRPr="00B177C8">
        <w:rPr>
          <w:rFonts w:ascii="Calibri" w:hAnsi="Calibri" w:cs="Arial"/>
        </w:rPr>
        <w:t xml:space="preserve"> </w:t>
      </w:r>
      <w:r>
        <w:rPr>
          <w:rFonts w:ascii="Calibri" w:hAnsi="Calibri" w:cs="Arial"/>
        </w:rPr>
        <w:t xml:space="preserve">of the addition </w:t>
      </w:r>
      <w:r w:rsidRPr="00B177C8">
        <w:rPr>
          <w:rFonts w:ascii="Calibri" w:hAnsi="Calibri" w:cs="Arial"/>
        </w:rPr>
        <w:t>x 0.20 =</w:t>
      </w:r>
      <w:r w:rsidR="00EF44B4">
        <w:rPr>
          <w:rFonts w:ascii="Calibri" w:hAnsi="Calibri" w:cs="Arial"/>
        </w:rPr>
        <w:t>t</w:t>
      </w:r>
      <w:r w:rsidRPr="00B177C8">
        <w:rPr>
          <w:rFonts w:ascii="Calibri" w:hAnsi="Calibri" w:cs="Arial"/>
        </w:rPr>
        <w:t>otal ft</w:t>
      </w:r>
      <w:r w:rsidRPr="00551DDE">
        <w:rPr>
          <w:rFonts w:ascii="Calibri" w:hAnsi="Calibri" w:cs="Arial"/>
          <w:vertAlign w:val="superscript"/>
        </w:rPr>
        <w:t>2</w:t>
      </w:r>
      <w:r w:rsidRPr="00B177C8">
        <w:rPr>
          <w:rFonts w:ascii="Calibri" w:hAnsi="Calibri" w:cs="Arial"/>
        </w:rPr>
        <w:t xml:space="preserve"> of fenestration allowed</w:t>
      </w:r>
      <w:r>
        <w:rPr>
          <w:rFonts w:ascii="Calibri" w:hAnsi="Calibri" w:cs="Arial"/>
        </w:rPr>
        <w:t xml:space="preserve">. </w:t>
      </w:r>
    </w:p>
    <w:p w14:paraId="122A1CBA" w14:textId="77777777" w:rsidR="0090116D" w:rsidRDefault="0090116D" w:rsidP="0090116D">
      <w:pPr>
        <w:rPr>
          <w:rFonts w:ascii="Calibri" w:hAnsi="Calibri" w:cs="Arial"/>
        </w:rPr>
      </w:pPr>
    </w:p>
    <w:p w14:paraId="122A1CBB" w14:textId="77777777" w:rsidR="0090116D" w:rsidRDefault="0090116D" w:rsidP="0090116D">
      <w:pPr>
        <w:rPr>
          <w:rFonts w:ascii="Calibri" w:hAnsi="Calibri" w:cs="Arial"/>
        </w:rPr>
      </w:pPr>
      <w:r>
        <w:rPr>
          <w:rFonts w:ascii="Calibri" w:hAnsi="Calibri" w:cs="Arial"/>
        </w:rPr>
        <w:t>For additions that are 1000</w:t>
      </w:r>
      <w:r w:rsidR="00E1284F">
        <w:rPr>
          <w:rFonts w:ascii="Calibri" w:hAnsi="Calibri" w:cs="Arial"/>
        </w:rPr>
        <w:t xml:space="preserve"> </w:t>
      </w:r>
      <w:r>
        <w:rPr>
          <w:rFonts w:ascii="Calibri" w:hAnsi="Calibri" w:cs="Arial"/>
        </w:rPr>
        <w:t>ft</w:t>
      </w:r>
      <w:r w:rsidRPr="00C906D3">
        <w:rPr>
          <w:rFonts w:ascii="Calibri" w:hAnsi="Calibri" w:cs="Arial"/>
          <w:vertAlign w:val="superscript"/>
        </w:rPr>
        <w:t>2</w:t>
      </w:r>
      <w:r>
        <w:rPr>
          <w:rFonts w:ascii="Calibri" w:hAnsi="Calibri" w:cs="Arial"/>
        </w:rPr>
        <w:t xml:space="preserve"> or less</w:t>
      </w:r>
      <w:r w:rsidR="008023A5">
        <w:rPr>
          <w:rFonts w:ascii="Calibri" w:hAnsi="Calibri" w:cs="Arial"/>
        </w:rPr>
        <w:t>,</w:t>
      </w:r>
      <w:r>
        <w:rPr>
          <w:rFonts w:ascii="Calibri" w:hAnsi="Calibri" w:cs="Arial"/>
        </w:rPr>
        <w:t xml:space="preserve"> but greater than 700</w:t>
      </w:r>
      <w:r w:rsidR="00E1284F">
        <w:rPr>
          <w:rFonts w:ascii="Calibri" w:hAnsi="Calibri" w:cs="Arial"/>
        </w:rPr>
        <w:t xml:space="preserve"> </w:t>
      </w:r>
      <w:r>
        <w:rPr>
          <w:rFonts w:ascii="Calibri" w:hAnsi="Calibri" w:cs="Arial"/>
        </w:rPr>
        <w:t>ft</w:t>
      </w:r>
      <w:r w:rsidRPr="00806369">
        <w:rPr>
          <w:rFonts w:ascii="Calibri" w:hAnsi="Calibri" w:cs="Arial"/>
          <w:vertAlign w:val="superscript"/>
        </w:rPr>
        <w:t>2</w:t>
      </w:r>
      <w:r>
        <w:rPr>
          <w:rFonts w:ascii="Calibri" w:hAnsi="Calibri" w:cs="Arial"/>
        </w:rPr>
        <w:t xml:space="preserve">, the limit of total fenestration is the </w:t>
      </w:r>
      <w:proofErr w:type="gramStart"/>
      <w:r>
        <w:rPr>
          <w:rFonts w:ascii="Calibri" w:hAnsi="Calibri" w:cs="Arial"/>
        </w:rPr>
        <w:t>greater</w:t>
      </w:r>
      <w:proofErr w:type="gramEnd"/>
      <w:r>
        <w:rPr>
          <w:rFonts w:ascii="Calibri" w:hAnsi="Calibri" w:cs="Arial"/>
        </w:rPr>
        <w:t xml:space="preserve"> of 175</w:t>
      </w:r>
      <w:r w:rsidR="00E1284F">
        <w:rPr>
          <w:rFonts w:ascii="Calibri" w:hAnsi="Calibri" w:cs="Arial"/>
        </w:rPr>
        <w:t xml:space="preserve"> </w:t>
      </w:r>
      <w:r>
        <w:rPr>
          <w:rFonts w:ascii="Calibri" w:hAnsi="Calibri" w:cs="Arial"/>
        </w:rPr>
        <w:t>ft</w:t>
      </w:r>
      <w:r w:rsidRPr="00806369">
        <w:rPr>
          <w:rFonts w:ascii="Calibri" w:hAnsi="Calibri" w:cs="Arial"/>
          <w:vertAlign w:val="superscript"/>
        </w:rPr>
        <w:t>2</w:t>
      </w:r>
      <w:r>
        <w:rPr>
          <w:rFonts w:ascii="Calibri" w:hAnsi="Calibri" w:cs="Arial"/>
        </w:rPr>
        <w:t xml:space="preserve"> or 20% of the CFA of the addition.</w:t>
      </w:r>
    </w:p>
    <w:p w14:paraId="122A1CBC" w14:textId="77777777" w:rsidR="008601DD" w:rsidRDefault="008601DD" w:rsidP="0090116D">
      <w:pPr>
        <w:rPr>
          <w:rFonts w:ascii="Calibri" w:hAnsi="Calibri" w:cs="Arial"/>
        </w:rPr>
      </w:pPr>
    </w:p>
    <w:p w14:paraId="122A1CBD" w14:textId="77777777" w:rsidR="0090116D" w:rsidRDefault="0090116D" w:rsidP="0090116D">
      <w:pPr>
        <w:rPr>
          <w:rFonts w:ascii="Calibri" w:hAnsi="Calibri" w:cs="Arial"/>
        </w:rPr>
      </w:pPr>
      <w:r>
        <w:rPr>
          <w:rFonts w:ascii="Calibri" w:hAnsi="Calibri" w:cs="Arial"/>
        </w:rPr>
        <w:t>For additions that are 700</w:t>
      </w:r>
      <w:r w:rsidR="00E1284F">
        <w:rPr>
          <w:rFonts w:ascii="Calibri" w:hAnsi="Calibri" w:cs="Arial"/>
        </w:rPr>
        <w:t xml:space="preserve"> </w:t>
      </w:r>
      <w:r>
        <w:rPr>
          <w:rFonts w:ascii="Calibri" w:hAnsi="Calibri" w:cs="Arial"/>
        </w:rPr>
        <w:t>ft</w:t>
      </w:r>
      <w:r w:rsidRPr="004F1D70">
        <w:rPr>
          <w:rFonts w:ascii="Calibri" w:hAnsi="Calibri" w:cs="Arial"/>
          <w:vertAlign w:val="superscript"/>
        </w:rPr>
        <w:t>2</w:t>
      </w:r>
      <w:r>
        <w:rPr>
          <w:rFonts w:ascii="Calibri" w:hAnsi="Calibri" w:cs="Arial"/>
        </w:rPr>
        <w:t xml:space="preserve"> or less</w:t>
      </w:r>
      <w:r w:rsidR="008023A5">
        <w:rPr>
          <w:rFonts w:ascii="Calibri" w:hAnsi="Calibri" w:cs="Arial"/>
        </w:rPr>
        <w:t>,</w:t>
      </w:r>
      <w:r>
        <w:rPr>
          <w:rFonts w:ascii="Calibri" w:hAnsi="Calibri" w:cs="Arial"/>
        </w:rPr>
        <w:t xml:space="preserve"> but greater than 400</w:t>
      </w:r>
      <w:r w:rsidR="00E1284F">
        <w:rPr>
          <w:rFonts w:ascii="Calibri" w:hAnsi="Calibri" w:cs="Arial"/>
        </w:rPr>
        <w:t xml:space="preserve"> </w:t>
      </w:r>
      <w:r>
        <w:rPr>
          <w:rFonts w:ascii="Calibri" w:hAnsi="Calibri" w:cs="Arial"/>
        </w:rPr>
        <w:t>ft</w:t>
      </w:r>
      <w:r w:rsidRPr="004F1D70">
        <w:rPr>
          <w:rFonts w:ascii="Calibri" w:hAnsi="Calibri" w:cs="Arial"/>
          <w:vertAlign w:val="superscript"/>
        </w:rPr>
        <w:t>2</w:t>
      </w:r>
      <w:r>
        <w:rPr>
          <w:rFonts w:ascii="Calibri" w:hAnsi="Calibri" w:cs="Arial"/>
        </w:rPr>
        <w:t xml:space="preserve">, the limit of total fenestration is the </w:t>
      </w:r>
      <w:proofErr w:type="gramStart"/>
      <w:r>
        <w:rPr>
          <w:rFonts w:ascii="Calibri" w:hAnsi="Calibri" w:cs="Arial"/>
        </w:rPr>
        <w:t>greater</w:t>
      </w:r>
      <w:proofErr w:type="gramEnd"/>
      <w:r>
        <w:rPr>
          <w:rFonts w:ascii="Calibri" w:hAnsi="Calibri" w:cs="Arial"/>
        </w:rPr>
        <w:t xml:space="preserve"> of 120</w:t>
      </w:r>
      <w:r w:rsidR="00E1284F">
        <w:rPr>
          <w:rFonts w:ascii="Calibri" w:hAnsi="Calibri" w:cs="Arial"/>
        </w:rPr>
        <w:t xml:space="preserve"> </w:t>
      </w:r>
      <w:r>
        <w:rPr>
          <w:rFonts w:ascii="Calibri" w:hAnsi="Calibri" w:cs="Arial"/>
        </w:rPr>
        <w:t>ft</w:t>
      </w:r>
      <w:r w:rsidRPr="00551DDE">
        <w:rPr>
          <w:rFonts w:ascii="Calibri" w:hAnsi="Calibri" w:cs="Arial"/>
          <w:vertAlign w:val="superscript"/>
        </w:rPr>
        <w:t>2</w:t>
      </w:r>
      <w:r>
        <w:rPr>
          <w:rFonts w:ascii="Calibri" w:hAnsi="Calibri" w:cs="Arial"/>
        </w:rPr>
        <w:t xml:space="preserve"> or 25% of the CFA of the addition. </w:t>
      </w:r>
    </w:p>
    <w:p w14:paraId="122A1CBE" w14:textId="77777777" w:rsidR="000A1A8E" w:rsidRPr="00B177C8" w:rsidRDefault="000A1A8E" w:rsidP="0090116D">
      <w:pPr>
        <w:rPr>
          <w:rFonts w:ascii="Calibri" w:hAnsi="Calibri" w:cs="Arial"/>
        </w:rPr>
      </w:pPr>
    </w:p>
    <w:p w14:paraId="122A1CBF" w14:textId="77777777" w:rsidR="0090116D" w:rsidRDefault="0090116D" w:rsidP="0090116D">
      <w:pPr>
        <w:rPr>
          <w:rFonts w:ascii="Calibri" w:hAnsi="Calibri" w:cs="Arial"/>
        </w:rPr>
      </w:pPr>
      <w:r>
        <w:rPr>
          <w:rFonts w:ascii="Calibri" w:hAnsi="Calibri" w:cs="Arial"/>
        </w:rPr>
        <w:t>For additions that are 400</w:t>
      </w:r>
      <w:r w:rsidR="00E1284F">
        <w:rPr>
          <w:rFonts w:ascii="Calibri" w:hAnsi="Calibri" w:cs="Arial"/>
        </w:rPr>
        <w:t xml:space="preserve"> </w:t>
      </w:r>
      <w:r>
        <w:rPr>
          <w:rFonts w:ascii="Calibri" w:hAnsi="Calibri" w:cs="Arial"/>
        </w:rPr>
        <w:t>ft</w:t>
      </w:r>
      <w:r w:rsidRPr="00295B3D">
        <w:rPr>
          <w:rFonts w:ascii="Calibri" w:hAnsi="Calibri" w:cs="Arial"/>
          <w:vertAlign w:val="superscript"/>
        </w:rPr>
        <w:t>2</w:t>
      </w:r>
      <w:r>
        <w:rPr>
          <w:rFonts w:ascii="Calibri" w:hAnsi="Calibri" w:cs="Arial"/>
        </w:rPr>
        <w:t xml:space="preserve"> or less, the limit of total fenestration is the </w:t>
      </w:r>
      <w:proofErr w:type="gramStart"/>
      <w:r>
        <w:rPr>
          <w:rFonts w:ascii="Calibri" w:hAnsi="Calibri" w:cs="Arial"/>
        </w:rPr>
        <w:t>greater</w:t>
      </w:r>
      <w:proofErr w:type="gramEnd"/>
      <w:r>
        <w:rPr>
          <w:rFonts w:ascii="Calibri" w:hAnsi="Calibri" w:cs="Arial"/>
        </w:rPr>
        <w:t xml:space="preserve"> of 75</w:t>
      </w:r>
      <w:r w:rsidR="00E1284F">
        <w:rPr>
          <w:rFonts w:ascii="Calibri" w:hAnsi="Calibri" w:cs="Arial"/>
        </w:rPr>
        <w:t xml:space="preserve"> </w:t>
      </w:r>
      <w:r>
        <w:rPr>
          <w:rFonts w:ascii="Calibri" w:hAnsi="Calibri" w:cs="Arial"/>
        </w:rPr>
        <w:t>ft</w:t>
      </w:r>
      <w:r w:rsidRPr="00295B3D">
        <w:rPr>
          <w:rFonts w:ascii="Calibri" w:hAnsi="Calibri" w:cs="Arial"/>
          <w:vertAlign w:val="superscript"/>
        </w:rPr>
        <w:t>2</w:t>
      </w:r>
      <w:r>
        <w:rPr>
          <w:rFonts w:ascii="Calibri" w:hAnsi="Calibri" w:cs="Arial"/>
        </w:rPr>
        <w:t xml:space="preserve"> or 30% of the CFA of the addition.</w:t>
      </w:r>
    </w:p>
    <w:p w14:paraId="122A1CC0" w14:textId="77777777" w:rsidR="0090116D" w:rsidRDefault="0090116D" w:rsidP="0090116D">
      <w:pPr>
        <w:rPr>
          <w:rFonts w:ascii="Calibri" w:hAnsi="Calibri" w:cs="Arial"/>
        </w:rPr>
      </w:pPr>
    </w:p>
    <w:p w14:paraId="122A1CC1" w14:textId="0ADC300B" w:rsidR="00813888" w:rsidRDefault="0090116D" w:rsidP="0090116D">
      <w:pPr>
        <w:rPr>
          <w:rFonts w:ascii="Calibri" w:hAnsi="Calibri" w:cs="Arial"/>
        </w:rPr>
      </w:pPr>
      <w:r>
        <w:rPr>
          <w:rFonts w:ascii="Calibri" w:hAnsi="Calibri" w:cs="Arial"/>
        </w:rPr>
        <w:t>For additions that are 1</w:t>
      </w:r>
      <w:r w:rsidR="008C7010">
        <w:rPr>
          <w:rFonts w:ascii="Calibri" w:hAnsi="Calibri" w:cs="Arial"/>
        </w:rPr>
        <w:t>,</w:t>
      </w:r>
      <w:r>
        <w:rPr>
          <w:rFonts w:ascii="Calibri" w:hAnsi="Calibri" w:cs="Arial"/>
        </w:rPr>
        <w:t>000</w:t>
      </w:r>
      <w:r w:rsidR="00E1284F">
        <w:rPr>
          <w:rFonts w:ascii="Calibri" w:hAnsi="Calibri" w:cs="Arial"/>
        </w:rPr>
        <w:t xml:space="preserve"> </w:t>
      </w:r>
      <w:r>
        <w:rPr>
          <w:rFonts w:ascii="Calibri" w:hAnsi="Calibri" w:cs="Arial"/>
        </w:rPr>
        <w:t>ft</w:t>
      </w:r>
      <w:r w:rsidRPr="00C906D3">
        <w:rPr>
          <w:rFonts w:ascii="Calibri" w:hAnsi="Calibri" w:cs="Arial"/>
          <w:vertAlign w:val="superscript"/>
        </w:rPr>
        <w:t>2</w:t>
      </w:r>
      <w:r>
        <w:rPr>
          <w:rFonts w:ascii="Calibri" w:hAnsi="Calibri" w:cs="Arial"/>
        </w:rPr>
        <w:t xml:space="preserve"> or less, when</w:t>
      </w:r>
      <w:r w:rsidRPr="00B177C8">
        <w:rPr>
          <w:rFonts w:ascii="Calibri" w:hAnsi="Calibri" w:cs="Arial"/>
        </w:rPr>
        <w:t xml:space="preserve"> west-facing fenestration is limited</w:t>
      </w:r>
      <w:r>
        <w:rPr>
          <w:rFonts w:ascii="Calibri" w:hAnsi="Calibri" w:cs="Arial"/>
        </w:rPr>
        <w:t xml:space="preserve"> (in climate zones 2, 4, and 6-16),</w:t>
      </w:r>
      <w:r w:rsidRPr="00B177C8">
        <w:rPr>
          <w:rFonts w:ascii="Calibri" w:hAnsi="Calibri" w:cs="Arial"/>
        </w:rPr>
        <w:t xml:space="preserve"> it is limited to </w:t>
      </w:r>
      <w:r>
        <w:rPr>
          <w:rFonts w:ascii="Calibri" w:hAnsi="Calibri" w:cs="Arial"/>
        </w:rPr>
        <w:t>either 70</w:t>
      </w:r>
      <w:r w:rsidR="00E1284F">
        <w:rPr>
          <w:rFonts w:ascii="Calibri" w:hAnsi="Calibri" w:cs="Arial"/>
        </w:rPr>
        <w:t xml:space="preserve"> </w:t>
      </w:r>
      <w:r>
        <w:rPr>
          <w:rFonts w:ascii="Calibri" w:hAnsi="Calibri" w:cs="Arial"/>
        </w:rPr>
        <w:t>ft</w:t>
      </w:r>
      <w:r w:rsidRPr="00A20270">
        <w:rPr>
          <w:rFonts w:ascii="Calibri" w:hAnsi="Calibri" w:cs="Arial"/>
          <w:vertAlign w:val="superscript"/>
        </w:rPr>
        <w:t>2</w:t>
      </w:r>
      <w:r>
        <w:rPr>
          <w:rFonts w:ascii="Calibri" w:hAnsi="Calibri" w:cs="Arial"/>
        </w:rPr>
        <w:t xml:space="preserve"> </w:t>
      </w:r>
      <w:ins w:id="85" w:author="Alexis Smith (9/1)" w:date="2017-03-10T15:42:00Z">
        <w:r w:rsidR="00B83310">
          <w:rPr>
            <w:rFonts w:ascii="Calibri" w:hAnsi="Calibri" w:cs="Arial"/>
          </w:rPr>
          <w:t>or 5% of the CFA</w:t>
        </w:r>
      </w:ins>
      <w:r w:rsidR="00B83310">
        <w:rPr>
          <w:rFonts w:ascii="Calibri" w:hAnsi="Calibri" w:cs="Arial"/>
        </w:rPr>
        <w:t xml:space="preserve"> </w:t>
      </w:r>
      <w:r>
        <w:rPr>
          <w:rFonts w:ascii="Calibri" w:hAnsi="Calibri" w:cs="Arial"/>
        </w:rPr>
        <w:t>(for additions greater than 700</w:t>
      </w:r>
      <w:r w:rsidR="00E1284F">
        <w:rPr>
          <w:rFonts w:ascii="Calibri" w:hAnsi="Calibri" w:cs="Arial"/>
        </w:rPr>
        <w:t xml:space="preserve"> </w:t>
      </w:r>
      <w:r>
        <w:rPr>
          <w:rFonts w:ascii="Calibri" w:hAnsi="Calibri" w:cs="Arial"/>
        </w:rPr>
        <w:t>ft</w:t>
      </w:r>
      <w:r w:rsidRPr="00806369">
        <w:rPr>
          <w:rFonts w:ascii="Calibri" w:hAnsi="Calibri" w:cs="Arial"/>
          <w:vertAlign w:val="superscript"/>
        </w:rPr>
        <w:t>2</w:t>
      </w:r>
      <w:r>
        <w:rPr>
          <w:rFonts w:ascii="Calibri" w:hAnsi="Calibri" w:cs="Arial"/>
        </w:rPr>
        <w:t>)</w:t>
      </w:r>
      <w:r w:rsidRPr="00B177C8">
        <w:rPr>
          <w:rFonts w:ascii="Calibri" w:hAnsi="Calibri" w:cs="Arial"/>
        </w:rPr>
        <w:t xml:space="preserve"> </w:t>
      </w:r>
      <w:r>
        <w:rPr>
          <w:rFonts w:ascii="Calibri" w:hAnsi="Calibri" w:cs="Arial"/>
        </w:rPr>
        <w:t>or 60</w:t>
      </w:r>
      <w:r w:rsidR="00E1284F">
        <w:rPr>
          <w:rFonts w:ascii="Calibri" w:hAnsi="Calibri" w:cs="Arial"/>
        </w:rPr>
        <w:t xml:space="preserve"> </w:t>
      </w:r>
      <w:r>
        <w:rPr>
          <w:rFonts w:ascii="Calibri" w:hAnsi="Calibri" w:cs="Arial"/>
        </w:rPr>
        <w:t>ft</w:t>
      </w:r>
      <w:r w:rsidRPr="00A20270">
        <w:rPr>
          <w:rFonts w:ascii="Calibri" w:hAnsi="Calibri" w:cs="Arial"/>
          <w:vertAlign w:val="superscript"/>
        </w:rPr>
        <w:t>2</w:t>
      </w:r>
      <w:r>
        <w:rPr>
          <w:rFonts w:ascii="Calibri" w:hAnsi="Calibri" w:cs="Arial"/>
        </w:rPr>
        <w:t xml:space="preserve"> (for additions that are 700</w:t>
      </w:r>
      <w:r w:rsidR="00E1284F">
        <w:rPr>
          <w:rFonts w:ascii="Calibri" w:hAnsi="Calibri" w:cs="Arial"/>
        </w:rPr>
        <w:t xml:space="preserve"> </w:t>
      </w:r>
      <w:r>
        <w:rPr>
          <w:rFonts w:ascii="Calibri" w:hAnsi="Calibri" w:cs="Arial"/>
        </w:rPr>
        <w:t>ft</w:t>
      </w:r>
      <w:r w:rsidRPr="00806369">
        <w:rPr>
          <w:rFonts w:ascii="Calibri" w:hAnsi="Calibri" w:cs="Arial"/>
          <w:vertAlign w:val="superscript"/>
        </w:rPr>
        <w:t>2</w:t>
      </w:r>
      <w:r>
        <w:rPr>
          <w:rFonts w:ascii="Calibri" w:hAnsi="Calibri" w:cs="Arial"/>
        </w:rPr>
        <w:t xml:space="preserve"> or less). </w:t>
      </w:r>
    </w:p>
    <w:p w14:paraId="122A1CC2" w14:textId="77777777" w:rsidR="0090116D" w:rsidRPr="00B177C8" w:rsidRDefault="0090116D" w:rsidP="0090116D">
      <w:pPr>
        <w:rPr>
          <w:rFonts w:ascii="Calibri" w:hAnsi="Calibri" w:cs="Arial"/>
        </w:rPr>
      </w:pPr>
    </w:p>
    <w:p w14:paraId="122A1CC3" w14:textId="77777777" w:rsidR="0090116D" w:rsidRPr="00203CDB" w:rsidRDefault="0090116D" w:rsidP="0090116D">
      <w:pPr>
        <w:pStyle w:val="ListParagraph"/>
        <w:numPr>
          <w:ilvl w:val="0"/>
          <w:numId w:val="43"/>
        </w:numPr>
        <w:ind w:left="720"/>
        <w:contextualSpacing/>
        <w:rPr>
          <w:rFonts w:ascii="Calibri" w:hAnsi="Calibri" w:cs="Arial"/>
        </w:rPr>
      </w:pPr>
      <w:r w:rsidRPr="007333EF">
        <w:rPr>
          <w:rFonts w:ascii="Calibri" w:hAnsi="Calibri" w:cs="Arial"/>
        </w:rPr>
        <w:t>Addition Type</w:t>
      </w:r>
      <w:r w:rsidR="00DB40F7">
        <w:rPr>
          <w:rFonts w:ascii="Calibri" w:hAnsi="Calibri" w:cs="Arial"/>
        </w:rPr>
        <w:t xml:space="preserve"> ft</w:t>
      </w:r>
      <w:r w:rsidR="00DB40F7">
        <w:rPr>
          <w:rFonts w:ascii="Calibri" w:hAnsi="Calibri" w:cs="Arial"/>
          <w:vertAlign w:val="superscript"/>
        </w:rPr>
        <w:t>2</w:t>
      </w:r>
      <w:r w:rsidRPr="007333EF">
        <w:rPr>
          <w:rFonts w:ascii="Calibri" w:hAnsi="Calibri" w:cs="Arial"/>
        </w:rPr>
        <w:t xml:space="preserve">: </w:t>
      </w:r>
      <w:r>
        <w:rPr>
          <w:rFonts w:ascii="Calibri" w:hAnsi="Calibri" w:cs="Arial"/>
        </w:rPr>
        <w:t>Based on “Project Scope.” The addition’s area in square fee</w:t>
      </w:r>
      <w:r w:rsidR="000A1A8E">
        <w:rPr>
          <w:rFonts w:ascii="Calibri" w:hAnsi="Calibri" w:cs="Arial"/>
        </w:rPr>
        <w:t xml:space="preserve">t: </w:t>
      </w:r>
      <w:r w:rsidRPr="004326F3">
        <w:rPr>
          <w:rFonts w:asciiTheme="minorHAnsi" w:eastAsia="MS Gothic" w:hAnsiTheme="minorHAnsi"/>
          <w:color w:val="000000"/>
        </w:rPr>
        <w:t>≤</w:t>
      </w:r>
      <w:r w:rsidRPr="000C0071">
        <w:rPr>
          <w:rFonts w:ascii="Calibri" w:hAnsi="Calibri"/>
        </w:rPr>
        <w:t>400</w:t>
      </w:r>
      <w:r w:rsidR="00E1284F">
        <w:rPr>
          <w:rFonts w:ascii="Calibri" w:hAnsi="Calibri"/>
        </w:rPr>
        <w:t xml:space="preserve"> </w:t>
      </w:r>
      <w:r w:rsidR="000A1A8E">
        <w:rPr>
          <w:rFonts w:ascii="Calibri" w:hAnsi="Calibri"/>
        </w:rPr>
        <w:t>ft</w:t>
      </w:r>
      <w:r w:rsidR="000A1A8E">
        <w:rPr>
          <w:rFonts w:ascii="Calibri" w:hAnsi="Calibri"/>
          <w:vertAlign w:val="superscript"/>
        </w:rPr>
        <w:t>2</w:t>
      </w:r>
      <w:r w:rsidRPr="000C0071">
        <w:rPr>
          <w:rFonts w:ascii="Calibri" w:hAnsi="Calibri"/>
        </w:rPr>
        <w:t xml:space="preserve">, </w:t>
      </w:r>
      <w:r>
        <w:rPr>
          <w:rFonts w:ascii="Calibri" w:hAnsi="Calibri"/>
        </w:rPr>
        <w:t>&gt;400</w:t>
      </w:r>
      <w:r w:rsidR="00E1284F">
        <w:rPr>
          <w:rFonts w:ascii="Calibri" w:hAnsi="Calibri"/>
        </w:rPr>
        <w:t xml:space="preserve"> </w:t>
      </w:r>
      <w:r w:rsidR="000A1A8E">
        <w:rPr>
          <w:rFonts w:ascii="Calibri" w:hAnsi="Calibri"/>
        </w:rPr>
        <w:t>ft</w:t>
      </w:r>
      <w:r w:rsidR="000A1A8E">
        <w:rPr>
          <w:rFonts w:ascii="Calibri" w:hAnsi="Calibri"/>
          <w:vertAlign w:val="superscript"/>
        </w:rPr>
        <w:t>2</w:t>
      </w:r>
      <w:r>
        <w:rPr>
          <w:rFonts w:ascii="Calibri" w:hAnsi="Calibri"/>
        </w:rPr>
        <w:t xml:space="preserve"> to </w:t>
      </w:r>
      <w:r w:rsidRPr="000C0071">
        <w:rPr>
          <w:rFonts w:ascii="Calibri" w:hAnsi="Calibri"/>
        </w:rPr>
        <w:t>≤700</w:t>
      </w:r>
      <w:r w:rsidR="00E1284F">
        <w:rPr>
          <w:rFonts w:ascii="Calibri" w:hAnsi="Calibri"/>
        </w:rPr>
        <w:t xml:space="preserve"> </w:t>
      </w:r>
      <w:r w:rsidR="000A1A8E">
        <w:rPr>
          <w:rFonts w:ascii="Calibri" w:hAnsi="Calibri"/>
        </w:rPr>
        <w:t>ft</w:t>
      </w:r>
      <w:r w:rsidR="000A1A8E">
        <w:rPr>
          <w:rFonts w:ascii="Calibri" w:hAnsi="Calibri"/>
          <w:vertAlign w:val="superscript"/>
        </w:rPr>
        <w:t>2</w:t>
      </w:r>
      <w:r w:rsidRPr="000C0071">
        <w:rPr>
          <w:rFonts w:ascii="Calibri" w:hAnsi="Calibri"/>
        </w:rPr>
        <w:t>, or &gt;700</w:t>
      </w:r>
      <w:r w:rsidR="00E1284F">
        <w:rPr>
          <w:rFonts w:ascii="Calibri" w:hAnsi="Calibri"/>
        </w:rPr>
        <w:t xml:space="preserve"> </w:t>
      </w:r>
      <w:r w:rsidR="000A1A8E">
        <w:rPr>
          <w:rFonts w:ascii="Calibri" w:hAnsi="Calibri"/>
        </w:rPr>
        <w:t>ft</w:t>
      </w:r>
      <w:r w:rsidR="000A1A8E">
        <w:rPr>
          <w:rFonts w:ascii="Calibri" w:hAnsi="Calibri"/>
          <w:vertAlign w:val="superscript"/>
        </w:rPr>
        <w:t>2</w:t>
      </w:r>
      <w:r w:rsidRPr="000C0071">
        <w:rPr>
          <w:rFonts w:ascii="Calibri" w:hAnsi="Calibri"/>
        </w:rPr>
        <w:t xml:space="preserve"> to </w:t>
      </w:r>
      <w:r w:rsidRPr="004326F3">
        <w:rPr>
          <w:rFonts w:asciiTheme="minorHAnsi" w:eastAsia="MS Gothic" w:hAnsiTheme="minorHAnsi"/>
          <w:color w:val="000000"/>
        </w:rPr>
        <w:t>≤</w:t>
      </w:r>
      <w:r w:rsidRPr="000C0071">
        <w:rPr>
          <w:rFonts w:ascii="Calibri" w:hAnsi="Calibri"/>
        </w:rPr>
        <w:t>1,000</w:t>
      </w:r>
      <w:r w:rsidR="00E1284F">
        <w:rPr>
          <w:rFonts w:ascii="Calibri" w:hAnsi="Calibri"/>
        </w:rPr>
        <w:t xml:space="preserve"> </w:t>
      </w:r>
      <w:r w:rsidR="000A1A8E">
        <w:rPr>
          <w:rFonts w:ascii="Calibri" w:hAnsi="Calibri"/>
        </w:rPr>
        <w:t>ft</w:t>
      </w:r>
      <w:r w:rsidR="000A1A8E">
        <w:rPr>
          <w:rFonts w:ascii="Calibri" w:hAnsi="Calibri"/>
          <w:vertAlign w:val="superscript"/>
        </w:rPr>
        <w:t>2</w:t>
      </w:r>
      <w:r>
        <w:rPr>
          <w:rFonts w:ascii="Calibri" w:hAnsi="Calibri"/>
        </w:rPr>
        <w:t>.</w:t>
      </w:r>
    </w:p>
    <w:p w14:paraId="122A1CC4" w14:textId="77777777" w:rsidR="0090116D" w:rsidRPr="00203CDB" w:rsidRDefault="0090116D" w:rsidP="0090116D">
      <w:pPr>
        <w:ind w:left="360"/>
        <w:contextualSpacing/>
        <w:rPr>
          <w:rFonts w:ascii="Calibri" w:hAnsi="Calibri" w:cs="Arial"/>
        </w:rPr>
      </w:pPr>
    </w:p>
    <w:p w14:paraId="122A1CC5" w14:textId="00FADC12" w:rsidR="0090116D" w:rsidRPr="00B177C8" w:rsidRDefault="0090116D" w:rsidP="0090116D">
      <w:pPr>
        <w:pStyle w:val="ListParagraph"/>
        <w:ind w:left="0"/>
      </w:pPr>
      <w:r>
        <w:rPr>
          <w:rFonts w:ascii="Calibri" w:hAnsi="Calibri"/>
        </w:rPr>
        <w:t xml:space="preserve">(2. </w:t>
      </w:r>
      <w:proofErr w:type="gramStart"/>
      <w:r>
        <w:rPr>
          <w:rFonts w:ascii="Calibri" w:hAnsi="Calibri"/>
        </w:rPr>
        <w:t>through</w:t>
      </w:r>
      <w:proofErr w:type="gramEnd"/>
      <w:r>
        <w:rPr>
          <w:rFonts w:ascii="Calibri" w:hAnsi="Calibri"/>
        </w:rPr>
        <w:t xml:space="preserve"> </w:t>
      </w:r>
      <w:r w:rsidR="008C7010">
        <w:rPr>
          <w:rFonts w:ascii="Calibri" w:hAnsi="Calibri"/>
        </w:rPr>
        <w:t>9</w:t>
      </w:r>
      <w:r>
        <w:rPr>
          <w:rFonts w:ascii="Calibri" w:hAnsi="Calibri"/>
        </w:rPr>
        <w:t>.—</w:t>
      </w:r>
      <w:r w:rsidRPr="00B177C8">
        <w:rPr>
          <w:rFonts w:ascii="Calibri" w:hAnsi="Calibri" w:cs="Arial"/>
        </w:rPr>
        <w:t>The</w:t>
      </w:r>
      <w:r>
        <w:rPr>
          <w:rFonts w:ascii="Calibri" w:hAnsi="Calibri" w:cs="Arial"/>
        </w:rPr>
        <w:t>se</w:t>
      </w:r>
      <w:r w:rsidRPr="00B177C8">
        <w:rPr>
          <w:rFonts w:ascii="Calibri" w:hAnsi="Calibri" w:cs="Arial"/>
        </w:rPr>
        <w:t xml:space="preserve"> fields </w:t>
      </w:r>
      <w:r>
        <w:rPr>
          <w:rFonts w:ascii="Calibri" w:hAnsi="Calibri" w:cs="Arial"/>
        </w:rPr>
        <w:t xml:space="preserve">will be </w:t>
      </w:r>
      <w:r w:rsidRPr="00B177C8">
        <w:rPr>
          <w:rFonts w:ascii="Calibri" w:hAnsi="Calibri" w:cs="Arial"/>
        </w:rPr>
        <w:t>completed based on conditioned floor area</w:t>
      </w:r>
      <w:r>
        <w:rPr>
          <w:rFonts w:ascii="Calibri" w:hAnsi="Calibri" w:cs="Arial"/>
        </w:rPr>
        <w:t xml:space="preserve"> of the addition and/or climate zone.</w:t>
      </w:r>
      <w:r w:rsidRPr="00426EF5">
        <w:rPr>
          <w:rFonts w:ascii="Calibri" w:hAnsi="Calibri" w:cs="Arial"/>
        </w:rPr>
        <w:t xml:space="preserve"> </w:t>
      </w:r>
      <w:r w:rsidRPr="00B177C8">
        <w:rPr>
          <w:rFonts w:ascii="Calibri" w:hAnsi="Calibri" w:cs="Arial"/>
        </w:rPr>
        <w:t xml:space="preserve">The values in these fields will be entered into Section </w:t>
      </w:r>
      <w:r>
        <w:rPr>
          <w:rFonts w:ascii="Calibri" w:hAnsi="Calibri" w:cs="Arial"/>
        </w:rPr>
        <w:t>I</w:t>
      </w:r>
      <w:r w:rsidRPr="00B177C8">
        <w:rPr>
          <w:rFonts w:ascii="Calibri" w:hAnsi="Calibri" w:cs="Arial"/>
        </w:rPr>
        <w:t>.</w:t>
      </w:r>
      <w:r>
        <w:t>)</w:t>
      </w:r>
    </w:p>
    <w:p w14:paraId="122A1CC6" w14:textId="77777777" w:rsidR="0090116D" w:rsidRDefault="0090116D" w:rsidP="0090116D">
      <w:pPr>
        <w:rPr>
          <w:rFonts w:ascii="Calibri" w:hAnsi="Calibri" w:cs="Arial"/>
        </w:rPr>
      </w:pPr>
    </w:p>
    <w:p w14:paraId="32A33BBC" w14:textId="77777777" w:rsidR="008C7010" w:rsidRDefault="008C7010" w:rsidP="0090116D">
      <w:pPr>
        <w:rPr>
          <w:rFonts w:ascii="Calibri" w:hAnsi="Calibri" w:cs="Arial"/>
        </w:rPr>
      </w:pPr>
    </w:p>
    <w:p w14:paraId="3B375E49" w14:textId="77777777" w:rsidR="008C7010" w:rsidRDefault="008C7010" w:rsidP="0090116D">
      <w:pPr>
        <w:rPr>
          <w:rFonts w:ascii="Calibri" w:hAnsi="Calibri" w:cs="Arial"/>
        </w:rPr>
      </w:pPr>
    </w:p>
    <w:p w14:paraId="5628D8D4" w14:textId="77777777" w:rsidR="008C7010" w:rsidRDefault="008C7010" w:rsidP="0090116D">
      <w:pPr>
        <w:rPr>
          <w:rFonts w:ascii="Calibri" w:hAnsi="Calibri" w:cs="Arial"/>
        </w:rPr>
      </w:pPr>
    </w:p>
    <w:p w14:paraId="122A1CC7" w14:textId="77777777" w:rsidR="0090116D" w:rsidRDefault="0090116D" w:rsidP="0090116D">
      <w:pPr>
        <w:rPr>
          <w:rFonts w:ascii="Calibri" w:hAnsi="Calibri" w:cs="Arial"/>
        </w:rPr>
      </w:pPr>
      <w:r>
        <w:rPr>
          <w:rFonts w:ascii="Calibri" w:hAnsi="Calibri" w:cs="Arial"/>
        </w:rPr>
        <w:t xml:space="preserve">Maximum allowed fenestration area for all orientations is the </w:t>
      </w:r>
      <w:r w:rsidRPr="00746D29">
        <w:rPr>
          <w:rFonts w:ascii="Calibri" w:hAnsi="Calibri" w:cs="Arial"/>
          <w:u w:val="single"/>
        </w:rPr>
        <w:t>greater</w:t>
      </w:r>
      <w:r>
        <w:rPr>
          <w:rFonts w:ascii="Calibri" w:hAnsi="Calibri" w:cs="Arial"/>
        </w:rPr>
        <w:t xml:space="preserve"> of the value</w:t>
      </w:r>
      <w:r w:rsidR="00DB40F7">
        <w:rPr>
          <w:rFonts w:ascii="Calibri" w:hAnsi="Calibri" w:cs="Arial"/>
        </w:rPr>
        <w:t>s</w:t>
      </w:r>
      <w:r>
        <w:rPr>
          <w:rFonts w:ascii="Calibri" w:hAnsi="Calibri" w:cs="Arial"/>
        </w:rPr>
        <w:t xml:space="preserve"> in column</w:t>
      </w:r>
      <w:r w:rsidR="000A1A8E">
        <w:rPr>
          <w:rFonts w:ascii="Calibri" w:hAnsi="Calibri" w:cs="Arial"/>
        </w:rPr>
        <w:t>s</w:t>
      </w:r>
      <w:r>
        <w:rPr>
          <w:rFonts w:ascii="Calibri" w:hAnsi="Calibri" w:cs="Arial"/>
        </w:rPr>
        <w:t xml:space="preserve"> 2 or 3:</w:t>
      </w:r>
    </w:p>
    <w:p w14:paraId="122A1CC8" w14:textId="77777777" w:rsidR="0090116D" w:rsidRPr="00B177C8" w:rsidRDefault="0090116D" w:rsidP="0090116D">
      <w:pPr>
        <w:rPr>
          <w:rFonts w:ascii="Calibri" w:hAnsi="Calibri" w:cs="Arial"/>
        </w:rPr>
      </w:pPr>
    </w:p>
    <w:p w14:paraId="122A1CC9" w14:textId="77777777" w:rsidR="0090116D" w:rsidRPr="00DB64D8" w:rsidRDefault="0090116D" w:rsidP="0090116D">
      <w:pPr>
        <w:pStyle w:val="ListParagraph"/>
        <w:numPr>
          <w:ilvl w:val="0"/>
          <w:numId w:val="43"/>
        </w:numPr>
        <w:ind w:left="720"/>
        <w:contextualSpacing/>
        <w:rPr>
          <w:rFonts w:ascii="Calibri" w:hAnsi="Calibri" w:cs="Arial"/>
        </w:rPr>
      </w:pPr>
      <w:r w:rsidRPr="007333EF">
        <w:rPr>
          <w:rFonts w:ascii="Calibri" w:hAnsi="Calibri" w:cs="Arial"/>
        </w:rPr>
        <w:t xml:space="preserve">Maximum </w:t>
      </w:r>
      <w:r>
        <w:rPr>
          <w:rFonts w:ascii="Calibri" w:hAnsi="Calibri" w:cs="Arial"/>
        </w:rPr>
        <w:t>Calculated based on Allowed %</w:t>
      </w:r>
      <w:r w:rsidRPr="007333EF">
        <w:rPr>
          <w:rFonts w:ascii="Calibri" w:hAnsi="Calibri" w:cs="Arial"/>
        </w:rPr>
        <w:t>:</w:t>
      </w:r>
      <w:r>
        <w:rPr>
          <w:rFonts w:ascii="Calibri" w:hAnsi="Calibri" w:cs="Arial"/>
        </w:rPr>
        <w:t xml:space="preserve"> The addition’s CFA </w:t>
      </w:r>
      <w:r w:rsidR="004F4B52">
        <w:rPr>
          <w:rFonts w:ascii="Calibri" w:hAnsi="Calibri" w:cs="Arial"/>
        </w:rPr>
        <w:t>multiplied by</w:t>
      </w:r>
      <w:r>
        <w:rPr>
          <w:rFonts w:ascii="Calibri" w:hAnsi="Calibri" w:cs="Arial"/>
        </w:rPr>
        <w:t xml:space="preserve"> the allowed %. T</w:t>
      </w:r>
      <w:r w:rsidRPr="007333EF">
        <w:rPr>
          <w:rFonts w:ascii="Calibri" w:hAnsi="Calibri" w:cs="Arial"/>
        </w:rPr>
        <w:t>he maximum total fenestration area is 30% for additions up to 400 ft</w:t>
      </w:r>
      <w:r w:rsidRPr="007333EF">
        <w:rPr>
          <w:rFonts w:ascii="Calibri" w:hAnsi="Calibri" w:cs="Arial"/>
          <w:vertAlign w:val="superscript"/>
        </w:rPr>
        <w:t>2</w:t>
      </w:r>
      <w:r w:rsidRPr="007333EF">
        <w:rPr>
          <w:rFonts w:ascii="Calibri" w:hAnsi="Calibri" w:cs="Arial"/>
        </w:rPr>
        <w:t>, 25% for additions greater than 400 ft</w:t>
      </w:r>
      <w:r w:rsidRPr="007333EF">
        <w:rPr>
          <w:rFonts w:ascii="Calibri" w:hAnsi="Calibri" w:cs="Arial"/>
          <w:vertAlign w:val="superscript"/>
        </w:rPr>
        <w:t>2</w:t>
      </w:r>
      <w:r w:rsidRPr="007333EF">
        <w:rPr>
          <w:rFonts w:ascii="Calibri" w:hAnsi="Calibri" w:cs="Arial"/>
        </w:rPr>
        <w:t xml:space="preserve"> but no greater than 700 ft</w:t>
      </w:r>
      <w:r w:rsidRPr="007333EF">
        <w:rPr>
          <w:rFonts w:ascii="Calibri" w:hAnsi="Calibri" w:cs="Arial"/>
          <w:vertAlign w:val="superscript"/>
        </w:rPr>
        <w:t>2</w:t>
      </w:r>
      <w:r w:rsidRPr="007333EF">
        <w:rPr>
          <w:rFonts w:ascii="Calibri" w:hAnsi="Calibri" w:cs="Arial"/>
        </w:rPr>
        <w:t xml:space="preserve">, and 20% </w:t>
      </w:r>
      <w:r>
        <w:rPr>
          <w:rFonts w:ascii="Calibri" w:hAnsi="Calibri" w:cs="Arial"/>
        </w:rPr>
        <w:t>for additions</w:t>
      </w:r>
      <w:r w:rsidRPr="007333EF">
        <w:rPr>
          <w:rFonts w:ascii="Calibri" w:hAnsi="Calibri" w:cs="Arial"/>
        </w:rPr>
        <w:t xml:space="preserve"> greater than 700 ft</w:t>
      </w:r>
      <w:r w:rsidRPr="007333EF">
        <w:rPr>
          <w:rFonts w:ascii="Calibri" w:hAnsi="Calibri" w:cs="Arial"/>
          <w:vertAlign w:val="superscript"/>
        </w:rPr>
        <w:t>2</w:t>
      </w:r>
      <w:r w:rsidRPr="007333EF">
        <w:rPr>
          <w:rFonts w:ascii="Calibri" w:hAnsi="Calibri" w:cs="Arial"/>
        </w:rPr>
        <w:t xml:space="preserve">. </w:t>
      </w:r>
    </w:p>
    <w:p w14:paraId="122A1CCA" w14:textId="77777777" w:rsidR="0090116D" w:rsidRPr="007333EF" w:rsidRDefault="0090116D" w:rsidP="0090116D">
      <w:pPr>
        <w:pStyle w:val="ListParagraph"/>
        <w:numPr>
          <w:ilvl w:val="0"/>
          <w:numId w:val="43"/>
        </w:numPr>
        <w:ind w:left="720"/>
        <w:contextualSpacing/>
        <w:rPr>
          <w:rFonts w:ascii="Calibri" w:hAnsi="Calibri" w:cs="Arial"/>
        </w:rPr>
      </w:pPr>
      <w:r w:rsidRPr="007333EF">
        <w:rPr>
          <w:rFonts w:ascii="Calibri" w:hAnsi="Calibri" w:cs="Arial"/>
        </w:rPr>
        <w:t xml:space="preserve">Maximum </w:t>
      </w:r>
      <w:r>
        <w:rPr>
          <w:rFonts w:ascii="Calibri" w:hAnsi="Calibri" w:cs="Arial"/>
        </w:rPr>
        <w:t xml:space="preserve">Calculated </w:t>
      </w:r>
      <w:r w:rsidRPr="007333EF">
        <w:rPr>
          <w:rFonts w:ascii="Calibri" w:hAnsi="Calibri" w:cs="Arial"/>
        </w:rPr>
        <w:t>Allowed ft</w:t>
      </w:r>
      <w:r w:rsidRPr="007333EF">
        <w:rPr>
          <w:rFonts w:ascii="Calibri" w:hAnsi="Calibri" w:cs="Arial"/>
          <w:vertAlign w:val="superscript"/>
        </w:rPr>
        <w:t>2</w:t>
      </w:r>
      <w:r w:rsidRPr="007333EF">
        <w:rPr>
          <w:rFonts w:ascii="Calibri" w:hAnsi="Calibri" w:cs="Arial"/>
        </w:rPr>
        <w:t xml:space="preserve">: </w:t>
      </w:r>
      <w:r>
        <w:rPr>
          <w:rFonts w:ascii="Calibri" w:hAnsi="Calibri" w:cs="Arial"/>
        </w:rPr>
        <w:t xml:space="preserve">The maximum total fenestration area is </w:t>
      </w:r>
      <w:r w:rsidRPr="007333EF">
        <w:rPr>
          <w:rFonts w:ascii="Calibri" w:hAnsi="Calibri" w:cs="Arial"/>
        </w:rPr>
        <w:t>75</w:t>
      </w:r>
      <w:r w:rsidR="00E1284F">
        <w:rPr>
          <w:rFonts w:ascii="Calibri" w:hAnsi="Calibri" w:cs="Arial"/>
        </w:rPr>
        <w:t xml:space="preserve"> </w:t>
      </w:r>
      <w:r w:rsidRPr="007333EF">
        <w:rPr>
          <w:rFonts w:ascii="Calibri" w:hAnsi="Calibri" w:cs="Arial"/>
        </w:rPr>
        <w:t>ft</w:t>
      </w:r>
      <w:r w:rsidRPr="007333EF">
        <w:rPr>
          <w:rFonts w:ascii="Calibri" w:hAnsi="Calibri" w:cs="Arial"/>
          <w:vertAlign w:val="superscript"/>
        </w:rPr>
        <w:t>2</w:t>
      </w:r>
      <w:r w:rsidRPr="007333EF">
        <w:rPr>
          <w:rFonts w:ascii="Calibri" w:hAnsi="Calibri" w:cs="Arial"/>
        </w:rPr>
        <w:t xml:space="preserve"> for additions up to 400 ft</w:t>
      </w:r>
      <w:r w:rsidRPr="007333EF">
        <w:rPr>
          <w:rFonts w:ascii="Calibri" w:hAnsi="Calibri" w:cs="Arial"/>
          <w:vertAlign w:val="superscript"/>
        </w:rPr>
        <w:t>2</w:t>
      </w:r>
      <w:r w:rsidRPr="007333EF">
        <w:rPr>
          <w:rFonts w:ascii="Calibri" w:hAnsi="Calibri" w:cs="Arial"/>
        </w:rPr>
        <w:t>, 120</w:t>
      </w:r>
      <w:r w:rsidR="00E1284F">
        <w:rPr>
          <w:rFonts w:ascii="Calibri" w:hAnsi="Calibri" w:cs="Arial"/>
        </w:rPr>
        <w:t xml:space="preserve"> </w:t>
      </w:r>
      <w:r>
        <w:rPr>
          <w:rFonts w:ascii="Calibri" w:hAnsi="Calibri" w:cs="Arial"/>
        </w:rPr>
        <w:t>ft</w:t>
      </w:r>
      <w:r w:rsidRPr="00146ACF">
        <w:rPr>
          <w:rFonts w:ascii="Calibri" w:hAnsi="Calibri" w:cs="Arial"/>
          <w:vertAlign w:val="superscript"/>
        </w:rPr>
        <w:t>2</w:t>
      </w:r>
      <w:r w:rsidRPr="007333EF">
        <w:rPr>
          <w:rFonts w:ascii="Calibri" w:hAnsi="Calibri" w:cs="Arial"/>
        </w:rPr>
        <w:t xml:space="preserve"> for additions greater than 400 ft</w:t>
      </w:r>
      <w:r w:rsidRPr="007333EF">
        <w:rPr>
          <w:rFonts w:ascii="Calibri" w:hAnsi="Calibri" w:cs="Arial"/>
          <w:vertAlign w:val="superscript"/>
        </w:rPr>
        <w:t>2</w:t>
      </w:r>
      <w:r w:rsidRPr="007333EF">
        <w:rPr>
          <w:rFonts w:ascii="Calibri" w:hAnsi="Calibri" w:cs="Arial"/>
        </w:rPr>
        <w:t xml:space="preserve"> but no greater than 700 ft</w:t>
      </w:r>
      <w:r w:rsidRPr="007333EF">
        <w:rPr>
          <w:rFonts w:ascii="Calibri" w:hAnsi="Calibri" w:cs="Arial"/>
          <w:vertAlign w:val="superscript"/>
        </w:rPr>
        <w:t>2</w:t>
      </w:r>
      <w:r w:rsidRPr="007333EF">
        <w:rPr>
          <w:rFonts w:ascii="Calibri" w:hAnsi="Calibri" w:cs="Arial"/>
        </w:rPr>
        <w:t>, and 175 ft</w:t>
      </w:r>
      <w:r w:rsidRPr="007333EF">
        <w:rPr>
          <w:rFonts w:ascii="Calibri" w:hAnsi="Calibri" w:cs="Arial"/>
          <w:vertAlign w:val="superscript"/>
        </w:rPr>
        <w:t>2</w:t>
      </w:r>
      <w:r w:rsidRPr="007333EF">
        <w:rPr>
          <w:rFonts w:ascii="Calibri" w:hAnsi="Calibri" w:cs="Arial"/>
        </w:rPr>
        <w:t xml:space="preserve"> for additions greater than 700 ft</w:t>
      </w:r>
      <w:r w:rsidRPr="007333EF">
        <w:rPr>
          <w:rFonts w:ascii="Calibri" w:hAnsi="Calibri" w:cs="Arial"/>
          <w:vertAlign w:val="superscript"/>
        </w:rPr>
        <w:t>2</w:t>
      </w:r>
      <w:r w:rsidRPr="007333EF">
        <w:rPr>
          <w:rFonts w:ascii="Calibri" w:hAnsi="Calibri" w:cs="Arial"/>
        </w:rPr>
        <w:t xml:space="preserve">. </w:t>
      </w:r>
    </w:p>
    <w:p w14:paraId="122A1CCB" w14:textId="77777777" w:rsidR="0090116D" w:rsidRDefault="0090116D" w:rsidP="0090116D">
      <w:pPr>
        <w:pStyle w:val="ListParagraph"/>
        <w:ind w:left="0"/>
        <w:rPr>
          <w:rFonts w:ascii="Calibri" w:hAnsi="Calibri" w:cs="Arial"/>
        </w:rPr>
      </w:pPr>
    </w:p>
    <w:p w14:paraId="122A1CCC" w14:textId="77777777" w:rsidR="0090116D" w:rsidRDefault="0090116D" w:rsidP="0090116D">
      <w:pPr>
        <w:pStyle w:val="ListParagraph"/>
        <w:ind w:left="0"/>
        <w:rPr>
          <w:rFonts w:ascii="Calibri" w:hAnsi="Calibri" w:cs="Arial"/>
        </w:rPr>
      </w:pPr>
      <w:r>
        <w:rPr>
          <w:rFonts w:ascii="Calibri" w:hAnsi="Calibri" w:cs="Arial"/>
        </w:rPr>
        <w:t xml:space="preserve">Maximum allowed west-facing area is the </w:t>
      </w:r>
      <w:r w:rsidRPr="006D55FB">
        <w:rPr>
          <w:rFonts w:ascii="Calibri" w:hAnsi="Calibri" w:cs="Arial"/>
          <w:u w:val="single"/>
        </w:rPr>
        <w:t>greater</w:t>
      </w:r>
      <w:r>
        <w:rPr>
          <w:rFonts w:ascii="Calibri" w:hAnsi="Calibri" w:cs="Arial"/>
        </w:rPr>
        <w:t xml:space="preserve"> of the value</w:t>
      </w:r>
      <w:r w:rsidR="00DB40F7">
        <w:rPr>
          <w:rFonts w:ascii="Calibri" w:hAnsi="Calibri" w:cs="Arial"/>
        </w:rPr>
        <w:t>s</w:t>
      </w:r>
      <w:r>
        <w:rPr>
          <w:rFonts w:ascii="Calibri" w:hAnsi="Calibri" w:cs="Arial"/>
        </w:rPr>
        <w:t xml:space="preserve"> in column</w:t>
      </w:r>
      <w:r w:rsidR="008601DD">
        <w:rPr>
          <w:rFonts w:ascii="Calibri" w:hAnsi="Calibri" w:cs="Arial"/>
        </w:rPr>
        <w:t>s</w:t>
      </w:r>
      <w:r>
        <w:rPr>
          <w:rFonts w:ascii="Calibri" w:hAnsi="Calibri" w:cs="Arial"/>
        </w:rPr>
        <w:t xml:space="preserve"> 4 or 5:</w:t>
      </w:r>
    </w:p>
    <w:p w14:paraId="122A1CCD" w14:textId="77777777" w:rsidR="0090116D" w:rsidRDefault="0090116D" w:rsidP="0090116D">
      <w:pPr>
        <w:pStyle w:val="ListParagraph"/>
        <w:rPr>
          <w:rFonts w:ascii="Calibri" w:hAnsi="Calibri" w:cs="Arial"/>
        </w:rPr>
      </w:pPr>
    </w:p>
    <w:p w14:paraId="122A1CCE" w14:textId="77777777" w:rsidR="0090116D" w:rsidRPr="006D55FB" w:rsidRDefault="0090116D" w:rsidP="0090116D">
      <w:pPr>
        <w:pStyle w:val="ListParagraph"/>
        <w:numPr>
          <w:ilvl w:val="0"/>
          <w:numId w:val="43"/>
        </w:numPr>
        <w:ind w:left="720"/>
        <w:rPr>
          <w:rFonts w:ascii="Calibri" w:hAnsi="Calibri" w:cs="Arial"/>
          <w:b/>
        </w:rPr>
      </w:pPr>
      <w:r w:rsidRPr="007333EF">
        <w:rPr>
          <w:rFonts w:ascii="Calibri" w:hAnsi="Calibri" w:cs="Arial"/>
        </w:rPr>
        <w:t xml:space="preserve">Maximum </w:t>
      </w:r>
      <w:r>
        <w:rPr>
          <w:rFonts w:ascii="Calibri" w:hAnsi="Calibri" w:cs="Arial"/>
        </w:rPr>
        <w:t>Calculated based on Allowed %</w:t>
      </w:r>
      <w:r w:rsidRPr="007333EF">
        <w:rPr>
          <w:rFonts w:ascii="Calibri" w:hAnsi="Calibri" w:cs="Arial"/>
        </w:rPr>
        <w:t xml:space="preserve">: </w:t>
      </w:r>
      <w:r>
        <w:rPr>
          <w:rFonts w:ascii="Calibri" w:hAnsi="Calibri" w:cs="Arial"/>
        </w:rPr>
        <w:t>The maximum west-facing fenestration area (in climate zones 2, 4, and 6-16) is 5% for additions greater than 700</w:t>
      </w:r>
      <w:r w:rsidR="00E1284F">
        <w:rPr>
          <w:rFonts w:ascii="Calibri" w:hAnsi="Calibri" w:cs="Arial"/>
        </w:rPr>
        <w:t xml:space="preserve"> </w:t>
      </w:r>
      <w:r>
        <w:rPr>
          <w:rFonts w:ascii="Calibri" w:hAnsi="Calibri" w:cs="Arial"/>
        </w:rPr>
        <w:t>ft</w:t>
      </w:r>
      <w:r w:rsidRPr="00B31906">
        <w:rPr>
          <w:rFonts w:ascii="Calibri" w:hAnsi="Calibri" w:cs="Arial"/>
          <w:vertAlign w:val="superscript"/>
        </w:rPr>
        <w:t>2</w:t>
      </w:r>
      <w:r>
        <w:rPr>
          <w:rFonts w:ascii="Calibri" w:hAnsi="Calibri" w:cs="Arial"/>
        </w:rPr>
        <w:t xml:space="preserve">. </w:t>
      </w:r>
    </w:p>
    <w:p w14:paraId="122A1CCF" w14:textId="77777777" w:rsidR="0090116D" w:rsidRPr="00426EF5" w:rsidRDefault="0090116D" w:rsidP="0090116D">
      <w:pPr>
        <w:pStyle w:val="ListParagraph"/>
        <w:numPr>
          <w:ilvl w:val="0"/>
          <w:numId w:val="43"/>
        </w:numPr>
        <w:ind w:left="720"/>
        <w:rPr>
          <w:rFonts w:ascii="Calibri" w:hAnsi="Calibri" w:cs="Arial"/>
          <w:b/>
        </w:rPr>
      </w:pPr>
      <w:r w:rsidRPr="007333EF">
        <w:rPr>
          <w:rFonts w:ascii="Calibri" w:hAnsi="Calibri" w:cs="Arial"/>
        </w:rPr>
        <w:t xml:space="preserve">Maximum </w:t>
      </w:r>
      <w:r>
        <w:rPr>
          <w:rFonts w:ascii="Calibri" w:hAnsi="Calibri" w:cs="Arial"/>
        </w:rPr>
        <w:t xml:space="preserve">Calculated </w:t>
      </w:r>
      <w:r w:rsidRPr="007333EF">
        <w:rPr>
          <w:rFonts w:ascii="Calibri" w:hAnsi="Calibri" w:cs="Arial"/>
        </w:rPr>
        <w:t>Allowed ft</w:t>
      </w:r>
      <w:r w:rsidRPr="007333EF">
        <w:rPr>
          <w:rFonts w:ascii="Calibri" w:hAnsi="Calibri" w:cs="Arial"/>
          <w:vertAlign w:val="superscript"/>
        </w:rPr>
        <w:t>2</w:t>
      </w:r>
      <w:r w:rsidRPr="007333EF">
        <w:rPr>
          <w:rFonts w:ascii="Calibri" w:hAnsi="Calibri" w:cs="Arial"/>
        </w:rPr>
        <w:t xml:space="preserve">: </w:t>
      </w:r>
      <w:r>
        <w:rPr>
          <w:rFonts w:ascii="Calibri" w:hAnsi="Calibri" w:cs="Arial"/>
        </w:rPr>
        <w:t>The maximum west-facing fenestration area (in climate zones 2, 4, and 6-16) is 60</w:t>
      </w:r>
      <w:r w:rsidR="00E1284F">
        <w:rPr>
          <w:rFonts w:ascii="Calibri" w:hAnsi="Calibri" w:cs="Arial"/>
        </w:rPr>
        <w:t xml:space="preserve"> </w:t>
      </w:r>
      <w:r>
        <w:rPr>
          <w:rFonts w:ascii="Calibri" w:hAnsi="Calibri" w:cs="Arial"/>
        </w:rPr>
        <w:t>ft</w:t>
      </w:r>
      <w:r w:rsidRPr="00DB64D8">
        <w:rPr>
          <w:rFonts w:ascii="Calibri" w:hAnsi="Calibri" w:cs="Arial"/>
          <w:vertAlign w:val="superscript"/>
        </w:rPr>
        <w:t>2</w:t>
      </w:r>
      <w:r>
        <w:rPr>
          <w:rFonts w:ascii="Calibri" w:hAnsi="Calibri" w:cs="Arial"/>
        </w:rPr>
        <w:t xml:space="preserve"> for additions no greater than 700</w:t>
      </w:r>
      <w:r w:rsidR="00E1284F">
        <w:rPr>
          <w:rFonts w:ascii="Calibri" w:hAnsi="Calibri" w:cs="Arial"/>
        </w:rPr>
        <w:t xml:space="preserve"> </w:t>
      </w:r>
      <w:r>
        <w:rPr>
          <w:rFonts w:ascii="Calibri" w:hAnsi="Calibri" w:cs="Arial"/>
        </w:rPr>
        <w:t>ft</w:t>
      </w:r>
      <w:r w:rsidRPr="00DB64D8">
        <w:rPr>
          <w:rFonts w:ascii="Calibri" w:hAnsi="Calibri" w:cs="Arial"/>
          <w:vertAlign w:val="superscript"/>
        </w:rPr>
        <w:t>2</w:t>
      </w:r>
      <w:r>
        <w:rPr>
          <w:rFonts w:ascii="Calibri" w:hAnsi="Calibri" w:cs="Arial"/>
        </w:rPr>
        <w:t>, and 70</w:t>
      </w:r>
      <w:r w:rsidR="00E1284F">
        <w:rPr>
          <w:rFonts w:ascii="Calibri" w:hAnsi="Calibri" w:cs="Arial"/>
        </w:rPr>
        <w:t xml:space="preserve"> </w:t>
      </w:r>
      <w:r>
        <w:rPr>
          <w:rFonts w:ascii="Calibri" w:hAnsi="Calibri" w:cs="Arial"/>
        </w:rPr>
        <w:t>ft</w:t>
      </w:r>
      <w:r w:rsidRPr="00DB64D8">
        <w:rPr>
          <w:rFonts w:ascii="Calibri" w:hAnsi="Calibri" w:cs="Arial"/>
          <w:vertAlign w:val="superscript"/>
        </w:rPr>
        <w:t>2</w:t>
      </w:r>
      <w:r>
        <w:rPr>
          <w:rFonts w:ascii="Calibri" w:hAnsi="Calibri" w:cs="Arial"/>
        </w:rPr>
        <w:t xml:space="preserve"> for additions greater than 700 ft</w:t>
      </w:r>
      <w:r w:rsidRPr="00DB64D8">
        <w:rPr>
          <w:rFonts w:ascii="Calibri" w:hAnsi="Calibri" w:cs="Arial"/>
          <w:vertAlign w:val="superscript"/>
        </w:rPr>
        <w:t>2</w:t>
      </w:r>
      <w:r>
        <w:rPr>
          <w:rFonts w:ascii="Calibri" w:hAnsi="Calibri" w:cs="Arial"/>
        </w:rPr>
        <w:t>.</w:t>
      </w:r>
    </w:p>
    <w:p w14:paraId="122A1CD0" w14:textId="77777777" w:rsidR="0090116D" w:rsidRDefault="0090116D" w:rsidP="0090116D">
      <w:pPr>
        <w:pStyle w:val="ListParagraph"/>
        <w:ind w:left="360"/>
        <w:rPr>
          <w:rFonts w:ascii="Calibri" w:hAnsi="Calibri" w:cs="Arial"/>
          <w:b/>
        </w:rPr>
      </w:pPr>
    </w:p>
    <w:tbl>
      <w:tblPr>
        <w:tblStyle w:val="TableGrid"/>
        <w:tblW w:w="0" w:type="auto"/>
        <w:tblInd w:w="198" w:type="dxa"/>
        <w:tblLook w:val="04A0" w:firstRow="1" w:lastRow="0" w:firstColumn="1" w:lastColumn="0" w:noHBand="0" w:noVBand="1"/>
      </w:tblPr>
      <w:tblGrid>
        <w:gridCol w:w="2970"/>
        <w:gridCol w:w="1581"/>
        <w:gridCol w:w="2009"/>
        <w:gridCol w:w="2005"/>
        <w:gridCol w:w="2018"/>
        <w:gridCol w:w="1942"/>
        <w:gridCol w:w="1893"/>
      </w:tblGrid>
      <w:tr w:rsidR="0090116D" w14:paraId="122A1CD5" w14:textId="77777777" w:rsidTr="008E3B32">
        <w:tc>
          <w:tcPr>
            <w:tcW w:w="2970" w:type="dxa"/>
          </w:tcPr>
          <w:p w14:paraId="122A1CD1" w14:textId="77777777" w:rsidR="0090116D" w:rsidRPr="00C5565F" w:rsidRDefault="0090116D" w:rsidP="008E3B32">
            <w:pPr>
              <w:pStyle w:val="ListParagraph"/>
              <w:ind w:left="0"/>
              <w:jc w:val="center"/>
              <w:rPr>
                <w:rFonts w:ascii="Calibri" w:hAnsi="Calibri" w:cs="Arial"/>
                <w:b/>
              </w:rPr>
            </w:pPr>
            <w:r w:rsidRPr="00C5565F">
              <w:rPr>
                <w:rFonts w:ascii="Calibri" w:hAnsi="Calibri" w:cs="Arial"/>
                <w:b/>
              </w:rPr>
              <w:t>Addition CFA:</w:t>
            </w:r>
          </w:p>
        </w:tc>
        <w:tc>
          <w:tcPr>
            <w:tcW w:w="3590" w:type="dxa"/>
            <w:gridSpan w:val="2"/>
          </w:tcPr>
          <w:p w14:paraId="122A1CD2" w14:textId="77777777" w:rsidR="0090116D" w:rsidRDefault="0090116D" w:rsidP="008E3B32">
            <w:pPr>
              <w:pStyle w:val="ListParagraph"/>
              <w:ind w:left="0"/>
              <w:jc w:val="center"/>
              <w:rPr>
                <w:rFonts w:ascii="Calibri" w:hAnsi="Calibri" w:cs="Arial"/>
              </w:rPr>
            </w:pPr>
            <w:r w:rsidRPr="00146ACF">
              <w:rPr>
                <w:rFonts w:asciiTheme="minorHAnsi" w:eastAsia="MS Gothic" w:hAnsiTheme="minorHAnsi"/>
                <w:b/>
                <w:color w:val="000000"/>
              </w:rPr>
              <w:t>≤</w:t>
            </w:r>
            <w:r w:rsidRPr="000C0071">
              <w:rPr>
                <w:rFonts w:ascii="Calibri" w:hAnsi="Calibri"/>
                <w:b/>
              </w:rPr>
              <w:t xml:space="preserve"> 400 ft</w:t>
            </w:r>
            <w:r w:rsidRPr="000C0071">
              <w:rPr>
                <w:rFonts w:ascii="Calibri" w:hAnsi="Calibri"/>
                <w:b/>
                <w:vertAlign w:val="superscript"/>
              </w:rPr>
              <w:t>2</w:t>
            </w:r>
          </w:p>
        </w:tc>
        <w:tc>
          <w:tcPr>
            <w:tcW w:w="4023" w:type="dxa"/>
            <w:gridSpan w:val="2"/>
          </w:tcPr>
          <w:p w14:paraId="122A1CD3" w14:textId="77777777" w:rsidR="0090116D" w:rsidRDefault="0090116D" w:rsidP="008E3B32">
            <w:pPr>
              <w:pStyle w:val="ListParagraph"/>
              <w:ind w:left="0"/>
              <w:jc w:val="center"/>
              <w:rPr>
                <w:rFonts w:ascii="Calibri" w:hAnsi="Calibri" w:cs="Arial"/>
              </w:rPr>
            </w:pPr>
            <w:r w:rsidRPr="00146ACF">
              <w:rPr>
                <w:rFonts w:asciiTheme="minorHAnsi" w:eastAsia="MS Gothic" w:hAnsiTheme="minorHAnsi"/>
                <w:b/>
                <w:color w:val="000000"/>
              </w:rPr>
              <w:t>&gt;</w:t>
            </w:r>
            <w:r>
              <w:rPr>
                <w:rFonts w:asciiTheme="minorHAnsi" w:eastAsia="MS Gothic" w:hAnsiTheme="minorHAnsi"/>
                <w:b/>
                <w:color w:val="000000"/>
              </w:rPr>
              <w:t xml:space="preserve"> </w:t>
            </w:r>
            <w:r w:rsidRPr="000A1A8E">
              <w:rPr>
                <w:rFonts w:asciiTheme="minorHAnsi" w:eastAsia="MS Gothic" w:hAnsiTheme="minorHAnsi"/>
                <w:b/>
                <w:color w:val="000000"/>
              </w:rPr>
              <w:t>400</w:t>
            </w:r>
            <w:r w:rsidR="00E1284F">
              <w:rPr>
                <w:rFonts w:asciiTheme="minorHAnsi" w:eastAsia="MS Gothic" w:hAnsiTheme="minorHAnsi"/>
                <w:b/>
                <w:color w:val="000000"/>
              </w:rPr>
              <w:t xml:space="preserve"> </w:t>
            </w:r>
            <w:r w:rsidR="003E7B71" w:rsidRPr="003E7B71">
              <w:rPr>
                <w:rFonts w:ascii="Calibri" w:hAnsi="Calibri"/>
                <w:b/>
              </w:rPr>
              <w:t>ft</w:t>
            </w:r>
            <w:r w:rsidR="003E7B71" w:rsidRPr="003E7B71">
              <w:rPr>
                <w:rFonts w:ascii="Calibri" w:hAnsi="Calibri"/>
                <w:b/>
                <w:vertAlign w:val="superscript"/>
              </w:rPr>
              <w:t>2</w:t>
            </w:r>
            <w:r w:rsidRPr="00146ACF">
              <w:rPr>
                <w:rFonts w:asciiTheme="minorHAnsi" w:eastAsia="MS Gothic" w:hAnsiTheme="minorHAnsi"/>
                <w:b/>
                <w:color w:val="000000"/>
              </w:rPr>
              <w:t xml:space="preserve"> to ≤</w:t>
            </w:r>
            <w:r>
              <w:rPr>
                <w:rFonts w:asciiTheme="minorHAnsi" w:eastAsia="MS Gothic" w:hAnsiTheme="minorHAnsi"/>
                <w:color w:val="000000"/>
              </w:rPr>
              <w:t xml:space="preserve"> </w:t>
            </w:r>
            <w:r w:rsidRPr="000C0071">
              <w:rPr>
                <w:rFonts w:ascii="Calibri" w:hAnsi="Calibri"/>
                <w:b/>
              </w:rPr>
              <w:t>700 ft</w:t>
            </w:r>
            <w:r w:rsidRPr="000C0071">
              <w:rPr>
                <w:rFonts w:ascii="Calibri" w:hAnsi="Calibri"/>
                <w:b/>
                <w:vertAlign w:val="superscript"/>
              </w:rPr>
              <w:t>2</w:t>
            </w:r>
          </w:p>
        </w:tc>
        <w:tc>
          <w:tcPr>
            <w:tcW w:w="3835" w:type="dxa"/>
            <w:gridSpan w:val="2"/>
          </w:tcPr>
          <w:p w14:paraId="122A1CD4" w14:textId="77777777" w:rsidR="0090116D" w:rsidRDefault="0090116D" w:rsidP="008E3B32">
            <w:pPr>
              <w:pStyle w:val="ListParagraph"/>
              <w:ind w:left="0"/>
              <w:jc w:val="center"/>
              <w:rPr>
                <w:rFonts w:ascii="Calibri" w:hAnsi="Calibri" w:cs="Arial"/>
              </w:rPr>
            </w:pPr>
            <w:r w:rsidRPr="000C0071">
              <w:rPr>
                <w:rFonts w:ascii="Calibri" w:hAnsi="Calibri"/>
                <w:b/>
              </w:rPr>
              <w:t>&gt; 700</w:t>
            </w:r>
            <w:r w:rsidR="00E1284F">
              <w:rPr>
                <w:rFonts w:ascii="Calibri" w:hAnsi="Calibri"/>
                <w:b/>
              </w:rPr>
              <w:t xml:space="preserve"> </w:t>
            </w:r>
            <w:r w:rsidR="003E7B71" w:rsidRPr="003E7B71">
              <w:rPr>
                <w:rFonts w:ascii="Calibri" w:hAnsi="Calibri"/>
                <w:b/>
              </w:rPr>
              <w:t>ft</w:t>
            </w:r>
            <w:r w:rsidR="003E7B71" w:rsidRPr="003E7B71">
              <w:rPr>
                <w:rFonts w:ascii="Calibri" w:hAnsi="Calibri"/>
                <w:b/>
                <w:vertAlign w:val="superscript"/>
              </w:rPr>
              <w:t>2</w:t>
            </w:r>
            <w:r w:rsidRPr="000C0071">
              <w:rPr>
                <w:rFonts w:ascii="Calibri" w:hAnsi="Calibri"/>
                <w:b/>
              </w:rPr>
              <w:t xml:space="preserve"> to </w:t>
            </w:r>
            <w:r w:rsidRPr="00146ACF">
              <w:rPr>
                <w:rFonts w:asciiTheme="minorHAnsi" w:eastAsia="MS Gothic" w:hAnsiTheme="minorHAnsi"/>
                <w:b/>
                <w:color w:val="000000"/>
              </w:rPr>
              <w:t>≤</w:t>
            </w:r>
            <w:r w:rsidRPr="000C0071">
              <w:rPr>
                <w:rFonts w:ascii="Calibri" w:hAnsi="Calibri"/>
                <w:b/>
              </w:rPr>
              <w:t xml:space="preserve"> 1,000 ft</w:t>
            </w:r>
            <w:r w:rsidRPr="000C0071">
              <w:rPr>
                <w:rFonts w:ascii="Calibri" w:hAnsi="Calibri"/>
                <w:b/>
                <w:vertAlign w:val="superscript"/>
              </w:rPr>
              <w:t>2</w:t>
            </w:r>
          </w:p>
        </w:tc>
      </w:tr>
      <w:tr w:rsidR="0090116D" w14:paraId="122A1CDA" w14:textId="77777777" w:rsidTr="008E3B32">
        <w:tc>
          <w:tcPr>
            <w:tcW w:w="2970" w:type="dxa"/>
          </w:tcPr>
          <w:p w14:paraId="122A1CD6" w14:textId="77777777" w:rsidR="0090116D" w:rsidRDefault="0090116D" w:rsidP="008E3B32">
            <w:pPr>
              <w:pStyle w:val="ListParagraph"/>
              <w:ind w:left="0"/>
              <w:jc w:val="center"/>
              <w:rPr>
                <w:rFonts w:ascii="Calibri" w:hAnsi="Calibri" w:cs="Arial"/>
              </w:rPr>
            </w:pPr>
          </w:p>
        </w:tc>
        <w:tc>
          <w:tcPr>
            <w:tcW w:w="3590" w:type="dxa"/>
            <w:gridSpan w:val="2"/>
          </w:tcPr>
          <w:p w14:paraId="122A1CD7" w14:textId="77777777" w:rsidR="0090116D" w:rsidRPr="00C5565F" w:rsidRDefault="0090116D" w:rsidP="008E3B32">
            <w:pPr>
              <w:pStyle w:val="ListParagraph"/>
              <w:ind w:left="0"/>
              <w:jc w:val="center"/>
              <w:rPr>
                <w:rFonts w:ascii="Calibri" w:hAnsi="Calibri" w:cs="Arial"/>
                <w:b/>
              </w:rPr>
            </w:pPr>
            <w:r w:rsidRPr="00C5565F">
              <w:rPr>
                <w:rFonts w:ascii="Calibri" w:hAnsi="Calibri" w:cs="Arial"/>
                <w:b/>
              </w:rPr>
              <w:t>The Greater Of:</w:t>
            </w:r>
          </w:p>
        </w:tc>
        <w:tc>
          <w:tcPr>
            <w:tcW w:w="4023" w:type="dxa"/>
            <w:gridSpan w:val="2"/>
          </w:tcPr>
          <w:p w14:paraId="122A1CD8" w14:textId="77777777" w:rsidR="0090116D" w:rsidRPr="00C5565F" w:rsidRDefault="0090116D" w:rsidP="008E3B32">
            <w:pPr>
              <w:pStyle w:val="ListParagraph"/>
              <w:ind w:left="0"/>
              <w:jc w:val="center"/>
              <w:rPr>
                <w:rFonts w:ascii="Calibri" w:hAnsi="Calibri" w:cs="Arial"/>
                <w:b/>
              </w:rPr>
            </w:pPr>
            <w:r w:rsidRPr="00C5565F">
              <w:rPr>
                <w:rFonts w:ascii="Calibri" w:hAnsi="Calibri" w:cs="Arial"/>
                <w:b/>
              </w:rPr>
              <w:t>The Greater Of:</w:t>
            </w:r>
          </w:p>
        </w:tc>
        <w:tc>
          <w:tcPr>
            <w:tcW w:w="3835" w:type="dxa"/>
            <w:gridSpan w:val="2"/>
          </w:tcPr>
          <w:p w14:paraId="122A1CD9" w14:textId="77777777" w:rsidR="0090116D" w:rsidRPr="00C5565F" w:rsidRDefault="0090116D" w:rsidP="008E3B32">
            <w:pPr>
              <w:pStyle w:val="ListParagraph"/>
              <w:ind w:left="0"/>
              <w:jc w:val="center"/>
              <w:rPr>
                <w:rFonts w:ascii="Calibri" w:hAnsi="Calibri" w:cs="Arial"/>
                <w:b/>
              </w:rPr>
            </w:pPr>
            <w:r w:rsidRPr="00C5565F">
              <w:rPr>
                <w:rFonts w:ascii="Calibri" w:hAnsi="Calibri" w:cs="Arial"/>
                <w:b/>
              </w:rPr>
              <w:t>The Greater Of:</w:t>
            </w:r>
          </w:p>
        </w:tc>
      </w:tr>
      <w:tr w:rsidR="0090116D" w14:paraId="122A1CE2" w14:textId="77777777" w:rsidTr="008E3B32">
        <w:tc>
          <w:tcPr>
            <w:tcW w:w="2970" w:type="dxa"/>
          </w:tcPr>
          <w:p w14:paraId="122A1CDB" w14:textId="77777777" w:rsidR="0090116D" w:rsidRDefault="0090116D" w:rsidP="008E3B32">
            <w:pPr>
              <w:pStyle w:val="ListParagraph"/>
              <w:ind w:left="0"/>
              <w:jc w:val="center"/>
              <w:rPr>
                <w:rFonts w:ascii="Calibri" w:hAnsi="Calibri" w:cs="Arial"/>
              </w:rPr>
            </w:pPr>
            <w:r w:rsidRPr="000C0071">
              <w:rPr>
                <w:rFonts w:ascii="Calibri" w:hAnsi="Calibri" w:cs="Arial"/>
                <w:b/>
              </w:rPr>
              <w:t>Orientation</w:t>
            </w:r>
          </w:p>
        </w:tc>
        <w:tc>
          <w:tcPr>
            <w:tcW w:w="1581" w:type="dxa"/>
          </w:tcPr>
          <w:p w14:paraId="122A1CDC" w14:textId="77777777" w:rsidR="0090116D" w:rsidRDefault="0090116D" w:rsidP="008E3B32">
            <w:pPr>
              <w:pStyle w:val="ListParagraph"/>
              <w:ind w:left="0"/>
              <w:jc w:val="center"/>
              <w:rPr>
                <w:rFonts w:ascii="Calibri" w:hAnsi="Calibri" w:cs="Arial"/>
              </w:rPr>
            </w:pPr>
            <w:r w:rsidRPr="000C0071">
              <w:rPr>
                <w:rFonts w:ascii="Calibri" w:hAnsi="Calibri" w:cs="Arial"/>
                <w:b/>
              </w:rPr>
              <w:t>Percentage</w:t>
            </w:r>
          </w:p>
        </w:tc>
        <w:tc>
          <w:tcPr>
            <w:tcW w:w="2009" w:type="dxa"/>
          </w:tcPr>
          <w:p w14:paraId="122A1CDD" w14:textId="77777777" w:rsidR="0090116D" w:rsidRDefault="0090116D" w:rsidP="008E3B32">
            <w:pPr>
              <w:pStyle w:val="ListParagraph"/>
              <w:ind w:left="0"/>
              <w:jc w:val="center"/>
              <w:rPr>
                <w:rFonts w:ascii="Calibri" w:hAnsi="Calibri" w:cs="Arial"/>
              </w:rPr>
            </w:pPr>
            <w:r w:rsidRPr="000C0071">
              <w:rPr>
                <w:rFonts w:ascii="Calibri" w:hAnsi="Calibri" w:cs="Arial"/>
                <w:b/>
              </w:rPr>
              <w:t>Area</w:t>
            </w:r>
            <w:r>
              <w:rPr>
                <w:rFonts w:ascii="Calibri" w:hAnsi="Calibri" w:cs="Arial"/>
                <w:b/>
              </w:rPr>
              <w:t xml:space="preserve"> (ft</w:t>
            </w:r>
            <w:r w:rsidRPr="00C5565F">
              <w:rPr>
                <w:rFonts w:ascii="Calibri" w:hAnsi="Calibri" w:cs="Arial"/>
                <w:b/>
                <w:vertAlign w:val="superscript"/>
              </w:rPr>
              <w:t>2</w:t>
            </w:r>
            <w:r>
              <w:rPr>
                <w:rFonts w:ascii="Calibri" w:hAnsi="Calibri" w:cs="Arial"/>
                <w:b/>
              </w:rPr>
              <w:t>)</w:t>
            </w:r>
          </w:p>
        </w:tc>
        <w:tc>
          <w:tcPr>
            <w:tcW w:w="2005" w:type="dxa"/>
          </w:tcPr>
          <w:p w14:paraId="122A1CDE" w14:textId="77777777" w:rsidR="0090116D" w:rsidRDefault="0090116D" w:rsidP="008E3B32">
            <w:pPr>
              <w:pStyle w:val="ListParagraph"/>
              <w:ind w:left="0"/>
              <w:jc w:val="center"/>
              <w:rPr>
                <w:rFonts w:ascii="Calibri" w:hAnsi="Calibri" w:cs="Arial"/>
              </w:rPr>
            </w:pPr>
            <w:r w:rsidRPr="000C0071">
              <w:rPr>
                <w:rFonts w:ascii="Calibri" w:hAnsi="Calibri" w:cs="Arial"/>
                <w:b/>
              </w:rPr>
              <w:t>Percentage</w:t>
            </w:r>
          </w:p>
        </w:tc>
        <w:tc>
          <w:tcPr>
            <w:tcW w:w="2018" w:type="dxa"/>
          </w:tcPr>
          <w:p w14:paraId="122A1CDF" w14:textId="77777777" w:rsidR="0090116D" w:rsidRDefault="0090116D" w:rsidP="008E3B32">
            <w:pPr>
              <w:pStyle w:val="ListParagraph"/>
              <w:ind w:left="0"/>
              <w:jc w:val="center"/>
              <w:rPr>
                <w:rFonts w:ascii="Calibri" w:hAnsi="Calibri" w:cs="Arial"/>
              </w:rPr>
            </w:pPr>
            <w:r w:rsidRPr="000C0071">
              <w:rPr>
                <w:rFonts w:ascii="Calibri" w:hAnsi="Calibri" w:cs="Arial"/>
                <w:b/>
              </w:rPr>
              <w:t>Area</w:t>
            </w:r>
            <w:r>
              <w:rPr>
                <w:rFonts w:ascii="Calibri" w:hAnsi="Calibri" w:cs="Arial"/>
                <w:b/>
              </w:rPr>
              <w:t xml:space="preserve"> (ft</w:t>
            </w:r>
            <w:r w:rsidRPr="00C5565F">
              <w:rPr>
                <w:rFonts w:ascii="Calibri" w:hAnsi="Calibri" w:cs="Arial"/>
                <w:b/>
                <w:vertAlign w:val="superscript"/>
              </w:rPr>
              <w:t>2</w:t>
            </w:r>
            <w:r>
              <w:rPr>
                <w:rFonts w:ascii="Calibri" w:hAnsi="Calibri" w:cs="Arial"/>
                <w:b/>
              </w:rPr>
              <w:t>)</w:t>
            </w:r>
          </w:p>
        </w:tc>
        <w:tc>
          <w:tcPr>
            <w:tcW w:w="1942" w:type="dxa"/>
          </w:tcPr>
          <w:p w14:paraId="122A1CE0" w14:textId="77777777" w:rsidR="0090116D" w:rsidRDefault="0090116D" w:rsidP="008E3B32">
            <w:pPr>
              <w:pStyle w:val="ListParagraph"/>
              <w:ind w:left="0"/>
              <w:jc w:val="center"/>
              <w:rPr>
                <w:rFonts w:ascii="Calibri" w:hAnsi="Calibri" w:cs="Arial"/>
              </w:rPr>
            </w:pPr>
            <w:r w:rsidRPr="000C0071">
              <w:rPr>
                <w:rFonts w:ascii="Calibri" w:hAnsi="Calibri" w:cs="Arial"/>
                <w:b/>
              </w:rPr>
              <w:t>Percentage</w:t>
            </w:r>
          </w:p>
        </w:tc>
        <w:tc>
          <w:tcPr>
            <w:tcW w:w="1893" w:type="dxa"/>
          </w:tcPr>
          <w:p w14:paraId="122A1CE1" w14:textId="77777777" w:rsidR="0090116D" w:rsidRDefault="0090116D" w:rsidP="008E3B32">
            <w:pPr>
              <w:pStyle w:val="ListParagraph"/>
              <w:ind w:left="0"/>
              <w:jc w:val="center"/>
              <w:rPr>
                <w:rFonts w:ascii="Calibri" w:hAnsi="Calibri" w:cs="Arial"/>
              </w:rPr>
            </w:pPr>
            <w:r w:rsidRPr="000C0071">
              <w:rPr>
                <w:rFonts w:ascii="Calibri" w:hAnsi="Calibri" w:cs="Arial"/>
                <w:b/>
              </w:rPr>
              <w:t>Area</w:t>
            </w:r>
            <w:r>
              <w:rPr>
                <w:rFonts w:ascii="Calibri" w:hAnsi="Calibri" w:cs="Arial"/>
                <w:b/>
              </w:rPr>
              <w:t xml:space="preserve"> (ft</w:t>
            </w:r>
            <w:r w:rsidRPr="00C5565F">
              <w:rPr>
                <w:rFonts w:ascii="Calibri" w:hAnsi="Calibri" w:cs="Arial"/>
                <w:b/>
                <w:vertAlign w:val="superscript"/>
              </w:rPr>
              <w:t>2</w:t>
            </w:r>
            <w:r>
              <w:rPr>
                <w:rFonts w:ascii="Calibri" w:hAnsi="Calibri" w:cs="Arial"/>
                <w:b/>
              </w:rPr>
              <w:t>)</w:t>
            </w:r>
          </w:p>
        </w:tc>
      </w:tr>
      <w:tr w:rsidR="0090116D" w14:paraId="122A1CEA" w14:textId="77777777" w:rsidTr="008E3B32">
        <w:tc>
          <w:tcPr>
            <w:tcW w:w="2970" w:type="dxa"/>
          </w:tcPr>
          <w:p w14:paraId="122A1CE3" w14:textId="77777777" w:rsidR="0090116D" w:rsidRDefault="0090116D" w:rsidP="008E3B32">
            <w:pPr>
              <w:pStyle w:val="ListParagraph"/>
              <w:ind w:left="0"/>
              <w:jc w:val="center"/>
              <w:rPr>
                <w:rFonts w:ascii="Calibri" w:hAnsi="Calibri" w:cs="Arial"/>
              </w:rPr>
            </w:pPr>
            <w:r w:rsidRPr="000C0071">
              <w:rPr>
                <w:rFonts w:ascii="Calibri" w:hAnsi="Calibri" w:cs="Arial"/>
              </w:rPr>
              <w:t>West</w:t>
            </w:r>
            <w:r>
              <w:rPr>
                <w:rFonts w:ascii="Calibri" w:hAnsi="Calibri" w:cs="Arial"/>
              </w:rPr>
              <w:t>-facing (CZs 2, 4, 6-16)</w:t>
            </w:r>
          </w:p>
        </w:tc>
        <w:tc>
          <w:tcPr>
            <w:tcW w:w="1581" w:type="dxa"/>
          </w:tcPr>
          <w:p w14:paraId="122A1CE4" w14:textId="62F9C90D" w:rsidR="0090116D" w:rsidRDefault="0090116D" w:rsidP="008E3B32">
            <w:pPr>
              <w:pStyle w:val="ListParagraph"/>
              <w:ind w:left="0"/>
              <w:jc w:val="center"/>
              <w:rPr>
                <w:rFonts w:ascii="Calibri" w:hAnsi="Calibri" w:cs="Arial"/>
              </w:rPr>
            </w:pPr>
            <w:r>
              <w:rPr>
                <w:rFonts w:ascii="Calibri" w:hAnsi="Calibri" w:cs="Arial"/>
              </w:rPr>
              <w:t>-</w:t>
            </w:r>
          </w:p>
        </w:tc>
        <w:tc>
          <w:tcPr>
            <w:tcW w:w="2009" w:type="dxa"/>
          </w:tcPr>
          <w:p w14:paraId="122A1CE5" w14:textId="77777777" w:rsidR="0090116D" w:rsidRDefault="0090116D" w:rsidP="008E3B32">
            <w:pPr>
              <w:pStyle w:val="ListParagraph"/>
              <w:ind w:left="0"/>
              <w:jc w:val="center"/>
              <w:rPr>
                <w:rFonts w:ascii="Calibri" w:hAnsi="Calibri" w:cs="Arial"/>
              </w:rPr>
            </w:pPr>
            <w:r>
              <w:rPr>
                <w:rFonts w:ascii="Calibri" w:hAnsi="Calibri" w:cs="Arial"/>
              </w:rPr>
              <w:t>60</w:t>
            </w:r>
          </w:p>
        </w:tc>
        <w:tc>
          <w:tcPr>
            <w:tcW w:w="2005" w:type="dxa"/>
          </w:tcPr>
          <w:p w14:paraId="122A1CE6" w14:textId="23A2EA24" w:rsidR="0090116D" w:rsidRDefault="0090116D" w:rsidP="008E3B32">
            <w:pPr>
              <w:pStyle w:val="ListParagraph"/>
              <w:ind w:left="0"/>
              <w:jc w:val="center"/>
              <w:rPr>
                <w:rFonts w:ascii="Calibri" w:hAnsi="Calibri" w:cs="Arial"/>
              </w:rPr>
            </w:pPr>
            <w:r>
              <w:rPr>
                <w:rFonts w:ascii="Calibri" w:hAnsi="Calibri" w:cs="Arial"/>
              </w:rPr>
              <w:t>-</w:t>
            </w:r>
          </w:p>
        </w:tc>
        <w:tc>
          <w:tcPr>
            <w:tcW w:w="2018" w:type="dxa"/>
          </w:tcPr>
          <w:p w14:paraId="122A1CE7" w14:textId="77777777" w:rsidR="0090116D" w:rsidRDefault="0090116D" w:rsidP="008E3B32">
            <w:pPr>
              <w:pStyle w:val="ListParagraph"/>
              <w:ind w:left="0"/>
              <w:jc w:val="center"/>
              <w:rPr>
                <w:rFonts w:ascii="Calibri" w:hAnsi="Calibri" w:cs="Arial"/>
              </w:rPr>
            </w:pPr>
            <w:r w:rsidRPr="000C0071">
              <w:rPr>
                <w:rFonts w:ascii="Calibri" w:hAnsi="Calibri" w:cs="Arial"/>
              </w:rPr>
              <w:t>60</w:t>
            </w:r>
          </w:p>
        </w:tc>
        <w:tc>
          <w:tcPr>
            <w:tcW w:w="1942" w:type="dxa"/>
          </w:tcPr>
          <w:p w14:paraId="122A1CE8" w14:textId="19940976" w:rsidR="0090116D" w:rsidRDefault="0090116D" w:rsidP="008E3B32">
            <w:pPr>
              <w:pStyle w:val="ListParagraph"/>
              <w:ind w:left="0"/>
              <w:jc w:val="center"/>
              <w:rPr>
                <w:rFonts w:ascii="Calibri" w:hAnsi="Calibri" w:cs="Arial"/>
              </w:rPr>
            </w:pPr>
            <w:del w:id="86" w:author="Alexis Smith (9/1)" w:date="2017-03-10T15:48:00Z">
              <w:r w:rsidDel="00CA026A">
                <w:rPr>
                  <w:rFonts w:ascii="Calibri" w:hAnsi="Calibri" w:cs="Arial"/>
                </w:rPr>
                <w:delText>-</w:delText>
              </w:r>
            </w:del>
            <w:ins w:id="87" w:author="Alexis Smith (9/1)" w:date="2017-03-10T15:48:00Z">
              <w:r w:rsidR="00CA026A">
                <w:rPr>
                  <w:rFonts w:ascii="Calibri" w:hAnsi="Calibri" w:cs="Arial"/>
                </w:rPr>
                <w:t>5%</w:t>
              </w:r>
            </w:ins>
          </w:p>
        </w:tc>
        <w:tc>
          <w:tcPr>
            <w:tcW w:w="1893" w:type="dxa"/>
          </w:tcPr>
          <w:p w14:paraId="122A1CE9" w14:textId="77777777" w:rsidR="0090116D" w:rsidRDefault="0090116D" w:rsidP="008E3B32">
            <w:pPr>
              <w:pStyle w:val="ListParagraph"/>
              <w:ind w:left="0"/>
              <w:jc w:val="center"/>
              <w:rPr>
                <w:rFonts w:ascii="Calibri" w:hAnsi="Calibri" w:cs="Arial"/>
              </w:rPr>
            </w:pPr>
            <w:r w:rsidRPr="000C0071">
              <w:rPr>
                <w:rFonts w:ascii="Calibri" w:hAnsi="Calibri" w:cs="Arial"/>
              </w:rPr>
              <w:t>70</w:t>
            </w:r>
          </w:p>
        </w:tc>
      </w:tr>
      <w:tr w:rsidR="0090116D" w14:paraId="122A1CF2" w14:textId="77777777" w:rsidTr="008E3B32">
        <w:tc>
          <w:tcPr>
            <w:tcW w:w="2970" w:type="dxa"/>
          </w:tcPr>
          <w:p w14:paraId="122A1CEB" w14:textId="77777777" w:rsidR="0090116D" w:rsidRDefault="0090116D" w:rsidP="008E3B32">
            <w:pPr>
              <w:pStyle w:val="ListParagraph"/>
              <w:ind w:left="0"/>
              <w:jc w:val="center"/>
              <w:rPr>
                <w:rFonts w:ascii="Calibri" w:hAnsi="Calibri" w:cs="Arial"/>
              </w:rPr>
            </w:pPr>
            <w:r w:rsidRPr="000C0071">
              <w:rPr>
                <w:rFonts w:ascii="Calibri" w:hAnsi="Calibri" w:cs="Arial"/>
              </w:rPr>
              <w:t>All Orientations</w:t>
            </w:r>
          </w:p>
        </w:tc>
        <w:tc>
          <w:tcPr>
            <w:tcW w:w="1581" w:type="dxa"/>
          </w:tcPr>
          <w:p w14:paraId="122A1CEC" w14:textId="77777777" w:rsidR="0090116D" w:rsidRDefault="0090116D" w:rsidP="008E3B32">
            <w:pPr>
              <w:pStyle w:val="ListParagraph"/>
              <w:ind w:left="0"/>
              <w:jc w:val="center"/>
              <w:rPr>
                <w:rFonts w:ascii="Calibri" w:hAnsi="Calibri" w:cs="Arial"/>
              </w:rPr>
            </w:pPr>
            <w:r w:rsidRPr="000C0071">
              <w:rPr>
                <w:rFonts w:ascii="Calibri" w:hAnsi="Calibri" w:cs="Arial"/>
              </w:rPr>
              <w:t>30%</w:t>
            </w:r>
          </w:p>
        </w:tc>
        <w:tc>
          <w:tcPr>
            <w:tcW w:w="2009" w:type="dxa"/>
          </w:tcPr>
          <w:p w14:paraId="122A1CED" w14:textId="77777777" w:rsidR="0090116D" w:rsidRDefault="0090116D" w:rsidP="008E3B32">
            <w:pPr>
              <w:pStyle w:val="ListParagraph"/>
              <w:ind w:left="0"/>
              <w:jc w:val="center"/>
              <w:rPr>
                <w:rFonts w:ascii="Calibri" w:hAnsi="Calibri" w:cs="Arial"/>
              </w:rPr>
            </w:pPr>
            <w:r w:rsidRPr="000C0071">
              <w:rPr>
                <w:rFonts w:ascii="Calibri" w:hAnsi="Calibri" w:cs="Arial"/>
              </w:rPr>
              <w:t>75</w:t>
            </w:r>
          </w:p>
        </w:tc>
        <w:tc>
          <w:tcPr>
            <w:tcW w:w="2005" w:type="dxa"/>
          </w:tcPr>
          <w:p w14:paraId="122A1CEE" w14:textId="77777777" w:rsidR="0090116D" w:rsidRDefault="0090116D" w:rsidP="008E3B32">
            <w:pPr>
              <w:pStyle w:val="ListParagraph"/>
              <w:ind w:left="0"/>
              <w:jc w:val="center"/>
              <w:rPr>
                <w:rFonts w:ascii="Calibri" w:hAnsi="Calibri" w:cs="Arial"/>
              </w:rPr>
            </w:pPr>
            <w:r w:rsidRPr="000C0071">
              <w:rPr>
                <w:rFonts w:ascii="Calibri" w:hAnsi="Calibri" w:cs="Arial"/>
              </w:rPr>
              <w:t>25%</w:t>
            </w:r>
          </w:p>
        </w:tc>
        <w:tc>
          <w:tcPr>
            <w:tcW w:w="2018" w:type="dxa"/>
          </w:tcPr>
          <w:p w14:paraId="122A1CEF" w14:textId="77777777" w:rsidR="0090116D" w:rsidRDefault="0090116D" w:rsidP="008E3B32">
            <w:pPr>
              <w:pStyle w:val="ListParagraph"/>
              <w:ind w:left="0"/>
              <w:jc w:val="center"/>
              <w:rPr>
                <w:rFonts w:ascii="Calibri" w:hAnsi="Calibri" w:cs="Arial"/>
              </w:rPr>
            </w:pPr>
            <w:r w:rsidRPr="000C0071">
              <w:rPr>
                <w:rFonts w:ascii="Calibri" w:hAnsi="Calibri" w:cs="Arial"/>
              </w:rPr>
              <w:t>120</w:t>
            </w:r>
          </w:p>
        </w:tc>
        <w:tc>
          <w:tcPr>
            <w:tcW w:w="1942" w:type="dxa"/>
          </w:tcPr>
          <w:p w14:paraId="122A1CF0" w14:textId="77777777" w:rsidR="0090116D" w:rsidRDefault="0090116D" w:rsidP="008E3B32">
            <w:pPr>
              <w:pStyle w:val="ListParagraph"/>
              <w:ind w:left="0"/>
              <w:jc w:val="center"/>
              <w:rPr>
                <w:rFonts w:ascii="Calibri" w:hAnsi="Calibri" w:cs="Arial"/>
              </w:rPr>
            </w:pPr>
            <w:r w:rsidRPr="000C0071">
              <w:rPr>
                <w:rFonts w:ascii="Calibri" w:hAnsi="Calibri" w:cs="Arial"/>
              </w:rPr>
              <w:t>20%</w:t>
            </w:r>
          </w:p>
        </w:tc>
        <w:tc>
          <w:tcPr>
            <w:tcW w:w="1893" w:type="dxa"/>
          </w:tcPr>
          <w:p w14:paraId="122A1CF1" w14:textId="77777777" w:rsidR="0090116D" w:rsidRDefault="0090116D" w:rsidP="008E3B32">
            <w:pPr>
              <w:pStyle w:val="ListParagraph"/>
              <w:ind w:left="0"/>
              <w:jc w:val="center"/>
              <w:rPr>
                <w:rFonts w:ascii="Calibri" w:hAnsi="Calibri" w:cs="Arial"/>
              </w:rPr>
            </w:pPr>
            <w:r w:rsidRPr="000C0071">
              <w:rPr>
                <w:rFonts w:ascii="Calibri" w:hAnsi="Calibri" w:cs="Arial"/>
              </w:rPr>
              <w:t>175</w:t>
            </w:r>
          </w:p>
        </w:tc>
      </w:tr>
    </w:tbl>
    <w:p w14:paraId="122A1CF3" w14:textId="77777777" w:rsidR="0090116D" w:rsidRPr="000C0071" w:rsidRDefault="0090116D" w:rsidP="0090116D">
      <w:pPr>
        <w:pStyle w:val="ListParagraph"/>
        <w:rPr>
          <w:rFonts w:ascii="Calibri" w:hAnsi="Calibri" w:cs="Arial"/>
        </w:rPr>
      </w:pPr>
    </w:p>
    <w:p w14:paraId="122A1CF4" w14:textId="77777777" w:rsidR="003E7B71" w:rsidRDefault="0090116D" w:rsidP="003E7B71">
      <w:pPr>
        <w:pStyle w:val="ListParagraph"/>
        <w:ind w:left="1800" w:hanging="720"/>
        <w:contextualSpacing/>
        <w:rPr>
          <w:rFonts w:ascii="Calibri" w:hAnsi="Calibri" w:cs="Arial"/>
        </w:rPr>
      </w:pPr>
      <w:r>
        <w:rPr>
          <w:rFonts w:ascii="Calibri" w:hAnsi="Calibri" w:cs="Arial"/>
        </w:rPr>
        <w:t xml:space="preserve">NOTE: </w:t>
      </w:r>
      <w:r w:rsidRPr="001B3EB0">
        <w:rPr>
          <w:rFonts w:ascii="Calibri" w:hAnsi="Calibri" w:cs="Arial"/>
        </w:rPr>
        <w:t>West includes any vertical fenestration oriented to within 45 degrees of true west</w:t>
      </w:r>
      <w:r>
        <w:rPr>
          <w:rFonts w:ascii="Calibri" w:hAnsi="Calibri" w:cs="Arial"/>
        </w:rPr>
        <w:t xml:space="preserve"> (in either direction)</w:t>
      </w:r>
      <w:r w:rsidRPr="001B3EB0">
        <w:rPr>
          <w:rFonts w:ascii="Calibri" w:hAnsi="Calibri" w:cs="Arial"/>
        </w:rPr>
        <w:t xml:space="preserve">, including 45 degrees </w:t>
      </w:r>
      <w:r>
        <w:rPr>
          <w:rFonts w:ascii="Calibri" w:hAnsi="Calibri" w:cs="Arial"/>
        </w:rPr>
        <w:t>north</w:t>
      </w:r>
      <w:r w:rsidRPr="001B3EB0">
        <w:rPr>
          <w:rFonts w:ascii="Calibri" w:hAnsi="Calibri" w:cs="Arial"/>
        </w:rPr>
        <w:t xml:space="preserve"> of west, any skylights oriented west, and skylights facing any direction with a pitch of less than 1:12.</w:t>
      </w:r>
    </w:p>
    <w:p w14:paraId="122A1CF5" w14:textId="77777777" w:rsidR="0090116D" w:rsidRPr="00426EF5" w:rsidRDefault="0090116D" w:rsidP="0090116D">
      <w:pPr>
        <w:rPr>
          <w:rFonts w:ascii="Calibri" w:hAnsi="Calibri" w:cs="Arial"/>
          <w:b/>
        </w:rPr>
      </w:pPr>
    </w:p>
    <w:p w14:paraId="122A1CF6" w14:textId="781333B3" w:rsidR="0090116D" w:rsidRDefault="0090116D" w:rsidP="0090116D">
      <w:pPr>
        <w:pStyle w:val="ListParagraph"/>
        <w:numPr>
          <w:ilvl w:val="0"/>
          <w:numId w:val="43"/>
        </w:numPr>
        <w:ind w:left="360" w:firstLine="0"/>
        <w:rPr>
          <w:rFonts w:ascii="Calibri" w:hAnsi="Calibri" w:cs="Arial"/>
        </w:rPr>
      </w:pPr>
      <w:r w:rsidRPr="006D55FB">
        <w:rPr>
          <w:rFonts w:ascii="Calibri" w:hAnsi="Calibri" w:cs="Arial"/>
        </w:rPr>
        <w:t>Maximum Allowed U-factor</w:t>
      </w:r>
      <w:r w:rsidR="008C7010">
        <w:rPr>
          <w:rFonts w:ascii="Calibri" w:hAnsi="Calibri" w:cs="Arial"/>
        </w:rPr>
        <w:t xml:space="preserve"> (Windows)</w:t>
      </w:r>
      <w:r w:rsidRPr="006D55FB">
        <w:rPr>
          <w:rFonts w:ascii="Calibri" w:hAnsi="Calibri" w:cs="Arial"/>
        </w:rPr>
        <w:t>:</w:t>
      </w:r>
      <w:r>
        <w:rPr>
          <w:rFonts w:ascii="Calibri" w:hAnsi="Calibri" w:cs="Arial"/>
        </w:rPr>
        <w:t xml:space="preserve"> Maximum area-weighted average of 0.32 for all climate zones.</w:t>
      </w:r>
    </w:p>
    <w:p w14:paraId="13B34F71" w14:textId="2342447A" w:rsidR="008C7010" w:rsidRPr="00426EF5" w:rsidRDefault="008C7010" w:rsidP="00954FDF">
      <w:pPr>
        <w:pStyle w:val="ListParagraph"/>
        <w:numPr>
          <w:ilvl w:val="0"/>
          <w:numId w:val="43"/>
        </w:numPr>
        <w:ind w:left="720"/>
        <w:rPr>
          <w:rFonts w:ascii="Calibri" w:hAnsi="Calibri" w:cs="Arial"/>
        </w:rPr>
      </w:pPr>
      <w:r>
        <w:rPr>
          <w:rFonts w:ascii="Calibri" w:hAnsi="Calibri" w:cs="Arial"/>
        </w:rPr>
        <w:t>Maximum Allowed U-factor (Skylights): Maximum area-weighted average of 0.32 for all climate zones, unless meeting one of the Exceptions to 150.1(c</w:t>
      </w:r>
      <w:proofErr w:type="gramStart"/>
      <w:r>
        <w:rPr>
          <w:rFonts w:ascii="Calibri" w:hAnsi="Calibri" w:cs="Arial"/>
        </w:rPr>
        <w:t>)3A</w:t>
      </w:r>
      <w:proofErr w:type="gramEnd"/>
      <w:r>
        <w:rPr>
          <w:rFonts w:ascii="Calibri" w:hAnsi="Calibri" w:cs="Arial"/>
        </w:rPr>
        <w:t>. If meeting one of Exceptions, enter 0.55.</w:t>
      </w:r>
    </w:p>
    <w:p w14:paraId="122A1CF7" w14:textId="5EF91EB5" w:rsidR="004F4B52" w:rsidRPr="00954FDF" w:rsidRDefault="0090116D" w:rsidP="0090116D">
      <w:pPr>
        <w:pStyle w:val="ListParagraph"/>
        <w:numPr>
          <w:ilvl w:val="0"/>
          <w:numId w:val="43"/>
        </w:numPr>
        <w:ind w:left="360" w:firstLine="0"/>
        <w:rPr>
          <w:rFonts w:ascii="Calibri" w:hAnsi="Calibri" w:cs="Arial"/>
          <w:b/>
        </w:rPr>
      </w:pPr>
      <w:r>
        <w:rPr>
          <w:rFonts w:ascii="Calibri" w:hAnsi="Calibri" w:cs="Arial"/>
        </w:rPr>
        <w:t>Maximum Allowed SHGC</w:t>
      </w:r>
      <w:r w:rsidR="003D2C1F">
        <w:rPr>
          <w:rFonts w:ascii="Calibri" w:hAnsi="Calibri" w:cs="Arial"/>
        </w:rPr>
        <w:t xml:space="preserve"> (Windows)</w:t>
      </w:r>
      <w:r>
        <w:rPr>
          <w:rFonts w:ascii="Calibri" w:hAnsi="Calibri" w:cs="Arial"/>
        </w:rPr>
        <w:t>: Maximum area-weighted average of 0.25 for climate zones 2, 4, and 6-16; otherwise N/A.</w:t>
      </w:r>
    </w:p>
    <w:p w14:paraId="161BE644" w14:textId="57903DC5" w:rsidR="003D2C1F" w:rsidRPr="006D55FB" w:rsidRDefault="003D2C1F" w:rsidP="00954FDF">
      <w:pPr>
        <w:pStyle w:val="ListParagraph"/>
        <w:numPr>
          <w:ilvl w:val="0"/>
          <w:numId w:val="43"/>
        </w:numPr>
        <w:ind w:left="720"/>
        <w:rPr>
          <w:rFonts w:ascii="Calibri" w:hAnsi="Calibri" w:cs="Arial"/>
          <w:b/>
        </w:rPr>
      </w:pPr>
      <w:r>
        <w:rPr>
          <w:rFonts w:ascii="Calibri" w:hAnsi="Calibri" w:cs="Arial"/>
        </w:rPr>
        <w:t>Maximum Allowed SHGC (Skylights): Maximum area-weighted average of 0.25 for all climate zones, unless meeting one of the Exceptions to 150.1(c</w:t>
      </w:r>
      <w:proofErr w:type="gramStart"/>
      <w:r>
        <w:rPr>
          <w:rFonts w:ascii="Calibri" w:hAnsi="Calibri" w:cs="Arial"/>
        </w:rPr>
        <w:t>)3A</w:t>
      </w:r>
      <w:proofErr w:type="gramEnd"/>
      <w:r>
        <w:rPr>
          <w:rFonts w:ascii="Calibri" w:hAnsi="Calibri" w:cs="Arial"/>
        </w:rPr>
        <w:t>. If meeting one of the Exceptions, enter 0.30.</w:t>
      </w:r>
    </w:p>
    <w:p w14:paraId="122A1CF8" w14:textId="77777777" w:rsidR="003E7B71" w:rsidRPr="003E7B71" w:rsidRDefault="00323E31" w:rsidP="003E7B71">
      <w:pPr>
        <w:pStyle w:val="ListParagraph"/>
        <w:numPr>
          <w:ilvl w:val="0"/>
          <w:numId w:val="43"/>
        </w:numPr>
        <w:ind w:left="360" w:firstLine="0"/>
      </w:pPr>
      <w:r w:rsidRPr="00323E31">
        <w:rPr>
          <w:rFonts w:ascii="Calibri" w:hAnsi="Calibri" w:cs="Arial"/>
        </w:rPr>
        <w:t>Comments: Any notes regarding location, unique conditions, or attachments.</w:t>
      </w:r>
    </w:p>
    <w:p w14:paraId="122A1CF9" w14:textId="77777777" w:rsidR="003E7B71" w:rsidRDefault="003E7B71" w:rsidP="003E7B71">
      <w:pPr>
        <w:pStyle w:val="ListParagraph"/>
        <w:ind w:left="360"/>
      </w:pPr>
    </w:p>
    <w:p w14:paraId="122A1CFA" w14:textId="32D95DDB" w:rsidR="003E7B71" w:rsidRDefault="00CF2570" w:rsidP="00954FDF">
      <w:pPr>
        <w:keepNext/>
        <w:keepLines/>
        <w:rPr>
          <w:rFonts w:ascii="Calibri" w:hAnsi="Calibri" w:cs="Arial"/>
          <w:b/>
        </w:rPr>
      </w:pPr>
      <w:r>
        <w:rPr>
          <w:rFonts w:ascii="Calibri" w:hAnsi="Calibri" w:cs="Arial"/>
          <w:b/>
        </w:rPr>
        <w:t>I</w:t>
      </w:r>
      <w:r w:rsidRPr="00B177C8">
        <w:rPr>
          <w:rFonts w:ascii="Calibri" w:hAnsi="Calibri" w:cs="Arial"/>
          <w:b/>
        </w:rPr>
        <w:t xml:space="preserve">. </w:t>
      </w:r>
      <w:r w:rsidR="003D2C1F">
        <w:rPr>
          <w:rFonts w:ascii="Calibri" w:hAnsi="Calibri" w:cs="Arial"/>
          <w:b/>
        </w:rPr>
        <w:t>Fenestration Proposed Areas and Efficiencies</w:t>
      </w:r>
    </w:p>
    <w:p w14:paraId="122A1CFB" w14:textId="77777777" w:rsidR="003E7B71" w:rsidRDefault="006E7EE4" w:rsidP="003E7B71">
      <w:pPr>
        <w:pStyle w:val="ListParagraph"/>
        <w:keepNext/>
        <w:keepLines/>
        <w:numPr>
          <w:ilvl w:val="0"/>
          <w:numId w:val="12"/>
        </w:numPr>
        <w:contextualSpacing/>
        <w:rPr>
          <w:rFonts w:ascii="Calibri" w:hAnsi="Calibri" w:cs="Arial"/>
        </w:rPr>
      </w:pPr>
      <w:r>
        <w:rPr>
          <w:rFonts w:ascii="Calibri" w:hAnsi="Calibri" w:cs="Arial"/>
        </w:rPr>
        <w:t xml:space="preserve">Tag/ID: </w:t>
      </w:r>
      <w:r w:rsidRPr="00D7540C">
        <w:rPr>
          <w:rFonts w:asciiTheme="minorHAnsi" w:hAnsiTheme="minorHAnsi"/>
        </w:rPr>
        <w:t>Provide a name or designator for each unique type of fenestration surface. This designator should be used consistently throughout the plan set (elevations, finish schedules, etc.) such as Window-1, Skylight-</w:t>
      </w:r>
      <w:r w:rsidRPr="003B55BA">
        <w:rPr>
          <w:rFonts w:asciiTheme="minorHAnsi" w:hAnsiTheme="minorHAnsi"/>
        </w:rPr>
        <w:t>1,</w:t>
      </w:r>
      <w:r w:rsidRPr="00D7540C">
        <w:rPr>
          <w:rFonts w:asciiTheme="minorHAnsi" w:hAnsiTheme="minorHAnsi"/>
        </w:rPr>
        <w:t xml:space="preserve"> etc</w:t>
      </w:r>
      <w:r>
        <w:rPr>
          <w:rFonts w:asciiTheme="minorHAnsi" w:hAnsiTheme="minorHAnsi"/>
        </w:rPr>
        <w:t xml:space="preserve">. </w:t>
      </w:r>
      <w:r w:rsidRPr="00D7540C">
        <w:rPr>
          <w:rFonts w:asciiTheme="minorHAnsi" w:hAnsiTheme="minorHAnsi"/>
        </w:rPr>
        <w:t>to identify each surface. It should also be consistently used on the other forms in the compliance documentation.</w:t>
      </w:r>
    </w:p>
    <w:p w14:paraId="122A1CFC" w14:textId="4DF2B0AC" w:rsidR="003E7B71" w:rsidRPr="003E7B71" w:rsidRDefault="006E7EE4" w:rsidP="003E7B71">
      <w:pPr>
        <w:pStyle w:val="ListParagraph"/>
        <w:keepNext/>
        <w:keepLines/>
        <w:numPr>
          <w:ilvl w:val="0"/>
          <w:numId w:val="12"/>
        </w:numPr>
        <w:contextualSpacing/>
        <w:rPr>
          <w:rFonts w:ascii="Calibri" w:hAnsi="Calibri" w:cs="Arial"/>
        </w:rPr>
      </w:pPr>
      <w:r>
        <w:rPr>
          <w:rFonts w:ascii="Calibri" w:hAnsi="Calibri" w:cs="Arial"/>
        </w:rPr>
        <w:t xml:space="preserve">Fenestration Type: </w:t>
      </w:r>
      <w:r w:rsidRPr="00D7540C">
        <w:rPr>
          <w:rFonts w:asciiTheme="minorHAnsi" w:hAnsiTheme="minorHAnsi"/>
        </w:rPr>
        <w:t>Indicate the type of fenestration constructio</w:t>
      </w:r>
      <w:r>
        <w:rPr>
          <w:rFonts w:asciiTheme="minorHAnsi" w:hAnsiTheme="minorHAnsi"/>
        </w:rPr>
        <w:t>n e</w:t>
      </w:r>
      <w:r w:rsidRPr="00D7540C">
        <w:rPr>
          <w:rFonts w:asciiTheme="minorHAnsi" w:hAnsiTheme="minorHAnsi"/>
        </w:rPr>
        <w:t>.g., Fixed Window, Operable Window,</w:t>
      </w:r>
      <w:r>
        <w:rPr>
          <w:rFonts w:asciiTheme="minorHAnsi" w:hAnsiTheme="minorHAnsi"/>
        </w:rPr>
        <w:t xml:space="preserve"> </w:t>
      </w:r>
      <w:r w:rsidR="003D2C1F">
        <w:rPr>
          <w:rFonts w:asciiTheme="minorHAnsi" w:hAnsiTheme="minorHAnsi"/>
        </w:rPr>
        <w:t>Skylight, Tubular Skylight, or Glass in Door.</w:t>
      </w:r>
    </w:p>
    <w:p w14:paraId="122A1CFD" w14:textId="77777777" w:rsidR="003E7B71" w:rsidRDefault="003E7B71" w:rsidP="003E7B71">
      <w:pPr>
        <w:pStyle w:val="ListParagraph"/>
        <w:keepNext/>
        <w:keepLines/>
        <w:contextualSpacing/>
        <w:rPr>
          <w:rFonts w:ascii="Calibri" w:hAnsi="Calibri" w:cs="Arial"/>
        </w:rPr>
      </w:pPr>
    </w:p>
    <w:p w14:paraId="122A1CFE" w14:textId="727088C1" w:rsidR="003E7B71" w:rsidRDefault="00323E31" w:rsidP="003E7B71">
      <w:pPr>
        <w:pStyle w:val="ListParagraph"/>
        <w:keepNext/>
        <w:keepLines/>
        <w:ind w:left="1800" w:hanging="720"/>
        <w:contextualSpacing/>
        <w:rPr>
          <w:rFonts w:ascii="Calibri" w:hAnsi="Calibri" w:cs="Arial"/>
        </w:rPr>
      </w:pPr>
      <w:r w:rsidRPr="00323E31">
        <w:rPr>
          <w:rFonts w:ascii="Calibri" w:hAnsi="Calibri" w:cs="Arial"/>
        </w:rPr>
        <w:t>NOTE</w:t>
      </w:r>
      <w:r w:rsidR="003D2C1F">
        <w:rPr>
          <w:rFonts w:ascii="Calibri" w:hAnsi="Calibri" w:cs="Arial"/>
        </w:rPr>
        <w:t>:</w:t>
      </w:r>
      <w:r w:rsidR="003D2C1F">
        <w:rPr>
          <w:rFonts w:ascii="Calibri" w:hAnsi="Calibri" w:cs="Arial"/>
        </w:rPr>
        <w:tab/>
      </w:r>
      <w:r w:rsidRPr="00323E31">
        <w:rPr>
          <w:rFonts w:ascii="Calibri" w:hAnsi="Calibri" w:cs="Arial"/>
        </w:rPr>
        <w:t xml:space="preserve">Doors with glazing are counted in one of two ways. The entire area of a door with 50% or more glazing is considered </w:t>
      </w:r>
    </w:p>
    <w:p w14:paraId="122A1CFF" w14:textId="77777777" w:rsidR="003E7B71" w:rsidRDefault="00323E31" w:rsidP="003E7B71">
      <w:pPr>
        <w:pStyle w:val="ListParagraph"/>
        <w:keepNext/>
        <w:keepLines/>
        <w:ind w:left="1800"/>
        <w:contextualSpacing/>
        <w:rPr>
          <w:rFonts w:ascii="Calibri" w:hAnsi="Calibri" w:cs="Arial"/>
        </w:rPr>
      </w:pPr>
      <w:proofErr w:type="gramStart"/>
      <w:r w:rsidRPr="00323E31">
        <w:rPr>
          <w:rFonts w:ascii="Calibri" w:hAnsi="Calibri" w:cs="Arial"/>
        </w:rPr>
        <w:t>fenestration</w:t>
      </w:r>
      <w:proofErr w:type="gramEnd"/>
      <w:r w:rsidRPr="00323E31">
        <w:rPr>
          <w:rFonts w:ascii="Calibri" w:hAnsi="Calibri" w:cs="Arial"/>
        </w:rPr>
        <w:t xml:space="preserve">. A door with less than 50% glazing can be considered as all fenestration, or can be calculated as the actual glass area with a 2-inch (0.17 </w:t>
      </w:r>
      <w:proofErr w:type="spellStart"/>
      <w:r w:rsidRPr="00323E31">
        <w:rPr>
          <w:rFonts w:ascii="Calibri" w:hAnsi="Calibri" w:cs="Arial"/>
        </w:rPr>
        <w:t>ft</w:t>
      </w:r>
      <w:proofErr w:type="spellEnd"/>
      <w:r w:rsidRPr="00323E31">
        <w:rPr>
          <w:rFonts w:ascii="Calibri" w:hAnsi="Calibri" w:cs="Arial"/>
        </w:rPr>
        <w:t xml:space="preserve">) frame all around. </w:t>
      </w:r>
    </w:p>
    <w:p w14:paraId="122A1D00" w14:textId="77777777" w:rsidR="003E7B71" w:rsidRDefault="003E7B71" w:rsidP="003E7B71">
      <w:pPr>
        <w:pStyle w:val="ListParagraph"/>
        <w:keepNext/>
        <w:keepLines/>
        <w:ind w:left="2160"/>
        <w:contextualSpacing/>
        <w:rPr>
          <w:rFonts w:ascii="Calibri" w:hAnsi="Calibri" w:cs="Arial"/>
        </w:rPr>
      </w:pPr>
    </w:p>
    <w:p w14:paraId="122A1D01" w14:textId="36B00814" w:rsidR="003E7B71" w:rsidRDefault="006E7EE4" w:rsidP="003E7B71">
      <w:pPr>
        <w:pStyle w:val="ListParagraph"/>
        <w:keepNext/>
        <w:keepLines/>
        <w:numPr>
          <w:ilvl w:val="0"/>
          <w:numId w:val="12"/>
        </w:numPr>
        <w:contextualSpacing/>
        <w:rPr>
          <w:rFonts w:ascii="Calibri" w:hAnsi="Calibri" w:cs="Arial"/>
        </w:rPr>
      </w:pPr>
      <w:r>
        <w:rPr>
          <w:rFonts w:ascii="Calibri" w:hAnsi="Calibri" w:cs="Arial"/>
        </w:rPr>
        <w:t xml:space="preserve">Frame Type: </w:t>
      </w:r>
      <w:r w:rsidR="003D2C1F">
        <w:rPr>
          <w:rFonts w:ascii="Calibri" w:hAnsi="Calibri" w:cs="Arial"/>
        </w:rPr>
        <w:t>Metal, Metal Thermal Break, Non-Metal.</w:t>
      </w:r>
    </w:p>
    <w:p w14:paraId="791DE346" w14:textId="77777777" w:rsidR="003D2C1F" w:rsidRDefault="006E7EE4" w:rsidP="003E7B71">
      <w:pPr>
        <w:pStyle w:val="ListParagraph"/>
        <w:keepNext/>
        <w:keepLines/>
        <w:numPr>
          <w:ilvl w:val="0"/>
          <w:numId w:val="12"/>
        </w:numPr>
        <w:contextualSpacing/>
        <w:rPr>
          <w:rFonts w:ascii="Calibri" w:hAnsi="Calibri" w:cs="Arial"/>
        </w:rPr>
      </w:pPr>
      <w:r w:rsidRPr="0057093A">
        <w:rPr>
          <w:rFonts w:ascii="Calibri" w:hAnsi="Calibri" w:cs="Arial"/>
        </w:rPr>
        <w:t>Dynami</w:t>
      </w:r>
      <w:r w:rsidRPr="00040B78">
        <w:rPr>
          <w:rFonts w:asciiTheme="minorHAnsi" w:hAnsiTheme="minorHAnsi"/>
        </w:rPr>
        <w:t xml:space="preserve">c Glazing: Indicate </w:t>
      </w:r>
      <w:r>
        <w:rPr>
          <w:rFonts w:asciiTheme="minorHAnsi" w:hAnsiTheme="minorHAnsi"/>
        </w:rPr>
        <w:t>whether</w:t>
      </w:r>
      <w:r w:rsidRPr="00040B78">
        <w:rPr>
          <w:rFonts w:asciiTheme="minorHAnsi" w:hAnsiTheme="minorHAnsi"/>
        </w:rPr>
        <w:t xml:space="preserve"> the fenestration has </w:t>
      </w:r>
      <w:r>
        <w:rPr>
          <w:rFonts w:asciiTheme="minorHAnsi" w:hAnsiTheme="minorHAnsi"/>
        </w:rPr>
        <w:t xml:space="preserve">an </w:t>
      </w:r>
      <w:r w:rsidRPr="00040B78">
        <w:rPr>
          <w:rFonts w:asciiTheme="minorHAnsi" w:hAnsiTheme="minorHAnsi"/>
        </w:rPr>
        <w:t>integrated shading devi</w:t>
      </w:r>
      <w:r>
        <w:rPr>
          <w:rFonts w:asciiTheme="minorHAnsi" w:hAnsiTheme="minorHAnsi"/>
        </w:rPr>
        <w:t>c</w:t>
      </w:r>
      <w:r w:rsidRPr="00040B78">
        <w:rPr>
          <w:rFonts w:asciiTheme="minorHAnsi" w:hAnsiTheme="minorHAnsi"/>
        </w:rPr>
        <w:t>e, chromogenic glazing</w:t>
      </w:r>
      <w:r>
        <w:rPr>
          <w:rFonts w:asciiTheme="minorHAnsi" w:hAnsiTheme="minorHAnsi"/>
        </w:rPr>
        <w:t>,</w:t>
      </w:r>
      <w:r w:rsidRPr="00040B78">
        <w:rPr>
          <w:rFonts w:asciiTheme="minorHAnsi" w:hAnsiTheme="minorHAnsi"/>
        </w:rPr>
        <w:t xml:space="preserve"> or none for no dynamic </w:t>
      </w:r>
      <w:r>
        <w:rPr>
          <w:rFonts w:asciiTheme="minorHAnsi" w:hAnsiTheme="minorHAnsi"/>
        </w:rPr>
        <w:t>g</w:t>
      </w:r>
      <w:r w:rsidRPr="00040B78">
        <w:rPr>
          <w:rFonts w:asciiTheme="minorHAnsi" w:hAnsiTheme="minorHAnsi"/>
        </w:rPr>
        <w:t>lazing.</w:t>
      </w:r>
      <w:r w:rsidRPr="00040B78">
        <w:rPr>
          <w:rFonts w:ascii="Calibri" w:hAnsi="Calibri" w:cs="Arial"/>
        </w:rPr>
        <w:t xml:space="preserve"> </w:t>
      </w:r>
    </w:p>
    <w:p w14:paraId="72A07B2C" w14:textId="77777777" w:rsidR="003D2C1F" w:rsidRDefault="003D2C1F" w:rsidP="00954FDF">
      <w:pPr>
        <w:pStyle w:val="ListParagraph"/>
        <w:keepNext/>
        <w:keepLines/>
        <w:contextualSpacing/>
        <w:rPr>
          <w:rFonts w:ascii="Calibri" w:hAnsi="Calibri" w:cs="Arial"/>
        </w:rPr>
      </w:pPr>
    </w:p>
    <w:p w14:paraId="122A1D02" w14:textId="402DCF17" w:rsidR="003E7B71" w:rsidRDefault="003D2C1F" w:rsidP="00954FDF">
      <w:pPr>
        <w:pStyle w:val="ListParagraph"/>
        <w:keepNext/>
        <w:keepLines/>
        <w:ind w:left="1800" w:hanging="720"/>
        <w:contextualSpacing/>
        <w:rPr>
          <w:rFonts w:ascii="Calibri" w:hAnsi="Calibri" w:cs="Arial"/>
        </w:rPr>
      </w:pPr>
      <w:r>
        <w:rPr>
          <w:rFonts w:ascii="Calibri" w:hAnsi="Calibri" w:cs="Arial"/>
        </w:rPr>
        <w:t>NOTE:</w:t>
      </w:r>
      <w:r w:rsidR="0033152B">
        <w:rPr>
          <w:rFonts w:ascii="Calibri" w:hAnsi="Calibri" w:cs="Arial"/>
        </w:rPr>
        <w:tab/>
      </w:r>
      <w:r w:rsidR="006E7EE4" w:rsidRPr="00040B78">
        <w:rPr>
          <w:rFonts w:ascii="Calibri" w:hAnsi="Calibri" w:cs="Arial"/>
        </w:rPr>
        <w:t>Chromogenic glazing shall be considered separately from other fenestration types.</w:t>
      </w:r>
    </w:p>
    <w:p w14:paraId="166452B6" w14:textId="77777777" w:rsidR="003D2C1F" w:rsidRDefault="003D2C1F" w:rsidP="00954FDF">
      <w:pPr>
        <w:pStyle w:val="ListParagraph"/>
        <w:keepNext/>
        <w:keepLines/>
        <w:contextualSpacing/>
        <w:rPr>
          <w:rFonts w:ascii="Calibri" w:hAnsi="Calibri" w:cs="Arial"/>
        </w:rPr>
      </w:pPr>
    </w:p>
    <w:p w14:paraId="122A1D03" w14:textId="77777777" w:rsidR="003E7B71" w:rsidRDefault="006E7EE4" w:rsidP="003E7B71">
      <w:pPr>
        <w:pStyle w:val="ListParagraph"/>
        <w:keepNext/>
        <w:keepLines/>
        <w:numPr>
          <w:ilvl w:val="0"/>
          <w:numId w:val="12"/>
        </w:numPr>
        <w:contextualSpacing/>
        <w:rPr>
          <w:rFonts w:ascii="Calibri" w:hAnsi="Calibri" w:cs="Arial"/>
        </w:rPr>
      </w:pPr>
      <w:r w:rsidRPr="00B177C8">
        <w:rPr>
          <w:rFonts w:ascii="Calibri" w:hAnsi="Calibri" w:cs="Arial"/>
        </w:rPr>
        <w:t>Orientation</w:t>
      </w:r>
      <w:r>
        <w:rPr>
          <w:rFonts w:ascii="Calibri" w:hAnsi="Calibri" w:cs="Arial"/>
        </w:rPr>
        <w:t>:</w:t>
      </w:r>
      <w:r w:rsidRPr="00B177C8">
        <w:rPr>
          <w:rFonts w:ascii="Calibri" w:hAnsi="Calibri" w:cs="Arial"/>
        </w:rPr>
        <w:t xml:space="preserve"> </w:t>
      </w:r>
      <w:r>
        <w:rPr>
          <w:rFonts w:ascii="Calibri" w:hAnsi="Calibri" w:cs="Arial"/>
        </w:rPr>
        <w:t xml:space="preserve">Orientation can be </w:t>
      </w:r>
      <w:r w:rsidRPr="00B177C8">
        <w:rPr>
          <w:rFonts w:ascii="Calibri" w:hAnsi="Calibri" w:cs="Arial"/>
        </w:rPr>
        <w:t>North, East, South, West</w:t>
      </w:r>
      <w:r w:rsidR="00557641">
        <w:rPr>
          <w:rFonts w:ascii="Calibri" w:hAnsi="Calibri" w:cs="Arial"/>
        </w:rPr>
        <w:t>,</w:t>
      </w:r>
      <w:del w:id="88" w:author="Shewmaker, Michael@Energy" w:date="2017-02-27T13:16:00Z">
        <w:r w:rsidR="00F720C3" w:rsidDel="001D58D7">
          <w:rPr>
            <w:rFonts w:ascii="Calibri" w:hAnsi="Calibri" w:cs="Arial"/>
          </w:rPr>
          <w:delText xml:space="preserve"> Roof,</w:delText>
        </w:r>
      </w:del>
      <w:r w:rsidRPr="00B177C8">
        <w:rPr>
          <w:rFonts w:ascii="Calibri" w:hAnsi="Calibri" w:cs="Arial"/>
        </w:rPr>
        <w:t xml:space="preserve"> or degrees</w:t>
      </w:r>
      <w:r>
        <w:rPr>
          <w:rFonts w:ascii="Calibri" w:hAnsi="Calibri" w:cs="Arial"/>
        </w:rPr>
        <w:t>. If documentation is for a building that may be built in any direction, in a climate zone that limits west-facing fenestration, complete this section assuming the side of the building with the most fenestration faces west.</w:t>
      </w:r>
      <w:r w:rsidRPr="00B177C8">
        <w:rPr>
          <w:rFonts w:ascii="Calibri" w:hAnsi="Calibri" w:cs="Arial"/>
        </w:rPr>
        <w:t xml:space="preserve"> </w:t>
      </w:r>
    </w:p>
    <w:p w14:paraId="122A1D04" w14:textId="77777777" w:rsidR="003E7B71" w:rsidRDefault="003E7B71" w:rsidP="003E7B71">
      <w:pPr>
        <w:pStyle w:val="ListParagraph"/>
        <w:keepNext/>
        <w:keepLines/>
        <w:contextualSpacing/>
        <w:rPr>
          <w:rFonts w:ascii="Calibri" w:hAnsi="Calibri" w:cs="Arial"/>
        </w:rPr>
      </w:pPr>
    </w:p>
    <w:p w14:paraId="122A1D05" w14:textId="283DF973" w:rsidR="003E7B71" w:rsidRDefault="006E7EE4" w:rsidP="003E7B71">
      <w:pPr>
        <w:keepNext/>
        <w:keepLines/>
        <w:ind w:left="1800" w:hanging="720"/>
        <w:contextualSpacing/>
        <w:rPr>
          <w:rFonts w:ascii="Calibri" w:hAnsi="Calibri" w:cs="Arial"/>
        </w:rPr>
      </w:pPr>
      <w:r w:rsidRPr="00444976">
        <w:rPr>
          <w:rFonts w:asciiTheme="minorHAnsi" w:hAnsiTheme="minorHAnsi" w:cs="Arial"/>
        </w:rPr>
        <w:t>N</w:t>
      </w:r>
      <w:r w:rsidRPr="00EF30D7">
        <w:rPr>
          <w:rFonts w:ascii="Calibri" w:hAnsi="Calibri" w:cs="Arial"/>
        </w:rPr>
        <w:t>OTE:</w:t>
      </w:r>
      <w:r w:rsidR="0033152B">
        <w:rPr>
          <w:rFonts w:ascii="Calibri" w:hAnsi="Calibri" w:cs="Arial"/>
        </w:rPr>
        <w:tab/>
      </w:r>
      <w:r w:rsidRPr="00EF30D7">
        <w:rPr>
          <w:rFonts w:ascii="Calibri" w:hAnsi="Calibri" w:cs="Arial"/>
        </w:rPr>
        <w:t xml:space="preserve">West includes any vertical fenestration oriented to within 45 degrees of true west, </w:t>
      </w:r>
      <w:r>
        <w:rPr>
          <w:rFonts w:ascii="Calibri" w:hAnsi="Calibri" w:cs="Arial"/>
        </w:rPr>
        <w:t>ex</w:t>
      </w:r>
      <w:r w:rsidRPr="00EF30D7">
        <w:rPr>
          <w:rFonts w:ascii="Calibri" w:hAnsi="Calibri" w:cs="Arial"/>
        </w:rPr>
        <w:t>cluding 45 degrees south of west</w:t>
      </w:r>
      <w:r>
        <w:rPr>
          <w:rFonts w:ascii="Calibri" w:hAnsi="Calibri" w:cs="Arial"/>
        </w:rPr>
        <w:t>;</w:t>
      </w:r>
      <w:r w:rsidRPr="00EF30D7">
        <w:rPr>
          <w:rFonts w:ascii="Calibri" w:hAnsi="Calibri" w:cs="Arial"/>
        </w:rPr>
        <w:t xml:space="preserve"> any skylights oriented west</w:t>
      </w:r>
      <w:r>
        <w:rPr>
          <w:rFonts w:ascii="Calibri" w:hAnsi="Calibri" w:cs="Arial"/>
        </w:rPr>
        <w:t>;</w:t>
      </w:r>
      <w:r w:rsidRPr="00EF30D7">
        <w:rPr>
          <w:rFonts w:ascii="Calibri" w:hAnsi="Calibri" w:cs="Arial"/>
        </w:rPr>
        <w:t xml:space="preserve"> and skylights facing any direction with a pitch of less than 1:12.</w:t>
      </w:r>
    </w:p>
    <w:p w14:paraId="122A1D06" w14:textId="77777777" w:rsidR="003E7B71" w:rsidRDefault="003E7B71" w:rsidP="003E7B71">
      <w:pPr>
        <w:keepNext/>
        <w:keepLines/>
        <w:ind w:left="2160" w:hanging="720"/>
        <w:contextualSpacing/>
        <w:rPr>
          <w:rFonts w:ascii="Calibri" w:hAnsi="Calibri" w:cs="Arial"/>
        </w:rPr>
      </w:pPr>
    </w:p>
    <w:p w14:paraId="122A1D07" w14:textId="77777777" w:rsidR="003E7B71" w:rsidRDefault="006E7EE4" w:rsidP="003E7B71">
      <w:pPr>
        <w:pStyle w:val="ListParagraph"/>
        <w:keepNext/>
        <w:keepLines/>
        <w:numPr>
          <w:ilvl w:val="0"/>
          <w:numId w:val="12"/>
        </w:numPr>
        <w:contextualSpacing/>
      </w:pPr>
      <w:r>
        <w:rPr>
          <w:rFonts w:ascii="Calibri" w:hAnsi="Calibri" w:cs="Arial"/>
        </w:rPr>
        <w:t xml:space="preserve">Number of Panes: </w:t>
      </w:r>
      <w:r w:rsidRPr="0025247C">
        <w:rPr>
          <w:rFonts w:ascii="Calibri" w:hAnsi="Calibri" w:cs="Arial"/>
        </w:rPr>
        <w:t>Indicate the number of panes for each Tag/ID; is it a single, double, or triple pane window? Enter either</w:t>
      </w:r>
      <w:r w:rsidR="00557641">
        <w:rPr>
          <w:rFonts w:ascii="Calibri" w:hAnsi="Calibri" w:cs="Arial"/>
        </w:rPr>
        <w:t>:</w:t>
      </w:r>
      <w:r w:rsidRPr="0025247C">
        <w:rPr>
          <w:rFonts w:ascii="Calibri" w:hAnsi="Calibri" w:cs="Arial"/>
        </w:rPr>
        <w:t xml:space="preserve"> 1, 2, or 3 to represent the panes.</w:t>
      </w:r>
    </w:p>
    <w:p w14:paraId="122A1D08" w14:textId="77777777" w:rsidR="003E7B71" w:rsidRDefault="006E7EE4" w:rsidP="003E7B71">
      <w:pPr>
        <w:pStyle w:val="ListParagraph"/>
        <w:keepNext/>
        <w:keepLines/>
        <w:numPr>
          <w:ilvl w:val="0"/>
          <w:numId w:val="12"/>
        </w:numPr>
        <w:contextualSpacing/>
        <w:rPr>
          <w:rFonts w:ascii="Calibri" w:hAnsi="Calibri" w:cs="Arial"/>
        </w:rPr>
      </w:pPr>
      <w:r>
        <w:rPr>
          <w:rFonts w:ascii="Calibri" w:hAnsi="Calibri" w:cs="Arial"/>
        </w:rPr>
        <w:t xml:space="preserve">Proposed Fenestration </w:t>
      </w:r>
      <w:r w:rsidRPr="00B177C8">
        <w:rPr>
          <w:rFonts w:ascii="Calibri" w:hAnsi="Calibri" w:cs="Arial"/>
        </w:rPr>
        <w:t>Area ft</w:t>
      </w:r>
      <w:r w:rsidRPr="00551DDE">
        <w:rPr>
          <w:rFonts w:ascii="Calibri" w:hAnsi="Calibri" w:cs="Arial"/>
          <w:vertAlign w:val="superscript"/>
        </w:rPr>
        <w:t>2</w:t>
      </w:r>
      <w:r w:rsidRPr="00B177C8">
        <w:rPr>
          <w:rFonts w:ascii="Calibri" w:hAnsi="Calibri" w:cs="Arial"/>
        </w:rPr>
        <w:t xml:space="preserve">: The size of </w:t>
      </w:r>
      <w:r>
        <w:rPr>
          <w:rFonts w:ascii="Calibri" w:hAnsi="Calibri" w:cs="Arial"/>
        </w:rPr>
        <w:t xml:space="preserve">any windows, doors with glass, or skylights within the floor area of the addition </w:t>
      </w:r>
      <w:r w:rsidRPr="00B177C8">
        <w:rPr>
          <w:rFonts w:ascii="Calibri" w:hAnsi="Calibri" w:cs="Arial"/>
        </w:rPr>
        <w:t xml:space="preserve">(combine windows with the same characteristics). </w:t>
      </w:r>
      <w:r>
        <w:rPr>
          <w:rFonts w:ascii="Calibri" w:hAnsi="Calibri" w:cs="Arial"/>
        </w:rPr>
        <w:t>Indicate the area (in square feet) of each exterior fenestration type, including west-facing fenestration.</w:t>
      </w:r>
    </w:p>
    <w:p w14:paraId="122A1D09" w14:textId="77777777" w:rsidR="003E7B71" w:rsidRDefault="006E7EE4" w:rsidP="003E7B71">
      <w:pPr>
        <w:pStyle w:val="ListParagraph"/>
        <w:keepNext/>
        <w:keepLines/>
        <w:numPr>
          <w:ilvl w:val="0"/>
          <w:numId w:val="12"/>
        </w:numPr>
        <w:contextualSpacing/>
        <w:rPr>
          <w:rFonts w:ascii="Calibri" w:hAnsi="Calibri" w:cs="Arial"/>
        </w:rPr>
      </w:pPr>
      <w:r>
        <w:rPr>
          <w:rFonts w:ascii="Calibri" w:hAnsi="Calibri" w:cs="Arial"/>
        </w:rPr>
        <w:t xml:space="preserve">Proposed West Facing </w:t>
      </w:r>
      <w:r w:rsidR="00DB40F7">
        <w:rPr>
          <w:rFonts w:ascii="Calibri" w:hAnsi="Calibri" w:cs="Arial"/>
        </w:rPr>
        <w:t xml:space="preserve">Fenestration </w:t>
      </w:r>
      <w:r w:rsidRPr="00B177C8">
        <w:rPr>
          <w:rFonts w:ascii="Calibri" w:hAnsi="Calibri" w:cs="Arial"/>
        </w:rPr>
        <w:t>Area ft</w:t>
      </w:r>
      <w:r w:rsidRPr="00551DDE">
        <w:rPr>
          <w:rFonts w:ascii="Calibri" w:hAnsi="Calibri" w:cs="Arial"/>
          <w:vertAlign w:val="superscript"/>
        </w:rPr>
        <w:t>2</w:t>
      </w:r>
      <w:r w:rsidRPr="00B177C8">
        <w:rPr>
          <w:rFonts w:ascii="Calibri" w:hAnsi="Calibri" w:cs="Arial"/>
        </w:rPr>
        <w:t xml:space="preserve">: </w:t>
      </w:r>
      <w:r w:rsidRPr="00876053">
        <w:rPr>
          <w:rFonts w:ascii="Calibri" w:hAnsi="Calibri" w:cs="Arial"/>
        </w:rPr>
        <w:t>In climate zones 2, 4</w:t>
      </w:r>
      <w:r>
        <w:rPr>
          <w:rFonts w:ascii="Calibri" w:hAnsi="Calibri" w:cs="Arial"/>
        </w:rPr>
        <w:t>,</w:t>
      </w:r>
      <w:r w:rsidRPr="00876053">
        <w:rPr>
          <w:rFonts w:ascii="Calibri" w:hAnsi="Calibri" w:cs="Arial"/>
        </w:rPr>
        <w:t xml:space="preserve"> and 6-16, enter </w:t>
      </w:r>
      <w:r>
        <w:rPr>
          <w:rFonts w:ascii="Calibri" w:hAnsi="Calibri" w:cs="Arial"/>
        </w:rPr>
        <w:t>t</w:t>
      </w:r>
      <w:r w:rsidRPr="009116E9">
        <w:rPr>
          <w:rFonts w:ascii="Calibri" w:hAnsi="Calibri" w:cs="Arial"/>
        </w:rPr>
        <w:t xml:space="preserve">he size of any west-facing windows, doors with glass, or skylights within the floor area of the addition. Indicate the area (in square feet) of each exterior west-facing fenestration type separately.  </w:t>
      </w:r>
    </w:p>
    <w:p w14:paraId="122A1D0A" w14:textId="77777777" w:rsidR="003E7B71" w:rsidRDefault="006E7EE4" w:rsidP="003E7B71">
      <w:pPr>
        <w:pStyle w:val="ListParagraph"/>
        <w:keepNext/>
        <w:keepLines/>
        <w:numPr>
          <w:ilvl w:val="0"/>
          <w:numId w:val="12"/>
        </w:numPr>
        <w:contextualSpacing/>
        <w:rPr>
          <w:rFonts w:ascii="Calibri" w:hAnsi="Calibri" w:cs="Arial"/>
        </w:rPr>
      </w:pPr>
      <w:r>
        <w:rPr>
          <w:rFonts w:ascii="Calibri" w:hAnsi="Calibri" w:cs="Arial"/>
        </w:rPr>
        <w:t xml:space="preserve">Proposed </w:t>
      </w:r>
      <w:r w:rsidRPr="00B177C8">
        <w:rPr>
          <w:rFonts w:ascii="Calibri" w:hAnsi="Calibri" w:cs="Arial"/>
        </w:rPr>
        <w:t xml:space="preserve">U-factor: Enter </w:t>
      </w:r>
    </w:p>
    <w:p w14:paraId="122A1D0B" w14:textId="6C976932" w:rsidR="003E7B71" w:rsidRDefault="006E7EE4" w:rsidP="003E7B71">
      <w:pPr>
        <w:keepNext/>
        <w:keepLines/>
        <w:ind w:left="1560" w:hanging="360"/>
        <w:contextualSpacing/>
        <w:rPr>
          <w:rFonts w:ascii="Calibri" w:hAnsi="Calibri" w:cs="Arial"/>
        </w:rPr>
      </w:pPr>
      <w:r w:rsidRPr="003B474F">
        <w:rPr>
          <w:rFonts w:ascii="Calibri" w:hAnsi="Calibri" w:cs="Arial"/>
        </w:rPr>
        <w:t xml:space="preserve">(a) </w:t>
      </w:r>
      <w:proofErr w:type="gramStart"/>
      <w:r w:rsidRPr="003B474F">
        <w:rPr>
          <w:rFonts w:ascii="Calibri" w:hAnsi="Calibri" w:cs="Arial"/>
        </w:rPr>
        <w:t>the</w:t>
      </w:r>
      <w:proofErr w:type="gramEnd"/>
      <w:r w:rsidRPr="003B474F">
        <w:rPr>
          <w:rFonts w:ascii="Calibri" w:hAnsi="Calibri" w:cs="Arial"/>
        </w:rPr>
        <w:t xml:space="preserve"> NFRC U-factor based on the proposed brand and type of fenestration using National Fenestration Rating Council (</w:t>
      </w:r>
      <w:hyperlink r:id="rId13" w:history="1">
        <w:r w:rsidRPr="003B474F">
          <w:rPr>
            <w:rStyle w:val="Hyperlink"/>
            <w:rFonts w:ascii="Calibri" w:hAnsi="Calibri" w:cs="Arial"/>
          </w:rPr>
          <w:t>www.nfrc.org</w:t>
        </w:r>
      </w:hyperlink>
      <w:r w:rsidRPr="003B474F">
        <w:rPr>
          <w:rFonts w:ascii="Calibri" w:hAnsi="Calibri" w:cs="Arial"/>
        </w:rPr>
        <w:t>) certified values</w:t>
      </w:r>
      <w:r w:rsidR="009A5B9B">
        <w:rPr>
          <w:rFonts w:ascii="Calibri" w:hAnsi="Calibri" w:cs="Arial"/>
        </w:rPr>
        <w:t>;</w:t>
      </w:r>
      <w:r w:rsidRPr="003B474F">
        <w:rPr>
          <w:rFonts w:ascii="Calibri" w:hAnsi="Calibri" w:cs="Arial"/>
        </w:rPr>
        <w:t xml:space="preserve"> or</w:t>
      </w:r>
    </w:p>
    <w:p w14:paraId="122A1D0C" w14:textId="07AB9AC1" w:rsidR="003E7B71" w:rsidRDefault="006E7EE4" w:rsidP="003E7B71">
      <w:pPr>
        <w:pStyle w:val="ListParagraph"/>
        <w:keepNext/>
        <w:keepLines/>
        <w:ind w:left="0" w:firstLine="1200"/>
        <w:contextualSpacing/>
        <w:rPr>
          <w:rFonts w:ascii="Calibri" w:hAnsi="Calibri" w:cs="Arial"/>
        </w:rPr>
      </w:pPr>
      <w:r w:rsidRPr="00B177C8">
        <w:rPr>
          <w:rFonts w:ascii="Calibri" w:hAnsi="Calibri" w:cs="Arial"/>
        </w:rPr>
        <w:t xml:space="preserve">(b) </w:t>
      </w:r>
      <w:proofErr w:type="gramStart"/>
      <w:r w:rsidRPr="00B177C8">
        <w:rPr>
          <w:rFonts w:ascii="Calibri" w:hAnsi="Calibri" w:cs="Arial"/>
        </w:rPr>
        <w:t>the</w:t>
      </w:r>
      <w:proofErr w:type="gramEnd"/>
      <w:r w:rsidRPr="00B177C8">
        <w:rPr>
          <w:rFonts w:ascii="Calibri" w:hAnsi="Calibri" w:cs="Arial"/>
        </w:rPr>
        <w:t xml:space="preserve"> default value from Table 110.6-A</w:t>
      </w:r>
      <w:r w:rsidR="009A5B9B">
        <w:rPr>
          <w:rFonts w:ascii="Calibri" w:hAnsi="Calibri" w:cs="Arial"/>
        </w:rPr>
        <w:t>;</w:t>
      </w:r>
      <w:r w:rsidRPr="00B177C8">
        <w:rPr>
          <w:rFonts w:ascii="Calibri" w:hAnsi="Calibri" w:cs="Arial"/>
        </w:rPr>
        <w:t xml:space="preserve"> or </w:t>
      </w:r>
    </w:p>
    <w:p w14:paraId="122A1D0D" w14:textId="5D5C8DB1" w:rsidR="003E7B71" w:rsidRDefault="006E7EE4" w:rsidP="003E7B71">
      <w:pPr>
        <w:pStyle w:val="ListParagraph"/>
        <w:keepNext/>
        <w:keepLines/>
        <w:ind w:left="1560" w:hanging="360"/>
        <w:contextualSpacing/>
        <w:rPr>
          <w:rFonts w:ascii="Calibri" w:hAnsi="Calibri" w:cs="Arial"/>
        </w:rPr>
      </w:pPr>
      <w:r w:rsidRPr="00B177C8">
        <w:rPr>
          <w:rFonts w:ascii="Calibri" w:hAnsi="Calibri" w:cs="Arial"/>
        </w:rPr>
        <w:t xml:space="preserve">(c) </w:t>
      </w:r>
      <w:proofErr w:type="gramStart"/>
      <w:r>
        <w:rPr>
          <w:rFonts w:ascii="Calibri" w:hAnsi="Calibri" w:cs="Arial"/>
        </w:rPr>
        <w:t>the</w:t>
      </w:r>
      <w:proofErr w:type="gramEnd"/>
      <w:r>
        <w:rPr>
          <w:rFonts w:ascii="Calibri" w:hAnsi="Calibri" w:cs="Arial"/>
        </w:rPr>
        <w:t xml:space="preserve"> NA6.2 alternate default U-factor (for non-rated site-built fenestration only)</w:t>
      </w:r>
      <w:r w:rsidR="009A5B9B">
        <w:rPr>
          <w:rFonts w:ascii="Calibri" w:hAnsi="Calibri" w:cs="Arial"/>
        </w:rPr>
        <w:t>; or</w:t>
      </w:r>
    </w:p>
    <w:p w14:paraId="35156DE4" w14:textId="32071B6C" w:rsidR="0033152B" w:rsidRDefault="0033152B" w:rsidP="003E7B71">
      <w:pPr>
        <w:pStyle w:val="ListParagraph"/>
        <w:keepNext/>
        <w:keepLines/>
        <w:ind w:left="1560" w:hanging="360"/>
        <w:contextualSpacing/>
        <w:rPr>
          <w:rFonts w:ascii="Calibri" w:hAnsi="Calibri" w:cs="Arial"/>
        </w:rPr>
      </w:pPr>
      <w:r>
        <w:rPr>
          <w:rFonts w:ascii="Calibri" w:hAnsi="Calibri" w:cs="Arial"/>
        </w:rPr>
        <w:t xml:space="preserve">(d) </w:t>
      </w:r>
      <w:proofErr w:type="gramStart"/>
      <w:r>
        <w:rPr>
          <w:rFonts w:ascii="Calibri" w:hAnsi="Calibri" w:cs="Arial"/>
        </w:rPr>
        <w:t>the</w:t>
      </w:r>
      <w:proofErr w:type="gramEnd"/>
      <w:r>
        <w:rPr>
          <w:rFonts w:ascii="Calibri" w:hAnsi="Calibri" w:cs="Arial"/>
        </w:rPr>
        <w:t xml:space="preserve"> Area-weighted Average from CF1R-ENV-02</w:t>
      </w:r>
      <w:r w:rsidR="009A5B9B">
        <w:rPr>
          <w:rFonts w:ascii="Calibri" w:hAnsi="Calibri" w:cs="Arial"/>
        </w:rPr>
        <w:t>-E</w:t>
      </w:r>
      <w:r>
        <w:rPr>
          <w:rFonts w:ascii="Calibri" w:hAnsi="Calibri" w:cs="Arial"/>
        </w:rPr>
        <w:t>.</w:t>
      </w:r>
    </w:p>
    <w:p w14:paraId="122590B5" w14:textId="77777777" w:rsidR="0033152B" w:rsidRDefault="0033152B" w:rsidP="003E7B71">
      <w:pPr>
        <w:pStyle w:val="ListParagraph"/>
        <w:keepNext/>
        <w:keepLines/>
        <w:ind w:left="1560" w:hanging="360"/>
        <w:contextualSpacing/>
        <w:rPr>
          <w:rFonts w:ascii="Calibri" w:hAnsi="Calibri" w:cs="Arial"/>
        </w:rPr>
      </w:pPr>
    </w:p>
    <w:p w14:paraId="122A1D0E" w14:textId="14B73283" w:rsidR="003E7B71" w:rsidRDefault="006E7EE4" w:rsidP="003E7B71">
      <w:pPr>
        <w:pStyle w:val="ListParagraph"/>
        <w:keepNext/>
        <w:keepLines/>
        <w:contextualSpacing/>
        <w:rPr>
          <w:rFonts w:ascii="Calibri" w:hAnsi="Calibri" w:cs="Arial"/>
        </w:rPr>
      </w:pPr>
      <w:r w:rsidRPr="00B177C8">
        <w:rPr>
          <w:rFonts w:ascii="Calibri" w:hAnsi="Calibri" w:cs="Arial"/>
        </w:rPr>
        <w:t>If any products (other than the exceptions</w:t>
      </w:r>
      <w:r>
        <w:rPr>
          <w:rFonts w:ascii="Calibri" w:hAnsi="Calibri" w:cs="Arial"/>
        </w:rPr>
        <w:t xml:space="preserve"> noted below</w:t>
      </w:r>
      <w:r w:rsidRPr="00B177C8">
        <w:rPr>
          <w:rFonts w:ascii="Calibri" w:hAnsi="Calibri" w:cs="Arial"/>
        </w:rPr>
        <w:t xml:space="preserve">) have a higher U-factor than 0.32, first complete </w:t>
      </w:r>
      <w:r>
        <w:rPr>
          <w:rFonts w:ascii="Calibri" w:hAnsi="Calibri" w:cs="Arial"/>
        </w:rPr>
        <w:t>a</w:t>
      </w:r>
      <w:r w:rsidRPr="00B177C8">
        <w:rPr>
          <w:rFonts w:ascii="Calibri" w:hAnsi="Calibri" w:cs="Arial"/>
        </w:rPr>
        <w:t xml:space="preserve"> </w:t>
      </w:r>
      <w:r>
        <w:rPr>
          <w:rFonts w:ascii="Calibri" w:hAnsi="Calibri" w:cs="Arial"/>
        </w:rPr>
        <w:t>CF1R-ENV</w:t>
      </w:r>
      <w:r w:rsidRPr="001B3EB0">
        <w:rPr>
          <w:rFonts w:ascii="Calibri" w:hAnsi="Calibri" w:cs="Arial"/>
        </w:rPr>
        <w:t>-</w:t>
      </w:r>
      <w:r>
        <w:rPr>
          <w:rFonts w:ascii="Calibri" w:hAnsi="Calibri" w:cs="Arial"/>
        </w:rPr>
        <w:t xml:space="preserve">02-E </w:t>
      </w:r>
      <w:r w:rsidRPr="00B177C8">
        <w:rPr>
          <w:rFonts w:ascii="Calibri" w:hAnsi="Calibri" w:cs="Arial"/>
        </w:rPr>
        <w:t xml:space="preserve">to calculate </w:t>
      </w:r>
      <w:r>
        <w:rPr>
          <w:rFonts w:ascii="Calibri" w:hAnsi="Calibri" w:cs="Arial"/>
        </w:rPr>
        <w:t>the area-</w:t>
      </w:r>
      <w:r w:rsidRPr="00B177C8">
        <w:rPr>
          <w:rFonts w:ascii="Calibri" w:hAnsi="Calibri" w:cs="Arial"/>
        </w:rPr>
        <w:t>weighted average U-factor</w:t>
      </w:r>
      <w:r>
        <w:rPr>
          <w:rFonts w:ascii="Calibri" w:hAnsi="Calibri" w:cs="Arial"/>
        </w:rPr>
        <w:t xml:space="preserve">, which must be 0.32 or less, and </w:t>
      </w:r>
      <w:r w:rsidRPr="00B177C8">
        <w:rPr>
          <w:rFonts w:ascii="Calibri" w:hAnsi="Calibri" w:cs="Arial"/>
        </w:rPr>
        <w:t xml:space="preserve">attach it to the </w:t>
      </w:r>
      <w:r>
        <w:rPr>
          <w:rFonts w:ascii="Calibri" w:hAnsi="Calibri" w:cs="Arial"/>
        </w:rPr>
        <w:t>CF1R-ADD</w:t>
      </w:r>
      <w:r w:rsidRPr="001B3EB0">
        <w:rPr>
          <w:rFonts w:ascii="Calibri" w:hAnsi="Calibri" w:cs="Arial"/>
        </w:rPr>
        <w:t>-</w:t>
      </w:r>
      <w:ins w:id="89" w:author="Shewmaker, Michael@Energy" w:date="2017-02-27T13:16:00Z">
        <w:r w:rsidR="001D58D7">
          <w:rPr>
            <w:rFonts w:ascii="Calibri" w:hAnsi="Calibri" w:cs="Arial"/>
          </w:rPr>
          <w:t>02</w:t>
        </w:r>
      </w:ins>
      <w:del w:id="90" w:author="Shewmaker, Michael@Energy" w:date="2017-02-27T13:16:00Z">
        <w:r w:rsidDel="001D58D7">
          <w:rPr>
            <w:rFonts w:ascii="Calibri" w:hAnsi="Calibri" w:cs="Arial"/>
          </w:rPr>
          <w:delText>01</w:delText>
        </w:r>
      </w:del>
      <w:r>
        <w:rPr>
          <w:rFonts w:ascii="Calibri" w:hAnsi="Calibri" w:cs="Arial"/>
        </w:rPr>
        <w:t>-E.</w:t>
      </w:r>
    </w:p>
    <w:p w14:paraId="122A1D0F" w14:textId="77777777" w:rsidR="003E7B71" w:rsidRDefault="003E7B71" w:rsidP="003E7B71">
      <w:pPr>
        <w:pStyle w:val="ListParagraph"/>
        <w:keepNext/>
        <w:keepLines/>
        <w:rPr>
          <w:rFonts w:ascii="Calibri" w:hAnsi="Calibri" w:cs="Arial"/>
        </w:rPr>
      </w:pPr>
    </w:p>
    <w:p w14:paraId="4EC4080D" w14:textId="652F2CC9" w:rsidR="0033152B" w:rsidRPr="0042757E" w:rsidRDefault="006E7EE4" w:rsidP="00954FDF">
      <w:pPr>
        <w:keepNext/>
        <w:keepLines/>
        <w:ind w:left="1890" w:hanging="810"/>
        <w:rPr>
          <w:rFonts w:ascii="Calibri" w:hAnsi="Calibri" w:cs="Arial"/>
        </w:rPr>
      </w:pPr>
      <w:r w:rsidRPr="00B177C8">
        <w:rPr>
          <w:rFonts w:ascii="Calibri" w:hAnsi="Calibri" w:cs="Arial"/>
        </w:rPr>
        <w:t>NOTE</w:t>
      </w:r>
      <w:r>
        <w:rPr>
          <w:rFonts w:ascii="Calibri" w:hAnsi="Calibri" w:cs="Arial"/>
        </w:rPr>
        <w:t>S</w:t>
      </w:r>
      <w:r w:rsidRPr="00B177C8">
        <w:rPr>
          <w:rFonts w:ascii="Calibri" w:hAnsi="Calibri" w:cs="Arial"/>
        </w:rPr>
        <w:t xml:space="preserve">: </w:t>
      </w:r>
      <w:r>
        <w:rPr>
          <w:rFonts w:ascii="Calibri" w:hAnsi="Calibri" w:cs="Arial"/>
        </w:rPr>
        <w:t>(</w:t>
      </w:r>
      <w:r w:rsidRPr="0042757E">
        <w:rPr>
          <w:rFonts w:ascii="Calibri" w:hAnsi="Calibri" w:cs="Arial"/>
        </w:rPr>
        <w:t>1</w:t>
      </w:r>
      <w:proofErr w:type="gramStart"/>
      <w:r w:rsidRPr="0042757E">
        <w:rPr>
          <w:rFonts w:ascii="Calibri" w:hAnsi="Calibri" w:cs="Arial"/>
        </w:rPr>
        <w:t>)An</w:t>
      </w:r>
      <w:proofErr w:type="gramEnd"/>
      <w:r w:rsidRPr="0042757E">
        <w:rPr>
          <w:rFonts w:ascii="Calibri" w:hAnsi="Calibri" w:cs="Arial"/>
        </w:rPr>
        <w:t xml:space="preserve"> exception allows up to 3 ft</w:t>
      </w:r>
      <w:r w:rsidRPr="0042757E">
        <w:rPr>
          <w:rFonts w:ascii="Calibri" w:hAnsi="Calibri" w:cs="Arial"/>
          <w:vertAlign w:val="superscript"/>
        </w:rPr>
        <w:t>2</w:t>
      </w:r>
      <w:r w:rsidRPr="0042757E">
        <w:rPr>
          <w:rFonts w:ascii="Calibri" w:hAnsi="Calibri" w:cs="Arial"/>
        </w:rPr>
        <w:t xml:space="preserve"> of tubular skylights and up to 3 ft</w:t>
      </w:r>
      <w:r w:rsidRPr="0042757E">
        <w:rPr>
          <w:rFonts w:ascii="Calibri" w:hAnsi="Calibri" w:cs="Arial"/>
          <w:vertAlign w:val="superscript"/>
        </w:rPr>
        <w:t>2</w:t>
      </w:r>
      <w:r w:rsidRPr="0042757E">
        <w:rPr>
          <w:rFonts w:ascii="Calibri" w:hAnsi="Calibri" w:cs="Arial"/>
        </w:rPr>
        <w:t xml:space="preserve"> of glazing in a door without having to meet the maximum U-factor; this field can be N/A. For up to 16 ft</w:t>
      </w:r>
      <w:r w:rsidRPr="0042757E">
        <w:rPr>
          <w:rFonts w:ascii="Calibri" w:hAnsi="Calibri" w:cs="Arial"/>
          <w:vertAlign w:val="superscript"/>
        </w:rPr>
        <w:t>2</w:t>
      </w:r>
      <w:r w:rsidRPr="0042757E">
        <w:rPr>
          <w:rFonts w:ascii="Calibri" w:hAnsi="Calibri" w:cs="Arial"/>
        </w:rPr>
        <w:t xml:space="preserve"> of skylight area this value can be 0.55 or less.</w:t>
      </w:r>
    </w:p>
    <w:p w14:paraId="122A1D12" w14:textId="5BB840F9" w:rsidR="003E7B71" w:rsidRDefault="006E7EE4" w:rsidP="00954FDF">
      <w:pPr>
        <w:keepNext/>
        <w:keepLines/>
        <w:ind w:left="1890"/>
        <w:rPr>
          <w:rFonts w:ascii="Calibri" w:hAnsi="Calibri" w:cs="Arial"/>
        </w:rPr>
      </w:pPr>
      <w:r w:rsidRPr="0042757E">
        <w:rPr>
          <w:rFonts w:ascii="Calibri" w:hAnsi="Calibri" w:cs="Arial"/>
        </w:rPr>
        <w:t>(2)</w:t>
      </w:r>
      <w:r w:rsidRPr="0042757E">
        <w:rPr>
          <w:rFonts w:ascii="Calibri" w:hAnsi="Calibri" w:cs="Arial"/>
        </w:rPr>
        <w:tab/>
        <w:t xml:space="preserve">Dynamic glazing is a glazing system that changes its performance U-factor and SHGC based on the physical environment. Dynamic glazing includes chromogenic glazing or integrated shading systems (this does not include internally or externally mounted shading devices). If using dynamic glazing, use the lowest tested U-factor and SHGC in Columns 9 and 10. </w:t>
      </w:r>
    </w:p>
    <w:p w14:paraId="122A1D13" w14:textId="77777777" w:rsidR="003E7B71" w:rsidRDefault="006E7EE4" w:rsidP="003E7B71">
      <w:pPr>
        <w:keepNext/>
        <w:keepLines/>
        <w:ind w:left="1440" w:hanging="900"/>
      </w:pPr>
      <w:r w:rsidRPr="00B177C8">
        <w:rPr>
          <w:rFonts w:ascii="Calibri" w:hAnsi="Calibri" w:cs="Arial"/>
        </w:rPr>
        <w:tab/>
      </w:r>
    </w:p>
    <w:p w14:paraId="066CAA84" w14:textId="4B07AD5E" w:rsidR="009A5B9B" w:rsidRDefault="009A5B9B" w:rsidP="003E7B71">
      <w:pPr>
        <w:pStyle w:val="ListParagraph"/>
        <w:keepNext/>
        <w:keepLines/>
        <w:numPr>
          <w:ilvl w:val="0"/>
          <w:numId w:val="12"/>
        </w:numPr>
        <w:contextualSpacing/>
        <w:rPr>
          <w:rFonts w:ascii="Calibri" w:hAnsi="Calibri" w:cs="Arial"/>
        </w:rPr>
      </w:pPr>
      <w:r>
        <w:rPr>
          <w:rFonts w:ascii="Calibri" w:hAnsi="Calibri" w:cs="Arial"/>
        </w:rPr>
        <w:t>Source: The source of the U-factor data for the fenestration product – indicate whether NFRC, Tables 110.6-A</w:t>
      </w:r>
      <w:del w:id="91" w:author="Shewmaker, Michael@Energy" w:date="2017-02-27T13:18:00Z">
        <w:r w:rsidDel="001D58D7">
          <w:rPr>
            <w:rFonts w:ascii="Calibri" w:hAnsi="Calibri" w:cs="Arial"/>
          </w:rPr>
          <w:delText xml:space="preserve"> and 110.6-B</w:delText>
        </w:r>
      </w:del>
      <w:r>
        <w:rPr>
          <w:rFonts w:ascii="Calibri" w:hAnsi="Calibri" w:cs="Arial"/>
        </w:rPr>
        <w:t>, Equations NA6-1</w:t>
      </w:r>
      <w:del w:id="92" w:author="Shewmaker, Michael@Energy" w:date="2017-02-27T13:18:00Z">
        <w:r w:rsidDel="001D58D7">
          <w:rPr>
            <w:rFonts w:ascii="Calibri" w:hAnsi="Calibri" w:cs="Arial"/>
          </w:rPr>
          <w:delText xml:space="preserve"> and NA6-2</w:delText>
        </w:r>
      </w:del>
      <w:r>
        <w:rPr>
          <w:rFonts w:ascii="Calibri" w:hAnsi="Calibri" w:cs="Arial"/>
        </w:rPr>
        <w:t>, or Area-weighted Average Worksheet (ENV-02).</w:t>
      </w:r>
    </w:p>
    <w:p w14:paraId="122A1D14" w14:textId="77777777" w:rsidR="003E7B71" w:rsidRDefault="006E7EE4" w:rsidP="003E7B71">
      <w:pPr>
        <w:pStyle w:val="ListParagraph"/>
        <w:keepNext/>
        <w:keepLines/>
        <w:numPr>
          <w:ilvl w:val="0"/>
          <w:numId w:val="12"/>
        </w:numPr>
        <w:contextualSpacing/>
        <w:rPr>
          <w:rFonts w:ascii="Calibri" w:hAnsi="Calibri" w:cs="Arial"/>
        </w:rPr>
      </w:pPr>
      <w:r>
        <w:rPr>
          <w:rFonts w:ascii="Calibri" w:hAnsi="Calibri" w:cs="Arial"/>
        </w:rPr>
        <w:t>Proposed SHGC</w:t>
      </w:r>
      <w:r w:rsidRPr="00B177C8">
        <w:rPr>
          <w:rFonts w:ascii="Calibri" w:hAnsi="Calibri" w:cs="Arial"/>
        </w:rPr>
        <w:t xml:space="preserve">: </w:t>
      </w:r>
      <w:r w:rsidRPr="00876053">
        <w:rPr>
          <w:rFonts w:ascii="Calibri" w:hAnsi="Calibri" w:cs="Arial"/>
        </w:rPr>
        <w:t>In climate zones 2, 4</w:t>
      </w:r>
      <w:r>
        <w:rPr>
          <w:rFonts w:ascii="Calibri" w:hAnsi="Calibri" w:cs="Arial"/>
        </w:rPr>
        <w:t>,</w:t>
      </w:r>
      <w:r w:rsidRPr="00876053">
        <w:rPr>
          <w:rFonts w:ascii="Calibri" w:hAnsi="Calibri" w:cs="Arial"/>
        </w:rPr>
        <w:t xml:space="preserve"> and 6-16, enter </w:t>
      </w:r>
    </w:p>
    <w:p w14:paraId="122A1D15" w14:textId="7763E7F5" w:rsidR="003E7B71" w:rsidRDefault="006E7EE4" w:rsidP="003E7B71">
      <w:pPr>
        <w:pStyle w:val="ListParagraph"/>
        <w:keepNext/>
        <w:keepLines/>
        <w:ind w:left="2160" w:hanging="360"/>
        <w:contextualSpacing/>
        <w:rPr>
          <w:rFonts w:ascii="Calibri" w:hAnsi="Calibri" w:cs="Arial"/>
        </w:rPr>
      </w:pPr>
      <w:r w:rsidRPr="00B177C8">
        <w:rPr>
          <w:rFonts w:ascii="Calibri" w:hAnsi="Calibri" w:cs="Arial"/>
        </w:rPr>
        <w:t xml:space="preserve">(a) </w:t>
      </w:r>
      <w:proofErr w:type="gramStart"/>
      <w:r w:rsidRPr="00B177C8">
        <w:rPr>
          <w:rFonts w:ascii="Calibri" w:hAnsi="Calibri" w:cs="Arial"/>
        </w:rPr>
        <w:t>the</w:t>
      </w:r>
      <w:proofErr w:type="gramEnd"/>
      <w:r w:rsidRPr="00B177C8">
        <w:rPr>
          <w:rFonts w:ascii="Calibri" w:hAnsi="Calibri" w:cs="Arial"/>
        </w:rPr>
        <w:t xml:space="preserve"> NFRC </w:t>
      </w:r>
      <w:r>
        <w:rPr>
          <w:rFonts w:ascii="Calibri" w:hAnsi="Calibri" w:cs="Arial"/>
        </w:rPr>
        <w:t>SHGC</w:t>
      </w:r>
      <w:r w:rsidRPr="00B177C8">
        <w:rPr>
          <w:rFonts w:ascii="Calibri" w:hAnsi="Calibri" w:cs="Arial"/>
        </w:rPr>
        <w:t xml:space="preserve"> based on the proposed brand and type of fenestration using National Fenestration Rating Council (</w:t>
      </w:r>
      <w:hyperlink r:id="rId14" w:history="1">
        <w:r w:rsidRPr="00B177C8">
          <w:rPr>
            <w:rStyle w:val="Hyperlink"/>
            <w:rFonts w:ascii="Calibri" w:hAnsi="Calibri" w:cs="Arial"/>
          </w:rPr>
          <w:t>www.nfrc.org</w:t>
        </w:r>
      </w:hyperlink>
      <w:r w:rsidRPr="00B177C8">
        <w:rPr>
          <w:rFonts w:ascii="Calibri" w:hAnsi="Calibri" w:cs="Arial"/>
        </w:rPr>
        <w:t>) certified values</w:t>
      </w:r>
      <w:r w:rsidR="009A5B9B">
        <w:rPr>
          <w:rFonts w:ascii="Calibri" w:hAnsi="Calibri" w:cs="Arial"/>
        </w:rPr>
        <w:t>;</w:t>
      </w:r>
      <w:r w:rsidR="009A5B9B" w:rsidRPr="00B177C8">
        <w:rPr>
          <w:rFonts w:ascii="Calibri" w:hAnsi="Calibri" w:cs="Arial"/>
        </w:rPr>
        <w:t xml:space="preserve"> </w:t>
      </w:r>
      <w:r>
        <w:rPr>
          <w:rFonts w:ascii="Calibri" w:hAnsi="Calibri" w:cs="Arial"/>
        </w:rPr>
        <w:t>or</w:t>
      </w:r>
    </w:p>
    <w:p w14:paraId="122A1D16" w14:textId="4EC697CA" w:rsidR="003E7B71" w:rsidRDefault="006E7EE4" w:rsidP="003E7B71">
      <w:pPr>
        <w:pStyle w:val="ListParagraph"/>
        <w:keepNext/>
        <w:keepLines/>
        <w:ind w:left="2160" w:hanging="360"/>
        <w:contextualSpacing/>
        <w:rPr>
          <w:rFonts w:ascii="Calibri" w:hAnsi="Calibri" w:cs="Arial"/>
        </w:rPr>
      </w:pPr>
      <w:r w:rsidRPr="00B177C8">
        <w:rPr>
          <w:rFonts w:ascii="Calibri" w:hAnsi="Calibri" w:cs="Arial"/>
        </w:rPr>
        <w:t xml:space="preserve">(b) </w:t>
      </w:r>
      <w:proofErr w:type="gramStart"/>
      <w:r w:rsidRPr="00B177C8">
        <w:rPr>
          <w:rFonts w:ascii="Calibri" w:hAnsi="Calibri" w:cs="Arial"/>
        </w:rPr>
        <w:t>the</w:t>
      </w:r>
      <w:proofErr w:type="gramEnd"/>
      <w:r w:rsidRPr="00B177C8">
        <w:rPr>
          <w:rFonts w:ascii="Calibri" w:hAnsi="Calibri" w:cs="Arial"/>
        </w:rPr>
        <w:t xml:space="preserve"> default value from Table 110.6</w:t>
      </w:r>
      <w:r>
        <w:rPr>
          <w:rFonts w:ascii="Calibri" w:hAnsi="Calibri" w:cs="Arial"/>
        </w:rPr>
        <w:t>-B</w:t>
      </w:r>
      <w:r w:rsidR="009A5B9B">
        <w:rPr>
          <w:rFonts w:ascii="Calibri" w:hAnsi="Calibri" w:cs="Arial"/>
        </w:rPr>
        <w:t>;</w:t>
      </w:r>
      <w:r w:rsidRPr="00B177C8">
        <w:rPr>
          <w:rFonts w:ascii="Calibri" w:hAnsi="Calibri" w:cs="Arial"/>
        </w:rPr>
        <w:t xml:space="preserve"> or </w:t>
      </w:r>
    </w:p>
    <w:p w14:paraId="70427BD1" w14:textId="77777777" w:rsidR="009A5B9B" w:rsidRDefault="006E7EE4" w:rsidP="003E7B71">
      <w:pPr>
        <w:pStyle w:val="ListParagraph"/>
        <w:keepNext/>
        <w:keepLines/>
        <w:ind w:left="2160" w:hanging="360"/>
        <w:contextualSpacing/>
        <w:rPr>
          <w:rFonts w:ascii="Calibri" w:hAnsi="Calibri" w:cs="Arial"/>
        </w:rPr>
      </w:pPr>
      <w:r w:rsidRPr="00B177C8">
        <w:rPr>
          <w:rFonts w:ascii="Calibri" w:hAnsi="Calibri" w:cs="Arial"/>
        </w:rPr>
        <w:t xml:space="preserve">(c) </w:t>
      </w:r>
      <w:proofErr w:type="gramStart"/>
      <w:r>
        <w:rPr>
          <w:rFonts w:ascii="Calibri" w:hAnsi="Calibri" w:cs="Arial"/>
        </w:rPr>
        <w:t>the</w:t>
      </w:r>
      <w:proofErr w:type="gramEnd"/>
      <w:r>
        <w:rPr>
          <w:rFonts w:ascii="Calibri" w:hAnsi="Calibri" w:cs="Arial"/>
        </w:rPr>
        <w:t xml:space="preserve"> NA6.3 alternate default SHGC (for non-rated site-built fenestration only)</w:t>
      </w:r>
      <w:r w:rsidR="009A5B9B">
        <w:rPr>
          <w:rFonts w:ascii="Calibri" w:hAnsi="Calibri" w:cs="Arial"/>
        </w:rPr>
        <w:t>; or</w:t>
      </w:r>
    </w:p>
    <w:p w14:paraId="122A1D17" w14:textId="33BA0EE7" w:rsidR="003E7B71" w:rsidRDefault="009A5B9B" w:rsidP="003E7B71">
      <w:pPr>
        <w:pStyle w:val="ListParagraph"/>
        <w:keepNext/>
        <w:keepLines/>
        <w:ind w:left="2160" w:hanging="360"/>
        <w:contextualSpacing/>
        <w:rPr>
          <w:rFonts w:ascii="Calibri" w:hAnsi="Calibri" w:cs="Arial"/>
        </w:rPr>
      </w:pPr>
      <w:r>
        <w:rPr>
          <w:rFonts w:ascii="Calibri" w:hAnsi="Calibri" w:cs="Arial"/>
        </w:rPr>
        <w:t xml:space="preserve">(d) </w:t>
      </w:r>
      <w:proofErr w:type="gramStart"/>
      <w:r>
        <w:rPr>
          <w:rFonts w:ascii="Calibri" w:hAnsi="Calibri" w:cs="Arial"/>
        </w:rPr>
        <w:t>the</w:t>
      </w:r>
      <w:proofErr w:type="gramEnd"/>
      <w:r>
        <w:rPr>
          <w:rFonts w:ascii="Calibri" w:hAnsi="Calibri" w:cs="Arial"/>
        </w:rPr>
        <w:t xml:space="preserve"> Area-weighted Average from CF1R-ENV-02-E.</w:t>
      </w:r>
    </w:p>
    <w:p w14:paraId="122A1D18" w14:textId="77777777" w:rsidR="003E7B71" w:rsidRDefault="003E7B71" w:rsidP="003E7B71">
      <w:pPr>
        <w:pStyle w:val="ListParagraph"/>
        <w:keepNext/>
        <w:keepLines/>
        <w:ind w:left="2160" w:hanging="360"/>
        <w:contextualSpacing/>
        <w:rPr>
          <w:rFonts w:ascii="Calibri" w:hAnsi="Calibri" w:cs="Arial"/>
        </w:rPr>
      </w:pPr>
    </w:p>
    <w:p w14:paraId="122A1D19" w14:textId="743B91C2" w:rsidR="003E7B71" w:rsidRDefault="006E7EE4" w:rsidP="003E7B71">
      <w:pPr>
        <w:pStyle w:val="ListParagraph"/>
        <w:keepNext/>
        <w:keepLines/>
        <w:contextualSpacing/>
        <w:rPr>
          <w:rFonts w:ascii="Calibri" w:hAnsi="Calibri" w:cs="Arial"/>
        </w:rPr>
      </w:pPr>
      <w:r w:rsidRPr="00B177C8">
        <w:rPr>
          <w:rFonts w:ascii="Calibri" w:hAnsi="Calibri" w:cs="Arial"/>
        </w:rPr>
        <w:t>If any products (other than the exceptions</w:t>
      </w:r>
      <w:r>
        <w:rPr>
          <w:rFonts w:ascii="Calibri" w:hAnsi="Calibri" w:cs="Arial"/>
        </w:rPr>
        <w:t xml:space="preserve"> noted below</w:t>
      </w:r>
      <w:r w:rsidRPr="00B177C8">
        <w:rPr>
          <w:rFonts w:ascii="Calibri" w:hAnsi="Calibri" w:cs="Arial"/>
        </w:rPr>
        <w:t xml:space="preserve">) have a higher </w:t>
      </w:r>
      <w:r>
        <w:rPr>
          <w:rFonts w:ascii="Calibri" w:hAnsi="Calibri" w:cs="Arial"/>
        </w:rPr>
        <w:t>SHGC</w:t>
      </w:r>
      <w:r w:rsidRPr="00B177C8">
        <w:rPr>
          <w:rFonts w:ascii="Calibri" w:hAnsi="Calibri" w:cs="Arial"/>
        </w:rPr>
        <w:t xml:space="preserve"> than 0.</w:t>
      </w:r>
      <w:r>
        <w:rPr>
          <w:rFonts w:ascii="Calibri" w:hAnsi="Calibri" w:cs="Arial"/>
        </w:rPr>
        <w:t>25 in a climate zone with a maximum SHGC value</w:t>
      </w:r>
      <w:r w:rsidRPr="00B177C8">
        <w:rPr>
          <w:rFonts w:ascii="Calibri" w:hAnsi="Calibri" w:cs="Arial"/>
        </w:rPr>
        <w:t xml:space="preserve">, first complete a </w:t>
      </w:r>
      <w:r>
        <w:rPr>
          <w:rFonts w:ascii="Calibri" w:hAnsi="Calibri" w:cs="Arial"/>
        </w:rPr>
        <w:t>CF1R-ENV</w:t>
      </w:r>
      <w:r w:rsidRPr="001B3EB0">
        <w:rPr>
          <w:rFonts w:ascii="Calibri" w:hAnsi="Calibri" w:cs="Arial"/>
        </w:rPr>
        <w:t>-</w:t>
      </w:r>
      <w:r>
        <w:rPr>
          <w:rFonts w:ascii="Calibri" w:hAnsi="Calibri" w:cs="Arial"/>
        </w:rPr>
        <w:t xml:space="preserve">02-E </w:t>
      </w:r>
      <w:r w:rsidRPr="00B177C8">
        <w:rPr>
          <w:rFonts w:ascii="Calibri" w:hAnsi="Calibri" w:cs="Arial"/>
        </w:rPr>
        <w:t xml:space="preserve">to calculate </w:t>
      </w:r>
      <w:r>
        <w:rPr>
          <w:rFonts w:ascii="Calibri" w:hAnsi="Calibri" w:cs="Arial"/>
        </w:rPr>
        <w:t>the</w:t>
      </w:r>
      <w:r w:rsidRPr="00B177C8">
        <w:rPr>
          <w:rFonts w:ascii="Calibri" w:hAnsi="Calibri" w:cs="Arial"/>
        </w:rPr>
        <w:t xml:space="preserve"> </w:t>
      </w:r>
      <w:r>
        <w:rPr>
          <w:rFonts w:ascii="Calibri" w:hAnsi="Calibri" w:cs="Arial"/>
        </w:rPr>
        <w:t>area-</w:t>
      </w:r>
      <w:r w:rsidRPr="00B177C8">
        <w:rPr>
          <w:rFonts w:ascii="Calibri" w:hAnsi="Calibri" w:cs="Arial"/>
        </w:rPr>
        <w:t xml:space="preserve">weighted average </w:t>
      </w:r>
      <w:r>
        <w:rPr>
          <w:rFonts w:ascii="Calibri" w:hAnsi="Calibri" w:cs="Arial"/>
        </w:rPr>
        <w:t>SHGC, which must be 0.25 or less,</w:t>
      </w:r>
      <w:r w:rsidRPr="00B177C8">
        <w:rPr>
          <w:rFonts w:ascii="Calibri" w:hAnsi="Calibri" w:cs="Arial"/>
        </w:rPr>
        <w:t xml:space="preserve"> and attach it to the </w:t>
      </w:r>
      <w:r>
        <w:rPr>
          <w:rFonts w:ascii="Calibri" w:hAnsi="Calibri" w:cs="Arial"/>
        </w:rPr>
        <w:t>CF1R-ADD-</w:t>
      </w:r>
      <w:ins w:id="93" w:author="Shewmaker, Michael@Energy" w:date="2017-02-27T13:21:00Z">
        <w:r w:rsidR="00A34DCA">
          <w:rPr>
            <w:rFonts w:ascii="Calibri" w:hAnsi="Calibri" w:cs="Arial"/>
          </w:rPr>
          <w:t>02</w:t>
        </w:r>
      </w:ins>
      <w:del w:id="94" w:author="Shewmaker, Michael@Energy" w:date="2017-02-27T13:21:00Z">
        <w:r w:rsidDel="00A34DCA">
          <w:rPr>
            <w:rFonts w:ascii="Calibri" w:hAnsi="Calibri" w:cs="Arial"/>
          </w:rPr>
          <w:delText>01</w:delText>
        </w:r>
      </w:del>
      <w:r>
        <w:rPr>
          <w:rFonts w:ascii="Calibri" w:hAnsi="Calibri" w:cs="Arial"/>
        </w:rPr>
        <w:t>-E</w:t>
      </w:r>
      <w:r w:rsidRPr="00B177C8">
        <w:rPr>
          <w:rFonts w:ascii="Calibri" w:hAnsi="Calibri" w:cs="Arial"/>
        </w:rPr>
        <w:t xml:space="preserve">. </w:t>
      </w:r>
    </w:p>
    <w:p w14:paraId="122A1D1A" w14:textId="77777777" w:rsidR="003E7B71" w:rsidRDefault="003E7B71" w:rsidP="003E7B71">
      <w:pPr>
        <w:pStyle w:val="ListParagraph"/>
        <w:keepNext/>
        <w:keepLines/>
        <w:contextualSpacing/>
        <w:rPr>
          <w:rFonts w:ascii="Calibri" w:hAnsi="Calibri" w:cs="Arial"/>
        </w:rPr>
      </w:pPr>
    </w:p>
    <w:p w14:paraId="122A1D1B" w14:textId="77777777" w:rsidR="003E7B71" w:rsidRDefault="006E7EE4" w:rsidP="003E7B71">
      <w:pPr>
        <w:keepNext/>
        <w:keepLines/>
        <w:tabs>
          <w:tab w:val="left" w:pos="1800"/>
        </w:tabs>
        <w:ind w:left="1800" w:hanging="720"/>
        <w:rPr>
          <w:rFonts w:ascii="Calibri" w:hAnsi="Calibri" w:cs="Arial"/>
        </w:rPr>
      </w:pPr>
      <w:r w:rsidRPr="00B177C8">
        <w:rPr>
          <w:rFonts w:ascii="Calibri" w:hAnsi="Calibri" w:cs="Arial"/>
        </w:rPr>
        <w:t>NOTE</w:t>
      </w:r>
      <w:r>
        <w:rPr>
          <w:rFonts w:ascii="Calibri" w:hAnsi="Calibri" w:cs="Arial"/>
        </w:rPr>
        <w:t>S</w:t>
      </w:r>
      <w:r w:rsidRPr="00B177C8">
        <w:rPr>
          <w:rFonts w:ascii="Calibri" w:hAnsi="Calibri" w:cs="Arial"/>
        </w:rPr>
        <w:t xml:space="preserve">: </w:t>
      </w:r>
      <w:r w:rsidRPr="00B177C8">
        <w:rPr>
          <w:rFonts w:ascii="Calibri" w:hAnsi="Calibri" w:cs="Arial"/>
        </w:rPr>
        <w:tab/>
      </w:r>
      <w:r>
        <w:rPr>
          <w:rFonts w:ascii="Calibri" w:hAnsi="Calibri" w:cs="Arial"/>
        </w:rPr>
        <w:t xml:space="preserve">An exception allows </w:t>
      </w:r>
      <w:r w:rsidRPr="00B177C8">
        <w:rPr>
          <w:rFonts w:ascii="Calibri" w:hAnsi="Calibri" w:cs="Arial"/>
        </w:rPr>
        <w:t>up to 3 ft</w:t>
      </w:r>
      <w:r w:rsidRPr="00551DDE">
        <w:rPr>
          <w:rFonts w:ascii="Calibri" w:hAnsi="Calibri" w:cs="Arial"/>
          <w:vertAlign w:val="superscript"/>
        </w:rPr>
        <w:t>2</w:t>
      </w:r>
      <w:r w:rsidRPr="00B177C8">
        <w:rPr>
          <w:rFonts w:ascii="Calibri" w:hAnsi="Calibri" w:cs="Arial"/>
        </w:rPr>
        <w:t xml:space="preserve"> of tubular skylights and up to 3 ft</w:t>
      </w:r>
      <w:r w:rsidRPr="00551DDE">
        <w:rPr>
          <w:rFonts w:ascii="Calibri" w:hAnsi="Calibri" w:cs="Arial"/>
          <w:vertAlign w:val="superscript"/>
        </w:rPr>
        <w:t>2</w:t>
      </w:r>
      <w:r w:rsidRPr="00B177C8">
        <w:rPr>
          <w:rFonts w:ascii="Calibri" w:hAnsi="Calibri" w:cs="Arial"/>
        </w:rPr>
        <w:t xml:space="preserve"> of glazing in a door</w:t>
      </w:r>
      <w:r>
        <w:rPr>
          <w:rFonts w:ascii="Calibri" w:hAnsi="Calibri" w:cs="Arial"/>
        </w:rPr>
        <w:t xml:space="preserve"> without having to meet the maximum SHGC; this field ca</w:t>
      </w:r>
      <w:r w:rsidRPr="00B177C8">
        <w:rPr>
          <w:rFonts w:ascii="Calibri" w:hAnsi="Calibri" w:cs="Arial"/>
        </w:rPr>
        <w:t xml:space="preserve">n be </w:t>
      </w:r>
      <w:r>
        <w:rPr>
          <w:rFonts w:ascii="Calibri" w:hAnsi="Calibri" w:cs="Arial"/>
        </w:rPr>
        <w:t>N/A</w:t>
      </w:r>
      <w:r w:rsidRPr="00B177C8">
        <w:rPr>
          <w:rFonts w:ascii="Calibri" w:hAnsi="Calibri" w:cs="Arial"/>
        </w:rPr>
        <w:t>. For up to 16 ft</w:t>
      </w:r>
      <w:r w:rsidRPr="007333EF">
        <w:rPr>
          <w:rFonts w:ascii="Calibri" w:hAnsi="Calibri" w:cs="Arial"/>
          <w:vertAlign w:val="superscript"/>
        </w:rPr>
        <w:t>2</w:t>
      </w:r>
      <w:r w:rsidRPr="00B177C8">
        <w:rPr>
          <w:rFonts w:ascii="Calibri" w:hAnsi="Calibri" w:cs="Arial"/>
        </w:rPr>
        <w:t xml:space="preserve"> of skylight</w:t>
      </w:r>
      <w:r>
        <w:rPr>
          <w:rFonts w:ascii="Calibri" w:hAnsi="Calibri" w:cs="Arial"/>
        </w:rPr>
        <w:t xml:space="preserve"> area</w:t>
      </w:r>
      <w:r w:rsidRPr="00B177C8">
        <w:rPr>
          <w:rFonts w:ascii="Calibri" w:hAnsi="Calibri" w:cs="Arial"/>
        </w:rPr>
        <w:t xml:space="preserve"> </w:t>
      </w:r>
      <w:r>
        <w:rPr>
          <w:rFonts w:ascii="Calibri" w:hAnsi="Calibri" w:cs="Arial"/>
        </w:rPr>
        <w:t>this value can be 0.30 or less</w:t>
      </w:r>
      <w:r w:rsidRPr="00B177C8">
        <w:rPr>
          <w:rFonts w:ascii="Calibri" w:hAnsi="Calibri" w:cs="Arial"/>
        </w:rPr>
        <w:t>.</w:t>
      </w:r>
    </w:p>
    <w:p w14:paraId="122A1D1C" w14:textId="77777777" w:rsidR="003E7B71" w:rsidRDefault="003E7B71" w:rsidP="003E7B71">
      <w:pPr>
        <w:pStyle w:val="ListParagraph"/>
        <w:keepNext/>
        <w:keepLines/>
        <w:contextualSpacing/>
        <w:rPr>
          <w:rFonts w:ascii="Calibri" w:hAnsi="Calibri" w:cs="Arial"/>
        </w:rPr>
      </w:pPr>
    </w:p>
    <w:p w14:paraId="122A1D1D" w14:textId="72074273" w:rsidR="003E7B71" w:rsidRDefault="006E7EE4" w:rsidP="003E7B71">
      <w:pPr>
        <w:pStyle w:val="ListParagraph"/>
        <w:keepNext/>
        <w:keepLines/>
        <w:numPr>
          <w:ilvl w:val="0"/>
          <w:numId w:val="12"/>
        </w:numPr>
        <w:contextualSpacing/>
        <w:rPr>
          <w:rFonts w:ascii="Calibri" w:hAnsi="Calibri" w:cs="Arial"/>
        </w:rPr>
      </w:pPr>
      <w:r w:rsidRPr="00B177C8">
        <w:rPr>
          <w:rFonts w:ascii="Calibri" w:hAnsi="Calibri" w:cs="Arial"/>
        </w:rPr>
        <w:t xml:space="preserve">Source: The source of the </w:t>
      </w:r>
      <w:r>
        <w:rPr>
          <w:rFonts w:ascii="Calibri" w:hAnsi="Calibri" w:cs="Arial"/>
        </w:rPr>
        <w:t>U-factor and SHGC</w:t>
      </w:r>
      <w:r w:rsidRPr="00B177C8">
        <w:rPr>
          <w:rFonts w:ascii="Calibri" w:hAnsi="Calibri" w:cs="Arial"/>
        </w:rPr>
        <w:t xml:space="preserve"> data for the f</w:t>
      </w:r>
      <w:r>
        <w:rPr>
          <w:rFonts w:ascii="Calibri" w:hAnsi="Calibri" w:cs="Arial"/>
        </w:rPr>
        <w:t xml:space="preserve">enestration product—indicate whether </w:t>
      </w:r>
      <w:r w:rsidRPr="00013945">
        <w:rPr>
          <w:rFonts w:ascii="Calibri" w:hAnsi="Calibri" w:cs="Arial"/>
        </w:rPr>
        <w:t xml:space="preserve">NFRC, Tables </w:t>
      </w:r>
      <w:del w:id="95" w:author="Shewmaker, Michael@Energy" w:date="2017-02-27T13:20:00Z">
        <w:r w:rsidRPr="00013945" w:rsidDel="00A34DCA">
          <w:rPr>
            <w:rFonts w:ascii="Calibri" w:hAnsi="Calibri" w:cs="Arial"/>
          </w:rPr>
          <w:delText xml:space="preserve">110.6-A and </w:delText>
        </w:r>
      </w:del>
      <w:r w:rsidRPr="00013945">
        <w:rPr>
          <w:rFonts w:ascii="Calibri" w:hAnsi="Calibri" w:cs="Arial"/>
        </w:rPr>
        <w:t xml:space="preserve">110.6-B, Equations </w:t>
      </w:r>
      <w:del w:id="96" w:author="Shewmaker, Michael@Energy" w:date="2017-02-27T13:20:00Z">
        <w:r w:rsidRPr="00013945" w:rsidDel="00A34DCA">
          <w:rPr>
            <w:rFonts w:ascii="Calibri" w:hAnsi="Calibri" w:cs="Arial"/>
          </w:rPr>
          <w:delText xml:space="preserve">NA6-1 and </w:delText>
        </w:r>
      </w:del>
      <w:r w:rsidRPr="00013945">
        <w:rPr>
          <w:rFonts w:ascii="Calibri" w:hAnsi="Calibri" w:cs="Arial"/>
        </w:rPr>
        <w:t>NA6-2</w:t>
      </w:r>
      <w:r w:rsidR="009A5B9B">
        <w:rPr>
          <w:rFonts w:ascii="Calibri" w:hAnsi="Calibri" w:cs="Arial"/>
        </w:rPr>
        <w:t>, or the Area-weighted Average Worksheet (ENV-02).</w:t>
      </w:r>
    </w:p>
    <w:p w14:paraId="122A1D1E" w14:textId="77777777" w:rsidR="003E7B71" w:rsidRDefault="006E7EE4" w:rsidP="003E7B71">
      <w:pPr>
        <w:pStyle w:val="ListParagraph"/>
        <w:keepNext/>
        <w:keepLines/>
        <w:numPr>
          <w:ilvl w:val="0"/>
          <w:numId w:val="12"/>
        </w:numPr>
        <w:contextualSpacing/>
        <w:rPr>
          <w:rFonts w:ascii="Calibri" w:hAnsi="Calibri" w:cs="Arial"/>
        </w:rPr>
      </w:pPr>
      <w:r w:rsidRPr="00B177C8">
        <w:rPr>
          <w:rFonts w:ascii="Calibri" w:hAnsi="Calibri" w:cs="Arial"/>
        </w:rPr>
        <w:t xml:space="preserve">Exterior Shading Device: If exterior shading devices are used to meet the SHGC requirement, </w:t>
      </w:r>
      <w:r w:rsidRPr="001B3EB0">
        <w:rPr>
          <w:rFonts w:ascii="Calibri" w:hAnsi="Calibri" w:cs="Arial"/>
        </w:rPr>
        <w:t>indicate the type of device</w:t>
      </w:r>
      <w:r>
        <w:rPr>
          <w:rFonts w:ascii="Calibri" w:hAnsi="Calibri" w:cs="Arial"/>
        </w:rPr>
        <w:t xml:space="preserve"> </w:t>
      </w:r>
      <w:r w:rsidRPr="001B3EB0">
        <w:rPr>
          <w:rFonts w:ascii="Calibri" w:hAnsi="Calibri" w:cs="Arial"/>
        </w:rPr>
        <w:t xml:space="preserve">(from Table S-1 of </w:t>
      </w:r>
      <w:r w:rsidRPr="00551DDE">
        <w:rPr>
          <w:rFonts w:ascii="Calibri" w:hAnsi="Calibri" w:cs="Arial"/>
          <w:bCs/>
        </w:rPr>
        <w:t>CF1R-ENV-03-E</w:t>
      </w:r>
      <w:r w:rsidRPr="00A02B72" w:rsidDel="00A02B72">
        <w:rPr>
          <w:rFonts w:ascii="Calibri" w:hAnsi="Calibri" w:cs="Arial"/>
        </w:rPr>
        <w:t xml:space="preserve"> </w:t>
      </w:r>
      <w:r>
        <w:rPr>
          <w:rFonts w:ascii="Calibri" w:hAnsi="Calibri" w:cs="Arial"/>
        </w:rPr>
        <w:t>Solar Heat Gain Coefficient Worksheet</w:t>
      </w:r>
      <w:r w:rsidRPr="001B3EB0">
        <w:rPr>
          <w:rFonts w:ascii="Calibri" w:hAnsi="Calibri" w:cs="Arial"/>
        </w:rPr>
        <w:t xml:space="preserve">) and attach </w:t>
      </w:r>
      <w:r>
        <w:rPr>
          <w:rFonts w:ascii="Calibri" w:hAnsi="Calibri" w:cs="Arial"/>
        </w:rPr>
        <w:t>the CF1R-ENV</w:t>
      </w:r>
      <w:r w:rsidRPr="001B3EB0">
        <w:rPr>
          <w:rFonts w:ascii="Calibri" w:hAnsi="Calibri" w:cs="Arial"/>
        </w:rPr>
        <w:t>-</w:t>
      </w:r>
      <w:r>
        <w:rPr>
          <w:rFonts w:ascii="Calibri" w:hAnsi="Calibri" w:cs="Arial"/>
        </w:rPr>
        <w:t>0</w:t>
      </w:r>
      <w:r w:rsidRPr="001B3EB0">
        <w:rPr>
          <w:rFonts w:ascii="Calibri" w:hAnsi="Calibri" w:cs="Arial"/>
        </w:rPr>
        <w:t>3</w:t>
      </w:r>
      <w:r>
        <w:rPr>
          <w:rFonts w:ascii="Calibri" w:hAnsi="Calibri" w:cs="Arial"/>
        </w:rPr>
        <w:t>-E</w:t>
      </w:r>
      <w:r w:rsidRPr="00B177C8">
        <w:rPr>
          <w:rFonts w:ascii="Calibri" w:hAnsi="Calibri" w:cs="Arial"/>
        </w:rPr>
        <w:t>.</w:t>
      </w:r>
    </w:p>
    <w:p w14:paraId="122A1D1F" w14:textId="77777777" w:rsidR="003E7B71" w:rsidRDefault="003E7B71" w:rsidP="003E7B71">
      <w:pPr>
        <w:pStyle w:val="ListParagraph"/>
        <w:keepNext/>
        <w:keepLines/>
        <w:contextualSpacing/>
        <w:rPr>
          <w:rFonts w:ascii="Calibri" w:hAnsi="Calibri" w:cs="Arial"/>
        </w:rPr>
      </w:pPr>
    </w:p>
    <w:p w14:paraId="122A1D20" w14:textId="77777777" w:rsidR="003E7B71" w:rsidRDefault="006E7EE4" w:rsidP="003E7B71">
      <w:pPr>
        <w:keepNext/>
        <w:keepLines/>
        <w:tabs>
          <w:tab w:val="left" w:pos="1800"/>
        </w:tabs>
        <w:ind w:left="1800" w:hanging="720"/>
        <w:rPr>
          <w:rFonts w:ascii="Calibri" w:hAnsi="Calibri" w:cs="Arial"/>
        </w:rPr>
      </w:pPr>
      <w:r w:rsidRPr="00F00CC4">
        <w:rPr>
          <w:rFonts w:ascii="Calibri" w:hAnsi="Calibri" w:cs="Arial"/>
        </w:rPr>
        <w:t>NOTE</w:t>
      </w:r>
      <w:r>
        <w:rPr>
          <w:rFonts w:ascii="Calibri" w:hAnsi="Calibri" w:cs="Arial"/>
        </w:rPr>
        <w:t xml:space="preserve">S: </w:t>
      </w:r>
      <w:r w:rsidRPr="003B474F">
        <w:rPr>
          <w:rFonts w:ascii="Calibri" w:hAnsi="Calibri" w:cs="Arial"/>
        </w:rPr>
        <w:t>An exterior shading device is not used for products with an NFRC rated U-factor and SHGC based on a factory integrated shading device.</w:t>
      </w:r>
    </w:p>
    <w:p w14:paraId="122A1D21" w14:textId="77777777" w:rsidR="003E7B71" w:rsidRDefault="003E7B71" w:rsidP="003E7B71">
      <w:pPr>
        <w:keepNext/>
        <w:keepLines/>
        <w:tabs>
          <w:tab w:val="left" w:pos="1800"/>
        </w:tabs>
        <w:ind w:left="1800" w:hanging="720"/>
        <w:rPr>
          <w:rFonts w:ascii="Calibri" w:hAnsi="Calibri" w:cs="Arial"/>
        </w:rPr>
      </w:pPr>
    </w:p>
    <w:p w14:paraId="122A1D22" w14:textId="2C53AD66" w:rsidR="003E7B71" w:rsidRDefault="006E7EE4" w:rsidP="003E7B71">
      <w:pPr>
        <w:pStyle w:val="ListParagraph"/>
        <w:keepNext/>
        <w:keepLines/>
        <w:numPr>
          <w:ilvl w:val="0"/>
          <w:numId w:val="12"/>
        </w:numPr>
        <w:contextualSpacing/>
        <w:rPr>
          <w:rFonts w:ascii="Calibri" w:hAnsi="Calibri" w:cs="Arial"/>
        </w:rPr>
      </w:pPr>
      <w:r>
        <w:rPr>
          <w:rFonts w:ascii="Calibri" w:hAnsi="Calibri" w:cs="Arial"/>
        </w:rPr>
        <w:t xml:space="preserve">Combined SHGC </w:t>
      </w:r>
      <w:r w:rsidR="002F2B9D">
        <w:rPr>
          <w:rFonts w:ascii="Calibri" w:hAnsi="Calibri" w:cs="Arial"/>
        </w:rPr>
        <w:t>f</w:t>
      </w:r>
      <w:r>
        <w:rPr>
          <w:rFonts w:ascii="Calibri" w:hAnsi="Calibri" w:cs="Arial"/>
        </w:rPr>
        <w:t>rom CF1R-ENV-03:</w:t>
      </w:r>
      <w:r w:rsidRPr="0040042C">
        <w:rPr>
          <w:rFonts w:ascii="Calibri" w:hAnsi="Calibri" w:cs="Arial"/>
        </w:rPr>
        <w:t xml:space="preserve"> </w:t>
      </w:r>
      <w:r w:rsidRPr="001B3EB0">
        <w:rPr>
          <w:rFonts w:ascii="Calibri" w:hAnsi="Calibri" w:cs="Arial"/>
        </w:rPr>
        <w:t xml:space="preserve">If exterior shading devices are </w:t>
      </w:r>
      <w:r>
        <w:rPr>
          <w:rFonts w:ascii="Calibri" w:hAnsi="Calibri" w:cs="Arial"/>
        </w:rPr>
        <w:t>combined with the SHGC value of the fenestration to</w:t>
      </w:r>
      <w:r w:rsidRPr="001B3EB0">
        <w:rPr>
          <w:rFonts w:ascii="Calibri" w:hAnsi="Calibri" w:cs="Arial"/>
        </w:rPr>
        <w:t xml:space="preserve"> meet the prescriptive SHGC requirements (as indicated in column </w:t>
      </w:r>
      <w:r>
        <w:rPr>
          <w:rFonts w:ascii="Calibri" w:hAnsi="Calibri" w:cs="Arial"/>
        </w:rPr>
        <w:t xml:space="preserve">I. </w:t>
      </w:r>
      <w:r w:rsidRPr="001B3EB0">
        <w:rPr>
          <w:rFonts w:ascii="Calibri" w:hAnsi="Calibri" w:cs="Arial"/>
        </w:rPr>
        <w:t>1</w:t>
      </w:r>
      <w:ins w:id="97" w:author="Shewmaker, Michael@Energy" w:date="2017-02-27T13:21:00Z">
        <w:r w:rsidR="00A34DCA">
          <w:rPr>
            <w:rFonts w:ascii="Calibri" w:hAnsi="Calibri" w:cs="Arial"/>
          </w:rPr>
          <w:t>1</w:t>
        </w:r>
      </w:ins>
      <w:del w:id="98" w:author="Shewmaker, Michael@Energy" w:date="2017-02-27T13:21:00Z">
        <w:r w:rsidDel="00A34DCA">
          <w:rPr>
            <w:rFonts w:ascii="Calibri" w:hAnsi="Calibri" w:cs="Arial"/>
          </w:rPr>
          <w:delText>2</w:delText>
        </w:r>
      </w:del>
      <w:r w:rsidRPr="001B3EB0">
        <w:rPr>
          <w:rFonts w:ascii="Calibri" w:hAnsi="Calibri" w:cs="Arial"/>
        </w:rPr>
        <w:t xml:space="preserve">), indicate the SHGC calculated on form </w:t>
      </w:r>
      <w:r>
        <w:rPr>
          <w:rFonts w:ascii="Calibri" w:hAnsi="Calibri" w:cs="Arial"/>
        </w:rPr>
        <w:t>CF1R-ENV-03</w:t>
      </w:r>
      <w:r w:rsidRPr="001B3EB0">
        <w:rPr>
          <w:rFonts w:ascii="Calibri" w:hAnsi="Calibri" w:cs="Arial"/>
        </w:rPr>
        <w:t xml:space="preserve"> and attach the form</w:t>
      </w:r>
      <w:r>
        <w:rPr>
          <w:rFonts w:ascii="Calibri" w:hAnsi="Calibri" w:cs="Arial"/>
        </w:rPr>
        <w:t xml:space="preserve"> for each window with an exterior shading device.</w:t>
      </w:r>
    </w:p>
    <w:p w14:paraId="122A1D25" w14:textId="77777777" w:rsidR="003E7B71" w:rsidRDefault="003E7B71" w:rsidP="003E7B71">
      <w:pPr>
        <w:keepNext/>
        <w:keepLines/>
        <w:rPr>
          <w:rFonts w:ascii="Calibri" w:hAnsi="Calibri" w:cs="Arial"/>
        </w:rPr>
      </w:pPr>
    </w:p>
    <w:p w14:paraId="122A1D26" w14:textId="0FDEB814" w:rsidR="003E7B71" w:rsidRDefault="006E7EE4" w:rsidP="003E7B71">
      <w:pPr>
        <w:keepNext/>
        <w:keepLines/>
        <w:rPr>
          <w:rFonts w:ascii="Calibri" w:hAnsi="Calibri" w:cs="Arial"/>
        </w:rPr>
      </w:pPr>
      <w:r w:rsidRPr="00B177C8">
        <w:rPr>
          <w:rFonts w:ascii="Calibri" w:hAnsi="Calibri" w:cs="Arial"/>
        </w:rPr>
        <w:t>To determine compliance with allowable fenestration areas</w:t>
      </w:r>
      <w:r>
        <w:rPr>
          <w:rFonts w:ascii="Calibri" w:hAnsi="Calibri" w:cs="Arial"/>
        </w:rPr>
        <w:t xml:space="preserve"> and efficiencies</w:t>
      </w:r>
      <w:r w:rsidRPr="00B177C8">
        <w:rPr>
          <w:rFonts w:ascii="Calibri" w:hAnsi="Calibri" w:cs="Arial"/>
        </w:rPr>
        <w:t xml:space="preserve">, complete rows </w:t>
      </w:r>
      <w:r>
        <w:rPr>
          <w:rFonts w:ascii="Calibri" w:hAnsi="Calibri" w:cs="Arial"/>
        </w:rPr>
        <w:t>1</w:t>
      </w:r>
      <w:r w:rsidR="009A5B9B">
        <w:rPr>
          <w:rFonts w:ascii="Calibri" w:hAnsi="Calibri" w:cs="Arial"/>
        </w:rPr>
        <w:t>5</w:t>
      </w:r>
      <w:r>
        <w:rPr>
          <w:rFonts w:ascii="Calibri" w:hAnsi="Calibri" w:cs="Arial"/>
        </w:rPr>
        <w:t>-</w:t>
      </w:r>
      <w:r w:rsidR="009A5B9B">
        <w:rPr>
          <w:rFonts w:ascii="Calibri" w:hAnsi="Calibri" w:cs="Arial"/>
        </w:rPr>
        <w:t>32</w:t>
      </w:r>
      <w:r w:rsidR="0080001E">
        <w:rPr>
          <w:rFonts w:ascii="Calibri" w:hAnsi="Calibri" w:cs="Arial"/>
        </w:rPr>
        <w:t>.</w:t>
      </w:r>
    </w:p>
    <w:p w14:paraId="122A1D27" w14:textId="77777777" w:rsidR="003E7B71" w:rsidRDefault="003E7B71" w:rsidP="003E7B71">
      <w:pPr>
        <w:keepNext/>
        <w:keepLines/>
        <w:ind w:left="720" w:hanging="360"/>
        <w:rPr>
          <w:rFonts w:ascii="Calibri" w:hAnsi="Calibri" w:cs="Arial"/>
        </w:rPr>
      </w:pPr>
    </w:p>
    <w:p w14:paraId="122A1D28" w14:textId="6E4899F3" w:rsidR="003E7B71" w:rsidRDefault="006E7EE4" w:rsidP="00954FDF">
      <w:pPr>
        <w:pStyle w:val="ListParagraph"/>
        <w:keepNext/>
        <w:keepLines/>
        <w:numPr>
          <w:ilvl w:val="0"/>
          <w:numId w:val="12"/>
        </w:numPr>
        <w:rPr>
          <w:rFonts w:ascii="Calibri" w:hAnsi="Calibri" w:cs="Arial"/>
        </w:rPr>
      </w:pPr>
      <w:r>
        <w:rPr>
          <w:rFonts w:ascii="Calibri" w:hAnsi="Calibri" w:cs="Arial"/>
        </w:rPr>
        <w:t>Total Proposed Fenestration Area: The sum of column I</w:t>
      </w:r>
      <w:r w:rsidR="009A5B9B">
        <w:rPr>
          <w:rFonts w:ascii="Calibri" w:hAnsi="Calibri" w:cs="Arial"/>
        </w:rPr>
        <w:t>. 07 plus I. 08</w:t>
      </w:r>
      <w:r>
        <w:rPr>
          <w:rFonts w:ascii="Calibri" w:hAnsi="Calibri" w:cs="Arial"/>
        </w:rPr>
        <w:t>.</w:t>
      </w:r>
    </w:p>
    <w:p w14:paraId="122A1D29" w14:textId="7246F270" w:rsidR="003E7B71" w:rsidRDefault="006E7EE4" w:rsidP="00954FDF">
      <w:pPr>
        <w:pStyle w:val="ListParagraph"/>
        <w:keepNext/>
        <w:keepLines/>
        <w:numPr>
          <w:ilvl w:val="0"/>
          <w:numId w:val="12"/>
        </w:numPr>
        <w:rPr>
          <w:rFonts w:ascii="Calibri" w:hAnsi="Calibri" w:cs="Arial"/>
        </w:rPr>
      </w:pPr>
      <w:r>
        <w:rPr>
          <w:rFonts w:ascii="Calibri" w:hAnsi="Calibri" w:cs="Arial"/>
        </w:rPr>
        <w:t xml:space="preserve">Maximum Allowed Fenestration Area: From </w:t>
      </w:r>
      <w:r w:rsidR="00D52CF0">
        <w:rPr>
          <w:rFonts w:ascii="Calibri" w:hAnsi="Calibri" w:cs="Arial"/>
        </w:rPr>
        <w:t>S</w:t>
      </w:r>
      <w:r>
        <w:rPr>
          <w:rFonts w:ascii="Calibri" w:hAnsi="Calibri" w:cs="Arial"/>
        </w:rPr>
        <w:t xml:space="preserve">ection H., report the greater value of column </w:t>
      </w:r>
      <w:r w:rsidR="00D52CF0">
        <w:rPr>
          <w:rFonts w:ascii="Calibri" w:hAnsi="Calibri" w:cs="Arial"/>
        </w:rPr>
        <w:t>0</w:t>
      </w:r>
      <w:r>
        <w:rPr>
          <w:rFonts w:ascii="Calibri" w:hAnsi="Calibri" w:cs="Arial"/>
        </w:rPr>
        <w:t xml:space="preserve">2 or </w:t>
      </w:r>
      <w:r w:rsidR="00D52CF0">
        <w:rPr>
          <w:rFonts w:ascii="Calibri" w:hAnsi="Calibri" w:cs="Arial"/>
        </w:rPr>
        <w:t>0</w:t>
      </w:r>
      <w:r>
        <w:rPr>
          <w:rFonts w:ascii="Calibri" w:hAnsi="Calibri" w:cs="Arial"/>
        </w:rPr>
        <w:t>3.</w:t>
      </w:r>
    </w:p>
    <w:p w14:paraId="122A1D2A" w14:textId="0A1CDA6C" w:rsidR="003E7B71" w:rsidRDefault="006E7EE4" w:rsidP="00954FDF">
      <w:pPr>
        <w:pStyle w:val="ListParagraph"/>
        <w:keepNext/>
        <w:keepLines/>
        <w:numPr>
          <w:ilvl w:val="0"/>
          <w:numId w:val="12"/>
        </w:numPr>
        <w:rPr>
          <w:rFonts w:ascii="Calibri" w:hAnsi="Calibri" w:cs="Arial"/>
        </w:rPr>
      </w:pPr>
      <w:r>
        <w:rPr>
          <w:rFonts w:ascii="Calibri" w:hAnsi="Calibri" w:cs="Arial"/>
        </w:rPr>
        <w:t>Compliance Statement: Verify whether I. 1</w:t>
      </w:r>
      <w:r w:rsidR="00D52CF0">
        <w:rPr>
          <w:rFonts w:ascii="Calibri" w:hAnsi="Calibri" w:cs="Arial"/>
        </w:rPr>
        <w:t>5</w:t>
      </w:r>
      <w:r>
        <w:rPr>
          <w:rFonts w:ascii="Calibri" w:hAnsi="Calibri" w:cs="Arial"/>
        </w:rPr>
        <w:t xml:space="preserve"> is less than or equal to I. 1</w:t>
      </w:r>
      <w:r w:rsidR="00D52CF0">
        <w:rPr>
          <w:rFonts w:ascii="Calibri" w:hAnsi="Calibri" w:cs="Arial"/>
        </w:rPr>
        <w:t>6</w:t>
      </w:r>
      <w:r>
        <w:rPr>
          <w:rFonts w:ascii="Calibri" w:hAnsi="Calibri" w:cs="Arial"/>
        </w:rPr>
        <w:t>. Indicate Yes or No. If No, the project fails prescriptive compliance—specified fenestration areas must be reduced, or compliance may be attempted using the performance approach.</w:t>
      </w:r>
    </w:p>
    <w:p w14:paraId="122A1D2B" w14:textId="779A67F0" w:rsidR="003E7B71" w:rsidRDefault="006E7EE4" w:rsidP="00954FDF">
      <w:pPr>
        <w:pStyle w:val="ListParagraph"/>
        <w:keepNext/>
        <w:keepLines/>
        <w:numPr>
          <w:ilvl w:val="0"/>
          <w:numId w:val="12"/>
        </w:numPr>
        <w:rPr>
          <w:rFonts w:ascii="Calibri" w:hAnsi="Calibri" w:cs="Arial"/>
        </w:rPr>
      </w:pPr>
      <w:r>
        <w:rPr>
          <w:rFonts w:ascii="Calibri" w:hAnsi="Calibri" w:cs="Arial"/>
        </w:rPr>
        <w:t xml:space="preserve">Total Proposed West-Facing Fenestration Area: The sum of column I. </w:t>
      </w:r>
      <w:r w:rsidR="00D52CF0">
        <w:rPr>
          <w:rFonts w:ascii="Calibri" w:hAnsi="Calibri" w:cs="Arial"/>
        </w:rPr>
        <w:t>0</w:t>
      </w:r>
      <w:r>
        <w:rPr>
          <w:rFonts w:ascii="Calibri" w:hAnsi="Calibri" w:cs="Arial"/>
        </w:rPr>
        <w:t>8.</w:t>
      </w:r>
    </w:p>
    <w:p w14:paraId="122A1D2C" w14:textId="0FF4177C" w:rsidR="003E7B71" w:rsidRDefault="006E7EE4" w:rsidP="00954FDF">
      <w:pPr>
        <w:pStyle w:val="ListParagraph"/>
        <w:keepNext/>
        <w:keepLines/>
        <w:numPr>
          <w:ilvl w:val="0"/>
          <w:numId w:val="12"/>
        </w:numPr>
        <w:rPr>
          <w:rFonts w:ascii="Calibri" w:hAnsi="Calibri" w:cs="Arial"/>
        </w:rPr>
      </w:pPr>
      <w:r>
        <w:rPr>
          <w:rFonts w:ascii="Calibri" w:hAnsi="Calibri" w:cs="Arial"/>
        </w:rPr>
        <w:t xml:space="preserve">Maximum Allowed West-Facing Fenestration Area: From </w:t>
      </w:r>
      <w:r w:rsidR="00D52CF0">
        <w:rPr>
          <w:rFonts w:ascii="Calibri" w:hAnsi="Calibri" w:cs="Arial"/>
        </w:rPr>
        <w:t>S</w:t>
      </w:r>
      <w:r>
        <w:rPr>
          <w:rFonts w:ascii="Calibri" w:hAnsi="Calibri" w:cs="Arial"/>
        </w:rPr>
        <w:t xml:space="preserve">ection H., report the greater value of column </w:t>
      </w:r>
      <w:r w:rsidR="00D52CF0">
        <w:rPr>
          <w:rFonts w:ascii="Calibri" w:hAnsi="Calibri" w:cs="Arial"/>
        </w:rPr>
        <w:t>0</w:t>
      </w:r>
      <w:r>
        <w:rPr>
          <w:rFonts w:ascii="Calibri" w:hAnsi="Calibri" w:cs="Arial"/>
        </w:rPr>
        <w:t xml:space="preserve">4 or </w:t>
      </w:r>
      <w:r w:rsidR="00D52CF0">
        <w:rPr>
          <w:rFonts w:ascii="Calibri" w:hAnsi="Calibri" w:cs="Arial"/>
        </w:rPr>
        <w:t>0</w:t>
      </w:r>
      <w:r>
        <w:rPr>
          <w:rFonts w:ascii="Calibri" w:hAnsi="Calibri" w:cs="Arial"/>
        </w:rPr>
        <w:t>5.</w:t>
      </w:r>
    </w:p>
    <w:p w14:paraId="122A1D2D" w14:textId="01BA7BBB" w:rsidR="003E7B71" w:rsidRDefault="006E7EE4" w:rsidP="00954FDF">
      <w:pPr>
        <w:pStyle w:val="ListParagraph"/>
        <w:keepNext/>
        <w:keepLines/>
        <w:numPr>
          <w:ilvl w:val="0"/>
          <w:numId w:val="12"/>
        </w:numPr>
        <w:rPr>
          <w:rFonts w:ascii="Calibri" w:hAnsi="Calibri" w:cs="Arial"/>
        </w:rPr>
      </w:pPr>
      <w:r>
        <w:rPr>
          <w:rFonts w:ascii="Calibri" w:hAnsi="Calibri" w:cs="Arial"/>
        </w:rPr>
        <w:t>Compliance Statement: Verify whether I. 1</w:t>
      </w:r>
      <w:r w:rsidR="00D52CF0">
        <w:rPr>
          <w:rFonts w:ascii="Calibri" w:hAnsi="Calibri" w:cs="Arial"/>
        </w:rPr>
        <w:t>8</w:t>
      </w:r>
      <w:r>
        <w:rPr>
          <w:rFonts w:ascii="Calibri" w:hAnsi="Calibri" w:cs="Arial"/>
        </w:rPr>
        <w:t xml:space="preserve"> is less than or equal to I. 1</w:t>
      </w:r>
      <w:r w:rsidR="00D52CF0">
        <w:rPr>
          <w:rFonts w:ascii="Calibri" w:hAnsi="Calibri" w:cs="Arial"/>
        </w:rPr>
        <w:t>9</w:t>
      </w:r>
      <w:r>
        <w:rPr>
          <w:rFonts w:ascii="Calibri" w:hAnsi="Calibri" w:cs="Arial"/>
        </w:rPr>
        <w:t>. Indicate Yes or No. If No, the project fails prescriptive compliance—specified west-facing fenestration areas must be reduced, or compliance may be attempted using the performance approach.</w:t>
      </w:r>
    </w:p>
    <w:p w14:paraId="122A1D2E" w14:textId="5F082E7B" w:rsidR="003E7B71" w:rsidRDefault="006E7EE4" w:rsidP="00954FDF">
      <w:pPr>
        <w:pStyle w:val="ListParagraph"/>
        <w:keepNext/>
        <w:keepLines/>
        <w:numPr>
          <w:ilvl w:val="0"/>
          <w:numId w:val="12"/>
        </w:numPr>
        <w:rPr>
          <w:rFonts w:ascii="Calibri" w:hAnsi="Calibri" w:cs="Arial"/>
        </w:rPr>
      </w:pPr>
      <w:r>
        <w:rPr>
          <w:rFonts w:ascii="Calibri" w:hAnsi="Calibri" w:cs="Arial"/>
        </w:rPr>
        <w:t>Proposed Fenestration U-factor</w:t>
      </w:r>
      <w:r w:rsidR="00D52CF0">
        <w:rPr>
          <w:rFonts w:ascii="Calibri" w:hAnsi="Calibri" w:cs="Arial"/>
        </w:rPr>
        <w:t xml:space="preserve"> (Windows)</w:t>
      </w:r>
      <w:r>
        <w:rPr>
          <w:rFonts w:ascii="Calibri" w:hAnsi="Calibri" w:cs="Arial"/>
        </w:rPr>
        <w:t xml:space="preserve">: If necessary, report the area-weighted average U-factor from the completed CF1R-ENV-02-E. Otherwise, report the largest value from column I. </w:t>
      </w:r>
      <w:r w:rsidR="00D52CF0">
        <w:rPr>
          <w:rFonts w:ascii="Calibri" w:hAnsi="Calibri" w:cs="Arial"/>
        </w:rPr>
        <w:t>0</w:t>
      </w:r>
      <w:r>
        <w:rPr>
          <w:rFonts w:ascii="Calibri" w:hAnsi="Calibri" w:cs="Arial"/>
        </w:rPr>
        <w:t>9.</w:t>
      </w:r>
    </w:p>
    <w:p w14:paraId="122A1D2F" w14:textId="6A296AA8" w:rsidR="003E7B71" w:rsidRDefault="006E7EE4" w:rsidP="00954FDF">
      <w:pPr>
        <w:pStyle w:val="ListParagraph"/>
        <w:keepNext/>
        <w:keepLines/>
        <w:numPr>
          <w:ilvl w:val="0"/>
          <w:numId w:val="12"/>
        </w:numPr>
        <w:rPr>
          <w:rFonts w:ascii="Calibri" w:hAnsi="Calibri" w:cs="Arial"/>
        </w:rPr>
      </w:pPr>
      <w:r>
        <w:rPr>
          <w:rFonts w:ascii="Calibri" w:hAnsi="Calibri" w:cs="Arial"/>
        </w:rPr>
        <w:t>Required Fenestration U-factor</w:t>
      </w:r>
      <w:r w:rsidR="00D52CF0">
        <w:rPr>
          <w:rFonts w:ascii="Calibri" w:hAnsi="Calibri" w:cs="Arial"/>
        </w:rPr>
        <w:t xml:space="preserve"> (Windows)</w:t>
      </w:r>
      <w:r>
        <w:rPr>
          <w:rFonts w:ascii="Calibri" w:hAnsi="Calibri" w:cs="Arial"/>
        </w:rPr>
        <w:t xml:space="preserve">: From </w:t>
      </w:r>
      <w:r w:rsidR="00D52CF0">
        <w:rPr>
          <w:rFonts w:ascii="Calibri" w:hAnsi="Calibri" w:cs="Arial"/>
        </w:rPr>
        <w:t>S</w:t>
      </w:r>
      <w:r>
        <w:rPr>
          <w:rFonts w:ascii="Calibri" w:hAnsi="Calibri" w:cs="Arial"/>
        </w:rPr>
        <w:t>ection H., report the value of column 6.</w:t>
      </w:r>
    </w:p>
    <w:p w14:paraId="122A1D30" w14:textId="22048C0A" w:rsidR="003E7B71" w:rsidRDefault="006E7EE4" w:rsidP="00954FDF">
      <w:pPr>
        <w:pStyle w:val="ListParagraph"/>
        <w:keepNext/>
        <w:keepLines/>
        <w:numPr>
          <w:ilvl w:val="0"/>
          <w:numId w:val="12"/>
        </w:numPr>
        <w:rPr>
          <w:rFonts w:ascii="Calibri" w:hAnsi="Calibri" w:cs="Arial"/>
        </w:rPr>
      </w:pPr>
      <w:r>
        <w:rPr>
          <w:rFonts w:ascii="Calibri" w:hAnsi="Calibri" w:cs="Arial"/>
        </w:rPr>
        <w:t>Compliance Statement: Verify whether I. 2</w:t>
      </w:r>
      <w:r w:rsidR="00D52CF0">
        <w:rPr>
          <w:rFonts w:ascii="Calibri" w:hAnsi="Calibri" w:cs="Arial"/>
        </w:rPr>
        <w:t>1</w:t>
      </w:r>
      <w:r>
        <w:rPr>
          <w:rFonts w:ascii="Calibri" w:hAnsi="Calibri" w:cs="Arial"/>
        </w:rPr>
        <w:t xml:space="preserve"> is less than or equal to I. 2</w:t>
      </w:r>
      <w:r w:rsidR="00D52CF0">
        <w:rPr>
          <w:rFonts w:ascii="Calibri" w:hAnsi="Calibri" w:cs="Arial"/>
        </w:rPr>
        <w:t>2</w:t>
      </w:r>
      <w:r>
        <w:rPr>
          <w:rFonts w:ascii="Calibri" w:hAnsi="Calibri" w:cs="Arial"/>
        </w:rPr>
        <w:t xml:space="preserve">. Indicate Yes or No. If No, the project fails prescriptive compliance—specified fenestration U-factors must be reduced, or compliance may be attempted using the performance approach.  </w:t>
      </w:r>
    </w:p>
    <w:p w14:paraId="122A1D31" w14:textId="21D56918" w:rsidR="003E7B71" w:rsidRDefault="006E7EE4" w:rsidP="00954FDF">
      <w:pPr>
        <w:pStyle w:val="ListParagraph"/>
        <w:keepNext/>
        <w:keepLines/>
        <w:numPr>
          <w:ilvl w:val="0"/>
          <w:numId w:val="12"/>
        </w:numPr>
        <w:rPr>
          <w:rFonts w:ascii="Calibri" w:hAnsi="Calibri" w:cs="Arial"/>
        </w:rPr>
      </w:pPr>
      <w:r>
        <w:rPr>
          <w:rFonts w:ascii="Calibri" w:hAnsi="Calibri" w:cs="Arial"/>
        </w:rPr>
        <w:t>Proposed Fenestration SHGC</w:t>
      </w:r>
      <w:r w:rsidR="00D52CF0">
        <w:rPr>
          <w:rFonts w:ascii="Calibri" w:hAnsi="Calibri" w:cs="Arial"/>
        </w:rPr>
        <w:t xml:space="preserve"> (Windows)</w:t>
      </w:r>
      <w:r>
        <w:rPr>
          <w:rFonts w:ascii="Calibri" w:hAnsi="Calibri" w:cs="Arial"/>
        </w:rPr>
        <w:t>: If necessary, report the area-weighted average SHGC</w:t>
      </w:r>
      <w:r w:rsidRPr="00C26BCA">
        <w:rPr>
          <w:rFonts w:ascii="Calibri" w:hAnsi="Calibri" w:cs="Arial"/>
        </w:rPr>
        <w:t xml:space="preserve"> </w:t>
      </w:r>
      <w:r>
        <w:rPr>
          <w:rFonts w:ascii="Calibri" w:hAnsi="Calibri" w:cs="Arial"/>
        </w:rPr>
        <w:t>from the completed CF1R-ENV-02-E. Otherwise, report the largest value from column</w:t>
      </w:r>
      <w:del w:id="99" w:author="Shewmaker, Michael@Energy" w:date="2017-02-27T13:21:00Z">
        <w:r w:rsidDel="00A34DCA">
          <w:rPr>
            <w:rFonts w:ascii="Calibri" w:hAnsi="Calibri" w:cs="Arial"/>
          </w:rPr>
          <w:delText>s</w:delText>
        </w:r>
      </w:del>
      <w:r>
        <w:rPr>
          <w:rFonts w:ascii="Calibri" w:hAnsi="Calibri" w:cs="Arial"/>
        </w:rPr>
        <w:t xml:space="preserve"> I. 1</w:t>
      </w:r>
      <w:r w:rsidR="00D52CF0">
        <w:rPr>
          <w:rFonts w:ascii="Calibri" w:hAnsi="Calibri" w:cs="Arial"/>
        </w:rPr>
        <w:t>1</w:t>
      </w:r>
      <w:r>
        <w:rPr>
          <w:rFonts w:ascii="Calibri" w:hAnsi="Calibri" w:cs="Arial"/>
        </w:rPr>
        <w:t xml:space="preserve"> </w:t>
      </w:r>
      <w:del w:id="100" w:author="Shewmaker, Michael@Energy" w:date="2017-02-27T13:21:00Z">
        <w:r w:rsidDel="00A34DCA">
          <w:rPr>
            <w:rFonts w:ascii="Calibri" w:hAnsi="Calibri" w:cs="Arial"/>
          </w:rPr>
          <w:delText xml:space="preserve">and </w:delText>
        </w:r>
      </w:del>
      <w:ins w:id="101" w:author="Shewmaker, Michael@Energy" w:date="2017-02-27T13:21:00Z">
        <w:r w:rsidR="00A34DCA">
          <w:rPr>
            <w:rFonts w:ascii="Calibri" w:hAnsi="Calibri" w:cs="Arial"/>
          </w:rPr>
          <w:t xml:space="preserve">or </w:t>
        </w:r>
      </w:ins>
      <w:r>
        <w:rPr>
          <w:rFonts w:ascii="Calibri" w:hAnsi="Calibri" w:cs="Arial"/>
        </w:rPr>
        <w:t>I. 1</w:t>
      </w:r>
      <w:r w:rsidR="00D52CF0">
        <w:rPr>
          <w:rFonts w:ascii="Calibri" w:hAnsi="Calibri" w:cs="Arial"/>
        </w:rPr>
        <w:t>4</w:t>
      </w:r>
      <w:r>
        <w:rPr>
          <w:rFonts w:ascii="Calibri" w:hAnsi="Calibri" w:cs="Arial"/>
        </w:rPr>
        <w:t>.</w:t>
      </w:r>
    </w:p>
    <w:p w14:paraId="122A1D32" w14:textId="78915569" w:rsidR="003E7B71" w:rsidRDefault="006E7EE4" w:rsidP="00954FDF">
      <w:pPr>
        <w:pStyle w:val="ListParagraph"/>
        <w:keepNext/>
        <w:keepLines/>
        <w:numPr>
          <w:ilvl w:val="0"/>
          <w:numId w:val="12"/>
        </w:numPr>
        <w:rPr>
          <w:rFonts w:ascii="Calibri" w:hAnsi="Calibri" w:cs="Arial"/>
        </w:rPr>
      </w:pPr>
      <w:r>
        <w:rPr>
          <w:rFonts w:ascii="Calibri" w:hAnsi="Calibri" w:cs="Arial"/>
        </w:rPr>
        <w:t>Required Fenestration SHGC</w:t>
      </w:r>
      <w:r w:rsidR="00D52CF0">
        <w:rPr>
          <w:rFonts w:ascii="Calibri" w:hAnsi="Calibri" w:cs="Arial"/>
        </w:rPr>
        <w:t xml:space="preserve"> (Windows)</w:t>
      </w:r>
      <w:r>
        <w:rPr>
          <w:rFonts w:ascii="Calibri" w:hAnsi="Calibri" w:cs="Arial"/>
        </w:rPr>
        <w:t xml:space="preserve">: From </w:t>
      </w:r>
      <w:r w:rsidR="00D52CF0">
        <w:rPr>
          <w:rFonts w:ascii="Calibri" w:hAnsi="Calibri" w:cs="Arial"/>
        </w:rPr>
        <w:t>S</w:t>
      </w:r>
      <w:r>
        <w:rPr>
          <w:rFonts w:ascii="Calibri" w:hAnsi="Calibri" w:cs="Arial"/>
        </w:rPr>
        <w:t xml:space="preserve">ection H., report the value of column </w:t>
      </w:r>
      <w:r w:rsidR="00D52CF0">
        <w:rPr>
          <w:rFonts w:ascii="Calibri" w:hAnsi="Calibri" w:cs="Arial"/>
        </w:rPr>
        <w:t>08</w:t>
      </w:r>
      <w:r>
        <w:rPr>
          <w:rFonts w:ascii="Calibri" w:hAnsi="Calibri" w:cs="Arial"/>
        </w:rPr>
        <w:t>.</w:t>
      </w:r>
    </w:p>
    <w:p w14:paraId="122A1D33" w14:textId="1A7463E4" w:rsidR="003E7B71" w:rsidRDefault="006E7EE4" w:rsidP="00954FDF">
      <w:pPr>
        <w:pStyle w:val="ListParagraph"/>
        <w:keepNext/>
        <w:keepLines/>
        <w:numPr>
          <w:ilvl w:val="0"/>
          <w:numId w:val="12"/>
        </w:numPr>
        <w:rPr>
          <w:rFonts w:ascii="Calibri" w:hAnsi="Calibri" w:cs="Arial"/>
        </w:rPr>
      </w:pPr>
      <w:r>
        <w:rPr>
          <w:rFonts w:ascii="Calibri" w:hAnsi="Calibri" w:cs="Arial"/>
        </w:rPr>
        <w:t>Compliance Statement: Verify whether I. 2</w:t>
      </w:r>
      <w:r w:rsidR="00D52CF0">
        <w:rPr>
          <w:rFonts w:ascii="Calibri" w:hAnsi="Calibri" w:cs="Arial"/>
        </w:rPr>
        <w:t>4</w:t>
      </w:r>
      <w:r>
        <w:rPr>
          <w:rFonts w:ascii="Calibri" w:hAnsi="Calibri" w:cs="Arial"/>
        </w:rPr>
        <w:t xml:space="preserve"> is less than or equal to I. 2</w:t>
      </w:r>
      <w:r w:rsidR="00D52CF0">
        <w:rPr>
          <w:rFonts w:ascii="Calibri" w:hAnsi="Calibri" w:cs="Arial"/>
        </w:rPr>
        <w:t>5</w:t>
      </w:r>
      <w:r>
        <w:rPr>
          <w:rFonts w:ascii="Calibri" w:hAnsi="Calibri" w:cs="Arial"/>
        </w:rPr>
        <w:t>. Indicate Yes or No. If No, the project fails prescriptive compliance—specified fenestration SHGC must be reduced, or compliance may be attempted using the performance approach.</w:t>
      </w:r>
    </w:p>
    <w:p w14:paraId="1F90C7F1" w14:textId="10ACAFD6" w:rsidR="00D52CF0" w:rsidRDefault="00D52CF0" w:rsidP="00954FDF">
      <w:pPr>
        <w:pStyle w:val="ListParagraph"/>
        <w:keepNext/>
        <w:keepLines/>
        <w:numPr>
          <w:ilvl w:val="0"/>
          <w:numId w:val="12"/>
        </w:numPr>
        <w:rPr>
          <w:rFonts w:ascii="Calibri" w:hAnsi="Calibri" w:cs="Arial"/>
        </w:rPr>
      </w:pPr>
      <w:r>
        <w:rPr>
          <w:rFonts w:ascii="Calibri" w:hAnsi="Calibri" w:cs="Arial"/>
        </w:rPr>
        <w:t>Proposed Fenestration U-factor (Skylights): If necessary, report the area-weighted average U-factor from the completed CF1R-ENV-02-E. Otherwise, report the single largest associated value from column I. 09.</w:t>
      </w:r>
    </w:p>
    <w:p w14:paraId="01756B94" w14:textId="22666B5F" w:rsidR="00D52CF0" w:rsidRDefault="00D52CF0" w:rsidP="00954FDF">
      <w:pPr>
        <w:pStyle w:val="ListParagraph"/>
        <w:keepNext/>
        <w:keepLines/>
        <w:numPr>
          <w:ilvl w:val="0"/>
          <w:numId w:val="12"/>
        </w:numPr>
        <w:rPr>
          <w:rFonts w:ascii="Calibri" w:hAnsi="Calibri" w:cs="Arial"/>
        </w:rPr>
      </w:pPr>
      <w:r>
        <w:rPr>
          <w:rFonts w:ascii="Calibri" w:hAnsi="Calibri" w:cs="Arial"/>
        </w:rPr>
        <w:t>Required Fenestration U-factor (Skylights): From Section H., report the value of column</w:t>
      </w:r>
      <w:r w:rsidR="00C8569F">
        <w:rPr>
          <w:rFonts w:ascii="Calibri" w:hAnsi="Calibri" w:cs="Arial"/>
        </w:rPr>
        <w:t xml:space="preserve"> 07.</w:t>
      </w:r>
    </w:p>
    <w:p w14:paraId="5A9F0A99" w14:textId="513BEEBC" w:rsidR="00C8569F" w:rsidRDefault="00C8569F" w:rsidP="00954FDF">
      <w:pPr>
        <w:pStyle w:val="ListParagraph"/>
        <w:keepNext/>
        <w:keepLines/>
        <w:numPr>
          <w:ilvl w:val="0"/>
          <w:numId w:val="12"/>
        </w:numPr>
        <w:rPr>
          <w:rFonts w:ascii="Calibri" w:hAnsi="Calibri" w:cs="Arial"/>
        </w:rPr>
      </w:pPr>
      <w:r>
        <w:rPr>
          <w:rFonts w:ascii="Calibri" w:hAnsi="Calibri" w:cs="Arial"/>
        </w:rPr>
        <w:t xml:space="preserve">Compliance Statement: Verify whether I. 27 is less than or equal to I. 28. Indicate Yes or No. If No, the project fails prescriptive compliance – specified fenestration </w:t>
      </w:r>
      <w:del w:id="102" w:author="Shewmaker, Michael@Energy" w:date="2017-02-27T13:21:00Z">
        <w:r w:rsidDel="00A34DCA">
          <w:rPr>
            <w:rFonts w:ascii="Calibri" w:hAnsi="Calibri" w:cs="Arial"/>
          </w:rPr>
          <w:delText xml:space="preserve">SHGC </w:delText>
        </w:r>
      </w:del>
      <w:ins w:id="103" w:author="Shewmaker, Michael@Energy" w:date="2017-02-27T13:21:00Z">
        <w:r w:rsidR="00A34DCA">
          <w:rPr>
            <w:rFonts w:ascii="Calibri" w:hAnsi="Calibri" w:cs="Arial"/>
          </w:rPr>
          <w:t xml:space="preserve">U-factor </w:t>
        </w:r>
      </w:ins>
      <w:r>
        <w:rPr>
          <w:rFonts w:ascii="Calibri" w:hAnsi="Calibri" w:cs="Arial"/>
        </w:rPr>
        <w:t>must be reduced, or compliance may be attempted using the performance approach.</w:t>
      </w:r>
    </w:p>
    <w:p w14:paraId="1A30B377" w14:textId="0342891A" w:rsidR="00C8569F" w:rsidRDefault="00C8569F" w:rsidP="00954FDF">
      <w:pPr>
        <w:pStyle w:val="ListParagraph"/>
        <w:keepNext/>
        <w:keepLines/>
        <w:numPr>
          <w:ilvl w:val="0"/>
          <w:numId w:val="12"/>
        </w:numPr>
        <w:rPr>
          <w:rFonts w:ascii="Calibri" w:hAnsi="Calibri" w:cs="Arial"/>
        </w:rPr>
      </w:pPr>
      <w:r>
        <w:rPr>
          <w:rFonts w:ascii="Calibri" w:hAnsi="Calibri" w:cs="Arial"/>
        </w:rPr>
        <w:t>Proposed Fenestration SHGC (Skylights): If necessary, report the area-weighted average SHGC from the completed CF1R-ENV-02-E. Otherwise report the single largest associated value from column</w:t>
      </w:r>
      <w:del w:id="104" w:author="Shewmaker, Michael@Energy" w:date="2017-02-27T13:21:00Z">
        <w:r w:rsidDel="00A34DCA">
          <w:rPr>
            <w:rFonts w:ascii="Calibri" w:hAnsi="Calibri" w:cs="Arial"/>
          </w:rPr>
          <w:delText>s</w:delText>
        </w:r>
      </w:del>
      <w:r>
        <w:rPr>
          <w:rFonts w:ascii="Calibri" w:hAnsi="Calibri" w:cs="Arial"/>
        </w:rPr>
        <w:t xml:space="preserve"> I. 11 or I. 14.</w:t>
      </w:r>
    </w:p>
    <w:p w14:paraId="12B297D0" w14:textId="11AEB2C6" w:rsidR="00C8569F" w:rsidRDefault="00C8569F" w:rsidP="00954FDF">
      <w:pPr>
        <w:pStyle w:val="ListParagraph"/>
        <w:keepNext/>
        <w:keepLines/>
        <w:numPr>
          <w:ilvl w:val="0"/>
          <w:numId w:val="12"/>
        </w:numPr>
        <w:rPr>
          <w:rFonts w:ascii="Calibri" w:hAnsi="Calibri" w:cs="Arial"/>
        </w:rPr>
      </w:pPr>
      <w:r>
        <w:rPr>
          <w:rFonts w:ascii="Calibri" w:hAnsi="Calibri" w:cs="Arial"/>
        </w:rPr>
        <w:t>Required Fenestration SHGC (Skylights): From Section H., report the value from column 09.</w:t>
      </w:r>
    </w:p>
    <w:p w14:paraId="2D618817" w14:textId="21C373A3" w:rsidR="00C8569F" w:rsidRDefault="00C8569F" w:rsidP="00954FDF">
      <w:pPr>
        <w:pStyle w:val="ListParagraph"/>
        <w:keepNext/>
        <w:keepLines/>
        <w:numPr>
          <w:ilvl w:val="0"/>
          <w:numId w:val="12"/>
        </w:numPr>
        <w:rPr>
          <w:rFonts w:ascii="Calibri" w:hAnsi="Calibri" w:cs="Arial"/>
        </w:rPr>
      </w:pPr>
      <w:r>
        <w:rPr>
          <w:rFonts w:ascii="Calibri" w:hAnsi="Calibri" w:cs="Arial"/>
        </w:rPr>
        <w:t>Compliance Statement: Verify whether I. 30 is less than or equal to I. 31. Indicate Yes or No. If No, the project fails prescriptive compliance – specified fenestration SHGC must be reduced, or compliance may be attempted using the performance approach.</w:t>
      </w:r>
    </w:p>
    <w:p w14:paraId="122A1D34" w14:textId="77777777" w:rsidR="005B7E5A" w:rsidRDefault="005B7E5A" w:rsidP="00E312BC">
      <w:pPr>
        <w:spacing w:after="120"/>
        <w:rPr>
          <w:rFonts w:ascii="Calibri" w:hAnsi="Calibri" w:cs="Arial"/>
          <w:b/>
        </w:rPr>
      </w:pPr>
    </w:p>
    <w:p w14:paraId="122A1D35" w14:textId="0C7CB213" w:rsidR="00520FB7" w:rsidRPr="001B3EB0" w:rsidRDefault="00520FB7" w:rsidP="00954FDF">
      <w:pPr>
        <w:rPr>
          <w:rFonts w:ascii="Calibri" w:hAnsi="Calibri" w:cs="Arial"/>
          <w:b/>
        </w:rPr>
      </w:pPr>
      <w:r w:rsidRPr="001B3EB0">
        <w:rPr>
          <w:rFonts w:ascii="Calibri" w:hAnsi="Calibri" w:cs="Arial"/>
          <w:b/>
        </w:rPr>
        <w:t>J</w:t>
      </w:r>
      <w:r w:rsidR="00D07AFB">
        <w:rPr>
          <w:rFonts w:ascii="Calibri" w:hAnsi="Calibri" w:cs="Arial"/>
          <w:b/>
        </w:rPr>
        <w:t>.</w:t>
      </w:r>
      <w:r w:rsidRPr="001B3EB0">
        <w:rPr>
          <w:rFonts w:ascii="Calibri" w:hAnsi="Calibri" w:cs="Arial"/>
          <w:b/>
        </w:rPr>
        <w:t xml:space="preserve"> </w:t>
      </w:r>
      <w:r w:rsidR="00C8569F">
        <w:rPr>
          <w:rFonts w:ascii="Calibri" w:hAnsi="Calibri" w:cs="Arial"/>
          <w:b/>
        </w:rPr>
        <w:t>Space Conditioning (SC) Systems – Heating/Cooling</w:t>
      </w:r>
    </w:p>
    <w:p w14:paraId="122A1D36" w14:textId="145AE7F0" w:rsidR="00F97972" w:rsidRDefault="000F0BAA" w:rsidP="00492D3C">
      <w:pPr>
        <w:rPr>
          <w:rFonts w:ascii="Calibri" w:hAnsi="Calibri" w:cs="Arial"/>
        </w:rPr>
      </w:pPr>
      <w:r>
        <w:rPr>
          <w:rFonts w:ascii="Calibri" w:hAnsi="Calibri" w:cs="Arial"/>
        </w:rPr>
        <w:t xml:space="preserve">If an existing space </w:t>
      </w:r>
      <w:ins w:id="105" w:author="Shewmaker, Michael@Energy" w:date="2017-02-27T13:22:00Z">
        <w:r w:rsidR="00700681">
          <w:rPr>
            <w:rFonts w:ascii="Calibri" w:hAnsi="Calibri" w:cs="Arial"/>
          </w:rPr>
          <w:t xml:space="preserve">conditioning </w:t>
        </w:r>
      </w:ins>
      <w:r>
        <w:rPr>
          <w:rFonts w:ascii="Calibri" w:hAnsi="Calibri" w:cs="Arial"/>
        </w:rPr>
        <w:t>system will condition an addition, the p</w:t>
      </w:r>
      <w:r w:rsidR="00520FB7" w:rsidRPr="00520FB7">
        <w:rPr>
          <w:rFonts w:ascii="Calibri" w:hAnsi="Calibri" w:cs="Arial"/>
        </w:rPr>
        <w:t>rescriptive requirements do not apply</w:t>
      </w:r>
      <w:r>
        <w:rPr>
          <w:rFonts w:ascii="Calibri" w:hAnsi="Calibri" w:cs="Arial"/>
        </w:rPr>
        <w:t xml:space="preserve"> to that system (Exception 4 to Section 150.2(a)). </w:t>
      </w:r>
      <w:r w:rsidR="00520FB7" w:rsidRPr="00520FB7">
        <w:rPr>
          <w:rFonts w:ascii="Calibri" w:hAnsi="Calibri" w:cs="Arial"/>
        </w:rPr>
        <w:t xml:space="preserve"> </w:t>
      </w:r>
      <w:r>
        <w:rPr>
          <w:rFonts w:ascii="Calibri" w:hAnsi="Calibri" w:cs="Arial"/>
        </w:rPr>
        <w:t>The e</w:t>
      </w:r>
      <w:r w:rsidR="00520FB7" w:rsidRPr="00520FB7">
        <w:rPr>
          <w:rFonts w:ascii="Calibri" w:hAnsi="Calibri" w:cs="Arial"/>
        </w:rPr>
        <w:t xml:space="preserve">nforcement agencies may require verification that the capacity of the existing </w:t>
      </w:r>
      <w:r w:rsidR="00F97972">
        <w:rPr>
          <w:rFonts w:ascii="Calibri" w:hAnsi="Calibri" w:cs="Arial"/>
        </w:rPr>
        <w:t xml:space="preserve">heating </w:t>
      </w:r>
      <w:r w:rsidR="00520FB7" w:rsidRPr="00520FB7">
        <w:rPr>
          <w:rFonts w:ascii="Calibri" w:hAnsi="Calibri" w:cs="Arial"/>
        </w:rPr>
        <w:t>system is adequate to meet the added load of the additional conditioned floor area.</w:t>
      </w:r>
      <w:r>
        <w:rPr>
          <w:rFonts w:ascii="Calibri" w:hAnsi="Calibri" w:cs="Arial"/>
        </w:rPr>
        <w:t xml:space="preserve"> </w:t>
      </w:r>
      <w:r w:rsidR="00F97972">
        <w:rPr>
          <w:rFonts w:ascii="Calibri" w:hAnsi="Calibri" w:cs="Arial"/>
        </w:rPr>
        <w:t>Since there is no health and safety code requirement to provide cooling, the e</w:t>
      </w:r>
      <w:r w:rsidR="00F97972" w:rsidRPr="00520FB7">
        <w:rPr>
          <w:rFonts w:ascii="Calibri" w:hAnsi="Calibri" w:cs="Arial"/>
        </w:rPr>
        <w:t>nforcement agenc</w:t>
      </w:r>
      <w:r w:rsidR="00F97972">
        <w:rPr>
          <w:rFonts w:ascii="Calibri" w:hAnsi="Calibri" w:cs="Arial"/>
        </w:rPr>
        <w:t xml:space="preserve">y will not ask for </w:t>
      </w:r>
      <w:r w:rsidR="00F97972" w:rsidRPr="00520FB7">
        <w:rPr>
          <w:rFonts w:ascii="Calibri" w:hAnsi="Calibri" w:cs="Arial"/>
        </w:rPr>
        <w:t xml:space="preserve">verification that the capacity of the existing </w:t>
      </w:r>
      <w:ins w:id="106" w:author="Shewmaker, Michael@Energy" w:date="2017-02-27T13:22:00Z">
        <w:r w:rsidR="00700681">
          <w:rPr>
            <w:rFonts w:ascii="Calibri" w:hAnsi="Calibri" w:cs="Arial"/>
          </w:rPr>
          <w:t xml:space="preserve">cooling </w:t>
        </w:r>
      </w:ins>
      <w:r w:rsidR="00F97972" w:rsidRPr="00520FB7">
        <w:rPr>
          <w:rFonts w:ascii="Calibri" w:hAnsi="Calibri" w:cs="Arial"/>
        </w:rPr>
        <w:t>system is adequate to meet the added load of the additional conditioned floor area.</w:t>
      </w:r>
      <w:r w:rsidR="00F97972">
        <w:rPr>
          <w:rFonts w:ascii="Calibri" w:hAnsi="Calibri" w:cs="Arial"/>
        </w:rPr>
        <w:t xml:space="preserve"> </w:t>
      </w:r>
    </w:p>
    <w:p w14:paraId="122A1D37" w14:textId="77777777" w:rsidR="000F0BAA" w:rsidRDefault="000F0BAA" w:rsidP="00492D3C">
      <w:pPr>
        <w:rPr>
          <w:rFonts w:ascii="Calibri" w:hAnsi="Calibri" w:cs="Arial"/>
        </w:rPr>
      </w:pPr>
    </w:p>
    <w:p w14:paraId="122A1D38" w14:textId="77777777" w:rsidR="00520FB7" w:rsidRDefault="000F0BAA" w:rsidP="00200102">
      <w:pPr>
        <w:keepNext/>
        <w:rPr>
          <w:rFonts w:ascii="Calibri" w:hAnsi="Calibri" w:cs="Arial"/>
        </w:rPr>
      </w:pPr>
      <w:r>
        <w:rPr>
          <w:rFonts w:ascii="Calibri" w:hAnsi="Calibri" w:cs="Arial"/>
        </w:rPr>
        <w:t xml:space="preserve">If a new system is installed complete </w:t>
      </w:r>
      <w:r w:rsidR="00C32AA6">
        <w:rPr>
          <w:rFonts w:ascii="Calibri" w:hAnsi="Calibri" w:cs="Arial"/>
        </w:rPr>
        <w:t>a</w:t>
      </w:r>
      <w:r w:rsidR="002A0FE9">
        <w:rPr>
          <w:rFonts w:ascii="Calibri" w:hAnsi="Calibri" w:cs="Arial"/>
        </w:rPr>
        <w:t xml:space="preserve"> Certificate of Compliance for</w:t>
      </w:r>
      <w:r w:rsidR="00C32AA6">
        <w:rPr>
          <w:rFonts w:ascii="Calibri" w:hAnsi="Calibri" w:cs="Arial"/>
        </w:rPr>
        <w:t xml:space="preserve"> Alteration</w:t>
      </w:r>
      <w:r w:rsidR="002A0FE9">
        <w:rPr>
          <w:rFonts w:ascii="Calibri" w:hAnsi="Calibri" w:cs="Arial"/>
        </w:rPr>
        <w:t>s</w:t>
      </w:r>
      <w:r w:rsidR="00C32AA6">
        <w:rPr>
          <w:rFonts w:ascii="Calibri" w:hAnsi="Calibri" w:cs="Arial"/>
        </w:rPr>
        <w:t xml:space="preserve"> to Space Conditioning Systems (CF1R-ALT-02)</w:t>
      </w:r>
      <w:r>
        <w:rPr>
          <w:rFonts w:ascii="Calibri" w:hAnsi="Calibri" w:cs="Arial"/>
        </w:rPr>
        <w:t xml:space="preserve">. </w:t>
      </w:r>
    </w:p>
    <w:p w14:paraId="122A1D39" w14:textId="77777777" w:rsidR="00200102" w:rsidRPr="00520FB7" w:rsidRDefault="00200102" w:rsidP="00200102">
      <w:pPr>
        <w:keepNext/>
        <w:rPr>
          <w:rFonts w:ascii="Calibri" w:hAnsi="Calibri" w:cs="Arial"/>
        </w:rPr>
      </w:pPr>
    </w:p>
    <w:p w14:paraId="122A1D3A" w14:textId="77777777" w:rsidR="00DB40F7" w:rsidRPr="00C32AA6" w:rsidRDefault="00C32AA6" w:rsidP="00200102">
      <w:pPr>
        <w:pStyle w:val="ListParagraph"/>
        <w:keepNext/>
        <w:numPr>
          <w:ilvl w:val="0"/>
          <w:numId w:val="26"/>
        </w:numPr>
        <w:contextualSpacing/>
        <w:rPr>
          <w:rFonts w:ascii="Calibri" w:hAnsi="Calibri" w:cs="Arial"/>
        </w:rPr>
      </w:pPr>
      <w:r w:rsidRPr="00C32AA6">
        <w:rPr>
          <w:rFonts w:asciiTheme="minorHAnsi" w:hAnsiTheme="minorHAnsi" w:cs="Arial"/>
        </w:rPr>
        <w:t>Dwelling Unit Name: Name of dwelling unit or any other identifying name.</w:t>
      </w:r>
    </w:p>
    <w:p w14:paraId="122A1D3B" w14:textId="77777777" w:rsidR="003E7B71" w:rsidRPr="003E7B71" w:rsidRDefault="00DB40F7" w:rsidP="003E7B71">
      <w:pPr>
        <w:pStyle w:val="ListParagraph"/>
        <w:keepNext/>
        <w:numPr>
          <w:ilvl w:val="0"/>
          <w:numId w:val="26"/>
        </w:numPr>
        <w:contextualSpacing/>
        <w:rPr>
          <w:rFonts w:ascii="Calibri" w:hAnsi="Calibri" w:cs="Arial"/>
        </w:rPr>
      </w:pPr>
      <w:r>
        <w:rPr>
          <w:rFonts w:asciiTheme="minorHAnsi" w:hAnsiTheme="minorHAnsi" w:cs="Arial"/>
        </w:rPr>
        <w:t>SC System Identification or Name:</w:t>
      </w:r>
      <w:r w:rsidR="00175357">
        <w:rPr>
          <w:rFonts w:asciiTheme="minorHAnsi" w:hAnsiTheme="minorHAnsi" w:cs="Arial"/>
        </w:rPr>
        <w:t xml:space="preserve"> </w:t>
      </w:r>
      <w:r w:rsidR="00D90AF0">
        <w:rPr>
          <w:rFonts w:asciiTheme="minorHAnsi" w:hAnsiTheme="minorHAnsi" w:cs="Arial"/>
        </w:rPr>
        <w:t>Name of</w:t>
      </w:r>
      <w:r w:rsidR="00175357">
        <w:rPr>
          <w:rFonts w:asciiTheme="minorHAnsi" w:hAnsiTheme="minorHAnsi" w:cs="Arial"/>
        </w:rPr>
        <w:t xml:space="preserve"> the Space Condition (SC) System</w:t>
      </w:r>
      <w:r w:rsidR="00D90AF0">
        <w:rPr>
          <w:rFonts w:asciiTheme="minorHAnsi" w:hAnsiTheme="minorHAnsi" w:cs="Arial"/>
        </w:rPr>
        <w:t xml:space="preserve"> or any other identifying name</w:t>
      </w:r>
      <w:r w:rsidR="00175357">
        <w:rPr>
          <w:rFonts w:asciiTheme="minorHAnsi" w:hAnsiTheme="minorHAnsi" w:cs="Arial"/>
        </w:rPr>
        <w:t>.</w:t>
      </w:r>
    </w:p>
    <w:p w14:paraId="122A1D3C" w14:textId="77777777" w:rsidR="003E7B71" w:rsidRPr="003E7B71" w:rsidRDefault="00DB40F7" w:rsidP="003E7B71">
      <w:pPr>
        <w:pStyle w:val="ListParagraph"/>
        <w:keepNext/>
        <w:numPr>
          <w:ilvl w:val="0"/>
          <w:numId w:val="26"/>
        </w:numPr>
        <w:contextualSpacing/>
        <w:rPr>
          <w:rFonts w:ascii="Calibri" w:hAnsi="Calibri" w:cs="Arial"/>
        </w:rPr>
      </w:pPr>
      <w:r>
        <w:rPr>
          <w:rFonts w:asciiTheme="minorHAnsi" w:hAnsiTheme="minorHAnsi" w:cs="Arial"/>
        </w:rPr>
        <w:t>SC System Location or Area Served:</w:t>
      </w:r>
      <w:r w:rsidR="00D9616E">
        <w:rPr>
          <w:rFonts w:asciiTheme="minorHAnsi" w:hAnsiTheme="minorHAnsi" w:cs="Arial"/>
        </w:rPr>
        <w:t xml:space="preserve"> Zone, or area, served by the Space Conditioning (SC) System.</w:t>
      </w:r>
    </w:p>
    <w:p w14:paraId="122A1D3D" w14:textId="77777777" w:rsidR="003E7B71" w:rsidRPr="003E7B71" w:rsidRDefault="003E7B71" w:rsidP="003E7B71">
      <w:pPr>
        <w:pStyle w:val="ListParagraph"/>
        <w:numPr>
          <w:ilvl w:val="0"/>
          <w:numId w:val="26"/>
        </w:numPr>
        <w:rPr>
          <w:rFonts w:asciiTheme="minorHAnsi" w:hAnsiTheme="minorHAnsi" w:cs="Arial"/>
        </w:rPr>
      </w:pPr>
      <w:r w:rsidRPr="003E7B71">
        <w:rPr>
          <w:rFonts w:asciiTheme="minorHAnsi" w:hAnsiTheme="minorHAnsi" w:cs="Arial"/>
        </w:rPr>
        <w:t>Exemption</w:t>
      </w:r>
      <w:r w:rsidR="00DA2D24">
        <w:rPr>
          <w:rFonts w:asciiTheme="minorHAnsi" w:hAnsiTheme="minorHAnsi" w:cs="Arial"/>
        </w:rPr>
        <w:t xml:space="preserve"> from HERS Verification</w:t>
      </w:r>
      <w:r w:rsidRPr="003E7B71">
        <w:rPr>
          <w:rFonts w:asciiTheme="minorHAnsi" w:hAnsiTheme="minorHAnsi" w:cs="Arial"/>
        </w:rPr>
        <w:t>: Section 150.2(b)1E</w:t>
      </w:r>
    </w:p>
    <w:p w14:paraId="122A1D3E" w14:textId="77777777" w:rsidR="003E7B71" w:rsidRPr="003E7B71" w:rsidRDefault="00D232A4" w:rsidP="003E7B71">
      <w:pPr>
        <w:pStyle w:val="ListParagraph"/>
        <w:numPr>
          <w:ilvl w:val="1"/>
          <w:numId w:val="26"/>
        </w:numPr>
        <w:rPr>
          <w:rFonts w:asciiTheme="minorHAnsi" w:hAnsiTheme="minorHAnsi" w:cs="Arial"/>
        </w:rPr>
      </w:pPr>
      <w:r>
        <w:rPr>
          <w:rFonts w:asciiTheme="minorHAnsi" w:hAnsiTheme="minorHAnsi" w:cs="Arial"/>
        </w:rPr>
        <w:t>Space Conditioning</w:t>
      </w:r>
      <w:r w:rsidR="00E1284F">
        <w:rPr>
          <w:rFonts w:asciiTheme="minorHAnsi" w:hAnsiTheme="minorHAnsi" w:cs="Arial"/>
        </w:rPr>
        <w:t xml:space="preserve"> (SC)</w:t>
      </w:r>
      <w:r>
        <w:rPr>
          <w:rFonts w:asciiTheme="minorHAnsi" w:hAnsiTheme="minorHAnsi" w:cs="Arial"/>
        </w:rPr>
        <w:t xml:space="preserve"> System was not altered.</w:t>
      </w:r>
    </w:p>
    <w:p w14:paraId="122A1D3F" w14:textId="77777777" w:rsidR="003E7B71" w:rsidRDefault="00D9616E" w:rsidP="003E7B71">
      <w:pPr>
        <w:pStyle w:val="ListParagraph"/>
        <w:numPr>
          <w:ilvl w:val="1"/>
          <w:numId w:val="26"/>
        </w:numPr>
        <w:rPr>
          <w:rFonts w:asciiTheme="minorHAnsi" w:hAnsiTheme="minorHAnsi" w:cs="Arial"/>
        </w:rPr>
      </w:pPr>
      <w:r>
        <w:rPr>
          <w:rFonts w:asciiTheme="minorHAnsi" w:hAnsiTheme="minorHAnsi" w:cs="Arial"/>
        </w:rPr>
        <w:t>Duct systems with less than 40 linear feet in unconditioned spaces as determined by visual inspection.</w:t>
      </w:r>
    </w:p>
    <w:p w14:paraId="122A1D40" w14:textId="77777777" w:rsidR="003E7B71" w:rsidRDefault="00D9616E" w:rsidP="003E7B71">
      <w:pPr>
        <w:pStyle w:val="ListParagraph"/>
        <w:numPr>
          <w:ilvl w:val="1"/>
          <w:numId w:val="26"/>
        </w:numPr>
        <w:rPr>
          <w:rFonts w:asciiTheme="minorHAnsi" w:hAnsiTheme="minorHAnsi" w:cs="Arial"/>
        </w:rPr>
      </w:pPr>
      <w:r>
        <w:rPr>
          <w:rFonts w:asciiTheme="minorHAnsi" w:hAnsiTheme="minorHAnsi" w:cs="Arial"/>
        </w:rPr>
        <w:t>Existing duct systems constructed, insulated or sealed with asbestos.</w:t>
      </w:r>
    </w:p>
    <w:p w14:paraId="122A1D41" w14:textId="77777777" w:rsidR="003E7B71" w:rsidRDefault="00CD6D93" w:rsidP="003E7B71">
      <w:pPr>
        <w:pStyle w:val="ListParagraph"/>
        <w:numPr>
          <w:ilvl w:val="1"/>
          <w:numId w:val="26"/>
        </w:numPr>
        <w:rPr>
          <w:rFonts w:asciiTheme="minorHAnsi" w:hAnsiTheme="minorHAnsi" w:cs="Arial"/>
        </w:rPr>
      </w:pPr>
      <w:r w:rsidRPr="001F5569">
        <w:rPr>
          <w:rFonts w:asciiTheme="minorHAnsi" w:hAnsiTheme="minorHAnsi" w:cs="Arial"/>
        </w:rPr>
        <w:t>Duct systems that have been documented to have been previously sealed as confirmed through field verification and diagnostic testing in accordance with procedures in the Reference Residential Appendix RA3.1</w:t>
      </w:r>
    </w:p>
    <w:p w14:paraId="122A1D42" w14:textId="77777777" w:rsidR="003E7B71" w:rsidRDefault="003E7B71" w:rsidP="003E7B71">
      <w:pPr>
        <w:rPr>
          <w:rFonts w:ascii="Calibri" w:hAnsi="Calibri"/>
        </w:rPr>
      </w:pPr>
    </w:p>
    <w:p w14:paraId="2E9DF7B4" w14:textId="21936C86" w:rsidR="00FC7E38" w:rsidRPr="00B177C8" w:rsidRDefault="00C41F78" w:rsidP="00954FDF">
      <w:pPr>
        <w:rPr>
          <w:rFonts w:ascii="Calibri" w:hAnsi="Calibri" w:cs="Arial"/>
          <w:b/>
        </w:rPr>
      </w:pPr>
      <w:r>
        <w:rPr>
          <w:rFonts w:ascii="Calibri" w:hAnsi="Calibri" w:cs="Arial"/>
          <w:b/>
        </w:rPr>
        <w:t>K</w:t>
      </w:r>
      <w:r w:rsidR="00D07AFB">
        <w:rPr>
          <w:rFonts w:ascii="Calibri" w:hAnsi="Calibri" w:cs="Arial"/>
          <w:b/>
        </w:rPr>
        <w:t>.</w:t>
      </w:r>
      <w:r w:rsidR="00A841A3" w:rsidRPr="00B177C8">
        <w:rPr>
          <w:rFonts w:ascii="Calibri" w:hAnsi="Calibri" w:cs="Arial"/>
          <w:b/>
        </w:rPr>
        <w:t xml:space="preserve"> </w:t>
      </w:r>
      <w:r w:rsidR="002E1AFB">
        <w:rPr>
          <w:rFonts w:ascii="Calibri" w:hAnsi="Calibri" w:cs="Arial"/>
          <w:b/>
        </w:rPr>
        <w:t>Water Heating Systems</w:t>
      </w:r>
    </w:p>
    <w:p w14:paraId="5338C677" w14:textId="65C1DFF8" w:rsidR="00B046F1" w:rsidRPr="00B066EC" w:rsidRDefault="00731D36" w:rsidP="00B066EC">
      <w:pPr>
        <w:rPr>
          <w:rFonts w:ascii="Calibri" w:hAnsi="Calibri" w:cs="Arial"/>
        </w:rPr>
      </w:pPr>
      <w:r w:rsidRPr="00B177C8">
        <w:rPr>
          <w:rFonts w:ascii="Calibri" w:hAnsi="Calibri" w:cs="Arial"/>
        </w:rPr>
        <w:t>Water heating compliance for an a</w:t>
      </w:r>
      <w:r w:rsidR="0007385F">
        <w:rPr>
          <w:rFonts w:ascii="Calibri" w:hAnsi="Calibri" w:cs="Arial"/>
        </w:rPr>
        <w:t xml:space="preserve">ddition </w:t>
      </w:r>
      <w:r w:rsidR="00C208E8">
        <w:rPr>
          <w:rFonts w:ascii="Calibri" w:hAnsi="Calibri" w:cs="Arial"/>
        </w:rPr>
        <w:t xml:space="preserve">is described </w:t>
      </w:r>
      <w:r w:rsidRPr="00B177C8">
        <w:rPr>
          <w:rFonts w:ascii="Calibri" w:hAnsi="Calibri" w:cs="Arial"/>
        </w:rPr>
        <w:t>in Section 150.2</w:t>
      </w:r>
      <w:r w:rsidR="000F6A3B" w:rsidRPr="00B177C8">
        <w:rPr>
          <w:rFonts w:ascii="Calibri" w:hAnsi="Calibri" w:cs="Arial"/>
        </w:rPr>
        <w:t>(</w:t>
      </w:r>
      <w:r w:rsidR="0007385F">
        <w:rPr>
          <w:rFonts w:ascii="Calibri" w:hAnsi="Calibri" w:cs="Arial"/>
        </w:rPr>
        <w:t>a</w:t>
      </w:r>
      <w:proofErr w:type="gramStart"/>
      <w:r w:rsidR="000F6A3B" w:rsidRPr="00B177C8">
        <w:rPr>
          <w:rFonts w:ascii="Calibri" w:hAnsi="Calibri" w:cs="Arial"/>
        </w:rPr>
        <w:t>)</w:t>
      </w:r>
      <w:r w:rsidR="00FC7E38">
        <w:rPr>
          <w:rFonts w:ascii="Calibri" w:hAnsi="Calibri" w:cs="Arial"/>
        </w:rPr>
        <w:t>1D</w:t>
      </w:r>
      <w:proofErr w:type="gramEnd"/>
      <w:r w:rsidR="00C208E8">
        <w:rPr>
          <w:rFonts w:ascii="Calibri" w:hAnsi="Calibri" w:cs="Arial"/>
        </w:rPr>
        <w:t>.</w:t>
      </w:r>
      <w:r w:rsidR="000F6A3B" w:rsidRPr="00B177C8">
        <w:rPr>
          <w:rFonts w:ascii="Calibri" w:hAnsi="Calibri" w:cs="Arial"/>
        </w:rPr>
        <w:t xml:space="preserve"> </w:t>
      </w:r>
      <w:r w:rsidR="0007385F">
        <w:rPr>
          <w:rFonts w:ascii="Calibri" w:hAnsi="Calibri" w:cs="Arial"/>
        </w:rPr>
        <w:t>When a water heater is added as part of an addition</w:t>
      </w:r>
      <w:r w:rsidR="00C208E8">
        <w:rPr>
          <w:rFonts w:ascii="Calibri" w:hAnsi="Calibri" w:cs="Arial"/>
        </w:rPr>
        <w:t xml:space="preserve"> in </w:t>
      </w:r>
      <w:r w:rsidR="002F2B9D">
        <w:rPr>
          <w:rFonts w:ascii="Calibri" w:hAnsi="Calibri" w:cs="Arial"/>
        </w:rPr>
        <w:t xml:space="preserve">a </w:t>
      </w:r>
      <w:r w:rsidR="00C208E8">
        <w:rPr>
          <w:rFonts w:ascii="Calibri" w:hAnsi="Calibri" w:cs="Arial"/>
        </w:rPr>
        <w:t>single dwelling</w:t>
      </w:r>
      <w:r w:rsidR="00B046F1" w:rsidRPr="00B046F1">
        <w:rPr>
          <w:rFonts w:ascii="Calibri" w:hAnsi="Calibri" w:cs="Arial"/>
          <w:sz w:val="20"/>
          <w:szCs w:val="20"/>
        </w:rPr>
        <w:t xml:space="preserve"> </w:t>
      </w:r>
      <w:r w:rsidR="00B046F1" w:rsidRPr="00B066EC">
        <w:rPr>
          <w:rFonts w:ascii="Calibri" w:hAnsi="Calibri" w:cs="Arial"/>
        </w:rPr>
        <w:t>the Prescriptive Standards allow three options under Section 150.1(c</w:t>
      </w:r>
      <w:proofErr w:type="gramStart"/>
      <w:r w:rsidR="00B046F1" w:rsidRPr="00B066EC">
        <w:rPr>
          <w:rFonts w:ascii="Calibri" w:hAnsi="Calibri" w:cs="Arial"/>
        </w:rPr>
        <w:t>)8</w:t>
      </w:r>
      <w:proofErr w:type="gramEnd"/>
      <w:r w:rsidR="00B046F1" w:rsidRPr="00B066EC">
        <w:rPr>
          <w:rFonts w:ascii="Calibri" w:hAnsi="Calibri" w:cs="Arial"/>
        </w:rPr>
        <w:t>.</w:t>
      </w:r>
    </w:p>
    <w:p w14:paraId="44229906" w14:textId="77777777" w:rsidR="00B046F1" w:rsidRPr="00B066EC" w:rsidRDefault="00B046F1" w:rsidP="00B046F1">
      <w:pPr>
        <w:ind w:left="720"/>
        <w:rPr>
          <w:rFonts w:ascii="Calibri" w:hAnsi="Calibri" w:cs="Arial"/>
        </w:rPr>
      </w:pPr>
    </w:p>
    <w:p w14:paraId="2A8BD3EA" w14:textId="77777777" w:rsidR="00B046F1" w:rsidRPr="00B066EC" w:rsidRDefault="00B046F1" w:rsidP="00FC7E38">
      <w:pPr>
        <w:numPr>
          <w:ilvl w:val="1"/>
          <w:numId w:val="33"/>
        </w:numPr>
        <w:ind w:left="900"/>
        <w:rPr>
          <w:rFonts w:ascii="Calibri" w:hAnsi="Calibri" w:cs="Arial"/>
        </w:rPr>
      </w:pPr>
      <w:r w:rsidRPr="00B066EC">
        <w:rPr>
          <w:rFonts w:ascii="Calibri" w:hAnsi="Calibri" w:cs="Arial"/>
        </w:rPr>
        <w:t>A single gas or propane instantaneous water heater with an input of 200,000 Btu per hour or less and no storage tank, and that meets the requirements of Sections 110.1 and 110.3.</w:t>
      </w:r>
    </w:p>
    <w:p w14:paraId="5278B4A7" w14:textId="77777777" w:rsidR="00A03974" w:rsidRDefault="00B046F1" w:rsidP="00FC7E38">
      <w:pPr>
        <w:numPr>
          <w:ilvl w:val="1"/>
          <w:numId w:val="33"/>
        </w:numPr>
        <w:ind w:left="900"/>
        <w:rPr>
          <w:ins w:id="107" w:author="Shewmaker, Michael@Energy" w:date="2017-02-27T14:31:00Z"/>
          <w:rFonts w:ascii="Calibri" w:hAnsi="Calibri" w:cs="Arial"/>
        </w:rPr>
      </w:pPr>
      <w:r w:rsidRPr="00B066EC">
        <w:rPr>
          <w:rFonts w:ascii="Calibri" w:hAnsi="Calibri" w:cs="Arial"/>
        </w:rPr>
        <w:t>A single gas or propane storage type water heater with an input of 105,000 Btu per hour or less, rated volume less than or equal to 55 gallons and that meets the requirements of Sections 110.1 and 110.3. The dwelling unit shall meet all of the requirements for Quality Insulation Installation (QII) as specified in the Reference Appendix RA3.5</w:t>
      </w:r>
      <w:ins w:id="108" w:author="Shewmaker, Michael@Energy" w:date="2017-02-27T13:23:00Z">
        <w:r w:rsidR="00700681" w:rsidRPr="00A03974">
          <w:rPr>
            <w:rFonts w:ascii="Calibri" w:hAnsi="Calibri" w:cs="Arial"/>
          </w:rPr>
          <w:t>, and in addition one of the following shall be installed:</w:t>
        </w:r>
      </w:ins>
    </w:p>
    <w:p w14:paraId="44BFD360" w14:textId="77777777" w:rsidR="00A03974" w:rsidRDefault="00A03974">
      <w:pPr>
        <w:numPr>
          <w:ilvl w:val="2"/>
          <w:numId w:val="33"/>
        </w:numPr>
        <w:rPr>
          <w:ins w:id="109" w:author="Shewmaker, Michael@Energy" w:date="2017-02-27T14:32:00Z"/>
          <w:rFonts w:ascii="Calibri" w:hAnsi="Calibri" w:cs="Arial"/>
        </w:rPr>
        <w:pPrChange w:id="110" w:author="Shewmaker, Michael@Energy" w:date="2017-02-27T14:31:00Z">
          <w:pPr>
            <w:numPr>
              <w:ilvl w:val="1"/>
              <w:numId w:val="33"/>
            </w:numPr>
            <w:ind w:left="900" w:hanging="360"/>
          </w:pPr>
        </w:pPrChange>
      </w:pPr>
      <w:ins w:id="111" w:author="Shewmaker, Michael@Energy" w:date="2017-02-27T14:32:00Z">
        <w:r>
          <w:rPr>
            <w:rFonts w:ascii="Calibri" w:hAnsi="Calibri" w:cs="Arial"/>
          </w:rPr>
          <w:t>A compact hot water distribution system that is field verified as specified in RA4.4.16; or</w:t>
        </w:r>
      </w:ins>
    </w:p>
    <w:p w14:paraId="716636A6" w14:textId="77777777" w:rsidR="008D0BFE" w:rsidRDefault="00A03974">
      <w:pPr>
        <w:numPr>
          <w:ilvl w:val="0"/>
          <w:numId w:val="63"/>
        </w:numPr>
        <w:ind w:left="2160" w:hanging="180"/>
        <w:rPr>
          <w:ins w:id="112" w:author="Shewmaker, Michael@Energy" w:date="2017-02-27T14:34:00Z"/>
          <w:rFonts w:ascii="Calibri" w:hAnsi="Calibri" w:cs="Arial"/>
        </w:rPr>
        <w:pPrChange w:id="113" w:author="Shewmaker, Michael@Energy" w:date="2017-02-27T14:35:00Z">
          <w:pPr>
            <w:numPr>
              <w:numId w:val="63"/>
            </w:numPr>
            <w:ind w:left="2340" w:hanging="360"/>
          </w:pPr>
        </w:pPrChange>
      </w:pPr>
      <w:ins w:id="114" w:author="Shewmaker, Michael@Energy" w:date="2017-02-27T14:32:00Z">
        <w:r>
          <w:rPr>
            <w:rFonts w:ascii="Calibri" w:hAnsi="Calibri" w:cs="Arial"/>
          </w:rPr>
          <w:t>All domestic hot water piping shall be insulated and field verified as specified in RA4.4.1, RA4.4.3 and RA4.4.14.</w:t>
        </w:r>
      </w:ins>
      <w:ins w:id="115" w:author="Shewmaker, Michael@Energy" w:date="2017-02-27T13:23:00Z">
        <w:r w:rsidR="00700681">
          <w:rPr>
            <w:rFonts w:ascii="Calibri" w:hAnsi="Calibri" w:cs="Arial"/>
          </w:rPr>
          <w:t xml:space="preserve"> </w:t>
        </w:r>
      </w:ins>
    </w:p>
    <w:p w14:paraId="514D7214" w14:textId="43F1D3D7" w:rsidR="00B046F1" w:rsidRPr="008D0BFE" w:rsidDel="00A03974" w:rsidRDefault="00B046F1">
      <w:pPr>
        <w:pStyle w:val="ListParagraph"/>
        <w:numPr>
          <w:ilvl w:val="1"/>
          <w:numId w:val="33"/>
        </w:numPr>
        <w:rPr>
          <w:del w:id="116" w:author="Shewmaker, Michael@Energy" w:date="2017-02-27T14:34:00Z"/>
          <w:rFonts w:asciiTheme="minorHAnsi" w:hAnsiTheme="minorHAnsi" w:cs="Arial"/>
          <w:rPrChange w:id="117" w:author="Shewmaker, Michael@Energy" w:date="2017-02-27T14:35:00Z">
            <w:rPr>
              <w:del w:id="118" w:author="Shewmaker, Michael@Energy" w:date="2017-02-27T14:34:00Z"/>
            </w:rPr>
          </w:rPrChange>
        </w:rPr>
        <w:pPrChange w:id="119" w:author="Shewmaker, Michael@Energy" w:date="2017-02-27T14:34:00Z">
          <w:pPr>
            <w:numPr>
              <w:ilvl w:val="1"/>
              <w:numId w:val="33"/>
            </w:numPr>
            <w:ind w:left="900" w:hanging="360"/>
          </w:pPr>
        </w:pPrChange>
      </w:pPr>
      <w:del w:id="120" w:author="Shewmaker, Michael@Energy" w:date="2017-02-27T13:23:00Z">
        <w:r w:rsidRPr="008D0BFE" w:rsidDel="00700681">
          <w:rPr>
            <w:rFonts w:asciiTheme="minorHAnsi" w:hAnsiTheme="minorHAnsi" w:cs="Arial"/>
            <w:rPrChange w:id="121" w:author="Shewmaker, Michael@Energy" w:date="2017-02-27T14:35:00Z">
              <w:rPr/>
            </w:rPrChange>
          </w:rPr>
          <w:delText>.</w:delText>
        </w:r>
      </w:del>
    </w:p>
    <w:p w14:paraId="25290E09" w14:textId="64DACE3F" w:rsidR="008D0BFE" w:rsidRDefault="00B046F1">
      <w:pPr>
        <w:pStyle w:val="ListParagraph"/>
        <w:numPr>
          <w:ilvl w:val="1"/>
          <w:numId w:val="33"/>
        </w:numPr>
        <w:rPr>
          <w:ins w:id="122" w:author="Shewmaker, Michael@Energy" w:date="2017-02-27T14:35:00Z"/>
          <w:rFonts w:asciiTheme="minorHAnsi" w:hAnsiTheme="minorHAnsi"/>
        </w:rPr>
        <w:pPrChange w:id="123" w:author="Shewmaker, Michael@Energy" w:date="2017-02-27T14:34:00Z">
          <w:pPr>
            <w:numPr>
              <w:numId w:val="63"/>
            </w:numPr>
            <w:ind w:left="2340" w:hanging="360"/>
          </w:pPr>
        </w:pPrChange>
      </w:pPr>
      <w:r w:rsidRPr="008D0BFE">
        <w:rPr>
          <w:rFonts w:asciiTheme="minorHAnsi" w:hAnsiTheme="minorHAnsi"/>
          <w:rPrChange w:id="124" w:author="Shewmaker, Michael@Energy" w:date="2017-02-27T14:35:00Z">
            <w:rPr>
              <w:rFonts w:ascii="Calibri" w:hAnsi="Calibri" w:cs="Arial"/>
            </w:rPr>
          </w:rPrChange>
        </w:rPr>
        <w:t>A single gas or propane storage type water heater with an input of 105,000 Btu per hour or less, rate volume of more than 55 gallons, and that meets the requirements of Sections 110.1 and 110.3</w:t>
      </w:r>
      <w:ins w:id="125" w:author="Shewmaker, Michael@Energy" w:date="2017-02-27T13:23:00Z">
        <w:r w:rsidR="00700681" w:rsidRPr="008D0BFE">
          <w:rPr>
            <w:rFonts w:asciiTheme="minorHAnsi" w:hAnsiTheme="minorHAnsi"/>
            <w:rPrChange w:id="126" w:author="Shewmaker, Michael@Energy" w:date="2017-02-27T14:35:00Z">
              <w:rPr/>
            </w:rPrChange>
          </w:rPr>
          <w:t xml:space="preserve">, and in addition one of the following shall be </w:t>
        </w:r>
      </w:ins>
      <w:ins w:id="127" w:author="Shewmaker, Michael@Energy" w:date="2017-02-28T12:42:00Z">
        <w:r w:rsidR="006B2BA6">
          <w:rPr>
            <w:rFonts w:asciiTheme="minorHAnsi" w:hAnsiTheme="minorHAnsi"/>
          </w:rPr>
          <w:t>installed</w:t>
        </w:r>
      </w:ins>
      <w:ins w:id="128" w:author="Shewmaker, Michael@Energy" w:date="2017-02-27T13:23:00Z">
        <w:r w:rsidR="00700681" w:rsidRPr="008D0BFE">
          <w:rPr>
            <w:rFonts w:asciiTheme="minorHAnsi" w:hAnsiTheme="minorHAnsi"/>
            <w:rPrChange w:id="129" w:author="Shewmaker, Michael@Energy" w:date="2017-02-27T14:35:00Z">
              <w:rPr/>
            </w:rPrChange>
          </w:rPr>
          <w:t xml:space="preserve">: </w:t>
        </w:r>
      </w:ins>
    </w:p>
    <w:p w14:paraId="231E3A57" w14:textId="5F6917BE" w:rsidR="00B046F1" w:rsidRPr="008D0BFE" w:rsidDel="00A03974" w:rsidRDefault="00B046F1">
      <w:pPr>
        <w:pStyle w:val="ListParagraph"/>
        <w:numPr>
          <w:ilvl w:val="2"/>
          <w:numId w:val="33"/>
        </w:numPr>
        <w:rPr>
          <w:del w:id="130" w:author="Shewmaker, Michael@Energy" w:date="2017-02-27T14:33:00Z"/>
          <w:rFonts w:asciiTheme="minorHAnsi" w:hAnsiTheme="minorHAnsi"/>
          <w:rPrChange w:id="131" w:author="Shewmaker, Michael@Energy" w:date="2017-02-27T14:35:00Z">
            <w:rPr>
              <w:del w:id="132" w:author="Shewmaker, Michael@Energy" w:date="2017-02-27T14:33:00Z"/>
              <w:rFonts w:ascii="Calibri" w:hAnsi="Calibri" w:cs="Arial"/>
              <w:sz w:val="20"/>
              <w:szCs w:val="20"/>
              <w:u w:val="single"/>
            </w:rPr>
          </w:rPrChange>
        </w:rPr>
        <w:pPrChange w:id="133" w:author="Shewmaker, Michael@Energy" w:date="2017-02-27T14:35:00Z">
          <w:pPr>
            <w:numPr>
              <w:ilvl w:val="1"/>
              <w:numId w:val="33"/>
            </w:numPr>
            <w:ind w:left="900" w:hanging="360"/>
          </w:pPr>
        </w:pPrChange>
      </w:pPr>
      <w:del w:id="134" w:author="Shewmaker, Michael@Energy" w:date="2017-02-27T13:23:00Z">
        <w:r w:rsidRPr="008D0BFE" w:rsidDel="00700681">
          <w:rPr>
            <w:rFonts w:asciiTheme="minorHAnsi" w:hAnsiTheme="minorHAnsi"/>
            <w:rPrChange w:id="135" w:author="Shewmaker, Michael@Energy" w:date="2017-02-27T14:35:00Z">
              <w:rPr>
                <w:rFonts w:ascii="Calibri" w:hAnsi="Calibri" w:cs="Arial"/>
              </w:rPr>
            </w:rPrChange>
          </w:rPr>
          <w:delText>.</w:delText>
        </w:r>
      </w:del>
    </w:p>
    <w:p w14:paraId="605B9051" w14:textId="77777777" w:rsidR="00A03974" w:rsidRPr="008D0BFE" w:rsidRDefault="00A03974">
      <w:pPr>
        <w:pStyle w:val="ListParagraph"/>
        <w:numPr>
          <w:ilvl w:val="2"/>
          <w:numId w:val="33"/>
        </w:numPr>
        <w:rPr>
          <w:ins w:id="136" w:author="Shewmaker, Michael@Energy" w:date="2017-02-27T14:33:00Z"/>
          <w:rFonts w:asciiTheme="minorHAnsi" w:hAnsiTheme="minorHAnsi"/>
          <w:rPrChange w:id="137" w:author="Shewmaker, Michael@Energy" w:date="2017-02-27T14:35:00Z">
            <w:rPr>
              <w:ins w:id="138" w:author="Shewmaker, Michael@Energy" w:date="2017-02-27T14:33:00Z"/>
            </w:rPr>
          </w:rPrChange>
        </w:rPr>
        <w:pPrChange w:id="139" w:author="Shewmaker, Michael@Energy" w:date="2017-02-27T14:35:00Z">
          <w:pPr>
            <w:numPr>
              <w:numId w:val="63"/>
            </w:numPr>
            <w:ind w:left="2340" w:hanging="360"/>
          </w:pPr>
        </w:pPrChange>
      </w:pPr>
      <w:ins w:id="140" w:author="Shewmaker, Michael@Energy" w:date="2017-02-27T14:33:00Z">
        <w:r w:rsidRPr="008D0BFE">
          <w:rPr>
            <w:rFonts w:asciiTheme="minorHAnsi" w:hAnsiTheme="minorHAnsi"/>
            <w:rPrChange w:id="141" w:author="Shewmaker, Michael@Energy" w:date="2017-02-27T14:35:00Z">
              <w:rPr/>
            </w:rPrChange>
          </w:rPr>
          <w:t>A compact hot water distribution system that is field verified as specified in RA4.4.16; or</w:t>
        </w:r>
      </w:ins>
    </w:p>
    <w:p w14:paraId="59B0E39C" w14:textId="707AFECE" w:rsidR="00B046F1" w:rsidRPr="00A03974" w:rsidRDefault="00A03974">
      <w:pPr>
        <w:numPr>
          <w:ilvl w:val="0"/>
          <w:numId w:val="63"/>
        </w:numPr>
        <w:ind w:left="2160" w:hanging="180"/>
        <w:rPr>
          <w:rFonts w:ascii="Calibri" w:hAnsi="Calibri" w:cs="Arial"/>
          <w:rPrChange w:id="142" w:author="Shewmaker, Michael@Energy" w:date="2017-02-27T14:33:00Z">
            <w:rPr>
              <w:rFonts w:ascii="Calibri" w:hAnsi="Calibri" w:cs="Arial"/>
              <w:sz w:val="20"/>
              <w:szCs w:val="20"/>
              <w:u w:val="single"/>
            </w:rPr>
          </w:rPrChange>
        </w:rPr>
        <w:pPrChange w:id="143" w:author="Shewmaker, Michael@Energy" w:date="2017-02-27T14:35:00Z">
          <w:pPr>
            <w:ind w:left="720"/>
          </w:pPr>
        </w:pPrChange>
      </w:pPr>
      <w:ins w:id="144" w:author="Shewmaker, Michael@Energy" w:date="2017-02-27T14:33:00Z">
        <w:r>
          <w:rPr>
            <w:rFonts w:ascii="Calibri" w:hAnsi="Calibri" w:cs="Arial"/>
          </w:rPr>
          <w:t>All domestic hot water piping shall be insulated and field verified as specified in RA4.4.1, RA4.4.3 and RA4.4.14.</w:t>
        </w:r>
      </w:ins>
    </w:p>
    <w:p w14:paraId="122A1D44" w14:textId="30911B86" w:rsidR="000F6A3B" w:rsidRDefault="00C208E8" w:rsidP="00B644DA">
      <w:pPr>
        <w:rPr>
          <w:rFonts w:ascii="Calibri" w:hAnsi="Calibri" w:cs="Arial"/>
        </w:rPr>
      </w:pPr>
      <w:r>
        <w:rPr>
          <w:rFonts w:ascii="Calibri" w:hAnsi="Calibri" w:cs="Arial"/>
        </w:rPr>
        <w:t>E</w:t>
      </w:r>
      <w:r w:rsidR="0007385F">
        <w:rPr>
          <w:rFonts w:ascii="Calibri" w:hAnsi="Calibri" w:cs="Arial"/>
        </w:rPr>
        <w:t>lectric water heater</w:t>
      </w:r>
      <w:r w:rsidR="004F4B52">
        <w:rPr>
          <w:rFonts w:ascii="Calibri" w:hAnsi="Calibri" w:cs="Arial"/>
        </w:rPr>
        <w:t>s</w:t>
      </w:r>
      <w:r w:rsidR="0007385F">
        <w:rPr>
          <w:rFonts w:ascii="Calibri" w:hAnsi="Calibri" w:cs="Arial"/>
        </w:rPr>
        <w:t xml:space="preserve"> </w:t>
      </w:r>
      <w:r>
        <w:rPr>
          <w:rFonts w:ascii="Calibri" w:hAnsi="Calibri" w:cs="Arial"/>
        </w:rPr>
        <w:t xml:space="preserve">can only be used </w:t>
      </w:r>
      <w:r w:rsidR="0007385F">
        <w:rPr>
          <w:rFonts w:ascii="Calibri" w:hAnsi="Calibri" w:cs="Arial"/>
        </w:rPr>
        <w:t xml:space="preserve">if </w:t>
      </w:r>
      <w:r>
        <w:rPr>
          <w:rFonts w:ascii="Calibri" w:hAnsi="Calibri" w:cs="Arial"/>
        </w:rPr>
        <w:t xml:space="preserve">gas is not </w:t>
      </w:r>
      <w:r w:rsidR="00B046F1">
        <w:rPr>
          <w:rFonts w:ascii="Calibri" w:hAnsi="Calibri" w:cs="Arial"/>
        </w:rPr>
        <w:t>connected to the building.</w:t>
      </w:r>
      <w:r>
        <w:rPr>
          <w:rFonts w:ascii="Calibri" w:hAnsi="Calibri" w:cs="Arial"/>
        </w:rPr>
        <w:t xml:space="preserve"> </w:t>
      </w:r>
      <w:r w:rsidR="00B046F1">
        <w:rPr>
          <w:rFonts w:ascii="Calibri" w:hAnsi="Calibri" w:cs="Arial"/>
        </w:rPr>
        <w:t xml:space="preserve"> </w:t>
      </w:r>
      <w:r w:rsidR="00FC7E38">
        <w:rPr>
          <w:rFonts w:ascii="Calibri" w:hAnsi="Calibri" w:cs="Arial"/>
        </w:rPr>
        <w:t xml:space="preserve">For recirculation systems, only demand recirculation system with manual control pumps </w:t>
      </w:r>
      <w:r>
        <w:rPr>
          <w:rFonts w:ascii="Calibri" w:hAnsi="Calibri" w:cs="Arial"/>
        </w:rPr>
        <w:t>can be used</w:t>
      </w:r>
      <w:r w:rsidR="00CF2E43">
        <w:rPr>
          <w:rFonts w:ascii="Calibri" w:hAnsi="Calibri" w:cs="Arial"/>
        </w:rPr>
        <w:t xml:space="preserve">. </w:t>
      </w:r>
    </w:p>
    <w:p w14:paraId="122A1D45" w14:textId="77777777" w:rsidR="00BD6099" w:rsidRPr="00B177C8" w:rsidRDefault="00BD6099" w:rsidP="00B644DA">
      <w:pPr>
        <w:rPr>
          <w:rFonts w:ascii="Calibri" w:hAnsi="Calibri" w:cs="Arial"/>
        </w:rPr>
      </w:pPr>
    </w:p>
    <w:p w14:paraId="122A1D46" w14:textId="77777777" w:rsidR="00DB40F7" w:rsidRDefault="00DB40F7" w:rsidP="006043AA">
      <w:pPr>
        <w:numPr>
          <w:ilvl w:val="0"/>
          <w:numId w:val="13"/>
        </w:numPr>
        <w:rPr>
          <w:rFonts w:ascii="Calibri" w:hAnsi="Calibri" w:cs="Arial"/>
        </w:rPr>
      </w:pPr>
      <w:r>
        <w:rPr>
          <w:rFonts w:ascii="Calibri" w:hAnsi="Calibri" w:cs="Arial"/>
        </w:rPr>
        <w:t>Dwelling Unit Name:</w:t>
      </w:r>
      <w:r w:rsidR="00731D36" w:rsidRPr="00B177C8">
        <w:rPr>
          <w:rFonts w:ascii="Calibri" w:hAnsi="Calibri" w:cs="Arial"/>
        </w:rPr>
        <w:t xml:space="preserve"> </w:t>
      </w:r>
      <w:r w:rsidR="00175357">
        <w:rPr>
          <w:rFonts w:ascii="Calibri" w:hAnsi="Calibri" w:cs="Arial"/>
        </w:rPr>
        <w:t>Name of dwelling unit or any other identifying name.</w:t>
      </w:r>
    </w:p>
    <w:p w14:paraId="122A1D47" w14:textId="77777777" w:rsidR="006043AA" w:rsidRDefault="006043AA" w:rsidP="006043AA">
      <w:pPr>
        <w:numPr>
          <w:ilvl w:val="0"/>
          <w:numId w:val="13"/>
        </w:numPr>
        <w:rPr>
          <w:rFonts w:ascii="Calibri" w:hAnsi="Calibri" w:cs="Arial"/>
        </w:rPr>
      </w:pPr>
      <w:r w:rsidRPr="005C3728">
        <w:rPr>
          <w:rFonts w:ascii="Calibri" w:hAnsi="Calibri" w:cs="Arial"/>
        </w:rPr>
        <w:t>Water Heating System Identification or Name</w:t>
      </w:r>
      <w:r>
        <w:rPr>
          <w:rFonts w:ascii="Calibri" w:hAnsi="Calibri" w:cs="Arial"/>
        </w:rPr>
        <w:t xml:space="preserve">: </w:t>
      </w:r>
      <w:r w:rsidR="00D90AF0">
        <w:rPr>
          <w:rFonts w:ascii="Calibri" w:hAnsi="Calibri" w:cs="Arial"/>
        </w:rPr>
        <w:t>Name of</w:t>
      </w:r>
      <w:r>
        <w:rPr>
          <w:rFonts w:ascii="Calibri" w:hAnsi="Calibri" w:cs="Arial"/>
        </w:rPr>
        <w:t xml:space="preserve"> the Water Heating System</w:t>
      </w:r>
      <w:r w:rsidR="00D90AF0">
        <w:rPr>
          <w:rFonts w:ascii="Calibri" w:hAnsi="Calibri" w:cs="Arial"/>
        </w:rPr>
        <w:t xml:space="preserve"> or any other identifying name</w:t>
      </w:r>
      <w:r>
        <w:rPr>
          <w:rFonts w:ascii="Calibri" w:hAnsi="Calibri" w:cs="Arial"/>
        </w:rPr>
        <w:t>.</w:t>
      </w:r>
    </w:p>
    <w:p w14:paraId="122A1D48" w14:textId="77777777" w:rsidR="00DB40F7" w:rsidRDefault="00DB40F7" w:rsidP="006043AA">
      <w:pPr>
        <w:pStyle w:val="ListParagraph"/>
        <w:numPr>
          <w:ilvl w:val="0"/>
          <w:numId w:val="13"/>
        </w:numPr>
        <w:rPr>
          <w:rFonts w:ascii="Calibri" w:hAnsi="Calibri" w:cs="Arial"/>
        </w:rPr>
      </w:pPr>
      <w:r>
        <w:rPr>
          <w:rFonts w:ascii="Calibri" w:hAnsi="Calibri" w:cs="Arial"/>
        </w:rPr>
        <w:t>Water Heating System Location or Area Served:</w:t>
      </w:r>
      <w:r w:rsidR="00D9616E">
        <w:rPr>
          <w:rFonts w:ascii="Calibri" w:hAnsi="Calibri" w:cs="Arial"/>
        </w:rPr>
        <w:t xml:space="preserve"> Zone, or area, served by the Water Heating System.</w:t>
      </w:r>
    </w:p>
    <w:p w14:paraId="122A1D49" w14:textId="77777777" w:rsidR="006043AA" w:rsidRDefault="006043AA" w:rsidP="006043AA">
      <w:pPr>
        <w:pStyle w:val="ListParagraph"/>
        <w:numPr>
          <w:ilvl w:val="0"/>
          <w:numId w:val="13"/>
        </w:numPr>
        <w:rPr>
          <w:rFonts w:ascii="Calibri" w:hAnsi="Calibri" w:cs="Arial"/>
        </w:rPr>
      </w:pPr>
      <w:r w:rsidRPr="00CD7926">
        <w:rPr>
          <w:rFonts w:ascii="Calibri" w:hAnsi="Calibri" w:cs="Arial"/>
        </w:rPr>
        <w:t xml:space="preserve">Water </w:t>
      </w:r>
      <w:r w:rsidR="004F4B52">
        <w:rPr>
          <w:rFonts w:ascii="Calibri" w:hAnsi="Calibri" w:cs="Arial"/>
        </w:rPr>
        <w:t>H</w:t>
      </w:r>
      <w:r w:rsidRPr="00CD7926">
        <w:rPr>
          <w:rFonts w:ascii="Calibri" w:hAnsi="Calibri" w:cs="Arial"/>
        </w:rPr>
        <w:t xml:space="preserve">eating </w:t>
      </w:r>
      <w:r w:rsidR="004F4B52">
        <w:rPr>
          <w:rFonts w:ascii="Calibri" w:hAnsi="Calibri" w:cs="Arial"/>
        </w:rPr>
        <w:t>S</w:t>
      </w:r>
      <w:r w:rsidRPr="00CD7926">
        <w:rPr>
          <w:rFonts w:ascii="Calibri" w:hAnsi="Calibri" w:cs="Arial"/>
        </w:rPr>
        <w:t xml:space="preserve">ystem </w:t>
      </w:r>
      <w:r w:rsidR="004F4B52">
        <w:rPr>
          <w:rFonts w:ascii="Calibri" w:hAnsi="Calibri" w:cs="Arial"/>
        </w:rPr>
        <w:t>T</w:t>
      </w:r>
      <w:r w:rsidRPr="00CD7926">
        <w:rPr>
          <w:rFonts w:ascii="Calibri" w:hAnsi="Calibri" w:cs="Arial"/>
        </w:rPr>
        <w:t xml:space="preserve">ype: Domestic Hot Water (DHW), Hydronic, Combined Hydronic, or Central. DHW is for domestic hot water, hydronic is a water heating system used for space heating only; combined hydronic </w:t>
      </w:r>
      <w:r w:rsidR="00BD6099">
        <w:rPr>
          <w:rFonts w:ascii="Calibri" w:hAnsi="Calibri" w:cs="Arial"/>
        </w:rPr>
        <w:t>is</w:t>
      </w:r>
      <w:r w:rsidRPr="00CD7926">
        <w:rPr>
          <w:rFonts w:ascii="Calibri" w:hAnsi="Calibri" w:cs="Arial"/>
        </w:rPr>
        <w:t xml:space="preserve"> when the water heater will provide both space conditioning and domestic hot water.  </w:t>
      </w:r>
    </w:p>
    <w:p w14:paraId="122A1D4A" w14:textId="77777777" w:rsidR="006043AA" w:rsidRDefault="006043AA" w:rsidP="006043AA">
      <w:pPr>
        <w:numPr>
          <w:ilvl w:val="0"/>
          <w:numId w:val="13"/>
        </w:numPr>
        <w:rPr>
          <w:rFonts w:ascii="Calibri" w:hAnsi="Calibri" w:cs="Arial"/>
        </w:rPr>
      </w:pPr>
      <w:r w:rsidRPr="00216E10">
        <w:rPr>
          <w:rFonts w:ascii="Calibri" w:hAnsi="Calibri" w:cs="Arial"/>
        </w:rPr>
        <w:t xml:space="preserve">Water </w:t>
      </w:r>
      <w:r w:rsidR="004F4B52">
        <w:rPr>
          <w:rFonts w:ascii="Calibri" w:hAnsi="Calibri" w:cs="Arial"/>
        </w:rPr>
        <w:t>H</w:t>
      </w:r>
      <w:r w:rsidRPr="00216E10">
        <w:rPr>
          <w:rFonts w:ascii="Calibri" w:hAnsi="Calibri" w:cs="Arial"/>
        </w:rPr>
        <w:t xml:space="preserve">eater </w:t>
      </w:r>
      <w:r w:rsidR="004F4B52">
        <w:rPr>
          <w:rFonts w:ascii="Calibri" w:hAnsi="Calibri" w:cs="Arial"/>
        </w:rPr>
        <w:t>T</w:t>
      </w:r>
      <w:r w:rsidRPr="00216E10">
        <w:rPr>
          <w:rFonts w:ascii="Calibri" w:hAnsi="Calibri" w:cs="Arial"/>
        </w:rPr>
        <w:t>ype</w:t>
      </w:r>
      <w:r w:rsidR="00175357">
        <w:rPr>
          <w:rFonts w:ascii="Calibri" w:hAnsi="Calibri" w:cs="Arial"/>
        </w:rPr>
        <w:t>:</w:t>
      </w:r>
      <w:r w:rsidRPr="00216E10">
        <w:rPr>
          <w:rFonts w:ascii="Calibri" w:hAnsi="Calibri" w:cs="Arial"/>
        </w:rPr>
        <w:t xml:space="preserve"> </w:t>
      </w:r>
      <w:r>
        <w:rPr>
          <w:rFonts w:ascii="Calibri" w:hAnsi="Calibri" w:cs="Arial"/>
        </w:rPr>
        <w:t>For non-central systems only Small Storage or Small Instantaneous are allowed. For central systems pick from L</w:t>
      </w:r>
      <w:r w:rsidRPr="00CD7926">
        <w:rPr>
          <w:rFonts w:ascii="Calibri" w:hAnsi="Calibri" w:cs="Arial"/>
        </w:rPr>
        <w:t>arge Storage, Small Storage, Heat Pump, Boiler, Large Instantaneous, Small Instantaneous</w:t>
      </w:r>
      <w:r w:rsidR="004F4B52">
        <w:rPr>
          <w:rFonts w:ascii="Calibri" w:hAnsi="Calibri" w:cs="Arial"/>
        </w:rPr>
        <w:t>,</w:t>
      </w:r>
      <w:r w:rsidRPr="00CD7926">
        <w:rPr>
          <w:rFonts w:ascii="Calibri" w:hAnsi="Calibri" w:cs="Arial"/>
        </w:rPr>
        <w:t xml:space="preserve"> or Indirect.</w:t>
      </w:r>
    </w:p>
    <w:p w14:paraId="122A1D4B" w14:textId="77777777" w:rsidR="006043AA" w:rsidRDefault="006043AA" w:rsidP="006043AA">
      <w:pPr>
        <w:pStyle w:val="ListParagraph"/>
        <w:numPr>
          <w:ilvl w:val="0"/>
          <w:numId w:val="13"/>
        </w:numPr>
        <w:rPr>
          <w:rFonts w:ascii="Calibri" w:hAnsi="Calibri" w:cs="Arial"/>
        </w:rPr>
      </w:pPr>
      <w:r w:rsidRPr="00CD7926">
        <w:rPr>
          <w:rFonts w:ascii="Calibri" w:hAnsi="Calibri" w:cs="Arial"/>
        </w:rPr>
        <w:t xml:space="preserve"> Number of </w:t>
      </w:r>
      <w:r w:rsidR="008023A5">
        <w:rPr>
          <w:rFonts w:ascii="Calibri" w:hAnsi="Calibri" w:cs="Arial"/>
        </w:rPr>
        <w:t>W</w:t>
      </w:r>
      <w:r w:rsidRPr="00CD7926">
        <w:rPr>
          <w:rFonts w:ascii="Calibri" w:hAnsi="Calibri" w:cs="Arial"/>
        </w:rPr>
        <w:t xml:space="preserve">ater </w:t>
      </w:r>
      <w:r w:rsidR="008023A5">
        <w:rPr>
          <w:rFonts w:ascii="Calibri" w:hAnsi="Calibri" w:cs="Arial"/>
        </w:rPr>
        <w:t>H</w:t>
      </w:r>
      <w:r w:rsidRPr="00CD7926">
        <w:rPr>
          <w:rFonts w:ascii="Calibri" w:hAnsi="Calibri" w:cs="Arial"/>
        </w:rPr>
        <w:t xml:space="preserve">eaters in </w:t>
      </w:r>
      <w:r w:rsidR="008023A5">
        <w:rPr>
          <w:rFonts w:ascii="Calibri" w:hAnsi="Calibri" w:cs="Arial"/>
        </w:rPr>
        <w:t>S</w:t>
      </w:r>
      <w:r w:rsidRPr="00CD7926">
        <w:rPr>
          <w:rFonts w:ascii="Calibri" w:hAnsi="Calibri" w:cs="Arial"/>
        </w:rPr>
        <w:t>ystem: In single-family and multi-family with water heaters in each dwelling unit the value is 1. For multi-family central systems serving multiple dwelling units enter the total number of water heaters.</w:t>
      </w:r>
    </w:p>
    <w:p w14:paraId="122A1D4C" w14:textId="2CE55E9F" w:rsidR="006043AA" w:rsidRDefault="006043AA" w:rsidP="006043AA">
      <w:pPr>
        <w:pStyle w:val="ListParagraph"/>
        <w:numPr>
          <w:ilvl w:val="0"/>
          <w:numId w:val="13"/>
        </w:numPr>
        <w:rPr>
          <w:rFonts w:ascii="Calibri" w:hAnsi="Calibri" w:cs="Arial"/>
        </w:rPr>
      </w:pPr>
      <w:r w:rsidRPr="00CD7926">
        <w:rPr>
          <w:rFonts w:ascii="Calibri" w:hAnsi="Calibri" w:cs="Arial"/>
        </w:rPr>
        <w:t xml:space="preserve">Water </w:t>
      </w:r>
      <w:r w:rsidR="004F4B52">
        <w:rPr>
          <w:rFonts w:ascii="Calibri" w:hAnsi="Calibri" w:cs="Arial"/>
        </w:rPr>
        <w:t>H</w:t>
      </w:r>
      <w:r w:rsidRPr="00CD7926">
        <w:rPr>
          <w:rFonts w:ascii="Calibri" w:hAnsi="Calibri" w:cs="Arial"/>
        </w:rPr>
        <w:t xml:space="preserve">eater </w:t>
      </w:r>
      <w:r w:rsidR="00DB40F7">
        <w:rPr>
          <w:rFonts w:ascii="Calibri" w:hAnsi="Calibri" w:cs="Arial"/>
        </w:rPr>
        <w:t xml:space="preserve">Storage </w:t>
      </w:r>
      <w:r w:rsidR="004F4B52">
        <w:rPr>
          <w:rFonts w:ascii="Calibri" w:hAnsi="Calibri" w:cs="Arial"/>
        </w:rPr>
        <w:t>V</w:t>
      </w:r>
      <w:r w:rsidRPr="00CD7926">
        <w:rPr>
          <w:rFonts w:ascii="Calibri" w:hAnsi="Calibri" w:cs="Arial"/>
        </w:rPr>
        <w:t xml:space="preserve">olume: </w:t>
      </w:r>
      <w:r w:rsidR="004F4B52">
        <w:rPr>
          <w:rFonts w:ascii="Calibri" w:hAnsi="Calibri" w:cs="Arial"/>
        </w:rPr>
        <w:t>T</w:t>
      </w:r>
      <w:r w:rsidRPr="00CD7926">
        <w:rPr>
          <w:rFonts w:ascii="Calibri" w:hAnsi="Calibri" w:cs="Arial"/>
        </w:rPr>
        <w:t>ank capacity in gallons. For instantaneous</w:t>
      </w:r>
      <w:r w:rsidR="00D60A14">
        <w:rPr>
          <w:rFonts w:ascii="Calibri" w:hAnsi="Calibri" w:cs="Arial"/>
        </w:rPr>
        <w:t xml:space="preserve"> water heaters</w:t>
      </w:r>
      <w:r w:rsidRPr="00CD7926">
        <w:rPr>
          <w:rFonts w:ascii="Calibri" w:hAnsi="Calibri" w:cs="Arial"/>
        </w:rPr>
        <w:t xml:space="preserve">, enter </w:t>
      </w:r>
      <w:del w:id="145" w:author="Shewmaker, Michael@Energy" w:date="2017-02-27T13:25:00Z">
        <w:r w:rsidRPr="00CD7926" w:rsidDel="003D69C5">
          <w:rPr>
            <w:rFonts w:ascii="Calibri" w:hAnsi="Calibri" w:cs="Arial"/>
          </w:rPr>
          <w:delText>n</w:delText>
        </w:r>
      </w:del>
      <w:ins w:id="146" w:author="Shewmaker, Michael@Energy" w:date="2017-02-27T13:25:00Z">
        <w:r w:rsidR="003D69C5">
          <w:rPr>
            <w:rFonts w:ascii="Calibri" w:hAnsi="Calibri" w:cs="Arial"/>
          </w:rPr>
          <w:t>N</w:t>
        </w:r>
      </w:ins>
      <w:r w:rsidRPr="00CD7926">
        <w:rPr>
          <w:rFonts w:ascii="Calibri" w:hAnsi="Calibri" w:cs="Arial"/>
        </w:rPr>
        <w:t>/</w:t>
      </w:r>
      <w:ins w:id="147" w:author="Shewmaker, Michael@Energy" w:date="2017-02-27T13:25:00Z">
        <w:r w:rsidR="003D69C5">
          <w:rPr>
            <w:rFonts w:ascii="Calibri" w:hAnsi="Calibri" w:cs="Arial"/>
          </w:rPr>
          <w:t>A</w:t>
        </w:r>
      </w:ins>
      <w:del w:id="148" w:author="Shewmaker, Michael@Energy" w:date="2017-02-27T13:25:00Z">
        <w:r w:rsidRPr="00CD7926" w:rsidDel="003D69C5">
          <w:rPr>
            <w:rFonts w:ascii="Calibri" w:hAnsi="Calibri" w:cs="Arial"/>
          </w:rPr>
          <w:delText>a</w:delText>
        </w:r>
      </w:del>
      <w:r w:rsidRPr="00CD7926">
        <w:rPr>
          <w:rFonts w:ascii="Calibri" w:hAnsi="Calibri" w:cs="Arial"/>
        </w:rPr>
        <w:t>. For multi-family central systems enter the total storage volume.</w:t>
      </w:r>
    </w:p>
    <w:p w14:paraId="122A1D4D" w14:textId="6B230C6D" w:rsidR="006043AA" w:rsidRDefault="006043AA" w:rsidP="006043AA">
      <w:pPr>
        <w:pStyle w:val="ListParagraph"/>
        <w:numPr>
          <w:ilvl w:val="0"/>
          <w:numId w:val="13"/>
        </w:numPr>
        <w:rPr>
          <w:rFonts w:ascii="Calibri" w:hAnsi="Calibri" w:cs="Arial"/>
        </w:rPr>
      </w:pPr>
      <w:r>
        <w:rPr>
          <w:rFonts w:ascii="Calibri" w:hAnsi="Calibri" w:cs="Arial"/>
        </w:rPr>
        <w:t xml:space="preserve">Fuel Type: Gas, Propane, </w:t>
      </w:r>
      <w:r w:rsidR="004F4B52">
        <w:rPr>
          <w:rFonts w:ascii="Calibri" w:hAnsi="Calibri" w:cs="Arial"/>
        </w:rPr>
        <w:t xml:space="preserve">or </w:t>
      </w:r>
      <w:r>
        <w:rPr>
          <w:rFonts w:ascii="Calibri" w:hAnsi="Calibri" w:cs="Arial"/>
        </w:rPr>
        <w:t>Electric (</w:t>
      </w:r>
      <w:ins w:id="149" w:author="Shewmaker, Michael@Energy" w:date="2017-02-27T13:25:00Z">
        <w:r w:rsidR="003D69C5">
          <w:rPr>
            <w:rFonts w:ascii="Calibri" w:hAnsi="Calibri" w:cs="Arial"/>
          </w:rPr>
          <w:t>o</w:t>
        </w:r>
      </w:ins>
      <w:del w:id="150" w:author="Shewmaker, Michael@Energy" w:date="2017-02-27T13:25:00Z">
        <w:r w:rsidDel="003D69C5">
          <w:rPr>
            <w:rFonts w:ascii="Calibri" w:hAnsi="Calibri" w:cs="Arial"/>
          </w:rPr>
          <w:delText>O</w:delText>
        </w:r>
      </w:del>
      <w:r>
        <w:rPr>
          <w:rFonts w:ascii="Calibri" w:hAnsi="Calibri" w:cs="Arial"/>
        </w:rPr>
        <w:t xml:space="preserve">nly if natural gas is not </w:t>
      </w:r>
      <w:r w:rsidR="00CC0B22">
        <w:rPr>
          <w:rFonts w:ascii="Calibri" w:hAnsi="Calibri" w:cs="Arial"/>
        </w:rPr>
        <w:t>connected to the building</w:t>
      </w:r>
      <w:r>
        <w:rPr>
          <w:rFonts w:ascii="Calibri" w:hAnsi="Calibri" w:cs="Arial"/>
        </w:rPr>
        <w:t>)</w:t>
      </w:r>
      <w:ins w:id="151" w:author="Shewmaker, Michael@Energy" w:date="2017-02-27T13:26:00Z">
        <w:r w:rsidR="003D69C5">
          <w:rPr>
            <w:rFonts w:ascii="Calibri" w:hAnsi="Calibri" w:cs="Arial"/>
          </w:rPr>
          <w:t>.</w:t>
        </w:r>
      </w:ins>
    </w:p>
    <w:p w14:paraId="122A1D4E" w14:textId="45BFD389" w:rsidR="006043AA" w:rsidRDefault="006043AA" w:rsidP="006043AA">
      <w:pPr>
        <w:pStyle w:val="ListParagraph"/>
        <w:numPr>
          <w:ilvl w:val="0"/>
          <w:numId w:val="13"/>
        </w:numPr>
        <w:rPr>
          <w:rFonts w:ascii="Calibri" w:hAnsi="Calibri" w:cs="Arial"/>
        </w:rPr>
      </w:pPr>
      <w:r>
        <w:rPr>
          <w:rFonts w:ascii="Calibri" w:hAnsi="Calibri" w:cs="Arial"/>
        </w:rPr>
        <w:t>Rated Input Type: Enter the equipment input rating type</w:t>
      </w:r>
      <w:ins w:id="152" w:author="Shewmaker, Michael@Energy" w:date="2017-02-27T13:25:00Z">
        <w:r w:rsidR="003D69C5">
          <w:rPr>
            <w:rFonts w:ascii="Calibri" w:hAnsi="Calibri" w:cs="Arial"/>
          </w:rPr>
          <w:t>.</w:t>
        </w:r>
      </w:ins>
      <w:del w:id="153" w:author="Shewmaker, Michael@Energy" w:date="2017-02-27T13:26:00Z">
        <w:r w:rsidDel="003D69C5">
          <w:rPr>
            <w:rFonts w:ascii="Calibri" w:hAnsi="Calibri" w:cs="Arial"/>
          </w:rPr>
          <w:delText>,</w:delText>
        </w:r>
      </w:del>
      <w:r>
        <w:rPr>
          <w:rFonts w:ascii="Calibri" w:hAnsi="Calibri" w:cs="Arial"/>
        </w:rPr>
        <w:t xml:space="preserve"> </w:t>
      </w:r>
      <w:del w:id="154" w:author="Shewmaker, Michael@Energy" w:date="2017-02-27T13:26:00Z">
        <w:r w:rsidDel="003D69C5">
          <w:rPr>
            <w:rFonts w:ascii="Calibri" w:hAnsi="Calibri" w:cs="Arial"/>
          </w:rPr>
          <w:delText>f</w:delText>
        </w:r>
      </w:del>
      <w:ins w:id="155" w:author="Shewmaker, Michael@Energy" w:date="2017-02-27T13:26:00Z">
        <w:r w:rsidR="003D69C5">
          <w:rPr>
            <w:rFonts w:ascii="Calibri" w:hAnsi="Calibri" w:cs="Arial"/>
          </w:rPr>
          <w:t>F</w:t>
        </w:r>
      </w:ins>
      <w:r>
        <w:rPr>
          <w:rFonts w:ascii="Calibri" w:hAnsi="Calibri" w:cs="Arial"/>
        </w:rPr>
        <w:t xml:space="preserve">or gas or propane fired </w:t>
      </w:r>
      <w:r w:rsidR="004F4B52">
        <w:rPr>
          <w:rFonts w:ascii="Calibri" w:hAnsi="Calibri" w:cs="Arial"/>
        </w:rPr>
        <w:t xml:space="preserve">system </w:t>
      </w:r>
      <w:r>
        <w:rPr>
          <w:rFonts w:ascii="Calibri" w:hAnsi="Calibri" w:cs="Arial"/>
        </w:rPr>
        <w:t xml:space="preserve">units are </w:t>
      </w:r>
      <w:proofErr w:type="spellStart"/>
      <w:r>
        <w:rPr>
          <w:rFonts w:ascii="Calibri" w:hAnsi="Calibri" w:cs="Arial"/>
        </w:rPr>
        <w:t>Btuh</w:t>
      </w:r>
      <w:proofErr w:type="spellEnd"/>
      <w:r>
        <w:rPr>
          <w:rFonts w:ascii="Calibri" w:hAnsi="Calibri" w:cs="Arial"/>
        </w:rPr>
        <w:t>, for electric fired system the units are kW.</w:t>
      </w:r>
    </w:p>
    <w:p w14:paraId="122A1D4F" w14:textId="77777777" w:rsidR="006043AA" w:rsidRDefault="006043AA" w:rsidP="006043AA">
      <w:pPr>
        <w:pStyle w:val="ListParagraph"/>
        <w:numPr>
          <w:ilvl w:val="0"/>
          <w:numId w:val="13"/>
        </w:numPr>
        <w:rPr>
          <w:rFonts w:ascii="Calibri" w:hAnsi="Calibri" w:cs="Arial"/>
        </w:rPr>
      </w:pPr>
      <w:r>
        <w:rPr>
          <w:rFonts w:ascii="Calibri" w:hAnsi="Calibri" w:cs="Arial"/>
        </w:rPr>
        <w:t>Rated Input Value: Enter the numeric value of rated input.</w:t>
      </w:r>
    </w:p>
    <w:p w14:paraId="122A1D50" w14:textId="77777777" w:rsidR="006043AA" w:rsidRDefault="006043AA" w:rsidP="006043AA">
      <w:pPr>
        <w:pStyle w:val="ListParagraph"/>
        <w:numPr>
          <w:ilvl w:val="0"/>
          <w:numId w:val="13"/>
        </w:numPr>
        <w:rPr>
          <w:rFonts w:ascii="Calibri" w:hAnsi="Calibri" w:cs="Arial"/>
        </w:rPr>
      </w:pPr>
      <w:r>
        <w:rPr>
          <w:rFonts w:ascii="Calibri" w:hAnsi="Calibri" w:cs="Arial"/>
        </w:rPr>
        <w:t>Heating Efficiency Type: Energy Factor, AFUE, or Thermal Efficiency. From product literature or a California Energy Commission directory.</w:t>
      </w:r>
    </w:p>
    <w:p w14:paraId="122A1D51" w14:textId="77777777" w:rsidR="006043AA" w:rsidRDefault="006043AA" w:rsidP="006043AA">
      <w:pPr>
        <w:pStyle w:val="ListParagraph"/>
        <w:numPr>
          <w:ilvl w:val="0"/>
          <w:numId w:val="13"/>
        </w:numPr>
        <w:rPr>
          <w:rFonts w:ascii="Calibri" w:hAnsi="Calibri" w:cs="Arial"/>
        </w:rPr>
      </w:pPr>
      <w:r>
        <w:rPr>
          <w:rFonts w:ascii="Calibri" w:hAnsi="Calibri" w:cs="Arial"/>
        </w:rPr>
        <w:t>Heating Efficiency Value: Enter the value from product literature or a California Energy Commission directory</w:t>
      </w:r>
    </w:p>
    <w:p w14:paraId="122A1D52" w14:textId="72366BC4" w:rsidR="006043AA" w:rsidRDefault="006043AA" w:rsidP="006043AA">
      <w:pPr>
        <w:pStyle w:val="ListParagraph"/>
        <w:numPr>
          <w:ilvl w:val="0"/>
          <w:numId w:val="13"/>
        </w:numPr>
        <w:rPr>
          <w:rFonts w:ascii="Calibri" w:hAnsi="Calibri" w:cs="Arial"/>
        </w:rPr>
      </w:pPr>
      <w:r w:rsidRPr="00CD7926">
        <w:rPr>
          <w:rFonts w:ascii="Calibri" w:hAnsi="Calibri" w:cs="Arial"/>
        </w:rPr>
        <w:t>Standby Loss (</w:t>
      </w:r>
      <w:r w:rsidR="008601DD">
        <w:rPr>
          <w:rFonts w:ascii="Calibri" w:hAnsi="Calibri" w:cs="Arial"/>
        </w:rPr>
        <w:t>%</w:t>
      </w:r>
      <w:r w:rsidRPr="00CD7926">
        <w:rPr>
          <w:rFonts w:ascii="Calibri" w:hAnsi="Calibri" w:cs="Arial"/>
        </w:rPr>
        <w:t>): Applies only to large storage water heaters</w:t>
      </w:r>
      <w:r w:rsidR="00BD6099">
        <w:rPr>
          <w:rFonts w:ascii="Calibri" w:hAnsi="Calibri" w:cs="Arial"/>
        </w:rPr>
        <w:t>.</w:t>
      </w:r>
      <w:r w:rsidRPr="00CD7926">
        <w:rPr>
          <w:rFonts w:ascii="Calibri" w:hAnsi="Calibri" w:cs="Arial"/>
        </w:rPr>
        <w:t xml:space="preserve"> Enter </w:t>
      </w:r>
      <w:del w:id="156" w:author="Shewmaker, Michael@Energy" w:date="2017-02-27T13:26:00Z">
        <w:r w:rsidRPr="00CD7926" w:rsidDel="003D69C5">
          <w:rPr>
            <w:rFonts w:ascii="Calibri" w:hAnsi="Calibri" w:cs="Arial"/>
          </w:rPr>
          <w:delText>n</w:delText>
        </w:r>
      </w:del>
      <w:ins w:id="157" w:author="Shewmaker, Michael@Energy" w:date="2017-02-27T13:26:00Z">
        <w:r w:rsidR="003D69C5">
          <w:rPr>
            <w:rFonts w:ascii="Calibri" w:hAnsi="Calibri" w:cs="Arial"/>
          </w:rPr>
          <w:t>N</w:t>
        </w:r>
      </w:ins>
      <w:r w:rsidRPr="00CD7926">
        <w:rPr>
          <w:rFonts w:ascii="Calibri" w:hAnsi="Calibri" w:cs="Arial"/>
        </w:rPr>
        <w:t>/</w:t>
      </w:r>
      <w:del w:id="158" w:author="Shewmaker, Michael@Energy" w:date="2017-02-27T13:26:00Z">
        <w:r w:rsidRPr="00CD7926" w:rsidDel="003D69C5">
          <w:rPr>
            <w:rFonts w:ascii="Calibri" w:hAnsi="Calibri" w:cs="Arial"/>
          </w:rPr>
          <w:delText>a</w:delText>
        </w:r>
      </w:del>
      <w:ins w:id="159" w:author="Shewmaker, Michael@Energy" w:date="2017-02-27T13:26:00Z">
        <w:r w:rsidR="003D69C5">
          <w:rPr>
            <w:rFonts w:ascii="Calibri" w:hAnsi="Calibri" w:cs="Arial"/>
          </w:rPr>
          <w:t>A</w:t>
        </w:r>
      </w:ins>
      <w:r w:rsidRPr="00CD7926">
        <w:rPr>
          <w:rFonts w:ascii="Calibri" w:hAnsi="Calibri" w:cs="Arial"/>
        </w:rPr>
        <w:t xml:space="preserve"> for small storage or instantaneous water heaters.</w:t>
      </w:r>
    </w:p>
    <w:p w14:paraId="122A1D53" w14:textId="77777777" w:rsidR="006043AA" w:rsidRDefault="006043AA" w:rsidP="006043AA">
      <w:pPr>
        <w:pStyle w:val="ListParagraph"/>
        <w:numPr>
          <w:ilvl w:val="0"/>
          <w:numId w:val="13"/>
        </w:numPr>
        <w:rPr>
          <w:rFonts w:ascii="Calibri" w:hAnsi="Calibri" w:cs="Arial"/>
        </w:rPr>
      </w:pPr>
      <w:r>
        <w:rPr>
          <w:rFonts w:ascii="Calibri" w:hAnsi="Calibri" w:cs="Arial"/>
        </w:rPr>
        <w:t>Exterior Insulation R-Value: Enter the R-value if exterior insulation on the storage tank is installed</w:t>
      </w:r>
    </w:p>
    <w:p w14:paraId="122A1D54" w14:textId="77777777" w:rsidR="003E7B71" w:rsidRPr="00954FDF" w:rsidRDefault="006043AA" w:rsidP="003E7B71">
      <w:pPr>
        <w:pStyle w:val="ListParagraph"/>
        <w:numPr>
          <w:ilvl w:val="0"/>
          <w:numId w:val="13"/>
        </w:numPr>
      </w:pPr>
      <w:r w:rsidRPr="00CD7926">
        <w:rPr>
          <w:rFonts w:ascii="Calibri" w:hAnsi="Calibri" w:cs="Arial"/>
        </w:rPr>
        <w:t>Back-</w:t>
      </w:r>
      <w:r w:rsidR="00BD6099">
        <w:rPr>
          <w:rFonts w:ascii="Calibri" w:hAnsi="Calibri" w:cs="Arial"/>
        </w:rPr>
        <w:t>U</w:t>
      </w:r>
      <w:r w:rsidRPr="00CD7926">
        <w:rPr>
          <w:rFonts w:ascii="Calibri" w:hAnsi="Calibri" w:cs="Arial"/>
        </w:rPr>
        <w:t xml:space="preserve">p </w:t>
      </w:r>
      <w:r w:rsidR="004F4B52">
        <w:rPr>
          <w:rFonts w:ascii="Calibri" w:hAnsi="Calibri" w:cs="Arial"/>
        </w:rPr>
        <w:t>S</w:t>
      </w:r>
      <w:r w:rsidRPr="00CD7926">
        <w:rPr>
          <w:rFonts w:ascii="Calibri" w:hAnsi="Calibri" w:cs="Arial"/>
        </w:rPr>
        <w:t xml:space="preserve">olar </w:t>
      </w:r>
      <w:r w:rsidR="004F4B52">
        <w:rPr>
          <w:rFonts w:ascii="Calibri" w:hAnsi="Calibri" w:cs="Arial"/>
        </w:rPr>
        <w:t>S</w:t>
      </w:r>
      <w:r w:rsidRPr="00CD7926">
        <w:rPr>
          <w:rFonts w:ascii="Calibri" w:hAnsi="Calibri" w:cs="Arial"/>
        </w:rPr>
        <w:t xml:space="preserve">avings </w:t>
      </w:r>
      <w:r w:rsidR="004F4B52">
        <w:rPr>
          <w:rFonts w:ascii="Calibri" w:hAnsi="Calibri" w:cs="Arial"/>
        </w:rPr>
        <w:t>F</w:t>
      </w:r>
      <w:r w:rsidRPr="00CD7926">
        <w:rPr>
          <w:rFonts w:ascii="Calibri" w:hAnsi="Calibri" w:cs="Arial"/>
        </w:rPr>
        <w:t xml:space="preserve">raction: If compliance requires a back-up solar system, indicate the solar contribution (e.g., 0.30).  External calculations are required. </w:t>
      </w:r>
    </w:p>
    <w:p w14:paraId="54709EA2" w14:textId="77777777" w:rsidR="002E1AFB" w:rsidRDefault="002E1AFB" w:rsidP="00954FDF">
      <w:pPr>
        <w:pStyle w:val="ListParagraph"/>
      </w:pPr>
    </w:p>
    <w:p w14:paraId="122A1D55" w14:textId="452C9B62" w:rsidR="003E7B71" w:rsidRDefault="002E1AFB" w:rsidP="00954FDF">
      <w:pPr>
        <w:keepNext/>
        <w:keepLines/>
        <w:rPr>
          <w:rFonts w:ascii="Calibri" w:hAnsi="Calibri" w:cs="Arial"/>
          <w:b/>
        </w:rPr>
      </w:pPr>
      <w:r>
        <w:rPr>
          <w:rFonts w:ascii="Calibri" w:hAnsi="Calibri" w:cs="Arial"/>
          <w:b/>
        </w:rPr>
        <w:t>Documentation Declaration Statements</w:t>
      </w:r>
    </w:p>
    <w:p w14:paraId="122A1D56" w14:textId="77777777" w:rsidR="003E7B71" w:rsidRDefault="00492D3C" w:rsidP="003E7B71">
      <w:pPr>
        <w:keepNext/>
        <w:keepLines/>
        <w:numPr>
          <w:ilvl w:val="0"/>
          <w:numId w:val="39"/>
        </w:numPr>
        <w:rPr>
          <w:rFonts w:ascii="Calibri" w:hAnsi="Calibri" w:cs="Arial"/>
        </w:rPr>
      </w:pPr>
      <w:r w:rsidRPr="001B3EB0">
        <w:rPr>
          <w:rFonts w:ascii="Calibri" w:hAnsi="Calibri" w:cs="Arial"/>
        </w:rPr>
        <w:t>The person who prepared the CF1R will sign and complete the fields for their name, company (if applicable), address, phone number, certification information (if applicable), date and signature</w:t>
      </w:r>
      <w:r w:rsidR="0080001E">
        <w:rPr>
          <w:rFonts w:ascii="Calibri" w:hAnsi="Calibri" w:cs="Arial"/>
        </w:rPr>
        <w:t>.</w:t>
      </w:r>
    </w:p>
    <w:p w14:paraId="122A1D57" w14:textId="77777777" w:rsidR="003E7B71" w:rsidRDefault="00492D3C" w:rsidP="003E7B71">
      <w:pPr>
        <w:keepNext/>
        <w:keepLines/>
        <w:numPr>
          <w:ilvl w:val="0"/>
          <w:numId w:val="39"/>
        </w:numPr>
        <w:rPr>
          <w:rFonts w:ascii="Calibri" w:hAnsi="Calibri" w:cs="Arial"/>
        </w:rPr>
      </w:pPr>
      <w:r w:rsidRPr="001B3EB0">
        <w:rPr>
          <w:rFonts w:ascii="Calibri" w:hAnsi="Calibri" w:cs="Arial"/>
        </w:rPr>
        <w:t xml:space="preserve">The person who is assuming responsibility for the project being built to comply with Title 24, Part 6, will complete the fields for their name, company (if applicable), address, phone number, license number (if applicable), date and signature. </w:t>
      </w:r>
    </w:p>
    <w:p w14:paraId="122A1D58" w14:textId="77777777" w:rsidR="00A841A3" w:rsidRDefault="00A841A3" w:rsidP="00492D3C">
      <w:pPr>
        <w:rPr>
          <w:rFonts w:ascii="Calibri" w:hAnsi="Calibri"/>
          <w:b/>
        </w:rPr>
      </w:pPr>
    </w:p>
    <w:p w14:paraId="122A1D62" w14:textId="1C20ED5D" w:rsidR="00114CC4" w:rsidRPr="00A03BB0" w:rsidRDefault="00114CC4" w:rsidP="003E7A3E">
      <w:pPr>
        <w:rPr>
          <w:rFonts w:ascii="Calibri" w:hAnsi="Calibri"/>
          <w:b/>
        </w:rPr>
      </w:pPr>
    </w:p>
    <w:sectPr w:rsidR="00114CC4" w:rsidRPr="00A03BB0" w:rsidSect="00813888">
      <w:headerReference w:type="default" r:id="rId15"/>
      <w:footerReference w:type="default" r:id="rId16"/>
      <w:pgSz w:w="15840" w:h="12240" w:orient="landscape" w:code="1"/>
      <w:pgMar w:top="720" w:right="720" w:bottom="630" w:left="720" w:header="432" w:footer="288"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D9DD0EC" w14:textId="77777777" w:rsidR="00BC5732" w:rsidRDefault="00BC5732">
      <w:r>
        <w:separator/>
      </w:r>
    </w:p>
  </w:endnote>
  <w:endnote w:type="continuationSeparator" w:id="0">
    <w:p w14:paraId="7E4513B4" w14:textId="77777777" w:rsidR="00BC5732" w:rsidRDefault="00BC5732">
      <w:r>
        <w:continuationSeparator/>
      </w:r>
    </w:p>
  </w:endnote>
  <w:endnote w:type="continuationNotice" w:id="1">
    <w:p w14:paraId="39EA417C" w14:textId="77777777" w:rsidR="00BC5732" w:rsidRDefault="00BC57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MT">
    <w:altName w:val="Arial"/>
    <w:panose1 w:val="00000000000000000000"/>
    <w:charset w:val="4D"/>
    <w:family w:val="swiss"/>
    <w:notTrueType/>
    <w:pitch w:val="default"/>
    <w:sig w:usb0="00000003" w:usb1="00000000" w:usb2="00000000" w:usb3="00000000" w:csb0="00000001"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03DE0B" w14:textId="23529F47" w:rsidR="00BC5732" w:rsidRPr="00C43BFA" w:rsidRDefault="00BC5732" w:rsidP="00954FDF">
    <w:pPr>
      <w:pBdr>
        <w:top w:val="single" w:sz="4" w:space="1" w:color="auto"/>
      </w:pBdr>
      <w:tabs>
        <w:tab w:val="center" w:pos="5760"/>
        <w:tab w:val="right" w:pos="14400"/>
      </w:tabs>
      <w:ind w:left="-90"/>
      <w:rPr>
        <w:rFonts w:ascii="Calibri" w:hAnsi="Calibri"/>
        <w:sz w:val="18"/>
        <w:szCs w:val="18"/>
      </w:rPr>
    </w:pPr>
    <w:r w:rsidRPr="00C43BFA">
      <w:rPr>
        <w:rFonts w:ascii="Calibri" w:hAnsi="Calibri"/>
        <w:sz w:val="18"/>
        <w:szCs w:val="18"/>
      </w:rPr>
      <w:t>CA Building Energy Efficiency Standards - 201</w:t>
    </w:r>
    <w:r>
      <w:rPr>
        <w:rFonts w:ascii="Calibri" w:hAnsi="Calibri"/>
        <w:sz w:val="18"/>
        <w:szCs w:val="18"/>
      </w:rPr>
      <w:t>6</w:t>
    </w:r>
    <w:r w:rsidRPr="00C43BFA">
      <w:rPr>
        <w:rFonts w:ascii="Calibri" w:hAnsi="Calibri"/>
        <w:sz w:val="18"/>
        <w:szCs w:val="18"/>
      </w:rPr>
      <w:t xml:space="preserve"> Residential Compliance</w:t>
    </w:r>
    <w:r w:rsidRPr="00C43BFA">
      <w:rPr>
        <w:rFonts w:ascii="Calibri" w:hAnsi="Calibri"/>
        <w:sz w:val="18"/>
        <w:szCs w:val="18"/>
      </w:rPr>
      <w:tab/>
    </w:r>
    <w:r w:rsidRPr="00C43BFA">
      <w:rPr>
        <w:rFonts w:ascii="Calibri" w:hAnsi="Calibri"/>
        <w:sz w:val="18"/>
        <w:szCs w:val="18"/>
      </w:rPr>
      <w:tab/>
    </w:r>
    <w:r>
      <w:rPr>
        <w:rFonts w:ascii="Calibri" w:hAnsi="Calibri"/>
        <w:sz w:val="18"/>
        <w:szCs w:val="18"/>
      </w:rPr>
      <w:t>May 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2A1D7E" w14:textId="33B5200A" w:rsidR="00BC5732" w:rsidRPr="00C8419C" w:rsidRDefault="00BC5732" w:rsidP="00C8419C">
    <w:pPr>
      <w:pBdr>
        <w:top w:val="single" w:sz="4" w:space="1" w:color="auto"/>
      </w:pBdr>
      <w:tabs>
        <w:tab w:val="center" w:pos="5760"/>
        <w:tab w:val="right" w:pos="14400"/>
      </w:tabs>
      <w:rPr>
        <w:rFonts w:ascii="Calibri" w:hAnsi="Calibri"/>
        <w:sz w:val="18"/>
        <w:szCs w:val="18"/>
      </w:rPr>
    </w:pPr>
    <w:r w:rsidRPr="0071311B">
      <w:rPr>
        <w:rFonts w:ascii="Calibri" w:hAnsi="Calibri"/>
        <w:sz w:val="18"/>
        <w:szCs w:val="18"/>
      </w:rPr>
      <w:t>CA Building Energy Efficiency Standards - 201</w:t>
    </w:r>
    <w:r>
      <w:rPr>
        <w:rFonts w:ascii="Calibri" w:hAnsi="Calibri"/>
        <w:sz w:val="18"/>
        <w:szCs w:val="18"/>
      </w:rPr>
      <w:t>6</w:t>
    </w:r>
    <w:r w:rsidRPr="0071311B">
      <w:rPr>
        <w:rFonts w:ascii="Calibri" w:hAnsi="Calibri"/>
        <w:sz w:val="18"/>
        <w:szCs w:val="18"/>
      </w:rPr>
      <w:t xml:space="preserve"> </w:t>
    </w:r>
    <w:r>
      <w:rPr>
        <w:rFonts w:ascii="Calibri" w:hAnsi="Calibri"/>
        <w:sz w:val="18"/>
        <w:szCs w:val="18"/>
      </w:rPr>
      <w:t>Residential Compliance</w:t>
    </w:r>
    <w:r>
      <w:rPr>
        <w:rFonts w:ascii="Calibri" w:hAnsi="Calibri"/>
        <w:sz w:val="18"/>
        <w:szCs w:val="18"/>
      </w:rPr>
      <w:tab/>
    </w:r>
    <w:r>
      <w:rPr>
        <w:rFonts w:ascii="Calibri" w:hAnsi="Calibri"/>
        <w:sz w:val="18"/>
        <w:szCs w:val="18"/>
      </w:rPr>
      <w:tab/>
      <w:t>May 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AA576B" w14:textId="77777777" w:rsidR="00BC5732" w:rsidRDefault="00BC5732">
      <w:r>
        <w:separator/>
      </w:r>
    </w:p>
  </w:footnote>
  <w:footnote w:type="continuationSeparator" w:id="0">
    <w:p w14:paraId="6609B061" w14:textId="77777777" w:rsidR="00BC5732" w:rsidRDefault="00BC5732">
      <w:r>
        <w:continuationSeparator/>
      </w:r>
    </w:p>
  </w:footnote>
  <w:footnote w:type="continuationNotice" w:id="1">
    <w:p w14:paraId="1C3C958A" w14:textId="77777777" w:rsidR="00BC5732" w:rsidRDefault="00BC573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2A1D67" w14:textId="3547F455" w:rsidR="00BC5732" w:rsidRPr="00CA5769" w:rsidRDefault="00BC5732" w:rsidP="00CA5769">
    <w:pPr>
      <w:suppressAutoHyphens/>
      <w:ind w:left="-90"/>
      <w:rPr>
        <w:rFonts w:ascii="Arial" w:hAnsi="Arial" w:cs="Arial"/>
        <w:sz w:val="14"/>
        <w:szCs w:val="14"/>
      </w:rPr>
    </w:pPr>
    <w:r w:rsidRPr="006B3561">
      <w:rPr>
        <w:rFonts w:ascii="Arial" w:hAnsi="Arial" w:cs="Arial"/>
        <w:b/>
        <w:noProof/>
      </w:rPr>
      <w:drawing>
        <wp:anchor distT="0" distB="0" distL="114300" distR="114300" simplePos="0" relativeHeight="251658240" behindDoc="0" locked="0" layoutInCell="1" allowOverlap="1" wp14:anchorId="122A1D7F" wp14:editId="132008D4">
          <wp:simplePos x="0" y="0"/>
          <wp:positionH relativeFrom="margin">
            <wp:posOffset>8848725</wp:posOffset>
          </wp:positionH>
          <wp:positionV relativeFrom="margin">
            <wp:posOffset>-1116330</wp:posOffset>
          </wp:positionV>
          <wp:extent cx="354965" cy="311150"/>
          <wp:effectExtent l="0" t="0" r="0" b="0"/>
          <wp:wrapSquare wrapText="bothSides"/>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4965" cy="311150"/>
                  </a:xfrm>
                  <a:prstGeom prst="rect">
                    <a:avLst/>
                  </a:prstGeom>
                  <a:noFill/>
                </pic:spPr>
              </pic:pic>
            </a:graphicData>
          </a:graphic>
          <wp14:sizeRelV relativeFrom="margin">
            <wp14:pctHeight>0</wp14:pctHeight>
          </wp14:sizeRelV>
        </wp:anchor>
      </w:drawing>
    </w:r>
    <w:r w:rsidRPr="00CA5769">
      <w:rPr>
        <w:rFonts w:ascii="Arial" w:hAnsi="Arial" w:cs="Arial"/>
        <w:sz w:val="14"/>
        <w:szCs w:val="14"/>
      </w:rPr>
      <w:t>STATE OF CALIFORNIA</w:t>
    </w:r>
  </w:p>
  <w:p w14:paraId="122A1D68" w14:textId="11DCF157" w:rsidR="00BC5732" w:rsidRPr="00CA5769" w:rsidRDefault="00BC5732" w:rsidP="00CA5769">
    <w:pPr>
      <w:suppressAutoHyphens/>
      <w:ind w:left="-90"/>
      <w:rPr>
        <w:rFonts w:ascii="Arial" w:hAnsi="Arial" w:cs="Arial"/>
        <w:b/>
      </w:rPr>
    </w:pPr>
    <w:r w:rsidRPr="00D74631">
      <w:rPr>
        <w:rFonts w:ascii="Arial" w:hAnsi="Arial" w:cs="Arial"/>
        <w:b/>
        <w:noProof/>
      </w:rPr>
      <w:t>Prescriptive Residential Additions That Do Not Require HERS Field Verification</w:t>
    </w:r>
  </w:p>
  <w:p w14:paraId="122A1D69" w14:textId="363ED3DD" w:rsidR="00BC5732" w:rsidRPr="00CA5769" w:rsidRDefault="00BC5732" w:rsidP="00CA5769">
    <w:pPr>
      <w:suppressAutoHyphens/>
      <w:ind w:left="-90"/>
      <w:rPr>
        <w:rFonts w:ascii="Arial" w:hAnsi="Arial" w:cs="Arial"/>
        <w:sz w:val="14"/>
        <w:szCs w:val="14"/>
      </w:rPr>
    </w:pPr>
    <w:r>
      <w:rPr>
        <w:rFonts w:ascii="Arial" w:hAnsi="Arial" w:cs="Arial"/>
        <w:sz w:val="14"/>
        <w:szCs w:val="14"/>
      </w:rPr>
      <w:t>CEC-CF1R-ADD-02-E</w:t>
    </w:r>
    <w:r w:rsidRPr="00CA5769">
      <w:rPr>
        <w:rFonts w:ascii="Arial" w:hAnsi="Arial" w:cs="Arial"/>
        <w:sz w:val="14"/>
        <w:szCs w:val="14"/>
      </w:rPr>
      <w:t xml:space="preserve"> (Revised </w:t>
    </w:r>
    <w:r>
      <w:rPr>
        <w:rFonts w:ascii="Arial" w:hAnsi="Arial" w:cs="Arial"/>
        <w:sz w:val="14"/>
        <w:szCs w:val="14"/>
      </w:rPr>
      <w:t>05/16</w:t>
    </w:r>
    <w:r w:rsidRPr="00CA5769">
      <w:rPr>
        <w:rFonts w:ascii="Arial" w:hAnsi="Arial" w:cs="Arial"/>
        <w:sz w:val="14"/>
        <w:szCs w:val="14"/>
      </w:rPr>
      <w:t xml:space="preserve">)                                                                                                                                   </w:t>
    </w:r>
    <w:r>
      <w:rPr>
        <w:rFonts w:ascii="Arial" w:hAnsi="Arial" w:cs="Arial"/>
        <w:sz w:val="14"/>
        <w:szCs w:val="14"/>
      </w:rPr>
      <w:t xml:space="preserve">                                                                                              </w:t>
    </w:r>
    <w:r w:rsidRPr="00CA5769">
      <w:rPr>
        <w:rFonts w:ascii="Arial" w:hAnsi="Arial" w:cs="Arial"/>
        <w:sz w:val="14"/>
        <w:szCs w:val="14"/>
      </w:rPr>
      <w:t xml:space="preserve">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821"/>
      <w:gridCol w:w="1532"/>
      <w:gridCol w:w="3289"/>
    </w:tblGrid>
    <w:tr w:rsidR="00BC5732" w:rsidRPr="00F00CC4" w14:paraId="122A1D6C" w14:textId="77777777" w:rsidTr="00F00CC4">
      <w:trPr>
        <w:cantSplit/>
        <w:trHeight w:val="288"/>
      </w:trPr>
      <w:tc>
        <w:tcPr>
          <w:tcW w:w="3877" w:type="pct"/>
          <w:gridSpan w:val="2"/>
          <w:tcBorders>
            <w:right w:val="nil"/>
          </w:tcBorders>
          <w:vAlign w:val="center"/>
        </w:tcPr>
        <w:p w14:paraId="122A1D6A" w14:textId="77777777" w:rsidR="00BC5732" w:rsidRPr="00F00CC4" w:rsidRDefault="00BC5732" w:rsidP="00F00CC4">
          <w:pPr>
            <w:keepNext/>
            <w:outlineLvl w:val="0"/>
            <w:rPr>
              <w:rFonts w:ascii="Calibri" w:hAnsi="Calibri"/>
              <w:b/>
              <w:bCs/>
              <w:sz w:val="20"/>
              <w:szCs w:val="20"/>
            </w:rPr>
          </w:pPr>
          <w:r w:rsidRPr="00F00CC4">
            <w:rPr>
              <w:rFonts w:ascii="Calibri" w:hAnsi="Calibri"/>
              <w:bCs/>
              <w:sz w:val="20"/>
              <w:szCs w:val="20"/>
            </w:rPr>
            <w:t>CERTIFICATE OF COMPLIANCE</w:t>
          </w:r>
        </w:p>
      </w:tc>
      <w:tc>
        <w:tcPr>
          <w:tcW w:w="1123" w:type="pct"/>
          <w:tcBorders>
            <w:left w:val="nil"/>
          </w:tcBorders>
          <w:tcMar>
            <w:left w:w="115" w:type="dxa"/>
            <w:right w:w="115" w:type="dxa"/>
          </w:tcMar>
          <w:vAlign w:val="center"/>
        </w:tcPr>
        <w:p w14:paraId="122A1D6B" w14:textId="77777777" w:rsidR="00BC5732" w:rsidRPr="00F00CC4" w:rsidRDefault="00BC5732" w:rsidP="00F00CC4">
          <w:pPr>
            <w:keepNext/>
            <w:jc w:val="right"/>
            <w:outlineLvl w:val="0"/>
            <w:rPr>
              <w:rFonts w:ascii="Calibri" w:hAnsi="Calibri"/>
              <w:b/>
              <w:bCs/>
              <w:sz w:val="20"/>
              <w:szCs w:val="20"/>
            </w:rPr>
          </w:pPr>
          <w:r w:rsidRPr="00F00CC4">
            <w:rPr>
              <w:rFonts w:ascii="Calibri" w:hAnsi="Calibri"/>
              <w:bCs/>
              <w:sz w:val="20"/>
              <w:szCs w:val="20"/>
            </w:rPr>
            <w:t>CF1R-</w:t>
          </w:r>
          <w:r>
            <w:rPr>
              <w:rFonts w:ascii="Calibri" w:hAnsi="Calibri"/>
              <w:bCs/>
              <w:sz w:val="20"/>
              <w:szCs w:val="20"/>
            </w:rPr>
            <w:t>ADD-02</w:t>
          </w:r>
          <w:r w:rsidRPr="00F00CC4">
            <w:rPr>
              <w:rFonts w:ascii="Calibri" w:hAnsi="Calibri"/>
              <w:bCs/>
              <w:sz w:val="20"/>
              <w:szCs w:val="20"/>
            </w:rPr>
            <w:t>-E</w:t>
          </w:r>
        </w:p>
      </w:tc>
    </w:tr>
    <w:tr w:rsidR="00BC5732" w:rsidRPr="00F00CC4" w14:paraId="122A1D6F" w14:textId="77777777" w:rsidTr="00F00CC4">
      <w:trPr>
        <w:cantSplit/>
        <w:trHeight w:val="288"/>
      </w:trPr>
      <w:tc>
        <w:tcPr>
          <w:tcW w:w="3877" w:type="pct"/>
          <w:gridSpan w:val="2"/>
          <w:tcBorders>
            <w:right w:val="nil"/>
          </w:tcBorders>
        </w:tcPr>
        <w:p w14:paraId="122A1D6D" w14:textId="4D51F23C" w:rsidR="00BC5732" w:rsidRPr="00F00CC4" w:rsidRDefault="00BC5732" w:rsidP="00536412">
          <w:pPr>
            <w:keepNext/>
            <w:outlineLvl w:val="0"/>
            <w:rPr>
              <w:rFonts w:ascii="Calibri" w:hAnsi="Calibri"/>
              <w:bCs/>
              <w:sz w:val="20"/>
              <w:szCs w:val="20"/>
            </w:rPr>
          </w:pPr>
          <w:r>
            <w:rPr>
              <w:rFonts w:ascii="Calibri" w:hAnsi="Calibri"/>
              <w:bCs/>
              <w:sz w:val="20"/>
              <w:szCs w:val="20"/>
            </w:rPr>
            <w:t>Prescriptive Residential Additions That Do Not Require HERS Field Verification</w:t>
          </w:r>
        </w:p>
      </w:tc>
      <w:tc>
        <w:tcPr>
          <w:tcW w:w="1123" w:type="pct"/>
          <w:tcBorders>
            <w:left w:val="nil"/>
          </w:tcBorders>
        </w:tcPr>
        <w:p w14:paraId="122A1D6E" w14:textId="77777777" w:rsidR="00BC5732" w:rsidRPr="00F00CC4" w:rsidRDefault="00BC5732" w:rsidP="00F00CC4">
          <w:pPr>
            <w:keepNext/>
            <w:jc w:val="right"/>
            <w:outlineLvl w:val="0"/>
            <w:rPr>
              <w:rFonts w:ascii="Calibri" w:hAnsi="Calibri"/>
              <w:bCs/>
              <w:sz w:val="20"/>
              <w:szCs w:val="20"/>
            </w:rPr>
          </w:pPr>
          <w:r w:rsidRPr="00F00CC4">
            <w:rPr>
              <w:rFonts w:ascii="Calibri" w:hAnsi="Calibri"/>
              <w:bCs/>
              <w:sz w:val="20"/>
              <w:szCs w:val="20"/>
            </w:rPr>
            <w:tab/>
            <w:t xml:space="preserve">(Page </w:t>
          </w:r>
          <w:r w:rsidRPr="00F00CC4">
            <w:rPr>
              <w:rFonts w:ascii="Calibri" w:hAnsi="Calibri"/>
              <w:bCs/>
              <w:sz w:val="20"/>
              <w:szCs w:val="20"/>
            </w:rPr>
            <w:fldChar w:fldCharType="begin"/>
          </w:r>
          <w:r w:rsidRPr="00F00CC4">
            <w:rPr>
              <w:rFonts w:ascii="Calibri" w:hAnsi="Calibri"/>
              <w:bCs/>
              <w:sz w:val="20"/>
              <w:szCs w:val="20"/>
            </w:rPr>
            <w:instrText xml:space="preserve"> PAGE   \* MERGEFORMAT </w:instrText>
          </w:r>
          <w:r w:rsidRPr="00F00CC4">
            <w:rPr>
              <w:rFonts w:ascii="Calibri" w:hAnsi="Calibri"/>
              <w:bCs/>
              <w:sz w:val="20"/>
              <w:szCs w:val="20"/>
            </w:rPr>
            <w:fldChar w:fldCharType="separate"/>
          </w:r>
          <w:r w:rsidR="008D02E2">
            <w:rPr>
              <w:rFonts w:ascii="Calibri" w:hAnsi="Calibri"/>
              <w:bCs/>
              <w:noProof/>
              <w:sz w:val="20"/>
              <w:szCs w:val="20"/>
            </w:rPr>
            <w:t>9</w:t>
          </w:r>
          <w:r w:rsidRPr="00F00CC4">
            <w:rPr>
              <w:rFonts w:ascii="Calibri" w:hAnsi="Calibri"/>
              <w:bCs/>
              <w:sz w:val="20"/>
              <w:szCs w:val="20"/>
            </w:rPr>
            <w:fldChar w:fldCharType="end"/>
          </w:r>
          <w:r w:rsidRPr="00F00CC4">
            <w:rPr>
              <w:rFonts w:ascii="Calibri" w:hAnsi="Calibri"/>
              <w:bCs/>
              <w:sz w:val="20"/>
              <w:szCs w:val="20"/>
            </w:rPr>
            <w:t xml:space="preserve"> of </w:t>
          </w:r>
          <w:fldSimple w:instr=" SECTIONPAGES   \* MERGEFORMAT ">
            <w:r w:rsidR="008D02E2" w:rsidRPr="008D02E2">
              <w:rPr>
                <w:rFonts w:ascii="Calibri" w:hAnsi="Calibri"/>
                <w:bCs/>
                <w:noProof/>
                <w:sz w:val="20"/>
                <w:szCs w:val="20"/>
              </w:rPr>
              <w:t>9</w:t>
            </w:r>
          </w:fldSimple>
          <w:r w:rsidRPr="00F00CC4">
            <w:rPr>
              <w:rFonts w:ascii="Calibri" w:hAnsi="Calibri"/>
              <w:bCs/>
              <w:sz w:val="20"/>
              <w:szCs w:val="20"/>
            </w:rPr>
            <w:t>)</w:t>
          </w:r>
        </w:p>
      </w:tc>
    </w:tr>
    <w:tr w:rsidR="00BC5732" w:rsidRPr="00F00CC4" w14:paraId="122A1D72" w14:textId="77777777" w:rsidTr="00F00CC4">
      <w:trPr>
        <w:cantSplit/>
        <w:trHeight w:val="288"/>
      </w:trPr>
      <w:tc>
        <w:tcPr>
          <w:tcW w:w="3354" w:type="pct"/>
        </w:tcPr>
        <w:p w14:paraId="122A1D70" w14:textId="77777777" w:rsidR="00BC5732" w:rsidRPr="00F00CC4" w:rsidRDefault="00BC5732" w:rsidP="00F00CC4">
          <w:pPr>
            <w:rPr>
              <w:rFonts w:ascii="Calibri" w:hAnsi="Calibri"/>
              <w:sz w:val="12"/>
              <w:szCs w:val="12"/>
            </w:rPr>
          </w:pPr>
          <w:r w:rsidRPr="00F00CC4">
            <w:rPr>
              <w:rFonts w:ascii="Calibri" w:hAnsi="Calibri"/>
              <w:sz w:val="12"/>
              <w:szCs w:val="12"/>
            </w:rPr>
            <w:t>Project Name:</w:t>
          </w:r>
        </w:p>
      </w:tc>
      <w:tc>
        <w:tcPr>
          <w:tcW w:w="1646" w:type="pct"/>
          <w:gridSpan w:val="2"/>
        </w:tcPr>
        <w:p w14:paraId="122A1D71" w14:textId="77777777" w:rsidR="00BC5732" w:rsidRPr="00F00CC4" w:rsidRDefault="00BC5732" w:rsidP="00F00CC4">
          <w:pPr>
            <w:rPr>
              <w:rFonts w:ascii="Calibri" w:hAnsi="Calibri"/>
              <w:sz w:val="12"/>
              <w:szCs w:val="12"/>
            </w:rPr>
          </w:pPr>
          <w:r w:rsidRPr="00F00CC4">
            <w:rPr>
              <w:rFonts w:ascii="Calibri" w:hAnsi="Calibri"/>
              <w:sz w:val="12"/>
              <w:szCs w:val="12"/>
            </w:rPr>
            <w:t>Date Prepared:</w:t>
          </w:r>
        </w:p>
      </w:tc>
    </w:tr>
  </w:tbl>
  <w:p w14:paraId="122A1D73" w14:textId="77777777" w:rsidR="00BC5732" w:rsidRPr="00F00CC4" w:rsidRDefault="00BC5732" w:rsidP="00F00CC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353"/>
      <w:gridCol w:w="3289"/>
    </w:tblGrid>
    <w:tr w:rsidR="00BC5732" w:rsidRPr="00F85124" w14:paraId="122A1D78" w14:textId="77777777" w:rsidTr="00C032D1">
      <w:trPr>
        <w:cantSplit/>
        <w:trHeight w:val="288"/>
      </w:trPr>
      <w:tc>
        <w:tcPr>
          <w:tcW w:w="3877" w:type="pct"/>
          <w:tcBorders>
            <w:right w:val="nil"/>
          </w:tcBorders>
          <w:vAlign w:val="center"/>
        </w:tcPr>
        <w:p w14:paraId="122A1D76" w14:textId="77777777" w:rsidR="00BC5732" w:rsidRPr="002D18A0" w:rsidRDefault="00BC5732" w:rsidP="000B4DC4">
          <w:pPr>
            <w:pStyle w:val="Style77"/>
            <w:rPr>
              <w:b/>
            </w:rPr>
          </w:pPr>
          <w:r w:rsidRPr="002D18A0">
            <w:t xml:space="preserve">CERTIFICATE OF COMPLIANCE </w:t>
          </w:r>
          <w:r w:rsidRPr="00506E24">
            <w:t>– USER INSTRUCTIONS</w:t>
          </w:r>
        </w:p>
      </w:tc>
      <w:tc>
        <w:tcPr>
          <w:tcW w:w="1123" w:type="pct"/>
          <w:tcBorders>
            <w:left w:val="nil"/>
          </w:tcBorders>
          <w:tcMar>
            <w:left w:w="115" w:type="dxa"/>
            <w:right w:w="115" w:type="dxa"/>
          </w:tcMar>
          <w:vAlign w:val="center"/>
        </w:tcPr>
        <w:p w14:paraId="122A1D77" w14:textId="77777777" w:rsidR="00BC5732" w:rsidRPr="002D18A0" w:rsidRDefault="00BC5732" w:rsidP="000B4DC4">
          <w:pPr>
            <w:pStyle w:val="Style78"/>
            <w:rPr>
              <w:b/>
            </w:rPr>
          </w:pPr>
          <w:r w:rsidRPr="002D18A0">
            <w:t>CF1R-</w:t>
          </w:r>
          <w:r>
            <w:t>ADD</w:t>
          </w:r>
          <w:r w:rsidRPr="002D18A0">
            <w:t>-0</w:t>
          </w:r>
          <w:r>
            <w:t>2</w:t>
          </w:r>
          <w:r w:rsidRPr="002D18A0">
            <w:t>-E</w:t>
          </w:r>
        </w:p>
      </w:tc>
    </w:tr>
    <w:tr w:rsidR="00BC5732" w:rsidRPr="00F85124" w14:paraId="122A1D7B" w14:textId="77777777" w:rsidTr="00C032D1">
      <w:trPr>
        <w:cantSplit/>
        <w:trHeight w:val="288"/>
      </w:trPr>
      <w:tc>
        <w:tcPr>
          <w:tcW w:w="3877" w:type="pct"/>
          <w:tcBorders>
            <w:right w:val="nil"/>
          </w:tcBorders>
        </w:tcPr>
        <w:p w14:paraId="122A1D79" w14:textId="3206AA8E" w:rsidR="00BC5732" w:rsidRPr="002D18A0" w:rsidRDefault="00BC5732" w:rsidP="00536412">
          <w:pPr>
            <w:pStyle w:val="Style77"/>
          </w:pPr>
          <w:r>
            <w:t>Prescriptive Residential Additions That Do Not Require HERS Field Verification</w:t>
          </w:r>
        </w:p>
      </w:tc>
      <w:tc>
        <w:tcPr>
          <w:tcW w:w="1123" w:type="pct"/>
          <w:tcBorders>
            <w:left w:val="nil"/>
          </w:tcBorders>
        </w:tcPr>
        <w:p w14:paraId="122A1D7A" w14:textId="77777777" w:rsidR="00BC5732" w:rsidRPr="002D18A0" w:rsidRDefault="00BC5732" w:rsidP="00C032D1">
          <w:pPr>
            <w:pStyle w:val="Style78"/>
          </w:pPr>
          <w:r w:rsidRPr="002D18A0">
            <w:tab/>
            <w:t xml:space="preserve">(Page </w:t>
          </w:r>
          <w:r>
            <w:fldChar w:fldCharType="begin"/>
          </w:r>
          <w:r>
            <w:instrText xml:space="preserve"> PAGE   \* MERGEFORMAT </w:instrText>
          </w:r>
          <w:r>
            <w:fldChar w:fldCharType="separate"/>
          </w:r>
          <w:r w:rsidR="008D02E2">
            <w:rPr>
              <w:noProof/>
            </w:rPr>
            <w:t>12</w:t>
          </w:r>
          <w:r>
            <w:rPr>
              <w:noProof/>
            </w:rPr>
            <w:fldChar w:fldCharType="end"/>
          </w:r>
          <w:r w:rsidRPr="002D18A0">
            <w:t xml:space="preserve"> of </w:t>
          </w:r>
          <w:fldSimple w:instr=" SECTIONPAGES   \* MERGEFORMAT ">
            <w:r w:rsidR="008D02E2">
              <w:rPr>
                <w:noProof/>
              </w:rPr>
              <w:t>12</w:t>
            </w:r>
          </w:fldSimple>
          <w:r w:rsidRPr="002D18A0">
            <w:t>)</w:t>
          </w:r>
        </w:p>
      </w:tc>
    </w:tr>
  </w:tbl>
  <w:p w14:paraId="122A1D7C" w14:textId="77777777" w:rsidR="00BC5732" w:rsidRDefault="00BC5732" w:rsidP="000B4DC4">
    <w:pPr>
      <w:pStyle w:val="Style20"/>
    </w:pPr>
  </w:p>
  <w:p w14:paraId="122A1D7D" w14:textId="77777777" w:rsidR="00BC5732" w:rsidRDefault="00BC5732" w:rsidP="000B4DC4">
    <w:pPr>
      <w:pStyle w:val="Style20"/>
      <w:rPr>
        <w:sz w:val="8"/>
        <w:szCs w:val="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C140E"/>
    <w:multiLevelType w:val="hybridMultilevel"/>
    <w:tmpl w:val="9404CB66"/>
    <w:lvl w:ilvl="0" w:tplc="16B6B6C0">
      <w:start w:val="1"/>
      <w:numFmt w:val="lowerLetter"/>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
    <w:nsid w:val="03E3450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87A58F3"/>
    <w:multiLevelType w:val="hybridMultilevel"/>
    <w:tmpl w:val="59B4D44C"/>
    <w:lvl w:ilvl="0" w:tplc="1E586CD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872F23"/>
    <w:multiLevelType w:val="hybridMultilevel"/>
    <w:tmpl w:val="37C879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0AA915E9"/>
    <w:multiLevelType w:val="hybridMultilevel"/>
    <w:tmpl w:val="E16CACC4"/>
    <w:lvl w:ilvl="0" w:tplc="0409000F">
      <w:start w:val="1"/>
      <w:numFmt w:val="decimal"/>
      <w:lvlText w:val="%1."/>
      <w:lvlJc w:val="left"/>
      <w:pPr>
        <w:ind w:left="720" w:hanging="360"/>
      </w:pPr>
    </w:lvl>
    <w:lvl w:ilvl="1" w:tplc="7A603E7A">
      <w:start w:val="7"/>
      <w:numFmt w:val="bullet"/>
      <w:lvlText w:val="•"/>
      <w:lvlJc w:val="left"/>
      <w:pPr>
        <w:ind w:left="1440" w:hanging="360"/>
      </w:pPr>
      <w:rPr>
        <w:rFonts w:ascii="Arial" w:eastAsia="Calibri"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EBA1E51"/>
    <w:multiLevelType w:val="hybridMultilevel"/>
    <w:tmpl w:val="68EE1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F0A37A6"/>
    <w:multiLevelType w:val="hybridMultilevel"/>
    <w:tmpl w:val="1722B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0775E3E"/>
    <w:multiLevelType w:val="hybridMultilevel"/>
    <w:tmpl w:val="7B6ED20C"/>
    <w:lvl w:ilvl="0" w:tplc="48CAEB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1F52A7F"/>
    <w:multiLevelType w:val="hybridMultilevel"/>
    <w:tmpl w:val="044428CC"/>
    <w:lvl w:ilvl="0" w:tplc="2EEEE014">
      <w:start w:val="1"/>
      <w:numFmt w:val="bullet"/>
      <w:lvlText w:val="□"/>
      <w:lvlJc w:val="left"/>
      <w:pPr>
        <w:ind w:left="720" w:hanging="360"/>
      </w:pPr>
      <w:rPr>
        <w:rFonts w:ascii="Tahoma" w:hAnsi="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47E573B"/>
    <w:multiLevelType w:val="hybridMultilevel"/>
    <w:tmpl w:val="5BE866D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48903CE"/>
    <w:multiLevelType w:val="hybridMultilevel"/>
    <w:tmpl w:val="1C2AD8BC"/>
    <w:lvl w:ilvl="0" w:tplc="0409000F">
      <w:start w:val="1"/>
      <w:numFmt w:val="decimal"/>
      <w:lvlText w:val="%1."/>
      <w:lvlJc w:val="left"/>
      <w:pPr>
        <w:ind w:left="720" w:hanging="360"/>
      </w:pPr>
    </w:lvl>
    <w:lvl w:ilvl="1" w:tplc="4EF09E86">
      <w:start w:val="1"/>
      <w:numFmt w:val="upperLetter"/>
      <w:lvlText w:val="%2."/>
      <w:lvlJc w:val="left"/>
      <w:pPr>
        <w:ind w:left="1440" w:hanging="360"/>
      </w:pPr>
      <w:rPr>
        <w:rFonts w:ascii="Calibri" w:hAnsi="Calibri" w:hint="default"/>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5B449B5"/>
    <w:multiLevelType w:val="hybridMultilevel"/>
    <w:tmpl w:val="D0946CE6"/>
    <w:lvl w:ilvl="0" w:tplc="2EEEE014">
      <w:start w:val="1"/>
      <w:numFmt w:val="bullet"/>
      <w:lvlText w:val="□"/>
      <w:lvlJc w:val="left"/>
      <w:pPr>
        <w:ind w:left="720" w:hanging="360"/>
      </w:pPr>
      <w:rPr>
        <w:rFonts w:ascii="Tahoma" w:hAnsi="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66D0A54"/>
    <w:multiLevelType w:val="hybridMultilevel"/>
    <w:tmpl w:val="CF78C89E"/>
    <w:lvl w:ilvl="0" w:tplc="F0D4AC4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7CD550D"/>
    <w:multiLevelType w:val="hybridMultilevel"/>
    <w:tmpl w:val="E00A7560"/>
    <w:lvl w:ilvl="0" w:tplc="D29EA65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8C613FA"/>
    <w:multiLevelType w:val="hybridMultilevel"/>
    <w:tmpl w:val="57EC8DE8"/>
    <w:lvl w:ilvl="0" w:tplc="6ACCB218">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CB21A04"/>
    <w:multiLevelType w:val="hybridMultilevel"/>
    <w:tmpl w:val="88464A5C"/>
    <w:lvl w:ilvl="0" w:tplc="DA02035C">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48366D0"/>
    <w:multiLevelType w:val="hybridMultilevel"/>
    <w:tmpl w:val="9A1471BC"/>
    <w:lvl w:ilvl="0" w:tplc="04090001">
      <w:start w:val="1"/>
      <w:numFmt w:val="bullet"/>
      <w:lvlText w:val=""/>
      <w:lvlJc w:val="left"/>
      <w:pPr>
        <w:ind w:left="600" w:hanging="360"/>
      </w:pPr>
      <w:rPr>
        <w:rFonts w:ascii="Symbol" w:hAnsi="Symbol"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17">
    <w:nsid w:val="2502681C"/>
    <w:multiLevelType w:val="hybridMultilevel"/>
    <w:tmpl w:val="BA7809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59D234E"/>
    <w:multiLevelType w:val="hybridMultilevel"/>
    <w:tmpl w:val="03FE82CC"/>
    <w:lvl w:ilvl="0" w:tplc="2D1E64B0">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6123D86"/>
    <w:multiLevelType w:val="hybridMultilevel"/>
    <w:tmpl w:val="E64EBD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2CCF3C78"/>
    <w:multiLevelType w:val="hybridMultilevel"/>
    <w:tmpl w:val="2710E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FA62C02"/>
    <w:multiLevelType w:val="hybridMultilevel"/>
    <w:tmpl w:val="10A28B5A"/>
    <w:lvl w:ilvl="0" w:tplc="04090019">
      <w:start w:val="1"/>
      <w:numFmt w:val="lowerLetter"/>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300A389F"/>
    <w:multiLevelType w:val="hybridMultilevel"/>
    <w:tmpl w:val="E03C155E"/>
    <w:lvl w:ilvl="0" w:tplc="2EEEE014">
      <w:start w:val="1"/>
      <w:numFmt w:val="bullet"/>
      <w:lvlText w:val="□"/>
      <w:lvlJc w:val="left"/>
      <w:pPr>
        <w:ind w:left="720" w:hanging="360"/>
      </w:pPr>
      <w:rPr>
        <w:rFonts w:ascii="Tahoma" w:hAnsi="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061372C"/>
    <w:multiLevelType w:val="hybridMultilevel"/>
    <w:tmpl w:val="FC26DF18"/>
    <w:lvl w:ilvl="0" w:tplc="2182F7F2">
      <w:start w:val="1"/>
      <w:numFmt w:val="decimal"/>
      <w:lvlText w:val="%1."/>
      <w:lvlJc w:val="left"/>
      <w:pPr>
        <w:ind w:left="720" w:hanging="360"/>
      </w:pPr>
      <w:rPr>
        <w:rFonts w:hint="default"/>
      </w:rPr>
    </w:lvl>
    <w:lvl w:ilvl="1" w:tplc="439ADC4E">
      <w:start w:val="1"/>
      <w:numFmt w:val="lowerLetter"/>
      <w:lvlText w:val="%2."/>
      <w:lvlJc w:val="left"/>
      <w:pPr>
        <w:ind w:left="1800" w:hanging="360"/>
      </w:pPr>
      <w:rPr>
        <w:rFonts w:asciiTheme="minorHAnsi" w:eastAsia="Times New Roman" w:hAnsiTheme="minorHAnsi" w:cs="Arial"/>
      </w:rPr>
    </w:lvl>
    <w:lvl w:ilvl="2" w:tplc="B4825AEC">
      <w:numFmt w:val="bullet"/>
      <w:lvlText w:val="•"/>
      <w:lvlJc w:val="left"/>
      <w:pPr>
        <w:ind w:left="2700" w:hanging="360"/>
      </w:pPr>
      <w:rPr>
        <w:rFonts w:ascii="Calibri" w:eastAsia="Times New Roman" w:hAnsi="Calibri" w:cs="Aria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331D0B44"/>
    <w:multiLevelType w:val="hybridMultilevel"/>
    <w:tmpl w:val="62A24714"/>
    <w:lvl w:ilvl="0" w:tplc="7E48EDF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3493926"/>
    <w:multiLevelType w:val="hybridMultilevel"/>
    <w:tmpl w:val="3C0018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33B8622D"/>
    <w:multiLevelType w:val="hybridMultilevel"/>
    <w:tmpl w:val="39107926"/>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344E654A"/>
    <w:multiLevelType w:val="hybridMultilevel"/>
    <w:tmpl w:val="3418CF7E"/>
    <w:lvl w:ilvl="0" w:tplc="2EEEE014">
      <w:start w:val="1"/>
      <w:numFmt w:val="bullet"/>
      <w:lvlText w:val="□"/>
      <w:lvlJc w:val="left"/>
      <w:pPr>
        <w:ind w:left="720" w:hanging="360"/>
      </w:pPr>
      <w:rPr>
        <w:rFonts w:ascii="Tahoma" w:hAnsi="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35362933"/>
    <w:multiLevelType w:val="hybridMultilevel"/>
    <w:tmpl w:val="A9A82086"/>
    <w:lvl w:ilvl="0" w:tplc="51C0A7FE">
      <w:start w:val="1"/>
      <w:numFmt w:val="decimal"/>
      <w:lvlText w:val="%1."/>
      <w:lvlJc w:val="left"/>
      <w:pPr>
        <w:ind w:left="-34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900" w:hanging="360"/>
      </w:pPr>
    </w:lvl>
    <w:lvl w:ilvl="4" w:tplc="04090019" w:tentative="1">
      <w:start w:val="1"/>
      <w:numFmt w:val="lowerLetter"/>
      <w:lvlText w:val="%5."/>
      <w:lvlJc w:val="left"/>
      <w:pPr>
        <w:ind w:left="-180" w:hanging="360"/>
      </w:pPr>
    </w:lvl>
    <w:lvl w:ilvl="5" w:tplc="0409001B" w:tentative="1">
      <w:start w:val="1"/>
      <w:numFmt w:val="lowerRoman"/>
      <w:lvlText w:val="%6."/>
      <w:lvlJc w:val="right"/>
      <w:pPr>
        <w:ind w:left="540" w:hanging="180"/>
      </w:pPr>
    </w:lvl>
    <w:lvl w:ilvl="6" w:tplc="0409000F" w:tentative="1">
      <w:start w:val="1"/>
      <w:numFmt w:val="decimal"/>
      <w:lvlText w:val="%7."/>
      <w:lvlJc w:val="left"/>
      <w:pPr>
        <w:ind w:left="1260" w:hanging="360"/>
      </w:pPr>
    </w:lvl>
    <w:lvl w:ilvl="7" w:tplc="04090019" w:tentative="1">
      <w:start w:val="1"/>
      <w:numFmt w:val="lowerLetter"/>
      <w:lvlText w:val="%8."/>
      <w:lvlJc w:val="left"/>
      <w:pPr>
        <w:ind w:left="1980" w:hanging="360"/>
      </w:pPr>
    </w:lvl>
    <w:lvl w:ilvl="8" w:tplc="0409001B" w:tentative="1">
      <w:start w:val="1"/>
      <w:numFmt w:val="lowerRoman"/>
      <w:lvlText w:val="%9."/>
      <w:lvlJc w:val="right"/>
      <w:pPr>
        <w:ind w:left="2700" w:hanging="180"/>
      </w:pPr>
    </w:lvl>
  </w:abstractNum>
  <w:abstractNum w:abstractNumId="29">
    <w:nsid w:val="35F24811"/>
    <w:multiLevelType w:val="hybridMultilevel"/>
    <w:tmpl w:val="D956558C"/>
    <w:lvl w:ilvl="0" w:tplc="17F6B45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3B6019EA"/>
    <w:multiLevelType w:val="hybridMultilevel"/>
    <w:tmpl w:val="C430EF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3C2B7DC5"/>
    <w:multiLevelType w:val="hybridMultilevel"/>
    <w:tmpl w:val="D9AA0136"/>
    <w:lvl w:ilvl="0" w:tplc="E4C28736">
      <w:start w:val="1"/>
      <w:numFmt w:val="decimal"/>
      <w:lvlText w:val="%1."/>
      <w:lvlJc w:val="left"/>
      <w:pPr>
        <w:ind w:left="720" w:hanging="360"/>
      </w:pPr>
      <w:rPr>
        <w:rFonts w:asciiTheme="minorHAnsi" w:hAnsiTheme="minorHAnsi" w:hint="default"/>
      </w:rPr>
    </w:lvl>
    <w:lvl w:ilvl="1" w:tplc="04090011">
      <w:start w:val="1"/>
      <w:numFmt w:val="decimal"/>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3C4904BC"/>
    <w:multiLevelType w:val="hybridMultilevel"/>
    <w:tmpl w:val="255C8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3F450BA9"/>
    <w:multiLevelType w:val="hybridMultilevel"/>
    <w:tmpl w:val="7BF25FEE"/>
    <w:lvl w:ilvl="0" w:tplc="0409000F">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nsid w:val="414C5278"/>
    <w:multiLevelType w:val="hybridMultilevel"/>
    <w:tmpl w:val="2C9CC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43DA331A"/>
    <w:multiLevelType w:val="hybridMultilevel"/>
    <w:tmpl w:val="2B9ED48C"/>
    <w:lvl w:ilvl="0" w:tplc="86EA5DEE">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46310672"/>
    <w:multiLevelType w:val="hybridMultilevel"/>
    <w:tmpl w:val="AF9ED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46D21E6D"/>
    <w:multiLevelType w:val="hybridMultilevel"/>
    <w:tmpl w:val="C75838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nsid w:val="48D30A3E"/>
    <w:multiLevelType w:val="hybridMultilevel"/>
    <w:tmpl w:val="5B6A4F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498C3118"/>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40">
    <w:nsid w:val="4C342A5C"/>
    <w:multiLevelType w:val="hybridMultilevel"/>
    <w:tmpl w:val="6AF0F7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4CFF0CDD"/>
    <w:multiLevelType w:val="hybridMultilevel"/>
    <w:tmpl w:val="44583634"/>
    <w:lvl w:ilvl="0" w:tplc="06E492A0">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4DDA795A"/>
    <w:multiLevelType w:val="hybridMultilevel"/>
    <w:tmpl w:val="2AC669A4"/>
    <w:lvl w:ilvl="0" w:tplc="5A6091BA">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nsid w:val="4F05382F"/>
    <w:multiLevelType w:val="hybridMultilevel"/>
    <w:tmpl w:val="9404CB66"/>
    <w:lvl w:ilvl="0" w:tplc="16B6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50494F87"/>
    <w:multiLevelType w:val="hybridMultilevel"/>
    <w:tmpl w:val="882EC58A"/>
    <w:lvl w:ilvl="0" w:tplc="2EEEE014">
      <w:start w:val="1"/>
      <w:numFmt w:val="bullet"/>
      <w:lvlText w:val="□"/>
      <w:lvlJc w:val="left"/>
      <w:pPr>
        <w:ind w:left="720" w:hanging="360"/>
      </w:pPr>
      <w:rPr>
        <w:rFonts w:ascii="Tahoma" w:hAnsi="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552826FE"/>
    <w:multiLevelType w:val="hybridMultilevel"/>
    <w:tmpl w:val="4FDE74B6"/>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57507379"/>
    <w:multiLevelType w:val="hybridMultilevel"/>
    <w:tmpl w:val="751C4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58B02ADB"/>
    <w:multiLevelType w:val="hybridMultilevel"/>
    <w:tmpl w:val="815A021A"/>
    <w:lvl w:ilvl="0" w:tplc="2BD8626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5EAD6F8D"/>
    <w:multiLevelType w:val="hybridMultilevel"/>
    <w:tmpl w:val="71401BB8"/>
    <w:lvl w:ilvl="0" w:tplc="4022AAB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5F5B7EA5"/>
    <w:multiLevelType w:val="hybridMultilevel"/>
    <w:tmpl w:val="C2E0C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5FE100DA"/>
    <w:multiLevelType w:val="hybridMultilevel"/>
    <w:tmpl w:val="99886A3E"/>
    <w:lvl w:ilvl="0" w:tplc="F5C2D7A0">
      <w:start w:val="1"/>
      <w:numFmt w:val="decimal"/>
      <w:lvlText w:val="(%1)"/>
      <w:lvlJc w:val="left"/>
      <w:pPr>
        <w:ind w:left="1800" w:hanging="360"/>
      </w:pPr>
      <w:rPr>
        <w:rFonts w:hint="default"/>
      </w:rPr>
    </w:lvl>
    <w:lvl w:ilvl="1" w:tplc="04090019">
      <w:start w:val="1"/>
      <w:numFmt w:val="lowerLetter"/>
      <w:lvlText w:val="%2."/>
      <w:lvlJc w:val="left"/>
      <w:pPr>
        <w:ind w:left="1440" w:hanging="360"/>
      </w:pPr>
    </w:lvl>
    <w:lvl w:ilvl="2" w:tplc="ACF25E92">
      <w:start w:val="1"/>
      <w:numFmt w:val="decimal"/>
      <w:lvlText w:val="(%3)"/>
      <w:lvlJc w:val="righ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65232F85"/>
    <w:multiLevelType w:val="hybridMultilevel"/>
    <w:tmpl w:val="9E0EEA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65472CC1"/>
    <w:multiLevelType w:val="hybridMultilevel"/>
    <w:tmpl w:val="49A25A76"/>
    <w:lvl w:ilvl="0" w:tplc="36084406">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nsid w:val="66B15F95"/>
    <w:multiLevelType w:val="hybridMultilevel"/>
    <w:tmpl w:val="8A2418D4"/>
    <w:lvl w:ilvl="0" w:tplc="DF64A5E0">
      <w:start w:val="1"/>
      <w:numFmt w:val="decimal"/>
      <w:lvlText w:val="%1."/>
      <w:lvlJc w:val="left"/>
      <w:pPr>
        <w:ind w:left="1080" w:hanging="360"/>
      </w:pPr>
      <w:rPr>
        <w:rFonts w:asciiTheme="minorHAnsi" w:hAnsiTheme="minorHAnsi"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nsid w:val="6FBA0A91"/>
    <w:multiLevelType w:val="hybridMultilevel"/>
    <w:tmpl w:val="06FC560C"/>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56">
    <w:nsid w:val="750F0521"/>
    <w:multiLevelType w:val="hybridMultilevel"/>
    <w:tmpl w:val="3C5E4ED0"/>
    <w:lvl w:ilvl="0" w:tplc="D29EA65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753E247D"/>
    <w:multiLevelType w:val="hybridMultilevel"/>
    <w:tmpl w:val="F32A34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nsid w:val="79952119"/>
    <w:multiLevelType w:val="hybridMultilevel"/>
    <w:tmpl w:val="EB12D56E"/>
    <w:lvl w:ilvl="0" w:tplc="86EA5DE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7A2114FC"/>
    <w:multiLevelType w:val="hybridMultilevel"/>
    <w:tmpl w:val="7EC49A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nsid w:val="7AC94636"/>
    <w:multiLevelType w:val="hybridMultilevel"/>
    <w:tmpl w:val="68EE143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45"/>
  </w:num>
  <w:num w:numId="2">
    <w:abstractNumId w:val="2"/>
  </w:num>
  <w:num w:numId="3">
    <w:abstractNumId w:val="20"/>
  </w:num>
  <w:num w:numId="4">
    <w:abstractNumId w:val="36"/>
  </w:num>
  <w:num w:numId="5">
    <w:abstractNumId w:val="43"/>
  </w:num>
  <w:num w:numId="6">
    <w:abstractNumId w:val="50"/>
  </w:num>
  <w:num w:numId="7">
    <w:abstractNumId w:val="35"/>
  </w:num>
  <w:num w:numId="8">
    <w:abstractNumId w:val="53"/>
  </w:num>
  <w:num w:numId="9">
    <w:abstractNumId w:val="46"/>
  </w:num>
  <w:num w:numId="10">
    <w:abstractNumId w:val="33"/>
  </w:num>
  <w:num w:numId="11">
    <w:abstractNumId w:val="0"/>
  </w:num>
  <w:num w:numId="12">
    <w:abstractNumId w:val="56"/>
  </w:num>
  <w:num w:numId="13">
    <w:abstractNumId w:val="31"/>
  </w:num>
  <w:num w:numId="14">
    <w:abstractNumId w:val="52"/>
  </w:num>
  <w:num w:numId="15">
    <w:abstractNumId w:val="40"/>
  </w:num>
  <w:num w:numId="16">
    <w:abstractNumId w:val="21"/>
  </w:num>
  <w:num w:numId="17">
    <w:abstractNumId w:val="16"/>
  </w:num>
  <w:num w:numId="18">
    <w:abstractNumId w:val="32"/>
  </w:num>
  <w:num w:numId="19">
    <w:abstractNumId w:val="57"/>
  </w:num>
  <w:num w:numId="20">
    <w:abstractNumId w:val="47"/>
  </w:num>
  <w:num w:numId="21">
    <w:abstractNumId w:val="6"/>
  </w:num>
  <w:num w:numId="22">
    <w:abstractNumId w:val="38"/>
  </w:num>
  <w:num w:numId="23">
    <w:abstractNumId w:val="30"/>
  </w:num>
  <w:num w:numId="24">
    <w:abstractNumId w:val="42"/>
  </w:num>
  <w:num w:numId="25">
    <w:abstractNumId w:val="18"/>
  </w:num>
  <w:num w:numId="26">
    <w:abstractNumId w:val="23"/>
  </w:num>
  <w:num w:numId="27">
    <w:abstractNumId w:val="4"/>
  </w:num>
  <w:num w:numId="28">
    <w:abstractNumId w:val="9"/>
  </w:num>
  <w:num w:numId="29">
    <w:abstractNumId w:val="37"/>
  </w:num>
  <w:num w:numId="30">
    <w:abstractNumId w:val="3"/>
  </w:num>
  <w:num w:numId="31">
    <w:abstractNumId w:val="19"/>
  </w:num>
  <w:num w:numId="32">
    <w:abstractNumId w:val="59"/>
  </w:num>
  <w:num w:numId="33">
    <w:abstractNumId w:val="10"/>
  </w:num>
  <w:num w:numId="34">
    <w:abstractNumId w:val="41"/>
  </w:num>
  <w:num w:numId="35">
    <w:abstractNumId w:val="58"/>
  </w:num>
  <w:num w:numId="36">
    <w:abstractNumId w:val="48"/>
  </w:num>
  <w:num w:numId="37">
    <w:abstractNumId w:val="29"/>
  </w:num>
  <w:num w:numId="38">
    <w:abstractNumId w:val="34"/>
  </w:num>
  <w:num w:numId="39">
    <w:abstractNumId w:val="25"/>
  </w:num>
  <w:num w:numId="40">
    <w:abstractNumId w:val="28"/>
  </w:num>
  <w:num w:numId="41">
    <w:abstractNumId w:val="49"/>
  </w:num>
  <w:num w:numId="42">
    <w:abstractNumId w:val="14"/>
  </w:num>
  <w:num w:numId="43">
    <w:abstractNumId w:val="54"/>
  </w:num>
  <w:num w:numId="44">
    <w:abstractNumId w:val="1"/>
  </w:num>
  <w:num w:numId="45">
    <w:abstractNumId w:val="39"/>
  </w:num>
  <w:num w:numId="46">
    <w:abstractNumId w:val="60"/>
  </w:num>
  <w:num w:numId="47">
    <w:abstractNumId w:val="7"/>
  </w:num>
  <w:num w:numId="48">
    <w:abstractNumId w:val="51"/>
  </w:num>
  <w:num w:numId="49">
    <w:abstractNumId w:val="5"/>
  </w:num>
  <w:num w:numId="5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3"/>
  </w:num>
  <w:num w:numId="52">
    <w:abstractNumId w:val="15"/>
  </w:num>
  <w:num w:numId="53">
    <w:abstractNumId w:val="24"/>
  </w:num>
  <w:num w:numId="54">
    <w:abstractNumId w:val="26"/>
  </w:num>
  <w:num w:numId="55">
    <w:abstractNumId w:val="17"/>
  </w:num>
  <w:num w:numId="56">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2"/>
  </w:num>
  <w:num w:numId="58">
    <w:abstractNumId w:val="22"/>
  </w:num>
  <w:num w:numId="59">
    <w:abstractNumId w:val="27"/>
  </w:num>
  <w:num w:numId="60">
    <w:abstractNumId w:val="8"/>
  </w:num>
  <w:num w:numId="61">
    <w:abstractNumId w:val="44"/>
  </w:num>
  <w:num w:numId="62">
    <w:abstractNumId w:val="11"/>
  </w:num>
  <w:num w:numId="63">
    <w:abstractNumId w:val="55"/>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20"/>
  <w:displayHorizontalDrawingGridEvery w:val="2"/>
  <w:noPunctuationKerning/>
  <w:characterSpacingControl w:val="doNotCompress"/>
  <w:hdrShapeDefaults>
    <o:shapedefaults v:ext="edit" spidmax="14337"/>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7D59"/>
    <w:rsid w:val="000010CA"/>
    <w:rsid w:val="00003237"/>
    <w:rsid w:val="0000365F"/>
    <w:rsid w:val="00003F88"/>
    <w:rsid w:val="00007822"/>
    <w:rsid w:val="00007E66"/>
    <w:rsid w:val="00012E3B"/>
    <w:rsid w:val="000136B7"/>
    <w:rsid w:val="000140D6"/>
    <w:rsid w:val="00015988"/>
    <w:rsid w:val="00015A41"/>
    <w:rsid w:val="00015C26"/>
    <w:rsid w:val="00017C9B"/>
    <w:rsid w:val="00020102"/>
    <w:rsid w:val="0002099F"/>
    <w:rsid w:val="00020C3C"/>
    <w:rsid w:val="00021015"/>
    <w:rsid w:val="0002140F"/>
    <w:rsid w:val="00021D79"/>
    <w:rsid w:val="00021E42"/>
    <w:rsid w:val="00022818"/>
    <w:rsid w:val="0002364F"/>
    <w:rsid w:val="00023E60"/>
    <w:rsid w:val="00026FDC"/>
    <w:rsid w:val="0002735A"/>
    <w:rsid w:val="00027CC8"/>
    <w:rsid w:val="00031B81"/>
    <w:rsid w:val="00031C12"/>
    <w:rsid w:val="000330FB"/>
    <w:rsid w:val="000333A2"/>
    <w:rsid w:val="00033DA6"/>
    <w:rsid w:val="00033FD8"/>
    <w:rsid w:val="00034497"/>
    <w:rsid w:val="00035C83"/>
    <w:rsid w:val="00036637"/>
    <w:rsid w:val="000369B0"/>
    <w:rsid w:val="00036E07"/>
    <w:rsid w:val="00037592"/>
    <w:rsid w:val="00037F21"/>
    <w:rsid w:val="00041750"/>
    <w:rsid w:val="000424D9"/>
    <w:rsid w:val="00042EF7"/>
    <w:rsid w:val="00045694"/>
    <w:rsid w:val="000456B4"/>
    <w:rsid w:val="00046AD3"/>
    <w:rsid w:val="00046C92"/>
    <w:rsid w:val="00050B88"/>
    <w:rsid w:val="00053DC3"/>
    <w:rsid w:val="00055076"/>
    <w:rsid w:val="00055C51"/>
    <w:rsid w:val="00055F5C"/>
    <w:rsid w:val="00056327"/>
    <w:rsid w:val="00057045"/>
    <w:rsid w:val="0005733B"/>
    <w:rsid w:val="000600B3"/>
    <w:rsid w:val="000603CC"/>
    <w:rsid w:val="00060887"/>
    <w:rsid w:val="00060D8C"/>
    <w:rsid w:val="00060F1B"/>
    <w:rsid w:val="0006144A"/>
    <w:rsid w:val="000623B5"/>
    <w:rsid w:val="000635C7"/>
    <w:rsid w:val="0006381C"/>
    <w:rsid w:val="000641BB"/>
    <w:rsid w:val="0006519E"/>
    <w:rsid w:val="00066AC4"/>
    <w:rsid w:val="00066EAB"/>
    <w:rsid w:val="000673ED"/>
    <w:rsid w:val="00072C83"/>
    <w:rsid w:val="0007385F"/>
    <w:rsid w:val="000744F2"/>
    <w:rsid w:val="000756F4"/>
    <w:rsid w:val="00075714"/>
    <w:rsid w:val="000759BF"/>
    <w:rsid w:val="00077ACC"/>
    <w:rsid w:val="000807AA"/>
    <w:rsid w:val="000818B3"/>
    <w:rsid w:val="00082EC6"/>
    <w:rsid w:val="00083508"/>
    <w:rsid w:val="00084FA2"/>
    <w:rsid w:val="000853A3"/>
    <w:rsid w:val="00085AD5"/>
    <w:rsid w:val="00085CF6"/>
    <w:rsid w:val="00090213"/>
    <w:rsid w:val="00090C86"/>
    <w:rsid w:val="00092508"/>
    <w:rsid w:val="0009324D"/>
    <w:rsid w:val="000935B0"/>
    <w:rsid w:val="00093CCE"/>
    <w:rsid w:val="0009415E"/>
    <w:rsid w:val="00094AC3"/>
    <w:rsid w:val="00094FF5"/>
    <w:rsid w:val="0009570C"/>
    <w:rsid w:val="0009764B"/>
    <w:rsid w:val="00097958"/>
    <w:rsid w:val="00097ACA"/>
    <w:rsid w:val="000A0694"/>
    <w:rsid w:val="000A1A8E"/>
    <w:rsid w:val="000A1F71"/>
    <w:rsid w:val="000A22F2"/>
    <w:rsid w:val="000A3DAB"/>
    <w:rsid w:val="000A464D"/>
    <w:rsid w:val="000A598B"/>
    <w:rsid w:val="000A5FE7"/>
    <w:rsid w:val="000A7630"/>
    <w:rsid w:val="000A7D87"/>
    <w:rsid w:val="000B1A9E"/>
    <w:rsid w:val="000B1C35"/>
    <w:rsid w:val="000B226C"/>
    <w:rsid w:val="000B4DC4"/>
    <w:rsid w:val="000B530B"/>
    <w:rsid w:val="000B681F"/>
    <w:rsid w:val="000B6C45"/>
    <w:rsid w:val="000B71BA"/>
    <w:rsid w:val="000C0071"/>
    <w:rsid w:val="000C00FD"/>
    <w:rsid w:val="000C045A"/>
    <w:rsid w:val="000C19F1"/>
    <w:rsid w:val="000C1EFF"/>
    <w:rsid w:val="000C28EC"/>
    <w:rsid w:val="000C30C1"/>
    <w:rsid w:val="000C3B04"/>
    <w:rsid w:val="000C413C"/>
    <w:rsid w:val="000C4332"/>
    <w:rsid w:val="000C5480"/>
    <w:rsid w:val="000C6003"/>
    <w:rsid w:val="000C60F3"/>
    <w:rsid w:val="000C6808"/>
    <w:rsid w:val="000C6CFD"/>
    <w:rsid w:val="000C7274"/>
    <w:rsid w:val="000C7E04"/>
    <w:rsid w:val="000D01AC"/>
    <w:rsid w:val="000D08D0"/>
    <w:rsid w:val="000D13CE"/>
    <w:rsid w:val="000D24D3"/>
    <w:rsid w:val="000D3A7F"/>
    <w:rsid w:val="000D3BC5"/>
    <w:rsid w:val="000D415F"/>
    <w:rsid w:val="000D5015"/>
    <w:rsid w:val="000D50D2"/>
    <w:rsid w:val="000D743D"/>
    <w:rsid w:val="000D7A85"/>
    <w:rsid w:val="000D7BC6"/>
    <w:rsid w:val="000E1448"/>
    <w:rsid w:val="000E1AE9"/>
    <w:rsid w:val="000E1C46"/>
    <w:rsid w:val="000E263A"/>
    <w:rsid w:val="000E3C7B"/>
    <w:rsid w:val="000E42D4"/>
    <w:rsid w:val="000E4603"/>
    <w:rsid w:val="000E4C27"/>
    <w:rsid w:val="000E4D60"/>
    <w:rsid w:val="000E4FAF"/>
    <w:rsid w:val="000E5001"/>
    <w:rsid w:val="000E692D"/>
    <w:rsid w:val="000E6E0A"/>
    <w:rsid w:val="000E71E7"/>
    <w:rsid w:val="000E7D35"/>
    <w:rsid w:val="000F0BAA"/>
    <w:rsid w:val="000F1694"/>
    <w:rsid w:val="000F1FD4"/>
    <w:rsid w:val="000F2202"/>
    <w:rsid w:val="000F5B16"/>
    <w:rsid w:val="000F6180"/>
    <w:rsid w:val="000F6A3B"/>
    <w:rsid w:val="001000FB"/>
    <w:rsid w:val="0010129B"/>
    <w:rsid w:val="0010233D"/>
    <w:rsid w:val="00102A84"/>
    <w:rsid w:val="0010307C"/>
    <w:rsid w:val="00104628"/>
    <w:rsid w:val="00104C6C"/>
    <w:rsid w:val="00105458"/>
    <w:rsid w:val="00105AB3"/>
    <w:rsid w:val="00106D44"/>
    <w:rsid w:val="00106DBE"/>
    <w:rsid w:val="00106EE5"/>
    <w:rsid w:val="00106FD4"/>
    <w:rsid w:val="00107949"/>
    <w:rsid w:val="0010798F"/>
    <w:rsid w:val="00107F4C"/>
    <w:rsid w:val="00110B70"/>
    <w:rsid w:val="001112F7"/>
    <w:rsid w:val="001113EC"/>
    <w:rsid w:val="0011149F"/>
    <w:rsid w:val="00111655"/>
    <w:rsid w:val="00111F31"/>
    <w:rsid w:val="001136D3"/>
    <w:rsid w:val="001144D7"/>
    <w:rsid w:val="001144F8"/>
    <w:rsid w:val="00114CC4"/>
    <w:rsid w:val="001153B6"/>
    <w:rsid w:val="00115AF4"/>
    <w:rsid w:val="00115CFC"/>
    <w:rsid w:val="001162E7"/>
    <w:rsid w:val="00120918"/>
    <w:rsid w:val="001213F7"/>
    <w:rsid w:val="0012199E"/>
    <w:rsid w:val="00122663"/>
    <w:rsid w:val="00124185"/>
    <w:rsid w:val="00125856"/>
    <w:rsid w:val="001272E6"/>
    <w:rsid w:val="001279E2"/>
    <w:rsid w:val="00127E6C"/>
    <w:rsid w:val="00130114"/>
    <w:rsid w:val="00130D3C"/>
    <w:rsid w:val="001323BC"/>
    <w:rsid w:val="001325C8"/>
    <w:rsid w:val="00133B55"/>
    <w:rsid w:val="00134C81"/>
    <w:rsid w:val="00134F10"/>
    <w:rsid w:val="00135A1B"/>
    <w:rsid w:val="00135F88"/>
    <w:rsid w:val="00136B1E"/>
    <w:rsid w:val="00136FF6"/>
    <w:rsid w:val="001402B1"/>
    <w:rsid w:val="00140D05"/>
    <w:rsid w:val="001417B4"/>
    <w:rsid w:val="001418F9"/>
    <w:rsid w:val="0014237E"/>
    <w:rsid w:val="001441E5"/>
    <w:rsid w:val="00146B10"/>
    <w:rsid w:val="0015131A"/>
    <w:rsid w:val="0015483A"/>
    <w:rsid w:val="00155C80"/>
    <w:rsid w:val="00155D78"/>
    <w:rsid w:val="00156975"/>
    <w:rsid w:val="00156EE5"/>
    <w:rsid w:val="001571CD"/>
    <w:rsid w:val="00157C1A"/>
    <w:rsid w:val="00160ADA"/>
    <w:rsid w:val="00161FDE"/>
    <w:rsid w:val="0016302E"/>
    <w:rsid w:val="00164148"/>
    <w:rsid w:val="00164685"/>
    <w:rsid w:val="00164935"/>
    <w:rsid w:val="00165518"/>
    <w:rsid w:val="001671F0"/>
    <w:rsid w:val="00167664"/>
    <w:rsid w:val="0016798D"/>
    <w:rsid w:val="00170B7D"/>
    <w:rsid w:val="00171190"/>
    <w:rsid w:val="00171D9F"/>
    <w:rsid w:val="001732F4"/>
    <w:rsid w:val="00175357"/>
    <w:rsid w:val="00175695"/>
    <w:rsid w:val="0017582B"/>
    <w:rsid w:val="001758BE"/>
    <w:rsid w:val="00175D5C"/>
    <w:rsid w:val="001766F7"/>
    <w:rsid w:val="00176897"/>
    <w:rsid w:val="0017761C"/>
    <w:rsid w:val="001777EC"/>
    <w:rsid w:val="00180B03"/>
    <w:rsid w:val="001817CF"/>
    <w:rsid w:val="00182E4A"/>
    <w:rsid w:val="00184BAF"/>
    <w:rsid w:val="00184CF6"/>
    <w:rsid w:val="00186BBF"/>
    <w:rsid w:val="001875EB"/>
    <w:rsid w:val="001913B2"/>
    <w:rsid w:val="00192881"/>
    <w:rsid w:val="00193018"/>
    <w:rsid w:val="00193206"/>
    <w:rsid w:val="0019320D"/>
    <w:rsid w:val="0019432B"/>
    <w:rsid w:val="00196375"/>
    <w:rsid w:val="001964F6"/>
    <w:rsid w:val="0019718F"/>
    <w:rsid w:val="00197191"/>
    <w:rsid w:val="00197F91"/>
    <w:rsid w:val="001A0396"/>
    <w:rsid w:val="001A0C1C"/>
    <w:rsid w:val="001A1645"/>
    <w:rsid w:val="001A28D4"/>
    <w:rsid w:val="001A4F2E"/>
    <w:rsid w:val="001A67DF"/>
    <w:rsid w:val="001A6E9A"/>
    <w:rsid w:val="001A7AD1"/>
    <w:rsid w:val="001B04EB"/>
    <w:rsid w:val="001B0826"/>
    <w:rsid w:val="001B100E"/>
    <w:rsid w:val="001B163D"/>
    <w:rsid w:val="001B22F7"/>
    <w:rsid w:val="001B251B"/>
    <w:rsid w:val="001B2D9B"/>
    <w:rsid w:val="001B464E"/>
    <w:rsid w:val="001B4C9C"/>
    <w:rsid w:val="001B66A5"/>
    <w:rsid w:val="001B761B"/>
    <w:rsid w:val="001C1122"/>
    <w:rsid w:val="001C2BCE"/>
    <w:rsid w:val="001C4445"/>
    <w:rsid w:val="001C4DE7"/>
    <w:rsid w:val="001C6210"/>
    <w:rsid w:val="001D03E0"/>
    <w:rsid w:val="001D1487"/>
    <w:rsid w:val="001D16B9"/>
    <w:rsid w:val="001D2E6D"/>
    <w:rsid w:val="001D3459"/>
    <w:rsid w:val="001D4C9C"/>
    <w:rsid w:val="001D58D7"/>
    <w:rsid w:val="001D7841"/>
    <w:rsid w:val="001E0252"/>
    <w:rsid w:val="001E13B8"/>
    <w:rsid w:val="001E153A"/>
    <w:rsid w:val="001E2BBC"/>
    <w:rsid w:val="001E4798"/>
    <w:rsid w:val="001E5963"/>
    <w:rsid w:val="001E5EAB"/>
    <w:rsid w:val="001E6F07"/>
    <w:rsid w:val="001E7898"/>
    <w:rsid w:val="001E7B5A"/>
    <w:rsid w:val="001F06DF"/>
    <w:rsid w:val="001F1349"/>
    <w:rsid w:val="001F3026"/>
    <w:rsid w:val="001F3E6F"/>
    <w:rsid w:val="001F46D0"/>
    <w:rsid w:val="001F48FB"/>
    <w:rsid w:val="001F51A5"/>
    <w:rsid w:val="001F54CD"/>
    <w:rsid w:val="001F5569"/>
    <w:rsid w:val="001F62B2"/>
    <w:rsid w:val="001F679F"/>
    <w:rsid w:val="001F6A53"/>
    <w:rsid w:val="001F76F6"/>
    <w:rsid w:val="00200102"/>
    <w:rsid w:val="0020064D"/>
    <w:rsid w:val="00200D94"/>
    <w:rsid w:val="002023E8"/>
    <w:rsid w:val="0020261B"/>
    <w:rsid w:val="00202781"/>
    <w:rsid w:val="00202D08"/>
    <w:rsid w:val="00202E61"/>
    <w:rsid w:val="00203593"/>
    <w:rsid w:val="00204FF1"/>
    <w:rsid w:val="00211B57"/>
    <w:rsid w:val="002120EC"/>
    <w:rsid w:val="0021368E"/>
    <w:rsid w:val="00214071"/>
    <w:rsid w:val="002156F7"/>
    <w:rsid w:val="00216840"/>
    <w:rsid w:val="0021697E"/>
    <w:rsid w:val="00217236"/>
    <w:rsid w:val="002205A5"/>
    <w:rsid w:val="002208A7"/>
    <w:rsid w:val="00220EC6"/>
    <w:rsid w:val="002211D9"/>
    <w:rsid w:val="00221968"/>
    <w:rsid w:val="00222008"/>
    <w:rsid w:val="002224DB"/>
    <w:rsid w:val="00222CE4"/>
    <w:rsid w:val="00222F7B"/>
    <w:rsid w:val="00223396"/>
    <w:rsid w:val="00223D1C"/>
    <w:rsid w:val="00224197"/>
    <w:rsid w:val="00224605"/>
    <w:rsid w:val="00225438"/>
    <w:rsid w:val="0022571D"/>
    <w:rsid w:val="002266FE"/>
    <w:rsid w:val="00226DC5"/>
    <w:rsid w:val="00227F2E"/>
    <w:rsid w:val="002302E7"/>
    <w:rsid w:val="00230558"/>
    <w:rsid w:val="00232B6F"/>
    <w:rsid w:val="00235F9E"/>
    <w:rsid w:val="00240A7F"/>
    <w:rsid w:val="0024143D"/>
    <w:rsid w:val="00242A43"/>
    <w:rsid w:val="00243DEF"/>
    <w:rsid w:val="00244BE7"/>
    <w:rsid w:val="00245018"/>
    <w:rsid w:val="0024586B"/>
    <w:rsid w:val="00250367"/>
    <w:rsid w:val="00252603"/>
    <w:rsid w:val="00252ED1"/>
    <w:rsid w:val="00253113"/>
    <w:rsid w:val="00253151"/>
    <w:rsid w:val="00253AEC"/>
    <w:rsid w:val="00254AF6"/>
    <w:rsid w:val="0025538E"/>
    <w:rsid w:val="00255C2C"/>
    <w:rsid w:val="00257068"/>
    <w:rsid w:val="00257494"/>
    <w:rsid w:val="002602E8"/>
    <w:rsid w:val="00260E33"/>
    <w:rsid w:val="00261F08"/>
    <w:rsid w:val="002620B3"/>
    <w:rsid w:val="002623D6"/>
    <w:rsid w:val="002624B9"/>
    <w:rsid w:val="00262A08"/>
    <w:rsid w:val="0026361E"/>
    <w:rsid w:val="00263BE6"/>
    <w:rsid w:val="00264813"/>
    <w:rsid w:val="002656E4"/>
    <w:rsid w:val="00267B2D"/>
    <w:rsid w:val="0027068D"/>
    <w:rsid w:val="00270A17"/>
    <w:rsid w:val="0027277D"/>
    <w:rsid w:val="0027347C"/>
    <w:rsid w:val="0027374D"/>
    <w:rsid w:val="002738C4"/>
    <w:rsid w:val="00273F45"/>
    <w:rsid w:val="00275E04"/>
    <w:rsid w:val="00275F67"/>
    <w:rsid w:val="0027655A"/>
    <w:rsid w:val="002772D3"/>
    <w:rsid w:val="00280481"/>
    <w:rsid w:val="0028096F"/>
    <w:rsid w:val="00280A86"/>
    <w:rsid w:val="0028140F"/>
    <w:rsid w:val="00282445"/>
    <w:rsid w:val="0028368F"/>
    <w:rsid w:val="00283ABB"/>
    <w:rsid w:val="00284004"/>
    <w:rsid w:val="00284060"/>
    <w:rsid w:val="002843CA"/>
    <w:rsid w:val="002865C8"/>
    <w:rsid w:val="00286FA2"/>
    <w:rsid w:val="00292209"/>
    <w:rsid w:val="00293365"/>
    <w:rsid w:val="00296E22"/>
    <w:rsid w:val="002A0FE9"/>
    <w:rsid w:val="002A10EE"/>
    <w:rsid w:val="002A14CE"/>
    <w:rsid w:val="002A158E"/>
    <w:rsid w:val="002A1BAA"/>
    <w:rsid w:val="002A1E7D"/>
    <w:rsid w:val="002A24A7"/>
    <w:rsid w:val="002A2C5F"/>
    <w:rsid w:val="002A2E92"/>
    <w:rsid w:val="002A313B"/>
    <w:rsid w:val="002A3248"/>
    <w:rsid w:val="002A689F"/>
    <w:rsid w:val="002A6AEF"/>
    <w:rsid w:val="002A71C1"/>
    <w:rsid w:val="002A744F"/>
    <w:rsid w:val="002A77C0"/>
    <w:rsid w:val="002B1F3F"/>
    <w:rsid w:val="002B4027"/>
    <w:rsid w:val="002B41E9"/>
    <w:rsid w:val="002B459E"/>
    <w:rsid w:val="002B54E6"/>
    <w:rsid w:val="002B67E5"/>
    <w:rsid w:val="002B6E33"/>
    <w:rsid w:val="002B7164"/>
    <w:rsid w:val="002C0148"/>
    <w:rsid w:val="002C0515"/>
    <w:rsid w:val="002C106B"/>
    <w:rsid w:val="002C2212"/>
    <w:rsid w:val="002C2808"/>
    <w:rsid w:val="002C2A3E"/>
    <w:rsid w:val="002C3057"/>
    <w:rsid w:val="002C30CC"/>
    <w:rsid w:val="002C362D"/>
    <w:rsid w:val="002C3658"/>
    <w:rsid w:val="002C36E6"/>
    <w:rsid w:val="002C3F70"/>
    <w:rsid w:val="002C42B1"/>
    <w:rsid w:val="002C6B5B"/>
    <w:rsid w:val="002C6E0A"/>
    <w:rsid w:val="002C7CED"/>
    <w:rsid w:val="002D01E2"/>
    <w:rsid w:val="002D390A"/>
    <w:rsid w:val="002D3E7E"/>
    <w:rsid w:val="002D3E8D"/>
    <w:rsid w:val="002D54C1"/>
    <w:rsid w:val="002D7D59"/>
    <w:rsid w:val="002D7E72"/>
    <w:rsid w:val="002E0C14"/>
    <w:rsid w:val="002E145C"/>
    <w:rsid w:val="002E14F0"/>
    <w:rsid w:val="002E1AFB"/>
    <w:rsid w:val="002E234A"/>
    <w:rsid w:val="002E32EE"/>
    <w:rsid w:val="002E40E8"/>
    <w:rsid w:val="002E5699"/>
    <w:rsid w:val="002E5C5A"/>
    <w:rsid w:val="002E6394"/>
    <w:rsid w:val="002E6643"/>
    <w:rsid w:val="002E6E8F"/>
    <w:rsid w:val="002E7459"/>
    <w:rsid w:val="002E74C3"/>
    <w:rsid w:val="002E7ACF"/>
    <w:rsid w:val="002F030D"/>
    <w:rsid w:val="002F1D87"/>
    <w:rsid w:val="002F1EE6"/>
    <w:rsid w:val="002F2059"/>
    <w:rsid w:val="002F2B9D"/>
    <w:rsid w:val="002F3F1C"/>
    <w:rsid w:val="002F4CCE"/>
    <w:rsid w:val="002F52D0"/>
    <w:rsid w:val="002F585F"/>
    <w:rsid w:val="002F6DBD"/>
    <w:rsid w:val="00300107"/>
    <w:rsid w:val="003002E7"/>
    <w:rsid w:val="00304579"/>
    <w:rsid w:val="00305780"/>
    <w:rsid w:val="00306F91"/>
    <w:rsid w:val="00307F75"/>
    <w:rsid w:val="003108DB"/>
    <w:rsid w:val="003116BB"/>
    <w:rsid w:val="00311993"/>
    <w:rsid w:val="00311A9D"/>
    <w:rsid w:val="00311F1C"/>
    <w:rsid w:val="00312AE5"/>
    <w:rsid w:val="00313550"/>
    <w:rsid w:val="0031462D"/>
    <w:rsid w:val="003151DA"/>
    <w:rsid w:val="003161C5"/>
    <w:rsid w:val="00316566"/>
    <w:rsid w:val="00320C11"/>
    <w:rsid w:val="003215EF"/>
    <w:rsid w:val="00321D85"/>
    <w:rsid w:val="00323204"/>
    <w:rsid w:val="00323237"/>
    <w:rsid w:val="00323E31"/>
    <w:rsid w:val="003240A0"/>
    <w:rsid w:val="003261F9"/>
    <w:rsid w:val="003261FD"/>
    <w:rsid w:val="003272F8"/>
    <w:rsid w:val="00327C39"/>
    <w:rsid w:val="00327DD3"/>
    <w:rsid w:val="00330911"/>
    <w:rsid w:val="00330DCA"/>
    <w:rsid w:val="00330F25"/>
    <w:rsid w:val="0033152B"/>
    <w:rsid w:val="00333266"/>
    <w:rsid w:val="003348D1"/>
    <w:rsid w:val="003360B5"/>
    <w:rsid w:val="00336644"/>
    <w:rsid w:val="0033710E"/>
    <w:rsid w:val="00337504"/>
    <w:rsid w:val="0034039A"/>
    <w:rsid w:val="00340C17"/>
    <w:rsid w:val="0034102B"/>
    <w:rsid w:val="0034291A"/>
    <w:rsid w:val="003441B6"/>
    <w:rsid w:val="003471FE"/>
    <w:rsid w:val="003479EF"/>
    <w:rsid w:val="00347C2D"/>
    <w:rsid w:val="003509F2"/>
    <w:rsid w:val="00350FDA"/>
    <w:rsid w:val="00352B4A"/>
    <w:rsid w:val="003532AB"/>
    <w:rsid w:val="00353B08"/>
    <w:rsid w:val="00355DBD"/>
    <w:rsid w:val="003604FA"/>
    <w:rsid w:val="00361D2C"/>
    <w:rsid w:val="00362333"/>
    <w:rsid w:val="00362CA1"/>
    <w:rsid w:val="003639EF"/>
    <w:rsid w:val="00363B98"/>
    <w:rsid w:val="0036430D"/>
    <w:rsid w:val="00364C47"/>
    <w:rsid w:val="00365624"/>
    <w:rsid w:val="00365B75"/>
    <w:rsid w:val="00365BB0"/>
    <w:rsid w:val="003662B6"/>
    <w:rsid w:val="00366402"/>
    <w:rsid w:val="00367EAE"/>
    <w:rsid w:val="00371952"/>
    <w:rsid w:val="00371E03"/>
    <w:rsid w:val="00371E7B"/>
    <w:rsid w:val="00371F81"/>
    <w:rsid w:val="00372265"/>
    <w:rsid w:val="003733A0"/>
    <w:rsid w:val="00373B29"/>
    <w:rsid w:val="00374DB3"/>
    <w:rsid w:val="003762B2"/>
    <w:rsid w:val="003762EA"/>
    <w:rsid w:val="00376666"/>
    <w:rsid w:val="003770B6"/>
    <w:rsid w:val="0037779F"/>
    <w:rsid w:val="0037787E"/>
    <w:rsid w:val="00380908"/>
    <w:rsid w:val="003809E0"/>
    <w:rsid w:val="0038105E"/>
    <w:rsid w:val="00381159"/>
    <w:rsid w:val="0038210A"/>
    <w:rsid w:val="00382511"/>
    <w:rsid w:val="00382595"/>
    <w:rsid w:val="00382F8F"/>
    <w:rsid w:val="00383646"/>
    <w:rsid w:val="00384A8F"/>
    <w:rsid w:val="00385FE5"/>
    <w:rsid w:val="003865BA"/>
    <w:rsid w:val="003865C6"/>
    <w:rsid w:val="003903FE"/>
    <w:rsid w:val="0039083C"/>
    <w:rsid w:val="00391693"/>
    <w:rsid w:val="00392B10"/>
    <w:rsid w:val="00394132"/>
    <w:rsid w:val="003956BF"/>
    <w:rsid w:val="00397B96"/>
    <w:rsid w:val="003A01B1"/>
    <w:rsid w:val="003A0B7E"/>
    <w:rsid w:val="003A2CF6"/>
    <w:rsid w:val="003A2E8B"/>
    <w:rsid w:val="003A3346"/>
    <w:rsid w:val="003A3ABD"/>
    <w:rsid w:val="003A443D"/>
    <w:rsid w:val="003A506B"/>
    <w:rsid w:val="003A53ED"/>
    <w:rsid w:val="003A73A6"/>
    <w:rsid w:val="003B0CBD"/>
    <w:rsid w:val="003B1154"/>
    <w:rsid w:val="003B3616"/>
    <w:rsid w:val="003B47D8"/>
    <w:rsid w:val="003B4BC1"/>
    <w:rsid w:val="003B5243"/>
    <w:rsid w:val="003C002B"/>
    <w:rsid w:val="003C0F4F"/>
    <w:rsid w:val="003C164A"/>
    <w:rsid w:val="003C50D6"/>
    <w:rsid w:val="003C5F59"/>
    <w:rsid w:val="003C667A"/>
    <w:rsid w:val="003C66AC"/>
    <w:rsid w:val="003C66FC"/>
    <w:rsid w:val="003C6EB4"/>
    <w:rsid w:val="003C733E"/>
    <w:rsid w:val="003D2C1F"/>
    <w:rsid w:val="003D427B"/>
    <w:rsid w:val="003D4AEB"/>
    <w:rsid w:val="003D534A"/>
    <w:rsid w:val="003D5D5B"/>
    <w:rsid w:val="003D5FA4"/>
    <w:rsid w:val="003D602B"/>
    <w:rsid w:val="003D6818"/>
    <w:rsid w:val="003D69C5"/>
    <w:rsid w:val="003D73E3"/>
    <w:rsid w:val="003D78F7"/>
    <w:rsid w:val="003E0764"/>
    <w:rsid w:val="003E1117"/>
    <w:rsid w:val="003E181C"/>
    <w:rsid w:val="003E2403"/>
    <w:rsid w:val="003E346A"/>
    <w:rsid w:val="003E4646"/>
    <w:rsid w:val="003E49CA"/>
    <w:rsid w:val="003E4BC6"/>
    <w:rsid w:val="003E71FC"/>
    <w:rsid w:val="003E7A3E"/>
    <w:rsid w:val="003E7AA1"/>
    <w:rsid w:val="003E7B71"/>
    <w:rsid w:val="003F0046"/>
    <w:rsid w:val="003F12DD"/>
    <w:rsid w:val="003F1FEF"/>
    <w:rsid w:val="003F2076"/>
    <w:rsid w:val="003F2732"/>
    <w:rsid w:val="003F349E"/>
    <w:rsid w:val="003F356B"/>
    <w:rsid w:val="003F3A38"/>
    <w:rsid w:val="003F41DF"/>
    <w:rsid w:val="003F486F"/>
    <w:rsid w:val="003F5176"/>
    <w:rsid w:val="003F5E49"/>
    <w:rsid w:val="003F6F69"/>
    <w:rsid w:val="003F70E9"/>
    <w:rsid w:val="003F751E"/>
    <w:rsid w:val="004030BE"/>
    <w:rsid w:val="00403B1D"/>
    <w:rsid w:val="0040626B"/>
    <w:rsid w:val="00406B92"/>
    <w:rsid w:val="00407B7E"/>
    <w:rsid w:val="00410F3A"/>
    <w:rsid w:val="004110E9"/>
    <w:rsid w:val="00411F5D"/>
    <w:rsid w:val="00412BFD"/>
    <w:rsid w:val="00414517"/>
    <w:rsid w:val="004145EE"/>
    <w:rsid w:val="004166B2"/>
    <w:rsid w:val="00420425"/>
    <w:rsid w:val="00422B6C"/>
    <w:rsid w:val="00422FCB"/>
    <w:rsid w:val="00425350"/>
    <w:rsid w:val="004259FD"/>
    <w:rsid w:val="00426AF2"/>
    <w:rsid w:val="00426D47"/>
    <w:rsid w:val="004272E1"/>
    <w:rsid w:val="0042757E"/>
    <w:rsid w:val="004301B0"/>
    <w:rsid w:val="004302F4"/>
    <w:rsid w:val="00430667"/>
    <w:rsid w:val="0043144C"/>
    <w:rsid w:val="004317D4"/>
    <w:rsid w:val="00431E29"/>
    <w:rsid w:val="00432227"/>
    <w:rsid w:val="0043264C"/>
    <w:rsid w:val="004334BF"/>
    <w:rsid w:val="004339C3"/>
    <w:rsid w:val="004341CC"/>
    <w:rsid w:val="00435562"/>
    <w:rsid w:val="004366A9"/>
    <w:rsid w:val="0043692F"/>
    <w:rsid w:val="00436D48"/>
    <w:rsid w:val="00436D71"/>
    <w:rsid w:val="0043720D"/>
    <w:rsid w:val="0043745C"/>
    <w:rsid w:val="00440095"/>
    <w:rsid w:val="004400F5"/>
    <w:rsid w:val="00442FB5"/>
    <w:rsid w:val="00443A8B"/>
    <w:rsid w:val="00443FE6"/>
    <w:rsid w:val="00445083"/>
    <w:rsid w:val="00445A18"/>
    <w:rsid w:val="00445C7D"/>
    <w:rsid w:val="004466C4"/>
    <w:rsid w:val="0044689B"/>
    <w:rsid w:val="00447AC5"/>
    <w:rsid w:val="00447C89"/>
    <w:rsid w:val="004501A0"/>
    <w:rsid w:val="00451599"/>
    <w:rsid w:val="00451E25"/>
    <w:rsid w:val="004527B3"/>
    <w:rsid w:val="00453BFF"/>
    <w:rsid w:val="004542FC"/>
    <w:rsid w:val="00454548"/>
    <w:rsid w:val="004559CF"/>
    <w:rsid w:val="00455AF7"/>
    <w:rsid w:val="00456FA1"/>
    <w:rsid w:val="00460F5E"/>
    <w:rsid w:val="0046280F"/>
    <w:rsid w:val="00464A12"/>
    <w:rsid w:val="00465206"/>
    <w:rsid w:val="0046525F"/>
    <w:rsid w:val="00465608"/>
    <w:rsid w:val="00465A85"/>
    <w:rsid w:val="00466267"/>
    <w:rsid w:val="004675DC"/>
    <w:rsid w:val="00470777"/>
    <w:rsid w:val="00470B89"/>
    <w:rsid w:val="00471399"/>
    <w:rsid w:val="004734AA"/>
    <w:rsid w:val="00473D8A"/>
    <w:rsid w:val="0047427C"/>
    <w:rsid w:val="00475B91"/>
    <w:rsid w:val="004771A8"/>
    <w:rsid w:val="0048094B"/>
    <w:rsid w:val="00480A2D"/>
    <w:rsid w:val="00480E14"/>
    <w:rsid w:val="00481267"/>
    <w:rsid w:val="004814AF"/>
    <w:rsid w:val="0048304B"/>
    <w:rsid w:val="00485A29"/>
    <w:rsid w:val="004863C2"/>
    <w:rsid w:val="004873CF"/>
    <w:rsid w:val="00492D3C"/>
    <w:rsid w:val="00493033"/>
    <w:rsid w:val="00493CB9"/>
    <w:rsid w:val="0049446D"/>
    <w:rsid w:val="00494C01"/>
    <w:rsid w:val="004958CE"/>
    <w:rsid w:val="0049593B"/>
    <w:rsid w:val="0049666A"/>
    <w:rsid w:val="00496EE0"/>
    <w:rsid w:val="00497173"/>
    <w:rsid w:val="00497F35"/>
    <w:rsid w:val="004A0D9C"/>
    <w:rsid w:val="004A1D25"/>
    <w:rsid w:val="004A2098"/>
    <w:rsid w:val="004A20D7"/>
    <w:rsid w:val="004A2B96"/>
    <w:rsid w:val="004A2E4B"/>
    <w:rsid w:val="004A3E74"/>
    <w:rsid w:val="004A516E"/>
    <w:rsid w:val="004A5842"/>
    <w:rsid w:val="004A58F6"/>
    <w:rsid w:val="004A660D"/>
    <w:rsid w:val="004A76B6"/>
    <w:rsid w:val="004B1A3E"/>
    <w:rsid w:val="004B276A"/>
    <w:rsid w:val="004B2918"/>
    <w:rsid w:val="004B2E9B"/>
    <w:rsid w:val="004B3F4D"/>
    <w:rsid w:val="004B4673"/>
    <w:rsid w:val="004B51A9"/>
    <w:rsid w:val="004B5E8F"/>
    <w:rsid w:val="004B6B3F"/>
    <w:rsid w:val="004B6CA7"/>
    <w:rsid w:val="004C0C93"/>
    <w:rsid w:val="004C2C9B"/>
    <w:rsid w:val="004C3E57"/>
    <w:rsid w:val="004C4205"/>
    <w:rsid w:val="004C4752"/>
    <w:rsid w:val="004C4C73"/>
    <w:rsid w:val="004C5087"/>
    <w:rsid w:val="004C5829"/>
    <w:rsid w:val="004C5AA0"/>
    <w:rsid w:val="004C60E2"/>
    <w:rsid w:val="004C6441"/>
    <w:rsid w:val="004C6CF1"/>
    <w:rsid w:val="004D07CD"/>
    <w:rsid w:val="004D1A90"/>
    <w:rsid w:val="004D2600"/>
    <w:rsid w:val="004D3F37"/>
    <w:rsid w:val="004D472D"/>
    <w:rsid w:val="004D4761"/>
    <w:rsid w:val="004D499A"/>
    <w:rsid w:val="004D5348"/>
    <w:rsid w:val="004D5782"/>
    <w:rsid w:val="004D6415"/>
    <w:rsid w:val="004D7062"/>
    <w:rsid w:val="004D75A5"/>
    <w:rsid w:val="004E07D2"/>
    <w:rsid w:val="004E1907"/>
    <w:rsid w:val="004E192A"/>
    <w:rsid w:val="004E1A08"/>
    <w:rsid w:val="004E2102"/>
    <w:rsid w:val="004E2400"/>
    <w:rsid w:val="004E31BE"/>
    <w:rsid w:val="004E3277"/>
    <w:rsid w:val="004E32E1"/>
    <w:rsid w:val="004E3626"/>
    <w:rsid w:val="004E5403"/>
    <w:rsid w:val="004E66F1"/>
    <w:rsid w:val="004E67D0"/>
    <w:rsid w:val="004E7346"/>
    <w:rsid w:val="004E76ED"/>
    <w:rsid w:val="004E7DD2"/>
    <w:rsid w:val="004F06CA"/>
    <w:rsid w:val="004F14D9"/>
    <w:rsid w:val="004F2C59"/>
    <w:rsid w:val="004F3E5B"/>
    <w:rsid w:val="004F49BE"/>
    <w:rsid w:val="004F4B52"/>
    <w:rsid w:val="004F5368"/>
    <w:rsid w:val="004F5787"/>
    <w:rsid w:val="004F5F79"/>
    <w:rsid w:val="004F73BD"/>
    <w:rsid w:val="004F7ACB"/>
    <w:rsid w:val="005007D2"/>
    <w:rsid w:val="005009C4"/>
    <w:rsid w:val="00501A9D"/>
    <w:rsid w:val="00503B3B"/>
    <w:rsid w:val="0050532B"/>
    <w:rsid w:val="005061FC"/>
    <w:rsid w:val="005066C1"/>
    <w:rsid w:val="00506E24"/>
    <w:rsid w:val="00507ED5"/>
    <w:rsid w:val="00511285"/>
    <w:rsid w:val="0051129F"/>
    <w:rsid w:val="00511A65"/>
    <w:rsid w:val="00512401"/>
    <w:rsid w:val="005126A6"/>
    <w:rsid w:val="00514D16"/>
    <w:rsid w:val="005152C2"/>
    <w:rsid w:val="0051599E"/>
    <w:rsid w:val="005206AE"/>
    <w:rsid w:val="00520B37"/>
    <w:rsid w:val="00520FB7"/>
    <w:rsid w:val="00521C14"/>
    <w:rsid w:val="00522208"/>
    <w:rsid w:val="005225CE"/>
    <w:rsid w:val="005232EE"/>
    <w:rsid w:val="00523702"/>
    <w:rsid w:val="0052388B"/>
    <w:rsid w:val="00524411"/>
    <w:rsid w:val="005251F5"/>
    <w:rsid w:val="00525D21"/>
    <w:rsid w:val="00526986"/>
    <w:rsid w:val="00526C46"/>
    <w:rsid w:val="005316AE"/>
    <w:rsid w:val="00531970"/>
    <w:rsid w:val="00531998"/>
    <w:rsid w:val="00531F92"/>
    <w:rsid w:val="00532D74"/>
    <w:rsid w:val="005337F1"/>
    <w:rsid w:val="00533817"/>
    <w:rsid w:val="00534434"/>
    <w:rsid w:val="005349F0"/>
    <w:rsid w:val="00535FC4"/>
    <w:rsid w:val="00536412"/>
    <w:rsid w:val="005401A7"/>
    <w:rsid w:val="0054254F"/>
    <w:rsid w:val="00542F8A"/>
    <w:rsid w:val="00544B65"/>
    <w:rsid w:val="0054582B"/>
    <w:rsid w:val="00545A1C"/>
    <w:rsid w:val="005462A5"/>
    <w:rsid w:val="00547213"/>
    <w:rsid w:val="005500B3"/>
    <w:rsid w:val="00550BF5"/>
    <w:rsid w:val="00550E00"/>
    <w:rsid w:val="00550E86"/>
    <w:rsid w:val="00551DDE"/>
    <w:rsid w:val="00552617"/>
    <w:rsid w:val="005527DA"/>
    <w:rsid w:val="005538B3"/>
    <w:rsid w:val="00553E90"/>
    <w:rsid w:val="005557A8"/>
    <w:rsid w:val="00555E21"/>
    <w:rsid w:val="005562FE"/>
    <w:rsid w:val="005566EF"/>
    <w:rsid w:val="00557641"/>
    <w:rsid w:val="00557E8A"/>
    <w:rsid w:val="005606B2"/>
    <w:rsid w:val="005606C3"/>
    <w:rsid w:val="005643F3"/>
    <w:rsid w:val="00564D91"/>
    <w:rsid w:val="005657C1"/>
    <w:rsid w:val="00565ABA"/>
    <w:rsid w:val="00566FA4"/>
    <w:rsid w:val="00567DC7"/>
    <w:rsid w:val="00570842"/>
    <w:rsid w:val="0057099D"/>
    <w:rsid w:val="00571626"/>
    <w:rsid w:val="005716C2"/>
    <w:rsid w:val="00571768"/>
    <w:rsid w:val="00571C4C"/>
    <w:rsid w:val="00572CAC"/>
    <w:rsid w:val="005740A5"/>
    <w:rsid w:val="00575361"/>
    <w:rsid w:val="00576156"/>
    <w:rsid w:val="00577B94"/>
    <w:rsid w:val="0058016C"/>
    <w:rsid w:val="005803D5"/>
    <w:rsid w:val="00580605"/>
    <w:rsid w:val="00580CE1"/>
    <w:rsid w:val="00581556"/>
    <w:rsid w:val="00582870"/>
    <w:rsid w:val="00582D0C"/>
    <w:rsid w:val="00583FDF"/>
    <w:rsid w:val="00584269"/>
    <w:rsid w:val="0058534A"/>
    <w:rsid w:val="00585A28"/>
    <w:rsid w:val="00586656"/>
    <w:rsid w:val="00587A61"/>
    <w:rsid w:val="00587BDD"/>
    <w:rsid w:val="0059065D"/>
    <w:rsid w:val="005917EC"/>
    <w:rsid w:val="005921FA"/>
    <w:rsid w:val="00592822"/>
    <w:rsid w:val="005931FB"/>
    <w:rsid w:val="00593F48"/>
    <w:rsid w:val="00594EC3"/>
    <w:rsid w:val="00594F0A"/>
    <w:rsid w:val="005955F7"/>
    <w:rsid w:val="0059577A"/>
    <w:rsid w:val="00595D56"/>
    <w:rsid w:val="00597052"/>
    <w:rsid w:val="00597687"/>
    <w:rsid w:val="005A0439"/>
    <w:rsid w:val="005A06A9"/>
    <w:rsid w:val="005A2003"/>
    <w:rsid w:val="005A2231"/>
    <w:rsid w:val="005A23B2"/>
    <w:rsid w:val="005A245E"/>
    <w:rsid w:val="005A2C90"/>
    <w:rsid w:val="005A329D"/>
    <w:rsid w:val="005A3401"/>
    <w:rsid w:val="005A403A"/>
    <w:rsid w:val="005A5C6B"/>
    <w:rsid w:val="005A5E6C"/>
    <w:rsid w:val="005A6B30"/>
    <w:rsid w:val="005A79C2"/>
    <w:rsid w:val="005A7D9D"/>
    <w:rsid w:val="005B292F"/>
    <w:rsid w:val="005B2EE8"/>
    <w:rsid w:val="005B3DAA"/>
    <w:rsid w:val="005B4025"/>
    <w:rsid w:val="005B442D"/>
    <w:rsid w:val="005B4484"/>
    <w:rsid w:val="005B6009"/>
    <w:rsid w:val="005B6BE2"/>
    <w:rsid w:val="005B7D5D"/>
    <w:rsid w:val="005B7E5A"/>
    <w:rsid w:val="005C0705"/>
    <w:rsid w:val="005C0839"/>
    <w:rsid w:val="005C08A8"/>
    <w:rsid w:val="005C180F"/>
    <w:rsid w:val="005C1AD0"/>
    <w:rsid w:val="005C1F5C"/>
    <w:rsid w:val="005C24B0"/>
    <w:rsid w:val="005C2F91"/>
    <w:rsid w:val="005C3099"/>
    <w:rsid w:val="005C52E5"/>
    <w:rsid w:val="005C542C"/>
    <w:rsid w:val="005C5FBA"/>
    <w:rsid w:val="005C6234"/>
    <w:rsid w:val="005D0CE5"/>
    <w:rsid w:val="005D1768"/>
    <w:rsid w:val="005D1F45"/>
    <w:rsid w:val="005D250B"/>
    <w:rsid w:val="005D2E6E"/>
    <w:rsid w:val="005D407B"/>
    <w:rsid w:val="005D40A6"/>
    <w:rsid w:val="005D5688"/>
    <w:rsid w:val="005D6CCA"/>
    <w:rsid w:val="005D74FF"/>
    <w:rsid w:val="005D79B5"/>
    <w:rsid w:val="005E3567"/>
    <w:rsid w:val="005E380C"/>
    <w:rsid w:val="005E388D"/>
    <w:rsid w:val="005E5554"/>
    <w:rsid w:val="005E5DDC"/>
    <w:rsid w:val="005E7613"/>
    <w:rsid w:val="005F0EDE"/>
    <w:rsid w:val="005F3341"/>
    <w:rsid w:val="005F56C3"/>
    <w:rsid w:val="005F5CAA"/>
    <w:rsid w:val="005F6872"/>
    <w:rsid w:val="005F6E21"/>
    <w:rsid w:val="005F7574"/>
    <w:rsid w:val="005F7631"/>
    <w:rsid w:val="006012A3"/>
    <w:rsid w:val="00603646"/>
    <w:rsid w:val="0060402D"/>
    <w:rsid w:val="006043AA"/>
    <w:rsid w:val="006052B4"/>
    <w:rsid w:val="00606CC1"/>
    <w:rsid w:val="006071B2"/>
    <w:rsid w:val="00607730"/>
    <w:rsid w:val="006078BC"/>
    <w:rsid w:val="00607F21"/>
    <w:rsid w:val="00610458"/>
    <w:rsid w:val="00611240"/>
    <w:rsid w:val="006119D8"/>
    <w:rsid w:val="00615212"/>
    <w:rsid w:val="00615E63"/>
    <w:rsid w:val="00617B1C"/>
    <w:rsid w:val="00617EC8"/>
    <w:rsid w:val="00617F83"/>
    <w:rsid w:val="00620B3A"/>
    <w:rsid w:val="00621807"/>
    <w:rsid w:val="00622BF0"/>
    <w:rsid w:val="0062460D"/>
    <w:rsid w:val="006255A6"/>
    <w:rsid w:val="00625A7E"/>
    <w:rsid w:val="006319F6"/>
    <w:rsid w:val="00631A48"/>
    <w:rsid w:val="00631FD5"/>
    <w:rsid w:val="00632639"/>
    <w:rsid w:val="00634827"/>
    <w:rsid w:val="0063713B"/>
    <w:rsid w:val="00640250"/>
    <w:rsid w:val="006419E3"/>
    <w:rsid w:val="00641BB0"/>
    <w:rsid w:val="00642DFF"/>
    <w:rsid w:val="00643DF4"/>
    <w:rsid w:val="00643FB6"/>
    <w:rsid w:val="00644122"/>
    <w:rsid w:val="006449AB"/>
    <w:rsid w:val="00645072"/>
    <w:rsid w:val="00645B3F"/>
    <w:rsid w:val="00645D80"/>
    <w:rsid w:val="006463D9"/>
    <w:rsid w:val="00646640"/>
    <w:rsid w:val="00646960"/>
    <w:rsid w:val="0064745D"/>
    <w:rsid w:val="00647DF4"/>
    <w:rsid w:val="0065072C"/>
    <w:rsid w:val="00650DEB"/>
    <w:rsid w:val="0065591F"/>
    <w:rsid w:val="006561FA"/>
    <w:rsid w:val="006565F5"/>
    <w:rsid w:val="006601F5"/>
    <w:rsid w:val="00660CBA"/>
    <w:rsid w:val="00660F06"/>
    <w:rsid w:val="00661974"/>
    <w:rsid w:val="00663C69"/>
    <w:rsid w:val="006649AE"/>
    <w:rsid w:val="0066500B"/>
    <w:rsid w:val="00665AFD"/>
    <w:rsid w:val="00665B22"/>
    <w:rsid w:val="0066616D"/>
    <w:rsid w:val="006676F9"/>
    <w:rsid w:val="00667F0A"/>
    <w:rsid w:val="006721AA"/>
    <w:rsid w:val="0067243B"/>
    <w:rsid w:val="00672C02"/>
    <w:rsid w:val="00672F42"/>
    <w:rsid w:val="00674931"/>
    <w:rsid w:val="0067574B"/>
    <w:rsid w:val="006768F9"/>
    <w:rsid w:val="00676DD6"/>
    <w:rsid w:val="0068053B"/>
    <w:rsid w:val="006819A0"/>
    <w:rsid w:val="00682B99"/>
    <w:rsid w:val="00682E2C"/>
    <w:rsid w:val="006836FC"/>
    <w:rsid w:val="0068478D"/>
    <w:rsid w:val="00685F50"/>
    <w:rsid w:val="00690051"/>
    <w:rsid w:val="006923A1"/>
    <w:rsid w:val="00692CEF"/>
    <w:rsid w:val="00695A3A"/>
    <w:rsid w:val="006961EF"/>
    <w:rsid w:val="006963F3"/>
    <w:rsid w:val="006A0126"/>
    <w:rsid w:val="006A03CF"/>
    <w:rsid w:val="006A041B"/>
    <w:rsid w:val="006A085B"/>
    <w:rsid w:val="006A0F14"/>
    <w:rsid w:val="006A1758"/>
    <w:rsid w:val="006A2121"/>
    <w:rsid w:val="006A28B6"/>
    <w:rsid w:val="006A31D8"/>
    <w:rsid w:val="006A39BB"/>
    <w:rsid w:val="006A3B24"/>
    <w:rsid w:val="006A42E2"/>
    <w:rsid w:val="006A495C"/>
    <w:rsid w:val="006A4CD6"/>
    <w:rsid w:val="006A5FE9"/>
    <w:rsid w:val="006A681E"/>
    <w:rsid w:val="006A69A2"/>
    <w:rsid w:val="006A7CAA"/>
    <w:rsid w:val="006B0386"/>
    <w:rsid w:val="006B0C5B"/>
    <w:rsid w:val="006B0F3C"/>
    <w:rsid w:val="006B121C"/>
    <w:rsid w:val="006B2BA6"/>
    <w:rsid w:val="006B3561"/>
    <w:rsid w:val="006B62F9"/>
    <w:rsid w:val="006B7029"/>
    <w:rsid w:val="006C0751"/>
    <w:rsid w:val="006C07D9"/>
    <w:rsid w:val="006C2691"/>
    <w:rsid w:val="006C37AD"/>
    <w:rsid w:val="006C4CE5"/>
    <w:rsid w:val="006C6A4A"/>
    <w:rsid w:val="006C70F8"/>
    <w:rsid w:val="006C7183"/>
    <w:rsid w:val="006D05EA"/>
    <w:rsid w:val="006D0B02"/>
    <w:rsid w:val="006D13A0"/>
    <w:rsid w:val="006D1616"/>
    <w:rsid w:val="006D202B"/>
    <w:rsid w:val="006D209F"/>
    <w:rsid w:val="006D422F"/>
    <w:rsid w:val="006D4714"/>
    <w:rsid w:val="006D4D6F"/>
    <w:rsid w:val="006D5007"/>
    <w:rsid w:val="006D5046"/>
    <w:rsid w:val="006D5502"/>
    <w:rsid w:val="006D5FFF"/>
    <w:rsid w:val="006D6951"/>
    <w:rsid w:val="006D6F58"/>
    <w:rsid w:val="006D74CF"/>
    <w:rsid w:val="006E11F1"/>
    <w:rsid w:val="006E20A8"/>
    <w:rsid w:val="006E2ECD"/>
    <w:rsid w:val="006E3590"/>
    <w:rsid w:val="006E3DB0"/>
    <w:rsid w:val="006E3F74"/>
    <w:rsid w:val="006E495B"/>
    <w:rsid w:val="006E4EC4"/>
    <w:rsid w:val="006E5B5B"/>
    <w:rsid w:val="006E5BAE"/>
    <w:rsid w:val="006E60D4"/>
    <w:rsid w:val="006E66B0"/>
    <w:rsid w:val="006E6D1F"/>
    <w:rsid w:val="006E7EE4"/>
    <w:rsid w:val="006F0516"/>
    <w:rsid w:val="006F154A"/>
    <w:rsid w:val="006F41D2"/>
    <w:rsid w:val="006F6F35"/>
    <w:rsid w:val="006F7E0E"/>
    <w:rsid w:val="00700681"/>
    <w:rsid w:val="00702C6E"/>
    <w:rsid w:val="00702E56"/>
    <w:rsid w:val="007033CE"/>
    <w:rsid w:val="007035CB"/>
    <w:rsid w:val="00703725"/>
    <w:rsid w:val="00703B54"/>
    <w:rsid w:val="00704A6B"/>
    <w:rsid w:val="0070532C"/>
    <w:rsid w:val="007058DE"/>
    <w:rsid w:val="00711560"/>
    <w:rsid w:val="00711AFE"/>
    <w:rsid w:val="00712132"/>
    <w:rsid w:val="00713A17"/>
    <w:rsid w:val="00714840"/>
    <w:rsid w:val="007157F3"/>
    <w:rsid w:val="00715991"/>
    <w:rsid w:val="00715ADA"/>
    <w:rsid w:val="007169B1"/>
    <w:rsid w:val="007169E8"/>
    <w:rsid w:val="00716AE9"/>
    <w:rsid w:val="007178F5"/>
    <w:rsid w:val="00720D6A"/>
    <w:rsid w:val="00721575"/>
    <w:rsid w:val="00721BAD"/>
    <w:rsid w:val="00721CF7"/>
    <w:rsid w:val="0072277D"/>
    <w:rsid w:val="00722B9E"/>
    <w:rsid w:val="007237D9"/>
    <w:rsid w:val="007244AF"/>
    <w:rsid w:val="007249F2"/>
    <w:rsid w:val="0072520E"/>
    <w:rsid w:val="00725924"/>
    <w:rsid w:val="007263F4"/>
    <w:rsid w:val="007268C9"/>
    <w:rsid w:val="00730BE5"/>
    <w:rsid w:val="00731A1F"/>
    <w:rsid w:val="00731D36"/>
    <w:rsid w:val="00731EA7"/>
    <w:rsid w:val="00732A4C"/>
    <w:rsid w:val="00733B40"/>
    <w:rsid w:val="007368F5"/>
    <w:rsid w:val="00736D5B"/>
    <w:rsid w:val="007372F3"/>
    <w:rsid w:val="007406E4"/>
    <w:rsid w:val="00740A9A"/>
    <w:rsid w:val="00741C60"/>
    <w:rsid w:val="00741E66"/>
    <w:rsid w:val="00742DA8"/>
    <w:rsid w:val="00744861"/>
    <w:rsid w:val="00744A12"/>
    <w:rsid w:val="00744BE9"/>
    <w:rsid w:val="0074533F"/>
    <w:rsid w:val="007455F0"/>
    <w:rsid w:val="0074688F"/>
    <w:rsid w:val="007472AD"/>
    <w:rsid w:val="007472E9"/>
    <w:rsid w:val="00747FA9"/>
    <w:rsid w:val="00750B83"/>
    <w:rsid w:val="0075234A"/>
    <w:rsid w:val="00753180"/>
    <w:rsid w:val="00753343"/>
    <w:rsid w:val="00753686"/>
    <w:rsid w:val="00754A48"/>
    <w:rsid w:val="0075504F"/>
    <w:rsid w:val="00755B82"/>
    <w:rsid w:val="00756053"/>
    <w:rsid w:val="00756B1B"/>
    <w:rsid w:val="00756D82"/>
    <w:rsid w:val="00756F22"/>
    <w:rsid w:val="00760C95"/>
    <w:rsid w:val="00761699"/>
    <w:rsid w:val="00761A68"/>
    <w:rsid w:val="00762203"/>
    <w:rsid w:val="00762A23"/>
    <w:rsid w:val="00762C2F"/>
    <w:rsid w:val="00764136"/>
    <w:rsid w:val="00764BA6"/>
    <w:rsid w:val="00767054"/>
    <w:rsid w:val="007671FB"/>
    <w:rsid w:val="00767547"/>
    <w:rsid w:val="0077195D"/>
    <w:rsid w:val="007720D3"/>
    <w:rsid w:val="007737DF"/>
    <w:rsid w:val="00773D74"/>
    <w:rsid w:val="00773DC9"/>
    <w:rsid w:val="007742B2"/>
    <w:rsid w:val="00774787"/>
    <w:rsid w:val="00774C05"/>
    <w:rsid w:val="00775991"/>
    <w:rsid w:val="00777F77"/>
    <w:rsid w:val="00780360"/>
    <w:rsid w:val="007809CB"/>
    <w:rsid w:val="007825C0"/>
    <w:rsid w:val="00783441"/>
    <w:rsid w:val="00783FE3"/>
    <w:rsid w:val="007842B3"/>
    <w:rsid w:val="007847DB"/>
    <w:rsid w:val="00786450"/>
    <w:rsid w:val="00786D10"/>
    <w:rsid w:val="00791608"/>
    <w:rsid w:val="00791B9E"/>
    <w:rsid w:val="00791FEC"/>
    <w:rsid w:val="007925F2"/>
    <w:rsid w:val="0079326F"/>
    <w:rsid w:val="00793E25"/>
    <w:rsid w:val="007941D8"/>
    <w:rsid w:val="0079430F"/>
    <w:rsid w:val="0079442D"/>
    <w:rsid w:val="00795963"/>
    <w:rsid w:val="00797263"/>
    <w:rsid w:val="007A029A"/>
    <w:rsid w:val="007A0918"/>
    <w:rsid w:val="007A16C3"/>
    <w:rsid w:val="007A1EEA"/>
    <w:rsid w:val="007A2CB0"/>
    <w:rsid w:val="007A3AE3"/>
    <w:rsid w:val="007A42C4"/>
    <w:rsid w:val="007A4E51"/>
    <w:rsid w:val="007A59EA"/>
    <w:rsid w:val="007A61BC"/>
    <w:rsid w:val="007A63A6"/>
    <w:rsid w:val="007A6EB1"/>
    <w:rsid w:val="007A71DE"/>
    <w:rsid w:val="007A7A6F"/>
    <w:rsid w:val="007A7AFA"/>
    <w:rsid w:val="007B07AB"/>
    <w:rsid w:val="007B0DFF"/>
    <w:rsid w:val="007B22F6"/>
    <w:rsid w:val="007B3327"/>
    <w:rsid w:val="007B50CA"/>
    <w:rsid w:val="007B5366"/>
    <w:rsid w:val="007B53A4"/>
    <w:rsid w:val="007B577C"/>
    <w:rsid w:val="007B5A46"/>
    <w:rsid w:val="007B5F33"/>
    <w:rsid w:val="007B60C1"/>
    <w:rsid w:val="007B63DA"/>
    <w:rsid w:val="007B6AEA"/>
    <w:rsid w:val="007C0CB6"/>
    <w:rsid w:val="007C187D"/>
    <w:rsid w:val="007C1C78"/>
    <w:rsid w:val="007C1ED0"/>
    <w:rsid w:val="007C2BA0"/>
    <w:rsid w:val="007C3916"/>
    <w:rsid w:val="007C7972"/>
    <w:rsid w:val="007C7FA7"/>
    <w:rsid w:val="007D00A6"/>
    <w:rsid w:val="007D0613"/>
    <w:rsid w:val="007D0AB0"/>
    <w:rsid w:val="007D2199"/>
    <w:rsid w:val="007D2C84"/>
    <w:rsid w:val="007D50CD"/>
    <w:rsid w:val="007D6DE2"/>
    <w:rsid w:val="007D7D47"/>
    <w:rsid w:val="007D7FC7"/>
    <w:rsid w:val="007E27E7"/>
    <w:rsid w:val="007E2C97"/>
    <w:rsid w:val="007E2FC3"/>
    <w:rsid w:val="007E3704"/>
    <w:rsid w:val="007E3F6E"/>
    <w:rsid w:val="007E4F01"/>
    <w:rsid w:val="007E63C3"/>
    <w:rsid w:val="007F0732"/>
    <w:rsid w:val="007F12ED"/>
    <w:rsid w:val="007F4C49"/>
    <w:rsid w:val="007F4F10"/>
    <w:rsid w:val="007F5167"/>
    <w:rsid w:val="007F59C9"/>
    <w:rsid w:val="007F78E2"/>
    <w:rsid w:val="007F7928"/>
    <w:rsid w:val="0080001E"/>
    <w:rsid w:val="0080034B"/>
    <w:rsid w:val="008023A5"/>
    <w:rsid w:val="008025E3"/>
    <w:rsid w:val="0080281E"/>
    <w:rsid w:val="00804EED"/>
    <w:rsid w:val="00805423"/>
    <w:rsid w:val="00805736"/>
    <w:rsid w:val="008058A6"/>
    <w:rsid w:val="00805FB2"/>
    <w:rsid w:val="0081006F"/>
    <w:rsid w:val="008103A3"/>
    <w:rsid w:val="00810422"/>
    <w:rsid w:val="00810489"/>
    <w:rsid w:val="00810651"/>
    <w:rsid w:val="00810662"/>
    <w:rsid w:val="00811485"/>
    <w:rsid w:val="008128FC"/>
    <w:rsid w:val="0081292F"/>
    <w:rsid w:val="00813888"/>
    <w:rsid w:val="008142C7"/>
    <w:rsid w:val="00814828"/>
    <w:rsid w:val="00814B90"/>
    <w:rsid w:val="0081580E"/>
    <w:rsid w:val="008169F7"/>
    <w:rsid w:val="00821E9E"/>
    <w:rsid w:val="00822B83"/>
    <w:rsid w:val="00824AFA"/>
    <w:rsid w:val="00824B8F"/>
    <w:rsid w:val="00824D61"/>
    <w:rsid w:val="00825987"/>
    <w:rsid w:val="00825C1B"/>
    <w:rsid w:val="008265D1"/>
    <w:rsid w:val="00827179"/>
    <w:rsid w:val="008277F2"/>
    <w:rsid w:val="008279FA"/>
    <w:rsid w:val="00830C10"/>
    <w:rsid w:val="00831286"/>
    <w:rsid w:val="0083456D"/>
    <w:rsid w:val="008350C1"/>
    <w:rsid w:val="00836C00"/>
    <w:rsid w:val="0083798F"/>
    <w:rsid w:val="00837AF4"/>
    <w:rsid w:val="00840BC9"/>
    <w:rsid w:val="00841EAB"/>
    <w:rsid w:val="0084200F"/>
    <w:rsid w:val="008422C0"/>
    <w:rsid w:val="008442E6"/>
    <w:rsid w:val="00846B06"/>
    <w:rsid w:val="00846F11"/>
    <w:rsid w:val="0085005A"/>
    <w:rsid w:val="00850B00"/>
    <w:rsid w:val="00852403"/>
    <w:rsid w:val="00852BA8"/>
    <w:rsid w:val="0085423A"/>
    <w:rsid w:val="008546E0"/>
    <w:rsid w:val="0085493C"/>
    <w:rsid w:val="00855C77"/>
    <w:rsid w:val="00856A70"/>
    <w:rsid w:val="00857C5B"/>
    <w:rsid w:val="008601DD"/>
    <w:rsid w:val="0086090D"/>
    <w:rsid w:val="0086272F"/>
    <w:rsid w:val="00863792"/>
    <w:rsid w:val="00863C5E"/>
    <w:rsid w:val="0086524A"/>
    <w:rsid w:val="00865324"/>
    <w:rsid w:val="00867CBF"/>
    <w:rsid w:val="0087058C"/>
    <w:rsid w:val="00871895"/>
    <w:rsid w:val="00871C06"/>
    <w:rsid w:val="008722C8"/>
    <w:rsid w:val="008724ED"/>
    <w:rsid w:val="00873CA4"/>
    <w:rsid w:val="00875BAE"/>
    <w:rsid w:val="00875F24"/>
    <w:rsid w:val="00876799"/>
    <w:rsid w:val="00880573"/>
    <w:rsid w:val="0088069A"/>
    <w:rsid w:val="00880BE2"/>
    <w:rsid w:val="0088109C"/>
    <w:rsid w:val="0088238A"/>
    <w:rsid w:val="008836DB"/>
    <w:rsid w:val="00884369"/>
    <w:rsid w:val="0088468F"/>
    <w:rsid w:val="00885A7E"/>
    <w:rsid w:val="008862D2"/>
    <w:rsid w:val="00886E5F"/>
    <w:rsid w:val="00887186"/>
    <w:rsid w:val="008877AF"/>
    <w:rsid w:val="008878FC"/>
    <w:rsid w:val="00890947"/>
    <w:rsid w:val="00891120"/>
    <w:rsid w:val="008919D3"/>
    <w:rsid w:val="00892237"/>
    <w:rsid w:val="0089250C"/>
    <w:rsid w:val="008926BF"/>
    <w:rsid w:val="00892CD1"/>
    <w:rsid w:val="00892DD1"/>
    <w:rsid w:val="00892F78"/>
    <w:rsid w:val="00893F71"/>
    <w:rsid w:val="00893FBB"/>
    <w:rsid w:val="00894365"/>
    <w:rsid w:val="00895B1F"/>
    <w:rsid w:val="00896B04"/>
    <w:rsid w:val="00896CD7"/>
    <w:rsid w:val="0089743C"/>
    <w:rsid w:val="00897622"/>
    <w:rsid w:val="008A00C8"/>
    <w:rsid w:val="008A1888"/>
    <w:rsid w:val="008A1D53"/>
    <w:rsid w:val="008A3148"/>
    <w:rsid w:val="008A35DA"/>
    <w:rsid w:val="008A3BA9"/>
    <w:rsid w:val="008A46AF"/>
    <w:rsid w:val="008A4EAC"/>
    <w:rsid w:val="008A51BC"/>
    <w:rsid w:val="008A783D"/>
    <w:rsid w:val="008B02E0"/>
    <w:rsid w:val="008B17D7"/>
    <w:rsid w:val="008B2DB4"/>
    <w:rsid w:val="008B3675"/>
    <w:rsid w:val="008B3C9F"/>
    <w:rsid w:val="008B4538"/>
    <w:rsid w:val="008B4CAF"/>
    <w:rsid w:val="008B4D69"/>
    <w:rsid w:val="008B5BF5"/>
    <w:rsid w:val="008B5E5D"/>
    <w:rsid w:val="008B6A69"/>
    <w:rsid w:val="008B75B4"/>
    <w:rsid w:val="008B76CC"/>
    <w:rsid w:val="008B7A3F"/>
    <w:rsid w:val="008C12A8"/>
    <w:rsid w:val="008C1BBB"/>
    <w:rsid w:val="008C3E78"/>
    <w:rsid w:val="008C4F71"/>
    <w:rsid w:val="008C7010"/>
    <w:rsid w:val="008C7A36"/>
    <w:rsid w:val="008C7F9F"/>
    <w:rsid w:val="008D02E2"/>
    <w:rsid w:val="008D03AF"/>
    <w:rsid w:val="008D0BFE"/>
    <w:rsid w:val="008D0CCE"/>
    <w:rsid w:val="008D1409"/>
    <w:rsid w:val="008D2416"/>
    <w:rsid w:val="008D2602"/>
    <w:rsid w:val="008D45C6"/>
    <w:rsid w:val="008D46DA"/>
    <w:rsid w:val="008D519C"/>
    <w:rsid w:val="008D78B2"/>
    <w:rsid w:val="008E18E5"/>
    <w:rsid w:val="008E2B1A"/>
    <w:rsid w:val="008E3B32"/>
    <w:rsid w:val="008E6424"/>
    <w:rsid w:val="008F1E33"/>
    <w:rsid w:val="008F2957"/>
    <w:rsid w:val="008F32D6"/>
    <w:rsid w:val="008F3DD0"/>
    <w:rsid w:val="008F5C85"/>
    <w:rsid w:val="008F672B"/>
    <w:rsid w:val="008F6996"/>
    <w:rsid w:val="009004E9"/>
    <w:rsid w:val="00900BF3"/>
    <w:rsid w:val="00900EC6"/>
    <w:rsid w:val="0090116D"/>
    <w:rsid w:val="009017A0"/>
    <w:rsid w:val="0090181E"/>
    <w:rsid w:val="00902095"/>
    <w:rsid w:val="009027F4"/>
    <w:rsid w:val="00902C4D"/>
    <w:rsid w:val="00903DD5"/>
    <w:rsid w:val="009040B2"/>
    <w:rsid w:val="009045D0"/>
    <w:rsid w:val="009056C5"/>
    <w:rsid w:val="009064F8"/>
    <w:rsid w:val="00906C2E"/>
    <w:rsid w:val="00907291"/>
    <w:rsid w:val="0090761E"/>
    <w:rsid w:val="00911470"/>
    <w:rsid w:val="00911B33"/>
    <w:rsid w:val="00911F08"/>
    <w:rsid w:val="009141B6"/>
    <w:rsid w:val="0091424C"/>
    <w:rsid w:val="009142A0"/>
    <w:rsid w:val="0091519A"/>
    <w:rsid w:val="009151A5"/>
    <w:rsid w:val="00916B6E"/>
    <w:rsid w:val="00921B8E"/>
    <w:rsid w:val="00922FCB"/>
    <w:rsid w:val="00924F92"/>
    <w:rsid w:val="00925010"/>
    <w:rsid w:val="0092730F"/>
    <w:rsid w:val="00927B17"/>
    <w:rsid w:val="00927B7F"/>
    <w:rsid w:val="00930A7D"/>
    <w:rsid w:val="0093249D"/>
    <w:rsid w:val="009334E5"/>
    <w:rsid w:val="009348FC"/>
    <w:rsid w:val="00934CBC"/>
    <w:rsid w:val="00935844"/>
    <w:rsid w:val="00936AD9"/>
    <w:rsid w:val="00936D0E"/>
    <w:rsid w:val="00937333"/>
    <w:rsid w:val="009401BC"/>
    <w:rsid w:val="009408FD"/>
    <w:rsid w:val="0094091F"/>
    <w:rsid w:val="00941419"/>
    <w:rsid w:val="00941E43"/>
    <w:rsid w:val="009427C9"/>
    <w:rsid w:val="0094344B"/>
    <w:rsid w:val="00943B6E"/>
    <w:rsid w:val="00943DB9"/>
    <w:rsid w:val="009446AB"/>
    <w:rsid w:val="009461E3"/>
    <w:rsid w:val="0094731D"/>
    <w:rsid w:val="009476D6"/>
    <w:rsid w:val="00950272"/>
    <w:rsid w:val="009507F6"/>
    <w:rsid w:val="00951D1F"/>
    <w:rsid w:val="00952879"/>
    <w:rsid w:val="00952EBA"/>
    <w:rsid w:val="0095389E"/>
    <w:rsid w:val="00954FDF"/>
    <w:rsid w:val="00955F8A"/>
    <w:rsid w:val="00956098"/>
    <w:rsid w:val="009563A7"/>
    <w:rsid w:val="0095710E"/>
    <w:rsid w:val="00962795"/>
    <w:rsid w:val="009629A0"/>
    <w:rsid w:val="00962FC1"/>
    <w:rsid w:val="00965F35"/>
    <w:rsid w:val="0096661B"/>
    <w:rsid w:val="0096680F"/>
    <w:rsid w:val="009671E7"/>
    <w:rsid w:val="009712FB"/>
    <w:rsid w:val="00971447"/>
    <w:rsid w:val="009716EB"/>
    <w:rsid w:val="00971F28"/>
    <w:rsid w:val="009731D1"/>
    <w:rsid w:val="009734E7"/>
    <w:rsid w:val="00973E8B"/>
    <w:rsid w:val="00974478"/>
    <w:rsid w:val="00975DBF"/>
    <w:rsid w:val="00977453"/>
    <w:rsid w:val="0097773B"/>
    <w:rsid w:val="00977A03"/>
    <w:rsid w:val="00977CE8"/>
    <w:rsid w:val="00980027"/>
    <w:rsid w:val="00980393"/>
    <w:rsid w:val="00980E13"/>
    <w:rsid w:val="00981D82"/>
    <w:rsid w:val="009834A3"/>
    <w:rsid w:val="009834D7"/>
    <w:rsid w:val="00985280"/>
    <w:rsid w:val="00985E31"/>
    <w:rsid w:val="00986AB4"/>
    <w:rsid w:val="0099022C"/>
    <w:rsid w:val="009909B8"/>
    <w:rsid w:val="00991961"/>
    <w:rsid w:val="0099241E"/>
    <w:rsid w:val="009936A4"/>
    <w:rsid w:val="00993FDD"/>
    <w:rsid w:val="009950B6"/>
    <w:rsid w:val="009965C9"/>
    <w:rsid w:val="009A3260"/>
    <w:rsid w:val="009A3AC4"/>
    <w:rsid w:val="009A42F3"/>
    <w:rsid w:val="009A446F"/>
    <w:rsid w:val="009A4CD9"/>
    <w:rsid w:val="009A4FFA"/>
    <w:rsid w:val="009A5B9B"/>
    <w:rsid w:val="009A67F9"/>
    <w:rsid w:val="009B087A"/>
    <w:rsid w:val="009B13D5"/>
    <w:rsid w:val="009B3CF1"/>
    <w:rsid w:val="009B442C"/>
    <w:rsid w:val="009B4F56"/>
    <w:rsid w:val="009B60F6"/>
    <w:rsid w:val="009B645C"/>
    <w:rsid w:val="009B6620"/>
    <w:rsid w:val="009B7477"/>
    <w:rsid w:val="009C0050"/>
    <w:rsid w:val="009C1595"/>
    <w:rsid w:val="009C1B95"/>
    <w:rsid w:val="009C1D44"/>
    <w:rsid w:val="009C2415"/>
    <w:rsid w:val="009C5884"/>
    <w:rsid w:val="009C62B5"/>
    <w:rsid w:val="009C63D9"/>
    <w:rsid w:val="009C69E1"/>
    <w:rsid w:val="009C722D"/>
    <w:rsid w:val="009C75ED"/>
    <w:rsid w:val="009C7A2E"/>
    <w:rsid w:val="009D00DB"/>
    <w:rsid w:val="009D0A1B"/>
    <w:rsid w:val="009D14D0"/>
    <w:rsid w:val="009D159C"/>
    <w:rsid w:val="009D198F"/>
    <w:rsid w:val="009D25B1"/>
    <w:rsid w:val="009D2AFB"/>
    <w:rsid w:val="009D341F"/>
    <w:rsid w:val="009D3927"/>
    <w:rsid w:val="009D402E"/>
    <w:rsid w:val="009D5A14"/>
    <w:rsid w:val="009D6027"/>
    <w:rsid w:val="009D72A3"/>
    <w:rsid w:val="009D7496"/>
    <w:rsid w:val="009D7879"/>
    <w:rsid w:val="009E090A"/>
    <w:rsid w:val="009E0F33"/>
    <w:rsid w:val="009E31DF"/>
    <w:rsid w:val="009E32B8"/>
    <w:rsid w:val="009E558B"/>
    <w:rsid w:val="009E5845"/>
    <w:rsid w:val="009E6214"/>
    <w:rsid w:val="009E7AC2"/>
    <w:rsid w:val="009F0735"/>
    <w:rsid w:val="009F3B40"/>
    <w:rsid w:val="009F4B29"/>
    <w:rsid w:val="009F5987"/>
    <w:rsid w:val="009F759C"/>
    <w:rsid w:val="00A007B9"/>
    <w:rsid w:val="00A008BA"/>
    <w:rsid w:val="00A01DAB"/>
    <w:rsid w:val="00A02851"/>
    <w:rsid w:val="00A02B72"/>
    <w:rsid w:val="00A03549"/>
    <w:rsid w:val="00A03974"/>
    <w:rsid w:val="00A03BB0"/>
    <w:rsid w:val="00A04FD1"/>
    <w:rsid w:val="00A062D5"/>
    <w:rsid w:val="00A06530"/>
    <w:rsid w:val="00A0752B"/>
    <w:rsid w:val="00A07CE5"/>
    <w:rsid w:val="00A10B8D"/>
    <w:rsid w:val="00A10F95"/>
    <w:rsid w:val="00A12693"/>
    <w:rsid w:val="00A14683"/>
    <w:rsid w:val="00A166D2"/>
    <w:rsid w:val="00A1671C"/>
    <w:rsid w:val="00A1709F"/>
    <w:rsid w:val="00A20034"/>
    <w:rsid w:val="00A216DF"/>
    <w:rsid w:val="00A21ECE"/>
    <w:rsid w:val="00A232F9"/>
    <w:rsid w:val="00A24DA6"/>
    <w:rsid w:val="00A266AE"/>
    <w:rsid w:val="00A27FBF"/>
    <w:rsid w:val="00A3008C"/>
    <w:rsid w:val="00A31329"/>
    <w:rsid w:val="00A31A58"/>
    <w:rsid w:val="00A32006"/>
    <w:rsid w:val="00A33515"/>
    <w:rsid w:val="00A34DCA"/>
    <w:rsid w:val="00A35B68"/>
    <w:rsid w:val="00A35D92"/>
    <w:rsid w:val="00A3611E"/>
    <w:rsid w:val="00A3674B"/>
    <w:rsid w:val="00A3786E"/>
    <w:rsid w:val="00A406D3"/>
    <w:rsid w:val="00A41EEA"/>
    <w:rsid w:val="00A42599"/>
    <w:rsid w:val="00A426E1"/>
    <w:rsid w:val="00A42BD4"/>
    <w:rsid w:val="00A43AC2"/>
    <w:rsid w:val="00A44169"/>
    <w:rsid w:val="00A4466B"/>
    <w:rsid w:val="00A45743"/>
    <w:rsid w:val="00A45A86"/>
    <w:rsid w:val="00A461A0"/>
    <w:rsid w:val="00A461FD"/>
    <w:rsid w:val="00A4774F"/>
    <w:rsid w:val="00A47F33"/>
    <w:rsid w:val="00A50C18"/>
    <w:rsid w:val="00A511FF"/>
    <w:rsid w:val="00A521D2"/>
    <w:rsid w:val="00A521DF"/>
    <w:rsid w:val="00A539D8"/>
    <w:rsid w:val="00A53F17"/>
    <w:rsid w:val="00A54CC3"/>
    <w:rsid w:val="00A55020"/>
    <w:rsid w:val="00A56EA2"/>
    <w:rsid w:val="00A57182"/>
    <w:rsid w:val="00A60E9F"/>
    <w:rsid w:val="00A62CCF"/>
    <w:rsid w:val="00A64E1D"/>
    <w:rsid w:val="00A64F72"/>
    <w:rsid w:val="00A65935"/>
    <w:rsid w:val="00A65A15"/>
    <w:rsid w:val="00A66316"/>
    <w:rsid w:val="00A66F34"/>
    <w:rsid w:val="00A70023"/>
    <w:rsid w:val="00A70632"/>
    <w:rsid w:val="00A70B54"/>
    <w:rsid w:val="00A712E8"/>
    <w:rsid w:val="00A732C8"/>
    <w:rsid w:val="00A739BF"/>
    <w:rsid w:val="00A739D4"/>
    <w:rsid w:val="00A73E4B"/>
    <w:rsid w:val="00A751FA"/>
    <w:rsid w:val="00A76870"/>
    <w:rsid w:val="00A76AE7"/>
    <w:rsid w:val="00A77908"/>
    <w:rsid w:val="00A800F5"/>
    <w:rsid w:val="00A814F3"/>
    <w:rsid w:val="00A837E7"/>
    <w:rsid w:val="00A83CA8"/>
    <w:rsid w:val="00A841A3"/>
    <w:rsid w:val="00A844AA"/>
    <w:rsid w:val="00A84C74"/>
    <w:rsid w:val="00A84DE8"/>
    <w:rsid w:val="00A84FEB"/>
    <w:rsid w:val="00A850C1"/>
    <w:rsid w:val="00A85396"/>
    <w:rsid w:val="00A857C6"/>
    <w:rsid w:val="00A90999"/>
    <w:rsid w:val="00A90A3A"/>
    <w:rsid w:val="00A90BBF"/>
    <w:rsid w:val="00A91BC7"/>
    <w:rsid w:val="00A922E1"/>
    <w:rsid w:val="00A92304"/>
    <w:rsid w:val="00A9259D"/>
    <w:rsid w:val="00A94FB1"/>
    <w:rsid w:val="00A96A3B"/>
    <w:rsid w:val="00A96F2A"/>
    <w:rsid w:val="00A972F5"/>
    <w:rsid w:val="00A973C7"/>
    <w:rsid w:val="00A97EA4"/>
    <w:rsid w:val="00AA0DAA"/>
    <w:rsid w:val="00AA142F"/>
    <w:rsid w:val="00AA1F07"/>
    <w:rsid w:val="00AA5421"/>
    <w:rsid w:val="00AA5B60"/>
    <w:rsid w:val="00AA62D2"/>
    <w:rsid w:val="00AA7D6B"/>
    <w:rsid w:val="00AB083B"/>
    <w:rsid w:val="00AB2762"/>
    <w:rsid w:val="00AB2CB6"/>
    <w:rsid w:val="00AB365D"/>
    <w:rsid w:val="00AB6935"/>
    <w:rsid w:val="00AB7921"/>
    <w:rsid w:val="00AB7D1A"/>
    <w:rsid w:val="00AC02CE"/>
    <w:rsid w:val="00AC116E"/>
    <w:rsid w:val="00AC16FB"/>
    <w:rsid w:val="00AC281E"/>
    <w:rsid w:val="00AC3084"/>
    <w:rsid w:val="00AC42D7"/>
    <w:rsid w:val="00AC44F2"/>
    <w:rsid w:val="00AC47D6"/>
    <w:rsid w:val="00AC6887"/>
    <w:rsid w:val="00AC7F6B"/>
    <w:rsid w:val="00AD02A8"/>
    <w:rsid w:val="00AD112F"/>
    <w:rsid w:val="00AD125B"/>
    <w:rsid w:val="00AD1EC5"/>
    <w:rsid w:val="00AD20FF"/>
    <w:rsid w:val="00AD25CA"/>
    <w:rsid w:val="00AD4A99"/>
    <w:rsid w:val="00AD50CD"/>
    <w:rsid w:val="00AD5A7A"/>
    <w:rsid w:val="00AD5A96"/>
    <w:rsid w:val="00AD5D1A"/>
    <w:rsid w:val="00AD6350"/>
    <w:rsid w:val="00AD6676"/>
    <w:rsid w:val="00AD701E"/>
    <w:rsid w:val="00AD7F20"/>
    <w:rsid w:val="00AE15C4"/>
    <w:rsid w:val="00AE1DF3"/>
    <w:rsid w:val="00AE1F54"/>
    <w:rsid w:val="00AE2788"/>
    <w:rsid w:val="00AE2F1D"/>
    <w:rsid w:val="00AE3018"/>
    <w:rsid w:val="00AE35FD"/>
    <w:rsid w:val="00AE5C34"/>
    <w:rsid w:val="00AE6346"/>
    <w:rsid w:val="00AE7506"/>
    <w:rsid w:val="00AE7D02"/>
    <w:rsid w:val="00AF1CC7"/>
    <w:rsid w:val="00AF2481"/>
    <w:rsid w:val="00AF4881"/>
    <w:rsid w:val="00AF66A6"/>
    <w:rsid w:val="00AF68E0"/>
    <w:rsid w:val="00AF6963"/>
    <w:rsid w:val="00AF77C1"/>
    <w:rsid w:val="00AF7D7F"/>
    <w:rsid w:val="00B01DF7"/>
    <w:rsid w:val="00B02A62"/>
    <w:rsid w:val="00B03417"/>
    <w:rsid w:val="00B046F1"/>
    <w:rsid w:val="00B05CF4"/>
    <w:rsid w:val="00B060EB"/>
    <w:rsid w:val="00B066EC"/>
    <w:rsid w:val="00B06FBB"/>
    <w:rsid w:val="00B0796B"/>
    <w:rsid w:val="00B10053"/>
    <w:rsid w:val="00B100BD"/>
    <w:rsid w:val="00B10C42"/>
    <w:rsid w:val="00B10C74"/>
    <w:rsid w:val="00B125E0"/>
    <w:rsid w:val="00B12723"/>
    <w:rsid w:val="00B12794"/>
    <w:rsid w:val="00B14599"/>
    <w:rsid w:val="00B14C36"/>
    <w:rsid w:val="00B159E4"/>
    <w:rsid w:val="00B160D2"/>
    <w:rsid w:val="00B167CE"/>
    <w:rsid w:val="00B177C8"/>
    <w:rsid w:val="00B17A9C"/>
    <w:rsid w:val="00B20DC5"/>
    <w:rsid w:val="00B2107C"/>
    <w:rsid w:val="00B217DF"/>
    <w:rsid w:val="00B21CE2"/>
    <w:rsid w:val="00B235BC"/>
    <w:rsid w:val="00B2447C"/>
    <w:rsid w:val="00B24B66"/>
    <w:rsid w:val="00B25819"/>
    <w:rsid w:val="00B25A40"/>
    <w:rsid w:val="00B263EA"/>
    <w:rsid w:val="00B26B62"/>
    <w:rsid w:val="00B27498"/>
    <w:rsid w:val="00B27C11"/>
    <w:rsid w:val="00B31ABD"/>
    <w:rsid w:val="00B326B7"/>
    <w:rsid w:val="00B32B0A"/>
    <w:rsid w:val="00B32E39"/>
    <w:rsid w:val="00B3310A"/>
    <w:rsid w:val="00B33170"/>
    <w:rsid w:val="00B337E6"/>
    <w:rsid w:val="00B348EA"/>
    <w:rsid w:val="00B34C1F"/>
    <w:rsid w:val="00B35157"/>
    <w:rsid w:val="00B37051"/>
    <w:rsid w:val="00B3741B"/>
    <w:rsid w:val="00B403CC"/>
    <w:rsid w:val="00B40666"/>
    <w:rsid w:val="00B41DCC"/>
    <w:rsid w:val="00B42247"/>
    <w:rsid w:val="00B42B9F"/>
    <w:rsid w:val="00B44590"/>
    <w:rsid w:val="00B44A9C"/>
    <w:rsid w:val="00B45292"/>
    <w:rsid w:val="00B45B5A"/>
    <w:rsid w:val="00B46CD9"/>
    <w:rsid w:val="00B47290"/>
    <w:rsid w:val="00B50056"/>
    <w:rsid w:val="00B500B9"/>
    <w:rsid w:val="00B512ED"/>
    <w:rsid w:val="00B51ABA"/>
    <w:rsid w:val="00B531A1"/>
    <w:rsid w:val="00B5453E"/>
    <w:rsid w:val="00B54CB9"/>
    <w:rsid w:val="00B558A0"/>
    <w:rsid w:val="00B577AB"/>
    <w:rsid w:val="00B60573"/>
    <w:rsid w:val="00B61609"/>
    <w:rsid w:val="00B6359C"/>
    <w:rsid w:val="00B635FC"/>
    <w:rsid w:val="00B63651"/>
    <w:rsid w:val="00B63BE6"/>
    <w:rsid w:val="00B644DA"/>
    <w:rsid w:val="00B65640"/>
    <w:rsid w:val="00B65FA7"/>
    <w:rsid w:val="00B67043"/>
    <w:rsid w:val="00B70928"/>
    <w:rsid w:val="00B70DE7"/>
    <w:rsid w:val="00B71B11"/>
    <w:rsid w:val="00B730B1"/>
    <w:rsid w:val="00B73B63"/>
    <w:rsid w:val="00B73CBD"/>
    <w:rsid w:val="00B74572"/>
    <w:rsid w:val="00B74831"/>
    <w:rsid w:val="00B75129"/>
    <w:rsid w:val="00B75B47"/>
    <w:rsid w:val="00B75D8D"/>
    <w:rsid w:val="00B75D9E"/>
    <w:rsid w:val="00B762A1"/>
    <w:rsid w:val="00B76385"/>
    <w:rsid w:val="00B76814"/>
    <w:rsid w:val="00B77B40"/>
    <w:rsid w:val="00B77E0C"/>
    <w:rsid w:val="00B8032B"/>
    <w:rsid w:val="00B81CEA"/>
    <w:rsid w:val="00B82949"/>
    <w:rsid w:val="00B82A11"/>
    <w:rsid w:val="00B82CBA"/>
    <w:rsid w:val="00B83310"/>
    <w:rsid w:val="00B83B6E"/>
    <w:rsid w:val="00B8505F"/>
    <w:rsid w:val="00B8557E"/>
    <w:rsid w:val="00B86B04"/>
    <w:rsid w:val="00B91800"/>
    <w:rsid w:val="00B92908"/>
    <w:rsid w:val="00B92D66"/>
    <w:rsid w:val="00B92F0C"/>
    <w:rsid w:val="00B9352F"/>
    <w:rsid w:val="00B940AB"/>
    <w:rsid w:val="00B948F2"/>
    <w:rsid w:val="00B95A52"/>
    <w:rsid w:val="00B96BF5"/>
    <w:rsid w:val="00B972E3"/>
    <w:rsid w:val="00B9776F"/>
    <w:rsid w:val="00B977AD"/>
    <w:rsid w:val="00BA0081"/>
    <w:rsid w:val="00BA05E6"/>
    <w:rsid w:val="00BA25E5"/>
    <w:rsid w:val="00BA3E94"/>
    <w:rsid w:val="00BA7671"/>
    <w:rsid w:val="00BB082C"/>
    <w:rsid w:val="00BB17EB"/>
    <w:rsid w:val="00BB216E"/>
    <w:rsid w:val="00BB23A7"/>
    <w:rsid w:val="00BB3D77"/>
    <w:rsid w:val="00BB518E"/>
    <w:rsid w:val="00BB751A"/>
    <w:rsid w:val="00BB7B2C"/>
    <w:rsid w:val="00BB7B8D"/>
    <w:rsid w:val="00BC0174"/>
    <w:rsid w:val="00BC19C5"/>
    <w:rsid w:val="00BC2442"/>
    <w:rsid w:val="00BC2756"/>
    <w:rsid w:val="00BC307A"/>
    <w:rsid w:val="00BC3A5B"/>
    <w:rsid w:val="00BC3F41"/>
    <w:rsid w:val="00BC42EB"/>
    <w:rsid w:val="00BC43E6"/>
    <w:rsid w:val="00BC4B61"/>
    <w:rsid w:val="00BC4E22"/>
    <w:rsid w:val="00BC4EA1"/>
    <w:rsid w:val="00BC55CA"/>
    <w:rsid w:val="00BC5732"/>
    <w:rsid w:val="00BC6DB5"/>
    <w:rsid w:val="00BC72F9"/>
    <w:rsid w:val="00BC7B33"/>
    <w:rsid w:val="00BD0C75"/>
    <w:rsid w:val="00BD1AB7"/>
    <w:rsid w:val="00BD2439"/>
    <w:rsid w:val="00BD2713"/>
    <w:rsid w:val="00BD3921"/>
    <w:rsid w:val="00BD3FAB"/>
    <w:rsid w:val="00BD4E9E"/>
    <w:rsid w:val="00BD6051"/>
    <w:rsid w:val="00BD6099"/>
    <w:rsid w:val="00BD6229"/>
    <w:rsid w:val="00BD7093"/>
    <w:rsid w:val="00BD7C3E"/>
    <w:rsid w:val="00BE09E3"/>
    <w:rsid w:val="00BE0E02"/>
    <w:rsid w:val="00BE15A8"/>
    <w:rsid w:val="00BE1C9A"/>
    <w:rsid w:val="00BE20CF"/>
    <w:rsid w:val="00BE221E"/>
    <w:rsid w:val="00BE2344"/>
    <w:rsid w:val="00BE24D5"/>
    <w:rsid w:val="00BE329C"/>
    <w:rsid w:val="00BE365F"/>
    <w:rsid w:val="00BE429B"/>
    <w:rsid w:val="00BE57FD"/>
    <w:rsid w:val="00BE5C4E"/>
    <w:rsid w:val="00BE5FED"/>
    <w:rsid w:val="00BE64DC"/>
    <w:rsid w:val="00BE792D"/>
    <w:rsid w:val="00BE794A"/>
    <w:rsid w:val="00BE7C8D"/>
    <w:rsid w:val="00BE7EF2"/>
    <w:rsid w:val="00BF06B8"/>
    <w:rsid w:val="00BF18D7"/>
    <w:rsid w:val="00BF2447"/>
    <w:rsid w:val="00BF3CD4"/>
    <w:rsid w:val="00BF5A7C"/>
    <w:rsid w:val="00BF6008"/>
    <w:rsid w:val="00BF677B"/>
    <w:rsid w:val="00BF6FF5"/>
    <w:rsid w:val="00C01657"/>
    <w:rsid w:val="00C0180F"/>
    <w:rsid w:val="00C01F0C"/>
    <w:rsid w:val="00C029DE"/>
    <w:rsid w:val="00C02FDE"/>
    <w:rsid w:val="00C032D1"/>
    <w:rsid w:val="00C03579"/>
    <w:rsid w:val="00C04165"/>
    <w:rsid w:val="00C043BC"/>
    <w:rsid w:val="00C04733"/>
    <w:rsid w:val="00C04B33"/>
    <w:rsid w:val="00C05645"/>
    <w:rsid w:val="00C05AFA"/>
    <w:rsid w:val="00C05D05"/>
    <w:rsid w:val="00C0677E"/>
    <w:rsid w:val="00C06A1C"/>
    <w:rsid w:val="00C0781A"/>
    <w:rsid w:val="00C10204"/>
    <w:rsid w:val="00C1032C"/>
    <w:rsid w:val="00C1074D"/>
    <w:rsid w:val="00C1145C"/>
    <w:rsid w:val="00C1190B"/>
    <w:rsid w:val="00C11917"/>
    <w:rsid w:val="00C14178"/>
    <w:rsid w:val="00C15FC6"/>
    <w:rsid w:val="00C1656A"/>
    <w:rsid w:val="00C1703B"/>
    <w:rsid w:val="00C17554"/>
    <w:rsid w:val="00C208E8"/>
    <w:rsid w:val="00C27F52"/>
    <w:rsid w:val="00C3025C"/>
    <w:rsid w:val="00C31A65"/>
    <w:rsid w:val="00C32081"/>
    <w:rsid w:val="00C32AA6"/>
    <w:rsid w:val="00C32AF6"/>
    <w:rsid w:val="00C32C7D"/>
    <w:rsid w:val="00C3470A"/>
    <w:rsid w:val="00C34C66"/>
    <w:rsid w:val="00C35CCE"/>
    <w:rsid w:val="00C36FEF"/>
    <w:rsid w:val="00C37002"/>
    <w:rsid w:val="00C37497"/>
    <w:rsid w:val="00C400F0"/>
    <w:rsid w:val="00C40C05"/>
    <w:rsid w:val="00C40C9B"/>
    <w:rsid w:val="00C416A5"/>
    <w:rsid w:val="00C41F78"/>
    <w:rsid w:val="00C43BFA"/>
    <w:rsid w:val="00C461D5"/>
    <w:rsid w:val="00C461E7"/>
    <w:rsid w:val="00C47006"/>
    <w:rsid w:val="00C4727B"/>
    <w:rsid w:val="00C47B70"/>
    <w:rsid w:val="00C51442"/>
    <w:rsid w:val="00C51DC3"/>
    <w:rsid w:val="00C53136"/>
    <w:rsid w:val="00C535E4"/>
    <w:rsid w:val="00C5451E"/>
    <w:rsid w:val="00C548EE"/>
    <w:rsid w:val="00C55A8B"/>
    <w:rsid w:val="00C55AC5"/>
    <w:rsid w:val="00C5652C"/>
    <w:rsid w:val="00C56570"/>
    <w:rsid w:val="00C5723A"/>
    <w:rsid w:val="00C61A76"/>
    <w:rsid w:val="00C61BEB"/>
    <w:rsid w:val="00C626FD"/>
    <w:rsid w:val="00C62F33"/>
    <w:rsid w:val="00C640D4"/>
    <w:rsid w:val="00C6493A"/>
    <w:rsid w:val="00C64F0B"/>
    <w:rsid w:val="00C66550"/>
    <w:rsid w:val="00C66912"/>
    <w:rsid w:val="00C70699"/>
    <w:rsid w:val="00C71232"/>
    <w:rsid w:val="00C71EF0"/>
    <w:rsid w:val="00C72272"/>
    <w:rsid w:val="00C72DBF"/>
    <w:rsid w:val="00C74984"/>
    <w:rsid w:val="00C749CE"/>
    <w:rsid w:val="00C75D31"/>
    <w:rsid w:val="00C76EA3"/>
    <w:rsid w:val="00C8026B"/>
    <w:rsid w:val="00C8051B"/>
    <w:rsid w:val="00C81EC1"/>
    <w:rsid w:val="00C825B7"/>
    <w:rsid w:val="00C82869"/>
    <w:rsid w:val="00C82B3E"/>
    <w:rsid w:val="00C82BC3"/>
    <w:rsid w:val="00C8362B"/>
    <w:rsid w:val="00C8419C"/>
    <w:rsid w:val="00C84F45"/>
    <w:rsid w:val="00C8569F"/>
    <w:rsid w:val="00C85D64"/>
    <w:rsid w:val="00C85FA6"/>
    <w:rsid w:val="00C8752F"/>
    <w:rsid w:val="00C9117A"/>
    <w:rsid w:val="00C920B3"/>
    <w:rsid w:val="00C92E57"/>
    <w:rsid w:val="00C92EE7"/>
    <w:rsid w:val="00C94AF1"/>
    <w:rsid w:val="00C95D48"/>
    <w:rsid w:val="00C95E0A"/>
    <w:rsid w:val="00C96578"/>
    <w:rsid w:val="00CA026A"/>
    <w:rsid w:val="00CA03C9"/>
    <w:rsid w:val="00CA0B20"/>
    <w:rsid w:val="00CA1770"/>
    <w:rsid w:val="00CA3EDF"/>
    <w:rsid w:val="00CA4552"/>
    <w:rsid w:val="00CA5769"/>
    <w:rsid w:val="00CA6EC3"/>
    <w:rsid w:val="00CB02DE"/>
    <w:rsid w:val="00CB099C"/>
    <w:rsid w:val="00CB26B3"/>
    <w:rsid w:val="00CB2BE1"/>
    <w:rsid w:val="00CB4887"/>
    <w:rsid w:val="00CB4D32"/>
    <w:rsid w:val="00CB4FA7"/>
    <w:rsid w:val="00CB53AF"/>
    <w:rsid w:val="00CB544F"/>
    <w:rsid w:val="00CB5A32"/>
    <w:rsid w:val="00CB6670"/>
    <w:rsid w:val="00CB6B1C"/>
    <w:rsid w:val="00CB70C4"/>
    <w:rsid w:val="00CC046C"/>
    <w:rsid w:val="00CC06B6"/>
    <w:rsid w:val="00CC0B22"/>
    <w:rsid w:val="00CC0CA7"/>
    <w:rsid w:val="00CC135D"/>
    <w:rsid w:val="00CC16C8"/>
    <w:rsid w:val="00CC35BE"/>
    <w:rsid w:val="00CC3B52"/>
    <w:rsid w:val="00CC466A"/>
    <w:rsid w:val="00CC5714"/>
    <w:rsid w:val="00CC5F14"/>
    <w:rsid w:val="00CC6927"/>
    <w:rsid w:val="00CD0BF8"/>
    <w:rsid w:val="00CD1577"/>
    <w:rsid w:val="00CD2102"/>
    <w:rsid w:val="00CD24B5"/>
    <w:rsid w:val="00CD3351"/>
    <w:rsid w:val="00CD361B"/>
    <w:rsid w:val="00CD412C"/>
    <w:rsid w:val="00CD41A5"/>
    <w:rsid w:val="00CD6D93"/>
    <w:rsid w:val="00CD7A65"/>
    <w:rsid w:val="00CE1ECE"/>
    <w:rsid w:val="00CE2EC9"/>
    <w:rsid w:val="00CE312A"/>
    <w:rsid w:val="00CE313B"/>
    <w:rsid w:val="00CE37A2"/>
    <w:rsid w:val="00CE5AB5"/>
    <w:rsid w:val="00CF09CA"/>
    <w:rsid w:val="00CF1157"/>
    <w:rsid w:val="00CF1C6F"/>
    <w:rsid w:val="00CF2570"/>
    <w:rsid w:val="00CF258F"/>
    <w:rsid w:val="00CF2E43"/>
    <w:rsid w:val="00CF3F34"/>
    <w:rsid w:val="00CF4BF8"/>
    <w:rsid w:val="00CF4F7D"/>
    <w:rsid w:val="00CF55CA"/>
    <w:rsid w:val="00CF6121"/>
    <w:rsid w:val="00CF6E50"/>
    <w:rsid w:val="00CF731C"/>
    <w:rsid w:val="00D00062"/>
    <w:rsid w:val="00D00B76"/>
    <w:rsid w:val="00D01FA9"/>
    <w:rsid w:val="00D03894"/>
    <w:rsid w:val="00D04D63"/>
    <w:rsid w:val="00D060AE"/>
    <w:rsid w:val="00D06D30"/>
    <w:rsid w:val="00D07587"/>
    <w:rsid w:val="00D07AFB"/>
    <w:rsid w:val="00D1004F"/>
    <w:rsid w:val="00D1020B"/>
    <w:rsid w:val="00D102EB"/>
    <w:rsid w:val="00D11A0C"/>
    <w:rsid w:val="00D12FF8"/>
    <w:rsid w:val="00D130B7"/>
    <w:rsid w:val="00D136E1"/>
    <w:rsid w:val="00D13802"/>
    <w:rsid w:val="00D13851"/>
    <w:rsid w:val="00D150CD"/>
    <w:rsid w:val="00D15836"/>
    <w:rsid w:val="00D15EA1"/>
    <w:rsid w:val="00D17BC2"/>
    <w:rsid w:val="00D20573"/>
    <w:rsid w:val="00D2263A"/>
    <w:rsid w:val="00D232A4"/>
    <w:rsid w:val="00D23441"/>
    <w:rsid w:val="00D2355B"/>
    <w:rsid w:val="00D2360A"/>
    <w:rsid w:val="00D240AA"/>
    <w:rsid w:val="00D254F1"/>
    <w:rsid w:val="00D278C8"/>
    <w:rsid w:val="00D33105"/>
    <w:rsid w:val="00D33D81"/>
    <w:rsid w:val="00D34A0D"/>
    <w:rsid w:val="00D37915"/>
    <w:rsid w:val="00D37C3F"/>
    <w:rsid w:val="00D4083A"/>
    <w:rsid w:val="00D437E1"/>
    <w:rsid w:val="00D43EBE"/>
    <w:rsid w:val="00D44212"/>
    <w:rsid w:val="00D4422C"/>
    <w:rsid w:val="00D44866"/>
    <w:rsid w:val="00D4745B"/>
    <w:rsid w:val="00D4773D"/>
    <w:rsid w:val="00D50009"/>
    <w:rsid w:val="00D51088"/>
    <w:rsid w:val="00D5131F"/>
    <w:rsid w:val="00D51BC9"/>
    <w:rsid w:val="00D52322"/>
    <w:rsid w:val="00D526C4"/>
    <w:rsid w:val="00D52AC6"/>
    <w:rsid w:val="00D52CF0"/>
    <w:rsid w:val="00D5349C"/>
    <w:rsid w:val="00D55576"/>
    <w:rsid w:val="00D5728C"/>
    <w:rsid w:val="00D6052C"/>
    <w:rsid w:val="00D60A14"/>
    <w:rsid w:val="00D614F5"/>
    <w:rsid w:val="00D62B8E"/>
    <w:rsid w:val="00D63B5A"/>
    <w:rsid w:val="00D64466"/>
    <w:rsid w:val="00D64730"/>
    <w:rsid w:val="00D64CCB"/>
    <w:rsid w:val="00D6531D"/>
    <w:rsid w:val="00D6565A"/>
    <w:rsid w:val="00D66161"/>
    <w:rsid w:val="00D7085C"/>
    <w:rsid w:val="00D7113C"/>
    <w:rsid w:val="00D7162A"/>
    <w:rsid w:val="00D72D0A"/>
    <w:rsid w:val="00D73CE5"/>
    <w:rsid w:val="00D74130"/>
    <w:rsid w:val="00D74631"/>
    <w:rsid w:val="00D74A63"/>
    <w:rsid w:val="00D74E83"/>
    <w:rsid w:val="00D76883"/>
    <w:rsid w:val="00D770CF"/>
    <w:rsid w:val="00D804CD"/>
    <w:rsid w:val="00D81578"/>
    <w:rsid w:val="00D815E4"/>
    <w:rsid w:val="00D82978"/>
    <w:rsid w:val="00D82F94"/>
    <w:rsid w:val="00D83678"/>
    <w:rsid w:val="00D83F09"/>
    <w:rsid w:val="00D875B3"/>
    <w:rsid w:val="00D909D4"/>
    <w:rsid w:val="00D90AF0"/>
    <w:rsid w:val="00D92F7C"/>
    <w:rsid w:val="00D9484D"/>
    <w:rsid w:val="00D94ABF"/>
    <w:rsid w:val="00D9616E"/>
    <w:rsid w:val="00D970C8"/>
    <w:rsid w:val="00DA1A59"/>
    <w:rsid w:val="00DA1DE7"/>
    <w:rsid w:val="00DA2D24"/>
    <w:rsid w:val="00DA2FA0"/>
    <w:rsid w:val="00DA39A9"/>
    <w:rsid w:val="00DA3F60"/>
    <w:rsid w:val="00DA4908"/>
    <w:rsid w:val="00DA4D25"/>
    <w:rsid w:val="00DA61E3"/>
    <w:rsid w:val="00DA6844"/>
    <w:rsid w:val="00DB0C07"/>
    <w:rsid w:val="00DB165F"/>
    <w:rsid w:val="00DB3C59"/>
    <w:rsid w:val="00DB3E10"/>
    <w:rsid w:val="00DB405B"/>
    <w:rsid w:val="00DB40F7"/>
    <w:rsid w:val="00DB5C14"/>
    <w:rsid w:val="00DB61AB"/>
    <w:rsid w:val="00DC1B22"/>
    <w:rsid w:val="00DC2976"/>
    <w:rsid w:val="00DC2BA7"/>
    <w:rsid w:val="00DC4F5F"/>
    <w:rsid w:val="00DC561B"/>
    <w:rsid w:val="00DC5987"/>
    <w:rsid w:val="00DC5BAD"/>
    <w:rsid w:val="00DC6BFB"/>
    <w:rsid w:val="00DC7401"/>
    <w:rsid w:val="00DC7A04"/>
    <w:rsid w:val="00DC7BE0"/>
    <w:rsid w:val="00DD0463"/>
    <w:rsid w:val="00DD1836"/>
    <w:rsid w:val="00DD27BD"/>
    <w:rsid w:val="00DD54D7"/>
    <w:rsid w:val="00DD592D"/>
    <w:rsid w:val="00DD63FB"/>
    <w:rsid w:val="00DD6C7C"/>
    <w:rsid w:val="00DD7208"/>
    <w:rsid w:val="00DD7DF6"/>
    <w:rsid w:val="00DE2E2E"/>
    <w:rsid w:val="00DE3B95"/>
    <w:rsid w:val="00DE41B1"/>
    <w:rsid w:val="00DE4471"/>
    <w:rsid w:val="00DE6649"/>
    <w:rsid w:val="00DE71EF"/>
    <w:rsid w:val="00DF02EE"/>
    <w:rsid w:val="00DF0F70"/>
    <w:rsid w:val="00DF2BD3"/>
    <w:rsid w:val="00DF39C6"/>
    <w:rsid w:val="00DF440C"/>
    <w:rsid w:val="00DF4532"/>
    <w:rsid w:val="00DF4577"/>
    <w:rsid w:val="00DF65AD"/>
    <w:rsid w:val="00DF7756"/>
    <w:rsid w:val="00DF79BC"/>
    <w:rsid w:val="00E019C1"/>
    <w:rsid w:val="00E02FA5"/>
    <w:rsid w:val="00E0331B"/>
    <w:rsid w:val="00E03403"/>
    <w:rsid w:val="00E0352C"/>
    <w:rsid w:val="00E0377D"/>
    <w:rsid w:val="00E03D8B"/>
    <w:rsid w:val="00E03DB1"/>
    <w:rsid w:val="00E044D4"/>
    <w:rsid w:val="00E04F58"/>
    <w:rsid w:val="00E05E62"/>
    <w:rsid w:val="00E06158"/>
    <w:rsid w:val="00E07042"/>
    <w:rsid w:val="00E114E1"/>
    <w:rsid w:val="00E1284F"/>
    <w:rsid w:val="00E129AF"/>
    <w:rsid w:val="00E133BC"/>
    <w:rsid w:val="00E1369F"/>
    <w:rsid w:val="00E13AB7"/>
    <w:rsid w:val="00E14364"/>
    <w:rsid w:val="00E159FC"/>
    <w:rsid w:val="00E15D63"/>
    <w:rsid w:val="00E17949"/>
    <w:rsid w:val="00E213CB"/>
    <w:rsid w:val="00E21768"/>
    <w:rsid w:val="00E23C49"/>
    <w:rsid w:val="00E23D1C"/>
    <w:rsid w:val="00E24238"/>
    <w:rsid w:val="00E246CC"/>
    <w:rsid w:val="00E25287"/>
    <w:rsid w:val="00E26604"/>
    <w:rsid w:val="00E26DBA"/>
    <w:rsid w:val="00E312BC"/>
    <w:rsid w:val="00E3224D"/>
    <w:rsid w:val="00E325A9"/>
    <w:rsid w:val="00E32CE7"/>
    <w:rsid w:val="00E33050"/>
    <w:rsid w:val="00E330C5"/>
    <w:rsid w:val="00E33218"/>
    <w:rsid w:val="00E3368A"/>
    <w:rsid w:val="00E33BAB"/>
    <w:rsid w:val="00E33E57"/>
    <w:rsid w:val="00E34BEA"/>
    <w:rsid w:val="00E35495"/>
    <w:rsid w:val="00E371AB"/>
    <w:rsid w:val="00E37420"/>
    <w:rsid w:val="00E374AF"/>
    <w:rsid w:val="00E37909"/>
    <w:rsid w:val="00E37C50"/>
    <w:rsid w:val="00E37EE5"/>
    <w:rsid w:val="00E40972"/>
    <w:rsid w:val="00E41B84"/>
    <w:rsid w:val="00E41E53"/>
    <w:rsid w:val="00E428BF"/>
    <w:rsid w:val="00E4377F"/>
    <w:rsid w:val="00E438AF"/>
    <w:rsid w:val="00E466D6"/>
    <w:rsid w:val="00E46F20"/>
    <w:rsid w:val="00E50758"/>
    <w:rsid w:val="00E5107D"/>
    <w:rsid w:val="00E5192B"/>
    <w:rsid w:val="00E51A98"/>
    <w:rsid w:val="00E51F8E"/>
    <w:rsid w:val="00E5324F"/>
    <w:rsid w:val="00E5329F"/>
    <w:rsid w:val="00E533C8"/>
    <w:rsid w:val="00E53777"/>
    <w:rsid w:val="00E547CB"/>
    <w:rsid w:val="00E56375"/>
    <w:rsid w:val="00E56FB2"/>
    <w:rsid w:val="00E62A8D"/>
    <w:rsid w:val="00E63866"/>
    <w:rsid w:val="00E64EBD"/>
    <w:rsid w:val="00E65BC4"/>
    <w:rsid w:val="00E66053"/>
    <w:rsid w:val="00E666FF"/>
    <w:rsid w:val="00E70556"/>
    <w:rsid w:val="00E70E9D"/>
    <w:rsid w:val="00E71DE5"/>
    <w:rsid w:val="00E7309C"/>
    <w:rsid w:val="00E74867"/>
    <w:rsid w:val="00E75212"/>
    <w:rsid w:val="00E757FA"/>
    <w:rsid w:val="00E75844"/>
    <w:rsid w:val="00E75B4B"/>
    <w:rsid w:val="00E760D4"/>
    <w:rsid w:val="00E77CCC"/>
    <w:rsid w:val="00E77D9C"/>
    <w:rsid w:val="00E82B34"/>
    <w:rsid w:val="00E82D27"/>
    <w:rsid w:val="00E862D5"/>
    <w:rsid w:val="00E864A0"/>
    <w:rsid w:val="00E87F95"/>
    <w:rsid w:val="00E902A9"/>
    <w:rsid w:val="00E907E5"/>
    <w:rsid w:val="00E91267"/>
    <w:rsid w:val="00E91275"/>
    <w:rsid w:val="00E91599"/>
    <w:rsid w:val="00E91834"/>
    <w:rsid w:val="00E93501"/>
    <w:rsid w:val="00E938D8"/>
    <w:rsid w:val="00E93952"/>
    <w:rsid w:val="00E9471B"/>
    <w:rsid w:val="00E97630"/>
    <w:rsid w:val="00E97D4E"/>
    <w:rsid w:val="00EA06D2"/>
    <w:rsid w:val="00EA150C"/>
    <w:rsid w:val="00EA19D5"/>
    <w:rsid w:val="00EA2290"/>
    <w:rsid w:val="00EA3234"/>
    <w:rsid w:val="00EA4030"/>
    <w:rsid w:val="00EA544B"/>
    <w:rsid w:val="00EA55C7"/>
    <w:rsid w:val="00EA7800"/>
    <w:rsid w:val="00EB02A1"/>
    <w:rsid w:val="00EB080A"/>
    <w:rsid w:val="00EB0A91"/>
    <w:rsid w:val="00EB11DD"/>
    <w:rsid w:val="00EB2C4B"/>
    <w:rsid w:val="00EB4ECE"/>
    <w:rsid w:val="00EB4FCF"/>
    <w:rsid w:val="00EB57F6"/>
    <w:rsid w:val="00EB5F98"/>
    <w:rsid w:val="00EB6809"/>
    <w:rsid w:val="00EB75A5"/>
    <w:rsid w:val="00EB7809"/>
    <w:rsid w:val="00EC0F0E"/>
    <w:rsid w:val="00EC405E"/>
    <w:rsid w:val="00EC6D75"/>
    <w:rsid w:val="00EC75FF"/>
    <w:rsid w:val="00ED113F"/>
    <w:rsid w:val="00ED274B"/>
    <w:rsid w:val="00ED2A3B"/>
    <w:rsid w:val="00ED35D9"/>
    <w:rsid w:val="00ED75CA"/>
    <w:rsid w:val="00EE1981"/>
    <w:rsid w:val="00EE1A21"/>
    <w:rsid w:val="00EE28F1"/>
    <w:rsid w:val="00EE2EA9"/>
    <w:rsid w:val="00EE45C1"/>
    <w:rsid w:val="00EE4F53"/>
    <w:rsid w:val="00EE6BA0"/>
    <w:rsid w:val="00EE6F43"/>
    <w:rsid w:val="00EF1D7A"/>
    <w:rsid w:val="00EF352E"/>
    <w:rsid w:val="00EF3DCB"/>
    <w:rsid w:val="00EF44B4"/>
    <w:rsid w:val="00EF4CB2"/>
    <w:rsid w:val="00EF6B1D"/>
    <w:rsid w:val="00EF79F2"/>
    <w:rsid w:val="00F008CB"/>
    <w:rsid w:val="00F00CC4"/>
    <w:rsid w:val="00F019E2"/>
    <w:rsid w:val="00F02217"/>
    <w:rsid w:val="00F02A99"/>
    <w:rsid w:val="00F04D38"/>
    <w:rsid w:val="00F077FE"/>
    <w:rsid w:val="00F07F46"/>
    <w:rsid w:val="00F10F7A"/>
    <w:rsid w:val="00F1205C"/>
    <w:rsid w:val="00F1690D"/>
    <w:rsid w:val="00F16AE6"/>
    <w:rsid w:val="00F17880"/>
    <w:rsid w:val="00F17A55"/>
    <w:rsid w:val="00F216DF"/>
    <w:rsid w:val="00F21C08"/>
    <w:rsid w:val="00F21ECB"/>
    <w:rsid w:val="00F22173"/>
    <w:rsid w:val="00F22D2B"/>
    <w:rsid w:val="00F22FF0"/>
    <w:rsid w:val="00F2362E"/>
    <w:rsid w:val="00F23A34"/>
    <w:rsid w:val="00F250DE"/>
    <w:rsid w:val="00F25B03"/>
    <w:rsid w:val="00F26532"/>
    <w:rsid w:val="00F27A32"/>
    <w:rsid w:val="00F27DFF"/>
    <w:rsid w:val="00F31507"/>
    <w:rsid w:val="00F31E72"/>
    <w:rsid w:val="00F32C24"/>
    <w:rsid w:val="00F357EE"/>
    <w:rsid w:val="00F368A9"/>
    <w:rsid w:val="00F40140"/>
    <w:rsid w:val="00F407AA"/>
    <w:rsid w:val="00F40C2E"/>
    <w:rsid w:val="00F43B6D"/>
    <w:rsid w:val="00F44EEA"/>
    <w:rsid w:val="00F44F43"/>
    <w:rsid w:val="00F45838"/>
    <w:rsid w:val="00F45D74"/>
    <w:rsid w:val="00F4611A"/>
    <w:rsid w:val="00F46D9D"/>
    <w:rsid w:val="00F46E45"/>
    <w:rsid w:val="00F50700"/>
    <w:rsid w:val="00F50BC3"/>
    <w:rsid w:val="00F5109A"/>
    <w:rsid w:val="00F51BEF"/>
    <w:rsid w:val="00F535CA"/>
    <w:rsid w:val="00F53EE8"/>
    <w:rsid w:val="00F54217"/>
    <w:rsid w:val="00F543AB"/>
    <w:rsid w:val="00F5588A"/>
    <w:rsid w:val="00F56A49"/>
    <w:rsid w:val="00F60964"/>
    <w:rsid w:val="00F61750"/>
    <w:rsid w:val="00F6219C"/>
    <w:rsid w:val="00F6219D"/>
    <w:rsid w:val="00F626D7"/>
    <w:rsid w:val="00F63ABD"/>
    <w:rsid w:val="00F64A61"/>
    <w:rsid w:val="00F66340"/>
    <w:rsid w:val="00F66FEB"/>
    <w:rsid w:val="00F67A9B"/>
    <w:rsid w:val="00F7062B"/>
    <w:rsid w:val="00F709F4"/>
    <w:rsid w:val="00F711BB"/>
    <w:rsid w:val="00F71D06"/>
    <w:rsid w:val="00F720C3"/>
    <w:rsid w:val="00F72AC4"/>
    <w:rsid w:val="00F730B2"/>
    <w:rsid w:val="00F7324C"/>
    <w:rsid w:val="00F74A1B"/>
    <w:rsid w:val="00F7693F"/>
    <w:rsid w:val="00F777E1"/>
    <w:rsid w:val="00F77C91"/>
    <w:rsid w:val="00F77FF0"/>
    <w:rsid w:val="00F80392"/>
    <w:rsid w:val="00F807DD"/>
    <w:rsid w:val="00F83DEA"/>
    <w:rsid w:val="00F849D7"/>
    <w:rsid w:val="00F85536"/>
    <w:rsid w:val="00F86B6A"/>
    <w:rsid w:val="00F87B3B"/>
    <w:rsid w:val="00F87D8B"/>
    <w:rsid w:val="00F90489"/>
    <w:rsid w:val="00F92E4F"/>
    <w:rsid w:val="00F9460A"/>
    <w:rsid w:val="00F9694D"/>
    <w:rsid w:val="00F96A94"/>
    <w:rsid w:val="00F96D45"/>
    <w:rsid w:val="00F972F0"/>
    <w:rsid w:val="00F978A0"/>
    <w:rsid w:val="00F97972"/>
    <w:rsid w:val="00FA0ABF"/>
    <w:rsid w:val="00FA1333"/>
    <w:rsid w:val="00FA31DA"/>
    <w:rsid w:val="00FA3CAA"/>
    <w:rsid w:val="00FA5E1E"/>
    <w:rsid w:val="00FA6AB5"/>
    <w:rsid w:val="00FB053C"/>
    <w:rsid w:val="00FB0E46"/>
    <w:rsid w:val="00FB1C50"/>
    <w:rsid w:val="00FB1E02"/>
    <w:rsid w:val="00FB28A8"/>
    <w:rsid w:val="00FB3C13"/>
    <w:rsid w:val="00FB6674"/>
    <w:rsid w:val="00FB6D69"/>
    <w:rsid w:val="00FB6DFB"/>
    <w:rsid w:val="00FB765F"/>
    <w:rsid w:val="00FB7CE3"/>
    <w:rsid w:val="00FC0073"/>
    <w:rsid w:val="00FC1AF0"/>
    <w:rsid w:val="00FC1C1C"/>
    <w:rsid w:val="00FC1CDD"/>
    <w:rsid w:val="00FC27AC"/>
    <w:rsid w:val="00FC2950"/>
    <w:rsid w:val="00FC33F3"/>
    <w:rsid w:val="00FC579D"/>
    <w:rsid w:val="00FC6382"/>
    <w:rsid w:val="00FC67A5"/>
    <w:rsid w:val="00FC7DF5"/>
    <w:rsid w:val="00FC7E38"/>
    <w:rsid w:val="00FD29C8"/>
    <w:rsid w:val="00FD2EC4"/>
    <w:rsid w:val="00FD3B12"/>
    <w:rsid w:val="00FD41D1"/>
    <w:rsid w:val="00FD5122"/>
    <w:rsid w:val="00FD5227"/>
    <w:rsid w:val="00FD54EB"/>
    <w:rsid w:val="00FD6397"/>
    <w:rsid w:val="00FD7853"/>
    <w:rsid w:val="00FD78C7"/>
    <w:rsid w:val="00FD791A"/>
    <w:rsid w:val="00FD7AC6"/>
    <w:rsid w:val="00FE1314"/>
    <w:rsid w:val="00FE3383"/>
    <w:rsid w:val="00FE3400"/>
    <w:rsid w:val="00FE3431"/>
    <w:rsid w:val="00FE3854"/>
    <w:rsid w:val="00FE3887"/>
    <w:rsid w:val="00FE4A65"/>
    <w:rsid w:val="00FE4C78"/>
    <w:rsid w:val="00FE4FA4"/>
    <w:rsid w:val="00FE503E"/>
    <w:rsid w:val="00FE54A2"/>
    <w:rsid w:val="00FE6B38"/>
    <w:rsid w:val="00FF2DBD"/>
    <w:rsid w:val="00FF312F"/>
    <w:rsid w:val="00FF397A"/>
    <w:rsid w:val="00FF4E3C"/>
    <w:rsid w:val="00FF56C2"/>
    <w:rsid w:val="00FF66F8"/>
    <w:rsid w:val="00FF6814"/>
    <w:rsid w:val="00FF739C"/>
    <w:rsid w:val="00FF7503"/>
    <w:rsid w:val="00FF7A0E"/>
    <w:rsid w:val="00FF7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4:docId w14:val="122A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35FC"/>
    <w:rPr>
      <w:sz w:val="24"/>
      <w:szCs w:val="24"/>
    </w:rPr>
  </w:style>
  <w:style w:type="paragraph" w:styleId="Heading1">
    <w:name w:val="heading 1"/>
    <w:basedOn w:val="Normal"/>
    <w:next w:val="Normal"/>
    <w:qFormat/>
    <w:rsid w:val="006F154A"/>
    <w:pPr>
      <w:keepNext/>
      <w:outlineLvl w:val="0"/>
    </w:pPr>
    <w:rPr>
      <w:b/>
      <w:sz w:val="30"/>
      <w:szCs w:val="20"/>
    </w:rPr>
  </w:style>
  <w:style w:type="paragraph" w:styleId="Heading3">
    <w:name w:val="heading 3"/>
    <w:basedOn w:val="Normal"/>
    <w:next w:val="Normal"/>
    <w:link w:val="Heading3Char"/>
    <w:uiPriority w:val="9"/>
    <w:semiHidden/>
    <w:unhideWhenUsed/>
    <w:qFormat/>
    <w:rsid w:val="004A76B6"/>
    <w:pPr>
      <w:keepNext/>
      <w:keepLines/>
      <w:spacing w:before="200"/>
      <w:outlineLvl w:val="2"/>
    </w:pPr>
    <w:rPr>
      <w:rFonts w:asciiTheme="majorHAnsi" w:eastAsiaTheme="majorEastAsia" w:hAnsiTheme="majorHAnsi" w:cstheme="majorBidi"/>
      <w:b/>
      <w:bCs/>
      <w:color w:val="4F81BD" w:themeColor="accent1"/>
    </w:rPr>
  </w:style>
  <w:style w:type="paragraph" w:styleId="Heading7">
    <w:name w:val="heading 7"/>
    <w:basedOn w:val="Normal"/>
    <w:next w:val="Normal"/>
    <w:link w:val="Heading7Char"/>
    <w:qFormat/>
    <w:rsid w:val="00D15EA1"/>
    <w:pPr>
      <w:keepNext/>
      <w:tabs>
        <w:tab w:val="left" w:pos="10980"/>
        <w:tab w:val="right" w:pos="11430"/>
      </w:tabs>
      <w:outlineLvl w:val="6"/>
    </w:pPr>
    <w:rPr>
      <w:rFonts w:ascii="Arial" w:hAnsi="Arial"/>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semiHidden/>
    <w:rsid w:val="00943DB9"/>
    <w:rPr>
      <w:sz w:val="16"/>
      <w:szCs w:val="16"/>
    </w:rPr>
  </w:style>
  <w:style w:type="paragraph" w:styleId="CommentText">
    <w:name w:val="annotation text"/>
    <w:basedOn w:val="Normal"/>
    <w:semiHidden/>
    <w:rsid w:val="00943DB9"/>
    <w:rPr>
      <w:sz w:val="20"/>
      <w:szCs w:val="20"/>
    </w:rPr>
  </w:style>
  <w:style w:type="paragraph" w:styleId="CommentSubject">
    <w:name w:val="annotation subject"/>
    <w:basedOn w:val="CommentText"/>
    <w:next w:val="CommentText"/>
    <w:semiHidden/>
    <w:rsid w:val="00943DB9"/>
    <w:rPr>
      <w:b/>
      <w:bCs/>
    </w:rPr>
  </w:style>
  <w:style w:type="paragraph" w:styleId="BalloonText">
    <w:name w:val="Balloon Text"/>
    <w:basedOn w:val="Normal"/>
    <w:semiHidden/>
    <w:rsid w:val="00943DB9"/>
    <w:rPr>
      <w:rFonts w:ascii="Tahoma" w:hAnsi="Tahoma" w:cs="Tahoma"/>
      <w:sz w:val="16"/>
      <w:szCs w:val="16"/>
    </w:rPr>
  </w:style>
  <w:style w:type="table" w:styleId="TableGrid">
    <w:name w:val="Table Grid"/>
    <w:basedOn w:val="TableNormal"/>
    <w:rsid w:val="006724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571CD"/>
    <w:pPr>
      <w:tabs>
        <w:tab w:val="center" w:pos="4320"/>
        <w:tab w:val="right" w:pos="8640"/>
      </w:tabs>
    </w:pPr>
  </w:style>
  <w:style w:type="paragraph" w:styleId="Revision">
    <w:name w:val="Revision"/>
    <w:hidden/>
    <w:uiPriority w:val="99"/>
    <w:semiHidden/>
    <w:rsid w:val="00022818"/>
    <w:rPr>
      <w:sz w:val="24"/>
      <w:szCs w:val="24"/>
    </w:rPr>
  </w:style>
  <w:style w:type="paragraph" w:styleId="Footer">
    <w:name w:val="footer"/>
    <w:basedOn w:val="Normal"/>
    <w:link w:val="FooterChar"/>
    <w:uiPriority w:val="99"/>
    <w:unhideWhenUsed/>
    <w:rsid w:val="006E66B0"/>
    <w:pPr>
      <w:tabs>
        <w:tab w:val="center" w:pos="4680"/>
        <w:tab w:val="right" w:pos="9360"/>
      </w:tabs>
    </w:pPr>
  </w:style>
  <w:style w:type="character" w:customStyle="1" w:styleId="FooterChar">
    <w:name w:val="Footer Char"/>
    <w:link w:val="Footer"/>
    <w:uiPriority w:val="99"/>
    <w:rsid w:val="006E66B0"/>
    <w:rPr>
      <w:sz w:val="24"/>
      <w:szCs w:val="24"/>
    </w:rPr>
  </w:style>
  <w:style w:type="character" w:customStyle="1" w:styleId="Heading7Char">
    <w:name w:val="Heading 7 Char"/>
    <w:link w:val="Heading7"/>
    <w:rsid w:val="00D15EA1"/>
    <w:rPr>
      <w:rFonts w:ascii="Arial" w:hAnsi="Arial"/>
      <w:b/>
      <w:color w:val="000000"/>
      <w:sz w:val="16"/>
      <w:szCs w:val="24"/>
    </w:rPr>
  </w:style>
  <w:style w:type="character" w:styleId="Hyperlink">
    <w:name w:val="Hyperlink"/>
    <w:uiPriority w:val="99"/>
    <w:unhideWhenUsed/>
    <w:rsid w:val="006C0751"/>
    <w:rPr>
      <w:color w:val="0000FF"/>
      <w:u w:val="single"/>
    </w:rPr>
  </w:style>
  <w:style w:type="paragraph" w:customStyle="1" w:styleId="xl45">
    <w:name w:val="xl45"/>
    <w:basedOn w:val="Normal"/>
    <w:rsid w:val="0002099F"/>
    <w:pPr>
      <w:pBdr>
        <w:bottom w:val="single" w:sz="8" w:space="0" w:color="auto"/>
        <w:right w:val="single" w:sz="8" w:space="0" w:color="auto"/>
      </w:pBdr>
      <w:spacing w:before="100" w:after="100"/>
      <w:textAlignment w:val="center"/>
    </w:pPr>
    <w:rPr>
      <w:sz w:val="16"/>
      <w:szCs w:val="20"/>
    </w:rPr>
  </w:style>
  <w:style w:type="character" w:styleId="Emphasis">
    <w:name w:val="Emphasis"/>
    <w:uiPriority w:val="20"/>
    <w:qFormat/>
    <w:rsid w:val="00AD701E"/>
    <w:rPr>
      <w:i/>
      <w:iCs/>
    </w:rPr>
  </w:style>
  <w:style w:type="paragraph" w:styleId="ListParagraph">
    <w:name w:val="List Paragraph"/>
    <w:basedOn w:val="Normal"/>
    <w:uiPriority w:val="34"/>
    <w:qFormat/>
    <w:rsid w:val="003E1117"/>
    <w:pPr>
      <w:ind w:left="720"/>
    </w:pPr>
  </w:style>
  <w:style w:type="character" w:customStyle="1" w:styleId="HeaderChar">
    <w:name w:val="Header Char"/>
    <w:link w:val="Header"/>
    <w:uiPriority w:val="99"/>
    <w:rsid w:val="00C3025C"/>
    <w:rPr>
      <w:sz w:val="24"/>
      <w:szCs w:val="24"/>
    </w:rPr>
  </w:style>
  <w:style w:type="paragraph" w:styleId="Index1">
    <w:name w:val="index 1"/>
    <w:basedOn w:val="Normal"/>
    <w:next w:val="Normal"/>
    <w:autoRedefine/>
    <w:semiHidden/>
    <w:rsid w:val="00531970"/>
    <w:pPr>
      <w:ind w:left="200" w:hanging="200"/>
    </w:pPr>
    <w:rPr>
      <w:sz w:val="20"/>
      <w:szCs w:val="20"/>
    </w:rPr>
  </w:style>
  <w:style w:type="paragraph" w:customStyle="1" w:styleId="cf6rfooter20081113">
    <w:name w:val="cf6rfooter20081113"/>
    <w:basedOn w:val="Footer"/>
    <w:link w:val="cf6rfooter20081113Char"/>
    <w:qFormat/>
    <w:rsid w:val="00531970"/>
    <w:pPr>
      <w:pBdr>
        <w:top w:val="single" w:sz="4" w:space="1" w:color="auto"/>
      </w:pBdr>
      <w:tabs>
        <w:tab w:val="clear" w:pos="4680"/>
        <w:tab w:val="clear" w:pos="9360"/>
        <w:tab w:val="center" w:pos="4320"/>
        <w:tab w:val="right" w:pos="9900"/>
      </w:tabs>
    </w:pPr>
    <w:rPr>
      <w:i/>
      <w:sz w:val="20"/>
      <w:szCs w:val="20"/>
    </w:rPr>
  </w:style>
  <w:style w:type="character" w:customStyle="1" w:styleId="cf6rfooter20081113Char">
    <w:name w:val="cf6rfooter20081113 Char"/>
    <w:link w:val="cf6rfooter20081113"/>
    <w:rsid w:val="00531970"/>
    <w:rPr>
      <w:i/>
      <w:sz w:val="24"/>
      <w:szCs w:val="24"/>
    </w:rPr>
  </w:style>
  <w:style w:type="character" w:styleId="FollowedHyperlink">
    <w:name w:val="FollowedHyperlink"/>
    <w:uiPriority w:val="99"/>
    <w:semiHidden/>
    <w:unhideWhenUsed/>
    <w:rsid w:val="00D136E1"/>
    <w:rPr>
      <w:color w:val="800080"/>
      <w:u w:val="single"/>
    </w:rPr>
  </w:style>
  <w:style w:type="paragraph" w:customStyle="1" w:styleId="Hnn">
    <w:name w:val="Hnn"/>
    <w:basedOn w:val="Heading7"/>
    <w:rsid w:val="007D7FC7"/>
    <w:pPr>
      <w:tabs>
        <w:tab w:val="clear" w:pos="10980"/>
        <w:tab w:val="clear" w:pos="11430"/>
        <w:tab w:val="left" w:pos="180"/>
        <w:tab w:val="left" w:pos="5310"/>
        <w:tab w:val="left" w:pos="8100"/>
      </w:tabs>
    </w:pPr>
    <w:rPr>
      <w:rFonts w:ascii="Times New Roman" w:hAnsi="Times New Roman"/>
      <w:bCs/>
      <w:i/>
      <w:iCs/>
      <w:color w:val="auto"/>
      <w:sz w:val="20"/>
      <w:szCs w:val="18"/>
    </w:rPr>
  </w:style>
  <w:style w:type="paragraph" w:styleId="NoSpacing">
    <w:name w:val="No Spacing"/>
    <w:uiPriority w:val="1"/>
    <w:qFormat/>
    <w:rsid w:val="00980E13"/>
    <w:rPr>
      <w:sz w:val="24"/>
      <w:szCs w:val="24"/>
    </w:rPr>
  </w:style>
  <w:style w:type="paragraph" w:customStyle="1" w:styleId="Style20">
    <w:name w:val="Style20"/>
    <w:basedOn w:val="Normal"/>
    <w:link w:val="Style20Char"/>
    <w:qFormat/>
    <w:rsid w:val="000B4DC4"/>
    <w:rPr>
      <w:rFonts w:ascii="Calibri" w:hAnsi="Calibri"/>
      <w:sz w:val="12"/>
      <w:szCs w:val="12"/>
    </w:rPr>
  </w:style>
  <w:style w:type="character" w:customStyle="1" w:styleId="Style20Char">
    <w:name w:val="Style20 Char"/>
    <w:basedOn w:val="DefaultParagraphFont"/>
    <w:link w:val="Style20"/>
    <w:locked/>
    <w:rsid w:val="000B4DC4"/>
    <w:rPr>
      <w:rFonts w:ascii="Calibri" w:hAnsi="Calibri"/>
      <w:sz w:val="12"/>
      <w:szCs w:val="12"/>
    </w:rPr>
  </w:style>
  <w:style w:type="paragraph" w:customStyle="1" w:styleId="Style77">
    <w:name w:val="Style77"/>
    <w:basedOn w:val="Normal"/>
    <w:link w:val="Style77Char"/>
    <w:qFormat/>
    <w:rsid w:val="000B4DC4"/>
    <w:pPr>
      <w:keepNext/>
      <w:outlineLvl w:val="0"/>
    </w:pPr>
    <w:rPr>
      <w:rFonts w:ascii="Calibri" w:hAnsi="Calibri"/>
      <w:bCs/>
      <w:sz w:val="20"/>
      <w:szCs w:val="20"/>
    </w:rPr>
  </w:style>
  <w:style w:type="paragraph" w:customStyle="1" w:styleId="Style78">
    <w:name w:val="Style78"/>
    <w:basedOn w:val="Normal"/>
    <w:link w:val="Style78Char"/>
    <w:qFormat/>
    <w:rsid w:val="000B4DC4"/>
    <w:pPr>
      <w:keepNext/>
      <w:jc w:val="right"/>
      <w:outlineLvl w:val="0"/>
    </w:pPr>
    <w:rPr>
      <w:rFonts w:ascii="Calibri" w:hAnsi="Calibri"/>
      <w:bCs/>
      <w:sz w:val="20"/>
      <w:szCs w:val="20"/>
    </w:rPr>
  </w:style>
  <w:style w:type="character" w:customStyle="1" w:styleId="Style77Char">
    <w:name w:val="Style77 Char"/>
    <w:basedOn w:val="DefaultParagraphFont"/>
    <w:link w:val="Style77"/>
    <w:locked/>
    <w:rsid w:val="000B4DC4"/>
    <w:rPr>
      <w:rFonts w:ascii="Calibri" w:hAnsi="Calibri"/>
      <w:bCs/>
    </w:rPr>
  </w:style>
  <w:style w:type="character" w:customStyle="1" w:styleId="Style78Char">
    <w:name w:val="Style78 Char"/>
    <w:basedOn w:val="DefaultParagraphFont"/>
    <w:link w:val="Style78"/>
    <w:locked/>
    <w:rsid w:val="000B4DC4"/>
    <w:rPr>
      <w:rFonts w:ascii="Calibri" w:hAnsi="Calibri"/>
      <w:bCs/>
    </w:rPr>
  </w:style>
  <w:style w:type="character" w:customStyle="1" w:styleId="Heading3Char">
    <w:name w:val="Heading 3 Char"/>
    <w:basedOn w:val="DefaultParagraphFont"/>
    <w:link w:val="Heading3"/>
    <w:uiPriority w:val="9"/>
    <w:semiHidden/>
    <w:rsid w:val="004A76B6"/>
    <w:rPr>
      <w:rFonts w:asciiTheme="majorHAnsi" w:eastAsiaTheme="majorEastAsia" w:hAnsiTheme="majorHAnsi" w:cstheme="majorBidi"/>
      <w:b/>
      <w:bCs/>
      <w:color w:val="4F81BD" w:themeColor="accent1"/>
      <w:sz w:val="24"/>
      <w:szCs w:val="24"/>
    </w:rPr>
  </w:style>
  <w:style w:type="paragraph" w:customStyle="1" w:styleId="BulletB1Number">
    <w:name w:val="Bullet B (1. Number)"/>
    <w:basedOn w:val="Normal"/>
    <w:rsid w:val="00C70699"/>
    <w:pPr>
      <w:suppressAutoHyphens/>
      <w:spacing w:before="120"/>
      <w:ind w:left="720" w:hanging="360"/>
    </w:pPr>
    <w:rPr>
      <w:sz w:val="20"/>
      <w:szCs w:val="20"/>
    </w:rPr>
  </w:style>
  <w:style w:type="character" w:customStyle="1" w:styleId="Char-Subscript">
    <w:name w:val="Char - Subscript"/>
    <w:rsid w:val="00C70699"/>
    <w:rPr>
      <w:vertAlign w:val="sub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35FC"/>
    <w:rPr>
      <w:sz w:val="24"/>
      <w:szCs w:val="24"/>
    </w:rPr>
  </w:style>
  <w:style w:type="paragraph" w:styleId="Heading1">
    <w:name w:val="heading 1"/>
    <w:basedOn w:val="Normal"/>
    <w:next w:val="Normal"/>
    <w:qFormat/>
    <w:rsid w:val="006F154A"/>
    <w:pPr>
      <w:keepNext/>
      <w:outlineLvl w:val="0"/>
    </w:pPr>
    <w:rPr>
      <w:b/>
      <w:sz w:val="30"/>
      <w:szCs w:val="20"/>
    </w:rPr>
  </w:style>
  <w:style w:type="paragraph" w:styleId="Heading3">
    <w:name w:val="heading 3"/>
    <w:basedOn w:val="Normal"/>
    <w:next w:val="Normal"/>
    <w:link w:val="Heading3Char"/>
    <w:uiPriority w:val="9"/>
    <w:semiHidden/>
    <w:unhideWhenUsed/>
    <w:qFormat/>
    <w:rsid w:val="004A76B6"/>
    <w:pPr>
      <w:keepNext/>
      <w:keepLines/>
      <w:spacing w:before="200"/>
      <w:outlineLvl w:val="2"/>
    </w:pPr>
    <w:rPr>
      <w:rFonts w:asciiTheme="majorHAnsi" w:eastAsiaTheme="majorEastAsia" w:hAnsiTheme="majorHAnsi" w:cstheme="majorBidi"/>
      <w:b/>
      <w:bCs/>
      <w:color w:val="4F81BD" w:themeColor="accent1"/>
    </w:rPr>
  </w:style>
  <w:style w:type="paragraph" w:styleId="Heading7">
    <w:name w:val="heading 7"/>
    <w:basedOn w:val="Normal"/>
    <w:next w:val="Normal"/>
    <w:link w:val="Heading7Char"/>
    <w:qFormat/>
    <w:rsid w:val="00D15EA1"/>
    <w:pPr>
      <w:keepNext/>
      <w:tabs>
        <w:tab w:val="left" w:pos="10980"/>
        <w:tab w:val="right" w:pos="11430"/>
      </w:tabs>
      <w:outlineLvl w:val="6"/>
    </w:pPr>
    <w:rPr>
      <w:rFonts w:ascii="Arial" w:hAnsi="Arial"/>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semiHidden/>
    <w:rsid w:val="00943DB9"/>
    <w:rPr>
      <w:sz w:val="16"/>
      <w:szCs w:val="16"/>
    </w:rPr>
  </w:style>
  <w:style w:type="paragraph" w:styleId="CommentText">
    <w:name w:val="annotation text"/>
    <w:basedOn w:val="Normal"/>
    <w:semiHidden/>
    <w:rsid w:val="00943DB9"/>
    <w:rPr>
      <w:sz w:val="20"/>
      <w:szCs w:val="20"/>
    </w:rPr>
  </w:style>
  <w:style w:type="paragraph" w:styleId="CommentSubject">
    <w:name w:val="annotation subject"/>
    <w:basedOn w:val="CommentText"/>
    <w:next w:val="CommentText"/>
    <w:semiHidden/>
    <w:rsid w:val="00943DB9"/>
    <w:rPr>
      <w:b/>
      <w:bCs/>
    </w:rPr>
  </w:style>
  <w:style w:type="paragraph" w:styleId="BalloonText">
    <w:name w:val="Balloon Text"/>
    <w:basedOn w:val="Normal"/>
    <w:semiHidden/>
    <w:rsid w:val="00943DB9"/>
    <w:rPr>
      <w:rFonts w:ascii="Tahoma" w:hAnsi="Tahoma" w:cs="Tahoma"/>
      <w:sz w:val="16"/>
      <w:szCs w:val="16"/>
    </w:rPr>
  </w:style>
  <w:style w:type="table" w:styleId="TableGrid">
    <w:name w:val="Table Grid"/>
    <w:basedOn w:val="TableNormal"/>
    <w:rsid w:val="006724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571CD"/>
    <w:pPr>
      <w:tabs>
        <w:tab w:val="center" w:pos="4320"/>
        <w:tab w:val="right" w:pos="8640"/>
      </w:tabs>
    </w:pPr>
  </w:style>
  <w:style w:type="paragraph" w:styleId="Revision">
    <w:name w:val="Revision"/>
    <w:hidden/>
    <w:uiPriority w:val="99"/>
    <w:semiHidden/>
    <w:rsid w:val="00022818"/>
    <w:rPr>
      <w:sz w:val="24"/>
      <w:szCs w:val="24"/>
    </w:rPr>
  </w:style>
  <w:style w:type="paragraph" w:styleId="Footer">
    <w:name w:val="footer"/>
    <w:basedOn w:val="Normal"/>
    <w:link w:val="FooterChar"/>
    <w:uiPriority w:val="99"/>
    <w:unhideWhenUsed/>
    <w:rsid w:val="006E66B0"/>
    <w:pPr>
      <w:tabs>
        <w:tab w:val="center" w:pos="4680"/>
        <w:tab w:val="right" w:pos="9360"/>
      </w:tabs>
    </w:pPr>
  </w:style>
  <w:style w:type="character" w:customStyle="1" w:styleId="FooterChar">
    <w:name w:val="Footer Char"/>
    <w:link w:val="Footer"/>
    <w:uiPriority w:val="99"/>
    <w:rsid w:val="006E66B0"/>
    <w:rPr>
      <w:sz w:val="24"/>
      <w:szCs w:val="24"/>
    </w:rPr>
  </w:style>
  <w:style w:type="character" w:customStyle="1" w:styleId="Heading7Char">
    <w:name w:val="Heading 7 Char"/>
    <w:link w:val="Heading7"/>
    <w:rsid w:val="00D15EA1"/>
    <w:rPr>
      <w:rFonts w:ascii="Arial" w:hAnsi="Arial"/>
      <w:b/>
      <w:color w:val="000000"/>
      <w:sz w:val="16"/>
      <w:szCs w:val="24"/>
    </w:rPr>
  </w:style>
  <w:style w:type="character" w:styleId="Hyperlink">
    <w:name w:val="Hyperlink"/>
    <w:uiPriority w:val="99"/>
    <w:unhideWhenUsed/>
    <w:rsid w:val="006C0751"/>
    <w:rPr>
      <w:color w:val="0000FF"/>
      <w:u w:val="single"/>
    </w:rPr>
  </w:style>
  <w:style w:type="paragraph" w:customStyle="1" w:styleId="xl45">
    <w:name w:val="xl45"/>
    <w:basedOn w:val="Normal"/>
    <w:rsid w:val="0002099F"/>
    <w:pPr>
      <w:pBdr>
        <w:bottom w:val="single" w:sz="8" w:space="0" w:color="auto"/>
        <w:right w:val="single" w:sz="8" w:space="0" w:color="auto"/>
      </w:pBdr>
      <w:spacing w:before="100" w:after="100"/>
      <w:textAlignment w:val="center"/>
    </w:pPr>
    <w:rPr>
      <w:sz w:val="16"/>
      <w:szCs w:val="20"/>
    </w:rPr>
  </w:style>
  <w:style w:type="character" w:styleId="Emphasis">
    <w:name w:val="Emphasis"/>
    <w:uiPriority w:val="20"/>
    <w:qFormat/>
    <w:rsid w:val="00AD701E"/>
    <w:rPr>
      <w:i/>
      <w:iCs/>
    </w:rPr>
  </w:style>
  <w:style w:type="paragraph" w:styleId="ListParagraph">
    <w:name w:val="List Paragraph"/>
    <w:basedOn w:val="Normal"/>
    <w:uiPriority w:val="34"/>
    <w:qFormat/>
    <w:rsid w:val="003E1117"/>
    <w:pPr>
      <w:ind w:left="720"/>
    </w:pPr>
  </w:style>
  <w:style w:type="character" w:customStyle="1" w:styleId="HeaderChar">
    <w:name w:val="Header Char"/>
    <w:link w:val="Header"/>
    <w:uiPriority w:val="99"/>
    <w:rsid w:val="00C3025C"/>
    <w:rPr>
      <w:sz w:val="24"/>
      <w:szCs w:val="24"/>
    </w:rPr>
  </w:style>
  <w:style w:type="paragraph" w:styleId="Index1">
    <w:name w:val="index 1"/>
    <w:basedOn w:val="Normal"/>
    <w:next w:val="Normal"/>
    <w:autoRedefine/>
    <w:semiHidden/>
    <w:rsid w:val="00531970"/>
    <w:pPr>
      <w:ind w:left="200" w:hanging="200"/>
    </w:pPr>
    <w:rPr>
      <w:sz w:val="20"/>
      <w:szCs w:val="20"/>
    </w:rPr>
  </w:style>
  <w:style w:type="paragraph" w:customStyle="1" w:styleId="cf6rfooter20081113">
    <w:name w:val="cf6rfooter20081113"/>
    <w:basedOn w:val="Footer"/>
    <w:link w:val="cf6rfooter20081113Char"/>
    <w:qFormat/>
    <w:rsid w:val="00531970"/>
    <w:pPr>
      <w:pBdr>
        <w:top w:val="single" w:sz="4" w:space="1" w:color="auto"/>
      </w:pBdr>
      <w:tabs>
        <w:tab w:val="clear" w:pos="4680"/>
        <w:tab w:val="clear" w:pos="9360"/>
        <w:tab w:val="center" w:pos="4320"/>
        <w:tab w:val="right" w:pos="9900"/>
      </w:tabs>
    </w:pPr>
    <w:rPr>
      <w:i/>
      <w:sz w:val="20"/>
      <w:szCs w:val="20"/>
    </w:rPr>
  </w:style>
  <w:style w:type="character" w:customStyle="1" w:styleId="cf6rfooter20081113Char">
    <w:name w:val="cf6rfooter20081113 Char"/>
    <w:link w:val="cf6rfooter20081113"/>
    <w:rsid w:val="00531970"/>
    <w:rPr>
      <w:i/>
      <w:sz w:val="24"/>
      <w:szCs w:val="24"/>
    </w:rPr>
  </w:style>
  <w:style w:type="character" w:styleId="FollowedHyperlink">
    <w:name w:val="FollowedHyperlink"/>
    <w:uiPriority w:val="99"/>
    <w:semiHidden/>
    <w:unhideWhenUsed/>
    <w:rsid w:val="00D136E1"/>
    <w:rPr>
      <w:color w:val="800080"/>
      <w:u w:val="single"/>
    </w:rPr>
  </w:style>
  <w:style w:type="paragraph" w:customStyle="1" w:styleId="Hnn">
    <w:name w:val="Hnn"/>
    <w:basedOn w:val="Heading7"/>
    <w:rsid w:val="007D7FC7"/>
    <w:pPr>
      <w:tabs>
        <w:tab w:val="clear" w:pos="10980"/>
        <w:tab w:val="clear" w:pos="11430"/>
        <w:tab w:val="left" w:pos="180"/>
        <w:tab w:val="left" w:pos="5310"/>
        <w:tab w:val="left" w:pos="8100"/>
      </w:tabs>
    </w:pPr>
    <w:rPr>
      <w:rFonts w:ascii="Times New Roman" w:hAnsi="Times New Roman"/>
      <w:bCs/>
      <w:i/>
      <w:iCs/>
      <w:color w:val="auto"/>
      <w:sz w:val="20"/>
      <w:szCs w:val="18"/>
    </w:rPr>
  </w:style>
  <w:style w:type="paragraph" w:styleId="NoSpacing">
    <w:name w:val="No Spacing"/>
    <w:uiPriority w:val="1"/>
    <w:qFormat/>
    <w:rsid w:val="00980E13"/>
    <w:rPr>
      <w:sz w:val="24"/>
      <w:szCs w:val="24"/>
    </w:rPr>
  </w:style>
  <w:style w:type="paragraph" w:customStyle="1" w:styleId="Style20">
    <w:name w:val="Style20"/>
    <w:basedOn w:val="Normal"/>
    <w:link w:val="Style20Char"/>
    <w:qFormat/>
    <w:rsid w:val="000B4DC4"/>
    <w:rPr>
      <w:rFonts w:ascii="Calibri" w:hAnsi="Calibri"/>
      <w:sz w:val="12"/>
      <w:szCs w:val="12"/>
    </w:rPr>
  </w:style>
  <w:style w:type="character" w:customStyle="1" w:styleId="Style20Char">
    <w:name w:val="Style20 Char"/>
    <w:basedOn w:val="DefaultParagraphFont"/>
    <w:link w:val="Style20"/>
    <w:locked/>
    <w:rsid w:val="000B4DC4"/>
    <w:rPr>
      <w:rFonts w:ascii="Calibri" w:hAnsi="Calibri"/>
      <w:sz w:val="12"/>
      <w:szCs w:val="12"/>
    </w:rPr>
  </w:style>
  <w:style w:type="paragraph" w:customStyle="1" w:styleId="Style77">
    <w:name w:val="Style77"/>
    <w:basedOn w:val="Normal"/>
    <w:link w:val="Style77Char"/>
    <w:qFormat/>
    <w:rsid w:val="000B4DC4"/>
    <w:pPr>
      <w:keepNext/>
      <w:outlineLvl w:val="0"/>
    </w:pPr>
    <w:rPr>
      <w:rFonts w:ascii="Calibri" w:hAnsi="Calibri"/>
      <w:bCs/>
      <w:sz w:val="20"/>
      <w:szCs w:val="20"/>
    </w:rPr>
  </w:style>
  <w:style w:type="paragraph" w:customStyle="1" w:styleId="Style78">
    <w:name w:val="Style78"/>
    <w:basedOn w:val="Normal"/>
    <w:link w:val="Style78Char"/>
    <w:qFormat/>
    <w:rsid w:val="000B4DC4"/>
    <w:pPr>
      <w:keepNext/>
      <w:jc w:val="right"/>
      <w:outlineLvl w:val="0"/>
    </w:pPr>
    <w:rPr>
      <w:rFonts w:ascii="Calibri" w:hAnsi="Calibri"/>
      <w:bCs/>
      <w:sz w:val="20"/>
      <w:szCs w:val="20"/>
    </w:rPr>
  </w:style>
  <w:style w:type="character" w:customStyle="1" w:styleId="Style77Char">
    <w:name w:val="Style77 Char"/>
    <w:basedOn w:val="DefaultParagraphFont"/>
    <w:link w:val="Style77"/>
    <w:locked/>
    <w:rsid w:val="000B4DC4"/>
    <w:rPr>
      <w:rFonts w:ascii="Calibri" w:hAnsi="Calibri"/>
      <w:bCs/>
    </w:rPr>
  </w:style>
  <w:style w:type="character" w:customStyle="1" w:styleId="Style78Char">
    <w:name w:val="Style78 Char"/>
    <w:basedOn w:val="DefaultParagraphFont"/>
    <w:link w:val="Style78"/>
    <w:locked/>
    <w:rsid w:val="000B4DC4"/>
    <w:rPr>
      <w:rFonts w:ascii="Calibri" w:hAnsi="Calibri"/>
      <w:bCs/>
    </w:rPr>
  </w:style>
  <w:style w:type="character" w:customStyle="1" w:styleId="Heading3Char">
    <w:name w:val="Heading 3 Char"/>
    <w:basedOn w:val="DefaultParagraphFont"/>
    <w:link w:val="Heading3"/>
    <w:uiPriority w:val="9"/>
    <w:semiHidden/>
    <w:rsid w:val="004A76B6"/>
    <w:rPr>
      <w:rFonts w:asciiTheme="majorHAnsi" w:eastAsiaTheme="majorEastAsia" w:hAnsiTheme="majorHAnsi" w:cstheme="majorBidi"/>
      <w:b/>
      <w:bCs/>
      <w:color w:val="4F81BD" w:themeColor="accent1"/>
      <w:sz w:val="24"/>
      <w:szCs w:val="24"/>
    </w:rPr>
  </w:style>
  <w:style w:type="paragraph" w:customStyle="1" w:styleId="BulletB1Number">
    <w:name w:val="Bullet B (1. Number)"/>
    <w:basedOn w:val="Normal"/>
    <w:rsid w:val="00C70699"/>
    <w:pPr>
      <w:suppressAutoHyphens/>
      <w:spacing w:before="120"/>
      <w:ind w:left="720" w:hanging="360"/>
    </w:pPr>
    <w:rPr>
      <w:sz w:val="20"/>
      <w:szCs w:val="20"/>
    </w:rPr>
  </w:style>
  <w:style w:type="character" w:customStyle="1" w:styleId="Char-Subscript">
    <w:name w:val="Char - Subscript"/>
    <w:rsid w:val="00C70699"/>
    <w:rPr>
      <w:vertAlign w:val="sub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5869478">
      <w:bodyDiv w:val="1"/>
      <w:marLeft w:val="0"/>
      <w:marRight w:val="0"/>
      <w:marTop w:val="0"/>
      <w:marBottom w:val="0"/>
      <w:divBdr>
        <w:top w:val="none" w:sz="0" w:space="0" w:color="auto"/>
        <w:left w:val="none" w:sz="0" w:space="0" w:color="auto"/>
        <w:bottom w:val="none" w:sz="0" w:space="0" w:color="auto"/>
        <w:right w:val="none" w:sz="0" w:space="0" w:color="auto"/>
      </w:divBdr>
      <w:divsChild>
        <w:div w:id="658655128">
          <w:marLeft w:val="0"/>
          <w:marRight w:val="0"/>
          <w:marTop w:val="0"/>
          <w:marBottom w:val="0"/>
          <w:divBdr>
            <w:top w:val="none" w:sz="0" w:space="0" w:color="auto"/>
            <w:left w:val="none" w:sz="0" w:space="0" w:color="auto"/>
            <w:bottom w:val="none" w:sz="0" w:space="0" w:color="auto"/>
            <w:right w:val="none" w:sz="0" w:space="0" w:color="auto"/>
          </w:divBdr>
          <w:divsChild>
            <w:div w:id="983701320">
              <w:marLeft w:val="0"/>
              <w:marRight w:val="0"/>
              <w:marTop w:val="0"/>
              <w:marBottom w:val="0"/>
              <w:divBdr>
                <w:top w:val="none" w:sz="0" w:space="0" w:color="auto"/>
                <w:left w:val="none" w:sz="0" w:space="0" w:color="auto"/>
                <w:bottom w:val="none" w:sz="0" w:space="0" w:color="auto"/>
                <w:right w:val="none" w:sz="0" w:space="0" w:color="auto"/>
              </w:divBdr>
              <w:divsChild>
                <w:div w:id="62217367">
                  <w:marLeft w:val="0"/>
                  <w:marRight w:val="0"/>
                  <w:marTop w:val="0"/>
                  <w:marBottom w:val="0"/>
                  <w:divBdr>
                    <w:top w:val="none" w:sz="0" w:space="0" w:color="auto"/>
                    <w:left w:val="none" w:sz="0" w:space="0" w:color="auto"/>
                    <w:bottom w:val="none" w:sz="0" w:space="0" w:color="auto"/>
                    <w:right w:val="none" w:sz="0" w:space="0" w:color="auto"/>
                  </w:divBdr>
                  <w:divsChild>
                    <w:div w:id="398793910">
                      <w:marLeft w:val="0"/>
                      <w:marRight w:val="0"/>
                      <w:marTop w:val="0"/>
                      <w:marBottom w:val="0"/>
                      <w:divBdr>
                        <w:top w:val="none" w:sz="0" w:space="0" w:color="auto"/>
                        <w:left w:val="single" w:sz="4" w:space="6" w:color="EDEDED"/>
                        <w:bottom w:val="none" w:sz="0" w:space="0" w:color="auto"/>
                        <w:right w:val="none" w:sz="0" w:space="0" w:color="auto"/>
                      </w:divBdr>
                      <w:divsChild>
                        <w:div w:id="1613970940">
                          <w:marLeft w:val="0"/>
                          <w:marRight w:val="0"/>
                          <w:marTop w:val="0"/>
                          <w:marBottom w:val="0"/>
                          <w:divBdr>
                            <w:top w:val="none" w:sz="0" w:space="0" w:color="auto"/>
                            <w:left w:val="none" w:sz="0" w:space="0" w:color="auto"/>
                            <w:bottom w:val="none" w:sz="0" w:space="0" w:color="auto"/>
                            <w:right w:val="none" w:sz="0" w:space="0" w:color="auto"/>
                          </w:divBdr>
                          <w:divsChild>
                            <w:div w:id="1907839214">
                              <w:marLeft w:val="0"/>
                              <w:marRight w:val="0"/>
                              <w:marTop w:val="0"/>
                              <w:marBottom w:val="0"/>
                              <w:divBdr>
                                <w:top w:val="none" w:sz="0" w:space="0" w:color="auto"/>
                                <w:left w:val="none" w:sz="0" w:space="0" w:color="auto"/>
                                <w:bottom w:val="none" w:sz="0" w:space="0" w:color="auto"/>
                                <w:right w:val="none" w:sz="0" w:space="0" w:color="auto"/>
                              </w:divBdr>
                              <w:divsChild>
                                <w:div w:id="976449914">
                                  <w:marLeft w:val="0"/>
                                  <w:marRight w:val="0"/>
                                  <w:marTop w:val="0"/>
                                  <w:marBottom w:val="0"/>
                                  <w:divBdr>
                                    <w:top w:val="none" w:sz="0" w:space="0" w:color="auto"/>
                                    <w:left w:val="none" w:sz="0" w:space="0" w:color="auto"/>
                                    <w:bottom w:val="none" w:sz="0" w:space="0" w:color="auto"/>
                                    <w:right w:val="none" w:sz="0" w:space="0" w:color="auto"/>
                                  </w:divBdr>
                                  <w:divsChild>
                                    <w:div w:id="1765876306">
                                      <w:marLeft w:val="0"/>
                                      <w:marRight w:val="0"/>
                                      <w:marTop w:val="0"/>
                                      <w:marBottom w:val="0"/>
                                      <w:divBdr>
                                        <w:top w:val="none" w:sz="0" w:space="0" w:color="auto"/>
                                        <w:left w:val="none" w:sz="0" w:space="0" w:color="auto"/>
                                        <w:bottom w:val="none" w:sz="0" w:space="0" w:color="auto"/>
                                        <w:right w:val="none" w:sz="0" w:space="0" w:color="auto"/>
                                      </w:divBdr>
                                      <w:divsChild>
                                        <w:div w:id="955136897">
                                          <w:marLeft w:val="0"/>
                                          <w:marRight w:val="0"/>
                                          <w:marTop w:val="0"/>
                                          <w:marBottom w:val="0"/>
                                          <w:divBdr>
                                            <w:top w:val="none" w:sz="0" w:space="0" w:color="auto"/>
                                            <w:left w:val="none" w:sz="0" w:space="0" w:color="auto"/>
                                            <w:bottom w:val="none" w:sz="0" w:space="0" w:color="auto"/>
                                            <w:right w:val="none" w:sz="0" w:space="0" w:color="auto"/>
                                          </w:divBdr>
                                          <w:divsChild>
                                            <w:div w:id="1403259713">
                                              <w:marLeft w:val="0"/>
                                              <w:marRight w:val="0"/>
                                              <w:marTop w:val="0"/>
                                              <w:marBottom w:val="0"/>
                                              <w:divBdr>
                                                <w:top w:val="none" w:sz="0" w:space="0" w:color="auto"/>
                                                <w:left w:val="none" w:sz="0" w:space="0" w:color="auto"/>
                                                <w:bottom w:val="none" w:sz="0" w:space="0" w:color="auto"/>
                                                <w:right w:val="none" w:sz="0" w:space="0" w:color="auto"/>
                                              </w:divBdr>
                                              <w:divsChild>
                                                <w:div w:id="850026194">
                                                  <w:marLeft w:val="0"/>
                                                  <w:marRight w:val="0"/>
                                                  <w:marTop w:val="0"/>
                                                  <w:marBottom w:val="0"/>
                                                  <w:divBdr>
                                                    <w:top w:val="none" w:sz="0" w:space="0" w:color="auto"/>
                                                    <w:left w:val="none" w:sz="0" w:space="0" w:color="auto"/>
                                                    <w:bottom w:val="none" w:sz="0" w:space="0" w:color="auto"/>
                                                    <w:right w:val="none" w:sz="0" w:space="0" w:color="auto"/>
                                                  </w:divBdr>
                                                  <w:divsChild>
                                                    <w:div w:id="81075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7308716">
      <w:bodyDiv w:val="1"/>
      <w:marLeft w:val="0"/>
      <w:marRight w:val="0"/>
      <w:marTop w:val="0"/>
      <w:marBottom w:val="0"/>
      <w:divBdr>
        <w:top w:val="none" w:sz="0" w:space="0" w:color="auto"/>
        <w:left w:val="none" w:sz="0" w:space="0" w:color="auto"/>
        <w:bottom w:val="none" w:sz="0" w:space="0" w:color="auto"/>
        <w:right w:val="none" w:sz="0" w:space="0" w:color="auto"/>
      </w:divBdr>
    </w:div>
    <w:div w:id="1739746559">
      <w:bodyDiv w:val="1"/>
      <w:marLeft w:val="0"/>
      <w:marRight w:val="0"/>
      <w:marTop w:val="0"/>
      <w:marBottom w:val="0"/>
      <w:divBdr>
        <w:top w:val="none" w:sz="0" w:space="0" w:color="auto"/>
        <w:left w:val="none" w:sz="0" w:space="0" w:color="auto"/>
        <w:bottom w:val="none" w:sz="0" w:space="0" w:color="auto"/>
        <w:right w:val="none" w:sz="0" w:space="0" w:color="auto"/>
      </w:divBdr>
    </w:div>
    <w:div w:id="2032106859">
      <w:bodyDiv w:val="1"/>
      <w:marLeft w:val="0"/>
      <w:marRight w:val="0"/>
      <w:marTop w:val="0"/>
      <w:marBottom w:val="0"/>
      <w:divBdr>
        <w:top w:val="none" w:sz="0" w:space="0" w:color="auto"/>
        <w:left w:val="none" w:sz="0" w:space="0" w:color="auto"/>
        <w:bottom w:val="none" w:sz="0" w:space="0" w:color="auto"/>
        <w:right w:val="none" w:sz="0" w:space="0" w:color="auto"/>
      </w:divBdr>
    </w:div>
    <w:div w:id="2102020829">
      <w:bodyDiv w:val="1"/>
      <w:marLeft w:val="0"/>
      <w:marRight w:val="0"/>
      <w:marTop w:val="0"/>
      <w:marBottom w:val="0"/>
      <w:divBdr>
        <w:top w:val="none" w:sz="0" w:space="0" w:color="auto"/>
        <w:left w:val="none" w:sz="0" w:space="0" w:color="auto"/>
        <w:bottom w:val="none" w:sz="0" w:space="0" w:color="auto"/>
        <w:right w:val="none" w:sz="0" w:space="0" w:color="auto"/>
      </w:divBdr>
      <w:divsChild>
        <w:div w:id="1294408015">
          <w:marLeft w:val="0"/>
          <w:marRight w:val="0"/>
          <w:marTop w:val="0"/>
          <w:marBottom w:val="0"/>
          <w:divBdr>
            <w:top w:val="none" w:sz="0" w:space="0" w:color="auto"/>
            <w:left w:val="none" w:sz="0" w:space="0" w:color="auto"/>
            <w:bottom w:val="none" w:sz="0" w:space="0" w:color="auto"/>
            <w:right w:val="none" w:sz="0" w:space="0" w:color="auto"/>
          </w:divBdr>
          <w:divsChild>
            <w:div w:id="197743797">
              <w:marLeft w:val="0"/>
              <w:marRight w:val="0"/>
              <w:marTop w:val="0"/>
              <w:marBottom w:val="0"/>
              <w:divBdr>
                <w:top w:val="none" w:sz="0" w:space="0" w:color="auto"/>
                <w:left w:val="none" w:sz="0" w:space="0" w:color="auto"/>
                <w:bottom w:val="none" w:sz="0" w:space="0" w:color="auto"/>
                <w:right w:val="none" w:sz="0" w:space="0" w:color="auto"/>
              </w:divBdr>
              <w:divsChild>
                <w:div w:id="2146508739">
                  <w:marLeft w:val="0"/>
                  <w:marRight w:val="0"/>
                  <w:marTop w:val="0"/>
                  <w:marBottom w:val="0"/>
                  <w:divBdr>
                    <w:top w:val="none" w:sz="0" w:space="0" w:color="auto"/>
                    <w:left w:val="none" w:sz="0" w:space="0" w:color="auto"/>
                    <w:bottom w:val="none" w:sz="0" w:space="0" w:color="auto"/>
                    <w:right w:val="none" w:sz="0" w:space="0" w:color="auto"/>
                  </w:divBdr>
                  <w:divsChild>
                    <w:div w:id="1864858232">
                      <w:marLeft w:val="0"/>
                      <w:marRight w:val="0"/>
                      <w:marTop w:val="0"/>
                      <w:marBottom w:val="0"/>
                      <w:divBdr>
                        <w:top w:val="none" w:sz="0" w:space="0" w:color="auto"/>
                        <w:left w:val="single" w:sz="4" w:space="6" w:color="EDEDED"/>
                        <w:bottom w:val="none" w:sz="0" w:space="0" w:color="auto"/>
                        <w:right w:val="none" w:sz="0" w:space="0" w:color="auto"/>
                      </w:divBdr>
                      <w:divsChild>
                        <w:div w:id="1045447020">
                          <w:marLeft w:val="0"/>
                          <w:marRight w:val="0"/>
                          <w:marTop w:val="0"/>
                          <w:marBottom w:val="0"/>
                          <w:divBdr>
                            <w:top w:val="none" w:sz="0" w:space="0" w:color="auto"/>
                            <w:left w:val="none" w:sz="0" w:space="0" w:color="auto"/>
                            <w:bottom w:val="none" w:sz="0" w:space="0" w:color="auto"/>
                            <w:right w:val="none" w:sz="0" w:space="0" w:color="auto"/>
                          </w:divBdr>
                          <w:divsChild>
                            <w:div w:id="772942709">
                              <w:marLeft w:val="0"/>
                              <w:marRight w:val="0"/>
                              <w:marTop w:val="0"/>
                              <w:marBottom w:val="0"/>
                              <w:divBdr>
                                <w:top w:val="none" w:sz="0" w:space="0" w:color="auto"/>
                                <w:left w:val="none" w:sz="0" w:space="0" w:color="auto"/>
                                <w:bottom w:val="none" w:sz="0" w:space="0" w:color="auto"/>
                                <w:right w:val="none" w:sz="0" w:space="0" w:color="auto"/>
                              </w:divBdr>
                              <w:divsChild>
                                <w:div w:id="1043292231">
                                  <w:marLeft w:val="0"/>
                                  <w:marRight w:val="0"/>
                                  <w:marTop w:val="0"/>
                                  <w:marBottom w:val="0"/>
                                  <w:divBdr>
                                    <w:top w:val="none" w:sz="0" w:space="0" w:color="auto"/>
                                    <w:left w:val="none" w:sz="0" w:space="0" w:color="auto"/>
                                    <w:bottom w:val="none" w:sz="0" w:space="0" w:color="auto"/>
                                    <w:right w:val="none" w:sz="0" w:space="0" w:color="auto"/>
                                  </w:divBdr>
                                  <w:divsChild>
                                    <w:div w:id="1851722374">
                                      <w:marLeft w:val="0"/>
                                      <w:marRight w:val="0"/>
                                      <w:marTop w:val="0"/>
                                      <w:marBottom w:val="0"/>
                                      <w:divBdr>
                                        <w:top w:val="none" w:sz="0" w:space="0" w:color="auto"/>
                                        <w:left w:val="none" w:sz="0" w:space="0" w:color="auto"/>
                                        <w:bottom w:val="none" w:sz="0" w:space="0" w:color="auto"/>
                                        <w:right w:val="none" w:sz="0" w:space="0" w:color="auto"/>
                                      </w:divBdr>
                                      <w:divsChild>
                                        <w:div w:id="725837197">
                                          <w:marLeft w:val="0"/>
                                          <w:marRight w:val="0"/>
                                          <w:marTop w:val="0"/>
                                          <w:marBottom w:val="0"/>
                                          <w:divBdr>
                                            <w:top w:val="none" w:sz="0" w:space="0" w:color="auto"/>
                                            <w:left w:val="none" w:sz="0" w:space="0" w:color="auto"/>
                                            <w:bottom w:val="none" w:sz="0" w:space="0" w:color="auto"/>
                                            <w:right w:val="none" w:sz="0" w:space="0" w:color="auto"/>
                                          </w:divBdr>
                                          <w:divsChild>
                                            <w:div w:id="1333100150">
                                              <w:marLeft w:val="0"/>
                                              <w:marRight w:val="0"/>
                                              <w:marTop w:val="0"/>
                                              <w:marBottom w:val="0"/>
                                              <w:divBdr>
                                                <w:top w:val="none" w:sz="0" w:space="0" w:color="auto"/>
                                                <w:left w:val="none" w:sz="0" w:space="0" w:color="auto"/>
                                                <w:bottom w:val="none" w:sz="0" w:space="0" w:color="auto"/>
                                                <w:right w:val="none" w:sz="0" w:space="0" w:color="auto"/>
                                              </w:divBdr>
                                              <w:divsChild>
                                                <w:div w:id="1044721252">
                                                  <w:marLeft w:val="0"/>
                                                  <w:marRight w:val="0"/>
                                                  <w:marTop w:val="0"/>
                                                  <w:marBottom w:val="0"/>
                                                  <w:divBdr>
                                                    <w:top w:val="none" w:sz="0" w:space="0" w:color="auto"/>
                                                    <w:left w:val="none" w:sz="0" w:space="0" w:color="auto"/>
                                                    <w:bottom w:val="none" w:sz="0" w:space="0" w:color="auto"/>
                                                    <w:right w:val="none" w:sz="0" w:space="0" w:color="auto"/>
                                                  </w:divBdr>
                                                  <w:divsChild>
                                                    <w:div w:id="188628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nfrc.org"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hyperlink" Target="http://www.coolroofs.org/products/results%20"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microsoft.com/office/2007/relationships/stylesWithEffects" Target="stylesWithEffects.xml"/><Relationship Id="rId15" Type="http://schemas.openxmlformats.org/officeDocument/2006/relationships/header" Target="header2.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nfrc.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A27A4F-AC32-4324-9DC4-53F5C44327C2}">
  <ds:schemaRefs>
    <ds:schemaRef ds:uri="http://schemas.openxmlformats.org/officeDocument/2006/bibliography"/>
  </ds:schemaRefs>
</ds:datastoreItem>
</file>

<file path=customXml/itemProps2.xml><?xml version="1.0" encoding="utf-8"?>
<ds:datastoreItem xmlns:ds="http://schemas.openxmlformats.org/officeDocument/2006/customXml" ds:itemID="{EE8AF60C-22BC-4F0E-BBA8-6ECC1E5492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350</TotalTime>
  <Pages>21</Pages>
  <Words>6797</Words>
  <Characters>38353</Characters>
  <Application>Microsoft Office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45060</CharactersWithSpaces>
  <SharedDoc>false</SharedDoc>
  <HLinks>
    <vt:vector size="18" baseType="variant">
      <vt:variant>
        <vt:i4>4456541</vt:i4>
      </vt:variant>
      <vt:variant>
        <vt:i4>6</vt:i4>
      </vt:variant>
      <vt:variant>
        <vt:i4>0</vt:i4>
      </vt:variant>
      <vt:variant>
        <vt:i4>5</vt:i4>
      </vt:variant>
      <vt:variant>
        <vt:lpwstr>http://www.nfrc.org/</vt:lpwstr>
      </vt:variant>
      <vt:variant>
        <vt:lpwstr/>
      </vt:variant>
      <vt:variant>
        <vt:i4>4390927</vt:i4>
      </vt:variant>
      <vt:variant>
        <vt:i4>3</vt:i4>
      </vt:variant>
      <vt:variant>
        <vt:i4>0</vt:i4>
      </vt:variant>
      <vt:variant>
        <vt:i4>5</vt:i4>
      </vt:variant>
      <vt:variant>
        <vt:lpwstr>http://www.energy.ca.gov/title24/</vt:lpwstr>
      </vt:variant>
      <vt:variant>
        <vt:lpwstr/>
      </vt:variant>
      <vt:variant>
        <vt:i4>720983</vt:i4>
      </vt:variant>
      <vt:variant>
        <vt:i4>0</vt:i4>
      </vt:variant>
      <vt:variant>
        <vt:i4>0</vt:i4>
      </vt:variant>
      <vt:variant>
        <vt:i4>5</vt:i4>
      </vt:variant>
      <vt:variant>
        <vt:lpwstr>https://team.archenergy.com/ssfs/files/internal/liferay.com/7382/31109/attach/simpleFileRepository/www.coolroofs.org/products/search.php</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dtam</dc:creator>
  <cp:lastModifiedBy>Alexis Smith (9/1)</cp:lastModifiedBy>
  <cp:revision>28</cp:revision>
  <cp:lastPrinted>2014-09-22T17:16:00Z</cp:lastPrinted>
  <dcterms:created xsi:type="dcterms:W3CDTF">2015-10-27T19:37:00Z</dcterms:created>
  <dcterms:modified xsi:type="dcterms:W3CDTF">2017-03-15T22:18:00Z</dcterms:modified>
</cp:coreProperties>
</file>