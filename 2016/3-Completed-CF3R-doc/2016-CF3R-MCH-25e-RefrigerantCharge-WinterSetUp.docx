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5780"/>
        <w:gridCol w:w="4615"/>
      </w:tblGrid>
      <w:tr w:rsidR="00C44C9B" w:rsidRPr="004A5476" w14:paraId="014646F9" w14:textId="77777777" w:rsidTr="004A547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6F7" w14:textId="02C20443" w:rsidR="00C44C9B" w:rsidRPr="00E91EDC" w:rsidRDefault="00C44C9B" w:rsidP="004A5476">
            <w:pPr>
              <w:keepNext/>
              <w:rPr>
                <w:rFonts w:asciiTheme="minorHAnsi" w:hAnsiTheme="minorHAnsi"/>
                <w:b/>
                <w:szCs w:val="18"/>
              </w:rPr>
            </w:pPr>
            <w:bookmarkStart w:id="0" w:name="_GoBack"/>
            <w:bookmarkEnd w:id="0"/>
            <w:r w:rsidRPr="00E91EDC">
              <w:rPr>
                <w:rFonts w:asciiTheme="minorHAnsi" w:hAnsiTheme="minorHAnsi"/>
                <w:b/>
                <w:szCs w:val="18"/>
              </w:rPr>
              <w:t>A. System Information</w:t>
            </w:r>
          </w:p>
          <w:p w14:paraId="014646F8" w14:textId="77777777" w:rsidR="00C44C9B" w:rsidRPr="00E91EDC" w:rsidRDefault="00C44C9B" w:rsidP="004A5476">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C44C9B" w:rsidRPr="004A5476" w14:paraId="014646FD" w14:textId="77777777" w:rsidTr="00E91EDC">
        <w:trPr>
          <w:cantSplit/>
          <w:trHeight w:val="288"/>
        </w:trPr>
        <w:tc>
          <w:tcPr>
            <w:tcW w:w="288" w:type="pct"/>
            <w:vAlign w:val="center"/>
          </w:tcPr>
          <w:p w14:paraId="014646F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01</w:t>
            </w:r>
          </w:p>
        </w:tc>
        <w:tc>
          <w:tcPr>
            <w:tcW w:w="2620" w:type="pct"/>
            <w:vAlign w:val="center"/>
          </w:tcPr>
          <w:p w14:paraId="014646FB" w14:textId="5DC914BC"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System Identification or Name</w:t>
            </w:r>
          </w:p>
        </w:tc>
        <w:tc>
          <w:tcPr>
            <w:tcW w:w="2092" w:type="pct"/>
            <w:vAlign w:val="center"/>
          </w:tcPr>
          <w:p w14:paraId="014646FC"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01" w14:textId="77777777" w:rsidTr="00E91EDC">
        <w:trPr>
          <w:cantSplit/>
          <w:trHeight w:val="288"/>
        </w:trPr>
        <w:tc>
          <w:tcPr>
            <w:tcW w:w="288" w:type="pct"/>
            <w:vAlign w:val="center"/>
          </w:tcPr>
          <w:p w14:paraId="014646F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02</w:t>
            </w:r>
          </w:p>
        </w:tc>
        <w:tc>
          <w:tcPr>
            <w:tcW w:w="2620" w:type="pct"/>
            <w:vAlign w:val="center"/>
          </w:tcPr>
          <w:p w14:paraId="014646FF" w14:textId="062D4B30"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System Location or Area Served</w:t>
            </w:r>
          </w:p>
        </w:tc>
        <w:tc>
          <w:tcPr>
            <w:tcW w:w="2092" w:type="pct"/>
            <w:vAlign w:val="center"/>
          </w:tcPr>
          <w:p w14:paraId="01464700" w14:textId="77777777" w:rsidR="00C44C9B" w:rsidRPr="004A5476" w:rsidRDefault="00C44C9B" w:rsidP="004A5476">
            <w:pPr>
              <w:rPr>
                <w:rFonts w:asciiTheme="minorHAnsi" w:hAnsiTheme="minorHAnsi"/>
                <w:sz w:val="18"/>
                <w:szCs w:val="18"/>
              </w:rPr>
            </w:pPr>
          </w:p>
        </w:tc>
      </w:tr>
      <w:tr w:rsidR="00C44C9B" w:rsidRPr="004A5476" w14:paraId="01464705" w14:textId="77777777" w:rsidTr="00E91EDC">
        <w:trPr>
          <w:cantSplit/>
          <w:trHeight w:val="288"/>
        </w:trPr>
        <w:tc>
          <w:tcPr>
            <w:tcW w:w="288" w:type="pct"/>
            <w:vAlign w:val="center"/>
          </w:tcPr>
          <w:p w14:paraId="0146470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03</w:t>
            </w:r>
          </w:p>
        </w:tc>
        <w:tc>
          <w:tcPr>
            <w:tcW w:w="2620" w:type="pct"/>
            <w:vAlign w:val="center"/>
          </w:tcPr>
          <w:p w14:paraId="01464703" w14:textId="12AA3094"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ake or </w:t>
            </w:r>
            <w:r w:rsidR="004064BB">
              <w:rPr>
                <w:rFonts w:asciiTheme="minorHAnsi" w:hAnsiTheme="minorHAnsi"/>
                <w:sz w:val="18"/>
                <w:szCs w:val="18"/>
              </w:rPr>
              <w:t>B</w:t>
            </w:r>
            <w:r w:rsidRPr="004A5476">
              <w:rPr>
                <w:rFonts w:asciiTheme="minorHAnsi" w:hAnsiTheme="minorHAnsi"/>
                <w:sz w:val="18"/>
                <w:szCs w:val="18"/>
              </w:rPr>
              <w:t>rand</w:t>
            </w:r>
          </w:p>
        </w:tc>
        <w:tc>
          <w:tcPr>
            <w:tcW w:w="2092" w:type="pct"/>
            <w:vAlign w:val="center"/>
          </w:tcPr>
          <w:p w14:paraId="01464704" w14:textId="77777777" w:rsidR="00C44C9B" w:rsidRPr="004A5476" w:rsidRDefault="00C44C9B" w:rsidP="004A5476">
            <w:pPr>
              <w:rPr>
                <w:rFonts w:asciiTheme="minorHAnsi" w:hAnsiTheme="minorHAnsi"/>
                <w:sz w:val="18"/>
                <w:szCs w:val="18"/>
              </w:rPr>
            </w:pPr>
          </w:p>
        </w:tc>
      </w:tr>
      <w:tr w:rsidR="00C44C9B" w:rsidRPr="004A5476" w14:paraId="01464709" w14:textId="77777777" w:rsidTr="00E91EDC">
        <w:trPr>
          <w:cantSplit/>
          <w:trHeight w:val="288"/>
        </w:trPr>
        <w:tc>
          <w:tcPr>
            <w:tcW w:w="288" w:type="pct"/>
            <w:vAlign w:val="center"/>
          </w:tcPr>
          <w:p w14:paraId="0146470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04</w:t>
            </w:r>
          </w:p>
        </w:tc>
        <w:tc>
          <w:tcPr>
            <w:tcW w:w="2620" w:type="pct"/>
            <w:vAlign w:val="center"/>
          </w:tcPr>
          <w:p w14:paraId="01464707" w14:textId="261663D3"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odel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08" w14:textId="77777777" w:rsidR="00C44C9B" w:rsidRPr="004A5476" w:rsidRDefault="00C44C9B" w:rsidP="004A5476">
            <w:pPr>
              <w:rPr>
                <w:rFonts w:asciiTheme="minorHAnsi" w:hAnsiTheme="minorHAnsi"/>
                <w:sz w:val="18"/>
                <w:szCs w:val="18"/>
              </w:rPr>
            </w:pPr>
          </w:p>
        </w:tc>
      </w:tr>
      <w:tr w:rsidR="00C44C9B" w:rsidRPr="004A5476" w14:paraId="0146470D" w14:textId="77777777" w:rsidTr="00E91EDC">
        <w:trPr>
          <w:cantSplit/>
          <w:trHeight w:val="288"/>
        </w:trPr>
        <w:tc>
          <w:tcPr>
            <w:tcW w:w="288" w:type="pct"/>
            <w:vAlign w:val="center"/>
          </w:tcPr>
          <w:p w14:paraId="0146470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05</w:t>
            </w:r>
          </w:p>
        </w:tc>
        <w:tc>
          <w:tcPr>
            <w:tcW w:w="2620" w:type="pct"/>
            <w:vAlign w:val="center"/>
          </w:tcPr>
          <w:p w14:paraId="0146470B" w14:textId="4400691F"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092" w:type="pct"/>
            <w:vAlign w:val="center"/>
          </w:tcPr>
          <w:p w14:paraId="0146470C" w14:textId="77777777" w:rsidR="00C44C9B" w:rsidRPr="004A5476" w:rsidRDefault="00C44C9B" w:rsidP="004A5476">
            <w:pPr>
              <w:rPr>
                <w:rFonts w:asciiTheme="minorHAnsi" w:hAnsiTheme="minorHAnsi"/>
                <w:sz w:val="18"/>
                <w:szCs w:val="18"/>
              </w:rPr>
            </w:pPr>
          </w:p>
        </w:tc>
      </w:tr>
      <w:tr w:rsidR="00C44C9B" w:rsidRPr="004A5476" w14:paraId="01464711" w14:textId="77777777" w:rsidTr="00E91EDC">
        <w:trPr>
          <w:cantSplit/>
          <w:trHeight w:val="288"/>
        </w:trPr>
        <w:tc>
          <w:tcPr>
            <w:tcW w:w="288" w:type="pct"/>
            <w:vAlign w:val="center"/>
          </w:tcPr>
          <w:p w14:paraId="0146470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06</w:t>
            </w:r>
          </w:p>
        </w:tc>
        <w:tc>
          <w:tcPr>
            <w:tcW w:w="2620" w:type="pct"/>
            <w:vAlign w:val="center"/>
          </w:tcPr>
          <w:p w14:paraId="0146470F" w14:textId="5ECDB170"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S</w:t>
            </w:r>
            <w:r w:rsidRPr="004A5476">
              <w:rPr>
                <w:rFonts w:asciiTheme="minorHAnsi" w:hAnsiTheme="minorHAnsi"/>
                <w:sz w:val="18"/>
                <w:szCs w:val="18"/>
              </w:rPr>
              <w:t xml:space="preserve">erial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10" w14:textId="77777777" w:rsidR="00C44C9B" w:rsidRPr="004A5476" w:rsidRDefault="00C44C9B" w:rsidP="004A5476">
            <w:pPr>
              <w:rPr>
                <w:rFonts w:asciiTheme="minorHAnsi" w:hAnsiTheme="minorHAnsi"/>
                <w:sz w:val="18"/>
                <w:szCs w:val="18"/>
              </w:rPr>
            </w:pPr>
          </w:p>
        </w:tc>
      </w:tr>
      <w:tr w:rsidR="00C44C9B" w:rsidRPr="004A5476" w14:paraId="01464715" w14:textId="77777777" w:rsidTr="00E91EDC">
        <w:trPr>
          <w:cantSplit/>
          <w:trHeight w:val="288"/>
        </w:trPr>
        <w:tc>
          <w:tcPr>
            <w:tcW w:w="288" w:type="pct"/>
            <w:vAlign w:val="center"/>
          </w:tcPr>
          <w:p w14:paraId="0146471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07</w:t>
            </w:r>
          </w:p>
        </w:tc>
        <w:tc>
          <w:tcPr>
            <w:tcW w:w="2620" w:type="pct"/>
            <w:vAlign w:val="center"/>
          </w:tcPr>
          <w:p w14:paraId="01464713" w14:textId="141CF41A"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092" w:type="pct"/>
            <w:vAlign w:val="center"/>
          </w:tcPr>
          <w:p w14:paraId="01464714"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19" w14:textId="77777777" w:rsidTr="00E91EDC">
        <w:trPr>
          <w:cantSplit/>
          <w:trHeight w:val="288"/>
        </w:trPr>
        <w:tc>
          <w:tcPr>
            <w:tcW w:w="288" w:type="pct"/>
            <w:vAlign w:val="center"/>
          </w:tcPr>
          <w:p w14:paraId="0146471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08</w:t>
            </w:r>
          </w:p>
        </w:tc>
        <w:tc>
          <w:tcPr>
            <w:tcW w:w="2620" w:type="pct"/>
            <w:vAlign w:val="center"/>
          </w:tcPr>
          <w:p w14:paraId="01464717" w14:textId="35CD37D4"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092" w:type="pct"/>
            <w:vAlign w:val="center"/>
          </w:tcPr>
          <w:p w14:paraId="01464718" w14:textId="77777777" w:rsidR="00C44C9B" w:rsidRPr="004A5476" w:rsidRDefault="00C44C9B" w:rsidP="004A5476">
            <w:pPr>
              <w:rPr>
                <w:rFonts w:asciiTheme="minorHAnsi" w:hAnsiTheme="minorHAnsi"/>
                <w:sz w:val="18"/>
                <w:szCs w:val="18"/>
              </w:rPr>
            </w:pPr>
          </w:p>
        </w:tc>
      </w:tr>
      <w:tr w:rsidR="00C1201D" w:rsidRPr="004A5476" w14:paraId="17F7F952" w14:textId="77777777" w:rsidTr="00E91EDC">
        <w:trPr>
          <w:cantSplit/>
          <w:trHeight w:val="288"/>
        </w:trPr>
        <w:tc>
          <w:tcPr>
            <w:tcW w:w="288" w:type="pct"/>
            <w:vAlign w:val="center"/>
          </w:tcPr>
          <w:p w14:paraId="21EC555F" w14:textId="1F2481B4" w:rsidR="00C1201D" w:rsidRPr="004A5476" w:rsidRDefault="00C1201D"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620" w:type="pct"/>
            <w:vAlign w:val="center"/>
          </w:tcPr>
          <w:p w14:paraId="0293D1D1" w14:textId="5F537D9B" w:rsidR="00C1201D" w:rsidRDefault="00C1201D"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w:t>
            </w:r>
            <w:r w:rsidR="009E7E67">
              <w:rPr>
                <w:rFonts w:asciiTheme="minorHAnsi" w:hAnsiTheme="minorHAnsi"/>
                <w:sz w:val="18"/>
                <w:szCs w:val="18"/>
              </w:rPr>
              <w:t xml:space="preserve"> (if applicable)</w:t>
            </w:r>
          </w:p>
        </w:tc>
        <w:tc>
          <w:tcPr>
            <w:tcW w:w="2092" w:type="pct"/>
            <w:vAlign w:val="center"/>
          </w:tcPr>
          <w:p w14:paraId="7BE4EA28" w14:textId="77777777" w:rsidR="00C1201D" w:rsidRPr="004A5476" w:rsidRDefault="00C1201D" w:rsidP="004A5476">
            <w:pPr>
              <w:rPr>
                <w:rFonts w:asciiTheme="minorHAnsi" w:hAnsiTheme="minorHAnsi"/>
                <w:sz w:val="18"/>
                <w:szCs w:val="18"/>
              </w:rPr>
            </w:pPr>
          </w:p>
        </w:tc>
      </w:tr>
      <w:tr w:rsidR="00C44C9B" w:rsidRPr="004A5476" w14:paraId="0146471D" w14:textId="77777777" w:rsidTr="00E91EDC">
        <w:trPr>
          <w:cantSplit/>
          <w:trHeight w:val="288"/>
        </w:trPr>
        <w:tc>
          <w:tcPr>
            <w:tcW w:w="288" w:type="pct"/>
            <w:vAlign w:val="center"/>
          </w:tcPr>
          <w:p w14:paraId="0146471A" w14:textId="6C7BA077"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620" w:type="pct"/>
            <w:vAlign w:val="center"/>
          </w:tcPr>
          <w:p w14:paraId="0146471B" w14:textId="21067E6C" w:rsidR="00C44C9B" w:rsidRPr="004A5476" w:rsidRDefault="001E0FEF"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C44C9B" w:rsidRPr="004A5476">
              <w:rPr>
                <w:rFonts w:asciiTheme="minorHAnsi" w:hAnsiTheme="minorHAnsi"/>
                <w:sz w:val="18"/>
                <w:szCs w:val="18"/>
              </w:rPr>
              <w:t>Type</w:t>
            </w:r>
          </w:p>
        </w:tc>
        <w:tc>
          <w:tcPr>
            <w:tcW w:w="2092" w:type="pct"/>
            <w:vAlign w:val="center"/>
          </w:tcPr>
          <w:p w14:paraId="0146471C" w14:textId="77777777" w:rsidR="00C44C9B" w:rsidRPr="004A5476" w:rsidRDefault="00C44C9B" w:rsidP="004A5476">
            <w:pPr>
              <w:rPr>
                <w:rFonts w:asciiTheme="minorHAnsi" w:hAnsiTheme="minorHAnsi"/>
                <w:sz w:val="18"/>
                <w:szCs w:val="18"/>
              </w:rPr>
            </w:pPr>
          </w:p>
        </w:tc>
      </w:tr>
      <w:tr w:rsidR="00C44C9B" w:rsidRPr="004A5476" w14:paraId="01464721" w14:textId="77777777" w:rsidTr="00E91EDC">
        <w:trPr>
          <w:cantSplit/>
          <w:trHeight w:val="288"/>
        </w:trPr>
        <w:tc>
          <w:tcPr>
            <w:tcW w:w="288" w:type="pct"/>
            <w:vAlign w:val="center"/>
          </w:tcPr>
          <w:p w14:paraId="0146471E" w14:textId="5DC7D942"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620" w:type="pct"/>
            <w:vAlign w:val="center"/>
          </w:tcPr>
          <w:p w14:paraId="2360CAE0" w14:textId="77815C6A" w:rsidR="004064BB" w:rsidRDefault="00A3722C"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C44C9B" w:rsidRPr="004A5476">
              <w:rPr>
                <w:rFonts w:asciiTheme="minorHAnsi" w:hAnsiTheme="minorHAnsi"/>
                <w:sz w:val="18"/>
                <w:szCs w:val="18"/>
              </w:rPr>
              <w:t xml:space="preserve"> (</w:t>
            </w:r>
            <w:r>
              <w:rPr>
                <w:rFonts w:asciiTheme="minorHAnsi" w:hAnsiTheme="minorHAnsi"/>
                <w:sz w:val="18"/>
                <w:szCs w:val="18"/>
              </w:rPr>
              <w:t>FID</w:t>
            </w:r>
            <w:r w:rsidR="00C44C9B" w:rsidRPr="004A5476">
              <w:rPr>
                <w:rFonts w:asciiTheme="minorHAnsi" w:hAnsiTheme="minorHAnsi"/>
                <w:sz w:val="18"/>
                <w:szCs w:val="18"/>
              </w:rPr>
              <w:t>) Status</w:t>
            </w:r>
          </w:p>
          <w:p w14:paraId="0146471F" w14:textId="38C354C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a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092" w:type="pct"/>
            <w:vAlign w:val="center"/>
          </w:tcPr>
          <w:p w14:paraId="01464720" w14:textId="77777777" w:rsidR="00C44C9B" w:rsidRPr="004A5476" w:rsidRDefault="00C44C9B" w:rsidP="004A5476">
            <w:pPr>
              <w:rPr>
                <w:rFonts w:asciiTheme="minorHAnsi" w:hAnsiTheme="minorHAnsi"/>
                <w:sz w:val="18"/>
                <w:szCs w:val="18"/>
              </w:rPr>
            </w:pPr>
          </w:p>
        </w:tc>
      </w:tr>
      <w:tr w:rsidR="00C44C9B" w:rsidRPr="004A5476" w14:paraId="01464725" w14:textId="77777777" w:rsidTr="00E91EDC">
        <w:trPr>
          <w:cantSplit/>
          <w:trHeight w:val="288"/>
        </w:trPr>
        <w:tc>
          <w:tcPr>
            <w:tcW w:w="288" w:type="pct"/>
            <w:vAlign w:val="center"/>
          </w:tcPr>
          <w:p w14:paraId="01464722" w14:textId="38984350"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620" w:type="pct"/>
            <w:vAlign w:val="center"/>
          </w:tcPr>
          <w:p w14:paraId="01464723" w14:textId="19CB01F9"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the minimum airflow can be verified using an approved measurement procedure (RA3.3 or RA</w:t>
            </w:r>
            <w:del w:id="1" w:author="Shewmaker, Michael@Energy" w:date="2016-04-28T14:17:00Z">
              <w:r w:rsidRPr="004A5476" w:rsidDel="002F05D2">
                <w:rPr>
                  <w:rFonts w:asciiTheme="minorHAnsi" w:hAnsiTheme="minorHAnsi"/>
                  <w:sz w:val="18"/>
                  <w:szCs w:val="18"/>
                </w:rPr>
                <w:delText>3.2.2.7</w:delText>
              </w:r>
            </w:del>
            <w:ins w:id="2" w:author="Shewmaker, Michael@Energy" w:date="2016-04-28T14:17:00Z">
              <w:r w:rsidR="002F05D2">
                <w:rPr>
                  <w:rFonts w:asciiTheme="minorHAnsi" w:hAnsiTheme="minorHAnsi"/>
                  <w:sz w:val="18"/>
                  <w:szCs w:val="18"/>
                </w:rPr>
                <w:t>3.3.3</w:t>
              </w:r>
            </w:ins>
            <w:r w:rsidRPr="004A5476">
              <w:rPr>
                <w:rFonts w:asciiTheme="minorHAnsi" w:hAnsiTheme="minorHAnsi"/>
                <w:sz w:val="18"/>
                <w:szCs w:val="18"/>
              </w:rPr>
              <w:t>)?</w:t>
            </w:r>
          </w:p>
        </w:tc>
        <w:tc>
          <w:tcPr>
            <w:tcW w:w="2092" w:type="pct"/>
            <w:vAlign w:val="center"/>
          </w:tcPr>
          <w:p w14:paraId="01464724" w14:textId="77777777" w:rsidR="00C44C9B" w:rsidRPr="004A5476" w:rsidRDefault="00C44C9B" w:rsidP="004A5476">
            <w:pPr>
              <w:rPr>
                <w:rFonts w:asciiTheme="minorHAnsi" w:hAnsiTheme="minorHAnsi"/>
                <w:sz w:val="18"/>
                <w:szCs w:val="18"/>
              </w:rPr>
            </w:pPr>
          </w:p>
        </w:tc>
      </w:tr>
      <w:tr w:rsidR="00C44C9B" w:rsidRPr="004A5476" w14:paraId="01464729" w14:textId="77777777" w:rsidTr="00E91EDC">
        <w:trPr>
          <w:cantSplit/>
          <w:trHeight w:val="288"/>
        </w:trPr>
        <w:tc>
          <w:tcPr>
            <w:tcW w:w="288" w:type="pct"/>
            <w:vAlign w:val="center"/>
          </w:tcPr>
          <w:p w14:paraId="01464726" w14:textId="445B38EB"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620" w:type="pct"/>
            <w:vAlign w:val="center"/>
          </w:tcPr>
          <w:p w14:paraId="01464727" w14:textId="77777777"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092" w:type="pct"/>
            <w:vAlign w:val="center"/>
          </w:tcPr>
          <w:p w14:paraId="01464728" w14:textId="77777777" w:rsidR="00C44C9B" w:rsidRPr="004A5476" w:rsidRDefault="00C44C9B" w:rsidP="004A5476">
            <w:pPr>
              <w:rPr>
                <w:rFonts w:asciiTheme="minorHAnsi" w:hAnsiTheme="minorHAnsi"/>
                <w:sz w:val="18"/>
                <w:szCs w:val="18"/>
              </w:rPr>
            </w:pPr>
          </w:p>
        </w:tc>
      </w:tr>
      <w:tr w:rsidR="00C44C9B" w:rsidRPr="004A5476" w14:paraId="0146472D" w14:textId="77777777" w:rsidTr="00E91EDC">
        <w:trPr>
          <w:cantSplit/>
          <w:trHeight w:val="288"/>
        </w:trPr>
        <w:tc>
          <w:tcPr>
            <w:tcW w:w="288" w:type="pct"/>
            <w:vAlign w:val="center"/>
          </w:tcPr>
          <w:p w14:paraId="0146472A" w14:textId="7AA35593"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620" w:type="pct"/>
            <w:vAlign w:val="center"/>
          </w:tcPr>
          <w:p w14:paraId="0146472B" w14:textId="6DB9A341"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4064BB">
              <w:rPr>
                <w:rFonts w:asciiTheme="minorHAnsi" w:hAnsiTheme="minorHAnsi"/>
                <w:sz w:val="18"/>
                <w:szCs w:val="18"/>
              </w:rPr>
              <w:t>S</w:t>
            </w:r>
            <w:r w:rsidRPr="004A5476">
              <w:rPr>
                <w:rFonts w:asciiTheme="minorHAnsi" w:hAnsiTheme="minorHAnsi"/>
                <w:sz w:val="18"/>
                <w:szCs w:val="18"/>
              </w:rPr>
              <w:t>ystem</w:t>
            </w:r>
          </w:p>
        </w:tc>
        <w:tc>
          <w:tcPr>
            <w:tcW w:w="2092" w:type="pct"/>
            <w:vAlign w:val="center"/>
          </w:tcPr>
          <w:p w14:paraId="0146472C" w14:textId="77777777" w:rsidR="00C44C9B" w:rsidRPr="004A5476" w:rsidRDefault="00C44C9B" w:rsidP="004A5476">
            <w:pPr>
              <w:rPr>
                <w:rFonts w:asciiTheme="minorHAnsi" w:hAnsiTheme="minorHAnsi"/>
                <w:sz w:val="18"/>
                <w:szCs w:val="18"/>
              </w:rPr>
            </w:pPr>
          </w:p>
        </w:tc>
      </w:tr>
      <w:tr w:rsidR="00C44C9B" w:rsidRPr="004A5476" w14:paraId="01464731" w14:textId="77777777" w:rsidTr="00E91EDC">
        <w:trPr>
          <w:cantSplit/>
          <w:trHeight w:val="288"/>
        </w:trPr>
        <w:tc>
          <w:tcPr>
            <w:tcW w:w="288" w:type="pct"/>
            <w:vAlign w:val="center"/>
          </w:tcPr>
          <w:p w14:paraId="0146472E" w14:textId="6716F02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620" w:type="pct"/>
            <w:vAlign w:val="center"/>
          </w:tcPr>
          <w:p w14:paraId="0146472F" w14:textId="05B8D739"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 xml:space="preserve">sed by </w:t>
            </w:r>
            <w:r w:rsidR="004064BB">
              <w:rPr>
                <w:rFonts w:asciiTheme="minorHAnsi" w:hAnsiTheme="minorHAnsi"/>
                <w:sz w:val="18"/>
                <w:szCs w:val="18"/>
              </w:rPr>
              <w:t>I</w:t>
            </w:r>
            <w:r w:rsidRPr="004A5476">
              <w:rPr>
                <w:rFonts w:asciiTheme="minorHAnsi" w:hAnsiTheme="minorHAnsi"/>
                <w:sz w:val="18"/>
                <w:szCs w:val="18"/>
              </w:rPr>
              <w:t>nstaller</w:t>
            </w:r>
          </w:p>
        </w:tc>
        <w:tc>
          <w:tcPr>
            <w:tcW w:w="2092" w:type="pct"/>
            <w:vAlign w:val="center"/>
          </w:tcPr>
          <w:p w14:paraId="01464730" w14:textId="77777777" w:rsidR="00C44C9B" w:rsidRPr="004A5476" w:rsidRDefault="00C44C9B" w:rsidP="004A5476">
            <w:pPr>
              <w:ind w:left="360"/>
              <w:rPr>
                <w:rFonts w:asciiTheme="minorHAnsi" w:hAnsiTheme="minorHAnsi"/>
                <w:sz w:val="18"/>
                <w:szCs w:val="18"/>
              </w:rPr>
            </w:pPr>
          </w:p>
        </w:tc>
      </w:tr>
      <w:tr w:rsidR="00C44C9B" w:rsidRPr="004A5476" w14:paraId="01464735" w14:textId="77777777" w:rsidTr="00E91EDC">
        <w:trPr>
          <w:cantSplit/>
          <w:trHeight w:val="288"/>
        </w:trPr>
        <w:tc>
          <w:tcPr>
            <w:tcW w:w="288" w:type="pct"/>
            <w:vAlign w:val="center"/>
          </w:tcPr>
          <w:p w14:paraId="01464732" w14:textId="7608A6EA"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620" w:type="pct"/>
            <w:vAlign w:val="center"/>
          </w:tcPr>
          <w:p w14:paraId="01464733" w14:textId="1F255AAF"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4064BB">
              <w:rPr>
                <w:rFonts w:asciiTheme="minorHAnsi" w:hAnsiTheme="minorHAnsi"/>
                <w:sz w:val="18"/>
                <w:szCs w:val="18"/>
              </w:rPr>
              <w:t>W</w:t>
            </w:r>
            <w:r w:rsidRPr="004A5476">
              <w:rPr>
                <w:rFonts w:asciiTheme="minorHAnsi" w:hAnsiTheme="minorHAnsi"/>
                <w:sz w:val="18"/>
                <w:szCs w:val="18"/>
              </w:rPr>
              <w:t xml:space="preserve">ho </w:t>
            </w:r>
            <w:r w:rsidR="004064BB">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4064BB">
              <w:rPr>
                <w:rFonts w:asciiTheme="minorHAnsi" w:hAnsiTheme="minorHAnsi"/>
                <w:sz w:val="18"/>
                <w:szCs w:val="18"/>
              </w:rPr>
              <w:t>R</w:t>
            </w:r>
            <w:r w:rsidRPr="004A5476">
              <w:rPr>
                <w:rFonts w:asciiTheme="minorHAnsi" w:hAnsiTheme="minorHAnsi"/>
                <w:sz w:val="18"/>
                <w:szCs w:val="18"/>
              </w:rPr>
              <w:t>eported on the Certificate of Installation</w:t>
            </w:r>
          </w:p>
        </w:tc>
        <w:tc>
          <w:tcPr>
            <w:tcW w:w="2092" w:type="pct"/>
            <w:vAlign w:val="center"/>
          </w:tcPr>
          <w:p w14:paraId="01464734" w14:textId="77777777" w:rsidR="00C44C9B" w:rsidRPr="004A5476" w:rsidRDefault="00C44C9B" w:rsidP="004A5476">
            <w:pPr>
              <w:rPr>
                <w:rFonts w:asciiTheme="minorHAnsi" w:hAnsiTheme="minorHAnsi"/>
                <w:sz w:val="18"/>
                <w:szCs w:val="18"/>
              </w:rPr>
            </w:pPr>
          </w:p>
        </w:tc>
      </w:tr>
      <w:tr w:rsidR="00C44C9B" w:rsidRPr="004A5476" w14:paraId="01464739" w14:textId="77777777" w:rsidTr="00E91EDC">
        <w:trPr>
          <w:cantSplit/>
          <w:trHeight w:val="288"/>
        </w:trPr>
        <w:tc>
          <w:tcPr>
            <w:tcW w:w="288" w:type="pct"/>
            <w:vAlign w:val="center"/>
          </w:tcPr>
          <w:p w14:paraId="01464736" w14:textId="44F86488"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620" w:type="pct"/>
            <w:vAlign w:val="center"/>
          </w:tcPr>
          <w:p w14:paraId="01464737" w14:textId="7714AF2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092" w:type="pct"/>
            <w:vAlign w:val="center"/>
          </w:tcPr>
          <w:p w14:paraId="01464738" w14:textId="77777777" w:rsidR="00C44C9B" w:rsidRPr="004A5476" w:rsidRDefault="00C44C9B" w:rsidP="004A5476">
            <w:pPr>
              <w:ind w:left="720"/>
              <w:rPr>
                <w:rFonts w:asciiTheme="minorHAnsi" w:hAnsiTheme="minorHAnsi"/>
                <w:color w:val="FF0000"/>
                <w:sz w:val="18"/>
                <w:szCs w:val="18"/>
              </w:rPr>
            </w:pPr>
          </w:p>
        </w:tc>
      </w:tr>
      <w:tr w:rsidR="00C44C9B" w:rsidRPr="004A5476" w14:paraId="0146473D" w14:textId="77777777" w:rsidTr="00E91EDC">
        <w:trPr>
          <w:cantSplit/>
          <w:trHeight w:val="288"/>
        </w:trPr>
        <w:tc>
          <w:tcPr>
            <w:tcW w:w="288" w:type="pct"/>
            <w:vAlign w:val="center"/>
          </w:tcPr>
          <w:p w14:paraId="0146473A" w14:textId="0835831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620" w:type="pct"/>
            <w:vAlign w:val="center"/>
          </w:tcPr>
          <w:p w14:paraId="0146473B" w14:textId="6F908B96" w:rsidR="00C44C9B" w:rsidRPr="004A5476" w:rsidRDefault="00C44C9B" w:rsidP="004064BB">
            <w:pPr>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sed by HERS Rater</w:t>
            </w:r>
          </w:p>
        </w:tc>
        <w:tc>
          <w:tcPr>
            <w:tcW w:w="2092" w:type="pct"/>
            <w:vAlign w:val="center"/>
          </w:tcPr>
          <w:p w14:paraId="0146473C" w14:textId="77777777" w:rsidR="00C44C9B" w:rsidRPr="004A5476" w:rsidRDefault="00C44C9B" w:rsidP="004A5476">
            <w:pPr>
              <w:rPr>
                <w:rFonts w:asciiTheme="minorHAnsi" w:hAnsiTheme="minorHAnsi"/>
                <w:sz w:val="18"/>
                <w:szCs w:val="18"/>
              </w:rPr>
            </w:pPr>
          </w:p>
        </w:tc>
      </w:tr>
    </w:tbl>
    <w:p w14:paraId="0146473F"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C44C9B" w:rsidRPr="004A5476" w14:paraId="01464742" w14:textId="77777777" w:rsidTr="004A5476">
        <w:trPr>
          <w:cantSplit/>
          <w:trHeight w:val="288"/>
        </w:trPr>
        <w:tc>
          <w:tcPr>
            <w:tcW w:w="5000" w:type="pct"/>
            <w:vAlign w:val="center"/>
          </w:tcPr>
          <w:p w14:paraId="01464740" w14:textId="2A71E8D7" w:rsidR="00C44C9B" w:rsidRPr="00E91EDC" w:rsidRDefault="004064BB" w:rsidP="004A5476">
            <w:pPr>
              <w:keepNext/>
              <w:rPr>
                <w:rFonts w:asciiTheme="minorHAnsi" w:hAnsiTheme="minorHAnsi"/>
                <w:b/>
                <w:szCs w:val="18"/>
              </w:rPr>
            </w:pPr>
            <w:r w:rsidRPr="00E91EDC">
              <w:rPr>
                <w:rFonts w:asciiTheme="minorHAnsi" w:hAnsiTheme="minorHAnsi"/>
                <w:b/>
                <w:szCs w:val="18"/>
              </w:rPr>
              <w:t xml:space="preserve">MCH-25e </w:t>
            </w:r>
            <w:ins w:id="3" w:author="Shewmaker, Michael@Energy" w:date="2016-01-22T12:55:00Z">
              <w:r w:rsidR="002A2F04">
                <w:rPr>
                  <w:rFonts w:asciiTheme="minorHAnsi" w:hAnsiTheme="minorHAnsi"/>
                  <w:b/>
                  <w:szCs w:val="18"/>
                </w:rPr>
                <w:t>-</w:t>
              </w:r>
            </w:ins>
            <w:del w:id="4" w:author="Shewmaker, Michael@Energy" w:date="2016-01-22T12:55:00Z">
              <w:r w:rsidR="00F63D78" w:rsidDel="002A2F04">
                <w:rPr>
                  <w:rFonts w:asciiTheme="minorHAnsi" w:hAnsiTheme="minorHAnsi"/>
                  <w:b/>
                  <w:szCs w:val="18"/>
                </w:rPr>
                <w:delText>–</w:delText>
              </w:r>
            </w:del>
            <w:r w:rsidRPr="00E91EDC">
              <w:rPr>
                <w:rFonts w:asciiTheme="minorHAnsi" w:hAnsiTheme="minorHAnsi"/>
                <w:b/>
                <w:szCs w:val="18"/>
              </w:rPr>
              <w:t xml:space="preserve"> </w:t>
            </w:r>
            <w:r w:rsidR="00F63D78">
              <w:rPr>
                <w:rFonts w:asciiTheme="minorHAnsi" w:hAnsiTheme="minorHAnsi"/>
                <w:b/>
                <w:szCs w:val="18"/>
              </w:rPr>
              <w:t xml:space="preserve">Refrigerant Charge Verification - </w:t>
            </w:r>
            <w:r w:rsidR="00C44C9B" w:rsidRPr="00E91EDC">
              <w:rPr>
                <w:rFonts w:asciiTheme="minorHAnsi" w:hAnsiTheme="minorHAnsi"/>
                <w:b/>
                <w:szCs w:val="18"/>
              </w:rPr>
              <w:t>Winter Setup</w:t>
            </w:r>
          </w:p>
          <w:p w14:paraId="01464741" w14:textId="77777777" w:rsidR="00C44C9B" w:rsidRPr="004A5476" w:rsidRDefault="00C44C9B" w:rsidP="004A5476">
            <w:pPr>
              <w:keepNext/>
              <w:rPr>
                <w:rFonts w:asciiTheme="minorHAnsi" w:hAnsiTheme="minorHAnsi"/>
                <w:b/>
                <w:sz w:val="18"/>
                <w:szCs w:val="18"/>
              </w:rPr>
            </w:pPr>
            <w:r w:rsidRPr="004A5476">
              <w:rPr>
                <w:rFonts w:asciiTheme="minorHAnsi" w:hAnsiTheme="minorHAnsi"/>
                <w:i/>
                <w:sz w:val="18"/>
                <w:szCs w:val="18"/>
              </w:rPr>
              <w:t xml:space="preserve">Winter Setup for the Standard Charge Verification Procedure is specified in Reference Residential Appendix RA1.2.Procedures for determining Refrigerant Charge using the Standard Charge Verification Procedure </w:t>
            </w:r>
            <w:proofErr w:type="gramStart"/>
            <w:r w:rsidRPr="004A5476">
              <w:rPr>
                <w:rFonts w:asciiTheme="minorHAnsi" w:hAnsiTheme="minorHAnsi"/>
                <w:i/>
                <w:sz w:val="18"/>
                <w:szCs w:val="18"/>
              </w:rPr>
              <w:t>are</w:t>
            </w:r>
            <w:proofErr w:type="gramEnd"/>
            <w:r w:rsidRPr="004A5476">
              <w:rPr>
                <w:rFonts w:asciiTheme="minorHAnsi" w:hAnsiTheme="minorHAnsi"/>
                <w:i/>
                <w:sz w:val="18"/>
                <w:szCs w:val="18"/>
              </w:rPr>
              <w:t xml:space="preserve"> given in Reference Residential Appendix RA3.2.2.</w:t>
            </w:r>
          </w:p>
        </w:tc>
      </w:tr>
    </w:tbl>
    <w:p w14:paraId="0146474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44C9B" w:rsidRPr="004A5476" w14:paraId="01464745" w14:textId="77777777" w:rsidTr="004A5476">
        <w:trPr>
          <w:cantSplit/>
          <w:trHeight w:val="288"/>
        </w:trPr>
        <w:tc>
          <w:tcPr>
            <w:tcW w:w="5000" w:type="pct"/>
            <w:gridSpan w:val="3"/>
            <w:vAlign w:val="center"/>
          </w:tcPr>
          <w:p w14:paraId="14CE3FEB" w14:textId="1E48505B" w:rsidR="00C44C9B" w:rsidRDefault="00C44C9B" w:rsidP="0081741A">
            <w:pPr>
              <w:keepNext/>
              <w:rPr>
                <w:rFonts w:asciiTheme="minorHAnsi" w:hAnsiTheme="minorHAnsi"/>
                <w:sz w:val="18"/>
                <w:szCs w:val="18"/>
              </w:rPr>
            </w:pPr>
            <w:r w:rsidRPr="00E91EDC">
              <w:rPr>
                <w:rFonts w:asciiTheme="minorHAnsi" w:hAnsiTheme="minorHAnsi"/>
                <w:b/>
                <w:szCs w:val="18"/>
              </w:rPr>
              <w:t>B. System Model Applicability for Winter Setup Method</w:t>
            </w:r>
          </w:p>
          <w:p w14:paraId="01464744" w14:textId="37D180D1" w:rsidR="0081741A" w:rsidRPr="00646833" w:rsidRDefault="0081741A" w:rsidP="0081741A">
            <w:pPr>
              <w:keepNext/>
              <w:rPr>
                <w:rFonts w:asciiTheme="minorHAnsi" w:hAnsiTheme="minorHAnsi"/>
                <w:b/>
                <w:sz w:val="18"/>
                <w:szCs w:val="18"/>
              </w:rPr>
            </w:pPr>
            <w:r w:rsidRPr="006B5833">
              <w:rPr>
                <w:rFonts w:asciiTheme="minorHAnsi" w:hAnsiTheme="minorHAnsi"/>
                <w:sz w:val="18"/>
                <w:szCs w:val="18"/>
              </w:rPr>
              <w:t>HERS Rater must verify applicability of Winter Setup Method</w:t>
            </w:r>
            <w:r>
              <w:rPr>
                <w:rFonts w:asciiTheme="minorHAnsi" w:hAnsiTheme="minorHAnsi"/>
                <w:sz w:val="18"/>
                <w:szCs w:val="18"/>
              </w:rPr>
              <w:t>.</w:t>
            </w:r>
          </w:p>
        </w:tc>
      </w:tr>
      <w:tr w:rsidR="00C44C9B" w:rsidRPr="004A5476" w14:paraId="01464749" w14:textId="77777777" w:rsidTr="00E91EDC">
        <w:trPr>
          <w:cantSplit/>
          <w:trHeight w:val="288"/>
        </w:trPr>
        <w:tc>
          <w:tcPr>
            <w:tcW w:w="253" w:type="pct"/>
            <w:vAlign w:val="center"/>
          </w:tcPr>
          <w:p w14:paraId="01464746"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747" w14:textId="1747F5A7"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Refrigerant </w:t>
            </w:r>
            <w:r w:rsidR="004064BB">
              <w:rPr>
                <w:rFonts w:asciiTheme="minorHAnsi" w:hAnsiTheme="minorHAnsi"/>
                <w:sz w:val="18"/>
                <w:szCs w:val="18"/>
              </w:rPr>
              <w:t>M</w:t>
            </w:r>
            <w:r w:rsidRPr="00646833">
              <w:rPr>
                <w:rFonts w:asciiTheme="minorHAnsi" w:hAnsiTheme="minorHAnsi"/>
                <w:sz w:val="18"/>
                <w:szCs w:val="18"/>
              </w:rPr>
              <w:t xml:space="preserve">etering </w:t>
            </w:r>
            <w:r w:rsidR="004064BB">
              <w:rPr>
                <w:rFonts w:asciiTheme="minorHAnsi" w:hAnsiTheme="minorHAnsi"/>
                <w:sz w:val="18"/>
                <w:szCs w:val="18"/>
              </w:rPr>
              <w:t>D</w:t>
            </w:r>
            <w:r w:rsidRPr="00646833">
              <w:rPr>
                <w:rFonts w:asciiTheme="minorHAnsi" w:hAnsiTheme="minorHAnsi"/>
                <w:sz w:val="18"/>
                <w:szCs w:val="18"/>
              </w:rPr>
              <w:t>evice</w:t>
            </w:r>
          </w:p>
        </w:tc>
        <w:tc>
          <w:tcPr>
            <w:tcW w:w="2500" w:type="pct"/>
            <w:vAlign w:val="center"/>
          </w:tcPr>
          <w:p w14:paraId="01464748" w14:textId="77777777" w:rsidR="00C44C9B" w:rsidRPr="00646833" w:rsidRDefault="00C44C9B" w:rsidP="004A5476">
            <w:pPr>
              <w:keepNext/>
              <w:rPr>
                <w:rFonts w:asciiTheme="minorHAnsi" w:hAnsiTheme="minorHAnsi"/>
                <w:sz w:val="18"/>
                <w:szCs w:val="18"/>
              </w:rPr>
            </w:pPr>
          </w:p>
        </w:tc>
      </w:tr>
      <w:tr w:rsidR="00C44C9B" w:rsidRPr="004A5476" w14:paraId="0146474D" w14:textId="77777777" w:rsidTr="00E91EDC">
        <w:trPr>
          <w:cantSplit/>
          <w:trHeight w:val="288"/>
        </w:trPr>
        <w:tc>
          <w:tcPr>
            <w:tcW w:w="253" w:type="pct"/>
            <w:vAlign w:val="center"/>
          </w:tcPr>
          <w:p w14:paraId="0146474A"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74B" w14:textId="3EA7BA65"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Winter Setup Method </w:t>
            </w:r>
            <w:r w:rsidR="004064BB">
              <w:rPr>
                <w:rFonts w:asciiTheme="minorHAnsi" w:hAnsiTheme="minorHAnsi"/>
                <w:sz w:val="18"/>
                <w:szCs w:val="18"/>
              </w:rPr>
              <w:t>A</w:t>
            </w:r>
            <w:r w:rsidRPr="00646833">
              <w:rPr>
                <w:rFonts w:asciiTheme="minorHAnsi" w:hAnsiTheme="minorHAnsi"/>
                <w:sz w:val="18"/>
                <w:szCs w:val="18"/>
              </w:rPr>
              <w:t xml:space="preserve">pplicability </w:t>
            </w:r>
            <w:r w:rsidR="004064BB">
              <w:rPr>
                <w:rFonts w:asciiTheme="minorHAnsi" w:hAnsiTheme="minorHAnsi"/>
                <w:sz w:val="18"/>
                <w:szCs w:val="18"/>
              </w:rPr>
              <w:t>S</w:t>
            </w:r>
            <w:r w:rsidRPr="00646833">
              <w:rPr>
                <w:rFonts w:asciiTheme="minorHAnsi" w:hAnsiTheme="minorHAnsi"/>
                <w:sz w:val="18"/>
                <w:szCs w:val="18"/>
              </w:rPr>
              <w:t>tatus</w:t>
            </w:r>
          </w:p>
        </w:tc>
        <w:tc>
          <w:tcPr>
            <w:tcW w:w="2500" w:type="pct"/>
            <w:vAlign w:val="center"/>
          </w:tcPr>
          <w:p w14:paraId="0146474C" w14:textId="77777777" w:rsidR="00C44C9B" w:rsidRPr="00646833" w:rsidRDefault="00C44C9B" w:rsidP="004A5476">
            <w:pPr>
              <w:keepNext/>
              <w:rPr>
                <w:rFonts w:asciiTheme="minorHAnsi" w:hAnsiTheme="minorHAnsi"/>
                <w:sz w:val="18"/>
                <w:szCs w:val="18"/>
              </w:rPr>
            </w:pPr>
          </w:p>
        </w:tc>
      </w:tr>
      <w:tr w:rsidR="00C44C9B" w:rsidRPr="004A5476" w14:paraId="01464751" w14:textId="77777777" w:rsidTr="00E91EDC">
        <w:trPr>
          <w:cantSplit/>
          <w:trHeight w:val="288"/>
        </w:trPr>
        <w:tc>
          <w:tcPr>
            <w:tcW w:w="253" w:type="pct"/>
            <w:vAlign w:val="center"/>
          </w:tcPr>
          <w:p w14:paraId="0146474E"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03</w:t>
            </w:r>
          </w:p>
        </w:tc>
        <w:tc>
          <w:tcPr>
            <w:tcW w:w="4747" w:type="pct"/>
            <w:gridSpan w:val="2"/>
            <w:vAlign w:val="center"/>
          </w:tcPr>
          <w:p w14:paraId="0146474F" w14:textId="77777777" w:rsidR="00C44C9B" w:rsidRPr="004064BB" w:rsidRDefault="00C44C9B" w:rsidP="004A5476">
            <w:pPr>
              <w:keepNext/>
              <w:rPr>
                <w:rFonts w:asciiTheme="minorHAnsi" w:hAnsiTheme="minorHAnsi"/>
                <w:b/>
                <w:sz w:val="18"/>
                <w:szCs w:val="18"/>
              </w:rPr>
            </w:pPr>
            <w:r w:rsidRPr="004064BB">
              <w:rPr>
                <w:rFonts w:asciiTheme="minorHAnsi" w:hAnsiTheme="minorHAnsi"/>
                <w:b/>
                <w:sz w:val="18"/>
                <w:szCs w:val="18"/>
              </w:rPr>
              <w:t>The responsible person's</w:t>
            </w:r>
            <w:r w:rsidRPr="004064BB" w:rsidDel="00EA7925">
              <w:rPr>
                <w:rFonts w:asciiTheme="minorHAnsi" w:hAnsiTheme="minorHAnsi"/>
                <w:b/>
                <w:sz w:val="18"/>
                <w:szCs w:val="18"/>
              </w:rPr>
              <w:t xml:space="preserve"> </w:t>
            </w:r>
            <w:r w:rsidRPr="004064BB">
              <w:rPr>
                <w:rFonts w:asciiTheme="minorHAnsi" w:hAnsiTheme="minorHAnsi"/>
                <w:b/>
                <w:sz w:val="18"/>
                <w:szCs w:val="18"/>
              </w:rPr>
              <w:t>signature on this document indicates confirmation that the installed model number is currently listed as approved for Winter Setup Method on the Energy Commission website:</w:t>
            </w:r>
          </w:p>
          <w:p w14:paraId="01464750" w14:textId="77777777" w:rsidR="00C44C9B" w:rsidRPr="007E687C" w:rsidRDefault="00D17100" w:rsidP="004A5476">
            <w:pPr>
              <w:pStyle w:val="CommentText"/>
              <w:rPr>
                <w:rFonts w:asciiTheme="minorHAnsi" w:hAnsiTheme="minorHAnsi"/>
                <w:sz w:val="18"/>
                <w:szCs w:val="18"/>
              </w:rPr>
            </w:pPr>
            <w:hyperlink r:id="rId9" w:history="1">
              <w:r w:rsidR="00C44C9B" w:rsidRPr="00FE3483">
                <w:rPr>
                  <w:rStyle w:val="Hyperlink"/>
                  <w:rFonts w:asciiTheme="minorHAnsi" w:hAnsiTheme="minorHAnsi"/>
                  <w:sz w:val="18"/>
                  <w:szCs w:val="18"/>
                </w:rPr>
                <w:t>http://www.energy.ca.gov/title24/2008standards/special_case_appliance/</w:t>
              </w:r>
            </w:hyperlink>
          </w:p>
        </w:tc>
      </w:tr>
    </w:tbl>
    <w:p w14:paraId="0146475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44C9B" w:rsidRPr="004A5476" w14:paraId="01464756" w14:textId="77777777" w:rsidTr="004A5476">
        <w:trPr>
          <w:cantSplit/>
          <w:trHeight w:val="288"/>
        </w:trPr>
        <w:tc>
          <w:tcPr>
            <w:tcW w:w="5000" w:type="pct"/>
            <w:gridSpan w:val="3"/>
          </w:tcPr>
          <w:p w14:paraId="01464754" w14:textId="573F7F7C" w:rsidR="00C44C9B" w:rsidRPr="00E91EDC" w:rsidRDefault="00C44C9B" w:rsidP="004A5476">
            <w:pPr>
              <w:keepNext/>
              <w:rPr>
                <w:rFonts w:asciiTheme="minorHAnsi" w:hAnsiTheme="minorHAnsi"/>
                <w:b/>
                <w:szCs w:val="18"/>
              </w:rPr>
            </w:pPr>
            <w:r w:rsidRPr="00E91EDC">
              <w:rPr>
                <w:rFonts w:asciiTheme="minorHAnsi" w:hAnsiTheme="minorHAnsi"/>
                <w:b/>
                <w:szCs w:val="18"/>
              </w:rPr>
              <w:t xml:space="preserve">C. Instrument Calibration – </w:t>
            </w:r>
          </w:p>
          <w:p w14:paraId="01464755" w14:textId="0E73B72D" w:rsidR="00C44C9B" w:rsidRPr="004A5476" w:rsidRDefault="0081741A" w:rsidP="004A5476">
            <w:pPr>
              <w:keepNext/>
              <w:rPr>
                <w:rFonts w:asciiTheme="minorHAnsi" w:hAnsiTheme="minorHAnsi"/>
                <w:sz w:val="18"/>
                <w:szCs w:val="18"/>
              </w:rPr>
            </w:pPr>
            <w:r w:rsidRPr="006B5833">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44C9B" w:rsidRPr="004A5476">
              <w:rPr>
                <w:rFonts w:asciiTheme="minorHAnsi" w:hAnsiTheme="minorHAnsi"/>
                <w:sz w:val="18"/>
                <w:szCs w:val="18"/>
              </w:rPr>
              <w:t>Procedures for instrument calibration are given in Reference Residential Appendix RA3.2.2 and RA3.2.2.2</w:t>
            </w:r>
            <w:r>
              <w:rPr>
                <w:rFonts w:asciiTheme="minorHAnsi" w:hAnsiTheme="minorHAnsi"/>
                <w:sz w:val="18"/>
                <w:szCs w:val="18"/>
              </w:rPr>
              <w:t>.</w:t>
            </w:r>
          </w:p>
        </w:tc>
      </w:tr>
      <w:tr w:rsidR="00C44C9B" w:rsidRPr="004A5476" w14:paraId="0146475A" w14:textId="77777777" w:rsidTr="00E91EDC">
        <w:trPr>
          <w:cantSplit/>
          <w:trHeight w:val="288"/>
        </w:trPr>
        <w:tc>
          <w:tcPr>
            <w:tcW w:w="253" w:type="pct"/>
            <w:vAlign w:val="center"/>
          </w:tcPr>
          <w:p w14:paraId="01464757"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758" w14:textId="43A68D6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759" w14:textId="77777777" w:rsidR="00C44C9B" w:rsidRPr="004A5476" w:rsidRDefault="00C44C9B" w:rsidP="004A5476">
            <w:pPr>
              <w:keepNext/>
              <w:rPr>
                <w:rFonts w:asciiTheme="minorHAnsi" w:hAnsiTheme="minorHAnsi"/>
                <w:sz w:val="18"/>
                <w:szCs w:val="18"/>
              </w:rPr>
            </w:pPr>
          </w:p>
        </w:tc>
      </w:tr>
      <w:tr w:rsidR="00C44C9B" w:rsidRPr="004A5476" w14:paraId="0146475E" w14:textId="77777777" w:rsidTr="00E91EDC">
        <w:trPr>
          <w:cantSplit/>
          <w:trHeight w:val="288"/>
        </w:trPr>
        <w:tc>
          <w:tcPr>
            <w:tcW w:w="253" w:type="pct"/>
            <w:vAlign w:val="center"/>
          </w:tcPr>
          <w:p w14:paraId="0146475B"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75C" w14:textId="678BAB04"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75D" w14:textId="77777777" w:rsidR="00C44C9B" w:rsidRPr="004A5476" w:rsidRDefault="00C44C9B" w:rsidP="004A5476">
            <w:pPr>
              <w:keepNext/>
              <w:rPr>
                <w:rFonts w:asciiTheme="minorHAnsi" w:hAnsiTheme="minorHAnsi"/>
                <w:sz w:val="18"/>
                <w:szCs w:val="18"/>
              </w:rPr>
            </w:pPr>
          </w:p>
        </w:tc>
      </w:tr>
      <w:tr w:rsidR="00C44C9B" w:rsidRPr="004A5476" w14:paraId="01464762" w14:textId="77777777" w:rsidTr="00E91EDC">
        <w:trPr>
          <w:cantSplit/>
          <w:trHeight w:val="288"/>
        </w:trPr>
        <w:tc>
          <w:tcPr>
            <w:tcW w:w="253" w:type="pct"/>
            <w:vAlign w:val="center"/>
          </w:tcPr>
          <w:p w14:paraId="0146475F"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760" w14:textId="742CA94B"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761" w14:textId="77777777" w:rsidR="00C44C9B" w:rsidRPr="004A5476" w:rsidRDefault="00C44C9B" w:rsidP="004A5476">
            <w:pPr>
              <w:keepNext/>
              <w:rPr>
                <w:rFonts w:asciiTheme="minorHAnsi" w:hAnsiTheme="minorHAnsi"/>
                <w:sz w:val="18"/>
                <w:szCs w:val="18"/>
              </w:rPr>
            </w:pPr>
          </w:p>
        </w:tc>
      </w:tr>
      <w:tr w:rsidR="00C44C9B" w:rsidRPr="004A5476" w14:paraId="01464766" w14:textId="77777777" w:rsidTr="00E91EDC">
        <w:trPr>
          <w:cantSplit/>
          <w:trHeight w:val="288"/>
        </w:trPr>
        <w:tc>
          <w:tcPr>
            <w:tcW w:w="253" w:type="pct"/>
            <w:vAlign w:val="center"/>
          </w:tcPr>
          <w:p w14:paraId="01464763"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764" w14:textId="70679136"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765" w14:textId="77777777" w:rsidR="00C44C9B" w:rsidRPr="004A5476" w:rsidRDefault="00C44C9B" w:rsidP="004A5476">
            <w:pPr>
              <w:keepNext/>
              <w:rPr>
                <w:rFonts w:asciiTheme="minorHAnsi" w:hAnsiTheme="minorHAnsi"/>
                <w:sz w:val="18"/>
                <w:szCs w:val="18"/>
              </w:rPr>
            </w:pPr>
          </w:p>
        </w:tc>
      </w:tr>
    </w:tbl>
    <w:p w14:paraId="01464767" w14:textId="77777777" w:rsidR="00C44C9B" w:rsidRPr="00E91EDC" w:rsidRDefault="00C44C9B" w:rsidP="00C44C9B">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44C9B" w:rsidRPr="004A5476" w14:paraId="0146476A" w14:textId="77777777" w:rsidTr="004A5476">
        <w:trPr>
          <w:cantSplit/>
          <w:trHeight w:val="288"/>
        </w:trPr>
        <w:tc>
          <w:tcPr>
            <w:tcW w:w="5000" w:type="pct"/>
            <w:gridSpan w:val="3"/>
            <w:vAlign w:val="center"/>
          </w:tcPr>
          <w:p w14:paraId="01464768" w14:textId="441DF108" w:rsidR="00C44C9B" w:rsidRPr="00E91EDC" w:rsidRDefault="00C44C9B" w:rsidP="004A5476">
            <w:pPr>
              <w:pStyle w:val="Header"/>
              <w:keepNext/>
              <w:tabs>
                <w:tab w:val="clear" w:pos="4320"/>
                <w:tab w:val="clear" w:pos="8640"/>
              </w:tabs>
              <w:rPr>
                <w:rFonts w:asciiTheme="minorHAnsi" w:hAnsiTheme="minorHAnsi"/>
                <w:b/>
                <w:szCs w:val="18"/>
              </w:rPr>
            </w:pPr>
            <w:r w:rsidRPr="00E91EDC">
              <w:rPr>
                <w:rFonts w:asciiTheme="minorHAnsi" w:hAnsiTheme="minorHAnsi"/>
                <w:b/>
                <w:szCs w:val="18"/>
              </w:rPr>
              <w:lastRenderedPageBreak/>
              <w:t>D. Measurement Access Hole (MAH) Verification</w:t>
            </w:r>
          </w:p>
          <w:p w14:paraId="01464769" w14:textId="3B1FCC45" w:rsidR="00C44C9B" w:rsidRPr="004A5476" w:rsidRDefault="0081741A" w:rsidP="004A5476">
            <w:pPr>
              <w:pStyle w:val="Header"/>
              <w:keepNext/>
              <w:tabs>
                <w:tab w:val="clear" w:pos="4320"/>
                <w:tab w:val="clear" w:pos="8640"/>
              </w:tabs>
              <w:rPr>
                <w:rFonts w:asciiTheme="minorHAnsi" w:hAnsiTheme="minorHAnsi"/>
                <w:sz w:val="18"/>
                <w:szCs w:val="18"/>
              </w:rPr>
            </w:pPr>
            <w:r w:rsidRPr="006B5833">
              <w:rPr>
                <w:rFonts w:asciiTheme="minorHAnsi" w:hAnsiTheme="minorHAnsi"/>
                <w:sz w:val="18"/>
                <w:szCs w:val="18"/>
              </w:rPr>
              <w:t>HERS Raters are required to visually field verify MAH.</w:t>
            </w:r>
            <w:r>
              <w:rPr>
                <w:rFonts w:asciiTheme="minorHAnsi" w:hAnsiTheme="minorHAnsi"/>
                <w:sz w:val="18"/>
                <w:szCs w:val="18"/>
              </w:rPr>
              <w:t xml:space="preserve"> </w:t>
            </w:r>
            <w:r w:rsidR="00C44C9B"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C44C9B" w:rsidRPr="004A5476" w14:paraId="0146476E" w14:textId="77777777" w:rsidTr="001E0FEF">
        <w:trPr>
          <w:cantSplit/>
          <w:trHeight w:val="288"/>
        </w:trPr>
        <w:tc>
          <w:tcPr>
            <w:tcW w:w="204" w:type="pct"/>
            <w:vAlign w:val="center"/>
          </w:tcPr>
          <w:p w14:paraId="0146476B" w14:textId="77777777" w:rsidR="00C44C9B" w:rsidRPr="004A5476" w:rsidRDefault="00C44C9B" w:rsidP="00EE79B8">
            <w:pPr>
              <w:pStyle w:val="IndexHeading"/>
              <w:keepNext/>
              <w:jc w:val="center"/>
              <w:rPr>
                <w:rFonts w:asciiTheme="minorHAnsi" w:hAnsiTheme="minorHAnsi"/>
                <w:b w:val="0"/>
                <w:bCs/>
                <w:sz w:val="18"/>
                <w:szCs w:val="18"/>
              </w:rPr>
            </w:pPr>
            <w:r w:rsidRPr="004A5476">
              <w:rPr>
                <w:rFonts w:asciiTheme="minorHAnsi" w:hAnsiTheme="minorHAnsi"/>
                <w:b w:val="0"/>
                <w:bCs/>
                <w:sz w:val="18"/>
                <w:szCs w:val="18"/>
              </w:rPr>
              <w:t>01</w:t>
            </w:r>
          </w:p>
        </w:tc>
        <w:tc>
          <w:tcPr>
            <w:tcW w:w="2296" w:type="pct"/>
            <w:tcMar>
              <w:left w:w="115" w:type="dxa"/>
              <w:right w:w="101" w:type="dxa"/>
            </w:tcMar>
            <w:vAlign w:val="center"/>
          </w:tcPr>
          <w:p w14:paraId="0146476C" w14:textId="503AC545" w:rsidR="00C44C9B" w:rsidRPr="004A5476" w:rsidRDefault="00C44C9B" w:rsidP="004064BB">
            <w:pPr>
              <w:keepNext/>
              <w:rPr>
                <w:rFonts w:asciiTheme="minorHAnsi" w:hAnsiTheme="minorHAnsi"/>
                <w:sz w:val="18"/>
                <w:szCs w:val="18"/>
              </w:rPr>
            </w:pPr>
            <w:r w:rsidRPr="004A5476">
              <w:rPr>
                <w:rFonts w:asciiTheme="minorHAnsi" w:hAnsiTheme="minorHAnsi"/>
                <w:sz w:val="18"/>
                <w:szCs w:val="18"/>
              </w:rPr>
              <w:t xml:space="preserve">Method </w:t>
            </w:r>
            <w:r w:rsidR="004064BB">
              <w:rPr>
                <w:rFonts w:asciiTheme="minorHAnsi" w:hAnsiTheme="minorHAnsi"/>
                <w:sz w:val="18"/>
                <w:szCs w:val="18"/>
              </w:rPr>
              <w:t>U</w:t>
            </w:r>
            <w:r w:rsidRPr="004A5476">
              <w:rPr>
                <w:rFonts w:asciiTheme="minorHAnsi" w:hAnsiTheme="minorHAnsi"/>
                <w:sz w:val="18"/>
                <w:szCs w:val="18"/>
              </w:rPr>
              <w:t xml:space="preserve">sed to </w:t>
            </w:r>
            <w:r w:rsidR="004064BB">
              <w:rPr>
                <w:rFonts w:asciiTheme="minorHAnsi" w:hAnsiTheme="minorHAnsi"/>
                <w:sz w:val="18"/>
                <w:szCs w:val="18"/>
              </w:rPr>
              <w:t>D</w:t>
            </w:r>
            <w:r w:rsidRPr="004A5476">
              <w:rPr>
                <w:rFonts w:asciiTheme="minorHAnsi" w:hAnsiTheme="minorHAnsi"/>
                <w:sz w:val="18"/>
                <w:szCs w:val="18"/>
              </w:rPr>
              <w:t xml:space="preserve">emonstrate </w:t>
            </w:r>
            <w:r w:rsidR="004064BB">
              <w:rPr>
                <w:rFonts w:asciiTheme="minorHAnsi" w:hAnsiTheme="minorHAnsi"/>
                <w:sz w:val="18"/>
                <w:szCs w:val="18"/>
              </w:rPr>
              <w:t>C</w:t>
            </w:r>
            <w:r w:rsidRPr="004A5476">
              <w:rPr>
                <w:rFonts w:asciiTheme="minorHAnsi" w:hAnsiTheme="minorHAnsi"/>
                <w:sz w:val="18"/>
                <w:szCs w:val="18"/>
              </w:rPr>
              <w:t xml:space="preserve">ompliance with the Measurement Access Hole (MAH) </w:t>
            </w:r>
            <w:r w:rsidR="004064BB">
              <w:rPr>
                <w:rFonts w:asciiTheme="minorHAnsi" w:hAnsiTheme="minorHAnsi"/>
                <w:sz w:val="18"/>
                <w:szCs w:val="18"/>
              </w:rPr>
              <w:t>R</w:t>
            </w:r>
            <w:r w:rsidRPr="004A5476">
              <w:rPr>
                <w:rFonts w:asciiTheme="minorHAnsi" w:hAnsiTheme="minorHAnsi"/>
                <w:sz w:val="18"/>
                <w:szCs w:val="18"/>
              </w:rPr>
              <w:t>equirement</w:t>
            </w:r>
          </w:p>
        </w:tc>
        <w:tc>
          <w:tcPr>
            <w:tcW w:w="2500" w:type="pct"/>
            <w:tcMar>
              <w:left w:w="115" w:type="dxa"/>
              <w:right w:w="101" w:type="dxa"/>
            </w:tcMar>
            <w:vAlign w:val="center"/>
          </w:tcPr>
          <w:p w14:paraId="0146476D" w14:textId="77777777" w:rsidR="00C44C9B" w:rsidRPr="004A5476" w:rsidRDefault="00C44C9B" w:rsidP="004A5476">
            <w:pPr>
              <w:keepNext/>
              <w:rPr>
                <w:rFonts w:asciiTheme="minorHAnsi" w:hAnsiTheme="minorHAnsi"/>
                <w:sz w:val="18"/>
                <w:szCs w:val="18"/>
              </w:rPr>
            </w:pPr>
          </w:p>
        </w:tc>
      </w:tr>
    </w:tbl>
    <w:p w14:paraId="0146476F" w14:textId="77777777" w:rsidR="00C44C9B" w:rsidRPr="00E91EDC" w:rsidRDefault="00C44C9B" w:rsidP="00C44C9B">
      <w:pPr>
        <w:pStyle w:val="Header"/>
        <w:tabs>
          <w:tab w:val="clear" w:pos="4320"/>
          <w:tab w:val="clear" w:pos="8640"/>
          <w:tab w:val="left" w:pos="360"/>
        </w:tabs>
        <w:rPr>
          <w:rFonts w:asciiTheme="minorHAnsi" w:hAnsiTheme="minorHAnsi"/>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40"/>
        <w:gridCol w:w="5491"/>
      </w:tblGrid>
      <w:tr w:rsidR="00C44C9B" w:rsidRPr="004A5476" w14:paraId="01464772" w14:textId="77777777">
        <w:trPr>
          <w:cantSplit/>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770" w14:textId="622E15D3" w:rsidR="00C44C9B" w:rsidRPr="004A5476" w:rsidRDefault="00C44C9B" w:rsidP="00D209BF">
            <w:pPr>
              <w:rPr>
                <w:rFonts w:asciiTheme="minorHAnsi" w:hAnsiTheme="minorHAnsi"/>
                <w:b/>
                <w:sz w:val="18"/>
                <w:szCs w:val="18"/>
              </w:rPr>
            </w:pPr>
            <w:r w:rsidRPr="00E91EDC">
              <w:rPr>
                <w:rFonts w:asciiTheme="minorHAnsi" w:hAnsiTheme="minorHAnsi"/>
                <w:b/>
                <w:szCs w:val="18"/>
              </w:rPr>
              <w:t>E. Minimum System Airflow Rate Verification</w:t>
            </w:r>
          </w:p>
          <w:p w14:paraId="01464771" w14:textId="4A6F85A8" w:rsidR="00C44C9B" w:rsidRPr="00E91EDC" w:rsidRDefault="00C44C9B" w:rsidP="00D209BF">
            <w:pPr>
              <w:rPr>
                <w:rFonts w:asciiTheme="minorHAnsi" w:hAnsiTheme="minorHAnsi"/>
                <w:sz w:val="18"/>
                <w:szCs w:val="18"/>
              </w:rPr>
            </w:pPr>
            <w:r w:rsidRPr="00E91EDC">
              <w:rPr>
                <w:rFonts w:asciiTheme="minorHAnsi" w:hAnsiTheme="minorHAnsi"/>
                <w:sz w:val="18"/>
                <w:szCs w:val="18"/>
              </w:rPr>
              <w:t>Procedures for verifying minimum system airflow are specified in Reference Residential Appendix RA</w:t>
            </w:r>
            <w:del w:id="5" w:author="Shewmaker, Michael@Energy" w:date="2016-04-28T14:17:00Z">
              <w:r w:rsidRPr="00E91EDC" w:rsidDel="002F05D2">
                <w:rPr>
                  <w:rFonts w:asciiTheme="minorHAnsi" w:hAnsiTheme="minorHAnsi"/>
                  <w:sz w:val="18"/>
                  <w:szCs w:val="18"/>
                </w:rPr>
                <w:delText>3.2.2.7</w:delText>
              </w:r>
            </w:del>
            <w:ins w:id="6" w:author="Shewmaker, Michael@Energy" w:date="2016-04-28T14:17:00Z">
              <w:r w:rsidR="002F05D2">
                <w:rPr>
                  <w:rFonts w:asciiTheme="minorHAnsi" w:hAnsiTheme="minorHAnsi"/>
                  <w:sz w:val="18"/>
                  <w:szCs w:val="18"/>
                </w:rPr>
                <w:t>3.3.3</w:t>
              </w:r>
            </w:ins>
            <w:r w:rsidRPr="00E91EDC">
              <w:rPr>
                <w:rFonts w:asciiTheme="minorHAnsi" w:hAnsiTheme="minorHAnsi"/>
                <w:sz w:val="18"/>
                <w:szCs w:val="18"/>
              </w:rPr>
              <w:t>.</w:t>
            </w:r>
          </w:p>
        </w:tc>
      </w:tr>
      <w:tr w:rsidR="00C44C9B" w:rsidRPr="004A5476" w14:paraId="01464776" w14:textId="77777777" w:rsidTr="001E0FEF">
        <w:tblPrEx>
          <w:tblCellMar>
            <w:top w:w="29" w:type="dxa"/>
            <w:left w:w="43" w:type="dxa"/>
            <w:bottom w:w="29" w:type="dxa"/>
            <w:right w:w="43" w:type="dxa"/>
          </w:tblCellMar>
        </w:tblPrEx>
        <w:trPr>
          <w:trHeight w:val="233"/>
        </w:trPr>
        <w:tc>
          <w:tcPr>
            <w:tcW w:w="205" w:type="pct"/>
            <w:vAlign w:val="center"/>
          </w:tcPr>
          <w:p w14:paraId="01464773" w14:textId="77777777" w:rsidR="00C44C9B" w:rsidRPr="004A5476" w:rsidRDefault="00C44C9B" w:rsidP="00EE79B8">
            <w:pPr>
              <w:pStyle w:val="IndexHeading"/>
              <w:keepNext/>
              <w:jc w:val="center"/>
              <w:rPr>
                <w:rFonts w:asciiTheme="minorHAnsi" w:hAnsiTheme="minorHAnsi"/>
                <w:b w:val="0"/>
                <w:bCs/>
                <w:sz w:val="18"/>
                <w:szCs w:val="18"/>
              </w:rPr>
            </w:pPr>
            <w:r w:rsidRPr="004A5476">
              <w:rPr>
                <w:rFonts w:asciiTheme="minorHAnsi" w:hAnsiTheme="minorHAnsi"/>
                <w:b w:val="0"/>
                <w:bCs/>
                <w:sz w:val="18"/>
                <w:szCs w:val="18"/>
              </w:rPr>
              <w:t>01</w:t>
            </w:r>
          </w:p>
        </w:tc>
        <w:tc>
          <w:tcPr>
            <w:tcW w:w="2295" w:type="pct"/>
            <w:tcMar>
              <w:left w:w="115" w:type="dxa"/>
              <w:right w:w="101" w:type="dxa"/>
            </w:tcMar>
            <w:vAlign w:val="center"/>
          </w:tcPr>
          <w:p w14:paraId="01464774" w14:textId="4BB497CC" w:rsidR="00C44C9B" w:rsidRPr="004A5476" w:rsidRDefault="00C44C9B" w:rsidP="00D209BF">
            <w:pPr>
              <w:keepNext/>
              <w:rPr>
                <w:rFonts w:asciiTheme="minorHAnsi" w:hAnsiTheme="minorHAnsi"/>
                <w:sz w:val="18"/>
                <w:szCs w:val="18"/>
              </w:rPr>
            </w:pPr>
            <w:r w:rsidRPr="004A5476">
              <w:rPr>
                <w:rFonts w:asciiTheme="minorHAnsi" w:hAnsiTheme="minorHAnsi"/>
                <w:sz w:val="18"/>
                <w:szCs w:val="18"/>
              </w:rPr>
              <w:t>Minimum Required System Airflow Rate (cfm)</w:t>
            </w:r>
          </w:p>
        </w:tc>
        <w:tc>
          <w:tcPr>
            <w:tcW w:w="2500" w:type="pct"/>
            <w:tcMar>
              <w:left w:w="115" w:type="dxa"/>
              <w:right w:w="101" w:type="dxa"/>
            </w:tcMar>
            <w:vAlign w:val="center"/>
          </w:tcPr>
          <w:p w14:paraId="01464775" w14:textId="77777777" w:rsidR="00C44C9B" w:rsidRPr="004A5476" w:rsidRDefault="00C44C9B" w:rsidP="00D209BF">
            <w:pPr>
              <w:keepNext/>
              <w:rPr>
                <w:rFonts w:asciiTheme="minorHAnsi" w:hAnsiTheme="minorHAnsi"/>
                <w:sz w:val="18"/>
                <w:szCs w:val="18"/>
              </w:rPr>
            </w:pPr>
          </w:p>
        </w:tc>
      </w:tr>
      <w:tr w:rsidR="00C44C9B" w:rsidRPr="004A5476" w14:paraId="0146477A" w14:textId="77777777" w:rsidTr="001E0FEF">
        <w:tblPrEx>
          <w:tblCellMar>
            <w:top w:w="29" w:type="dxa"/>
            <w:left w:w="115" w:type="dxa"/>
            <w:bottom w:w="29" w:type="dxa"/>
            <w:right w:w="115" w:type="dxa"/>
          </w:tblCellMar>
        </w:tblPrEx>
        <w:trPr>
          <w:trHeight w:val="233"/>
        </w:trPr>
        <w:tc>
          <w:tcPr>
            <w:tcW w:w="205" w:type="pct"/>
            <w:vAlign w:val="center"/>
          </w:tcPr>
          <w:p w14:paraId="01464777" w14:textId="77777777" w:rsidR="00C44C9B" w:rsidRPr="004A5476" w:rsidRDefault="00C44C9B" w:rsidP="00EE79B8">
            <w:pPr>
              <w:keepNext/>
              <w:jc w:val="center"/>
              <w:rPr>
                <w:rFonts w:asciiTheme="minorHAnsi" w:hAnsiTheme="minorHAnsi"/>
                <w:sz w:val="18"/>
                <w:szCs w:val="18"/>
              </w:rPr>
            </w:pPr>
            <w:r w:rsidRPr="004A5476">
              <w:rPr>
                <w:rFonts w:asciiTheme="minorHAnsi" w:hAnsiTheme="minorHAnsi"/>
                <w:sz w:val="18"/>
                <w:szCs w:val="18"/>
              </w:rPr>
              <w:t>02</w:t>
            </w:r>
          </w:p>
        </w:tc>
        <w:tc>
          <w:tcPr>
            <w:tcW w:w="2295" w:type="pct"/>
            <w:vAlign w:val="center"/>
          </w:tcPr>
          <w:p w14:paraId="01464778" w14:textId="3F9F7AF9" w:rsidR="00C44C9B" w:rsidRPr="004A5476" w:rsidRDefault="00C44C9B" w:rsidP="00D209BF">
            <w:pPr>
              <w:keepNext/>
              <w:rPr>
                <w:rFonts w:asciiTheme="minorHAnsi" w:hAnsiTheme="minorHAnsi"/>
                <w:sz w:val="18"/>
                <w:szCs w:val="18"/>
              </w:rPr>
            </w:pPr>
            <w:r w:rsidRPr="004A5476">
              <w:rPr>
                <w:rFonts w:asciiTheme="minorHAnsi" w:hAnsiTheme="minorHAnsi"/>
                <w:sz w:val="18"/>
                <w:szCs w:val="18"/>
              </w:rPr>
              <w:t>System Airflow Rate Verification Status</w:t>
            </w:r>
          </w:p>
        </w:tc>
        <w:tc>
          <w:tcPr>
            <w:tcW w:w="2500" w:type="pct"/>
          </w:tcPr>
          <w:p w14:paraId="01464779" w14:textId="77777777" w:rsidR="00C44C9B" w:rsidRPr="004A5476" w:rsidRDefault="00C44C9B" w:rsidP="00D209BF">
            <w:pPr>
              <w:keepNext/>
              <w:rPr>
                <w:rFonts w:asciiTheme="minorHAnsi" w:hAnsiTheme="minorHAnsi"/>
                <w:sz w:val="18"/>
                <w:szCs w:val="18"/>
              </w:rPr>
            </w:pPr>
          </w:p>
        </w:tc>
      </w:tr>
    </w:tbl>
    <w:p w14:paraId="0146477B"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4926"/>
        <w:gridCol w:w="5508"/>
      </w:tblGrid>
      <w:tr w:rsidR="00C44C9B" w:rsidRPr="004A5476" w14:paraId="0146477E" w14:textId="77777777" w:rsidTr="004A5476">
        <w:trPr>
          <w:cantSplit/>
          <w:trHeight w:val="288"/>
        </w:trPr>
        <w:tc>
          <w:tcPr>
            <w:tcW w:w="5000" w:type="pct"/>
            <w:gridSpan w:val="3"/>
            <w:vAlign w:val="center"/>
          </w:tcPr>
          <w:p w14:paraId="0146477C" w14:textId="597D85AE" w:rsidR="00C44C9B" w:rsidRPr="00E91EDC" w:rsidRDefault="00C44C9B" w:rsidP="004A5476">
            <w:pPr>
              <w:rPr>
                <w:rFonts w:asciiTheme="minorHAnsi" w:hAnsiTheme="minorHAnsi"/>
                <w:b/>
                <w:szCs w:val="18"/>
              </w:rPr>
            </w:pPr>
            <w:r w:rsidRPr="00E91EDC">
              <w:rPr>
                <w:rFonts w:asciiTheme="minorHAnsi" w:hAnsiTheme="minorHAnsi"/>
                <w:b/>
                <w:szCs w:val="18"/>
              </w:rPr>
              <w:t>F. Data Collection and Calculations</w:t>
            </w:r>
          </w:p>
          <w:p w14:paraId="0146477D" w14:textId="04611684" w:rsidR="00C44C9B" w:rsidRPr="00E91EDC" w:rsidRDefault="0081741A" w:rsidP="004A5476">
            <w:pPr>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determining Refrigerant Charge using the Standard Charge Verification Procedure are given in</w:t>
            </w:r>
            <w:r w:rsidR="004A5476" w:rsidRPr="00E91EDC">
              <w:rPr>
                <w:rFonts w:asciiTheme="minorHAnsi" w:hAnsiTheme="minorHAnsi"/>
                <w:sz w:val="18"/>
                <w:szCs w:val="18"/>
              </w:rPr>
              <w:t xml:space="preserve"> </w:t>
            </w:r>
            <w:r w:rsidR="00C44C9B" w:rsidRPr="00E91EDC">
              <w:rPr>
                <w:rFonts w:asciiTheme="minorHAnsi" w:hAnsiTheme="minorHAnsi"/>
                <w:sz w:val="18"/>
                <w:szCs w:val="18"/>
              </w:rPr>
              <w:t>RA3.2.2.</w:t>
            </w:r>
          </w:p>
        </w:tc>
      </w:tr>
      <w:tr w:rsidR="001E0FEF" w:rsidRPr="004A5476" w14:paraId="01464781" w14:textId="77777777" w:rsidTr="001E0FEF">
        <w:trPr>
          <w:cantSplit/>
          <w:trHeight w:val="288"/>
        </w:trPr>
        <w:tc>
          <w:tcPr>
            <w:tcW w:w="264" w:type="pct"/>
            <w:vAlign w:val="center"/>
          </w:tcPr>
          <w:p w14:paraId="0146477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01</w:t>
            </w:r>
          </w:p>
        </w:tc>
        <w:tc>
          <w:tcPr>
            <w:tcW w:w="4736" w:type="pct"/>
            <w:gridSpan w:val="2"/>
            <w:vAlign w:val="center"/>
          </w:tcPr>
          <w:p w14:paraId="01464780"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The responsible person's</w:t>
            </w:r>
            <w:r w:rsidRPr="004A5476" w:rsidDel="00EA7925">
              <w:rPr>
                <w:rFonts w:asciiTheme="minorHAnsi" w:hAnsiTheme="minorHAnsi"/>
                <w:sz w:val="18"/>
                <w:szCs w:val="18"/>
              </w:rPr>
              <w:t xml:space="preserve"> </w:t>
            </w:r>
            <w:r w:rsidRPr="004A5476">
              <w:rPr>
                <w:rFonts w:asciiTheme="minorHAnsi" w:hAnsiTheme="minorHAnsi"/>
                <w:sz w:val="18"/>
                <w:szCs w:val="18"/>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1E0FEF" w:rsidRPr="004A5476" w14:paraId="01464785" w14:textId="77777777" w:rsidTr="001E0FEF">
        <w:trPr>
          <w:cantSplit/>
          <w:trHeight w:val="288"/>
        </w:trPr>
        <w:tc>
          <w:tcPr>
            <w:tcW w:w="264" w:type="pct"/>
            <w:vAlign w:val="center"/>
          </w:tcPr>
          <w:p w14:paraId="01464782" w14:textId="77777777" w:rsidR="001E0FEF" w:rsidRPr="004A5476" w:rsidRDefault="001E0FEF"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36" w:type="pct"/>
            <w:vAlign w:val="center"/>
          </w:tcPr>
          <w:p w14:paraId="01464783" w14:textId="6BABCD09" w:rsidR="001E0FEF" w:rsidRPr="004A5476" w:rsidRDefault="001E0FEF" w:rsidP="00EE79B8">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Lowest </w:t>
            </w:r>
            <w:r w:rsidR="004064BB">
              <w:rPr>
                <w:rFonts w:asciiTheme="minorHAnsi" w:hAnsiTheme="minorHAnsi"/>
                <w:sz w:val="18"/>
                <w:szCs w:val="18"/>
              </w:rPr>
              <w:t>R</w:t>
            </w:r>
            <w:r w:rsidRPr="004A5476">
              <w:rPr>
                <w:rFonts w:asciiTheme="minorHAnsi" w:hAnsiTheme="minorHAnsi"/>
                <w:sz w:val="18"/>
                <w:szCs w:val="18"/>
              </w:rPr>
              <w:t xml:space="preserve">eturn </w:t>
            </w:r>
            <w:r w:rsidR="004064BB">
              <w:rPr>
                <w:rFonts w:asciiTheme="minorHAnsi" w:hAnsiTheme="minorHAnsi"/>
                <w:sz w:val="18"/>
                <w:szCs w:val="18"/>
              </w:rPr>
              <w:t>A</w:t>
            </w:r>
            <w:r w:rsidRPr="004A5476">
              <w:rPr>
                <w:rFonts w:asciiTheme="minorHAnsi" w:hAnsiTheme="minorHAnsi"/>
                <w:sz w:val="18"/>
                <w:szCs w:val="18"/>
              </w:rPr>
              <w:t xml:space="preserve">ir </w:t>
            </w:r>
            <w:r w:rsidR="004064BB">
              <w:rPr>
                <w:rFonts w:asciiTheme="minorHAnsi" w:hAnsiTheme="minorHAnsi"/>
                <w:sz w:val="18"/>
                <w:szCs w:val="18"/>
              </w:rPr>
              <w:t>D</w:t>
            </w:r>
            <w:r w:rsidRPr="004A5476">
              <w:rPr>
                <w:rFonts w:asciiTheme="minorHAnsi" w:hAnsiTheme="minorHAnsi"/>
                <w:sz w:val="18"/>
                <w:szCs w:val="18"/>
              </w:rPr>
              <w:t>ry</w:t>
            </w:r>
            <w:r w:rsidR="000215D0">
              <w:rPr>
                <w:rFonts w:asciiTheme="minorHAnsi" w:hAnsiTheme="minorHAnsi"/>
                <w:sz w:val="18"/>
                <w:szCs w:val="18"/>
              </w:rPr>
              <w:t>-</w:t>
            </w:r>
            <w:r w:rsidRPr="004A5476">
              <w:rPr>
                <w:rFonts w:asciiTheme="minorHAnsi" w:hAnsiTheme="minorHAnsi"/>
                <w:sz w:val="18"/>
                <w:szCs w:val="18"/>
              </w:rPr>
              <w:t xml:space="preserve">bulb </w:t>
            </w:r>
            <w:r w:rsidR="004064BB">
              <w:rPr>
                <w:rFonts w:asciiTheme="minorHAnsi" w:hAnsiTheme="minorHAnsi"/>
                <w:sz w:val="18"/>
                <w:szCs w:val="18"/>
              </w:rPr>
              <w:t>T</w:t>
            </w:r>
            <w:r w:rsidRPr="004A5476">
              <w:rPr>
                <w:rFonts w:asciiTheme="minorHAnsi" w:hAnsiTheme="minorHAnsi"/>
                <w:sz w:val="18"/>
                <w:szCs w:val="18"/>
              </w:rPr>
              <w:t xml:space="preserve">emperature that </w:t>
            </w:r>
            <w:r w:rsidR="004064BB">
              <w:rPr>
                <w:rFonts w:asciiTheme="minorHAnsi" w:hAnsiTheme="minorHAnsi"/>
                <w:sz w:val="18"/>
                <w:szCs w:val="18"/>
              </w:rPr>
              <w:t>O</w:t>
            </w:r>
            <w:r w:rsidRPr="004A5476">
              <w:rPr>
                <w:rFonts w:asciiTheme="minorHAnsi" w:hAnsiTheme="minorHAnsi"/>
                <w:sz w:val="18"/>
                <w:szCs w:val="18"/>
              </w:rPr>
              <w:t xml:space="preserve">ccurred </w:t>
            </w:r>
            <w:r w:rsidR="0075419B">
              <w:rPr>
                <w:rFonts w:asciiTheme="minorHAnsi" w:hAnsiTheme="minorHAnsi"/>
                <w:sz w:val="18"/>
                <w:szCs w:val="18"/>
              </w:rPr>
              <w:t>D</w:t>
            </w:r>
            <w:r w:rsidRPr="004A5476">
              <w:rPr>
                <w:rFonts w:asciiTheme="minorHAnsi" w:hAnsiTheme="minorHAnsi"/>
                <w:sz w:val="18"/>
                <w:szCs w:val="18"/>
              </w:rPr>
              <w:t xml:space="preserve">uring the </w:t>
            </w:r>
            <w:r w:rsidR="0075419B">
              <w:rPr>
                <w:rFonts w:asciiTheme="minorHAnsi" w:hAnsiTheme="minorHAnsi"/>
                <w:sz w:val="18"/>
                <w:szCs w:val="18"/>
              </w:rPr>
              <w:t>R</w:t>
            </w:r>
            <w:r w:rsidRPr="004A5476">
              <w:rPr>
                <w:rFonts w:asciiTheme="minorHAnsi" w:hAnsiTheme="minorHAnsi"/>
                <w:sz w:val="18"/>
                <w:szCs w:val="18"/>
              </w:rPr>
              <w:t xml:space="preserve">efrigerant </w:t>
            </w:r>
            <w:r w:rsidR="0075419B">
              <w:rPr>
                <w:rFonts w:asciiTheme="minorHAnsi" w:hAnsiTheme="minorHAnsi"/>
                <w:sz w:val="18"/>
                <w:szCs w:val="18"/>
              </w:rPr>
              <w:t>C</w:t>
            </w:r>
            <w:r w:rsidRPr="004A5476">
              <w:rPr>
                <w:rFonts w:asciiTheme="minorHAnsi" w:hAnsiTheme="minorHAnsi"/>
                <w:sz w:val="18"/>
                <w:szCs w:val="18"/>
              </w:rPr>
              <w:t xml:space="preserve">harge </w:t>
            </w:r>
            <w:r w:rsidR="0075419B">
              <w:rPr>
                <w:rFonts w:asciiTheme="minorHAnsi" w:hAnsiTheme="minorHAnsi"/>
                <w:sz w:val="18"/>
                <w:szCs w:val="18"/>
              </w:rPr>
              <w:t>V</w:t>
            </w:r>
            <w:r w:rsidRPr="004A5476">
              <w:rPr>
                <w:rFonts w:asciiTheme="minorHAnsi" w:hAnsiTheme="minorHAnsi"/>
                <w:sz w:val="18"/>
                <w:szCs w:val="18"/>
              </w:rPr>
              <w:t xml:space="preserve">erification </w:t>
            </w:r>
            <w:r w:rsidR="0075419B">
              <w:rPr>
                <w:rFonts w:asciiTheme="minorHAnsi" w:hAnsiTheme="minorHAnsi"/>
                <w:sz w:val="18"/>
                <w:szCs w:val="18"/>
              </w:rPr>
              <w:t>P</w:t>
            </w:r>
            <w:r w:rsidRPr="004A5476">
              <w:rPr>
                <w:rFonts w:asciiTheme="minorHAnsi" w:hAnsiTheme="minorHAnsi"/>
                <w:sz w:val="18"/>
                <w:szCs w:val="18"/>
              </w:rPr>
              <w:t>rocedure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84" w14:textId="77777777" w:rsidR="001E0FEF" w:rsidRPr="004A5476" w:rsidRDefault="001E0FEF" w:rsidP="004A5476">
            <w:pPr>
              <w:rPr>
                <w:rFonts w:asciiTheme="minorHAnsi" w:hAnsiTheme="minorHAnsi"/>
                <w:sz w:val="18"/>
                <w:szCs w:val="18"/>
              </w:rPr>
            </w:pPr>
          </w:p>
        </w:tc>
      </w:tr>
      <w:tr w:rsidR="001E0FEF" w:rsidRPr="004A5476" w14:paraId="01464789" w14:textId="77777777" w:rsidTr="001E0FEF">
        <w:trPr>
          <w:cantSplit/>
          <w:trHeight w:val="288"/>
        </w:trPr>
        <w:tc>
          <w:tcPr>
            <w:tcW w:w="264" w:type="pct"/>
            <w:vAlign w:val="center"/>
          </w:tcPr>
          <w:p w14:paraId="01464786" w14:textId="77777777" w:rsidR="001E0FEF" w:rsidRPr="004A5476" w:rsidRDefault="001E0FEF" w:rsidP="004A5476">
            <w:pPr>
              <w:pStyle w:val="FootnoteText"/>
              <w:keepNext/>
              <w:rPr>
                <w:rFonts w:asciiTheme="minorHAnsi" w:hAnsiTheme="minorHAnsi"/>
                <w:sz w:val="18"/>
                <w:szCs w:val="18"/>
              </w:rPr>
            </w:pPr>
            <w:r w:rsidRPr="004A5476">
              <w:rPr>
                <w:rFonts w:asciiTheme="minorHAnsi" w:hAnsiTheme="minorHAnsi"/>
                <w:sz w:val="18"/>
                <w:szCs w:val="18"/>
              </w:rPr>
              <w:t>03</w:t>
            </w:r>
          </w:p>
        </w:tc>
        <w:tc>
          <w:tcPr>
            <w:tcW w:w="2236" w:type="pct"/>
            <w:vAlign w:val="center"/>
          </w:tcPr>
          <w:p w14:paraId="1AD741F2" w14:textId="37316430" w:rsidR="0075419B" w:rsidRDefault="001E0FEF" w:rsidP="0075419B">
            <w:pPr>
              <w:keepNext/>
              <w:rPr>
                <w:rFonts w:asciiTheme="minorHAnsi" w:hAnsiTheme="minorHAnsi"/>
                <w:sz w:val="18"/>
                <w:szCs w:val="18"/>
              </w:rPr>
            </w:pPr>
            <w:r w:rsidRPr="004A5476">
              <w:rPr>
                <w:rFonts w:asciiTheme="minorHAnsi" w:hAnsiTheme="minorHAnsi"/>
                <w:sz w:val="18"/>
                <w:szCs w:val="18"/>
              </w:rPr>
              <w:t xml:space="preserve">Measured Condenser </w:t>
            </w:r>
            <w:r w:rsidR="0075419B">
              <w:rPr>
                <w:rFonts w:asciiTheme="minorHAnsi" w:hAnsiTheme="minorHAnsi"/>
                <w:sz w:val="18"/>
                <w:szCs w:val="18"/>
              </w:rPr>
              <w:t>A</w:t>
            </w:r>
            <w:r w:rsidRPr="004A5476">
              <w:rPr>
                <w:rFonts w:asciiTheme="minorHAnsi" w:hAnsiTheme="minorHAnsi"/>
                <w:sz w:val="18"/>
                <w:szCs w:val="18"/>
              </w:rPr>
              <w:t xml:space="preserve">ir </w:t>
            </w:r>
            <w:r w:rsidR="0075419B">
              <w:rPr>
                <w:rFonts w:asciiTheme="minorHAnsi" w:hAnsiTheme="minorHAnsi"/>
                <w:sz w:val="18"/>
                <w:szCs w:val="18"/>
              </w:rPr>
              <w:t>E</w:t>
            </w:r>
            <w:r w:rsidRPr="004A5476">
              <w:rPr>
                <w:rFonts w:asciiTheme="minorHAnsi" w:hAnsiTheme="minorHAnsi"/>
                <w:sz w:val="18"/>
                <w:szCs w:val="18"/>
              </w:rPr>
              <w:t xml:space="preserve">ntering </w:t>
            </w:r>
            <w:r w:rsidR="0075419B">
              <w:rPr>
                <w:rFonts w:asciiTheme="minorHAnsi" w:hAnsiTheme="minorHAnsi"/>
                <w:sz w:val="18"/>
                <w:szCs w:val="18"/>
              </w:rPr>
              <w:t>D</w:t>
            </w:r>
            <w:r w:rsidRPr="004A5476">
              <w:rPr>
                <w:rFonts w:asciiTheme="minorHAnsi" w:hAnsiTheme="minorHAnsi"/>
                <w:sz w:val="18"/>
                <w:szCs w:val="18"/>
              </w:rPr>
              <w:t xml:space="preserve">ry-bulb </w:t>
            </w:r>
            <w:r w:rsidR="0075419B">
              <w:rPr>
                <w:rFonts w:asciiTheme="minorHAnsi" w:hAnsiTheme="minorHAnsi"/>
                <w:sz w:val="18"/>
                <w:szCs w:val="18"/>
              </w:rPr>
              <w:t>T</w:t>
            </w:r>
            <w:r w:rsidRPr="004A5476">
              <w:rPr>
                <w:rFonts w:asciiTheme="minorHAnsi" w:hAnsiTheme="minorHAnsi"/>
                <w:sz w:val="18"/>
                <w:szCs w:val="18"/>
              </w:rPr>
              <w:t xml:space="preserve">emperature </w:t>
            </w:r>
          </w:p>
          <w:p w14:paraId="01464787" w14:textId="23D0D890" w:rsidR="001E0FEF" w:rsidRPr="004A5476" w:rsidRDefault="001E0FEF" w:rsidP="0075419B">
            <w:pPr>
              <w:keepNext/>
              <w:rPr>
                <w:rFonts w:asciiTheme="minorHAnsi" w:hAnsiTheme="minorHAnsi"/>
                <w:sz w:val="18"/>
                <w:szCs w:val="18"/>
              </w:rPr>
            </w:pPr>
            <w:r w:rsidRPr="004A5476">
              <w:rPr>
                <w:rFonts w:asciiTheme="minorHAnsi" w:hAnsiTheme="minorHAnsi"/>
                <w:sz w:val="18"/>
                <w:szCs w:val="18"/>
              </w:rPr>
              <w:t xml:space="preserve">(T </w:t>
            </w:r>
            <w:r w:rsidRPr="004A5476">
              <w:rPr>
                <w:rFonts w:asciiTheme="minorHAnsi" w:hAnsiTheme="minorHAnsi"/>
                <w:sz w:val="18"/>
                <w:szCs w:val="18"/>
                <w:vertAlign w:val="subscript"/>
              </w:rPr>
              <w:t xml:space="preserve">condenser, </w:t>
            </w:r>
            <w:proofErr w:type="spellStart"/>
            <w:r w:rsidRPr="004A5476">
              <w:rPr>
                <w:rFonts w:asciiTheme="minorHAnsi" w:hAnsiTheme="minorHAnsi"/>
                <w:sz w:val="18"/>
                <w:szCs w:val="18"/>
                <w:vertAlign w:val="subscript"/>
              </w:rPr>
              <w:t>db</w:t>
            </w:r>
            <w:proofErr w:type="spellEnd"/>
            <w:r w:rsidRPr="004A5476">
              <w:rPr>
                <w:rFonts w:asciiTheme="minorHAnsi" w:hAnsiTheme="minorHAnsi"/>
                <w:sz w:val="18"/>
                <w:szCs w:val="18"/>
              </w:rPr>
              <w:t>)</w:t>
            </w:r>
          </w:p>
        </w:tc>
        <w:tc>
          <w:tcPr>
            <w:tcW w:w="2500" w:type="pct"/>
            <w:vAlign w:val="center"/>
          </w:tcPr>
          <w:p w14:paraId="01464788" w14:textId="77777777" w:rsidR="001E0FEF" w:rsidRPr="004A5476" w:rsidRDefault="001E0FEF" w:rsidP="004A5476">
            <w:pPr>
              <w:keepNext/>
              <w:rPr>
                <w:rFonts w:asciiTheme="minorHAnsi" w:hAnsiTheme="minorHAnsi"/>
                <w:sz w:val="18"/>
                <w:szCs w:val="18"/>
              </w:rPr>
            </w:pPr>
          </w:p>
        </w:tc>
      </w:tr>
      <w:tr w:rsidR="001E0FEF" w:rsidRPr="004A5476" w14:paraId="0146478D" w14:textId="77777777" w:rsidTr="001E0FEF">
        <w:trPr>
          <w:cantSplit/>
          <w:trHeight w:val="288"/>
        </w:trPr>
        <w:tc>
          <w:tcPr>
            <w:tcW w:w="264" w:type="pct"/>
            <w:vAlign w:val="center"/>
          </w:tcPr>
          <w:p w14:paraId="0146478A" w14:textId="77777777"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36" w:type="pct"/>
            <w:vAlign w:val="center"/>
          </w:tcPr>
          <w:p w14:paraId="0146478B" w14:textId="1E10CC3B"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Outdoor Temperature Qualification Status</w:t>
            </w:r>
          </w:p>
        </w:tc>
        <w:tc>
          <w:tcPr>
            <w:tcW w:w="2500" w:type="pct"/>
            <w:vAlign w:val="center"/>
          </w:tcPr>
          <w:p w14:paraId="0146478C" w14:textId="77777777" w:rsidR="001E0FEF" w:rsidRPr="004A5476" w:rsidRDefault="001E0FEF" w:rsidP="004A5476">
            <w:pPr>
              <w:keepNext/>
              <w:rPr>
                <w:rFonts w:asciiTheme="minorHAnsi" w:hAnsiTheme="minorHAnsi"/>
                <w:sz w:val="18"/>
                <w:szCs w:val="18"/>
              </w:rPr>
            </w:pPr>
          </w:p>
        </w:tc>
      </w:tr>
      <w:tr w:rsidR="001E0FEF" w:rsidRPr="004A5476" w14:paraId="01464791" w14:textId="77777777" w:rsidTr="001E0FEF">
        <w:trPr>
          <w:cantSplit/>
          <w:trHeight w:val="288"/>
        </w:trPr>
        <w:tc>
          <w:tcPr>
            <w:tcW w:w="264" w:type="pct"/>
            <w:vAlign w:val="center"/>
          </w:tcPr>
          <w:p w14:paraId="0146478E" w14:textId="77777777" w:rsidR="001E0FEF" w:rsidRPr="004A5476" w:rsidRDefault="001E0FEF" w:rsidP="004A5476">
            <w:pPr>
              <w:pStyle w:val="FootnoteText"/>
              <w:rPr>
                <w:rFonts w:asciiTheme="minorHAnsi" w:hAnsiTheme="minorHAnsi"/>
                <w:sz w:val="18"/>
                <w:szCs w:val="18"/>
              </w:rPr>
            </w:pPr>
            <w:r w:rsidRPr="004A5476">
              <w:rPr>
                <w:rFonts w:asciiTheme="minorHAnsi" w:hAnsiTheme="minorHAnsi"/>
                <w:sz w:val="18"/>
                <w:szCs w:val="18"/>
              </w:rPr>
              <w:t>05</w:t>
            </w:r>
          </w:p>
        </w:tc>
        <w:tc>
          <w:tcPr>
            <w:tcW w:w="2236" w:type="pct"/>
            <w:vAlign w:val="center"/>
          </w:tcPr>
          <w:p w14:paraId="0146478F" w14:textId="38E5C343" w:rsidR="001E0FEF" w:rsidRPr="004A5476" w:rsidRDefault="001E0FEF" w:rsidP="00EE79B8">
            <w:pPr>
              <w:rPr>
                <w:rFonts w:asciiTheme="minorHAnsi" w:hAnsiTheme="minorHAnsi"/>
                <w:sz w:val="18"/>
                <w:szCs w:val="18"/>
              </w:rPr>
            </w:pPr>
            <w:r w:rsidRPr="004A5476">
              <w:rPr>
                <w:rFonts w:asciiTheme="minorHAnsi" w:hAnsiTheme="minorHAnsi"/>
                <w:sz w:val="18"/>
                <w:szCs w:val="18"/>
              </w:rPr>
              <w:t>Measured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0" w14:textId="77777777" w:rsidR="001E0FEF" w:rsidRPr="004A5476" w:rsidRDefault="001E0FEF" w:rsidP="004A5476">
            <w:pPr>
              <w:rPr>
                <w:rFonts w:asciiTheme="minorHAnsi" w:hAnsiTheme="minorHAnsi"/>
                <w:sz w:val="18"/>
                <w:szCs w:val="18"/>
              </w:rPr>
            </w:pPr>
          </w:p>
        </w:tc>
      </w:tr>
      <w:tr w:rsidR="001E0FEF" w:rsidRPr="004A5476" w14:paraId="01464795" w14:textId="77777777" w:rsidTr="001E0FEF">
        <w:trPr>
          <w:cantSplit/>
          <w:trHeight w:val="288"/>
        </w:trPr>
        <w:tc>
          <w:tcPr>
            <w:tcW w:w="264" w:type="pct"/>
            <w:vAlign w:val="center"/>
          </w:tcPr>
          <w:p w14:paraId="01464792"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06</w:t>
            </w:r>
          </w:p>
        </w:tc>
        <w:tc>
          <w:tcPr>
            <w:tcW w:w="2236" w:type="pct"/>
            <w:vAlign w:val="center"/>
          </w:tcPr>
          <w:p w14:paraId="01464793" w14:textId="59F1EE53" w:rsidR="001E0FEF" w:rsidRPr="004A5476" w:rsidRDefault="001E0FEF" w:rsidP="004A5476">
            <w:pPr>
              <w:rPr>
                <w:rFonts w:asciiTheme="minorHAnsi" w:hAnsiTheme="minorHAnsi"/>
                <w:sz w:val="18"/>
                <w:szCs w:val="18"/>
              </w:rPr>
            </w:pPr>
            <w:r w:rsidRPr="004A5476">
              <w:rPr>
                <w:rFonts w:asciiTheme="minorHAnsi" w:hAnsiTheme="minorHAnsi"/>
                <w:sz w:val="18"/>
                <w:szCs w:val="18"/>
              </w:rPr>
              <w:t>Measured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(psig)</w:t>
            </w:r>
          </w:p>
        </w:tc>
        <w:tc>
          <w:tcPr>
            <w:tcW w:w="2500" w:type="pct"/>
            <w:vAlign w:val="center"/>
          </w:tcPr>
          <w:p w14:paraId="01464794" w14:textId="77777777" w:rsidR="001E0FEF" w:rsidRPr="004A5476" w:rsidRDefault="001E0FEF" w:rsidP="004A5476">
            <w:pPr>
              <w:rPr>
                <w:rFonts w:asciiTheme="minorHAnsi" w:hAnsiTheme="minorHAnsi"/>
                <w:sz w:val="18"/>
                <w:szCs w:val="18"/>
              </w:rPr>
            </w:pPr>
          </w:p>
        </w:tc>
      </w:tr>
      <w:tr w:rsidR="001E0FEF" w:rsidRPr="004A5476" w14:paraId="0146479A" w14:textId="77777777" w:rsidTr="001E0FEF">
        <w:trPr>
          <w:cantSplit/>
          <w:trHeight w:val="288"/>
        </w:trPr>
        <w:tc>
          <w:tcPr>
            <w:tcW w:w="264" w:type="pct"/>
            <w:vAlign w:val="center"/>
          </w:tcPr>
          <w:p w14:paraId="01464796"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07</w:t>
            </w:r>
          </w:p>
        </w:tc>
        <w:tc>
          <w:tcPr>
            <w:tcW w:w="2236" w:type="pct"/>
            <w:vAlign w:val="center"/>
          </w:tcPr>
          <w:p w14:paraId="01464797" w14:textId="5066DD74"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Condenser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98" w14:textId="6180B7E1"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F05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9" w14:textId="77777777" w:rsidR="001E0FEF" w:rsidRPr="004A5476" w:rsidRDefault="001E0FEF" w:rsidP="004A5476">
            <w:pPr>
              <w:rPr>
                <w:rFonts w:asciiTheme="minorHAnsi" w:hAnsiTheme="minorHAnsi"/>
                <w:sz w:val="18"/>
                <w:szCs w:val="18"/>
              </w:rPr>
            </w:pPr>
          </w:p>
        </w:tc>
      </w:tr>
      <w:tr w:rsidR="001E0FEF" w:rsidRPr="004A5476" w14:paraId="0146479E" w14:textId="77777777" w:rsidTr="001E0FEF">
        <w:trPr>
          <w:cantSplit/>
          <w:trHeight w:val="288"/>
        </w:trPr>
        <w:tc>
          <w:tcPr>
            <w:tcW w:w="264" w:type="pct"/>
            <w:vAlign w:val="center"/>
          </w:tcPr>
          <w:p w14:paraId="0146479B"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08</w:t>
            </w:r>
          </w:p>
        </w:tc>
        <w:tc>
          <w:tcPr>
            <w:tcW w:w="2236" w:type="pct"/>
            <w:vAlign w:val="center"/>
          </w:tcPr>
          <w:p w14:paraId="0146479C" w14:textId="221B2B13"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Measured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(Line F0</w:t>
            </w:r>
            <w:r w:rsidR="00421B31">
              <w:rPr>
                <w:rFonts w:asciiTheme="minorHAnsi" w:hAnsiTheme="minorHAnsi"/>
                <w:sz w:val="18"/>
                <w:szCs w:val="18"/>
              </w:rPr>
              <w:t>7</w:t>
            </w:r>
            <w:r w:rsidRPr="004A5476">
              <w:rPr>
                <w:rFonts w:asciiTheme="minorHAnsi" w:hAnsiTheme="minorHAnsi"/>
                <w:sz w:val="18"/>
                <w:szCs w:val="18"/>
              </w:rPr>
              <w:t xml:space="preserve"> – Line F0</w:t>
            </w:r>
            <w:r w:rsidR="00421B31">
              <w:rPr>
                <w:rFonts w:asciiTheme="minorHAnsi" w:hAnsiTheme="minorHAnsi"/>
                <w:sz w:val="18"/>
                <w:szCs w:val="18"/>
              </w:rPr>
              <w:t>5</w:t>
            </w:r>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D" w14:textId="77777777" w:rsidR="001E0FEF" w:rsidRPr="004A5476" w:rsidRDefault="001E0FEF" w:rsidP="004A5476">
            <w:pPr>
              <w:rPr>
                <w:rFonts w:asciiTheme="minorHAnsi" w:hAnsiTheme="minorHAnsi"/>
                <w:sz w:val="18"/>
                <w:szCs w:val="18"/>
              </w:rPr>
            </w:pPr>
          </w:p>
        </w:tc>
      </w:tr>
      <w:tr w:rsidR="001E0FEF" w:rsidRPr="004A5476" w14:paraId="014647A2" w14:textId="77777777" w:rsidTr="001E0FEF">
        <w:trPr>
          <w:cantSplit/>
          <w:trHeight w:val="288"/>
        </w:trPr>
        <w:tc>
          <w:tcPr>
            <w:tcW w:w="264" w:type="pct"/>
            <w:vAlign w:val="center"/>
          </w:tcPr>
          <w:p w14:paraId="0146479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09</w:t>
            </w:r>
          </w:p>
        </w:tc>
        <w:tc>
          <w:tcPr>
            <w:tcW w:w="2236" w:type="pct"/>
            <w:vAlign w:val="center"/>
          </w:tcPr>
          <w:p w14:paraId="014647A0" w14:textId="075046CE"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Target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from Manufacturer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1" w14:textId="77777777" w:rsidR="001E0FEF" w:rsidRPr="004A5476" w:rsidRDefault="001E0FEF" w:rsidP="004A5476">
            <w:pPr>
              <w:rPr>
                <w:rFonts w:asciiTheme="minorHAnsi" w:hAnsiTheme="minorHAnsi"/>
                <w:sz w:val="18"/>
                <w:szCs w:val="18"/>
              </w:rPr>
            </w:pPr>
          </w:p>
        </w:tc>
      </w:tr>
      <w:tr w:rsidR="001E0FEF" w:rsidRPr="004A5476" w14:paraId="014647A5" w14:textId="77777777" w:rsidTr="001E0FEF">
        <w:trPr>
          <w:trHeight w:val="288"/>
        </w:trPr>
        <w:tc>
          <w:tcPr>
            <w:tcW w:w="264" w:type="pct"/>
            <w:vAlign w:val="center"/>
          </w:tcPr>
          <w:p w14:paraId="014647A3" w14:textId="77777777" w:rsidR="001E0FEF" w:rsidRPr="004A5476" w:rsidRDefault="001E0FEF" w:rsidP="004A5476">
            <w:pPr>
              <w:rPr>
                <w:rFonts w:asciiTheme="minorHAnsi" w:hAnsiTheme="minorHAnsi"/>
                <w:sz w:val="18"/>
                <w:szCs w:val="18"/>
              </w:rPr>
            </w:pPr>
            <w:r>
              <w:rPr>
                <w:rFonts w:asciiTheme="minorHAnsi" w:hAnsiTheme="minorHAnsi"/>
                <w:sz w:val="18"/>
                <w:szCs w:val="18"/>
              </w:rPr>
              <w:t>10</w:t>
            </w:r>
          </w:p>
        </w:tc>
        <w:tc>
          <w:tcPr>
            <w:tcW w:w="4736" w:type="pct"/>
            <w:gridSpan w:val="2"/>
            <w:vAlign w:val="center"/>
          </w:tcPr>
          <w:p w14:paraId="014647A4"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Compliance Statement: </w:t>
            </w:r>
          </w:p>
        </w:tc>
      </w:tr>
    </w:tbl>
    <w:p w14:paraId="014647A6"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C44C9B" w:rsidRPr="004A5476" w14:paraId="014647A9" w14:textId="77777777" w:rsidTr="004A5476">
        <w:trPr>
          <w:trHeight w:val="288"/>
        </w:trPr>
        <w:tc>
          <w:tcPr>
            <w:tcW w:w="5000" w:type="pct"/>
            <w:gridSpan w:val="3"/>
            <w:vAlign w:val="center"/>
          </w:tcPr>
          <w:p w14:paraId="014647A7" w14:textId="2ED79D05" w:rsidR="00C44C9B" w:rsidRPr="00E91EDC" w:rsidRDefault="00C44C9B" w:rsidP="004A5476">
            <w:pPr>
              <w:keepNext/>
              <w:rPr>
                <w:rFonts w:asciiTheme="minorHAnsi" w:hAnsiTheme="minorHAnsi"/>
                <w:b/>
                <w:szCs w:val="18"/>
              </w:rPr>
            </w:pPr>
            <w:r w:rsidRPr="00E91EDC">
              <w:rPr>
                <w:rFonts w:asciiTheme="minorHAnsi" w:hAnsiTheme="minorHAnsi"/>
                <w:b/>
                <w:szCs w:val="18"/>
              </w:rPr>
              <w:t xml:space="preserve">G. Metering Device Verification– </w:t>
            </w:r>
          </w:p>
          <w:p w14:paraId="014647A8" w14:textId="2EC6C8D5" w:rsidR="00C44C9B" w:rsidRPr="00E91EDC" w:rsidRDefault="00A95016" w:rsidP="004A5476">
            <w:pPr>
              <w:keepNext/>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C44C9B" w:rsidRPr="00E91EDC">
              <w:rPr>
                <w:rFonts w:asciiTheme="minorHAnsi" w:hAnsiTheme="minorHAnsi"/>
                <w:sz w:val="18"/>
                <w:szCs w:val="18"/>
              </w:rPr>
              <w:t>Procedures for the verification of proper metering device operation are specified in RA3.2.2.6.2</w:t>
            </w:r>
          </w:p>
        </w:tc>
      </w:tr>
      <w:tr w:rsidR="00C44C9B" w:rsidRPr="004A5476" w14:paraId="014647AD" w14:textId="77777777" w:rsidTr="001E0FEF">
        <w:trPr>
          <w:trHeight w:val="288"/>
        </w:trPr>
        <w:tc>
          <w:tcPr>
            <w:tcW w:w="212" w:type="pct"/>
            <w:vAlign w:val="center"/>
          </w:tcPr>
          <w:p w14:paraId="014647A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7AB" w14:textId="20AF86B6"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C" w14:textId="77777777" w:rsidR="00C44C9B" w:rsidRPr="004A5476" w:rsidRDefault="00C44C9B" w:rsidP="004A5476">
            <w:pPr>
              <w:keepNext/>
              <w:rPr>
                <w:rFonts w:asciiTheme="minorHAnsi" w:hAnsiTheme="minorHAnsi"/>
                <w:sz w:val="18"/>
                <w:szCs w:val="18"/>
              </w:rPr>
            </w:pPr>
          </w:p>
        </w:tc>
      </w:tr>
      <w:tr w:rsidR="00C44C9B" w:rsidRPr="004A5476" w14:paraId="014647B1" w14:textId="77777777" w:rsidTr="001E0FEF">
        <w:trPr>
          <w:trHeight w:val="288"/>
        </w:trPr>
        <w:tc>
          <w:tcPr>
            <w:tcW w:w="212" w:type="pct"/>
            <w:vAlign w:val="center"/>
          </w:tcPr>
          <w:p w14:paraId="014647A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7AF" w14:textId="67A96036"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(psig)</w:t>
            </w:r>
          </w:p>
        </w:tc>
        <w:tc>
          <w:tcPr>
            <w:tcW w:w="2500" w:type="pct"/>
            <w:vAlign w:val="center"/>
          </w:tcPr>
          <w:p w14:paraId="014647B0" w14:textId="77777777" w:rsidR="00C44C9B" w:rsidRPr="004A5476" w:rsidRDefault="00C44C9B" w:rsidP="004A5476">
            <w:pPr>
              <w:keepNext/>
              <w:rPr>
                <w:rFonts w:asciiTheme="minorHAnsi" w:hAnsiTheme="minorHAnsi"/>
                <w:sz w:val="18"/>
                <w:szCs w:val="18"/>
              </w:rPr>
            </w:pPr>
          </w:p>
        </w:tc>
      </w:tr>
      <w:tr w:rsidR="00C44C9B" w:rsidRPr="004A5476" w14:paraId="014647B6" w14:textId="77777777" w:rsidTr="001E0FEF">
        <w:trPr>
          <w:trHeight w:val="288"/>
        </w:trPr>
        <w:tc>
          <w:tcPr>
            <w:tcW w:w="212" w:type="pct"/>
            <w:vAlign w:val="center"/>
          </w:tcPr>
          <w:p w14:paraId="014647B2"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7B3" w14:textId="552CE4C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 xml:space="preserve">Evaporator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B4" w14:textId="08CFA8F2"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G02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5" w14:textId="77777777" w:rsidR="00C44C9B" w:rsidRPr="004A5476" w:rsidRDefault="00C44C9B" w:rsidP="004A5476">
            <w:pPr>
              <w:keepNext/>
              <w:rPr>
                <w:rFonts w:asciiTheme="minorHAnsi" w:hAnsiTheme="minorHAnsi"/>
                <w:sz w:val="18"/>
                <w:szCs w:val="18"/>
              </w:rPr>
            </w:pPr>
          </w:p>
        </w:tc>
      </w:tr>
      <w:tr w:rsidR="00C44C9B" w:rsidRPr="004A5476" w14:paraId="014647BA" w14:textId="77777777" w:rsidTr="001E0FEF">
        <w:trPr>
          <w:trHeight w:val="288"/>
        </w:trPr>
        <w:tc>
          <w:tcPr>
            <w:tcW w:w="212" w:type="pct"/>
            <w:vAlign w:val="center"/>
          </w:tcPr>
          <w:p w14:paraId="014647B7"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7B8" w14:textId="21910191"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G01 – Line G03)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9" w14:textId="77777777" w:rsidR="00C44C9B" w:rsidRPr="004A5476" w:rsidRDefault="00C44C9B" w:rsidP="004A5476">
            <w:pPr>
              <w:keepNext/>
              <w:rPr>
                <w:rFonts w:asciiTheme="minorHAnsi" w:hAnsiTheme="minorHAnsi"/>
                <w:sz w:val="18"/>
                <w:szCs w:val="18"/>
              </w:rPr>
            </w:pPr>
          </w:p>
        </w:tc>
      </w:tr>
      <w:tr w:rsidR="00C44C9B" w:rsidRPr="004A5476" w14:paraId="014647BE" w14:textId="77777777" w:rsidTr="001E0FEF">
        <w:trPr>
          <w:trHeight w:val="288"/>
        </w:trPr>
        <w:tc>
          <w:tcPr>
            <w:tcW w:w="212" w:type="pct"/>
            <w:vAlign w:val="center"/>
          </w:tcPr>
          <w:p w14:paraId="014647BB" w14:textId="77777777" w:rsidR="00C44C9B" w:rsidRPr="004A5476" w:rsidDel="00C76C40" w:rsidRDefault="00C44C9B" w:rsidP="004A5476">
            <w:pPr>
              <w:keepNext/>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7BC" w14:textId="52F5CD40"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G04) is between 3</w:t>
            </w:r>
            <w:r w:rsidR="00EE79B8">
              <w:rPr>
                <w:rFonts w:asciiTheme="minorHAnsi" w:hAnsiTheme="minorHAnsi"/>
                <w:sz w:val="18"/>
                <w:szCs w:val="18"/>
              </w:rPr>
              <w:t>°F</w:t>
            </w:r>
            <w:r w:rsidRPr="004A5476">
              <w:rPr>
                <w:rFonts w:asciiTheme="minorHAnsi" w:hAnsiTheme="minorHAnsi"/>
                <w:sz w:val="18"/>
                <w:szCs w:val="18"/>
              </w:rPr>
              <w:t xml:space="preserve"> and 26</w:t>
            </w:r>
            <w:r w:rsidR="00EE79B8">
              <w:rPr>
                <w:rFonts w:asciiTheme="minorHAnsi" w:hAnsiTheme="minorHAnsi"/>
                <w:sz w:val="18"/>
                <w:szCs w:val="18"/>
              </w:rPr>
              <w:t>°</w:t>
            </w:r>
            <w:r w:rsidRPr="004A5476">
              <w:rPr>
                <w:rFonts w:asciiTheme="minorHAnsi" w:hAnsiTheme="minorHAnsi"/>
                <w:sz w:val="18"/>
                <w:szCs w:val="18"/>
              </w:rPr>
              <w:t>F (inclusive)</w:t>
            </w:r>
          </w:p>
        </w:tc>
        <w:tc>
          <w:tcPr>
            <w:tcW w:w="2500" w:type="pct"/>
            <w:vAlign w:val="center"/>
          </w:tcPr>
          <w:p w14:paraId="014647BD" w14:textId="77777777" w:rsidR="00C44C9B" w:rsidRPr="004A5476" w:rsidRDefault="00C44C9B" w:rsidP="004A5476">
            <w:pPr>
              <w:keepNext/>
              <w:rPr>
                <w:rFonts w:asciiTheme="minorHAnsi" w:hAnsiTheme="minorHAnsi"/>
                <w:sz w:val="18"/>
                <w:szCs w:val="18"/>
              </w:rPr>
            </w:pPr>
          </w:p>
        </w:tc>
      </w:tr>
      <w:tr w:rsidR="00C44C9B" w:rsidRPr="004A5476" w14:paraId="014647C2" w14:textId="77777777" w:rsidTr="001E0FEF">
        <w:trPr>
          <w:trHeight w:val="288"/>
        </w:trPr>
        <w:tc>
          <w:tcPr>
            <w:tcW w:w="212" w:type="pct"/>
            <w:vAlign w:val="center"/>
          </w:tcPr>
          <w:p w14:paraId="014647BF"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7C0" w14:textId="54996E6F"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Superheat (Line G04) is within </w:t>
            </w:r>
            <w:r w:rsidR="0075419B">
              <w:rPr>
                <w:rFonts w:asciiTheme="minorHAnsi" w:hAnsiTheme="minorHAnsi"/>
                <w:sz w:val="18"/>
                <w:szCs w:val="18"/>
              </w:rPr>
              <w:t>M</w:t>
            </w:r>
            <w:r w:rsidRPr="004A5476">
              <w:rPr>
                <w:rFonts w:asciiTheme="minorHAnsi" w:hAnsiTheme="minorHAnsi"/>
                <w:sz w:val="18"/>
                <w:szCs w:val="18"/>
              </w:rPr>
              <w:t xml:space="preserve">anufacturer’s </w:t>
            </w:r>
            <w:r w:rsidR="0075419B">
              <w:rPr>
                <w:rFonts w:asciiTheme="minorHAnsi" w:hAnsiTheme="minorHAnsi"/>
                <w:sz w:val="18"/>
                <w:szCs w:val="18"/>
              </w:rPr>
              <w:t>S</w:t>
            </w:r>
            <w:r w:rsidRPr="004A5476">
              <w:rPr>
                <w:rFonts w:asciiTheme="minorHAnsi" w:hAnsiTheme="minorHAnsi"/>
                <w:sz w:val="18"/>
                <w:szCs w:val="18"/>
              </w:rPr>
              <w:t xml:space="preserve">pecifications </w:t>
            </w:r>
            <w:r w:rsidR="00EE79B8">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vAlign w:val="center"/>
          </w:tcPr>
          <w:p w14:paraId="014647C1" w14:textId="77777777" w:rsidR="00C44C9B" w:rsidRPr="004A5476" w:rsidRDefault="00C44C9B" w:rsidP="004A5476">
            <w:pPr>
              <w:keepNext/>
              <w:rPr>
                <w:rFonts w:asciiTheme="minorHAnsi" w:hAnsiTheme="minorHAnsi"/>
                <w:sz w:val="18"/>
                <w:szCs w:val="18"/>
              </w:rPr>
            </w:pPr>
          </w:p>
        </w:tc>
      </w:tr>
      <w:tr w:rsidR="00C44C9B" w:rsidRPr="004A5476" w14:paraId="014647C5" w14:textId="77777777" w:rsidTr="004A5476">
        <w:trPr>
          <w:trHeight w:val="288"/>
        </w:trPr>
        <w:tc>
          <w:tcPr>
            <w:tcW w:w="212" w:type="pct"/>
            <w:vAlign w:val="center"/>
          </w:tcPr>
          <w:p w14:paraId="014647C3"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07</w:t>
            </w:r>
          </w:p>
        </w:tc>
        <w:tc>
          <w:tcPr>
            <w:tcW w:w="4788" w:type="pct"/>
            <w:gridSpan w:val="2"/>
            <w:vAlign w:val="center"/>
          </w:tcPr>
          <w:p w14:paraId="014647C4" w14:textId="77777777" w:rsidR="00E053F5" w:rsidRPr="004A5476" w:rsidRDefault="00C44C9B" w:rsidP="004A5476">
            <w:pPr>
              <w:keepNext/>
              <w:rPr>
                <w:rFonts w:asciiTheme="minorHAnsi" w:hAnsiTheme="minorHAnsi"/>
                <w:sz w:val="18"/>
                <w:szCs w:val="18"/>
              </w:rPr>
            </w:pPr>
            <w:r w:rsidRPr="004A5476">
              <w:rPr>
                <w:rFonts w:asciiTheme="minorHAnsi" w:hAnsiTheme="minorHAnsi"/>
                <w:sz w:val="18"/>
                <w:szCs w:val="18"/>
              </w:rPr>
              <w:t>Compliance Statement:</w:t>
            </w:r>
          </w:p>
        </w:tc>
      </w:tr>
    </w:tbl>
    <w:p w14:paraId="014647C6" w14:textId="77777777" w:rsidR="00C44C9B" w:rsidRPr="004A5476" w:rsidRDefault="00C44C9B" w:rsidP="00C44C9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050"/>
        <w:gridCol w:w="5508"/>
      </w:tblGrid>
      <w:tr w:rsidR="00C44C9B" w:rsidRPr="004A5476" w14:paraId="014647C9" w14:textId="77777777" w:rsidTr="00646833">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7C7" w14:textId="19B368DF" w:rsidR="00C44C9B" w:rsidRPr="00E91EDC" w:rsidRDefault="00C44C9B" w:rsidP="004A5476">
            <w:pPr>
              <w:keepNext/>
              <w:rPr>
                <w:rFonts w:asciiTheme="minorHAnsi" w:hAnsiTheme="minorHAnsi"/>
                <w:b/>
                <w:szCs w:val="18"/>
              </w:rPr>
            </w:pPr>
            <w:r w:rsidRPr="00E91EDC">
              <w:rPr>
                <w:rFonts w:asciiTheme="minorHAnsi" w:hAnsiTheme="minorHAnsi"/>
                <w:b/>
                <w:szCs w:val="18"/>
              </w:rPr>
              <w:lastRenderedPageBreak/>
              <w:t xml:space="preserve">H. Confirmation of Refrigerant Pressure Differential – </w:t>
            </w:r>
          </w:p>
          <w:p w14:paraId="014647C8" w14:textId="0D87CF82" w:rsidR="00C44C9B" w:rsidRPr="00E91EDC" w:rsidRDefault="00D00050" w:rsidP="004A5476">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the Winter Setup are detailed in RA1.2.22</w:t>
            </w:r>
            <w:r>
              <w:rPr>
                <w:rFonts w:asciiTheme="minorHAnsi" w:hAnsiTheme="minorHAnsi"/>
                <w:sz w:val="18"/>
                <w:szCs w:val="18"/>
              </w:rPr>
              <w:t>.</w:t>
            </w:r>
          </w:p>
        </w:tc>
      </w:tr>
      <w:tr w:rsidR="00C44C9B" w:rsidRPr="004A5476" w14:paraId="014647CD" w14:textId="77777777" w:rsidTr="00646833">
        <w:tblPrEx>
          <w:tblCellMar>
            <w:top w:w="29" w:type="dxa"/>
            <w:left w:w="115" w:type="dxa"/>
            <w:bottom w:w="29" w:type="dxa"/>
            <w:right w:w="115" w:type="dxa"/>
          </w:tblCellMar>
        </w:tblPrEx>
        <w:trPr>
          <w:trHeight w:val="288"/>
        </w:trPr>
        <w:tc>
          <w:tcPr>
            <w:tcW w:w="208" w:type="pct"/>
            <w:vAlign w:val="center"/>
          </w:tcPr>
          <w:p w14:paraId="014647C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92" w:type="pct"/>
            <w:vAlign w:val="center"/>
          </w:tcPr>
          <w:p w14:paraId="014647CB" w14:textId="4381D004" w:rsidR="00C44C9B" w:rsidRPr="004A5476" w:rsidRDefault="00C44C9B" w:rsidP="004A5476">
            <w:pPr>
              <w:keepNext/>
              <w:rPr>
                <w:rFonts w:asciiTheme="minorHAnsi" w:hAnsiTheme="minorHAnsi"/>
                <w:sz w:val="18"/>
                <w:szCs w:val="18"/>
              </w:rPr>
            </w:pPr>
            <w:proofErr w:type="spellStart"/>
            <w:r w:rsidRPr="004A5476">
              <w:rPr>
                <w:rFonts w:asciiTheme="minorHAnsi" w:hAnsiTheme="minorHAnsi" w:cs="ArialMT"/>
                <w:sz w:val="18"/>
                <w:szCs w:val="18"/>
              </w:rPr>
              <w:t>P</w:t>
            </w:r>
            <w:r w:rsidRPr="00E91EDC">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2A514B">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499" w:type="pct"/>
            <w:vAlign w:val="center"/>
          </w:tcPr>
          <w:p w14:paraId="014647CC" w14:textId="77777777" w:rsidR="00C44C9B" w:rsidRPr="004A5476" w:rsidRDefault="00C44C9B" w:rsidP="004A5476">
            <w:pPr>
              <w:pStyle w:val="Header"/>
              <w:keepNext/>
              <w:tabs>
                <w:tab w:val="clear" w:pos="4320"/>
                <w:tab w:val="clear" w:pos="8640"/>
              </w:tabs>
              <w:rPr>
                <w:rFonts w:asciiTheme="minorHAnsi" w:hAnsiTheme="minorHAnsi"/>
                <w:sz w:val="18"/>
                <w:szCs w:val="18"/>
              </w:rPr>
            </w:pPr>
          </w:p>
        </w:tc>
      </w:tr>
      <w:tr w:rsidR="00C44C9B" w:rsidRPr="004A5476" w14:paraId="014647D0" w14:textId="77777777" w:rsidTr="00646833">
        <w:tblPrEx>
          <w:tblCellMar>
            <w:top w:w="29" w:type="dxa"/>
            <w:left w:w="115" w:type="dxa"/>
            <w:bottom w:w="29" w:type="dxa"/>
            <w:right w:w="115" w:type="dxa"/>
          </w:tblCellMar>
        </w:tblPrEx>
        <w:trPr>
          <w:trHeight w:val="288"/>
        </w:trPr>
        <w:tc>
          <w:tcPr>
            <w:tcW w:w="208" w:type="pct"/>
            <w:vAlign w:val="center"/>
          </w:tcPr>
          <w:p w14:paraId="014647C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4792" w:type="pct"/>
            <w:gridSpan w:val="2"/>
            <w:vAlign w:val="center"/>
          </w:tcPr>
          <w:p w14:paraId="014647CF" w14:textId="77777777" w:rsidR="00C44C9B" w:rsidRPr="004A5476" w:rsidRDefault="00C44C9B" w:rsidP="004A5476">
            <w:pPr>
              <w:keepNext/>
              <w:rPr>
                <w:rFonts w:asciiTheme="minorHAnsi" w:hAnsiTheme="minorHAnsi" w:cs="ArialMT"/>
                <w:sz w:val="18"/>
                <w:szCs w:val="18"/>
              </w:rPr>
            </w:pPr>
            <w:r w:rsidRPr="004A5476">
              <w:rPr>
                <w:rFonts w:asciiTheme="minorHAnsi" w:hAnsiTheme="minorHAnsi"/>
                <w:sz w:val="18"/>
                <w:szCs w:val="18"/>
              </w:rPr>
              <w:t xml:space="preserve">Compliance Statement: </w:t>
            </w:r>
          </w:p>
        </w:tc>
      </w:tr>
    </w:tbl>
    <w:p w14:paraId="014647D2" w14:textId="77777777" w:rsidR="00C44C9B" w:rsidRPr="004A5476" w:rsidRDefault="00C44C9B" w:rsidP="00C44C9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0FEF" w:rsidRPr="00DF3F73" w14:paraId="014647D5" w14:textId="77777777" w:rsidTr="001E0FEF">
        <w:trPr>
          <w:cantSplit/>
          <w:trHeight w:val="432"/>
        </w:trPr>
        <w:tc>
          <w:tcPr>
            <w:tcW w:w="5000" w:type="pct"/>
            <w:gridSpan w:val="2"/>
            <w:vAlign w:val="center"/>
          </w:tcPr>
          <w:p w14:paraId="014647D3" w14:textId="134472C7" w:rsidR="001E0FEF" w:rsidRPr="00E91EDC" w:rsidRDefault="001E0FEF"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7D4" w14:textId="0CB89598" w:rsidR="001E0FEF" w:rsidRPr="00DF3F73" w:rsidRDefault="00435792" w:rsidP="00E91EDC">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1E0FEF" w:rsidRPr="00DF3F73" w14:paraId="014647D8" w14:textId="77777777" w:rsidTr="00E91EDC">
        <w:trPr>
          <w:cantSplit/>
          <w:trHeight w:val="260"/>
        </w:trPr>
        <w:tc>
          <w:tcPr>
            <w:tcW w:w="253" w:type="pct"/>
            <w:vAlign w:val="center"/>
          </w:tcPr>
          <w:p w14:paraId="014647D6" w14:textId="77777777" w:rsidR="001E0FEF" w:rsidRPr="00DF3F73" w:rsidDel="00C76C40" w:rsidRDefault="001E0FEF" w:rsidP="001E0FEF">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7D7" w14:textId="77777777" w:rsidR="001E0FEF" w:rsidRPr="00DF3F73" w:rsidRDefault="001E0FEF" w:rsidP="001E0FEF">
            <w:pPr>
              <w:keepNext/>
              <w:spacing w:after="60"/>
              <w:rPr>
                <w:rFonts w:asciiTheme="minorHAnsi" w:hAnsiTheme="minorHAnsi"/>
                <w:sz w:val="18"/>
                <w:szCs w:val="18"/>
              </w:rPr>
            </w:pPr>
          </w:p>
        </w:tc>
      </w:tr>
    </w:tbl>
    <w:p w14:paraId="014647D9" w14:textId="77777777" w:rsidR="00C44C9B" w:rsidRPr="004A5476" w:rsidRDefault="00C44C9B" w:rsidP="00C44C9B">
      <w:pPr>
        <w:rPr>
          <w:rFonts w:asciiTheme="minorHAnsi" w:hAnsiTheme="minorHAnsi"/>
          <w:sz w:val="18"/>
          <w:szCs w:val="18"/>
        </w:rPr>
      </w:pPr>
    </w:p>
    <w:p w14:paraId="014647DA" w14:textId="77777777" w:rsidR="00786D26" w:rsidRPr="004A5476" w:rsidRDefault="00786D26">
      <w:pPr>
        <w:rPr>
          <w:rFonts w:asciiTheme="minorHAnsi" w:hAnsiTheme="minorHAnsi"/>
          <w:sz w:val="18"/>
          <w:szCs w:val="18"/>
        </w:rPr>
      </w:pPr>
    </w:p>
    <w:p w14:paraId="01B6134F" w14:textId="77777777" w:rsidR="0075419B" w:rsidRDefault="0075419B">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C44C9B" w:rsidRPr="004A5476" w14:paraId="014647DC" w14:textId="77777777">
        <w:trPr>
          <w:trHeight w:val="288"/>
        </w:trPr>
        <w:tc>
          <w:tcPr>
            <w:tcW w:w="10950" w:type="dxa"/>
            <w:gridSpan w:val="4"/>
            <w:vAlign w:val="center"/>
          </w:tcPr>
          <w:p w14:paraId="014647D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C44C9B" w:rsidRPr="004A5476" w14:paraId="014647DE" w14:textId="77777777" w:rsidTr="00E91EDC">
        <w:trPr>
          <w:trHeight w:val="269"/>
        </w:trPr>
        <w:tc>
          <w:tcPr>
            <w:tcW w:w="10950" w:type="dxa"/>
            <w:gridSpan w:val="4"/>
            <w:vAlign w:val="center"/>
          </w:tcPr>
          <w:p w14:paraId="014647DD" w14:textId="77777777" w:rsidR="00C44C9B" w:rsidRPr="004A5476" w:rsidRDefault="00C44C9B" w:rsidP="00E91EDC">
            <w:pPr>
              <w:keepNext/>
              <w:numPr>
                <w:ilvl w:val="0"/>
                <w:numId w:val="17"/>
              </w:numPr>
              <w:ind w:left="271" w:hanging="270"/>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C44C9B" w:rsidRPr="004A5476" w14:paraId="014647E1" w14:textId="77777777">
        <w:trPr>
          <w:trHeight w:val="360"/>
        </w:trPr>
        <w:tc>
          <w:tcPr>
            <w:tcW w:w="5434" w:type="dxa"/>
          </w:tcPr>
          <w:p w14:paraId="014647DF"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7E0"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C44C9B" w:rsidRPr="004A5476" w14:paraId="014647E4" w14:textId="77777777">
        <w:trPr>
          <w:trHeight w:val="360"/>
        </w:trPr>
        <w:tc>
          <w:tcPr>
            <w:tcW w:w="5434" w:type="dxa"/>
          </w:tcPr>
          <w:p w14:paraId="014647E2"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7E3"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Date Signed:</w:t>
            </w:r>
          </w:p>
        </w:tc>
      </w:tr>
      <w:tr w:rsidR="00C44C9B" w:rsidRPr="004A5476" w14:paraId="014647E7" w14:textId="77777777">
        <w:trPr>
          <w:trHeight w:val="360"/>
        </w:trPr>
        <w:tc>
          <w:tcPr>
            <w:tcW w:w="5434" w:type="dxa"/>
          </w:tcPr>
          <w:p w14:paraId="014647E5"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7E6"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C44C9B" w:rsidRPr="004A5476" w14:paraId="014647EA" w14:textId="77777777">
        <w:trPr>
          <w:trHeight w:val="360"/>
        </w:trPr>
        <w:tc>
          <w:tcPr>
            <w:tcW w:w="5434" w:type="dxa"/>
          </w:tcPr>
          <w:p w14:paraId="014647E8"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7E9"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Phone:</w:t>
            </w:r>
          </w:p>
        </w:tc>
      </w:tr>
      <w:tr w:rsidR="00C44C9B" w:rsidRPr="004A5476" w14:paraId="014647EC" w14:textId="77777777">
        <w:tblPrEx>
          <w:tblCellMar>
            <w:left w:w="115" w:type="dxa"/>
            <w:right w:w="115" w:type="dxa"/>
          </w:tblCellMar>
        </w:tblPrEx>
        <w:trPr>
          <w:trHeight w:val="296"/>
        </w:trPr>
        <w:tc>
          <w:tcPr>
            <w:tcW w:w="10950" w:type="dxa"/>
            <w:gridSpan w:val="4"/>
            <w:vAlign w:val="center"/>
          </w:tcPr>
          <w:p w14:paraId="014647E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C44C9B" w:rsidRPr="004A5476" w14:paraId="014647F3" w14:textId="77777777">
        <w:tblPrEx>
          <w:tblCellMar>
            <w:left w:w="115" w:type="dxa"/>
            <w:right w:w="115" w:type="dxa"/>
          </w:tblCellMar>
        </w:tblPrEx>
        <w:trPr>
          <w:trHeight w:val="504"/>
        </w:trPr>
        <w:tc>
          <w:tcPr>
            <w:tcW w:w="10950" w:type="dxa"/>
            <w:gridSpan w:val="4"/>
            <w:shd w:val="clear" w:color="auto" w:fill="auto"/>
          </w:tcPr>
          <w:p w14:paraId="014647ED" w14:textId="77777777" w:rsidR="00C44C9B" w:rsidRPr="004A5476" w:rsidRDefault="00C44C9B"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7EE"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7EF"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7F0"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7F1"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14647F2"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44C9B" w:rsidRPr="004A5476" w14:paraId="014647F5" w14:textId="77777777">
        <w:tblPrEx>
          <w:tblCellMar>
            <w:left w:w="115" w:type="dxa"/>
            <w:right w:w="115" w:type="dxa"/>
          </w:tblCellMar>
        </w:tblPrEx>
        <w:trPr>
          <w:trHeight w:val="278"/>
        </w:trPr>
        <w:tc>
          <w:tcPr>
            <w:tcW w:w="10950" w:type="dxa"/>
            <w:gridSpan w:val="4"/>
            <w:vAlign w:val="center"/>
          </w:tcPr>
          <w:p w14:paraId="014647F4"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C44C9B" w:rsidRPr="004A5476" w14:paraId="014647F7" w14:textId="77777777" w:rsidTr="00E91EDC">
        <w:tblPrEx>
          <w:tblCellMar>
            <w:left w:w="115" w:type="dxa"/>
            <w:right w:w="115" w:type="dxa"/>
          </w:tblCellMar>
        </w:tblPrEx>
        <w:trPr>
          <w:trHeight w:hRule="exact" w:val="360"/>
        </w:trPr>
        <w:tc>
          <w:tcPr>
            <w:tcW w:w="10950" w:type="dxa"/>
            <w:gridSpan w:val="4"/>
          </w:tcPr>
          <w:p w14:paraId="014647F6" w14:textId="77777777" w:rsidR="00C44C9B" w:rsidRPr="00E91EDC" w:rsidRDefault="00C44C9B"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C44C9B" w:rsidRPr="004A5476" w14:paraId="014647FA" w14:textId="77777777" w:rsidTr="00E91EDC">
        <w:tblPrEx>
          <w:tblCellMar>
            <w:left w:w="115" w:type="dxa"/>
            <w:right w:w="115" w:type="dxa"/>
          </w:tblCellMar>
        </w:tblPrEx>
        <w:trPr>
          <w:trHeight w:hRule="exact" w:val="360"/>
        </w:trPr>
        <w:tc>
          <w:tcPr>
            <w:tcW w:w="5475" w:type="dxa"/>
            <w:gridSpan w:val="2"/>
          </w:tcPr>
          <w:p w14:paraId="014647F8" w14:textId="77777777" w:rsidR="00C44C9B" w:rsidRPr="00E91EDC" w:rsidRDefault="00C44C9B"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7F9" w14:textId="77777777" w:rsidR="00C44C9B" w:rsidRPr="00E91EDC" w:rsidRDefault="00C44C9B"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C44C9B" w:rsidRPr="004A5476" w14:paraId="014647FC" w14:textId="77777777">
        <w:tblPrEx>
          <w:tblCellMar>
            <w:left w:w="108" w:type="dxa"/>
            <w:right w:w="108" w:type="dxa"/>
          </w:tblCellMar>
        </w:tblPrEx>
        <w:trPr>
          <w:trHeight w:hRule="exact" w:val="288"/>
        </w:trPr>
        <w:tc>
          <w:tcPr>
            <w:tcW w:w="10950" w:type="dxa"/>
            <w:gridSpan w:val="4"/>
            <w:vAlign w:val="center"/>
          </w:tcPr>
          <w:p w14:paraId="014647FB"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PROVIDER DATA REGISTRY INFORMATION</w:t>
            </w:r>
          </w:p>
        </w:tc>
      </w:tr>
      <w:tr w:rsidR="00C44C9B" w:rsidRPr="004A5476" w14:paraId="014647FF" w14:textId="77777777">
        <w:tblPrEx>
          <w:tblCellMar>
            <w:left w:w="108" w:type="dxa"/>
            <w:right w:w="108" w:type="dxa"/>
          </w:tblCellMar>
        </w:tblPrEx>
        <w:trPr>
          <w:trHeight w:hRule="exact" w:val="360"/>
        </w:trPr>
        <w:tc>
          <w:tcPr>
            <w:tcW w:w="5482" w:type="dxa"/>
            <w:gridSpan w:val="3"/>
          </w:tcPr>
          <w:p w14:paraId="014647FD" w14:textId="77777777"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7FE" w14:textId="77757B19"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5419B" w:rsidRPr="00E91EDC">
              <w:rPr>
                <w:rFonts w:asciiTheme="minorHAnsi" w:hAnsiTheme="minorHAnsi"/>
                <w:sz w:val="14"/>
                <w:szCs w:val="18"/>
              </w:rPr>
              <w:t>:</w:t>
            </w:r>
          </w:p>
        </w:tc>
      </w:tr>
      <w:tr w:rsidR="00C44C9B" w:rsidRPr="004A5476" w14:paraId="01464801" w14:textId="77777777">
        <w:tblPrEx>
          <w:tblCellMar>
            <w:left w:w="108" w:type="dxa"/>
            <w:right w:w="108" w:type="dxa"/>
          </w:tblCellMar>
        </w:tblPrEx>
        <w:trPr>
          <w:trHeight w:val="288"/>
        </w:trPr>
        <w:tc>
          <w:tcPr>
            <w:tcW w:w="10950" w:type="dxa"/>
            <w:gridSpan w:val="4"/>
            <w:vAlign w:val="center"/>
          </w:tcPr>
          <w:p w14:paraId="01464800"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RATER INFORMATION</w:t>
            </w:r>
          </w:p>
        </w:tc>
      </w:tr>
      <w:tr w:rsidR="00C44C9B" w:rsidRPr="004A5476" w14:paraId="01464803" w14:textId="77777777">
        <w:tblPrEx>
          <w:tblCellMar>
            <w:left w:w="108" w:type="dxa"/>
            <w:right w:w="108" w:type="dxa"/>
          </w:tblCellMar>
        </w:tblPrEx>
        <w:trPr>
          <w:trHeight w:hRule="exact" w:val="360"/>
        </w:trPr>
        <w:tc>
          <w:tcPr>
            <w:tcW w:w="10950" w:type="dxa"/>
            <w:gridSpan w:val="4"/>
          </w:tcPr>
          <w:p w14:paraId="01464802" w14:textId="77777777" w:rsidR="00C44C9B" w:rsidRPr="00E91EDC"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C44C9B" w:rsidRPr="004A5476" w14:paraId="01464806"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4"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805"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C44C9B" w:rsidRPr="004A5476" w14:paraId="0146480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7" w14:textId="710069F0"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5419B"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808"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80A" w14:textId="77777777" w:rsidR="00786D26" w:rsidRPr="004A5476" w:rsidRDefault="00786D26">
      <w:pPr>
        <w:rPr>
          <w:rFonts w:asciiTheme="minorHAnsi" w:hAnsiTheme="minorHAnsi"/>
          <w:sz w:val="18"/>
          <w:szCs w:val="18"/>
        </w:rPr>
      </w:pPr>
    </w:p>
    <w:p w14:paraId="0146480B" w14:textId="77777777" w:rsidR="00786D26" w:rsidRPr="004A5476" w:rsidRDefault="00786D26">
      <w:pPr>
        <w:rPr>
          <w:rFonts w:asciiTheme="minorHAnsi" w:hAnsiTheme="minorHAnsi"/>
          <w:sz w:val="18"/>
          <w:szCs w:val="18"/>
        </w:rPr>
      </w:pPr>
    </w:p>
    <w:p w14:paraId="0146480C" w14:textId="77777777" w:rsidR="00786D26" w:rsidRPr="004A5476" w:rsidRDefault="00786D26">
      <w:pPr>
        <w:rPr>
          <w:rFonts w:asciiTheme="minorHAnsi" w:hAnsiTheme="minorHAnsi"/>
          <w:sz w:val="18"/>
          <w:szCs w:val="18"/>
        </w:rPr>
      </w:pPr>
    </w:p>
    <w:p w14:paraId="0146480D" w14:textId="77777777" w:rsidR="00786D26" w:rsidRPr="004A5476" w:rsidRDefault="00786D26">
      <w:pPr>
        <w:rPr>
          <w:rFonts w:asciiTheme="minorHAnsi" w:hAnsiTheme="minorHAnsi"/>
          <w:sz w:val="18"/>
          <w:szCs w:val="18"/>
        </w:rPr>
      </w:pPr>
    </w:p>
    <w:p w14:paraId="0146480E" w14:textId="77777777" w:rsidR="00786D26" w:rsidRPr="004A5476" w:rsidRDefault="00786D26">
      <w:pPr>
        <w:rPr>
          <w:rFonts w:asciiTheme="minorHAnsi" w:hAnsiTheme="minorHAnsi"/>
          <w:sz w:val="18"/>
          <w:szCs w:val="18"/>
        </w:rPr>
      </w:pPr>
    </w:p>
    <w:p w14:paraId="0146480F"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pPr>
    </w:p>
    <w:p w14:paraId="01464810"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sectPr w:rsidR="00786D26" w:rsidRPr="004A5476" w:rsidSect="009847DD">
          <w:headerReference w:type="default" r:id="rId10"/>
          <w:footerReference w:type="default" r:id="rId11"/>
          <w:pgSz w:w="12240" w:h="15840" w:code="1"/>
          <w:pgMar w:top="720" w:right="720" w:bottom="720" w:left="720" w:header="432" w:footer="432" w:gutter="0"/>
          <w:cols w:space="720"/>
          <w:docGrid w:linePitch="272"/>
        </w:sectPr>
      </w:pPr>
    </w:p>
    <w:p w14:paraId="01464812" w14:textId="4B042CCE" w:rsidR="00786D26" w:rsidRDefault="0075419B" w:rsidP="00E91EDC">
      <w:pPr>
        <w:jc w:val="center"/>
        <w:rPr>
          <w:rFonts w:asciiTheme="minorHAnsi" w:hAnsiTheme="minorHAnsi"/>
          <w:sz w:val="18"/>
          <w:szCs w:val="18"/>
        </w:rPr>
      </w:pPr>
      <w:r>
        <w:rPr>
          <w:rFonts w:asciiTheme="minorHAnsi" w:hAnsiTheme="minorHAnsi"/>
          <w:b/>
          <w:szCs w:val="18"/>
        </w:rPr>
        <w:lastRenderedPageBreak/>
        <w:t>CF3R-MCH-25e-H User Instructions</w:t>
      </w:r>
    </w:p>
    <w:p w14:paraId="01464813" w14:textId="77777777" w:rsidR="008228DD" w:rsidRPr="004A5476" w:rsidRDefault="008228DD" w:rsidP="00A728D9">
      <w:pPr>
        <w:rPr>
          <w:rFonts w:asciiTheme="minorHAnsi" w:hAnsiTheme="minorHAnsi"/>
          <w:sz w:val="18"/>
          <w:szCs w:val="18"/>
        </w:rPr>
      </w:pPr>
    </w:p>
    <w:p w14:paraId="01464814" w14:textId="7A37B87E"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A. System Information</w:t>
      </w:r>
    </w:p>
    <w:p w14:paraId="01464816"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01464817" w14:textId="150113CB"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01464818"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01464819" w14:textId="6560FF8D"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0146481A"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0146481B" w14:textId="5538B5E3"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65F2EB31" w14:textId="12CAFD7E" w:rsidR="00E80132" w:rsidRPr="00C6596A" w:rsidRDefault="008228DD" w:rsidP="008228DD">
      <w:pPr>
        <w:pStyle w:val="ListParagraph"/>
        <w:numPr>
          <w:ilvl w:val="0"/>
          <w:numId w:val="12"/>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w:t>
      </w:r>
    </w:p>
    <w:p w14:paraId="0146481C" w14:textId="3335994C" w:rsidR="008228DD" w:rsidRDefault="008228DD" w:rsidP="00C6596A">
      <w:pPr>
        <w:pStyle w:val="ListParagraph"/>
        <w:rPr>
          <w:rFonts w:asciiTheme="minorHAnsi" w:hAnsiTheme="minorHAnsi"/>
        </w:rPr>
      </w:pPr>
      <w:r w:rsidRPr="00D0557E">
        <w:rPr>
          <w:rFonts w:asciiTheme="minorHAnsi" w:hAnsiTheme="minorHAnsi"/>
          <w:sz w:val="18"/>
        </w:rPr>
        <w:t>R-22 and R-410A are the most common, but other types may occasionally be encountered.</w:t>
      </w:r>
    </w:p>
    <w:p w14:paraId="0146481D" w14:textId="01C0924C"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6859BB0" w14:textId="40D41A25" w:rsidR="00C1201D" w:rsidRDefault="00C1201D" w:rsidP="008228DD">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If applicable, a liquid line filter drier shall be installed according to the manufacturer’s </w:t>
      </w:r>
      <w:proofErr w:type="spellStart"/>
      <w:r>
        <w:rPr>
          <w:rFonts w:asciiTheme="minorHAnsi" w:hAnsiTheme="minorHAnsi"/>
          <w:sz w:val="18"/>
          <w:szCs w:val="18"/>
        </w:rPr>
        <w:t>specifcations</w:t>
      </w:r>
      <w:proofErr w:type="spellEnd"/>
      <w:r>
        <w:rPr>
          <w:rFonts w:asciiTheme="minorHAnsi" w:hAnsiTheme="minorHAnsi"/>
          <w:sz w:val="18"/>
          <w:szCs w:val="18"/>
        </w:rPr>
        <w:t>.</w:t>
      </w:r>
    </w:p>
    <w:p w14:paraId="0146481E" w14:textId="15DEE9AD"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0146481F" w14:textId="589ECE7A"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A3722C">
        <w:rPr>
          <w:rFonts w:asciiTheme="minorHAnsi" w:hAnsiTheme="minorHAnsi"/>
          <w:sz w:val="18"/>
          <w:szCs w:val="18"/>
        </w:rPr>
        <w:t>Fault Indicator Display</w:t>
      </w:r>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 xml:space="preserve">). Qualifying </w:t>
      </w:r>
      <w:r w:rsidR="00A3722C">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A3722C">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a </w:t>
      </w:r>
      <w:r w:rsidR="00A3722C">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A3722C">
        <w:rPr>
          <w:rFonts w:asciiTheme="minorHAnsi" w:hAnsiTheme="minorHAnsi"/>
          <w:sz w:val="18"/>
        </w:rPr>
        <w:t>FID</w:t>
      </w:r>
      <w:r w:rsidRPr="00D0557E">
        <w:rPr>
          <w:rFonts w:asciiTheme="minorHAnsi" w:hAnsiTheme="minorHAnsi"/>
          <w:sz w:val="18"/>
        </w:rPr>
        <w:t xml:space="preserve"> is required. Other requirements may also be triggered.</w:t>
      </w:r>
    </w:p>
    <w:p w14:paraId="01464820" w14:textId="7ECB3C3B"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01464821" w14:textId="51C9BA1F"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12E1B">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01464822"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01464823" w14:textId="42F62448"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01464824" w14:textId="40383A60"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01464825" w14:textId="33AA7721" w:rsidR="008228DD" w:rsidRPr="00DF3F73" w:rsidRDefault="008228DD" w:rsidP="008228DD">
      <w:pPr>
        <w:pStyle w:val="ListParagraph"/>
        <w:numPr>
          <w:ilvl w:val="0"/>
          <w:numId w:val="18"/>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01464826" w14:textId="62A3A651"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812E1B">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01464827" w14:textId="455B8883"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221779">
        <w:rPr>
          <w:rFonts w:asciiTheme="minorHAnsi" w:hAnsiTheme="minorHAnsi"/>
          <w:sz w:val="18"/>
          <w:szCs w:val="18"/>
        </w:rPr>
        <w:t>°F</w:t>
      </w:r>
      <w:r w:rsidRPr="00DF3F73">
        <w:rPr>
          <w:rFonts w:asciiTheme="minorHAnsi" w:hAnsiTheme="minorHAnsi"/>
          <w:sz w:val="18"/>
          <w:szCs w:val="18"/>
        </w:rPr>
        <w:t xml:space="preserve"> and 55</w:t>
      </w:r>
      <w:r w:rsidR="00221779">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01464828" w14:textId="070729B1"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812E1B">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01464829" w14:textId="0DEFD0A1"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0146482A" w14:textId="654C922F"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F13C05">
        <w:rPr>
          <w:rFonts w:asciiTheme="minorHAnsi" w:hAnsiTheme="minorHAnsi"/>
          <w:sz w:val="18"/>
          <w:szCs w:val="18"/>
        </w:rPr>
        <w:t>A15</w:t>
      </w:r>
      <w:r w:rsidRPr="00DF3F73">
        <w:rPr>
          <w:rFonts w:asciiTheme="minorHAnsi" w:hAnsiTheme="minorHAnsi"/>
          <w:sz w:val="18"/>
          <w:szCs w:val="18"/>
        </w:rPr>
        <w:t xml:space="preserve"> and </w:t>
      </w:r>
      <w:r w:rsidR="00F13C05">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0146482B" w14:textId="26FC4A81" w:rsidR="008228DD" w:rsidRPr="004A5476" w:rsidRDefault="008228DD" w:rsidP="008228DD">
      <w:pPr>
        <w:pStyle w:val="ListParagraph"/>
        <w:numPr>
          <w:ilvl w:val="0"/>
          <w:numId w:val="12"/>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F13C05">
        <w:rPr>
          <w:rFonts w:asciiTheme="minorHAnsi" w:hAnsiTheme="minorHAnsi"/>
          <w:sz w:val="18"/>
          <w:szCs w:val="18"/>
        </w:rPr>
        <w:t>A11</w:t>
      </w:r>
      <w:r w:rsidRPr="00ED0A8F">
        <w:rPr>
          <w:rFonts w:asciiTheme="minorHAnsi" w:hAnsiTheme="minorHAnsi"/>
          <w:sz w:val="18"/>
          <w:szCs w:val="18"/>
        </w:rPr>
        <w:t xml:space="preserve">, </w:t>
      </w:r>
      <w:r w:rsidR="00F13C05">
        <w:rPr>
          <w:rFonts w:asciiTheme="minorHAnsi" w:hAnsiTheme="minorHAnsi"/>
          <w:sz w:val="18"/>
          <w:szCs w:val="18"/>
        </w:rPr>
        <w:t>A12</w:t>
      </w:r>
      <w:r w:rsidRPr="00ED0A8F">
        <w:rPr>
          <w:rFonts w:asciiTheme="minorHAnsi" w:hAnsiTheme="minorHAnsi"/>
          <w:sz w:val="18"/>
          <w:szCs w:val="18"/>
        </w:rPr>
        <w:t xml:space="preserve">, and </w:t>
      </w:r>
      <w:r w:rsidR="00F13C05">
        <w:rPr>
          <w:rFonts w:asciiTheme="minorHAnsi" w:hAnsiTheme="minorHAnsi"/>
          <w:sz w:val="18"/>
          <w:szCs w:val="18"/>
        </w:rPr>
        <w:t>A15</w:t>
      </w:r>
      <w:r w:rsidRPr="00ED0A8F">
        <w:rPr>
          <w:rFonts w:asciiTheme="minorHAnsi" w:hAnsiTheme="minorHAnsi"/>
          <w:sz w:val="18"/>
          <w:szCs w:val="18"/>
        </w:rPr>
        <w:t>.</w:t>
      </w:r>
    </w:p>
    <w:p w14:paraId="0146482C" w14:textId="77777777" w:rsidR="008228DD" w:rsidRPr="004A5476" w:rsidRDefault="008228DD" w:rsidP="008228DD">
      <w:pPr>
        <w:rPr>
          <w:rFonts w:asciiTheme="minorHAnsi" w:hAnsiTheme="minorHAnsi"/>
          <w:sz w:val="18"/>
          <w:szCs w:val="18"/>
        </w:rPr>
      </w:pPr>
    </w:p>
    <w:p w14:paraId="0146482D"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B. System Model Applicability for Winter Setup Method</w:t>
      </w:r>
    </w:p>
    <w:p w14:paraId="0146482F" w14:textId="0A7CEFE5"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F13C05">
        <w:rPr>
          <w:rFonts w:asciiTheme="minorHAnsi" w:hAnsiTheme="minorHAnsi"/>
          <w:sz w:val="18"/>
          <w:szCs w:val="18"/>
        </w:rPr>
        <w:t>A15</w:t>
      </w:r>
      <w:r w:rsidRPr="004A5476">
        <w:rPr>
          <w:rFonts w:asciiTheme="minorHAnsi" w:hAnsiTheme="minorHAnsi"/>
          <w:sz w:val="18"/>
          <w:szCs w:val="18"/>
        </w:rPr>
        <w:t>.  An error message will appear in B02 if the wrong verification method may ha</w:t>
      </w:r>
      <w:r w:rsidR="00E80132">
        <w:rPr>
          <w:rFonts w:asciiTheme="minorHAnsi" w:hAnsiTheme="minorHAnsi"/>
          <w:sz w:val="18"/>
          <w:szCs w:val="18"/>
        </w:rPr>
        <w:t>ve</w:t>
      </w:r>
      <w:r w:rsidRPr="004A5476">
        <w:rPr>
          <w:rFonts w:asciiTheme="minorHAnsi" w:hAnsiTheme="minorHAnsi"/>
          <w:sz w:val="18"/>
          <w:szCs w:val="18"/>
        </w:rPr>
        <w:t xml:space="preserve"> been selected. Winter Setup verification can only be used on systems with variable metering devices (TXV or EXV). If installed system does not match this entry, it can be overwritten by rater but it will be flagged as a possible fail.</w:t>
      </w:r>
    </w:p>
    <w:p w14:paraId="01464830" w14:textId="687C9FA9"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box is automatically filled out. Winter Setup verification can only be used on systems with variable metering devices (TXV or EXV). </w:t>
      </w:r>
    </w:p>
    <w:p w14:paraId="01464831" w14:textId="77777777"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Rater must verify that the system being tested appears on the list of approved equipment for Winter Setup Method.</w:t>
      </w:r>
    </w:p>
    <w:p w14:paraId="01464832" w14:textId="77777777" w:rsidR="008228DD" w:rsidRPr="004A5476" w:rsidRDefault="008228DD" w:rsidP="008228DD">
      <w:pPr>
        <w:rPr>
          <w:rFonts w:asciiTheme="minorHAnsi" w:hAnsiTheme="minorHAnsi"/>
          <w:sz w:val="18"/>
          <w:szCs w:val="18"/>
        </w:rPr>
      </w:pPr>
    </w:p>
    <w:p w14:paraId="01464833"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C. Instrument Calibration</w:t>
      </w:r>
    </w:p>
    <w:p w14:paraId="01464835" w14:textId="760BCED3"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Enter the date of most recent Digital Refrigerant Gauge Calibration Field Check by rater. Analog gauges are not allowed for verification purposes under the </w:t>
      </w:r>
      <w:r w:rsidR="001460AC">
        <w:rPr>
          <w:rFonts w:asciiTheme="minorHAnsi" w:hAnsiTheme="minorHAnsi"/>
          <w:sz w:val="18"/>
          <w:szCs w:val="18"/>
        </w:rPr>
        <w:t>2016</w:t>
      </w:r>
      <w:r w:rsidRPr="004A5476">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01464836" w14:textId="1B171595"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01464837" w14:textId="3E0A5C0E"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8" w14:textId="2E7A520A"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9" w14:textId="77777777" w:rsidR="008228DD" w:rsidRPr="004A5476" w:rsidRDefault="008228DD" w:rsidP="008228DD">
      <w:pPr>
        <w:pStyle w:val="ListParagraph"/>
        <w:rPr>
          <w:rFonts w:asciiTheme="minorHAnsi" w:hAnsiTheme="minorHAnsi"/>
          <w:sz w:val="18"/>
          <w:szCs w:val="18"/>
        </w:rPr>
      </w:pPr>
    </w:p>
    <w:p w14:paraId="0146483A" w14:textId="12D7CC0B"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D. Measurement Access Hole (MAH) Verification</w:t>
      </w:r>
    </w:p>
    <w:p w14:paraId="0146483C" w14:textId="25AA1204" w:rsidR="008228DD" w:rsidRPr="004A5476" w:rsidRDefault="008228DD" w:rsidP="008228DD">
      <w:pPr>
        <w:pStyle w:val="ListParagraph"/>
        <w:numPr>
          <w:ilvl w:val="0"/>
          <w:numId w:val="13"/>
        </w:numPr>
        <w:rPr>
          <w:rFonts w:asciiTheme="minorHAnsi" w:hAnsiTheme="minorHAnsi"/>
          <w:sz w:val="18"/>
          <w:szCs w:val="18"/>
        </w:rPr>
      </w:pPr>
      <w:r w:rsidRPr="004A5476">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r w:rsidR="00E80132">
        <w:rPr>
          <w:rFonts w:asciiTheme="minorHAnsi" w:hAnsiTheme="minorHAnsi"/>
          <w:sz w:val="18"/>
          <w:szCs w:val="18"/>
        </w:rPr>
        <w:t>.</w:t>
      </w:r>
      <w:r w:rsidRPr="004A5476">
        <w:rPr>
          <w:rFonts w:asciiTheme="minorHAnsi" w:hAnsiTheme="minorHAnsi"/>
          <w:sz w:val="18"/>
          <w:szCs w:val="18"/>
        </w:rPr>
        <w:t xml:space="preserve"> If installed system does not match this entry, it can be overwritten by rater but it will be flagged as a possible fail.</w:t>
      </w:r>
    </w:p>
    <w:p w14:paraId="0146483D" w14:textId="77777777" w:rsidR="008228DD" w:rsidRPr="004A5476" w:rsidRDefault="008228DD" w:rsidP="008228DD">
      <w:pPr>
        <w:pStyle w:val="ListParagraph"/>
        <w:rPr>
          <w:rFonts w:asciiTheme="minorHAnsi" w:hAnsiTheme="minorHAnsi"/>
          <w:sz w:val="18"/>
          <w:szCs w:val="18"/>
        </w:rPr>
      </w:pPr>
    </w:p>
    <w:p w14:paraId="0146483E" w14:textId="1ECB5F22"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E. Minimum System Airflow Rate Verification</w:t>
      </w:r>
    </w:p>
    <w:p w14:paraId="01464840" w14:textId="0881E8C4"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 xml:space="preserve">This information is automatically calculated based on the information given in line </w:t>
      </w:r>
      <w:r w:rsidR="00F13C05">
        <w:rPr>
          <w:rFonts w:asciiTheme="minorHAnsi" w:hAnsiTheme="minorHAnsi"/>
          <w:sz w:val="18"/>
          <w:szCs w:val="18"/>
        </w:rPr>
        <w:t>A10</w:t>
      </w:r>
      <w:r w:rsidRPr="004A5476">
        <w:rPr>
          <w:rFonts w:asciiTheme="minorHAnsi" w:hAnsiTheme="minorHAnsi"/>
          <w:sz w:val="18"/>
          <w:szCs w:val="18"/>
        </w:rPr>
        <w:t>. This is the target minimum system airflow required for the system being verified.</w:t>
      </w:r>
    </w:p>
    <w:p w14:paraId="01464841" w14:textId="491746DE"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4A5476">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4A5476">
        <w:rPr>
          <w:rFonts w:asciiTheme="minorHAnsi" w:hAnsiTheme="minorHAnsi"/>
          <w:sz w:val="18"/>
          <w:szCs w:val="18"/>
        </w:rPr>
        <w:t>. If the measured airflow is not adequate it will not comply with the airflow requirements and refrigerant charge verification cannot be performed.</w:t>
      </w:r>
    </w:p>
    <w:p w14:paraId="01464842" w14:textId="77777777" w:rsidR="008228DD" w:rsidRPr="004A5476" w:rsidRDefault="008228DD" w:rsidP="008228DD">
      <w:pPr>
        <w:rPr>
          <w:rFonts w:asciiTheme="minorHAnsi" w:hAnsiTheme="minorHAnsi"/>
          <w:sz w:val="18"/>
          <w:szCs w:val="18"/>
        </w:rPr>
      </w:pPr>
    </w:p>
    <w:p w14:paraId="01464843" w14:textId="1D06927C"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 xml:space="preserve">Section F. </w:t>
      </w:r>
      <w:proofErr w:type="spellStart"/>
      <w:r w:rsidRPr="00E91EDC">
        <w:rPr>
          <w:rFonts w:asciiTheme="minorHAnsi" w:hAnsiTheme="minorHAnsi"/>
          <w:b/>
          <w:sz w:val="18"/>
          <w:szCs w:val="18"/>
        </w:rPr>
        <w:t>Subcooling</w:t>
      </w:r>
      <w:proofErr w:type="spellEnd"/>
      <w:r w:rsidRPr="00E91EDC">
        <w:rPr>
          <w:rFonts w:asciiTheme="minorHAnsi" w:hAnsiTheme="minorHAnsi"/>
          <w:b/>
          <w:sz w:val="18"/>
          <w:szCs w:val="18"/>
        </w:rPr>
        <w:t xml:space="preserve"> Charge Verification Method – Data Collection</w:t>
      </w:r>
    </w:p>
    <w:p w14:paraId="01464845" w14:textId="667C75B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0215D0">
        <w:rPr>
          <w:rFonts w:asciiTheme="minorHAnsi" w:hAnsiTheme="minorHAnsi"/>
          <w:sz w:val="18"/>
          <w:szCs w:val="18"/>
        </w:rPr>
        <w:t>°</w:t>
      </w:r>
      <w:r w:rsidRPr="004A5476">
        <w:rPr>
          <w:rFonts w:asciiTheme="minorHAnsi" w:hAnsiTheme="minorHAnsi"/>
          <w:sz w:val="18"/>
          <w:szCs w:val="18"/>
        </w:rPr>
        <w:t>F. This temperature must remain above 70</w:t>
      </w:r>
      <w:r w:rsidR="000215D0">
        <w:rPr>
          <w:rFonts w:asciiTheme="minorHAnsi" w:hAnsiTheme="minorHAnsi"/>
          <w:sz w:val="18"/>
          <w:szCs w:val="18"/>
        </w:rPr>
        <w:t>°</w:t>
      </w:r>
      <w:r w:rsidRPr="004A5476">
        <w:rPr>
          <w:rFonts w:asciiTheme="minorHAnsi" w:hAnsiTheme="minorHAnsi"/>
          <w:sz w:val="18"/>
          <w:szCs w:val="18"/>
        </w:rPr>
        <w:t>F during the verification procedure. This requirement is detailed in Residential Appendix RA3.2.2.5.</w:t>
      </w:r>
    </w:p>
    <w:p w14:paraId="01464846" w14:textId="588354F7"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condenser air dry-bulb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value must be at least 55</w:t>
      </w:r>
      <w:r w:rsidR="000215D0">
        <w:rPr>
          <w:rFonts w:asciiTheme="minorHAnsi" w:hAnsiTheme="minorHAnsi"/>
          <w:sz w:val="18"/>
          <w:szCs w:val="18"/>
        </w:rPr>
        <w:t>°</w:t>
      </w:r>
      <w:r w:rsidRPr="004A5476">
        <w:rPr>
          <w:rFonts w:asciiTheme="minorHAnsi" w:hAnsiTheme="minorHAnsi"/>
          <w:sz w:val="18"/>
          <w:szCs w:val="18"/>
        </w:rPr>
        <w:t>F and no more than 115</w:t>
      </w:r>
      <w:r w:rsidR="000215D0">
        <w:rPr>
          <w:rFonts w:asciiTheme="minorHAnsi" w:hAnsiTheme="minorHAnsi"/>
          <w:sz w:val="18"/>
          <w:szCs w:val="18"/>
        </w:rPr>
        <w:t>°</w:t>
      </w:r>
      <w:r w:rsidRPr="004A5476">
        <w:rPr>
          <w:rFonts w:asciiTheme="minorHAnsi" w:hAnsiTheme="minorHAnsi"/>
          <w:sz w:val="18"/>
          <w:szCs w:val="18"/>
        </w:rPr>
        <w:t xml:space="preserve">F to use the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Charge Verification Method.</w:t>
      </w:r>
    </w:p>
    <w:p w14:paraId="01464847" w14:textId="4E8DA6E5"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If a value less than 55</w:t>
      </w:r>
      <w:r w:rsidR="000215D0">
        <w:rPr>
          <w:rFonts w:asciiTheme="minorHAnsi" w:hAnsiTheme="minorHAnsi"/>
          <w:sz w:val="18"/>
          <w:szCs w:val="18"/>
        </w:rPr>
        <w:t>°</w:t>
      </w:r>
      <w:r w:rsidRPr="004A5476">
        <w:rPr>
          <w:rFonts w:asciiTheme="minorHAnsi" w:hAnsiTheme="minorHAnsi"/>
          <w:sz w:val="18"/>
          <w:szCs w:val="18"/>
        </w:rPr>
        <w:t>F or greater than 115</w:t>
      </w:r>
      <w:r w:rsidR="000215D0">
        <w:rPr>
          <w:rFonts w:asciiTheme="minorHAnsi" w:hAnsiTheme="minorHAnsi"/>
          <w:sz w:val="18"/>
          <w:szCs w:val="18"/>
        </w:rPr>
        <w:t>°</w:t>
      </w:r>
      <w:r w:rsidRPr="004A5476">
        <w:rPr>
          <w:rFonts w:asciiTheme="minorHAnsi" w:hAnsiTheme="minorHAnsi"/>
          <w:sz w:val="18"/>
          <w:szCs w:val="18"/>
        </w:rPr>
        <w:t xml:space="preserve">F is entered in F02 the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Method cannot be used.</w:t>
      </w:r>
    </w:p>
    <w:p w14:paraId="01464848" w14:textId="2B487031"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xml:space="preserve">) in F. This procedure is detailed in RA3.2.2.5. This value is used to calculate the measured </w:t>
      </w:r>
      <w:proofErr w:type="spellStart"/>
      <w:r w:rsidRPr="004A5476">
        <w:rPr>
          <w:rFonts w:asciiTheme="minorHAnsi" w:hAnsiTheme="minorHAnsi"/>
          <w:sz w:val="18"/>
          <w:szCs w:val="18"/>
        </w:rPr>
        <w:t>subcool</w:t>
      </w:r>
      <w:proofErr w:type="spellEnd"/>
      <w:r w:rsidRPr="004A5476">
        <w:rPr>
          <w:rFonts w:asciiTheme="minorHAnsi" w:hAnsiTheme="minorHAnsi"/>
          <w:sz w:val="18"/>
          <w:szCs w:val="18"/>
        </w:rPr>
        <w:t xml:space="preserve"> temperature.</w:t>
      </w:r>
    </w:p>
    <w:p w14:paraId="01464849" w14:textId="1504DFD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lastRenderedPageBreak/>
        <w:t>The Rater must independently collect this data. Measure and record the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in psig. This procedure is detailed in RA3.2.2.5. This value is used to determine the condenser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F06. </w:t>
      </w:r>
    </w:p>
    <w:p w14:paraId="0146484A" w14:textId="2801DD44"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Enter the condenser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the digital gauge or a separate pressure-temperature chart that corresponds to the liquid line pressure entered in F05, in </w:t>
      </w:r>
      <w:r w:rsidR="000215D0">
        <w:rPr>
          <w:rFonts w:asciiTheme="minorHAnsi" w:hAnsiTheme="minorHAnsi"/>
          <w:sz w:val="18"/>
          <w:szCs w:val="18"/>
        </w:rPr>
        <w:t>°</w:t>
      </w:r>
      <w:r w:rsidRPr="004A5476">
        <w:rPr>
          <w:rFonts w:asciiTheme="minorHAnsi" w:hAnsiTheme="minorHAnsi"/>
          <w:sz w:val="18"/>
          <w:szCs w:val="18"/>
        </w:rPr>
        <w:t>F.</w:t>
      </w:r>
    </w:p>
    <w:p w14:paraId="0146484B" w14:textId="0788309B"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Measured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is automatically calculated as the difference between the liquid line temperature (</w:t>
      </w:r>
      <w:r w:rsidR="000215D0">
        <w:rPr>
          <w:rFonts w:asciiTheme="minorHAnsi" w:hAnsiTheme="minorHAnsi"/>
          <w:sz w:val="18"/>
          <w:szCs w:val="18"/>
        </w:rPr>
        <w:t>°</w:t>
      </w:r>
      <w:r w:rsidRPr="004A5476">
        <w:rPr>
          <w:rFonts w:asciiTheme="minorHAnsi" w:hAnsiTheme="minorHAnsi"/>
          <w:sz w:val="18"/>
          <w:szCs w:val="18"/>
        </w:rPr>
        <w:t>F04) and the condenser saturation temperature (</w:t>
      </w:r>
      <w:r w:rsidR="000215D0">
        <w:rPr>
          <w:rFonts w:asciiTheme="minorHAnsi" w:hAnsiTheme="minorHAnsi"/>
          <w:sz w:val="18"/>
          <w:szCs w:val="18"/>
        </w:rPr>
        <w:t>°</w:t>
      </w:r>
      <w:r w:rsidRPr="004A5476">
        <w:rPr>
          <w:rFonts w:asciiTheme="minorHAnsi" w:hAnsiTheme="minorHAnsi"/>
          <w:sz w:val="18"/>
          <w:szCs w:val="18"/>
        </w:rPr>
        <w:t>F06)</w:t>
      </w:r>
    </w:p>
    <w:p w14:paraId="0146484C" w14:textId="0EBD6DF9"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The Rater must independently collect this data. Enter target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0146484D" w14:textId="66FF767F"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System passes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method when F08 is within plus or minus </w:t>
      </w:r>
      <w:r>
        <w:rPr>
          <w:rFonts w:asciiTheme="minorHAnsi" w:hAnsiTheme="minorHAnsi"/>
          <w:sz w:val="18"/>
          <w:szCs w:val="18"/>
        </w:rPr>
        <w:t>6</w:t>
      </w:r>
      <w:r w:rsidR="000215D0">
        <w:rPr>
          <w:rFonts w:asciiTheme="minorHAnsi" w:hAnsiTheme="minorHAnsi"/>
          <w:sz w:val="18"/>
          <w:szCs w:val="18"/>
        </w:rPr>
        <w:t>°F</w:t>
      </w:r>
      <w:r w:rsidRPr="004A5476">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0215D0">
        <w:rPr>
          <w:rFonts w:asciiTheme="minorHAnsi" w:hAnsiTheme="minorHAnsi"/>
          <w:sz w:val="18"/>
          <w:szCs w:val="18"/>
        </w:rPr>
        <w:t>°F</w:t>
      </w:r>
      <w:r>
        <w:rPr>
          <w:rFonts w:asciiTheme="minorHAnsi" w:hAnsiTheme="minorHAnsi"/>
          <w:sz w:val="18"/>
          <w:szCs w:val="18"/>
        </w:rPr>
        <w:t>.</w:t>
      </w:r>
    </w:p>
    <w:p w14:paraId="0146484E" w14:textId="77777777" w:rsidR="008228DD" w:rsidRPr="004A5476" w:rsidRDefault="008228DD" w:rsidP="008228DD">
      <w:pPr>
        <w:rPr>
          <w:rFonts w:asciiTheme="minorHAnsi" w:hAnsiTheme="minorHAnsi"/>
          <w:sz w:val="18"/>
          <w:szCs w:val="18"/>
        </w:rPr>
      </w:pPr>
    </w:p>
    <w:p w14:paraId="0146484F"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G. Metering Device Verification</w:t>
      </w:r>
    </w:p>
    <w:p w14:paraId="01464851" w14:textId="7171D7E0"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procedure is detailed in RA3.2.2.5. This value is used to calculate the measured superheat.</w:t>
      </w:r>
    </w:p>
    <w:p w14:paraId="01464852" w14:textId="3773A23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in psig. This procedure is detailed in RA3.2.2.5. This value is used to determine the evaporator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G03. </w:t>
      </w:r>
    </w:p>
    <w:p w14:paraId="01464853" w14:textId="7A8A1C08"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Enter the evaporator saturation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gramStart"/>
      <w:r w:rsidRPr="004A5476">
        <w:rPr>
          <w:rFonts w:asciiTheme="minorHAnsi" w:hAnsiTheme="minorHAnsi"/>
          <w:sz w:val="18"/>
          <w:szCs w:val="18"/>
          <w:vertAlign w:val="subscript"/>
        </w:rPr>
        <w:t>,sat</w:t>
      </w:r>
      <w:proofErr w:type="spellEnd"/>
      <w:proofErr w:type="gramEnd"/>
      <w:r w:rsidRPr="004A5476">
        <w:rPr>
          <w:rFonts w:asciiTheme="minorHAnsi" w:hAnsiTheme="minorHAnsi"/>
          <w:sz w:val="18"/>
          <w:szCs w:val="18"/>
        </w:rPr>
        <w:t xml:space="preserve">) from the digital gauge or a separate pressure-temperature chart that corresponds to the suction line pressure entered in G02, in </w:t>
      </w:r>
      <w:r w:rsidR="000215D0">
        <w:rPr>
          <w:rFonts w:asciiTheme="minorHAnsi" w:hAnsiTheme="minorHAnsi"/>
          <w:sz w:val="18"/>
          <w:szCs w:val="18"/>
        </w:rPr>
        <w:t>°</w:t>
      </w:r>
      <w:r w:rsidRPr="004A5476">
        <w:rPr>
          <w:rFonts w:asciiTheme="minorHAnsi" w:hAnsiTheme="minorHAnsi"/>
          <w:sz w:val="18"/>
          <w:szCs w:val="18"/>
        </w:rPr>
        <w:t>F.</w:t>
      </w:r>
    </w:p>
    <w:p w14:paraId="01464854" w14:textId="1D4BF6E2"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Measured superheat is automatically calculated as the difference between the suction line temperature (G01) and the evaporator saturation temperature (G03)</w:t>
      </w:r>
    </w:p>
    <w:p w14:paraId="01464855" w14:textId="064B102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This row checks the CEC requirement.</w:t>
      </w:r>
    </w:p>
    <w:p w14:paraId="01464856" w14:textId="08B83A2F"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If the manufacturer’s target superheat for ensuring proper metering device operation is known, it supersedes the CEC requirement of being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If “Yes, documentation to be provided upon request.” is selected, the installer should be prepared to provide documentation for the target values used.</w:t>
      </w:r>
    </w:p>
    <w:p w14:paraId="01464857" w14:textId="0277D1B3"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If “Yes, documentation to be provided upon request.” is selected in G06, the installer should be prepared to provide documentation for the target values used.</w:t>
      </w:r>
    </w:p>
    <w:p w14:paraId="01464858" w14:textId="77777777" w:rsidR="008228DD" w:rsidRPr="004A5476" w:rsidRDefault="008228DD" w:rsidP="008228DD">
      <w:pPr>
        <w:rPr>
          <w:rFonts w:asciiTheme="minorHAnsi" w:hAnsiTheme="minorHAnsi"/>
          <w:sz w:val="18"/>
          <w:szCs w:val="18"/>
        </w:rPr>
      </w:pPr>
    </w:p>
    <w:p w14:paraId="01464859" w14:textId="14608D3D"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H. Confirmati</w:t>
      </w:r>
      <w:r w:rsidR="00812E1B" w:rsidRPr="00E91EDC">
        <w:rPr>
          <w:rFonts w:asciiTheme="minorHAnsi" w:hAnsiTheme="minorHAnsi"/>
          <w:b/>
          <w:sz w:val="18"/>
          <w:szCs w:val="18"/>
        </w:rPr>
        <w:t>o</w:t>
      </w:r>
      <w:r w:rsidRPr="00E91EDC">
        <w:rPr>
          <w:rFonts w:asciiTheme="minorHAnsi" w:hAnsiTheme="minorHAnsi"/>
          <w:b/>
          <w:sz w:val="18"/>
          <w:szCs w:val="18"/>
        </w:rPr>
        <w:t>n of Refrigerant Pressure Differential</w:t>
      </w:r>
    </w:p>
    <w:p w14:paraId="0146485B" w14:textId="5717198D"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 xml:space="preserve">This box is automatically filled out. It verifies that the correct refrigerant pressure was maintained.  </w:t>
      </w:r>
    </w:p>
    <w:p w14:paraId="0146485C" w14:textId="49B4680A"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This box is automatically filled out. It verifies that the correct refrigerant pressure was maintained. With a Condenser Outlet Air Restrictor installed, and after system operation was stabilized for at least 15 minutes, throughout the data collection for this verification, the difference between the liquid line pressure and suction line pressure must be maintained between 160 and 220 psi for R-410A systems, or between 100 and 145 psi for R-22 systems. If not an error message will appear here.</w:t>
      </w:r>
    </w:p>
    <w:p w14:paraId="014648AF" w14:textId="77777777" w:rsidR="00786D26" w:rsidRPr="004A5476" w:rsidRDefault="00786D26" w:rsidP="000636B8">
      <w:pPr>
        <w:rPr>
          <w:rFonts w:asciiTheme="minorHAnsi" w:hAnsiTheme="minorHAnsi"/>
          <w:sz w:val="18"/>
          <w:szCs w:val="18"/>
        </w:rPr>
      </w:pPr>
    </w:p>
    <w:p w14:paraId="014648B0" w14:textId="77777777" w:rsidR="00786D26" w:rsidRPr="004A5476" w:rsidRDefault="00786D26" w:rsidP="000636B8">
      <w:pPr>
        <w:rPr>
          <w:rFonts w:asciiTheme="minorHAnsi" w:hAnsiTheme="minorHAnsi"/>
          <w:sz w:val="18"/>
          <w:szCs w:val="18"/>
        </w:rPr>
      </w:pPr>
    </w:p>
    <w:p w14:paraId="014648B2" w14:textId="77777777" w:rsidR="00786D26" w:rsidRPr="004A5476" w:rsidRDefault="00786D26">
      <w:pPr>
        <w:rPr>
          <w:rFonts w:asciiTheme="minorHAnsi" w:hAnsiTheme="minorHAnsi"/>
          <w:sz w:val="18"/>
          <w:szCs w:val="18"/>
        </w:rPr>
        <w:sectPr w:rsidR="00786D26" w:rsidRPr="004A5476" w:rsidSect="009847DD">
          <w:headerReference w:type="default" r:id="rId12"/>
          <w:footerReference w:type="default" r:id="rId13"/>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EA2549" w:rsidRPr="004A5476" w14:paraId="014648B5"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014648B3" w14:textId="67567C04" w:rsidR="00EA2549" w:rsidRPr="00E91EDC" w:rsidRDefault="00EA2549" w:rsidP="00E91EDC">
            <w:pPr>
              <w:keepNext/>
              <w:rPr>
                <w:rFonts w:asciiTheme="minorHAnsi" w:hAnsiTheme="minorHAnsi"/>
                <w:b/>
                <w:szCs w:val="18"/>
              </w:rPr>
            </w:pPr>
            <w:r w:rsidRPr="00E91EDC">
              <w:rPr>
                <w:rFonts w:asciiTheme="minorHAnsi" w:hAnsiTheme="minorHAnsi"/>
                <w:b/>
                <w:szCs w:val="18"/>
              </w:rPr>
              <w:lastRenderedPageBreak/>
              <w:t>A. System Information</w:t>
            </w:r>
          </w:p>
          <w:p w14:paraId="014648B4" w14:textId="77777777" w:rsidR="00EA2549" w:rsidRPr="00E91EDC" w:rsidRDefault="00EA2549" w:rsidP="00E91EDC">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EA2549" w:rsidRPr="004A5476" w14:paraId="014648B9" w14:textId="77777777">
        <w:trPr>
          <w:cantSplit/>
          <w:trHeight w:val="360"/>
        </w:trPr>
        <w:tc>
          <w:tcPr>
            <w:tcW w:w="288" w:type="pct"/>
            <w:vAlign w:val="center"/>
          </w:tcPr>
          <w:p w14:paraId="014648B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01</w:t>
            </w:r>
          </w:p>
        </w:tc>
        <w:tc>
          <w:tcPr>
            <w:tcW w:w="2212" w:type="pct"/>
          </w:tcPr>
          <w:p w14:paraId="014648B7" w14:textId="661613C6"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System Identification or Name</w:t>
            </w:r>
          </w:p>
        </w:tc>
        <w:tc>
          <w:tcPr>
            <w:tcW w:w="2500" w:type="pct"/>
          </w:tcPr>
          <w:p w14:paraId="014648B8" w14:textId="77777777"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BD" w14:textId="77777777">
        <w:trPr>
          <w:cantSplit/>
          <w:trHeight w:val="360"/>
        </w:trPr>
        <w:tc>
          <w:tcPr>
            <w:tcW w:w="288" w:type="pct"/>
            <w:vAlign w:val="center"/>
          </w:tcPr>
          <w:p w14:paraId="014648B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12" w:type="pct"/>
          </w:tcPr>
          <w:p w14:paraId="014648BB" w14:textId="780189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System Location or Area Served</w:t>
            </w:r>
          </w:p>
        </w:tc>
        <w:tc>
          <w:tcPr>
            <w:tcW w:w="2500" w:type="pct"/>
          </w:tcPr>
          <w:p w14:paraId="014648B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1" w14:textId="77777777">
        <w:trPr>
          <w:cantSplit/>
          <w:trHeight w:val="360"/>
        </w:trPr>
        <w:tc>
          <w:tcPr>
            <w:tcW w:w="288" w:type="pct"/>
            <w:vAlign w:val="center"/>
          </w:tcPr>
          <w:p w14:paraId="014648B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03</w:t>
            </w:r>
          </w:p>
        </w:tc>
        <w:tc>
          <w:tcPr>
            <w:tcW w:w="2212" w:type="pct"/>
          </w:tcPr>
          <w:p w14:paraId="014648BF" w14:textId="6E0381B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ake or </w:t>
            </w:r>
            <w:r w:rsidR="00682C77">
              <w:rPr>
                <w:rFonts w:asciiTheme="minorHAnsi" w:hAnsiTheme="minorHAnsi"/>
                <w:sz w:val="18"/>
                <w:szCs w:val="18"/>
              </w:rPr>
              <w:t>B</w:t>
            </w:r>
            <w:r w:rsidRPr="004A5476">
              <w:rPr>
                <w:rFonts w:asciiTheme="minorHAnsi" w:hAnsiTheme="minorHAnsi"/>
                <w:sz w:val="18"/>
                <w:szCs w:val="18"/>
              </w:rPr>
              <w:t>rand</w:t>
            </w:r>
          </w:p>
        </w:tc>
        <w:tc>
          <w:tcPr>
            <w:tcW w:w="2500" w:type="pct"/>
          </w:tcPr>
          <w:p w14:paraId="014648C0"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5" w14:textId="77777777">
        <w:trPr>
          <w:cantSplit/>
          <w:trHeight w:val="360"/>
        </w:trPr>
        <w:tc>
          <w:tcPr>
            <w:tcW w:w="288" w:type="pct"/>
            <w:vAlign w:val="center"/>
          </w:tcPr>
          <w:p w14:paraId="014648C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12" w:type="pct"/>
          </w:tcPr>
          <w:p w14:paraId="014648C3" w14:textId="1793D0C0"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odel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4"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9" w14:textId="77777777">
        <w:trPr>
          <w:cantSplit/>
          <w:trHeight w:val="360"/>
        </w:trPr>
        <w:tc>
          <w:tcPr>
            <w:tcW w:w="288" w:type="pct"/>
            <w:vAlign w:val="center"/>
          </w:tcPr>
          <w:p w14:paraId="014648C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05</w:t>
            </w:r>
          </w:p>
        </w:tc>
        <w:tc>
          <w:tcPr>
            <w:tcW w:w="2212" w:type="pct"/>
          </w:tcPr>
          <w:p w14:paraId="014648C7" w14:textId="1CBC210E"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500" w:type="pct"/>
          </w:tcPr>
          <w:p w14:paraId="014648C8"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CD" w14:textId="77777777">
        <w:trPr>
          <w:cantSplit/>
          <w:trHeight w:val="360"/>
        </w:trPr>
        <w:tc>
          <w:tcPr>
            <w:tcW w:w="288" w:type="pct"/>
            <w:vAlign w:val="center"/>
          </w:tcPr>
          <w:p w14:paraId="014648C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06</w:t>
            </w:r>
          </w:p>
        </w:tc>
        <w:tc>
          <w:tcPr>
            <w:tcW w:w="2212" w:type="pct"/>
          </w:tcPr>
          <w:p w14:paraId="014648CB" w14:textId="784CDE9D"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S</w:t>
            </w:r>
            <w:r w:rsidRPr="004A5476">
              <w:rPr>
                <w:rFonts w:asciiTheme="minorHAnsi" w:hAnsiTheme="minorHAnsi"/>
                <w:sz w:val="18"/>
                <w:szCs w:val="18"/>
              </w:rPr>
              <w:t xml:space="preserve">erial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C2R.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D1" w14:textId="77777777">
        <w:trPr>
          <w:cantSplit/>
          <w:trHeight w:val="360"/>
        </w:trPr>
        <w:tc>
          <w:tcPr>
            <w:tcW w:w="288" w:type="pct"/>
            <w:vAlign w:val="center"/>
          </w:tcPr>
          <w:p w14:paraId="014648C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07</w:t>
            </w:r>
          </w:p>
        </w:tc>
        <w:tc>
          <w:tcPr>
            <w:tcW w:w="2212" w:type="pct"/>
          </w:tcPr>
          <w:p w14:paraId="014648CF" w14:textId="380526A5"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500" w:type="pct"/>
          </w:tcPr>
          <w:p w14:paraId="014648D0" w14:textId="77777777"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“R-22” or “R-410a”</w:t>
            </w:r>
            <w:r w:rsidR="00A4434D">
              <w:rPr>
                <w:rFonts w:asciiTheme="minorHAnsi" w:hAnsiTheme="minorHAnsi"/>
                <w:sz w:val="18"/>
                <w:szCs w:val="18"/>
              </w:rPr>
              <w:t>, or "other"</w:t>
            </w:r>
            <w:r w:rsidRPr="004A5476">
              <w:rPr>
                <w:rFonts w:asciiTheme="minorHAnsi" w:hAnsiTheme="minorHAnsi"/>
                <w:sz w:val="18"/>
                <w:szCs w:val="18"/>
              </w:rPr>
              <w:t>.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D5" w14:textId="77777777">
        <w:trPr>
          <w:cantSplit/>
          <w:trHeight w:val="360"/>
        </w:trPr>
        <w:tc>
          <w:tcPr>
            <w:tcW w:w="288" w:type="pct"/>
            <w:vAlign w:val="center"/>
          </w:tcPr>
          <w:p w14:paraId="014648D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08</w:t>
            </w:r>
          </w:p>
        </w:tc>
        <w:tc>
          <w:tcPr>
            <w:tcW w:w="2212" w:type="pct"/>
            <w:vAlign w:val="center"/>
          </w:tcPr>
          <w:p w14:paraId="014648D3" w14:textId="38A85A4A"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500" w:type="pct"/>
          </w:tcPr>
          <w:p w14:paraId="014648D4" w14:textId="31817396" w:rsidR="00EA2549" w:rsidRPr="004A5476" w:rsidRDefault="00A4434D" w:rsidP="00554645">
            <w:pPr>
              <w:keepNext/>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C1201D" w:rsidRPr="004A5476" w14:paraId="7CE70E95" w14:textId="77777777">
        <w:trPr>
          <w:cantSplit/>
          <w:trHeight w:val="360"/>
        </w:trPr>
        <w:tc>
          <w:tcPr>
            <w:tcW w:w="288" w:type="pct"/>
            <w:vAlign w:val="center"/>
          </w:tcPr>
          <w:p w14:paraId="2139506A" w14:textId="4DD3B44D" w:rsidR="00C1201D"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2ECEB738" w14:textId="2D9C9443" w:rsidR="00C1201D"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4B57A879" w14:textId="6BA108AD" w:rsidR="00C1201D" w:rsidRPr="004A5476" w:rsidRDefault="00C1201D" w:rsidP="00554645">
            <w:pPr>
              <w:keepNext/>
              <w:spacing w:after="60"/>
              <w:rPr>
                <w:rFonts w:asciiTheme="minorHAnsi" w:hAnsiTheme="minorHAnsi"/>
                <w:sz w:val="18"/>
                <w:szCs w:val="18"/>
              </w:rPr>
            </w:pPr>
            <w:r>
              <w:rPr>
                <w:rFonts w:asciiTheme="minorHAnsi" w:hAnsiTheme="minorHAnsi"/>
                <w:sz w:val="18"/>
                <w:szCs w:val="18"/>
              </w:rPr>
              <w:t>&lt;&lt;auto filled text: referenced from CF2R. Possible entries are “Yes” or “NA”</w:t>
            </w:r>
            <w:r w:rsidR="0050605C">
              <w:rPr>
                <w:rFonts w:asciiTheme="minorHAnsi" w:hAnsiTheme="minorHAnsi"/>
                <w:sz w:val="18"/>
                <w:szCs w:val="18"/>
              </w:rPr>
              <w:t>. If installed system does not match this entry, it can be overwritten by rater but it will be flagged as a possible fail&gt;&gt;</w:t>
            </w:r>
          </w:p>
        </w:tc>
      </w:tr>
      <w:tr w:rsidR="00EA2549" w:rsidRPr="004A5476" w14:paraId="014648D9" w14:textId="77777777">
        <w:trPr>
          <w:cantSplit/>
          <w:trHeight w:val="360"/>
        </w:trPr>
        <w:tc>
          <w:tcPr>
            <w:tcW w:w="288" w:type="pct"/>
            <w:vAlign w:val="center"/>
          </w:tcPr>
          <w:p w14:paraId="014648D6" w14:textId="29082153"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014648D7" w14:textId="6AF09DD6" w:rsidR="00EA2549" w:rsidRPr="004A5476" w:rsidRDefault="00554645"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EA2549" w:rsidRPr="004A5476">
              <w:rPr>
                <w:rFonts w:asciiTheme="minorHAnsi" w:hAnsiTheme="minorHAnsi"/>
                <w:sz w:val="18"/>
                <w:szCs w:val="18"/>
              </w:rPr>
              <w:t>Type</w:t>
            </w:r>
          </w:p>
        </w:tc>
        <w:tc>
          <w:tcPr>
            <w:tcW w:w="2500" w:type="pct"/>
          </w:tcPr>
          <w:p w14:paraId="014648D8"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“Completely New”, “Replacement”, or “Alteration”.  If installed system does not match this entry, it can be overwritten by rater but it will be flagged as a possible fail</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DD" w14:textId="77777777">
        <w:trPr>
          <w:cantSplit/>
          <w:trHeight w:val="360"/>
        </w:trPr>
        <w:tc>
          <w:tcPr>
            <w:tcW w:w="288" w:type="pct"/>
            <w:vAlign w:val="center"/>
          </w:tcPr>
          <w:p w14:paraId="014648DA" w14:textId="37F347E4"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515AF66" w14:textId="1051D0FF" w:rsidR="00682C77" w:rsidRDefault="00A3722C"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A2549" w:rsidRPr="004A5476">
              <w:rPr>
                <w:rFonts w:asciiTheme="minorHAnsi" w:hAnsiTheme="minorHAnsi"/>
                <w:sz w:val="18"/>
                <w:szCs w:val="18"/>
              </w:rPr>
              <w:t xml:space="preserve"> (</w:t>
            </w:r>
            <w:r>
              <w:rPr>
                <w:rFonts w:asciiTheme="minorHAnsi" w:hAnsiTheme="minorHAnsi"/>
                <w:sz w:val="18"/>
                <w:szCs w:val="18"/>
              </w:rPr>
              <w:t>FID</w:t>
            </w:r>
            <w:r w:rsidR="00EA2549" w:rsidRPr="004A5476">
              <w:rPr>
                <w:rFonts w:asciiTheme="minorHAnsi" w:hAnsiTheme="minorHAnsi"/>
                <w:sz w:val="18"/>
                <w:szCs w:val="18"/>
              </w:rPr>
              <w:t>) Status</w:t>
            </w:r>
          </w:p>
          <w:p w14:paraId="014648DB" w14:textId="2DCB8E7F"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a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500" w:type="pct"/>
          </w:tcPr>
          <w:p w14:paraId="014648DC" w14:textId="35897D65"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w:t>
            </w:r>
            <w:r w:rsidRPr="004A5476">
              <w:rPr>
                <w:rFonts w:asciiTheme="minorHAnsi" w:hAnsiTheme="minorHAnsi"/>
                <w:sz w:val="18"/>
                <w:szCs w:val="18"/>
                <w:u w:val="single"/>
              </w:rPr>
              <w:t xml:space="preserve">This system has a factory installed </w:t>
            </w:r>
            <w:r w:rsidR="00A3722C">
              <w:rPr>
                <w:rFonts w:asciiTheme="minorHAnsi" w:hAnsiTheme="minorHAnsi"/>
                <w:sz w:val="18"/>
                <w:szCs w:val="18"/>
                <w:u w:val="single"/>
              </w:rPr>
              <w:t>FID</w:t>
            </w:r>
            <w:r w:rsidRPr="004A5476">
              <w:rPr>
                <w:rFonts w:asciiTheme="minorHAnsi" w:hAnsiTheme="minorHAnsi"/>
                <w:sz w:val="18"/>
                <w:szCs w:val="18"/>
                <w:u w:val="single"/>
              </w:rPr>
              <w:t>”</w:t>
            </w:r>
            <w:r w:rsidRPr="004A5476">
              <w:rPr>
                <w:rFonts w:asciiTheme="minorHAnsi" w:hAnsiTheme="minorHAnsi"/>
                <w:sz w:val="18"/>
                <w:szCs w:val="18"/>
              </w:rPr>
              <w:t>;  or</w:t>
            </w:r>
            <w:r w:rsidRPr="004A5476">
              <w:rPr>
                <w:rFonts w:asciiTheme="minorHAnsi" w:hAnsiTheme="minorHAnsi"/>
                <w:sz w:val="18"/>
                <w:szCs w:val="18"/>
                <w:u w:val="single"/>
              </w:rPr>
              <w:t xml:space="preserve"> “This system has a field installed </w:t>
            </w:r>
            <w:r w:rsidR="00A3722C">
              <w:rPr>
                <w:rFonts w:asciiTheme="minorHAnsi" w:hAnsiTheme="minorHAnsi"/>
                <w:sz w:val="18"/>
                <w:szCs w:val="18"/>
                <w:u w:val="single"/>
              </w:rPr>
              <w:t>FID</w:t>
            </w:r>
            <w:r w:rsidRPr="004A5476">
              <w:rPr>
                <w:rFonts w:asciiTheme="minorHAnsi" w:hAnsiTheme="minorHAnsi"/>
                <w:sz w:val="18"/>
                <w:szCs w:val="18"/>
                <w:u w:val="single"/>
              </w:rPr>
              <w:t>”</w:t>
            </w:r>
            <w:r w:rsidRPr="004A5476">
              <w:rPr>
                <w:rFonts w:asciiTheme="minorHAnsi" w:hAnsiTheme="minorHAnsi"/>
                <w:sz w:val="18"/>
                <w:szCs w:val="18"/>
              </w:rPr>
              <w:t>;  or</w:t>
            </w:r>
            <w:r w:rsidRPr="004A5476">
              <w:rPr>
                <w:rFonts w:asciiTheme="minorHAnsi" w:hAnsiTheme="minorHAnsi"/>
                <w:sz w:val="18"/>
                <w:szCs w:val="18"/>
                <w:u w:val="single"/>
              </w:rPr>
              <w:t xml:space="preserve"> “This system does not have a </w:t>
            </w:r>
            <w:r w:rsidR="00A3722C">
              <w:rPr>
                <w:rFonts w:asciiTheme="minorHAnsi" w:hAnsiTheme="minorHAnsi"/>
                <w:sz w:val="18"/>
                <w:szCs w:val="18"/>
                <w:u w:val="single"/>
              </w:rPr>
              <w:t>FID</w:t>
            </w:r>
            <w:r w:rsidRPr="004A5476">
              <w:rPr>
                <w:rFonts w:asciiTheme="minorHAnsi" w:hAnsiTheme="minorHAnsi"/>
                <w:sz w:val="18"/>
                <w:szCs w:val="18"/>
                <w:u w:val="single"/>
              </w:rPr>
              <w:t xml:space="preserve"> device installed</w:t>
            </w:r>
            <w:r w:rsidRPr="004A5476">
              <w:rPr>
                <w:rFonts w:asciiTheme="minorHAnsi" w:hAnsiTheme="minorHAnsi"/>
                <w:sz w:val="18"/>
                <w:szCs w:val="18"/>
              </w:rPr>
              <w:t>”</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1" w14:textId="77777777">
        <w:trPr>
          <w:cantSplit/>
          <w:trHeight w:val="360"/>
        </w:trPr>
        <w:tc>
          <w:tcPr>
            <w:tcW w:w="288" w:type="pct"/>
            <w:vAlign w:val="center"/>
          </w:tcPr>
          <w:p w14:paraId="014648DE" w14:textId="769C5F9C"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014648DF" w14:textId="1ED3B57D"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the minimum airflow can be verified using an approved measurement procedure (RA3.3 or RA</w:t>
            </w:r>
            <w:del w:id="13" w:author="Shewmaker, Michael@Energy" w:date="2016-04-28T14:17:00Z">
              <w:r w:rsidRPr="004A5476" w:rsidDel="002F05D2">
                <w:rPr>
                  <w:rFonts w:asciiTheme="minorHAnsi" w:hAnsiTheme="minorHAnsi"/>
                  <w:sz w:val="18"/>
                  <w:szCs w:val="18"/>
                </w:rPr>
                <w:delText>3.2.2.7</w:delText>
              </w:r>
            </w:del>
            <w:ins w:id="14" w:author="Shewmaker, Michael@Energy" w:date="2016-04-28T14:17:00Z">
              <w:r w:rsidR="002F05D2">
                <w:rPr>
                  <w:rFonts w:asciiTheme="minorHAnsi" w:hAnsiTheme="minorHAnsi"/>
                  <w:sz w:val="18"/>
                  <w:szCs w:val="18"/>
                </w:rPr>
                <w:t>3.3.3</w:t>
              </w:r>
            </w:ins>
            <w:r w:rsidRPr="004A5476">
              <w:rPr>
                <w:rFonts w:asciiTheme="minorHAnsi" w:hAnsiTheme="minorHAnsi"/>
                <w:sz w:val="18"/>
                <w:szCs w:val="18"/>
              </w:rPr>
              <w:t>)?</w:t>
            </w:r>
          </w:p>
        </w:tc>
        <w:tc>
          <w:tcPr>
            <w:tcW w:w="2500" w:type="pct"/>
          </w:tcPr>
          <w:p w14:paraId="014648E0"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“yes” or “no”</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5" w14:textId="77777777">
        <w:trPr>
          <w:cantSplit/>
          <w:trHeight w:val="360"/>
        </w:trPr>
        <w:tc>
          <w:tcPr>
            <w:tcW w:w="288" w:type="pct"/>
            <w:vAlign w:val="center"/>
          </w:tcPr>
          <w:p w14:paraId="014648E2" w14:textId="680CCE4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014648E3"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014648E4"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“yes” or “no”</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9" w14:textId="77777777">
        <w:trPr>
          <w:cantSplit/>
          <w:trHeight w:val="360"/>
        </w:trPr>
        <w:tc>
          <w:tcPr>
            <w:tcW w:w="288" w:type="pct"/>
            <w:vAlign w:val="center"/>
          </w:tcPr>
          <w:p w14:paraId="014648E6" w14:textId="4E52FF5E"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014648E7" w14:textId="674F7A1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682C77">
              <w:rPr>
                <w:rFonts w:asciiTheme="minorHAnsi" w:hAnsiTheme="minorHAnsi"/>
                <w:sz w:val="18"/>
                <w:szCs w:val="18"/>
              </w:rPr>
              <w:t>S</w:t>
            </w:r>
            <w:r w:rsidRPr="004A5476">
              <w:rPr>
                <w:rFonts w:asciiTheme="minorHAnsi" w:hAnsiTheme="minorHAnsi"/>
                <w:sz w:val="18"/>
                <w:szCs w:val="18"/>
              </w:rPr>
              <w:t>ystem</w:t>
            </w:r>
          </w:p>
        </w:tc>
        <w:tc>
          <w:tcPr>
            <w:tcW w:w="2500" w:type="pct"/>
            <w:vAlign w:val="center"/>
          </w:tcPr>
          <w:p w14:paraId="014648E8"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&lt;&lt;user input: date: use validated date format&gt;&gt;</w:t>
            </w:r>
          </w:p>
        </w:tc>
      </w:tr>
      <w:tr w:rsidR="00EA2549" w:rsidRPr="004A5476" w14:paraId="014648F3" w14:textId="77777777">
        <w:trPr>
          <w:cantSplit/>
          <w:trHeight w:val="360"/>
        </w:trPr>
        <w:tc>
          <w:tcPr>
            <w:tcW w:w="288" w:type="pct"/>
            <w:vAlign w:val="center"/>
          </w:tcPr>
          <w:p w14:paraId="014648EA" w14:textId="611B971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014648EB" w14:textId="6F0B388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 xml:space="preserve">sed by </w:t>
            </w:r>
            <w:r w:rsidR="00682C77">
              <w:rPr>
                <w:rFonts w:asciiTheme="minorHAnsi" w:hAnsiTheme="minorHAnsi"/>
                <w:sz w:val="18"/>
                <w:szCs w:val="18"/>
              </w:rPr>
              <w:t>I</w:t>
            </w:r>
            <w:r w:rsidRPr="004A5476">
              <w:rPr>
                <w:rFonts w:asciiTheme="minorHAnsi" w:hAnsiTheme="minorHAnsi"/>
                <w:sz w:val="18"/>
                <w:szCs w:val="18"/>
              </w:rPr>
              <w:t>nstaller</w:t>
            </w:r>
          </w:p>
        </w:tc>
        <w:tc>
          <w:tcPr>
            <w:tcW w:w="2500" w:type="pct"/>
          </w:tcPr>
          <w:p w14:paraId="014648EC"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CF2R. Possible entries are: </w:t>
            </w:r>
          </w:p>
          <w:p w14:paraId="014648ED"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Superheat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E" w14:textId="77777777" w:rsidR="00EA2549" w:rsidRPr="004A5476" w:rsidRDefault="00EA2549" w:rsidP="00554645">
            <w:pPr>
              <w:pStyle w:val="ListParagraph"/>
              <w:keepNext/>
              <w:numPr>
                <w:ilvl w:val="0"/>
                <w:numId w:val="18"/>
              </w:numPr>
              <w:spacing w:after="60"/>
              <w:rPr>
                <w:rFonts w:asciiTheme="minorHAnsi" w:hAnsiTheme="minorHAnsi"/>
                <w:sz w:val="18"/>
                <w:szCs w:val="18"/>
              </w:rPr>
            </w:pPr>
            <w:proofErr w:type="spellStart"/>
            <w:r w:rsidRPr="004A5476">
              <w:rPr>
                <w:rFonts w:asciiTheme="minorHAnsi" w:hAnsiTheme="minorHAnsi"/>
                <w:sz w:val="18"/>
                <w:szCs w:val="18"/>
                <w:u w:val="single"/>
              </w:rPr>
              <w:t>Subcooling</w:t>
            </w:r>
            <w:proofErr w:type="spellEnd"/>
            <w:r w:rsidRPr="004A5476">
              <w:rPr>
                <w:rFonts w:asciiTheme="minorHAnsi" w:hAnsiTheme="minorHAnsi"/>
                <w:sz w:val="18"/>
                <w:szCs w:val="18"/>
                <w:u w:val="single"/>
              </w:rPr>
              <w:t xml:space="preserve">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F" w14:textId="47E0A954" w:rsidR="00EA2549" w:rsidRDefault="00EA2549" w:rsidP="00554645">
            <w:pPr>
              <w:pStyle w:val="ListParagraph"/>
              <w:keepNext/>
              <w:numPr>
                <w:ilvl w:val="0"/>
                <w:numId w:val="18"/>
              </w:numPr>
              <w:spacing w:after="60"/>
              <w:rPr>
                <w:ins w:id="15" w:author="Shewmaker, Michael@Energy" w:date="2016-04-12T11:12:00Z"/>
                <w:rFonts w:asciiTheme="minorHAnsi" w:hAnsiTheme="minorHAnsi"/>
                <w:sz w:val="18"/>
                <w:szCs w:val="18"/>
              </w:rPr>
            </w:pPr>
            <w:r w:rsidRPr="004A5476">
              <w:rPr>
                <w:rFonts w:asciiTheme="minorHAnsi" w:hAnsiTheme="minorHAnsi"/>
                <w:sz w:val="18"/>
                <w:szCs w:val="18"/>
                <w:u w:val="single"/>
              </w:rPr>
              <w:t>Weigh-in</w:t>
            </w:r>
            <w:ins w:id="16" w:author="Shewmaker, Michael@Energy" w:date="2016-04-12T11:11:00Z">
              <w:r w:rsidR="00AB1A0D">
                <w:rPr>
                  <w:rFonts w:asciiTheme="minorHAnsi" w:hAnsiTheme="minorHAnsi"/>
                  <w:sz w:val="18"/>
                  <w:szCs w:val="18"/>
                  <w:u w:val="single"/>
                </w:rPr>
                <w:t xml:space="preserve"> with Installer independent</w:t>
              </w:r>
            </w:ins>
            <w:r w:rsidRPr="004A5476">
              <w:rPr>
                <w:rFonts w:asciiTheme="minorHAnsi" w:hAnsiTheme="minorHAnsi"/>
                <w:sz w:val="18"/>
                <w:szCs w:val="18"/>
              </w:rPr>
              <w:t>; or</w:t>
            </w:r>
          </w:p>
          <w:p w14:paraId="10CCD0CA" w14:textId="6F4A04FD" w:rsidR="00AB1A0D" w:rsidRPr="004A5476" w:rsidRDefault="00AB1A0D" w:rsidP="00554645">
            <w:pPr>
              <w:pStyle w:val="ListParagraph"/>
              <w:keepNext/>
              <w:numPr>
                <w:ilvl w:val="0"/>
                <w:numId w:val="18"/>
              </w:numPr>
              <w:spacing w:after="60"/>
              <w:rPr>
                <w:rFonts w:asciiTheme="minorHAnsi" w:hAnsiTheme="minorHAnsi"/>
                <w:sz w:val="18"/>
                <w:szCs w:val="18"/>
              </w:rPr>
            </w:pPr>
            <w:ins w:id="17" w:author="Shewmaker, Michael@Energy" w:date="2016-04-12T11:12:00Z">
              <w:r>
                <w:rPr>
                  <w:rFonts w:asciiTheme="minorHAnsi" w:hAnsiTheme="minorHAnsi"/>
                  <w:sz w:val="18"/>
                  <w:szCs w:val="18"/>
                  <w:u w:val="single"/>
                </w:rPr>
                <w:t>Weigh</w:t>
              </w:r>
              <w:r w:rsidRPr="00AB1A0D">
                <w:rPr>
                  <w:rFonts w:asciiTheme="minorHAnsi" w:hAnsiTheme="minorHAnsi"/>
                  <w:sz w:val="18"/>
                  <w:szCs w:val="18"/>
                  <w:u w:val="single"/>
                </w:rPr>
                <w:t>-</w:t>
              </w:r>
              <w:r>
                <w:rPr>
                  <w:rFonts w:asciiTheme="minorHAnsi" w:hAnsiTheme="minorHAnsi"/>
                  <w:sz w:val="18"/>
                  <w:szCs w:val="18"/>
                </w:rPr>
                <w:t>in with HERS Rater observation; or</w:t>
              </w:r>
            </w:ins>
          </w:p>
          <w:p w14:paraId="014648F0"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Winter Setup (applicable when outdoor temperature is &lt;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or</w:t>
            </w:r>
          </w:p>
          <w:p w14:paraId="014648F1"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New Package Unit Factory Charge </w:t>
            </w:r>
            <w:r w:rsidRPr="004A5476">
              <w:rPr>
                <w:rFonts w:asciiTheme="minorHAnsi" w:hAnsiTheme="minorHAnsi"/>
                <w:sz w:val="18"/>
                <w:szCs w:val="18"/>
              </w:rPr>
              <w:t>&gt;&gt;</w:t>
            </w:r>
          </w:p>
          <w:p w14:paraId="014648F2" w14:textId="77777777" w:rsidR="00EA2549" w:rsidRPr="004A5476" w:rsidRDefault="00EA2549" w:rsidP="00554645">
            <w:pPr>
              <w:keepNext/>
              <w:ind w:left="360"/>
              <w:rPr>
                <w:rFonts w:asciiTheme="minorHAnsi" w:hAnsiTheme="minorHAnsi"/>
                <w:sz w:val="18"/>
                <w:szCs w:val="18"/>
              </w:rPr>
            </w:pPr>
          </w:p>
        </w:tc>
      </w:tr>
      <w:tr w:rsidR="00EA2549" w:rsidRPr="004A5476" w14:paraId="014648F7" w14:textId="77777777">
        <w:trPr>
          <w:cantSplit/>
          <w:trHeight w:val="953"/>
        </w:trPr>
        <w:tc>
          <w:tcPr>
            <w:tcW w:w="288" w:type="pct"/>
            <w:vAlign w:val="center"/>
          </w:tcPr>
          <w:p w14:paraId="014648F4" w14:textId="7A80DE77"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014648F5" w14:textId="1C840555"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682C77">
              <w:rPr>
                <w:rFonts w:asciiTheme="minorHAnsi" w:hAnsiTheme="minorHAnsi"/>
                <w:sz w:val="18"/>
                <w:szCs w:val="18"/>
              </w:rPr>
              <w:t>W</w:t>
            </w:r>
            <w:r w:rsidRPr="004A5476">
              <w:rPr>
                <w:rFonts w:asciiTheme="minorHAnsi" w:hAnsiTheme="minorHAnsi"/>
                <w:sz w:val="18"/>
                <w:szCs w:val="18"/>
              </w:rPr>
              <w:t xml:space="preserve">ho </w:t>
            </w:r>
            <w:r w:rsidR="00682C77">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682C77">
              <w:rPr>
                <w:rFonts w:asciiTheme="minorHAnsi" w:hAnsiTheme="minorHAnsi"/>
                <w:sz w:val="18"/>
                <w:szCs w:val="18"/>
              </w:rPr>
              <w:t>R</w:t>
            </w:r>
            <w:r w:rsidRPr="004A5476">
              <w:rPr>
                <w:rFonts w:asciiTheme="minorHAnsi" w:hAnsiTheme="minorHAnsi"/>
                <w:sz w:val="18"/>
                <w:szCs w:val="18"/>
              </w:rPr>
              <w:t>eported on the Certificate of Installation</w:t>
            </w:r>
          </w:p>
        </w:tc>
        <w:tc>
          <w:tcPr>
            <w:tcW w:w="2500" w:type="pct"/>
            <w:vAlign w:val="center"/>
          </w:tcPr>
          <w:p w14:paraId="014648F6"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&lt;&lt;auto filled text: referenced from CF2R.  Possible entries: HVAC System Installer or HERS Rater</w:t>
            </w:r>
            <w:proofErr w:type="gramStart"/>
            <w:r w:rsidRPr="004A5476">
              <w:rPr>
                <w:rFonts w:asciiTheme="minorHAnsi" w:hAnsiTheme="minorHAnsi"/>
                <w:sz w:val="18"/>
                <w:szCs w:val="18"/>
              </w:rPr>
              <w:t>.&gt;</w:t>
            </w:r>
            <w:proofErr w:type="gramEnd"/>
            <w:r w:rsidRPr="004A5476">
              <w:rPr>
                <w:rFonts w:asciiTheme="minorHAnsi" w:hAnsiTheme="minorHAnsi"/>
                <w:sz w:val="18"/>
                <w:szCs w:val="18"/>
              </w:rPr>
              <w:t>&gt;</w:t>
            </w:r>
          </w:p>
        </w:tc>
      </w:tr>
      <w:tr w:rsidR="00EA2549" w:rsidRPr="004A5476" w14:paraId="014648FD" w14:textId="77777777">
        <w:trPr>
          <w:cantSplit/>
          <w:trHeight w:val="953"/>
        </w:trPr>
        <w:tc>
          <w:tcPr>
            <w:tcW w:w="288" w:type="pct"/>
            <w:vAlign w:val="center"/>
          </w:tcPr>
          <w:p w14:paraId="014648F8" w14:textId="3CE37E81"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014648F9" w14:textId="0FCD5E94"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500" w:type="pct"/>
            <w:vAlign w:val="center"/>
          </w:tcPr>
          <w:p w14:paraId="014648FA"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CF2R.  Possible entries: </w:t>
            </w:r>
          </w:p>
          <w:p w14:paraId="014648FB" w14:textId="77777777" w:rsidR="00EA2549" w:rsidRPr="004A5476" w:rsidRDefault="00EA2549" w:rsidP="00554645">
            <w:pPr>
              <w:keepNext/>
              <w:ind w:left="720"/>
              <w:rPr>
                <w:rFonts w:asciiTheme="minorHAnsi" w:hAnsiTheme="minorHAnsi"/>
                <w:sz w:val="18"/>
                <w:szCs w:val="18"/>
              </w:rPr>
            </w:pPr>
            <w:r w:rsidRPr="004A5476">
              <w:rPr>
                <w:rFonts w:asciiTheme="minorHAnsi" w:hAnsiTheme="minorHAnsi"/>
                <w:sz w:val="18"/>
                <w:szCs w:val="18"/>
              </w:rPr>
              <w:t>"System does not qualify for Group Sampling"; or</w:t>
            </w:r>
          </w:p>
          <w:p w14:paraId="014648FC" w14:textId="77777777" w:rsidR="00EA2549" w:rsidRPr="004A5476" w:rsidRDefault="00EA2549" w:rsidP="00554645">
            <w:pPr>
              <w:keepNext/>
              <w:ind w:left="720"/>
              <w:rPr>
                <w:rFonts w:asciiTheme="minorHAnsi" w:hAnsiTheme="minorHAnsi"/>
                <w:color w:val="FF0000"/>
                <w:sz w:val="18"/>
                <w:szCs w:val="18"/>
              </w:rPr>
            </w:pPr>
            <w:r w:rsidRPr="004A5476">
              <w:rPr>
                <w:rFonts w:asciiTheme="minorHAnsi" w:hAnsiTheme="minorHAnsi"/>
                <w:sz w:val="18"/>
                <w:szCs w:val="18"/>
              </w:rPr>
              <w:t>”System qualifies for Group Sampling.”&gt;&gt;</w:t>
            </w:r>
          </w:p>
        </w:tc>
      </w:tr>
      <w:tr w:rsidR="00EA2549" w:rsidRPr="004A5476" w14:paraId="01464919" w14:textId="77777777">
        <w:trPr>
          <w:cantSplit/>
          <w:trHeight w:val="953"/>
        </w:trPr>
        <w:tc>
          <w:tcPr>
            <w:tcW w:w="288" w:type="pct"/>
            <w:vAlign w:val="center"/>
          </w:tcPr>
          <w:p w14:paraId="014648FE" w14:textId="77777777" w:rsidR="00EA2549" w:rsidRPr="004A5476"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8FF"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Generate list for next row (this is hidden from user)</w:t>
            </w:r>
          </w:p>
        </w:tc>
        <w:tc>
          <w:tcPr>
            <w:tcW w:w="2500" w:type="pct"/>
            <w:vAlign w:val="center"/>
          </w:tcPr>
          <w:p w14:paraId="01464900" w14:textId="36C33515"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“Superheat”, then list =</w:t>
            </w:r>
          </w:p>
          <w:p w14:paraId="01464901" w14:textId="77777777" w:rsidR="00EA2549" w:rsidRPr="004A5476" w:rsidRDefault="00EA2549" w:rsidP="00554645">
            <w:pPr>
              <w:keepNext/>
              <w:widowControl w:val="0"/>
              <w:autoSpaceDE w:val="0"/>
              <w:autoSpaceDN w:val="0"/>
              <w:adjustRightInd w:val="0"/>
              <w:ind w:firstLine="720"/>
              <w:rPr>
                <w:rFonts w:asciiTheme="minorHAnsi" w:hAnsiTheme="minorHAnsi" w:cs="Helvetica"/>
                <w:sz w:val="18"/>
                <w:szCs w:val="18"/>
              </w:rPr>
            </w:pPr>
            <w:r w:rsidRPr="004A5476">
              <w:rPr>
                <w:rFonts w:asciiTheme="minorHAnsi" w:hAnsiTheme="minorHAnsi" w:cs="Helvetica"/>
                <w:sz w:val="18"/>
                <w:szCs w:val="18"/>
              </w:rPr>
              <w:t>Superheat</w:t>
            </w:r>
          </w:p>
          <w:p w14:paraId="01464902"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03" w14:textId="05AE620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t>
            </w:r>
            <w:proofErr w:type="spellStart"/>
            <w:r w:rsidRPr="004A5476">
              <w:rPr>
                <w:rFonts w:asciiTheme="minorHAnsi" w:hAnsiTheme="minorHAnsi" w:cs="Helvetica"/>
                <w:sz w:val="18"/>
                <w:szCs w:val="18"/>
              </w:rPr>
              <w:t>Subcool</w:t>
            </w:r>
            <w:ins w:id="18" w:author="Shewmaker, Michael@Energy" w:date="2016-04-12T11:12:00Z">
              <w:r w:rsidR="00AB1A0D">
                <w:rPr>
                  <w:rFonts w:asciiTheme="minorHAnsi" w:hAnsiTheme="minorHAnsi" w:cs="Helvetica"/>
                  <w:sz w:val="18"/>
                  <w:szCs w:val="18"/>
                </w:rPr>
                <w:t>ing</w:t>
              </w:r>
            </w:ins>
            <w:proofErr w:type="spellEnd"/>
            <w:r w:rsidRPr="004A5476">
              <w:rPr>
                <w:rFonts w:asciiTheme="minorHAnsi" w:hAnsiTheme="minorHAnsi" w:cs="Helvetica"/>
                <w:sz w:val="18"/>
                <w:szCs w:val="18"/>
              </w:rPr>
              <w:t>”, then list =</w:t>
            </w:r>
          </w:p>
          <w:p w14:paraId="01464904" w14:textId="0DF2C98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roofErr w:type="spellStart"/>
            <w:r w:rsidRPr="004A5476">
              <w:rPr>
                <w:rFonts w:asciiTheme="minorHAnsi" w:hAnsiTheme="minorHAnsi" w:cs="Helvetica"/>
                <w:sz w:val="18"/>
                <w:szCs w:val="18"/>
              </w:rPr>
              <w:t>Subcool</w:t>
            </w:r>
            <w:ins w:id="19" w:author="Shewmaker, Michael@Energy" w:date="2016-04-12T11:12:00Z">
              <w:r w:rsidR="00AB1A0D">
                <w:rPr>
                  <w:rFonts w:asciiTheme="minorHAnsi" w:hAnsiTheme="minorHAnsi" w:cs="Helvetica"/>
                  <w:sz w:val="18"/>
                  <w:szCs w:val="18"/>
                </w:rPr>
                <w:t>ing</w:t>
              </w:r>
            </w:ins>
            <w:proofErr w:type="spellEnd"/>
          </w:p>
          <w:p w14:paraId="01464905"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Winter Setup</w:t>
            </w:r>
          </w:p>
          <w:p w14:paraId="01464906"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07" w14:textId="3D02D05B"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“Weigh-In</w:t>
            </w:r>
            <w:ins w:id="20" w:author="Shewmaker, Michael@Energy" w:date="2016-04-12T11:12:00Z">
              <w:r w:rsidR="00AB1A0D">
                <w:rPr>
                  <w:rFonts w:asciiTheme="minorHAnsi" w:hAnsiTheme="minorHAnsi" w:cs="Helvetica"/>
                  <w:sz w:val="18"/>
                  <w:szCs w:val="18"/>
                </w:rPr>
                <w:t xml:space="preserve"> with Installer independent</w:t>
              </w:r>
            </w:ins>
            <w:r w:rsidRPr="004A5476">
              <w:rPr>
                <w:rFonts w:asciiTheme="minorHAnsi" w:hAnsiTheme="minorHAnsi" w:cs="Helvetica"/>
                <w:sz w:val="18"/>
                <w:szCs w:val="18"/>
              </w:rPr>
              <w:t>”, then list =</w:t>
            </w:r>
          </w:p>
          <w:p w14:paraId="0146490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Superheat</w:t>
            </w:r>
          </w:p>
          <w:p w14:paraId="01464909" w14:textId="0E0CB8F2" w:rsidR="00EA2549" w:rsidRPr="004A5476" w:rsidDel="00AB1A0D" w:rsidRDefault="00EA2549" w:rsidP="00554645">
            <w:pPr>
              <w:keepNext/>
              <w:widowControl w:val="0"/>
              <w:autoSpaceDE w:val="0"/>
              <w:autoSpaceDN w:val="0"/>
              <w:adjustRightInd w:val="0"/>
              <w:rPr>
                <w:del w:id="21" w:author="Shewmaker, Michael@Energy" w:date="2016-04-12T11:12:00Z"/>
                <w:rFonts w:asciiTheme="minorHAnsi" w:hAnsiTheme="minorHAnsi" w:cs="Helvetica"/>
                <w:sz w:val="18"/>
                <w:szCs w:val="18"/>
              </w:rPr>
            </w:pPr>
            <w:r w:rsidRPr="004A5476">
              <w:rPr>
                <w:rFonts w:asciiTheme="minorHAnsi" w:hAnsiTheme="minorHAnsi" w:cs="Helvetica"/>
                <w:sz w:val="18"/>
                <w:szCs w:val="18"/>
              </w:rPr>
              <w:tab/>
            </w:r>
            <w:proofErr w:type="spellStart"/>
            <w:r w:rsidRPr="004A5476">
              <w:rPr>
                <w:rFonts w:asciiTheme="minorHAnsi" w:hAnsiTheme="minorHAnsi" w:cs="Helvetica"/>
                <w:sz w:val="18"/>
                <w:szCs w:val="18"/>
              </w:rPr>
              <w:t>Subcool</w:t>
            </w:r>
            <w:ins w:id="22" w:author="Shewmaker, Michael@Energy" w:date="2016-04-12T11:12:00Z">
              <w:r w:rsidR="00AB1A0D">
                <w:rPr>
                  <w:rFonts w:asciiTheme="minorHAnsi" w:hAnsiTheme="minorHAnsi" w:cs="Helvetica"/>
                  <w:sz w:val="18"/>
                  <w:szCs w:val="18"/>
                </w:rPr>
                <w:t>ing</w:t>
              </w:r>
            </w:ins>
            <w:proofErr w:type="spellEnd"/>
          </w:p>
          <w:p w14:paraId="0146490A" w14:textId="592CD9EF" w:rsidR="00EA2549" w:rsidRPr="004A5476" w:rsidRDefault="00EA2549" w:rsidP="00554645">
            <w:pPr>
              <w:keepNext/>
              <w:widowControl w:val="0"/>
              <w:autoSpaceDE w:val="0"/>
              <w:autoSpaceDN w:val="0"/>
              <w:adjustRightInd w:val="0"/>
              <w:rPr>
                <w:rFonts w:asciiTheme="minorHAnsi" w:hAnsiTheme="minorHAnsi" w:cs="Helvetica"/>
                <w:sz w:val="18"/>
                <w:szCs w:val="18"/>
              </w:rPr>
            </w:pPr>
            <w:del w:id="23" w:author="Shewmaker, Michael@Energy" w:date="2016-04-12T11:12:00Z">
              <w:r w:rsidRPr="004A5476" w:rsidDel="00AB1A0D">
                <w:rPr>
                  <w:rFonts w:asciiTheme="minorHAnsi" w:hAnsiTheme="minorHAnsi" w:cs="Helvetica"/>
                  <w:sz w:val="18"/>
                  <w:szCs w:val="18"/>
                </w:rPr>
                <w:tab/>
                <w:delText>Weigh-In Observation</w:delText>
              </w:r>
            </w:del>
          </w:p>
          <w:p w14:paraId="0146490B"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Winter Setup</w:t>
            </w:r>
          </w:p>
          <w:p w14:paraId="0146490C"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28B19BD7" w14:textId="441E88FF" w:rsidR="00AB1A0D" w:rsidRDefault="00AB1A0D" w:rsidP="00554645">
            <w:pPr>
              <w:keepNext/>
              <w:widowControl w:val="0"/>
              <w:autoSpaceDE w:val="0"/>
              <w:autoSpaceDN w:val="0"/>
              <w:adjustRightInd w:val="0"/>
              <w:rPr>
                <w:ins w:id="24" w:author="Shewmaker, Michael@Energy" w:date="2016-04-12T11:13:00Z"/>
                <w:rFonts w:asciiTheme="minorHAnsi" w:hAnsiTheme="minorHAnsi" w:cs="Helvetica"/>
                <w:sz w:val="18"/>
                <w:szCs w:val="18"/>
              </w:rPr>
            </w:pPr>
            <w:ins w:id="25" w:author="Shewmaker, Michael@Energy" w:date="2016-04-12T11:12:00Z">
              <w:r>
                <w:rPr>
                  <w:rFonts w:asciiTheme="minorHAnsi" w:hAnsiTheme="minorHAnsi" w:cs="Helvetica"/>
                  <w:sz w:val="18"/>
                  <w:szCs w:val="18"/>
                </w:rPr>
                <w:t>Else if A11 = “no FID” and A15 = “Weigh-in with HERS Rater observation”</w:t>
              </w:r>
            </w:ins>
            <w:ins w:id="26" w:author="Shewmaker, Michael@Energy" w:date="2016-04-12T11:13:00Z">
              <w:r>
                <w:rPr>
                  <w:rFonts w:asciiTheme="minorHAnsi" w:hAnsiTheme="minorHAnsi" w:cs="Helvetica"/>
                  <w:sz w:val="18"/>
                  <w:szCs w:val="18"/>
                </w:rPr>
                <w:t xml:space="preserve">, then list = </w:t>
              </w:r>
            </w:ins>
          </w:p>
          <w:p w14:paraId="627A8450" w14:textId="676A9163" w:rsidR="00AB1A0D" w:rsidRDefault="00AB1A0D" w:rsidP="00AB1A0D">
            <w:pPr>
              <w:keepNext/>
              <w:widowControl w:val="0"/>
              <w:autoSpaceDE w:val="0"/>
              <w:autoSpaceDN w:val="0"/>
              <w:adjustRightInd w:val="0"/>
              <w:ind w:left="695"/>
              <w:rPr>
                <w:ins w:id="27" w:author="Shewmaker, Michael@Energy" w:date="2016-04-12T11:12:00Z"/>
                <w:rFonts w:asciiTheme="minorHAnsi" w:hAnsiTheme="minorHAnsi" w:cs="Helvetica"/>
                <w:sz w:val="18"/>
                <w:szCs w:val="18"/>
              </w:rPr>
            </w:pPr>
            <w:ins w:id="28" w:author="Shewmaker, Michael@Energy" w:date="2016-04-12T11:13:00Z">
              <w:r>
                <w:rPr>
                  <w:rFonts w:asciiTheme="minorHAnsi" w:hAnsiTheme="minorHAnsi" w:cs="Helvetica"/>
                  <w:sz w:val="18"/>
                  <w:szCs w:val="18"/>
                </w:rPr>
                <w:t>Weigh-In Observation</w:t>
              </w:r>
            </w:ins>
          </w:p>
          <w:p w14:paraId="40B43DCE" w14:textId="77777777" w:rsidR="00AB1A0D" w:rsidRDefault="00AB1A0D" w:rsidP="00554645">
            <w:pPr>
              <w:keepNext/>
              <w:widowControl w:val="0"/>
              <w:autoSpaceDE w:val="0"/>
              <w:autoSpaceDN w:val="0"/>
              <w:adjustRightInd w:val="0"/>
              <w:rPr>
                <w:ins w:id="29" w:author="Shewmaker, Michael@Energy" w:date="2016-04-12T11:12:00Z"/>
                <w:rFonts w:asciiTheme="minorHAnsi" w:hAnsiTheme="minorHAnsi" w:cs="Helvetica"/>
                <w:sz w:val="18"/>
                <w:szCs w:val="18"/>
              </w:rPr>
            </w:pPr>
          </w:p>
          <w:p w14:paraId="0146490D" w14:textId="630B0DBC"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“factory installed </w:t>
            </w:r>
            <w:r w:rsidR="00A3722C">
              <w:rPr>
                <w:rFonts w:asciiTheme="minorHAnsi" w:hAnsiTheme="minorHAnsi" w:cs="Helvetica"/>
                <w:sz w:val="18"/>
                <w:szCs w:val="18"/>
              </w:rPr>
              <w:t>FID</w:t>
            </w:r>
            <w:r w:rsidRPr="004A5476">
              <w:rPr>
                <w:rFonts w:asciiTheme="minorHAnsi" w:hAnsiTheme="minorHAnsi" w:cs="Helvetica"/>
                <w:sz w:val="18"/>
                <w:szCs w:val="18"/>
              </w:rPr>
              <w:t xml:space="preserve">” or “field installed </w:t>
            </w:r>
            <w:r w:rsidR="00A3722C">
              <w:rPr>
                <w:rFonts w:asciiTheme="minorHAnsi" w:hAnsiTheme="minorHAnsi" w:cs="Helvetica"/>
                <w:sz w:val="18"/>
                <w:szCs w:val="18"/>
              </w:rPr>
              <w:t>FID</w:t>
            </w:r>
            <w:r w:rsidRPr="004A5476">
              <w:rPr>
                <w:rFonts w:asciiTheme="minorHAnsi" w:hAnsiTheme="minorHAnsi" w:cs="Helvetica"/>
                <w:sz w:val="18"/>
                <w:szCs w:val="18"/>
              </w:rPr>
              <w:t>”, then list =</w:t>
            </w:r>
          </w:p>
          <w:p w14:paraId="0146490E" w14:textId="3A1ADF81"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00A3722C">
              <w:rPr>
                <w:rFonts w:asciiTheme="minorHAnsi" w:hAnsiTheme="minorHAnsi" w:cs="Helvetica"/>
                <w:sz w:val="18"/>
                <w:szCs w:val="18"/>
              </w:rPr>
              <w:t>FID</w:t>
            </w:r>
            <w:r w:rsidRPr="004A5476">
              <w:rPr>
                <w:rFonts w:asciiTheme="minorHAnsi" w:hAnsiTheme="minorHAnsi" w:cs="Helvetica"/>
                <w:sz w:val="18"/>
                <w:szCs w:val="18"/>
              </w:rPr>
              <w:t xml:space="preserve"> Verification</w:t>
            </w:r>
          </w:p>
          <w:p w14:paraId="0146490F"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10" w14:textId="1CA6A6E2"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“Winter Setup”, then list =</w:t>
            </w:r>
          </w:p>
          <w:p w14:paraId="01464911" w14:textId="7E586604"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roofErr w:type="spellStart"/>
            <w:r w:rsidRPr="004A5476">
              <w:rPr>
                <w:rFonts w:asciiTheme="minorHAnsi" w:hAnsiTheme="minorHAnsi" w:cs="Helvetica"/>
                <w:sz w:val="18"/>
                <w:szCs w:val="18"/>
              </w:rPr>
              <w:t>Subcool</w:t>
            </w:r>
            <w:ins w:id="30" w:author="Shewmaker, Michael@Energy" w:date="2016-04-12T11:13:00Z">
              <w:r w:rsidR="00AB1A0D">
                <w:rPr>
                  <w:rFonts w:asciiTheme="minorHAnsi" w:hAnsiTheme="minorHAnsi" w:cs="Helvetica"/>
                  <w:sz w:val="18"/>
                  <w:szCs w:val="18"/>
                </w:rPr>
                <w:t>ing</w:t>
              </w:r>
            </w:ins>
            <w:proofErr w:type="spellEnd"/>
          </w:p>
          <w:p w14:paraId="01464912"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Winter Setup</w:t>
            </w:r>
          </w:p>
          <w:p w14:paraId="01464913"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14" w14:textId="5162E0A9" w:rsidR="00EA2549" w:rsidRPr="004A5476" w:rsidDel="00AB1A0D" w:rsidRDefault="00EA2549" w:rsidP="00554645">
            <w:pPr>
              <w:keepNext/>
              <w:widowControl w:val="0"/>
              <w:autoSpaceDE w:val="0"/>
              <w:autoSpaceDN w:val="0"/>
              <w:adjustRightInd w:val="0"/>
              <w:rPr>
                <w:del w:id="31" w:author="Shewmaker, Michael@Energy" w:date="2016-04-12T11:13:00Z"/>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A15</w:t>
            </w:r>
            <w:r w:rsidRPr="004A5476">
              <w:rPr>
                <w:rFonts w:asciiTheme="minorHAnsi" w:hAnsiTheme="minorHAnsi" w:cs="Helvetica"/>
                <w:sz w:val="18"/>
                <w:szCs w:val="18"/>
              </w:rPr>
              <w:t xml:space="preserve"> = “New Package Unit Factory Charge”, then </w:t>
            </w:r>
            <w:ins w:id="32" w:author="Shewmaker, Michael@Energy" w:date="2016-04-12T11:13:00Z">
              <w:r w:rsidR="00AB1A0D">
                <w:rPr>
                  <w:rFonts w:asciiTheme="minorHAnsi" w:hAnsiTheme="minorHAnsi" w:cs="Helvetica"/>
                  <w:sz w:val="18"/>
                  <w:szCs w:val="18"/>
                </w:rPr>
                <w:t>do not proceed. A CF3R-MCH-25 is not required when a CF2R-MCH-25f is used.</w:t>
              </w:r>
            </w:ins>
            <w:del w:id="33" w:author="Shewmaker, Michael@Energy" w:date="2016-04-12T11:13:00Z">
              <w:r w:rsidRPr="004A5476" w:rsidDel="00AB1A0D">
                <w:rPr>
                  <w:rFonts w:asciiTheme="minorHAnsi" w:hAnsiTheme="minorHAnsi" w:cs="Helvetica"/>
                  <w:sz w:val="18"/>
                  <w:szCs w:val="18"/>
                </w:rPr>
                <w:delText>list =</w:delText>
              </w:r>
            </w:del>
          </w:p>
          <w:p w14:paraId="01464915" w14:textId="68ED16B6" w:rsidR="00EA2549" w:rsidRPr="004A5476" w:rsidDel="00AB1A0D" w:rsidRDefault="00EA2549" w:rsidP="00554645">
            <w:pPr>
              <w:keepNext/>
              <w:widowControl w:val="0"/>
              <w:autoSpaceDE w:val="0"/>
              <w:autoSpaceDN w:val="0"/>
              <w:adjustRightInd w:val="0"/>
              <w:rPr>
                <w:del w:id="34" w:author="Shewmaker, Michael@Energy" w:date="2016-04-12T11:13:00Z"/>
                <w:rFonts w:asciiTheme="minorHAnsi" w:hAnsiTheme="minorHAnsi" w:cs="Helvetica"/>
                <w:sz w:val="18"/>
                <w:szCs w:val="18"/>
              </w:rPr>
            </w:pPr>
            <w:del w:id="35" w:author="Shewmaker, Michael@Energy" w:date="2016-04-12T11:13:00Z">
              <w:r w:rsidRPr="004A5476" w:rsidDel="00AB1A0D">
                <w:rPr>
                  <w:rFonts w:asciiTheme="minorHAnsi" w:hAnsiTheme="minorHAnsi" w:cs="Helvetica"/>
                  <w:sz w:val="18"/>
                  <w:szCs w:val="18"/>
                </w:rPr>
                <w:tab/>
                <w:delText>No HERS test required</w:delText>
              </w:r>
            </w:del>
          </w:p>
          <w:p w14:paraId="01464916" w14:textId="77777777" w:rsidR="00EA2549" w:rsidRPr="004A5476" w:rsidRDefault="00EA2549" w:rsidP="00AB1A0D">
            <w:pPr>
              <w:keepNext/>
              <w:widowControl w:val="0"/>
              <w:autoSpaceDE w:val="0"/>
              <w:autoSpaceDN w:val="0"/>
              <w:adjustRightInd w:val="0"/>
              <w:rPr>
                <w:rFonts w:asciiTheme="minorHAnsi" w:hAnsiTheme="minorHAnsi"/>
                <w:sz w:val="18"/>
                <w:szCs w:val="18"/>
              </w:rPr>
            </w:pPr>
          </w:p>
          <w:p w14:paraId="01464917" w14:textId="77EF656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A12</w:t>
            </w:r>
            <w:r w:rsidRPr="004A5476">
              <w:rPr>
                <w:rFonts w:asciiTheme="minorHAnsi" w:hAnsiTheme="minorHAnsi" w:cs="Helvetica"/>
                <w:sz w:val="18"/>
                <w:szCs w:val="18"/>
              </w:rPr>
              <w:t xml:space="preserve"> = “No”, or </w:t>
            </w:r>
            <w:r w:rsidR="00F13C05">
              <w:rPr>
                <w:rFonts w:asciiTheme="minorHAnsi" w:hAnsiTheme="minorHAnsi" w:cs="Helvetica"/>
                <w:sz w:val="18"/>
                <w:szCs w:val="18"/>
              </w:rPr>
              <w:t>A13</w:t>
            </w:r>
            <w:r w:rsidRPr="004A5476">
              <w:rPr>
                <w:rFonts w:asciiTheme="minorHAnsi" w:hAnsiTheme="minorHAnsi" w:cs="Helvetica"/>
                <w:sz w:val="18"/>
                <w:szCs w:val="18"/>
              </w:rPr>
              <w:t xml:space="preserve"> = “No”, then list =</w:t>
            </w:r>
          </w:p>
          <w:p w14:paraId="0146491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Pr="004A5476">
              <w:rPr>
                <w:rFonts w:asciiTheme="minorHAnsi" w:hAnsiTheme="minorHAnsi" w:cs="Helvetica"/>
                <w:sz w:val="18"/>
                <w:szCs w:val="18"/>
              </w:rPr>
              <w:tab/>
              <w:t>Weigh-In Observation</w:t>
            </w:r>
          </w:p>
        </w:tc>
      </w:tr>
      <w:tr w:rsidR="00EA2549" w:rsidRPr="004A5476" w14:paraId="0146491E" w14:textId="77777777">
        <w:trPr>
          <w:cantSplit/>
          <w:trHeight w:val="953"/>
        </w:trPr>
        <w:tc>
          <w:tcPr>
            <w:tcW w:w="288" w:type="pct"/>
            <w:vAlign w:val="center"/>
          </w:tcPr>
          <w:p w14:paraId="0146491A" w14:textId="1132DD90"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0146491B" w14:textId="54B21F4B" w:rsidR="00EA2549" w:rsidRPr="004A5476" w:rsidRDefault="00EA2549" w:rsidP="007E687C">
            <w:pPr>
              <w:keepNext/>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sed by HERS Rater</w:t>
            </w:r>
          </w:p>
        </w:tc>
        <w:tc>
          <w:tcPr>
            <w:tcW w:w="2500" w:type="pct"/>
            <w:vAlign w:val="center"/>
          </w:tcPr>
          <w:p w14:paraId="0146491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&lt;&lt;user pick one from list generated in previous row&gt;&gt;&gt;</w:t>
            </w:r>
          </w:p>
          <w:p w14:paraId="0146491D" w14:textId="77777777" w:rsidR="00EA2549" w:rsidRPr="004A5476" w:rsidRDefault="00EA2549" w:rsidP="00554645">
            <w:pPr>
              <w:keepNext/>
              <w:spacing w:after="60"/>
              <w:rPr>
                <w:rFonts w:asciiTheme="minorHAnsi" w:hAnsiTheme="minorHAnsi"/>
                <w:sz w:val="18"/>
                <w:szCs w:val="18"/>
              </w:rPr>
            </w:pPr>
          </w:p>
        </w:tc>
      </w:tr>
      <w:tr w:rsidR="00EA2549" w:rsidRPr="004A5476" w14:paraId="01464933" w14:textId="77777777">
        <w:trPr>
          <w:cantSplit/>
          <w:trHeight w:val="953"/>
        </w:trPr>
        <w:tc>
          <w:tcPr>
            <w:tcW w:w="288" w:type="pct"/>
            <w:vAlign w:val="center"/>
          </w:tcPr>
          <w:p w14:paraId="0146491F" w14:textId="57114A19" w:rsidR="00EA2549" w:rsidRPr="004A5476" w:rsidDel="005B4BA0"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920"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determine compliance method for this document;  display applicable tables below;</w:t>
            </w:r>
          </w:p>
          <w:p w14:paraId="01464921"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(this row not visible to user)</w:t>
            </w:r>
          </w:p>
        </w:tc>
        <w:tc>
          <w:tcPr>
            <w:tcW w:w="2500" w:type="pct"/>
            <w:vAlign w:val="center"/>
          </w:tcPr>
          <w:p w14:paraId="01464922"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&lt;&lt;calculated field:  </w:t>
            </w:r>
          </w:p>
          <w:p w14:paraId="01464923" w14:textId="4D547E24"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Superheat</w:t>
            </w:r>
            <w:r w:rsidRPr="004A5476">
              <w:rPr>
                <w:rFonts w:asciiTheme="minorHAnsi" w:hAnsiTheme="minorHAnsi"/>
                <w:sz w:val="18"/>
                <w:szCs w:val="18"/>
              </w:rPr>
              <w:t>;  then display method:</w:t>
            </w:r>
          </w:p>
          <w:p w14:paraId="01464924"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25a Superheat Charge Verification Procedure;</w:t>
            </w:r>
          </w:p>
          <w:p w14:paraId="01464925" w14:textId="77777777" w:rsidR="00EA2549" w:rsidRPr="004A5476" w:rsidRDefault="00EA2549" w:rsidP="00554645">
            <w:pPr>
              <w:keepNext/>
              <w:rPr>
                <w:rFonts w:asciiTheme="minorHAnsi" w:hAnsiTheme="minorHAnsi"/>
                <w:sz w:val="18"/>
                <w:szCs w:val="18"/>
              </w:rPr>
            </w:pPr>
          </w:p>
          <w:p w14:paraId="01464926" w14:textId="3D781BD8"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proofErr w:type="spellStart"/>
            <w:r w:rsidRPr="004A5476">
              <w:rPr>
                <w:rFonts w:asciiTheme="minorHAnsi" w:hAnsiTheme="minorHAnsi"/>
                <w:sz w:val="18"/>
                <w:szCs w:val="18"/>
                <w:u w:val="single"/>
              </w:rPr>
              <w:t>Subcooling</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then display method:</w:t>
            </w:r>
          </w:p>
          <w:p w14:paraId="01464927"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25b. </w:t>
            </w:r>
            <w:proofErr w:type="spellStart"/>
            <w:r w:rsidRPr="004A5476">
              <w:rPr>
                <w:rFonts w:asciiTheme="minorHAnsi" w:hAnsiTheme="minorHAnsi"/>
                <w:sz w:val="18"/>
                <w:szCs w:val="18"/>
              </w:rPr>
              <w:t>Subcooling</w:t>
            </w:r>
            <w:proofErr w:type="spellEnd"/>
            <w:r w:rsidRPr="004A5476">
              <w:rPr>
                <w:rFonts w:asciiTheme="minorHAnsi" w:hAnsiTheme="minorHAnsi"/>
                <w:sz w:val="18"/>
                <w:szCs w:val="18"/>
              </w:rPr>
              <w:t xml:space="preserve"> Charge Verification Method;</w:t>
            </w:r>
          </w:p>
          <w:p w14:paraId="01464928" w14:textId="77777777" w:rsidR="00EA2549" w:rsidRPr="004A5476" w:rsidRDefault="00EA2549" w:rsidP="00554645">
            <w:pPr>
              <w:keepNext/>
              <w:rPr>
                <w:rFonts w:asciiTheme="minorHAnsi" w:hAnsiTheme="minorHAnsi"/>
                <w:sz w:val="18"/>
                <w:szCs w:val="18"/>
              </w:rPr>
            </w:pPr>
          </w:p>
          <w:p w14:paraId="01464929" w14:textId="43D11578"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Weigh-in Observation;</w:t>
            </w:r>
            <w:r w:rsidRPr="004A5476">
              <w:rPr>
                <w:rFonts w:asciiTheme="minorHAnsi" w:hAnsiTheme="minorHAnsi"/>
                <w:sz w:val="18"/>
                <w:szCs w:val="18"/>
              </w:rPr>
              <w:t xml:space="preserve">  then display method:</w:t>
            </w:r>
          </w:p>
          <w:p w14:paraId="0146492A"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25c. </w:t>
            </w:r>
            <w:r w:rsidRPr="004A5476">
              <w:rPr>
                <w:rFonts w:asciiTheme="minorHAnsi" w:hAnsiTheme="minorHAnsi"/>
                <w:sz w:val="18"/>
                <w:szCs w:val="18"/>
                <w:u w:val="single"/>
              </w:rPr>
              <w:t>Weigh-in</w:t>
            </w:r>
            <w:r w:rsidRPr="004A5476">
              <w:rPr>
                <w:rFonts w:asciiTheme="minorHAnsi" w:hAnsiTheme="minorHAnsi"/>
                <w:sz w:val="18"/>
                <w:szCs w:val="18"/>
              </w:rPr>
              <w:t xml:space="preserve"> Observation Procedure;</w:t>
            </w:r>
          </w:p>
          <w:p w14:paraId="0146492B" w14:textId="77777777" w:rsidR="00EA2549" w:rsidRPr="004A5476" w:rsidRDefault="00EA2549" w:rsidP="00554645">
            <w:pPr>
              <w:keepNext/>
              <w:rPr>
                <w:rFonts w:asciiTheme="minorHAnsi" w:hAnsiTheme="minorHAnsi"/>
                <w:sz w:val="18"/>
                <w:szCs w:val="18"/>
              </w:rPr>
            </w:pPr>
          </w:p>
          <w:p w14:paraId="0146492C" w14:textId="47317AEE"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Winter Setup;</w:t>
            </w:r>
            <w:r w:rsidRPr="004A5476">
              <w:rPr>
                <w:rFonts w:asciiTheme="minorHAnsi" w:hAnsiTheme="minorHAnsi"/>
                <w:sz w:val="18"/>
                <w:szCs w:val="18"/>
              </w:rPr>
              <w:t xml:space="preserve">  then display method:</w:t>
            </w:r>
          </w:p>
          <w:p w14:paraId="0146492D"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25e. Winter Setup for Standard Charge Verification;</w:t>
            </w:r>
          </w:p>
          <w:p w14:paraId="0146492E" w14:textId="77777777" w:rsidR="00EA2549" w:rsidRPr="004A5476" w:rsidRDefault="00EA2549" w:rsidP="00554645">
            <w:pPr>
              <w:keepNext/>
              <w:rPr>
                <w:rFonts w:asciiTheme="minorHAnsi" w:hAnsiTheme="minorHAnsi"/>
                <w:sz w:val="18"/>
                <w:szCs w:val="18"/>
              </w:rPr>
            </w:pPr>
          </w:p>
          <w:p w14:paraId="0146492F" w14:textId="206C4E78" w:rsidR="00EA2549" w:rsidRPr="004A5476" w:rsidRDefault="00EA2549" w:rsidP="00554645">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r w:rsidR="00A3722C">
              <w:rPr>
                <w:rFonts w:asciiTheme="minorHAnsi" w:hAnsiTheme="minorHAnsi"/>
                <w:sz w:val="18"/>
                <w:szCs w:val="18"/>
                <w:u w:val="single"/>
              </w:rPr>
              <w:t>FID</w:t>
            </w:r>
            <w:r w:rsidRPr="004A5476">
              <w:rPr>
                <w:rFonts w:asciiTheme="minorHAnsi" w:hAnsiTheme="minorHAnsi"/>
                <w:sz w:val="18"/>
                <w:szCs w:val="18"/>
                <w:u w:val="single"/>
              </w:rPr>
              <w:t xml:space="preserve"> Verification;</w:t>
            </w:r>
            <w:r w:rsidRPr="004A5476">
              <w:rPr>
                <w:rFonts w:asciiTheme="minorHAnsi" w:hAnsiTheme="minorHAnsi"/>
                <w:sz w:val="18"/>
                <w:szCs w:val="18"/>
              </w:rPr>
              <w:t xml:space="preserve">  then display method: </w:t>
            </w:r>
          </w:p>
          <w:p w14:paraId="01464930" w14:textId="760B0FEE" w:rsidR="00EA2549" w:rsidRPr="004A5476" w:rsidDel="00AB1A0D" w:rsidRDefault="00EA2549" w:rsidP="00554645">
            <w:pPr>
              <w:keepNext/>
              <w:rPr>
                <w:del w:id="36" w:author="Shewmaker, Michael@Energy" w:date="2016-04-12T11:13:00Z"/>
                <w:rFonts w:asciiTheme="minorHAnsi" w:hAnsiTheme="minorHAnsi"/>
                <w:sz w:val="18"/>
                <w:szCs w:val="18"/>
              </w:rPr>
            </w:pPr>
            <w:r w:rsidRPr="004A5476">
              <w:rPr>
                <w:rFonts w:asciiTheme="minorHAnsi" w:hAnsiTheme="minorHAnsi"/>
                <w:sz w:val="18"/>
                <w:szCs w:val="18"/>
              </w:rPr>
              <w:t xml:space="preserve">25d. </w:t>
            </w:r>
            <w:r w:rsidR="00A3722C">
              <w:rPr>
                <w:rFonts w:asciiTheme="minorHAnsi" w:hAnsiTheme="minorHAnsi"/>
                <w:sz w:val="18"/>
                <w:szCs w:val="18"/>
                <w:u w:val="single"/>
              </w:rPr>
              <w:t>FID</w:t>
            </w:r>
            <w:r w:rsidRPr="004A5476">
              <w:rPr>
                <w:rFonts w:asciiTheme="minorHAnsi" w:hAnsiTheme="minorHAnsi"/>
                <w:sz w:val="18"/>
                <w:szCs w:val="18"/>
                <w:u w:val="single"/>
              </w:rPr>
              <w:t xml:space="preserve"> Verification Method</w:t>
            </w:r>
            <w:r w:rsidRPr="004A5476">
              <w:rPr>
                <w:rFonts w:asciiTheme="minorHAnsi" w:hAnsiTheme="minorHAnsi"/>
                <w:sz w:val="18"/>
                <w:szCs w:val="18"/>
              </w:rPr>
              <w:t>;</w:t>
            </w:r>
          </w:p>
          <w:p w14:paraId="01464931" w14:textId="77777777" w:rsidR="00EA2549" w:rsidRPr="004A5476" w:rsidDel="00AB1A0D" w:rsidRDefault="00EA2549" w:rsidP="00554645">
            <w:pPr>
              <w:keepNext/>
              <w:rPr>
                <w:del w:id="37" w:author="Shewmaker, Michael@Energy" w:date="2016-04-12T11:13:00Z"/>
                <w:rFonts w:asciiTheme="minorHAnsi" w:hAnsiTheme="minorHAnsi"/>
                <w:sz w:val="18"/>
                <w:szCs w:val="18"/>
              </w:rPr>
            </w:pPr>
          </w:p>
          <w:p w14:paraId="01464932" w14:textId="77777777" w:rsidR="00EA2549" w:rsidRPr="004A5476" w:rsidRDefault="00EA2549" w:rsidP="00554645">
            <w:pPr>
              <w:keepNext/>
              <w:rPr>
                <w:rFonts w:asciiTheme="minorHAnsi" w:hAnsiTheme="minorHAnsi"/>
                <w:sz w:val="18"/>
                <w:szCs w:val="18"/>
              </w:rPr>
            </w:pPr>
          </w:p>
        </w:tc>
      </w:tr>
    </w:tbl>
    <w:p w14:paraId="0146493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786D26" w:rsidRPr="004A5476" w14:paraId="01464938" w14:textId="77777777">
        <w:trPr>
          <w:cantSplit/>
          <w:trHeight w:val="233"/>
        </w:trPr>
        <w:tc>
          <w:tcPr>
            <w:tcW w:w="5000" w:type="pct"/>
            <w:vAlign w:val="center"/>
          </w:tcPr>
          <w:p w14:paraId="01464935" w14:textId="59C5E7D9" w:rsidR="00440A0F" w:rsidRPr="004A5476" w:rsidRDefault="00682C77" w:rsidP="00E91EDC">
            <w:pPr>
              <w:keepNext/>
              <w:rPr>
                <w:rFonts w:asciiTheme="minorHAnsi" w:hAnsiTheme="minorHAnsi"/>
                <w:b/>
                <w:sz w:val="18"/>
                <w:szCs w:val="18"/>
              </w:rPr>
            </w:pPr>
            <w:r w:rsidRPr="004A5476">
              <w:rPr>
                <w:rFonts w:asciiTheme="minorHAnsi" w:hAnsiTheme="minorHAnsi"/>
                <w:b/>
                <w:sz w:val="18"/>
                <w:szCs w:val="18"/>
              </w:rPr>
              <w:t>MCH</w:t>
            </w:r>
            <w:r>
              <w:rPr>
                <w:rFonts w:asciiTheme="minorHAnsi" w:hAnsiTheme="minorHAnsi"/>
                <w:b/>
                <w:sz w:val="18"/>
                <w:szCs w:val="18"/>
              </w:rPr>
              <w:t>-</w:t>
            </w:r>
            <w:r w:rsidRPr="004A5476">
              <w:rPr>
                <w:rFonts w:asciiTheme="minorHAnsi" w:hAnsiTheme="minorHAnsi"/>
                <w:b/>
                <w:sz w:val="18"/>
                <w:szCs w:val="18"/>
              </w:rPr>
              <w:t xml:space="preserve">25e </w:t>
            </w:r>
            <w:r w:rsidR="002A2F04">
              <w:rPr>
                <w:rFonts w:asciiTheme="minorHAnsi" w:hAnsiTheme="minorHAnsi"/>
                <w:b/>
                <w:sz w:val="18"/>
                <w:szCs w:val="18"/>
              </w:rPr>
              <w:t>-</w:t>
            </w:r>
            <w:r>
              <w:rPr>
                <w:rFonts w:asciiTheme="minorHAnsi" w:hAnsiTheme="minorHAnsi"/>
                <w:b/>
                <w:sz w:val="18"/>
                <w:szCs w:val="18"/>
              </w:rPr>
              <w:t xml:space="preserve"> </w:t>
            </w:r>
            <w:r w:rsidR="002A2F04">
              <w:rPr>
                <w:rFonts w:asciiTheme="minorHAnsi" w:hAnsiTheme="minorHAnsi"/>
                <w:b/>
                <w:sz w:val="18"/>
                <w:szCs w:val="18"/>
              </w:rPr>
              <w:t xml:space="preserve">Refrigerant Charge Verification - </w:t>
            </w:r>
            <w:r w:rsidR="00440A0F" w:rsidRPr="004A5476">
              <w:rPr>
                <w:rFonts w:asciiTheme="minorHAnsi" w:hAnsiTheme="minorHAnsi"/>
                <w:b/>
                <w:sz w:val="18"/>
                <w:szCs w:val="18"/>
              </w:rPr>
              <w:t xml:space="preserve">Winter Setup </w:t>
            </w:r>
          </w:p>
          <w:p w14:paraId="01464937" w14:textId="368D0E83" w:rsidR="00786D26" w:rsidRPr="004A5476" w:rsidRDefault="00440A0F" w:rsidP="00E91EDC">
            <w:pPr>
              <w:keepNext/>
              <w:numPr>
                <w:ilvl w:val="0"/>
                <w:numId w:val="26"/>
              </w:numPr>
              <w:rPr>
                <w:rFonts w:asciiTheme="minorHAnsi" w:hAnsiTheme="minorHAnsi"/>
                <w:b/>
                <w:sz w:val="18"/>
                <w:szCs w:val="18"/>
              </w:rPr>
            </w:pPr>
            <w:r w:rsidRPr="004A5476">
              <w:rPr>
                <w:rFonts w:asciiTheme="minorHAnsi" w:hAnsiTheme="minorHAnsi"/>
                <w:i/>
                <w:sz w:val="18"/>
                <w:szCs w:val="18"/>
              </w:rPr>
              <w:t>Winter Setup for the Standard Charge Verification Procedure is specified in Reference Residential Appendix RA1.2.</w:t>
            </w:r>
            <w:r w:rsidR="00682C77">
              <w:rPr>
                <w:rFonts w:asciiTheme="minorHAnsi" w:hAnsiTheme="minorHAnsi"/>
                <w:i/>
                <w:sz w:val="18"/>
                <w:szCs w:val="18"/>
              </w:rPr>
              <w:t xml:space="preserve"> </w:t>
            </w:r>
            <w:r w:rsidRPr="004A5476">
              <w:rPr>
                <w:rFonts w:asciiTheme="minorHAnsi" w:hAnsiTheme="minorHAnsi"/>
                <w:i/>
                <w:sz w:val="18"/>
                <w:szCs w:val="18"/>
              </w:rPr>
              <w:t>Procedures for determining Refrigerant Charge using the Standard Charge Verification Procedure are given in Reference Residential Appendix RA3.2.2.</w:t>
            </w:r>
          </w:p>
        </w:tc>
      </w:tr>
    </w:tbl>
    <w:p w14:paraId="01464939" w14:textId="77777777" w:rsidR="00786D26" w:rsidRPr="004A5476"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440A0F" w:rsidRPr="004A5476" w14:paraId="0146493B" w14:textId="77777777" w:rsidTr="00E91EDC">
        <w:trPr>
          <w:cantSplit/>
          <w:trHeight w:val="323"/>
        </w:trPr>
        <w:tc>
          <w:tcPr>
            <w:tcW w:w="5000" w:type="pct"/>
            <w:gridSpan w:val="3"/>
            <w:vAlign w:val="center"/>
          </w:tcPr>
          <w:p w14:paraId="6DDA9E67" w14:textId="3F89CC3A" w:rsidR="00440A0F" w:rsidRDefault="00440A0F" w:rsidP="00D00050">
            <w:pPr>
              <w:keepNext/>
              <w:rPr>
                <w:rFonts w:asciiTheme="minorHAnsi" w:hAnsiTheme="minorHAnsi"/>
                <w:sz w:val="18"/>
                <w:szCs w:val="18"/>
              </w:rPr>
            </w:pPr>
            <w:r w:rsidRPr="00E91EDC">
              <w:rPr>
                <w:rFonts w:asciiTheme="minorHAnsi" w:hAnsiTheme="minorHAnsi"/>
                <w:b/>
                <w:szCs w:val="18"/>
              </w:rPr>
              <w:t>B. System Model Applicability for Winter Setup Method</w:t>
            </w:r>
          </w:p>
          <w:p w14:paraId="0146493A" w14:textId="76FBBE17" w:rsidR="00D00050" w:rsidRPr="00646833" w:rsidRDefault="00D00050" w:rsidP="00D00050">
            <w:pPr>
              <w:keepNext/>
              <w:rPr>
                <w:rFonts w:asciiTheme="minorHAnsi" w:hAnsiTheme="minorHAnsi"/>
                <w:b/>
                <w:sz w:val="18"/>
                <w:szCs w:val="18"/>
              </w:rPr>
            </w:pPr>
            <w:r w:rsidRPr="00A85CF1">
              <w:rPr>
                <w:rFonts w:asciiTheme="minorHAnsi" w:hAnsiTheme="minorHAnsi"/>
                <w:sz w:val="18"/>
                <w:szCs w:val="18"/>
              </w:rPr>
              <w:t>HERS Rater must verify applicability of Winter Setup Method.</w:t>
            </w:r>
          </w:p>
        </w:tc>
      </w:tr>
      <w:tr w:rsidR="00440A0F" w:rsidRPr="004A5476" w14:paraId="0146493F" w14:textId="77777777">
        <w:trPr>
          <w:cantSplit/>
          <w:trHeight w:val="432"/>
        </w:trPr>
        <w:tc>
          <w:tcPr>
            <w:tcW w:w="253" w:type="pct"/>
            <w:vAlign w:val="center"/>
          </w:tcPr>
          <w:p w14:paraId="0146493C"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93D" w14:textId="50675DAE"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Refrigerant </w:t>
            </w:r>
            <w:r w:rsidR="00682C77">
              <w:rPr>
                <w:rFonts w:asciiTheme="minorHAnsi" w:hAnsiTheme="minorHAnsi"/>
                <w:sz w:val="18"/>
                <w:szCs w:val="18"/>
              </w:rPr>
              <w:t>M</w:t>
            </w:r>
            <w:r>
              <w:rPr>
                <w:rFonts w:asciiTheme="minorHAnsi" w:hAnsiTheme="minorHAnsi"/>
                <w:sz w:val="18"/>
                <w:szCs w:val="18"/>
              </w:rPr>
              <w:t xml:space="preserve">etering </w:t>
            </w:r>
            <w:r w:rsidR="00682C77">
              <w:rPr>
                <w:rFonts w:asciiTheme="minorHAnsi" w:hAnsiTheme="minorHAnsi"/>
                <w:sz w:val="18"/>
                <w:szCs w:val="18"/>
              </w:rPr>
              <w:t>D</w:t>
            </w:r>
            <w:r>
              <w:rPr>
                <w:rFonts w:asciiTheme="minorHAnsi" w:hAnsiTheme="minorHAnsi"/>
                <w:sz w:val="18"/>
                <w:szCs w:val="18"/>
              </w:rPr>
              <w:t xml:space="preserve">evice </w:t>
            </w:r>
            <w:r w:rsidR="00682C77">
              <w:rPr>
                <w:rFonts w:asciiTheme="minorHAnsi" w:hAnsiTheme="minorHAnsi"/>
                <w:sz w:val="18"/>
                <w:szCs w:val="18"/>
              </w:rPr>
              <w:t>T</w:t>
            </w:r>
            <w:r>
              <w:rPr>
                <w:rFonts w:asciiTheme="minorHAnsi" w:hAnsiTheme="minorHAnsi"/>
                <w:sz w:val="18"/>
                <w:szCs w:val="18"/>
              </w:rPr>
              <w:t>ype</w:t>
            </w:r>
          </w:p>
        </w:tc>
        <w:tc>
          <w:tcPr>
            <w:tcW w:w="2500" w:type="pct"/>
            <w:vAlign w:val="center"/>
          </w:tcPr>
          <w:p w14:paraId="0146493E" w14:textId="77777777" w:rsidR="00E053F5" w:rsidRPr="00646833" w:rsidRDefault="00EC155E" w:rsidP="00554645">
            <w:pPr>
              <w:keepNext/>
              <w:rPr>
                <w:rFonts w:asciiTheme="minorHAnsi" w:hAnsiTheme="minorHAnsi"/>
                <w:sz w:val="18"/>
                <w:szCs w:val="18"/>
              </w:rPr>
            </w:pPr>
            <w:r>
              <w:rPr>
                <w:rFonts w:asciiTheme="minorHAnsi" w:hAnsiTheme="minorHAnsi"/>
                <w:sz w:val="18"/>
                <w:szCs w:val="18"/>
              </w:rPr>
              <w:t xml:space="preserve"> &lt;&lt;metering device type data referenced from CF2R.  If installed system does not match this entry, it can be overwritten by rater but it will be flagged as a possible fail&gt;&gt;</w:t>
            </w:r>
          </w:p>
        </w:tc>
      </w:tr>
      <w:tr w:rsidR="00440A0F" w:rsidRPr="004A5476" w14:paraId="01464946" w14:textId="77777777">
        <w:trPr>
          <w:cantSplit/>
          <w:trHeight w:val="432"/>
        </w:trPr>
        <w:tc>
          <w:tcPr>
            <w:tcW w:w="253" w:type="pct"/>
            <w:vAlign w:val="center"/>
          </w:tcPr>
          <w:p w14:paraId="01464940"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941" w14:textId="2881C975"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Winter Setup Method </w:t>
            </w:r>
            <w:r w:rsidR="00682C77">
              <w:rPr>
                <w:rFonts w:asciiTheme="minorHAnsi" w:hAnsiTheme="minorHAnsi"/>
                <w:sz w:val="18"/>
                <w:szCs w:val="18"/>
              </w:rPr>
              <w:t>A</w:t>
            </w:r>
            <w:r>
              <w:rPr>
                <w:rFonts w:asciiTheme="minorHAnsi" w:hAnsiTheme="minorHAnsi"/>
                <w:sz w:val="18"/>
                <w:szCs w:val="18"/>
              </w:rPr>
              <w:t xml:space="preserve">pplicability </w:t>
            </w:r>
            <w:r w:rsidR="00682C77">
              <w:rPr>
                <w:rFonts w:asciiTheme="minorHAnsi" w:hAnsiTheme="minorHAnsi"/>
                <w:sz w:val="18"/>
                <w:szCs w:val="18"/>
              </w:rPr>
              <w:t>S</w:t>
            </w:r>
            <w:r>
              <w:rPr>
                <w:rFonts w:asciiTheme="minorHAnsi" w:hAnsiTheme="minorHAnsi"/>
                <w:sz w:val="18"/>
                <w:szCs w:val="18"/>
              </w:rPr>
              <w:t>tatus</w:t>
            </w:r>
          </w:p>
        </w:tc>
        <w:tc>
          <w:tcPr>
            <w:tcW w:w="2500" w:type="pct"/>
            <w:vAlign w:val="center"/>
          </w:tcPr>
          <w:p w14:paraId="01464942"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&lt;&lt; If B01 = ;  </w:t>
            </w:r>
            <w:r>
              <w:rPr>
                <w:rFonts w:asciiTheme="minorHAnsi" w:hAnsiTheme="minorHAnsi"/>
                <w:sz w:val="18"/>
                <w:szCs w:val="18"/>
                <w:u w:val="single"/>
              </w:rPr>
              <w:t>Fixed Orifice</w:t>
            </w:r>
            <w:r>
              <w:rPr>
                <w:rFonts w:asciiTheme="minorHAnsi" w:hAnsiTheme="minorHAnsi"/>
                <w:sz w:val="18"/>
                <w:szCs w:val="18"/>
              </w:rPr>
              <w:t xml:space="preserve">, then display text: </w:t>
            </w:r>
          </w:p>
          <w:p w14:paraId="01464943"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“Winter Setup Method is </w:t>
            </w:r>
            <w:r>
              <w:rPr>
                <w:rFonts w:asciiTheme="minorHAnsi" w:hAnsiTheme="minorHAnsi"/>
                <w:sz w:val="18"/>
                <w:szCs w:val="18"/>
                <w:u w:val="single"/>
              </w:rPr>
              <w:t>not</w:t>
            </w:r>
            <w:r>
              <w:rPr>
                <w:rFonts w:asciiTheme="minorHAnsi" w:hAnsiTheme="minorHAnsi"/>
                <w:sz w:val="18"/>
                <w:szCs w:val="18"/>
              </w:rPr>
              <w:t xml:space="preserve"> applicable to this system metering device type” (do not proceed); </w:t>
            </w:r>
          </w:p>
          <w:p w14:paraId="01464944"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else, display text:</w:t>
            </w:r>
          </w:p>
          <w:p w14:paraId="01464945"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Winter Setup Method is applicable</w:t>
            </w:r>
            <w:r>
              <w:rPr>
                <w:rFonts w:asciiTheme="minorHAnsi" w:hAnsiTheme="minorHAnsi"/>
                <w:sz w:val="18"/>
                <w:szCs w:val="18"/>
              </w:rPr>
              <w:t xml:space="preserve"> to this system metering device type”&gt;&gt;</w:t>
            </w:r>
          </w:p>
        </w:tc>
      </w:tr>
      <w:tr w:rsidR="00440A0F" w:rsidRPr="004A5476" w14:paraId="0146494A" w14:textId="77777777">
        <w:trPr>
          <w:cantSplit/>
          <w:trHeight w:val="432"/>
        </w:trPr>
        <w:tc>
          <w:tcPr>
            <w:tcW w:w="253" w:type="pct"/>
            <w:vAlign w:val="center"/>
          </w:tcPr>
          <w:p w14:paraId="01464947"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03</w:t>
            </w:r>
          </w:p>
        </w:tc>
        <w:tc>
          <w:tcPr>
            <w:tcW w:w="4747" w:type="pct"/>
            <w:gridSpan w:val="2"/>
          </w:tcPr>
          <w:p w14:paraId="01464948" w14:textId="77777777" w:rsidR="00440A0F" w:rsidRPr="007E687C" w:rsidRDefault="00EC155E" w:rsidP="00E91EDC">
            <w:pPr>
              <w:keepNext/>
              <w:rPr>
                <w:rFonts w:asciiTheme="minorHAnsi" w:hAnsiTheme="minorHAnsi"/>
                <w:b/>
                <w:sz w:val="18"/>
                <w:szCs w:val="18"/>
              </w:rPr>
            </w:pPr>
            <w:r w:rsidRPr="007E687C">
              <w:rPr>
                <w:rFonts w:asciiTheme="minorHAnsi" w:hAnsiTheme="minorHAnsi"/>
                <w:b/>
                <w:sz w:val="18"/>
                <w:szCs w:val="18"/>
              </w:rPr>
              <w:t>The responsible person's signature on this document indicates confirmation that the installed model number is currently listed as approved for Winter Setup Method on the Energy Commission website:</w:t>
            </w:r>
          </w:p>
          <w:p w14:paraId="01464949" w14:textId="77777777" w:rsidR="00440A0F" w:rsidRPr="00646833" w:rsidRDefault="00D17100" w:rsidP="007E687C">
            <w:pPr>
              <w:pStyle w:val="CommentText"/>
              <w:rPr>
                <w:rFonts w:asciiTheme="minorHAnsi" w:hAnsiTheme="minorHAnsi"/>
                <w:sz w:val="18"/>
                <w:szCs w:val="18"/>
              </w:rPr>
            </w:pPr>
            <w:hyperlink r:id="rId14" w:history="1">
              <w:r w:rsidR="00440A0F" w:rsidRPr="007E687C">
                <w:rPr>
                  <w:rStyle w:val="Hyperlink"/>
                  <w:rFonts w:asciiTheme="minorHAnsi" w:hAnsiTheme="minorHAnsi"/>
                  <w:sz w:val="18"/>
                  <w:szCs w:val="18"/>
                </w:rPr>
                <w:t>http://www.energy.ca.gov/title24/2008standards/special_case_appliance/</w:t>
              </w:r>
            </w:hyperlink>
          </w:p>
        </w:tc>
      </w:tr>
    </w:tbl>
    <w:p w14:paraId="0146494C" w14:textId="77777777" w:rsidR="004A5E5A" w:rsidRPr="004A5476" w:rsidRDefault="004A5E5A"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D209BF" w:rsidRPr="004A5476" w14:paraId="0146494F" w14:textId="77777777">
        <w:trPr>
          <w:cantSplit/>
          <w:trHeight w:val="432"/>
        </w:trPr>
        <w:tc>
          <w:tcPr>
            <w:tcW w:w="5000" w:type="pct"/>
            <w:gridSpan w:val="3"/>
          </w:tcPr>
          <w:p w14:paraId="0146494D" w14:textId="78FE16C9" w:rsidR="00D209BF" w:rsidRPr="00E91EDC" w:rsidRDefault="00D209BF" w:rsidP="00D209BF">
            <w:pPr>
              <w:keepNext/>
              <w:rPr>
                <w:rFonts w:asciiTheme="minorHAnsi" w:hAnsiTheme="minorHAnsi"/>
                <w:b/>
                <w:szCs w:val="18"/>
              </w:rPr>
            </w:pPr>
            <w:r w:rsidRPr="00E91EDC">
              <w:rPr>
                <w:rFonts w:asciiTheme="minorHAnsi" w:hAnsiTheme="minorHAnsi"/>
                <w:b/>
                <w:szCs w:val="18"/>
              </w:rPr>
              <w:t>C. Instrument Calibration</w:t>
            </w:r>
          </w:p>
          <w:p w14:paraId="0146494E" w14:textId="01D4D0C2" w:rsidR="00D209BF" w:rsidRPr="004A5476" w:rsidRDefault="00D00050" w:rsidP="00D209BF">
            <w:pPr>
              <w:keepNext/>
              <w:rPr>
                <w:rFonts w:asciiTheme="minorHAnsi" w:hAnsiTheme="minorHAnsi"/>
                <w:sz w:val="18"/>
                <w:szCs w:val="18"/>
              </w:rPr>
            </w:pPr>
            <w:r w:rsidRPr="00A85CF1">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D209BF" w:rsidRPr="004A5476">
              <w:rPr>
                <w:rFonts w:asciiTheme="minorHAnsi" w:hAnsiTheme="minorHAnsi"/>
                <w:sz w:val="18"/>
                <w:szCs w:val="18"/>
              </w:rPr>
              <w:t>Procedures for instrument calibration are given in Reference Residential Appendix RA3.2.2 and RA3.2.2.2</w:t>
            </w:r>
          </w:p>
        </w:tc>
      </w:tr>
      <w:tr w:rsidR="00D209BF" w:rsidRPr="004A5476" w14:paraId="01464953" w14:textId="77777777">
        <w:trPr>
          <w:cantSplit/>
          <w:trHeight w:val="432"/>
        </w:trPr>
        <w:tc>
          <w:tcPr>
            <w:tcW w:w="253" w:type="pct"/>
            <w:vAlign w:val="center"/>
          </w:tcPr>
          <w:p w14:paraId="01464950"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951" w14:textId="161A60E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95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7" w14:textId="77777777">
        <w:trPr>
          <w:cantSplit/>
          <w:trHeight w:val="432"/>
        </w:trPr>
        <w:tc>
          <w:tcPr>
            <w:tcW w:w="253" w:type="pct"/>
            <w:vAlign w:val="center"/>
          </w:tcPr>
          <w:p w14:paraId="01464954"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955" w14:textId="0D0437C4"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956"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E" w14:textId="77777777">
        <w:trPr>
          <w:cantSplit/>
          <w:trHeight w:val="432"/>
        </w:trPr>
        <w:tc>
          <w:tcPr>
            <w:tcW w:w="253" w:type="pct"/>
            <w:vAlign w:val="center"/>
          </w:tcPr>
          <w:p w14:paraId="01464958"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959" w14:textId="75DC165E"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95A" w14:textId="46BD144E"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C01 is greater than one month, then display text:  </w:t>
            </w:r>
          </w:p>
          <w:p w14:paraId="0146495B"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Refrigerant Gauge requires Calibration (do not proceed)";</w:t>
            </w:r>
          </w:p>
          <w:p w14:paraId="0146495C" w14:textId="5EC0D4C4" w:rsidR="00D209BF" w:rsidRPr="004A5476" w:rsidRDefault="00D209BF" w:rsidP="00D209BF">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A50B94">
              <w:rPr>
                <w:rFonts w:asciiTheme="minorHAnsi" w:hAnsiTheme="minorHAnsi"/>
                <w:sz w:val="18"/>
                <w:szCs w:val="18"/>
              </w:rPr>
              <w:t>≤</w:t>
            </w:r>
            <w:r w:rsidRPr="004A5476">
              <w:rPr>
                <w:rFonts w:asciiTheme="minorHAnsi" w:hAnsiTheme="minorHAnsi"/>
                <w:sz w:val="18"/>
                <w:szCs w:val="18"/>
              </w:rPr>
              <w:t>one month;  then display text:</w:t>
            </w:r>
          </w:p>
          <w:p w14:paraId="0146495D"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r w:rsidR="00D209BF" w:rsidRPr="004A5476" w14:paraId="01464966" w14:textId="77777777">
        <w:trPr>
          <w:cantSplit/>
          <w:trHeight w:val="432"/>
        </w:trPr>
        <w:tc>
          <w:tcPr>
            <w:tcW w:w="253" w:type="pct"/>
            <w:vAlign w:val="center"/>
          </w:tcPr>
          <w:p w14:paraId="0146495F"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960" w14:textId="17530EE2"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961" w14:textId="26AF5AA4"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C02 is greater than one month, then display text:  </w:t>
            </w:r>
          </w:p>
          <w:p w14:paraId="0146496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Thermocouple Gauge requires Calibration (do not proceed)"</w:t>
            </w:r>
          </w:p>
          <w:p w14:paraId="01464963" w14:textId="77777777" w:rsidR="00D209BF" w:rsidRPr="004A5476" w:rsidRDefault="00D209BF" w:rsidP="00D209BF">
            <w:pPr>
              <w:keepNext/>
              <w:rPr>
                <w:rFonts w:asciiTheme="minorHAnsi" w:hAnsiTheme="minorHAnsi"/>
                <w:sz w:val="18"/>
                <w:szCs w:val="18"/>
              </w:rPr>
            </w:pPr>
          </w:p>
          <w:p w14:paraId="01464964" w14:textId="30350D96" w:rsidR="00D209BF" w:rsidRPr="004A5476" w:rsidRDefault="00D209BF" w:rsidP="00D209BF">
            <w:pPr>
              <w:keepNext/>
              <w:rPr>
                <w:rFonts w:asciiTheme="minorHAnsi" w:hAnsiTheme="minorHAnsi"/>
                <w:sz w:val="18"/>
                <w:szCs w:val="18"/>
              </w:rPr>
            </w:pPr>
            <w:proofErr w:type="spellStart"/>
            <w:r w:rsidRPr="004A5476">
              <w:rPr>
                <w:rFonts w:asciiTheme="minorHAnsi" w:hAnsiTheme="minorHAnsi"/>
                <w:sz w:val="18"/>
                <w:szCs w:val="18"/>
              </w:rPr>
              <w:t>elseif</w:t>
            </w:r>
            <w:proofErr w:type="spellEnd"/>
            <w:r w:rsidRPr="004A5476">
              <w:rPr>
                <w:rFonts w:asciiTheme="minorHAnsi" w:hAnsiTheme="minorHAnsi"/>
                <w:sz w:val="18"/>
                <w:szCs w:val="18"/>
              </w:rPr>
              <w:t xml:space="preserve">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236A1A">
              <w:rPr>
                <w:rFonts w:asciiTheme="minorHAnsi" w:hAnsiTheme="minorHAnsi"/>
                <w:sz w:val="18"/>
                <w:szCs w:val="18"/>
              </w:rPr>
              <w:t>≤</w:t>
            </w:r>
            <w:r w:rsidRPr="004A5476">
              <w:rPr>
                <w:rFonts w:asciiTheme="minorHAnsi" w:hAnsiTheme="minorHAnsi"/>
                <w:sz w:val="18"/>
                <w:szCs w:val="18"/>
              </w:rPr>
              <w:t>one month;  then display text:</w:t>
            </w:r>
          </w:p>
          <w:p w14:paraId="01464965"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bl>
    <w:p w14:paraId="01464967" w14:textId="77777777" w:rsidR="00786D26" w:rsidRPr="00E91EDC"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D209BF" w:rsidRPr="004A5476" w14:paraId="0146496A" w14:textId="77777777">
        <w:trPr>
          <w:cantSplit/>
          <w:trHeight w:val="233"/>
        </w:trPr>
        <w:tc>
          <w:tcPr>
            <w:tcW w:w="5000" w:type="pct"/>
            <w:gridSpan w:val="3"/>
            <w:vAlign w:val="center"/>
          </w:tcPr>
          <w:p w14:paraId="01464968" w14:textId="6A1AC4E8" w:rsidR="00D209BF" w:rsidRPr="00646833" w:rsidRDefault="00D209BF" w:rsidP="00D209BF">
            <w:pPr>
              <w:pStyle w:val="Header"/>
              <w:keepNext/>
              <w:tabs>
                <w:tab w:val="clear" w:pos="4320"/>
                <w:tab w:val="clear" w:pos="8640"/>
              </w:tabs>
              <w:rPr>
                <w:rFonts w:asciiTheme="minorHAnsi" w:hAnsiTheme="minorHAnsi"/>
                <w:b/>
                <w:sz w:val="18"/>
                <w:szCs w:val="18"/>
              </w:rPr>
            </w:pPr>
            <w:r w:rsidRPr="00E91EDC">
              <w:rPr>
                <w:rFonts w:asciiTheme="minorHAnsi" w:hAnsiTheme="minorHAnsi"/>
                <w:b/>
                <w:szCs w:val="18"/>
              </w:rPr>
              <w:t>D. Measurement Access Hole (MAH) Verification</w:t>
            </w:r>
          </w:p>
          <w:p w14:paraId="01464969" w14:textId="5CE53D18" w:rsidR="00D209BF" w:rsidRPr="00646833" w:rsidRDefault="00D00050" w:rsidP="00D209BF">
            <w:pPr>
              <w:pStyle w:val="Header"/>
              <w:keepNext/>
              <w:tabs>
                <w:tab w:val="clear" w:pos="4320"/>
                <w:tab w:val="clear" w:pos="8640"/>
              </w:tabs>
              <w:rPr>
                <w:rFonts w:asciiTheme="minorHAnsi" w:hAnsiTheme="minorHAnsi"/>
                <w:sz w:val="18"/>
                <w:szCs w:val="18"/>
              </w:rPr>
            </w:pPr>
            <w:r w:rsidRPr="00A85CF1">
              <w:rPr>
                <w:rFonts w:asciiTheme="minorHAnsi" w:hAnsiTheme="minorHAnsi"/>
                <w:sz w:val="18"/>
                <w:szCs w:val="18"/>
              </w:rPr>
              <w:t>HERS Raters are required to visually field verify MAH.</w:t>
            </w:r>
            <w:r>
              <w:rPr>
                <w:rFonts w:asciiTheme="minorHAnsi" w:hAnsiTheme="minorHAnsi"/>
                <w:sz w:val="18"/>
                <w:szCs w:val="18"/>
              </w:rPr>
              <w:t xml:space="preserve"> </w:t>
            </w:r>
            <w:r w:rsidR="00EC155E"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D209BF" w:rsidRPr="004A5476" w14:paraId="01464972" w14:textId="77777777">
        <w:trPr>
          <w:cantSplit/>
          <w:trHeight w:val="233"/>
        </w:trPr>
        <w:tc>
          <w:tcPr>
            <w:tcW w:w="204" w:type="pct"/>
            <w:vAlign w:val="center"/>
          </w:tcPr>
          <w:p w14:paraId="0146496B" w14:textId="77777777" w:rsidR="00D209BF" w:rsidRPr="00646833" w:rsidRDefault="00D209BF" w:rsidP="00D209BF">
            <w:pPr>
              <w:pStyle w:val="IndexHeading"/>
              <w:keepNext/>
              <w:ind w:left="-115"/>
              <w:jc w:val="center"/>
              <w:rPr>
                <w:rFonts w:asciiTheme="minorHAnsi" w:hAnsiTheme="minorHAnsi"/>
                <w:b w:val="0"/>
                <w:bCs/>
                <w:sz w:val="18"/>
                <w:szCs w:val="18"/>
              </w:rPr>
            </w:pPr>
            <w:r w:rsidRPr="00646833">
              <w:rPr>
                <w:rFonts w:asciiTheme="minorHAnsi" w:hAnsiTheme="minorHAnsi"/>
                <w:b w:val="0"/>
                <w:bCs/>
                <w:sz w:val="18"/>
                <w:szCs w:val="18"/>
              </w:rPr>
              <w:t>01</w:t>
            </w:r>
          </w:p>
        </w:tc>
        <w:tc>
          <w:tcPr>
            <w:tcW w:w="2296" w:type="pct"/>
            <w:tcMar>
              <w:left w:w="115" w:type="dxa"/>
              <w:right w:w="101" w:type="dxa"/>
            </w:tcMar>
            <w:vAlign w:val="center"/>
          </w:tcPr>
          <w:p w14:paraId="0146496C" w14:textId="686EBBCE" w:rsidR="00D209BF" w:rsidRPr="00646833" w:rsidRDefault="00EC155E" w:rsidP="007E687C">
            <w:pPr>
              <w:keepNext/>
              <w:rPr>
                <w:rFonts w:asciiTheme="minorHAnsi" w:hAnsiTheme="minorHAnsi"/>
                <w:sz w:val="18"/>
                <w:szCs w:val="18"/>
              </w:rPr>
            </w:pPr>
            <w:r>
              <w:rPr>
                <w:rFonts w:asciiTheme="minorHAnsi" w:hAnsiTheme="minorHAnsi"/>
                <w:sz w:val="18"/>
                <w:szCs w:val="18"/>
              </w:rPr>
              <w:t xml:space="preserve">Method </w:t>
            </w:r>
            <w:r w:rsidR="00682C77">
              <w:rPr>
                <w:rFonts w:asciiTheme="minorHAnsi" w:hAnsiTheme="minorHAnsi"/>
                <w:sz w:val="18"/>
                <w:szCs w:val="18"/>
              </w:rPr>
              <w:t>U</w:t>
            </w:r>
            <w:r>
              <w:rPr>
                <w:rFonts w:asciiTheme="minorHAnsi" w:hAnsiTheme="minorHAnsi"/>
                <w:sz w:val="18"/>
                <w:szCs w:val="18"/>
              </w:rPr>
              <w:t xml:space="preserve">sed to </w:t>
            </w:r>
            <w:r w:rsidR="00682C77">
              <w:rPr>
                <w:rFonts w:asciiTheme="minorHAnsi" w:hAnsiTheme="minorHAnsi"/>
                <w:sz w:val="18"/>
                <w:szCs w:val="18"/>
              </w:rPr>
              <w:t>D</w:t>
            </w:r>
            <w:r>
              <w:rPr>
                <w:rFonts w:asciiTheme="minorHAnsi" w:hAnsiTheme="minorHAnsi"/>
                <w:sz w:val="18"/>
                <w:szCs w:val="18"/>
              </w:rPr>
              <w:t xml:space="preserve">emonstrate </w:t>
            </w:r>
            <w:r w:rsidR="00682C77">
              <w:rPr>
                <w:rFonts w:asciiTheme="minorHAnsi" w:hAnsiTheme="minorHAnsi"/>
                <w:sz w:val="18"/>
                <w:szCs w:val="18"/>
              </w:rPr>
              <w:t>C</w:t>
            </w:r>
            <w:r>
              <w:rPr>
                <w:rFonts w:asciiTheme="minorHAnsi" w:hAnsiTheme="minorHAnsi"/>
                <w:sz w:val="18"/>
                <w:szCs w:val="18"/>
              </w:rPr>
              <w:t xml:space="preserve">ompliance with the Measurement Access Hole (MAH) </w:t>
            </w:r>
            <w:r w:rsidR="00682C77">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0146496D" w14:textId="77777777" w:rsidR="00D209BF" w:rsidRPr="00646833" w:rsidRDefault="00EC155E"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8B0175" w:rsidRPr="00646833">
              <w:rPr>
                <w:rFonts w:asciiTheme="minorHAnsi" w:hAnsiTheme="minorHAnsi"/>
                <w:sz w:val="18"/>
                <w:szCs w:val="18"/>
              </w:rPr>
              <w:t xml:space="preserve"> value from CF2R as default; allow user to override the default and pick one from list</w:t>
            </w:r>
            <w:r w:rsidR="00D209BF" w:rsidRPr="00646833">
              <w:rPr>
                <w:rFonts w:asciiTheme="minorHAnsi" w:hAnsiTheme="minorHAnsi"/>
                <w:sz w:val="18"/>
                <w:szCs w:val="18"/>
              </w:rPr>
              <w:t xml:space="preserve">: </w:t>
            </w:r>
          </w:p>
          <w:p w14:paraId="0146496E"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0146496F"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01464970"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w:t>
            </w:r>
          </w:p>
          <w:p w14:paraId="01464971"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comply&gt;&gt;</w:t>
            </w:r>
          </w:p>
        </w:tc>
      </w:tr>
    </w:tbl>
    <w:p w14:paraId="01464973" w14:textId="77777777" w:rsidR="00786D26" w:rsidRPr="004A5476" w:rsidRDefault="00786D26" w:rsidP="00242D77">
      <w:pPr>
        <w:pStyle w:val="Header"/>
        <w:tabs>
          <w:tab w:val="clear" w:pos="4320"/>
          <w:tab w:val="clear" w:pos="8640"/>
          <w:tab w:val="left" w:pos="360"/>
        </w:tabs>
        <w:rPr>
          <w:rFonts w:asciiTheme="minorHAnsi" w:hAnsiTheme="minorHAnsi"/>
          <w:sz w:val="18"/>
          <w:szCs w:val="18"/>
        </w:rPr>
      </w:pPr>
    </w:p>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
        <w:gridCol w:w="5040"/>
        <w:gridCol w:w="5491"/>
      </w:tblGrid>
      <w:tr w:rsidR="00D209BF" w:rsidRPr="004A5476" w14:paraId="01464976" w14:textId="77777777">
        <w:trPr>
          <w:cantSplit/>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974" w14:textId="6810273B" w:rsidR="00D209BF" w:rsidRPr="00646833" w:rsidRDefault="00D209BF" w:rsidP="008B0175">
            <w:pPr>
              <w:keepNext/>
              <w:rPr>
                <w:rFonts w:asciiTheme="minorHAnsi" w:hAnsiTheme="minorHAnsi"/>
                <w:b/>
                <w:sz w:val="18"/>
                <w:szCs w:val="18"/>
              </w:rPr>
            </w:pPr>
            <w:r w:rsidRPr="00E91EDC">
              <w:rPr>
                <w:rFonts w:asciiTheme="minorHAnsi" w:hAnsiTheme="minorHAnsi"/>
                <w:b/>
                <w:szCs w:val="18"/>
              </w:rPr>
              <w:lastRenderedPageBreak/>
              <w:t>E. Minimum System Airflow Rate Verification</w:t>
            </w:r>
          </w:p>
          <w:p w14:paraId="01464975" w14:textId="2CB67E67" w:rsidR="00D209BF" w:rsidRPr="00E91EDC" w:rsidRDefault="00EC155E" w:rsidP="008B0175">
            <w:pPr>
              <w:keepNext/>
              <w:rPr>
                <w:rFonts w:asciiTheme="minorHAnsi" w:hAnsiTheme="minorHAnsi"/>
                <w:sz w:val="18"/>
                <w:szCs w:val="18"/>
              </w:rPr>
            </w:pPr>
            <w:r w:rsidRPr="00E91EDC">
              <w:rPr>
                <w:rFonts w:asciiTheme="minorHAnsi" w:hAnsiTheme="minorHAnsi"/>
                <w:sz w:val="18"/>
                <w:szCs w:val="18"/>
              </w:rPr>
              <w:t>Procedures for verifying minimum system airflow are specified in Reference Residential Appendix RA</w:t>
            </w:r>
            <w:del w:id="38" w:author="Shewmaker, Michael@Energy" w:date="2016-04-28T14:17:00Z">
              <w:r w:rsidRPr="00E91EDC" w:rsidDel="002F05D2">
                <w:rPr>
                  <w:rFonts w:asciiTheme="minorHAnsi" w:hAnsiTheme="minorHAnsi"/>
                  <w:sz w:val="18"/>
                  <w:szCs w:val="18"/>
                </w:rPr>
                <w:delText>3.2.2.7</w:delText>
              </w:r>
            </w:del>
            <w:ins w:id="39" w:author="Shewmaker, Michael@Energy" w:date="2016-04-28T14:17:00Z">
              <w:r w:rsidR="002F05D2">
                <w:rPr>
                  <w:rFonts w:asciiTheme="minorHAnsi" w:hAnsiTheme="minorHAnsi"/>
                  <w:sz w:val="18"/>
                  <w:szCs w:val="18"/>
                </w:rPr>
                <w:t>3.3.3</w:t>
              </w:r>
            </w:ins>
            <w:r w:rsidRPr="00E91EDC">
              <w:rPr>
                <w:rFonts w:asciiTheme="minorHAnsi" w:hAnsiTheme="minorHAnsi"/>
                <w:sz w:val="18"/>
                <w:szCs w:val="18"/>
              </w:rPr>
              <w:t>.</w:t>
            </w:r>
          </w:p>
        </w:tc>
      </w:tr>
      <w:tr w:rsidR="00D209BF" w:rsidRPr="004A5476" w14:paraId="0146497B" w14:textId="77777777">
        <w:tblPrEx>
          <w:tblCellMar>
            <w:top w:w="29" w:type="dxa"/>
            <w:left w:w="43" w:type="dxa"/>
            <w:bottom w:w="29" w:type="dxa"/>
            <w:right w:w="43" w:type="dxa"/>
          </w:tblCellMar>
        </w:tblPrEx>
        <w:trPr>
          <w:trHeight w:val="233"/>
        </w:trPr>
        <w:tc>
          <w:tcPr>
            <w:tcW w:w="205" w:type="pct"/>
            <w:vAlign w:val="center"/>
          </w:tcPr>
          <w:p w14:paraId="01464977" w14:textId="77777777" w:rsidR="00D209BF" w:rsidRPr="00646833" w:rsidRDefault="00D209BF" w:rsidP="008B0175">
            <w:pPr>
              <w:pStyle w:val="IndexHeading"/>
              <w:keepNext/>
              <w:ind w:left="-115"/>
              <w:jc w:val="center"/>
              <w:rPr>
                <w:rFonts w:asciiTheme="minorHAnsi" w:hAnsiTheme="minorHAnsi"/>
                <w:b w:val="0"/>
                <w:bCs/>
                <w:sz w:val="18"/>
                <w:szCs w:val="18"/>
              </w:rPr>
            </w:pPr>
            <w:r w:rsidRPr="00646833">
              <w:rPr>
                <w:rFonts w:asciiTheme="minorHAnsi" w:hAnsiTheme="minorHAnsi"/>
                <w:b w:val="0"/>
                <w:bCs/>
                <w:sz w:val="18"/>
                <w:szCs w:val="18"/>
              </w:rPr>
              <w:t>01</w:t>
            </w:r>
          </w:p>
        </w:tc>
        <w:tc>
          <w:tcPr>
            <w:tcW w:w="2295" w:type="pct"/>
            <w:tcMar>
              <w:left w:w="115" w:type="dxa"/>
              <w:right w:w="101" w:type="dxa"/>
            </w:tcMar>
            <w:vAlign w:val="center"/>
          </w:tcPr>
          <w:p w14:paraId="01464978" w14:textId="2000E082" w:rsidR="00D209BF" w:rsidRPr="00646833" w:rsidRDefault="00EC155E" w:rsidP="008B0175">
            <w:pPr>
              <w:keepNext/>
              <w:rPr>
                <w:rFonts w:asciiTheme="minorHAnsi" w:hAnsiTheme="minorHAnsi"/>
                <w:sz w:val="18"/>
                <w:szCs w:val="18"/>
              </w:rPr>
            </w:pPr>
            <w:r>
              <w:rPr>
                <w:rFonts w:asciiTheme="minorHAnsi" w:hAnsiTheme="minorHAnsi"/>
                <w:sz w:val="18"/>
                <w:szCs w:val="18"/>
              </w:rPr>
              <w:t>Minimum Required System Airflow Rate (cfm)</w:t>
            </w:r>
          </w:p>
        </w:tc>
        <w:tc>
          <w:tcPr>
            <w:tcW w:w="2500" w:type="pct"/>
            <w:tcMar>
              <w:left w:w="115" w:type="dxa"/>
              <w:right w:w="101" w:type="dxa"/>
            </w:tcMar>
            <w:vAlign w:val="center"/>
          </w:tcPr>
          <w:p w14:paraId="01464979" w14:textId="77777777" w:rsidR="00D209BF" w:rsidRPr="00646833" w:rsidRDefault="00EC155E" w:rsidP="008B0175">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0146497A" w14:textId="77777777" w:rsidR="00D209BF" w:rsidRPr="00646833" w:rsidRDefault="00EC155E" w:rsidP="008B0175">
            <w:pPr>
              <w:keepNext/>
              <w:rPr>
                <w:rFonts w:asciiTheme="minorHAnsi" w:hAnsiTheme="minorHAnsi"/>
                <w:sz w:val="18"/>
                <w:szCs w:val="18"/>
              </w:rPr>
            </w:pPr>
            <w:r>
              <w:rPr>
                <w:rFonts w:asciiTheme="minorHAnsi" w:hAnsiTheme="minorHAnsi"/>
                <w:sz w:val="18"/>
                <w:szCs w:val="18"/>
              </w:rPr>
              <w:t>A05*350 or A05*300&gt;&gt;</w:t>
            </w:r>
          </w:p>
        </w:tc>
      </w:tr>
      <w:tr w:rsidR="00D209BF" w:rsidRPr="004A5476" w14:paraId="01464988" w14:textId="77777777">
        <w:tblPrEx>
          <w:tblCellMar>
            <w:top w:w="29" w:type="dxa"/>
            <w:left w:w="115" w:type="dxa"/>
            <w:bottom w:w="29" w:type="dxa"/>
            <w:right w:w="115" w:type="dxa"/>
          </w:tblCellMar>
        </w:tblPrEx>
        <w:trPr>
          <w:trHeight w:val="233"/>
        </w:trPr>
        <w:tc>
          <w:tcPr>
            <w:tcW w:w="205" w:type="pct"/>
            <w:vAlign w:val="center"/>
          </w:tcPr>
          <w:p w14:paraId="0146497C" w14:textId="77777777" w:rsidR="00D209BF" w:rsidRPr="00646833" w:rsidRDefault="00D209BF" w:rsidP="008B0175">
            <w:pPr>
              <w:keepNext/>
              <w:ind w:left="-187"/>
              <w:jc w:val="center"/>
              <w:rPr>
                <w:rFonts w:asciiTheme="minorHAnsi" w:hAnsiTheme="minorHAnsi"/>
                <w:sz w:val="18"/>
                <w:szCs w:val="18"/>
              </w:rPr>
            </w:pPr>
            <w:r w:rsidRPr="00646833">
              <w:rPr>
                <w:rFonts w:asciiTheme="minorHAnsi" w:hAnsiTheme="minorHAnsi"/>
                <w:sz w:val="18"/>
                <w:szCs w:val="18"/>
              </w:rPr>
              <w:t>02</w:t>
            </w:r>
          </w:p>
        </w:tc>
        <w:tc>
          <w:tcPr>
            <w:tcW w:w="2295" w:type="pct"/>
            <w:vAlign w:val="center"/>
          </w:tcPr>
          <w:p w14:paraId="0146497D" w14:textId="401E128E" w:rsidR="00D209BF" w:rsidRPr="00646833" w:rsidRDefault="00EC155E" w:rsidP="008B0175">
            <w:pPr>
              <w:keepNext/>
              <w:rPr>
                <w:rFonts w:asciiTheme="minorHAnsi" w:hAnsiTheme="minorHAnsi"/>
                <w:sz w:val="18"/>
                <w:szCs w:val="18"/>
              </w:rPr>
            </w:pPr>
            <w:r>
              <w:rPr>
                <w:rFonts w:asciiTheme="minorHAnsi" w:hAnsiTheme="minorHAnsi"/>
                <w:sz w:val="18"/>
                <w:szCs w:val="18"/>
              </w:rPr>
              <w:t>System Airflow Rate Verification Status</w:t>
            </w:r>
          </w:p>
        </w:tc>
        <w:tc>
          <w:tcPr>
            <w:tcW w:w="2500" w:type="pct"/>
          </w:tcPr>
          <w:p w14:paraId="0146497E" w14:textId="77777777" w:rsidR="00F21A95" w:rsidRPr="00646833" w:rsidRDefault="00EC155E" w:rsidP="00F21A95">
            <w:pPr>
              <w:keepNext/>
              <w:rPr>
                <w:rFonts w:asciiTheme="minorHAnsi" w:hAnsiTheme="minorHAnsi"/>
                <w:sz w:val="18"/>
                <w:szCs w:val="18"/>
              </w:rPr>
            </w:pPr>
            <w:r>
              <w:rPr>
                <w:rFonts w:asciiTheme="minorHAnsi" w:hAnsiTheme="minorHAnsi"/>
                <w:sz w:val="18"/>
                <w:szCs w:val="18"/>
              </w:rPr>
              <w:t xml:space="preserve">&lt;&lt;calculated field: </w:t>
            </w:r>
          </w:p>
          <w:p w14:paraId="0146497F" w14:textId="77777777" w:rsidR="00F21A95" w:rsidRPr="00646833" w:rsidRDefault="00F21A95">
            <w:pPr>
              <w:keepNext/>
              <w:spacing w:afterLines="60" w:after="144"/>
              <w:rPr>
                <w:rFonts w:ascii="Calibri" w:hAnsi="Calibri"/>
                <w:sz w:val="18"/>
                <w:szCs w:val="18"/>
              </w:rPr>
            </w:pPr>
            <w:r w:rsidRPr="00646833">
              <w:rPr>
                <w:rFonts w:ascii="Calibri" w:hAnsi="Calibri"/>
                <w:sz w:val="18"/>
                <w:szCs w:val="18"/>
              </w:rPr>
              <w:t>if the CF2R-MCH-01 indicates a MCH-28 is required for alternate minimum airflow rate compliance, then</w:t>
            </w:r>
          </w:p>
          <w:p w14:paraId="01464980" w14:textId="498BD9DA" w:rsidR="00C85603" w:rsidRDefault="00F21A95">
            <w:pPr>
              <w:keepNext/>
              <w:spacing w:afterLines="60" w:after="144"/>
              <w:ind w:left="720"/>
              <w:rPr>
                <w:rFonts w:ascii="Calibri" w:hAnsi="Calibri"/>
                <w:sz w:val="18"/>
                <w:szCs w:val="18"/>
              </w:rPr>
            </w:pPr>
            <w:proofErr w:type="gramStart"/>
            <w:r w:rsidRPr="00646833">
              <w:rPr>
                <w:rFonts w:ascii="Calibri" w:hAnsi="Calibri"/>
                <w:sz w:val="18"/>
                <w:szCs w:val="18"/>
              </w:rPr>
              <w:t>if</w:t>
            </w:r>
            <w:proofErr w:type="gramEnd"/>
            <w:r w:rsidRPr="00646833">
              <w:rPr>
                <w:rFonts w:ascii="Calibri" w:hAnsi="Calibri"/>
                <w:sz w:val="18"/>
                <w:szCs w:val="18"/>
              </w:rPr>
              <w:t xml:space="preserve"> the system has a registered CF3R-MCH-28 that indicates compliance with Table 150.0-</w:t>
            </w:r>
            <w:r w:rsidR="009D3DF5">
              <w:rPr>
                <w:rFonts w:ascii="Calibri" w:hAnsi="Calibri"/>
                <w:sz w:val="18"/>
                <w:szCs w:val="18"/>
              </w:rPr>
              <w:t>B</w:t>
            </w:r>
            <w:r w:rsidRPr="00646833">
              <w:rPr>
                <w:rFonts w:ascii="Calibri" w:hAnsi="Calibri"/>
                <w:sz w:val="18"/>
                <w:szCs w:val="18"/>
              </w:rPr>
              <w:t xml:space="preserve"> or </w:t>
            </w:r>
            <w:r w:rsidR="009D3DF5">
              <w:rPr>
                <w:rFonts w:ascii="Calibri" w:hAnsi="Calibri"/>
                <w:sz w:val="18"/>
                <w:szCs w:val="18"/>
              </w:rPr>
              <w:t>C</w:t>
            </w:r>
            <w:r w:rsidRPr="00646833">
              <w:rPr>
                <w:rFonts w:ascii="Calibri" w:hAnsi="Calibri"/>
                <w:sz w:val="18"/>
                <w:szCs w:val="18"/>
              </w:rPr>
              <w:t xml:space="preserve"> return duct design requirements, then result =</w:t>
            </w:r>
            <w:r w:rsidRPr="00646833">
              <w:rPr>
                <w:rFonts w:ascii="Calibri" w:hAnsi="Calibri"/>
                <w:b/>
                <w:sz w:val="18"/>
                <w:szCs w:val="18"/>
              </w:rPr>
              <w:t>system complies using Table 150.0-</w:t>
            </w:r>
            <w:r w:rsidR="009D3DF5">
              <w:rPr>
                <w:rFonts w:ascii="Calibri" w:hAnsi="Calibri"/>
                <w:b/>
                <w:sz w:val="18"/>
                <w:szCs w:val="18"/>
              </w:rPr>
              <w:t>B</w:t>
            </w:r>
            <w:r w:rsidRPr="00646833">
              <w:rPr>
                <w:rFonts w:ascii="Calibri" w:hAnsi="Calibri"/>
                <w:b/>
                <w:sz w:val="18"/>
                <w:szCs w:val="18"/>
              </w:rPr>
              <w:t xml:space="preserve"> or </w:t>
            </w:r>
            <w:r w:rsidR="009D3DF5">
              <w:rPr>
                <w:rFonts w:ascii="Calibri" w:hAnsi="Calibri"/>
                <w:b/>
                <w:sz w:val="18"/>
                <w:szCs w:val="18"/>
              </w:rPr>
              <w:t>C</w:t>
            </w:r>
            <w:r w:rsidRPr="00646833">
              <w:rPr>
                <w:rFonts w:ascii="Calibri" w:hAnsi="Calibri"/>
                <w:b/>
                <w:sz w:val="18"/>
                <w:szCs w:val="18"/>
              </w:rPr>
              <w:t xml:space="preserve"> alternative return duct design criteria</w:t>
            </w:r>
            <w:r w:rsidRPr="00646833">
              <w:rPr>
                <w:rFonts w:ascii="Calibri" w:hAnsi="Calibri"/>
                <w:sz w:val="18"/>
                <w:szCs w:val="18"/>
              </w:rPr>
              <w:t>.</w:t>
            </w:r>
          </w:p>
          <w:p w14:paraId="01464981" w14:textId="77777777" w:rsidR="00C85603" w:rsidRDefault="00F21A95">
            <w:pPr>
              <w:keepNext/>
              <w:spacing w:afterLines="60" w:after="144"/>
              <w:ind w:left="720"/>
              <w:rPr>
                <w:rFonts w:ascii="Calibri" w:hAnsi="Calibri"/>
                <w:sz w:val="18"/>
                <w:szCs w:val="18"/>
              </w:rPr>
            </w:pPr>
            <w:proofErr w:type="gramStart"/>
            <w:r w:rsidRPr="00646833">
              <w:rPr>
                <w:rFonts w:ascii="Calibri" w:hAnsi="Calibri"/>
                <w:sz w:val="18"/>
                <w:szCs w:val="18"/>
              </w:rPr>
              <w:t>else</w:t>
            </w:r>
            <w:proofErr w:type="gramEnd"/>
            <w:r w:rsidRPr="00646833">
              <w:rPr>
                <w:rFonts w:ascii="Calibri" w:hAnsi="Calibri"/>
                <w:sz w:val="18"/>
                <w:szCs w:val="18"/>
              </w:rPr>
              <w:t xml:space="preserve"> result=</w:t>
            </w:r>
            <w:r w:rsidRPr="00646833">
              <w:rPr>
                <w:rFonts w:ascii="Calibri" w:hAnsi="Calibri"/>
                <w:b/>
                <w:sz w:val="18"/>
                <w:szCs w:val="18"/>
              </w:rPr>
              <w:t xml:space="preserve">System does not comply.  A registered CF3R-MCH-28 is required </w:t>
            </w:r>
            <w:r w:rsidRPr="00646833">
              <w:rPr>
                <w:rFonts w:ascii="Calibri" w:hAnsi="Calibri"/>
                <w:sz w:val="18"/>
                <w:szCs w:val="18"/>
              </w:rPr>
              <w:t>(do not allow this MCH-25 to be registered).</w:t>
            </w:r>
          </w:p>
          <w:p w14:paraId="01464982" w14:textId="77777777" w:rsidR="00C85603" w:rsidRDefault="00F21A95">
            <w:pPr>
              <w:keepNext/>
              <w:spacing w:afterLines="60" w:after="144"/>
              <w:rPr>
                <w:rFonts w:ascii="Calibri" w:hAnsi="Calibri"/>
                <w:sz w:val="18"/>
                <w:szCs w:val="18"/>
              </w:rPr>
            </w:pPr>
            <w:proofErr w:type="spellStart"/>
            <w:r w:rsidRPr="00646833">
              <w:rPr>
                <w:rFonts w:ascii="Calibri" w:hAnsi="Calibri"/>
                <w:sz w:val="18"/>
                <w:szCs w:val="18"/>
                <w:u w:val="single"/>
              </w:rPr>
              <w:t>else</w:t>
            </w:r>
            <w:r w:rsidRPr="00646833">
              <w:rPr>
                <w:rFonts w:ascii="Calibri" w:hAnsi="Calibri"/>
                <w:sz w:val="18"/>
                <w:szCs w:val="18"/>
              </w:rPr>
              <w:t>if</w:t>
            </w:r>
            <w:proofErr w:type="spellEnd"/>
            <w:r w:rsidRPr="00646833">
              <w:rPr>
                <w:rFonts w:ascii="Calibri" w:hAnsi="Calibri"/>
                <w:sz w:val="18"/>
                <w:szCs w:val="18"/>
              </w:rPr>
              <w:t xml:space="preserve"> the CF2R-MCH-01 indicates a MCH-23 is required for minimum airflow rate compliance, then</w:t>
            </w:r>
          </w:p>
          <w:p w14:paraId="01464983" w14:textId="77777777" w:rsidR="00C85603" w:rsidRDefault="00F21A95">
            <w:pPr>
              <w:keepNext/>
              <w:spacing w:afterLines="60" w:after="144"/>
              <w:ind w:left="720"/>
              <w:rPr>
                <w:rFonts w:ascii="Calibri" w:hAnsi="Calibri"/>
                <w:sz w:val="18"/>
                <w:szCs w:val="18"/>
              </w:rPr>
            </w:pPr>
            <w:r w:rsidRPr="00646833">
              <w:rPr>
                <w:rFonts w:ascii="Calibri" w:hAnsi="Calibri"/>
                <w:sz w:val="18"/>
                <w:szCs w:val="18"/>
              </w:rPr>
              <w:t xml:space="preserve">if this system has a registered CF3R-MCH-23a or CF3R-MCH-23b that meets the compliance criterion in E01, then result = </w:t>
            </w:r>
            <w:r w:rsidRPr="00646833">
              <w:rPr>
                <w:rFonts w:ascii="Calibri" w:hAnsi="Calibri"/>
                <w:b/>
                <w:sz w:val="18"/>
                <w:szCs w:val="18"/>
              </w:rPr>
              <w:t>System complies with minimum airflow rate requirements</w:t>
            </w:r>
            <w:r w:rsidRPr="00646833">
              <w:rPr>
                <w:rFonts w:ascii="Calibri" w:hAnsi="Calibri"/>
                <w:sz w:val="18"/>
                <w:szCs w:val="18"/>
              </w:rPr>
              <w:t>;</w:t>
            </w:r>
          </w:p>
          <w:p w14:paraId="01464984" w14:textId="15316DBE" w:rsidR="00C85603" w:rsidRDefault="00F21A95">
            <w:pPr>
              <w:keepNext/>
              <w:spacing w:afterLines="60" w:after="144"/>
              <w:ind w:left="720"/>
              <w:rPr>
                <w:rFonts w:ascii="Calibri" w:hAnsi="Calibri"/>
                <w:sz w:val="18"/>
                <w:szCs w:val="18"/>
              </w:rPr>
            </w:pPr>
            <w:proofErr w:type="spellStart"/>
            <w:r w:rsidRPr="00646833">
              <w:rPr>
                <w:rFonts w:ascii="Calibri" w:hAnsi="Calibri"/>
                <w:sz w:val="18"/>
                <w:szCs w:val="18"/>
              </w:rPr>
              <w:t>elseif</w:t>
            </w:r>
            <w:proofErr w:type="spellEnd"/>
            <w:r w:rsidRPr="00646833">
              <w:rPr>
                <w:rFonts w:ascii="Calibri" w:hAnsi="Calibri"/>
                <w:sz w:val="18"/>
                <w:szCs w:val="18"/>
              </w:rPr>
              <w:t xml:space="preserve"> </w:t>
            </w:r>
            <w:r w:rsidR="00F13C05">
              <w:rPr>
                <w:rFonts w:ascii="Calibri" w:hAnsi="Calibri"/>
                <w:sz w:val="18"/>
                <w:szCs w:val="18"/>
              </w:rPr>
              <w:t>A10</w:t>
            </w:r>
            <w:r w:rsidRPr="00646833">
              <w:rPr>
                <w:rFonts w:ascii="Calibri" w:hAnsi="Calibri"/>
                <w:sz w:val="18"/>
                <w:szCs w:val="18"/>
              </w:rPr>
              <w:t>=Alteration, then</w:t>
            </w:r>
          </w:p>
          <w:p w14:paraId="01464985" w14:textId="62DE58ED" w:rsidR="00C85603" w:rsidRDefault="00F21A95">
            <w:pPr>
              <w:keepNext/>
              <w:spacing w:afterLines="60" w:after="144"/>
              <w:ind w:left="1440"/>
              <w:rPr>
                <w:rFonts w:ascii="Calibri" w:hAnsi="Calibri"/>
                <w:sz w:val="18"/>
                <w:szCs w:val="18"/>
              </w:rPr>
            </w:pPr>
            <w:proofErr w:type="gramStart"/>
            <w:r w:rsidRPr="00646833">
              <w:rPr>
                <w:rFonts w:ascii="Calibri" w:hAnsi="Calibri"/>
                <w:sz w:val="18"/>
                <w:szCs w:val="18"/>
              </w:rPr>
              <w:t>if</w:t>
            </w:r>
            <w:proofErr w:type="gramEnd"/>
            <w:r w:rsidRPr="00646833">
              <w:rPr>
                <w:rFonts w:ascii="Calibri" w:hAnsi="Calibri"/>
                <w:sz w:val="18"/>
                <w:szCs w:val="18"/>
              </w:rPr>
              <w:t xml:space="preserve"> the system complies with the alternative airflow compliance method on a registered CF3R-MCH23c;  then result =</w:t>
            </w:r>
            <w:r w:rsidRPr="00646833">
              <w:rPr>
                <w:rFonts w:ascii="Calibri" w:hAnsi="Calibri"/>
                <w:b/>
                <w:sz w:val="18"/>
                <w:szCs w:val="18"/>
              </w:rPr>
              <w:t>system complies using the alternative remedial actions specified in RA</w:t>
            </w:r>
            <w:del w:id="40" w:author="Shewmaker, Michael@Energy" w:date="2016-04-28T14:17:00Z">
              <w:r w:rsidRPr="00646833" w:rsidDel="002F05D2">
                <w:rPr>
                  <w:rFonts w:ascii="Calibri" w:hAnsi="Calibri"/>
                  <w:b/>
                  <w:sz w:val="18"/>
                  <w:szCs w:val="18"/>
                </w:rPr>
                <w:delText>3.2.2.7.3</w:delText>
              </w:r>
            </w:del>
            <w:ins w:id="41" w:author="Shewmaker, Michael@Energy" w:date="2016-04-28T14:17:00Z">
              <w:r w:rsidR="002F05D2">
                <w:rPr>
                  <w:rFonts w:ascii="Calibri" w:hAnsi="Calibri"/>
                  <w:b/>
                  <w:sz w:val="18"/>
                  <w:szCs w:val="18"/>
                </w:rPr>
                <w:t>3.3.3.1.5</w:t>
              </w:r>
            </w:ins>
            <w:r w:rsidRPr="00646833">
              <w:rPr>
                <w:rFonts w:ascii="Calibri" w:hAnsi="Calibri"/>
                <w:sz w:val="18"/>
                <w:szCs w:val="18"/>
              </w:rPr>
              <w:t>.</w:t>
            </w:r>
            <w:r w:rsidRPr="00646833">
              <w:rPr>
                <w:rFonts w:asciiTheme="minorHAnsi" w:hAnsiTheme="minorHAnsi"/>
                <w:sz w:val="18"/>
                <w:szCs w:val="18"/>
              </w:rPr>
              <w:t xml:space="preserve"> </w:t>
            </w:r>
            <w:r w:rsidRPr="00646833">
              <w:rPr>
                <w:rFonts w:asciiTheme="minorHAnsi" w:hAnsiTheme="minorHAnsi"/>
                <w:b/>
                <w:sz w:val="18"/>
                <w:szCs w:val="18"/>
              </w:rPr>
              <w:t>This System does not qualify for Group Sampling.</w:t>
            </w:r>
          </w:p>
          <w:p w14:paraId="01464986" w14:textId="77777777" w:rsidR="00C85603" w:rsidRDefault="00F21A95">
            <w:pPr>
              <w:keepNext/>
              <w:spacing w:afterLines="60" w:after="144"/>
              <w:ind w:left="720"/>
              <w:rPr>
                <w:rFonts w:ascii="Calibri" w:hAnsi="Calibri"/>
                <w:sz w:val="18"/>
                <w:szCs w:val="18"/>
              </w:rPr>
            </w:pPr>
            <w:proofErr w:type="gramStart"/>
            <w:r w:rsidRPr="00646833">
              <w:rPr>
                <w:rFonts w:ascii="Calibri" w:hAnsi="Calibri"/>
                <w:sz w:val="18"/>
                <w:szCs w:val="18"/>
              </w:rPr>
              <w:t>else</w:t>
            </w:r>
            <w:proofErr w:type="gramEnd"/>
            <w:r w:rsidRPr="00646833">
              <w:rPr>
                <w:rFonts w:ascii="Calibri" w:hAnsi="Calibri"/>
                <w:sz w:val="18"/>
                <w:szCs w:val="18"/>
              </w:rPr>
              <w:t xml:space="preserve"> result=</w:t>
            </w:r>
            <w:r w:rsidRPr="00646833">
              <w:rPr>
                <w:rFonts w:ascii="Calibri" w:hAnsi="Calibri"/>
                <w:b/>
                <w:sz w:val="18"/>
                <w:szCs w:val="18"/>
              </w:rPr>
              <w:t xml:space="preserve">System does not comply. A registered CF3R-MCH-23 for this system is </w:t>
            </w:r>
            <w:proofErr w:type="gramStart"/>
            <w:r w:rsidRPr="00646833">
              <w:rPr>
                <w:rFonts w:ascii="Calibri" w:hAnsi="Calibri"/>
                <w:b/>
                <w:sz w:val="18"/>
                <w:szCs w:val="18"/>
              </w:rPr>
              <w:t xml:space="preserve">required </w:t>
            </w:r>
            <w:r w:rsidRPr="00646833">
              <w:rPr>
                <w:rFonts w:ascii="Calibri" w:hAnsi="Calibri"/>
                <w:sz w:val="18"/>
                <w:szCs w:val="18"/>
              </w:rPr>
              <w:t>.</w:t>
            </w:r>
            <w:proofErr w:type="gramEnd"/>
            <w:r w:rsidRPr="00646833">
              <w:rPr>
                <w:rFonts w:ascii="Calibri" w:hAnsi="Calibri"/>
                <w:sz w:val="18"/>
                <w:szCs w:val="18"/>
              </w:rPr>
              <w:t xml:space="preserve"> (</w:t>
            </w:r>
            <w:proofErr w:type="gramStart"/>
            <w:r w:rsidRPr="00646833">
              <w:rPr>
                <w:rFonts w:ascii="Calibri" w:hAnsi="Calibri"/>
                <w:sz w:val="18"/>
                <w:szCs w:val="18"/>
              </w:rPr>
              <w:t>do</w:t>
            </w:r>
            <w:proofErr w:type="gramEnd"/>
            <w:r w:rsidRPr="00646833">
              <w:rPr>
                <w:rFonts w:ascii="Calibri" w:hAnsi="Calibri"/>
                <w:sz w:val="18"/>
                <w:szCs w:val="18"/>
              </w:rPr>
              <w:t xml:space="preserve"> not allow this MCH-25 to be registered).</w:t>
            </w:r>
          </w:p>
          <w:p w14:paraId="01464987" w14:textId="77777777" w:rsidR="008C2835" w:rsidRPr="00646833" w:rsidRDefault="00F21A95">
            <w:pPr>
              <w:keepNext/>
              <w:rPr>
                <w:rFonts w:asciiTheme="minorHAnsi" w:hAnsiTheme="minorHAnsi"/>
                <w:sz w:val="18"/>
                <w:szCs w:val="18"/>
              </w:rPr>
            </w:pPr>
            <w:r w:rsidRPr="00646833">
              <w:rPr>
                <w:rFonts w:ascii="Calibri" w:hAnsi="Calibri"/>
                <w:sz w:val="18"/>
                <w:szCs w:val="18"/>
              </w:rPr>
              <w:t>end&gt;&gt;</w:t>
            </w:r>
          </w:p>
        </w:tc>
      </w:tr>
    </w:tbl>
    <w:p w14:paraId="01464989"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4A5476" w14:paraId="0146498C" w14:textId="77777777">
        <w:trPr>
          <w:cantSplit/>
          <w:trHeight w:val="360"/>
        </w:trPr>
        <w:tc>
          <w:tcPr>
            <w:tcW w:w="5000" w:type="pct"/>
            <w:gridSpan w:val="3"/>
            <w:vAlign w:val="center"/>
          </w:tcPr>
          <w:p w14:paraId="0146498A" w14:textId="534C6B1A" w:rsidR="00786D26" w:rsidRPr="00E91EDC" w:rsidRDefault="00786D26" w:rsidP="00E91EDC">
            <w:pPr>
              <w:rPr>
                <w:rFonts w:asciiTheme="minorHAnsi" w:hAnsiTheme="minorHAnsi"/>
                <w:b/>
                <w:szCs w:val="18"/>
              </w:rPr>
            </w:pPr>
            <w:r w:rsidRPr="00E91EDC">
              <w:rPr>
                <w:rFonts w:asciiTheme="minorHAnsi" w:hAnsiTheme="minorHAnsi"/>
                <w:b/>
                <w:szCs w:val="18"/>
              </w:rPr>
              <w:t>F. Data Collection and Calculations</w:t>
            </w:r>
          </w:p>
          <w:p w14:paraId="0146498B" w14:textId="7C5E8962" w:rsidR="00786D26" w:rsidRPr="00E91EDC" w:rsidRDefault="00D00050" w:rsidP="00E91EDC">
            <w:pPr>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EC155E" w:rsidRPr="00E91EDC">
              <w:rPr>
                <w:rFonts w:asciiTheme="minorHAnsi" w:hAnsiTheme="minorHAnsi"/>
                <w:sz w:val="18"/>
                <w:szCs w:val="18"/>
              </w:rPr>
              <w:t>Procedures for determining Refrigerant Charge using the Standard Charge Verification Procedure are given in Reference Residential Appendix RA3.2.2.</w:t>
            </w:r>
          </w:p>
        </w:tc>
      </w:tr>
      <w:tr w:rsidR="00352560" w:rsidRPr="004A5476" w14:paraId="0146498F" w14:textId="77777777">
        <w:trPr>
          <w:cantSplit/>
          <w:trHeight w:val="432"/>
        </w:trPr>
        <w:tc>
          <w:tcPr>
            <w:tcW w:w="212" w:type="pct"/>
            <w:vAlign w:val="center"/>
          </w:tcPr>
          <w:p w14:paraId="0146498D"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t>01</w:t>
            </w:r>
          </w:p>
        </w:tc>
        <w:tc>
          <w:tcPr>
            <w:tcW w:w="4788" w:type="pct"/>
            <w:gridSpan w:val="2"/>
            <w:vAlign w:val="center"/>
          </w:tcPr>
          <w:p w14:paraId="0146498E" w14:textId="77777777" w:rsidR="00352560" w:rsidRPr="00646833" w:rsidRDefault="00EC155E" w:rsidP="00E91EDC">
            <w:pPr>
              <w:rPr>
                <w:rFonts w:asciiTheme="minorHAnsi" w:hAnsiTheme="minorHAnsi"/>
                <w:sz w:val="18"/>
                <w:szCs w:val="18"/>
              </w:rPr>
            </w:pPr>
            <w:r>
              <w:rPr>
                <w:rFonts w:asciiTheme="minorHAnsi" w:hAnsiTheme="minorHAnsi"/>
                <w:sz w:val="18"/>
                <w:szCs w:val="18"/>
              </w:rPr>
              <w:t>The responsible person's 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352560" w:rsidRPr="004A5476" w14:paraId="01464993" w14:textId="77777777">
        <w:trPr>
          <w:cantSplit/>
          <w:trHeight w:val="432"/>
        </w:trPr>
        <w:tc>
          <w:tcPr>
            <w:tcW w:w="212" w:type="pct"/>
            <w:vAlign w:val="center"/>
          </w:tcPr>
          <w:p w14:paraId="01464990"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t>02</w:t>
            </w:r>
          </w:p>
        </w:tc>
        <w:tc>
          <w:tcPr>
            <w:tcW w:w="2288" w:type="pct"/>
            <w:vAlign w:val="center"/>
          </w:tcPr>
          <w:p w14:paraId="01464991" w14:textId="1657A7BC" w:rsidR="00352560" w:rsidRPr="00646833" w:rsidRDefault="00EC155E" w:rsidP="000215D0">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Lowest </w:t>
            </w:r>
            <w:r w:rsidR="007E687C">
              <w:rPr>
                <w:rFonts w:asciiTheme="minorHAnsi" w:hAnsiTheme="minorHAnsi"/>
                <w:sz w:val="18"/>
                <w:szCs w:val="18"/>
              </w:rPr>
              <w:t>R</w:t>
            </w:r>
            <w:r>
              <w:rPr>
                <w:rFonts w:asciiTheme="minorHAnsi" w:hAnsiTheme="minorHAnsi"/>
                <w:sz w:val="18"/>
                <w:szCs w:val="18"/>
              </w:rPr>
              <w:t xml:space="preserve">eturn </w:t>
            </w:r>
            <w:r w:rsidR="007E687C">
              <w:rPr>
                <w:rFonts w:asciiTheme="minorHAnsi" w:hAnsiTheme="minorHAnsi"/>
                <w:sz w:val="18"/>
                <w:szCs w:val="18"/>
              </w:rPr>
              <w:t>A</w:t>
            </w:r>
            <w:r>
              <w:rPr>
                <w:rFonts w:asciiTheme="minorHAnsi" w:hAnsiTheme="minorHAnsi"/>
                <w:sz w:val="18"/>
                <w:szCs w:val="18"/>
              </w:rPr>
              <w:t xml:space="preserve">ir </w:t>
            </w:r>
            <w:r w:rsidR="007E687C">
              <w:rPr>
                <w:rFonts w:asciiTheme="minorHAnsi" w:hAnsiTheme="minorHAnsi"/>
                <w:sz w:val="18"/>
                <w:szCs w:val="18"/>
              </w:rPr>
              <w:t>D</w:t>
            </w:r>
            <w:r>
              <w:rPr>
                <w:rFonts w:asciiTheme="minorHAnsi" w:hAnsiTheme="minorHAnsi"/>
                <w:sz w:val="18"/>
                <w:szCs w:val="18"/>
              </w:rPr>
              <w:t>ry</w:t>
            </w:r>
            <w:r w:rsidR="000215D0">
              <w:rPr>
                <w:rFonts w:asciiTheme="minorHAnsi" w:hAnsiTheme="minorHAnsi"/>
                <w:sz w:val="18"/>
                <w:szCs w:val="18"/>
              </w:rPr>
              <w:t>-</w:t>
            </w:r>
            <w:r>
              <w:rPr>
                <w:rFonts w:asciiTheme="minorHAnsi" w:hAnsiTheme="minorHAnsi"/>
                <w:sz w:val="18"/>
                <w:szCs w:val="18"/>
              </w:rPr>
              <w:t xml:space="preserve">bulb </w:t>
            </w:r>
            <w:r w:rsidR="007E687C">
              <w:rPr>
                <w:rFonts w:asciiTheme="minorHAnsi" w:hAnsiTheme="minorHAnsi"/>
                <w:sz w:val="18"/>
                <w:szCs w:val="18"/>
              </w:rPr>
              <w:t>T</w:t>
            </w:r>
            <w:r>
              <w:rPr>
                <w:rFonts w:asciiTheme="minorHAnsi" w:hAnsiTheme="minorHAnsi"/>
                <w:sz w:val="18"/>
                <w:szCs w:val="18"/>
              </w:rPr>
              <w:t xml:space="preserve">emperature that </w:t>
            </w:r>
            <w:r w:rsidR="007E687C">
              <w:rPr>
                <w:rFonts w:asciiTheme="minorHAnsi" w:hAnsiTheme="minorHAnsi"/>
                <w:sz w:val="18"/>
                <w:szCs w:val="18"/>
              </w:rPr>
              <w:t>O</w:t>
            </w:r>
            <w:r>
              <w:rPr>
                <w:rFonts w:asciiTheme="minorHAnsi" w:hAnsiTheme="minorHAnsi"/>
                <w:sz w:val="18"/>
                <w:szCs w:val="18"/>
              </w:rPr>
              <w:t xml:space="preserve">ccurred </w:t>
            </w:r>
            <w:r w:rsidR="007E687C">
              <w:rPr>
                <w:rFonts w:asciiTheme="minorHAnsi" w:hAnsiTheme="minorHAnsi"/>
                <w:sz w:val="18"/>
                <w:szCs w:val="18"/>
              </w:rPr>
              <w:t>D</w:t>
            </w:r>
            <w:r>
              <w:rPr>
                <w:rFonts w:asciiTheme="minorHAnsi" w:hAnsiTheme="minorHAnsi"/>
                <w:sz w:val="18"/>
                <w:szCs w:val="18"/>
              </w:rPr>
              <w:t xml:space="preserve">uring the </w:t>
            </w:r>
            <w:r w:rsidR="007E687C">
              <w:rPr>
                <w:rFonts w:asciiTheme="minorHAnsi" w:hAnsiTheme="minorHAnsi"/>
                <w:sz w:val="18"/>
                <w:szCs w:val="18"/>
              </w:rPr>
              <w:t>R</w:t>
            </w:r>
            <w:r>
              <w:rPr>
                <w:rFonts w:asciiTheme="minorHAnsi" w:hAnsiTheme="minorHAnsi"/>
                <w:sz w:val="18"/>
                <w:szCs w:val="18"/>
              </w:rPr>
              <w:t xml:space="preserve">efrigerant </w:t>
            </w:r>
            <w:r w:rsidR="007E687C">
              <w:rPr>
                <w:rFonts w:asciiTheme="minorHAnsi" w:hAnsiTheme="minorHAnsi"/>
                <w:sz w:val="18"/>
                <w:szCs w:val="18"/>
              </w:rPr>
              <w:t>C</w:t>
            </w:r>
            <w:r>
              <w:rPr>
                <w:rFonts w:asciiTheme="minorHAnsi" w:hAnsiTheme="minorHAnsi"/>
                <w:sz w:val="18"/>
                <w:szCs w:val="18"/>
              </w:rPr>
              <w:t xml:space="preserve">harge </w:t>
            </w:r>
            <w:r w:rsidR="007E687C">
              <w:rPr>
                <w:rFonts w:asciiTheme="minorHAnsi" w:hAnsiTheme="minorHAnsi"/>
                <w:sz w:val="18"/>
                <w:szCs w:val="18"/>
              </w:rPr>
              <w:t>V</w:t>
            </w:r>
            <w:r>
              <w:rPr>
                <w:rFonts w:asciiTheme="minorHAnsi" w:hAnsiTheme="minorHAnsi"/>
                <w:sz w:val="18"/>
                <w:szCs w:val="18"/>
              </w:rPr>
              <w:t xml:space="preserve">erification </w:t>
            </w:r>
            <w:r w:rsidR="007E687C">
              <w:rPr>
                <w:rFonts w:asciiTheme="minorHAnsi" w:hAnsiTheme="minorHAnsi"/>
                <w:sz w:val="18"/>
                <w:szCs w:val="18"/>
              </w:rPr>
              <w:t>P</w:t>
            </w:r>
            <w:r>
              <w:rPr>
                <w:rFonts w:asciiTheme="minorHAnsi" w:hAnsiTheme="minorHAnsi"/>
                <w:sz w:val="18"/>
                <w:szCs w:val="18"/>
              </w:rPr>
              <w:t>rocedure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2" w14:textId="77777777" w:rsidR="00352560" w:rsidRPr="00646833" w:rsidRDefault="00EC155E" w:rsidP="00E91EDC">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 xml:space="preserve">, (in order to have a verification that complies, the return air </w:t>
            </w:r>
            <w:proofErr w:type="spellStart"/>
            <w:r>
              <w:rPr>
                <w:rFonts w:asciiTheme="minorHAnsi" w:hAnsiTheme="minorHAnsi"/>
                <w:sz w:val="18"/>
                <w:szCs w:val="18"/>
              </w:rPr>
              <w:t>drybulb</w:t>
            </w:r>
            <w:proofErr w:type="spellEnd"/>
            <w:r>
              <w:rPr>
                <w:rFonts w:asciiTheme="minorHAnsi" w:hAnsiTheme="minorHAnsi"/>
                <w:sz w:val="18"/>
                <w:szCs w:val="18"/>
              </w:rPr>
              <w:t xml:space="preserve"> temperature must remain above 70F during the verification procedure), range = 0 to 130&gt;&gt;</w:t>
            </w:r>
          </w:p>
        </w:tc>
      </w:tr>
      <w:tr w:rsidR="00352560" w:rsidRPr="004A5476" w14:paraId="01464997" w14:textId="77777777">
        <w:trPr>
          <w:cantSplit/>
          <w:trHeight w:val="432"/>
        </w:trPr>
        <w:tc>
          <w:tcPr>
            <w:tcW w:w="212" w:type="pct"/>
            <w:vAlign w:val="center"/>
          </w:tcPr>
          <w:p w14:paraId="01464994" w14:textId="77777777" w:rsidR="00352560" w:rsidRPr="00646833" w:rsidRDefault="00352560" w:rsidP="00242D77">
            <w:pPr>
              <w:pStyle w:val="FootnoteText"/>
              <w:keepNext/>
              <w:rPr>
                <w:rFonts w:asciiTheme="minorHAnsi" w:hAnsiTheme="minorHAnsi"/>
                <w:sz w:val="18"/>
                <w:szCs w:val="18"/>
              </w:rPr>
            </w:pPr>
            <w:r w:rsidRPr="00646833">
              <w:rPr>
                <w:rFonts w:ascii="Calibri" w:hAnsi="Calibri"/>
                <w:sz w:val="18"/>
                <w:szCs w:val="18"/>
              </w:rPr>
              <w:t>03</w:t>
            </w:r>
          </w:p>
        </w:tc>
        <w:tc>
          <w:tcPr>
            <w:tcW w:w="2288" w:type="pct"/>
            <w:vAlign w:val="center"/>
          </w:tcPr>
          <w:p w14:paraId="2296B477" w14:textId="5C748E0D" w:rsidR="007E687C" w:rsidRDefault="00EC155E" w:rsidP="00E91EDC">
            <w:pPr>
              <w:keepNext/>
              <w:rPr>
                <w:rFonts w:asciiTheme="minorHAnsi" w:hAnsiTheme="minorHAnsi"/>
                <w:sz w:val="18"/>
                <w:szCs w:val="18"/>
              </w:rPr>
            </w:pPr>
            <w:r>
              <w:rPr>
                <w:rFonts w:asciiTheme="minorHAnsi" w:hAnsiTheme="minorHAnsi"/>
                <w:sz w:val="18"/>
                <w:szCs w:val="18"/>
              </w:rPr>
              <w:t xml:space="preserve">Measured Condenser </w:t>
            </w:r>
            <w:r w:rsidR="007E687C">
              <w:rPr>
                <w:rFonts w:asciiTheme="minorHAnsi" w:hAnsiTheme="minorHAnsi"/>
                <w:sz w:val="18"/>
                <w:szCs w:val="18"/>
              </w:rPr>
              <w:t>A</w:t>
            </w:r>
            <w:r>
              <w:rPr>
                <w:rFonts w:asciiTheme="minorHAnsi" w:hAnsiTheme="minorHAnsi"/>
                <w:sz w:val="18"/>
                <w:szCs w:val="18"/>
              </w:rPr>
              <w:t xml:space="preserve">ir entering </w:t>
            </w:r>
            <w:r w:rsidR="007E687C">
              <w:rPr>
                <w:rFonts w:asciiTheme="minorHAnsi" w:hAnsiTheme="minorHAnsi"/>
                <w:sz w:val="18"/>
                <w:szCs w:val="18"/>
              </w:rPr>
              <w:t>D</w:t>
            </w:r>
            <w:r>
              <w:rPr>
                <w:rFonts w:asciiTheme="minorHAnsi" w:hAnsiTheme="minorHAnsi"/>
                <w:sz w:val="18"/>
                <w:szCs w:val="18"/>
              </w:rPr>
              <w:t xml:space="preserve">ry-bulb </w:t>
            </w:r>
            <w:r w:rsidR="007E687C">
              <w:rPr>
                <w:rFonts w:asciiTheme="minorHAnsi" w:hAnsiTheme="minorHAnsi"/>
                <w:sz w:val="18"/>
                <w:szCs w:val="18"/>
              </w:rPr>
              <w:t>T</w:t>
            </w:r>
            <w:r>
              <w:rPr>
                <w:rFonts w:asciiTheme="minorHAnsi" w:hAnsiTheme="minorHAnsi"/>
                <w:sz w:val="18"/>
                <w:szCs w:val="18"/>
              </w:rPr>
              <w:t xml:space="preserve">emperature </w:t>
            </w:r>
          </w:p>
          <w:p w14:paraId="01464995" w14:textId="023DB008"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(T </w:t>
            </w:r>
            <w:r>
              <w:rPr>
                <w:rFonts w:asciiTheme="minorHAnsi" w:hAnsiTheme="minorHAnsi"/>
                <w:sz w:val="18"/>
                <w:szCs w:val="18"/>
                <w:vertAlign w:val="subscript"/>
              </w:rPr>
              <w:t xml:space="preserve">condenser, </w:t>
            </w:r>
            <w:proofErr w:type="spellStart"/>
            <w:r>
              <w:rPr>
                <w:rFonts w:asciiTheme="minorHAnsi" w:hAnsiTheme="minorHAnsi"/>
                <w:sz w:val="18"/>
                <w:szCs w:val="18"/>
                <w:vertAlign w:val="subscript"/>
              </w:rPr>
              <w:t>db</w:t>
            </w:r>
            <w:proofErr w:type="spellEnd"/>
            <w:r>
              <w:rPr>
                <w:rFonts w:asciiTheme="minorHAnsi" w:hAnsiTheme="minorHAnsi"/>
                <w:sz w:val="18"/>
                <w:szCs w:val="18"/>
              </w:rPr>
              <w:t>)</w:t>
            </w:r>
          </w:p>
        </w:tc>
        <w:tc>
          <w:tcPr>
            <w:tcW w:w="2500" w:type="pct"/>
            <w:vAlign w:val="center"/>
          </w:tcPr>
          <w:p w14:paraId="01464996" w14:textId="77777777"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&lt;user input: numeric: </w:t>
            </w:r>
            <w:proofErr w:type="spellStart"/>
            <w:r>
              <w:rPr>
                <w:rFonts w:asciiTheme="minorHAnsi" w:hAnsiTheme="minorHAnsi"/>
                <w:sz w:val="18"/>
                <w:szCs w:val="18"/>
              </w:rPr>
              <w:t>xxx.x</w:t>
            </w:r>
            <w:proofErr w:type="spellEnd"/>
            <w:r>
              <w:rPr>
                <w:rFonts w:asciiTheme="minorHAnsi" w:hAnsiTheme="minorHAnsi"/>
                <w:sz w:val="18"/>
                <w:szCs w:val="18"/>
              </w:rPr>
              <w:t>, check range), range = 0 to 130&gt;</w:t>
            </w:r>
          </w:p>
        </w:tc>
      </w:tr>
      <w:tr w:rsidR="00352560" w:rsidRPr="004A5476" w14:paraId="0146499B" w14:textId="77777777">
        <w:trPr>
          <w:cantSplit/>
          <w:trHeight w:val="432"/>
        </w:trPr>
        <w:tc>
          <w:tcPr>
            <w:tcW w:w="212" w:type="pct"/>
            <w:vAlign w:val="center"/>
          </w:tcPr>
          <w:p w14:paraId="01464998" w14:textId="77777777" w:rsidR="00352560" w:rsidRPr="00646833" w:rsidRDefault="00352560" w:rsidP="00242D77">
            <w:pPr>
              <w:pStyle w:val="Header"/>
              <w:keepNext/>
              <w:tabs>
                <w:tab w:val="clear" w:pos="4320"/>
                <w:tab w:val="clear" w:pos="8640"/>
              </w:tabs>
              <w:rPr>
                <w:rFonts w:asciiTheme="minorHAnsi" w:hAnsiTheme="minorHAnsi"/>
                <w:sz w:val="18"/>
                <w:szCs w:val="18"/>
              </w:rPr>
            </w:pPr>
            <w:r w:rsidRPr="00646833">
              <w:rPr>
                <w:rFonts w:ascii="Calibri" w:hAnsi="Calibri"/>
                <w:sz w:val="18"/>
                <w:szCs w:val="18"/>
              </w:rPr>
              <w:t>04</w:t>
            </w:r>
          </w:p>
        </w:tc>
        <w:tc>
          <w:tcPr>
            <w:tcW w:w="2288" w:type="pct"/>
            <w:vAlign w:val="center"/>
          </w:tcPr>
          <w:p w14:paraId="01464999" w14:textId="1396C3A7" w:rsidR="00352560" w:rsidRPr="00646833" w:rsidRDefault="00EC155E" w:rsidP="007E687C">
            <w:pPr>
              <w:pStyle w:val="Header"/>
              <w:keepNext/>
              <w:tabs>
                <w:tab w:val="clear" w:pos="4320"/>
                <w:tab w:val="clear" w:pos="8640"/>
              </w:tabs>
              <w:rPr>
                <w:rFonts w:asciiTheme="minorHAnsi" w:hAnsiTheme="minorHAnsi"/>
                <w:sz w:val="18"/>
                <w:szCs w:val="18"/>
              </w:rPr>
            </w:pPr>
            <w:r>
              <w:rPr>
                <w:rFonts w:asciiTheme="minorHAnsi" w:hAnsiTheme="minorHAnsi"/>
                <w:sz w:val="18"/>
                <w:szCs w:val="18"/>
              </w:rPr>
              <w:t>Outdoor Temperature Qualification Status</w:t>
            </w:r>
          </w:p>
        </w:tc>
        <w:tc>
          <w:tcPr>
            <w:tcW w:w="2500" w:type="pct"/>
            <w:vAlign w:val="center"/>
          </w:tcPr>
          <w:p w14:paraId="0146499A" w14:textId="77777777" w:rsidR="00352560" w:rsidRPr="00646833" w:rsidRDefault="005B37D2" w:rsidP="00E91EDC">
            <w:pPr>
              <w:keepNext/>
              <w:rPr>
                <w:rFonts w:asciiTheme="minorHAnsi" w:hAnsiTheme="minorHAnsi"/>
                <w:sz w:val="18"/>
                <w:szCs w:val="18"/>
              </w:rPr>
            </w:pPr>
            <w:r w:rsidRPr="00646833">
              <w:rPr>
                <w:rFonts w:ascii="Calibri" w:hAnsi="Calibri"/>
                <w:sz w:val="18"/>
                <w:szCs w:val="18"/>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352560" w:rsidRPr="004A5476" w14:paraId="0146499F" w14:textId="77777777">
        <w:trPr>
          <w:cantSplit/>
          <w:trHeight w:val="432"/>
        </w:trPr>
        <w:tc>
          <w:tcPr>
            <w:tcW w:w="212" w:type="pct"/>
            <w:vAlign w:val="center"/>
          </w:tcPr>
          <w:p w14:paraId="0146499C" w14:textId="77777777" w:rsidR="00352560" w:rsidRPr="00646833" w:rsidRDefault="00352560" w:rsidP="00242D77">
            <w:pPr>
              <w:pStyle w:val="FootnoteText"/>
              <w:rPr>
                <w:rFonts w:asciiTheme="minorHAnsi" w:hAnsiTheme="minorHAnsi"/>
                <w:sz w:val="18"/>
                <w:szCs w:val="18"/>
              </w:rPr>
            </w:pPr>
            <w:r w:rsidRPr="00646833">
              <w:rPr>
                <w:rFonts w:ascii="Calibri" w:hAnsi="Calibri"/>
                <w:sz w:val="18"/>
                <w:szCs w:val="18"/>
              </w:rPr>
              <w:t>05</w:t>
            </w:r>
          </w:p>
        </w:tc>
        <w:tc>
          <w:tcPr>
            <w:tcW w:w="2288" w:type="pct"/>
            <w:vAlign w:val="center"/>
          </w:tcPr>
          <w:p w14:paraId="0146499D" w14:textId="3BCA8BBF" w:rsidR="00352560" w:rsidRPr="00646833" w:rsidRDefault="00EC155E" w:rsidP="000215D0">
            <w:pPr>
              <w:rPr>
                <w:rFonts w:asciiTheme="minorHAnsi" w:hAnsiTheme="minorHAnsi"/>
                <w:sz w:val="18"/>
                <w:szCs w:val="18"/>
              </w:rPr>
            </w:pPr>
            <w:r>
              <w:rPr>
                <w:rFonts w:asciiTheme="minorHAnsi" w:hAnsiTheme="minorHAnsi"/>
                <w:sz w:val="18"/>
                <w:szCs w:val="18"/>
              </w:rPr>
              <w:t>Measured Liquid Line Temperature (</w:t>
            </w:r>
            <w:proofErr w:type="spellStart"/>
            <w:r>
              <w:rPr>
                <w:rFonts w:asciiTheme="minorHAnsi" w:hAnsiTheme="minorHAnsi"/>
                <w:sz w:val="18"/>
                <w:szCs w:val="18"/>
              </w:rPr>
              <w:t>T</w:t>
            </w:r>
            <w:r>
              <w:rPr>
                <w:rFonts w:asciiTheme="minorHAnsi" w:hAnsiTheme="minorHAnsi"/>
                <w:sz w:val="18"/>
                <w:szCs w:val="18"/>
                <w:vertAlign w:val="subscript"/>
              </w:rPr>
              <w:t>liquid</w:t>
            </w:r>
            <w:proofErr w:type="spellEnd"/>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E"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-40 to 150&gt;</w:t>
            </w:r>
          </w:p>
        </w:tc>
      </w:tr>
      <w:tr w:rsidR="00352560" w:rsidRPr="004A5476" w14:paraId="014649A3" w14:textId="77777777">
        <w:trPr>
          <w:cantSplit/>
          <w:trHeight w:val="432"/>
        </w:trPr>
        <w:tc>
          <w:tcPr>
            <w:tcW w:w="212" w:type="pct"/>
            <w:vAlign w:val="center"/>
          </w:tcPr>
          <w:p w14:paraId="014649A0" w14:textId="77777777" w:rsidR="00352560" w:rsidRPr="00646833" w:rsidRDefault="00352560" w:rsidP="00242D77">
            <w:pPr>
              <w:rPr>
                <w:rFonts w:asciiTheme="minorHAnsi" w:hAnsiTheme="minorHAnsi"/>
                <w:sz w:val="18"/>
                <w:szCs w:val="18"/>
              </w:rPr>
            </w:pPr>
            <w:r w:rsidRPr="00646833">
              <w:rPr>
                <w:rFonts w:ascii="Calibri" w:hAnsi="Calibri"/>
                <w:sz w:val="18"/>
                <w:szCs w:val="18"/>
              </w:rPr>
              <w:t>06</w:t>
            </w:r>
          </w:p>
        </w:tc>
        <w:tc>
          <w:tcPr>
            <w:tcW w:w="2288" w:type="pct"/>
            <w:vAlign w:val="center"/>
          </w:tcPr>
          <w:p w14:paraId="014649A1" w14:textId="3FE3E828" w:rsidR="00352560" w:rsidRPr="00646833" w:rsidRDefault="00EC155E" w:rsidP="00E91EDC">
            <w:pPr>
              <w:rPr>
                <w:rFonts w:asciiTheme="minorHAnsi" w:hAnsiTheme="minorHAnsi"/>
                <w:sz w:val="18"/>
                <w:szCs w:val="18"/>
              </w:rPr>
            </w:pPr>
            <w:r>
              <w:rPr>
                <w:rFonts w:asciiTheme="minorHAnsi" w:hAnsiTheme="minorHAnsi"/>
                <w:sz w:val="18"/>
                <w:szCs w:val="18"/>
              </w:rPr>
              <w:t>Measured Liquid Line Pressure (</w:t>
            </w:r>
            <w:proofErr w:type="spellStart"/>
            <w:r>
              <w:rPr>
                <w:rFonts w:asciiTheme="minorHAnsi" w:hAnsiTheme="minorHAnsi"/>
                <w:sz w:val="18"/>
                <w:szCs w:val="18"/>
              </w:rPr>
              <w:t>P</w:t>
            </w:r>
            <w:r>
              <w:rPr>
                <w:rFonts w:asciiTheme="minorHAnsi" w:hAnsiTheme="minorHAnsi"/>
                <w:sz w:val="18"/>
                <w:szCs w:val="18"/>
                <w:vertAlign w:val="subscript"/>
              </w:rPr>
              <w:t>liquid</w:t>
            </w:r>
            <w:proofErr w:type="spellEnd"/>
            <w:r>
              <w:rPr>
                <w:rFonts w:asciiTheme="minorHAnsi" w:hAnsiTheme="minorHAnsi"/>
                <w:sz w:val="18"/>
                <w:szCs w:val="18"/>
              </w:rPr>
              <w:t>) (psig)</w:t>
            </w:r>
          </w:p>
        </w:tc>
        <w:tc>
          <w:tcPr>
            <w:tcW w:w="2500" w:type="pct"/>
            <w:vAlign w:val="center"/>
          </w:tcPr>
          <w:p w14:paraId="014649A2"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800&gt;</w:t>
            </w:r>
          </w:p>
        </w:tc>
      </w:tr>
      <w:tr w:rsidR="00352560" w:rsidRPr="004A5476" w14:paraId="014649A8" w14:textId="77777777">
        <w:trPr>
          <w:cantSplit/>
          <w:trHeight w:val="432"/>
        </w:trPr>
        <w:tc>
          <w:tcPr>
            <w:tcW w:w="212" w:type="pct"/>
            <w:vAlign w:val="center"/>
          </w:tcPr>
          <w:p w14:paraId="014649A4" w14:textId="77777777" w:rsidR="00352560" w:rsidRPr="004A5476" w:rsidRDefault="00352560" w:rsidP="00242D77">
            <w:pPr>
              <w:rPr>
                <w:rFonts w:asciiTheme="minorHAnsi" w:hAnsiTheme="minorHAnsi"/>
                <w:sz w:val="18"/>
                <w:szCs w:val="18"/>
              </w:rPr>
            </w:pPr>
            <w:r w:rsidRPr="00331215">
              <w:rPr>
                <w:rFonts w:ascii="Calibri" w:hAnsi="Calibri"/>
              </w:rPr>
              <w:t>07</w:t>
            </w:r>
          </w:p>
        </w:tc>
        <w:tc>
          <w:tcPr>
            <w:tcW w:w="2288" w:type="pct"/>
            <w:vAlign w:val="center"/>
          </w:tcPr>
          <w:p w14:paraId="014649A5" w14:textId="645FFDEB" w:rsidR="00352560" w:rsidRPr="004A5476" w:rsidRDefault="00352560" w:rsidP="007E687C">
            <w:pPr>
              <w:rPr>
                <w:rFonts w:asciiTheme="minorHAnsi" w:hAnsiTheme="minorHAnsi"/>
                <w:sz w:val="18"/>
                <w:szCs w:val="18"/>
              </w:rPr>
            </w:pPr>
            <w:r w:rsidRPr="004A5476">
              <w:rPr>
                <w:rFonts w:asciiTheme="minorHAnsi" w:hAnsiTheme="minorHAnsi"/>
                <w:sz w:val="18"/>
                <w:szCs w:val="18"/>
              </w:rPr>
              <w:t xml:space="preserve">Condenser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w:t>
            </w:r>
          </w:p>
          <w:p w14:paraId="014649A6" w14:textId="519D10EA" w:rsidR="00352560" w:rsidRPr="004A5476" w:rsidRDefault="00352560" w:rsidP="000215D0">
            <w:pPr>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F05 (</w:t>
            </w:r>
            <w:r w:rsidR="000215D0">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A7" w14:textId="77777777" w:rsidR="00352560" w:rsidRPr="004A5476" w:rsidRDefault="00352560" w:rsidP="00E91EDC">
            <w:pPr>
              <w:rPr>
                <w:rFonts w:asciiTheme="minorHAnsi" w:hAnsiTheme="minorHAnsi"/>
                <w:sz w:val="18"/>
                <w:szCs w:val="18"/>
              </w:rPr>
            </w:pPr>
            <w:r w:rsidRPr="004A5476">
              <w:rPr>
                <w:rFonts w:asciiTheme="minorHAnsi" w:hAnsiTheme="minorHAnsi"/>
                <w:sz w:val="18"/>
                <w:szCs w:val="18"/>
              </w:rPr>
              <w:t>&lt;user entry, check range = -40 to 150&gt;</w:t>
            </w:r>
          </w:p>
        </w:tc>
      </w:tr>
      <w:tr w:rsidR="00352560" w:rsidRPr="004A5476" w14:paraId="014649AC" w14:textId="77777777">
        <w:trPr>
          <w:cantSplit/>
          <w:trHeight w:val="432"/>
        </w:trPr>
        <w:tc>
          <w:tcPr>
            <w:tcW w:w="212" w:type="pct"/>
            <w:vAlign w:val="center"/>
          </w:tcPr>
          <w:p w14:paraId="014649A9"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08</w:t>
            </w:r>
          </w:p>
        </w:tc>
        <w:tc>
          <w:tcPr>
            <w:tcW w:w="2288" w:type="pct"/>
            <w:vAlign w:val="center"/>
          </w:tcPr>
          <w:p w14:paraId="014649AA" w14:textId="119EB41B" w:rsidR="00352560" w:rsidRPr="00646833" w:rsidRDefault="00EC155E" w:rsidP="000215D0">
            <w:pPr>
              <w:rPr>
                <w:rFonts w:asciiTheme="minorHAnsi" w:hAnsiTheme="minorHAnsi"/>
                <w:sz w:val="18"/>
                <w:szCs w:val="18"/>
              </w:rPr>
            </w:pPr>
            <w:r>
              <w:rPr>
                <w:rFonts w:asciiTheme="minorHAnsi" w:hAnsiTheme="minorHAnsi"/>
                <w:sz w:val="18"/>
                <w:szCs w:val="18"/>
              </w:rPr>
              <w:t xml:space="preserve">Measured </w:t>
            </w:r>
            <w:proofErr w:type="spellStart"/>
            <w:r>
              <w:rPr>
                <w:rFonts w:asciiTheme="minorHAnsi" w:hAnsiTheme="minorHAnsi"/>
                <w:sz w:val="18"/>
                <w:szCs w:val="18"/>
              </w:rPr>
              <w:t>Subcooling</w:t>
            </w:r>
            <w:proofErr w:type="spellEnd"/>
            <w:r>
              <w:rPr>
                <w:rFonts w:asciiTheme="minorHAnsi" w:hAnsiTheme="minorHAnsi"/>
                <w:sz w:val="18"/>
                <w:szCs w:val="18"/>
              </w:rPr>
              <w:t xml:space="preserve"> (Line F0</w:t>
            </w:r>
            <w:r w:rsidR="00421B31">
              <w:rPr>
                <w:rFonts w:asciiTheme="minorHAnsi" w:hAnsiTheme="minorHAnsi"/>
                <w:sz w:val="18"/>
                <w:szCs w:val="18"/>
              </w:rPr>
              <w:t>7</w:t>
            </w:r>
            <w:r>
              <w:rPr>
                <w:rFonts w:asciiTheme="minorHAnsi" w:hAnsiTheme="minorHAnsi"/>
                <w:sz w:val="18"/>
                <w:szCs w:val="18"/>
              </w:rPr>
              <w:t xml:space="preserve"> – Line F0</w:t>
            </w:r>
            <w:r w:rsidR="00421B31">
              <w:rPr>
                <w:rFonts w:asciiTheme="minorHAnsi" w:hAnsiTheme="minorHAnsi"/>
                <w:sz w:val="18"/>
                <w:szCs w:val="18"/>
              </w:rPr>
              <w:t>5</w:t>
            </w:r>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B" w14:textId="42E03833" w:rsidR="00352560" w:rsidRPr="00646833" w:rsidRDefault="00EC155E" w:rsidP="00E91EDC">
            <w:pPr>
              <w:rPr>
                <w:rFonts w:asciiTheme="minorHAnsi" w:hAnsiTheme="minorHAnsi"/>
                <w:sz w:val="18"/>
                <w:szCs w:val="18"/>
              </w:rPr>
            </w:pPr>
            <w:r>
              <w:rPr>
                <w:rFonts w:asciiTheme="minorHAnsi" w:hAnsiTheme="minorHAnsi"/>
                <w:sz w:val="18"/>
                <w:szCs w:val="18"/>
              </w:rPr>
              <w:t>&lt;&lt;temperature, calculated (F0</w:t>
            </w:r>
            <w:r w:rsidR="00421B31">
              <w:rPr>
                <w:rFonts w:asciiTheme="minorHAnsi" w:hAnsiTheme="minorHAnsi"/>
                <w:sz w:val="18"/>
                <w:szCs w:val="18"/>
              </w:rPr>
              <w:t>7</w:t>
            </w:r>
            <w:r>
              <w:rPr>
                <w:rFonts w:asciiTheme="minorHAnsi" w:hAnsiTheme="minorHAnsi"/>
                <w:sz w:val="18"/>
                <w:szCs w:val="18"/>
              </w:rPr>
              <w:t xml:space="preserve"> – F0</w:t>
            </w:r>
            <w:r w:rsidR="00421B31">
              <w:rPr>
                <w:rFonts w:asciiTheme="minorHAnsi" w:hAnsiTheme="minorHAnsi"/>
                <w:sz w:val="18"/>
                <w:szCs w:val="18"/>
              </w:rPr>
              <w:t>5</w:t>
            </w:r>
            <w:r>
              <w:rPr>
                <w:rFonts w:asciiTheme="minorHAnsi" w:hAnsiTheme="minorHAnsi"/>
                <w:sz w:val="18"/>
                <w:szCs w:val="18"/>
              </w:rPr>
              <w:t>)&gt;&gt;</w:t>
            </w:r>
          </w:p>
        </w:tc>
      </w:tr>
      <w:tr w:rsidR="00352560" w:rsidRPr="004A5476" w14:paraId="014649B0" w14:textId="77777777">
        <w:trPr>
          <w:cantSplit/>
          <w:trHeight w:val="432"/>
        </w:trPr>
        <w:tc>
          <w:tcPr>
            <w:tcW w:w="212" w:type="pct"/>
            <w:vAlign w:val="center"/>
          </w:tcPr>
          <w:p w14:paraId="014649AD" w14:textId="77777777" w:rsidR="00352560" w:rsidRPr="00646833" w:rsidRDefault="00352560" w:rsidP="00242D77">
            <w:pPr>
              <w:rPr>
                <w:rFonts w:asciiTheme="minorHAnsi" w:hAnsiTheme="minorHAnsi"/>
                <w:sz w:val="18"/>
                <w:szCs w:val="18"/>
              </w:rPr>
            </w:pPr>
            <w:r w:rsidRPr="00646833">
              <w:rPr>
                <w:rFonts w:ascii="Calibri" w:hAnsi="Calibri"/>
                <w:sz w:val="18"/>
                <w:szCs w:val="18"/>
              </w:rPr>
              <w:lastRenderedPageBreak/>
              <w:t>09</w:t>
            </w:r>
          </w:p>
        </w:tc>
        <w:tc>
          <w:tcPr>
            <w:tcW w:w="2288" w:type="pct"/>
            <w:vAlign w:val="center"/>
          </w:tcPr>
          <w:p w14:paraId="014649AE" w14:textId="10703425" w:rsidR="00352560" w:rsidRPr="00646833" w:rsidRDefault="00EC155E" w:rsidP="000215D0">
            <w:pPr>
              <w:rPr>
                <w:rFonts w:asciiTheme="minorHAnsi" w:hAnsiTheme="minorHAnsi"/>
                <w:sz w:val="18"/>
                <w:szCs w:val="18"/>
              </w:rPr>
            </w:pPr>
            <w:r>
              <w:rPr>
                <w:rFonts w:asciiTheme="minorHAnsi" w:hAnsiTheme="minorHAnsi"/>
                <w:sz w:val="18"/>
                <w:szCs w:val="18"/>
              </w:rPr>
              <w:t xml:space="preserve">Target </w:t>
            </w:r>
            <w:proofErr w:type="spellStart"/>
            <w:r>
              <w:rPr>
                <w:rFonts w:asciiTheme="minorHAnsi" w:hAnsiTheme="minorHAnsi"/>
                <w:sz w:val="18"/>
                <w:szCs w:val="18"/>
              </w:rPr>
              <w:t>Subcooling</w:t>
            </w:r>
            <w:proofErr w:type="spellEnd"/>
            <w:r>
              <w:rPr>
                <w:rFonts w:asciiTheme="minorHAnsi" w:hAnsiTheme="minorHAnsi"/>
                <w:sz w:val="18"/>
                <w:szCs w:val="18"/>
              </w:rPr>
              <w:t xml:space="preserve"> from Manufacturer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F"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50&gt;</w:t>
            </w:r>
          </w:p>
        </w:tc>
      </w:tr>
      <w:tr w:rsidR="00352560" w:rsidRPr="004A5476" w14:paraId="014649B3" w14:textId="77777777" w:rsidTr="00352560">
        <w:trPr>
          <w:trHeight w:val="432"/>
        </w:trPr>
        <w:tc>
          <w:tcPr>
            <w:tcW w:w="212" w:type="pct"/>
            <w:vAlign w:val="center"/>
          </w:tcPr>
          <w:p w14:paraId="014649B1"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10</w:t>
            </w:r>
          </w:p>
        </w:tc>
        <w:tc>
          <w:tcPr>
            <w:tcW w:w="4788" w:type="pct"/>
            <w:gridSpan w:val="2"/>
          </w:tcPr>
          <w:p w14:paraId="014649B2" w14:textId="4CB0A7D5" w:rsidR="00352560" w:rsidRPr="00646833" w:rsidRDefault="00EC155E" w:rsidP="004E434C">
            <w:pPr>
              <w:spacing w:after="60"/>
              <w:rPr>
                <w:rFonts w:asciiTheme="minorHAnsi" w:hAnsiTheme="minorHAnsi"/>
                <w:sz w:val="18"/>
                <w:szCs w:val="18"/>
              </w:rPr>
            </w:pPr>
            <w:r>
              <w:rPr>
                <w:rFonts w:asciiTheme="minorHAnsi" w:hAnsiTheme="minorHAnsi"/>
                <w:sz w:val="18"/>
                <w:szCs w:val="18"/>
              </w:rPr>
              <w:t>Compliance Statement: &lt;&lt;if ABS(</w:t>
            </w:r>
            <w:r w:rsidR="004E434C">
              <w:rPr>
                <w:rFonts w:asciiTheme="minorHAnsi" w:hAnsiTheme="minorHAnsi"/>
                <w:sz w:val="18"/>
                <w:szCs w:val="18"/>
              </w:rPr>
              <w:t xml:space="preserve">F08 </w:t>
            </w:r>
            <w:r>
              <w:rPr>
                <w:rFonts w:asciiTheme="minorHAnsi" w:hAnsiTheme="minorHAnsi"/>
                <w:sz w:val="18"/>
                <w:szCs w:val="18"/>
              </w:rPr>
              <w:t xml:space="preserve">– </w:t>
            </w:r>
            <w:r w:rsidR="004E434C">
              <w:rPr>
                <w:rFonts w:asciiTheme="minorHAnsi" w:hAnsiTheme="minorHAnsi"/>
                <w:sz w:val="18"/>
                <w:szCs w:val="18"/>
              </w:rPr>
              <w:t>F09</w:t>
            </w:r>
            <w:r>
              <w:rPr>
                <w:rFonts w:asciiTheme="minorHAnsi" w:hAnsiTheme="minorHAnsi"/>
                <w:sz w:val="18"/>
                <w:szCs w:val="18"/>
              </w:rPr>
              <w:t>) ≤ 6, then display text: “System Complies with Winter Charge Setup Verification Method - System is also required to pass the Metering Device Verification, next Section.”; else display text: " System Refrigerant Charge does not Comply"&gt;&gt;</w:t>
            </w:r>
          </w:p>
        </w:tc>
      </w:tr>
    </w:tbl>
    <w:p w14:paraId="014649B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4A5476" w14:paraId="014649B7" w14:textId="77777777">
        <w:trPr>
          <w:trHeight w:val="360"/>
        </w:trPr>
        <w:tc>
          <w:tcPr>
            <w:tcW w:w="5000" w:type="pct"/>
            <w:gridSpan w:val="3"/>
            <w:vAlign w:val="center"/>
          </w:tcPr>
          <w:p w14:paraId="014649B5" w14:textId="2B2C71A6" w:rsidR="00786D26" w:rsidRPr="00E91EDC" w:rsidRDefault="00786D26" w:rsidP="00E91EDC">
            <w:pPr>
              <w:keepNext/>
              <w:rPr>
                <w:rFonts w:asciiTheme="minorHAnsi" w:hAnsiTheme="minorHAnsi"/>
                <w:b/>
                <w:szCs w:val="18"/>
              </w:rPr>
            </w:pPr>
            <w:r w:rsidRPr="00E91EDC">
              <w:rPr>
                <w:rFonts w:asciiTheme="minorHAnsi" w:hAnsiTheme="minorHAnsi"/>
                <w:b/>
                <w:szCs w:val="18"/>
              </w:rPr>
              <w:t>G. Metering Device Verification</w:t>
            </w:r>
          </w:p>
          <w:p w14:paraId="014649B6" w14:textId="49B6C2F2" w:rsidR="00786D26" w:rsidRPr="00E91EDC" w:rsidRDefault="00D00050" w:rsidP="00E91EDC">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E91EDC">
              <w:rPr>
                <w:rFonts w:asciiTheme="minorHAnsi" w:hAnsiTheme="minorHAnsi"/>
                <w:sz w:val="18"/>
                <w:szCs w:val="18"/>
              </w:rPr>
              <w:t>Procedures for the verification of proper metering device operation are specified in RA3.2.2.6.2</w:t>
            </w:r>
          </w:p>
        </w:tc>
      </w:tr>
      <w:tr w:rsidR="00786D26" w:rsidRPr="004A5476" w14:paraId="014649BB" w14:textId="77777777">
        <w:trPr>
          <w:trHeight w:val="360"/>
        </w:trPr>
        <w:tc>
          <w:tcPr>
            <w:tcW w:w="212" w:type="pct"/>
            <w:vAlign w:val="center"/>
          </w:tcPr>
          <w:p w14:paraId="014649B8"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9B9" w14:textId="6310C65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BA"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BF" w14:textId="77777777">
        <w:trPr>
          <w:trHeight w:val="360"/>
        </w:trPr>
        <w:tc>
          <w:tcPr>
            <w:tcW w:w="212" w:type="pct"/>
            <w:vAlign w:val="center"/>
          </w:tcPr>
          <w:p w14:paraId="014649BC"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9BD" w14:textId="69CB5EF2" w:rsidR="00786D26" w:rsidRPr="004A5476" w:rsidRDefault="00786D26" w:rsidP="007E687C">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(psig)</w:t>
            </w:r>
          </w:p>
        </w:tc>
        <w:tc>
          <w:tcPr>
            <w:tcW w:w="2500" w:type="pct"/>
            <w:vAlign w:val="center"/>
          </w:tcPr>
          <w:p w14:paraId="014649BE"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0 to 400&gt;</w:t>
            </w:r>
          </w:p>
        </w:tc>
      </w:tr>
      <w:tr w:rsidR="00786D26" w:rsidRPr="004A5476" w14:paraId="014649C4" w14:textId="77777777">
        <w:trPr>
          <w:trHeight w:val="360"/>
        </w:trPr>
        <w:tc>
          <w:tcPr>
            <w:tcW w:w="212" w:type="pct"/>
            <w:vAlign w:val="center"/>
          </w:tcPr>
          <w:p w14:paraId="014649C0"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9C1" w14:textId="3A86D0B7" w:rsidR="00786D26" w:rsidRPr="004A5476" w:rsidRDefault="00786D26" w:rsidP="00242D77">
            <w:pPr>
              <w:keepNext/>
              <w:rPr>
                <w:rFonts w:asciiTheme="minorHAnsi" w:hAnsiTheme="minorHAnsi"/>
                <w:sz w:val="18"/>
                <w:szCs w:val="18"/>
              </w:rPr>
            </w:pPr>
            <w:r w:rsidRPr="004A5476">
              <w:rPr>
                <w:rFonts w:asciiTheme="minorHAnsi" w:hAnsiTheme="minorHAnsi"/>
                <w:sz w:val="18"/>
                <w:szCs w:val="18"/>
              </w:rPr>
              <w:t xml:space="preserve">Evaporator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9C2" w14:textId="1595098A" w:rsidR="00786D26" w:rsidRPr="004A5476" w:rsidRDefault="00786D26" w:rsidP="00234CC5">
            <w:pPr>
              <w:keepNext/>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G02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3"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C8" w14:textId="77777777">
        <w:trPr>
          <w:trHeight w:val="360"/>
        </w:trPr>
        <w:tc>
          <w:tcPr>
            <w:tcW w:w="212" w:type="pct"/>
            <w:vAlign w:val="center"/>
          </w:tcPr>
          <w:p w14:paraId="014649C5"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9C6" w14:textId="119BAD2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Measured Superheat (Line G01 – Line G03)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7"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&lt;&lt;temperature, calculated, Line G01 – Line G03&gt;&gt;</w:t>
            </w:r>
          </w:p>
        </w:tc>
      </w:tr>
      <w:tr w:rsidR="00786D26" w:rsidRPr="004A5476" w14:paraId="014649CC" w14:textId="77777777">
        <w:trPr>
          <w:trHeight w:val="360"/>
        </w:trPr>
        <w:tc>
          <w:tcPr>
            <w:tcW w:w="212" w:type="pct"/>
            <w:vAlign w:val="center"/>
          </w:tcPr>
          <w:p w14:paraId="014649C9" w14:textId="77777777" w:rsidR="00786D26" w:rsidRPr="004A5476" w:rsidDel="00C76C40" w:rsidRDefault="00786D26" w:rsidP="00242D77">
            <w:pPr>
              <w:keepNext/>
              <w:jc w:val="center"/>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9CA" w14:textId="1C4D9518"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between </w:t>
            </w:r>
            <w:r w:rsidR="00763849" w:rsidRPr="004A5476">
              <w:rPr>
                <w:rFonts w:asciiTheme="minorHAnsi" w:hAnsiTheme="minorHAnsi"/>
                <w:sz w:val="18"/>
                <w:szCs w:val="18"/>
              </w:rPr>
              <w:t>3</w:t>
            </w:r>
            <w:r w:rsidR="00234CC5">
              <w:rPr>
                <w:rFonts w:asciiTheme="minorHAnsi" w:hAnsiTheme="minorHAnsi"/>
                <w:sz w:val="18"/>
                <w:szCs w:val="18"/>
              </w:rPr>
              <w:t>°F</w:t>
            </w:r>
            <w:r w:rsidRPr="004A5476">
              <w:rPr>
                <w:rFonts w:asciiTheme="minorHAnsi" w:hAnsiTheme="minorHAnsi"/>
                <w:sz w:val="18"/>
                <w:szCs w:val="18"/>
              </w:rPr>
              <w:t xml:space="preserve"> and 2</w:t>
            </w:r>
            <w:r w:rsidR="00763849" w:rsidRPr="004A5476">
              <w:rPr>
                <w:rFonts w:asciiTheme="minorHAnsi" w:hAnsiTheme="minorHAnsi"/>
                <w:sz w:val="18"/>
                <w:szCs w:val="18"/>
              </w:rPr>
              <w:t>6</w:t>
            </w:r>
            <w:r w:rsidR="00234CC5">
              <w:rPr>
                <w:rFonts w:asciiTheme="minorHAnsi" w:hAnsiTheme="minorHAnsi"/>
                <w:sz w:val="18"/>
                <w:szCs w:val="18"/>
              </w:rPr>
              <w:t>°F</w:t>
            </w:r>
            <w:r w:rsidRPr="004A5476">
              <w:rPr>
                <w:rFonts w:asciiTheme="minorHAnsi" w:hAnsiTheme="minorHAnsi"/>
                <w:sz w:val="18"/>
                <w:szCs w:val="18"/>
              </w:rPr>
              <w:t>F (inclusive)</w:t>
            </w:r>
          </w:p>
        </w:tc>
        <w:tc>
          <w:tcPr>
            <w:tcW w:w="2500" w:type="pct"/>
          </w:tcPr>
          <w:p w14:paraId="014649CB"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 xml:space="preserve">&lt;&lt;if  </w:t>
            </w:r>
            <w:r w:rsidR="00763849" w:rsidRPr="004A5476">
              <w:rPr>
                <w:rFonts w:asciiTheme="minorHAnsi" w:hAnsiTheme="minorHAnsi"/>
                <w:sz w:val="18"/>
                <w:szCs w:val="18"/>
              </w:rPr>
              <w:t>3</w:t>
            </w:r>
            <w:r w:rsidRPr="004A5476">
              <w:rPr>
                <w:rFonts w:asciiTheme="minorHAnsi" w:hAnsiTheme="minorHAnsi"/>
                <w:sz w:val="18"/>
                <w:szCs w:val="18"/>
              </w:rPr>
              <w:t xml:space="preserve"> </w:t>
            </w:r>
            <w:r w:rsidRPr="004A5476">
              <w:rPr>
                <w:rFonts w:asciiTheme="minorHAnsi" w:hAnsiTheme="minorHAnsi"/>
                <w:sz w:val="18"/>
                <w:szCs w:val="18"/>
              </w:rPr>
              <w:sym w:font="Symbol" w:char="F0A3"/>
            </w:r>
            <w:r w:rsidRPr="004A5476">
              <w:rPr>
                <w:rFonts w:asciiTheme="minorHAnsi" w:hAnsiTheme="minorHAnsi"/>
                <w:sz w:val="18"/>
                <w:szCs w:val="18"/>
              </w:rPr>
              <w:t xml:space="preserve"> G04 </w:t>
            </w:r>
            <w:r w:rsidRPr="004A5476">
              <w:rPr>
                <w:rFonts w:asciiTheme="minorHAnsi" w:hAnsiTheme="minorHAnsi"/>
                <w:sz w:val="18"/>
                <w:szCs w:val="18"/>
              </w:rPr>
              <w:sym w:font="Symbol" w:char="F0A3"/>
            </w:r>
            <w:r w:rsidRPr="004A5476">
              <w:rPr>
                <w:rFonts w:asciiTheme="minorHAnsi" w:hAnsiTheme="minorHAnsi"/>
                <w:sz w:val="18"/>
                <w:szCs w:val="18"/>
              </w:rPr>
              <w:t xml:space="preserve"> 2</w:t>
            </w:r>
            <w:r w:rsidR="00763849" w:rsidRPr="004A5476">
              <w:rPr>
                <w:rFonts w:asciiTheme="minorHAnsi" w:hAnsiTheme="minorHAnsi"/>
                <w:sz w:val="18"/>
                <w:szCs w:val="18"/>
              </w:rPr>
              <w:t>6</w:t>
            </w:r>
            <w:r w:rsidRPr="004A5476">
              <w:rPr>
                <w:rFonts w:asciiTheme="minorHAnsi" w:hAnsiTheme="minorHAnsi"/>
                <w:sz w:val="18"/>
                <w:szCs w:val="18"/>
              </w:rPr>
              <w:t xml:space="preserve"> then display text “Passes CEC requirement”&gt;&gt;</w:t>
            </w:r>
          </w:p>
        </w:tc>
      </w:tr>
      <w:tr w:rsidR="00786D26" w:rsidRPr="004A5476" w14:paraId="014649D0" w14:textId="77777777">
        <w:trPr>
          <w:trHeight w:val="360"/>
        </w:trPr>
        <w:tc>
          <w:tcPr>
            <w:tcW w:w="212" w:type="pct"/>
            <w:vAlign w:val="center"/>
          </w:tcPr>
          <w:p w14:paraId="014649CD"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9CE" w14:textId="09E49E4B"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within manufacturer’s specifications </w:t>
            </w:r>
            <w:r w:rsidR="00234CC5">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tcPr>
          <w:p w14:paraId="014649CF"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&lt;&lt;user entry, choose “Not known”, “Yes, documentation to be provided upon request”, or “No”&gt;&gt;</w:t>
            </w:r>
          </w:p>
        </w:tc>
      </w:tr>
      <w:tr w:rsidR="00786D26" w:rsidRPr="004A5476" w14:paraId="014649D3" w14:textId="77777777">
        <w:trPr>
          <w:trHeight w:val="360"/>
        </w:trPr>
        <w:tc>
          <w:tcPr>
            <w:tcW w:w="212" w:type="pct"/>
            <w:vAlign w:val="center"/>
          </w:tcPr>
          <w:p w14:paraId="014649D1"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07</w:t>
            </w:r>
          </w:p>
        </w:tc>
        <w:tc>
          <w:tcPr>
            <w:tcW w:w="4788" w:type="pct"/>
            <w:gridSpan w:val="2"/>
          </w:tcPr>
          <w:p w14:paraId="014649D2" w14:textId="77777777" w:rsidR="00786D26" w:rsidRPr="004A5476" w:rsidRDefault="00786D26" w:rsidP="00B15504">
            <w:pPr>
              <w:keepNext/>
              <w:spacing w:after="60"/>
              <w:rPr>
                <w:rFonts w:asciiTheme="minorHAnsi" w:hAnsiTheme="minorHAnsi"/>
                <w:sz w:val="18"/>
                <w:szCs w:val="18"/>
              </w:rPr>
            </w:pPr>
            <w:r w:rsidRPr="004A5476">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014649D4" w14:textId="77777777" w:rsidR="00786D26" w:rsidRPr="00E91EDC" w:rsidRDefault="00786D26" w:rsidP="00242D77">
      <w:pPr>
        <w:rPr>
          <w:rFonts w:asciiTheme="minorHAnsi" w:hAnsiTheme="minorHAnsi"/>
          <w:szCs w:val="18"/>
        </w:rPr>
      </w:pPr>
    </w:p>
    <w:tbl>
      <w:tblPr>
        <w:tblW w:w="5003"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
        <w:gridCol w:w="459"/>
        <w:gridCol w:w="5042"/>
        <w:gridCol w:w="5516"/>
      </w:tblGrid>
      <w:tr w:rsidR="00440A0F" w:rsidRPr="004A5476" w14:paraId="014649D7" w14:textId="77777777">
        <w:trPr>
          <w:gridBefore w:val="1"/>
          <w:wBefore w:w="3" w:type="pct"/>
          <w:cantSplit/>
          <w:trHeight w:val="360"/>
        </w:trPr>
        <w:tc>
          <w:tcPr>
            <w:tcW w:w="4997" w:type="pct"/>
            <w:gridSpan w:val="3"/>
            <w:tcBorders>
              <w:top w:val="single" w:sz="4" w:space="0" w:color="auto"/>
              <w:left w:val="single" w:sz="4" w:space="0" w:color="auto"/>
              <w:bottom w:val="single" w:sz="4" w:space="0" w:color="auto"/>
              <w:right w:val="single" w:sz="4" w:space="0" w:color="auto"/>
            </w:tcBorders>
            <w:vAlign w:val="center"/>
          </w:tcPr>
          <w:p w14:paraId="014649D5" w14:textId="0E7E5AEC" w:rsidR="00440A0F" w:rsidRPr="00E91EDC" w:rsidRDefault="00556565" w:rsidP="00E91EDC">
            <w:pPr>
              <w:keepNext/>
              <w:rPr>
                <w:rFonts w:asciiTheme="minorHAnsi" w:hAnsiTheme="minorHAnsi"/>
                <w:b/>
                <w:szCs w:val="18"/>
              </w:rPr>
            </w:pPr>
            <w:r w:rsidRPr="00E91EDC">
              <w:rPr>
                <w:rFonts w:asciiTheme="minorHAnsi" w:hAnsiTheme="minorHAnsi"/>
                <w:b/>
                <w:szCs w:val="18"/>
              </w:rPr>
              <w:t>H</w:t>
            </w:r>
            <w:r w:rsidR="00440A0F" w:rsidRPr="00E91EDC">
              <w:rPr>
                <w:rFonts w:asciiTheme="minorHAnsi" w:hAnsiTheme="minorHAnsi"/>
                <w:b/>
                <w:szCs w:val="18"/>
              </w:rPr>
              <w:t>. Confirmation of Refrigerant Pressure Differential</w:t>
            </w:r>
          </w:p>
          <w:p w14:paraId="014649D6" w14:textId="63229E3E" w:rsidR="00440A0F" w:rsidRPr="00E91EDC" w:rsidRDefault="00D00050" w:rsidP="00E91EDC">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440A0F" w:rsidRPr="00E91EDC">
              <w:rPr>
                <w:rFonts w:asciiTheme="minorHAnsi" w:hAnsiTheme="minorHAnsi"/>
                <w:sz w:val="18"/>
                <w:szCs w:val="18"/>
              </w:rPr>
              <w:t>Procedures for the Winter Setup are detailed in RA1.2.22</w:t>
            </w:r>
          </w:p>
        </w:tc>
      </w:tr>
      <w:tr w:rsidR="00440A0F" w:rsidRPr="004A5476" w14:paraId="014649DB" w14:textId="77777777">
        <w:tblPrEx>
          <w:tblCellMar>
            <w:top w:w="29" w:type="dxa"/>
            <w:left w:w="115" w:type="dxa"/>
            <w:bottom w:w="29" w:type="dxa"/>
            <w:right w:w="115" w:type="dxa"/>
          </w:tblCellMar>
        </w:tblPrEx>
        <w:trPr>
          <w:trHeight w:val="144"/>
        </w:trPr>
        <w:tc>
          <w:tcPr>
            <w:tcW w:w="211" w:type="pct"/>
            <w:gridSpan w:val="2"/>
            <w:vAlign w:val="center"/>
          </w:tcPr>
          <w:p w14:paraId="014649D8"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01</w:t>
            </w:r>
          </w:p>
        </w:tc>
        <w:tc>
          <w:tcPr>
            <w:tcW w:w="2287" w:type="pct"/>
            <w:vAlign w:val="center"/>
          </w:tcPr>
          <w:p w14:paraId="014649D9" w14:textId="7BD238DC" w:rsidR="00440A0F" w:rsidRPr="004A5476" w:rsidRDefault="00440A0F" w:rsidP="009A3570">
            <w:pPr>
              <w:keepNext/>
              <w:rPr>
                <w:rFonts w:asciiTheme="minorHAnsi" w:hAnsiTheme="minorHAnsi"/>
                <w:sz w:val="18"/>
                <w:szCs w:val="18"/>
              </w:rPr>
            </w:pP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500" w:type="pct"/>
          </w:tcPr>
          <w:p w14:paraId="014649DA" w14:textId="77777777" w:rsidR="00440A0F" w:rsidRPr="004A5476" w:rsidRDefault="00440A0F" w:rsidP="009A3570">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&lt;&lt;calculated field; numeric xxx: </w:t>
            </w: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 F06-G02&gt;&gt;</w:t>
            </w:r>
          </w:p>
        </w:tc>
      </w:tr>
      <w:tr w:rsidR="00440A0F" w:rsidRPr="004A5476" w14:paraId="014649E1" w14:textId="77777777">
        <w:tblPrEx>
          <w:tblCellMar>
            <w:top w:w="29" w:type="dxa"/>
            <w:left w:w="115" w:type="dxa"/>
            <w:bottom w:w="29" w:type="dxa"/>
            <w:right w:w="115" w:type="dxa"/>
          </w:tblCellMar>
        </w:tblPrEx>
        <w:trPr>
          <w:trHeight w:val="144"/>
        </w:trPr>
        <w:tc>
          <w:tcPr>
            <w:tcW w:w="211" w:type="pct"/>
            <w:gridSpan w:val="2"/>
            <w:vAlign w:val="center"/>
          </w:tcPr>
          <w:p w14:paraId="014649DC"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02</w:t>
            </w:r>
          </w:p>
        </w:tc>
        <w:tc>
          <w:tcPr>
            <w:tcW w:w="4786" w:type="pct"/>
            <w:gridSpan w:val="2"/>
            <w:vAlign w:val="center"/>
          </w:tcPr>
          <w:p w14:paraId="014649DD" w14:textId="09C0235D" w:rsidR="00440A0F" w:rsidRPr="004A5476" w:rsidRDefault="00440A0F" w:rsidP="009A3570">
            <w:pPr>
              <w:keepNext/>
              <w:rPr>
                <w:rFonts w:asciiTheme="minorHAnsi" w:hAnsiTheme="minorHAnsi" w:cs="ArialMT"/>
                <w:sz w:val="18"/>
                <w:szCs w:val="18"/>
              </w:rPr>
            </w:pPr>
            <w:r w:rsidRPr="004A5476">
              <w:rPr>
                <w:rFonts w:asciiTheme="minorHAnsi" w:hAnsiTheme="minorHAnsi"/>
                <w:sz w:val="18"/>
                <w:szCs w:val="18"/>
              </w:rPr>
              <w:t xml:space="preserve">Compliance Statement: </w:t>
            </w:r>
            <w:r w:rsidR="007E687C">
              <w:rPr>
                <w:rFonts w:asciiTheme="minorHAnsi" w:hAnsiTheme="minorHAnsi"/>
                <w:sz w:val="18"/>
                <w:szCs w:val="18"/>
              </w:rPr>
              <w:t>&lt;&lt;</w:t>
            </w:r>
            <w:r w:rsidRPr="004A5476">
              <w:rPr>
                <w:rFonts w:asciiTheme="minorHAnsi" w:hAnsiTheme="minorHAnsi"/>
                <w:sz w:val="18"/>
                <w:szCs w:val="18"/>
              </w:rPr>
              <w:t xml:space="preserve">Calculated field: if </w:t>
            </w:r>
            <w:r w:rsidRPr="004A5476">
              <w:rPr>
                <w:rFonts w:asciiTheme="minorHAnsi" w:hAnsiTheme="minorHAnsi" w:cs="ArialMT"/>
                <w:sz w:val="18"/>
                <w:szCs w:val="18"/>
              </w:rPr>
              <w:t xml:space="preserve">160 psi ≤ (cell I.01 ) ≤ 220 = true, and A01= R-410A; </w:t>
            </w:r>
          </w:p>
          <w:p w14:paraId="014649DE" w14:textId="77777777" w:rsidR="00440A0F" w:rsidRPr="004A5476" w:rsidRDefault="00440A0F" w:rsidP="009A3570">
            <w:pPr>
              <w:keepNext/>
              <w:rPr>
                <w:rFonts w:asciiTheme="minorHAnsi" w:hAnsiTheme="minorHAnsi" w:cs="ArialMT"/>
                <w:sz w:val="18"/>
                <w:szCs w:val="18"/>
              </w:rPr>
            </w:pPr>
            <w:proofErr w:type="spellStart"/>
            <w:r w:rsidRPr="004A5476">
              <w:rPr>
                <w:rFonts w:asciiTheme="minorHAnsi" w:hAnsiTheme="minorHAnsi" w:cs="ArialMT"/>
                <w:sz w:val="18"/>
                <w:szCs w:val="18"/>
              </w:rPr>
              <w:t>elseif</w:t>
            </w:r>
            <w:proofErr w:type="spellEnd"/>
            <w:r w:rsidRPr="004A5476">
              <w:rPr>
                <w:rFonts w:asciiTheme="minorHAnsi" w:hAnsiTheme="minorHAnsi" w:cs="ArialMT"/>
                <w:sz w:val="18"/>
                <w:szCs w:val="18"/>
              </w:rPr>
              <w:t xml:space="preserve"> 100 psi ≤ (cell I.01) ≤ 145 and A01= R-22, </w:t>
            </w:r>
          </w:p>
          <w:p w14:paraId="014649DF"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then display text: "refrigerant pressure differential is within allowable range of values for the Winter Setup method - passes; </w:t>
            </w:r>
          </w:p>
          <w:p w14:paraId="014649E0"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else display text: "refrigerant pressure differential is outside of allowable range of values for the Winter Setup method - Does not pass"&gt;&gt; </w:t>
            </w:r>
          </w:p>
        </w:tc>
      </w:tr>
    </w:tbl>
    <w:p w14:paraId="014649E3" w14:textId="77777777" w:rsidR="00786D26" w:rsidRPr="004A5476" w:rsidRDefault="00786D2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52560" w:rsidRPr="00DF3F73" w14:paraId="014649E6" w14:textId="77777777" w:rsidTr="00352560">
        <w:trPr>
          <w:cantSplit/>
          <w:trHeight w:val="432"/>
        </w:trPr>
        <w:tc>
          <w:tcPr>
            <w:tcW w:w="5000" w:type="pct"/>
            <w:gridSpan w:val="2"/>
            <w:vAlign w:val="center"/>
          </w:tcPr>
          <w:p w14:paraId="014649E4" w14:textId="2B19674D" w:rsidR="00352560" w:rsidRPr="00E91EDC" w:rsidRDefault="00352560"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9E5" w14:textId="368A569A" w:rsidR="00352560" w:rsidRPr="00DF3F73" w:rsidRDefault="00435792" w:rsidP="00E91EDC">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52560" w:rsidRPr="00DF3F73" w14:paraId="014649E9" w14:textId="77777777" w:rsidTr="00352560">
        <w:trPr>
          <w:cantSplit/>
          <w:trHeight w:val="432"/>
        </w:trPr>
        <w:tc>
          <w:tcPr>
            <w:tcW w:w="253" w:type="pct"/>
            <w:vAlign w:val="center"/>
          </w:tcPr>
          <w:p w14:paraId="014649E7" w14:textId="77777777" w:rsidR="00352560" w:rsidRPr="00DF3F73" w:rsidDel="00C76C40" w:rsidRDefault="00352560" w:rsidP="00352560">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9E8" w14:textId="742932C0" w:rsidR="00352560" w:rsidRPr="008228DD" w:rsidRDefault="00352560" w:rsidP="00352560">
            <w:pPr>
              <w:keepNext/>
              <w:spacing w:after="60"/>
              <w:rPr>
                <w:rFonts w:asciiTheme="minorHAnsi" w:hAnsiTheme="minorHAnsi"/>
                <w:sz w:val="18"/>
                <w:szCs w:val="18"/>
              </w:rPr>
            </w:pPr>
            <w:r w:rsidRPr="008228DD">
              <w:rPr>
                <w:rFonts w:asciiTheme="minorHAnsi" w:hAnsiTheme="minorHAnsi"/>
                <w:sz w:val="18"/>
                <w:szCs w:val="18"/>
              </w:rPr>
              <w:t xml:space="preserve">&lt;&lt;if </w:t>
            </w:r>
            <w:r w:rsidR="001E0FEF" w:rsidRPr="008228DD">
              <w:rPr>
                <w:rFonts w:asciiTheme="minorHAnsi" w:hAnsiTheme="minorHAnsi"/>
                <w:sz w:val="18"/>
                <w:szCs w:val="18"/>
              </w:rPr>
              <w:t xml:space="preserve">B02=Winter Setup Method is applicable; </w:t>
            </w:r>
            <w:r w:rsidRPr="008228DD">
              <w:rPr>
                <w:rFonts w:asciiTheme="minorHAnsi" w:hAnsiTheme="minorHAnsi"/>
                <w:sz w:val="18"/>
                <w:szCs w:val="18"/>
              </w:rPr>
              <w:t>C03 and C04=calibration is current; and D01≠ System does not comply; andE02≠ System does not comp</w:t>
            </w:r>
            <w:r w:rsidR="001E0FEF" w:rsidRPr="008228DD">
              <w:rPr>
                <w:rFonts w:asciiTheme="minorHAnsi" w:hAnsiTheme="minorHAnsi"/>
                <w:sz w:val="18"/>
                <w:szCs w:val="18"/>
              </w:rPr>
              <w:t>ly; and F10</w:t>
            </w:r>
            <w:r w:rsidRPr="008228DD">
              <w:rPr>
                <w:rFonts w:asciiTheme="minorHAnsi" w:hAnsiTheme="minorHAnsi"/>
                <w:sz w:val="18"/>
                <w:szCs w:val="18"/>
              </w:rPr>
              <w:t xml:space="preserve">= System complies with </w:t>
            </w:r>
            <w:proofErr w:type="spellStart"/>
            <w:r w:rsidRPr="008228DD">
              <w:rPr>
                <w:rFonts w:asciiTheme="minorHAnsi" w:hAnsiTheme="minorHAnsi"/>
                <w:sz w:val="18"/>
                <w:szCs w:val="18"/>
              </w:rPr>
              <w:t>Subcooling</w:t>
            </w:r>
            <w:proofErr w:type="spellEnd"/>
            <w:r w:rsidRPr="008228DD">
              <w:rPr>
                <w:rFonts w:asciiTheme="minorHAnsi" w:hAnsiTheme="minorHAnsi"/>
                <w:sz w:val="18"/>
                <w:szCs w:val="18"/>
              </w:rPr>
              <w:t xml:space="preserve"> Method; and G07= Metering Device Verification Passes</w:t>
            </w:r>
            <w:r w:rsidR="003C1A25">
              <w:rPr>
                <w:rFonts w:asciiTheme="minorHAnsi" w:hAnsiTheme="minorHAnsi"/>
                <w:sz w:val="18"/>
                <w:szCs w:val="18"/>
              </w:rPr>
              <w:t>; then display:</w:t>
            </w:r>
            <w:r w:rsidR="00435792">
              <w:rPr>
                <w:rFonts w:asciiTheme="minorHAnsi" w:hAnsiTheme="minorHAnsi"/>
                <w:sz w:val="18"/>
                <w:szCs w:val="18"/>
              </w:rPr>
              <w:t xml:space="preserve">  Complies: </w:t>
            </w:r>
            <w:r w:rsidR="00435792" w:rsidRPr="00221722">
              <w:rPr>
                <w:rFonts w:asciiTheme="minorHAnsi" w:hAnsiTheme="minorHAnsi"/>
                <w:sz w:val="18"/>
                <w:szCs w:val="18"/>
              </w:rPr>
              <w:t>All specified verification protocol requirem</w:t>
            </w:r>
            <w:r w:rsidR="00435792">
              <w:rPr>
                <w:rFonts w:asciiTheme="minorHAnsi" w:hAnsiTheme="minorHAnsi"/>
                <w:sz w:val="18"/>
                <w:szCs w:val="18"/>
              </w:rPr>
              <w:t xml:space="preserve">ents on this document are met;  else display: </w:t>
            </w:r>
            <w:r w:rsidR="00435792" w:rsidRPr="00221722">
              <w:rPr>
                <w:rFonts w:asciiTheme="minorHAnsi" w:hAnsiTheme="minorHAnsi"/>
                <w:sz w:val="18"/>
                <w:szCs w:val="18"/>
              </w:rPr>
              <w:t>Does not comply: One or more specified verification protocol requirements on this document are not met</w:t>
            </w:r>
            <w:r w:rsidR="00435792" w:rsidDel="00435792">
              <w:rPr>
                <w:rFonts w:asciiTheme="minorHAnsi" w:hAnsiTheme="minorHAnsi"/>
                <w:sz w:val="18"/>
                <w:szCs w:val="18"/>
              </w:rPr>
              <w:t xml:space="preserve"> </w:t>
            </w:r>
            <w:r w:rsidR="003C1A25">
              <w:rPr>
                <w:rFonts w:asciiTheme="minorHAnsi" w:hAnsiTheme="minorHAnsi"/>
                <w:sz w:val="18"/>
                <w:szCs w:val="18"/>
              </w:rPr>
              <w:t>&gt;&gt;</w:t>
            </w:r>
          </w:p>
        </w:tc>
      </w:tr>
    </w:tbl>
    <w:p w14:paraId="014649EA" w14:textId="77777777" w:rsidR="001E0FEF" w:rsidRDefault="001E0FEF">
      <w:pPr>
        <w:rPr>
          <w:rFonts w:asciiTheme="minorHAnsi" w:hAnsiTheme="minorHAnsi"/>
          <w:sz w:val="18"/>
          <w:szCs w:val="18"/>
        </w:rPr>
      </w:pPr>
    </w:p>
    <w:p w14:paraId="014649EB" w14:textId="77777777" w:rsidR="001E0FEF" w:rsidRDefault="001E0FEF">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1E0FEF" w:rsidRPr="004A5476" w14:paraId="014649ED" w14:textId="77777777" w:rsidTr="001E0FEF">
        <w:trPr>
          <w:trHeight w:val="288"/>
        </w:trPr>
        <w:tc>
          <w:tcPr>
            <w:tcW w:w="10950" w:type="dxa"/>
            <w:gridSpan w:val="4"/>
            <w:vAlign w:val="center"/>
          </w:tcPr>
          <w:p w14:paraId="014649E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1E0FEF" w:rsidRPr="004A5476" w14:paraId="014649EF" w14:textId="77777777" w:rsidTr="00E91EDC">
        <w:trPr>
          <w:trHeight w:val="296"/>
        </w:trPr>
        <w:tc>
          <w:tcPr>
            <w:tcW w:w="10950" w:type="dxa"/>
            <w:gridSpan w:val="4"/>
            <w:vAlign w:val="center"/>
          </w:tcPr>
          <w:p w14:paraId="014649EE" w14:textId="77777777" w:rsidR="001E0FEF" w:rsidRPr="004A5476" w:rsidRDefault="001E0FEF" w:rsidP="001E0FEF">
            <w:pPr>
              <w:keepNext/>
              <w:numPr>
                <w:ilvl w:val="0"/>
                <w:numId w:val="29"/>
              </w:numPr>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1E0FEF" w:rsidRPr="004A5476" w14:paraId="014649F2" w14:textId="77777777" w:rsidTr="001E0FEF">
        <w:trPr>
          <w:trHeight w:val="360"/>
        </w:trPr>
        <w:tc>
          <w:tcPr>
            <w:tcW w:w="5434" w:type="dxa"/>
          </w:tcPr>
          <w:p w14:paraId="014649F0"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9F1"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1E0FEF" w:rsidRPr="004A5476" w14:paraId="014649F5" w14:textId="77777777" w:rsidTr="001E0FEF">
        <w:trPr>
          <w:trHeight w:val="360"/>
        </w:trPr>
        <w:tc>
          <w:tcPr>
            <w:tcW w:w="5434" w:type="dxa"/>
          </w:tcPr>
          <w:p w14:paraId="014649F3"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9F4"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Date Signed:</w:t>
            </w:r>
          </w:p>
        </w:tc>
      </w:tr>
      <w:tr w:rsidR="001E0FEF" w:rsidRPr="004A5476" w14:paraId="014649F8" w14:textId="77777777" w:rsidTr="001E0FEF">
        <w:trPr>
          <w:trHeight w:val="360"/>
        </w:trPr>
        <w:tc>
          <w:tcPr>
            <w:tcW w:w="5434" w:type="dxa"/>
          </w:tcPr>
          <w:p w14:paraId="014649F6"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9F7"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1E0FEF" w:rsidRPr="004A5476" w14:paraId="014649FB" w14:textId="77777777" w:rsidTr="001E0FEF">
        <w:trPr>
          <w:trHeight w:val="360"/>
        </w:trPr>
        <w:tc>
          <w:tcPr>
            <w:tcW w:w="5434" w:type="dxa"/>
          </w:tcPr>
          <w:p w14:paraId="014649F9"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9FA"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Phone:</w:t>
            </w:r>
          </w:p>
        </w:tc>
      </w:tr>
      <w:tr w:rsidR="001E0FEF" w:rsidRPr="004A5476" w14:paraId="014649FD" w14:textId="77777777" w:rsidTr="001E0FEF">
        <w:tblPrEx>
          <w:tblCellMar>
            <w:left w:w="115" w:type="dxa"/>
            <w:right w:w="115" w:type="dxa"/>
          </w:tblCellMar>
        </w:tblPrEx>
        <w:trPr>
          <w:trHeight w:val="296"/>
        </w:trPr>
        <w:tc>
          <w:tcPr>
            <w:tcW w:w="10950" w:type="dxa"/>
            <w:gridSpan w:val="4"/>
            <w:vAlign w:val="center"/>
          </w:tcPr>
          <w:p w14:paraId="014649F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1E0FEF" w:rsidRPr="004A5476" w14:paraId="01464A04" w14:textId="77777777" w:rsidTr="001E0FEF">
        <w:tblPrEx>
          <w:tblCellMar>
            <w:left w:w="115" w:type="dxa"/>
            <w:right w:w="115" w:type="dxa"/>
          </w:tblCellMar>
        </w:tblPrEx>
        <w:trPr>
          <w:trHeight w:val="504"/>
        </w:trPr>
        <w:tc>
          <w:tcPr>
            <w:tcW w:w="10950" w:type="dxa"/>
            <w:gridSpan w:val="4"/>
            <w:shd w:val="clear" w:color="auto" w:fill="auto"/>
          </w:tcPr>
          <w:p w14:paraId="014649FE" w14:textId="77777777" w:rsidR="001E0FEF" w:rsidRPr="004A5476" w:rsidRDefault="001E0FEF"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9FF"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A00"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A01"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A02"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1464A03"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0FEF" w:rsidRPr="004A5476" w14:paraId="01464A06" w14:textId="77777777" w:rsidTr="001E0FEF">
        <w:tblPrEx>
          <w:tblCellMar>
            <w:left w:w="115" w:type="dxa"/>
            <w:right w:w="115" w:type="dxa"/>
          </w:tblCellMar>
        </w:tblPrEx>
        <w:trPr>
          <w:trHeight w:val="278"/>
        </w:trPr>
        <w:tc>
          <w:tcPr>
            <w:tcW w:w="10950" w:type="dxa"/>
            <w:gridSpan w:val="4"/>
            <w:vAlign w:val="center"/>
          </w:tcPr>
          <w:p w14:paraId="01464A05"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1E0FEF" w:rsidRPr="004A5476" w14:paraId="01464A08" w14:textId="77777777" w:rsidTr="00E91EDC">
        <w:tblPrEx>
          <w:tblCellMar>
            <w:left w:w="115" w:type="dxa"/>
            <w:right w:w="115" w:type="dxa"/>
          </w:tblCellMar>
        </w:tblPrEx>
        <w:trPr>
          <w:trHeight w:hRule="exact" w:val="360"/>
        </w:trPr>
        <w:tc>
          <w:tcPr>
            <w:tcW w:w="10950" w:type="dxa"/>
            <w:gridSpan w:val="4"/>
          </w:tcPr>
          <w:p w14:paraId="01464A07" w14:textId="77777777" w:rsidR="001E0FEF" w:rsidRPr="00E91EDC" w:rsidRDefault="001E0FEF"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1E0FEF" w:rsidRPr="004A5476" w14:paraId="01464A0B" w14:textId="77777777" w:rsidTr="00E91EDC">
        <w:tblPrEx>
          <w:tblCellMar>
            <w:left w:w="115" w:type="dxa"/>
            <w:right w:w="115" w:type="dxa"/>
          </w:tblCellMar>
        </w:tblPrEx>
        <w:trPr>
          <w:trHeight w:hRule="exact" w:val="360"/>
        </w:trPr>
        <w:tc>
          <w:tcPr>
            <w:tcW w:w="5475" w:type="dxa"/>
            <w:gridSpan w:val="2"/>
          </w:tcPr>
          <w:p w14:paraId="01464A09" w14:textId="77777777" w:rsidR="001E0FEF" w:rsidRPr="00E91EDC" w:rsidRDefault="001E0FEF"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A0A" w14:textId="77777777" w:rsidR="001E0FEF" w:rsidRPr="00E91EDC" w:rsidRDefault="001E0FEF"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1E0FEF" w:rsidRPr="004A5476" w14:paraId="01464A0D" w14:textId="77777777" w:rsidTr="001E0FEF">
        <w:tblPrEx>
          <w:tblCellMar>
            <w:left w:w="108" w:type="dxa"/>
            <w:right w:w="108" w:type="dxa"/>
          </w:tblCellMar>
        </w:tblPrEx>
        <w:trPr>
          <w:trHeight w:hRule="exact" w:val="288"/>
        </w:trPr>
        <w:tc>
          <w:tcPr>
            <w:tcW w:w="10950" w:type="dxa"/>
            <w:gridSpan w:val="4"/>
            <w:vAlign w:val="center"/>
          </w:tcPr>
          <w:p w14:paraId="01464A0C"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PROVIDER DATA REGISTRY INFORMATION</w:t>
            </w:r>
          </w:p>
        </w:tc>
      </w:tr>
      <w:tr w:rsidR="001E0FEF" w:rsidRPr="004A5476" w14:paraId="01464A10" w14:textId="77777777" w:rsidTr="001E0FEF">
        <w:tblPrEx>
          <w:tblCellMar>
            <w:left w:w="108" w:type="dxa"/>
            <w:right w:w="108" w:type="dxa"/>
          </w:tblCellMar>
        </w:tblPrEx>
        <w:trPr>
          <w:trHeight w:hRule="exact" w:val="360"/>
        </w:trPr>
        <w:tc>
          <w:tcPr>
            <w:tcW w:w="5482" w:type="dxa"/>
            <w:gridSpan w:val="3"/>
          </w:tcPr>
          <w:p w14:paraId="01464A0E" w14:textId="77777777"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A0F" w14:textId="41EA9004"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E687C">
              <w:rPr>
                <w:rFonts w:asciiTheme="minorHAnsi" w:hAnsiTheme="minorHAnsi"/>
                <w:sz w:val="14"/>
                <w:szCs w:val="18"/>
              </w:rPr>
              <w:t>:</w:t>
            </w:r>
          </w:p>
        </w:tc>
      </w:tr>
      <w:tr w:rsidR="001E0FEF" w:rsidRPr="004A5476" w14:paraId="01464A12" w14:textId="77777777" w:rsidTr="001E0FEF">
        <w:tblPrEx>
          <w:tblCellMar>
            <w:left w:w="108" w:type="dxa"/>
            <w:right w:w="108" w:type="dxa"/>
          </w:tblCellMar>
        </w:tblPrEx>
        <w:trPr>
          <w:trHeight w:val="288"/>
        </w:trPr>
        <w:tc>
          <w:tcPr>
            <w:tcW w:w="10950" w:type="dxa"/>
            <w:gridSpan w:val="4"/>
            <w:vAlign w:val="center"/>
          </w:tcPr>
          <w:p w14:paraId="01464A11"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4A5476">
              <w:rPr>
                <w:rFonts w:asciiTheme="minorHAnsi" w:hAnsiTheme="minorHAnsi" w:cs="Arial"/>
                <w:b/>
                <w:caps/>
                <w:sz w:val="18"/>
                <w:szCs w:val="18"/>
              </w:rPr>
              <w:t>HERS RATER INFORMATION</w:t>
            </w:r>
          </w:p>
        </w:tc>
      </w:tr>
      <w:tr w:rsidR="001E0FEF" w:rsidRPr="004A5476" w14:paraId="01464A14" w14:textId="77777777" w:rsidTr="001E0FEF">
        <w:tblPrEx>
          <w:tblCellMar>
            <w:left w:w="108" w:type="dxa"/>
            <w:right w:w="108" w:type="dxa"/>
          </w:tblCellMar>
        </w:tblPrEx>
        <w:trPr>
          <w:trHeight w:hRule="exact" w:val="360"/>
        </w:trPr>
        <w:tc>
          <w:tcPr>
            <w:tcW w:w="10950" w:type="dxa"/>
            <w:gridSpan w:val="4"/>
          </w:tcPr>
          <w:p w14:paraId="01464A13" w14:textId="77777777" w:rsidR="001E0FEF" w:rsidRPr="00E91EDC"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1E0FEF" w:rsidRPr="004A5476" w14:paraId="01464A17"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5"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A16"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1E0FEF" w:rsidRPr="004A5476" w14:paraId="01464A1A"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8" w14:textId="5EA3C46A"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E687C"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A19"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A1B" w14:textId="77777777" w:rsidR="001E0FEF" w:rsidRPr="004A5476" w:rsidRDefault="001E0FEF">
      <w:pPr>
        <w:rPr>
          <w:rFonts w:asciiTheme="minorHAnsi" w:hAnsiTheme="minorHAnsi"/>
          <w:sz w:val="18"/>
          <w:szCs w:val="18"/>
        </w:rPr>
      </w:pPr>
    </w:p>
    <w:sectPr w:rsidR="001E0FEF" w:rsidRPr="004A5476" w:rsidSect="009847DD">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817FCE" w14:textId="77777777" w:rsidR="009D1203" w:rsidRDefault="009D1203">
      <w:r>
        <w:separator/>
      </w:r>
    </w:p>
  </w:endnote>
  <w:endnote w:type="continuationSeparator" w:id="0">
    <w:p w14:paraId="3EBCA287" w14:textId="77777777" w:rsidR="009D1203" w:rsidRDefault="009D1203">
      <w:r>
        <w:continuationSeparator/>
      </w:r>
    </w:p>
  </w:endnote>
  <w:endnote w:type="continuationNotice" w:id="1">
    <w:p w14:paraId="420E4F37" w14:textId="77777777" w:rsidR="009D1203" w:rsidRDefault="009D12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64A34" w14:textId="77777777" w:rsidR="009D1203" w:rsidRPr="00A404B1" w:rsidRDefault="009D1203" w:rsidP="007E687C">
    <w:pPr>
      <w:pStyle w:val="Footer"/>
    </w:pPr>
    <w:r w:rsidRPr="00A404B1">
      <w:t xml:space="preserve">Registration Number:                                                           Registration Date/Time:                                           HERS Provider:                       </w:t>
    </w:r>
  </w:p>
  <w:p w14:paraId="01464A35" w14:textId="74BA5949" w:rsidR="009D1203" w:rsidRPr="00A404B1" w:rsidRDefault="009D1203" w:rsidP="007E687C">
    <w:pPr>
      <w:pStyle w:val="Footer"/>
    </w:pPr>
    <w:r w:rsidRPr="00A404B1">
      <w:t>CA Building Energy Efficiency Standards - 201</w:t>
    </w:r>
    <w:r>
      <w:t>6</w:t>
    </w:r>
    <w:r w:rsidRPr="00A404B1">
      <w:t xml:space="preserve"> Residential Compliance</w:t>
    </w:r>
    <w:r w:rsidRPr="00A404B1">
      <w:tab/>
    </w:r>
    <w:del w:id="9" w:author="Shewmaker, Michael@Energy" w:date="2016-09-29T14:50:00Z">
      <w:r w:rsidDel="00D17100">
        <w:delText xml:space="preserve">January </w:delText>
      </w:r>
    </w:del>
    <w:ins w:id="10" w:author="Shewmaker, Michael@Energy" w:date="2016-09-29T14:50:00Z">
      <w:r w:rsidR="00D17100">
        <w:t>September</w:t>
      </w:r>
      <w:r w:rsidR="00D17100">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64A3D" w14:textId="705924F1" w:rsidR="009D1203" w:rsidRPr="00A404B1" w:rsidRDefault="009D1203" w:rsidP="007E687C">
    <w:pPr>
      <w:pStyle w:val="Footer"/>
    </w:pPr>
    <w:r w:rsidRPr="00A404B1">
      <w:t>CA Building Energy Efficiency Standards - 201</w:t>
    </w:r>
    <w:r>
      <w:t>6</w:t>
    </w:r>
    <w:r w:rsidRPr="00A404B1">
      <w:t xml:space="preserve"> Residential Compliance</w:t>
    </w:r>
    <w:r w:rsidRPr="00A404B1">
      <w:tab/>
    </w:r>
    <w:del w:id="11" w:author="Shewmaker, Michael@Energy" w:date="2016-09-29T14:50:00Z">
      <w:r w:rsidDel="00D17100">
        <w:delText xml:space="preserve">January </w:delText>
      </w:r>
    </w:del>
    <w:ins w:id="12" w:author="Shewmaker, Michael@Energy" w:date="2016-09-29T14:50:00Z">
      <w:r w:rsidR="00D17100">
        <w:t>September</w:t>
      </w:r>
      <w:r w:rsidR="00D17100">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60BAC" w14:textId="77777777" w:rsidR="009D1203" w:rsidRDefault="009D1203">
      <w:r>
        <w:separator/>
      </w:r>
    </w:p>
  </w:footnote>
  <w:footnote w:type="continuationSeparator" w:id="0">
    <w:p w14:paraId="2009B0FC" w14:textId="77777777" w:rsidR="009D1203" w:rsidRDefault="009D1203">
      <w:r>
        <w:continuationSeparator/>
      </w:r>
    </w:p>
  </w:footnote>
  <w:footnote w:type="continuationNotice" w:id="1">
    <w:p w14:paraId="1C32D957" w14:textId="77777777" w:rsidR="009D1203" w:rsidRDefault="009D120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464A22" w14:textId="6B8CE3A9" w:rsidR="009D1203" w:rsidRPr="00901A8A" w:rsidRDefault="00D17100" w:rsidP="00501968">
    <w:pPr>
      <w:suppressAutoHyphens/>
      <w:ind w:left="-90"/>
      <w:rPr>
        <w:rFonts w:ascii="Arial" w:hAnsi="Arial" w:cs="Arial"/>
        <w:sz w:val="14"/>
        <w:szCs w:val="14"/>
      </w:rPr>
    </w:pPr>
    <w:r>
      <w:rPr>
        <w:rFonts w:ascii="Arial" w:hAnsi="Arial" w:cs="Arial"/>
        <w:noProof/>
        <w:sz w:val="14"/>
        <w:szCs w:val="14"/>
      </w:rPr>
      <w:pict w14:anchorId="01464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D1203" w:rsidRPr="00901A8A">
      <w:rPr>
        <w:rFonts w:ascii="Arial" w:hAnsi="Arial" w:cs="Arial"/>
        <w:sz w:val="14"/>
        <w:szCs w:val="14"/>
      </w:rPr>
      <w:t>STATE OF CALIFORNIA</w:t>
    </w:r>
  </w:p>
  <w:p w14:paraId="01464A23" w14:textId="69D9D58C" w:rsidR="009D1203" w:rsidRDefault="009D1203" w:rsidP="00501968">
    <w:pPr>
      <w:suppressAutoHyphens/>
      <w:ind w:left="-90"/>
      <w:rPr>
        <w:rFonts w:ascii="Arial" w:hAnsi="Arial" w:cs="Arial"/>
        <w:b/>
        <w:sz w:val="24"/>
        <w:szCs w:val="24"/>
      </w:rPr>
    </w:pPr>
    <w:r w:rsidRPr="00043935">
      <w:rPr>
        <w:rFonts w:ascii="Arial" w:hAnsi="Arial"/>
        <w:noProof/>
        <w:sz w:val="14"/>
      </w:rPr>
      <w:drawing>
        <wp:anchor distT="0" distB="0" distL="114300" distR="114300" simplePos="0" relativeHeight="251657216" behindDoc="0" locked="0" layoutInCell="1" allowOverlap="1" wp14:anchorId="01464A46" wp14:editId="33FD6108">
          <wp:simplePos x="0" y="0"/>
          <wp:positionH relativeFrom="margin">
            <wp:posOffset>6591300</wp:posOffset>
          </wp:positionH>
          <wp:positionV relativeFrom="margin">
            <wp:posOffset>-1228090</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01464A24" w14:textId="1C24BBBE" w:rsidR="009D1203" w:rsidRPr="00901A8A" w:rsidRDefault="009D1203" w:rsidP="00501968">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7" w:author="Shewmaker, Michael@Energy" w:date="2016-09-29T14:50:00Z">
      <w:r w:rsidDel="00D17100">
        <w:rPr>
          <w:rFonts w:ascii="Arial" w:hAnsi="Arial" w:cs="Arial"/>
          <w:sz w:val="14"/>
          <w:szCs w:val="14"/>
        </w:rPr>
        <w:delText>01</w:delText>
      </w:r>
    </w:del>
    <w:ins w:id="8" w:author="Shewmaker, Michael@Energy" w:date="2016-09-29T14:50:00Z">
      <w:r w:rsidR="00D17100">
        <w:rPr>
          <w:rFonts w:ascii="Arial" w:hAnsi="Arial" w:cs="Arial"/>
          <w:sz w:val="14"/>
          <w:szCs w:val="14"/>
        </w:rPr>
        <w:t>09</w:t>
      </w:r>
    </w:ins>
    <w:r>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9D1203" w:rsidRPr="00F85124" w14:paraId="01464A27" w14:textId="77777777" w:rsidTr="00554645">
      <w:trPr>
        <w:cantSplit/>
        <w:trHeight w:val="288"/>
      </w:trPr>
      <w:tc>
        <w:tcPr>
          <w:tcW w:w="3738" w:type="pct"/>
          <w:gridSpan w:val="2"/>
          <w:tcBorders>
            <w:right w:val="nil"/>
          </w:tcBorders>
          <w:vAlign w:val="center"/>
        </w:tcPr>
        <w:p w14:paraId="01464A25" w14:textId="77777777" w:rsidR="009D1203" w:rsidRPr="00962907" w:rsidRDefault="009D1203" w:rsidP="0055464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01464A26" w14:textId="77777777" w:rsidR="009D1203" w:rsidRPr="00962907" w:rsidRDefault="009D1203" w:rsidP="00554645">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D1203" w:rsidRPr="00F85124" w14:paraId="01464A2A" w14:textId="77777777" w:rsidTr="00554645">
      <w:trPr>
        <w:cantSplit/>
        <w:trHeight w:val="288"/>
      </w:trPr>
      <w:tc>
        <w:tcPr>
          <w:tcW w:w="2500" w:type="pct"/>
          <w:tcBorders>
            <w:right w:val="nil"/>
          </w:tcBorders>
        </w:tcPr>
        <w:p w14:paraId="01464A28" w14:textId="77777777" w:rsidR="009D1203" w:rsidRPr="00962907" w:rsidRDefault="009D1203" w:rsidP="0055464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01464A29" w14:textId="77777777" w:rsidR="009D1203" w:rsidRPr="00962907" w:rsidRDefault="009D1203" w:rsidP="0055464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D17100" w:rsidRPr="00D17100">
            <w:rPr>
              <w:rFonts w:ascii="Calibri" w:hAnsi="Calibri"/>
              <w:bCs/>
              <w:noProof/>
            </w:rPr>
            <w:t>1</w:t>
          </w:r>
          <w:r>
            <w:rPr>
              <w:rFonts w:ascii="Calibri" w:hAnsi="Calibri"/>
              <w:bCs/>
              <w:noProof/>
            </w:rPr>
            <w:fldChar w:fldCharType="end"/>
          </w:r>
          <w:r w:rsidRPr="00962907">
            <w:rPr>
              <w:rFonts w:ascii="Calibri" w:hAnsi="Calibri"/>
              <w:bCs/>
            </w:rPr>
            <w:t xml:space="preserve"> of </w:t>
          </w:r>
          <w:r w:rsidR="00D17100">
            <w:fldChar w:fldCharType="begin"/>
          </w:r>
          <w:r w:rsidR="00D17100">
            <w:instrText xml:space="preserve"> SECTIONPAGES   \* MERGEFORMAT </w:instrText>
          </w:r>
          <w:r w:rsidR="00D17100">
            <w:fldChar w:fldCharType="separate"/>
          </w:r>
          <w:r w:rsidR="00D17100" w:rsidRPr="00D17100">
            <w:rPr>
              <w:rFonts w:ascii="Calibri" w:hAnsi="Calibri"/>
              <w:bCs/>
              <w:noProof/>
            </w:rPr>
            <w:t>4</w:t>
          </w:r>
          <w:r w:rsidR="00D17100">
            <w:rPr>
              <w:rFonts w:ascii="Calibri" w:hAnsi="Calibri"/>
              <w:bCs/>
              <w:noProof/>
            </w:rPr>
            <w:fldChar w:fldCharType="end"/>
          </w:r>
          <w:r w:rsidRPr="00962907">
            <w:rPr>
              <w:rFonts w:ascii="Calibri" w:hAnsi="Calibri"/>
              <w:bCs/>
            </w:rPr>
            <w:t>)</w:t>
          </w:r>
        </w:p>
      </w:tc>
    </w:tr>
    <w:tr w:rsidR="009D1203" w:rsidRPr="00F85124" w14:paraId="01464A2E" w14:textId="77777777" w:rsidTr="00554645">
      <w:trPr>
        <w:cantSplit/>
        <w:trHeight w:val="288"/>
      </w:trPr>
      <w:tc>
        <w:tcPr>
          <w:tcW w:w="0" w:type="auto"/>
        </w:tcPr>
        <w:p w14:paraId="01464A2B" w14:textId="77777777" w:rsidR="009D1203" w:rsidRPr="00962907" w:rsidRDefault="009D1203" w:rsidP="00554645">
          <w:pPr>
            <w:rPr>
              <w:rFonts w:ascii="Calibri" w:hAnsi="Calibri"/>
              <w:sz w:val="12"/>
              <w:szCs w:val="12"/>
            </w:rPr>
          </w:pPr>
          <w:r w:rsidRPr="00962907">
            <w:rPr>
              <w:rFonts w:ascii="Calibri" w:hAnsi="Calibri"/>
              <w:sz w:val="12"/>
              <w:szCs w:val="12"/>
            </w:rPr>
            <w:t>Project Name:</w:t>
          </w:r>
        </w:p>
      </w:tc>
      <w:tc>
        <w:tcPr>
          <w:tcW w:w="1377" w:type="pct"/>
        </w:tcPr>
        <w:p w14:paraId="01464A2C" w14:textId="77777777" w:rsidR="009D1203" w:rsidRPr="00962907" w:rsidRDefault="009D1203" w:rsidP="00554645">
          <w:pPr>
            <w:rPr>
              <w:rFonts w:ascii="Calibri" w:hAnsi="Calibri"/>
              <w:sz w:val="12"/>
              <w:szCs w:val="12"/>
            </w:rPr>
          </w:pPr>
          <w:r w:rsidRPr="00962907">
            <w:rPr>
              <w:rFonts w:ascii="Calibri" w:hAnsi="Calibri"/>
              <w:sz w:val="12"/>
              <w:szCs w:val="12"/>
            </w:rPr>
            <w:t>Enforcement Agency:</w:t>
          </w:r>
        </w:p>
      </w:tc>
      <w:tc>
        <w:tcPr>
          <w:tcW w:w="1262" w:type="pct"/>
        </w:tcPr>
        <w:p w14:paraId="01464A2D" w14:textId="77777777" w:rsidR="009D1203" w:rsidRPr="00962907" w:rsidRDefault="009D1203" w:rsidP="00554645">
          <w:pPr>
            <w:rPr>
              <w:rFonts w:ascii="Calibri" w:hAnsi="Calibri"/>
              <w:sz w:val="12"/>
              <w:szCs w:val="12"/>
            </w:rPr>
          </w:pPr>
          <w:r w:rsidRPr="00962907">
            <w:rPr>
              <w:rFonts w:ascii="Calibri" w:hAnsi="Calibri"/>
              <w:sz w:val="12"/>
              <w:szCs w:val="12"/>
            </w:rPr>
            <w:t>Permit Number:</w:t>
          </w:r>
        </w:p>
      </w:tc>
    </w:tr>
    <w:tr w:rsidR="009D1203" w:rsidRPr="00F85124" w14:paraId="01464A32" w14:textId="77777777" w:rsidTr="00554645">
      <w:trPr>
        <w:cantSplit/>
        <w:trHeight w:val="288"/>
      </w:trPr>
      <w:tc>
        <w:tcPr>
          <w:tcW w:w="0" w:type="auto"/>
        </w:tcPr>
        <w:p w14:paraId="01464A2F" w14:textId="77777777" w:rsidR="009D1203" w:rsidRPr="00962907" w:rsidRDefault="009D1203" w:rsidP="00554645">
          <w:pPr>
            <w:rPr>
              <w:rFonts w:ascii="Calibri" w:hAnsi="Calibri"/>
              <w:sz w:val="12"/>
              <w:szCs w:val="12"/>
              <w:vertAlign w:val="superscript"/>
            </w:rPr>
          </w:pPr>
          <w:r w:rsidRPr="00962907">
            <w:rPr>
              <w:rFonts w:ascii="Calibri" w:hAnsi="Calibri"/>
              <w:sz w:val="12"/>
              <w:szCs w:val="12"/>
            </w:rPr>
            <w:t>Dwelling Address:</w:t>
          </w:r>
        </w:p>
      </w:tc>
      <w:tc>
        <w:tcPr>
          <w:tcW w:w="1377" w:type="pct"/>
        </w:tcPr>
        <w:p w14:paraId="01464A30" w14:textId="3160C84B" w:rsidR="009D1203" w:rsidRPr="00962907" w:rsidRDefault="009D1203" w:rsidP="0055464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01464A31" w14:textId="68F0B8F0" w:rsidR="009D1203" w:rsidRPr="00962907" w:rsidRDefault="009D1203" w:rsidP="0055464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01464A33" w14:textId="77777777" w:rsidR="009D1203" w:rsidRDefault="009D1203" w:rsidP="00BA34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D1203" w:rsidRPr="00F85124" w14:paraId="01464A38" w14:textId="77777777">
      <w:trPr>
        <w:cantSplit/>
        <w:trHeight w:val="288"/>
      </w:trPr>
      <w:tc>
        <w:tcPr>
          <w:tcW w:w="4016" w:type="pct"/>
          <w:gridSpan w:val="2"/>
          <w:tcBorders>
            <w:right w:val="nil"/>
          </w:tcBorders>
          <w:vAlign w:val="center"/>
        </w:tcPr>
        <w:p w14:paraId="01464A36" w14:textId="77777777" w:rsidR="009D1203" w:rsidRDefault="009D1203">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01464A37" w14:textId="77777777" w:rsidR="009D1203" w:rsidRPr="00962907" w:rsidRDefault="009D120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D1203" w:rsidRPr="00F85124" w14:paraId="01464A3B" w14:textId="77777777">
      <w:trPr>
        <w:cantSplit/>
        <w:trHeight w:val="288"/>
      </w:trPr>
      <w:tc>
        <w:tcPr>
          <w:tcW w:w="2500" w:type="pct"/>
          <w:tcBorders>
            <w:right w:val="nil"/>
          </w:tcBorders>
        </w:tcPr>
        <w:p w14:paraId="01464A39" w14:textId="77777777" w:rsidR="009D1203" w:rsidRPr="00962907" w:rsidRDefault="009D120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3A" w14:textId="77777777" w:rsidR="009D1203" w:rsidRPr="00962907" w:rsidRDefault="009D120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D17100" w:rsidRPr="00D17100">
            <w:rPr>
              <w:rFonts w:ascii="Calibri" w:hAnsi="Calibri"/>
              <w:bCs/>
              <w:noProof/>
            </w:rPr>
            <w:t>1</w:t>
          </w:r>
          <w:r>
            <w:rPr>
              <w:rFonts w:ascii="Calibri" w:hAnsi="Calibri"/>
              <w:bCs/>
              <w:noProof/>
            </w:rPr>
            <w:fldChar w:fldCharType="end"/>
          </w:r>
          <w:r w:rsidRPr="00962907">
            <w:rPr>
              <w:rFonts w:ascii="Calibri" w:hAnsi="Calibri"/>
              <w:bCs/>
            </w:rPr>
            <w:t xml:space="preserve"> of </w:t>
          </w:r>
          <w:r w:rsidR="00D17100">
            <w:fldChar w:fldCharType="begin"/>
          </w:r>
          <w:r w:rsidR="00D17100">
            <w:instrText xml:space="preserve"> SECTIONPAGES   \* MERGEFORMAT </w:instrText>
          </w:r>
          <w:r w:rsidR="00D17100">
            <w:fldChar w:fldCharType="separate"/>
          </w:r>
          <w:r w:rsidR="00D17100" w:rsidRPr="00D17100">
            <w:rPr>
              <w:rFonts w:ascii="Calibri" w:hAnsi="Calibri"/>
              <w:bCs/>
              <w:noProof/>
            </w:rPr>
            <w:t>3</w:t>
          </w:r>
          <w:r w:rsidR="00D17100">
            <w:rPr>
              <w:rFonts w:ascii="Calibri" w:hAnsi="Calibri"/>
              <w:bCs/>
              <w:noProof/>
            </w:rPr>
            <w:fldChar w:fldCharType="end"/>
          </w:r>
          <w:r w:rsidRPr="00962907">
            <w:rPr>
              <w:rFonts w:ascii="Calibri" w:hAnsi="Calibri"/>
              <w:bCs/>
            </w:rPr>
            <w:t>)</w:t>
          </w:r>
        </w:p>
      </w:tc>
    </w:tr>
  </w:tbl>
  <w:p w14:paraId="01464A3C" w14:textId="77777777" w:rsidR="009D1203" w:rsidRDefault="009D1203"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9D1203" w:rsidRPr="00F85124" w14:paraId="01464A40" w14:textId="77777777">
      <w:trPr>
        <w:cantSplit/>
        <w:trHeight w:val="288"/>
      </w:trPr>
      <w:tc>
        <w:tcPr>
          <w:tcW w:w="4016" w:type="pct"/>
          <w:gridSpan w:val="2"/>
          <w:tcBorders>
            <w:right w:val="nil"/>
          </w:tcBorders>
          <w:vAlign w:val="center"/>
        </w:tcPr>
        <w:p w14:paraId="01464A3E" w14:textId="77777777" w:rsidR="009D1203" w:rsidRDefault="009D1203">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01464A3F" w14:textId="77777777" w:rsidR="009D1203" w:rsidRPr="00962907" w:rsidRDefault="009D120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9D1203" w:rsidRPr="00F85124" w14:paraId="01464A43" w14:textId="77777777">
      <w:trPr>
        <w:cantSplit/>
        <w:trHeight w:val="288"/>
      </w:trPr>
      <w:tc>
        <w:tcPr>
          <w:tcW w:w="2500" w:type="pct"/>
          <w:tcBorders>
            <w:right w:val="nil"/>
          </w:tcBorders>
        </w:tcPr>
        <w:p w14:paraId="01464A41" w14:textId="77777777" w:rsidR="009D1203" w:rsidRPr="00962907" w:rsidRDefault="009D120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42" w14:textId="77777777" w:rsidR="009D1203" w:rsidRPr="00962907" w:rsidRDefault="009D1203"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D17100" w:rsidRPr="00D17100">
            <w:rPr>
              <w:rFonts w:ascii="Calibri" w:hAnsi="Calibri"/>
              <w:bCs/>
              <w:noProof/>
            </w:rPr>
            <w:t>6</w:t>
          </w:r>
          <w:r>
            <w:rPr>
              <w:rFonts w:ascii="Calibri" w:hAnsi="Calibri"/>
              <w:bCs/>
              <w:noProof/>
            </w:rPr>
            <w:fldChar w:fldCharType="end"/>
          </w:r>
          <w:r w:rsidRPr="00962907">
            <w:rPr>
              <w:rFonts w:ascii="Calibri" w:hAnsi="Calibri"/>
              <w:bCs/>
            </w:rPr>
            <w:t xml:space="preserve"> of </w:t>
          </w:r>
          <w:r w:rsidR="00D17100">
            <w:fldChar w:fldCharType="begin"/>
          </w:r>
          <w:r w:rsidR="00D17100">
            <w:instrText xml:space="preserve"> SECTIONPAGES   \* MERGEFORMAT </w:instrText>
          </w:r>
          <w:r w:rsidR="00D17100">
            <w:fldChar w:fldCharType="separate"/>
          </w:r>
          <w:r w:rsidR="00D17100" w:rsidRPr="00D17100">
            <w:rPr>
              <w:rFonts w:ascii="Calibri" w:hAnsi="Calibri"/>
              <w:bCs/>
              <w:noProof/>
            </w:rPr>
            <w:t>6</w:t>
          </w:r>
          <w:r w:rsidR="00D17100">
            <w:rPr>
              <w:rFonts w:ascii="Calibri" w:hAnsi="Calibri"/>
              <w:bCs/>
              <w:noProof/>
            </w:rPr>
            <w:fldChar w:fldCharType="end"/>
          </w:r>
          <w:r w:rsidRPr="00962907">
            <w:rPr>
              <w:rFonts w:ascii="Calibri" w:hAnsi="Calibri"/>
              <w:bCs/>
            </w:rPr>
            <w:t>)</w:t>
          </w:r>
        </w:p>
      </w:tc>
    </w:tr>
  </w:tbl>
  <w:p w14:paraId="01464A44" w14:textId="77777777" w:rsidR="009D1203" w:rsidRDefault="009D1203"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871079"/>
    <w:multiLevelType w:val="hybridMultilevel"/>
    <w:tmpl w:val="AF9C69E8"/>
    <w:lvl w:ilvl="0" w:tplc="6A584680">
      <w:start w:val="1"/>
      <w:numFmt w:val="decimal"/>
      <w:lvlText w:val="%1."/>
      <w:lvlJc w:val="left"/>
      <w:pPr>
        <w:ind w:left="720" w:hanging="360"/>
      </w:pPr>
      <w:rPr>
        <w:rFonts w:ascii="Calibri" w:eastAsia="Times New Roman" w:hAnsi="Calibri" w:cs="Times New Roman" w:hint="default"/>
        <w:sz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821C13CA"/>
    <w:lvl w:ilvl="0" w:tplc="8C94732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90771C1"/>
    <w:multiLevelType w:val="hybridMultilevel"/>
    <w:tmpl w:val="C554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CB450E"/>
    <w:multiLevelType w:val="hybridMultilevel"/>
    <w:tmpl w:val="A3883BF6"/>
    <w:lvl w:ilvl="0" w:tplc="C21EAAA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FC021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4"/>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14"/>
  </w:num>
  <w:num w:numId="26">
    <w:abstractNumId w:val="8"/>
  </w:num>
  <w:num w:numId="27">
    <w:abstractNumId w:val="20"/>
  </w:num>
  <w:num w:numId="28">
    <w:abstractNumId w:val="6"/>
  </w:num>
  <w:num w:numId="29">
    <w:abstractNumId w:val="22"/>
  </w:num>
  <w:num w:numId="30">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3A2"/>
    <w:rsid w:val="00002A5E"/>
    <w:rsid w:val="00007D1A"/>
    <w:rsid w:val="000170D3"/>
    <w:rsid w:val="000215D0"/>
    <w:rsid w:val="0002343B"/>
    <w:rsid w:val="000240B5"/>
    <w:rsid w:val="00037CA9"/>
    <w:rsid w:val="00043935"/>
    <w:rsid w:val="00044F33"/>
    <w:rsid w:val="000518A5"/>
    <w:rsid w:val="000636B8"/>
    <w:rsid w:val="00075B8A"/>
    <w:rsid w:val="00091E69"/>
    <w:rsid w:val="00097C1B"/>
    <w:rsid w:val="000E27BA"/>
    <w:rsid w:val="000E75EC"/>
    <w:rsid w:val="000F4B46"/>
    <w:rsid w:val="00105348"/>
    <w:rsid w:val="00112DDA"/>
    <w:rsid w:val="001377CE"/>
    <w:rsid w:val="00140978"/>
    <w:rsid w:val="001460AC"/>
    <w:rsid w:val="001510A6"/>
    <w:rsid w:val="001518E1"/>
    <w:rsid w:val="001706C0"/>
    <w:rsid w:val="001806B1"/>
    <w:rsid w:val="00183E0B"/>
    <w:rsid w:val="00184895"/>
    <w:rsid w:val="001919CD"/>
    <w:rsid w:val="00193B12"/>
    <w:rsid w:val="001B3F29"/>
    <w:rsid w:val="001B4445"/>
    <w:rsid w:val="001D40A4"/>
    <w:rsid w:val="001D6CBF"/>
    <w:rsid w:val="001E0FEF"/>
    <w:rsid w:val="00204DF9"/>
    <w:rsid w:val="002056C3"/>
    <w:rsid w:val="002121F2"/>
    <w:rsid w:val="002137F8"/>
    <w:rsid w:val="00221779"/>
    <w:rsid w:val="00234CC5"/>
    <w:rsid w:val="00235B32"/>
    <w:rsid w:val="00235C07"/>
    <w:rsid w:val="0023655E"/>
    <w:rsid w:val="00236A1A"/>
    <w:rsid w:val="002375A4"/>
    <w:rsid w:val="00242D77"/>
    <w:rsid w:val="00262C04"/>
    <w:rsid w:val="00271EB8"/>
    <w:rsid w:val="00272FAE"/>
    <w:rsid w:val="00285C64"/>
    <w:rsid w:val="00290C04"/>
    <w:rsid w:val="002A2F04"/>
    <w:rsid w:val="002A4813"/>
    <w:rsid w:val="002A514B"/>
    <w:rsid w:val="002A5205"/>
    <w:rsid w:val="002A542E"/>
    <w:rsid w:val="002B5074"/>
    <w:rsid w:val="002B57AA"/>
    <w:rsid w:val="002E260C"/>
    <w:rsid w:val="002E2C46"/>
    <w:rsid w:val="002E441C"/>
    <w:rsid w:val="002E4FAF"/>
    <w:rsid w:val="002F05D2"/>
    <w:rsid w:val="002F4F74"/>
    <w:rsid w:val="002F74E4"/>
    <w:rsid w:val="00307FA1"/>
    <w:rsid w:val="003231C8"/>
    <w:rsid w:val="00341451"/>
    <w:rsid w:val="003456CB"/>
    <w:rsid w:val="003501F5"/>
    <w:rsid w:val="00352560"/>
    <w:rsid w:val="003705F4"/>
    <w:rsid w:val="003708C8"/>
    <w:rsid w:val="00372216"/>
    <w:rsid w:val="003727FF"/>
    <w:rsid w:val="00393D2F"/>
    <w:rsid w:val="003975B8"/>
    <w:rsid w:val="003A198D"/>
    <w:rsid w:val="003A4765"/>
    <w:rsid w:val="003B3803"/>
    <w:rsid w:val="003C1A25"/>
    <w:rsid w:val="003C28DA"/>
    <w:rsid w:val="003C4BF1"/>
    <w:rsid w:val="003C583C"/>
    <w:rsid w:val="003D062D"/>
    <w:rsid w:val="003F2927"/>
    <w:rsid w:val="004064BB"/>
    <w:rsid w:val="00407FBE"/>
    <w:rsid w:val="00411871"/>
    <w:rsid w:val="004144EF"/>
    <w:rsid w:val="00417344"/>
    <w:rsid w:val="00421B31"/>
    <w:rsid w:val="00426302"/>
    <w:rsid w:val="00435792"/>
    <w:rsid w:val="00436CBF"/>
    <w:rsid w:val="00440A0F"/>
    <w:rsid w:val="00444467"/>
    <w:rsid w:val="00454D38"/>
    <w:rsid w:val="00466B16"/>
    <w:rsid w:val="004710BC"/>
    <w:rsid w:val="00473B68"/>
    <w:rsid w:val="00475E8E"/>
    <w:rsid w:val="0047691A"/>
    <w:rsid w:val="00482796"/>
    <w:rsid w:val="00483480"/>
    <w:rsid w:val="004A27DE"/>
    <w:rsid w:val="004A5288"/>
    <w:rsid w:val="004A5476"/>
    <w:rsid w:val="004A5E5A"/>
    <w:rsid w:val="004B2C9A"/>
    <w:rsid w:val="004B3318"/>
    <w:rsid w:val="004B57F8"/>
    <w:rsid w:val="004C166D"/>
    <w:rsid w:val="004C1875"/>
    <w:rsid w:val="004C42AA"/>
    <w:rsid w:val="004D30F8"/>
    <w:rsid w:val="004E434C"/>
    <w:rsid w:val="004E7580"/>
    <w:rsid w:val="004F3D4C"/>
    <w:rsid w:val="004F5B7F"/>
    <w:rsid w:val="005004E5"/>
    <w:rsid w:val="00501968"/>
    <w:rsid w:val="0050605C"/>
    <w:rsid w:val="00507B83"/>
    <w:rsid w:val="00510B70"/>
    <w:rsid w:val="00513460"/>
    <w:rsid w:val="0051471E"/>
    <w:rsid w:val="00537078"/>
    <w:rsid w:val="00554645"/>
    <w:rsid w:val="00556565"/>
    <w:rsid w:val="00565165"/>
    <w:rsid w:val="00577FA7"/>
    <w:rsid w:val="00591294"/>
    <w:rsid w:val="00596D7E"/>
    <w:rsid w:val="005A33E4"/>
    <w:rsid w:val="005A74D6"/>
    <w:rsid w:val="005B15E7"/>
    <w:rsid w:val="005B2375"/>
    <w:rsid w:val="005B37D2"/>
    <w:rsid w:val="005B4BA0"/>
    <w:rsid w:val="005C1273"/>
    <w:rsid w:val="005C1562"/>
    <w:rsid w:val="005C7D08"/>
    <w:rsid w:val="005D47C1"/>
    <w:rsid w:val="005E7AFE"/>
    <w:rsid w:val="005F4AE1"/>
    <w:rsid w:val="0060271A"/>
    <w:rsid w:val="00646833"/>
    <w:rsid w:val="00682C77"/>
    <w:rsid w:val="00685385"/>
    <w:rsid w:val="006858D2"/>
    <w:rsid w:val="006A7580"/>
    <w:rsid w:val="006B37BF"/>
    <w:rsid w:val="006C0ECB"/>
    <w:rsid w:val="006C13DC"/>
    <w:rsid w:val="006F2FBB"/>
    <w:rsid w:val="00704AE4"/>
    <w:rsid w:val="0072091A"/>
    <w:rsid w:val="0072305B"/>
    <w:rsid w:val="007309DA"/>
    <w:rsid w:val="00730C1B"/>
    <w:rsid w:val="007377E9"/>
    <w:rsid w:val="007420AC"/>
    <w:rsid w:val="00745E2D"/>
    <w:rsid w:val="007503B7"/>
    <w:rsid w:val="007536A9"/>
    <w:rsid w:val="0075419B"/>
    <w:rsid w:val="00763849"/>
    <w:rsid w:val="00777469"/>
    <w:rsid w:val="00777B2F"/>
    <w:rsid w:val="00777FF0"/>
    <w:rsid w:val="00786D26"/>
    <w:rsid w:val="00790E4C"/>
    <w:rsid w:val="007A1ACE"/>
    <w:rsid w:val="007E687C"/>
    <w:rsid w:val="007F5E7D"/>
    <w:rsid w:val="00805125"/>
    <w:rsid w:val="00812E1B"/>
    <w:rsid w:val="00815131"/>
    <w:rsid w:val="00815F5F"/>
    <w:rsid w:val="0081741A"/>
    <w:rsid w:val="008228DD"/>
    <w:rsid w:val="00822BFA"/>
    <w:rsid w:val="0082587D"/>
    <w:rsid w:val="00837FDC"/>
    <w:rsid w:val="00846743"/>
    <w:rsid w:val="00861CA4"/>
    <w:rsid w:val="008638D5"/>
    <w:rsid w:val="008778B5"/>
    <w:rsid w:val="008803E3"/>
    <w:rsid w:val="008A4806"/>
    <w:rsid w:val="008B0175"/>
    <w:rsid w:val="008B5F7E"/>
    <w:rsid w:val="008C2835"/>
    <w:rsid w:val="008C4797"/>
    <w:rsid w:val="008C669D"/>
    <w:rsid w:val="008E515C"/>
    <w:rsid w:val="008F089C"/>
    <w:rsid w:val="008F1377"/>
    <w:rsid w:val="008F3C96"/>
    <w:rsid w:val="008F5524"/>
    <w:rsid w:val="00902FC7"/>
    <w:rsid w:val="00913E23"/>
    <w:rsid w:val="0093076C"/>
    <w:rsid w:val="009369AA"/>
    <w:rsid w:val="0094659A"/>
    <w:rsid w:val="00946EBB"/>
    <w:rsid w:val="009519BD"/>
    <w:rsid w:val="00956D4E"/>
    <w:rsid w:val="00957B8E"/>
    <w:rsid w:val="00962907"/>
    <w:rsid w:val="009640E1"/>
    <w:rsid w:val="00966549"/>
    <w:rsid w:val="009736B5"/>
    <w:rsid w:val="00975991"/>
    <w:rsid w:val="009847DD"/>
    <w:rsid w:val="00995757"/>
    <w:rsid w:val="009A2D6B"/>
    <w:rsid w:val="009A3570"/>
    <w:rsid w:val="009B39AA"/>
    <w:rsid w:val="009B5929"/>
    <w:rsid w:val="009B7BC8"/>
    <w:rsid w:val="009D1203"/>
    <w:rsid w:val="009D17DC"/>
    <w:rsid w:val="009D3DF5"/>
    <w:rsid w:val="009E7E67"/>
    <w:rsid w:val="009F44CD"/>
    <w:rsid w:val="00A01C12"/>
    <w:rsid w:val="00A0303F"/>
    <w:rsid w:val="00A045A0"/>
    <w:rsid w:val="00A1093E"/>
    <w:rsid w:val="00A160C2"/>
    <w:rsid w:val="00A16520"/>
    <w:rsid w:val="00A26CD5"/>
    <w:rsid w:val="00A3722C"/>
    <w:rsid w:val="00A404B1"/>
    <w:rsid w:val="00A405A2"/>
    <w:rsid w:val="00A43309"/>
    <w:rsid w:val="00A4434D"/>
    <w:rsid w:val="00A46086"/>
    <w:rsid w:val="00A50B94"/>
    <w:rsid w:val="00A56DE9"/>
    <w:rsid w:val="00A728D9"/>
    <w:rsid w:val="00A841BB"/>
    <w:rsid w:val="00A95016"/>
    <w:rsid w:val="00AA0486"/>
    <w:rsid w:val="00AA1BB2"/>
    <w:rsid w:val="00AA57D0"/>
    <w:rsid w:val="00AB1A0D"/>
    <w:rsid w:val="00AC75AA"/>
    <w:rsid w:val="00AD6D16"/>
    <w:rsid w:val="00AF14B1"/>
    <w:rsid w:val="00B1130B"/>
    <w:rsid w:val="00B15504"/>
    <w:rsid w:val="00B15612"/>
    <w:rsid w:val="00B306F6"/>
    <w:rsid w:val="00B33389"/>
    <w:rsid w:val="00B344E2"/>
    <w:rsid w:val="00B43E25"/>
    <w:rsid w:val="00B47B80"/>
    <w:rsid w:val="00B7604B"/>
    <w:rsid w:val="00B818A5"/>
    <w:rsid w:val="00B827A3"/>
    <w:rsid w:val="00BA34B9"/>
    <w:rsid w:val="00BA631C"/>
    <w:rsid w:val="00BA7A5A"/>
    <w:rsid w:val="00BC72AF"/>
    <w:rsid w:val="00BC7AC0"/>
    <w:rsid w:val="00BE11B0"/>
    <w:rsid w:val="00BE13DA"/>
    <w:rsid w:val="00BE314F"/>
    <w:rsid w:val="00C000B7"/>
    <w:rsid w:val="00C019D0"/>
    <w:rsid w:val="00C1201D"/>
    <w:rsid w:val="00C13A22"/>
    <w:rsid w:val="00C22810"/>
    <w:rsid w:val="00C24001"/>
    <w:rsid w:val="00C3169C"/>
    <w:rsid w:val="00C427D9"/>
    <w:rsid w:val="00C446C3"/>
    <w:rsid w:val="00C44C9B"/>
    <w:rsid w:val="00C45324"/>
    <w:rsid w:val="00C621A0"/>
    <w:rsid w:val="00C65938"/>
    <w:rsid w:val="00C6596A"/>
    <w:rsid w:val="00C76C40"/>
    <w:rsid w:val="00C84871"/>
    <w:rsid w:val="00C85603"/>
    <w:rsid w:val="00C8731F"/>
    <w:rsid w:val="00C97559"/>
    <w:rsid w:val="00CA1423"/>
    <w:rsid w:val="00CA1A15"/>
    <w:rsid w:val="00CB70E4"/>
    <w:rsid w:val="00CB71B7"/>
    <w:rsid w:val="00CC1E11"/>
    <w:rsid w:val="00CC7090"/>
    <w:rsid w:val="00CD117C"/>
    <w:rsid w:val="00CD6746"/>
    <w:rsid w:val="00CD7168"/>
    <w:rsid w:val="00CD7989"/>
    <w:rsid w:val="00CE0378"/>
    <w:rsid w:val="00CE6883"/>
    <w:rsid w:val="00CF3C01"/>
    <w:rsid w:val="00D00050"/>
    <w:rsid w:val="00D00D72"/>
    <w:rsid w:val="00D1674A"/>
    <w:rsid w:val="00D17100"/>
    <w:rsid w:val="00D209BF"/>
    <w:rsid w:val="00D223DA"/>
    <w:rsid w:val="00D26602"/>
    <w:rsid w:val="00D430BF"/>
    <w:rsid w:val="00D54215"/>
    <w:rsid w:val="00D61CD0"/>
    <w:rsid w:val="00D830CC"/>
    <w:rsid w:val="00D959AC"/>
    <w:rsid w:val="00DA2320"/>
    <w:rsid w:val="00DB20ED"/>
    <w:rsid w:val="00DB3D21"/>
    <w:rsid w:val="00DC0270"/>
    <w:rsid w:val="00DC11C0"/>
    <w:rsid w:val="00DC3BD6"/>
    <w:rsid w:val="00DD2E7C"/>
    <w:rsid w:val="00DE0C35"/>
    <w:rsid w:val="00DE2F84"/>
    <w:rsid w:val="00DE65F8"/>
    <w:rsid w:val="00DE7982"/>
    <w:rsid w:val="00DF0B3C"/>
    <w:rsid w:val="00DF3BA6"/>
    <w:rsid w:val="00E00874"/>
    <w:rsid w:val="00E02B30"/>
    <w:rsid w:val="00E05304"/>
    <w:rsid w:val="00E053F5"/>
    <w:rsid w:val="00E1559D"/>
    <w:rsid w:val="00E176D4"/>
    <w:rsid w:val="00E26B3A"/>
    <w:rsid w:val="00E72527"/>
    <w:rsid w:val="00E77944"/>
    <w:rsid w:val="00E80132"/>
    <w:rsid w:val="00E91EDC"/>
    <w:rsid w:val="00E948DB"/>
    <w:rsid w:val="00EA0D26"/>
    <w:rsid w:val="00EA2549"/>
    <w:rsid w:val="00EA698C"/>
    <w:rsid w:val="00EB6373"/>
    <w:rsid w:val="00EC155E"/>
    <w:rsid w:val="00ED33D0"/>
    <w:rsid w:val="00ED59AB"/>
    <w:rsid w:val="00ED5C66"/>
    <w:rsid w:val="00EE79B8"/>
    <w:rsid w:val="00EF6C66"/>
    <w:rsid w:val="00F10646"/>
    <w:rsid w:val="00F1064B"/>
    <w:rsid w:val="00F13C05"/>
    <w:rsid w:val="00F21A95"/>
    <w:rsid w:val="00F22DD7"/>
    <w:rsid w:val="00F3264F"/>
    <w:rsid w:val="00F53366"/>
    <w:rsid w:val="00F54ACB"/>
    <w:rsid w:val="00F56566"/>
    <w:rsid w:val="00F63D78"/>
    <w:rsid w:val="00F662EE"/>
    <w:rsid w:val="00F76C26"/>
    <w:rsid w:val="00F77D48"/>
    <w:rsid w:val="00F85124"/>
    <w:rsid w:val="00F85C25"/>
    <w:rsid w:val="00F959D8"/>
    <w:rsid w:val="00FB2F89"/>
    <w:rsid w:val="00FB3143"/>
    <w:rsid w:val="00FC58B2"/>
    <w:rsid w:val="00FC64E2"/>
    <w:rsid w:val="00FD400B"/>
    <w:rsid w:val="00FD55FC"/>
    <w:rsid w:val="00FD7A8D"/>
    <w:rsid w:val="00FE222F"/>
    <w:rsid w:val="00FE3483"/>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46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E687C"/>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E687C"/>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character" w:styleId="Hyperlink">
    <w:name w:val="Hyperlink"/>
    <w:basedOn w:val="DefaultParagraphFont"/>
    <w:uiPriority w:val="99"/>
    <w:rsid w:val="00440A0F"/>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E687C"/>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E687C"/>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character" w:styleId="Hyperlink">
    <w:name w:val="Hyperlink"/>
    <w:basedOn w:val="DefaultParagraphFont"/>
    <w:uiPriority w:val="99"/>
    <w:rsid w:val="00440A0F"/>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energy.ca.gov/title24/2008standards/special_case_appliance/" TargetMode="External"/><Relationship Id="rId14" Type="http://schemas.openxmlformats.org/officeDocument/2006/relationships/hyperlink" Target="http://www.energy.ca.gov/title24/2008standards/special_case_applianc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CA258-4E9A-40E2-82A3-95A1461ED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6247</Words>
  <Characters>35608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41772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Shewmaker, Michael@Energy</cp:lastModifiedBy>
  <cp:revision>23</cp:revision>
  <cp:lastPrinted>2013-01-15T05:01:00Z</cp:lastPrinted>
  <dcterms:created xsi:type="dcterms:W3CDTF">2015-06-09T18:57:00Z</dcterms:created>
  <dcterms:modified xsi:type="dcterms:W3CDTF">2016-09-29T21:50:00Z</dcterms:modified>
</cp:coreProperties>
</file>