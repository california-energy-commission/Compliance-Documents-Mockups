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ayout w:type="fixed"/>
        <w:tblLook w:val="04A0" w:firstRow="1" w:lastRow="0" w:firstColumn="1" w:lastColumn="0" w:noHBand="0" w:noVBand="1"/>
      </w:tblPr>
      <w:tblGrid>
        <w:gridCol w:w="468"/>
        <w:gridCol w:w="10548"/>
      </w:tblGrid>
      <w:tr w:rsidR="00FB16F5" w:rsidRPr="00CF0AFB" w14:paraId="1EF0BE09" w14:textId="77777777" w:rsidTr="00B45F59">
        <w:tc>
          <w:tcPr>
            <w:tcW w:w="11016" w:type="dxa"/>
            <w:gridSpan w:val="2"/>
          </w:tcPr>
          <w:p w14:paraId="1EF0BE08" w14:textId="59A04252" w:rsidR="00656E67" w:rsidRDefault="00F5478D" w:rsidP="00443A9D">
            <w:pPr>
              <w:pStyle w:val="NoSpacing"/>
              <w:rPr>
                <w:rFonts w:asciiTheme="minorHAnsi" w:hAnsiTheme="minorHAnsi" w:cs="Arial"/>
                <w:sz w:val="18"/>
                <w:szCs w:val="18"/>
              </w:rPr>
            </w:pPr>
            <w:r w:rsidRPr="0094751C">
              <w:rPr>
                <w:rFonts w:asciiTheme="minorHAnsi" w:hAnsiTheme="minorHAnsi" w:cs="Arial"/>
                <w:b/>
                <w:szCs w:val="18"/>
              </w:rPr>
              <w:t xml:space="preserve">A. </w:t>
            </w:r>
            <w:r w:rsidR="006E1555" w:rsidRPr="0094751C">
              <w:rPr>
                <w:rFonts w:asciiTheme="minorHAnsi" w:hAnsiTheme="minorHAnsi"/>
                <w:b/>
                <w:szCs w:val="18"/>
              </w:rPr>
              <w:t>Air Infiltration and Insulation Installation (QII) – Framing Stage</w:t>
            </w:r>
          </w:p>
        </w:tc>
      </w:tr>
      <w:tr w:rsidR="000F014C" w:rsidRPr="00CF0AFB" w14:paraId="1EF0BE0C" w14:textId="77777777" w:rsidTr="00060324">
        <w:tc>
          <w:tcPr>
            <w:tcW w:w="468" w:type="dxa"/>
            <w:tcBorders>
              <w:bottom w:val="single" w:sz="4" w:space="0" w:color="000000"/>
            </w:tcBorders>
            <w:vAlign w:val="center"/>
          </w:tcPr>
          <w:p w14:paraId="1EF0BE0A" w14:textId="77777777" w:rsidR="000F014C" w:rsidRPr="00CF0AFB" w:rsidRDefault="00897AC5" w:rsidP="00060324">
            <w:pPr>
              <w:pStyle w:val="NoSpacing"/>
              <w:jc w:val="center"/>
              <w:rPr>
                <w:rFonts w:asciiTheme="minorHAnsi" w:hAnsiTheme="minorHAnsi" w:cs="Arial"/>
                <w:sz w:val="18"/>
                <w:szCs w:val="18"/>
              </w:rPr>
            </w:pPr>
            <w:r w:rsidRPr="00CF0AFB">
              <w:rPr>
                <w:rFonts w:asciiTheme="minorHAnsi" w:hAnsiTheme="minorHAnsi" w:cs="Arial"/>
                <w:sz w:val="18"/>
                <w:szCs w:val="18"/>
              </w:rPr>
              <w:t>0</w:t>
            </w:r>
            <w:r w:rsidR="000F014C" w:rsidRPr="00CF0AFB">
              <w:rPr>
                <w:rFonts w:asciiTheme="minorHAnsi" w:hAnsiTheme="minorHAnsi" w:cs="Arial"/>
                <w:sz w:val="18"/>
                <w:szCs w:val="18"/>
              </w:rPr>
              <w:t>1</w:t>
            </w:r>
          </w:p>
        </w:tc>
        <w:tc>
          <w:tcPr>
            <w:tcW w:w="10548" w:type="dxa"/>
            <w:tcBorders>
              <w:bottom w:val="single" w:sz="4" w:space="0" w:color="000000"/>
            </w:tcBorders>
          </w:tcPr>
          <w:p w14:paraId="1EF0BE0B" w14:textId="77777777" w:rsidR="000F014C" w:rsidRPr="00CF0AFB" w:rsidRDefault="00D07664" w:rsidP="003D714A">
            <w:pPr>
              <w:pStyle w:val="NoSpacing"/>
              <w:rPr>
                <w:rFonts w:asciiTheme="minorHAnsi" w:hAnsiTheme="minorHAnsi" w:cs="Arial"/>
                <w:sz w:val="18"/>
                <w:szCs w:val="18"/>
              </w:rPr>
            </w:pPr>
            <w:r w:rsidRPr="00CF0AFB">
              <w:rPr>
                <w:rFonts w:asciiTheme="minorHAnsi" w:hAnsiTheme="minorHAnsi" w:cs="Arial"/>
                <w:sz w:val="18"/>
                <w:szCs w:val="18"/>
              </w:rPr>
              <w:t>The require</w:t>
            </w:r>
            <w:r w:rsidR="003D714A" w:rsidRPr="00CF0AFB">
              <w:rPr>
                <w:rFonts w:asciiTheme="minorHAnsi" w:hAnsiTheme="minorHAnsi" w:cs="Arial"/>
                <w:sz w:val="18"/>
                <w:szCs w:val="18"/>
              </w:rPr>
              <w:t xml:space="preserve">ments below cover the required </w:t>
            </w:r>
            <w:r w:rsidRPr="00CF0AFB">
              <w:rPr>
                <w:rFonts w:asciiTheme="minorHAnsi" w:hAnsiTheme="minorHAnsi" w:cs="Arial"/>
                <w:sz w:val="18"/>
                <w:szCs w:val="18"/>
              </w:rPr>
              <w:t>air sealing and ins</w:t>
            </w:r>
            <w:r w:rsidR="003D714A" w:rsidRPr="00CF0AFB">
              <w:rPr>
                <w:rFonts w:asciiTheme="minorHAnsi" w:hAnsiTheme="minorHAnsi" w:cs="Arial"/>
                <w:sz w:val="18"/>
                <w:szCs w:val="18"/>
              </w:rPr>
              <w:t xml:space="preserve">tallation </w:t>
            </w:r>
            <w:r w:rsidR="003608EB" w:rsidRPr="00CF0AFB">
              <w:rPr>
                <w:rFonts w:asciiTheme="minorHAnsi" w:hAnsiTheme="minorHAnsi" w:cs="Arial"/>
                <w:sz w:val="18"/>
                <w:szCs w:val="18"/>
              </w:rPr>
              <w:t>of insulation</w:t>
            </w:r>
            <w:r w:rsidRPr="00CF0AFB">
              <w:rPr>
                <w:rFonts w:asciiTheme="minorHAnsi" w:hAnsiTheme="minorHAnsi" w:cs="Arial"/>
                <w:sz w:val="18"/>
                <w:szCs w:val="18"/>
              </w:rPr>
              <w:t xml:space="preserve"> that must occur in the framing stage.</w:t>
            </w:r>
          </w:p>
        </w:tc>
      </w:tr>
      <w:tr w:rsidR="000F014C" w:rsidRPr="00CF0AFB" w14:paraId="1EF0BE0F" w14:textId="77777777" w:rsidTr="00060324">
        <w:tc>
          <w:tcPr>
            <w:tcW w:w="468" w:type="dxa"/>
            <w:tcBorders>
              <w:bottom w:val="nil"/>
            </w:tcBorders>
            <w:vAlign w:val="center"/>
          </w:tcPr>
          <w:p w14:paraId="1EF0BE0D" w14:textId="77777777" w:rsidR="000F014C" w:rsidRPr="00CF0AFB" w:rsidRDefault="006F1521" w:rsidP="00060324">
            <w:pPr>
              <w:pStyle w:val="p2"/>
              <w:tabs>
                <w:tab w:val="clear" w:pos="357"/>
              </w:tabs>
              <w:spacing w:line="240" w:lineRule="auto"/>
              <w:ind w:left="0" w:firstLine="0"/>
              <w:jc w:val="center"/>
              <w:rPr>
                <w:rFonts w:asciiTheme="minorHAnsi" w:hAnsiTheme="minorHAnsi" w:cs="Arial"/>
                <w:sz w:val="18"/>
                <w:szCs w:val="18"/>
              </w:rPr>
            </w:pPr>
            <w:r w:rsidRPr="00CF0AFB">
              <w:rPr>
                <w:rFonts w:asciiTheme="minorHAnsi" w:hAnsiTheme="minorHAnsi" w:cs="Arial"/>
                <w:sz w:val="18"/>
                <w:szCs w:val="18"/>
              </w:rPr>
              <w:t>02</w:t>
            </w:r>
          </w:p>
        </w:tc>
        <w:tc>
          <w:tcPr>
            <w:tcW w:w="10548" w:type="dxa"/>
            <w:tcBorders>
              <w:bottom w:val="nil"/>
            </w:tcBorders>
          </w:tcPr>
          <w:p w14:paraId="488BB84B" w14:textId="77777777" w:rsidR="002658ED" w:rsidRDefault="002658ED" w:rsidP="002658ED">
            <w:pPr>
              <w:pStyle w:val="p2"/>
              <w:tabs>
                <w:tab w:val="clear" w:pos="357"/>
              </w:tabs>
              <w:spacing w:line="240" w:lineRule="auto"/>
              <w:ind w:left="0" w:firstLine="0"/>
              <w:rPr>
                <w:rFonts w:asciiTheme="minorHAnsi" w:hAnsiTheme="minorHAnsi" w:cs="Arial"/>
                <w:sz w:val="18"/>
                <w:szCs w:val="18"/>
              </w:rPr>
            </w:pPr>
            <w:r>
              <w:rPr>
                <w:rFonts w:asciiTheme="minorHAnsi" w:hAnsiTheme="minorHAnsi" w:cs="Arial"/>
                <w:sz w:val="18"/>
                <w:szCs w:val="18"/>
              </w:rPr>
              <w:t>An air barrier is required in all thermal envelope assemblies to limit air movement between unconditioned/outside spaces and conditioned/inside spaces and must meet one of the following:</w:t>
            </w:r>
          </w:p>
          <w:p w14:paraId="3329FFB8" w14:textId="77777777" w:rsidR="002658ED" w:rsidRDefault="002658ED" w:rsidP="002658ED">
            <w:pPr>
              <w:pStyle w:val="p2"/>
              <w:numPr>
                <w:ilvl w:val="0"/>
                <w:numId w:val="34"/>
              </w:numPr>
              <w:tabs>
                <w:tab w:val="clear" w:pos="357"/>
              </w:tabs>
              <w:spacing w:line="240" w:lineRule="auto"/>
              <w:rPr>
                <w:rFonts w:asciiTheme="minorHAnsi" w:hAnsiTheme="minorHAnsi" w:cs="Arial"/>
                <w:sz w:val="18"/>
                <w:szCs w:val="18"/>
              </w:rPr>
            </w:pPr>
            <w:r>
              <w:rPr>
                <w:rFonts w:asciiTheme="minorHAnsi" w:hAnsiTheme="minorHAnsi" w:cs="Arial"/>
                <w:sz w:val="18"/>
                <w:szCs w:val="18"/>
              </w:rPr>
              <w:t>Using individual materials that have an air permeance not exceeding 0.004 cfm/ft</w:t>
            </w:r>
            <w:r>
              <w:rPr>
                <w:rFonts w:asciiTheme="minorHAnsi" w:hAnsiTheme="minorHAnsi" w:cs="Arial"/>
                <w:sz w:val="18"/>
                <w:szCs w:val="18"/>
                <w:vertAlign w:val="superscript"/>
              </w:rPr>
              <w:t>2</w:t>
            </w:r>
            <w:r>
              <w:rPr>
                <w:rFonts w:asciiTheme="minorHAnsi" w:hAnsiTheme="minorHAnsi" w:cs="Arial"/>
                <w:sz w:val="18"/>
                <w:szCs w:val="18"/>
              </w:rPr>
              <w:t xml:space="preserve"> under pressure differential of 0.3 in </w:t>
            </w:r>
            <w:proofErr w:type="spellStart"/>
            <w:r>
              <w:rPr>
                <w:rFonts w:asciiTheme="minorHAnsi" w:hAnsiTheme="minorHAnsi" w:cs="Arial"/>
                <w:sz w:val="18"/>
                <w:szCs w:val="18"/>
              </w:rPr>
              <w:t>w.g</w:t>
            </w:r>
            <w:proofErr w:type="spellEnd"/>
            <w:r>
              <w:rPr>
                <w:rFonts w:asciiTheme="minorHAnsi" w:hAnsiTheme="minorHAnsi" w:cs="Arial"/>
                <w:sz w:val="18"/>
                <w:szCs w:val="18"/>
              </w:rPr>
              <w:t xml:space="preserve">. (1.57 </w:t>
            </w:r>
            <w:proofErr w:type="spellStart"/>
            <w:r>
              <w:rPr>
                <w:rFonts w:asciiTheme="minorHAnsi" w:hAnsiTheme="minorHAnsi" w:cs="Arial"/>
                <w:sz w:val="18"/>
                <w:szCs w:val="18"/>
              </w:rPr>
              <w:t>psf</w:t>
            </w:r>
            <w:proofErr w:type="spellEnd"/>
            <w:r>
              <w:rPr>
                <w:rFonts w:asciiTheme="minorHAnsi" w:hAnsiTheme="minorHAnsi" w:cs="Arial"/>
                <w:sz w:val="18"/>
                <w:szCs w:val="18"/>
              </w:rPr>
              <w:t>) (0.02 L/s.m</w:t>
            </w:r>
            <w:r>
              <w:rPr>
                <w:rFonts w:asciiTheme="minorHAnsi" w:hAnsiTheme="minorHAnsi" w:cs="Arial"/>
                <w:sz w:val="18"/>
                <w:szCs w:val="18"/>
                <w:vertAlign w:val="superscript"/>
              </w:rPr>
              <w:t>2</w:t>
            </w:r>
            <w:r>
              <w:rPr>
                <w:rFonts w:asciiTheme="minorHAnsi" w:hAnsiTheme="minorHAnsi" w:cs="Arial"/>
                <w:sz w:val="18"/>
                <w:szCs w:val="18"/>
              </w:rPr>
              <w:t xml:space="preserve"> at 75 pa) when tested in accordance with ASTM E2178; or</w:t>
            </w:r>
          </w:p>
          <w:p w14:paraId="6D4413F4" w14:textId="77777777" w:rsidR="002658ED" w:rsidRDefault="002658ED" w:rsidP="002658ED">
            <w:pPr>
              <w:pStyle w:val="p2"/>
              <w:numPr>
                <w:ilvl w:val="0"/>
                <w:numId w:val="35"/>
              </w:numPr>
              <w:tabs>
                <w:tab w:val="clear" w:pos="357"/>
              </w:tabs>
              <w:spacing w:line="240" w:lineRule="auto"/>
              <w:rPr>
                <w:rFonts w:asciiTheme="minorHAnsi" w:hAnsiTheme="minorHAnsi" w:cs="Arial"/>
                <w:sz w:val="18"/>
                <w:szCs w:val="18"/>
              </w:rPr>
            </w:pPr>
            <w:r>
              <w:rPr>
                <w:rFonts w:asciiTheme="minorHAnsi" w:hAnsiTheme="minorHAnsi" w:cs="Arial"/>
                <w:sz w:val="18"/>
                <w:szCs w:val="18"/>
              </w:rPr>
              <w:t>A list of example materials meeting the air permeance testing performance levels of 1 above is available in RA3.5.2.</w:t>
            </w:r>
          </w:p>
          <w:p w14:paraId="65871520" w14:textId="3BEE14DE" w:rsidR="005D7C9F" w:rsidRDefault="002658ED" w:rsidP="002658ED">
            <w:pPr>
              <w:pStyle w:val="p2"/>
              <w:numPr>
                <w:ilvl w:val="0"/>
                <w:numId w:val="34"/>
              </w:numPr>
              <w:tabs>
                <w:tab w:val="clear" w:pos="357"/>
              </w:tabs>
              <w:spacing w:line="240" w:lineRule="auto"/>
              <w:rPr>
                <w:rFonts w:asciiTheme="minorHAnsi" w:hAnsiTheme="minorHAnsi" w:cs="Arial"/>
                <w:sz w:val="18"/>
                <w:szCs w:val="18"/>
              </w:rPr>
            </w:pPr>
            <w:r>
              <w:rPr>
                <w:rFonts w:asciiTheme="minorHAnsi" w:hAnsiTheme="minorHAnsi" w:cs="Arial"/>
                <w:sz w:val="18"/>
                <w:szCs w:val="18"/>
              </w:rPr>
              <w:t>Using assemblies of materials and components that have an average air leakage not to exceed 0.04 cfm/ft</w:t>
            </w:r>
            <w:r>
              <w:rPr>
                <w:rFonts w:asciiTheme="minorHAnsi" w:hAnsiTheme="minorHAnsi" w:cs="Arial"/>
                <w:sz w:val="18"/>
                <w:szCs w:val="18"/>
                <w:vertAlign w:val="superscript"/>
              </w:rPr>
              <w:t>2</w:t>
            </w:r>
            <w:r>
              <w:rPr>
                <w:rFonts w:asciiTheme="minorHAnsi" w:hAnsiTheme="minorHAnsi" w:cs="Arial"/>
                <w:sz w:val="18"/>
                <w:szCs w:val="18"/>
              </w:rPr>
              <w:t xml:space="preserve"> under a pressure differential of 0.3 in </w:t>
            </w:r>
            <w:proofErr w:type="spellStart"/>
            <w:r>
              <w:rPr>
                <w:rFonts w:asciiTheme="minorHAnsi" w:hAnsiTheme="minorHAnsi" w:cs="Arial"/>
                <w:sz w:val="18"/>
                <w:szCs w:val="18"/>
              </w:rPr>
              <w:t>w.g</w:t>
            </w:r>
            <w:proofErr w:type="spellEnd"/>
            <w:r>
              <w:rPr>
                <w:rFonts w:asciiTheme="minorHAnsi" w:hAnsiTheme="minorHAnsi" w:cs="Arial"/>
                <w:sz w:val="18"/>
                <w:szCs w:val="18"/>
              </w:rPr>
              <w:t xml:space="preserve">. (1.57 </w:t>
            </w:r>
            <w:proofErr w:type="spellStart"/>
            <w:r>
              <w:rPr>
                <w:rFonts w:asciiTheme="minorHAnsi" w:hAnsiTheme="minorHAnsi" w:cs="Arial"/>
                <w:sz w:val="18"/>
                <w:szCs w:val="18"/>
              </w:rPr>
              <w:t>psf</w:t>
            </w:r>
            <w:proofErr w:type="spellEnd"/>
            <w:r>
              <w:rPr>
                <w:rFonts w:asciiTheme="minorHAnsi" w:hAnsiTheme="minorHAnsi" w:cs="Arial"/>
                <w:sz w:val="18"/>
                <w:szCs w:val="18"/>
              </w:rPr>
              <w:t>) (0.2 L/s.m</w:t>
            </w:r>
            <w:r>
              <w:rPr>
                <w:rFonts w:asciiTheme="minorHAnsi" w:hAnsiTheme="minorHAnsi" w:cs="Arial"/>
                <w:sz w:val="18"/>
                <w:szCs w:val="18"/>
                <w:vertAlign w:val="superscript"/>
              </w:rPr>
              <w:t>2</w:t>
            </w:r>
            <w:r>
              <w:rPr>
                <w:rFonts w:asciiTheme="minorHAnsi" w:hAnsiTheme="minorHAnsi" w:cs="Arial"/>
                <w:sz w:val="18"/>
                <w:szCs w:val="18"/>
              </w:rPr>
              <w:t xml:space="preserve"> at 75 pa) when tested in accordance with ASTM E2357, ASTM E1677, ASTM E1680 or ASTM E283; or</w:t>
            </w:r>
          </w:p>
          <w:p w14:paraId="1EF0BE0E" w14:textId="7F906BB9" w:rsidR="000F014C" w:rsidRPr="005D7C9F" w:rsidRDefault="002658ED" w:rsidP="005D7C9F">
            <w:pPr>
              <w:pStyle w:val="p2"/>
              <w:numPr>
                <w:ilvl w:val="0"/>
                <w:numId w:val="34"/>
              </w:numPr>
              <w:tabs>
                <w:tab w:val="clear" w:pos="357"/>
              </w:tabs>
              <w:spacing w:line="240" w:lineRule="auto"/>
              <w:rPr>
                <w:rFonts w:asciiTheme="minorHAnsi" w:hAnsiTheme="minorHAnsi" w:cs="Arial"/>
                <w:sz w:val="18"/>
                <w:szCs w:val="18"/>
              </w:rPr>
            </w:pPr>
            <w:r w:rsidRPr="005D7C9F">
              <w:rPr>
                <w:rFonts w:asciiTheme="minorHAnsi" w:hAnsiTheme="minorHAnsi" w:cs="Arial"/>
                <w:sz w:val="18"/>
                <w:szCs w:val="18"/>
              </w:rPr>
              <w:t>Testing the complete building and demonstrating that the air leakage rate of the building envelope does not exceed 0.4 cfm/ft</w:t>
            </w:r>
            <w:r w:rsidRPr="005D7C9F">
              <w:rPr>
                <w:rFonts w:asciiTheme="minorHAnsi" w:hAnsiTheme="minorHAnsi" w:cs="Arial"/>
                <w:sz w:val="18"/>
                <w:szCs w:val="18"/>
                <w:vertAlign w:val="superscript"/>
              </w:rPr>
              <w:t>2</w:t>
            </w:r>
            <w:r w:rsidRPr="005D7C9F">
              <w:rPr>
                <w:rFonts w:asciiTheme="minorHAnsi" w:hAnsiTheme="minorHAnsi" w:cs="Arial"/>
                <w:sz w:val="18"/>
                <w:szCs w:val="18"/>
              </w:rPr>
              <w:t xml:space="preserve"> at a pressure differential of 0.3 in </w:t>
            </w:r>
            <w:proofErr w:type="spellStart"/>
            <w:r w:rsidRPr="005D7C9F">
              <w:rPr>
                <w:rFonts w:asciiTheme="minorHAnsi" w:hAnsiTheme="minorHAnsi" w:cs="Arial"/>
                <w:sz w:val="18"/>
                <w:szCs w:val="18"/>
              </w:rPr>
              <w:t>w.g</w:t>
            </w:r>
            <w:proofErr w:type="spellEnd"/>
            <w:r w:rsidRPr="005D7C9F">
              <w:rPr>
                <w:rFonts w:asciiTheme="minorHAnsi" w:hAnsiTheme="minorHAnsi" w:cs="Arial"/>
                <w:sz w:val="18"/>
                <w:szCs w:val="18"/>
              </w:rPr>
              <w:t xml:space="preserve">. (1.57 </w:t>
            </w:r>
            <w:proofErr w:type="spellStart"/>
            <w:r w:rsidRPr="005D7C9F">
              <w:rPr>
                <w:rFonts w:asciiTheme="minorHAnsi" w:hAnsiTheme="minorHAnsi" w:cs="Arial"/>
                <w:sz w:val="18"/>
                <w:szCs w:val="18"/>
              </w:rPr>
              <w:t>psf</w:t>
            </w:r>
            <w:proofErr w:type="spellEnd"/>
            <w:r w:rsidRPr="005D7C9F">
              <w:rPr>
                <w:rFonts w:asciiTheme="minorHAnsi" w:hAnsiTheme="minorHAnsi" w:cs="Arial"/>
                <w:sz w:val="18"/>
                <w:szCs w:val="18"/>
              </w:rPr>
              <w:t>) (2.0 L/s.m</w:t>
            </w:r>
            <w:r w:rsidRPr="005D7C9F">
              <w:rPr>
                <w:rFonts w:asciiTheme="minorHAnsi" w:hAnsiTheme="minorHAnsi" w:cs="Arial"/>
                <w:sz w:val="18"/>
                <w:szCs w:val="18"/>
                <w:vertAlign w:val="superscript"/>
              </w:rPr>
              <w:t>2</w:t>
            </w:r>
            <w:r w:rsidRPr="005D7C9F">
              <w:rPr>
                <w:rFonts w:asciiTheme="minorHAnsi" w:hAnsiTheme="minorHAnsi" w:cs="Arial"/>
                <w:sz w:val="18"/>
                <w:szCs w:val="18"/>
              </w:rPr>
              <w:t xml:space="preserve"> at 75 pa) in accordance with ASTM E779 or an equivalent approved method.</w:t>
            </w: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2700"/>
        <w:gridCol w:w="7848"/>
      </w:tblGrid>
      <w:tr w:rsidR="002658ED" w:rsidRPr="00CF0AFB" w14:paraId="13F34766" w14:textId="77777777" w:rsidTr="009E5455">
        <w:tc>
          <w:tcPr>
            <w:tcW w:w="468" w:type="dxa"/>
            <w:vAlign w:val="center"/>
          </w:tcPr>
          <w:p w14:paraId="2C617783" w14:textId="7706D40A" w:rsidR="002658ED" w:rsidRPr="00CF0AFB" w:rsidRDefault="002658ED"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Pr>
                <w:rFonts w:asciiTheme="minorHAnsi" w:hAnsiTheme="minorHAnsi"/>
                <w:sz w:val="18"/>
                <w:szCs w:val="18"/>
              </w:rPr>
              <w:t>03</w:t>
            </w:r>
          </w:p>
        </w:tc>
        <w:tc>
          <w:tcPr>
            <w:tcW w:w="2700" w:type="dxa"/>
            <w:vAlign w:val="center"/>
          </w:tcPr>
          <w:p w14:paraId="3232B395" w14:textId="6589365C" w:rsidR="002658ED" w:rsidRPr="00CF0AFB" w:rsidRDefault="002658ED" w:rsidP="00B45F59">
            <w:pPr>
              <w:keepNext/>
              <w:rPr>
                <w:rFonts w:asciiTheme="minorHAnsi" w:hAnsiTheme="minorHAnsi"/>
                <w:sz w:val="18"/>
                <w:szCs w:val="18"/>
              </w:rPr>
            </w:pPr>
            <w:r>
              <w:rPr>
                <w:rFonts w:asciiTheme="minorHAnsi" w:hAnsiTheme="minorHAnsi"/>
                <w:sz w:val="18"/>
                <w:szCs w:val="18"/>
              </w:rPr>
              <w:t>Air Barrier</w:t>
            </w:r>
            <w:r w:rsidR="009102DA">
              <w:rPr>
                <w:rFonts w:asciiTheme="minorHAnsi" w:hAnsiTheme="minorHAnsi"/>
                <w:sz w:val="18"/>
                <w:szCs w:val="18"/>
              </w:rPr>
              <w:t xml:space="preserve"> Material</w:t>
            </w:r>
            <w:r>
              <w:rPr>
                <w:rFonts w:asciiTheme="minorHAnsi" w:hAnsiTheme="minorHAnsi"/>
                <w:sz w:val="18"/>
                <w:szCs w:val="18"/>
              </w:rPr>
              <w:t xml:space="preserve"> Installed</w:t>
            </w:r>
          </w:p>
        </w:tc>
        <w:tc>
          <w:tcPr>
            <w:tcW w:w="7848" w:type="dxa"/>
            <w:vAlign w:val="center"/>
          </w:tcPr>
          <w:p w14:paraId="5E20308C" w14:textId="77777777" w:rsidR="002658ED" w:rsidRPr="0003683D" w:rsidRDefault="002658ED" w:rsidP="0003683D">
            <w:pPr>
              <w:keepNext/>
              <w:rPr>
                <w:rFonts w:ascii="Calibri" w:hAnsi="Calibri"/>
                <w:sz w:val="18"/>
                <w:szCs w:val="18"/>
                <w:u w:val="single"/>
              </w:rPr>
            </w:pPr>
          </w:p>
        </w:tc>
      </w:tr>
      <w:tr w:rsidR="00B34B3A" w:rsidRPr="00CF0AFB" w14:paraId="1EF0BE15" w14:textId="77777777" w:rsidTr="009E5455">
        <w:tc>
          <w:tcPr>
            <w:tcW w:w="468" w:type="dxa"/>
            <w:vAlign w:val="center"/>
          </w:tcPr>
          <w:p w14:paraId="1EF0BE10" w14:textId="7C7C748D" w:rsidR="00B34B3A" w:rsidRPr="00CF0AFB" w:rsidRDefault="002658ED"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Pr>
                <w:rFonts w:asciiTheme="minorHAnsi" w:hAnsiTheme="minorHAnsi"/>
                <w:sz w:val="18"/>
                <w:szCs w:val="18"/>
              </w:rPr>
              <w:t>04</w:t>
            </w:r>
          </w:p>
        </w:tc>
        <w:tc>
          <w:tcPr>
            <w:tcW w:w="2700" w:type="dxa"/>
            <w:vAlign w:val="center"/>
          </w:tcPr>
          <w:p w14:paraId="1EF0BE11" w14:textId="77777777" w:rsidR="00B34B3A" w:rsidRPr="00CF0AFB" w:rsidRDefault="00B34B3A" w:rsidP="00B45F59">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E12" w14:textId="77777777" w:rsidR="00B34B3A" w:rsidRPr="00CC67D9" w:rsidRDefault="00B34B3A" w:rsidP="00B34B3A">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13" w14:textId="77777777" w:rsidR="00B34B3A" w:rsidRPr="00CC67D9" w:rsidRDefault="00B34B3A" w:rsidP="00B34B3A">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14" w14:textId="77777777" w:rsidR="00B34B3A" w:rsidRPr="00B34B3A"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B34B3A" w:rsidRPr="00CF0AFB" w14:paraId="1EF0BE18" w14:textId="77777777" w:rsidTr="00060324">
        <w:tc>
          <w:tcPr>
            <w:tcW w:w="468" w:type="dxa"/>
            <w:vAlign w:val="center"/>
          </w:tcPr>
          <w:p w14:paraId="1EF0BE16" w14:textId="716C6551" w:rsidR="00B34B3A" w:rsidRPr="00CF0AFB" w:rsidRDefault="002658ED"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Pr>
                <w:rFonts w:asciiTheme="minorHAnsi" w:hAnsiTheme="minorHAnsi"/>
                <w:sz w:val="18"/>
                <w:szCs w:val="18"/>
              </w:rPr>
              <w:t>05</w:t>
            </w:r>
          </w:p>
        </w:tc>
        <w:tc>
          <w:tcPr>
            <w:tcW w:w="10548" w:type="dxa"/>
            <w:gridSpan w:val="2"/>
            <w:vAlign w:val="center"/>
          </w:tcPr>
          <w:p w14:paraId="1EF0BE17" w14:textId="4F68B57D" w:rsidR="00B34B3A" w:rsidRPr="00CF0AFB" w:rsidRDefault="00B34B3A" w:rsidP="006E1555">
            <w:pPr>
              <w:keepNext/>
              <w:rPr>
                <w:rFonts w:asciiTheme="minorHAnsi" w:hAnsiTheme="minorHAnsi"/>
                <w:sz w:val="18"/>
                <w:szCs w:val="18"/>
              </w:rPr>
            </w:pPr>
            <w:r w:rsidRPr="00CF0AFB">
              <w:rPr>
                <w:rFonts w:asciiTheme="minorHAnsi" w:hAnsiTheme="minorHAnsi"/>
                <w:sz w:val="18"/>
                <w:szCs w:val="18"/>
              </w:rPr>
              <w:t>Correction Notes:</w:t>
            </w:r>
            <w:r w:rsidR="006E1555">
              <w:rPr>
                <w:rFonts w:asciiTheme="minorHAnsi" w:hAnsiTheme="minorHAnsi"/>
                <w:sz w:val="18"/>
                <w:szCs w:val="18"/>
              </w:rPr>
              <w:t xml:space="preserve"> </w:t>
            </w:r>
          </w:p>
        </w:tc>
      </w:tr>
      <w:tr w:rsidR="00B34B3A" w:rsidRPr="00CF0AFB" w14:paraId="1EF0BE1A" w14:textId="77777777" w:rsidTr="00B34B3A">
        <w:tc>
          <w:tcPr>
            <w:tcW w:w="11016" w:type="dxa"/>
            <w:gridSpan w:val="3"/>
          </w:tcPr>
          <w:p w14:paraId="1EF0BE19" w14:textId="77777777" w:rsidR="00B34B3A" w:rsidRPr="00292BC2" w:rsidRDefault="00B34B3A" w:rsidP="00B45F59">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Pr="0094751C">
              <w:rPr>
                <w:rFonts w:asciiTheme="minorHAnsi" w:hAnsiTheme="minorHAnsi"/>
                <w:b/>
                <w:sz w:val="18"/>
                <w:szCs w:val="18"/>
              </w:rPr>
              <w:t xml:space="preserve"> unless otherwise noted in the Verification Status and the Corrections Notes in this table</w:t>
            </w:r>
            <w:r w:rsidRPr="00292BC2">
              <w:rPr>
                <w:rFonts w:asciiTheme="minorHAnsi" w:hAnsiTheme="minorHAnsi"/>
                <w:b/>
                <w:sz w:val="18"/>
                <w:szCs w:val="18"/>
              </w:rPr>
              <w:t>.</w:t>
            </w:r>
          </w:p>
        </w:tc>
      </w:tr>
    </w:tbl>
    <w:p w14:paraId="1EF0BE1B" w14:textId="77777777" w:rsidR="00B45F59" w:rsidRPr="0094751C" w:rsidRDefault="00B45F59" w:rsidP="00D02292">
      <w:pPr>
        <w:pStyle w:val="p2"/>
        <w:tabs>
          <w:tab w:val="clear" w:pos="357"/>
        </w:tabs>
        <w:spacing w:line="255" w:lineRule="exact"/>
        <w:ind w:left="0" w:firstLine="0"/>
        <w:rPr>
          <w:rFonts w:asciiTheme="minorHAnsi" w:hAnsiTheme="minorHAnsi"/>
          <w:sz w:val="20"/>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00"/>
        <w:gridCol w:w="7848"/>
      </w:tblGrid>
      <w:tr w:rsidR="0070531C" w:rsidRPr="00CF0AFB" w14:paraId="1EF0BE1D" w14:textId="77777777" w:rsidTr="00060324">
        <w:tc>
          <w:tcPr>
            <w:tcW w:w="11016" w:type="dxa"/>
            <w:gridSpan w:val="3"/>
          </w:tcPr>
          <w:p w14:paraId="1EF0BE1C" w14:textId="57547A32" w:rsidR="0070531C" w:rsidRPr="00CF0AFB" w:rsidRDefault="006F1521" w:rsidP="0081650A">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Cs w:val="18"/>
              </w:rPr>
              <w:t>B</w:t>
            </w:r>
            <w:r w:rsidR="008528F5" w:rsidRPr="0094751C">
              <w:rPr>
                <w:rFonts w:asciiTheme="minorHAnsi" w:hAnsiTheme="minorHAnsi"/>
                <w:b/>
                <w:szCs w:val="18"/>
              </w:rPr>
              <w:t xml:space="preserve">. </w:t>
            </w:r>
            <w:r w:rsidR="006E1555" w:rsidRPr="0094751C">
              <w:rPr>
                <w:rFonts w:asciiTheme="minorHAnsi" w:hAnsiTheme="minorHAnsi"/>
                <w:b/>
                <w:szCs w:val="18"/>
              </w:rPr>
              <w:t>Raised Floor Air Barrier</w:t>
            </w:r>
          </w:p>
        </w:tc>
      </w:tr>
      <w:tr w:rsidR="0070531C" w:rsidRPr="00CF0AFB" w14:paraId="1EF0BE20" w14:textId="77777777" w:rsidTr="00060324">
        <w:tc>
          <w:tcPr>
            <w:tcW w:w="468" w:type="dxa"/>
            <w:vAlign w:val="center"/>
          </w:tcPr>
          <w:p w14:paraId="1EF0BE1E" w14:textId="77777777" w:rsidR="0070531C" w:rsidRPr="00CF0AFB" w:rsidRDefault="00897AC5"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70531C" w:rsidRPr="00CF0AFB">
              <w:rPr>
                <w:rFonts w:asciiTheme="minorHAnsi" w:hAnsiTheme="minorHAnsi"/>
                <w:sz w:val="18"/>
                <w:szCs w:val="18"/>
              </w:rPr>
              <w:t>1</w:t>
            </w:r>
          </w:p>
        </w:tc>
        <w:tc>
          <w:tcPr>
            <w:tcW w:w="10548" w:type="dxa"/>
            <w:gridSpan w:val="2"/>
            <w:vAlign w:val="center"/>
          </w:tcPr>
          <w:p w14:paraId="1EF0BE1F" w14:textId="77777777" w:rsidR="0070531C" w:rsidRPr="00CF0AFB" w:rsidRDefault="0070531C" w:rsidP="00F43B9A">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 xml:space="preserve">All gaps in the raised floor </w:t>
            </w:r>
            <w:r w:rsidR="00F43B9A" w:rsidRPr="00CF0AFB">
              <w:rPr>
                <w:rFonts w:asciiTheme="minorHAnsi" w:hAnsiTheme="minorHAnsi"/>
                <w:sz w:val="18"/>
                <w:szCs w:val="18"/>
              </w:rPr>
              <w:t>are sealed</w:t>
            </w:r>
            <w:r w:rsidRPr="00CF0AFB">
              <w:rPr>
                <w:rFonts w:asciiTheme="minorHAnsi" w:hAnsiTheme="minorHAnsi"/>
                <w:sz w:val="18"/>
                <w:szCs w:val="18"/>
              </w:rPr>
              <w:t xml:space="preserve">. </w:t>
            </w:r>
          </w:p>
        </w:tc>
      </w:tr>
      <w:tr w:rsidR="0070531C" w:rsidRPr="00CF0AFB" w14:paraId="1EF0BE23" w14:textId="77777777" w:rsidTr="00060324">
        <w:tc>
          <w:tcPr>
            <w:tcW w:w="468" w:type="dxa"/>
            <w:vAlign w:val="center"/>
          </w:tcPr>
          <w:p w14:paraId="1EF0BE21" w14:textId="77777777" w:rsidR="0070531C" w:rsidRPr="00CF0AFB" w:rsidRDefault="00897AC5"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70531C" w:rsidRPr="00CF0AFB">
              <w:rPr>
                <w:rFonts w:asciiTheme="minorHAnsi" w:hAnsiTheme="minorHAnsi"/>
                <w:sz w:val="18"/>
                <w:szCs w:val="18"/>
              </w:rPr>
              <w:t>2</w:t>
            </w:r>
          </w:p>
        </w:tc>
        <w:tc>
          <w:tcPr>
            <w:tcW w:w="10548" w:type="dxa"/>
            <w:gridSpan w:val="2"/>
            <w:vAlign w:val="center"/>
          </w:tcPr>
          <w:p w14:paraId="1EF0BE22" w14:textId="3602DAC2" w:rsidR="0070531C" w:rsidRPr="00CF0AFB" w:rsidRDefault="0070531C" w:rsidP="00F5478D">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 xml:space="preserve">All chases sealed at floor level using a hard cover and the hard cover </w:t>
            </w:r>
            <w:r w:rsidR="00F5478D">
              <w:rPr>
                <w:rFonts w:asciiTheme="minorHAnsi" w:hAnsiTheme="minorHAnsi"/>
                <w:sz w:val="18"/>
                <w:szCs w:val="18"/>
              </w:rPr>
              <w:t>is</w:t>
            </w:r>
            <w:r w:rsidR="001675BB" w:rsidRPr="00CF0AFB">
              <w:rPr>
                <w:rFonts w:asciiTheme="minorHAnsi" w:hAnsiTheme="minorHAnsi"/>
                <w:sz w:val="18"/>
                <w:szCs w:val="18"/>
              </w:rPr>
              <w:t xml:space="preserve"> </w:t>
            </w:r>
            <w:r w:rsidRPr="00CF0AFB">
              <w:rPr>
                <w:rFonts w:asciiTheme="minorHAnsi" w:hAnsiTheme="minorHAnsi"/>
                <w:sz w:val="18"/>
                <w:szCs w:val="18"/>
              </w:rPr>
              <w:t>sealed.</w:t>
            </w:r>
          </w:p>
        </w:tc>
      </w:tr>
      <w:tr w:rsidR="0070531C" w:rsidRPr="00CF0AFB" w14:paraId="1EF0BE26" w14:textId="77777777" w:rsidTr="00060324">
        <w:tc>
          <w:tcPr>
            <w:tcW w:w="468" w:type="dxa"/>
            <w:vAlign w:val="center"/>
          </w:tcPr>
          <w:p w14:paraId="1EF0BE24" w14:textId="77777777" w:rsidR="0070531C" w:rsidRPr="00CF0AFB" w:rsidRDefault="00897AC5"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70531C" w:rsidRPr="00CF0AFB">
              <w:rPr>
                <w:rFonts w:asciiTheme="minorHAnsi" w:hAnsiTheme="minorHAnsi"/>
                <w:sz w:val="18"/>
                <w:szCs w:val="18"/>
              </w:rPr>
              <w:t>3</w:t>
            </w:r>
          </w:p>
        </w:tc>
        <w:tc>
          <w:tcPr>
            <w:tcW w:w="10548" w:type="dxa"/>
            <w:gridSpan w:val="2"/>
            <w:vAlign w:val="center"/>
          </w:tcPr>
          <w:p w14:paraId="1EF0BE25" w14:textId="363631B0" w:rsidR="0070531C" w:rsidRPr="00CF0AFB" w:rsidRDefault="0070531C" w:rsidP="00F5478D">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All</w:t>
            </w:r>
            <w:r w:rsidR="00315918">
              <w:rPr>
                <w:rFonts w:asciiTheme="minorHAnsi" w:hAnsiTheme="minorHAnsi"/>
                <w:sz w:val="18"/>
                <w:szCs w:val="18"/>
              </w:rPr>
              <w:t xml:space="preserve"> </w:t>
            </w:r>
            <w:r w:rsidR="00F5478D">
              <w:rPr>
                <w:rFonts w:asciiTheme="minorHAnsi" w:hAnsiTheme="minorHAnsi"/>
                <w:sz w:val="18"/>
                <w:szCs w:val="18"/>
              </w:rPr>
              <w:t>p</w:t>
            </w:r>
            <w:r w:rsidR="00F5478D" w:rsidRPr="00CF0AFB">
              <w:rPr>
                <w:rFonts w:asciiTheme="minorHAnsi" w:hAnsiTheme="minorHAnsi"/>
                <w:sz w:val="18"/>
                <w:szCs w:val="18"/>
              </w:rPr>
              <w:t xml:space="preserve">lumbing </w:t>
            </w:r>
            <w:r w:rsidRPr="00CF0AFB">
              <w:rPr>
                <w:rFonts w:asciiTheme="minorHAnsi" w:hAnsiTheme="minorHAnsi"/>
                <w:sz w:val="18"/>
                <w:szCs w:val="18"/>
              </w:rPr>
              <w:t xml:space="preserve">and electrical wires that penetrate the floor </w:t>
            </w:r>
            <w:r w:rsidR="00F43B9A" w:rsidRPr="00CF0AFB">
              <w:rPr>
                <w:rFonts w:asciiTheme="minorHAnsi" w:hAnsiTheme="minorHAnsi"/>
                <w:sz w:val="18"/>
                <w:szCs w:val="18"/>
              </w:rPr>
              <w:t>are</w:t>
            </w:r>
            <w:r w:rsidRPr="00CF0AFB">
              <w:rPr>
                <w:rFonts w:asciiTheme="minorHAnsi" w:hAnsiTheme="minorHAnsi"/>
                <w:sz w:val="18"/>
                <w:szCs w:val="18"/>
              </w:rPr>
              <w:t xml:space="preserve"> sealed</w:t>
            </w:r>
            <w:r w:rsidR="00F43B9A" w:rsidRPr="00CF0AFB">
              <w:rPr>
                <w:rFonts w:asciiTheme="minorHAnsi" w:hAnsiTheme="minorHAnsi"/>
                <w:sz w:val="18"/>
                <w:szCs w:val="18"/>
              </w:rPr>
              <w:t>.</w:t>
            </w:r>
          </w:p>
        </w:tc>
      </w:tr>
      <w:tr w:rsidR="0070531C" w:rsidRPr="00CF0AFB" w14:paraId="1EF0BE29" w14:textId="77777777" w:rsidTr="00060324">
        <w:tc>
          <w:tcPr>
            <w:tcW w:w="468" w:type="dxa"/>
            <w:vAlign w:val="center"/>
          </w:tcPr>
          <w:p w14:paraId="1EF0BE27" w14:textId="77777777" w:rsidR="0070531C" w:rsidRPr="00CF0AFB" w:rsidRDefault="00897AC5"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70531C" w:rsidRPr="00CF0AFB">
              <w:rPr>
                <w:rFonts w:asciiTheme="minorHAnsi" w:hAnsiTheme="minorHAnsi"/>
                <w:sz w:val="18"/>
                <w:szCs w:val="18"/>
              </w:rPr>
              <w:t>4</w:t>
            </w:r>
          </w:p>
        </w:tc>
        <w:tc>
          <w:tcPr>
            <w:tcW w:w="10548" w:type="dxa"/>
            <w:gridSpan w:val="2"/>
            <w:vAlign w:val="bottom"/>
          </w:tcPr>
          <w:p w14:paraId="1EF0BE28" w14:textId="2A226D17" w:rsidR="0070531C" w:rsidRPr="00CF0AFB" w:rsidRDefault="0070531C" w:rsidP="00F5478D">
            <w:pPr>
              <w:rPr>
                <w:rFonts w:asciiTheme="minorHAnsi" w:hAnsiTheme="minorHAnsi"/>
                <w:sz w:val="18"/>
                <w:szCs w:val="18"/>
              </w:rPr>
            </w:pPr>
            <w:r w:rsidRPr="00CF0AFB">
              <w:rPr>
                <w:rFonts w:asciiTheme="minorHAnsi" w:hAnsiTheme="minorHAnsi"/>
                <w:sz w:val="18"/>
                <w:szCs w:val="18"/>
              </w:rPr>
              <w:t xml:space="preserve">Subfloor sheathing </w:t>
            </w:r>
            <w:r w:rsidR="00F43B9A" w:rsidRPr="00CF0AFB">
              <w:rPr>
                <w:rFonts w:asciiTheme="minorHAnsi" w:hAnsiTheme="minorHAnsi"/>
                <w:sz w:val="18"/>
                <w:szCs w:val="18"/>
              </w:rPr>
              <w:t>is</w:t>
            </w:r>
            <w:r w:rsidRPr="00CF0AFB">
              <w:rPr>
                <w:rFonts w:asciiTheme="minorHAnsi" w:hAnsiTheme="minorHAnsi"/>
                <w:sz w:val="18"/>
                <w:szCs w:val="18"/>
              </w:rPr>
              <w:t xml:space="preserve"> glued or sealed at all exterior panel edges to create a continuous air tight subfloor.  </w:t>
            </w:r>
          </w:p>
        </w:tc>
      </w:tr>
      <w:tr w:rsidR="00B45F59" w:rsidRPr="00CF0AFB" w14:paraId="1EF0BE2F" w14:textId="77777777" w:rsidTr="009E5455">
        <w:tc>
          <w:tcPr>
            <w:tcW w:w="468" w:type="dxa"/>
            <w:vAlign w:val="center"/>
          </w:tcPr>
          <w:p w14:paraId="1EF0BE2A" w14:textId="77777777" w:rsidR="00B45F59" w:rsidRPr="00CF0AFB" w:rsidRDefault="00B45F59"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05</w:t>
            </w:r>
          </w:p>
        </w:tc>
        <w:tc>
          <w:tcPr>
            <w:tcW w:w="2700" w:type="dxa"/>
            <w:vAlign w:val="center"/>
          </w:tcPr>
          <w:p w14:paraId="1EF0BE2B" w14:textId="77777777" w:rsidR="00B45F59" w:rsidRPr="00CF0AFB" w:rsidRDefault="00B45F59" w:rsidP="00B45F59">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E2C" w14:textId="77777777" w:rsidR="00B34B3A" w:rsidRPr="00CC67D9" w:rsidRDefault="00B34B3A" w:rsidP="00B34B3A">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2D" w14:textId="77777777" w:rsidR="00B34B3A" w:rsidRPr="00CC67D9" w:rsidRDefault="00B34B3A" w:rsidP="00B34B3A">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2E" w14:textId="77777777" w:rsidR="00B45F59" w:rsidRPr="00B34B3A"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B45F59" w:rsidRPr="00CF0AFB" w14:paraId="1EF0BE32" w14:textId="77777777" w:rsidTr="00060324">
        <w:tc>
          <w:tcPr>
            <w:tcW w:w="468" w:type="dxa"/>
            <w:vAlign w:val="center"/>
          </w:tcPr>
          <w:p w14:paraId="1EF0BE30" w14:textId="77777777" w:rsidR="00B45F59" w:rsidRPr="00CF0AFB" w:rsidRDefault="00B45F59"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06</w:t>
            </w:r>
          </w:p>
        </w:tc>
        <w:tc>
          <w:tcPr>
            <w:tcW w:w="10548" w:type="dxa"/>
            <w:gridSpan w:val="2"/>
            <w:vAlign w:val="center"/>
          </w:tcPr>
          <w:p w14:paraId="1EF0BE31" w14:textId="77777777" w:rsidR="00B45F59" w:rsidRPr="00CF0AFB" w:rsidRDefault="00B45F59" w:rsidP="006E1555">
            <w:pPr>
              <w:keepNext/>
              <w:rPr>
                <w:rFonts w:asciiTheme="minorHAnsi" w:hAnsiTheme="minorHAnsi"/>
                <w:sz w:val="18"/>
                <w:szCs w:val="18"/>
              </w:rPr>
            </w:pPr>
            <w:r w:rsidRPr="00CF0AFB">
              <w:rPr>
                <w:rFonts w:asciiTheme="minorHAnsi" w:hAnsiTheme="minorHAnsi"/>
                <w:sz w:val="18"/>
                <w:szCs w:val="18"/>
              </w:rPr>
              <w:t>Correction Notes:</w:t>
            </w:r>
          </w:p>
        </w:tc>
      </w:tr>
      <w:tr w:rsidR="00B45F59" w:rsidRPr="00CF0AFB" w14:paraId="1EF0BE34" w14:textId="77777777" w:rsidTr="00060324">
        <w:tc>
          <w:tcPr>
            <w:tcW w:w="11016" w:type="dxa"/>
            <w:gridSpan w:val="3"/>
          </w:tcPr>
          <w:p w14:paraId="1EF0BE33" w14:textId="77777777" w:rsidR="00B45F59" w:rsidRPr="00292BC2" w:rsidRDefault="00B45F59" w:rsidP="00B45F59">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r w:rsidRPr="00292BC2">
              <w:rPr>
                <w:rFonts w:asciiTheme="minorHAnsi" w:hAnsiTheme="minorHAnsi"/>
                <w:b/>
                <w:sz w:val="18"/>
                <w:szCs w:val="18"/>
              </w:rPr>
              <w:t>.</w:t>
            </w:r>
          </w:p>
        </w:tc>
      </w:tr>
    </w:tbl>
    <w:p w14:paraId="1EF0BE35" w14:textId="77777777" w:rsidR="00B45F59" w:rsidRPr="0094751C" w:rsidRDefault="00B45F59" w:rsidP="00D02292">
      <w:pPr>
        <w:pStyle w:val="p2"/>
        <w:tabs>
          <w:tab w:val="clear" w:pos="357"/>
        </w:tabs>
        <w:spacing w:line="255" w:lineRule="exact"/>
        <w:ind w:left="0" w:firstLine="0"/>
        <w:rPr>
          <w:rFonts w:asciiTheme="minorHAnsi" w:hAnsiTheme="minorHAnsi"/>
          <w:sz w:val="20"/>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548"/>
      </w:tblGrid>
      <w:tr w:rsidR="00811831" w:rsidRPr="00CF0AFB" w14:paraId="1EF0BE37" w14:textId="77777777" w:rsidTr="00B34B3A">
        <w:tc>
          <w:tcPr>
            <w:tcW w:w="11016" w:type="dxa"/>
            <w:gridSpan w:val="2"/>
          </w:tcPr>
          <w:p w14:paraId="1EF0BE36" w14:textId="29DEAA9E" w:rsidR="00811831" w:rsidRPr="00CF0AFB" w:rsidRDefault="006F1521" w:rsidP="00C633AE">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Cs w:val="18"/>
              </w:rPr>
              <w:t>C</w:t>
            </w:r>
            <w:r w:rsidR="00811831" w:rsidRPr="0094751C">
              <w:rPr>
                <w:rFonts w:asciiTheme="minorHAnsi" w:hAnsiTheme="minorHAnsi"/>
                <w:b/>
                <w:szCs w:val="18"/>
              </w:rPr>
              <w:t xml:space="preserve">. </w:t>
            </w:r>
            <w:r w:rsidR="006E1555" w:rsidRPr="0094751C">
              <w:rPr>
                <w:rFonts w:asciiTheme="minorHAnsi" w:hAnsiTheme="minorHAnsi"/>
                <w:b/>
                <w:szCs w:val="18"/>
              </w:rPr>
              <w:t>Walls/Knee Wall Air Barrier</w:t>
            </w:r>
          </w:p>
        </w:tc>
      </w:tr>
      <w:tr w:rsidR="00467C43" w:rsidRPr="00CF0AFB" w14:paraId="1EF0BE3A" w14:textId="77777777" w:rsidTr="00060324">
        <w:tc>
          <w:tcPr>
            <w:tcW w:w="468" w:type="dxa"/>
            <w:vAlign w:val="center"/>
          </w:tcPr>
          <w:p w14:paraId="1EF0BE38" w14:textId="77777777" w:rsidR="00467C43" w:rsidRPr="00CF0AFB" w:rsidRDefault="00467C43"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01</w:t>
            </w:r>
          </w:p>
        </w:tc>
        <w:tc>
          <w:tcPr>
            <w:tcW w:w="10548" w:type="dxa"/>
          </w:tcPr>
          <w:p w14:paraId="1EF0BE39" w14:textId="77777777" w:rsidR="00467C43" w:rsidRPr="00CF0AFB" w:rsidRDefault="00467C43" w:rsidP="008D30E4">
            <w:pPr>
              <w:tabs>
                <w:tab w:val="left" w:pos="3600"/>
                <w:tab w:val="left" w:pos="4680"/>
                <w:tab w:val="left" w:pos="5760"/>
                <w:tab w:val="left" w:pos="6930"/>
                <w:tab w:val="left" w:pos="8100"/>
                <w:tab w:val="left" w:pos="9090"/>
              </w:tabs>
              <w:rPr>
                <w:rFonts w:asciiTheme="minorHAnsi" w:hAnsiTheme="minorHAnsi"/>
                <w:b/>
                <w:sz w:val="18"/>
                <w:szCs w:val="18"/>
              </w:rPr>
            </w:pPr>
            <w:r w:rsidRPr="00CF0AFB">
              <w:rPr>
                <w:rFonts w:asciiTheme="minorHAnsi" w:hAnsiTheme="minorHAnsi"/>
                <w:sz w:val="18"/>
                <w:szCs w:val="18"/>
              </w:rPr>
              <w:t xml:space="preserve">All penetrations through the exterior wall air barrier </w:t>
            </w:r>
            <w:r w:rsidR="003608EB" w:rsidRPr="00CF0AFB">
              <w:rPr>
                <w:rFonts w:asciiTheme="minorHAnsi" w:hAnsiTheme="minorHAnsi"/>
                <w:sz w:val="18"/>
                <w:szCs w:val="18"/>
              </w:rPr>
              <w:t>are</w:t>
            </w:r>
            <w:r w:rsidR="008D30E4" w:rsidRPr="00CF0AFB">
              <w:rPr>
                <w:rFonts w:asciiTheme="minorHAnsi" w:hAnsiTheme="minorHAnsi"/>
                <w:sz w:val="18"/>
                <w:szCs w:val="18"/>
              </w:rPr>
              <w:t xml:space="preserve"> sealed </w:t>
            </w:r>
            <w:r w:rsidRPr="00CF0AFB">
              <w:rPr>
                <w:rFonts w:asciiTheme="minorHAnsi" w:hAnsiTheme="minorHAnsi"/>
                <w:sz w:val="18"/>
                <w:szCs w:val="18"/>
              </w:rPr>
              <w:t>to provide an air-tight envelope to unconditioned spaces</w:t>
            </w:r>
            <w:r w:rsidR="003D714A" w:rsidRPr="00CF0AFB">
              <w:rPr>
                <w:rFonts w:asciiTheme="minorHAnsi" w:hAnsiTheme="minorHAnsi"/>
                <w:sz w:val="18"/>
                <w:szCs w:val="18"/>
              </w:rPr>
              <w:t xml:space="preserve"> </w:t>
            </w:r>
            <w:r w:rsidRPr="00CF0AFB">
              <w:rPr>
                <w:rFonts w:asciiTheme="minorHAnsi" w:hAnsiTheme="minorHAnsi"/>
                <w:sz w:val="18"/>
                <w:szCs w:val="18"/>
              </w:rPr>
              <w:t>such as the outdoors, attic, garage</w:t>
            </w:r>
            <w:r w:rsidR="00F5478D">
              <w:rPr>
                <w:rFonts w:asciiTheme="minorHAnsi" w:hAnsiTheme="minorHAnsi"/>
                <w:sz w:val="18"/>
                <w:szCs w:val="18"/>
              </w:rPr>
              <w:t>,</w:t>
            </w:r>
            <w:r w:rsidRPr="00CF0AFB">
              <w:rPr>
                <w:rFonts w:asciiTheme="minorHAnsi" w:hAnsiTheme="minorHAnsi"/>
                <w:sz w:val="18"/>
                <w:szCs w:val="18"/>
              </w:rPr>
              <w:t xml:space="preserve"> and crawl space.</w:t>
            </w:r>
          </w:p>
        </w:tc>
      </w:tr>
      <w:tr w:rsidR="00467C43" w:rsidRPr="00CF0AFB" w14:paraId="1EF0BE3D" w14:textId="77777777" w:rsidTr="00060324">
        <w:tc>
          <w:tcPr>
            <w:tcW w:w="468" w:type="dxa"/>
            <w:vAlign w:val="center"/>
          </w:tcPr>
          <w:p w14:paraId="1EF0BE3B" w14:textId="77777777" w:rsidR="00467C43" w:rsidRPr="00CF0AFB" w:rsidRDefault="00467C43"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02</w:t>
            </w:r>
          </w:p>
        </w:tc>
        <w:tc>
          <w:tcPr>
            <w:tcW w:w="10548" w:type="dxa"/>
            <w:vAlign w:val="center"/>
          </w:tcPr>
          <w:p w14:paraId="1EF0BE3C" w14:textId="77777777" w:rsidR="00467C43" w:rsidRPr="00CF0AFB" w:rsidRDefault="00467C43" w:rsidP="0081650A">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 xml:space="preserve">Exterior wall air barrier </w:t>
            </w:r>
            <w:r w:rsidR="008D30E4" w:rsidRPr="00CF0AFB">
              <w:rPr>
                <w:rFonts w:asciiTheme="minorHAnsi" w:hAnsiTheme="minorHAnsi"/>
                <w:sz w:val="18"/>
                <w:szCs w:val="18"/>
              </w:rPr>
              <w:t xml:space="preserve">is </w:t>
            </w:r>
            <w:r w:rsidRPr="00CF0AFB">
              <w:rPr>
                <w:rFonts w:asciiTheme="minorHAnsi" w:hAnsiTheme="minorHAnsi"/>
                <w:sz w:val="18"/>
                <w:szCs w:val="18"/>
              </w:rPr>
              <w:t>sealed to the top plate and bottom plate in each stud bay.</w:t>
            </w:r>
          </w:p>
        </w:tc>
      </w:tr>
      <w:tr w:rsidR="00467C43" w:rsidRPr="00CF0AFB" w14:paraId="1EF0BE40" w14:textId="77777777" w:rsidTr="00060324">
        <w:tc>
          <w:tcPr>
            <w:tcW w:w="468" w:type="dxa"/>
            <w:vAlign w:val="center"/>
          </w:tcPr>
          <w:p w14:paraId="1EF0BE3E" w14:textId="77777777" w:rsidR="00467C43" w:rsidRPr="00CF0AFB" w:rsidRDefault="00467C43"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1675BB" w:rsidRPr="00CF0AFB">
              <w:rPr>
                <w:rFonts w:asciiTheme="minorHAnsi" w:hAnsiTheme="minorHAnsi"/>
                <w:sz w:val="18"/>
                <w:szCs w:val="18"/>
              </w:rPr>
              <w:t>3</w:t>
            </w:r>
          </w:p>
        </w:tc>
        <w:tc>
          <w:tcPr>
            <w:tcW w:w="10548" w:type="dxa"/>
            <w:vAlign w:val="center"/>
          </w:tcPr>
          <w:p w14:paraId="1EF0BE3F" w14:textId="77777777" w:rsidR="00467C43" w:rsidRPr="00CF0AFB" w:rsidDel="00DA71A3" w:rsidRDefault="00467C43" w:rsidP="001675BB">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All electrical boxes including knockouts</w:t>
            </w:r>
            <w:r w:rsidR="00593A9D" w:rsidRPr="00CF0AFB">
              <w:rPr>
                <w:rFonts w:asciiTheme="minorHAnsi" w:hAnsiTheme="minorHAnsi"/>
                <w:sz w:val="18"/>
                <w:szCs w:val="18"/>
              </w:rPr>
              <w:t xml:space="preserve"> </w:t>
            </w:r>
            <w:r w:rsidRPr="00CF0AFB">
              <w:rPr>
                <w:rFonts w:asciiTheme="minorHAnsi" w:hAnsiTheme="minorHAnsi"/>
                <w:sz w:val="18"/>
                <w:szCs w:val="18"/>
              </w:rPr>
              <w:t xml:space="preserve">that penetrate the </w:t>
            </w:r>
            <w:r w:rsidR="008D30E4" w:rsidRPr="00CF0AFB">
              <w:rPr>
                <w:rFonts w:asciiTheme="minorHAnsi" w:hAnsiTheme="minorHAnsi"/>
                <w:sz w:val="18"/>
                <w:szCs w:val="18"/>
              </w:rPr>
              <w:t xml:space="preserve">air barrier </w:t>
            </w:r>
            <w:r w:rsidRPr="00CF0AFB">
              <w:rPr>
                <w:rFonts w:asciiTheme="minorHAnsi" w:hAnsiTheme="minorHAnsi"/>
                <w:sz w:val="18"/>
                <w:szCs w:val="18"/>
              </w:rPr>
              <w:t xml:space="preserve">to </w:t>
            </w:r>
            <w:r w:rsidR="008D30E4" w:rsidRPr="00CF0AFB">
              <w:rPr>
                <w:rFonts w:asciiTheme="minorHAnsi" w:hAnsiTheme="minorHAnsi"/>
                <w:sz w:val="18"/>
                <w:szCs w:val="18"/>
              </w:rPr>
              <w:t xml:space="preserve">unconditioned </w:t>
            </w:r>
            <w:r w:rsidRPr="00CF0AFB">
              <w:rPr>
                <w:rFonts w:asciiTheme="minorHAnsi" w:hAnsiTheme="minorHAnsi"/>
                <w:sz w:val="18"/>
                <w:szCs w:val="18"/>
              </w:rPr>
              <w:t xml:space="preserve">space </w:t>
            </w:r>
            <w:r w:rsidR="008D30E4" w:rsidRPr="00CF0AFB">
              <w:rPr>
                <w:rFonts w:asciiTheme="minorHAnsi" w:hAnsiTheme="minorHAnsi"/>
                <w:sz w:val="18"/>
                <w:szCs w:val="18"/>
              </w:rPr>
              <w:t>are sealed</w:t>
            </w:r>
            <w:r w:rsidRPr="00CF0AFB">
              <w:rPr>
                <w:rFonts w:asciiTheme="minorHAnsi" w:hAnsiTheme="minorHAnsi"/>
                <w:sz w:val="18"/>
                <w:szCs w:val="18"/>
              </w:rPr>
              <w:t>.</w:t>
            </w:r>
          </w:p>
        </w:tc>
      </w:tr>
      <w:tr w:rsidR="00467C43" w:rsidRPr="00CF0AFB" w14:paraId="1EF0BE43" w14:textId="77777777" w:rsidTr="00060324">
        <w:tc>
          <w:tcPr>
            <w:tcW w:w="468" w:type="dxa"/>
            <w:vAlign w:val="center"/>
          </w:tcPr>
          <w:p w14:paraId="1EF0BE41" w14:textId="77777777" w:rsidR="00467C43" w:rsidRPr="00CF0AFB" w:rsidRDefault="00467C43"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1675BB" w:rsidRPr="00CF0AFB">
              <w:rPr>
                <w:rFonts w:asciiTheme="minorHAnsi" w:hAnsiTheme="minorHAnsi"/>
                <w:sz w:val="18"/>
                <w:szCs w:val="18"/>
              </w:rPr>
              <w:t>4</w:t>
            </w:r>
          </w:p>
        </w:tc>
        <w:tc>
          <w:tcPr>
            <w:tcW w:w="10548" w:type="dxa"/>
            <w:vAlign w:val="center"/>
          </w:tcPr>
          <w:p w14:paraId="1EF0BE42" w14:textId="30327C72" w:rsidR="00467C43" w:rsidRPr="00CF0AFB" w:rsidRDefault="00467C43" w:rsidP="00315918">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 xml:space="preserve">All openings in </w:t>
            </w:r>
            <w:r w:rsidR="00F5478D">
              <w:rPr>
                <w:rFonts w:asciiTheme="minorHAnsi" w:hAnsiTheme="minorHAnsi"/>
                <w:sz w:val="18"/>
                <w:szCs w:val="18"/>
              </w:rPr>
              <w:t xml:space="preserve">the </w:t>
            </w:r>
            <w:r w:rsidRPr="00CF0AFB">
              <w:rPr>
                <w:rFonts w:asciiTheme="minorHAnsi" w:hAnsiTheme="minorHAnsi"/>
                <w:sz w:val="18"/>
                <w:szCs w:val="18"/>
              </w:rPr>
              <w:t>top and bottom plate</w:t>
            </w:r>
            <w:r w:rsidR="008D30E4" w:rsidRPr="00CF0AFB">
              <w:rPr>
                <w:rFonts w:asciiTheme="minorHAnsi" w:hAnsiTheme="minorHAnsi"/>
                <w:sz w:val="18"/>
                <w:szCs w:val="18"/>
              </w:rPr>
              <w:t>, including all interior and exterior walls, to unconditioned space are sealed</w:t>
            </w:r>
            <w:r w:rsidR="00F5478D">
              <w:rPr>
                <w:rFonts w:asciiTheme="minorHAnsi" w:hAnsiTheme="minorHAnsi"/>
                <w:sz w:val="18"/>
                <w:szCs w:val="18"/>
              </w:rPr>
              <w:t>;</w:t>
            </w:r>
            <w:r w:rsidR="008D30E4" w:rsidRPr="00CF0AFB">
              <w:rPr>
                <w:rFonts w:asciiTheme="minorHAnsi" w:hAnsiTheme="minorHAnsi"/>
                <w:sz w:val="18"/>
                <w:szCs w:val="18"/>
              </w:rPr>
              <w:t xml:space="preserve"> </w:t>
            </w:r>
            <w:r w:rsidR="00F5478D">
              <w:rPr>
                <w:rFonts w:asciiTheme="minorHAnsi" w:hAnsiTheme="minorHAnsi"/>
                <w:sz w:val="18"/>
                <w:szCs w:val="18"/>
              </w:rPr>
              <w:t>s</w:t>
            </w:r>
            <w:r w:rsidR="008D30E4" w:rsidRPr="00CF0AFB">
              <w:rPr>
                <w:rFonts w:asciiTheme="minorHAnsi" w:hAnsiTheme="minorHAnsi"/>
                <w:sz w:val="18"/>
                <w:szCs w:val="18"/>
              </w:rPr>
              <w:t>uch as</w:t>
            </w:r>
            <w:r w:rsidRPr="00CF0AFB">
              <w:rPr>
                <w:rFonts w:asciiTheme="minorHAnsi" w:hAnsiTheme="minorHAnsi"/>
                <w:sz w:val="18"/>
                <w:szCs w:val="18"/>
              </w:rPr>
              <w:t xml:space="preserve"> holes drilled for electrical and plumbing.</w:t>
            </w:r>
          </w:p>
        </w:tc>
      </w:tr>
      <w:tr w:rsidR="009B449F" w:rsidRPr="00CF0AFB" w14:paraId="1EF0BE46" w14:textId="77777777" w:rsidTr="00060324">
        <w:tc>
          <w:tcPr>
            <w:tcW w:w="468" w:type="dxa"/>
            <w:vAlign w:val="center"/>
          </w:tcPr>
          <w:p w14:paraId="1EF0BE44" w14:textId="77777777" w:rsidR="009B449F" w:rsidRPr="00CF0AFB" w:rsidRDefault="009B449F"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05</w:t>
            </w:r>
          </w:p>
        </w:tc>
        <w:tc>
          <w:tcPr>
            <w:tcW w:w="10548" w:type="dxa"/>
            <w:vAlign w:val="center"/>
          </w:tcPr>
          <w:p w14:paraId="1EF0BE45" w14:textId="77777777" w:rsidR="009B449F" w:rsidRPr="00CF0AFB" w:rsidRDefault="009B449F" w:rsidP="0081650A">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Exterior bottom plates (all stories) are sealed to the floor using the appropriate</w:t>
            </w:r>
            <w:r w:rsidR="00565DA4" w:rsidRPr="00CF0AFB">
              <w:rPr>
                <w:rFonts w:asciiTheme="minorHAnsi" w:hAnsiTheme="minorHAnsi"/>
                <w:sz w:val="18"/>
                <w:szCs w:val="18"/>
              </w:rPr>
              <w:t xml:space="preserve"> sealing</w:t>
            </w:r>
            <w:r w:rsidR="00E15F14" w:rsidRPr="00CF0AFB">
              <w:rPr>
                <w:rFonts w:asciiTheme="minorHAnsi" w:hAnsiTheme="minorHAnsi"/>
                <w:sz w:val="18"/>
                <w:szCs w:val="18"/>
              </w:rPr>
              <w:t xml:space="preserve"> method.</w:t>
            </w:r>
            <w:r w:rsidRPr="00CF0AFB">
              <w:rPr>
                <w:rFonts w:asciiTheme="minorHAnsi" w:hAnsiTheme="minorHAnsi"/>
                <w:sz w:val="18"/>
                <w:szCs w:val="18"/>
              </w:rPr>
              <w:t xml:space="preserve">  </w:t>
            </w:r>
          </w:p>
        </w:tc>
      </w:tr>
      <w:tr w:rsidR="009B449F" w:rsidRPr="00CF0AFB" w14:paraId="1EF0BE49" w14:textId="77777777" w:rsidTr="00060324">
        <w:tc>
          <w:tcPr>
            <w:tcW w:w="468" w:type="dxa"/>
            <w:vAlign w:val="center"/>
          </w:tcPr>
          <w:p w14:paraId="1EF0BE47" w14:textId="77777777" w:rsidR="009B449F" w:rsidRPr="00CF0AFB" w:rsidRDefault="009B449F"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06</w:t>
            </w:r>
          </w:p>
        </w:tc>
        <w:tc>
          <w:tcPr>
            <w:tcW w:w="10548" w:type="dxa"/>
            <w:vAlign w:val="center"/>
          </w:tcPr>
          <w:p w14:paraId="1EF0BE48" w14:textId="2CB64BFE" w:rsidR="009B449F" w:rsidRPr="00CF0AFB" w:rsidRDefault="009B449F" w:rsidP="0081650A">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All gaps around windows and doors are sealed. </w:t>
            </w:r>
            <w:r w:rsidR="00F5478D" w:rsidRPr="001633C8">
              <w:rPr>
                <w:rStyle w:val="StyleCalibri"/>
                <w:sz w:val="18"/>
                <w:szCs w:val="18"/>
              </w:rPr>
              <w:t>The sealant used follows window manufacturer specifications.</w:t>
            </w:r>
          </w:p>
        </w:tc>
      </w:tr>
      <w:tr w:rsidR="009B449F" w:rsidRPr="00CF0AFB" w14:paraId="1EF0BE4C" w14:textId="77777777" w:rsidTr="00060324">
        <w:tc>
          <w:tcPr>
            <w:tcW w:w="468" w:type="dxa"/>
            <w:vAlign w:val="center"/>
          </w:tcPr>
          <w:p w14:paraId="1EF0BE4A" w14:textId="77777777" w:rsidR="009B449F" w:rsidRPr="00CF0AFB" w:rsidRDefault="009B449F"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07</w:t>
            </w:r>
          </w:p>
        </w:tc>
        <w:tc>
          <w:tcPr>
            <w:tcW w:w="10548" w:type="dxa"/>
            <w:vAlign w:val="center"/>
          </w:tcPr>
          <w:p w14:paraId="1EF0BE4B" w14:textId="2052F6D9" w:rsidR="009B449F" w:rsidRPr="00CF0AFB" w:rsidRDefault="009B449F" w:rsidP="00F5478D">
            <w:pPr>
              <w:pStyle w:val="BulletB1Number"/>
              <w:spacing w:before="0"/>
              <w:ind w:left="0" w:firstLine="0"/>
              <w:rPr>
                <w:rFonts w:asciiTheme="minorHAnsi" w:hAnsiTheme="minorHAnsi"/>
                <w:sz w:val="18"/>
                <w:szCs w:val="18"/>
              </w:rPr>
            </w:pPr>
            <w:r w:rsidRPr="00CF0AFB">
              <w:rPr>
                <w:rFonts w:asciiTheme="minorHAnsi" w:hAnsiTheme="minorHAnsi"/>
                <w:color w:val="000000"/>
                <w:sz w:val="18"/>
                <w:szCs w:val="18"/>
              </w:rPr>
              <w:t xml:space="preserve">Rim </w:t>
            </w:r>
            <w:r w:rsidR="00F5478D">
              <w:rPr>
                <w:rFonts w:asciiTheme="minorHAnsi" w:hAnsiTheme="minorHAnsi"/>
                <w:color w:val="000000"/>
                <w:sz w:val="18"/>
                <w:szCs w:val="18"/>
              </w:rPr>
              <w:t>j</w:t>
            </w:r>
            <w:r w:rsidRPr="00CF0AFB">
              <w:rPr>
                <w:rFonts w:asciiTheme="minorHAnsi" w:hAnsiTheme="minorHAnsi"/>
                <w:color w:val="000000"/>
                <w:sz w:val="18"/>
                <w:szCs w:val="18"/>
              </w:rPr>
              <w:t>oists</w:t>
            </w:r>
            <w:r w:rsidR="00315918">
              <w:rPr>
                <w:rFonts w:asciiTheme="minorHAnsi" w:hAnsiTheme="minorHAnsi"/>
                <w:color w:val="000000"/>
                <w:sz w:val="18"/>
                <w:szCs w:val="18"/>
              </w:rPr>
              <w:t xml:space="preserve"> </w:t>
            </w:r>
            <w:r w:rsidRPr="00CF0AFB">
              <w:rPr>
                <w:rFonts w:asciiTheme="minorHAnsi" w:hAnsiTheme="minorHAnsi"/>
                <w:color w:val="000000"/>
                <w:sz w:val="18"/>
                <w:szCs w:val="18"/>
              </w:rPr>
              <w:t xml:space="preserve">gaps/openings </w:t>
            </w:r>
            <w:r w:rsidR="00F5478D">
              <w:rPr>
                <w:rFonts w:asciiTheme="minorHAnsi" w:hAnsiTheme="minorHAnsi"/>
                <w:color w:val="000000"/>
                <w:sz w:val="18"/>
                <w:szCs w:val="18"/>
              </w:rPr>
              <w:t xml:space="preserve">are </w:t>
            </w:r>
            <w:r w:rsidRPr="00CF0AFB">
              <w:rPr>
                <w:rFonts w:asciiTheme="minorHAnsi" w:hAnsiTheme="minorHAnsi"/>
                <w:color w:val="000000"/>
                <w:sz w:val="18"/>
                <w:szCs w:val="18"/>
              </w:rPr>
              <w:t>fully sealed.</w:t>
            </w:r>
          </w:p>
        </w:tc>
      </w:tr>
      <w:tr w:rsidR="009B449F" w:rsidRPr="00CF0AFB" w14:paraId="1EF0BE4F" w14:textId="77777777" w:rsidTr="00060324">
        <w:tc>
          <w:tcPr>
            <w:tcW w:w="468" w:type="dxa"/>
            <w:vAlign w:val="center"/>
          </w:tcPr>
          <w:p w14:paraId="1EF0BE4D" w14:textId="77777777" w:rsidR="009B449F" w:rsidRPr="00CF0AFB" w:rsidRDefault="009B449F"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08</w:t>
            </w:r>
          </w:p>
        </w:tc>
        <w:tc>
          <w:tcPr>
            <w:tcW w:w="10548" w:type="dxa"/>
            <w:vAlign w:val="center"/>
          </w:tcPr>
          <w:p w14:paraId="1EF0BE4E" w14:textId="3355F33E" w:rsidR="009B449F" w:rsidRPr="00CF0AFB" w:rsidRDefault="009B449F" w:rsidP="00F5478D">
            <w:pPr>
              <w:pStyle w:val="BulletB1Number"/>
              <w:spacing w:before="0"/>
              <w:ind w:left="0" w:firstLine="0"/>
              <w:rPr>
                <w:rFonts w:asciiTheme="minorHAnsi" w:hAnsiTheme="minorHAnsi"/>
                <w:color w:val="000000"/>
                <w:sz w:val="18"/>
                <w:szCs w:val="18"/>
              </w:rPr>
            </w:pPr>
            <w:r w:rsidRPr="00CF0AFB">
              <w:rPr>
                <w:rFonts w:asciiTheme="minorHAnsi" w:hAnsiTheme="minorHAnsi"/>
                <w:color w:val="000000"/>
                <w:sz w:val="18"/>
                <w:szCs w:val="18"/>
              </w:rPr>
              <w:t xml:space="preserve">Fan exhaust ducts that run between conditioned floors to exterior walls </w:t>
            </w:r>
            <w:r w:rsidR="00F5478D">
              <w:rPr>
                <w:rFonts w:asciiTheme="minorHAnsi" w:hAnsiTheme="minorHAnsi"/>
                <w:color w:val="000000"/>
                <w:sz w:val="18"/>
                <w:szCs w:val="18"/>
              </w:rPr>
              <w:t>including</w:t>
            </w:r>
            <w:r w:rsidRPr="00CF0AFB">
              <w:rPr>
                <w:rFonts w:asciiTheme="minorHAnsi" w:hAnsiTheme="minorHAnsi"/>
                <w:color w:val="000000"/>
                <w:sz w:val="18"/>
                <w:szCs w:val="18"/>
              </w:rPr>
              <w:t xml:space="preserve"> damper at the exterior wall.</w:t>
            </w:r>
          </w:p>
        </w:tc>
      </w:tr>
      <w:tr w:rsidR="009B449F" w:rsidRPr="00CF0AFB" w14:paraId="1EF0BE52" w14:textId="77777777" w:rsidTr="00060324">
        <w:tc>
          <w:tcPr>
            <w:tcW w:w="468" w:type="dxa"/>
            <w:vAlign w:val="center"/>
          </w:tcPr>
          <w:p w14:paraId="1EF0BE50" w14:textId="77777777" w:rsidR="009B449F" w:rsidRPr="00CF0AFB" w:rsidRDefault="009B449F"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09</w:t>
            </w:r>
          </w:p>
        </w:tc>
        <w:tc>
          <w:tcPr>
            <w:tcW w:w="10548" w:type="dxa"/>
            <w:vAlign w:val="center"/>
          </w:tcPr>
          <w:p w14:paraId="1EF0BE51" w14:textId="77777777" w:rsidR="009B449F" w:rsidRPr="00CF0AFB" w:rsidRDefault="009B449F" w:rsidP="009B449F">
            <w:pPr>
              <w:pStyle w:val="BulletB1Number"/>
              <w:spacing w:before="0"/>
              <w:ind w:left="0" w:firstLine="0"/>
              <w:rPr>
                <w:rFonts w:asciiTheme="minorHAnsi" w:hAnsiTheme="minorHAnsi"/>
                <w:color w:val="000000"/>
                <w:sz w:val="18"/>
                <w:szCs w:val="18"/>
              </w:rPr>
            </w:pPr>
            <w:r w:rsidRPr="00CF0AFB">
              <w:rPr>
                <w:rFonts w:asciiTheme="minorHAnsi" w:hAnsiTheme="minorHAnsi"/>
                <w:color w:val="000000"/>
                <w:sz w:val="18"/>
                <w:szCs w:val="18"/>
              </w:rPr>
              <w:t xml:space="preserve">Metal tie downs are insulated between exterior framing and tie down. </w:t>
            </w:r>
          </w:p>
        </w:tc>
      </w:tr>
      <w:tr w:rsidR="009B449F" w:rsidRPr="00CF0AFB" w14:paraId="1EF0BE55" w14:textId="77777777" w:rsidTr="00060324">
        <w:tc>
          <w:tcPr>
            <w:tcW w:w="468" w:type="dxa"/>
            <w:vAlign w:val="center"/>
          </w:tcPr>
          <w:p w14:paraId="1EF0BE53" w14:textId="77777777" w:rsidR="009B449F" w:rsidRPr="00CF0AFB" w:rsidRDefault="009B449F"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10</w:t>
            </w:r>
          </w:p>
        </w:tc>
        <w:tc>
          <w:tcPr>
            <w:tcW w:w="10548" w:type="dxa"/>
            <w:vAlign w:val="center"/>
          </w:tcPr>
          <w:p w14:paraId="1EF0BE54" w14:textId="37BA6EC9" w:rsidR="009B449F" w:rsidRPr="00CF0AFB" w:rsidRDefault="00070CBC" w:rsidP="0081650A">
            <w:pPr>
              <w:pStyle w:val="BulletB1Number"/>
              <w:spacing w:before="0"/>
              <w:ind w:left="0" w:firstLine="0"/>
              <w:rPr>
                <w:rFonts w:asciiTheme="minorHAnsi" w:hAnsiTheme="minorHAnsi"/>
                <w:color w:val="000000"/>
                <w:sz w:val="18"/>
                <w:szCs w:val="18"/>
              </w:rPr>
            </w:pPr>
            <w:r w:rsidRPr="001633C8">
              <w:rPr>
                <w:rFonts w:asciiTheme="minorHAnsi" w:hAnsiTheme="minorHAnsi"/>
                <w:sz w:val="18"/>
                <w:szCs w:val="18"/>
              </w:rPr>
              <w:t>Hard to access wall stud cavities, such as corner channels or wall intersections, are insulated to the proper R-value prior to the installation of exterior sheathing or exterior stucco lath.</w:t>
            </w:r>
          </w:p>
        </w:tc>
      </w:tr>
      <w:tr w:rsidR="00B45F59" w:rsidRPr="00CF0AFB" w14:paraId="1EF0BE58" w14:textId="77777777" w:rsidTr="00060324">
        <w:trPr>
          <w:trHeight w:val="288"/>
        </w:trPr>
        <w:tc>
          <w:tcPr>
            <w:tcW w:w="468" w:type="dxa"/>
            <w:vAlign w:val="center"/>
          </w:tcPr>
          <w:p w14:paraId="1EF0BE56" w14:textId="77777777" w:rsidR="00B45F59" w:rsidRPr="00CF0AFB" w:rsidRDefault="00B45F59"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11</w:t>
            </w:r>
          </w:p>
        </w:tc>
        <w:tc>
          <w:tcPr>
            <w:tcW w:w="10548" w:type="dxa"/>
          </w:tcPr>
          <w:p w14:paraId="1EF0BE57" w14:textId="31B7DC98" w:rsidR="00656E67" w:rsidRDefault="00B45F59">
            <w:pPr>
              <w:pStyle w:val="NormalBullet"/>
              <w:numPr>
                <w:ilvl w:val="0"/>
                <w:numId w:val="0"/>
              </w:numPr>
              <w:spacing w:before="0"/>
              <w:rPr>
                <w:rFonts w:asciiTheme="minorHAnsi" w:hAnsiTheme="minorHAnsi"/>
                <w:sz w:val="18"/>
                <w:szCs w:val="18"/>
              </w:rPr>
            </w:pPr>
            <w:r w:rsidRPr="00CF0AFB">
              <w:rPr>
                <w:rFonts w:asciiTheme="minorHAnsi" w:hAnsiTheme="minorHAnsi"/>
                <w:sz w:val="18"/>
                <w:szCs w:val="18"/>
              </w:rPr>
              <w:t xml:space="preserve">Insulation is installed behind tub, shower, </w:t>
            </w:r>
            <w:r w:rsidR="00070CBC">
              <w:rPr>
                <w:rFonts w:asciiTheme="minorHAnsi" w:hAnsiTheme="minorHAnsi"/>
                <w:sz w:val="18"/>
                <w:szCs w:val="18"/>
              </w:rPr>
              <w:t xml:space="preserve">or </w:t>
            </w:r>
            <w:r w:rsidRPr="00CF0AFB">
              <w:rPr>
                <w:rFonts w:asciiTheme="minorHAnsi" w:hAnsiTheme="minorHAnsi"/>
                <w:sz w:val="18"/>
                <w:szCs w:val="18"/>
              </w:rPr>
              <w:t xml:space="preserve">fireplace enclosures, and exterior stairwells to the R-value listed on the CF1R when located against exterior walls. Insulation is installed </w:t>
            </w:r>
            <w:r w:rsidRPr="00CF0AFB">
              <w:rPr>
                <w:rFonts w:asciiTheme="minorHAnsi" w:hAnsiTheme="minorHAnsi"/>
                <w:sz w:val="18"/>
                <w:szCs w:val="18"/>
                <w:u w:val="single"/>
              </w:rPr>
              <w:t>before</w:t>
            </w:r>
            <w:r w:rsidRPr="00CF0AFB">
              <w:rPr>
                <w:rFonts w:asciiTheme="minorHAnsi" w:hAnsiTheme="minorHAnsi"/>
                <w:sz w:val="18"/>
                <w:szCs w:val="18"/>
              </w:rPr>
              <w:t xml:space="preserve"> tub, shower, and fireplace are installed.  </w:t>
            </w:r>
          </w:p>
        </w:tc>
      </w:tr>
      <w:tr w:rsidR="00B45F59" w:rsidRPr="00CF0AFB" w14:paraId="1EF0BE5B" w14:textId="77777777" w:rsidTr="00060324">
        <w:tc>
          <w:tcPr>
            <w:tcW w:w="468" w:type="dxa"/>
            <w:vAlign w:val="center"/>
          </w:tcPr>
          <w:p w14:paraId="1EF0BE59" w14:textId="77777777" w:rsidR="00B45F59" w:rsidRPr="00CF0AFB" w:rsidRDefault="00B45F59"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12</w:t>
            </w:r>
          </w:p>
        </w:tc>
        <w:tc>
          <w:tcPr>
            <w:tcW w:w="10548" w:type="dxa"/>
            <w:vAlign w:val="bottom"/>
          </w:tcPr>
          <w:p w14:paraId="1EF0BE5A" w14:textId="14147256" w:rsidR="00B45F59" w:rsidRPr="00CF0AFB" w:rsidRDefault="00070CBC" w:rsidP="00F47B3C">
            <w:pPr>
              <w:rPr>
                <w:rFonts w:asciiTheme="minorHAnsi" w:hAnsiTheme="minorHAnsi" w:cs="Arial"/>
                <w:bCs/>
                <w:sz w:val="18"/>
                <w:szCs w:val="18"/>
              </w:rPr>
            </w:pPr>
            <w:r w:rsidRPr="001633C8">
              <w:rPr>
                <w:rFonts w:asciiTheme="minorHAnsi" w:hAnsiTheme="minorHAnsi"/>
                <w:sz w:val="18"/>
                <w:szCs w:val="18"/>
              </w:rPr>
              <w:t>A solid air barrier is installed</w:t>
            </w:r>
            <w:r w:rsidRPr="001633C8">
              <w:rPr>
                <w:rFonts w:asciiTheme="minorHAnsi" w:hAnsiTheme="minorHAnsi" w:cs="Arial"/>
                <w:sz w:val="18"/>
                <w:szCs w:val="18"/>
              </w:rPr>
              <w:t>,</w:t>
            </w:r>
            <w:r w:rsidRPr="001633C8">
              <w:rPr>
                <w:rFonts w:asciiTheme="minorHAnsi" w:hAnsiTheme="minorHAnsi"/>
                <w:sz w:val="18"/>
                <w:szCs w:val="18"/>
              </w:rPr>
              <w:t xml:space="preserve"> from floor to ceiling</w:t>
            </w:r>
            <w:r w:rsidRPr="001633C8">
              <w:rPr>
                <w:rFonts w:asciiTheme="minorHAnsi" w:hAnsiTheme="minorHAnsi" w:cs="Arial"/>
                <w:sz w:val="18"/>
                <w:szCs w:val="18"/>
              </w:rPr>
              <w:t xml:space="preserve">, on the inside of exterior walls directly adjacent to </w:t>
            </w:r>
            <w:r w:rsidRPr="001633C8">
              <w:rPr>
                <w:rFonts w:asciiTheme="minorHAnsi" w:hAnsiTheme="minorHAnsi"/>
                <w:sz w:val="18"/>
                <w:szCs w:val="18"/>
              </w:rPr>
              <w:t>tub, shower, or fireplace enclosures.  Insulation shall contact all six sides of the air barrier on exterior walls</w:t>
            </w:r>
            <w:r w:rsidR="00315918">
              <w:rPr>
                <w:rFonts w:asciiTheme="minorHAnsi" w:hAnsiTheme="minorHAnsi"/>
                <w:sz w:val="18"/>
                <w:szCs w:val="18"/>
              </w:rPr>
              <w:t>.</w:t>
            </w:r>
          </w:p>
        </w:tc>
      </w:tr>
    </w:tbl>
    <w:p w14:paraId="53AE5085" w14:textId="77777777" w:rsidR="002B6DF9" w:rsidRDefault="002B6DF9">
      <w:pPr>
        <w:rPr>
          <w:ins w:id="0" w:author="Author" w:date="2017-04-07T13:53:00Z"/>
        </w:rPr>
      </w:pPr>
      <w:ins w:id="1" w:author="Author" w:date="2017-04-07T13:53:00Z">
        <w:r>
          <w:br w:type="page"/>
        </w:r>
      </w:ins>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2700"/>
        <w:gridCol w:w="7848"/>
      </w:tblGrid>
      <w:tr w:rsidR="00B45F59" w:rsidRPr="00CF0AFB" w14:paraId="1EF0BE5F" w14:textId="77777777" w:rsidTr="00060324">
        <w:tc>
          <w:tcPr>
            <w:tcW w:w="468" w:type="dxa"/>
            <w:vAlign w:val="center"/>
          </w:tcPr>
          <w:p w14:paraId="1EF0BE5C" w14:textId="28C2C939" w:rsidR="00B45F59" w:rsidRPr="00CF0AFB" w:rsidRDefault="00B45F59"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lastRenderedPageBreak/>
              <w:t>13</w:t>
            </w:r>
          </w:p>
        </w:tc>
        <w:tc>
          <w:tcPr>
            <w:tcW w:w="10548" w:type="dxa"/>
            <w:gridSpan w:val="2"/>
            <w:vAlign w:val="bottom"/>
          </w:tcPr>
          <w:p w14:paraId="1EF0BE5E" w14:textId="2A2EC410" w:rsidR="00B45F59" w:rsidRPr="00CF0AFB" w:rsidRDefault="00354509" w:rsidP="007E6D92">
            <w:pPr>
              <w:rPr>
                <w:rFonts w:asciiTheme="minorHAnsi" w:hAnsiTheme="minorHAnsi" w:cs="Arial"/>
                <w:bCs/>
                <w:sz w:val="18"/>
                <w:szCs w:val="18"/>
              </w:rPr>
            </w:pPr>
            <w:r>
              <w:rPr>
                <w:rFonts w:asciiTheme="minorHAnsi" w:hAnsiTheme="minorHAnsi"/>
                <w:sz w:val="18"/>
                <w:szCs w:val="18"/>
              </w:rPr>
              <w:t>All single-member window and door headers shall be insulated to a minimum of R-3 for a 2x4 framing, or equivalent width, and a minimum of R-5 for all other assemblies. Insulation is to be placed between the interior face of the header and inside surface of the interior wall finish.</w:t>
            </w:r>
            <w:ins w:id="2" w:author="Author" w:date="2017-03-23T11:37:00Z">
              <w:r w:rsidR="00036727">
                <w:rPr>
                  <w:rFonts w:asciiTheme="minorHAnsi" w:hAnsiTheme="minorHAnsi"/>
                  <w:sz w:val="18"/>
                  <w:szCs w:val="18"/>
                </w:rPr>
                <w:t xml:space="preserve"> If continuous exterior rigid insulation is used an insulated header is not required.</w:t>
              </w:r>
            </w:ins>
          </w:p>
        </w:tc>
      </w:tr>
      <w:tr w:rsidR="00B45F59" w:rsidRPr="00CF0AFB" w14:paraId="1EF0BE62" w14:textId="77777777" w:rsidTr="00060324">
        <w:tc>
          <w:tcPr>
            <w:tcW w:w="468" w:type="dxa"/>
            <w:vAlign w:val="center"/>
          </w:tcPr>
          <w:p w14:paraId="1EF0BE60" w14:textId="77777777" w:rsidR="00B45F59" w:rsidRPr="00CF0AFB" w:rsidRDefault="00B45F59"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14</w:t>
            </w:r>
          </w:p>
        </w:tc>
        <w:tc>
          <w:tcPr>
            <w:tcW w:w="10548" w:type="dxa"/>
            <w:gridSpan w:val="2"/>
            <w:vAlign w:val="bottom"/>
          </w:tcPr>
          <w:p w14:paraId="1EF0BE61" w14:textId="2C015DF2" w:rsidR="00656E67" w:rsidRDefault="00B45F59">
            <w:pPr>
              <w:autoSpaceDE w:val="0"/>
              <w:autoSpaceDN w:val="0"/>
              <w:rPr>
                <w:rFonts w:asciiTheme="minorHAnsi" w:hAnsiTheme="minorHAnsi"/>
                <w:sz w:val="18"/>
                <w:szCs w:val="18"/>
              </w:rPr>
            </w:pPr>
            <w:r w:rsidRPr="00CF0AFB">
              <w:rPr>
                <w:rFonts w:asciiTheme="minorHAnsi" w:hAnsiTheme="minorHAnsi"/>
                <w:sz w:val="18"/>
                <w:szCs w:val="18"/>
              </w:rPr>
              <w:t>Knee walls have solid and sealed blocking at the bottom, top, left and right side</w:t>
            </w:r>
            <w:r w:rsidR="00070CBC">
              <w:rPr>
                <w:rFonts w:asciiTheme="minorHAnsi" w:hAnsiTheme="minorHAnsi"/>
                <w:sz w:val="18"/>
                <w:szCs w:val="18"/>
              </w:rPr>
              <w:t>s.</w:t>
            </w:r>
          </w:p>
        </w:tc>
      </w:tr>
      <w:tr w:rsidR="00B34B3A" w:rsidRPr="00CF0AFB" w14:paraId="1EF0BE68" w14:textId="77777777" w:rsidTr="009E5455">
        <w:tc>
          <w:tcPr>
            <w:tcW w:w="468" w:type="dxa"/>
            <w:vAlign w:val="center"/>
          </w:tcPr>
          <w:p w14:paraId="1EF0BE63" w14:textId="77777777" w:rsidR="00B34B3A" w:rsidRPr="00CF0AFB" w:rsidRDefault="00B34B3A"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15</w:t>
            </w:r>
          </w:p>
        </w:tc>
        <w:tc>
          <w:tcPr>
            <w:tcW w:w="2700" w:type="dxa"/>
            <w:vAlign w:val="center"/>
          </w:tcPr>
          <w:p w14:paraId="1EF0BE64" w14:textId="77777777" w:rsidR="00B34B3A" w:rsidRPr="00CF0AFB" w:rsidRDefault="00B34B3A" w:rsidP="00B45F59">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E65"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66"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67" w14:textId="77777777" w:rsidR="00B34B3A" w:rsidRPr="00CF0AFB"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B34B3A" w:rsidRPr="00CF0AFB" w14:paraId="1EF0BE6B" w14:textId="77777777" w:rsidTr="00060324">
        <w:tc>
          <w:tcPr>
            <w:tcW w:w="468" w:type="dxa"/>
            <w:vAlign w:val="center"/>
          </w:tcPr>
          <w:p w14:paraId="1EF0BE69" w14:textId="77777777" w:rsidR="00B34B3A" w:rsidRPr="00CF0AFB" w:rsidRDefault="00B34B3A"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16</w:t>
            </w:r>
          </w:p>
        </w:tc>
        <w:tc>
          <w:tcPr>
            <w:tcW w:w="10548" w:type="dxa"/>
            <w:gridSpan w:val="2"/>
            <w:vAlign w:val="center"/>
          </w:tcPr>
          <w:p w14:paraId="1EF0BE6A" w14:textId="77777777" w:rsidR="00B34B3A" w:rsidRPr="00CF0AFB" w:rsidRDefault="00B34B3A" w:rsidP="00B45F59">
            <w:pPr>
              <w:keepNext/>
              <w:rPr>
                <w:rFonts w:asciiTheme="minorHAnsi" w:hAnsiTheme="minorHAnsi"/>
                <w:sz w:val="18"/>
                <w:szCs w:val="18"/>
              </w:rPr>
            </w:pPr>
            <w:r w:rsidRPr="00CF0AFB">
              <w:rPr>
                <w:rFonts w:asciiTheme="minorHAnsi" w:hAnsiTheme="minorHAnsi"/>
                <w:sz w:val="18"/>
                <w:szCs w:val="18"/>
              </w:rPr>
              <w:t>Correction Notes:</w:t>
            </w:r>
          </w:p>
        </w:tc>
      </w:tr>
      <w:tr w:rsidR="00B34B3A" w:rsidRPr="00CF0AFB" w14:paraId="1EF0BE6D" w14:textId="77777777" w:rsidTr="00B34B3A">
        <w:tc>
          <w:tcPr>
            <w:tcW w:w="11016" w:type="dxa"/>
            <w:gridSpan w:val="3"/>
          </w:tcPr>
          <w:p w14:paraId="1EF0BE6C" w14:textId="3F96EE8B" w:rsidR="00B34B3A" w:rsidRPr="00292BC2" w:rsidRDefault="00B34B3A" w:rsidP="00B45F59">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Pr="0094751C">
              <w:rPr>
                <w:rFonts w:asciiTheme="minorHAnsi" w:hAnsiTheme="minorHAnsi"/>
                <w:b/>
                <w:sz w:val="18"/>
                <w:szCs w:val="18"/>
              </w:rPr>
              <w:t xml:space="preserve"> unless otherwise noted in the Verification Status and the Corrections Notes in this table</w:t>
            </w:r>
            <w:r w:rsidRPr="00292BC2">
              <w:rPr>
                <w:rFonts w:asciiTheme="minorHAnsi" w:hAnsiTheme="minorHAnsi"/>
                <w:b/>
                <w:sz w:val="18"/>
              </w:rPr>
              <w:t>.</w:t>
            </w:r>
          </w:p>
        </w:tc>
      </w:tr>
    </w:tbl>
    <w:p w14:paraId="1EF0BE6E" w14:textId="77777777" w:rsidR="00B45F59" w:rsidRPr="00CF0AFB" w:rsidRDefault="00B45F59" w:rsidP="00D02292">
      <w:pPr>
        <w:pStyle w:val="p2"/>
        <w:tabs>
          <w:tab w:val="clear" w:pos="357"/>
        </w:tabs>
        <w:spacing w:line="255" w:lineRule="exact"/>
        <w:ind w:left="0" w:firstLine="0"/>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C633AE" w:rsidRPr="00CF0AFB" w14:paraId="1EF0BE70" w14:textId="77777777" w:rsidTr="00B34B3A">
        <w:tc>
          <w:tcPr>
            <w:tcW w:w="11016" w:type="dxa"/>
            <w:gridSpan w:val="3"/>
          </w:tcPr>
          <w:p w14:paraId="1EF0BE6F" w14:textId="05B1815F" w:rsidR="00C633AE" w:rsidRPr="00CF0AFB" w:rsidRDefault="00C633AE" w:rsidP="0081650A">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Cs w:val="18"/>
              </w:rPr>
              <w:t xml:space="preserve">D. </w:t>
            </w:r>
            <w:r w:rsidR="006E1555" w:rsidRPr="0094751C">
              <w:rPr>
                <w:rFonts w:asciiTheme="minorHAnsi" w:hAnsiTheme="minorHAnsi"/>
                <w:b/>
                <w:szCs w:val="18"/>
              </w:rPr>
              <w:t>Ceiling/Attic Air Barrier</w:t>
            </w:r>
          </w:p>
        </w:tc>
      </w:tr>
      <w:tr w:rsidR="00C633AE" w:rsidRPr="00CF0AFB" w14:paraId="1EF0BE73" w14:textId="77777777" w:rsidTr="00060324">
        <w:tc>
          <w:tcPr>
            <w:tcW w:w="468" w:type="dxa"/>
            <w:vAlign w:val="center"/>
          </w:tcPr>
          <w:p w14:paraId="1EF0BE71" w14:textId="77777777" w:rsidR="00C633AE" w:rsidRPr="00CF0AFB" w:rsidRDefault="00C633AE" w:rsidP="00060324">
            <w:pPr>
              <w:jc w:val="center"/>
              <w:rPr>
                <w:rFonts w:asciiTheme="minorHAnsi" w:hAnsiTheme="minorHAnsi"/>
                <w:sz w:val="18"/>
                <w:szCs w:val="18"/>
              </w:rPr>
            </w:pPr>
            <w:r w:rsidRPr="00CF0AFB">
              <w:rPr>
                <w:rFonts w:asciiTheme="minorHAnsi" w:hAnsiTheme="minorHAnsi"/>
                <w:sz w:val="18"/>
                <w:szCs w:val="18"/>
              </w:rPr>
              <w:t>01</w:t>
            </w:r>
          </w:p>
        </w:tc>
        <w:tc>
          <w:tcPr>
            <w:tcW w:w="10548" w:type="dxa"/>
            <w:gridSpan w:val="2"/>
          </w:tcPr>
          <w:p w14:paraId="1EF0BE72" w14:textId="77777777" w:rsidR="00C633AE" w:rsidRPr="00CF0AFB" w:rsidRDefault="00561ADF" w:rsidP="0081650A">
            <w:pPr>
              <w:rPr>
                <w:rFonts w:asciiTheme="minorHAnsi" w:hAnsiTheme="minorHAnsi"/>
                <w:sz w:val="18"/>
                <w:szCs w:val="18"/>
              </w:rPr>
            </w:pPr>
            <w:r w:rsidRPr="00CF0AFB">
              <w:rPr>
                <w:rFonts w:asciiTheme="minorHAnsi" w:hAnsiTheme="minorHAnsi"/>
                <w:sz w:val="18"/>
                <w:szCs w:val="18"/>
              </w:rPr>
              <w:t xml:space="preserve">For vented attics much of </w:t>
            </w:r>
            <w:r w:rsidR="00C633AE" w:rsidRPr="00CF0AFB">
              <w:rPr>
                <w:rFonts w:asciiTheme="minorHAnsi" w:hAnsiTheme="minorHAnsi"/>
                <w:sz w:val="18"/>
                <w:szCs w:val="18"/>
              </w:rPr>
              <w:t xml:space="preserve">the ceiling air barrier is verified </w:t>
            </w:r>
            <w:r w:rsidR="00C633AE" w:rsidRPr="00CF0AFB">
              <w:rPr>
                <w:rFonts w:asciiTheme="minorHAnsi" w:hAnsiTheme="minorHAnsi"/>
                <w:sz w:val="18"/>
                <w:szCs w:val="18"/>
                <w:u w:val="single"/>
              </w:rPr>
              <w:t>after</w:t>
            </w:r>
            <w:r w:rsidR="00C633AE" w:rsidRPr="00CF0AFB">
              <w:rPr>
                <w:rFonts w:asciiTheme="minorHAnsi" w:hAnsiTheme="minorHAnsi"/>
                <w:sz w:val="18"/>
                <w:szCs w:val="18"/>
              </w:rPr>
              <w:t xml:space="preserve"> the ceiling drywall is installed</w:t>
            </w:r>
            <w:r w:rsidR="00212FDC" w:rsidRPr="00CF0AFB">
              <w:rPr>
                <w:rFonts w:asciiTheme="minorHAnsi" w:hAnsiTheme="minorHAnsi"/>
                <w:sz w:val="18"/>
                <w:szCs w:val="18"/>
              </w:rPr>
              <w:t xml:space="preserve"> using the ENV-22.</w:t>
            </w:r>
          </w:p>
        </w:tc>
      </w:tr>
      <w:tr w:rsidR="00C633AE" w:rsidRPr="00CF0AFB" w14:paraId="1EF0BE76" w14:textId="77777777" w:rsidTr="00060324">
        <w:tc>
          <w:tcPr>
            <w:tcW w:w="468" w:type="dxa"/>
            <w:vAlign w:val="center"/>
          </w:tcPr>
          <w:p w14:paraId="1EF0BE74" w14:textId="77777777" w:rsidR="00C633AE" w:rsidRPr="00CF0AFB" w:rsidRDefault="00C633AE" w:rsidP="00060324">
            <w:pPr>
              <w:jc w:val="center"/>
              <w:rPr>
                <w:rFonts w:asciiTheme="minorHAnsi" w:hAnsiTheme="minorHAnsi"/>
                <w:sz w:val="18"/>
                <w:szCs w:val="18"/>
              </w:rPr>
            </w:pPr>
            <w:r w:rsidRPr="00CF0AFB">
              <w:rPr>
                <w:rFonts w:asciiTheme="minorHAnsi" w:hAnsiTheme="minorHAnsi"/>
                <w:sz w:val="18"/>
                <w:szCs w:val="18"/>
              </w:rPr>
              <w:t>02</w:t>
            </w:r>
          </w:p>
        </w:tc>
        <w:tc>
          <w:tcPr>
            <w:tcW w:w="10548" w:type="dxa"/>
            <w:gridSpan w:val="2"/>
          </w:tcPr>
          <w:p w14:paraId="1EF0BE75" w14:textId="0F08222F" w:rsidR="00656E67" w:rsidRDefault="00762A3E">
            <w:pPr>
              <w:rPr>
                <w:rFonts w:asciiTheme="minorHAnsi" w:hAnsiTheme="minorHAnsi"/>
                <w:sz w:val="18"/>
                <w:szCs w:val="18"/>
                <w:highlight w:val="yellow"/>
              </w:rPr>
            </w:pPr>
            <w:r w:rsidRPr="00CF0AFB">
              <w:rPr>
                <w:rFonts w:asciiTheme="minorHAnsi" w:hAnsiTheme="minorHAnsi"/>
                <w:sz w:val="18"/>
                <w:szCs w:val="18"/>
              </w:rPr>
              <w:t xml:space="preserve">For </w:t>
            </w:r>
            <w:r w:rsidR="00070CBC">
              <w:rPr>
                <w:rFonts w:asciiTheme="minorHAnsi" w:hAnsiTheme="minorHAnsi"/>
                <w:sz w:val="18"/>
                <w:szCs w:val="18"/>
              </w:rPr>
              <w:t>un</w:t>
            </w:r>
            <w:r w:rsidRPr="00CF0AFB">
              <w:rPr>
                <w:rFonts w:asciiTheme="minorHAnsi" w:hAnsiTheme="minorHAnsi"/>
                <w:sz w:val="18"/>
                <w:szCs w:val="18"/>
              </w:rPr>
              <w:t>vented attics ensure all penetrations through the roof deck and gable ends are sealed and airtight.</w:t>
            </w:r>
          </w:p>
        </w:tc>
      </w:tr>
      <w:tr w:rsidR="00C633AE" w:rsidRPr="00CF0AFB" w14:paraId="1EF0BE79" w14:textId="77777777" w:rsidTr="00060324">
        <w:tc>
          <w:tcPr>
            <w:tcW w:w="468" w:type="dxa"/>
            <w:vAlign w:val="center"/>
          </w:tcPr>
          <w:p w14:paraId="1EF0BE77" w14:textId="77777777" w:rsidR="00C633AE" w:rsidRPr="00CF0AFB" w:rsidRDefault="00C633AE" w:rsidP="00060324">
            <w:pPr>
              <w:jc w:val="center"/>
              <w:rPr>
                <w:rFonts w:asciiTheme="minorHAnsi" w:hAnsiTheme="minorHAnsi"/>
                <w:sz w:val="18"/>
                <w:szCs w:val="18"/>
              </w:rPr>
            </w:pPr>
            <w:r w:rsidRPr="00CF0AFB">
              <w:rPr>
                <w:rFonts w:asciiTheme="minorHAnsi" w:hAnsiTheme="minorHAnsi"/>
                <w:sz w:val="18"/>
                <w:szCs w:val="18"/>
              </w:rPr>
              <w:t>03</w:t>
            </w:r>
          </w:p>
        </w:tc>
        <w:tc>
          <w:tcPr>
            <w:tcW w:w="10548" w:type="dxa"/>
            <w:gridSpan w:val="2"/>
          </w:tcPr>
          <w:p w14:paraId="1EF0BE78" w14:textId="24C0C722" w:rsidR="00656E67" w:rsidRDefault="00561ADF">
            <w:pPr>
              <w:rPr>
                <w:rFonts w:asciiTheme="minorHAnsi" w:hAnsiTheme="minorHAnsi"/>
                <w:sz w:val="18"/>
                <w:szCs w:val="18"/>
              </w:rPr>
            </w:pPr>
            <w:r w:rsidRPr="00CF0AFB">
              <w:rPr>
                <w:rFonts w:asciiTheme="minorHAnsi" w:hAnsiTheme="minorHAnsi"/>
                <w:sz w:val="18"/>
                <w:szCs w:val="18"/>
              </w:rPr>
              <w:t xml:space="preserve">All </w:t>
            </w:r>
            <w:r w:rsidR="00C633AE" w:rsidRPr="00CF0AFB">
              <w:rPr>
                <w:rFonts w:asciiTheme="minorHAnsi" w:hAnsiTheme="minorHAnsi"/>
                <w:sz w:val="18"/>
                <w:szCs w:val="18"/>
              </w:rPr>
              <w:t>eave</w:t>
            </w:r>
            <w:r w:rsidR="00070CBC">
              <w:rPr>
                <w:rFonts w:asciiTheme="minorHAnsi" w:hAnsiTheme="minorHAnsi"/>
                <w:sz w:val="18"/>
                <w:szCs w:val="18"/>
              </w:rPr>
              <w:t>/soffits</w:t>
            </w:r>
            <w:r w:rsidR="00C633AE" w:rsidRPr="00CF0AFB">
              <w:rPr>
                <w:rFonts w:asciiTheme="minorHAnsi" w:hAnsiTheme="minorHAnsi"/>
                <w:sz w:val="18"/>
                <w:szCs w:val="18"/>
              </w:rPr>
              <w:t xml:space="preserve"> vents </w:t>
            </w:r>
            <w:r w:rsidR="00212FDC" w:rsidRPr="00CF0AFB">
              <w:rPr>
                <w:rFonts w:asciiTheme="minorHAnsi" w:hAnsiTheme="minorHAnsi"/>
                <w:sz w:val="18"/>
                <w:szCs w:val="18"/>
              </w:rPr>
              <w:t xml:space="preserve">are covered with </w:t>
            </w:r>
            <w:r w:rsidRPr="00CF0AFB">
              <w:rPr>
                <w:rFonts w:asciiTheme="minorHAnsi" w:hAnsiTheme="minorHAnsi"/>
                <w:sz w:val="18"/>
                <w:szCs w:val="18"/>
              </w:rPr>
              <w:t>a rigid ventilation baffle that maintain</w:t>
            </w:r>
            <w:r w:rsidR="003D714A" w:rsidRPr="00CF0AFB">
              <w:rPr>
                <w:rFonts w:asciiTheme="minorHAnsi" w:hAnsiTheme="minorHAnsi"/>
                <w:sz w:val="18"/>
                <w:szCs w:val="18"/>
              </w:rPr>
              <w:t>s</w:t>
            </w:r>
            <w:r w:rsidRPr="00CF0AFB">
              <w:rPr>
                <w:rFonts w:asciiTheme="minorHAnsi" w:hAnsiTheme="minorHAnsi"/>
                <w:sz w:val="18"/>
                <w:szCs w:val="18"/>
              </w:rPr>
              <w:t xml:space="preserve"> the </w:t>
            </w:r>
            <w:r w:rsidR="00070CBC">
              <w:rPr>
                <w:rFonts w:asciiTheme="minorHAnsi" w:hAnsiTheme="minorHAnsi"/>
                <w:sz w:val="18"/>
                <w:szCs w:val="18"/>
              </w:rPr>
              <w:t>n</w:t>
            </w:r>
            <w:r w:rsidR="00070CBC" w:rsidRPr="00CF0AFB">
              <w:rPr>
                <w:rFonts w:asciiTheme="minorHAnsi" w:hAnsiTheme="minorHAnsi"/>
                <w:sz w:val="18"/>
                <w:szCs w:val="18"/>
              </w:rPr>
              <w:t xml:space="preserve">et </w:t>
            </w:r>
            <w:r w:rsidR="00C633AE" w:rsidRPr="00CF0AFB">
              <w:rPr>
                <w:rFonts w:asciiTheme="minorHAnsi" w:hAnsiTheme="minorHAnsi"/>
                <w:sz w:val="18"/>
                <w:szCs w:val="18"/>
              </w:rPr>
              <w:t>free</w:t>
            </w:r>
            <w:r w:rsidR="00070CBC">
              <w:rPr>
                <w:rFonts w:asciiTheme="minorHAnsi" w:hAnsiTheme="minorHAnsi"/>
                <w:sz w:val="18"/>
                <w:szCs w:val="18"/>
              </w:rPr>
              <w:t xml:space="preserve"> </w:t>
            </w:r>
            <w:r w:rsidR="00C633AE" w:rsidRPr="00CF0AFB">
              <w:rPr>
                <w:rFonts w:asciiTheme="minorHAnsi" w:hAnsiTheme="minorHAnsi"/>
                <w:sz w:val="18"/>
                <w:szCs w:val="18"/>
              </w:rPr>
              <w:t>ventilation area</w:t>
            </w:r>
            <w:r w:rsidRPr="00CF0AFB">
              <w:rPr>
                <w:rFonts w:asciiTheme="minorHAnsi" w:hAnsiTheme="minorHAnsi"/>
                <w:sz w:val="18"/>
                <w:szCs w:val="18"/>
              </w:rPr>
              <w:t>.</w:t>
            </w:r>
          </w:p>
        </w:tc>
      </w:tr>
      <w:tr w:rsidR="00C633AE" w:rsidRPr="00CF0AFB" w14:paraId="1EF0BE7C" w14:textId="77777777" w:rsidTr="00060324">
        <w:tc>
          <w:tcPr>
            <w:tcW w:w="468" w:type="dxa"/>
            <w:vAlign w:val="center"/>
          </w:tcPr>
          <w:p w14:paraId="1EF0BE7A" w14:textId="77777777" w:rsidR="00C633AE" w:rsidRPr="00CF0AFB" w:rsidRDefault="00C633AE" w:rsidP="00060324">
            <w:pPr>
              <w:jc w:val="center"/>
              <w:rPr>
                <w:rFonts w:asciiTheme="minorHAnsi" w:hAnsiTheme="minorHAnsi"/>
                <w:sz w:val="18"/>
                <w:szCs w:val="18"/>
              </w:rPr>
            </w:pPr>
            <w:r w:rsidRPr="00CF0AFB">
              <w:rPr>
                <w:rFonts w:asciiTheme="minorHAnsi" w:hAnsiTheme="minorHAnsi"/>
                <w:sz w:val="18"/>
                <w:szCs w:val="18"/>
              </w:rPr>
              <w:t>04</w:t>
            </w:r>
          </w:p>
        </w:tc>
        <w:tc>
          <w:tcPr>
            <w:tcW w:w="10548" w:type="dxa"/>
            <w:gridSpan w:val="2"/>
          </w:tcPr>
          <w:p w14:paraId="1EF0BE7B" w14:textId="01E52733" w:rsidR="00656E67" w:rsidRDefault="00C633AE">
            <w:pPr>
              <w:autoSpaceDE w:val="0"/>
              <w:autoSpaceDN w:val="0"/>
              <w:adjustRightInd w:val="0"/>
              <w:rPr>
                <w:rFonts w:asciiTheme="minorHAnsi" w:hAnsiTheme="minorHAnsi"/>
                <w:sz w:val="18"/>
                <w:szCs w:val="18"/>
              </w:rPr>
            </w:pPr>
            <w:r w:rsidRPr="00CF0AFB">
              <w:rPr>
                <w:rFonts w:asciiTheme="minorHAnsi" w:hAnsiTheme="minorHAnsi"/>
                <w:bCs/>
                <w:sz w:val="18"/>
                <w:szCs w:val="18"/>
              </w:rPr>
              <w:t xml:space="preserve">All </w:t>
            </w:r>
            <w:r w:rsidRPr="00CF0AFB">
              <w:rPr>
                <w:rFonts w:asciiTheme="minorHAnsi" w:hAnsiTheme="minorHAnsi"/>
                <w:sz w:val="18"/>
                <w:szCs w:val="18"/>
              </w:rPr>
              <w:t xml:space="preserve">dropped ceilings </w:t>
            </w:r>
            <w:r w:rsidR="00A75F72" w:rsidRPr="00CF0AFB">
              <w:rPr>
                <w:rFonts w:asciiTheme="minorHAnsi" w:hAnsiTheme="minorHAnsi"/>
                <w:sz w:val="18"/>
                <w:szCs w:val="18"/>
              </w:rPr>
              <w:t xml:space="preserve">are </w:t>
            </w:r>
            <w:r w:rsidRPr="00CF0AFB">
              <w:rPr>
                <w:rFonts w:asciiTheme="minorHAnsi" w:hAnsiTheme="minorHAnsi"/>
                <w:sz w:val="18"/>
                <w:szCs w:val="18"/>
              </w:rPr>
              <w:t>covered with hard covers and sealed to framing.</w:t>
            </w:r>
          </w:p>
        </w:tc>
      </w:tr>
      <w:tr w:rsidR="00C633AE" w:rsidRPr="00CF0AFB" w14:paraId="1EF0BE7F" w14:textId="77777777" w:rsidTr="00060324">
        <w:tc>
          <w:tcPr>
            <w:tcW w:w="468" w:type="dxa"/>
            <w:vAlign w:val="center"/>
          </w:tcPr>
          <w:p w14:paraId="1EF0BE7D" w14:textId="77777777" w:rsidR="00C633AE" w:rsidRPr="00CF0AFB" w:rsidRDefault="00C633AE" w:rsidP="00060324">
            <w:pPr>
              <w:jc w:val="center"/>
              <w:rPr>
                <w:rFonts w:asciiTheme="minorHAnsi" w:hAnsiTheme="minorHAnsi"/>
                <w:sz w:val="18"/>
                <w:szCs w:val="18"/>
              </w:rPr>
            </w:pPr>
            <w:r w:rsidRPr="00CF0AFB">
              <w:rPr>
                <w:rFonts w:asciiTheme="minorHAnsi" w:hAnsiTheme="minorHAnsi"/>
                <w:sz w:val="18"/>
                <w:szCs w:val="18"/>
              </w:rPr>
              <w:t>05</w:t>
            </w:r>
          </w:p>
        </w:tc>
        <w:tc>
          <w:tcPr>
            <w:tcW w:w="10548" w:type="dxa"/>
            <w:gridSpan w:val="2"/>
          </w:tcPr>
          <w:p w14:paraId="1EF0BE7E" w14:textId="77777777" w:rsidR="00C633AE" w:rsidRPr="00CF0AFB" w:rsidRDefault="00C633AE" w:rsidP="0081650A">
            <w:pPr>
              <w:rPr>
                <w:rFonts w:asciiTheme="minorHAnsi" w:hAnsiTheme="minorHAnsi"/>
                <w:sz w:val="18"/>
                <w:szCs w:val="18"/>
              </w:rPr>
            </w:pPr>
            <w:r w:rsidRPr="00CF0AFB">
              <w:rPr>
                <w:rFonts w:asciiTheme="minorHAnsi" w:hAnsiTheme="minorHAnsi"/>
                <w:sz w:val="18"/>
                <w:szCs w:val="18"/>
              </w:rPr>
              <w:t xml:space="preserve">All chases </w:t>
            </w:r>
            <w:r w:rsidR="00212FDC" w:rsidRPr="00CF0AFB">
              <w:rPr>
                <w:rFonts w:asciiTheme="minorHAnsi" w:hAnsiTheme="minorHAnsi"/>
                <w:sz w:val="18"/>
                <w:szCs w:val="18"/>
              </w:rPr>
              <w:t>are covered with hard covers and sealed to framing.</w:t>
            </w:r>
          </w:p>
        </w:tc>
      </w:tr>
      <w:tr w:rsidR="003D714A" w:rsidRPr="00CF0AFB" w14:paraId="1EF0BE82" w14:textId="77777777" w:rsidTr="00060324">
        <w:tc>
          <w:tcPr>
            <w:tcW w:w="468" w:type="dxa"/>
            <w:vAlign w:val="center"/>
          </w:tcPr>
          <w:p w14:paraId="1EF0BE80" w14:textId="77777777" w:rsidR="003D714A" w:rsidRPr="00CF0AFB" w:rsidRDefault="003D714A" w:rsidP="00060324">
            <w:pPr>
              <w:jc w:val="center"/>
              <w:rPr>
                <w:rFonts w:asciiTheme="minorHAnsi" w:hAnsiTheme="minorHAnsi"/>
                <w:sz w:val="18"/>
                <w:szCs w:val="18"/>
              </w:rPr>
            </w:pPr>
            <w:r w:rsidRPr="00CF0AFB">
              <w:rPr>
                <w:rFonts w:asciiTheme="minorHAnsi" w:hAnsiTheme="minorHAnsi"/>
                <w:sz w:val="18"/>
                <w:szCs w:val="18"/>
              </w:rPr>
              <w:t>06</w:t>
            </w:r>
          </w:p>
        </w:tc>
        <w:tc>
          <w:tcPr>
            <w:tcW w:w="10548" w:type="dxa"/>
            <w:gridSpan w:val="2"/>
          </w:tcPr>
          <w:p w14:paraId="1EF0BE81" w14:textId="004187D0" w:rsidR="00656E67" w:rsidRDefault="00070CBC">
            <w:pPr>
              <w:rPr>
                <w:rFonts w:asciiTheme="minorHAnsi" w:hAnsiTheme="minorHAnsi"/>
                <w:sz w:val="18"/>
                <w:szCs w:val="18"/>
              </w:rPr>
            </w:pPr>
            <w:r>
              <w:rPr>
                <w:rFonts w:asciiTheme="minorHAnsi" w:hAnsiTheme="minorHAnsi"/>
                <w:sz w:val="18"/>
                <w:szCs w:val="18"/>
              </w:rPr>
              <w:t xml:space="preserve">Where </w:t>
            </w:r>
            <w:r w:rsidR="003D714A" w:rsidRPr="00CF0AFB">
              <w:rPr>
                <w:rFonts w:asciiTheme="minorHAnsi" w:hAnsiTheme="minorHAnsi"/>
                <w:sz w:val="18"/>
                <w:szCs w:val="18"/>
              </w:rPr>
              <w:t>HVAC ducts travel down a chase</w:t>
            </w:r>
            <w:r>
              <w:rPr>
                <w:rFonts w:asciiTheme="minorHAnsi" w:hAnsiTheme="minorHAnsi"/>
                <w:sz w:val="18"/>
                <w:szCs w:val="18"/>
              </w:rPr>
              <w:t>,</w:t>
            </w:r>
            <w:r w:rsidR="003D714A" w:rsidRPr="00CF0AFB">
              <w:rPr>
                <w:rFonts w:asciiTheme="minorHAnsi" w:hAnsiTheme="minorHAnsi"/>
                <w:sz w:val="18"/>
                <w:szCs w:val="18"/>
              </w:rPr>
              <w:t xml:space="preserve"> the chase is sealed at the ceiling level.</w:t>
            </w:r>
          </w:p>
        </w:tc>
      </w:tr>
      <w:tr w:rsidR="003D714A" w:rsidRPr="00CF0AFB" w14:paraId="1EF0BE85" w14:textId="77777777" w:rsidTr="00060324">
        <w:tc>
          <w:tcPr>
            <w:tcW w:w="468" w:type="dxa"/>
            <w:vAlign w:val="center"/>
          </w:tcPr>
          <w:p w14:paraId="1EF0BE83" w14:textId="77777777" w:rsidR="003D714A" w:rsidRPr="00CF0AFB" w:rsidRDefault="003D714A" w:rsidP="00060324">
            <w:pPr>
              <w:jc w:val="center"/>
              <w:rPr>
                <w:rFonts w:asciiTheme="minorHAnsi" w:hAnsiTheme="minorHAnsi"/>
                <w:sz w:val="18"/>
                <w:szCs w:val="18"/>
              </w:rPr>
            </w:pPr>
            <w:r w:rsidRPr="00CF0AFB">
              <w:rPr>
                <w:rFonts w:asciiTheme="minorHAnsi" w:hAnsiTheme="minorHAnsi"/>
                <w:sz w:val="18"/>
                <w:szCs w:val="18"/>
              </w:rPr>
              <w:t>07</w:t>
            </w:r>
          </w:p>
        </w:tc>
        <w:tc>
          <w:tcPr>
            <w:tcW w:w="10548" w:type="dxa"/>
            <w:gridSpan w:val="2"/>
          </w:tcPr>
          <w:p w14:paraId="1EF0BE84" w14:textId="17A86004" w:rsidR="003D714A" w:rsidRPr="00CF0AFB" w:rsidRDefault="003D714A" w:rsidP="003608EB">
            <w:pPr>
              <w:rPr>
                <w:rFonts w:asciiTheme="minorHAnsi" w:hAnsiTheme="minorHAnsi"/>
                <w:sz w:val="18"/>
                <w:szCs w:val="18"/>
              </w:rPr>
            </w:pPr>
            <w:r w:rsidRPr="00CF0AFB">
              <w:rPr>
                <w:rFonts w:asciiTheme="minorHAnsi" w:hAnsiTheme="minorHAnsi"/>
                <w:sz w:val="18"/>
                <w:szCs w:val="18"/>
              </w:rPr>
              <w:t xml:space="preserve">Chimneys and </w:t>
            </w:r>
            <w:r w:rsidR="00070CBC">
              <w:rPr>
                <w:rFonts w:asciiTheme="minorHAnsi" w:hAnsiTheme="minorHAnsi"/>
                <w:sz w:val="18"/>
                <w:szCs w:val="18"/>
              </w:rPr>
              <w:t>f</w:t>
            </w:r>
            <w:r w:rsidRPr="00CF0AFB">
              <w:rPr>
                <w:rFonts w:asciiTheme="minorHAnsi" w:hAnsiTheme="minorHAnsi"/>
                <w:sz w:val="18"/>
                <w:szCs w:val="18"/>
              </w:rPr>
              <w:t>lues require sheet metal flashing. The flashing shall be sealed to the chimney/flue with fire rated caulk</w:t>
            </w:r>
            <w:r w:rsidR="003608EB" w:rsidRPr="00CF0AFB">
              <w:rPr>
                <w:rFonts w:asciiTheme="minorHAnsi" w:hAnsiTheme="minorHAnsi"/>
                <w:sz w:val="18"/>
                <w:szCs w:val="18"/>
              </w:rPr>
              <w:t xml:space="preserve">. The flashing shall be sealed </w:t>
            </w:r>
            <w:r w:rsidRPr="00CF0AFB">
              <w:rPr>
                <w:rFonts w:asciiTheme="minorHAnsi" w:hAnsiTheme="minorHAnsi"/>
                <w:sz w:val="18"/>
                <w:szCs w:val="18"/>
              </w:rPr>
              <w:t>to the surrounding framing.</w:t>
            </w:r>
          </w:p>
        </w:tc>
      </w:tr>
      <w:tr w:rsidR="003D714A" w:rsidRPr="00CF0AFB" w14:paraId="1EF0BE88" w14:textId="77777777" w:rsidTr="00060324">
        <w:tc>
          <w:tcPr>
            <w:tcW w:w="468" w:type="dxa"/>
            <w:vAlign w:val="center"/>
          </w:tcPr>
          <w:p w14:paraId="1EF0BE86" w14:textId="77777777" w:rsidR="003D714A" w:rsidRPr="00CF0AFB" w:rsidRDefault="003D714A" w:rsidP="00060324">
            <w:pPr>
              <w:jc w:val="center"/>
              <w:rPr>
                <w:rFonts w:asciiTheme="minorHAnsi" w:hAnsiTheme="minorHAnsi"/>
                <w:sz w:val="18"/>
                <w:szCs w:val="18"/>
              </w:rPr>
            </w:pPr>
            <w:r w:rsidRPr="00CF0AFB">
              <w:rPr>
                <w:rFonts w:asciiTheme="minorHAnsi" w:hAnsiTheme="minorHAnsi"/>
                <w:sz w:val="18"/>
                <w:szCs w:val="18"/>
              </w:rPr>
              <w:t>08</w:t>
            </w:r>
          </w:p>
        </w:tc>
        <w:tc>
          <w:tcPr>
            <w:tcW w:w="10548" w:type="dxa"/>
            <w:gridSpan w:val="2"/>
          </w:tcPr>
          <w:p w14:paraId="1EF0BE87" w14:textId="31784847" w:rsidR="00656E67" w:rsidRDefault="003D714A">
            <w:pPr>
              <w:rPr>
                <w:rFonts w:asciiTheme="minorHAnsi" w:hAnsiTheme="minorHAnsi"/>
                <w:sz w:val="18"/>
                <w:szCs w:val="18"/>
              </w:rPr>
            </w:pPr>
            <w:r w:rsidRPr="00CF0AFB">
              <w:rPr>
                <w:rFonts w:asciiTheme="minorHAnsi" w:hAnsiTheme="minorHAnsi"/>
                <w:sz w:val="18"/>
                <w:szCs w:val="18"/>
              </w:rPr>
              <w:t xml:space="preserve">All </w:t>
            </w:r>
            <w:r w:rsidR="00070CBC">
              <w:rPr>
                <w:rFonts w:asciiTheme="minorHAnsi" w:hAnsiTheme="minorHAnsi"/>
                <w:sz w:val="18"/>
                <w:szCs w:val="18"/>
              </w:rPr>
              <w:t>e</w:t>
            </w:r>
            <w:r w:rsidR="00070CBC" w:rsidRPr="00CF0AFB">
              <w:rPr>
                <w:rFonts w:asciiTheme="minorHAnsi" w:hAnsiTheme="minorHAnsi"/>
                <w:sz w:val="18"/>
                <w:szCs w:val="18"/>
              </w:rPr>
              <w:t>ave</w:t>
            </w:r>
            <w:r w:rsidR="00E41F89" w:rsidRPr="00CF0AFB">
              <w:rPr>
                <w:rFonts w:asciiTheme="minorHAnsi" w:hAnsiTheme="minorHAnsi"/>
                <w:sz w:val="18"/>
                <w:szCs w:val="18"/>
              </w:rPr>
              <w:t>/soffit</w:t>
            </w:r>
            <w:r w:rsidR="00F541D5" w:rsidRPr="00CF0AFB">
              <w:rPr>
                <w:rFonts w:asciiTheme="minorHAnsi" w:hAnsiTheme="minorHAnsi"/>
                <w:sz w:val="18"/>
                <w:szCs w:val="18"/>
              </w:rPr>
              <w:t xml:space="preserve"> baffles are installed to stop air movement around the baffle and into insulation. Net free-ventilation of the eave/soffit shall be maintained.</w:t>
            </w:r>
          </w:p>
        </w:tc>
      </w:tr>
      <w:tr w:rsidR="003D714A" w:rsidRPr="00CF0AFB" w14:paraId="1EF0BE8B" w14:textId="77777777" w:rsidTr="00060324">
        <w:tc>
          <w:tcPr>
            <w:tcW w:w="468" w:type="dxa"/>
            <w:vAlign w:val="center"/>
          </w:tcPr>
          <w:p w14:paraId="1EF0BE89" w14:textId="77777777" w:rsidR="003D714A" w:rsidRPr="00CF0AFB" w:rsidRDefault="003D714A" w:rsidP="00060324">
            <w:pPr>
              <w:jc w:val="center"/>
              <w:rPr>
                <w:rFonts w:asciiTheme="minorHAnsi" w:hAnsiTheme="minorHAnsi"/>
                <w:sz w:val="18"/>
                <w:szCs w:val="18"/>
              </w:rPr>
            </w:pPr>
            <w:r w:rsidRPr="00CF0AFB">
              <w:rPr>
                <w:rFonts w:asciiTheme="minorHAnsi" w:hAnsiTheme="minorHAnsi"/>
                <w:sz w:val="18"/>
                <w:szCs w:val="18"/>
              </w:rPr>
              <w:t>09</w:t>
            </w:r>
          </w:p>
        </w:tc>
        <w:tc>
          <w:tcPr>
            <w:tcW w:w="10548" w:type="dxa"/>
            <w:gridSpan w:val="2"/>
            <w:vAlign w:val="center"/>
          </w:tcPr>
          <w:p w14:paraId="1EF0BE8A" w14:textId="77777777" w:rsidR="003D714A" w:rsidRPr="00CF0AFB" w:rsidRDefault="003D714A" w:rsidP="0081650A">
            <w:pPr>
              <w:rPr>
                <w:rFonts w:asciiTheme="minorHAnsi" w:hAnsiTheme="minorHAnsi"/>
                <w:sz w:val="18"/>
                <w:szCs w:val="18"/>
              </w:rPr>
            </w:pPr>
            <w:r w:rsidRPr="00CF0AFB">
              <w:rPr>
                <w:rFonts w:asciiTheme="minorHAnsi" w:hAnsiTheme="minorHAnsi"/>
                <w:sz w:val="18"/>
                <w:szCs w:val="18"/>
              </w:rPr>
              <w:t xml:space="preserve">Double walls that open to </w:t>
            </w:r>
            <w:r w:rsidR="00070CBC">
              <w:rPr>
                <w:rFonts w:asciiTheme="minorHAnsi" w:hAnsiTheme="minorHAnsi"/>
                <w:sz w:val="18"/>
                <w:szCs w:val="18"/>
              </w:rPr>
              <w:t xml:space="preserve">the </w:t>
            </w:r>
            <w:r w:rsidRPr="00CF0AFB">
              <w:rPr>
                <w:rFonts w:asciiTheme="minorHAnsi" w:hAnsiTheme="minorHAnsi"/>
                <w:sz w:val="18"/>
                <w:szCs w:val="18"/>
              </w:rPr>
              <w:t>attic are covered with an air barrier and cover has an air tight seal to the framing.</w:t>
            </w:r>
          </w:p>
        </w:tc>
      </w:tr>
      <w:tr w:rsidR="00B34B3A" w:rsidRPr="00CF0AFB" w14:paraId="1EF0BE91"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8C" w14:textId="77777777" w:rsidR="00B34B3A" w:rsidRPr="00CF0AFB" w:rsidRDefault="00B34B3A"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10</w:t>
            </w:r>
          </w:p>
        </w:tc>
        <w:tc>
          <w:tcPr>
            <w:tcW w:w="2700" w:type="dxa"/>
            <w:vAlign w:val="center"/>
          </w:tcPr>
          <w:p w14:paraId="1EF0BE8D" w14:textId="77777777" w:rsidR="00B34B3A" w:rsidRPr="00CF0AFB" w:rsidRDefault="00B34B3A" w:rsidP="00B45F59">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E8E"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8F"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90" w14:textId="77777777" w:rsidR="00B34B3A" w:rsidRPr="00CF0AFB"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B45F59" w:rsidRPr="00CF0AFB" w14:paraId="1EF0BE94" w14:textId="77777777" w:rsidTr="000603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92" w14:textId="77777777" w:rsidR="00B45F59" w:rsidRPr="00CF0AFB" w:rsidRDefault="00B45F59"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11</w:t>
            </w:r>
          </w:p>
        </w:tc>
        <w:tc>
          <w:tcPr>
            <w:tcW w:w="10548" w:type="dxa"/>
            <w:gridSpan w:val="2"/>
            <w:vAlign w:val="center"/>
          </w:tcPr>
          <w:p w14:paraId="1EF0BE93" w14:textId="77777777" w:rsidR="00B45F59" w:rsidRPr="00CF0AFB" w:rsidRDefault="00B45F59" w:rsidP="006E1555">
            <w:pPr>
              <w:keepNext/>
              <w:rPr>
                <w:rFonts w:asciiTheme="minorHAnsi" w:hAnsiTheme="minorHAnsi"/>
                <w:sz w:val="18"/>
                <w:szCs w:val="18"/>
              </w:rPr>
            </w:pPr>
            <w:r w:rsidRPr="00CF0AFB">
              <w:rPr>
                <w:rFonts w:asciiTheme="minorHAnsi" w:hAnsiTheme="minorHAnsi"/>
                <w:sz w:val="18"/>
                <w:szCs w:val="18"/>
              </w:rPr>
              <w:t>Correction Notes:</w:t>
            </w:r>
          </w:p>
        </w:tc>
      </w:tr>
      <w:tr w:rsidR="00B45F59" w:rsidRPr="00CF0AFB" w14:paraId="1EF0BE96" w14:textId="77777777" w:rsidTr="00B34B3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BE95" w14:textId="69281A96" w:rsidR="00B45F59" w:rsidRPr="00292BC2" w:rsidRDefault="00B45F59" w:rsidP="00B45F59">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
        </w:tc>
      </w:tr>
    </w:tbl>
    <w:p w14:paraId="1EF0BE97" w14:textId="77777777" w:rsidR="00B45F59" w:rsidRPr="0094751C" w:rsidRDefault="00B45F59" w:rsidP="00D02292">
      <w:pPr>
        <w:pStyle w:val="p2"/>
        <w:tabs>
          <w:tab w:val="clear" w:pos="357"/>
        </w:tabs>
        <w:spacing w:line="255" w:lineRule="exact"/>
        <w:ind w:left="0" w:firstLine="0"/>
        <w:rPr>
          <w:rFonts w:asciiTheme="minorHAnsi" w:hAnsiTheme="minorHAnsi"/>
          <w:sz w:val="20"/>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474189" w:rsidRPr="00CF0AFB" w14:paraId="1EF0BE99" w14:textId="77777777" w:rsidTr="00613158">
        <w:tc>
          <w:tcPr>
            <w:tcW w:w="11016" w:type="dxa"/>
            <w:gridSpan w:val="3"/>
          </w:tcPr>
          <w:p w14:paraId="1EF0BE98" w14:textId="13672F90" w:rsidR="00474189" w:rsidRPr="0094751C" w:rsidRDefault="00474189" w:rsidP="0081650A">
            <w:pPr>
              <w:tabs>
                <w:tab w:val="left" w:pos="3600"/>
                <w:tab w:val="left" w:pos="4680"/>
                <w:tab w:val="left" w:pos="5760"/>
                <w:tab w:val="left" w:pos="6930"/>
                <w:tab w:val="left" w:pos="8100"/>
                <w:tab w:val="left" w:pos="9090"/>
              </w:tabs>
              <w:rPr>
                <w:rFonts w:asciiTheme="minorHAnsi" w:hAnsiTheme="minorHAnsi"/>
                <w:szCs w:val="18"/>
              </w:rPr>
            </w:pPr>
            <w:r w:rsidRPr="0094751C">
              <w:rPr>
                <w:rFonts w:asciiTheme="minorHAnsi" w:hAnsiTheme="minorHAnsi"/>
                <w:b/>
                <w:szCs w:val="18"/>
              </w:rPr>
              <w:t xml:space="preserve">E. </w:t>
            </w:r>
            <w:r w:rsidR="006E1555" w:rsidRPr="0094751C">
              <w:rPr>
                <w:rFonts w:asciiTheme="minorHAnsi" w:hAnsiTheme="minorHAnsi"/>
                <w:b/>
                <w:szCs w:val="18"/>
              </w:rPr>
              <w:t>Conditioned Space Above or Adjacent to Garage Air Barrier</w:t>
            </w:r>
          </w:p>
        </w:tc>
      </w:tr>
      <w:tr w:rsidR="00474189" w:rsidRPr="00CF0AFB" w14:paraId="1EF0BE9C" w14:textId="77777777" w:rsidTr="00060324">
        <w:tc>
          <w:tcPr>
            <w:tcW w:w="468" w:type="dxa"/>
            <w:vAlign w:val="center"/>
          </w:tcPr>
          <w:p w14:paraId="1EF0BE9A" w14:textId="77777777" w:rsidR="00474189" w:rsidRPr="00CF0AFB" w:rsidRDefault="00474189" w:rsidP="00060324">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01</w:t>
            </w:r>
          </w:p>
        </w:tc>
        <w:tc>
          <w:tcPr>
            <w:tcW w:w="10548" w:type="dxa"/>
            <w:gridSpan w:val="2"/>
          </w:tcPr>
          <w:p w14:paraId="1EF0BE9B" w14:textId="77777777" w:rsidR="00474189" w:rsidRPr="00CF0AFB" w:rsidRDefault="00474189" w:rsidP="0081650A">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All penetration</w:t>
            </w:r>
            <w:r w:rsidR="00613158">
              <w:rPr>
                <w:rFonts w:asciiTheme="minorHAnsi" w:hAnsiTheme="minorHAnsi"/>
                <w:sz w:val="18"/>
                <w:szCs w:val="18"/>
              </w:rPr>
              <w:t>s</w:t>
            </w:r>
            <w:r w:rsidRPr="00CF0AFB">
              <w:rPr>
                <w:rFonts w:asciiTheme="minorHAnsi" w:hAnsiTheme="minorHAnsi"/>
                <w:sz w:val="18"/>
                <w:szCs w:val="18"/>
              </w:rPr>
              <w:t xml:space="preserve"> in the subfloor above the garage into conditioned space must follow the raised floor air barrier requirements above.</w:t>
            </w:r>
          </w:p>
        </w:tc>
      </w:tr>
      <w:tr w:rsidR="00474189" w:rsidRPr="00CF0AFB" w14:paraId="1EF0BEA1" w14:textId="77777777" w:rsidTr="00060324">
        <w:tc>
          <w:tcPr>
            <w:tcW w:w="468" w:type="dxa"/>
            <w:vAlign w:val="center"/>
          </w:tcPr>
          <w:p w14:paraId="1EF0BE9D" w14:textId="77777777" w:rsidR="00474189" w:rsidRPr="00CF0AFB" w:rsidRDefault="00474189" w:rsidP="00060324">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02</w:t>
            </w:r>
          </w:p>
        </w:tc>
        <w:tc>
          <w:tcPr>
            <w:tcW w:w="10548" w:type="dxa"/>
            <w:gridSpan w:val="2"/>
            <w:vAlign w:val="center"/>
          </w:tcPr>
          <w:p w14:paraId="1EF0BE9E" w14:textId="77777777" w:rsidR="00613158" w:rsidRDefault="00613158" w:rsidP="00613158">
            <w:pPr>
              <w:tabs>
                <w:tab w:val="left" w:pos="360"/>
              </w:tabs>
              <w:autoSpaceDE w:val="0"/>
              <w:autoSpaceDN w:val="0"/>
              <w:adjustRightInd w:val="0"/>
              <w:rPr>
                <w:rFonts w:asciiTheme="minorHAnsi" w:hAnsiTheme="minorHAnsi"/>
                <w:sz w:val="18"/>
                <w:szCs w:val="18"/>
              </w:rPr>
            </w:pPr>
            <w:r>
              <w:rPr>
                <w:rFonts w:asciiTheme="minorHAnsi" w:hAnsiTheme="minorHAnsi"/>
                <w:sz w:val="18"/>
                <w:szCs w:val="18"/>
              </w:rPr>
              <w:t>I</w:t>
            </w:r>
            <w:r w:rsidRPr="003D714A">
              <w:rPr>
                <w:rFonts w:asciiTheme="minorHAnsi" w:hAnsiTheme="minorHAnsi"/>
                <w:sz w:val="18"/>
                <w:szCs w:val="18"/>
              </w:rPr>
              <w:t>nfiltration between the space above the garage and subfloor</w:t>
            </w:r>
            <w:r>
              <w:rPr>
                <w:rFonts w:asciiTheme="minorHAnsi" w:hAnsiTheme="minorHAnsi"/>
                <w:sz w:val="18"/>
                <w:szCs w:val="18"/>
              </w:rPr>
              <w:t xml:space="preserve"> is prevented by one of the following methods:</w:t>
            </w:r>
          </w:p>
          <w:p w14:paraId="1EF0BE9F" w14:textId="1B2C22BE" w:rsidR="00613158" w:rsidRPr="00986557" w:rsidRDefault="0067148D" w:rsidP="00613158">
            <w:pPr>
              <w:pStyle w:val="ListParagraph"/>
              <w:numPr>
                <w:ilvl w:val="0"/>
                <w:numId w:val="27"/>
              </w:numPr>
              <w:tabs>
                <w:tab w:val="left" w:pos="360"/>
              </w:tabs>
              <w:autoSpaceDE w:val="0"/>
              <w:autoSpaceDN w:val="0"/>
              <w:adjustRightInd w:val="0"/>
              <w:rPr>
                <w:rFonts w:asciiTheme="minorHAnsi" w:hAnsiTheme="minorHAnsi"/>
                <w:sz w:val="18"/>
                <w:szCs w:val="18"/>
              </w:rPr>
            </w:pPr>
            <w:r>
              <w:rPr>
                <w:rFonts w:asciiTheme="minorHAnsi" w:hAnsiTheme="minorHAnsi"/>
                <w:sz w:val="18"/>
                <w:szCs w:val="18"/>
              </w:rPr>
              <w:t>Seal all edges of</w:t>
            </w:r>
            <w:r w:rsidR="00613158" w:rsidRPr="00986557">
              <w:rPr>
                <w:rFonts w:asciiTheme="minorHAnsi" w:hAnsiTheme="minorHAnsi"/>
                <w:sz w:val="18"/>
                <w:szCs w:val="18"/>
              </w:rPr>
              <w:t xml:space="preserve"> </w:t>
            </w:r>
            <w:r w:rsidR="00070CBC">
              <w:rPr>
                <w:rFonts w:asciiTheme="minorHAnsi" w:hAnsiTheme="minorHAnsi"/>
                <w:sz w:val="18"/>
                <w:szCs w:val="18"/>
              </w:rPr>
              <w:t xml:space="preserve">the </w:t>
            </w:r>
            <w:r w:rsidR="00613158" w:rsidRPr="00986557">
              <w:rPr>
                <w:rFonts w:asciiTheme="minorHAnsi" w:hAnsiTheme="minorHAnsi"/>
                <w:sz w:val="18"/>
                <w:szCs w:val="18"/>
              </w:rPr>
              <w:t>garage ceiling (typical</w:t>
            </w:r>
            <w:r>
              <w:rPr>
                <w:rFonts w:asciiTheme="minorHAnsi" w:hAnsiTheme="minorHAnsi"/>
                <w:sz w:val="18"/>
                <w:szCs w:val="18"/>
              </w:rPr>
              <w:t>ly</w:t>
            </w:r>
            <w:r w:rsidR="00613158" w:rsidRPr="00986557">
              <w:rPr>
                <w:rFonts w:asciiTheme="minorHAnsi" w:hAnsiTheme="minorHAnsi"/>
                <w:sz w:val="18"/>
                <w:szCs w:val="18"/>
              </w:rPr>
              <w:t xml:space="preserve"> drywall) at the perimeter of the garage to create a continuous air tight surface between the garage and adjacent conditioned envelope.  Seal all plumbing, electric</w:t>
            </w:r>
            <w:r w:rsidR="00070CBC">
              <w:rPr>
                <w:rFonts w:asciiTheme="minorHAnsi" w:hAnsiTheme="minorHAnsi"/>
                <w:sz w:val="18"/>
                <w:szCs w:val="18"/>
              </w:rPr>
              <w:t>al,</w:t>
            </w:r>
            <w:r w:rsidR="00613158" w:rsidRPr="00986557">
              <w:rPr>
                <w:rFonts w:asciiTheme="minorHAnsi" w:hAnsiTheme="minorHAnsi"/>
                <w:sz w:val="18"/>
                <w:szCs w:val="18"/>
              </w:rPr>
              <w:t xml:space="preserve"> and mechanical penetrations between the garage and adjacent conditioned space. For an open-web truss, airtight blocking is added on four sides of the garage perimeter. Insulation can be placed on the garage ceiling.</w:t>
            </w:r>
          </w:p>
          <w:p w14:paraId="1EF0BEA0" w14:textId="3ADF9782" w:rsidR="00656E67" w:rsidRDefault="00613158">
            <w:pPr>
              <w:pStyle w:val="ListParagraph"/>
              <w:numPr>
                <w:ilvl w:val="0"/>
                <w:numId w:val="27"/>
              </w:numPr>
              <w:tabs>
                <w:tab w:val="left" w:pos="360"/>
              </w:tabs>
              <w:autoSpaceDE w:val="0"/>
              <w:autoSpaceDN w:val="0"/>
              <w:adjustRightInd w:val="0"/>
              <w:rPr>
                <w:rFonts w:asciiTheme="minorHAnsi" w:hAnsiTheme="minorHAnsi"/>
                <w:sz w:val="18"/>
                <w:szCs w:val="18"/>
              </w:rPr>
            </w:pPr>
            <w:r w:rsidRPr="00613158">
              <w:rPr>
                <w:rFonts w:asciiTheme="minorHAnsi" w:hAnsiTheme="minorHAnsi"/>
                <w:sz w:val="18"/>
                <w:szCs w:val="18"/>
              </w:rPr>
              <w:t xml:space="preserve">Seal </w:t>
            </w:r>
            <w:r w:rsidR="00070CBC">
              <w:rPr>
                <w:rFonts w:asciiTheme="minorHAnsi" w:hAnsiTheme="minorHAnsi"/>
                <w:sz w:val="18"/>
                <w:szCs w:val="18"/>
              </w:rPr>
              <w:t xml:space="preserve">the </w:t>
            </w:r>
            <w:r w:rsidRPr="00613158">
              <w:rPr>
                <w:rFonts w:asciiTheme="minorHAnsi" w:hAnsiTheme="minorHAnsi"/>
                <w:sz w:val="18"/>
                <w:szCs w:val="18"/>
              </w:rPr>
              <w:t>band joist above the wall at the garage to conditioned space transition. Seal all subfloor seams and penetrations between the garage</w:t>
            </w:r>
            <w:r w:rsidR="00070CBC">
              <w:rPr>
                <w:rFonts w:asciiTheme="minorHAnsi" w:hAnsiTheme="minorHAnsi"/>
                <w:sz w:val="18"/>
                <w:szCs w:val="18"/>
              </w:rPr>
              <w:t xml:space="preserve"> and adjacent conditioned space</w:t>
            </w:r>
            <w:r w:rsidRPr="00613158">
              <w:rPr>
                <w:rFonts w:asciiTheme="minorHAnsi" w:hAnsiTheme="minorHAnsi"/>
                <w:sz w:val="18"/>
                <w:szCs w:val="18"/>
              </w:rPr>
              <w:t xml:space="preserve">. Insulation must be placed in contact </w:t>
            </w:r>
            <w:r w:rsidR="00070CBC">
              <w:rPr>
                <w:rFonts w:asciiTheme="minorHAnsi" w:hAnsiTheme="minorHAnsi"/>
                <w:sz w:val="18"/>
                <w:szCs w:val="18"/>
              </w:rPr>
              <w:t xml:space="preserve">with the </w:t>
            </w:r>
            <w:r w:rsidRPr="00613158">
              <w:rPr>
                <w:rFonts w:asciiTheme="minorHAnsi" w:hAnsiTheme="minorHAnsi"/>
                <w:sz w:val="18"/>
                <w:szCs w:val="18"/>
              </w:rPr>
              <w:t xml:space="preserve">subfloor below </w:t>
            </w:r>
            <w:r w:rsidR="00070CBC">
              <w:rPr>
                <w:rFonts w:asciiTheme="minorHAnsi" w:hAnsiTheme="minorHAnsi"/>
                <w:sz w:val="18"/>
                <w:szCs w:val="18"/>
              </w:rPr>
              <w:t xml:space="preserve">the </w:t>
            </w:r>
            <w:r w:rsidRPr="00613158">
              <w:rPr>
                <w:rFonts w:asciiTheme="minorHAnsi" w:hAnsiTheme="minorHAnsi"/>
                <w:sz w:val="18"/>
                <w:szCs w:val="18"/>
              </w:rPr>
              <w:t>conditioned space.</w:t>
            </w:r>
          </w:p>
        </w:tc>
      </w:tr>
      <w:tr w:rsidR="00B34B3A" w:rsidRPr="00CF0AFB" w14:paraId="1EF0BEA7"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A2" w14:textId="77777777" w:rsidR="00B34B3A" w:rsidRPr="00CF0AFB" w:rsidRDefault="00B34B3A"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6D1005">
              <w:rPr>
                <w:rFonts w:asciiTheme="minorHAnsi" w:hAnsiTheme="minorHAnsi"/>
                <w:sz w:val="18"/>
                <w:szCs w:val="18"/>
              </w:rPr>
              <w:t>3</w:t>
            </w:r>
          </w:p>
        </w:tc>
        <w:tc>
          <w:tcPr>
            <w:tcW w:w="2700" w:type="dxa"/>
            <w:vAlign w:val="center"/>
          </w:tcPr>
          <w:p w14:paraId="1EF0BEA3" w14:textId="77777777" w:rsidR="00B34B3A" w:rsidRPr="00CF0AFB" w:rsidRDefault="00B34B3A" w:rsidP="00B45F59">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EA4"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A5"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A6" w14:textId="77777777" w:rsidR="00B34B3A" w:rsidRPr="00CF0AFB"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B45F59" w:rsidRPr="00CF0AFB" w14:paraId="1EF0BEAA" w14:textId="77777777" w:rsidTr="00912B7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A8" w14:textId="77777777" w:rsidR="00B45F59" w:rsidRPr="00CF0AFB" w:rsidRDefault="00B45F59" w:rsidP="00912B7E">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6D1005">
              <w:rPr>
                <w:rFonts w:asciiTheme="minorHAnsi" w:hAnsiTheme="minorHAnsi"/>
                <w:sz w:val="18"/>
                <w:szCs w:val="18"/>
              </w:rPr>
              <w:t>4</w:t>
            </w:r>
          </w:p>
        </w:tc>
        <w:tc>
          <w:tcPr>
            <w:tcW w:w="10548" w:type="dxa"/>
            <w:gridSpan w:val="2"/>
            <w:vAlign w:val="center"/>
          </w:tcPr>
          <w:p w14:paraId="1EF0BEA9" w14:textId="443C7E74" w:rsidR="00B45F59" w:rsidRPr="00CF0AFB" w:rsidRDefault="00B45F59" w:rsidP="006E1555">
            <w:pPr>
              <w:keepNext/>
              <w:rPr>
                <w:rFonts w:asciiTheme="minorHAnsi" w:hAnsiTheme="minorHAnsi"/>
                <w:sz w:val="18"/>
                <w:szCs w:val="18"/>
              </w:rPr>
            </w:pPr>
            <w:r w:rsidRPr="00CF0AFB">
              <w:rPr>
                <w:rFonts w:asciiTheme="minorHAnsi" w:hAnsiTheme="minorHAnsi"/>
                <w:sz w:val="18"/>
                <w:szCs w:val="18"/>
              </w:rPr>
              <w:t>Correction Notes:</w:t>
            </w:r>
            <w:r w:rsidR="006E1555">
              <w:rPr>
                <w:rFonts w:asciiTheme="minorHAnsi" w:hAnsiTheme="minorHAnsi"/>
                <w:sz w:val="18"/>
                <w:szCs w:val="18"/>
              </w:rPr>
              <w:t xml:space="preserve"> </w:t>
            </w:r>
          </w:p>
        </w:tc>
      </w:tr>
      <w:tr w:rsidR="00B45F59" w:rsidRPr="00CF0AFB" w14:paraId="1EF0BEAC" w14:textId="77777777" w:rsidTr="006131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BEAB" w14:textId="0C99D25E" w:rsidR="00B45F59" w:rsidRPr="00292BC2" w:rsidRDefault="00B45F59" w:rsidP="00B45F59">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r w:rsidR="00102CF4" w:rsidRPr="00292BC2">
              <w:rPr>
                <w:rFonts w:asciiTheme="minorHAnsi" w:hAnsiTheme="minorHAnsi"/>
                <w:b/>
                <w:sz w:val="18"/>
              </w:rPr>
              <w:t>.</w:t>
            </w:r>
          </w:p>
        </w:tc>
      </w:tr>
    </w:tbl>
    <w:p w14:paraId="1EF0BEAD" w14:textId="77777777" w:rsidR="00474189" w:rsidRPr="0094751C" w:rsidRDefault="00474189" w:rsidP="00D02292">
      <w:pPr>
        <w:pStyle w:val="p2"/>
        <w:tabs>
          <w:tab w:val="clear" w:pos="357"/>
        </w:tabs>
        <w:spacing w:line="255" w:lineRule="exact"/>
        <w:ind w:left="0" w:firstLine="0"/>
        <w:rPr>
          <w:rFonts w:asciiTheme="minorHAnsi" w:hAnsiTheme="minorHAnsi"/>
          <w:sz w:val="20"/>
          <w:szCs w:val="18"/>
        </w:rPr>
      </w:pPr>
    </w:p>
    <w:p w14:paraId="6947A050" w14:textId="77777777" w:rsidR="002B6DF9" w:rsidRDefault="002B6DF9">
      <w:pPr>
        <w:rPr>
          <w:ins w:id="3" w:author="Author" w:date="2017-04-07T13:53:00Z"/>
        </w:rPr>
      </w:pPr>
      <w:ins w:id="4" w:author="Author" w:date="2017-04-07T13:53:00Z">
        <w:r>
          <w:br w:type="page"/>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0947BB" w:rsidRPr="00CF0AFB" w14:paraId="1EF0BEAF" w14:textId="77777777" w:rsidTr="00B34B3A">
        <w:tc>
          <w:tcPr>
            <w:tcW w:w="11016" w:type="dxa"/>
            <w:gridSpan w:val="3"/>
          </w:tcPr>
          <w:p w14:paraId="1EF0BEAE" w14:textId="6153DCB9" w:rsidR="000947BB" w:rsidRPr="00CF0AFB" w:rsidRDefault="006F1521" w:rsidP="0081650A">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Cs w:val="18"/>
              </w:rPr>
              <w:lastRenderedPageBreak/>
              <w:t>F</w:t>
            </w:r>
            <w:r w:rsidR="000947BB" w:rsidRPr="0094751C">
              <w:rPr>
                <w:rFonts w:asciiTheme="minorHAnsi" w:hAnsiTheme="minorHAnsi"/>
                <w:b/>
                <w:szCs w:val="18"/>
              </w:rPr>
              <w:t xml:space="preserve">. </w:t>
            </w:r>
            <w:r w:rsidR="00292BC2" w:rsidRPr="0094751C">
              <w:rPr>
                <w:rFonts w:asciiTheme="minorHAnsi" w:hAnsiTheme="minorHAnsi"/>
                <w:b/>
                <w:szCs w:val="18"/>
              </w:rPr>
              <w:t>Walls for Attached Porch, Attic, Double Wall Air Barrier</w:t>
            </w:r>
          </w:p>
        </w:tc>
      </w:tr>
      <w:tr w:rsidR="00880C50" w:rsidRPr="00CF0AFB" w14:paraId="1EF0BEB2" w14:textId="77777777" w:rsidTr="00060324">
        <w:tc>
          <w:tcPr>
            <w:tcW w:w="468" w:type="dxa"/>
            <w:vAlign w:val="center"/>
          </w:tcPr>
          <w:p w14:paraId="1EF0BEB0" w14:textId="77777777" w:rsidR="00880C50" w:rsidRPr="00CF0AFB" w:rsidRDefault="00880C50" w:rsidP="00060324">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01</w:t>
            </w:r>
          </w:p>
        </w:tc>
        <w:tc>
          <w:tcPr>
            <w:tcW w:w="10548" w:type="dxa"/>
            <w:gridSpan w:val="2"/>
          </w:tcPr>
          <w:p w14:paraId="1EF0BEB1" w14:textId="005D71DD" w:rsidR="00656E67" w:rsidRDefault="00880C50">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All walls that separate conditioned and </w:t>
            </w:r>
            <w:r w:rsidR="003E17BB" w:rsidRPr="00CF0AFB">
              <w:rPr>
                <w:rFonts w:asciiTheme="minorHAnsi" w:hAnsiTheme="minorHAnsi"/>
                <w:sz w:val="18"/>
                <w:szCs w:val="18"/>
              </w:rPr>
              <w:t xml:space="preserve">unconditioned </w:t>
            </w:r>
            <w:r w:rsidRPr="00CF0AFB">
              <w:rPr>
                <w:rFonts w:asciiTheme="minorHAnsi" w:hAnsiTheme="minorHAnsi"/>
                <w:sz w:val="18"/>
                <w:szCs w:val="18"/>
              </w:rPr>
              <w:t xml:space="preserve">space include a continuous air barrier on the interior and exterior wall.  </w:t>
            </w:r>
          </w:p>
        </w:tc>
      </w:tr>
      <w:tr w:rsidR="00880C50" w:rsidRPr="00CF0AFB" w14:paraId="1EF0BEB5" w14:textId="77777777" w:rsidTr="00060324">
        <w:tc>
          <w:tcPr>
            <w:tcW w:w="468" w:type="dxa"/>
            <w:vAlign w:val="center"/>
          </w:tcPr>
          <w:p w14:paraId="1EF0BEB3" w14:textId="77777777" w:rsidR="00880C50" w:rsidRPr="00CF0AFB" w:rsidRDefault="00880C50" w:rsidP="00060324">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02</w:t>
            </w:r>
          </w:p>
        </w:tc>
        <w:tc>
          <w:tcPr>
            <w:tcW w:w="10548" w:type="dxa"/>
            <w:gridSpan w:val="2"/>
            <w:vAlign w:val="center"/>
          </w:tcPr>
          <w:p w14:paraId="1EF0BEB4" w14:textId="568E0010" w:rsidR="00656E67" w:rsidRDefault="00070CBC">
            <w:pPr>
              <w:tabs>
                <w:tab w:val="left" w:pos="360"/>
              </w:tabs>
              <w:autoSpaceDE w:val="0"/>
              <w:autoSpaceDN w:val="0"/>
              <w:adjustRightInd w:val="0"/>
              <w:rPr>
                <w:rFonts w:asciiTheme="minorHAnsi" w:hAnsiTheme="minorHAnsi"/>
                <w:sz w:val="18"/>
                <w:szCs w:val="18"/>
              </w:rPr>
            </w:pPr>
            <w:r>
              <w:rPr>
                <w:rFonts w:asciiTheme="minorHAnsi" w:hAnsiTheme="minorHAnsi"/>
                <w:sz w:val="18"/>
                <w:szCs w:val="18"/>
              </w:rPr>
              <w:t>An e</w:t>
            </w:r>
            <w:r w:rsidR="00880C50" w:rsidRPr="00CF0AFB">
              <w:rPr>
                <w:rFonts w:asciiTheme="minorHAnsi" w:hAnsiTheme="minorHAnsi"/>
                <w:sz w:val="18"/>
                <w:szCs w:val="18"/>
              </w:rPr>
              <w:t>xterior wall air barrier</w:t>
            </w:r>
            <w:r>
              <w:rPr>
                <w:rFonts w:asciiTheme="minorHAnsi" w:hAnsiTheme="minorHAnsi"/>
                <w:sz w:val="18"/>
                <w:szCs w:val="18"/>
              </w:rPr>
              <w:t xml:space="preserve"> is</w:t>
            </w:r>
            <w:r w:rsidR="00880C50" w:rsidRPr="00CF0AFB">
              <w:rPr>
                <w:rFonts w:asciiTheme="minorHAnsi" w:hAnsiTheme="minorHAnsi"/>
                <w:sz w:val="18"/>
                <w:szCs w:val="18"/>
              </w:rPr>
              <w:t xml:space="preserve"> required at the intersection of the porch and exterior wall when there is conditioned space on the other side. </w:t>
            </w:r>
            <w:r w:rsidRPr="001633C8">
              <w:rPr>
                <w:rFonts w:asciiTheme="minorHAnsi" w:hAnsiTheme="minorHAnsi"/>
                <w:sz w:val="18"/>
                <w:szCs w:val="18"/>
              </w:rPr>
              <w:t>The exterior wall includes an air barrier where the attic attaches to the conditioned space.</w:t>
            </w:r>
          </w:p>
        </w:tc>
      </w:tr>
      <w:tr w:rsidR="00880C50" w:rsidRPr="00CF0AFB" w14:paraId="1EF0BEB8" w14:textId="77777777" w:rsidTr="00060324">
        <w:tc>
          <w:tcPr>
            <w:tcW w:w="468" w:type="dxa"/>
            <w:vAlign w:val="center"/>
          </w:tcPr>
          <w:p w14:paraId="1EF0BEB6" w14:textId="77777777" w:rsidR="00880C50" w:rsidRPr="00CF0AFB" w:rsidRDefault="00880C50" w:rsidP="00060324">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03</w:t>
            </w:r>
          </w:p>
        </w:tc>
        <w:tc>
          <w:tcPr>
            <w:tcW w:w="10548" w:type="dxa"/>
            <w:gridSpan w:val="2"/>
            <w:vAlign w:val="center"/>
          </w:tcPr>
          <w:p w14:paraId="1EF0BEB7" w14:textId="77777777" w:rsidR="00880C50" w:rsidRPr="00CF0AFB" w:rsidRDefault="00880C50" w:rsidP="00CD181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Truss framing blocking</w:t>
            </w:r>
            <w:r w:rsidR="003E17BB" w:rsidRPr="00CF0AFB">
              <w:rPr>
                <w:rFonts w:asciiTheme="minorHAnsi" w:hAnsiTheme="minorHAnsi"/>
                <w:sz w:val="18"/>
                <w:szCs w:val="18"/>
              </w:rPr>
              <w:t xml:space="preserve"> </w:t>
            </w:r>
            <w:r w:rsidR="00CD181C" w:rsidRPr="00CF0AFB">
              <w:rPr>
                <w:rFonts w:asciiTheme="minorHAnsi" w:hAnsiTheme="minorHAnsi"/>
                <w:sz w:val="18"/>
                <w:szCs w:val="18"/>
              </w:rPr>
              <w:t>is</w:t>
            </w:r>
            <w:r w:rsidRPr="00CF0AFB">
              <w:rPr>
                <w:rFonts w:asciiTheme="minorHAnsi" w:hAnsiTheme="minorHAnsi"/>
                <w:sz w:val="18"/>
                <w:szCs w:val="18"/>
              </w:rPr>
              <w:t xml:space="preserve"> used at the top and bottom of each wall/roof section.</w:t>
            </w:r>
          </w:p>
        </w:tc>
      </w:tr>
      <w:tr w:rsidR="00B34B3A" w:rsidRPr="00CF0AFB" w14:paraId="1EF0BEBE"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B9" w14:textId="77777777" w:rsidR="00B34B3A" w:rsidRPr="00CF0AFB" w:rsidRDefault="00B34B3A"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04</w:t>
            </w:r>
          </w:p>
        </w:tc>
        <w:tc>
          <w:tcPr>
            <w:tcW w:w="2700" w:type="dxa"/>
            <w:vAlign w:val="center"/>
          </w:tcPr>
          <w:p w14:paraId="1EF0BEBA" w14:textId="77777777" w:rsidR="00B34B3A" w:rsidRPr="00CF0AFB" w:rsidRDefault="00B34B3A" w:rsidP="00A14392">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EBB"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BC"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BD" w14:textId="77777777" w:rsidR="00B34B3A" w:rsidRPr="00CF0AFB"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E15F14" w:rsidRPr="00CF0AFB" w14:paraId="1EF0BEC1" w14:textId="77777777" w:rsidTr="000603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BF" w14:textId="77777777" w:rsidR="00E15F14" w:rsidRPr="00CF0AFB" w:rsidRDefault="007F31E8"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05</w:t>
            </w:r>
          </w:p>
        </w:tc>
        <w:tc>
          <w:tcPr>
            <w:tcW w:w="10548" w:type="dxa"/>
            <w:gridSpan w:val="2"/>
            <w:vAlign w:val="center"/>
          </w:tcPr>
          <w:p w14:paraId="1EF0BEC0" w14:textId="77777777" w:rsidR="00E15F14" w:rsidRPr="00CF0AFB" w:rsidRDefault="00E15F14" w:rsidP="00292BC2">
            <w:pPr>
              <w:keepNext/>
              <w:rPr>
                <w:rFonts w:asciiTheme="minorHAnsi" w:hAnsiTheme="minorHAnsi"/>
                <w:sz w:val="18"/>
                <w:szCs w:val="18"/>
              </w:rPr>
            </w:pPr>
            <w:r w:rsidRPr="00CF0AFB">
              <w:rPr>
                <w:rFonts w:asciiTheme="minorHAnsi" w:hAnsiTheme="minorHAnsi"/>
                <w:sz w:val="18"/>
                <w:szCs w:val="18"/>
              </w:rPr>
              <w:t>Correction Notes:</w:t>
            </w:r>
          </w:p>
        </w:tc>
      </w:tr>
      <w:tr w:rsidR="00E15F14" w:rsidRPr="00CF0AFB" w14:paraId="1EF0BEC3" w14:textId="77777777" w:rsidTr="00B34B3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BEC2" w14:textId="4E423444" w:rsidR="00E15F14" w:rsidRPr="00292BC2" w:rsidRDefault="00E15F14" w:rsidP="00A14392">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r w:rsidR="00102CF4" w:rsidRPr="00292BC2">
              <w:rPr>
                <w:rFonts w:asciiTheme="minorHAnsi" w:hAnsiTheme="minorHAnsi"/>
                <w:b/>
                <w:sz w:val="18"/>
              </w:rPr>
              <w:t>.</w:t>
            </w:r>
          </w:p>
        </w:tc>
      </w:tr>
    </w:tbl>
    <w:p w14:paraId="1EF0BEC4" w14:textId="0FD6D0C1" w:rsidR="00E15F14" w:rsidRPr="0094751C" w:rsidDel="002B6DF9" w:rsidRDefault="00E15F14" w:rsidP="00E15F14">
      <w:pPr>
        <w:pStyle w:val="p2"/>
        <w:tabs>
          <w:tab w:val="clear" w:pos="357"/>
        </w:tabs>
        <w:spacing w:line="255" w:lineRule="exact"/>
        <w:ind w:left="0" w:firstLine="0"/>
        <w:rPr>
          <w:del w:id="5" w:author="Author" w:date="2017-04-07T13:53:00Z"/>
          <w:rFonts w:asciiTheme="minorHAnsi" w:hAnsiTheme="minorHAnsi"/>
          <w:sz w:val="20"/>
          <w:szCs w:val="18"/>
        </w:rPr>
      </w:pPr>
    </w:p>
    <w:p w14:paraId="427767EA" w14:textId="7BDE079B" w:rsidR="00292BC2" w:rsidRDefault="00292BC2">
      <w:del w:id="6" w:author="Author" w:date="2017-04-07T13:53:00Z">
        <w:r w:rsidDel="002B6DF9">
          <w:br w:type="page"/>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4C206F" w:rsidRPr="00CF0AFB" w14:paraId="1EF0BEC6" w14:textId="77777777" w:rsidTr="00B34B3A">
        <w:tc>
          <w:tcPr>
            <w:tcW w:w="11016" w:type="dxa"/>
            <w:gridSpan w:val="3"/>
          </w:tcPr>
          <w:p w14:paraId="1EF0BEC5" w14:textId="1CE0BC0A" w:rsidR="004C206F" w:rsidRPr="00CF0AFB" w:rsidRDefault="006F1521" w:rsidP="0081650A">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Cs w:val="18"/>
              </w:rPr>
              <w:t>G</w:t>
            </w:r>
            <w:r w:rsidR="004C206F" w:rsidRPr="0094751C">
              <w:rPr>
                <w:rFonts w:asciiTheme="minorHAnsi" w:hAnsiTheme="minorHAnsi"/>
                <w:b/>
                <w:szCs w:val="18"/>
              </w:rPr>
              <w:t xml:space="preserve">. </w:t>
            </w:r>
            <w:r w:rsidR="00292BC2" w:rsidRPr="0094751C">
              <w:rPr>
                <w:rFonts w:asciiTheme="minorHAnsi" w:hAnsiTheme="minorHAnsi"/>
                <w:b/>
                <w:szCs w:val="18"/>
              </w:rPr>
              <w:t>Cantilevered Floor Air Barrier</w:t>
            </w:r>
          </w:p>
        </w:tc>
      </w:tr>
      <w:tr w:rsidR="004C206F" w:rsidRPr="00CF0AFB" w14:paraId="1EF0BEC9" w14:textId="77777777" w:rsidTr="00912B7E">
        <w:tc>
          <w:tcPr>
            <w:tcW w:w="468" w:type="dxa"/>
            <w:vAlign w:val="center"/>
          </w:tcPr>
          <w:p w14:paraId="1EF0BEC7" w14:textId="77777777" w:rsidR="004C206F" w:rsidRPr="00CF0AFB" w:rsidRDefault="00897AC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w:t>
            </w:r>
            <w:r w:rsidR="004C206F" w:rsidRPr="00CF0AFB">
              <w:rPr>
                <w:rFonts w:asciiTheme="minorHAnsi" w:hAnsiTheme="minorHAnsi"/>
                <w:sz w:val="18"/>
                <w:szCs w:val="18"/>
              </w:rPr>
              <w:t>1</w:t>
            </w:r>
          </w:p>
        </w:tc>
        <w:tc>
          <w:tcPr>
            <w:tcW w:w="10548" w:type="dxa"/>
            <w:gridSpan w:val="2"/>
            <w:vAlign w:val="center"/>
          </w:tcPr>
          <w:p w14:paraId="1EF0BEC8" w14:textId="77777777" w:rsidR="004C206F" w:rsidRPr="00CF0AFB" w:rsidRDefault="004C206F" w:rsidP="00CD181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Airtight blocking </w:t>
            </w:r>
            <w:r w:rsidR="00CD181C" w:rsidRPr="00CF0AFB">
              <w:rPr>
                <w:rFonts w:asciiTheme="minorHAnsi" w:hAnsiTheme="minorHAnsi"/>
                <w:sz w:val="18"/>
                <w:szCs w:val="18"/>
              </w:rPr>
              <w:t>is</w:t>
            </w:r>
            <w:r w:rsidRPr="00CF0AFB">
              <w:rPr>
                <w:rFonts w:asciiTheme="minorHAnsi" w:hAnsiTheme="minorHAnsi"/>
                <w:sz w:val="18"/>
                <w:szCs w:val="18"/>
              </w:rPr>
              <w:t xml:space="preserve"> installed between joists where the wall rim joist would have been located in the absence of a cantilever. </w:t>
            </w:r>
          </w:p>
        </w:tc>
      </w:tr>
      <w:tr w:rsidR="004C206F" w:rsidRPr="00CF0AFB" w14:paraId="1EF0BECC" w14:textId="77777777" w:rsidTr="00912B7E">
        <w:tc>
          <w:tcPr>
            <w:tcW w:w="468" w:type="dxa"/>
            <w:vAlign w:val="center"/>
          </w:tcPr>
          <w:p w14:paraId="1EF0BECA" w14:textId="77777777" w:rsidR="004C206F" w:rsidRPr="00CF0AFB" w:rsidRDefault="00897AC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w:t>
            </w:r>
            <w:r w:rsidR="004C206F" w:rsidRPr="00CF0AFB">
              <w:rPr>
                <w:rFonts w:asciiTheme="minorHAnsi" w:hAnsiTheme="minorHAnsi"/>
                <w:sz w:val="18"/>
                <w:szCs w:val="18"/>
              </w:rPr>
              <w:t>2</w:t>
            </w:r>
          </w:p>
        </w:tc>
        <w:tc>
          <w:tcPr>
            <w:tcW w:w="10548" w:type="dxa"/>
            <w:gridSpan w:val="2"/>
            <w:vAlign w:val="center"/>
          </w:tcPr>
          <w:p w14:paraId="1EF0BECB" w14:textId="4C68CBAB" w:rsidR="004C206F" w:rsidRPr="00CF0AFB" w:rsidRDefault="004C206F" w:rsidP="00CD181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Exterior sheathing </w:t>
            </w:r>
            <w:r w:rsidR="00CD181C" w:rsidRPr="00CF0AFB">
              <w:rPr>
                <w:rFonts w:asciiTheme="minorHAnsi" w:hAnsiTheme="minorHAnsi"/>
                <w:sz w:val="18"/>
                <w:szCs w:val="18"/>
              </w:rPr>
              <w:t>is</w:t>
            </w:r>
            <w:r w:rsidRPr="00CF0AFB">
              <w:rPr>
                <w:rFonts w:asciiTheme="minorHAnsi" w:hAnsiTheme="minorHAnsi"/>
                <w:sz w:val="18"/>
                <w:szCs w:val="18"/>
              </w:rPr>
              <w:t xml:space="preserve"> installed to the bottom of the cantilever so that there is a continuous air and weather barrier for the cantilever. The cantilevered joist must be insulated to the same R</w:t>
            </w:r>
            <w:r w:rsidR="00912B7E">
              <w:rPr>
                <w:rFonts w:asciiTheme="minorHAnsi" w:hAnsiTheme="minorHAnsi"/>
                <w:sz w:val="18"/>
                <w:szCs w:val="18"/>
              </w:rPr>
              <w:t>-</w:t>
            </w:r>
            <w:r w:rsidRPr="00CF0AFB">
              <w:rPr>
                <w:rFonts w:asciiTheme="minorHAnsi" w:hAnsiTheme="minorHAnsi"/>
                <w:sz w:val="18"/>
                <w:szCs w:val="18"/>
              </w:rPr>
              <w:t>value as would be required for the subfloor prior to closing.</w:t>
            </w:r>
          </w:p>
        </w:tc>
      </w:tr>
      <w:tr w:rsidR="004C206F" w:rsidRPr="00CF0AFB" w14:paraId="1EF0BECF" w14:textId="77777777" w:rsidTr="00912B7E">
        <w:tc>
          <w:tcPr>
            <w:tcW w:w="468" w:type="dxa"/>
            <w:vAlign w:val="center"/>
          </w:tcPr>
          <w:p w14:paraId="1EF0BECD" w14:textId="77777777" w:rsidR="004C206F" w:rsidRPr="00CF0AFB" w:rsidRDefault="00897AC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w:t>
            </w:r>
            <w:r w:rsidR="004C206F" w:rsidRPr="00CF0AFB">
              <w:rPr>
                <w:rFonts w:asciiTheme="minorHAnsi" w:hAnsiTheme="minorHAnsi"/>
                <w:sz w:val="18"/>
                <w:szCs w:val="18"/>
              </w:rPr>
              <w:t>3</w:t>
            </w:r>
          </w:p>
        </w:tc>
        <w:tc>
          <w:tcPr>
            <w:tcW w:w="10548" w:type="dxa"/>
            <w:gridSpan w:val="2"/>
            <w:vAlign w:val="center"/>
          </w:tcPr>
          <w:p w14:paraId="1EF0BECE" w14:textId="4C5283D5" w:rsidR="004C206F" w:rsidRPr="00CF0AFB" w:rsidRDefault="004C206F" w:rsidP="00CD181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Any gaps, cracks or </w:t>
            </w:r>
            <w:r w:rsidR="003608EB" w:rsidRPr="00CF0AFB">
              <w:rPr>
                <w:rFonts w:asciiTheme="minorHAnsi" w:hAnsiTheme="minorHAnsi"/>
                <w:sz w:val="18"/>
                <w:szCs w:val="18"/>
              </w:rPr>
              <w:t>penetrations in the air barrier of the cantilever are</w:t>
            </w:r>
            <w:r w:rsidRPr="00CF0AFB">
              <w:rPr>
                <w:rFonts w:asciiTheme="minorHAnsi" w:hAnsiTheme="minorHAnsi"/>
                <w:sz w:val="18"/>
                <w:szCs w:val="18"/>
              </w:rPr>
              <w:t xml:space="preserve"> sealed. Can lights in the cantilever </w:t>
            </w:r>
            <w:r w:rsidR="00CD181C" w:rsidRPr="00CF0AFB">
              <w:rPr>
                <w:rFonts w:asciiTheme="minorHAnsi" w:hAnsiTheme="minorHAnsi"/>
                <w:sz w:val="18"/>
                <w:szCs w:val="18"/>
              </w:rPr>
              <w:t>are</w:t>
            </w:r>
            <w:r w:rsidRPr="00CF0AFB">
              <w:rPr>
                <w:rFonts w:asciiTheme="minorHAnsi" w:hAnsiTheme="minorHAnsi"/>
                <w:sz w:val="18"/>
                <w:szCs w:val="18"/>
              </w:rPr>
              <w:t xml:space="preserve"> IC</w:t>
            </w:r>
            <w:r w:rsidR="00CD181C" w:rsidRPr="00CF0AFB">
              <w:rPr>
                <w:rFonts w:asciiTheme="minorHAnsi" w:hAnsiTheme="minorHAnsi"/>
                <w:sz w:val="18"/>
                <w:szCs w:val="18"/>
              </w:rPr>
              <w:t xml:space="preserve"> and </w:t>
            </w:r>
            <w:r w:rsidRPr="00CF0AFB">
              <w:rPr>
                <w:rFonts w:asciiTheme="minorHAnsi" w:hAnsiTheme="minorHAnsi"/>
                <w:sz w:val="18"/>
                <w:szCs w:val="18"/>
              </w:rPr>
              <w:t>AT rated and properly sealed to sheathing.</w:t>
            </w:r>
          </w:p>
        </w:tc>
      </w:tr>
      <w:tr w:rsidR="00B34B3A" w:rsidRPr="00CF0AFB" w14:paraId="1EF0BED5"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D0" w14:textId="77777777" w:rsidR="00B34B3A" w:rsidRPr="00CF0AFB" w:rsidRDefault="00B34B3A" w:rsidP="00912B7E">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04</w:t>
            </w:r>
          </w:p>
        </w:tc>
        <w:tc>
          <w:tcPr>
            <w:tcW w:w="2700" w:type="dxa"/>
            <w:vAlign w:val="center"/>
          </w:tcPr>
          <w:p w14:paraId="1EF0BED1" w14:textId="77777777" w:rsidR="00B34B3A" w:rsidRPr="00CF0AFB" w:rsidRDefault="00B34B3A" w:rsidP="00A14392">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ED2"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D3"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D4" w14:textId="77777777" w:rsidR="00B34B3A" w:rsidRPr="00CF0AFB"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E15F14" w:rsidRPr="00CF0AFB" w14:paraId="1EF0BED8" w14:textId="77777777" w:rsidTr="00912B7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D6" w14:textId="77777777" w:rsidR="00E15F14" w:rsidRPr="00CF0AFB" w:rsidRDefault="00E15F14" w:rsidP="00912B7E">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05</w:t>
            </w:r>
          </w:p>
        </w:tc>
        <w:tc>
          <w:tcPr>
            <w:tcW w:w="10548" w:type="dxa"/>
            <w:gridSpan w:val="2"/>
            <w:vAlign w:val="center"/>
          </w:tcPr>
          <w:p w14:paraId="1EF0BED7" w14:textId="77777777" w:rsidR="00E15F14" w:rsidRPr="00CF0AFB" w:rsidRDefault="00E15F14" w:rsidP="00292BC2">
            <w:pPr>
              <w:keepNext/>
              <w:rPr>
                <w:rFonts w:asciiTheme="minorHAnsi" w:hAnsiTheme="minorHAnsi"/>
                <w:sz w:val="18"/>
                <w:szCs w:val="18"/>
              </w:rPr>
            </w:pPr>
            <w:r w:rsidRPr="00CF0AFB">
              <w:rPr>
                <w:rFonts w:asciiTheme="minorHAnsi" w:hAnsiTheme="minorHAnsi"/>
                <w:sz w:val="18"/>
                <w:szCs w:val="18"/>
              </w:rPr>
              <w:t>Correction Notes:</w:t>
            </w:r>
          </w:p>
        </w:tc>
      </w:tr>
      <w:tr w:rsidR="00E15F14" w:rsidRPr="00CF0AFB" w14:paraId="1EF0BEDA" w14:textId="77777777" w:rsidTr="00B34B3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BED9" w14:textId="14986643" w:rsidR="00E15F14" w:rsidRPr="00292BC2" w:rsidRDefault="00E15F14" w:rsidP="00A14392">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
        </w:tc>
      </w:tr>
    </w:tbl>
    <w:p w14:paraId="1EF0BEDB" w14:textId="77777777" w:rsidR="00E15F14" w:rsidRPr="0094751C" w:rsidRDefault="00E15F14" w:rsidP="004C206F">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bCs/>
          <w:caps/>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30"/>
      </w:tblGrid>
      <w:tr w:rsidR="00BF4F96" w:rsidRPr="00CF0AFB" w14:paraId="1EF0BEDD" w14:textId="77777777" w:rsidTr="00E15F14">
        <w:tc>
          <w:tcPr>
            <w:tcW w:w="10998" w:type="dxa"/>
            <w:gridSpan w:val="3"/>
          </w:tcPr>
          <w:p w14:paraId="1EF0BEDC" w14:textId="7390481F" w:rsidR="00BF4F96" w:rsidRPr="00CF0AFB" w:rsidRDefault="007F31E8" w:rsidP="0081650A">
            <w:pPr>
              <w:autoSpaceDE w:val="0"/>
              <w:autoSpaceDN w:val="0"/>
              <w:adjustRightInd w:val="0"/>
              <w:rPr>
                <w:rFonts w:asciiTheme="minorHAnsi" w:hAnsiTheme="minorHAnsi"/>
                <w:b/>
                <w:sz w:val="18"/>
                <w:szCs w:val="18"/>
              </w:rPr>
            </w:pPr>
            <w:r w:rsidRPr="0094751C">
              <w:rPr>
                <w:rFonts w:asciiTheme="minorHAnsi" w:hAnsiTheme="minorHAnsi"/>
                <w:b/>
                <w:szCs w:val="18"/>
              </w:rPr>
              <w:t>H</w:t>
            </w:r>
            <w:r w:rsidR="00BF4F96" w:rsidRPr="0094751C">
              <w:rPr>
                <w:rFonts w:asciiTheme="minorHAnsi" w:hAnsiTheme="minorHAnsi"/>
                <w:b/>
                <w:szCs w:val="18"/>
              </w:rPr>
              <w:t xml:space="preserve">. </w:t>
            </w:r>
            <w:r w:rsidR="00292BC2" w:rsidRPr="0094751C">
              <w:rPr>
                <w:rFonts w:asciiTheme="minorHAnsi" w:hAnsiTheme="minorHAnsi"/>
                <w:b/>
                <w:szCs w:val="18"/>
              </w:rPr>
              <w:t>Multifamily Air Barrier</w:t>
            </w:r>
          </w:p>
        </w:tc>
      </w:tr>
      <w:tr w:rsidR="003E17BB" w:rsidRPr="00CF0AFB" w14:paraId="1EF0BEE0" w14:textId="77777777" w:rsidTr="00912B7E">
        <w:tc>
          <w:tcPr>
            <w:tcW w:w="468" w:type="dxa"/>
            <w:vAlign w:val="center"/>
          </w:tcPr>
          <w:p w14:paraId="1EF0BEDE" w14:textId="77777777" w:rsidR="003E17BB" w:rsidRPr="00CF0AFB" w:rsidRDefault="00633F05" w:rsidP="00912B7E">
            <w:pPr>
              <w:autoSpaceDE w:val="0"/>
              <w:autoSpaceDN w:val="0"/>
              <w:adjustRightInd w:val="0"/>
              <w:jc w:val="center"/>
              <w:rPr>
                <w:rFonts w:asciiTheme="minorHAnsi" w:hAnsiTheme="minorHAnsi"/>
                <w:sz w:val="18"/>
                <w:szCs w:val="18"/>
              </w:rPr>
            </w:pPr>
            <w:r w:rsidRPr="00CF0AFB">
              <w:rPr>
                <w:rFonts w:asciiTheme="minorHAnsi" w:hAnsiTheme="minorHAnsi"/>
                <w:sz w:val="18"/>
                <w:szCs w:val="18"/>
              </w:rPr>
              <w:t>01</w:t>
            </w:r>
          </w:p>
        </w:tc>
        <w:tc>
          <w:tcPr>
            <w:tcW w:w="10530" w:type="dxa"/>
            <w:gridSpan w:val="2"/>
            <w:vAlign w:val="center"/>
          </w:tcPr>
          <w:p w14:paraId="1EF0BEDF" w14:textId="77777777" w:rsidR="003E17BB" w:rsidRPr="00CF0AFB" w:rsidRDefault="00762A3E" w:rsidP="0081650A">
            <w:pPr>
              <w:autoSpaceDE w:val="0"/>
              <w:autoSpaceDN w:val="0"/>
              <w:adjustRightInd w:val="0"/>
              <w:rPr>
                <w:rFonts w:asciiTheme="minorHAnsi" w:hAnsiTheme="minorHAnsi"/>
                <w:sz w:val="18"/>
                <w:szCs w:val="18"/>
              </w:rPr>
            </w:pPr>
            <w:r w:rsidRPr="00CF0AFB">
              <w:rPr>
                <w:rFonts w:asciiTheme="minorHAnsi" w:hAnsiTheme="minorHAnsi"/>
                <w:sz w:val="18"/>
                <w:szCs w:val="18"/>
              </w:rPr>
              <w:t xml:space="preserve">Multifamily buildings must meet all air sealing requirements </w:t>
            </w:r>
            <w:r w:rsidR="00F541D5" w:rsidRPr="00CF0AFB">
              <w:rPr>
                <w:rFonts w:asciiTheme="minorHAnsi" w:hAnsiTheme="minorHAnsi"/>
                <w:sz w:val="18"/>
                <w:szCs w:val="18"/>
              </w:rPr>
              <w:t xml:space="preserve">for single family buildings </w:t>
            </w:r>
            <w:r w:rsidRPr="00CF0AFB">
              <w:rPr>
                <w:rFonts w:asciiTheme="minorHAnsi" w:hAnsiTheme="minorHAnsi"/>
                <w:sz w:val="18"/>
                <w:szCs w:val="18"/>
              </w:rPr>
              <w:t>listed above.</w:t>
            </w:r>
          </w:p>
        </w:tc>
      </w:tr>
      <w:tr w:rsidR="003E17BB" w:rsidRPr="00CF0AFB" w14:paraId="1EF0BEE3" w14:textId="77777777" w:rsidTr="00912B7E">
        <w:tc>
          <w:tcPr>
            <w:tcW w:w="468" w:type="dxa"/>
            <w:vAlign w:val="center"/>
          </w:tcPr>
          <w:p w14:paraId="1EF0BEE1" w14:textId="77777777" w:rsidR="003E17BB" w:rsidRPr="00CF0AFB" w:rsidRDefault="00633F0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02</w:t>
            </w:r>
          </w:p>
        </w:tc>
        <w:tc>
          <w:tcPr>
            <w:tcW w:w="10530" w:type="dxa"/>
            <w:gridSpan w:val="2"/>
            <w:vAlign w:val="center"/>
          </w:tcPr>
          <w:p w14:paraId="1EF0BEE2" w14:textId="77777777" w:rsidR="003E17BB" w:rsidRPr="00CF0AFB" w:rsidRDefault="00762A3E" w:rsidP="0081650A">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Each dwelling unit must be air sealed to stop </w:t>
            </w:r>
            <w:r w:rsidRPr="00CF0AFB">
              <w:rPr>
                <w:rFonts w:asciiTheme="minorHAnsi" w:hAnsiTheme="minorHAnsi" w:cs="TimesNewRomanPSMT"/>
                <w:sz w:val="18"/>
                <w:szCs w:val="18"/>
              </w:rPr>
              <w:t xml:space="preserve">air movement from one unit to another. </w:t>
            </w:r>
          </w:p>
        </w:tc>
      </w:tr>
      <w:tr w:rsidR="003E17BB" w:rsidRPr="00CF0AFB" w14:paraId="1EF0BEE6" w14:textId="77777777" w:rsidTr="00912B7E">
        <w:tc>
          <w:tcPr>
            <w:tcW w:w="468" w:type="dxa"/>
            <w:vAlign w:val="center"/>
          </w:tcPr>
          <w:p w14:paraId="1EF0BEE4" w14:textId="77777777" w:rsidR="003E17BB" w:rsidRPr="00CF0AFB" w:rsidRDefault="00633F0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03</w:t>
            </w:r>
          </w:p>
        </w:tc>
        <w:tc>
          <w:tcPr>
            <w:tcW w:w="10530" w:type="dxa"/>
            <w:gridSpan w:val="2"/>
            <w:vAlign w:val="center"/>
          </w:tcPr>
          <w:p w14:paraId="1EF0BEE5" w14:textId="5FA03468" w:rsidR="00656E67" w:rsidRDefault="00762A3E" w:rsidP="00B47867">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Floor AND Ceiling of each </w:t>
            </w:r>
            <w:r w:rsidR="00070CBC">
              <w:rPr>
                <w:rFonts w:asciiTheme="minorHAnsi" w:hAnsiTheme="minorHAnsi"/>
                <w:sz w:val="18"/>
                <w:szCs w:val="18"/>
              </w:rPr>
              <w:t>d</w:t>
            </w:r>
            <w:r w:rsidR="00070CBC" w:rsidRPr="00CF0AFB">
              <w:rPr>
                <w:rFonts w:asciiTheme="minorHAnsi" w:hAnsiTheme="minorHAnsi"/>
                <w:sz w:val="18"/>
                <w:szCs w:val="18"/>
              </w:rPr>
              <w:t xml:space="preserve">welling </w:t>
            </w:r>
            <w:r w:rsidR="00070CBC">
              <w:rPr>
                <w:rFonts w:asciiTheme="minorHAnsi" w:hAnsiTheme="minorHAnsi"/>
                <w:sz w:val="18"/>
                <w:szCs w:val="18"/>
              </w:rPr>
              <w:t>u</w:t>
            </w:r>
            <w:r w:rsidR="00070CBC" w:rsidRPr="00CF0AFB">
              <w:rPr>
                <w:rFonts w:asciiTheme="minorHAnsi" w:hAnsiTheme="minorHAnsi"/>
                <w:sz w:val="18"/>
                <w:szCs w:val="18"/>
              </w:rPr>
              <w:t>nit</w:t>
            </w:r>
            <w:r w:rsidR="00070CBC">
              <w:rPr>
                <w:rFonts w:asciiTheme="minorHAnsi" w:hAnsiTheme="minorHAnsi"/>
                <w:sz w:val="18"/>
                <w:szCs w:val="18"/>
              </w:rPr>
              <w:t xml:space="preserve"> – </w:t>
            </w:r>
            <w:r w:rsidR="00E871C7">
              <w:rPr>
                <w:rFonts w:asciiTheme="minorHAnsi" w:hAnsiTheme="minorHAnsi"/>
                <w:sz w:val="18"/>
                <w:szCs w:val="18"/>
              </w:rPr>
              <w:t>a</w:t>
            </w:r>
            <w:r w:rsidRPr="00CF0AFB">
              <w:rPr>
                <w:rFonts w:asciiTheme="minorHAnsi" w:hAnsiTheme="minorHAnsi"/>
                <w:sz w:val="18"/>
                <w:szCs w:val="18"/>
              </w:rPr>
              <w:t>ll penetrations through the floor and ceiling of each unit are sealed</w:t>
            </w:r>
            <w:r w:rsidR="00E871C7">
              <w:rPr>
                <w:rFonts w:asciiTheme="minorHAnsi" w:hAnsiTheme="minorHAnsi"/>
                <w:sz w:val="18"/>
                <w:szCs w:val="18"/>
              </w:rPr>
              <w:t>,</w:t>
            </w:r>
            <w:r w:rsidRPr="00CF0AFB">
              <w:rPr>
                <w:rFonts w:asciiTheme="minorHAnsi" w:hAnsiTheme="minorHAnsi"/>
                <w:sz w:val="18"/>
                <w:szCs w:val="18"/>
              </w:rPr>
              <w:t xml:space="preserve"> including electric and gas utilities, water pipes, drain pipes, fire protection service pipes,</w:t>
            </w:r>
            <w:r w:rsidR="00E871C7">
              <w:rPr>
                <w:rFonts w:asciiTheme="minorHAnsi" w:hAnsiTheme="minorHAnsi"/>
                <w:sz w:val="18"/>
                <w:szCs w:val="18"/>
              </w:rPr>
              <w:t xml:space="preserve"> and</w:t>
            </w:r>
            <w:r w:rsidRPr="00CF0AFB">
              <w:rPr>
                <w:rFonts w:asciiTheme="minorHAnsi" w:hAnsiTheme="minorHAnsi"/>
                <w:sz w:val="18"/>
                <w:szCs w:val="18"/>
              </w:rPr>
              <w:t xml:space="preserve"> communication wiring. </w:t>
            </w:r>
          </w:p>
        </w:tc>
      </w:tr>
      <w:tr w:rsidR="003E17BB" w:rsidRPr="00CF0AFB" w14:paraId="1EF0BEE9" w14:textId="77777777" w:rsidTr="00912B7E">
        <w:tc>
          <w:tcPr>
            <w:tcW w:w="468" w:type="dxa"/>
            <w:vAlign w:val="center"/>
          </w:tcPr>
          <w:p w14:paraId="1EF0BEE7" w14:textId="77777777" w:rsidR="003E17BB" w:rsidRPr="00CF0AFB" w:rsidRDefault="00633F0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04</w:t>
            </w:r>
          </w:p>
        </w:tc>
        <w:tc>
          <w:tcPr>
            <w:tcW w:w="10530" w:type="dxa"/>
            <w:gridSpan w:val="2"/>
            <w:vAlign w:val="center"/>
          </w:tcPr>
          <w:p w14:paraId="1EF0BEE8" w14:textId="77777777" w:rsidR="003E17BB" w:rsidRPr="00CF0AFB" w:rsidRDefault="00633F05" w:rsidP="0081650A">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Elevator penthouse, mechanical penthouse, stairwell doors, roof access hatch,</w:t>
            </w:r>
            <w:r w:rsidR="00E871C7">
              <w:rPr>
                <w:rFonts w:asciiTheme="minorHAnsi" w:hAnsiTheme="minorHAnsi"/>
                <w:sz w:val="18"/>
                <w:szCs w:val="18"/>
              </w:rPr>
              <w:t xml:space="preserve"> and</w:t>
            </w:r>
            <w:r w:rsidRPr="00CF0AFB">
              <w:rPr>
                <w:rFonts w:asciiTheme="minorHAnsi" w:hAnsiTheme="minorHAnsi"/>
                <w:sz w:val="18"/>
                <w:szCs w:val="18"/>
              </w:rPr>
              <w:t xml:space="preserve"> plumbing stacks </w:t>
            </w:r>
            <w:r w:rsidR="00E871C7">
              <w:rPr>
                <w:rFonts w:asciiTheme="minorHAnsi" w:hAnsiTheme="minorHAnsi"/>
                <w:sz w:val="18"/>
                <w:szCs w:val="18"/>
              </w:rPr>
              <w:t xml:space="preserve">are all </w:t>
            </w:r>
            <w:r w:rsidRPr="00CF0AFB">
              <w:rPr>
                <w:rFonts w:asciiTheme="minorHAnsi" w:hAnsiTheme="minorHAnsi"/>
                <w:sz w:val="18"/>
                <w:szCs w:val="18"/>
              </w:rPr>
              <w:t>sealed to reduce air transfer from attached spaces.</w:t>
            </w:r>
          </w:p>
        </w:tc>
      </w:tr>
      <w:tr w:rsidR="003E17BB" w:rsidRPr="00CF0AFB" w14:paraId="1EF0BEEC" w14:textId="77777777" w:rsidTr="00912B7E">
        <w:tc>
          <w:tcPr>
            <w:tcW w:w="468" w:type="dxa"/>
            <w:vAlign w:val="center"/>
          </w:tcPr>
          <w:p w14:paraId="1EF0BEEA" w14:textId="77777777" w:rsidR="003E17BB" w:rsidRPr="00CF0AFB" w:rsidRDefault="00633F0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05</w:t>
            </w:r>
          </w:p>
        </w:tc>
        <w:tc>
          <w:tcPr>
            <w:tcW w:w="10530" w:type="dxa"/>
            <w:gridSpan w:val="2"/>
            <w:vAlign w:val="center"/>
          </w:tcPr>
          <w:p w14:paraId="1EF0BEEB" w14:textId="0FCF7797" w:rsidR="00656E67" w:rsidRDefault="00762A3E" w:rsidP="003329A2">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Common Walls</w:t>
            </w:r>
            <w:r w:rsidR="00E871C7">
              <w:rPr>
                <w:rFonts w:asciiTheme="minorHAnsi" w:hAnsiTheme="minorHAnsi"/>
                <w:sz w:val="18"/>
                <w:szCs w:val="18"/>
              </w:rPr>
              <w:t xml:space="preserve"> – the b</w:t>
            </w:r>
            <w:r w:rsidRPr="00CF0AFB">
              <w:rPr>
                <w:rFonts w:asciiTheme="minorHAnsi" w:hAnsiTheme="minorHAnsi"/>
                <w:sz w:val="18"/>
                <w:szCs w:val="18"/>
              </w:rPr>
              <w:t>ottom plate between units is sealed to the subfloor. All penetrations in the common walls are sealed</w:t>
            </w:r>
            <w:r w:rsidR="00E871C7">
              <w:rPr>
                <w:rFonts w:asciiTheme="minorHAnsi" w:hAnsiTheme="minorHAnsi"/>
                <w:sz w:val="18"/>
                <w:szCs w:val="18"/>
              </w:rPr>
              <w:t>,</w:t>
            </w:r>
            <w:r w:rsidRPr="00CF0AFB">
              <w:rPr>
                <w:rFonts w:asciiTheme="minorHAnsi" w:hAnsiTheme="minorHAnsi"/>
                <w:sz w:val="18"/>
                <w:szCs w:val="18"/>
              </w:rPr>
              <w:t xml:space="preserve"> including electrical boxes, wiring</w:t>
            </w:r>
            <w:r w:rsidR="00E871C7">
              <w:rPr>
                <w:rFonts w:asciiTheme="minorHAnsi" w:hAnsiTheme="minorHAnsi"/>
                <w:sz w:val="18"/>
                <w:szCs w:val="18"/>
              </w:rPr>
              <w:t>,</w:t>
            </w:r>
            <w:r w:rsidRPr="00CF0AFB">
              <w:rPr>
                <w:rFonts w:asciiTheme="minorHAnsi" w:hAnsiTheme="minorHAnsi"/>
                <w:sz w:val="18"/>
                <w:szCs w:val="18"/>
              </w:rPr>
              <w:t xml:space="preserve"> and plumbing penetrations. Perpendicular </w:t>
            </w:r>
            <w:r w:rsidR="00E871C7">
              <w:rPr>
                <w:rFonts w:asciiTheme="minorHAnsi" w:hAnsiTheme="minorHAnsi"/>
                <w:sz w:val="18"/>
                <w:szCs w:val="18"/>
              </w:rPr>
              <w:t>i</w:t>
            </w:r>
            <w:r w:rsidR="00E871C7" w:rsidRPr="00CF0AFB">
              <w:rPr>
                <w:rFonts w:asciiTheme="minorHAnsi" w:hAnsiTheme="minorHAnsi"/>
                <w:sz w:val="18"/>
                <w:szCs w:val="18"/>
              </w:rPr>
              <w:t xml:space="preserve">nterior </w:t>
            </w:r>
            <w:r w:rsidRPr="00CF0AFB">
              <w:rPr>
                <w:rFonts w:asciiTheme="minorHAnsi" w:hAnsiTheme="minorHAnsi"/>
                <w:sz w:val="18"/>
                <w:szCs w:val="18"/>
              </w:rPr>
              <w:t>walls that open into the common walls are sealed.</w:t>
            </w:r>
          </w:p>
        </w:tc>
      </w:tr>
      <w:tr w:rsidR="003E17BB" w:rsidRPr="00CF0AFB" w14:paraId="1EF0BEEF" w14:textId="77777777" w:rsidTr="00912B7E">
        <w:tc>
          <w:tcPr>
            <w:tcW w:w="468" w:type="dxa"/>
            <w:vAlign w:val="center"/>
          </w:tcPr>
          <w:p w14:paraId="1EF0BEED" w14:textId="77777777" w:rsidR="003E17BB" w:rsidRPr="00CF0AFB" w:rsidRDefault="00633F0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06</w:t>
            </w:r>
          </w:p>
        </w:tc>
        <w:tc>
          <w:tcPr>
            <w:tcW w:w="10530" w:type="dxa"/>
            <w:gridSpan w:val="2"/>
            <w:vAlign w:val="center"/>
          </w:tcPr>
          <w:p w14:paraId="1EF0BEEE" w14:textId="77777777" w:rsidR="003E17BB" w:rsidRPr="00CF0AFB" w:rsidRDefault="00762A3E" w:rsidP="0081650A">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Vertical Chases for garbage chutes, elevator shafts, and HVAC ducting plumbing must be sealed to the floor and ceiling of each unit to stop air movement up and around the chase due to stack effect. </w:t>
            </w:r>
          </w:p>
        </w:tc>
      </w:tr>
      <w:tr w:rsidR="003E17BB" w:rsidRPr="00CF0AFB" w14:paraId="1EF0BEF2" w14:textId="77777777" w:rsidTr="00912B7E">
        <w:trPr>
          <w:trHeight w:val="166"/>
        </w:trPr>
        <w:tc>
          <w:tcPr>
            <w:tcW w:w="468" w:type="dxa"/>
            <w:vAlign w:val="center"/>
          </w:tcPr>
          <w:p w14:paraId="1EF0BEF0" w14:textId="77777777" w:rsidR="003E17BB" w:rsidRPr="00CF0AFB" w:rsidRDefault="00633F05" w:rsidP="00912B7E">
            <w:pPr>
              <w:jc w:val="center"/>
              <w:rPr>
                <w:rFonts w:asciiTheme="minorHAnsi" w:hAnsiTheme="minorHAnsi" w:cs="TimesNewRomanPSMT"/>
                <w:sz w:val="18"/>
                <w:szCs w:val="18"/>
              </w:rPr>
            </w:pPr>
            <w:r w:rsidRPr="00CF0AFB">
              <w:rPr>
                <w:rFonts w:asciiTheme="minorHAnsi" w:hAnsiTheme="minorHAnsi" w:cs="TimesNewRomanPSMT"/>
                <w:sz w:val="18"/>
                <w:szCs w:val="18"/>
              </w:rPr>
              <w:t>07</w:t>
            </w:r>
          </w:p>
        </w:tc>
        <w:tc>
          <w:tcPr>
            <w:tcW w:w="10530" w:type="dxa"/>
            <w:gridSpan w:val="2"/>
            <w:vAlign w:val="center"/>
          </w:tcPr>
          <w:p w14:paraId="1EF0BEF1" w14:textId="798FF25C" w:rsidR="00656E67" w:rsidRDefault="00762A3E">
            <w:pPr>
              <w:rPr>
                <w:rFonts w:asciiTheme="minorHAnsi" w:hAnsiTheme="minorHAnsi"/>
                <w:sz w:val="18"/>
                <w:szCs w:val="18"/>
              </w:rPr>
            </w:pPr>
            <w:r w:rsidRPr="00CF0AFB">
              <w:rPr>
                <w:rFonts w:asciiTheme="minorHAnsi" w:hAnsiTheme="minorHAnsi"/>
                <w:sz w:val="18"/>
                <w:szCs w:val="18"/>
              </w:rPr>
              <w:t xml:space="preserve">Vertical </w:t>
            </w:r>
            <w:r w:rsidR="00E871C7">
              <w:rPr>
                <w:rFonts w:asciiTheme="minorHAnsi" w:hAnsiTheme="minorHAnsi"/>
                <w:sz w:val="18"/>
                <w:szCs w:val="18"/>
              </w:rPr>
              <w:t>c</w:t>
            </w:r>
            <w:r w:rsidR="00E871C7" w:rsidRPr="00CF0AFB">
              <w:rPr>
                <w:rFonts w:asciiTheme="minorHAnsi" w:hAnsiTheme="minorHAnsi"/>
                <w:sz w:val="18"/>
                <w:szCs w:val="18"/>
              </w:rPr>
              <w:t xml:space="preserve">hases </w:t>
            </w:r>
            <w:r w:rsidR="007C0979">
              <w:rPr>
                <w:rFonts w:asciiTheme="minorHAnsi" w:hAnsiTheme="minorHAnsi"/>
                <w:sz w:val="18"/>
                <w:szCs w:val="18"/>
              </w:rPr>
              <w:t>such as</w:t>
            </w:r>
            <w:r w:rsidR="007C0979" w:rsidRPr="00CF0AFB">
              <w:rPr>
                <w:rFonts w:asciiTheme="minorHAnsi" w:hAnsiTheme="minorHAnsi"/>
                <w:sz w:val="18"/>
                <w:szCs w:val="18"/>
              </w:rPr>
              <w:t xml:space="preserve"> </w:t>
            </w:r>
            <w:r w:rsidRPr="00CF0AFB">
              <w:rPr>
                <w:rFonts w:asciiTheme="minorHAnsi" w:hAnsiTheme="minorHAnsi"/>
                <w:sz w:val="18"/>
                <w:szCs w:val="18"/>
              </w:rPr>
              <w:t>garbage chutes, elevator shafts,</w:t>
            </w:r>
            <w:r w:rsidR="00B47867">
              <w:rPr>
                <w:rFonts w:asciiTheme="minorHAnsi" w:hAnsiTheme="minorHAnsi"/>
                <w:sz w:val="18"/>
                <w:szCs w:val="18"/>
              </w:rPr>
              <w:t xml:space="preserve"> </w:t>
            </w:r>
            <w:r w:rsidRPr="00CF0AFB">
              <w:rPr>
                <w:rFonts w:asciiTheme="minorHAnsi" w:hAnsiTheme="minorHAnsi"/>
                <w:sz w:val="18"/>
                <w:szCs w:val="18"/>
              </w:rPr>
              <w:t>HVAC ducting</w:t>
            </w:r>
            <w:r w:rsidR="00E871C7">
              <w:rPr>
                <w:rFonts w:asciiTheme="minorHAnsi" w:hAnsiTheme="minorHAnsi"/>
                <w:sz w:val="18"/>
                <w:szCs w:val="18"/>
              </w:rPr>
              <w:t>,</w:t>
            </w:r>
            <w:r w:rsidRPr="00CF0AFB">
              <w:rPr>
                <w:rFonts w:asciiTheme="minorHAnsi" w:hAnsiTheme="minorHAnsi"/>
                <w:sz w:val="18"/>
                <w:szCs w:val="18"/>
              </w:rPr>
              <w:t xml:space="preserve"> plumbing, wiring</w:t>
            </w:r>
            <w:proofErr w:type="gramStart"/>
            <w:r w:rsidR="00E871C7">
              <w:rPr>
                <w:rFonts w:asciiTheme="minorHAnsi" w:hAnsiTheme="minorHAnsi"/>
                <w:sz w:val="18"/>
                <w:szCs w:val="18"/>
              </w:rPr>
              <w:t>,</w:t>
            </w:r>
            <w:proofErr w:type="gramEnd"/>
            <w:r w:rsidRPr="00CF0AFB">
              <w:rPr>
                <w:rFonts w:asciiTheme="minorHAnsi" w:hAnsiTheme="minorHAnsi"/>
                <w:sz w:val="18"/>
                <w:szCs w:val="18"/>
              </w:rPr>
              <w:t xml:space="preserve"> etc. must be sealed to stop air movement through the chase to the surrounding spaces. </w:t>
            </w:r>
          </w:p>
        </w:tc>
      </w:tr>
      <w:tr w:rsidR="003E17BB" w:rsidRPr="00CF0AFB" w14:paraId="1EF0BEF5" w14:textId="77777777" w:rsidTr="00912B7E">
        <w:trPr>
          <w:trHeight w:val="166"/>
        </w:trPr>
        <w:tc>
          <w:tcPr>
            <w:tcW w:w="468" w:type="dxa"/>
            <w:vAlign w:val="center"/>
          </w:tcPr>
          <w:p w14:paraId="1EF0BEF3" w14:textId="77777777" w:rsidR="003E17BB" w:rsidRPr="00CF0AFB" w:rsidRDefault="00633F05" w:rsidP="00912B7E">
            <w:pPr>
              <w:jc w:val="center"/>
              <w:rPr>
                <w:rFonts w:asciiTheme="minorHAnsi" w:hAnsiTheme="minorHAnsi" w:cs="TimesNewRomanPSMT"/>
                <w:sz w:val="18"/>
                <w:szCs w:val="18"/>
              </w:rPr>
            </w:pPr>
            <w:r w:rsidRPr="00CF0AFB">
              <w:rPr>
                <w:rFonts w:asciiTheme="minorHAnsi" w:hAnsiTheme="minorHAnsi" w:cs="TimesNewRomanPSMT"/>
                <w:sz w:val="18"/>
                <w:szCs w:val="18"/>
              </w:rPr>
              <w:t>08</w:t>
            </w:r>
          </w:p>
        </w:tc>
        <w:tc>
          <w:tcPr>
            <w:tcW w:w="10530" w:type="dxa"/>
            <w:gridSpan w:val="2"/>
          </w:tcPr>
          <w:p w14:paraId="1EF0BEF4" w14:textId="6F3EFE77" w:rsidR="00656E67" w:rsidRDefault="00633F05">
            <w:pPr>
              <w:rPr>
                <w:rFonts w:asciiTheme="minorHAnsi" w:hAnsiTheme="minorHAnsi"/>
                <w:sz w:val="18"/>
                <w:szCs w:val="18"/>
              </w:rPr>
            </w:pPr>
            <w:r w:rsidRPr="00CF0AFB">
              <w:rPr>
                <w:rFonts w:asciiTheme="minorHAnsi" w:hAnsiTheme="minorHAnsi" w:cs="TimesNewRomanPSMT"/>
                <w:sz w:val="18"/>
                <w:szCs w:val="18"/>
              </w:rPr>
              <w:t xml:space="preserve">Common </w:t>
            </w:r>
            <w:r w:rsidR="00E871C7">
              <w:rPr>
                <w:rFonts w:asciiTheme="minorHAnsi" w:hAnsiTheme="minorHAnsi" w:cs="TimesNewRomanPSMT"/>
                <w:sz w:val="18"/>
                <w:szCs w:val="18"/>
              </w:rPr>
              <w:t>h</w:t>
            </w:r>
            <w:r w:rsidR="00E871C7" w:rsidRPr="00CF0AFB">
              <w:rPr>
                <w:rFonts w:asciiTheme="minorHAnsi" w:hAnsiTheme="minorHAnsi" w:cs="TimesNewRomanPSMT"/>
                <w:sz w:val="18"/>
                <w:szCs w:val="18"/>
              </w:rPr>
              <w:t>allways</w:t>
            </w:r>
            <w:r w:rsidR="00E871C7">
              <w:rPr>
                <w:rFonts w:asciiTheme="minorHAnsi" w:hAnsiTheme="minorHAnsi" w:cs="TimesNewRomanPSMT"/>
                <w:sz w:val="18"/>
                <w:szCs w:val="18"/>
              </w:rPr>
              <w:t xml:space="preserve"> </w:t>
            </w:r>
            <w:r w:rsidR="007C0979">
              <w:rPr>
                <w:rFonts w:asciiTheme="minorHAnsi" w:hAnsiTheme="minorHAnsi" w:cs="TimesNewRomanPSMT"/>
                <w:sz w:val="18"/>
                <w:szCs w:val="18"/>
              </w:rPr>
              <w:t xml:space="preserve">– </w:t>
            </w:r>
            <w:r w:rsidR="00E871C7">
              <w:rPr>
                <w:rFonts w:asciiTheme="minorHAnsi" w:hAnsiTheme="minorHAnsi" w:cs="TimesNewRomanPSMT"/>
                <w:sz w:val="18"/>
                <w:szCs w:val="18"/>
              </w:rPr>
              <w:t xml:space="preserve">penetrations </w:t>
            </w:r>
            <w:r w:rsidR="007C0979">
              <w:rPr>
                <w:rFonts w:asciiTheme="minorHAnsi" w:hAnsiTheme="minorHAnsi" w:cs="TimesNewRomanPSMT"/>
                <w:sz w:val="18"/>
                <w:szCs w:val="18"/>
              </w:rPr>
              <w:t>between dwelling unit</w:t>
            </w:r>
            <w:r w:rsidR="00E871C7">
              <w:rPr>
                <w:rFonts w:asciiTheme="minorHAnsi" w:hAnsiTheme="minorHAnsi" w:cs="TimesNewRomanPSMT"/>
                <w:sz w:val="18"/>
                <w:szCs w:val="18"/>
              </w:rPr>
              <w:t>s</w:t>
            </w:r>
            <w:r w:rsidR="007C0979">
              <w:rPr>
                <w:rFonts w:asciiTheme="minorHAnsi" w:hAnsiTheme="minorHAnsi" w:cs="TimesNewRomanPSMT"/>
                <w:sz w:val="18"/>
                <w:szCs w:val="18"/>
              </w:rPr>
              <w:t xml:space="preserve"> and common hallways are sealed,</w:t>
            </w:r>
            <w:r w:rsidR="00E871C7">
              <w:rPr>
                <w:rFonts w:asciiTheme="minorHAnsi" w:hAnsiTheme="minorHAnsi" w:cs="TimesNewRomanPSMT"/>
                <w:sz w:val="18"/>
                <w:szCs w:val="18"/>
              </w:rPr>
              <w:t xml:space="preserve"> including</w:t>
            </w:r>
            <w:r w:rsidR="007C0979">
              <w:rPr>
                <w:rFonts w:asciiTheme="minorHAnsi" w:hAnsiTheme="minorHAnsi" w:cs="TimesNewRomanPSMT"/>
                <w:sz w:val="18"/>
                <w:szCs w:val="18"/>
              </w:rPr>
              <w:t xml:space="preserve"> doors to dwelling unit</w:t>
            </w:r>
            <w:r w:rsidR="00E871C7">
              <w:rPr>
                <w:rFonts w:asciiTheme="minorHAnsi" w:hAnsiTheme="minorHAnsi" w:cs="TimesNewRomanPSMT"/>
                <w:sz w:val="18"/>
                <w:szCs w:val="18"/>
              </w:rPr>
              <w:t>s</w:t>
            </w:r>
            <w:r w:rsidR="007C0979">
              <w:rPr>
                <w:rFonts w:asciiTheme="minorHAnsi" w:hAnsiTheme="minorHAnsi" w:cs="TimesNewRomanPSMT"/>
                <w:sz w:val="18"/>
                <w:szCs w:val="18"/>
              </w:rPr>
              <w:t xml:space="preserve"> </w:t>
            </w:r>
            <w:r w:rsidR="00E871C7">
              <w:rPr>
                <w:rFonts w:asciiTheme="minorHAnsi" w:hAnsiTheme="minorHAnsi" w:cs="TimesNewRomanPSMT"/>
                <w:sz w:val="18"/>
                <w:szCs w:val="18"/>
              </w:rPr>
              <w:t>which shall be</w:t>
            </w:r>
            <w:r w:rsidR="007C0979">
              <w:rPr>
                <w:rFonts w:asciiTheme="minorHAnsi" w:hAnsiTheme="minorHAnsi" w:cs="TimesNewRomanPSMT"/>
                <w:sz w:val="18"/>
                <w:szCs w:val="18"/>
              </w:rPr>
              <w:t xml:space="preserve"> </w:t>
            </w:r>
            <w:proofErr w:type="spellStart"/>
            <w:r w:rsidR="007C0979">
              <w:rPr>
                <w:rFonts w:asciiTheme="minorHAnsi" w:hAnsiTheme="minorHAnsi" w:cs="TimesNewRomanPSMT"/>
                <w:sz w:val="18"/>
                <w:szCs w:val="18"/>
              </w:rPr>
              <w:t>gasketed</w:t>
            </w:r>
            <w:proofErr w:type="spellEnd"/>
            <w:r w:rsidR="007C0979">
              <w:rPr>
                <w:rFonts w:asciiTheme="minorHAnsi" w:hAnsiTheme="minorHAnsi" w:cs="TimesNewRomanPSMT"/>
                <w:sz w:val="18"/>
                <w:szCs w:val="18"/>
              </w:rPr>
              <w:t xml:space="preserve"> or made substantially airtight</w:t>
            </w:r>
            <w:r w:rsidRPr="00CF0AFB">
              <w:rPr>
                <w:rFonts w:asciiTheme="minorHAnsi" w:hAnsiTheme="minorHAnsi" w:cs="TimesNewRomanPSMT"/>
                <w:sz w:val="18"/>
                <w:szCs w:val="18"/>
              </w:rPr>
              <w:t xml:space="preserve">. </w:t>
            </w:r>
          </w:p>
        </w:tc>
      </w:tr>
      <w:tr w:rsidR="00B34B3A" w:rsidRPr="00CF0AFB" w14:paraId="1EF0BEFB"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F6" w14:textId="77777777" w:rsidR="00B34B3A" w:rsidRPr="00CF0AFB" w:rsidRDefault="00B34B3A" w:rsidP="00912B7E">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09</w:t>
            </w:r>
          </w:p>
        </w:tc>
        <w:tc>
          <w:tcPr>
            <w:tcW w:w="2700" w:type="dxa"/>
            <w:vAlign w:val="center"/>
          </w:tcPr>
          <w:p w14:paraId="1EF0BEF7" w14:textId="77777777" w:rsidR="00B34B3A" w:rsidRPr="00CF0AFB" w:rsidRDefault="00B34B3A" w:rsidP="00A14392">
            <w:pPr>
              <w:keepNext/>
              <w:rPr>
                <w:rFonts w:asciiTheme="minorHAnsi" w:hAnsiTheme="minorHAnsi"/>
                <w:sz w:val="18"/>
                <w:szCs w:val="18"/>
              </w:rPr>
            </w:pPr>
            <w:r w:rsidRPr="00CF0AFB">
              <w:rPr>
                <w:rFonts w:asciiTheme="minorHAnsi" w:hAnsiTheme="minorHAnsi"/>
                <w:sz w:val="18"/>
                <w:szCs w:val="18"/>
              </w:rPr>
              <w:t>Verification Status:</w:t>
            </w:r>
          </w:p>
        </w:tc>
        <w:tc>
          <w:tcPr>
            <w:tcW w:w="7830" w:type="dxa"/>
            <w:vAlign w:val="center"/>
          </w:tcPr>
          <w:p w14:paraId="1EF0BEF8"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F9"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FA" w14:textId="77777777" w:rsidR="00B34B3A" w:rsidRPr="00CF0AFB"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E15F14" w:rsidRPr="00CF0AFB" w14:paraId="1EF0BEFE" w14:textId="77777777" w:rsidTr="00912B7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FC" w14:textId="77777777" w:rsidR="00E15F14" w:rsidRPr="00CF0AFB" w:rsidRDefault="00E15F14" w:rsidP="00912B7E">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w:t>
            </w:r>
            <w:r w:rsidR="007F31E8" w:rsidRPr="00CF0AFB">
              <w:rPr>
                <w:rFonts w:asciiTheme="minorHAnsi" w:hAnsiTheme="minorHAnsi"/>
                <w:sz w:val="18"/>
                <w:szCs w:val="18"/>
              </w:rPr>
              <w:t>0</w:t>
            </w:r>
          </w:p>
        </w:tc>
        <w:tc>
          <w:tcPr>
            <w:tcW w:w="10530" w:type="dxa"/>
            <w:gridSpan w:val="2"/>
            <w:vAlign w:val="center"/>
          </w:tcPr>
          <w:p w14:paraId="1EF0BEFD" w14:textId="77777777" w:rsidR="00E15F14" w:rsidRPr="00CF0AFB" w:rsidRDefault="00E15F14" w:rsidP="00292BC2">
            <w:pPr>
              <w:keepNext/>
              <w:rPr>
                <w:rFonts w:asciiTheme="minorHAnsi" w:hAnsiTheme="minorHAnsi"/>
                <w:sz w:val="18"/>
                <w:szCs w:val="18"/>
              </w:rPr>
            </w:pPr>
            <w:r w:rsidRPr="00CF0AFB">
              <w:rPr>
                <w:rFonts w:asciiTheme="minorHAnsi" w:hAnsiTheme="minorHAnsi"/>
                <w:sz w:val="18"/>
                <w:szCs w:val="18"/>
              </w:rPr>
              <w:t>Correction Notes:</w:t>
            </w:r>
          </w:p>
        </w:tc>
      </w:tr>
      <w:tr w:rsidR="00E15F14" w:rsidRPr="00CF0AFB" w14:paraId="1EF0BF00" w14:textId="77777777" w:rsidTr="00E15F1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0998" w:type="dxa"/>
            <w:gridSpan w:val="3"/>
          </w:tcPr>
          <w:p w14:paraId="1EF0BEFF" w14:textId="046ACCAC" w:rsidR="00E15F14" w:rsidRPr="00292BC2" w:rsidRDefault="00E15F14" w:rsidP="00A14392">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r w:rsidR="00102CF4" w:rsidRPr="00292BC2">
              <w:rPr>
                <w:rFonts w:asciiTheme="minorHAnsi" w:hAnsiTheme="minorHAnsi"/>
                <w:b/>
                <w:sz w:val="18"/>
              </w:rPr>
              <w:t>.</w:t>
            </w:r>
          </w:p>
        </w:tc>
      </w:tr>
    </w:tbl>
    <w:p w14:paraId="1EF0BF01" w14:textId="604456C6" w:rsidR="007E6D92" w:rsidRDefault="007E6D92" w:rsidP="003E0D24">
      <w:pPr>
        <w:rPr>
          <w:rFonts w:asciiTheme="minorHAnsi" w:hAnsiTheme="minorHAnsi"/>
          <w:sz w:val="18"/>
          <w:szCs w:val="18"/>
        </w:rPr>
      </w:pPr>
    </w:p>
    <w:tbl>
      <w:tblPr>
        <w:tblStyle w:val="TableGrid"/>
        <w:tblW w:w="0" w:type="auto"/>
        <w:tblLook w:val="04A0" w:firstRow="1" w:lastRow="0" w:firstColumn="1" w:lastColumn="0" w:noHBand="0" w:noVBand="1"/>
      </w:tblPr>
      <w:tblGrid>
        <w:gridCol w:w="468"/>
        <w:gridCol w:w="10548"/>
      </w:tblGrid>
      <w:tr w:rsidR="00865FAB" w14:paraId="3DD0F5FD" w14:textId="77777777" w:rsidTr="00865FAB">
        <w:tc>
          <w:tcPr>
            <w:tcW w:w="11016" w:type="dxa"/>
            <w:gridSpan w:val="2"/>
          </w:tcPr>
          <w:p w14:paraId="2F6481B6" w14:textId="576AE798" w:rsidR="00865FAB" w:rsidRPr="007C21BE" w:rsidRDefault="00865FAB" w:rsidP="00865FAB">
            <w:pPr>
              <w:rPr>
                <w:rFonts w:asciiTheme="minorHAnsi" w:hAnsiTheme="minorHAnsi"/>
                <w:b/>
                <w:szCs w:val="18"/>
              </w:rPr>
            </w:pPr>
            <w:r w:rsidRPr="00865FAB">
              <w:rPr>
                <w:rFonts w:asciiTheme="minorHAnsi" w:hAnsiTheme="minorHAnsi"/>
                <w:b/>
                <w:szCs w:val="18"/>
              </w:rPr>
              <w:t>I.</w:t>
            </w:r>
            <w:r>
              <w:rPr>
                <w:rFonts w:asciiTheme="minorHAnsi" w:hAnsiTheme="minorHAnsi"/>
                <w:b/>
                <w:szCs w:val="18"/>
              </w:rPr>
              <w:t xml:space="preserve"> Determination of HERS Verification Compliance</w:t>
            </w:r>
          </w:p>
        </w:tc>
      </w:tr>
      <w:tr w:rsidR="00865FAB" w14:paraId="1DE29268" w14:textId="77777777" w:rsidTr="00865FAB">
        <w:tc>
          <w:tcPr>
            <w:tcW w:w="11016" w:type="dxa"/>
            <w:gridSpan w:val="2"/>
          </w:tcPr>
          <w:p w14:paraId="1479C0B5" w14:textId="3B438E7E" w:rsidR="00865FAB" w:rsidRDefault="00865FAB" w:rsidP="003E0D24">
            <w:pPr>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865FAB" w14:paraId="566B2866" w14:textId="77777777" w:rsidTr="007C21BE">
        <w:tc>
          <w:tcPr>
            <w:tcW w:w="468" w:type="dxa"/>
          </w:tcPr>
          <w:p w14:paraId="5B60F383" w14:textId="316AD4A3" w:rsidR="00865FAB" w:rsidRDefault="00865FAB" w:rsidP="007C21BE">
            <w:pPr>
              <w:jc w:val="center"/>
              <w:rPr>
                <w:rFonts w:asciiTheme="minorHAnsi" w:hAnsiTheme="minorHAnsi"/>
                <w:sz w:val="18"/>
                <w:szCs w:val="18"/>
              </w:rPr>
            </w:pPr>
            <w:r>
              <w:rPr>
                <w:rFonts w:asciiTheme="minorHAnsi" w:hAnsiTheme="minorHAnsi"/>
                <w:sz w:val="18"/>
                <w:szCs w:val="18"/>
              </w:rPr>
              <w:t>01</w:t>
            </w:r>
          </w:p>
        </w:tc>
        <w:tc>
          <w:tcPr>
            <w:tcW w:w="10548" w:type="dxa"/>
          </w:tcPr>
          <w:p w14:paraId="18177188" w14:textId="587D5634" w:rsidR="00865FAB" w:rsidRDefault="00865FAB" w:rsidP="003E0D24">
            <w:pPr>
              <w:rPr>
                <w:rFonts w:asciiTheme="minorHAnsi" w:hAnsiTheme="minorHAnsi"/>
                <w:sz w:val="18"/>
                <w:szCs w:val="18"/>
              </w:rPr>
            </w:pPr>
          </w:p>
        </w:tc>
      </w:tr>
    </w:tbl>
    <w:p w14:paraId="23B61AC7" w14:textId="3F1330F0" w:rsidR="00865FAB" w:rsidDel="002B6DF9" w:rsidRDefault="00865FAB" w:rsidP="003E0D24">
      <w:pPr>
        <w:rPr>
          <w:del w:id="7" w:author="Author" w:date="2017-04-07T13:53:00Z"/>
          <w:rFonts w:asciiTheme="minorHAnsi" w:hAnsiTheme="minorHAnsi"/>
          <w:sz w:val="18"/>
          <w:szCs w:val="18"/>
        </w:rPr>
      </w:pPr>
    </w:p>
    <w:p w14:paraId="38C1D680" w14:textId="5E494333" w:rsidR="007E6D92" w:rsidRDefault="007E6D92">
      <w:pPr>
        <w:rPr>
          <w:rFonts w:asciiTheme="minorHAnsi" w:hAnsiTheme="minorHAnsi"/>
          <w:sz w:val="18"/>
          <w:szCs w:val="18"/>
        </w:rPr>
      </w:pPr>
      <w:bookmarkStart w:id="8" w:name="_GoBack"/>
      <w:bookmarkEnd w:id="8"/>
      <w:del w:id="9" w:author="Author" w:date="2017-04-07T13:53:00Z">
        <w:r w:rsidDel="002B6DF9">
          <w:rPr>
            <w:rFonts w:asciiTheme="minorHAnsi" w:hAnsiTheme="minorHAnsi"/>
            <w:sz w:val="18"/>
            <w:szCs w:val="18"/>
          </w:rPr>
          <w:br w:type="page"/>
        </w:r>
      </w:del>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251474" w:rsidRPr="00CF0AFB" w14:paraId="1EF0BF03" w14:textId="77777777" w:rsidTr="00B45F59">
        <w:trPr>
          <w:trHeight w:val="288"/>
        </w:trPr>
        <w:tc>
          <w:tcPr>
            <w:tcW w:w="10950" w:type="dxa"/>
            <w:gridSpan w:val="4"/>
            <w:vAlign w:val="center"/>
          </w:tcPr>
          <w:p w14:paraId="1EF0BF02" w14:textId="77777777" w:rsidR="00251474" w:rsidRPr="00CF0AFB" w:rsidRDefault="00251474" w:rsidP="00B45F5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CF0AFB">
              <w:rPr>
                <w:rFonts w:asciiTheme="minorHAnsi" w:hAnsiTheme="minorHAnsi" w:cs="Arial"/>
                <w:b/>
                <w:caps/>
                <w:sz w:val="18"/>
                <w:szCs w:val="18"/>
              </w:rPr>
              <w:t>Documentation Author's Declaration Statement</w:t>
            </w:r>
          </w:p>
        </w:tc>
      </w:tr>
      <w:tr w:rsidR="00251474" w:rsidRPr="00CF0AFB" w14:paraId="1EF0BF05" w14:textId="77777777" w:rsidTr="0094751C">
        <w:trPr>
          <w:trHeight w:val="233"/>
        </w:trPr>
        <w:tc>
          <w:tcPr>
            <w:tcW w:w="10950" w:type="dxa"/>
            <w:gridSpan w:val="4"/>
            <w:vAlign w:val="center"/>
          </w:tcPr>
          <w:p w14:paraId="1EF0BF04" w14:textId="77777777" w:rsidR="00251474" w:rsidRPr="00CF0AFB" w:rsidRDefault="00251474" w:rsidP="0094751C">
            <w:pPr>
              <w:numPr>
                <w:ilvl w:val="0"/>
                <w:numId w:val="7"/>
              </w:numPr>
              <w:ind w:left="271" w:hanging="270"/>
              <w:rPr>
                <w:rFonts w:asciiTheme="minorHAnsi" w:hAnsiTheme="minorHAnsi"/>
                <w:sz w:val="18"/>
                <w:szCs w:val="18"/>
              </w:rPr>
            </w:pPr>
            <w:r w:rsidRPr="00CF0AFB">
              <w:rPr>
                <w:rFonts w:asciiTheme="minorHAnsi" w:hAnsiTheme="minorHAnsi"/>
                <w:sz w:val="18"/>
                <w:szCs w:val="18"/>
              </w:rPr>
              <w:t>I certify that this Certificate of Verification documentation is accurate and complete.</w:t>
            </w:r>
          </w:p>
        </w:tc>
      </w:tr>
      <w:tr w:rsidR="00251474" w:rsidRPr="00CF0AFB" w14:paraId="1EF0BF08" w14:textId="77777777" w:rsidTr="00B45F59">
        <w:trPr>
          <w:trHeight w:val="360"/>
        </w:trPr>
        <w:tc>
          <w:tcPr>
            <w:tcW w:w="5434" w:type="dxa"/>
          </w:tcPr>
          <w:p w14:paraId="1EF0BF06"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Documentation Author Name:</w:t>
            </w:r>
          </w:p>
        </w:tc>
        <w:tc>
          <w:tcPr>
            <w:tcW w:w="5516" w:type="dxa"/>
            <w:gridSpan w:val="3"/>
          </w:tcPr>
          <w:p w14:paraId="1EF0BF07"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Documentation Author Signature:</w:t>
            </w:r>
          </w:p>
        </w:tc>
      </w:tr>
      <w:tr w:rsidR="00251474" w:rsidRPr="00CF0AFB" w14:paraId="1EF0BF0B" w14:textId="77777777" w:rsidTr="00B45F59">
        <w:trPr>
          <w:trHeight w:val="360"/>
        </w:trPr>
        <w:tc>
          <w:tcPr>
            <w:tcW w:w="5434" w:type="dxa"/>
          </w:tcPr>
          <w:p w14:paraId="1EF0BF09"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Company:</w:t>
            </w:r>
          </w:p>
        </w:tc>
        <w:tc>
          <w:tcPr>
            <w:tcW w:w="5516" w:type="dxa"/>
            <w:gridSpan w:val="3"/>
          </w:tcPr>
          <w:p w14:paraId="1EF0BF0A"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Date Signed:</w:t>
            </w:r>
          </w:p>
        </w:tc>
      </w:tr>
      <w:tr w:rsidR="00251474" w:rsidRPr="00CF0AFB" w14:paraId="1EF0BF0E" w14:textId="77777777" w:rsidTr="00B45F59">
        <w:trPr>
          <w:trHeight w:val="360"/>
        </w:trPr>
        <w:tc>
          <w:tcPr>
            <w:tcW w:w="5434" w:type="dxa"/>
          </w:tcPr>
          <w:p w14:paraId="1EF0BF0C"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Address:</w:t>
            </w:r>
          </w:p>
        </w:tc>
        <w:tc>
          <w:tcPr>
            <w:tcW w:w="5516" w:type="dxa"/>
            <w:gridSpan w:val="3"/>
          </w:tcPr>
          <w:p w14:paraId="1EF0BF0D"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CEA/HERS Certification Information (if applicable):</w:t>
            </w:r>
          </w:p>
        </w:tc>
      </w:tr>
      <w:tr w:rsidR="00251474" w:rsidRPr="00CF0AFB" w14:paraId="1EF0BF11" w14:textId="77777777" w:rsidTr="00B45F59">
        <w:trPr>
          <w:trHeight w:val="360"/>
        </w:trPr>
        <w:tc>
          <w:tcPr>
            <w:tcW w:w="5434" w:type="dxa"/>
          </w:tcPr>
          <w:p w14:paraId="1EF0BF0F"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City/State/Zip:</w:t>
            </w:r>
          </w:p>
        </w:tc>
        <w:tc>
          <w:tcPr>
            <w:tcW w:w="5516" w:type="dxa"/>
            <w:gridSpan w:val="3"/>
          </w:tcPr>
          <w:p w14:paraId="1EF0BF10"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Phone:</w:t>
            </w:r>
          </w:p>
        </w:tc>
      </w:tr>
      <w:tr w:rsidR="00251474" w:rsidRPr="00CF0AFB" w14:paraId="1EF0BF13" w14:textId="77777777" w:rsidTr="00B45F59">
        <w:tblPrEx>
          <w:tblCellMar>
            <w:left w:w="115" w:type="dxa"/>
            <w:right w:w="115" w:type="dxa"/>
          </w:tblCellMar>
        </w:tblPrEx>
        <w:trPr>
          <w:trHeight w:val="296"/>
        </w:trPr>
        <w:tc>
          <w:tcPr>
            <w:tcW w:w="10950" w:type="dxa"/>
            <w:gridSpan w:val="4"/>
            <w:vAlign w:val="center"/>
          </w:tcPr>
          <w:p w14:paraId="1EF0BF12" w14:textId="77777777" w:rsidR="00251474" w:rsidRPr="00CF0AFB" w:rsidRDefault="00251474" w:rsidP="00B45F5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CF0AFB">
              <w:rPr>
                <w:rFonts w:asciiTheme="minorHAnsi" w:hAnsiTheme="minorHAnsi" w:cs="Arial"/>
                <w:b/>
                <w:caps/>
                <w:sz w:val="18"/>
                <w:szCs w:val="18"/>
              </w:rPr>
              <w:t xml:space="preserve">Responsible Person's Declaration statement </w:t>
            </w:r>
          </w:p>
        </w:tc>
      </w:tr>
      <w:tr w:rsidR="00251474" w:rsidRPr="00CF0AFB" w14:paraId="1EF0BF1A" w14:textId="77777777" w:rsidTr="00B45F59">
        <w:tblPrEx>
          <w:tblCellMar>
            <w:left w:w="115" w:type="dxa"/>
            <w:right w:w="115" w:type="dxa"/>
          </w:tblCellMar>
        </w:tblPrEx>
        <w:trPr>
          <w:trHeight w:val="504"/>
        </w:trPr>
        <w:tc>
          <w:tcPr>
            <w:tcW w:w="10950" w:type="dxa"/>
            <w:gridSpan w:val="4"/>
            <w:shd w:val="clear" w:color="auto" w:fill="auto"/>
          </w:tcPr>
          <w:p w14:paraId="1EF0BF14" w14:textId="77777777" w:rsidR="00251474" w:rsidRPr="00CF0AFB" w:rsidRDefault="00251474" w:rsidP="0094751C">
            <w:pPr>
              <w:pStyle w:val="p2"/>
              <w:keepNext/>
              <w:tabs>
                <w:tab w:val="clear" w:pos="357"/>
              </w:tabs>
              <w:spacing w:line="240" w:lineRule="auto"/>
              <w:ind w:left="0" w:right="90" w:firstLine="0"/>
              <w:rPr>
                <w:rFonts w:asciiTheme="minorHAnsi" w:hAnsiTheme="minorHAnsi"/>
                <w:sz w:val="18"/>
                <w:szCs w:val="18"/>
              </w:rPr>
            </w:pPr>
            <w:r w:rsidRPr="00CF0AFB">
              <w:rPr>
                <w:rFonts w:asciiTheme="minorHAnsi" w:hAnsiTheme="minorHAnsi"/>
                <w:sz w:val="18"/>
                <w:szCs w:val="18"/>
              </w:rPr>
              <w:t xml:space="preserve">I certify the following under penalty of perjury, under the laws of the State of California: </w:t>
            </w:r>
          </w:p>
          <w:p w14:paraId="1EF0BF15" w14:textId="77777777" w:rsidR="00251474" w:rsidRPr="00CF0AFB" w:rsidRDefault="00251474" w:rsidP="0094751C">
            <w:pPr>
              <w:pStyle w:val="p2"/>
              <w:keepNext/>
              <w:numPr>
                <w:ilvl w:val="0"/>
                <w:numId w:val="9"/>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The information provided on this Certificate of Verification is true and correct.</w:t>
            </w:r>
          </w:p>
          <w:p w14:paraId="1EF0BF16" w14:textId="77777777" w:rsidR="00251474" w:rsidRPr="00CF0AFB" w:rsidRDefault="00251474" w:rsidP="0094751C">
            <w:pPr>
              <w:pStyle w:val="p2"/>
              <w:keepNext/>
              <w:numPr>
                <w:ilvl w:val="0"/>
                <w:numId w:val="9"/>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I am the certified HERS Rater who performed the verification identified and reported on this Certificate of Verification (responsible rater).</w:t>
            </w:r>
          </w:p>
          <w:p w14:paraId="1EF0BF17" w14:textId="77777777" w:rsidR="00251474" w:rsidRPr="00CF0AFB" w:rsidRDefault="00251474" w:rsidP="0094751C">
            <w:pPr>
              <w:pStyle w:val="p2"/>
              <w:keepNext/>
              <w:numPr>
                <w:ilvl w:val="0"/>
                <w:numId w:val="9"/>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EF0BF18" w14:textId="77777777" w:rsidR="00251474" w:rsidRPr="00CF0AFB" w:rsidRDefault="00251474" w:rsidP="0094751C">
            <w:pPr>
              <w:pStyle w:val="p2"/>
              <w:keepNext/>
              <w:numPr>
                <w:ilvl w:val="0"/>
                <w:numId w:val="9"/>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EF0BF19" w14:textId="77777777" w:rsidR="00251474" w:rsidRPr="00CF0AFB" w:rsidRDefault="00251474" w:rsidP="0094751C">
            <w:pPr>
              <w:pStyle w:val="p2"/>
              <w:keepNext/>
              <w:numPr>
                <w:ilvl w:val="0"/>
                <w:numId w:val="9"/>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251474" w:rsidRPr="00CF0AFB" w14:paraId="1EF0BF1C" w14:textId="77777777" w:rsidTr="00B45F59">
        <w:tblPrEx>
          <w:tblCellMar>
            <w:left w:w="115" w:type="dxa"/>
            <w:right w:w="115" w:type="dxa"/>
          </w:tblCellMar>
        </w:tblPrEx>
        <w:trPr>
          <w:trHeight w:val="278"/>
        </w:trPr>
        <w:tc>
          <w:tcPr>
            <w:tcW w:w="10950" w:type="dxa"/>
            <w:gridSpan w:val="4"/>
            <w:vAlign w:val="center"/>
          </w:tcPr>
          <w:p w14:paraId="1EF0BF1B" w14:textId="77777777" w:rsidR="00251474" w:rsidRPr="00CF0AFB" w:rsidRDefault="00251474" w:rsidP="00B45F5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CF0AFB">
              <w:rPr>
                <w:rFonts w:asciiTheme="minorHAnsi" w:hAnsiTheme="minorHAnsi" w:cs="Arial"/>
                <w:b/>
                <w:caps/>
                <w:sz w:val="18"/>
                <w:szCs w:val="18"/>
              </w:rPr>
              <w:t>BUILDER OR INSTALLER INFORMATION AS SHOWN ON THE CERTIFICATE OF INSTALLATION</w:t>
            </w:r>
          </w:p>
        </w:tc>
      </w:tr>
      <w:tr w:rsidR="00251474" w:rsidRPr="00CF0AFB" w14:paraId="1EF0BF1E" w14:textId="77777777" w:rsidTr="00B45F59">
        <w:tblPrEx>
          <w:tblCellMar>
            <w:left w:w="115" w:type="dxa"/>
            <w:right w:w="115" w:type="dxa"/>
          </w:tblCellMar>
        </w:tblPrEx>
        <w:trPr>
          <w:trHeight w:hRule="exact" w:val="360"/>
        </w:trPr>
        <w:tc>
          <w:tcPr>
            <w:tcW w:w="10950" w:type="dxa"/>
            <w:gridSpan w:val="4"/>
            <w:vAlign w:val="center"/>
          </w:tcPr>
          <w:p w14:paraId="1EF0BF1D" w14:textId="77777777" w:rsidR="00251474" w:rsidRPr="0094751C" w:rsidRDefault="00251474" w:rsidP="0094751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Company Name (Installing Subcontractor, General Contractor, or Builder/Owner):</w:t>
            </w:r>
          </w:p>
        </w:tc>
      </w:tr>
      <w:tr w:rsidR="00251474" w:rsidRPr="00CF0AFB" w14:paraId="1EF0BF21" w14:textId="77777777" w:rsidTr="00B45F59">
        <w:tblPrEx>
          <w:tblCellMar>
            <w:left w:w="115" w:type="dxa"/>
            <w:right w:w="115" w:type="dxa"/>
          </w:tblCellMar>
        </w:tblPrEx>
        <w:trPr>
          <w:trHeight w:hRule="exact" w:val="360"/>
        </w:trPr>
        <w:tc>
          <w:tcPr>
            <w:tcW w:w="5475" w:type="dxa"/>
            <w:gridSpan w:val="2"/>
          </w:tcPr>
          <w:p w14:paraId="1EF0BF1F" w14:textId="77777777" w:rsidR="00251474" w:rsidRPr="0094751C" w:rsidRDefault="00251474" w:rsidP="0094751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Responsible Builder or Installer Name:</w:t>
            </w:r>
          </w:p>
        </w:tc>
        <w:tc>
          <w:tcPr>
            <w:tcW w:w="5475" w:type="dxa"/>
            <w:gridSpan w:val="2"/>
          </w:tcPr>
          <w:p w14:paraId="1EF0BF20" w14:textId="77777777" w:rsidR="00251474" w:rsidRPr="0094751C" w:rsidRDefault="00251474" w:rsidP="00292BC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CSLB License:</w:t>
            </w:r>
          </w:p>
        </w:tc>
      </w:tr>
      <w:tr w:rsidR="00251474" w:rsidRPr="00CF0AFB" w14:paraId="1EF0BF23" w14:textId="77777777" w:rsidTr="00B45F59">
        <w:tblPrEx>
          <w:tblCellMar>
            <w:left w:w="108" w:type="dxa"/>
            <w:right w:w="108" w:type="dxa"/>
          </w:tblCellMar>
        </w:tblPrEx>
        <w:trPr>
          <w:trHeight w:hRule="exact" w:val="288"/>
        </w:trPr>
        <w:tc>
          <w:tcPr>
            <w:tcW w:w="10950" w:type="dxa"/>
            <w:gridSpan w:val="4"/>
            <w:vAlign w:val="center"/>
          </w:tcPr>
          <w:p w14:paraId="1EF0BF22" w14:textId="77777777" w:rsidR="00251474" w:rsidRPr="00CF0AFB" w:rsidRDefault="00251474" w:rsidP="00B45F5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r w:rsidRPr="00CF0AFB">
              <w:rPr>
                <w:rFonts w:asciiTheme="minorHAnsi" w:hAnsiTheme="minorHAnsi" w:cs="Arial"/>
                <w:b/>
                <w:caps/>
                <w:sz w:val="18"/>
                <w:szCs w:val="18"/>
              </w:rPr>
              <w:t>HERS PROVIDER DATA REGISTRY INFORMATION</w:t>
            </w:r>
          </w:p>
        </w:tc>
      </w:tr>
      <w:tr w:rsidR="00251474" w:rsidRPr="00CF0AFB" w14:paraId="1EF0BF26" w14:textId="77777777" w:rsidTr="00B45F59">
        <w:tblPrEx>
          <w:tblCellMar>
            <w:left w:w="108" w:type="dxa"/>
            <w:right w:w="108" w:type="dxa"/>
          </w:tblCellMar>
        </w:tblPrEx>
        <w:trPr>
          <w:trHeight w:hRule="exact" w:val="360"/>
        </w:trPr>
        <w:tc>
          <w:tcPr>
            <w:tcW w:w="5482" w:type="dxa"/>
            <w:gridSpan w:val="3"/>
          </w:tcPr>
          <w:p w14:paraId="1EF0BF24" w14:textId="77777777" w:rsidR="00251474" w:rsidRPr="0094751C" w:rsidRDefault="00251474" w:rsidP="00B45F5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Sample Group Number (if applicable):</w:t>
            </w:r>
          </w:p>
        </w:tc>
        <w:tc>
          <w:tcPr>
            <w:tcW w:w="5468" w:type="dxa"/>
          </w:tcPr>
          <w:p w14:paraId="1EF0BF25" w14:textId="64C597BD" w:rsidR="00251474" w:rsidRPr="0094751C" w:rsidRDefault="00251474" w:rsidP="00B45F5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Dwelling Test Status in Sample Group (if applicable)</w:t>
            </w:r>
            <w:r w:rsidR="00292BC2" w:rsidRPr="0094751C">
              <w:rPr>
                <w:rFonts w:asciiTheme="minorHAnsi" w:hAnsiTheme="minorHAnsi"/>
                <w:sz w:val="14"/>
                <w:szCs w:val="18"/>
              </w:rPr>
              <w:t>:</w:t>
            </w:r>
          </w:p>
        </w:tc>
      </w:tr>
      <w:tr w:rsidR="00251474" w:rsidRPr="00CF0AFB" w14:paraId="1EF0BF28" w14:textId="77777777" w:rsidTr="00B45F59">
        <w:tblPrEx>
          <w:tblCellMar>
            <w:left w:w="108" w:type="dxa"/>
            <w:right w:w="108" w:type="dxa"/>
          </w:tblCellMar>
        </w:tblPrEx>
        <w:trPr>
          <w:trHeight w:val="288"/>
        </w:trPr>
        <w:tc>
          <w:tcPr>
            <w:tcW w:w="10950" w:type="dxa"/>
            <w:gridSpan w:val="4"/>
            <w:vAlign w:val="center"/>
          </w:tcPr>
          <w:p w14:paraId="1EF0BF27" w14:textId="77777777" w:rsidR="00251474" w:rsidRPr="00CF0AFB" w:rsidRDefault="00251474" w:rsidP="00B45F5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r w:rsidRPr="00CF0AFB">
              <w:rPr>
                <w:rFonts w:asciiTheme="minorHAnsi" w:hAnsiTheme="minorHAnsi" w:cs="Arial"/>
                <w:b/>
                <w:caps/>
                <w:sz w:val="18"/>
                <w:szCs w:val="18"/>
              </w:rPr>
              <w:t>HERS RATER INFORMATION</w:t>
            </w:r>
          </w:p>
        </w:tc>
      </w:tr>
      <w:tr w:rsidR="00251474" w:rsidRPr="00CF0AFB" w14:paraId="1EF0BF2A" w14:textId="77777777" w:rsidTr="00B45F59">
        <w:tblPrEx>
          <w:tblCellMar>
            <w:left w:w="108" w:type="dxa"/>
            <w:right w:w="108" w:type="dxa"/>
          </w:tblCellMar>
        </w:tblPrEx>
        <w:trPr>
          <w:trHeight w:hRule="exact" w:val="360"/>
        </w:trPr>
        <w:tc>
          <w:tcPr>
            <w:tcW w:w="10950" w:type="dxa"/>
            <w:gridSpan w:val="4"/>
          </w:tcPr>
          <w:p w14:paraId="1EF0BF29" w14:textId="77777777" w:rsidR="00251474" w:rsidRPr="0094751C" w:rsidRDefault="00251474" w:rsidP="00B45F5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HERS Rater Company Name:</w:t>
            </w:r>
          </w:p>
        </w:tc>
      </w:tr>
      <w:tr w:rsidR="00251474" w:rsidRPr="00CF0AFB" w14:paraId="1EF0BF2D" w14:textId="77777777" w:rsidTr="00B45F5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EF0BF2B" w14:textId="77777777" w:rsidR="00251474" w:rsidRPr="0094751C" w:rsidRDefault="00251474" w:rsidP="00B45F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1EF0BF2C" w14:textId="77777777" w:rsidR="00251474" w:rsidRPr="0094751C" w:rsidRDefault="00251474" w:rsidP="00B45F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Signature:</w:t>
            </w:r>
          </w:p>
        </w:tc>
      </w:tr>
      <w:tr w:rsidR="00251474" w:rsidRPr="00CF0AFB" w14:paraId="1EF0BF30" w14:textId="77777777" w:rsidTr="00B45F5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EF0BF2E" w14:textId="0B5B0BA0" w:rsidR="00251474" w:rsidRPr="0094751C" w:rsidRDefault="00251474" w:rsidP="00B45F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Certification Number w/ this HERS Provider</w:t>
            </w:r>
            <w:r w:rsidR="00292BC2" w:rsidRPr="0094751C">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1EF0BF2F" w14:textId="77777777" w:rsidR="00251474" w:rsidRPr="0094751C" w:rsidRDefault="00251474" w:rsidP="00B45F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Date Signed:</w:t>
            </w:r>
          </w:p>
        </w:tc>
      </w:tr>
    </w:tbl>
    <w:p w14:paraId="1EF0BF31" w14:textId="77777777" w:rsidR="003E0D24" w:rsidRPr="00CF0AFB" w:rsidRDefault="003E0D24" w:rsidP="003E0D24">
      <w:pPr>
        <w:ind w:hanging="677"/>
        <w:rPr>
          <w:rFonts w:asciiTheme="minorHAnsi" w:hAnsiTheme="minorHAnsi"/>
          <w:sz w:val="18"/>
          <w:szCs w:val="18"/>
        </w:rPr>
      </w:pPr>
    </w:p>
    <w:p w14:paraId="1EF0BF32" w14:textId="77777777" w:rsidR="00A14392" w:rsidRPr="00CF0AFB" w:rsidRDefault="00A14392" w:rsidP="003E0D24">
      <w:pPr>
        <w:ind w:hanging="677"/>
        <w:rPr>
          <w:rFonts w:asciiTheme="minorHAnsi" w:hAnsiTheme="minorHAnsi"/>
          <w:sz w:val="18"/>
          <w:szCs w:val="18"/>
        </w:rPr>
      </w:pPr>
    </w:p>
    <w:p w14:paraId="1EF0BF33" w14:textId="77777777" w:rsidR="00A14392" w:rsidRPr="00CF0AFB" w:rsidRDefault="00A14392" w:rsidP="003E0D24">
      <w:pPr>
        <w:ind w:hanging="677"/>
        <w:rPr>
          <w:rFonts w:asciiTheme="minorHAnsi" w:hAnsiTheme="minorHAnsi"/>
          <w:sz w:val="18"/>
          <w:szCs w:val="18"/>
        </w:rPr>
      </w:pPr>
    </w:p>
    <w:p w14:paraId="1EF0BF34" w14:textId="77777777" w:rsidR="00A14392" w:rsidRPr="00CF0AFB" w:rsidRDefault="00A14392" w:rsidP="003E0D24">
      <w:pPr>
        <w:ind w:hanging="677"/>
        <w:rPr>
          <w:rFonts w:asciiTheme="minorHAnsi" w:hAnsiTheme="minorHAnsi"/>
          <w:sz w:val="18"/>
          <w:szCs w:val="18"/>
        </w:rPr>
        <w:sectPr w:rsidR="00A14392" w:rsidRPr="00CF0AFB" w:rsidSect="007C21BE">
          <w:headerReference w:type="even" r:id="rId10"/>
          <w:headerReference w:type="default" r:id="rId11"/>
          <w:footerReference w:type="default" r:id="rId12"/>
          <w:headerReference w:type="first" r:id="rId13"/>
          <w:pgSz w:w="12240" w:h="15840" w:code="1"/>
          <w:pgMar w:top="720" w:right="720" w:bottom="720" w:left="720" w:header="432" w:footer="432" w:gutter="0"/>
          <w:cols w:space="720"/>
          <w:docGrid w:linePitch="272"/>
        </w:sectPr>
      </w:pPr>
    </w:p>
    <w:p w14:paraId="1EF0BF36" w14:textId="421F8802" w:rsidR="007F31E8" w:rsidRPr="007E6D92" w:rsidRDefault="007E6D92" w:rsidP="007E6D92">
      <w:pPr>
        <w:jc w:val="center"/>
        <w:rPr>
          <w:rFonts w:asciiTheme="minorHAnsi" w:eastAsia="Cambria" w:hAnsiTheme="minorHAnsi"/>
          <w:b/>
          <w:sz w:val="28"/>
          <w:szCs w:val="18"/>
        </w:rPr>
      </w:pPr>
      <w:r w:rsidRPr="0094751C">
        <w:rPr>
          <w:rFonts w:asciiTheme="minorHAnsi" w:eastAsia="Cambria" w:hAnsiTheme="minorHAnsi"/>
          <w:b/>
          <w:szCs w:val="18"/>
        </w:rPr>
        <w:lastRenderedPageBreak/>
        <w:t>CF2R-</w:t>
      </w:r>
      <w:r w:rsidR="007F31E8" w:rsidRPr="0094751C">
        <w:rPr>
          <w:rFonts w:asciiTheme="minorHAnsi" w:eastAsia="Cambria" w:hAnsiTheme="minorHAnsi"/>
          <w:b/>
          <w:szCs w:val="18"/>
        </w:rPr>
        <w:t>ENV21</w:t>
      </w:r>
      <w:r w:rsidRPr="0094751C">
        <w:rPr>
          <w:rFonts w:asciiTheme="minorHAnsi" w:eastAsia="Cambria" w:hAnsiTheme="minorHAnsi"/>
          <w:b/>
          <w:szCs w:val="18"/>
        </w:rPr>
        <w:t>-H User Instructions</w:t>
      </w:r>
    </w:p>
    <w:p w14:paraId="1EF0BF37" w14:textId="77777777" w:rsidR="00887569" w:rsidRPr="0094751C" w:rsidRDefault="00887569" w:rsidP="007F31E8">
      <w:pPr>
        <w:rPr>
          <w:rFonts w:asciiTheme="minorHAnsi" w:eastAsia="Cambria" w:hAnsiTheme="minorHAnsi"/>
          <w:szCs w:val="18"/>
        </w:rPr>
      </w:pPr>
    </w:p>
    <w:p w14:paraId="1EF0BF38" w14:textId="7C0A3651" w:rsidR="00FC03AA" w:rsidRPr="0094751C" w:rsidRDefault="00887569" w:rsidP="0094751C">
      <w:pPr>
        <w:spacing w:line="276" w:lineRule="auto"/>
        <w:contextualSpacing/>
        <w:rPr>
          <w:rFonts w:asciiTheme="minorHAnsi" w:hAnsiTheme="minorHAnsi" w:cstheme="minorBidi"/>
          <w:sz w:val="18"/>
          <w:szCs w:val="18"/>
        </w:rPr>
      </w:pPr>
      <w:r w:rsidRPr="0094751C">
        <w:rPr>
          <w:rFonts w:asciiTheme="minorHAnsi" w:hAnsiTheme="minorHAnsi" w:cs="Arial"/>
          <w:b/>
          <w:sz w:val="18"/>
          <w:szCs w:val="18"/>
        </w:rPr>
        <w:t>A.</w:t>
      </w:r>
      <w:r>
        <w:rPr>
          <w:rFonts w:asciiTheme="minorHAnsi" w:hAnsiTheme="minorHAnsi" w:cs="Arial"/>
          <w:b/>
          <w:sz w:val="18"/>
          <w:szCs w:val="18"/>
        </w:rPr>
        <w:t xml:space="preserve"> Air Infiltration and Insulation Installation (QII) – Framing Stage</w:t>
      </w:r>
    </w:p>
    <w:p w14:paraId="1EF0BF39" w14:textId="77777777" w:rsidR="00FC03AA" w:rsidRPr="00CF0AFB" w:rsidRDefault="00FC03AA" w:rsidP="00FC03AA">
      <w:pPr>
        <w:numPr>
          <w:ilvl w:val="0"/>
          <w:numId w:val="12"/>
        </w:numPr>
        <w:rPr>
          <w:rFonts w:asciiTheme="minorHAnsi" w:hAnsiTheme="minorHAnsi"/>
          <w:sz w:val="18"/>
          <w:szCs w:val="18"/>
        </w:rPr>
      </w:pPr>
      <w:r w:rsidRPr="00CF0AFB">
        <w:rPr>
          <w:rFonts w:asciiTheme="minorHAnsi" w:hAnsiTheme="minorHAnsi"/>
          <w:sz w:val="18"/>
          <w:szCs w:val="18"/>
        </w:rPr>
        <w:t>HERS Rater to select from list:</w:t>
      </w:r>
    </w:p>
    <w:p w14:paraId="1EF0BF3A" w14:textId="77777777" w:rsidR="00FC03AA" w:rsidRPr="00CF0AFB" w:rsidRDefault="00FC03AA" w:rsidP="00FC03AA">
      <w:pPr>
        <w:pStyle w:val="ListParagraph"/>
        <w:numPr>
          <w:ilvl w:val="0"/>
          <w:numId w:val="11"/>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3B" w14:textId="3597D0B0" w:rsidR="00FC03AA" w:rsidRDefault="00FC03AA" w:rsidP="00FC03AA">
      <w:pPr>
        <w:pStyle w:val="ListParagraph"/>
        <w:numPr>
          <w:ilvl w:val="0"/>
          <w:numId w:val="11"/>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05AA2FD0" w14:textId="6CF8FA94" w:rsidR="00912B7E" w:rsidRPr="00CF0AFB" w:rsidRDefault="00912B7E" w:rsidP="00FC03AA">
      <w:pPr>
        <w:pStyle w:val="ListParagraph"/>
        <w:numPr>
          <w:ilvl w:val="0"/>
          <w:numId w:val="11"/>
        </w:numPr>
        <w:contextualSpacing/>
        <w:rPr>
          <w:rFonts w:asciiTheme="minorHAnsi" w:hAnsiTheme="minorHAnsi"/>
          <w:sz w:val="18"/>
          <w:szCs w:val="18"/>
        </w:rPr>
      </w:pPr>
      <w:r w:rsidRPr="00CF0AFB">
        <w:rPr>
          <w:rFonts w:asciiTheme="minorHAnsi" w:hAnsiTheme="minorHAnsi"/>
          <w:sz w:val="18"/>
          <w:szCs w:val="18"/>
          <w:u w:val="single"/>
        </w:rPr>
        <w:t xml:space="preserve">All </w:t>
      </w:r>
      <w:r>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3C" w14:textId="77777777" w:rsidR="00FC03AA" w:rsidRDefault="00FC03AA" w:rsidP="00FC03AA">
      <w:pPr>
        <w:numPr>
          <w:ilvl w:val="0"/>
          <w:numId w:val="12"/>
        </w:numPr>
        <w:rPr>
          <w:rFonts w:asciiTheme="minorHAnsi" w:hAnsiTheme="minorHAnsi"/>
          <w:sz w:val="18"/>
          <w:szCs w:val="18"/>
        </w:rPr>
      </w:pPr>
      <w:r w:rsidRPr="00CF0AFB">
        <w:rPr>
          <w:rFonts w:asciiTheme="minorHAnsi" w:hAnsiTheme="minorHAnsi"/>
          <w:sz w:val="18"/>
          <w:szCs w:val="18"/>
        </w:rPr>
        <w:t>Correction Notes, Rater must enter reason for failure.</w:t>
      </w:r>
    </w:p>
    <w:p w14:paraId="14C40C3E" w14:textId="77777777" w:rsidR="00292BC2" w:rsidRPr="00CF0AFB" w:rsidRDefault="00292BC2" w:rsidP="0094751C">
      <w:pPr>
        <w:ind w:left="720"/>
        <w:rPr>
          <w:rFonts w:asciiTheme="minorHAnsi" w:hAnsiTheme="minorHAnsi"/>
          <w:sz w:val="18"/>
          <w:szCs w:val="18"/>
        </w:rPr>
      </w:pPr>
    </w:p>
    <w:p w14:paraId="1EF0BF3D" w14:textId="6327D404" w:rsidR="00FC03AA" w:rsidRPr="00CF0AFB" w:rsidRDefault="00887569" w:rsidP="0094751C">
      <w:pPr>
        <w:pStyle w:val="ListParagraph"/>
        <w:spacing w:line="276" w:lineRule="auto"/>
        <w:ind w:left="0"/>
        <w:contextualSpacing/>
        <w:rPr>
          <w:rFonts w:asciiTheme="minorHAnsi" w:hAnsiTheme="minorHAnsi"/>
          <w:b/>
          <w:sz w:val="18"/>
          <w:szCs w:val="18"/>
        </w:rPr>
      </w:pPr>
      <w:r>
        <w:rPr>
          <w:rFonts w:asciiTheme="minorHAnsi" w:hAnsiTheme="minorHAnsi"/>
          <w:b/>
          <w:sz w:val="18"/>
          <w:szCs w:val="18"/>
        </w:rPr>
        <w:t>B. Raised Floor Air Barrier</w:t>
      </w:r>
    </w:p>
    <w:p w14:paraId="1EF0BF3E" w14:textId="77777777" w:rsidR="00FC03AA" w:rsidRPr="00CF0AFB" w:rsidRDefault="00FC03AA" w:rsidP="00FC03AA">
      <w:pPr>
        <w:numPr>
          <w:ilvl w:val="0"/>
          <w:numId w:val="13"/>
        </w:numPr>
        <w:rPr>
          <w:rFonts w:asciiTheme="minorHAnsi" w:hAnsiTheme="minorHAnsi"/>
          <w:sz w:val="18"/>
          <w:szCs w:val="18"/>
        </w:rPr>
      </w:pPr>
      <w:r w:rsidRPr="00CF0AFB">
        <w:rPr>
          <w:rFonts w:asciiTheme="minorHAnsi" w:hAnsiTheme="minorHAnsi"/>
          <w:sz w:val="18"/>
          <w:szCs w:val="18"/>
        </w:rPr>
        <w:t>HERS Rater to select from list:</w:t>
      </w:r>
    </w:p>
    <w:p w14:paraId="1EF0BF3F" w14:textId="77777777" w:rsidR="00FC03AA" w:rsidRPr="00CF0AFB" w:rsidRDefault="00FC03AA" w:rsidP="00FC03AA">
      <w:pPr>
        <w:pStyle w:val="ListParagraph"/>
        <w:numPr>
          <w:ilvl w:val="0"/>
          <w:numId w:val="16"/>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40" w14:textId="1C2DBA32" w:rsidR="00FC03AA" w:rsidRPr="00CF0AFB" w:rsidRDefault="00FC03AA" w:rsidP="00FC03AA">
      <w:pPr>
        <w:pStyle w:val="ListParagraph"/>
        <w:numPr>
          <w:ilvl w:val="0"/>
          <w:numId w:val="16"/>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1EF0BF41" w14:textId="6B5A4ADE" w:rsidR="00FC03AA" w:rsidRPr="00CF0AFB" w:rsidRDefault="00FC03AA" w:rsidP="00FC03AA">
      <w:pPr>
        <w:pStyle w:val="ListParagraph"/>
        <w:numPr>
          <w:ilvl w:val="0"/>
          <w:numId w:val="16"/>
        </w:numPr>
        <w:contextualSpacing/>
        <w:rPr>
          <w:rFonts w:asciiTheme="minorHAnsi" w:hAnsiTheme="minorHAnsi"/>
          <w:sz w:val="18"/>
          <w:szCs w:val="18"/>
        </w:rPr>
      </w:pPr>
      <w:r w:rsidRPr="00CF0AFB">
        <w:rPr>
          <w:rFonts w:asciiTheme="minorHAnsi" w:hAnsiTheme="minorHAnsi"/>
          <w:sz w:val="18"/>
          <w:szCs w:val="18"/>
          <w:u w:val="single"/>
        </w:rPr>
        <w:t xml:space="preserve">All </w:t>
      </w:r>
      <w:r w:rsidR="00912B7E">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42" w14:textId="77777777" w:rsidR="00FC03AA" w:rsidRDefault="00FC03AA" w:rsidP="00FC03AA">
      <w:pPr>
        <w:numPr>
          <w:ilvl w:val="0"/>
          <w:numId w:val="13"/>
        </w:numPr>
        <w:rPr>
          <w:rFonts w:asciiTheme="minorHAnsi" w:hAnsiTheme="minorHAnsi"/>
          <w:sz w:val="18"/>
          <w:szCs w:val="18"/>
        </w:rPr>
      </w:pPr>
      <w:r w:rsidRPr="00CF0AFB">
        <w:rPr>
          <w:rFonts w:asciiTheme="minorHAnsi" w:hAnsiTheme="minorHAnsi"/>
          <w:sz w:val="18"/>
          <w:szCs w:val="18"/>
        </w:rPr>
        <w:t>Correction Notes, Rater must enter reason for failure.</w:t>
      </w:r>
    </w:p>
    <w:p w14:paraId="401671AD" w14:textId="77777777" w:rsidR="00292BC2" w:rsidRPr="00CF0AFB" w:rsidRDefault="00292BC2" w:rsidP="0094751C">
      <w:pPr>
        <w:ind w:left="720"/>
        <w:rPr>
          <w:rFonts w:asciiTheme="minorHAnsi" w:hAnsiTheme="minorHAnsi"/>
          <w:sz w:val="18"/>
          <w:szCs w:val="18"/>
        </w:rPr>
      </w:pPr>
    </w:p>
    <w:p w14:paraId="1EF0BF43" w14:textId="5F4E81F4" w:rsidR="00FC03AA" w:rsidRPr="00CF0AFB" w:rsidRDefault="00887569" w:rsidP="0094751C">
      <w:pPr>
        <w:pStyle w:val="ListParagraph"/>
        <w:spacing w:line="276" w:lineRule="auto"/>
        <w:ind w:left="0"/>
        <w:contextualSpacing/>
        <w:rPr>
          <w:rFonts w:asciiTheme="minorHAnsi" w:hAnsiTheme="minorHAnsi"/>
          <w:b/>
          <w:sz w:val="18"/>
          <w:szCs w:val="18"/>
        </w:rPr>
      </w:pPr>
      <w:r>
        <w:rPr>
          <w:rFonts w:asciiTheme="minorHAnsi" w:hAnsiTheme="minorHAnsi"/>
          <w:b/>
          <w:sz w:val="18"/>
          <w:szCs w:val="18"/>
        </w:rPr>
        <w:t>C. Walls/Knee Wall Air Barrier</w:t>
      </w:r>
    </w:p>
    <w:p w14:paraId="1EF0BF44" w14:textId="77777777" w:rsidR="00FC03AA" w:rsidRPr="00CF0AFB" w:rsidRDefault="00FC03AA" w:rsidP="00FC03AA">
      <w:pPr>
        <w:numPr>
          <w:ilvl w:val="0"/>
          <w:numId w:val="14"/>
        </w:numPr>
        <w:rPr>
          <w:rFonts w:asciiTheme="minorHAnsi" w:hAnsiTheme="minorHAnsi"/>
          <w:sz w:val="18"/>
          <w:szCs w:val="18"/>
        </w:rPr>
      </w:pPr>
      <w:r w:rsidRPr="00CF0AFB">
        <w:rPr>
          <w:rFonts w:asciiTheme="minorHAnsi" w:hAnsiTheme="minorHAnsi"/>
          <w:sz w:val="18"/>
          <w:szCs w:val="18"/>
        </w:rPr>
        <w:t>HERS Rater to select from list:</w:t>
      </w:r>
    </w:p>
    <w:p w14:paraId="1EF0BF45" w14:textId="77777777" w:rsidR="00FC03AA" w:rsidRPr="00CF0AFB" w:rsidRDefault="00FC03AA" w:rsidP="00FC03AA">
      <w:pPr>
        <w:pStyle w:val="ListParagraph"/>
        <w:numPr>
          <w:ilvl w:val="0"/>
          <w:numId w:val="17"/>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46" w14:textId="214CC3DE" w:rsidR="00FC03AA" w:rsidRDefault="00FC03AA" w:rsidP="00FC03AA">
      <w:pPr>
        <w:pStyle w:val="ListParagraph"/>
        <w:numPr>
          <w:ilvl w:val="0"/>
          <w:numId w:val="17"/>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26B1EC90" w14:textId="12CD2044" w:rsidR="00912B7E" w:rsidRPr="00CF0AFB" w:rsidRDefault="00912B7E" w:rsidP="00FC03AA">
      <w:pPr>
        <w:pStyle w:val="ListParagraph"/>
        <w:numPr>
          <w:ilvl w:val="0"/>
          <w:numId w:val="17"/>
        </w:numPr>
        <w:contextualSpacing/>
        <w:rPr>
          <w:rFonts w:asciiTheme="minorHAnsi" w:hAnsiTheme="minorHAnsi"/>
          <w:sz w:val="18"/>
          <w:szCs w:val="18"/>
        </w:rPr>
      </w:pPr>
      <w:r w:rsidRPr="00CF0AFB">
        <w:rPr>
          <w:rFonts w:asciiTheme="minorHAnsi" w:hAnsiTheme="minorHAnsi"/>
          <w:sz w:val="18"/>
          <w:szCs w:val="18"/>
          <w:u w:val="single"/>
        </w:rPr>
        <w:t xml:space="preserve">All </w:t>
      </w:r>
      <w:r>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47" w14:textId="77777777" w:rsidR="00FC03AA" w:rsidRDefault="00FC03AA" w:rsidP="00FC03AA">
      <w:pPr>
        <w:numPr>
          <w:ilvl w:val="0"/>
          <w:numId w:val="14"/>
        </w:numPr>
        <w:rPr>
          <w:rFonts w:asciiTheme="minorHAnsi" w:hAnsiTheme="minorHAnsi"/>
          <w:sz w:val="18"/>
          <w:szCs w:val="18"/>
        </w:rPr>
      </w:pPr>
      <w:r w:rsidRPr="00CF0AFB">
        <w:rPr>
          <w:rFonts w:asciiTheme="minorHAnsi" w:hAnsiTheme="minorHAnsi"/>
          <w:sz w:val="18"/>
          <w:szCs w:val="18"/>
        </w:rPr>
        <w:t>Correction Notes, Rater must enter reason for failure.</w:t>
      </w:r>
    </w:p>
    <w:p w14:paraId="3813DACE" w14:textId="77777777" w:rsidR="00292BC2" w:rsidRPr="00CF0AFB" w:rsidRDefault="00292BC2" w:rsidP="0094751C">
      <w:pPr>
        <w:ind w:left="720"/>
        <w:rPr>
          <w:rFonts w:asciiTheme="minorHAnsi" w:hAnsiTheme="minorHAnsi"/>
          <w:sz w:val="18"/>
          <w:szCs w:val="18"/>
        </w:rPr>
      </w:pPr>
    </w:p>
    <w:p w14:paraId="1EF0BF48" w14:textId="5A45D4F2" w:rsidR="00FC03AA" w:rsidRPr="00CF0AFB" w:rsidRDefault="00887569" w:rsidP="0094751C">
      <w:pPr>
        <w:pStyle w:val="ListParagraph"/>
        <w:spacing w:line="276" w:lineRule="auto"/>
        <w:ind w:left="0"/>
        <w:contextualSpacing/>
        <w:rPr>
          <w:rFonts w:asciiTheme="minorHAnsi" w:hAnsiTheme="minorHAnsi"/>
          <w:sz w:val="18"/>
          <w:szCs w:val="18"/>
        </w:rPr>
      </w:pPr>
      <w:r>
        <w:rPr>
          <w:rFonts w:asciiTheme="minorHAnsi" w:hAnsiTheme="minorHAnsi"/>
          <w:b/>
          <w:sz w:val="18"/>
          <w:szCs w:val="18"/>
        </w:rPr>
        <w:t>D. Ceiling/Attic Air Barrier</w:t>
      </w:r>
    </w:p>
    <w:p w14:paraId="1EF0BF49" w14:textId="77777777" w:rsidR="00FC03AA" w:rsidRPr="00CF0AFB" w:rsidRDefault="00FC03AA" w:rsidP="00FC03AA">
      <w:pPr>
        <w:numPr>
          <w:ilvl w:val="0"/>
          <w:numId w:val="15"/>
        </w:numPr>
        <w:rPr>
          <w:rFonts w:asciiTheme="minorHAnsi" w:hAnsiTheme="minorHAnsi"/>
          <w:sz w:val="18"/>
          <w:szCs w:val="18"/>
        </w:rPr>
      </w:pPr>
      <w:r w:rsidRPr="00CF0AFB">
        <w:rPr>
          <w:rFonts w:asciiTheme="minorHAnsi" w:hAnsiTheme="minorHAnsi"/>
          <w:sz w:val="18"/>
          <w:szCs w:val="18"/>
        </w:rPr>
        <w:t>HERS Rater to select from list:</w:t>
      </w:r>
    </w:p>
    <w:p w14:paraId="1EF0BF4A" w14:textId="77777777" w:rsidR="00FC03AA" w:rsidRPr="00CF0AFB" w:rsidRDefault="00FC03AA" w:rsidP="00FC03AA">
      <w:pPr>
        <w:pStyle w:val="ListParagraph"/>
        <w:numPr>
          <w:ilvl w:val="0"/>
          <w:numId w:val="18"/>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4B" w14:textId="1902DBDD" w:rsidR="00FC03AA" w:rsidRDefault="00FC03AA" w:rsidP="00FC03AA">
      <w:pPr>
        <w:pStyle w:val="ListParagraph"/>
        <w:numPr>
          <w:ilvl w:val="0"/>
          <w:numId w:val="18"/>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625B7CE9" w14:textId="6AD3D6ED" w:rsidR="00912B7E" w:rsidRPr="00CF0AFB" w:rsidRDefault="00912B7E" w:rsidP="00FC03AA">
      <w:pPr>
        <w:pStyle w:val="ListParagraph"/>
        <w:numPr>
          <w:ilvl w:val="0"/>
          <w:numId w:val="18"/>
        </w:numPr>
        <w:contextualSpacing/>
        <w:rPr>
          <w:rFonts w:asciiTheme="minorHAnsi" w:hAnsiTheme="minorHAnsi"/>
          <w:sz w:val="18"/>
          <w:szCs w:val="18"/>
        </w:rPr>
      </w:pPr>
      <w:r w:rsidRPr="00CF0AFB">
        <w:rPr>
          <w:rFonts w:asciiTheme="minorHAnsi" w:hAnsiTheme="minorHAnsi"/>
          <w:sz w:val="18"/>
          <w:szCs w:val="18"/>
          <w:u w:val="single"/>
        </w:rPr>
        <w:t xml:space="preserve">All </w:t>
      </w:r>
      <w:r>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4C" w14:textId="77777777" w:rsidR="00FC03AA" w:rsidRDefault="00FC03AA" w:rsidP="00FC03AA">
      <w:pPr>
        <w:numPr>
          <w:ilvl w:val="0"/>
          <w:numId w:val="15"/>
        </w:numPr>
        <w:rPr>
          <w:rFonts w:asciiTheme="minorHAnsi" w:hAnsiTheme="minorHAnsi"/>
          <w:sz w:val="18"/>
          <w:szCs w:val="18"/>
        </w:rPr>
      </w:pPr>
      <w:r w:rsidRPr="00CF0AFB">
        <w:rPr>
          <w:rFonts w:asciiTheme="minorHAnsi" w:hAnsiTheme="minorHAnsi"/>
          <w:sz w:val="18"/>
          <w:szCs w:val="18"/>
        </w:rPr>
        <w:t>Correction Notes, Rater must enter reason for failure.</w:t>
      </w:r>
    </w:p>
    <w:p w14:paraId="6CBDEC52" w14:textId="77777777" w:rsidR="00292BC2" w:rsidRPr="00CF0AFB" w:rsidRDefault="00292BC2" w:rsidP="0094751C">
      <w:pPr>
        <w:ind w:left="720"/>
        <w:rPr>
          <w:rFonts w:asciiTheme="minorHAnsi" w:hAnsiTheme="minorHAnsi"/>
          <w:sz w:val="18"/>
          <w:szCs w:val="18"/>
        </w:rPr>
      </w:pPr>
    </w:p>
    <w:p w14:paraId="1EF0BF4D" w14:textId="44073B87" w:rsidR="00FC03AA" w:rsidRPr="00CF0AFB" w:rsidRDefault="00887569" w:rsidP="0094751C">
      <w:pPr>
        <w:pStyle w:val="ListParagraph"/>
        <w:spacing w:line="276" w:lineRule="auto"/>
        <w:ind w:left="0"/>
        <w:contextualSpacing/>
        <w:rPr>
          <w:rFonts w:asciiTheme="minorHAnsi" w:hAnsiTheme="minorHAnsi"/>
          <w:sz w:val="18"/>
          <w:szCs w:val="18"/>
        </w:rPr>
      </w:pPr>
      <w:r>
        <w:rPr>
          <w:rFonts w:asciiTheme="minorHAnsi" w:hAnsiTheme="minorHAnsi"/>
          <w:b/>
          <w:sz w:val="18"/>
          <w:szCs w:val="18"/>
        </w:rPr>
        <w:t>E. Conditioned Space Above or Adjacent to Garage Air Barrier</w:t>
      </w:r>
    </w:p>
    <w:p w14:paraId="1EF0BF4E" w14:textId="77777777" w:rsidR="00FC03AA" w:rsidRPr="00CF0AFB" w:rsidRDefault="00FC03AA" w:rsidP="00FC03AA">
      <w:pPr>
        <w:numPr>
          <w:ilvl w:val="0"/>
          <w:numId w:val="19"/>
        </w:numPr>
        <w:rPr>
          <w:rFonts w:asciiTheme="minorHAnsi" w:hAnsiTheme="minorHAnsi"/>
          <w:sz w:val="18"/>
          <w:szCs w:val="18"/>
        </w:rPr>
      </w:pPr>
      <w:r w:rsidRPr="00CF0AFB">
        <w:rPr>
          <w:rFonts w:asciiTheme="minorHAnsi" w:hAnsiTheme="minorHAnsi"/>
          <w:sz w:val="18"/>
          <w:szCs w:val="18"/>
        </w:rPr>
        <w:t>HERS Rater to select from list:</w:t>
      </w:r>
    </w:p>
    <w:p w14:paraId="1EF0BF4F" w14:textId="77777777" w:rsidR="00FC03AA" w:rsidRPr="00CF0AFB" w:rsidRDefault="00FC03AA" w:rsidP="00FC03AA">
      <w:pPr>
        <w:pStyle w:val="ListParagraph"/>
        <w:numPr>
          <w:ilvl w:val="0"/>
          <w:numId w:val="22"/>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50" w14:textId="1DB97A50" w:rsidR="00FC03AA" w:rsidRPr="00CF0AFB" w:rsidRDefault="00FC03AA" w:rsidP="00FC03AA">
      <w:pPr>
        <w:pStyle w:val="ListParagraph"/>
        <w:numPr>
          <w:ilvl w:val="0"/>
          <w:numId w:val="22"/>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1EF0BF51" w14:textId="01F70822" w:rsidR="00FC03AA" w:rsidRPr="00CF0AFB" w:rsidRDefault="00FC03AA" w:rsidP="00FC03AA">
      <w:pPr>
        <w:pStyle w:val="ListParagraph"/>
        <w:numPr>
          <w:ilvl w:val="0"/>
          <w:numId w:val="22"/>
        </w:numPr>
        <w:contextualSpacing/>
        <w:rPr>
          <w:rFonts w:asciiTheme="minorHAnsi" w:hAnsiTheme="minorHAnsi"/>
          <w:sz w:val="18"/>
          <w:szCs w:val="18"/>
        </w:rPr>
      </w:pPr>
      <w:r w:rsidRPr="00CF0AFB">
        <w:rPr>
          <w:rFonts w:asciiTheme="minorHAnsi" w:hAnsiTheme="minorHAnsi"/>
          <w:sz w:val="18"/>
          <w:szCs w:val="18"/>
          <w:u w:val="single"/>
        </w:rPr>
        <w:t xml:space="preserve">All </w:t>
      </w:r>
      <w:r w:rsidR="00912B7E">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52" w14:textId="77777777" w:rsidR="00FC03AA" w:rsidRDefault="00FC03AA" w:rsidP="00FC03AA">
      <w:pPr>
        <w:numPr>
          <w:ilvl w:val="0"/>
          <w:numId w:val="19"/>
        </w:numPr>
        <w:rPr>
          <w:rFonts w:asciiTheme="minorHAnsi" w:hAnsiTheme="minorHAnsi"/>
          <w:sz w:val="18"/>
          <w:szCs w:val="18"/>
        </w:rPr>
      </w:pPr>
      <w:r w:rsidRPr="00CF0AFB">
        <w:rPr>
          <w:rFonts w:asciiTheme="minorHAnsi" w:hAnsiTheme="minorHAnsi"/>
          <w:sz w:val="18"/>
          <w:szCs w:val="18"/>
        </w:rPr>
        <w:t>Correction Notes, Rater must enter reason for failure.</w:t>
      </w:r>
    </w:p>
    <w:p w14:paraId="4D1FFDAD" w14:textId="77777777" w:rsidR="00292BC2" w:rsidRPr="00CF0AFB" w:rsidRDefault="00292BC2" w:rsidP="0094751C">
      <w:pPr>
        <w:ind w:left="720"/>
        <w:rPr>
          <w:rFonts w:asciiTheme="minorHAnsi" w:hAnsiTheme="minorHAnsi"/>
          <w:sz w:val="18"/>
          <w:szCs w:val="18"/>
        </w:rPr>
      </w:pPr>
    </w:p>
    <w:p w14:paraId="1EF0BF53" w14:textId="25F6D4CD" w:rsidR="00FC03AA" w:rsidRPr="00CF0AFB" w:rsidRDefault="00887569" w:rsidP="0094751C">
      <w:pPr>
        <w:pStyle w:val="ListParagraph"/>
        <w:spacing w:line="276" w:lineRule="auto"/>
        <w:ind w:left="0"/>
        <w:contextualSpacing/>
        <w:rPr>
          <w:rFonts w:asciiTheme="minorHAnsi" w:hAnsiTheme="minorHAnsi"/>
          <w:sz w:val="18"/>
          <w:szCs w:val="18"/>
        </w:rPr>
      </w:pPr>
      <w:r>
        <w:rPr>
          <w:rFonts w:asciiTheme="minorHAnsi" w:hAnsiTheme="minorHAnsi"/>
          <w:b/>
          <w:sz w:val="18"/>
          <w:szCs w:val="18"/>
        </w:rPr>
        <w:t>F. Walls for Attached Porch, Attic, Double Wall Air Barrier</w:t>
      </w:r>
    </w:p>
    <w:p w14:paraId="1EF0BF54" w14:textId="77777777" w:rsidR="00FC03AA" w:rsidRPr="00CF0AFB" w:rsidRDefault="00FC03AA" w:rsidP="00FC03AA">
      <w:pPr>
        <w:numPr>
          <w:ilvl w:val="0"/>
          <w:numId w:val="20"/>
        </w:numPr>
        <w:rPr>
          <w:rFonts w:asciiTheme="minorHAnsi" w:hAnsiTheme="minorHAnsi"/>
          <w:sz w:val="18"/>
          <w:szCs w:val="18"/>
        </w:rPr>
      </w:pPr>
      <w:r w:rsidRPr="00CF0AFB">
        <w:rPr>
          <w:rFonts w:asciiTheme="minorHAnsi" w:hAnsiTheme="minorHAnsi"/>
          <w:sz w:val="18"/>
          <w:szCs w:val="18"/>
        </w:rPr>
        <w:t>HERS Rater to select from list:</w:t>
      </w:r>
    </w:p>
    <w:p w14:paraId="1EF0BF55" w14:textId="77777777" w:rsidR="00FC03AA" w:rsidRPr="00CF0AFB" w:rsidRDefault="00FC03AA" w:rsidP="00FC03AA">
      <w:pPr>
        <w:pStyle w:val="ListParagraph"/>
        <w:numPr>
          <w:ilvl w:val="0"/>
          <w:numId w:val="23"/>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56" w14:textId="6F961E69" w:rsidR="00FC03AA" w:rsidRPr="00CF0AFB" w:rsidRDefault="00FC03AA" w:rsidP="00FC03AA">
      <w:pPr>
        <w:pStyle w:val="ListParagraph"/>
        <w:numPr>
          <w:ilvl w:val="0"/>
          <w:numId w:val="23"/>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1EF0BF57" w14:textId="7CFFBFF6" w:rsidR="00FC03AA" w:rsidRPr="00CF0AFB" w:rsidRDefault="00FC03AA" w:rsidP="00FC03AA">
      <w:pPr>
        <w:pStyle w:val="ListParagraph"/>
        <w:numPr>
          <w:ilvl w:val="0"/>
          <w:numId w:val="23"/>
        </w:numPr>
        <w:contextualSpacing/>
        <w:rPr>
          <w:rFonts w:asciiTheme="minorHAnsi" w:hAnsiTheme="minorHAnsi"/>
          <w:sz w:val="18"/>
          <w:szCs w:val="18"/>
        </w:rPr>
      </w:pPr>
      <w:r w:rsidRPr="00CF0AFB">
        <w:rPr>
          <w:rFonts w:asciiTheme="minorHAnsi" w:hAnsiTheme="minorHAnsi"/>
          <w:sz w:val="18"/>
          <w:szCs w:val="18"/>
          <w:u w:val="single"/>
        </w:rPr>
        <w:t xml:space="preserve">All </w:t>
      </w:r>
      <w:r w:rsidR="00912B7E">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58" w14:textId="77777777" w:rsidR="00FC03AA" w:rsidRDefault="00FC03AA" w:rsidP="00FC03AA">
      <w:pPr>
        <w:numPr>
          <w:ilvl w:val="0"/>
          <w:numId w:val="20"/>
        </w:numPr>
        <w:rPr>
          <w:rFonts w:asciiTheme="minorHAnsi" w:hAnsiTheme="minorHAnsi"/>
          <w:sz w:val="18"/>
          <w:szCs w:val="18"/>
        </w:rPr>
      </w:pPr>
      <w:r w:rsidRPr="00CF0AFB">
        <w:rPr>
          <w:rFonts w:asciiTheme="minorHAnsi" w:hAnsiTheme="minorHAnsi"/>
          <w:sz w:val="18"/>
          <w:szCs w:val="18"/>
        </w:rPr>
        <w:t>Correction Notes, Rater must enter reason for failure.</w:t>
      </w:r>
    </w:p>
    <w:p w14:paraId="5F53A14D" w14:textId="77777777" w:rsidR="00292BC2" w:rsidRPr="00CF0AFB" w:rsidRDefault="00292BC2" w:rsidP="0094751C">
      <w:pPr>
        <w:ind w:left="720"/>
        <w:rPr>
          <w:rFonts w:asciiTheme="minorHAnsi" w:hAnsiTheme="minorHAnsi"/>
          <w:sz w:val="18"/>
          <w:szCs w:val="18"/>
        </w:rPr>
      </w:pPr>
    </w:p>
    <w:p w14:paraId="1EF0BF59" w14:textId="217CEB33" w:rsidR="00FC03AA" w:rsidRPr="00CF0AFB" w:rsidRDefault="00887569" w:rsidP="0094751C">
      <w:pPr>
        <w:pStyle w:val="ListParagraph"/>
        <w:spacing w:line="276" w:lineRule="auto"/>
        <w:ind w:left="0"/>
        <w:contextualSpacing/>
        <w:rPr>
          <w:rFonts w:asciiTheme="minorHAnsi" w:hAnsiTheme="minorHAnsi"/>
          <w:sz w:val="18"/>
          <w:szCs w:val="18"/>
        </w:rPr>
      </w:pPr>
      <w:r>
        <w:rPr>
          <w:rFonts w:asciiTheme="minorHAnsi" w:hAnsiTheme="minorHAnsi"/>
          <w:b/>
          <w:sz w:val="18"/>
          <w:szCs w:val="18"/>
        </w:rPr>
        <w:t>G. Cantilevered Floor Air Barrier</w:t>
      </w:r>
    </w:p>
    <w:p w14:paraId="1EF0BF5A" w14:textId="77777777" w:rsidR="00FC03AA" w:rsidRPr="00CF0AFB" w:rsidRDefault="00FC03AA" w:rsidP="00FC03AA">
      <w:pPr>
        <w:numPr>
          <w:ilvl w:val="0"/>
          <w:numId w:val="21"/>
        </w:numPr>
        <w:rPr>
          <w:rFonts w:asciiTheme="minorHAnsi" w:hAnsiTheme="minorHAnsi"/>
          <w:sz w:val="18"/>
          <w:szCs w:val="18"/>
        </w:rPr>
      </w:pPr>
      <w:r w:rsidRPr="00CF0AFB">
        <w:rPr>
          <w:rFonts w:asciiTheme="minorHAnsi" w:hAnsiTheme="minorHAnsi"/>
          <w:sz w:val="18"/>
          <w:szCs w:val="18"/>
        </w:rPr>
        <w:t>HERS Rater to select from list:</w:t>
      </w:r>
    </w:p>
    <w:p w14:paraId="1EF0BF5B" w14:textId="77777777" w:rsidR="00FC03AA" w:rsidRPr="00CF0AFB" w:rsidRDefault="00FC03AA" w:rsidP="00FC03AA">
      <w:pPr>
        <w:pStyle w:val="ListParagraph"/>
        <w:numPr>
          <w:ilvl w:val="0"/>
          <w:numId w:val="24"/>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5C" w14:textId="6D1989B1" w:rsidR="00FC03AA" w:rsidRPr="00CF0AFB" w:rsidRDefault="00FC03AA" w:rsidP="00FC03AA">
      <w:pPr>
        <w:pStyle w:val="ListParagraph"/>
        <w:numPr>
          <w:ilvl w:val="0"/>
          <w:numId w:val="24"/>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1EF0BF5D" w14:textId="7A7448BC" w:rsidR="00FC03AA" w:rsidRPr="00CF0AFB" w:rsidRDefault="00FC03AA" w:rsidP="00FC03AA">
      <w:pPr>
        <w:pStyle w:val="ListParagraph"/>
        <w:numPr>
          <w:ilvl w:val="0"/>
          <w:numId w:val="24"/>
        </w:numPr>
        <w:contextualSpacing/>
        <w:rPr>
          <w:rFonts w:asciiTheme="minorHAnsi" w:hAnsiTheme="minorHAnsi"/>
          <w:sz w:val="18"/>
          <w:szCs w:val="18"/>
        </w:rPr>
      </w:pPr>
      <w:r w:rsidRPr="00CF0AFB">
        <w:rPr>
          <w:rFonts w:asciiTheme="minorHAnsi" w:hAnsiTheme="minorHAnsi"/>
          <w:sz w:val="18"/>
          <w:szCs w:val="18"/>
          <w:u w:val="single"/>
        </w:rPr>
        <w:t xml:space="preserve">All </w:t>
      </w:r>
      <w:r w:rsidR="00912B7E">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5E" w14:textId="77777777" w:rsidR="00FC03AA" w:rsidRDefault="00FC03AA" w:rsidP="00FC03AA">
      <w:pPr>
        <w:numPr>
          <w:ilvl w:val="0"/>
          <w:numId w:val="21"/>
        </w:numPr>
        <w:rPr>
          <w:rFonts w:asciiTheme="minorHAnsi" w:hAnsiTheme="minorHAnsi"/>
          <w:sz w:val="18"/>
          <w:szCs w:val="18"/>
        </w:rPr>
      </w:pPr>
      <w:r w:rsidRPr="00CF0AFB">
        <w:rPr>
          <w:rFonts w:asciiTheme="minorHAnsi" w:hAnsiTheme="minorHAnsi"/>
          <w:sz w:val="18"/>
          <w:szCs w:val="18"/>
        </w:rPr>
        <w:t>Correction Notes, Rater must enter reason for failure.</w:t>
      </w:r>
    </w:p>
    <w:p w14:paraId="265FDD71" w14:textId="77777777" w:rsidR="00292BC2" w:rsidRPr="00CF0AFB" w:rsidRDefault="00292BC2" w:rsidP="0094751C">
      <w:pPr>
        <w:ind w:left="720"/>
        <w:rPr>
          <w:rFonts w:asciiTheme="minorHAnsi" w:hAnsiTheme="minorHAnsi"/>
          <w:sz w:val="18"/>
          <w:szCs w:val="18"/>
        </w:rPr>
      </w:pPr>
    </w:p>
    <w:p w14:paraId="1EF0BF5F" w14:textId="5057D87F" w:rsidR="00FC03AA" w:rsidRPr="00CF0AFB" w:rsidRDefault="00887569" w:rsidP="0094751C">
      <w:pPr>
        <w:pStyle w:val="ListParagraph"/>
        <w:spacing w:line="276" w:lineRule="auto"/>
        <w:ind w:left="0"/>
        <w:contextualSpacing/>
        <w:rPr>
          <w:rFonts w:asciiTheme="minorHAnsi" w:hAnsiTheme="minorHAnsi"/>
          <w:sz w:val="18"/>
          <w:szCs w:val="18"/>
        </w:rPr>
      </w:pPr>
      <w:r>
        <w:rPr>
          <w:rFonts w:asciiTheme="minorHAnsi" w:hAnsiTheme="minorHAnsi"/>
          <w:b/>
          <w:sz w:val="18"/>
          <w:szCs w:val="18"/>
        </w:rPr>
        <w:t>H. Multifamily Air Barrier</w:t>
      </w:r>
    </w:p>
    <w:p w14:paraId="1EF0BF60" w14:textId="77777777" w:rsidR="00FC03AA" w:rsidRPr="00CF0AFB" w:rsidRDefault="00FC03AA" w:rsidP="00FC03AA">
      <w:pPr>
        <w:numPr>
          <w:ilvl w:val="1"/>
          <w:numId w:val="10"/>
        </w:numPr>
        <w:ind w:left="720"/>
        <w:rPr>
          <w:rFonts w:asciiTheme="minorHAnsi" w:hAnsiTheme="minorHAnsi"/>
          <w:sz w:val="18"/>
          <w:szCs w:val="18"/>
        </w:rPr>
      </w:pPr>
      <w:r w:rsidRPr="00CF0AFB">
        <w:rPr>
          <w:rFonts w:asciiTheme="minorHAnsi" w:hAnsiTheme="minorHAnsi"/>
          <w:sz w:val="18"/>
          <w:szCs w:val="18"/>
        </w:rPr>
        <w:t>HERS Rater to select from list:</w:t>
      </w:r>
    </w:p>
    <w:p w14:paraId="1EF0BF61" w14:textId="77777777" w:rsidR="00FC03AA" w:rsidRPr="00CF0AFB" w:rsidRDefault="00FC03AA" w:rsidP="00FC03AA">
      <w:pPr>
        <w:pStyle w:val="ListParagraph"/>
        <w:numPr>
          <w:ilvl w:val="0"/>
          <w:numId w:val="25"/>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62" w14:textId="07C44C8E" w:rsidR="00FC03AA" w:rsidRPr="00CF0AFB" w:rsidRDefault="00FC03AA" w:rsidP="00FC03AA">
      <w:pPr>
        <w:pStyle w:val="ListParagraph"/>
        <w:numPr>
          <w:ilvl w:val="0"/>
          <w:numId w:val="25"/>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1EF0BF63" w14:textId="5A175B8B" w:rsidR="00FC03AA" w:rsidRPr="00CF0AFB" w:rsidRDefault="00FC03AA" w:rsidP="00FC03AA">
      <w:pPr>
        <w:pStyle w:val="ListParagraph"/>
        <w:numPr>
          <w:ilvl w:val="0"/>
          <w:numId w:val="25"/>
        </w:numPr>
        <w:contextualSpacing/>
        <w:rPr>
          <w:rFonts w:asciiTheme="minorHAnsi" w:hAnsiTheme="minorHAnsi"/>
          <w:sz w:val="18"/>
          <w:szCs w:val="18"/>
        </w:rPr>
      </w:pPr>
      <w:r w:rsidRPr="00CF0AFB">
        <w:rPr>
          <w:rFonts w:asciiTheme="minorHAnsi" w:hAnsiTheme="minorHAnsi"/>
          <w:sz w:val="18"/>
          <w:szCs w:val="18"/>
          <w:u w:val="single"/>
        </w:rPr>
        <w:t xml:space="preserve">All </w:t>
      </w:r>
      <w:r w:rsidR="00912B7E">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64" w14:textId="77777777" w:rsidR="00FC03AA" w:rsidRPr="00CF0AFB" w:rsidRDefault="00FC03AA" w:rsidP="00FC03AA">
      <w:pPr>
        <w:numPr>
          <w:ilvl w:val="0"/>
          <w:numId w:val="26"/>
        </w:numPr>
        <w:ind w:left="720"/>
        <w:rPr>
          <w:rFonts w:asciiTheme="minorHAnsi" w:hAnsiTheme="minorHAnsi"/>
          <w:sz w:val="18"/>
          <w:szCs w:val="18"/>
        </w:rPr>
      </w:pPr>
      <w:r w:rsidRPr="00CF0AFB">
        <w:rPr>
          <w:rFonts w:asciiTheme="minorHAnsi" w:hAnsiTheme="minorHAnsi"/>
          <w:sz w:val="18"/>
          <w:szCs w:val="18"/>
        </w:rPr>
        <w:t>Correction Notes, Rater must enter reason for failure.</w:t>
      </w:r>
    </w:p>
    <w:p w14:paraId="1EF0BF65" w14:textId="77777777" w:rsidR="00FC03AA" w:rsidRPr="00CF0AFB" w:rsidRDefault="00FC03AA" w:rsidP="00FC03AA">
      <w:pPr>
        <w:rPr>
          <w:rFonts w:asciiTheme="minorHAnsi" w:hAnsiTheme="minorHAnsi"/>
          <w:sz w:val="18"/>
          <w:szCs w:val="18"/>
        </w:rPr>
      </w:pPr>
    </w:p>
    <w:p w14:paraId="1EF0BF66" w14:textId="77777777" w:rsidR="00613158" w:rsidRPr="0037701E" w:rsidRDefault="00613158" w:rsidP="00613158">
      <w:pPr>
        <w:rPr>
          <w:rFonts w:asciiTheme="minorHAnsi" w:hAnsiTheme="minorHAnsi"/>
        </w:rPr>
        <w:sectPr w:rsidR="00613158" w:rsidRPr="0037701E" w:rsidSect="007C21BE">
          <w:headerReference w:type="even" r:id="rId14"/>
          <w:headerReference w:type="default" r:id="rId15"/>
          <w:footerReference w:type="default" r:id="rId16"/>
          <w:headerReference w:type="first" r:id="rId17"/>
          <w:pgSz w:w="12240" w:h="15840" w:code="1"/>
          <w:pgMar w:top="720" w:right="720" w:bottom="720" w:left="720" w:header="576" w:footer="576" w:gutter="0"/>
          <w:pgNumType w:start="1"/>
          <w:cols w:space="720"/>
          <w:docGrid w:linePitch="272"/>
        </w:sectPr>
      </w:pPr>
    </w:p>
    <w:tbl>
      <w:tblPr>
        <w:tblStyle w:val="TableGrid"/>
        <w:tblW w:w="5000" w:type="pct"/>
        <w:tblLayout w:type="fixed"/>
        <w:tblLook w:val="04A0" w:firstRow="1" w:lastRow="0" w:firstColumn="1" w:lastColumn="0" w:noHBand="0" w:noVBand="1"/>
      </w:tblPr>
      <w:tblGrid>
        <w:gridCol w:w="468"/>
        <w:gridCol w:w="10548"/>
      </w:tblGrid>
      <w:tr w:rsidR="00613158" w:rsidRPr="00CF0AFB" w14:paraId="1EF0BF68" w14:textId="77777777" w:rsidTr="00070CBC">
        <w:tc>
          <w:tcPr>
            <w:tcW w:w="11016" w:type="dxa"/>
            <w:gridSpan w:val="2"/>
          </w:tcPr>
          <w:p w14:paraId="1EF0BF67" w14:textId="4880DEC9" w:rsidR="00613158" w:rsidRPr="00CF0AFB" w:rsidRDefault="00887569" w:rsidP="0094751C">
            <w:pPr>
              <w:pStyle w:val="NoSpacing"/>
              <w:rPr>
                <w:rFonts w:asciiTheme="minorHAnsi" w:hAnsiTheme="minorHAnsi" w:cs="Arial"/>
                <w:sz w:val="18"/>
                <w:szCs w:val="18"/>
              </w:rPr>
            </w:pPr>
            <w:r w:rsidRPr="00296F4B">
              <w:rPr>
                <w:rFonts w:asciiTheme="minorHAnsi" w:hAnsiTheme="minorHAnsi" w:cs="Arial"/>
                <w:b/>
                <w:szCs w:val="18"/>
              </w:rPr>
              <w:lastRenderedPageBreak/>
              <w:t xml:space="preserve">A. </w:t>
            </w:r>
            <w:r w:rsidRPr="00296F4B">
              <w:rPr>
                <w:rFonts w:asciiTheme="minorHAnsi" w:hAnsiTheme="minorHAnsi"/>
                <w:b/>
                <w:szCs w:val="18"/>
              </w:rPr>
              <w:t>Air Infiltration and Insulation Installation (QII) – Framing Stage</w:t>
            </w:r>
          </w:p>
        </w:tc>
      </w:tr>
      <w:tr w:rsidR="00613158" w:rsidRPr="00CF0AFB" w14:paraId="1EF0BF6B" w14:textId="77777777" w:rsidTr="00060324">
        <w:tc>
          <w:tcPr>
            <w:tcW w:w="468" w:type="dxa"/>
            <w:tcBorders>
              <w:bottom w:val="single" w:sz="4" w:space="0" w:color="000000"/>
            </w:tcBorders>
            <w:vAlign w:val="center"/>
          </w:tcPr>
          <w:p w14:paraId="1EF0BF69" w14:textId="77777777" w:rsidR="00613158" w:rsidRPr="00CF0AFB" w:rsidRDefault="00613158" w:rsidP="0094751C">
            <w:pPr>
              <w:pStyle w:val="NoSpacing"/>
              <w:ind w:right="-108"/>
              <w:rPr>
                <w:rFonts w:asciiTheme="minorHAnsi" w:hAnsiTheme="minorHAnsi" w:cs="Arial"/>
                <w:sz w:val="18"/>
                <w:szCs w:val="18"/>
              </w:rPr>
            </w:pPr>
            <w:r w:rsidRPr="00CF0AFB">
              <w:rPr>
                <w:rFonts w:asciiTheme="minorHAnsi" w:hAnsiTheme="minorHAnsi" w:cs="Arial"/>
                <w:sz w:val="18"/>
                <w:szCs w:val="18"/>
              </w:rPr>
              <w:t>01</w:t>
            </w:r>
          </w:p>
        </w:tc>
        <w:tc>
          <w:tcPr>
            <w:tcW w:w="10548" w:type="dxa"/>
            <w:tcBorders>
              <w:bottom w:val="single" w:sz="4" w:space="0" w:color="000000"/>
            </w:tcBorders>
          </w:tcPr>
          <w:p w14:paraId="1EF0BF6A" w14:textId="77777777" w:rsidR="00613158" w:rsidRPr="00CF0AFB" w:rsidRDefault="00613158" w:rsidP="00070CBC">
            <w:pPr>
              <w:pStyle w:val="NoSpacing"/>
              <w:rPr>
                <w:rFonts w:asciiTheme="minorHAnsi" w:hAnsiTheme="minorHAnsi" w:cs="Arial"/>
                <w:sz w:val="18"/>
                <w:szCs w:val="18"/>
              </w:rPr>
            </w:pPr>
            <w:r w:rsidRPr="00CF0AFB">
              <w:rPr>
                <w:rFonts w:asciiTheme="minorHAnsi" w:hAnsiTheme="minorHAnsi" w:cs="Arial"/>
                <w:sz w:val="18"/>
                <w:szCs w:val="18"/>
              </w:rPr>
              <w:t>The requirements below cover the required air sealing and installation of insulation that must occur in the framing stage.</w:t>
            </w:r>
          </w:p>
        </w:tc>
      </w:tr>
      <w:tr w:rsidR="00613158" w:rsidRPr="00CF0AFB" w14:paraId="1EF0BF6E" w14:textId="77777777" w:rsidTr="00060324">
        <w:tc>
          <w:tcPr>
            <w:tcW w:w="468" w:type="dxa"/>
            <w:tcBorders>
              <w:bottom w:val="nil"/>
            </w:tcBorders>
            <w:vAlign w:val="center"/>
          </w:tcPr>
          <w:p w14:paraId="1EF0BF6C" w14:textId="77777777" w:rsidR="00613158" w:rsidRPr="00CF0AFB" w:rsidRDefault="00613158" w:rsidP="0094751C">
            <w:pPr>
              <w:pStyle w:val="p2"/>
              <w:tabs>
                <w:tab w:val="clear" w:pos="357"/>
              </w:tabs>
              <w:spacing w:line="240" w:lineRule="auto"/>
              <w:ind w:left="0" w:right="-108" w:firstLine="0"/>
              <w:rPr>
                <w:rFonts w:asciiTheme="minorHAnsi" w:hAnsiTheme="minorHAnsi" w:cs="Arial"/>
                <w:sz w:val="18"/>
                <w:szCs w:val="18"/>
              </w:rPr>
            </w:pPr>
            <w:r w:rsidRPr="00CF0AFB">
              <w:rPr>
                <w:rFonts w:asciiTheme="minorHAnsi" w:hAnsiTheme="minorHAnsi" w:cs="Arial"/>
                <w:sz w:val="18"/>
                <w:szCs w:val="18"/>
              </w:rPr>
              <w:t>02</w:t>
            </w:r>
          </w:p>
        </w:tc>
        <w:tc>
          <w:tcPr>
            <w:tcW w:w="10548" w:type="dxa"/>
            <w:tcBorders>
              <w:bottom w:val="nil"/>
            </w:tcBorders>
          </w:tcPr>
          <w:p w14:paraId="1BF18F96" w14:textId="77777777" w:rsidR="002658ED" w:rsidRDefault="002658ED" w:rsidP="002658ED">
            <w:pPr>
              <w:pStyle w:val="p2"/>
              <w:tabs>
                <w:tab w:val="clear" w:pos="357"/>
              </w:tabs>
              <w:spacing w:line="240" w:lineRule="auto"/>
              <w:ind w:left="0" w:firstLine="0"/>
              <w:rPr>
                <w:rFonts w:asciiTheme="minorHAnsi" w:hAnsiTheme="minorHAnsi" w:cs="Arial"/>
                <w:sz w:val="18"/>
                <w:szCs w:val="18"/>
              </w:rPr>
            </w:pPr>
            <w:r>
              <w:rPr>
                <w:rFonts w:asciiTheme="minorHAnsi" w:hAnsiTheme="minorHAnsi" w:cs="Arial"/>
                <w:sz w:val="18"/>
                <w:szCs w:val="18"/>
              </w:rPr>
              <w:t>An air barrier is required in all thermal envelope assemblies to limit air movement between unconditioned/outside spaces and conditioned/inside spaces and must meet one of the following:</w:t>
            </w:r>
          </w:p>
          <w:p w14:paraId="1D1E2996" w14:textId="77777777" w:rsidR="002658ED" w:rsidRDefault="002658ED" w:rsidP="0003683D">
            <w:pPr>
              <w:pStyle w:val="p2"/>
              <w:numPr>
                <w:ilvl w:val="0"/>
                <w:numId w:val="36"/>
              </w:numPr>
              <w:tabs>
                <w:tab w:val="clear" w:pos="357"/>
              </w:tabs>
              <w:spacing w:line="240" w:lineRule="auto"/>
              <w:rPr>
                <w:rFonts w:asciiTheme="minorHAnsi" w:hAnsiTheme="minorHAnsi" w:cs="Arial"/>
                <w:sz w:val="18"/>
                <w:szCs w:val="18"/>
              </w:rPr>
            </w:pPr>
            <w:r>
              <w:rPr>
                <w:rFonts w:asciiTheme="minorHAnsi" w:hAnsiTheme="minorHAnsi" w:cs="Arial"/>
                <w:sz w:val="18"/>
                <w:szCs w:val="18"/>
              </w:rPr>
              <w:t>Using individual materials that have an air permeance not exceeding 0.004 cfm/ft</w:t>
            </w:r>
            <w:r>
              <w:rPr>
                <w:rFonts w:asciiTheme="minorHAnsi" w:hAnsiTheme="minorHAnsi" w:cs="Arial"/>
                <w:sz w:val="18"/>
                <w:szCs w:val="18"/>
                <w:vertAlign w:val="superscript"/>
              </w:rPr>
              <w:t>2</w:t>
            </w:r>
            <w:r>
              <w:rPr>
                <w:rFonts w:asciiTheme="minorHAnsi" w:hAnsiTheme="minorHAnsi" w:cs="Arial"/>
                <w:sz w:val="18"/>
                <w:szCs w:val="18"/>
              </w:rPr>
              <w:t xml:space="preserve"> under pressure differential of 0.3 in </w:t>
            </w:r>
            <w:proofErr w:type="spellStart"/>
            <w:r>
              <w:rPr>
                <w:rFonts w:asciiTheme="minorHAnsi" w:hAnsiTheme="minorHAnsi" w:cs="Arial"/>
                <w:sz w:val="18"/>
                <w:szCs w:val="18"/>
              </w:rPr>
              <w:t>w.g</w:t>
            </w:r>
            <w:proofErr w:type="spellEnd"/>
            <w:r>
              <w:rPr>
                <w:rFonts w:asciiTheme="minorHAnsi" w:hAnsiTheme="minorHAnsi" w:cs="Arial"/>
                <w:sz w:val="18"/>
                <w:szCs w:val="18"/>
              </w:rPr>
              <w:t xml:space="preserve">. (1.57 </w:t>
            </w:r>
            <w:proofErr w:type="spellStart"/>
            <w:r>
              <w:rPr>
                <w:rFonts w:asciiTheme="minorHAnsi" w:hAnsiTheme="minorHAnsi" w:cs="Arial"/>
                <w:sz w:val="18"/>
                <w:szCs w:val="18"/>
              </w:rPr>
              <w:t>psf</w:t>
            </w:r>
            <w:proofErr w:type="spellEnd"/>
            <w:r>
              <w:rPr>
                <w:rFonts w:asciiTheme="minorHAnsi" w:hAnsiTheme="minorHAnsi" w:cs="Arial"/>
                <w:sz w:val="18"/>
                <w:szCs w:val="18"/>
              </w:rPr>
              <w:t>) (0.02 L/s.m</w:t>
            </w:r>
            <w:r>
              <w:rPr>
                <w:rFonts w:asciiTheme="minorHAnsi" w:hAnsiTheme="minorHAnsi" w:cs="Arial"/>
                <w:sz w:val="18"/>
                <w:szCs w:val="18"/>
                <w:vertAlign w:val="superscript"/>
              </w:rPr>
              <w:t>2</w:t>
            </w:r>
            <w:r>
              <w:rPr>
                <w:rFonts w:asciiTheme="minorHAnsi" w:hAnsiTheme="minorHAnsi" w:cs="Arial"/>
                <w:sz w:val="18"/>
                <w:szCs w:val="18"/>
              </w:rPr>
              <w:t xml:space="preserve"> at 75 pa) when tested in accordance with ASTM E2178; or</w:t>
            </w:r>
          </w:p>
          <w:p w14:paraId="292E2CE5" w14:textId="77777777" w:rsidR="002658ED" w:rsidRDefault="002658ED" w:rsidP="002658ED">
            <w:pPr>
              <w:pStyle w:val="p2"/>
              <w:numPr>
                <w:ilvl w:val="0"/>
                <w:numId w:val="35"/>
              </w:numPr>
              <w:tabs>
                <w:tab w:val="clear" w:pos="357"/>
              </w:tabs>
              <w:spacing w:line="240" w:lineRule="auto"/>
              <w:rPr>
                <w:rFonts w:asciiTheme="minorHAnsi" w:hAnsiTheme="minorHAnsi" w:cs="Arial"/>
                <w:sz w:val="18"/>
                <w:szCs w:val="18"/>
              </w:rPr>
            </w:pPr>
            <w:r>
              <w:rPr>
                <w:rFonts w:asciiTheme="minorHAnsi" w:hAnsiTheme="minorHAnsi" w:cs="Arial"/>
                <w:sz w:val="18"/>
                <w:szCs w:val="18"/>
              </w:rPr>
              <w:t>A list of example materials meeting the air permeance testing performance levels of 1 above is available in RA3.5.2.</w:t>
            </w:r>
          </w:p>
          <w:p w14:paraId="5817E43E" w14:textId="1F36F789" w:rsidR="005D7C9F" w:rsidRDefault="002658ED" w:rsidP="005D7C9F">
            <w:pPr>
              <w:pStyle w:val="p2"/>
              <w:numPr>
                <w:ilvl w:val="0"/>
                <w:numId w:val="36"/>
              </w:numPr>
              <w:tabs>
                <w:tab w:val="clear" w:pos="357"/>
              </w:tabs>
              <w:spacing w:line="240" w:lineRule="auto"/>
              <w:rPr>
                <w:rFonts w:asciiTheme="minorHAnsi" w:hAnsiTheme="minorHAnsi" w:cs="Arial"/>
                <w:sz w:val="18"/>
                <w:szCs w:val="18"/>
              </w:rPr>
            </w:pPr>
            <w:r>
              <w:rPr>
                <w:rFonts w:asciiTheme="minorHAnsi" w:hAnsiTheme="minorHAnsi" w:cs="Arial"/>
                <w:sz w:val="18"/>
                <w:szCs w:val="18"/>
              </w:rPr>
              <w:t>Using assemblies of materials and components that have an average air leakage not to exceed 0.04 cfm/ft</w:t>
            </w:r>
            <w:r>
              <w:rPr>
                <w:rFonts w:asciiTheme="minorHAnsi" w:hAnsiTheme="minorHAnsi" w:cs="Arial"/>
                <w:sz w:val="18"/>
                <w:szCs w:val="18"/>
                <w:vertAlign w:val="superscript"/>
              </w:rPr>
              <w:t>2</w:t>
            </w:r>
            <w:r>
              <w:rPr>
                <w:rFonts w:asciiTheme="minorHAnsi" w:hAnsiTheme="minorHAnsi" w:cs="Arial"/>
                <w:sz w:val="18"/>
                <w:szCs w:val="18"/>
              </w:rPr>
              <w:t xml:space="preserve"> under a pressure differential of 0.3 in </w:t>
            </w:r>
            <w:proofErr w:type="spellStart"/>
            <w:r>
              <w:rPr>
                <w:rFonts w:asciiTheme="minorHAnsi" w:hAnsiTheme="minorHAnsi" w:cs="Arial"/>
                <w:sz w:val="18"/>
                <w:szCs w:val="18"/>
              </w:rPr>
              <w:t>w.g</w:t>
            </w:r>
            <w:proofErr w:type="spellEnd"/>
            <w:r>
              <w:rPr>
                <w:rFonts w:asciiTheme="minorHAnsi" w:hAnsiTheme="minorHAnsi" w:cs="Arial"/>
                <w:sz w:val="18"/>
                <w:szCs w:val="18"/>
              </w:rPr>
              <w:t xml:space="preserve">. (1.57 </w:t>
            </w:r>
            <w:proofErr w:type="spellStart"/>
            <w:r>
              <w:rPr>
                <w:rFonts w:asciiTheme="minorHAnsi" w:hAnsiTheme="minorHAnsi" w:cs="Arial"/>
                <w:sz w:val="18"/>
                <w:szCs w:val="18"/>
              </w:rPr>
              <w:t>psf</w:t>
            </w:r>
            <w:proofErr w:type="spellEnd"/>
            <w:r>
              <w:rPr>
                <w:rFonts w:asciiTheme="minorHAnsi" w:hAnsiTheme="minorHAnsi" w:cs="Arial"/>
                <w:sz w:val="18"/>
                <w:szCs w:val="18"/>
              </w:rPr>
              <w:t>) (0.2 L/s.m</w:t>
            </w:r>
            <w:r>
              <w:rPr>
                <w:rFonts w:asciiTheme="minorHAnsi" w:hAnsiTheme="minorHAnsi" w:cs="Arial"/>
                <w:sz w:val="18"/>
                <w:szCs w:val="18"/>
                <w:vertAlign w:val="superscript"/>
              </w:rPr>
              <w:t>2</w:t>
            </w:r>
            <w:r>
              <w:rPr>
                <w:rFonts w:asciiTheme="minorHAnsi" w:hAnsiTheme="minorHAnsi" w:cs="Arial"/>
                <w:sz w:val="18"/>
                <w:szCs w:val="18"/>
              </w:rPr>
              <w:t xml:space="preserve"> at 75 pa) when tested in accordance with ASTM E2357, ASTM E1677, ASTM E1680 or ASTM E283; or</w:t>
            </w:r>
          </w:p>
          <w:p w14:paraId="1EF0BF6D" w14:textId="487B51DF" w:rsidR="00613158" w:rsidRPr="005D7C9F" w:rsidRDefault="002658ED" w:rsidP="005D7C9F">
            <w:pPr>
              <w:pStyle w:val="p2"/>
              <w:numPr>
                <w:ilvl w:val="0"/>
                <w:numId w:val="36"/>
              </w:numPr>
              <w:tabs>
                <w:tab w:val="clear" w:pos="357"/>
              </w:tabs>
              <w:spacing w:line="240" w:lineRule="auto"/>
              <w:rPr>
                <w:rFonts w:asciiTheme="minorHAnsi" w:hAnsiTheme="minorHAnsi" w:cs="Arial"/>
                <w:sz w:val="18"/>
                <w:szCs w:val="18"/>
              </w:rPr>
            </w:pPr>
            <w:r w:rsidRPr="005D7C9F">
              <w:rPr>
                <w:rFonts w:asciiTheme="minorHAnsi" w:hAnsiTheme="minorHAnsi" w:cs="Arial"/>
                <w:sz w:val="18"/>
                <w:szCs w:val="18"/>
              </w:rPr>
              <w:t>Testing the complete building and demonstrating that the air leakage rate of the building envelope does not exceed 0.4 cfm/ft</w:t>
            </w:r>
            <w:r w:rsidRPr="005D7C9F">
              <w:rPr>
                <w:rFonts w:asciiTheme="minorHAnsi" w:hAnsiTheme="minorHAnsi" w:cs="Arial"/>
                <w:sz w:val="18"/>
                <w:szCs w:val="18"/>
                <w:vertAlign w:val="superscript"/>
              </w:rPr>
              <w:t>2</w:t>
            </w:r>
            <w:r w:rsidRPr="005D7C9F">
              <w:rPr>
                <w:rFonts w:asciiTheme="minorHAnsi" w:hAnsiTheme="minorHAnsi" w:cs="Arial"/>
                <w:sz w:val="18"/>
                <w:szCs w:val="18"/>
              </w:rPr>
              <w:t xml:space="preserve"> at a pressure differential of 0.3 in </w:t>
            </w:r>
            <w:proofErr w:type="spellStart"/>
            <w:r w:rsidRPr="005D7C9F">
              <w:rPr>
                <w:rFonts w:asciiTheme="minorHAnsi" w:hAnsiTheme="minorHAnsi" w:cs="Arial"/>
                <w:sz w:val="18"/>
                <w:szCs w:val="18"/>
              </w:rPr>
              <w:t>w.g</w:t>
            </w:r>
            <w:proofErr w:type="spellEnd"/>
            <w:r w:rsidRPr="005D7C9F">
              <w:rPr>
                <w:rFonts w:asciiTheme="minorHAnsi" w:hAnsiTheme="minorHAnsi" w:cs="Arial"/>
                <w:sz w:val="18"/>
                <w:szCs w:val="18"/>
              </w:rPr>
              <w:t xml:space="preserve">. (1.57 </w:t>
            </w:r>
            <w:proofErr w:type="spellStart"/>
            <w:r w:rsidRPr="005D7C9F">
              <w:rPr>
                <w:rFonts w:asciiTheme="minorHAnsi" w:hAnsiTheme="minorHAnsi" w:cs="Arial"/>
                <w:sz w:val="18"/>
                <w:szCs w:val="18"/>
              </w:rPr>
              <w:t>psf</w:t>
            </w:r>
            <w:proofErr w:type="spellEnd"/>
            <w:r w:rsidRPr="005D7C9F">
              <w:rPr>
                <w:rFonts w:asciiTheme="minorHAnsi" w:hAnsiTheme="minorHAnsi" w:cs="Arial"/>
                <w:sz w:val="18"/>
                <w:szCs w:val="18"/>
              </w:rPr>
              <w:t>) (2.0 L/s.m</w:t>
            </w:r>
            <w:r w:rsidRPr="005D7C9F">
              <w:rPr>
                <w:rFonts w:asciiTheme="minorHAnsi" w:hAnsiTheme="minorHAnsi" w:cs="Arial"/>
                <w:sz w:val="18"/>
                <w:szCs w:val="18"/>
                <w:vertAlign w:val="superscript"/>
              </w:rPr>
              <w:t>2</w:t>
            </w:r>
            <w:r w:rsidRPr="005D7C9F">
              <w:rPr>
                <w:rFonts w:asciiTheme="minorHAnsi" w:hAnsiTheme="minorHAnsi" w:cs="Arial"/>
                <w:sz w:val="18"/>
                <w:szCs w:val="18"/>
              </w:rPr>
              <w:t xml:space="preserve"> at 75 pa) in accordance with ASTM E779 or an equivalent approved method.</w:t>
            </w: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2700"/>
        <w:gridCol w:w="7848"/>
      </w:tblGrid>
      <w:tr w:rsidR="002658ED" w:rsidRPr="00CF0AFB" w14:paraId="59B2D449" w14:textId="77777777" w:rsidTr="009E5455">
        <w:tc>
          <w:tcPr>
            <w:tcW w:w="468" w:type="dxa"/>
            <w:vAlign w:val="center"/>
          </w:tcPr>
          <w:p w14:paraId="78EC681B" w14:textId="3C86DD7F" w:rsidR="002658ED" w:rsidRPr="00CF0AFB" w:rsidRDefault="002658ED"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Pr>
                <w:rFonts w:asciiTheme="minorHAnsi" w:hAnsiTheme="minorHAnsi"/>
                <w:sz w:val="18"/>
                <w:szCs w:val="18"/>
              </w:rPr>
              <w:t>03</w:t>
            </w:r>
          </w:p>
        </w:tc>
        <w:tc>
          <w:tcPr>
            <w:tcW w:w="2700" w:type="dxa"/>
            <w:vAlign w:val="center"/>
          </w:tcPr>
          <w:p w14:paraId="2062D284" w14:textId="5BF74D19" w:rsidR="002658ED" w:rsidRPr="00CF0AFB" w:rsidRDefault="002658ED" w:rsidP="00070CBC">
            <w:pPr>
              <w:keepNext/>
              <w:rPr>
                <w:rFonts w:asciiTheme="minorHAnsi" w:hAnsiTheme="minorHAnsi"/>
                <w:sz w:val="18"/>
                <w:szCs w:val="18"/>
              </w:rPr>
            </w:pPr>
            <w:r>
              <w:rPr>
                <w:rFonts w:asciiTheme="minorHAnsi" w:hAnsiTheme="minorHAnsi"/>
                <w:sz w:val="18"/>
                <w:szCs w:val="18"/>
              </w:rPr>
              <w:t>Air Barrier</w:t>
            </w:r>
            <w:r w:rsidR="009102DA">
              <w:rPr>
                <w:rFonts w:asciiTheme="minorHAnsi" w:hAnsiTheme="minorHAnsi"/>
                <w:sz w:val="18"/>
                <w:szCs w:val="18"/>
              </w:rPr>
              <w:t xml:space="preserve"> Material</w:t>
            </w:r>
            <w:r>
              <w:rPr>
                <w:rFonts w:asciiTheme="minorHAnsi" w:hAnsiTheme="minorHAnsi"/>
                <w:sz w:val="18"/>
                <w:szCs w:val="18"/>
              </w:rPr>
              <w:t xml:space="preserve"> Installed</w:t>
            </w:r>
          </w:p>
        </w:tc>
        <w:tc>
          <w:tcPr>
            <w:tcW w:w="7848" w:type="dxa"/>
            <w:vAlign w:val="center"/>
          </w:tcPr>
          <w:p w14:paraId="0A32CB6D" w14:textId="4B7E40B9" w:rsidR="002658ED" w:rsidRPr="007E6D92" w:rsidRDefault="002658ED" w:rsidP="00070CBC">
            <w:pPr>
              <w:keepNext/>
              <w:rPr>
                <w:rFonts w:asciiTheme="minorHAnsi" w:hAnsiTheme="minorHAnsi"/>
                <w:sz w:val="18"/>
                <w:szCs w:val="18"/>
              </w:rPr>
            </w:pPr>
            <w:r>
              <w:rPr>
                <w:rFonts w:asciiTheme="minorHAnsi" w:hAnsiTheme="minorHAnsi"/>
                <w:sz w:val="18"/>
                <w:szCs w:val="18"/>
              </w:rPr>
              <w:t>&lt;&lt;user input: text&gt;&gt;</w:t>
            </w:r>
          </w:p>
        </w:tc>
      </w:tr>
      <w:tr w:rsidR="00102CF4" w:rsidRPr="00CF0AFB" w14:paraId="1EF0BF75" w14:textId="77777777" w:rsidTr="009E5455">
        <w:tc>
          <w:tcPr>
            <w:tcW w:w="468" w:type="dxa"/>
            <w:vAlign w:val="center"/>
          </w:tcPr>
          <w:p w14:paraId="1EF0BF6F" w14:textId="0973C350" w:rsidR="00102CF4" w:rsidRPr="00CF0AFB" w:rsidRDefault="002658ED"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Pr>
                <w:rFonts w:asciiTheme="minorHAnsi" w:hAnsiTheme="minorHAnsi"/>
                <w:sz w:val="18"/>
                <w:szCs w:val="18"/>
              </w:rPr>
              <w:t>04</w:t>
            </w:r>
          </w:p>
        </w:tc>
        <w:tc>
          <w:tcPr>
            <w:tcW w:w="2700" w:type="dxa"/>
            <w:vAlign w:val="center"/>
          </w:tcPr>
          <w:p w14:paraId="1EF0BF70"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F71"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BF72"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BF73"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BF74"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BF78" w14:textId="77777777" w:rsidTr="00060324">
        <w:tc>
          <w:tcPr>
            <w:tcW w:w="468" w:type="dxa"/>
            <w:vAlign w:val="center"/>
          </w:tcPr>
          <w:p w14:paraId="1EF0BF76" w14:textId="7ED216C1" w:rsidR="00102CF4" w:rsidRPr="00CF0AFB" w:rsidRDefault="002658ED"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Pr>
                <w:rFonts w:asciiTheme="minorHAnsi" w:hAnsiTheme="minorHAnsi"/>
                <w:sz w:val="18"/>
                <w:szCs w:val="18"/>
              </w:rPr>
              <w:t>05</w:t>
            </w:r>
          </w:p>
        </w:tc>
        <w:tc>
          <w:tcPr>
            <w:tcW w:w="10548" w:type="dxa"/>
            <w:gridSpan w:val="2"/>
            <w:vAlign w:val="center"/>
          </w:tcPr>
          <w:p w14:paraId="1EF0BF77" w14:textId="10B9A3CD"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BF7A" w14:textId="77777777" w:rsidTr="00102CF4">
        <w:tc>
          <w:tcPr>
            <w:tcW w:w="11016" w:type="dxa"/>
            <w:gridSpan w:val="3"/>
          </w:tcPr>
          <w:p w14:paraId="1EF0BF79" w14:textId="3CCDBC80"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
        </w:tc>
      </w:tr>
    </w:tbl>
    <w:p w14:paraId="1EF0BF7B" w14:textId="77777777" w:rsidR="00613158" w:rsidRPr="0094751C" w:rsidRDefault="00613158" w:rsidP="00613158">
      <w:pPr>
        <w:pStyle w:val="p2"/>
        <w:tabs>
          <w:tab w:val="clear" w:pos="357"/>
        </w:tabs>
        <w:spacing w:line="255" w:lineRule="exact"/>
        <w:ind w:left="0" w:firstLine="0"/>
        <w:rPr>
          <w:rFonts w:asciiTheme="minorHAnsi" w:hAnsiTheme="minorHAnsi"/>
          <w:sz w:val="20"/>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00"/>
        <w:gridCol w:w="7848"/>
      </w:tblGrid>
      <w:tr w:rsidR="00613158" w:rsidRPr="00CF0AFB" w14:paraId="1EF0BF7D" w14:textId="77777777" w:rsidTr="00102CF4">
        <w:tc>
          <w:tcPr>
            <w:tcW w:w="11016" w:type="dxa"/>
            <w:gridSpan w:val="3"/>
          </w:tcPr>
          <w:p w14:paraId="1EF0BF7C" w14:textId="12EFA142" w:rsidR="00613158" w:rsidRPr="00CF0AFB" w:rsidRDefault="00887569" w:rsidP="00070CBC">
            <w:pPr>
              <w:tabs>
                <w:tab w:val="left" w:pos="3600"/>
                <w:tab w:val="left" w:pos="4680"/>
                <w:tab w:val="left" w:pos="5760"/>
                <w:tab w:val="left" w:pos="6930"/>
                <w:tab w:val="left" w:pos="8100"/>
                <w:tab w:val="left" w:pos="9090"/>
              </w:tabs>
              <w:rPr>
                <w:rFonts w:asciiTheme="minorHAnsi" w:hAnsiTheme="minorHAnsi"/>
                <w:sz w:val="18"/>
                <w:szCs w:val="18"/>
              </w:rPr>
            </w:pPr>
            <w:r w:rsidRPr="00296F4B">
              <w:rPr>
                <w:rFonts w:asciiTheme="minorHAnsi" w:hAnsiTheme="minorHAnsi"/>
                <w:b/>
                <w:szCs w:val="18"/>
              </w:rPr>
              <w:t>B. Raised Floor Air Barrier</w:t>
            </w:r>
          </w:p>
        </w:tc>
      </w:tr>
      <w:tr w:rsidR="00613158" w:rsidRPr="00CF0AFB" w14:paraId="1EF0BF80" w14:textId="77777777" w:rsidTr="00060324">
        <w:tc>
          <w:tcPr>
            <w:tcW w:w="468" w:type="dxa"/>
            <w:vAlign w:val="center"/>
          </w:tcPr>
          <w:p w14:paraId="1EF0BF7E" w14:textId="77777777" w:rsidR="00613158" w:rsidRPr="00CF0AFB" w:rsidRDefault="00613158"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sidRPr="00CF0AFB">
              <w:rPr>
                <w:rFonts w:asciiTheme="minorHAnsi" w:hAnsiTheme="minorHAnsi"/>
                <w:sz w:val="18"/>
                <w:szCs w:val="18"/>
              </w:rPr>
              <w:t>01</w:t>
            </w:r>
          </w:p>
        </w:tc>
        <w:tc>
          <w:tcPr>
            <w:tcW w:w="10548" w:type="dxa"/>
            <w:gridSpan w:val="2"/>
            <w:vAlign w:val="center"/>
          </w:tcPr>
          <w:p w14:paraId="1EF0BF7F" w14:textId="77777777" w:rsidR="00613158" w:rsidRPr="00CF0AFB"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 xml:space="preserve">All gaps in the raised floor are sealed. </w:t>
            </w:r>
          </w:p>
        </w:tc>
      </w:tr>
      <w:tr w:rsidR="00613158" w:rsidRPr="00CF0AFB" w14:paraId="1EF0BF83" w14:textId="77777777" w:rsidTr="00060324">
        <w:tc>
          <w:tcPr>
            <w:tcW w:w="468" w:type="dxa"/>
            <w:vAlign w:val="center"/>
          </w:tcPr>
          <w:p w14:paraId="1EF0BF81" w14:textId="77777777" w:rsidR="00613158" w:rsidRPr="00CF0AFB" w:rsidRDefault="00613158"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sidRPr="00CF0AFB">
              <w:rPr>
                <w:rFonts w:asciiTheme="minorHAnsi" w:hAnsiTheme="minorHAnsi"/>
                <w:sz w:val="18"/>
                <w:szCs w:val="18"/>
              </w:rPr>
              <w:t>02</w:t>
            </w:r>
          </w:p>
        </w:tc>
        <w:tc>
          <w:tcPr>
            <w:tcW w:w="10548" w:type="dxa"/>
            <w:gridSpan w:val="2"/>
            <w:vAlign w:val="center"/>
          </w:tcPr>
          <w:p w14:paraId="1EF0BF82" w14:textId="77777777" w:rsidR="00613158" w:rsidRPr="00CF0AFB"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All chases sealed at floor level using a hard cover and the hard covers are sealed.</w:t>
            </w:r>
          </w:p>
        </w:tc>
      </w:tr>
      <w:tr w:rsidR="00613158" w:rsidRPr="00CF0AFB" w14:paraId="1EF0BF86" w14:textId="77777777" w:rsidTr="00060324">
        <w:tc>
          <w:tcPr>
            <w:tcW w:w="468" w:type="dxa"/>
            <w:vAlign w:val="center"/>
          </w:tcPr>
          <w:p w14:paraId="1EF0BF84" w14:textId="77777777" w:rsidR="00613158" w:rsidRPr="00CF0AFB" w:rsidRDefault="00613158"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sidRPr="00CF0AFB">
              <w:rPr>
                <w:rFonts w:asciiTheme="minorHAnsi" w:hAnsiTheme="minorHAnsi"/>
                <w:sz w:val="18"/>
                <w:szCs w:val="18"/>
              </w:rPr>
              <w:t>03</w:t>
            </w:r>
          </w:p>
        </w:tc>
        <w:tc>
          <w:tcPr>
            <w:tcW w:w="10548" w:type="dxa"/>
            <w:gridSpan w:val="2"/>
            <w:vAlign w:val="center"/>
          </w:tcPr>
          <w:p w14:paraId="1EF0BF85" w14:textId="77777777" w:rsidR="00613158" w:rsidRPr="00CF0AFB"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All Plumbing and electrical wires that penetrate the floor are sealed.</w:t>
            </w:r>
          </w:p>
        </w:tc>
      </w:tr>
      <w:tr w:rsidR="00613158" w:rsidRPr="00CF0AFB" w14:paraId="1EF0BF89" w14:textId="77777777" w:rsidTr="00060324">
        <w:tc>
          <w:tcPr>
            <w:tcW w:w="468" w:type="dxa"/>
            <w:vAlign w:val="center"/>
          </w:tcPr>
          <w:p w14:paraId="1EF0BF87" w14:textId="77777777" w:rsidR="00613158" w:rsidRPr="00CF0AFB" w:rsidRDefault="00613158"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sidRPr="00CF0AFB">
              <w:rPr>
                <w:rFonts w:asciiTheme="minorHAnsi" w:hAnsiTheme="minorHAnsi"/>
                <w:sz w:val="18"/>
                <w:szCs w:val="18"/>
              </w:rPr>
              <w:t>04</w:t>
            </w:r>
          </w:p>
        </w:tc>
        <w:tc>
          <w:tcPr>
            <w:tcW w:w="10548" w:type="dxa"/>
            <w:gridSpan w:val="2"/>
            <w:vAlign w:val="bottom"/>
          </w:tcPr>
          <w:p w14:paraId="1EF0BF88"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 xml:space="preserve">Subfloor sheathing is glued or sealed at all exterior panel edges, to create a continuous air tight subfloor.  </w:t>
            </w:r>
          </w:p>
        </w:tc>
      </w:tr>
      <w:tr w:rsidR="00102CF4" w:rsidRPr="00CF0AFB" w14:paraId="1EF0BF90" w14:textId="77777777" w:rsidTr="009E5455">
        <w:tc>
          <w:tcPr>
            <w:tcW w:w="468" w:type="dxa"/>
            <w:vAlign w:val="center"/>
          </w:tcPr>
          <w:p w14:paraId="1EF0BF8A" w14:textId="77777777" w:rsidR="00102CF4" w:rsidRPr="00CF0AFB" w:rsidRDefault="00102CF4"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sidRPr="00CF0AFB">
              <w:rPr>
                <w:rFonts w:asciiTheme="minorHAnsi" w:hAnsiTheme="minorHAnsi"/>
                <w:sz w:val="18"/>
                <w:szCs w:val="18"/>
              </w:rPr>
              <w:t>05</w:t>
            </w:r>
          </w:p>
        </w:tc>
        <w:tc>
          <w:tcPr>
            <w:tcW w:w="2700" w:type="dxa"/>
            <w:vAlign w:val="center"/>
          </w:tcPr>
          <w:p w14:paraId="1EF0BF8B"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F8C"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BF8D"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BF8E"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BF8F"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BF93" w14:textId="77777777" w:rsidTr="00060324">
        <w:tc>
          <w:tcPr>
            <w:tcW w:w="468" w:type="dxa"/>
            <w:vAlign w:val="center"/>
          </w:tcPr>
          <w:p w14:paraId="1EF0BF91" w14:textId="77777777" w:rsidR="00102CF4" w:rsidRPr="00CF0AFB" w:rsidRDefault="00102CF4"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sidRPr="00CF0AFB">
              <w:rPr>
                <w:rFonts w:asciiTheme="minorHAnsi" w:hAnsiTheme="minorHAnsi"/>
                <w:sz w:val="18"/>
                <w:szCs w:val="18"/>
              </w:rPr>
              <w:t>06</w:t>
            </w:r>
          </w:p>
        </w:tc>
        <w:tc>
          <w:tcPr>
            <w:tcW w:w="10548" w:type="dxa"/>
            <w:gridSpan w:val="2"/>
            <w:vAlign w:val="center"/>
          </w:tcPr>
          <w:p w14:paraId="1EF0BF92" w14:textId="3BC549DA"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BF95" w14:textId="77777777" w:rsidTr="00102CF4">
        <w:tc>
          <w:tcPr>
            <w:tcW w:w="11016" w:type="dxa"/>
            <w:gridSpan w:val="3"/>
          </w:tcPr>
          <w:p w14:paraId="1EF0BF94" w14:textId="309704F0"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
        </w:tc>
      </w:tr>
    </w:tbl>
    <w:p w14:paraId="1EF0BF96" w14:textId="77777777" w:rsidR="00613158" w:rsidRPr="0094751C" w:rsidRDefault="00613158" w:rsidP="00613158">
      <w:pPr>
        <w:pStyle w:val="p2"/>
        <w:tabs>
          <w:tab w:val="clear" w:pos="357"/>
        </w:tabs>
        <w:spacing w:line="255" w:lineRule="exact"/>
        <w:ind w:left="0" w:firstLine="0"/>
        <w:rPr>
          <w:rFonts w:asciiTheme="minorHAnsi" w:hAnsiTheme="minorHAnsi"/>
          <w:sz w:val="20"/>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2700"/>
        <w:gridCol w:w="7848"/>
      </w:tblGrid>
      <w:tr w:rsidR="00613158" w:rsidRPr="00CF0AFB" w14:paraId="1EF0BF98" w14:textId="77777777" w:rsidTr="00102CF4">
        <w:tc>
          <w:tcPr>
            <w:tcW w:w="11016" w:type="dxa"/>
            <w:gridSpan w:val="3"/>
          </w:tcPr>
          <w:p w14:paraId="1EF0BF97" w14:textId="0E0A2B75" w:rsidR="00613158" w:rsidRPr="00CF0AFB" w:rsidRDefault="00887569" w:rsidP="00070CBC">
            <w:pPr>
              <w:tabs>
                <w:tab w:val="left" w:pos="3600"/>
                <w:tab w:val="left" w:pos="4680"/>
                <w:tab w:val="left" w:pos="5760"/>
                <w:tab w:val="left" w:pos="6930"/>
                <w:tab w:val="left" w:pos="8100"/>
                <w:tab w:val="left" w:pos="9090"/>
              </w:tabs>
              <w:rPr>
                <w:rFonts w:asciiTheme="minorHAnsi" w:hAnsiTheme="minorHAnsi"/>
                <w:sz w:val="18"/>
                <w:szCs w:val="18"/>
              </w:rPr>
            </w:pPr>
            <w:r w:rsidRPr="00296F4B">
              <w:rPr>
                <w:rFonts w:asciiTheme="minorHAnsi" w:hAnsiTheme="minorHAnsi"/>
                <w:b/>
                <w:szCs w:val="18"/>
              </w:rPr>
              <w:t>C. Walls/Knee Wall Air Barrier</w:t>
            </w:r>
          </w:p>
        </w:tc>
      </w:tr>
      <w:tr w:rsidR="00613158" w:rsidRPr="00CF0AFB" w14:paraId="1EF0BF9B" w14:textId="77777777" w:rsidTr="00060324">
        <w:tc>
          <w:tcPr>
            <w:tcW w:w="468" w:type="dxa"/>
            <w:vAlign w:val="center"/>
          </w:tcPr>
          <w:p w14:paraId="1EF0BF99"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01</w:t>
            </w:r>
          </w:p>
        </w:tc>
        <w:tc>
          <w:tcPr>
            <w:tcW w:w="10548" w:type="dxa"/>
            <w:gridSpan w:val="2"/>
          </w:tcPr>
          <w:p w14:paraId="1EF0BF9A" w14:textId="77777777" w:rsidR="00613158" w:rsidRPr="00CF0AFB" w:rsidRDefault="00613158" w:rsidP="00070CBC">
            <w:pPr>
              <w:tabs>
                <w:tab w:val="left" w:pos="3600"/>
                <w:tab w:val="left" w:pos="4680"/>
                <w:tab w:val="left" w:pos="5760"/>
                <w:tab w:val="left" w:pos="6930"/>
                <w:tab w:val="left" w:pos="8100"/>
                <w:tab w:val="left" w:pos="9090"/>
              </w:tabs>
              <w:rPr>
                <w:rFonts w:asciiTheme="minorHAnsi" w:hAnsiTheme="minorHAnsi"/>
                <w:b/>
                <w:sz w:val="18"/>
                <w:szCs w:val="18"/>
              </w:rPr>
            </w:pPr>
            <w:r w:rsidRPr="00CF0AFB">
              <w:rPr>
                <w:rFonts w:asciiTheme="minorHAnsi" w:hAnsiTheme="minorHAnsi"/>
                <w:sz w:val="18"/>
                <w:szCs w:val="18"/>
              </w:rPr>
              <w:t>All penetrations through the exterior wall air barrier are sealed to provide an air-tight envelope to unconditioned spaces such as the outdoors, attic, garage and crawl space.</w:t>
            </w:r>
          </w:p>
        </w:tc>
      </w:tr>
      <w:tr w:rsidR="00613158" w:rsidRPr="00CF0AFB" w14:paraId="1EF0BF9E" w14:textId="77777777" w:rsidTr="00060324">
        <w:tc>
          <w:tcPr>
            <w:tcW w:w="468" w:type="dxa"/>
            <w:vAlign w:val="center"/>
          </w:tcPr>
          <w:p w14:paraId="1EF0BF9C"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02</w:t>
            </w:r>
          </w:p>
        </w:tc>
        <w:tc>
          <w:tcPr>
            <w:tcW w:w="10548" w:type="dxa"/>
            <w:gridSpan w:val="2"/>
            <w:vAlign w:val="center"/>
          </w:tcPr>
          <w:p w14:paraId="1EF0BF9D" w14:textId="77777777" w:rsidR="00613158" w:rsidRPr="00CF0AFB"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Exterior wall air barrier is sealed to the top plate and bottom plate in each stud bay.</w:t>
            </w:r>
          </w:p>
        </w:tc>
      </w:tr>
      <w:tr w:rsidR="00613158" w:rsidRPr="00CF0AFB" w14:paraId="1EF0BFA1" w14:textId="77777777" w:rsidTr="00060324">
        <w:tc>
          <w:tcPr>
            <w:tcW w:w="468" w:type="dxa"/>
            <w:vAlign w:val="center"/>
          </w:tcPr>
          <w:p w14:paraId="1EF0BF9F"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03</w:t>
            </w:r>
          </w:p>
        </w:tc>
        <w:tc>
          <w:tcPr>
            <w:tcW w:w="10548" w:type="dxa"/>
            <w:gridSpan w:val="2"/>
            <w:vAlign w:val="center"/>
          </w:tcPr>
          <w:p w14:paraId="1EF0BFA0" w14:textId="77777777" w:rsidR="00613158" w:rsidRPr="00CF0AFB" w:rsidDel="00DA71A3"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All electrical boxes including knockouts that penetrate the air barrier to unconditioned space are sealed.</w:t>
            </w:r>
          </w:p>
        </w:tc>
      </w:tr>
      <w:tr w:rsidR="00613158" w:rsidRPr="00CF0AFB" w14:paraId="1EF0BFA4" w14:textId="77777777" w:rsidTr="00060324">
        <w:tc>
          <w:tcPr>
            <w:tcW w:w="468" w:type="dxa"/>
            <w:vAlign w:val="center"/>
          </w:tcPr>
          <w:p w14:paraId="1EF0BFA2"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04</w:t>
            </w:r>
          </w:p>
        </w:tc>
        <w:tc>
          <w:tcPr>
            <w:tcW w:w="10548" w:type="dxa"/>
            <w:gridSpan w:val="2"/>
            <w:vAlign w:val="center"/>
          </w:tcPr>
          <w:p w14:paraId="1EF0BFA3" w14:textId="77777777" w:rsidR="00613158" w:rsidRPr="00CF0AFB"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All openings in top and bottom plate, including all interior and exterior walls, to unconditioned space are sealed. Such as holes drilled for electrical and plumbing.</w:t>
            </w:r>
          </w:p>
        </w:tc>
      </w:tr>
      <w:tr w:rsidR="00613158" w:rsidRPr="00CF0AFB" w14:paraId="1EF0BFA7" w14:textId="77777777" w:rsidTr="00060324">
        <w:tc>
          <w:tcPr>
            <w:tcW w:w="468" w:type="dxa"/>
            <w:vAlign w:val="center"/>
          </w:tcPr>
          <w:p w14:paraId="1EF0BFA5"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05</w:t>
            </w:r>
          </w:p>
        </w:tc>
        <w:tc>
          <w:tcPr>
            <w:tcW w:w="10548" w:type="dxa"/>
            <w:gridSpan w:val="2"/>
            <w:vAlign w:val="center"/>
          </w:tcPr>
          <w:p w14:paraId="1EF0BFA6"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Exterior bottom plates (all stories) are sealed to the floor using the appropriate sealing method.  </w:t>
            </w:r>
          </w:p>
        </w:tc>
      </w:tr>
      <w:tr w:rsidR="00613158" w:rsidRPr="00CF0AFB" w14:paraId="1EF0BFAA" w14:textId="77777777" w:rsidTr="00060324">
        <w:tc>
          <w:tcPr>
            <w:tcW w:w="468" w:type="dxa"/>
            <w:vAlign w:val="center"/>
          </w:tcPr>
          <w:p w14:paraId="1EF0BFA8"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06</w:t>
            </w:r>
          </w:p>
        </w:tc>
        <w:tc>
          <w:tcPr>
            <w:tcW w:w="10548" w:type="dxa"/>
            <w:gridSpan w:val="2"/>
            <w:vAlign w:val="center"/>
          </w:tcPr>
          <w:p w14:paraId="1EF0BFA9"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All gaps around windows and doors are sealed.  Proper sealant used was specified by window manufacturer.</w:t>
            </w:r>
          </w:p>
        </w:tc>
      </w:tr>
      <w:tr w:rsidR="00613158" w:rsidRPr="00CF0AFB" w14:paraId="1EF0BFAD" w14:textId="77777777" w:rsidTr="00060324">
        <w:tc>
          <w:tcPr>
            <w:tcW w:w="468" w:type="dxa"/>
            <w:vAlign w:val="center"/>
          </w:tcPr>
          <w:p w14:paraId="1EF0BFAB"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07</w:t>
            </w:r>
          </w:p>
        </w:tc>
        <w:tc>
          <w:tcPr>
            <w:tcW w:w="10548" w:type="dxa"/>
            <w:gridSpan w:val="2"/>
            <w:vAlign w:val="center"/>
          </w:tcPr>
          <w:p w14:paraId="1EF0BFAC" w14:textId="77777777" w:rsidR="00613158" w:rsidRPr="00CF0AFB" w:rsidRDefault="00613158" w:rsidP="00070CBC">
            <w:pPr>
              <w:pStyle w:val="BulletB1Number"/>
              <w:spacing w:before="0"/>
              <w:ind w:left="0" w:firstLine="0"/>
              <w:rPr>
                <w:rFonts w:asciiTheme="minorHAnsi" w:hAnsiTheme="minorHAnsi"/>
                <w:sz w:val="18"/>
                <w:szCs w:val="18"/>
              </w:rPr>
            </w:pPr>
            <w:r w:rsidRPr="00CF0AFB">
              <w:rPr>
                <w:rFonts w:asciiTheme="minorHAnsi" w:hAnsiTheme="minorHAnsi"/>
                <w:color w:val="000000"/>
                <w:sz w:val="18"/>
                <w:szCs w:val="18"/>
              </w:rPr>
              <w:t>Rim Joists all gaps/openings fully sealed.</w:t>
            </w:r>
          </w:p>
        </w:tc>
      </w:tr>
      <w:tr w:rsidR="00613158" w:rsidRPr="00CF0AFB" w14:paraId="1EF0BFB0" w14:textId="77777777" w:rsidTr="00060324">
        <w:tc>
          <w:tcPr>
            <w:tcW w:w="468" w:type="dxa"/>
            <w:vAlign w:val="center"/>
          </w:tcPr>
          <w:p w14:paraId="1EF0BFAE"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08</w:t>
            </w:r>
          </w:p>
        </w:tc>
        <w:tc>
          <w:tcPr>
            <w:tcW w:w="10548" w:type="dxa"/>
            <w:gridSpan w:val="2"/>
            <w:vAlign w:val="center"/>
          </w:tcPr>
          <w:p w14:paraId="1EF0BFAF" w14:textId="77777777" w:rsidR="00613158" w:rsidRPr="00CF0AFB" w:rsidRDefault="00613158" w:rsidP="00070CBC">
            <w:pPr>
              <w:pStyle w:val="BulletB1Number"/>
              <w:spacing w:before="0"/>
              <w:ind w:left="0" w:firstLine="0"/>
              <w:rPr>
                <w:rFonts w:asciiTheme="minorHAnsi" w:hAnsiTheme="minorHAnsi"/>
                <w:color w:val="000000"/>
                <w:sz w:val="18"/>
                <w:szCs w:val="18"/>
              </w:rPr>
            </w:pPr>
            <w:r w:rsidRPr="00CF0AFB">
              <w:rPr>
                <w:rFonts w:asciiTheme="minorHAnsi" w:hAnsiTheme="minorHAnsi"/>
                <w:color w:val="000000"/>
                <w:sz w:val="18"/>
                <w:szCs w:val="18"/>
              </w:rPr>
              <w:t>Fan exhaust ducts that run between conditioned floors to exterior walls have a damper at the exterior wall.</w:t>
            </w:r>
          </w:p>
        </w:tc>
      </w:tr>
      <w:tr w:rsidR="00613158" w:rsidRPr="00CF0AFB" w14:paraId="1EF0BFB3" w14:textId="77777777" w:rsidTr="00060324">
        <w:tc>
          <w:tcPr>
            <w:tcW w:w="468" w:type="dxa"/>
            <w:vAlign w:val="center"/>
          </w:tcPr>
          <w:p w14:paraId="1EF0BFB1"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09</w:t>
            </w:r>
          </w:p>
        </w:tc>
        <w:tc>
          <w:tcPr>
            <w:tcW w:w="10548" w:type="dxa"/>
            <w:gridSpan w:val="2"/>
            <w:vAlign w:val="center"/>
          </w:tcPr>
          <w:p w14:paraId="1EF0BFB2" w14:textId="77777777" w:rsidR="00613158" w:rsidRPr="00CF0AFB" w:rsidRDefault="00613158" w:rsidP="00070CBC">
            <w:pPr>
              <w:pStyle w:val="BulletB1Number"/>
              <w:spacing w:before="0"/>
              <w:ind w:left="0" w:firstLine="0"/>
              <w:rPr>
                <w:rFonts w:asciiTheme="minorHAnsi" w:hAnsiTheme="minorHAnsi"/>
                <w:color w:val="000000"/>
                <w:sz w:val="18"/>
                <w:szCs w:val="18"/>
              </w:rPr>
            </w:pPr>
            <w:r w:rsidRPr="00CF0AFB">
              <w:rPr>
                <w:rFonts w:asciiTheme="minorHAnsi" w:hAnsiTheme="minorHAnsi"/>
                <w:color w:val="000000"/>
                <w:sz w:val="18"/>
                <w:szCs w:val="18"/>
              </w:rPr>
              <w:t xml:space="preserve">Metal tie downs are insulated between exterior framing and tie down. </w:t>
            </w:r>
          </w:p>
        </w:tc>
      </w:tr>
      <w:tr w:rsidR="00613158" w:rsidRPr="00CF0AFB" w14:paraId="1EF0BFB6" w14:textId="77777777" w:rsidTr="00060324">
        <w:tc>
          <w:tcPr>
            <w:tcW w:w="468" w:type="dxa"/>
            <w:vAlign w:val="center"/>
          </w:tcPr>
          <w:p w14:paraId="1EF0BFB4"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10</w:t>
            </w:r>
          </w:p>
        </w:tc>
        <w:tc>
          <w:tcPr>
            <w:tcW w:w="10548" w:type="dxa"/>
            <w:gridSpan w:val="2"/>
            <w:vAlign w:val="center"/>
          </w:tcPr>
          <w:p w14:paraId="1EF0BFB5" w14:textId="77777777" w:rsidR="00613158" w:rsidRPr="00CF0AFB" w:rsidRDefault="00613158" w:rsidP="00070CBC">
            <w:pPr>
              <w:pStyle w:val="BulletB1Number"/>
              <w:spacing w:before="0"/>
              <w:ind w:left="0" w:firstLine="0"/>
              <w:rPr>
                <w:rFonts w:asciiTheme="minorHAnsi" w:hAnsiTheme="minorHAnsi"/>
                <w:color w:val="000000"/>
                <w:sz w:val="18"/>
                <w:szCs w:val="18"/>
              </w:rPr>
            </w:pPr>
            <w:r w:rsidRPr="00CF0AFB">
              <w:rPr>
                <w:rFonts w:asciiTheme="minorHAnsi" w:hAnsiTheme="minorHAnsi"/>
                <w:sz w:val="18"/>
                <w:szCs w:val="18"/>
              </w:rPr>
              <w:t>Insulation is installed in hard to access wall stud cavities, such as corner channels, wall intersections are insulated to the proper R-value prior to exterior sheathing, or the exterior stucco lath.</w:t>
            </w:r>
          </w:p>
        </w:tc>
      </w:tr>
      <w:tr w:rsidR="00613158" w:rsidRPr="00CF0AFB" w14:paraId="1EF0BFB9" w14:textId="77777777" w:rsidTr="00060324">
        <w:trPr>
          <w:trHeight w:val="288"/>
        </w:trPr>
        <w:tc>
          <w:tcPr>
            <w:tcW w:w="468" w:type="dxa"/>
            <w:vAlign w:val="center"/>
          </w:tcPr>
          <w:p w14:paraId="1EF0BFB7"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11</w:t>
            </w:r>
          </w:p>
        </w:tc>
        <w:tc>
          <w:tcPr>
            <w:tcW w:w="10548" w:type="dxa"/>
            <w:gridSpan w:val="2"/>
          </w:tcPr>
          <w:p w14:paraId="1EF0BFB8" w14:textId="77777777" w:rsidR="00613158" w:rsidRPr="00CF0AFB" w:rsidRDefault="00613158" w:rsidP="00070CBC">
            <w:pPr>
              <w:pStyle w:val="NormalBullet"/>
              <w:numPr>
                <w:ilvl w:val="0"/>
                <w:numId w:val="0"/>
              </w:numPr>
              <w:spacing w:before="0"/>
              <w:rPr>
                <w:rFonts w:asciiTheme="minorHAnsi" w:hAnsiTheme="minorHAnsi"/>
                <w:sz w:val="18"/>
                <w:szCs w:val="18"/>
              </w:rPr>
            </w:pPr>
            <w:r w:rsidRPr="00CF0AFB">
              <w:rPr>
                <w:rFonts w:asciiTheme="minorHAnsi" w:hAnsiTheme="minorHAnsi"/>
                <w:sz w:val="18"/>
                <w:szCs w:val="18"/>
              </w:rPr>
              <w:t xml:space="preserve">Insulation is installed behind tub, shower, fireplace enclosures, and exterior stairwells to the R-value listed on the CF1R when located against exterior walls.  Insulation is required to be installed </w:t>
            </w:r>
            <w:r w:rsidRPr="00CF0AFB">
              <w:rPr>
                <w:rFonts w:asciiTheme="minorHAnsi" w:hAnsiTheme="minorHAnsi"/>
                <w:sz w:val="18"/>
                <w:szCs w:val="18"/>
                <w:u w:val="single"/>
              </w:rPr>
              <w:t>before</w:t>
            </w:r>
            <w:r w:rsidRPr="00CF0AFB">
              <w:rPr>
                <w:rFonts w:asciiTheme="minorHAnsi" w:hAnsiTheme="minorHAnsi"/>
                <w:sz w:val="18"/>
                <w:szCs w:val="18"/>
              </w:rPr>
              <w:t xml:space="preserve"> tub, shower, and fireplace are installed.  </w:t>
            </w:r>
          </w:p>
        </w:tc>
      </w:tr>
      <w:tr w:rsidR="00613158" w:rsidRPr="00CF0AFB" w14:paraId="1EF0BFBC" w14:textId="77777777" w:rsidTr="00060324">
        <w:tc>
          <w:tcPr>
            <w:tcW w:w="468" w:type="dxa"/>
            <w:vAlign w:val="center"/>
          </w:tcPr>
          <w:p w14:paraId="1EF0BFBA"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12</w:t>
            </w:r>
          </w:p>
        </w:tc>
        <w:tc>
          <w:tcPr>
            <w:tcW w:w="10548" w:type="dxa"/>
            <w:gridSpan w:val="2"/>
            <w:vAlign w:val="bottom"/>
          </w:tcPr>
          <w:p w14:paraId="1EF0BFBB" w14:textId="77777777" w:rsidR="00613158" w:rsidRPr="00CF0AFB" w:rsidRDefault="00613158" w:rsidP="00070CBC">
            <w:pPr>
              <w:rPr>
                <w:rFonts w:asciiTheme="minorHAnsi" w:hAnsiTheme="minorHAnsi" w:cs="Arial"/>
                <w:bCs/>
                <w:sz w:val="18"/>
                <w:szCs w:val="18"/>
              </w:rPr>
            </w:pPr>
            <w:r w:rsidRPr="00CF0AFB">
              <w:rPr>
                <w:rFonts w:asciiTheme="minorHAnsi" w:hAnsiTheme="minorHAnsi" w:cs="Arial"/>
                <w:bCs/>
                <w:sz w:val="18"/>
                <w:szCs w:val="18"/>
              </w:rPr>
              <w:t xml:space="preserve">A solid air barrier is installed on the interior wall from floor to ceiling before </w:t>
            </w:r>
            <w:r w:rsidRPr="00CF0AFB">
              <w:rPr>
                <w:rFonts w:asciiTheme="minorHAnsi" w:hAnsiTheme="minorHAnsi"/>
                <w:sz w:val="18"/>
                <w:szCs w:val="18"/>
              </w:rPr>
              <w:t>tub, shower, and fireplace enclosures are installed in exterior walls.  Insulation in contact on all six sides of air barrier on exterior walls.</w:t>
            </w:r>
          </w:p>
        </w:tc>
      </w:tr>
      <w:tr w:rsidR="00613158" w:rsidRPr="00CF0AFB" w14:paraId="1EF0BFBF" w14:textId="77777777" w:rsidTr="00060324">
        <w:tc>
          <w:tcPr>
            <w:tcW w:w="468" w:type="dxa"/>
            <w:vAlign w:val="center"/>
          </w:tcPr>
          <w:p w14:paraId="1EF0BFBD"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13</w:t>
            </w:r>
          </w:p>
        </w:tc>
        <w:tc>
          <w:tcPr>
            <w:tcW w:w="10548" w:type="dxa"/>
            <w:gridSpan w:val="2"/>
            <w:vAlign w:val="bottom"/>
          </w:tcPr>
          <w:p w14:paraId="1EF0BFBE" w14:textId="5F2461D1" w:rsidR="00613158" w:rsidRPr="00CF0AFB" w:rsidRDefault="002C6E35" w:rsidP="00070CBC">
            <w:pPr>
              <w:autoSpaceDE w:val="0"/>
              <w:autoSpaceDN w:val="0"/>
              <w:rPr>
                <w:rFonts w:asciiTheme="minorHAnsi" w:hAnsiTheme="minorHAnsi" w:cs="Arial"/>
                <w:bCs/>
                <w:sz w:val="18"/>
                <w:szCs w:val="18"/>
              </w:rPr>
            </w:pPr>
            <w:r>
              <w:rPr>
                <w:rFonts w:asciiTheme="minorHAnsi" w:hAnsiTheme="minorHAnsi"/>
                <w:sz w:val="18"/>
                <w:szCs w:val="18"/>
              </w:rPr>
              <w:t>All single-member window and door headers shall be insulated to a minimum of R-3 for a 2x4 framing, or equivalent width, and a minimum of R-5 for all other assemblies. Insulation is to be placed between the interior face of the header and inside surface of the interior wall finish.</w:t>
            </w:r>
            <w:ins w:id="17" w:author="Author" w:date="2017-03-23T11:37:00Z">
              <w:r w:rsidR="00036727">
                <w:rPr>
                  <w:rFonts w:asciiTheme="minorHAnsi" w:hAnsiTheme="minorHAnsi"/>
                  <w:sz w:val="18"/>
                  <w:szCs w:val="18"/>
                </w:rPr>
                <w:t xml:space="preserve"> If continuous exterior rigid insulation is used an insulated header is not required.</w:t>
              </w:r>
            </w:ins>
          </w:p>
        </w:tc>
      </w:tr>
      <w:tr w:rsidR="00613158" w:rsidRPr="00CF0AFB" w14:paraId="1EF0BFC2" w14:textId="77777777" w:rsidTr="00060324">
        <w:tc>
          <w:tcPr>
            <w:tcW w:w="468" w:type="dxa"/>
            <w:vAlign w:val="center"/>
          </w:tcPr>
          <w:p w14:paraId="1EF0BFC0"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14</w:t>
            </w:r>
          </w:p>
        </w:tc>
        <w:tc>
          <w:tcPr>
            <w:tcW w:w="10548" w:type="dxa"/>
            <w:gridSpan w:val="2"/>
            <w:vAlign w:val="bottom"/>
          </w:tcPr>
          <w:p w14:paraId="1EF0BFC1" w14:textId="77777777" w:rsidR="00613158" w:rsidRPr="00CF0AFB" w:rsidRDefault="00613158" w:rsidP="00070CBC">
            <w:pPr>
              <w:autoSpaceDE w:val="0"/>
              <w:autoSpaceDN w:val="0"/>
              <w:rPr>
                <w:rFonts w:asciiTheme="minorHAnsi" w:hAnsiTheme="minorHAnsi"/>
                <w:sz w:val="18"/>
                <w:szCs w:val="18"/>
              </w:rPr>
            </w:pPr>
            <w:r w:rsidRPr="00CF0AFB">
              <w:rPr>
                <w:rFonts w:asciiTheme="minorHAnsi" w:hAnsiTheme="minorHAnsi"/>
                <w:sz w:val="18"/>
                <w:szCs w:val="18"/>
              </w:rPr>
              <w:t xml:space="preserve">  Knee walls have solid and sealed blocking at the bottom, top, left side and right side of the knee wall.</w:t>
            </w:r>
          </w:p>
        </w:tc>
      </w:tr>
      <w:tr w:rsidR="00102CF4" w:rsidRPr="00CF0AFB" w14:paraId="1EF0BFC9" w14:textId="77777777" w:rsidTr="009E5455">
        <w:tc>
          <w:tcPr>
            <w:tcW w:w="468" w:type="dxa"/>
            <w:vAlign w:val="center"/>
          </w:tcPr>
          <w:p w14:paraId="1EF0BFC3" w14:textId="77777777" w:rsidR="00102CF4" w:rsidRPr="00CF0AFB" w:rsidRDefault="00102CF4"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lastRenderedPageBreak/>
              <w:t>15</w:t>
            </w:r>
          </w:p>
        </w:tc>
        <w:tc>
          <w:tcPr>
            <w:tcW w:w="2700" w:type="dxa"/>
            <w:vAlign w:val="center"/>
          </w:tcPr>
          <w:p w14:paraId="1EF0BFC4"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FC5"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BFC6"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BFC7"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BFC8"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BFCC" w14:textId="77777777" w:rsidTr="00060324">
        <w:tc>
          <w:tcPr>
            <w:tcW w:w="468" w:type="dxa"/>
            <w:vAlign w:val="center"/>
          </w:tcPr>
          <w:p w14:paraId="1EF0BFCA" w14:textId="77777777" w:rsidR="00102CF4" w:rsidRPr="00CF0AFB" w:rsidRDefault="00102CF4"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16</w:t>
            </w:r>
          </w:p>
        </w:tc>
        <w:tc>
          <w:tcPr>
            <w:tcW w:w="10548" w:type="dxa"/>
            <w:gridSpan w:val="2"/>
            <w:vAlign w:val="center"/>
          </w:tcPr>
          <w:p w14:paraId="1EF0BFCB" w14:textId="1AAEF163"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BFCE" w14:textId="77777777" w:rsidTr="00102CF4">
        <w:tc>
          <w:tcPr>
            <w:tcW w:w="11016" w:type="dxa"/>
            <w:gridSpan w:val="3"/>
          </w:tcPr>
          <w:p w14:paraId="1EF0BFCD" w14:textId="446F177D"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
        </w:tc>
      </w:tr>
    </w:tbl>
    <w:p w14:paraId="012C9C59" w14:textId="3119F8C1" w:rsidR="00887569" w:rsidRDefault="0088756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613158" w:rsidRPr="00CF0AFB" w14:paraId="1EF0BFD1" w14:textId="77777777" w:rsidTr="00102CF4">
        <w:tc>
          <w:tcPr>
            <w:tcW w:w="11016" w:type="dxa"/>
            <w:gridSpan w:val="3"/>
          </w:tcPr>
          <w:p w14:paraId="1EF0BFD0" w14:textId="3731F01C" w:rsidR="00613158" w:rsidRPr="00CF0AFB" w:rsidRDefault="00887569" w:rsidP="00070CBC">
            <w:pPr>
              <w:tabs>
                <w:tab w:val="left" w:pos="3600"/>
                <w:tab w:val="left" w:pos="4680"/>
                <w:tab w:val="left" w:pos="5760"/>
                <w:tab w:val="left" w:pos="6930"/>
                <w:tab w:val="left" w:pos="8100"/>
                <w:tab w:val="left" w:pos="9090"/>
              </w:tabs>
              <w:rPr>
                <w:rFonts w:asciiTheme="minorHAnsi" w:hAnsiTheme="minorHAnsi"/>
                <w:sz w:val="18"/>
                <w:szCs w:val="18"/>
              </w:rPr>
            </w:pPr>
            <w:r w:rsidRPr="00296F4B">
              <w:rPr>
                <w:rFonts w:asciiTheme="minorHAnsi" w:hAnsiTheme="minorHAnsi"/>
                <w:b/>
                <w:szCs w:val="18"/>
              </w:rPr>
              <w:t>D. Ceiling/Attic Air Barrier</w:t>
            </w:r>
          </w:p>
        </w:tc>
      </w:tr>
      <w:tr w:rsidR="00613158" w:rsidRPr="00CF0AFB" w14:paraId="1EF0BFD4" w14:textId="77777777" w:rsidTr="00060324">
        <w:tc>
          <w:tcPr>
            <w:tcW w:w="468" w:type="dxa"/>
            <w:vAlign w:val="center"/>
          </w:tcPr>
          <w:p w14:paraId="1EF0BFD2"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01</w:t>
            </w:r>
          </w:p>
        </w:tc>
        <w:tc>
          <w:tcPr>
            <w:tcW w:w="10548" w:type="dxa"/>
            <w:gridSpan w:val="2"/>
          </w:tcPr>
          <w:p w14:paraId="1EF0BFD3"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 xml:space="preserve">For vented attics much of the ceiling air barrier is verified </w:t>
            </w:r>
            <w:r w:rsidRPr="00CF0AFB">
              <w:rPr>
                <w:rFonts w:asciiTheme="minorHAnsi" w:hAnsiTheme="minorHAnsi"/>
                <w:sz w:val="18"/>
                <w:szCs w:val="18"/>
                <w:u w:val="single"/>
              </w:rPr>
              <w:t>after</w:t>
            </w:r>
            <w:r w:rsidRPr="00CF0AFB">
              <w:rPr>
                <w:rFonts w:asciiTheme="minorHAnsi" w:hAnsiTheme="minorHAnsi"/>
                <w:sz w:val="18"/>
                <w:szCs w:val="18"/>
              </w:rPr>
              <w:t xml:space="preserve"> the ceiling drywall is installed using the ENV-22.</w:t>
            </w:r>
          </w:p>
        </w:tc>
      </w:tr>
      <w:tr w:rsidR="00613158" w:rsidRPr="00CF0AFB" w14:paraId="1EF0BFD7" w14:textId="77777777" w:rsidTr="00060324">
        <w:tc>
          <w:tcPr>
            <w:tcW w:w="468" w:type="dxa"/>
            <w:vAlign w:val="center"/>
          </w:tcPr>
          <w:p w14:paraId="1EF0BFD5"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02</w:t>
            </w:r>
          </w:p>
        </w:tc>
        <w:tc>
          <w:tcPr>
            <w:tcW w:w="10548" w:type="dxa"/>
            <w:gridSpan w:val="2"/>
          </w:tcPr>
          <w:p w14:paraId="1EF0BFD6" w14:textId="77777777" w:rsidR="00613158" w:rsidRPr="00CF0AFB" w:rsidRDefault="00613158" w:rsidP="00070CBC">
            <w:pPr>
              <w:rPr>
                <w:rFonts w:asciiTheme="minorHAnsi" w:hAnsiTheme="minorHAnsi"/>
                <w:sz w:val="18"/>
                <w:szCs w:val="18"/>
                <w:highlight w:val="yellow"/>
              </w:rPr>
            </w:pPr>
            <w:r w:rsidRPr="00CF0AFB">
              <w:rPr>
                <w:rFonts w:asciiTheme="minorHAnsi" w:hAnsiTheme="minorHAnsi"/>
                <w:sz w:val="18"/>
                <w:szCs w:val="18"/>
              </w:rPr>
              <w:t>For non-vented attics ensure all penetrations through the roof deck and gable ends are sealed and air tight.</w:t>
            </w:r>
          </w:p>
        </w:tc>
      </w:tr>
      <w:tr w:rsidR="00613158" w:rsidRPr="00CF0AFB" w14:paraId="1EF0BFDA" w14:textId="77777777" w:rsidTr="00060324">
        <w:tc>
          <w:tcPr>
            <w:tcW w:w="468" w:type="dxa"/>
            <w:vAlign w:val="center"/>
          </w:tcPr>
          <w:p w14:paraId="1EF0BFD8"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03</w:t>
            </w:r>
          </w:p>
        </w:tc>
        <w:tc>
          <w:tcPr>
            <w:tcW w:w="10548" w:type="dxa"/>
            <w:gridSpan w:val="2"/>
          </w:tcPr>
          <w:p w14:paraId="1EF0BFD9"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All eave vents are covered with a rigid ventilation baffle that maintains the Net free-ventilation area.</w:t>
            </w:r>
          </w:p>
        </w:tc>
      </w:tr>
      <w:tr w:rsidR="00613158" w:rsidRPr="00CF0AFB" w14:paraId="1EF0BFDD" w14:textId="77777777" w:rsidTr="00060324">
        <w:tc>
          <w:tcPr>
            <w:tcW w:w="468" w:type="dxa"/>
            <w:vAlign w:val="center"/>
          </w:tcPr>
          <w:p w14:paraId="1EF0BFDB"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04</w:t>
            </w:r>
          </w:p>
        </w:tc>
        <w:tc>
          <w:tcPr>
            <w:tcW w:w="10548" w:type="dxa"/>
            <w:gridSpan w:val="2"/>
          </w:tcPr>
          <w:p w14:paraId="1EF0BFDC" w14:textId="77777777" w:rsidR="00613158" w:rsidRPr="00CF0AFB" w:rsidRDefault="00613158" w:rsidP="00070CBC">
            <w:pPr>
              <w:autoSpaceDE w:val="0"/>
              <w:autoSpaceDN w:val="0"/>
              <w:adjustRightInd w:val="0"/>
              <w:rPr>
                <w:rFonts w:asciiTheme="minorHAnsi" w:hAnsiTheme="minorHAnsi"/>
                <w:sz w:val="18"/>
                <w:szCs w:val="18"/>
              </w:rPr>
            </w:pPr>
            <w:r w:rsidRPr="00CF0AFB">
              <w:rPr>
                <w:rFonts w:asciiTheme="minorHAnsi" w:hAnsiTheme="minorHAnsi"/>
                <w:bCs/>
                <w:sz w:val="18"/>
                <w:szCs w:val="18"/>
              </w:rPr>
              <w:t xml:space="preserve">All </w:t>
            </w:r>
            <w:r w:rsidRPr="00CF0AFB">
              <w:rPr>
                <w:rFonts w:asciiTheme="minorHAnsi" w:hAnsiTheme="minorHAnsi"/>
                <w:sz w:val="18"/>
                <w:szCs w:val="18"/>
              </w:rPr>
              <w:t>dropped ceilings/soffits are covered with hard covers and sealed to framing.</w:t>
            </w:r>
          </w:p>
        </w:tc>
      </w:tr>
      <w:tr w:rsidR="00613158" w:rsidRPr="00CF0AFB" w14:paraId="1EF0BFE0" w14:textId="77777777" w:rsidTr="00060324">
        <w:tc>
          <w:tcPr>
            <w:tcW w:w="468" w:type="dxa"/>
            <w:vAlign w:val="center"/>
          </w:tcPr>
          <w:p w14:paraId="1EF0BFDE"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05</w:t>
            </w:r>
          </w:p>
        </w:tc>
        <w:tc>
          <w:tcPr>
            <w:tcW w:w="10548" w:type="dxa"/>
            <w:gridSpan w:val="2"/>
          </w:tcPr>
          <w:p w14:paraId="1EF0BFDF"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All chases are covered with hard covers and sealed to framing.</w:t>
            </w:r>
          </w:p>
        </w:tc>
      </w:tr>
      <w:tr w:rsidR="00613158" w:rsidRPr="00CF0AFB" w14:paraId="1EF0BFE3" w14:textId="77777777" w:rsidTr="00060324">
        <w:tc>
          <w:tcPr>
            <w:tcW w:w="468" w:type="dxa"/>
            <w:vAlign w:val="center"/>
          </w:tcPr>
          <w:p w14:paraId="1EF0BFE1"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06</w:t>
            </w:r>
          </w:p>
        </w:tc>
        <w:tc>
          <w:tcPr>
            <w:tcW w:w="10548" w:type="dxa"/>
            <w:gridSpan w:val="2"/>
          </w:tcPr>
          <w:p w14:paraId="1EF0BFE2"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HVAC ducts that travel down a chase the chase is sealed at the ceiling level.</w:t>
            </w:r>
          </w:p>
        </w:tc>
      </w:tr>
      <w:tr w:rsidR="00613158" w:rsidRPr="00CF0AFB" w14:paraId="1EF0BFE6" w14:textId="77777777" w:rsidTr="00060324">
        <w:tc>
          <w:tcPr>
            <w:tcW w:w="468" w:type="dxa"/>
            <w:vAlign w:val="center"/>
          </w:tcPr>
          <w:p w14:paraId="1EF0BFE4"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07</w:t>
            </w:r>
          </w:p>
        </w:tc>
        <w:tc>
          <w:tcPr>
            <w:tcW w:w="10548" w:type="dxa"/>
            <w:gridSpan w:val="2"/>
          </w:tcPr>
          <w:p w14:paraId="1EF0BFE5"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Chimney’s and Flue’s require sheet metal flashing.  The flashing shall be sealed to the chimney/flue with fire rated caulk.  The flashing shall be sealed to the surrounding framing.</w:t>
            </w:r>
          </w:p>
        </w:tc>
      </w:tr>
      <w:tr w:rsidR="00613158" w:rsidRPr="00CF0AFB" w14:paraId="1EF0BFE9" w14:textId="77777777" w:rsidTr="00060324">
        <w:tc>
          <w:tcPr>
            <w:tcW w:w="468" w:type="dxa"/>
            <w:vAlign w:val="center"/>
          </w:tcPr>
          <w:p w14:paraId="1EF0BFE7"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08</w:t>
            </w:r>
          </w:p>
        </w:tc>
        <w:tc>
          <w:tcPr>
            <w:tcW w:w="10548" w:type="dxa"/>
            <w:gridSpan w:val="2"/>
          </w:tcPr>
          <w:p w14:paraId="1EF0BFE8"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All Eave/soffit baffles are installed to stop air movement around the baffle and into insulation.  Net free-ventilation of the eave/soffit shall be maintained.</w:t>
            </w:r>
          </w:p>
        </w:tc>
      </w:tr>
      <w:tr w:rsidR="00613158" w:rsidRPr="00CF0AFB" w14:paraId="1EF0BFEC" w14:textId="77777777" w:rsidTr="00060324">
        <w:tc>
          <w:tcPr>
            <w:tcW w:w="468" w:type="dxa"/>
            <w:vAlign w:val="center"/>
          </w:tcPr>
          <w:p w14:paraId="1EF0BFEA"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09</w:t>
            </w:r>
          </w:p>
        </w:tc>
        <w:tc>
          <w:tcPr>
            <w:tcW w:w="10548" w:type="dxa"/>
            <w:gridSpan w:val="2"/>
            <w:vAlign w:val="center"/>
          </w:tcPr>
          <w:p w14:paraId="1EF0BFEB"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Double walls that open to attic are covered with an air barrier and cover has an air tight seal to the framing.</w:t>
            </w:r>
          </w:p>
        </w:tc>
      </w:tr>
      <w:tr w:rsidR="00102CF4" w:rsidRPr="00CF0AFB" w14:paraId="1EF0BFF3"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FED" w14:textId="77777777" w:rsidR="00102CF4" w:rsidRPr="00CF0AFB" w:rsidRDefault="00102CF4" w:rsidP="00060324">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10</w:t>
            </w:r>
          </w:p>
        </w:tc>
        <w:tc>
          <w:tcPr>
            <w:tcW w:w="2700" w:type="dxa"/>
            <w:vAlign w:val="center"/>
          </w:tcPr>
          <w:p w14:paraId="1EF0BFEE"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FEF"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BFF0"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BFF1"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BFF2"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BFF6" w14:textId="77777777" w:rsidTr="000603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FF4" w14:textId="77777777" w:rsidR="00102CF4" w:rsidRPr="00CF0AFB" w:rsidRDefault="00102CF4" w:rsidP="00060324">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11</w:t>
            </w:r>
          </w:p>
        </w:tc>
        <w:tc>
          <w:tcPr>
            <w:tcW w:w="10548" w:type="dxa"/>
            <w:gridSpan w:val="2"/>
            <w:vAlign w:val="center"/>
          </w:tcPr>
          <w:p w14:paraId="1EF0BFF5" w14:textId="74E4FCE9"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BFF8" w14:textId="77777777" w:rsidTr="00102C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BFF7" w14:textId="0FC76312"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
        </w:tc>
      </w:tr>
    </w:tbl>
    <w:p w14:paraId="1EF0BFF9" w14:textId="77777777" w:rsidR="00613158" w:rsidRPr="0094751C" w:rsidRDefault="00613158" w:rsidP="00613158">
      <w:pPr>
        <w:pStyle w:val="p2"/>
        <w:tabs>
          <w:tab w:val="clear" w:pos="357"/>
        </w:tabs>
        <w:spacing w:line="255" w:lineRule="exact"/>
        <w:ind w:left="0" w:firstLine="0"/>
        <w:rPr>
          <w:rFonts w:asciiTheme="minorHAnsi" w:hAnsiTheme="minorHAnsi"/>
          <w:sz w:val="20"/>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613158" w:rsidRPr="00CF0AFB" w14:paraId="1EF0BFFB" w14:textId="77777777" w:rsidTr="00070CBC">
        <w:tc>
          <w:tcPr>
            <w:tcW w:w="11016" w:type="dxa"/>
            <w:gridSpan w:val="3"/>
          </w:tcPr>
          <w:p w14:paraId="1EF0BFFA" w14:textId="11D53C64" w:rsidR="00613158" w:rsidRPr="00CF0AFB" w:rsidRDefault="00887569" w:rsidP="00070CBC">
            <w:pPr>
              <w:tabs>
                <w:tab w:val="left" w:pos="3600"/>
                <w:tab w:val="left" w:pos="4680"/>
                <w:tab w:val="left" w:pos="5760"/>
                <w:tab w:val="left" w:pos="6930"/>
                <w:tab w:val="left" w:pos="8100"/>
                <w:tab w:val="left" w:pos="9090"/>
              </w:tabs>
              <w:rPr>
                <w:rFonts w:asciiTheme="minorHAnsi" w:hAnsiTheme="minorHAnsi"/>
                <w:sz w:val="18"/>
                <w:szCs w:val="18"/>
              </w:rPr>
            </w:pPr>
            <w:r w:rsidRPr="00296F4B">
              <w:rPr>
                <w:rFonts w:asciiTheme="minorHAnsi" w:hAnsiTheme="minorHAnsi"/>
                <w:b/>
                <w:szCs w:val="18"/>
              </w:rPr>
              <w:t>E. Conditioned Space Above or Adjacent to Garage Air Barrier</w:t>
            </w:r>
          </w:p>
        </w:tc>
      </w:tr>
      <w:tr w:rsidR="00613158" w:rsidRPr="00CF0AFB" w14:paraId="1EF0BFFE" w14:textId="77777777" w:rsidTr="00912B7E">
        <w:tc>
          <w:tcPr>
            <w:tcW w:w="468" w:type="dxa"/>
            <w:vAlign w:val="center"/>
          </w:tcPr>
          <w:p w14:paraId="1EF0BFFC" w14:textId="77777777" w:rsidR="00613158" w:rsidRPr="00CF0AFB" w:rsidRDefault="00613158" w:rsidP="00060324">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01</w:t>
            </w:r>
          </w:p>
        </w:tc>
        <w:tc>
          <w:tcPr>
            <w:tcW w:w="10548" w:type="dxa"/>
            <w:gridSpan w:val="2"/>
          </w:tcPr>
          <w:p w14:paraId="1EF0BFFD"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All penetration</w:t>
            </w:r>
            <w:r>
              <w:rPr>
                <w:rFonts w:asciiTheme="minorHAnsi" w:hAnsiTheme="minorHAnsi"/>
                <w:sz w:val="18"/>
                <w:szCs w:val="18"/>
              </w:rPr>
              <w:t>s</w:t>
            </w:r>
            <w:r w:rsidRPr="00CF0AFB">
              <w:rPr>
                <w:rFonts w:asciiTheme="minorHAnsi" w:hAnsiTheme="minorHAnsi"/>
                <w:sz w:val="18"/>
                <w:szCs w:val="18"/>
              </w:rPr>
              <w:t xml:space="preserve"> in the subfloor above the garage into conditioned space must follow the raised floor air barrier requirements above.</w:t>
            </w:r>
          </w:p>
        </w:tc>
      </w:tr>
      <w:tr w:rsidR="00613158" w:rsidRPr="00CF0AFB" w14:paraId="1EF0C003" w14:textId="77777777" w:rsidTr="00912B7E">
        <w:tc>
          <w:tcPr>
            <w:tcW w:w="468" w:type="dxa"/>
            <w:vAlign w:val="center"/>
          </w:tcPr>
          <w:p w14:paraId="1EF0BFFF" w14:textId="77777777" w:rsidR="00613158" w:rsidRPr="00CF0AFB" w:rsidRDefault="00613158" w:rsidP="00060324">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02</w:t>
            </w:r>
          </w:p>
        </w:tc>
        <w:tc>
          <w:tcPr>
            <w:tcW w:w="10548" w:type="dxa"/>
            <w:gridSpan w:val="2"/>
            <w:vAlign w:val="center"/>
          </w:tcPr>
          <w:p w14:paraId="1EF0C000" w14:textId="77777777" w:rsidR="00613158" w:rsidRDefault="00613158" w:rsidP="00070CBC">
            <w:pPr>
              <w:tabs>
                <w:tab w:val="left" w:pos="360"/>
              </w:tabs>
              <w:autoSpaceDE w:val="0"/>
              <w:autoSpaceDN w:val="0"/>
              <w:adjustRightInd w:val="0"/>
              <w:rPr>
                <w:rFonts w:asciiTheme="minorHAnsi" w:hAnsiTheme="minorHAnsi"/>
                <w:sz w:val="18"/>
                <w:szCs w:val="18"/>
              </w:rPr>
            </w:pPr>
            <w:r>
              <w:rPr>
                <w:rFonts w:asciiTheme="minorHAnsi" w:hAnsiTheme="minorHAnsi"/>
                <w:sz w:val="18"/>
                <w:szCs w:val="18"/>
              </w:rPr>
              <w:t>I</w:t>
            </w:r>
            <w:r w:rsidRPr="003D714A">
              <w:rPr>
                <w:rFonts w:asciiTheme="minorHAnsi" w:hAnsiTheme="minorHAnsi"/>
                <w:sz w:val="18"/>
                <w:szCs w:val="18"/>
              </w:rPr>
              <w:t>nfiltration between the space above the garage and subfloor</w:t>
            </w:r>
            <w:r>
              <w:rPr>
                <w:rFonts w:asciiTheme="minorHAnsi" w:hAnsiTheme="minorHAnsi"/>
                <w:sz w:val="18"/>
                <w:szCs w:val="18"/>
              </w:rPr>
              <w:t xml:space="preserve"> is prevented by one of the following methods:</w:t>
            </w:r>
          </w:p>
          <w:p w14:paraId="1EF0C001" w14:textId="77777777" w:rsidR="00613158" w:rsidRPr="00986557" w:rsidRDefault="00613158" w:rsidP="00070CBC">
            <w:pPr>
              <w:pStyle w:val="ListParagraph"/>
              <w:numPr>
                <w:ilvl w:val="0"/>
                <w:numId w:val="27"/>
              </w:numPr>
              <w:tabs>
                <w:tab w:val="left" w:pos="360"/>
              </w:tabs>
              <w:autoSpaceDE w:val="0"/>
              <w:autoSpaceDN w:val="0"/>
              <w:adjustRightInd w:val="0"/>
              <w:rPr>
                <w:rFonts w:asciiTheme="minorHAnsi" w:hAnsiTheme="minorHAnsi"/>
                <w:sz w:val="18"/>
                <w:szCs w:val="18"/>
              </w:rPr>
            </w:pPr>
            <w:r w:rsidRPr="00986557">
              <w:rPr>
                <w:rFonts w:asciiTheme="minorHAnsi" w:hAnsiTheme="minorHAnsi"/>
                <w:sz w:val="18"/>
                <w:szCs w:val="18"/>
              </w:rPr>
              <w:t>Edges are Sealed at the garage ceiling (typical drywall) at the perimeter of the garage to create a continuous air tight surface between the garage and adjacent conditioned envelope.  Seal all plumbing, electric and mechanical penetrations between the garage and the adjacent conditioned space. For an open-web truss, airtight blocking is added on four sides of the garage perimeter. Insulation can be placed on the garage ceiling.</w:t>
            </w:r>
          </w:p>
          <w:p w14:paraId="1EF0C002" w14:textId="77777777" w:rsidR="00613158" w:rsidRPr="00613158" w:rsidRDefault="00613158" w:rsidP="00070CBC">
            <w:pPr>
              <w:pStyle w:val="ListParagraph"/>
              <w:numPr>
                <w:ilvl w:val="0"/>
                <w:numId w:val="27"/>
              </w:numPr>
              <w:tabs>
                <w:tab w:val="left" w:pos="360"/>
              </w:tabs>
              <w:autoSpaceDE w:val="0"/>
              <w:autoSpaceDN w:val="0"/>
              <w:adjustRightInd w:val="0"/>
              <w:rPr>
                <w:rFonts w:asciiTheme="minorHAnsi" w:hAnsiTheme="minorHAnsi"/>
                <w:sz w:val="18"/>
                <w:szCs w:val="18"/>
              </w:rPr>
            </w:pPr>
            <w:r w:rsidRPr="00613158">
              <w:rPr>
                <w:rFonts w:asciiTheme="minorHAnsi" w:hAnsiTheme="minorHAnsi"/>
                <w:sz w:val="18"/>
                <w:szCs w:val="18"/>
              </w:rPr>
              <w:t>Seal band joist above the wall at the garage to conditioned space transition.  Seal all subfloor seams and penetrations between the conditioned space and the garage.  Insulation must be placed in contact of subfloor below conditioned space.</w:t>
            </w:r>
          </w:p>
        </w:tc>
      </w:tr>
      <w:tr w:rsidR="00102CF4" w:rsidRPr="00CF0AFB" w14:paraId="1EF0C00A"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04" w14:textId="77777777" w:rsidR="00102CF4" w:rsidRPr="00CF0AFB" w:rsidRDefault="00102CF4" w:rsidP="00060324">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05</w:t>
            </w:r>
          </w:p>
        </w:tc>
        <w:tc>
          <w:tcPr>
            <w:tcW w:w="2700" w:type="dxa"/>
            <w:vAlign w:val="center"/>
          </w:tcPr>
          <w:p w14:paraId="1EF0C005"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C006"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C007"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C008"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C009"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C00D" w14:textId="77777777" w:rsidTr="00912B7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0B" w14:textId="77777777" w:rsidR="00102CF4" w:rsidRPr="00CF0AFB" w:rsidRDefault="00102CF4" w:rsidP="0094751C">
            <w:pPr>
              <w:tabs>
                <w:tab w:val="left" w:pos="3600"/>
                <w:tab w:val="left" w:pos="4680"/>
                <w:tab w:val="left" w:pos="5760"/>
                <w:tab w:val="left" w:pos="6930"/>
                <w:tab w:val="left" w:pos="8100"/>
                <w:tab w:val="left" w:pos="9090"/>
              </w:tabs>
              <w:ind w:right="-107"/>
              <w:rPr>
                <w:rFonts w:asciiTheme="minorHAnsi" w:hAnsiTheme="minorHAnsi"/>
                <w:sz w:val="18"/>
                <w:szCs w:val="18"/>
              </w:rPr>
            </w:pPr>
            <w:r w:rsidRPr="00CF0AFB">
              <w:rPr>
                <w:rFonts w:asciiTheme="minorHAnsi" w:hAnsiTheme="minorHAnsi"/>
                <w:sz w:val="18"/>
                <w:szCs w:val="18"/>
              </w:rPr>
              <w:t>06</w:t>
            </w:r>
          </w:p>
        </w:tc>
        <w:tc>
          <w:tcPr>
            <w:tcW w:w="10548" w:type="dxa"/>
            <w:gridSpan w:val="2"/>
            <w:vAlign w:val="center"/>
          </w:tcPr>
          <w:p w14:paraId="1EF0C00C"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C00F" w14:textId="77777777" w:rsidTr="00070CB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C00E" w14:textId="6F3056B8"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
        </w:tc>
      </w:tr>
    </w:tbl>
    <w:p w14:paraId="1EF0C010" w14:textId="77777777" w:rsidR="00613158" w:rsidRPr="0094751C" w:rsidRDefault="00613158" w:rsidP="00613158">
      <w:pPr>
        <w:pStyle w:val="p2"/>
        <w:tabs>
          <w:tab w:val="clear" w:pos="357"/>
        </w:tabs>
        <w:spacing w:line="255" w:lineRule="exact"/>
        <w:ind w:left="0" w:firstLine="0"/>
        <w:rPr>
          <w:rFonts w:asciiTheme="minorHAnsi" w:hAnsiTheme="minorHAnsi"/>
          <w:sz w:val="20"/>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613158" w:rsidRPr="00CF0AFB" w14:paraId="1EF0C012" w14:textId="77777777" w:rsidTr="00102CF4">
        <w:tc>
          <w:tcPr>
            <w:tcW w:w="11016" w:type="dxa"/>
            <w:gridSpan w:val="3"/>
          </w:tcPr>
          <w:p w14:paraId="1EF0C011" w14:textId="3C7A701E" w:rsidR="00613158" w:rsidRPr="00CF0AFB" w:rsidRDefault="0094751C" w:rsidP="00070CBC">
            <w:pPr>
              <w:tabs>
                <w:tab w:val="left" w:pos="3600"/>
                <w:tab w:val="left" w:pos="4680"/>
                <w:tab w:val="left" w:pos="5760"/>
                <w:tab w:val="left" w:pos="6930"/>
                <w:tab w:val="left" w:pos="8100"/>
                <w:tab w:val="left" w:pos="9090"/>
              </w:tabs>
              <w:rPr>
                <w:rFonts w:asciiTheme="minorHAnsi" w:hAnsiTheme="minorHAnsi"/>
                <w:sz w:val="18"/>
                <w:szCs w:val="18"/>
              </w:rPr>
            </w:pPr>
            <w:r w:rsidRPr="00296F4B">
              <w:rPr>
                <w:rFonts w:asciiTheme="minorHAnsi" w:hAnsiTheme="minorHAnsi"/>
                <w:b/>
                <w:szCs w:val="18"/>
              </w:rPr>
              <w:t>F. Walls for Attached Porch, Attic, Double Wall Air Barrier</w:t>
            </w:r>
          </w:p>
        </w:tc>
      </w:tr>
      <w:tr w:rsidR="00613158" w:rsidRPr="00CF0AFB" w14:paraId="1EF0C015" w14:textId="77777777" w:rsidTr="00912B7E">
        <w:tc>
          <w:tcPr>
            <w:tcW w:w="468" w:type="dxa"/>
            <w:vAlign w:val="center"/>
          </w:tcPr>
          <w:p w14:paraId="1EF0C013"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01</w:t>
            </w:r>
          </w:p>
        </w:tc>
        <w:tc>
          <w:tcPr>
            <w:tcW w:w="10548" w:type="dxa"/>
            <w:gridSpan w:val="2"/>
          </w:tcPr>
          <w:p w14:paraId="1EF0C014"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All walls that separate conditioned and unconditioned space includes a continuous air barrier on the interior and exterior wall.  </w:t>
            </w:r>
          </w:p>
        </w:tc>
      </w:tr>
      <w:tr w:rsidR="00613158" w:rsidRPr="00CF0AFB" w14:paraId="1EF0C018" w14:textId="77777777" w:rsidTr="00912B7E">
        <w:tc>
          <w:tcPr>
            <w:tcW w:w="468" w:type="dxa"/>
            <w:vAlign w:val="center"/>
          </w:tcPr>
          <w:p w14:paraId="1EF0C016"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02</w:t>
            </w:r>
          </w:p>
        </w:tc>
        <w:tc>
          <w:tcPr>
            <w:tcW w:w="10548" w:type="dxa"/>
            <w:gridSpan w:val="2"/>
            <w:vAlign w:val="center"/>
          </w:tcPr>
          <w:p w14:paraId="1EF0C017"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Exterior wall, air barrier required at the intersection of the porch and exterior wall when there is conditioned space on the other side.  The exterior wall where the attic attaches to the conditioned space does includes an air barrier.</w:t>
            </w:r>
          </w:p>
        </w:tc>
      </w:tr>
      <w:tr w:rsidR="00613158" w:rsidRPr="00CF0AFB" w14:paraId="1EF0C01B" w14:textId="77777777" w:rsidTr="00912B7E">
        <w:tc>
          <w:tcPr>
            <w:tcW w:w="468" w:type="dxa"/>
            <w:vAlign w:val="center"/>
          </w:tcPr>
          <w:p w14:paraId="1EF0C019"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03</w:t>
            </w:r>
          </w:p>
        </w:tc>
        <w:tc>
          <w:tcPr>
            <w:tcW w:w="10548" w:type="dxa"/>
            <w:gridSpan w:val="2"/>
            <w:vAlign w:val="center"/>
          </w:tcPr>
          <w:p w14:paraId="1EF0C01A"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Truss framing blocking is used at the top and bottom of each wall/roof section.</w:t>
            </w:r>
          </w:p>
        </w:tc>
      </w:tr>
      <w:tr w:rsidR="00102CF4" w:rsidRPr="00CF0AFB" w14:paraId="1EF0C022"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1C" w14:textId="77777777" w:rsidR="00102CF4" w:rsidRPr="00CF0AFB" w:rsidRDefault="00102CF4" w:rsidP="00912B7E">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04</w:t>
            </w:r>
          </w:p>
        </w:tc>
        <w:tc>
          <w:tcPr>
            <w:tcW w:w="2700" w:type="dxa"/>
            <w:vAlign w:val="center"/>
          </w:tcPr>
          <w:p w14:paraId="1EF0C01D"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C01E"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C01F"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C020"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C021"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C025" w14:textId="77777777" w:rsidTr="00912B7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23" w14:textId="77777777" w:rsidR="00102CF4" w:rsidRPr="00CF0AFB" w:rsidRDefault="00102CF4" w:rsidP="00912B7E">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05</w:t>
            </w:r>
          </w:p>
        </w:tc>
        <w:tc>
          <w:tcPr>
            <w:tcW w:w="10548" w:type="dxa"/>
            <w:gridSpan w:val="2"/>
            <w:vAlign w:val="center"/>
          </w:tcPr>
          <w:p w14:paraId="1EF0C024" w14:textId="2C7BBEFD"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C027" w14:textId="77777777" w:rsidTr="00102C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C026" w14:textId="77777777"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lastRenderedPageBreak/>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roofErr w:type="gramStart"/>
            <w:r w:rsidR="00102CF4" w:rsidRPr="0094751C">
              <w:rPr>
                <w:rFonts w:asciiTheme="minorHAnsi" w:hAnsiTheme="minorHAnsi"/>
                <w:b/>
                <w:sz w:val="18"/>
                <w:szCs w:val="18"/>
              </w:rPr>
              <w:t>.</w:t>
            </w:r>
            <w:r w:rsidRPr="0094751C">
              <w:rPr>
                <w:rFonts w:asciiTheme="minorHAnsi" w:hAnsiTheme="minorHAnsi"/>
                <w:b/>
                <w:sz w:val="18"/>
                <w:szCs w:val="18"/>
              </w:rPr>
              <w:t>.</w:t>
            </w:r>
            <w:proofErr w:type="gramEnd"/>
          </w:p>
        </w:tc>
      </w:tr>
    </w:tbl>
    <w:p w14:paraId="1EF0C028" w14:textId="77777777" w:rsidR="00613158" w:rsidRPr="0094751C" w:rsidRDefault="00613158" w:rsidP="00613158">
      <w:pPr>
        <w:pStyle w:val="p2"/>
        <w:tabs>
          <w:tab w:val="clear" w:pos="357"/>
        </w:tabs>
        <w:spacing w:line="255" w:lineRule="exact"/>
        <w:ind w:left="0" w:firstLine="0"/>
        <w:rPr>
          <w:rFonts w:asciiTheme="minorHAnsi" w:hAnsiTheme="minorHAnsi"/>
          <w:sz w:val="20"/>
          <w:szCs w:val="18"/>
        </w:rPr>
      </w:pPr>
    </w:p>
    <w:p w14:paraId="4313B3A1" w14:textId="77777777" w:rsidR="0094751C" w:rsidRDefault="0094751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613158" w:rsidRPr="00CF0AFB" w14:paraId="1EF0C02A" w14:textId="77777777" w:rsidTr="00102CF4">
        <w:tc>
          <w:tcPr>
            <w:tcW w:w="11016" w:type="dxa"/>
            <w:gridSpan w:val="3"/>
          </w:tcPr>
          <w:p w14:paraId="1EF0C029" w14:textId="713050AB" w:rsidR="00613158" w:rsidRPr="00CF0AFB" w:rsidRDefault="0094751C" w:rsidP="00070CBC">
            <w:pPr>
              <w:tabs>
                <w:tab w:val="left" w:pos="3600"/>
                <w:tab w:val="left" w:pos="4680"/>
                <w:tab w:val="left" w:pos="5760"/>
                <w:tab w:val="left" w:pos="6930"/>
                <w:tab w:val="left" w:pos="8100"/>
                <w:tab w:val="left" w:pos="9090"/>
              </w:tabs>
              <w:rPr>
                <w:rFonts w:asciiTheme="minorHAnsi" w:hAnsiTheme="minorHAnsi"/>
                <w:sz w:val="18"/>
                <w:szCs w:val="18"/>
              </w:rPr>
            </w:pPr>
            <w:r w:rsidRPr="00296F4B">
              <w:rPr>
                <w:rFonts w:asciiTheme="minorHAnsi" w:hAnsiTheme="minorHAnsi"/>
                <w:b/>
                <w:szCs w:val="18"/>
              </w:rPr>
              <w:lastRenderedPageBreak/>
              <w:t>G. Cantilevered Floor Air Barrier</w:t>
            </w:r>
          </w:p>
        </w:tc>
      </w:tr>
      <w:tr w:rsidR="00613158" w:rsidRPr="00CF0AFB" w14:paraId="1EF0C02D" w14:textId="77777777" w:rsidTr="00912B7E">
        <w:tc>
          <w:tcPr>
            <w:tcW w:w="468" w:type="dxa"/>
            <w:vAlign w:val="center"/>
          </w:tcPr>
          <w:p w14:paraId="1EF0C02B"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01</w:t>
            </w:r>
          </w:p>
        </w:tc>
        <w:tc>
          <w:tcPr>
            <w:tcW w:w="10548" w:type="dxa"/>
            <w:gridSpan w:val="2"/>
            <w:vAlign w:val="center"/>
          </w:tcPr>
          <w:p w14:paraId="1EF0C02C"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Airtight blocking is installed between joists where the wall rim joist would have been located in the absence of a cantilever. </w:t>
            </w:r>
          </w:p>
        </w:tc>
      </w:tr>
      <w:tr w:rsidR="00613158" w:rsidRPr="00CF0AFB" w14:paraId="1EF0C030" w14:textId="77777777" w:rsidTr="00912B7E">
        <w:tc>
          <w:tcPr>
            <w:tcW w:w="468" w:type="dxa"/>
            <w:vAlign w:val="center"/>
          </w:tcPr>
          <w:p w14:paraId="1EF0C02E"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02</w:t>
            </w:r>
          </w:p>
        </w:tc>
        <w:tc>
          <w:tcPr>
            <w:tcW w:w="10548" w:type="dxa"/>
            <w:gridSpan w:val="2"/>
            <w:vAlign w:val="center"/>
          </w:tcPr>
          <w:p w14:paraId="1EF0C02F" w14:textId="54E626F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Exterior sheathing is installed to the bottom of the cantilever so that there is a continuous air and weather barrier for the cantilever.  The cantilevered joist must be insulated to the same R</w:t>
            </w:r>
            <w:r w:rsidR="00912B7E">
              <w:rPr>
                <w:rFonts w:asciiTheme="minorHAnsi" w:hAnsiTheme="minorHAnsi"/>
                <w:sz w:val="18"/>
                <w:szCs w:val="18"/>
              </w:rPr>
              <w:t>-</w:t>
            </w:r>
            <w:r w:rsidRPr="00CF0AFB">
              <w:rPr>
                <w:rFonts w:asciiTheme="minorHAnsi" w:hAnsiTheme="minorHAnsi"/>
                <w:sz w:val="18"/>
                <w:szCs w:val="18"/>
              </w:rPr>
              <w:t>value as would be required for the subfloor prior to closing.</w:t>
            </w:r>
          </w:p>
        </w:tc>
      </w:tr>
      <w:tr w:rsidR="00613158" w:rsidRPr="00CF0AFB" w14:paraId="1EF0C033" w14:textId="77777777" w:rsidTr="00912B7E">
        <w:tc>
          <w:tcPr>
            <w:tcW w:w="468" w:type="dxa"/>
            <w:vAlign w:val="center"/>
          </w:tcPr>
          <w:p w14:paraId="1EF0C031"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03</w:t>
            </w:r>
          </w:p>
        </w:tc>
        <w:tc>
          <w:tcPr>
            <w:tcW w:w="10548" w:type="dxa"/>
            <w:gridSpan w:val="2"/>
            <w:vAlign w:val="center"/>
          </w:tcPr>
          <w:p w14:paraId="1EF0C032"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Any gaps, cracks or penetrations in the air barrier of the cantilever are sealed.  Can lights in the cantilever are IC and AT rated and properly sealed to sheathing.</w:t>
            </w:r>
          </w:p>
        </w:tc>
      </w:tr>
      <w:tr w:rsidR="00102CF4" w:rsidRPr="00CF0AFB" w14:paraId="1EF0C03A"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34" w14:textId="77777777" w:rsidR="00102CF4" w:rsidRPr="00CF0AFB" w:rsidRDefault="00102CF4" w:rsidP="00912B7E">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04</w:t>
            </w:r>
          </w:p>
        </w:tc>
        <w:tc>
          <w:tcPr>
            <w:tcW w:w="2700" w:type="dxa"/>
            <w:vAlign w:val="center"/>
          </w:tcPr>
          <w:p w14:paraId="1EF0C035"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C036"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C037"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C038"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C039"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C03D" w14:textId="77777777" w:rsidTr="00912B7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3B" w14:textId="77777777" w:rsidR="00102CF4" w:rsidRPr="00CF0AFB" w:rsidRDefault="00102CF4" w:rsidP="00912B7E">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05</w:t>
            </w:r>
          </w:p>
        </w:tc>
        <w:tc>
          <w:tcPr>
            <w:tcW w:w="10548" w:type="dxa"/>
            <w:gridSpan w:val="2"/>
            <w:vAlign w:val="center"/>
          </w:tcPr>
          <w:p w14:paraId="1EF0C03C" w14:textId="225ACA33"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C03F" w14:textId="77777777" w:rsidTr="00102C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C03E" w14:textId="77777777"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roofErr w:type="gramStart"/>
            <w:r w:rsidR="00102CF4" w:rsidRPr="0094751C">
              <w:rPr>
                <w:rFonts w:asciiTheme="minorHAnsi" w:hAnsiTheme="minorHAnsi"/>
                <w:b/>
                <w:sz w:val="18"/>
                <w:szCs w:val="18"/>
              </w:rPr>
              <w:t>.</w:t>
            </w:r>
            <w:r w:rsidRPr="0094751C">
              <w:rPr>
                <w:rFonts w:asciiTheme="minorHAnsi" w:hAnsiTheme="minorHAnsi"/>
                <w:b/>
                <w:sz w:val="18"/>
                <w:szCs w:val="18"/>
              </w:rPr>
              <w:t>.</w:t>
            </w:r>
            <w:proofErr w:type="gramEnd"/>
          </w:p>
        </w:tc>
      </w:tr>
    </w:tbl>
    <w:p w14:paraId="1EF0C040" w14:textId="77777777" w:rsidR="00613158" w:rsidRPr="0094751C" w:rsidRDefault="00613158" w:rsidP="00613158">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bCs/>
          <w:caps/>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30"/>
      </w:tblGrid>
      <w:tr w:rsidR="00613158" w:rsidRPr="00CF0AFB" w14:paraId="1EF0C042" w14:textId="77777777" w:rsidTr="00070CBC">
        <w:tc>
          <w:tcPr>
            <w:tcW w:w="10998" w:type="dxa"/>
            <w:gridSpan w:val="3"/>
          </w:tcPr>
          <w:p w14:paraId="1EF0C041" w14:textId="6593B6FD" w:rsidR="00613158" w:rsidRPr="00CF0AFB" w:rsidRDefault="0094751C" w:rsidP="00070CBC">
            <w:pPr>
              <w:autoSpaceDE w:val="0"/>
              <w:autoSpaceDN w:val="0"/>
              <w:adjustRightInd w:val="0"/>
              <w:rPr>
                <w:rFonts w:asciiTheme="minorHAnsi" w:hAnsiTheme="minorHAnsi"/>
                <w:b/>
                <w:sz w:val="18"/>
                <w:szCs w:val="18"/>
              </w:rPr>
            </w:pPr>
            <w:r w:rsidRPr="00296F4B">
              <w:rPr>
                <w:rFonts w:asciiTheme="minorHAnsi" w:hAnsiTheme="minorHAnsi"/>
                <w:b/>
                <w:szCs w:val="18"/>
              </w:rPr>
              <w:t>H. Multifamily Air Barrier</w:t>
            </w:r>
          </w:p>
        </w:tc>
      </w:tr>
      <w:tr w:rsidR="00613158" w:rsidRPr="00CF0AFB" w14:paraId="1EF0C045" w14:textId="77777777" w:rsidTr="00912B7E">
        <w:tc>
          <w:tcPr>
            <w:tcW w:w="468" w:type="dxa"/>
            <w:vAlign w:val="center"/>
          </w:tcPr>
          <w:p w14:paraId="1EF0C043" w14:textId="77777777" w:rsidR="00613158" w:rsidRPr="00CF0AFB" w:rsidRDefault="00613158" w:rsidP="00912B7E">
            <w:pPr>
              <w:autoSpaceDE w:val="0"/>
              <w:autoSpaceDN w:val="0"/>
              <w:adjustRightInd w:val="0"/>
              <w:rPr>
                <w:rFonts w:asciiTheme="minorHAnsi" w:hAnsiTheme="minorHAnsi"/>
                <w:sz w:val="18"/>
                <w:szCs w:val="18"/>
              </w:rPr>
            </w:pPr>
            <w:r w:rsidRPr="00CF0AFB">
              <w:rPr>
                <w:rFonts w:asciiTheme="minorHAnsi" w:hAnsiTheme="minorHAnsi"/>
                <w:sz w:val="18"/>
                <w:szCs w:val="18"/>
              </w:rPr>
              <w:t>01</w:t>
            </w:r>
          </w:p>
        </w:tc>
        <w:tc>
          <w:tcPr>
            <w:tcW w:w="10530" w:type="dxa"/>
            <w:gridSpan w:val="2"/>
            <w:vAlign w:val="center"/>
          </w:tcPr>
          <w:p w14:paraId="1EF0C044" w14:textId="77777777" w:rsidR="00613158" w:rsidRPr="00CF0AFB" w:rsidRDefault="00613158" w:rsidP="00070CBC">
            <w:pPr>
              <w:autoSpaceDE w:val="0"/>
              <w:autoSpaceDN w:val="0"/>
              <w:adjustRightInd w:val="0"/>
              <w:rPr>
                <w:rFonts w:asciiTheme="minorHAnsi" w:hAnsiTheme="minorHAnsi"/>
                <w:sz w:val="18"/>
                <w:szCs w:val="18"/>
              </w:rPr>
            </w:pPr>
            <w:r w:rsidRPr="00CF0AFB">
              <w:rPr>
                <w:rFonts w:asciiTheme="minorHAnsi" w:hAnsiTheme="minorHAnsi"/>
                <w:sz w:val="18"/>
                <w:szCs w:val="18"/>
              </w:rPr>
              <w:t>Multifamily buildings must meet all air sealing requirements for single family buildings listed above.</w:t>
            </w:r>
          </w:p>
        </w:tc>
      </w:tr>
      <w:tr w:rsidR="00613158" w:rsidRPr="00CF0AFB" w14:paraId="1EF0C048" w14:textId="77777777" w:rsidTr="00912B7E">
        <w:tc>
          <w:tcPr>
            <w:tcW w:w="468" w:type="dxa"/>
            <w:vAlign w:val="center"/>
          </w:tcPr>
          <w:p w14:paraId="1EF0C046"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02</w:t>
            </w:r>
          </w:p>
        </w:tc>
        <w:tc>
          <w:tcPr>
            <w:tcW w:w="10530" w:type="dxa"/>
            <w:gridSpan w:val="2"/>
            <w:vAlign w:val="center"/>
          </w:tcPr>
          <w:p w14:paraId="1EF0C047"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Each dwelling unit must be air sealed to stop </w:t>
            </w:r>
            <w:r w:rsidRPr="00CF0AFB">
              <w:rPr>
                <w:rFonts w:asciiTheme="minorHAnsi" w:hAnsiTheme="minorHAnsi" w:cs="TimesNewRomanPSMT"/>
                <w:sz w:val="18"/>
                <w:szCs w:val="18"/>
              </w:rPr>
              <w:t xml:space="preserve">air movement from one unit to another. </w:t>
            </w:r>
          </w:p>
        </w:tc>
      </w:tr>
      <w:tr w:rsidR="00613158" w:rsidRPr="00CF0AFB" w14:paraId="1EF0C04B" w14:textId="77777777" w:rsidTr="00912B7E">
        <w:tc>
          <w:tcPr>
            <w:tcW w:w="468" w:type="dxa"/>
            <w:vAlign w:val="center"/>
          </w:tcPr>
          <w:p w14:paraId="1EF0C049"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03</w:t>
            </w:r>
          </w:p>
        </w:tc>
        <w:tc>
          <w:tcPr>
            <w:tcW w:w="10530" w:type="dxa"/>
            <w:gridSpan w:val="2"/>
            <w:vAlign w:val="center"/>
          </w:tcPr>
          <w:p w14:paraId="1EF0C04A" w14:textId="0A965C3D"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Floor AND Ceiling of each </w:t>
            </w:r>
            <w:r w:rsidR="007E6D92">
              <w:rPr>
                <w:rFonts w:asciiTheme="minorHAnsi" w:hAnsiTheme="minorHAnsi"/>
                <w:sz w:val="18"/>
                <w:szCs w:val="18"/>
              </w:rPr>
              <w:t>d</w:t>
            </w:r>
            <w:r w:rsidRPr="00CF0AFB">
              <w:rPr>
                <w:rFonts w:asciiTheme="minorHAnsi" w:hAnsiTheme="minorHAnsi"/>
                <w:sz w:val="18"/>
                <w:szCs w:val="18"/>
              </w:rPr>
              <w:t xml:space="preserve">welling </w:t>
            </w:r>
            <w:r w:rsidR="007E6D92">
              <w:rPr>
                <w:rFonts w:asciiTheme="minorHAnsi" w:hAnsiTheme="minorHAnsi"/>
                <w:sz w:val="18"/>
                <w:szCs w:val="18"/>
              </w:rPr>
              <w:t>u</w:t>
            </w:r>
            <w:r w:rsidRPr="00CF0AFB">
              <w:rPr>
                <w:rFonts w:asciiTheme="minorHAnsi" w:hAnsiTheme="minorHAnsi"/>
                <w:sz w:val="18"/>
                <w:szCs w:val="18"/>
              </w:rPr>
              <w:t xml:space="preserve">nit: All penetrations through the floor and ceiling of each unit are sealed including, electric and gas utilities, water pipes, drain pipes, fire protection service pipes, communication wiring. </w:t>
            </w:r>
          </w:p>
        </w:tc>
      </w:tr>
      <w:tr w:rsidR="00613158" w:rsidRPr="00CF0AFB" w14:paraId="1EF0C04E" w14:textId="77777777" w:rsidTr="00912B7E">
        <w:tc>
          <w:tcPr>
            <w:tcW w:w="468" w:type="dxa"/>
            <w:vAlign w:val="center"/>
          </w:tcPr>
          <w:p w14:paraId="1EF0C04C"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04</w:t>
            </w:r>
          </w:p>
        </w:tc>
        <w:tc>
          <w:tcPr>
            <w:tcW w:w="10530" w:type="dxa"/>
            <w:gridSpan w:val="2"/>
            <w:vAlign w:val="center"/>
          </w:tcPr>
          <w:p w14:paraId="1EF0C04D"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Elevator penthouse, mechanical penthouse, stairwell doors, roof access hatch, plumbing stacks sealed to reduce air transfer from attached spaces.</w:t>
            </w:r>
          </w:p>
        </w:tc>
      </w:tr>
      <w:tr w:rsidR="00613158" w:rsidRPr="00CF0AFB" w14:paraId="1EF0C051" w14:textId="77777777" w:rsidTr="00912B7E">
        <w:tc>
          <w:tcPr>
            <w:tcW w:w="468" w:type="dxa"/>
            <w:vAlign w:val="center"/>
          </w:tcPr>
          <w:p w14:paraId="1EF0C04F"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05</w:t>
            </w:r>
          </w:p>
        </w:tc>
        <w:tc>
          <w:tcPr>
            <w:tcW w:w="10530" w:type="dxa"/>
            <w:gridSpan w:val="2"/>
            <w:vAlign w:val="center"/>
          </w:tcPr>
          <w:p w14:paraId="1EF0C050" w14:textId="6E031466"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Common Walls: Bottom plate between units is sealed to the subfloor. All penetrations in the common walls are sealed including electrical boxes, wiring and plumbing penetrations.  Perpendicular Interior walls that open into the common walls are sealed.</w:t>
            </w:r>
          </w:p>
        </w:tc>
      </w:tr>
      <w:tr w:rsidR="00613158" w:rsidRPr="00CF0AFB" w14:paraId="1EF0C054" w14:textId="77777777" w:rsidTr="00912B7E">
        <w:tc>
          <w:tcPr>
            <w:tcW w:w="468" w:type="dxa"/>
            <w:vAlign w:val="center"/>
          </w:tcPr>
          <w:p w14:paraId="1EF0C052"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06</w:t>
            </w:r>
          </w:p>
        </w:tc>
        <w:tc>
          <w:tcPr>
            <w:tcW w:w="10530" w:type="dxa"/>
            <w:gridSpan w:val="2"/>
            <w:vAlign w:val="center"/>
          </w:tcPr>
          <w:p w14:paraId="1EF0C053"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Vertical Chases for garbage chutes, elevator shafts, and HVAC ducting plumbing must be sealed to the floor and ceiling of each unit to stop air movement up and around the chase due to stack effect. </w:t>
            </w:r>
          </w:p>
        </w:tc>
      </w:tr>
      <w:tr w:rsidR="00613158" w:rsidRPr="00CF0AFB" w14:paraId="1EF0C057" w14:textId="77777777" w:rsidTr="00912B7E">
        <w:trPr>
          <w:trHeight w:val="166"/>
        </w:trPr>
        <w:tc>
          <w:tcPr>
            <w:tcW w:w="468" w:type="dxa"/>
            <w:vAlign w:val="center"/>
          </w:tcPr>
          <w:p w14:paraId="1EF0C055" w14:textId="77777777" w:rsidR="00613158" w:rsidRPr="00CF0AFB" w:rsidRDefault="00613158" w:rsidP="00912B7E">
            <w:pPr>
              <w:rPr>
                <w:rFonts w:asciiTheme="minorHAnsi" w:hAnsiTheme="minorHAnsi" w:cs="TimesNewRomanPSMT"/>
                <w:sz w:val="18"/>
                <w:szCs w:val="18"/>
              </w:rPr>
            </w:pPr>
            <w:r w:rsidRPr="00CF0AFB">
              <w:rPr>
                <w:rFonts w:asciiTheme="minorHAnsi" w:hAnsiTheme="minorHAnsi" w:cs="TimesNewRomanPSMT"/>
                <w:sz w:val="18"/>
                <w:szCs w:val="18"/>
              </w:rPr>
              <w:t>07</w:t>
            </w:r>
          </w:p>
        </w:tc>
        <w:tc>
          <w:tcPr>
            <w:tcW w:w="10530" w:type="dxa"/>
            <w:gridSpan w:val="2"/>
            <w:vAlign w:val="center"/>
          </w:tcPr>
          <w:p w14:paraId="1EF0C056" w14:textId="77777777" w:rsidR="00613158" w:rsidRPr="00CF0AFB" w:rsidRDefault="00613158" w:rsidP="007C0979">
            <w:pPr>
              <w:rPr>
                <w:rFonts w:asciiTheme="minorHAnsi" w:hAnsiTheme="minorHAnsi"/>
                <w:sz w:val="18"/>
                <w:szCs w:val="18"/>
              </w:rPr>
            </w:pPr>
            <w:r w:rsidRPr="00CF0AFB">
              <w:rPr>
                <w:rFonts w:asciiTheme="minorHAnsi" w:hAnsiTheme="minorHAnsi"/>
                <w:sz w:val="18"/>
                <w:szCs w:val="18"/>
              </w:rPr>
              <w:t xml:space="preserve">Vertical Chases </w:t>
            </w:r>
            <w:r w:rsidR="007C0979">
              <w:rPr>
                <w:rFonts w:asciiTheme="minorHAnsi" w:hAnsiTheme="minorHAnsi"/>
                <w:sz w:val="18"/>
                <w:szCs w:val="18"/>
              </w:rPr>
              <w:t>such as</w:t>
            </w:r>
            <w:r w:rsidR="007C0979" w:rsidRPr="00CF0AFB">
              <w:rPr>
                <w:rFonts w:asciiTheme="minorHAnsi" w:hAnsiTheme="minorHAnsi"/>
                <w:sz w:val="18"/>
                <w:szCs w:val="18"/>
              </w:rPr>
              <w:t xml:space="preserve"> </w:t>
            </w:r>
            <w:r w:rsidRPr="00CF0AFB">
              <w:rPr>
                <w:rFonts w:asciiTheme="minorHAnsi" w:hAnsiTheme="minorHAnsi"/>
                <w:sz w:val="18"/>
                <w:szCs w:val="18"/>
              </w:rPr>
              <w:t xml:space="preserve">garbage chutes, elevator shafts, and HVAC ducting plumbing, wiring etc. must be sealed to stop air movement through the chase to the surrounding spaces. </w:t>
            </w:r>
          </w:p>
        </w:tc>
      </w:tr>
      <w:tr w:rsidR="00613158" w:rsidRPr="00CF0AFB" w14:paraId="1EF0C05A" w14:textId="77777777" w:rsidTr="00912B7E">
        <w:trPr>
          <w:trHeight w:val="166"/>
        </w:trPr>
        <w:tc>
          <w:tcPr>
            <w:tcW w:w="468" w:type="dxa"/>
            <w:vAlign w:val="center"/>
          </w:tcPr>
          <w:p w14:paraId="1EF0C058" w14:textId="77777777" w:rsidR="00613158" w:rsidRPr="00CF0AFB" w:rsidRDefault="00613158" w:rsidP="00912B7E">
            <w:pPr>
              <w:rPr>
                <w:rFonts w:asciiTheme="minorHAnsi" w:hAnsiTheme="minorHAnsi" w:cs="TimesNewRomanPSMT"/>
                <w:sz w:val="18"/>
                <w:szCs w:val="18"/>
              </w:rPr>
            </w:pPr>
            <w:r w:rsidRPr="00CF0AFB">
              <w:rPr>
                <w:rFonts w:asciiTheme="minorHAnsi" w:hAnsiTheme="minorHAnsi" w:cs="TimesNewRomanPSMT"/>
                <w:sz w:val="18"/>
                <w:szCs w:val="18"/>
              </w:rPr>
              <w:t>08</w:t>
            </w:r>
          </w:p>
        </w:tc>
        <w:tc>
          <w:tcPr>
            <w:tcW w:w="10530" w:type="dxa"/>
            <w:gridSpan w:val="2"/>
          </w:tcPr>
          <w:p w14:paraId="1EF0C059" w14:textId="77777777" w:rsidR="00613158" w:rsidRPr="00CF0AFB" w:rsidRDefault="00613158" w:rsidP="007C0979">
            <w:pPr>
              <w:rPr>
                <w:rFonts w:asciiTheme="minorHAnsi" w:hAnsiTheme="minorHAnsi"/>
                <w:sz w:val="18"/>
                <w:szCs w:val="18"/>
              </w:rPr>
            </w:pPr>
            <w:r w:rsidRPr="00CF0AFB">
              <w:rPr>
                <w:rFonts w:asciiTheme="minorHAnsi" w:hAnsiTheme="minorHAnsi" w:cs="TimesNewRomanPSMT"/>
                <w:sz w:val="18"/>
                <w:szCs w:val="18"/>
              </w:rPr>
              <w:t>Common Hallways</w:t>
            </w:r>
            <w:r w:rsidR="007C0979">
              <w:rPr>
                <w:rFonts w:asciiTheme="minorHAnsi" w:hAnsiTheme="minorHAnsi" w:cs="TimesNewRomanPSMT"/>
                <w:sz w:val="18"/>
                <w:szCs w:val="18"/>
              </w:rPr>
              <w:t xml:space="preserve"> – Penetrations between dwelling unit and common hallways are sealed, doors to the dwelling unit are </w:t>
            </w:r>
            <w:proofErr w:type="spellStart"/>
            <w:r w:rsidR="007C0979">
              <w:rPr>
                <w:rFonts w:asciiTheme="minorHAnsi" w:hAnsiTheme="minorHAnsi" w:cs="TimesNewRomanPSMT"/>
                <w:sz w:val="18"/>
                <w:szCs w:val="18"/>
              </w:rPr>
              <w:t>gasketed</w:t>
            </w:r>
            <w:proofErr w:type="spellEnd"/>
            <w:r w:rsidR="007C0979">
              <w:rPr>
                <w:rFonts w:asciiTheme="minorHAnsi" w:hAnsiTheme="minorHAnsi" w:cs="TimesNewRomanPSMT"/>
                <w:sz w:val="18"/>
                <w:szCs w:val="18"/>
              </w:rPr>
              <w:t xml:space="preserve"> or made substantially airtight.</w:t>
            </w:r>
            <w:r w:rsidRPr="00CF0AFB">
              <w:rPr>
                <w:rFonts w:asciiTheme="minorHAnsi" w:hAnsiTheme="minorHAnsi" w:cs="TimesNewRomanPSMT"/>
                <w:sz w:val="18"/>
                <w:szCs w:val="18"/>
              </w:rPr>
              <w:t xml:space="preserve"> </w:t>
            </w:r>
          </w:p>
        </w:tc>
      </w:tr>
      <w:tr w:rsidR="00102CF4" w:rsidRPr="00CF0AFB" w14:paraId="1EF0C061"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5B" w14:textId="77777777" w:rsidR="00102CF4" w:rsidRPr="00CF0AFB" w:rsidRDefault="00102CF4" w:rsidP="00912B7E">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09</w:t>
            </w:r>
          </w:p>
        </w:tc>
        <w:tc>
          <w:tcPr>
            <w:tcW w:w="2700" w:type="dxa"/>
            <w:vAlign w:val="center"/>
          </w:tcPr>
          <w:p w14:paraId="1EF0C05C"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30" w:type="dxa"/>
            <w:vAlign w:val="center"/>
          </w:tcPr>
          <w:p w14:paraId="1EF0C05D"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C05E"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C05F"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C060"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C064" w14:textId="77777777" w:rsidTr="00912B7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62" w14:textId="77777777" w:rsidR="00102CF4" w:rsidRPr="00CF0AFB" w:rsidRDefault="00102CF4" w:rsidP="00912B7E">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10</w:t>
            </w:r>
          </w:p>
        </w:tc>
        <w:tc>
          <w:tcPr>
            <w:tcW w:w="10530" w:type="dxa"/>
            <w:gridSpan w:val="2"/>
            <w:vAlign w:val="center"/>
          </w:tcPr>
          <w:p w14:paraId="1EF0C063" w14:textId="100BDBA6"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C066" w14:textId="77777777" w:rsidTr="00070CB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0998" w:type="dxa"/>
            <w:gridSpan w:val="3"/>
          </w:tcPr>
          <w:p w14:paraId="1EF0C065" w14:textId="77777777"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roofErr w:type="gramStart"/>
            <w:r w:rsidR="00102CF4" w:rsidRPr="0094751C">
              <w:rPr>
                <w:rFonts w:asciiTheme="minorHAnsi" w:hAnsiTheme="minorHAnsi"/>
                <w:b/>
                <w:sz w:val="18"/>
                <w:szCs w:val="18"/>
              </w:rPr>
              <w:t>.</w:t>
            </w:r>
            <w:r w:rsidRPr="0094751C">
              <w:rPr>
                <w:rFonts w:asciiTheme="minorHAnsi" w:hAnsiTheme="minorHAnsi"/>
                <w:b/>
                <w:sz w:val="18"/>
                <w:szCs w:val="18"/>
              </w:rPr>
              <w:t>.</w:t>
            </w:r>
            <w:proofErr w:type="gramEnd"/>
          </w:p>
        </w:tc>
      </w:tr>
    </w:tbl>
    <w:p w14:paraId="1EF0C067" w14:textId="77777777" w:rsidR="00613158" w:rsidRPr="00CF0AFB" w:rsidRDefault="00613158" w:rsidP="00613158">
      <w:pPr>
        <w:rPr>
          <w:rFonts w:asciiTheme="minorHAnsi" w:hAnsiTheme="minorHAnsi"/>
          <w:sz w:val="18"/>
          <w:szCs w:val="18"/>
        </w:rPr>
      </w:pPr>
    </w:p>
    <w:tbl>
      <w:tblPr>
        <w:tblStyle w:val="TableGrid"/>
        <w:tblW w:w="0" w:type="auto"/>
        <w:tblLook w:val="04A0" w:firstRow="1" w:lastRow="0" w:firstColumn="1" w:lastColumn="0" w:noHBand="0" w:noVBand="1"/>
      </w:tblPr>
      <w:tblGrid>
        <w:gridCol w:w="468"/>
        <w:gridCol w:w="10548"/>
      </w:tblGrid>
      <w:tr w:rsidR="00865FAB" w:rsidRPr="006B571A" w14:paraId="144E75C5" w14:textId="77777777" w:rsidTr="00865FAB">
        <w:tc>
          <w:tcPr>
            <w:tcW w:w="11016" w:type="dxa"/>
            <w:gridSpan w:val="2"/>
          </w:tcPr>
          <w:p w14:paraId="16D8C01A" w14:textId="77777777" w:rsidR="00865FAB" w:rsidRPr="006B571A" w:rsidRDefault="00865FAB" w:rsidP="00865FAB">
            <w:pPr>
              <w:rPr>
                <w:rFonts w:asciiTheme="minorHAnsi" w:hAnsiTheme="minorHAnsi"/>
                <w:b/>
                <w:szCs w:val="18"/>
              </w:rPr>
            </w:pPr>
            <w:r w:rsidRPr="00865FAB">
              <w:rPr>
                <w:rFonts w:asciiTheme="minorHAnsi" w:hAnsiTheme="minorHAnsi"/>
                <w:b/>
                <w:szCs w:val="18"/>
              </w:rPr>
              <w:t>I.</w:t>
            </w:r>
            <w:r>
              <w:rPr>
                <w:rFonts w:asciiTheme="minorHAnsi" w:hAnsiTheme="minorHAnsi"/>
                <w:b/>
                <w:szCs w:val="18"/>
              </w:rPr>
              <w:t xml:space="preserve"> Determination of HERS Verification Compliance</w:t>
            </w:r>
          </w:p>
        </w:tc>
      </w:tr>
      <w:tr w:rsidR="00865FAB" w14:paraId="6AF7DA13" w14:textId="77777777" w:rsidTr="00865FAB">
        <w:tc>
          <w:tcPr>
            <w:tcW w:w="11016" w:type="dxa"/>
            <w:gridSpan w:val="2"/>
          </w:tcPr>
          <w:p w14:paraId="2108D59E" w14:textId="77777777" w:rsidR="00865FAB" w:rsidRDefault="00865FAB" w:rsidP="00865FAB">
            <w:pPr>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865FAB" w14:paraId="71671656" w14:textId="77777777" w:rsidTr="007C21BE">
        <w:tc>
          <w:tcPr>
            <w:tcW w:w="468" w:type="dxa"/>
            <w:vAlign w:val="center"/>
          </w:tcPr>
          <w:p w14:paraId="4175F646" w14:textId="77777777" w:rsidR="00865FAB" w:rsidRDefault="00865FAB" w:rsidP="0018701D">
            <w:pPr>
              <w:jc w:val="center"/>
              <w:rPr>
                <w:rFonts w:asciiTheme="minorHAnsi" w:hAnsiTheme="minorHAnsi"/>
                <w:sz w:val="18"/>
                <w:szCs w:val="18"/>
              </w:rPr>
            </w:pPr>
            <w:r>
              <w:rPr>
                <w:rFonts w:asciiTheme="minorHAnsi" w:hAnsiTheme="minorHAnsi"/>
                <w:sz w:val="18"/>
                <w:szCs w:val="18"/>
              </w:rPr>
              <w:t>01</w:t>
            </w:r>
          </w:p>
        </w:tc>
        <w:tc>
          <w:tcPr>
            <w:tcW w:w="10548" w:type="dxa"/>
          </w:tcPr>
          <w:p w14:paraId="6575C082" w14:textId="01D4D4B5" w:rsidR="00865FAB" w:rsidRDefault="00713C00" w:rsidP="0018701D">
            <w:pPr>
              <w:rPr>
                <w:rFonts w:asciiTheme="minorHAnsi" w:hAnsiTheme="minorHAnsi"/>
                <w:sz w:val="18"/>
                <w:szCs w:val="18"/>
              </w:rPr>
            </w:pPr>
            <w:r>
              <w:rPr>
                <w:rFonts w:asciiTheme="minorHAnsi" w:hAnsiTheme="minorHAnsi"/>
                <w:sz w:val="18"/>
                <w:szCs w:val="18"/>
              </w:rPr>
              <w:t xml:space="preserve">&lt;&lt;if A03, B05, C15, D10, E05, F04, G04, </w:t>
            </w:r>
            <w:r w:rsidR="0018701D">
              <w:rPr>
                <w:rFonts w:asciiTheme="minorHAnsi" w:hAnsiTheme="minorHAnsi"/>
                <w:sz w:val="18"/>
                <w:szCs w:val="18"/>
              </w:rPr>
              <w:t>or</w:t>
            </w:r>
            <w:r>
              <w:rPr>
                <w:rFonts w:asciiTheme="minorHAnsi" w:hAnsiTheme="minorHAnsi"/>
                <w:sz w:val="18"/>
                <w:szCs w:val="18"/>
              </w:rPr>
              <w:t xml:space="preserve"> H09 </w:t>
            </w:r>
            <w:r w:rsidR="0018701D">
              <w:rPr>
                <w:rFonts w:asciiTheme="minorHAnsi" w:hAnsiTheme="minorHAnsi"/>
                <w:sz w:val="18"/>
                <w:szCs w:val="18"/>
              </w:rPr>
              <w:t>=</w:t>
            </w:r>
            <w:r>
              <w:rPr>
                <w:rFonts w:asciiTheme="minorHAnsi" w:hAnsiTheme="minorHAnsi"/>
                <w:sz w:val="18"/>
                <w:szCs w:val="18"/>
              </w:rPr>
              <w:t xml:space="preserve"> Fail, then display: </w:t>
            </w:r>
            <w:r w:rsidR="0018701D">
              <w:rPr>
                <w:rFonts w:asciiTheme="minorHAnsi" w:hAnsiTheme="minorHAnsi"/>
                <w:sz w:val="18"/>
                <w:szCs w:val="18"/>
              </w:rPr>
              <w:t>Does not comply: One or more specified verification protocol requirements on this document are not met; else display: Complies: All specified verification protocol requirements on this document are met&gt;&gt;</w:t>
            </w:r>
          </w:p>
        </w:tc>
      </w:tr>
    </w:tbl>
    <w:p w14:paraId="1EF0C068" w14:textId="77777777" w:rsidR="007F31E8" w:rsidRPr="00CF0AFB" w:rsidRDefault="007F31E8" w:rsidP="007F31E8">
      <w:pPr>
        <w:rPr>
          <w:rFonts w:asciiTheme="minorHAnsi" w:eastAsia="Cambria" w:hAnsiTheme="minorHAnsi"/>
          <w:b/>
          <w:sz w:val="18"/>
          <w:szCs w:val="18"/>
        </w:rPr>
      </w:pPr>
    </w:p>
    <w:p w14:paraId="1EF0C069" w14:textId="77777777" w:rsidR="007F31E8" w:rsidRPr="00CF0AFB" w:rsidRDefault="007F31E8" w:rsidP="003E0D24">
      <w:pPr>
        <w:ind w:hanging="677"/>
        <w:rPr>
          <w:rFonts w:asciiTheme="minorHAnsi" w:hAnsiTheme="minorHAnsi"/>
          <w:sz w:val="18"/>
          <w:szCs w:val="18"/>
        </w:rPr>
      </w:pPr>
    </w:p>
    <w:sectPr w:rsidR="007F31E8" w:rsidRPr="00CF0AFB" w:rsidSect="007C21BE">
      <w:headerReference w:type="default" r:id="rId18"/>
      <w:pgSz w:w="12240" w:h="15840" w:code="1"/>
      <w:pgMar w:top="720" w:right="720" w:bottom="720" w:left="720" w:header="576" w:footer="576"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995855" w14:textId="77777777" w:rsidR="004533CC" w:rsidRDefault="004533CC" w:rsidP="000C31FB">
      <w:pPr>
        <w:pStyle w:val="FootnoteText"/>
      </w:pPr>
      <w:r>
        <w:separator/>
      </w:r>
    </w:p>
  </w:endnote>
  <w:endnote w:type="continuationSeparator" w:id="0">
    <w:p w14:paraId="7E3DFF3B" w14:textId="77777777" w:rsidR="004533CC" w:rsidRDefault="004533CC" w:rsidP="000C31FB">
      <w:pPr>
        <w:pStyle w:val="FootnoteText"/>
      </w:pPr>
      <w:r>
        <w:continuationSeparator/>
      </w:r>
    </w:p>
  </w:endnote>
  <w:endnote w:type="continuationNotice" w:id="1">
    <w:p w14:paraId="55E2E5E5" w14:textId="77777777" w:rsidR="004533CC" w:rsidRDefault="004533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F0C084" w14:textId="77777777" w:rsidR="00865FAB" w:rsidRPr="00B50DEF" w:rsidRDefault="00865FAB" w:rsidP="003E0D24">
    <w:pPr>
      <w:pStyle w:val="Footer"/>
      <w:rPr>
        <w:rFonts w:asciiTheme="minorHAnsi" w:hAnsiTheme="minorHAnsi"/>
        <w:i w:val="0"/>
      </w:rPr>
    </w:pPr>
    <w:r w:rsidRPr="00B50DEF">
      <w:rPr>
        <w:rFonts w:asciiTheme="minorHAnsi" w:hAnsiTheme="minorHAnsi"/>
        <w:i w:val="0"/>
      </w:rPr>
      <w:t xml:space="preserve">Registration Number:                                                           Registration Date/Time:                                           HERS Provider:                       </w:t>
    </w:r>
  </w:p>
  <w:p w14:paraId="1EF0C085" w14:textId="74551675" w:rsidR="00865FAB" w:rsidRPr="00B50DEF" w:rsidRDefault="00865FAB" w:rsidP="003E0D24">
    <w:pPr>
      <w:pStyle w:val="Footer"/>
      <w:tabs>
        <w:tab w:val="right" w:pos="10800"/>
      </w:tabs>
      <w:rPr>
        <w:rFonts w:asciiTheme="minorHAnsi" w:hAnsiTheme="minorHAnsi"/>
        <w:i w:val="0"/>
      </w:rPr>
    </w:pPr>
    <w:r w:rsidRPr="00B50DEF">
      <w:rPr>
        <w:rFonts w:asciiTheme="minorHAnsi" w:hAnsiTheme="minorHAnsi"/>
        <w:i w:val="0"/>
      </w:rPr>
      <w:t>CA Building Energy Efficiency Standards - 201</w:t>
    </w:r>
    <w:r>
      <w:rPr>
        <w:rFonts w:asciiTheme="minorHAnsi" w:hAnsiTheme="minorHAnsi"/>
        <w:i w:val="0"/>
      </w:rPr>
      <w:t>6</w:t>
    </w:r>
    <w:r w:rsidRPr="00B50DEF">
      <w:rPr>
        <w:rFonts w:asciiTheme="minorHAnsi" w:hAnsiTheme="minorHAnsi"/>
        <w:i w:val="0"/>
      </w:rPr>
      <w:t xml:space="preserve"> Residential Compliance</w:t>
    </w:r>
    <w:r w:rsidRPr="00B50DEF">
      <w:rPr>
        <w:rFonts w:asciiTheme="minorHAnsi" w:hAnsiTheme="minorHAnsi"/>
        <w:i w:val="0"/>
      </w:rPr>
      <w:tab/>
    </w:r>
    <w:del w:id="13" w:author="Author" w:date="2017-04-07T13:52:00Z">
      <w:r w:rsidR="00874966" w:rsidDel="00CD3EE7">
        <w:rPr>
          <w:rFonts w:asciiTheme="minorHAnsi" w:hAnsiTheme="minorHAnsi"/>
          <w:i w:val="0"/>
        </w:rPr>
        <w:delText xml:space="preserve">September </w:delText>
      </w:r>
      <w:r w:rsidR="009853AA" w:rsidDel="00CD3EE7">
        <w:rPr>
          <w:rFonts w:asciiTheme="minorHAnsi" w:hAnsiTheme="minorHAnsi"/>
          <w:i w:val="0"/>
        </w:rPr>
        <w:delText>2016</w:delText>
      </w:r>
    </w:del>
    <w:ins w:id="14" w:author="Author" w:date="2017-04-07T13:52:00Z">
      <w:r w:rsidR="00CD3EE7">
        <w:rPr>
          <w:rFonts w:asciiTheme="minorHAnsi" w:hAnsiTheme="minorHAnsi"/>
          <w:i w:val="0"/>
        </w:rPr>
        <w:t>April 2017</w:t>
      </w:r>
    </w:ins>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F0C092" w14:textId="189BD48A" w:rsidR="00865FAB" w:rsidRPr="007E6D92" w:rsidRDefault="00865FAB" w:rsidP="00405233">
    <w:pPr>
      <w:pStyle w:val="Footer"/>
      <w:tabs>
        <w:tab w:val="right" w:pos="10800"/>
      </w:tabs>
      <w:rPr>
        <w:rFonts w:asciiTheme="minorHAnsi" w:hAnsiTheme="minorHAnsi"/>
        <w:i w:val="0"/>
      </w:rPr>
    </w:pPr>
    <w:r w:rsidRPr="007E6D92">
      <w:rPr>
        <w:rFonts w:asciiTheme="minorHAnsi" w:hAnsiTheme="minorHAnsi"/>
        <w:i w:val="0"/>
      </w:rPr>
      <w:t>CA Building Energy Efficiency Standards - 201</w:t>
    </w:r>
    <w:r>
      <w:rPr>
        <w:rFonts w:asciiTheme="minorHAnsi" w:hAnsiTheme="minorHAnsi"/>
        <w:i w:val="0"/>
      </w:rPr>
      <w:t>6</w:t>
    </w:r>
    <w:r w:rsidRPr="007E6D92">
      <w:rPr>
        <w:rFonts w:asciiTheme="minorHAnsi" w:hAnsiTheme="minorHAnsi"/>
        <w:i w:val="0"/>
      </w:rPr>
      <w:t xml:space="preserve"> Residential Compliance</w:t>
    </w:r>
    <w:r w:rsidRPr="007E6D92">
      <w:rPr>
        <w:rFonts w:asciiTheme="minorHAnsi" w:hAnsiTheme="minorHAnsi"/>
        <w:i w:val="0"/>
      </w:rPr>
      <w:tab/>
    </w:r>
    <w:del w:id="15" w:author="Author" w:date="2017-04-07T13:52:00Z">
      <w:r w:rsidR="00874966" w:rsidDel="00CD3EE7">
        <w:rPr>
          <w:rFonts w:asciiTheme="minorHAnsi" w:hAnsiTheme="minorHAnsi"/>
          <w:i w:val="0"/>
        </w:rPr>
        <w:delText xml:space="preserve">September </w:delText>
      </w:r>
      <w:r w:rsidR="009853AA" w:rsidDel="00CD3EE7">
        <w:rPr>
          <w:rFonts w:asciiTheme="minorHAnsi" w:hAnsiTheme="minorHAnsi"/>
          <w:i w:val="0"/>
        </w:rPr>
        <w:delText>2016</w:delText>
      </w:r>
    </w:del>
    <w:ins w:id="16" w:author="Author" w:date="2017-04-07T13:52:00Z">
      <w:r w:rsidR="00CD3EE7">
        <w:rPr>
          <w:rFonts w:asciiTheme="minorHAnsi" w:hAnsiTheme="minorHAnsi"/>
          <w:i w:val="0"/>
        </w:rPr>
        <w:t>April 2017</w:t>
      </w:r>
    </w:in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4A42C0" w14:textId="77777777" w:rsidR="004533CC" w:rsidRDefault="004533CC" w:rsidP="000C31FB">
      <w:pPr>
        <w:pStyle w:val="FootnoteText"/>
      </w:pPr>
      <w:r>
        <w:separator/>
      </w:r>
    </w:p>
  </w:footnote>
  <w:footnote w:type="continuationSeparator" w:id="0">
    <w:p w14:paraId="65F266E1" w14:textId="77777777" w:rsidR="004533CC" w:rsidRDefault="004533CC" w:rsidP="000C31FB">
      <w:pPr>
        <w:pStyle w:val="FootnoteText"/>
      </w:pPr>
      <w:r>
        <w:continuationSeparator/>
      </w:r>
    </w:p>
  </w:footnote>
  <w:footnote w:type="continuationNotice" w:id="1">
    <w:p w14:paraId="01CBC491" w14:textId="77777777" w:rsidR="004533CC" w:rsidRDefault="004533C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F0C071" w14:textId="77777777" w:rsidR="00865FAB" w:rsidRDefault="004533CC">
    <w:pPr>
      <w:pStyle w:val="Header"/>
    </w:pPr>
    <w:r>
      <w:rPr>
        <w:noProof/>
      </w:rPr>
      <w:pict w14:anchorId="1EF0C0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2" o:spid="_x0000_s2050"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F0C072" w14:textId="67E844AA" w:rsidR="00865FAB" w:rsidRPr="007770C5" w:rsidRDefault="00865FAB" w:rsidP="00D46447">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3" behindDoc="0" locked="0" layoutInCell="1" allowOverlap="1" wp14:anchorId="1EF0C09C" wp14:editId="0528CF67">
          <wp:simplePos x="0" y="0"/>
          <wp:positionH relativeFrom="margin">
            <wp:posOffset>6626860</wp:posOffset>
          </wp:positionH>
          <wp:positionV relativeFrom="margin">
            <wp:posOffset>-1243965</wp:posOffset>
          </wp:positionV>
          <wp:extent cx="314960" cy="276225"/>
          <wp:effectExtent l="0" t="0" r="0" b="0"/>
          <wp:wrapSquare wrapText="bothSides"/>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Pr="007770C5">
      <w:rPr>
        <w:rFonts w:ascii="Arial" w:hAnsi="Arial" w:cs="Arial"/>
        <w:sz w:val="14"/>
        <w:szCs w:val="14"/>
      </w:rPr>
      <w:t>STATE OF CALIFORNIA</w:t>
    </w:r>
  </w:p>
  <w:p w14:paraId="1EF0C073" w14:textId="77777777" w:rsidR="00865FAB" w:rsidRPr="007770C5" w:rsidRDefault="00865FAB" w:rsidP="00D46447">
    <w:pPr>
      <w:suppressAutoHyphens/>
      <w:ind w:left="-90"/>
      <w:rPr>
        <w:rFonts w:ascii="Arial" w:hAnsi="Arial" w:cs="Arial"/>
        <w:b/>
        <w:sz w:val="24"/>
        <w:szCs w:val="24"/>
      </w:rPr>
    </w:pPr>
    <w:r>
      <w:rPr>
        <w:rFonts w:ascii="Arial" w:hAnsi="Arial" w:cs="Arial"/>
        <w:b/>
        <w:sz w:val="24"/>
        <w:szCs w:val="24"/>
      </w:rPr>
      <w:t>AIR INFILTRATION SEALING – FRAMING STAGE FOR BATT, LOOSE FILL, AND SPF</w:t>
    </w:r>
  </w:p>
  <w:p w14:paraId="1EF0C074" w14:textId="3D3FCA8C" w:rsidR="00865FAB" w:rsidRPr="007770C5" w:rsidRDefault="00865FAB" w:rsidP="00D46447">
    <w:pPr>
      <w:suppressAutoHyphens/>
      <w:ind w:left="-90"/>
      <w:rPr>
        <w:rFonts w:ascii="Arial" w:hAnsi="Arial" w:cs="Arial"/>
        <w:sz w:val="14"/>
        <w:szCs w:val="14"/>
      </w:rPr>
    </w:pPr>
    <w:r>
      <w:rPr>
        <w:rFonts w:ascii="Arial" w:hAnsi="Arial" w:cs="Arial"/>
        <w:sz w:val="14"/>
        <w:szCs w:val="14"/>
      </w:rPr>
      <w:t>CEC-CF3R-ENV-21-H</w:t>
    </w:r>
    <w:r w:rsidRPr="007770C5">
      <w:rPr>
        <w:rFonts w:ascii="Arial" w:hAnsi="Arial" w:cs="Arial"/>
        <w:sz w:val="14"/>
        <w:szCs w:val="14"/>
      </w:rPr>
      <w:t xml:space="preserve"> (Revised </w:t>
    </w:r>
    <w:del w:id="10" w:author="Author" w:date="2017-04-07T13:52:00Z">
      <w:r w:rsidR="00874966" w:rsidDel="00CD3EE7">
        <w:rPr>
          <w:rFonts w:ascii="Arial" w:hAnsi="Arial" w:cs="Arial"/>
          <w:sz w:val="14"/>
          <w:szCs w:val="14"/>
        </w:rPr>
        <w:delText>09</w:delText>
      </w:r>
      <w:r w:rsidR="009853AA" w:rsidDel="00CD3EE7">
        <w:rPr>
          <w:rFonts w:ascii="Arial" w:hAnsi="Arial" w:cs="Arial"/>
          <w:sz w:val="14"/>
          <w:szCs w:val="14"/>
        </w:rPr>
        <w:delText>/16</w:delText>
      </w:r>
    </w:del>
    <w:ins w:id="11" w:author="Author" w:date="2017-04-07T13:52:00Z">
      <w:r w:rsidR="00CD3EE7">
        <w:rPr>
          <w:rFonts w:ascii="Arial" w:hAnsi="Arial" w:cs="Arial"/>
          <w:sz w:val="14"/>
          <w:szCs w:val="14"/>
        </w:rPr>
        <w:t>04/17</w:t>
      </w:r>
    </w:ins>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40"/>
      <w:gridCol w:w="2786"/>
    </w:tblGrid>
    <w:tr w:rsidR="00865FAB" w:rsidRPr="00F85124" w14:paraId="1EF0C077" w14:textId="77777777" w:rsidTr="00981D8D">
      <w:trPr>
        <w:cantSplit/>
        <w:trHeight w:val="288"/>
      </w:trPr>
      <w:tc>
        <w:tcPr>
          <w:tcW w:w="3738" w:type="pct"/>
          <w:gridSpan w:val="2"/>
          <w:tcBorders>
            <w:bottom w:val="single" w:sz="4" w:space="0" w:color="auto"/>
            <w:right w:val="nil"/>
          </w:tcBorders>
          <w:vAlign w:val="center"/>
        </w:tcPr>
        <w:p w14:paraId="1EF0C075" w14:textId="77777777" w:rsidR="00865FAB" w:rsidRPr="00F85124" w:rsidRDefault="004533CC" w:rsidP="00251474">
          <w:pPr>
            <w:pStyle w:val="Style17"/>
            <w:rPr>
              <w:b/>
            </w:rPr>
          </w:pPr>
          <w:r>
            <w:rPr>
              <w:noProof/>
            </w:rPr>
            <w:pict w14:anchorId="1EF0C0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3" o:spid="_x0000_s2051" type="#_x0000_t75" style="position:absolute;margin-left:0;margin-top:0;width:540pt;height:405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00865FAB">
            <w:t>CERTIFICATE OF VERIFICATION</w:t>
          </w:r>
        </w:p>
      </w:tc>
      <w:tc>
        <w:tcPr>
          <w:tcW w:w="1262" w:type="pct"/>
          <w:tcBorders>
            <w:left w:val="nil"/>
            <w:bottom w:val="single" w:sz="4" w:space="0" w:color="auto"/>
          </w:tcBorders>
          <w:tcMar>
            <w:left w:w="115" w:type="dxa"/>
            <w:right w:w="115" w:type="dxa"/>
          </w:tcMar>
          <w:vAlign w:val="center"/>
        </w:tcPr>
        <w:p w14:paraId="1EF0C076" w14:textId="77777777" w:rsidR="00865FAB" w:rsidRPr="00F85124" w:rsidRDefault="00865FAB" w:rsidP="00251474">
          <w:pPr>
            <w:pStyle w:val="Style18"/>
            <w:rPr>
              <w:b/>
            </w:rPr>
          </w:pPr>
          <w:r>
            <w:t>CF3R-ENV-21-H</w:t>
          </w:r>
        </w:p>
      </w:tc>
    </w:tr>
    <w:tr w:rsidR="00865FAB" w:rsidRPr="00F85124" w14:paraId="1EF0C079" w14:textId="77777777" w:rsidTr="00981D8D">
      <w:trPr>
        <w:cantSplit/>
        <w:trHeight w:val="288"/>
      </w:trPr>
      <w:tc>
        <w:tcPr>
          <w:tcW w:w="5000" w:type="pct"/>
          <w:gridSpan w:val="3"/>
        </w:tcPr>
        <w:p w14:paraId="1EF0C078" w14:textId="77777777" w:rsidR="00865FAB" w:rsidRPr="00F85124" w:rsidRDefault="00865FAB" w:rsidP="0081650A">
          <w:pPr>
            <w:pStyle w:val="Style19"/>
            <w:tabs>
              <w:tab w:val="clear" w:pos="10543"/>
              <w:tab w:val="right" w:pos="10809"/>
            </w:tabs>
            <w:rPr>
              <w:sz w:val="12"/>
              <w:szCs w:val="12"/>
            </w:rPr>
          </w:pPr>
          <w:bookmarkStart w:id="12" w:name="OLE_LINK2"/>
          <w:r w:rsidRPr="0081650A">
            <w:t xml:space="preserve">Quality Insulation Installation (QII) </w:t>
          </w:r>
          <w:r>
            <w:t>–Air Infiltration Sealing - Framing Stage for Batt, Loose Fill, and SPF</w:t>
          </w:r>
          <w:bookmarkEnd w:id="12"/>
          <w:r>
            <w:tab/>
          </w:r>
          <w:r w:rsidRPr="00F85124">
            <w:t xml:space="preserve">(Page </w:t>
          </w:r>
          <w:r>
            <w:fldChar w:fldCharType="begin"/>
          </w:r>
          <w:r>
            <w:instrText xml:space="preserve"> PAGE   \* MERGEFORMAT </w:instrText>
          </w:r>
          <w:r>
            <w:fldChar w:fldCharType="separate"/>
          </w:r>
          <w:r w:rsidR="002B6DF9" w:rsidRPr="002B6DF9">
            <w:rPr>
              <w:bCs w:val="0"/>
              <w:noProof/>
            </w:rPr>
            <w:t>3</w:t>
          </w:r>
          <w:r>
            <w:rPr>
              <w:bCs w:val="0"/>
              <w:noProof/>
            </w:rPr>
            <w:fldChar w:fldCharType="end"/>
          </w:r>
          <w:r w:rsidRPr="00F85124">
            <w:t xml:space="preserve"> of </w:t>
          </w:r>
          <w:r w:rsidR="004533CC">
            <w:fldChar w:fldCharType="begin"/>
          </w:r>
          <w:r w:rsidR="004533CC">
            <w:instrText xml:space="preserve"> SECTIONPAGES   \* MERGEFORMAT </w:instrText>
          </w:r>
          <w:r w:rsidR="004533CC">
            <w:fldChar w:fldCharType="separate"/>
          </w:r>
          <w:r w:rsidR="002B6DF9">
            <w:rPr>
              <w:noProof/>
            </w:rPr>
            <w:t>4</w:t>
          </w:r>
          <w:r w:rsidR="004533CC">
            <w:rPr>
              <w:noProof/>
            </w:rPr>
            <w:fldChar w:fldCharType="end"/>
          </w:r>
          <w:r w:rsidRPr="00F85124">
            <w:t>)</w:t>
          </w:r>
        </w:p>
      </w:tc>
    </w:tr>
    <w:tr w:rsidR="00865FAB" w:rsidRPr="00F85124" w14:paraId="1EF0C07D" w14:textId="77777777" w:rsidTr="00981D8D">
      <w:trPr>
        <w:cantSplit/>
        <w:trHeight w:val="288"/>
      </w:trPr>
      <w:tc>
        <w:tcPr>
          <w:tcW w:w="0" w:type="auto"/>
        </w:tcPr>
        <w:p w14:paraId="1EF0C07A" w14:textId="77777777" w:rsidR="00865FAB" w:rsidRPr="00F85124" w:rsidRDefault="00865FAB" w:rsidP="00981D8D">
          <w:pPr>
            <w:pStyle w:val="Style20"/>
          </w:pPr>
          <w:r w:rsidRPr="00F85124">
            <w:t>Project Name:</w:t>
          </w:r>
        </w:p>
      </w:tc>
      <w:tc>
        <w:tcPr>
          <w:tcW w:w="1377" w:type="pct"/>
        </w:tcPr>
        <w:p w14:paraId="1EF0C07B" w14:textId="77777777" w:rsidR="00865FAB" w:rsidRPr="00F85124" w:rsidRDefault="00865FAB" w:rsidP="00981D8D">
          <w:pPr>
            <w:pStyle w:val="Style20"/>
          </w:pPr>
          <w:r w:rsidRPr="00F85124">
            <w:t>Enforcement Agency:</w:t>
          </w:r>
        </w:p>
      </w:tc>
      <w:tc>
        <w:tcPr>
          <w:tcW w:w="1262" w:type="pct"/>
        </w:tcPr>
        <w:p w14:paraId="1EF0C07C" w14:textId="77777777" w:rsidR="00865FAB" w:rsidRPr="00F85124" w:rsidRDefault="00865FAB" w:rsidP="00981D8D">
          <w:pPr>
            <w:pStyle w:val="Style20"/>
          </w:pPr>
          <w:r w:rsidRPr="00F85124">
            <w:t>Permit Number:</w:t>
          </w:r>
        </w:p>
      </w:tc>
    </w:tr>
    <w:tr w:rsidR="00865FAB" w:rsidRPr="00F85124" w14:paraId="1EF0C081" w14:textId="77777777" w:rsidTr="00981D8D">
      <w:trPr>
        <w:cantSplit/>
        <w:trHeight w:val="288"/>
      </w:trPr>
      <w:tc>
        <w:tcPr>
          <w:tcW w:w="0" w:type="auto"/>
        </w:tcPr>
        <w:p w14:paraId="1EF0C07E" w14:textId="77777777" w:rsidR="00865FAB" w:rsidRPr="00F85124" w:rsidRDefault="00865FAB" w:rsidP="00981D8D">
          <w:pPr>
            <w:pStyle w:val="Style20"/>
            <w:rPr>
              <w:vertAlign w:val="superscript"/>
            </w:rPr>
          </w:pPr>
          <w:r w:rsidRPr="00F85124">
            <w:t>Dwelling Address:</w:t>
          </w:r>
        </w:p>
      </w:tc>
      <w:tc>
        <w:tcPr>
          <w:tcW w:w="1377" w:type="pct"/>
        </w:tcPr>
        <w:p w14:paraId="1EF0C07F" w14:textId="36ACFA93" w:rsidR="00865FAB" w:rsidRPr="00F85124" w:rsidRDefault="00865FAB" w:rsidP="00981D8D">
          <w:pPr>
            <w:pStyle w:val="Style20"/>
            <w:rPr>
              <w:vertAlign w:val="superscript"/>
            </w:rPr>
          </w:pPr>
          <w:r w:rsidRPr="00F85124">
            <w:t>City</w:t>
          </w:r>
          <w:r>
            <w:t>:</w:t>
          </w:r>
        </w:p>
      </w:tc>
      <w:tc>
        <w:tcPr>
          <w:tcW w:w="1262" w:type="pct"/>
        </w:tcPr>
        <w:p w14:paraId="1EF0C080" w14:textId="2515BB1C" w:rsidR="00865FAB" w:rsidRPr="00F85124" w:rsidRDefault="00865FAB" w:rsidP="00981D8D">
          <w:pPr>
            <w:pStyle w:val="Style20"/>
            <w:rPr>
              <w:vertAlign w:val="superscript"/>
            </w:rPr>
          </w:pPr>
          <w:r w:rsidRPr="00F85124">
            <w:t>Zip Code</w:t>
          </w:r>
          <w:r>
            <w:t>:</w:t>
          </w:r>
        </w:p>
      </w:tc>
    </w:tr>
  </w:tbl>
  <w:p w14:paraId="1EF0C082" w14:textId="77777777" w:rsidR="00865FAB" w:rsidRDefault="00865FAB" w:rsidP="003E0D2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F0C086" w14:textId="77777777" w:rsidR="00865FAB" w:rsidRDefault="004533CC">
    <w:pPr>
      <w:pStyle w:val="Header"/>
    </w:pPr>
    <w:r>
      <w:rPr>
        <w:noProof/>
      </w:rPr>
      <w:pict w14:anchorId="1EF0C0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1" o:spid="_x0000_s2049" type="#_x0000_t75" style="position:absolute;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F0C088" w14:textId="77777777" w:rsidR="00865FAB" w:rsidRDefault="004533CC">
    <w:pPr>
      <w:pStyle w:val="Header"/>
    </w:pPr>
    <w:r>
      <w:rPr>
        <w:noProof/>
      </w:rPr>
      <w:pict w14:anchorId="1EF0C0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743454" o:spid="_x0000_s2057" type="#_x0000_t75" style="position:absolute;margin-left:0;margin-top:0;width:496.8pt;height:372.6pt;z-index:-251658234;mso-position-horizontal:center;mso-position-horizontal-relative:margin;mso-position-vertical:center;mso-position-vertical-relative:margin" o:allowincell="f">
          <v:imagedata r:id="rId1" o:title="CF-4R_WaterMark-NotForSubmittalE"/>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757"/>
      <w:gridCol w:w="180"/>
      <w:gridCol w:w="2069"/>
    </w:tblGrid>
    <w:tr w:rsidR="00865FAB" w:rsidRPr="00F85124" w14:paraId="1EF0C08B" w14:textId="77777777" w:rsidTr="00613158">
      <w:trPr>
        <w:cantSplit/>
        <w:trHeight w:val="288"/>
      </w:trPr>
      <w:tc>
        <w:tcPr>
          <w:tcW w:w="4060" w:type="pct"/>
          <w:gridSpan w:val="2"/>
          <w:tcBorders>
            <w:bottom w:val="single" w:sz="4" w:space="0" w:color="auto"/>
            <w:right w:val="nil"/>
          </w:tcBorders>
          <w:vAlign w:val="center"/>
        </w:tcPr>
        <w:p w14:paraId="1EF0C089" w14:textId="77777777" w:rsidR="00865FAB" w:rsidRPr="00F85124" w:rsidRDefault="00865FAB" w:rsidP="00070CBC">
          <w:pPr>
            <w:pStyle w:val="Heading1"/>
            <w:rPr>
              <w:rFonts w:asciiTheme="minorHAnsi" w:hAnsiTheme="minorHAnsi"/>
              <w:b w:val="0"/>
              <w:bCs/>
              <w:sz w:val="20"/>
            </w:rPr>
          </w:pPr>
          <w:r>
            <w:rPr>
              <w:rFonts w:asciiTheme="minorHAnsi" w:hAnsiTheme="minorHAnsi"/>
              <w:b w:val="0"/>
              <w:bCs/>
              <w:sz w:val="20"/>
            </w:rPr>
            <w:t>CERTIFICATE OF VERIFICATION – USER INSTRUCTIONS</w:t>
          </w:r>
        </w:p>
      </w:tc>
      <w:tc>
        <w:tcPr>
          <w:tcW w:w="940" w:type="pct"/>
          <w:tcBorders>
            <w:left w:val="nil"/>
            <w:bottom w:val="single" w:sz="4" w:space="0" w:color="auto"/>
          </w:tcBorders>
          <w:tcMar>
            <w:left w:w="115" w:type="dxa"/>
            <w:right w:w="115" w:type="dxa"/>
          </w:tcMar>
          <w:vAlign w:val="center"/>
        </w:tcPr>
        <w:p w14:paraId="1EF0C08A" w14:textId="4202BA8D" w:rsidR="00865FAB" w:rsidRPr="00F85124" w:rsidRDefault="00865FAB" w:rsidP="00C468D5">
          <w:pPr>
            <w:pStyle w:val="Heading1"/>
            <w:jc w:val="right"/>
            <w:rPr>
              <w:rFonts w:asciiTheme="minorHAnsi" w:hAnsiTheme="minorHAnsi"/>
              <w:b w:val="0"/>
              <w:bCs/>
              <w:sz w:val="20"/>
            </w:rPr>
          </w:pPr>
          <w:r>
            <w:rPr>
              <w:rFonts w:asciiTheme="minorHAnsi" w:hAnsiTheme="minorHAnsi"/>
              <w:b w:val="0"/>
              <w:bCs/>
              <w:sz w:val="20"/>
            </w:rPr>
            <w:t>CF3R-ENV-21-H</w:t>
          </w:r>
        </w:p>
      </w:tc>
    </w:tr>
    <w:tr w:rsidR="00865FAB" w:rsidRPr="00F85124" w14:paraId="1EF0C08E" w14:textId="77777777" w:rsidTr="00613158">
      <w:trPr>
        <w:cantSplit/>
        <w:trHeight w:val="288"/>
      </w:trPr>
      <w:tc>
        <w:tcPr>
          <w:tcW w:w="3978" w:type="pct"/>
          <w:tcBorders>
            <w:right w:val="nil"/>
          </w:tcBorders>
        </w:tcPr>
        <w:p w14:paraId="1EF0C08C" w14:textId="77777777" w:rsidR="00865FAB" w:rsidRPr="00D00672" w:rsidRDefault="00865FAB" w:rsidP="00613158">
          <w:pPr>
            <w:tabs>
              <w:tab w:val="right" w:pos="10543"/>
            </w:tabs>
            <w:rPr>
              <w:rFonts w:asciiTheme="minorHAnsi" w:hAnsiTheme="minorHAnsi"/>
              <w:sz w:val="12"/>
              <w:szCs w:val="12"/>
            </w:rPr>
          </w:pPr>
          <w:r w:rsidRPr="00D00672">
            <w:rPr>
              <w:rFonts w:asciiTheme="minorHAnsi" w:hAnsiTheme="minorHAnsi"/>
            </w:rPr>
            <w:t xml:space="preserve">Quality Insulation Installation (QII) –Air Infiltration Sealing - </w:t>
          </w:r>
          <w:r>
            <w:rPr>
              <w:rFonts w:asciiTheme="minorHAnsi" w:hAnsiTheme="minorHAnsi"/>
            </w:rPr>
            <w:t>F</w:t>
          </w:r>
          <w:r w:rsidRPr="00D00672">
            <w:rPr>
              <w:rFonts w:asciiTheme="minorHAnsi" w:hAnsiTheme="minorHAnsi"/>
            </w:rPr>
            <w:t>raming Stage for Batt, Loose Fill, and SPF</w:t>
          </w:r>
        </w:p>
      </w:tc>
      <w:tc>
        <w:tcPr>
          <w:tcW w:w="1022" w:type="pct"/>
          <w:gridSpan w:val="2"/>
          <w:tcBorders>
            <w:left w:val="nil"/>
          </w:tcBorders>
        </w:tcPr>
        <w:p w14:paraId="1EF0C08D" w14:textId="77777777" w:rsidR="00865FAB" w:rsidRPr="00F85124" w:rsidRDefault="00865FAB" w:rsidP="00070CBC">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2B6DF9">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r w:rsidR="004533CC">
            <w:fldChar w:fldCharType="begin"/>
          </w:r>
          <w:r w:rsidR="004533CC">
            <w:instrText xml:space="preserve"> SECTIONPAGES   \* MERGEFORMAT </w:instrText>
          </w:r>
          <w:r w:rsidR="004533CC">
            <w:fldChar w:fldCharType="separate"/>
          </w:r>
          <w:r w:rsidR="002B6DF9" w:rsidRPr="002B6DF9">
            <w:rPr>
              <w:rFonts w:asciiTheme="minorHAnsi" w:hAnsiTheme="minorHAnsi"/>
              <w:bCs/>
              <w:noProof/>
            </w:rPr>
            <w:t>1</w:t>
          </w:r>
          <w:r w:rsidR="004533CC">
            <w:rPr>
              <w:rFonts w:asciiTheme="minorHAnsi" w:hAnsiTheme="minorHAnsi"/>
              <w:bCs/>
              <w:noProof/>
            </w:rPr>
            <w:fldChar w:fldCharType="end"/>
          </w:r>
          <w:r w:rsidRPr="00F85124">
            <w:rPr>
              <w:rFonts w:asciiTheme="minorHAnsi" w:hAnsiTheme="minorHAnsi"/>
              <w:bCs/>
            </w:rPr>
            <w:t>)</w:t>
          </w:r>
        </w:p>
      </w:tc>
    </w:tr>
  </w:tbl>
  <w:p w14:paraId="1EF0C091" w14:textId="77777777" w:rsidR="00865FAB" w:rsidRDefault="00865FA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F0C093" w14:textId="77777777" w:rsidR="00865FAB" w:rsidRDefault="004533CC">
    <w:pPr>
      <w:pStyle w:val="Header"/>
    </w:pPr>
    <w:r>
      <w:rPr>
        <w:noProof/>
      </w:rPr>
      <w:pict w14:anchorId="1EF0C0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743453" o:spid="_x0000_s2056" type="#_x0000_t75" style="position:absolute;margin-left:0;margin-top:0;width:496.8pt;height:372.6pt;z-index:-251658235;mso-position-horizontal:center;mso-position-horizontal-relative:margin;mso-position-vertical:center;mso-position-vertical-relative:margin" o:allowincell="f">
          <v:imagedata r:id="rId1" o:title="CF-4R_WaterMark-NotForSubmittalE"/>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59"/>
      <w:gridCol w:w="285"/>
      <w:gridCol w:w="2195"/>
    </w:tblGrid>
    <w:tr w:rsidR="00865FAB" w:rsidRPr="00F85124" w14:paraId="1EF0C096" w14:textId="77777777" w:rsidTr="00A14392">
      <w:trPr>
        <w:cantSplit/>
        <w:trHeight w:val="288"/>
      </w:trPr>
      <w:tc>
        <w:tcPr>
          <w:tcW w:w="3877" w:type="pct"/>
          <w:tcBorders>
            <w:bottom w:val="single" w:sz="4" w:space="0" w:color="auto"/>
            <w:right w:val="nil"/>
          </w:tcBorders>
          <w:vAlign w:val="center"/>
        </w:tcPr>
        <w:p w14:paraId="1EF0C094" w14:textId="77777777" w:rsidR="00865FAB" w:rsidRPr="00F85124" w:rsidRDefault="004533CC" w:rsidP="00A14392">
          <w:pPr>
            <w:pStyle w:val="Heading1"/>
            <w:rPr>
              <w:rFonts w:asciiTheme="minorHAnsi" w:hAnsiTheme="minorHAnsi"/>
              <w:b w:val="0"/>
              <w:bCs/>
              <w:sz w:val="20"/>
            </w:rPr>
          </w:pPr>
          <w:r>
            <w:rPr>
              <w:rFonts w:asciiTheme="minorHAnsi" w:hAnsiTheme="minorHAnsi"/>
              <w:b w:val="0"/>
              <w:bCs/>
              <w:noProof/>
              <w:sz w:val="20"/>
            </w:rPr>
            <w:pict w14:anchorId="1EF0C0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1"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65FAB">
            <w:rPr>
              <w:rFonts w:asciiTheme="minorHAnsi" w:hAnsiTheme="minorHAnsi"/>
              <w:b w:val="0"/>
              <w:bCs/>
              <w:sz w:val="20"/>
            </w:rPr>
            <w:t xml:space="preserve">CERTIFICATE OF VERIFICATION – </w:t>
          </w:r>
          <w:r w:rsidR="00865FAB" w:rsidRPr="00B40F13">
            <w:rPr>
              <w:rFonts w:asciiTheme="minorHAnsi" w:hAnsiTheme="minorHAnsi"/>
              <w:b w:val="0"/>
              <w:bCs/>
              <w:sz w:val="20"/>
            </w:rPr>
            <w:t>DATA FIELD DEFINITIONS AND CALCULATIONS</w:t>
          </w:r>
        </w:p>
      </w:tc>
      <w:tc>
        <w:tcPr>
          <w:tcW w:w="1123" w:type="pct"/>
          <w:gridSpan w:val="2"/>
          <w:tcBorders>
            <w:left w:val="nil"/>
            <w:bottom w:val="single" w:sz="4" w:space="0" w:color="auto"/>
          </w:tcBorders>
          <w:tcMar>
            <w:left w:w="115" w:type="dxa"/>
            <w:right w:w="115" w:type="dxa"/>
          </w:tcMar>
          <w:vAlign w:val="center"/>
        </w:tcPr>
        <w:p w14:paraId="1EF0C095" w14:textId="1E29D6C2" w:rsidR="00865FAB" w:rsidRPr="00F85124" w:rsidRDefault="00865FAB" w:rsidP="00C468D5">
          <w:pPr>
            <w:pStyle w:val="Heading1"/>
            <w:jc w:val="right"/>
            <w:rPr>
              <w:rFonts w:asciiTheme="minorHAnsi" w:hAnsiTheme="minorHAnsi"/>
              <w:b w:val="0"/>
              <w:bCs/>
              <w:sz w:val="20"/>
            </w:rPr>
          </w:pPr>
          <w:r>
            <w:rPr>
              <w:rFonts w:asciiTheme="minorHAnsi" w:hAnsiTheme="minorHAnsi"/>
              <w:b w:val="0"/>
              <w:bCs/>
              <w:sz w:val="20"/>
            </w:rPr>
            <w:t>CF3R-ENV-21-H</w:t>
          </w:r>
        </w:p>
      </w:tc>
    </w:tr>
    <w:tr w:rsidR="00865FAB" w:rsidRPr="00F85124" w14:paraId="1EF0C099" w14:textId="77777777" w:rsidTr="00D00672">
      <w:trPr>
        <w:cantSplit/>
        <w:trHeight w:val="288"/>
      </w:trPr>
      <w:tc>
        <w:tcPr>
          <w:tcW w:w="4006" w:type="pct"/>
          <w:gridSpan w:val="2"/>
          <w:tcBorders>
            <w:right w:val="nil"/>
          </w:tcBorders>
        </w:tcPr>
        <w:p w14:paraId="1EF0C097" w14:textId="77777777" w:rsidR="00865FAB" w:rsidRPr="00D00672" w:rsidRDefault="00865FAB" w:rsidP="004900D1">
          <w:pPr>
            <w:tabs>
              <w:tab w:val="right" w:pos="10543"/>
            </w:tabs>
            <w:rPr>
              <w:rFonts w:asciiTheme="minorHAnsi" w:hAnsiTheme="minorHAnsi"/>
              <w:sz w:val="12"/>
              <w:szCs w:val="12"/>
            </w:rPr>
          </w:pPr>
          <w:r w:rsidRPr="00D00672">
            <w:rPr>
              <w:rFonts w:asciiTheme="minorHAnsi" w:hAnsiTheme="minorHAnsi"/>
            </w:rPr>
            <w:t>Quality Insulation Installation (QII) –Air Infiltration Sealing - Framing Stage for Batt, Loose Fill, and SPF</w:t>
          </w:r>
        </w:p>
      </w:tc>
      <w:tc>
        <w:tcPr>
          <w:tcW w:w="994" w:type="pct"/>
          <w:tcBorders>
            <w:left w:val="nil"/>
          </w:tcBorders>
        </w:tcPr>
        <w:p w14:paraId="1EF0C098" w14:textId="77777777" w:rsidR="00865FAB" w:rsidRPr="00F85124" w:rsidRDefault="00865FAB" w:rsidP="004900D1">
          <w:pPr>
            <w:tabs>
              <w:tab w:val="right" w:pos="10543"/>
            </w:tabs>
            <w:jc w:val="right"/>
            <w:rPr>
              <w:rFonts w:asciiTheme="minorHAnsi" w:hAnsiTheme="minorHAnsi"/>
              <w:sz w:val="12"/>
              <w:szCs w:val="12"/>
            </w:rPr>
          </w:pPr>
          <w:r w:rsidRPr="00F85124">
            <w:rPr>
              <w:rFonts w:asciiTheme="minorHAnsi" w:hAnsiTheme="minorHAnsi"/>
              <w:bCs/>
            </w:rPr>
            <w:t xml:space="preserve">(Page </w:t>
          </w:r>
          <w:r>
            <w:rPr>
              <w:rFonts w:asciiTheme="minorHAnsi" w:hAnsiTheme="minorHAnsi"/>
              <w:bCs/>
            </w:rPr>
            <w:t>1</w:t>
          </w:r>
          <w:r w:rsidRPr="00F85124">
            <w:rPr>
              <w:rFonts w:asciiTheme="minorHAnsi" w:hAnsiTheme="minorHAnsi"/>
              <w:bCs/>
            </w:rPr>
            <w:t xml:space="preserve"> of </w:t>
          </w:r>
          <w:r w:rsidR="004533CC">
            <w:fldChar w:fldCharType="begin"/>
          </w:r>
          <w:r w:rsidR="004533CC">
            <w:instrText xml:space="preserve"> SECTIONPAGES   \* MERGEFORMAT </w:instrText>
          </w:r>
          <w:r w:rsidR="004533CC">
            <w:fldChar w:fldCharType="separate"/>
          </w:r>
          <w:r w:rsidR="002B6DF9" w:rsidRPr="002B6DF9">
            <w:rPr>
              <w:rFonts w:asciiTheme="minorHAnsi" w:hAnsiTheme="minorHAnsi"/>
              <w:bCs/>
              <w:noProof/>
            </w:rPr>
            <w:t>5</w:t>
          </w:r>
          <w:r w:rsidR="004533CC">
            <w:rPr>
              <w:rFonts w:asciiTheme="minorHAnsi" w:hAnsiTheme="minorHAnsi"/>
              <w:bCs/>
              <w:noProof/>
            </w:rPr>
            <w:fldChar w:fldCharType="end"/>
          </w:r>
          <w:r w:rsidRPr="00F85124">
            <w:rPr>
              <w:rFonts w:asciiTheme="minorHAnsi" w:hAnsiTheme="minorHAnsi"/>
              <w:bCs/>
            </w:rPr>
            <w:t>)</w:t>
          </w:r>
        </w:p>
      </w:tc>
    </w:tr>
  </w:tbl>
  <w:p w14:paraId="1EF0C09A" w14:textId="77777777" w:rsidR="00865FAB" w:rsidRDefault="00865FAB" w:rsidP="003E0D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nsid w:val="015E223A"/>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2B6326C"/>
    <w:multiLevelType w:val="hybridMultilevel"/>
    <w:tmpl w:val="4AFE3F4A"/>
    <w:lvl w:ilvl="0" w:tplc="9094163A">
      <w:start w:val="5"/>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3A1A3F"/>
    <w:multiLevelType w:val="hybridMultilevel"/>
    <w:tmpl w:val="1BACEEB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477782"/>
    <w:multiLevelType w:val="hybridMultilevel"/>
    <w:tmpl w:val="1BACEEB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nsid w:val="0E2F5713"/>
    <w:multiLevelType w:val="hybridMultilevel"/>
    <w:tmpl w:val="C41AA70E"/>
    <w:lvl w:ilvl="0" w:tplc="950212A6">
      <w:start w:val="1"/>
      <w:numFmt w:val="upperLetter"/>
      <w:lvlText w:val="%1."/>
      <w:lvlJc w:val="left"/>
      <w:pPr>
        <w:ind w:left="360" w:hanging="360"/>
      </w:pPr>
      <w:rPr>
        <w:rFonts w:cs="Arial" w:hint="default"/>
        <w:b/>
        <w:sz w:val="18"/>
        <w:szCs w:val="18"/>
      </w:rPr>
    </w:lvl>
    <w:lvl w:ilvl="1" w:tplc="B90214F6">
      <w:start w:val="9"/>
      <w:numFmt w:val="decimal"/>
      <w:lvlText w:val="%2."/>
      <w:lvlJc w:val="left"/>
      <w:pPr>
        <w:ind w:left="1080" w:hanging="360"/>
      </w:pPr>
      <w:rPr>
        <w:rFonts w:asciiTheme="minorHAnsi" w:hAnsiTheme="minorHAnsi" w:hint="default"/>
        <w:sz w:val="18"/>
        <w:szCs w:val="18"/>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F294740"/>
    <w:multiLevelType w:val="hybridMultilevel"/>
    <w:tmpl w:val="55E81B74"/>
    <w:lvl w:ilvl="0" w:tplc="A328AD40">
      <w:start w:val="1"/>
      <w:numFmt w:val="upperLetter"/>
      <w:lvlText w:val="%1."/>
      <w:lvlJc w:val="left"/>
      <w:pPr>
        <w:ind w:left="39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03C7002"/>
    <w:multiLevelType w:val="hybridMultilevel"/>
    <w:tmpl w:val="6D6AF812"/>
    <w:lvl w:ilvl="0" w:tplc="85DCE6DE">
      <w:start w:val="1"/>
      <w:numFmt w:val="upperLetter"/>
      <w:lvlText w:val="%1."/>
      <w:lvlJc w:val="left"/>
      <w:pPr>
        <w:ind w:left="390" w:hanging="360"/>
      </w:pPr>
      <w:rPr>
        <w:rFonts w:hint="default"/>
        <w:b/>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9">
    <w:nsid w:val="126D056F"/>
    <w:multiLevelType w:val="hybridMultilevel"/>
    <w:tmpl w:val="6B46FBE0"/>
    <w:lvl w:ilvl="0" w:tplc="766EFE3E">
      <w:start w:val="4"/>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94A5E8F"/>
    <w:multiLevelType w:val="hybridMultilevel"/>
    <w:tmpl w:val="AD202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BD575C0"/>
    <w:multiLevelType w:val="hybridMultilevel"/>
    <w:tmpl w:val="3CC26174"/>
    <w:lvl w:ilvl="0" w:tplc="1E4CCB50">
      <w:start w:val="1"/>
      <w:numFmt w:val="upperLetter"/>
      <w:lvlText w:val="%1."/>
      <w:lvlJc w:val="left"/>
      <w:pPr>
        <w:ind w:left="39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494E74"/>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29F5C19"/>
    <w:multiLevelType w:val="hybridMultilevel"/>
    <w:tmpl w:val="06F08A6C"/>
    <w:lvl w:ilvl="0" w:tplc="A9CED4FC">
      <w:start w:val="4"/>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B53AE4"/>
    <w:multiLevelType w:val="hybridMultilevel"/>
    <w:tmpl w:val="5726B1BE"/>
    <w:lvl w:ilvl="0" w:tplc="AE3E0E48">
      <w:start w:val="1"/>
      <w:numFmt w:val="upperLetter"/>
      <w:lvlText w:val="%1."/>
      <w:lvlJc w:val="left"/>
      <w:pPr>
        <w:ind w:left="720" w:hanging="360"/>
      </w:pPr>
      <w:rPr>
        <w:rFonts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6">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nsid w:val="32CF64B0"/>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C1C33E4"/>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0483AA1"/>
    <w:multiLevelType w:val="hybridMultilevel"/>
    <w:tmpl w:val="A3FEEE98"/>
    <w:lvl w:ilvl="0" w:tplc="C76E700C">
      <w:start w:val="1"/>
      <w:numFmt w:val="bullet"/>
      <w:pStyle w:val="ListNumber3"/>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0">
    <w:nsid w:val="42784AE6"/>
    <w:multiLevelType w:val="hybridMultilevel"/>
    <w:tmpl w:val="4E5C8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7B52990"/>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E0606E7"/>
    <w:multiLevelType w:val="hybridMultilevel"/>
    <w:tmpl w:val="D51E5B62"/>
    <w:lvl w:ilvl="0" w:tplc="960E0740">
      <w:start w:val="3"/>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FE4191E"/>
    <w:multiLevelType w:val="hybridMultilevel"/>
    <w:tmpl w:val="B3DA5E6E"/>
    <w:lvl w:ilvl="0" w:tplc="7EA026EC">
      <w:start w:val="5"/>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06275C1"/>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B3090A"/>
    <w:multiLevelType w:val="hybridMultilevel"/>
    <w:tmpl w:val="ADDC467A"/>
    <w:lvl w:ilvl="0" w:tplc="2FC286D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nsid w:val="547548EC"/>
    <w:multiLevelType w:val="hybridMultilevel"/>
    <w:tmpl w:val="CC4E4418"/>
    <w:lvl w:ilvl="0" w:tplc="FB745852">
      <w:start w:val="1"/>
      <w:numFmt w:val="upperLetter"/>
      <w:lvlText w:val="%1."/>
      <w:lvlJc w:val="left"/>
      <w:pPr>
        <w:ind w:left="720" w:hanging="360"/>
      </w:pPr>
      <w:rPr>
        <w:rFonts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9A252B2"/>
    <w:multiLevelType w:val="hybridMultilevel"/>
    <w:tmpl w:val="007855C6"/>
    <w:lvl w:ilvl="0" w:tplc="06DA444A">
      <w:start w:val="10"/>
      <w:numFmt w:val="decimal"/>
      <w:lvlText w:val="%1."/>
      <w:lvlJc w:val="left"/>
      <w:pPr>
        <w:ind w:left="360" w:hanging="360"/>
      </w:pPr>
      <w:rPr>
        <w:rFonts w:asciiTheme="minorHAnsi" w:hAnsiTheme="minorHAnsi"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FB97B3E"/>
    <w:multiLevelType w:val="hybridMultilevel"/>
    <w:tmpl w:val="9B742E06"/>
    <w:lvl w:ilvl="0" w:tplc="8BEA19BC">
      <w:start w:val="10"/>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6550FCB"/>
    <w:multiLevelType w:val="hybridMultilevel"/>
    <w:tmpl w:val="F2E867B8"/>
    <w:lvl w:ilvl="0" w:tplc="3F8C49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1">
    <w:nsid w:val="6C97275C"/>
    <w:multiLevelType w:val="hybridMultilevel"/>
    <w:tmpl w:val="44A290C2"/>
    <w:lvl w:ilvl="0" w:tplc="D5FA89E6">
      <w:start w:val="15"/>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EA6148F"/>
    <w:multiLevelType w:val="hybridMultilevel"/>
    <w:tmpl w:val="80F23DEE"/>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1D24BDA"/>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6E02FEA"/>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F5B1166"/>
    <w:multiLevelType w:val="hybridMultilevel"/>
    <w:tmpl w:val="5F4407C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5"/>
  </w:num>
  <w:num w:numId="4">
    <w:abstractNumId w:val="19"/>
  </w:num>
  <w:num w:numId="5">
    <w:abstractNumId w:val="30"/>
  </w:num>
  <w:num w:numId="6">
    <w:abstractNumId w:val="32"/>
  </w:num>
  <w:num w:numId="7">
    <w:abstractNumId w:val="25"/>
  </w:num>
  <w:num w:numId="8">
    <w:abstractNumId w:val="8"/>
  </w:num>
  <w:num w:numId="9">
    <w:abstractNumId w:val="16"/>
  </w:num>
  <w:num w:numId="10">
    <w:abstractNumId w:val="6"/>
  </w:num>
  <w:num w:numId="11">
    <w:abstractNumId w:val="21"/>
  </w:num>
  <w:num w:numId="12">
    <w:abstractNumId w:val="22"/>
  </w:num>
  <w:num w:numId="13">
    <w:abstractNumId w:val="23"/>
  </w:num>
  <w:num w:numId="14">
    <w:abstractNumId w:val="31"/>
  </w:num>
  <w:num w:numId="15">
    <w:abstractNumId w:val="28"/>
  </w:num>
  <w:num w:numId="16">
    <w:abstractNumId w:val="34"/>
  </w:num>
  <w:num w:numId="17">
    <w:abstractNumId w:val="24"/>
  </w:num>
  <w:num w:numId="18">
    <w:abstractNumId w:val="18"/>
  </w:num>
  <w:num w:numId="19">
    <w:abstractNumId w:val="2"/>
  </w:num>
  <w:num w:numId="20">
    <w:abstractNumId w:val="9"/>
  </w:num>
  <w:num w:numId="21">
    <w:abstractNumId w:val="13"/>
  </w:num>
  <w:num w:numId="22">
    <w:abstractNumId w:val="17"/>
  </w:num>
  <w:num w:numId="23">
    <w:abstractNumId w:val="33"/>
  </w:num>
  <w:num w:numId="24">
    <w:abstractNumId w:val="12"/>
  </w:num>
  <w:num w:numId="25">
    <w:abstractNumId w:val="1"/>
  </w:num>
  <w:num w:numId="26">
    <w:abstractNumId w:val="27"/>
  </w:num>
  <w:num w:numId="27">
    <w:abstractNumId w:val="20"/>
  </w:num>
  <w:num w:numId="28">
    <w:abstractNumId w:val="7"/>
  </w:num>
  <w:num w:numId="29">
    <w:abstractNumId w:val="11"/>
  </w:num>
  <w:num w:numId="30">
    <w:abstractNumId w:val="35"/>
  </w:num>
  <w:num w:numId="31">
    <w:abstractNumId w:val="26"/>
  </w:num>
  <w:num w:numId="32">
    <w:abstractNumId w:val="14"/>
  </w:num>
  <w:num w:numId="33">
    <w:abstractNumId w:val="29"/>
  </w:num>
  <w:num w:numId="34">
    <w:abstractNumId w:val="4"/>
  </w:num>
  <w:num w:numId="35">
    <w:abstractNumId w:val="10"/>
  </w:num>
  <w:num w:numId="36">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489"/>
    <w:rsid w:val="00005948"/>
    <w:rsid w:val="00005AC0"/>
    <w:rsid w:val="0001185D"/>
    <w:rsid w:val="00011F7D"/>
    <w:rsid w:val="00020148"/>
    <w:rsid w:val="00026C33"/>
    <w:rsid w:val="00026E5B"/>
    <w:rsid w:val="00034CAB"/>
    <w:rsid w:val="00036727"/>
    <w:rsid w:val="0003683D"/>
    <w:rsid w:val="00040A25"/>
    <w:rsid w:val="00041DE3"/>
    <w:rsid w:val="00060324"/>
    <w:rsid w:val="000660B9"/>
    <w:rsid w:val="000662B5"/>
    <w:rsid w:val="00070CBC"/>
    <w:rsid w:val="000736F5"/>
    <w:rsid w:val="000764EA"/>
    <w:rsid w:val="00076986"/>
    <w:rsid w:val="000842FA"/>
    <w:rsid w:val="00084F41"/>
    <w:rsid w:val="0008620E"/>
    <w:rsid w:val="000905D3"/>
    <w:rsid w:val="000947BB"/>
    <w:rsid w:val="00094E45"/>
    <w:rsid w:val="000966DA"/>
    <w:rsid w:val="000A0105"/>
    <w:rsid w:val="000A065F"/>
    <w:rsid w:val="000A0AF8"/>
    <w:rsid w:val="000A1F02"/>
    <w:rsid w:val="000A5896"/>
    <w:rsid w:val="000A7683"/>
    <w:rsid w:val="000B0537"/>
    <w:rsid w:val="000C31FB"/>
    <w:rsid w:val="000C3AF6"/>
    <w:rsid w:val="000C46BB"/>
    <w:rsid w:val="000C59D0"/>
    <w:rsid w:val="000D385C"/>
    <w:rsid w:val="000D49A2"/>
    <w:rsid w:val="000D75C3"/>
    <w:rsid w:val="000D7866"/>
    <w:rsid w:val="000E0760"/>
    <w:rsid w:val="000E1A7B"/>
    <w:rsid w:val="000E72AB"/>
    <w:rsid w:val="000F014C"/>
    <w:rsid w:val="000F0BEA"/>
    <w:rsid w:val="000F2DE1"/>
    <w:rsid w:val="000F3F77"/>
    <w:rsid w:val="0010188F"/>
    <w:rsid w:val="00102AFD"/>
    <w:rsid w:val="00102CF4"/>
    <w:rsid w:val="00102D5B"/>
    <w:rsid w:val="00104458"/>
    <w:rsid w:val="00104D18"/>
    <w:rsid w:val="001050AC"/>
    <w:rsid w:val="00107879"/>
    <w:rsid w:val="001078C2"/>
    <w:rsid w:val="00114CA6"/>
    <w:rsid w:val="00117A2E"/>
    <w:rsid w:val="001221EB"/>
    <w:rsid w:val="00123C66"/>
    <w:rsid w:val="001276C2"/>
    <w:rsid w:val="00127AE3"/>
    <w:rsid w:val="001323B0"/>
    <w:rsid w:val="00132D06"/>
    <w:rsid w:val="001355F8"/>
    <w:rsid w:val="00136442"/>
    <w:rsid w:val="00136832"/>
    <w:rsid w:val="0014456F"/>
    <w:rsid w:val="00146030"/>
    <w:rsid w:val="0014789B"/>
    <w:rsid w:val="00161F23"/>
    <w:rsid w:val="0016687B"/>
    <w:rsid w:val="001675BB"/>
    <w:rsid w:val="001721D9"/>
    <w:rsid w:val="00175749"/>
    <w:rsid w:val="00176F47"/>
    <w:rsid w:val="0018012C"/>
    <w:rsid w:val="001855AC"/>
    <w:rsid w:val="00186FA6"/>
    <w:rsid w:val="0018701D"/>
    <w:rsid w:val="00195357"/>
    <w:rsid w:val="001A031F"/>
    <w:rsid w:val="001A1947"/>
    <w:rsid w:val="001A4BBA"/>
    <w:rsid w:val="001A54D0"/>
    <w:rsid w:val="001A662D"/>
    <w:rsid w:val="001B14D6"/>
    <w:rsid w:val="001B52D7"/>
    <w:rsid w:val="001B7F15"/>
    <w:rsid w:val="001C49F7"/>
    <w:rsid w:val="001C5BB5"/>
    <w:rsid w:val="001C5F5B"/>
    <w:rsid w:val="001D03DB"/>
    <w:rsid w:val="001D36B0"/>
    <w:rsid w:val="001D439E"/>
    <w:rsid w:val="001D4DFE"/>
    <w:rsid w:val="001E3649"/>
    <w:rsid w:val="001E6B58"/>
    <w:rsid w:val="001E7B17"/>
    <w:rsid w:val="001F6F4A"/>
    <w:rsid w:val="002034B7"/>
    <w:rsid w:val="00207273"/>
    <w:rsid w:val="0021206B"/>
    <w:rsid w:val="00212FDC"/>
    <w:rsid w:val="00221150"/>
    <w:rsid w:val="00225776"/>
    <w:rsid w:val="002274B2"/>
    <w:rsid w:val="00227B1F"/>
    <w:rsid w:val="00227EB4"/>
    <w:rsid w:val="00237D35"/>
    <w:rsid w:val="00237F8B"/>
    <w:rsid w:val="00244ED1"/>
    <w:rsid w:val="002464FB"/>
    <w:rsid w:val="002511BE"/>
    <w:rsid w:val="00251474"/>
    <w:rsid w:val="00252439"/>
    <w:rsid w:val="00252999"/>
    <w:rsid w:val="002610EF"/>
    <w:rsid w:val="002658ED"/>
    <w:rsid w:val="002664B7"/>
    <w:rsid w:val="0027235F"/>
    <w:rsid w:val="00277489"/>
    <w:rsid w:val="00277872"/>
    <w:rsid w:val="002821A5"/>
    <w:rsid w:val="00284A3D"/>
    <w:rsid w:val="00292BC2"/>
    <w:rsid w:val="002A2C32"/>
    <w:rsid w:val="002A47D5"/>
    <w:rsid w:val="002B0B83"/>
    <w:rsid w:val="002B47EE"/>
    <w:rsid w:val="002B66B2"/>
    <w:rsid w:val="002B6DF9"/>
    <w:rsid w:val="002C0789"/>
    <w:rsid w:val="002C6E35"/>
    <w:rsid w:val="002C753C"/>
    <w:rsid w:val="002C7973"/>
    <w:rsid w:val="002D11C9"/>
    <w:rsid w:val="002D7E7C"/>
    <w:rsid w:val="002E0AF1"/>
    <w:rsid w:val="002E1951"/>
    <w:rsid w:val="002F2BFC"/>
    <w:rsid w:val="00301937"/>
    <w:rsid w:val="003117ED"/>
    <w:rsid w:val="003150BB"/>
    <w:rsid w:val="00315918"/>
    <w:rsid w:val="00317E09"/>
    <w:rsid w:val="003239C0"/>
    <w:rsid w:val="003301B6"/>
    <w:rsid w:val="003329A2"/>
    <w:rsid w:val="00333BE1"/>
    <w:rsid w:val="003419A5"/>
    <w:rsid w:val="00345EA7"/>
    <w:rsid w:val="00347A58"/>
    <w:rsid w:val="00347E25"/>
    <w:rsid w:val="003529C5"/>
    <w:rsid w:val="00353FBE"/>
    <w:rsid w:val="00354509"/>
    <w:rsid w:val="003570BA"/>
    <w:rsid w:val="003608EB"/>
    <w:rsid w:val="0036198C"/>
    <w:rsid w:val="0036257D"/>
    <w:rsid w:val="003677C0"/>
    <w:rsid w:val="00367A02"/>
    <w:rsid w:val="00375436"/>
    <w:rsid w:val="00375867"/>
    <w:rsid w:val="0038302B"/>
    <w:rsid w:val="00383773"/>
    <w:rsid w:val="0038502C"/>
    <w:rsid w:val="003870E3"/>
    <w:rsid w:val="003904F1"/>
    <w:rsid w:val="00392624"/>
    <w:rsid w:val="003936A5"/>
    <w:rsid w:val="003965B7"/>
    <w:rsid w:val="003A04AF"/>
    <w:rsid w:val="003A25CD"/>
    <w:rsid w:val="003A4D35"/>
    <w:rsid w:val="003B1E5D"/>
    <w:rsid w:val="003B57AB"/>
    <w:rsid w:val="003B5ACE"/>
    <w:rsid w:val="003B5B20"/>
    <w:rsid w:val="003B61DF"/>
    <w:rsid w:val="003B7E9A"/>
    <w:rsid w:val="003C60FC"/>
    <w:rsid w:val="003C6964"/>
    <w:rsid w:val="003C6D4A"/>
    <w:rsid w:val="003C7F15"/>
    <w:rsid w:val="003D3FAC"/>
    <w:rsid w:val="003D714A"/>
    <w:rsid w:val="003E0D24"/>
    <w:rsid w:val="003E17BB"/>
    <w:rsid w:val="003E1BF4"/>
    <w:rsid w:val="003E1DE2"/>
    <w:rsid w:val="003E59A1"/>
    <w:rsid w:val="003E77E0"/>
    <w:rsid w:val="003E7ED2"/>
    <w:rsid w:val="003F008D"/>
    <w:rsid w:val="003F2102"/>
    <w:rsid w:val="003F2C7D"/>
    <w:rsid w:val="003F30BD"/>
    <w:rsid w:val="003F3F27"/>
    <w:rsid w:val="003F6003"/>
    <w:rsid w:val="00401ECB"/>
    <w:rsid w:val="00405233"/>
    <w:rsid w:val="004055B2"/>
    <w:rsid w:val="00405DE0"/>
    <w:rsid w:val="00406031"/>
    <w:rsid w:val="00406A74"/>
    <w:rsid w:val="0041569E"/>
    <w:rsid w:val="00425E58"/>
    <w:rsid w:val="004351BB"/>
    <w:rsid w:val="00437B6C"/>
    <w:rsid w:val="00443A9D"/>
    <w:rsid w:val="00447427"/>
    <w:rsid w:val="00447C24"/>
    <w:rsid w:val="004533CC"/>
    <w:rsid w:val="00456581"/>
    <w:rsid w:val="00460C96"/>
    <w:rsid w:val="004661F8"/>
    <w:rsid w:val="00467C43"/>
    <w:rsid w:val="00470223"/>
    <w:rsid w:val="00473C99"/>
    <w:rsid w:val="00473FEE"/>
    <w:rsid w:val="00474189"/>
    <w:rsid w:val="00474580"/>
    <w:rsid w:val="00475A71"/>
    <w:rsid w:val="00477D31"/>
    <w:rsid w:val="00480BC8"/>
    <w:rsid w:val="00481BCC"/>
    <w:rsid w:val="00483616"/>
    <w:rsid w:val="00483B0E"/>
    <w:rsid w:val="00486C5C"/>
    <w:rsid w:val="004900D1"/>
    <w:rsid w:val="00493030"/>
    <w:rsid w:val="004931E1"/>
    <w:rsid w:val="00495299"/>
    <w:rsid w:val="0049575F"/>
    <w:rsid w:val="0049685A"/>
    <w:rsid w:val="004A0512"/>
    <w:rsid w:val="004A13D2"/>
    <w:rsid w:val="004A202C"/>
    <w:rsid w:val="004B0433"/>
    <w:rsid w:val="004C206F"/>
    <w:rsid w:val="004C289C"/>
    <w:rsid w:val="004D2923"/>
    <w:rsid w:val="004D6EEA"/>
    <w:rsid w:val="004D70E0"/>
    <w:rsid w:val="004E0BDA"/>
    <w:rsid w:val="004F1DBB"/>
    <w:rsid w:val="004F5F16"/>
    <w:rsid w:val="00501973"/>
    <w:rsid w:val="005020E0"/>
    <w:rsid w:val="00503CFD"/>
    <w:rsid w:val="00514A91"/>
    <w:rsid w:val="00523976"/>
    <w:rsid w:val="00534562"/>
    <w:rsid w:val="005373BF"/>
    <w:rsid w:val="00541116"/>
    <w:rsid w:val="0054344D"/>
    <w:rsid w:val="00545779"/>
    <w:rsid w:val="00546F49"/>
    <w:rsid w:val="00547BCB"/>
    <w:rsid w:val="0055079A"/>
    <w:rsid w:val="005607D9"/>
    <w:rsid w:val="00561ADF"/>
    <w:rsid w:val="00565DA4"/>
    <w:rsid w:val="00565EDB"/>
    <w:rsid w:val="005764CB"/>
    <w:rsid w:val="0058399E"/>
    <w:rsid w:val="00593A9D"/>
    <w:rsid w:val="005945DB"/>
    <w:rsid w:val="005953A1"/>
    <w:rsid w:val="005A67EF"/>
    <w:rsid w:val="005A7FB3"/>
    <w:rsid w:val="005B07E1"/>
    <w:rsid w:val="005C1E7C"/>
    <w:rsid w:val="005C2501"/>
    <w:rsid w:val="005C3644"/>
    <w:rsid w:val="005C4DB4"/>
    <w:rsid w:val="005D72B5"/>
    <w:rsid w:val="005D7C9F"/>
    <w:rsid w:val="005E1566"/>
    <w:rsid w:val="005F0BFD"/>
    <w:rsid w:val="005F5F60"/>
    <w:rsid w:val="005F7A9E"/>
    <w:rsid w:val="006039CC"/>
    <w:rsid w:val="00604622"/>
    <w:rsid w:val="00605609"/>
    <w:rsid w:val="006103D3"/>
    <w:rsid w:val="00613158"/>
    <w:rsid w:val="0062058E"/>
    <w:rsid w:val="0062677F"/>
    <w:rsid w:val="00630FF9"/>
    <w:rsid w:val="006317DA"/>
    <w:rsid w:val="00633F05"/>
    <w:rsid w:val="00634515"/>
    <w:rsid w:val="00643429"/>
    <w:rsid w:val="00644D5D"/>
    <w:rsid w:val="00652CE9"/>
    <w:rsid w:val="00656E67"/>
    <w:rsid w:val="00660040"/>
    <w:rsid w:val="006606DB"/>
    <w:rsid w:val="00662DC3"/>
    <w:rsid w:val="006654E6"/>
    <w:rsid w:val="0067148D"/>
    <w:rsid w:val="006717D8"/>
    <w:rsid w:val="0067188C"/>
    <w:rsid w:val="0067374E"/>
    <w:rsid w:val="00675F1C"/>
    <w:rsid w:val="00684D12"/>
    <w:rsid w:val="0068558B"/>
    <w:rsid w:val="006921D3"/>
    <w:rsid w:val="006966C9"/>
    <w:rsid w:val="006A559E"/>
    <w:rsid w:val="006B090D"/>
    <w:rsid w:val="006B256C"/>
    <w:rsid w:val="006B2624"/>
    <w:rsid w:val="006B5925"/>
    <w:rsid w:val="006B69A3"/>
    <w:rsid w:val="006B6E93"/>
    <w:rsid w:val="006C07FF"/>
    <w:rsid w:val="006C5986"/>
    <w:rsid w:val="006C797A"/>
    <w:rsid w:val="006D1005"/>
    <w:rsid w:val="006D46D2"/>
    <w:rsid w:val="006D612D"/>
    <w:rsid w:val="006D6508"/>
    <w:rsid w:val="006E0B0D"/>
    <w:rsid w:val="006E1555"/>
    <w:rsid w:val="006E3968"/>
    <w:rsid w:val="006E792D"/>
    <w:rsid w:val="006F1521"/>
    <w:rsid w:val="006F2B2B"/>
    <w:rsid w:val="006F3706"/>
    <w:rsid w:val="006F7A6E"/>
    <w:rsid w:val="00702AA3"/>
    <w:rsid w:val="00702D22"/>
    <w:rsid w:val="0070531C"/>
    <w:rsid w:val="00707370"/>
    <w:rsid w:val="0070737C"/>
    <w:rsid w:val="0071386D"/>
    <w:rsid w:val="00713C00"/>
    <w:rsid w:val="00717787"/>
    <w:rsid w:val="00720C04"/>
    <w:rsid w:val="00720C22"/>
    <w:rsid w:val="00723959"/>
    <w:rsid w:val="00730103"/>
    <w:rsid w:val="007347AB"/>
    <w:rsid w:val="00736228"/>
    <w:rsid w:val="00737140"/>
    <w:rsid w:val="00740697"/>
    <w:rsid w:val="00740A9B"/>
    <w:rsid w:val="00740C64"/>
    <w:rsid w:val="00740D06"/>
    <w:rsid w:val="007415B9"/>
    <w:rsid w:val="0074161E"/>
    <w:rsid w:val="00742CC3"/>
    <w:rsid w:val="00743547"/>
    <w:rsid w:val="0074609A"/>
    <w:rsid w:val="00752CF1"/>
    <w:rsid w:val="007530D5"/>
    <w:rsid w:val="0075353D"/>
    <w:rsid w:val="00754631"/>
    <w:rsid w:val="007563D8"/>
    <w:rsid w:val="00762A3E"/>
    <w:rsid w:val="00762C21"/>
    <w:rsid w:val="00765712"/>
    <w:rsid w:val="0076725B"/>
    <w:rsid w:val="00774795"/>
    <w:rsid w:val="0077716F"/>
    <w:rsid w:val="00792022"/>
    <w:rsid w:val="00794565"/>
    <w:rsid w:val="00796889"/>
    <w:rsid w:val="007A27AE"/>
    <w:rsid w:val="007A3B16"/>
    <w:rsid w:val="007A3F3B"/>
    <w:rsid w:val="007A533F"/>
    <w:rsid w:val="007B00E4"/>
    <w:rsid w:val="007B0832"/>
    <w:rsid w:val="007B09EF"/>
    <w:rsid w:val="007C07E6"/>
    <w:rsid w:val="007C0979"/>
    <w:rsid w:val="007C0C5F"/>
    <w:rsid w:val="007C21BE"/>
    <w:rsid w:val="007C4584"/>
    <w:rsid w:val="007C7783"/>
    <w:rsid w:val="007D228D"/>
    <w:rsid w:val="007D3BFC"/>
    <w:rsid w:val="007E0349"/>
    <w:rsid w:val="007E1D12"/>
    <w:rsid w:val="007E26E9"/>
    <w:rsid w:val="007E38F9"/>
    <w:rsid w:val="007E3A15"/>
    <w:rsid w:val="007E480B"/>
    <w:rsid w:val="007E480C"/>
    <w:rsid w:val="007E6D92"/>
    <w:rsid w:val="007F0979"/>
    <w:rsid w:val="007F11A6"/>
    <w:rsid w:val="007F30D2"/>
    <w:rsid w:val="007F31E8"/>
    <w:rsid w:val="007F6C33"/>
    <w:rsid w:val="007F7169"/>
    <w:rsid w:val="0080376A"/>
    <w:rsid w:val="00804187"/>
    <w:rsid w:val="00804200"/>
    <w:rsid w:val="00806A0D"/>
    <w:rsid w:val="008108AA"/>
    <w:rsid w:val="00811831"/>
    <w:rsid w:val="00812257"/>
    <w:rsid w:val="008122F2"/>
    <w:rsid w:val="0081650A"/>
    <w:rsid w:val="00826FD6"/>
    <w:rsid w:val="00827B38"/>
    <w:rsid w:val="00830002"/>
    <w:rsid w:val="00830849"/>
    <w:rsid w:val="00830DE6"/>
    <w:rsid w:val="00833EF8"/>
    <w:rsid w:val="008341A3"/>
    <w:rsid w:val="0083456E"/>
    <w:rsid w:val="008350D9"/>
    <w:rsid w:val="00836606"/>
    <w:rsid w:val="00837B52"/>
    <w:rsid w:val="00837FBC"/>
    <w:rsid w:val="008420A8"/>
    <w:rsid w:val="00842831"/>
    <w:rsid w:val="00851024"/>
    <w:rsid w:val="008518C9"/>
    <w:rsid w:val="008528F5"/>
    <w:rsid w:val="0085484B"/>
    <w:rsid w:val="00864739"/>
    <w:rsid w:val="00865FAB"/>
    <w:rsid w:val="00873261"/>
    <w:rsid w:val="00874966"/>
    <w:rsid w:val="00880C50"/>
    <w:rsid w:val="008848E7"/>
    <w:rsid w:val="00887569"/>
    <w:rsid w:val="00896AA1"/>
    <w:rsid w:val="00897216"/>
    <w:rsid w:val="00897AC5"/>
    <w:rsid w:val="008A2903"/>
    <w:rsid w:val="008A5A82"/>
    <w:rsid w:val="008B12B7"/>
    <w:rsid w:val="008B16D3"/>
    <w:rsid w:val="008C0C8A"/>
    <w:rsid w:val="008D30E4"/>
    <w:rsid w:val="008D37BE"/>
    <w:rsid w:val="008E0684"/>
    <w:rsid w:val="008E3C23"/>
    <w:rsid w:val="008E4D94"/>
    <w:rsid w:val="008E6C57"/>
    <w:rsid w:val="008F1644"/>
    <w:rsid w:val="0090152A"/>
    <w:rsid w:val="00901F00"/>
    <w:rsid w:val="00902360"/>
    <w:rsid w:val="00903468"/>
    <w:rsid w:val="00905113"/>
    <w:rsid w:val="009102DA"/>
    <w:rsid w:val="00912B7E"/>
    <w:rsid w:val="00913B38"/>
    <w:rsid w:val="0091692F"/>
    <w:rsid w:val="0092024C"/>
    <w:rsid w:val="009209BA"/>
    <w:rsid w:val="00920D4C"/>
    <w:rsid w:val="00924A63"/>
    <w:rsid w:val="009250DE"/>
    <w:rsid w:val="009347D7"/>
    <w:rsid w:val="009351D2"/>
    <w:rsid w:val="0094751C"/>
    <w:rsid w:val="00950E09"/>
    <w:rsid w:val="00954F03"/>
    <w:rsid w:val="0095503F"/>
    <w:rsid w:val="009600B4"/>
    <w:rsid w:val="00975296"/>
    <w:rsid w:val="00976AD7"/>
    <w:rsid w:val="00981D8D"/>
    <w:rsid w:val="009853AA"/>
    <w:rsid w:val="00990864"/>
    <w:rsid w:val="009944D9"/>
    <w:rsid w:val="00995B77"/>
    <w:rsid w:val="009A0526"/>
    <w:rsid w:val="009A0FAA"/>
    <w:rsid w:val="009A5784"/>
    <w:rsid w:val="009B3813"/>
    <w:rsid w:val="009B3F53"/>
    <w:rsid w:val="009B449F"/>
    <w:rsid w:val="009B53A9"/>
    <w:rsid w:val="009B638F"/>
    <w:rsid w:val="009B6FC8"/>
    <w:rsid w:val="009B7DC3"/>
    <w:rsid w:val="009C0556"/>
    <w:rsid w:val="009C145C"/>
    <w:rsid w:val="009D1D10"/>
    <w:rsid w:val="009D24DC"/>
    <w:rsid w:val="009D2DD6"/>
    <w:rsid w:val="009E2015"/>
    <w:rsid w:val="009E2C1C"/>
    <w:rsid w:val="009E5455"/>
    <w:rsid w:val="009E7F61"/>
    <w:rsid w:val="009F05B3"/>
    <w:rsid w:val="009F72BF"/>
    <w:rsid w:val="00A00D76"/>
    <w:rsid w:val="00A0399D"/>
    <w:rsid w:val="00A049C5"/>
    <w:rsid w:val="00A04E10"/>
    <w:rsid w:val="00A06EEA"/>
    <w:rsid w:val="00A14392"/>
    <w:rsid w:val="00A153F2"/>
    <w:rsid w:val="00A2097E"/>
    <w:rsid w:val="00A23A1D"/>
    <w:rsid w:val="00A270E6"/>
    <w:rsid w:val="00A31513"/>
    <w:rsid w:val="00A31842"/>
    <w:rsid w:val="00A40F83"/>
    <w:rsid w:val="00A43AFF"/>
    <w:rsid w:val="00A44E2C"/>
    <w:rsid w:val="00A51EAC"/>
    <w:rsid w:val="00A539BE"/>
    <w:rsid w:val="00A541A6"/>
    <w:rsid w:val="00A75F72"/>
    <w:rsid w:val="00A81BAE"/>
    <w:rsid w:val="00A86E86"/>
    <w:rsid w:val="00A922E1"/>
    <w:rsid w:val="00A925F2"/>
    <w:rsid w:val="00A930CE"/>
    <w:rsid w:val="00A950F3"/>
    <w:rsid w:val="00A955B0"/>
    <w:rsid w:val="00A957DC"/>
    <w:rsid w:val="00A9734F"/>
    <w:rsid w:val="00AA0FE6"/>
    <w:rsid w:val="00AA28DD"/>
    <w:rsid w:val="00AA5A53"/>
    <w:rsid w:val="00AB027B"/>
    <w:rsid w:val="00AB2724"/>
    <w:rsid w:val="00AC33DD"/>
    <w:rsid w:val="00AC4734"/>
    <w:rsid w:val="00AD160D"/>
    <w:rsid w:val="00AD7977"/>
    <w:rsid w:val="00AE1DDD"/>
    <w:rsid w:val="00AE407B"/>
    <w:rsid w:val="00AE4522"/>
    <w:rsid w:val="00AE71FC"/>
    <w:rsid w:val="00AE7828"/>
    <w:rsid w:val="00AF4DFF"/>
    <w:rsid w:val="00AF62A8"/>
    <w:rsid w:val="00B04E3E"/>
    <w:rsid w:val="00B05BD7"/>
    <w:rsid w:val="00B1520B"/>
    <w:rsid w:val="00B176F3"/>
    <w:rsid w:val="00B210AA"/>
    <w:rsid w:val="00B24895"/>
    <w:rsid w:val="00B25237"/>
    <w:rsid w:val="00B25D63"/>
    <w:rsid w:val="00B301C8"/>
    <w:rsid w:val="00B314E8"/>
    <w:rsid w:val="00B34B3A"/>
    <w:rsid w:val="00B35277"/>
    <w:rsid w:val="00B36356"/>
    <w:rsid w:val="00B4024A"/>
    <w:rsid w:val="00B42BC5"/>
    <w:rsid w:val="00B4316D"/>
    <w:rsid w:val="00B44541"/>
    <w:rsid w:val="00B45F59"/>
    <w:rsid w:val="00B47867"/>
    <w:rsid w:val="00B50DEF"/>
    <w:rsid w:val="00B537B1"/>
    <w:rsid w:val="00B54F2D"/>
    <w:rsid w:val="00B56B9A"/>
    <w:rsid w:val="00B57780"/>
    <w:rsid w:val="00B63FC1"/>
    <w:rsid w:val="00B73148"/>
    <w:rsid w:val="00B74299"/>
    <w:rsid w:val="00B75AB0"/>
    <w:rsid w:val="00B81443"/>
    <w:rsid w:val="00B8293A"/>
    <w:rsid w:val="00B8554D"/>
    <w:rsid w:val="00B87A00"/>
    <w:rsid w:val="00B94A57"/>
    <w:rsid w:val="00BA041B"/>
    <w:rsid w:val="00BA2A6D"/>
    <w:rsid w:val="00BB7BC2"/>
    <w:rsid w:val="00BC277F"/>
    <w:rsid w:val="00BC4E02"/>
    <w:rsid w:val="00BC72EB"/>
    <w:rsid w:val="00BC7FBB"/>
    <w:rsid w:val="00BD237B"/>
    <w:rsid w:val="00BD308F"/>
    <w:rsid w:val="00BD3BDA"/>
    <w:rsid w:val="00BE1134"/>
    <w:rsid w:val="00BE45D4"/>
    <w:rsid w:val="00BF1C64"/>
    <w:rsid w:val="00BF31DC"/>
    <w:rsid w:val="00BF4F96"/>
    <w:rsid w:val="00BF54FA"/>
    <w:rsid w:val="00BF7BE5"/>
    <w:rsid w:val="00C023B1"/>
    <w:rsid w:val="00C041A1"/>
    <w:rsid w:val="00C055D4"/>
    <w:rsid w:val="00C07D0C"/>
    <w:rsid w:val="00C10D96"/>
    <w:rsid w:val="00C213E4"/>
    <w:rsid w:val="00C23E63"/>
    <w:rsid w:val="00C25739"/>
    <w:rsid w:val="00C31A99"/>
    <w:rsid w:val="00C31DF4"/>
    <w:rsid w:val="00C3468A"/>
    <w:rsid w:val="00C3474E"/>
    <w:rsid w:val="00C44AEA"/>
    <w:rsid w:val="00C46525"/>
    <w:rsid w:val="00C468D5"/>
    <w:rsid w:val="00C60686"/>
    <w:rsid w:val="00C61D78"/>
    <w:rsid w:val="00C633AE"/>
    <w:rsid w:val="00C669C6"/>
    <w:rsid w:val="00C73EF1"/>
    <w:rsid w:val="00C75C88"/>
    <w:rsid w:val="00C77EC0"/>
    <w:rsid w:val="00C85A60"/>
    <w:rsid w:val="00C87110"/>
    <w:rsid w:val="00C93CAB"/>
    <w:rsid w:val="00C96D84"/>
    <w:rsid w:val="00C97BF2"/>
    <w:rsid w:val="00CA1AA6"/>
    <w:rsid w:val="00CA6E89"/>
    <w:rsid w:val="00CB0A11"/>
    <w:rsid w:val="00CC4276"/>
    <w:rsid w:val="00CC66D9"/>
    <w:rsid w:val="00CC7723"/>
    <w:rsid w:val="00CD0B0A"/>
    <w:rsid w:val="00CD1750"/>
    <w:rsid w:val="00CD181C"/>
    <w:rsid w:val="00CD3EE7"/>
    <w:rsid w:val="00CD4981"/>
    <w:rsid w:val="00CE072D"/>
    <w:rsid w:val="00CE689B"/>
    <w:rsid w:val="00CF0AFB"/>
    <w:rsid w:val="00D00672"/>
    <w:rsid w:val="00D00E0D"/>
    <w:rsid w:val="00D0154C"/>
    <w:rsid w:val="00D02292"/>
    <w:rsid w:val="00D03B01"/>
    <w:rsid w:val="00D04290"/>
    <w:rsid w:val="00D07664"/>
    <w:rsid w:val="00D12E0E"/>
    <w:rsid w:val="00D175B1"/>
    <w:rsid w:val="00D17A34"/>
    <w:rsid w:val="00D21D1A"/>
    <w:rsid w:val="00D2370D"/>
    <w:rsid w:val="00D27AF1"/>
    <w:rsid w:val="00D3037D"/>
    <w:rsid w:val="00D30965"/>
    <w:rsid w:val="00D31914"/>
    <w:rsid w:val="00D34B6C"/>
    <w:rsid w:val="00D404C4"/>
    <w:rsid w:val="00D405BF"/>
    <w:rsid w:val="00D45DF1"/>
    <w:rsid w:val="00D46447"/>
    <w:rsid w:val="00D46449"/>
    <w:rsid w:val="00D506D1"/>
    <w:rsid w:val="00D55F4E"/>
    <w:rsid w:val="00D63361"/>
    <w:rsid w:val="00D806DD"/>
    <w:rsid w:val="00D8455C"/>
    <w:rsid w:val="00D96F77"/>
    <w:rsid w:val="00DA32F6"/>
    <w:rsid w:val="00DA71A3"/>
    <w:rsid w:val="00DB1048"/>
    <w:rsid w:val="00DB5084"/>
    <w:rsid w:val="00DC1D9C"/>
    <w:rsid w:val="00DC2170"/>
    <w:rsid w:val="00DC2A1F"/>
    <w:rsid w:val="00DC520A"/>
    <w:rsid w:val="00DD4C83"/>
    <w:rsid w:val="00DD6B31"/>
    <w:rsid w:val="00DE2053"/>
    <w:rsid w:val="00DF0E2B"/>
    <w:rsid w:val="00DF16DE"/>
    <w:rsid w:val="00E00F5A"/>
    <w:rsid w:val="00E01F11"/>
    <w:rsid w:val="00E04B87"/>
    <w:rsid w:val="00E07890"/>
    <w:rsid w:val="00E107C9"/>
    <w:rsid w:val="00E136A4"/>
    <w:rsid w:val="00E13F58"/>
    <w:rsid w:val="00E15E4D"/>
    <w:rsid w:val="00E15F14"/>
    <w:rsid w:val="00E2401B"/>
    <w:rsid w:val="00E248AE"/>
    <w:rsid w:val="00E2624E"/>
    <w:rsid w:val="00E274C9"/>
    <w:rsid w:val="00E32776"/>
    <w:rsid w:val="00E402DC"/>
    <w:rsid w:val="00E41F89"/>
    <w:rsid w:val="00E44733"/>
    <w:rsid w:val="00E54001"/>
    <w:rsid w:val="00E55F8A"/>
    <w:rsid w:val="00E5765E"/>
    <w:rsid w:val="00E62BB1"/>
    <w:rsid w:val="00E64CE2"/>
    <w:rsid w:val="00E70E16"/>
    <w:rsid w:val="00E75FB8"/>
    <w:rsid w:val="00E819D4"/>
    <w:rsid w:val="00E84D7B"/>
    <w:rsid w:val="00E871C7"/>
    <w:rsid w:val="00E8785A"/>
    <w:rsid w:val="00E90AC9"/>
    <w:rsid w:val="00E90B36"/>
    <w:rsid w:val="00E94442"/>
    <w:rsid w:val="00E9655F"/>
    <w:rsid w:val="00E96684"/>
    <w:rsid w:val="00EA49C9"/>
    <w:rsid w:val="00EA7224"/>
    <w:rsid w:val="00EB2A55"/>
    <w:rsid w:val="00EC248E"/>
    <w:rsid w:val="00EC3E92"/>
    <w:rsid w:val="00EC5BE0"/>
    <w:rsid w:val="00EC7C50"/>
    <w:rsid w:val="00ED64B7"/>
    <w:rsid w:val="00EE3C92"/>
    <w:rsid w:val="00EE5181"/>
    <w:rsid w:val="00EE708A"/>
    <w:rsid w:val="00EE7CC6"/>
    <w:rsid w:val="00EF2B66"/>
    <w:rsid w:val="00EF3265"/>
    <w:rsid w:val="00EF7443"/>
    <w:rsid w:val="00F0090B"/>
    <w:rsid w:val="00F00CF5"/>
    <w:rsid w:val="00F01ED5"/>
    <w:rsid w:val="00F036C6"/>
    <w:rsid w:val="00F05FC1"/>
    <w:rsid w:val="00F14660"/>
    <w:rsid w:val="00F1790B"/>
    <w:rsid w:val="00F17E1D"/>
    <w:rsid w:val="00F20B12"/>
    <w:rsid w:val="00F22401"/>
    <w:rsid w:val="00F23484"/>
    <w:rsid w:val="00F23B30"/>
    <w:rsid w:val="00F245A1"/>
    <w:rsid w:val="00F330F2"/>
    <w:rsid w:val="00F35372"/>
    <w:rsid w:val="00F362AF"/>
    <w:rsid w:val="00F43B9A"/>
    <w:rsid w:val="00F461D7"/>
    <w:rsid w:val="00F47B3C"/>
    <w:rsid w:val="00F529E8"/>
    <w:rsid w:val="00F541D5"/>
    <w:rsid w:val="00F5478D"/>
    <w:rsid w:val="00F54A3B"/>
    <w:rsid w:val="00F558A4"/>
    <w:rsid w:val="00F61B2B"/>
    <w:rsid w:val="00F67A82"/>
    <w:rsid w:val="00F70D50"/>
    <w:rsid w:val="00F77443"/>
    <w:rsid w:val="00F80B77"/>
    <w:rsid w:val="00F82BFF"/>
    <w:rsid w:val="00F8508D"/>
    <w:rsid w:val="00F85E8A"/>
    <w:rsid w:val="00F872E5"/>
    <w:rsid w:val="00F90C91"/>
    <w:rsid w:val="00F914CB"/>
    <w:rsid w:val="00F96C8C"/>
    <w:rsid w:val="00F96F4F"/>
    <w:rsid w:val="00F97691"/>
    <w:rsid w:val="00FA0363"/>
    <w:rsid w:val="00FB0230"/>
    <w:rsid w:val="00FB1660"/>
    <w:rsid w:val="00FB16F5"/>
    <w:rsid w:val="00FB6A5E"/>
    <w:rsid w:val="00FB6FC9"/>
    <w:rsid w:val="00FC03AA"/>
    <w:rsid w:val="00FC5D73"/>
    <w:rsid w:val="00FD1AA4"/>
    <w:rsid w:val="00FD1FD8"/>
    <w:rsid w:val="00FD71CE"/>
    <w:rsid w:val="00FD7A7F"/>
    <w:rsid w:val="00FE1C0E"/>
    <w:rsid w:val="00FE6697"/>
    <w:rsid w:val="00FF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1EF0B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semiHidden="0" w:unhideWhenUsed="0" w:qFormat="1"/>
    <w:lsdException w:name="heading 8" w:uiPriority="9" w:qFormat="1"/>
    <w:lsdException w:name="heading 9" w:uiPriority="9" w:qFormat="1"/>
    <w:lsdException w:name="index 1"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0"/>
    <w:lsdException w:name="annotation text" w:unhideWhenUsed="0"/>
    <w:lsdException w:name="header" w:uiPriority="0" w:unhideWhenUsed="0"/>
    <w:lsdException w:name="footer" w:unhideWhenUsed="0"/>
    <w:lsdException w:name="index heading" w:unhideWhenUsed="0"/>
    <w:lsdException w:name="caption" w:uiPriority="35" w:qFormat="1"/>
    <w:lsdException w:name="annotation reference" w:unhideWhenUsed="0"/>
    <w:lsdException w:name="List Bullet 5" w:unhideWhenUsed="0"/>
    <w:lsdException w:name="List Number 3" w:unhideWhenUsed="0"/>
    <w:lsdException w:name="Title" w:semiHidden="0" w:uiPriority="10" w:unhideWhenUsed="0" w:qFormat="1"/>
    <w:lsdException w:name="Default Paragraph Font" w:uiPriority="1" w:unhideWhenUsed="0"/>
    <w:lsdException w:name="Subtitle" w:semiHidden="0" w:uiPriority="11" w:unhideWhenUsed="0" w:qFormat="1"/>
    <w:lsdException w:name="Block Text" w:unhideWhenUsed="0"/>
    <w:lsdException w:name="Strong" w:semiHidden="0" w:uiPriority="22" w:unhideWhenUsed="0" w:qFormat="1"/>
    <w:lsdException w:name="Emphasis" w:semiHidden="0" w:uiPriority="20" w:unhideWhenUsed="0" w:qFormat="1"/>
    <w:lsdException w:name="annotation subject" w:unhideWhenUsed="0"/>
    <w:lsdException w:name="Balloon Text" w:unhideWhenUsed="0"/>
    <w:lsdException w:name="Table Grid"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489"/>
    <w:rPr>
      <w:sz w:val="20"/>
      <w:szCs w:val="20"/>
    </w:rPr>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link w:val="Heading2Char"/>
    <w:qFormat/>
    <w:rsid w:val="00F330F2"/>
    <w:pPr>
      <w:keepNext/>
      <w:numPr>
        <w:ilvl w:val="1"/>
        <w:numId w:val="1"/>
      </w:numPr>
      <w:pBdr>
        <w:top w:val="single" w:sz="4" w:space="1" w:color="auto"/>
      </w:pBdr>
      <w:tabs>
        <w:tab w:val="clear" w:pos="1800"/>
        <w:tab w:val="num" w:pos="-2606"/>
        <w:tab w:val="num" w:pos="1080"/>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F330F2"/>
    <w:pPr>
      <w:keepNext/>
      <w:numPr>
        <w:ilvl w:val="2"/>
        <w:numId w:val="2"/>
      </w:numPr>
      <w:tabs>
        <w:tab w:val="clear" w:pos="-2606"/>
        <w:tab w:val="left" w:pos="-2600"/>
        <w:tab w:val="num" w:pos="1080"/>
        <w:tab w:val="num" w:pos="1800"/>
      </w:tabs>
      <w:spacing w:before="480"/>
      <w:ind w:left="0" w:hanging="36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7C009C"/>
    <w:rPr>
      <w:rFonts w:ascii="Arial" w:hAnsi="Arial"/>
      <w:b/>
      <w:i/>
      <w:szCs w:val="20"/>
    </w:rPr>
  </w:style>
  <w:style w:type="character" w:customStyle="1" w:styleId="Heading3Char">
    <w:name w:val="Heading 3 Char"/>
    <w:aliases w:val="h3 Char,h31 Char,h32 Char"/>
    <w:basedOn w:val="DefaultParagraphFont"/>
    <w:link w:val="Heading3"/>
    <w:uiPriority w:val="99"/>
    <w:rsid w:val="003150BB"/>
    <w:rPr>
      <w:rFonts w:ascii="Arial Black" w:hAnsi="Arial Black"/>
      <w:szCs w:val="20"/>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character" w:customStyle="1" w:styleId="HeaderChar">
    <w:name w:val="Header Char"/>
    <w:basedOn w:val="DefaultParagraphFont"/>
    <w:link w:val="Header"/>
    <w:rsid w:val="007C009C"/>
    <w:rPr>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7C009C"/>
    <w:rPr>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numPr>
        <w:numId w:val="4"/>
      </w:numPr>
      <w:tabs>
        <w:tab w:val="num" w:pos="1080"/>
      </w:tabs>
      <w:ind w:left="108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7C009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7C009C"/>
    <w:rPr>
      <w:sz w:val="0"/>
      <w:szCs w:val="0"/>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uiPriority w:val="99"/>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425E58"/>
    <w:rPr>
      <w:rFonts w:ascii="Calibri" w:hAnsi="Calibri"/>
    </w:rPr>
  </w:style>
  <w:style w:type="paragraph" w:customStyle="1" w:styleId="NormalBullet">
    <w:name w:val="Normal Bullet"/>
    <w:basedOn w:val="Normal"/>
    <w:uiPriority w:val="99"/>
    <w:rsid w:val="00D02292"/>
    <w:pPr>
      <w:numPr>
        <w:numId w:val="5"/>
      </w:numPr>
      <w:spacing w:before="120"/>
      <w:ind w:left="0" w:firstLine="0"/>
    </w:pPr>
    <w:rPr>
      <w:rFonts w:ascii="Arial" w:hAnsi="Arial"/>
    </w:rPr>
  </w:style>
  <w:style w:type="paragraph" w:customStyle="1" w:styleId="BulletB1Number">
    <w:name w:val="Bullet B (1. Number)"/>
    <w:basedOn w:val="Normal"/>
    <w:uiPriority w:val="99"/>
    <w:rsid w:val="00D02292"/>
    <w:pPr>
      <w:suppressAutoHyphens/>
      <w:spacing w:before="120"/>
      <w:ind w:left="720" w:hanging="360"/>
    </w:pPr>
  </w:style>
  <w:style w:type="paragraph" w:customStyle="1" w:styleId="Style17">
    <w:name w:val="Style17"/>
    <w:basedOn w:val="Heading1"/>
    <w:link w:val="Style17Char"/>
    <w:qFormat/>
    <w:rsid w:val="003E0D24"/>
    <w:rPr>
      <w:rFonts w:asciiTheme="minorHAnsi" w:hAnsiTheme="minorHAnsi"/>
      <w:b w:val="0"/>
      <w:bCs/>
      <w:sz w:val="20"/>
    </w:rPr>
  </w:style>
  <w:style w:type="paragraph" w:customStyle="1" w:styleId="Style18">
    <w:name w:val="Style18"/>
    <w:basedOn w:val="Heading1"/>
    <w:link w:val="Style18Char"/>
    <w:qFormat/>
    <w:rsid w:val="003E0D24"/>
    <w:pPr>
      <w:jc w:val="right"/>
    </w:pPr>
    <w:rPr>
      <w:rFonts w:asciiTheme="minorHAnsi" w:hAnsiTheme="minorHAnsi"/>
      <w:b w:val="0"/>
      <w:bCs/>
      <w:sz w:val="20"/>
    </w:rPr>
  </w:style>
  <w:style w:type="character" w:customStyle="1" w:styleId="Style17Char">
    <w:name w:val="Style17 Char"/>
    <w:basedOn w:val="Heading1Char"/>
    <w:link w:val="Style17"/>
    <w:rsid w:val="003E0D24"/>
    <w:rPr>
      <w:rFonts w:asciiTheme="minorHAnsi" w:hAnsiTheme="minorHAnsi" w:cs="Times New Roman"/>
      <w:b w:val="0"/>
      <w:bCs/>
      <w:sz w:val="20"/>
      <w:szCs w:val="20"/>
    </w:rPr>
  </w:style>
  <w:style w:type="paragraph" w:customStyle="1" w:styleId="Style19">
    <w:name w:val="Style19"/>
    <w:basedOn w:val="Normal"/>
    <w:link w:val="Style19Char"/>
    <w:qFormat/>
    <w:rsid w:val="003E0D24"/>
    <w:pPr>
      <w:tabs>
        <w:tab w:val="right" w:pos="10543"/>
      </w:tabs>
    </w:pPr>
    <w:rPr>
      <w:rFonts w:asciiTheme="minorHAnsi" w:hAnsiTheme="minorHAnsi"/>
      <w:bCs/>
    </w:rPr>
  </w:style>
  <w:style w:type="character" w:customStyle="1" w:styleId="Style18Char">
    <w:name w:val="Style18 Char"/>
    <w:basedOn w:val="Heading1Char"/>
    <w:link w:val="Style18"/>
    <w:rsid w:val="003E0D24"/>
    <w:rPr>
      <w:rFonts w:asciiTheme="minorHAnsi" w:hAnsiTheme="minorHAnsi" w:cs="Times New Roman"/>
      <w:b w:val="0"/>
      <w:bCs/>
      <w:sz w:val="20"/>
      <w:szCs w:val="20"/>
    </w:rPr>
  </w:style>
  <w:style w:type="paragraph" w:customStyle="1" w:styleId="Style20">
    <w:name w:val="Style20"/>
    <w:basedOn w:val="Normal"/>
    <w:link w:val="Style20Char"/>
    <w:qFormat/>
    <w:rsid w:val="003E0D24"/>
    <w:rPr>
      <w:rFonts w:asciiTheme="minorHAnsi" w:hAnsiTheme="minorHAnsi"/>
      <w:sz w:val="12"/>
      <w:szCs w:val="12"/>
    </w:rPr>
  </w:style>
  <w:style w:type="character" w:customStyle="1" w:styleId="Style19Char">
    <w:name w:val="Style19 Char"/>
    <w:basedOn w:val="DefaultParagraphFont"/>
    <w:link w:val="Style19"/>
    <w:rsid w:val="003E0D24"/>
    <w:rPr>
      <w:rFonts w:asciiTheme="minorHAnsi" w:hAnsiTheme="minorHAnsi"/>
      <w:bCs/>
      <w:sz w:val="20"/>
      <w:szCs w:val="20"/>
    </w:rPr>
  </w:style>
  <w:style w:type="character" w:customStyle="1" w:styleId="Style20Char">
    <w:name w:val="Style20 Char"/>
    <w:basedOn w:val="DefaultParagraphFont"/>
    <w:link w:val="Style20"/>
    <w:rsid w:val="003E0D24"/>
    <w:rPr>
      <w:rFonts w:asciiTheme="minorHAnsi" w:hAnsiTheme="minorHAnsi"/>
      <w:sz w:val="12"/>
      <w:szCs w:val="12"/>
    </w:rPr>
  </w:style>
  <w:style w:type="character" w:customStyle="1" w:styleId="StyleCalibri">
    <w:name w:val="Style Calibri"/>
    <w:basedOn w:val="DefaultParagraphFont"/>
    <w:rsid w:val="00F5478D"/>
    <w:rPr>
      <w:rFonts w:ascii="Calibri" w:hAnsi="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semiHidden="0" w:unhideWhenUsed="0" w:qFormat="1"/>
    <w:lsdException w:name="heading 8" w:uiPriority="9" w:qFormat="1"/>
    <w:lsdException w:name="heading 9" w:uiPriority="9" w:qFormat="1"/>
    <w:lsdException w:name="index 1"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0"/>
    <w:lsdException w:name="annotation text" w:unhideWhenUsed="0"/>
    <w:lsdException w:name="header" w:uiPriority="0" w:unhideWhenUsed="0"/>
    <w:lsdException w:name="footer" w:unhideWhenUsed="0"/>
    <w:lsdException w:name="index heading" w:unhideWhenUsed="0"/>
    <w:lsdException w:name="caption" w:uiPriority="35" w:qFormat="1"/>
    <w:lsdException w:name="annotation reference" w:unhideWhenUsed="0"/>
    <w:lsdException w:name="List Bullet 5" w:unhideWhenUsed="0"/>
    <w:lsdException w:name="List Number 3" w:unhideWhenUsed="0"/>
    <w:lsdException w:name="Title" w:semiHidden="0" w:uiPriority="10" w:unhideWhenUsed="0" w:qFormat="1"/>
    <w:lsdException w:name="Default Paragraph Font" w:uiPriority="1" w:unhideWhenUsed="0"/>
    <w:lsdException w:name="Subtitle" w:semiHidden="0" w:uiPriority="11" w:unhideWhenUsed="0" w:qFormat="1"/>
    <w:lsdException w:name="Block Text" w:unhideWhenUsed="0"/>
    <w:lsdException w:name="Strong" w:semiHidden="0" w:uiPriority="22" w:unhideWhenUsed="0" w:qFormat="1"/>
    <w:lsdException w:name="Emphasis" w:semiHidden="0" w:uiPriority="20" w:unhideWhenUsed="0" w:qFormat="1"/>
    <w:lsdException w:name="annotation subject" w:unhideWhenUsed="0"/>
    <w:lsdException w:name="Balloon Text" w:unhideWhenUsed="0"/>
    <w:lsdException w:name="Table Grid"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489"/>
    <w:rPr>
      <w:sz w:val="20"/>
      <w:szCs w:val="20"/>
    </w:rPr>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link w:val="Heading2Char"/>
    <w:qFormat/>
    <w:rsid w:val="00F330F2"/>
    <w:pPr>
      <w:keepNext/>
      <w:numPr>
        <w:ilvl w:val="1"/>
        <w:numId w:val="1"/>
      </w:numPr>
      <w:pBdr>
        <w:top w:val="single" w:sz="4" w:space="1" w:color="auto"/>
      </w:pBdr>
      <w:tabs>
        <w:tab w:val="clear" w:pos="1800"/>
        <w:tab w:val="num" w:pos="-2606"/>
        <w:tab w:val="num" w:pos="1080"/>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F330F2"/>
    <w:pPr>
      <w:keepNext/>
      <w:numPr>
        <w:ilvl w:val="2"/>
        <w:numId w:val="2"/>
      </w:numPr>
      <w:tabs>
        <w:tab w:val="clear" w:pos="-2606"/>
        <w:tab w:val="left" w:pos="-2600"/>
        <w:tab w:val="num" w:pos="1080"/>
        <w:tab w:val="num" w:pos="1800"/>
      </w:tabs>
      <w:spacing w:before="480"/>
      <w:ind w:left="0" w:hanging="36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7C009C"/>
    <w:rPr>
      <w:rFonts w:ascii="Arial" w:hAnsi="Arial"/>
      <w:b/>
      <w:i/>
      <w:szCs w:val="20"/>
    </w:rPr>
  </w:style>
  <w:style w:type="character" w:customStyle="1" w:styleId="Heading3Char">
    <w:name w:val="Heading 3 Char"/>
    <w:aliases w:val="h3 Char,h31 Char,h32 Char"/>
    <w:basedOn w:val="DefaultParagraphFont"/>
    <w:link w:val="Heading3"/>
    <w:uiPriority w:val="99"/>
    <w:rsid w:val="003150BB"/>
    <w:rPr>
      <w:rFonts w:ascii="Arial Black" w:hAnsi="Arial Black"/>
      <w:szCs w:val="20"/>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character" w:customStyle="1" w:styleId="HeaderChar">
    <w:name w:val="Header Char"/>
    <w:basedOn w:val="DefaultParagraphFont"/>
    <w:link w:val="Header"/>
    <w:rsid w:val="007C009C"/>
    <w:rPr>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7C009C"/>
    <w:rPr>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numPr>
        <w:numId w:val="4"/>
      </w:numPr>
      <w:tabs>
        <w:tab w:val="num" w:pos="1080"/>
      </w:tabs>
      <w:ind w:left="108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7C009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7C009C"/>
    <w:rPr>
      <w:sz w:val="0"/>
      <w:szCs w:val="0"/>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uiPriority w:val="99"/>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425E58"/>
    <w:rPr>
      <w:rFonts w:ascii="Calibri" w:hAnsi="Calibri"/>
    </w:rPr>
  </w:style>
  <w:style w:type="paragraph" w:customStyle="1" w:styleId="NormalBullet">
    <w:name w:val="Normal Bullet"/>
    <w:basedOn w:val="Normal"/>
    <w:uiPriority w:val="99"/>
    <w:rsid w:val="00D02292"/>
    <w:pPr>
      <w:numPr>
        <w:numId w:val="5"/>
      </w:numPr>
      <w:spacing w:before="120"/>
      <w:ind w:left="0" w:firstLine="0"/>
    </w:pPr>
    <w:rPr>
      <w:rFonts w:ascii="Arial" w:hAnsi="Arial"/>
    </w:rPr>
  </w:style>
  <w:style w:type="paragraph" w:customStyle="1" w:styleId="BulletB1Number">
    <w:name w:val="Bullet B (1. Number)"/>
    <w:basedOn w:val="Normal"/>
    <w:uiPriority w:val="99"/>
    <w:rsid w:val="00D02292"/>
    <w:pPr>
      <w:suppressAutoHyphens/>
      <w:spacing w:before="120"/>
      <w:ind w:left="720" w:hanging="360"/>
    </w:pPr>
  </w:style>
  <w:style w:type="paragraph" w:customStyle="1" w:styleId="Style17">
    <w:name w:val="Style17"/>
    <w:basedOn w:val="Heading1"/>
    <w:link w:val="Style17Char"/>
    <w:qFormat/>
    <w:rsid w:val="003E0D24"/>
    <w:rPr>
      <w:rFonts w:asciiTheme="minorHAnsi" w:hAnsiTheme="minorHAnsi"/>
      <w:b w:val="0"/>
      <w:bCs/>
      <w:sz w:val="20"/>
    </w:rPr>
  </w:style>
  <w:style w:type="paragraph" w:customStyle="1" w:styleId="Style18">
    <w:name w:val="Style18"/>
    <w:basedOn w:val="Heading1"/>
    <w:link w:val="Style18Char"/>
    <w:qFormat/>
    <w:rsid w:val="003E0D24"/>
    <w:pPr>
      <w:jc w:val="right"/>
    </w:pPr>
    <w:rPr>
      <w:rFonts w:asciiTheme="minorHAnsi" w:hAnsiTheme="minorHAnsi"/>
      <w:b w:val="0"/>
      <w:bCs/>
      <w:sz w:val="20"/>
    </w:rPr>
  </w:style>
  <w:style w:type="character" w:customStyle="1" w:styleId="Style17Char">
    <w:name w:val="Style17 Char"/>
    <w:basedOn w:val="Heading1Char"/>
    <w:link w:val="Style17"/>
    <w:rsid w:val="003E0D24"/>
    <w:rPr>
      <w:rFonts w:asciiTheme="minorHAnsi" w:hAnsiTheme="minorHAnsi" w:cs="Times New Roman"/>
      <w:b w:val="0"/>
      <w:bCs/>
      <w:sz w:val="20"/>
      <w:szCs w:val="20"/>
    </w:rPr>
  </w:style>
  <w:style w:type="paragraph" w:customStyle="1" w:styleId="Style19">
    <w:name w:val="Style19"/>
    <w:basedOn w:val="Normal"/>
    <w:link w:val="Style19Char"/>
    <w:qFormat/>
    <w:rsid w:val="003E0D24"/>
    <w:pPr>
      <w:tabs>
        <w:tab w:val="right" w:pos="10543"/>
      </w:tabs>
    </w:pPr>
    <w:rPr>
      <w:rFonts w:asciiTheme="minorHAnsi" w:hAnsiTheme="minorHAnsi"/>
      <w:bCs/>
    </w:rPr>
  </w:style>
  <w:style w:type="character" w:customStyle="1" w:styleId="Style18Char">
    <w:name w:val="Style18 Char"/>
    <w:basedOn w:val="Heading1Char"/>
    <w:link w:val="Style18"/>
    <w:rsid w:val="003E0D24"/>
    <w:rPr>
      <w:rFonts w:asciiTheme="minorHAnsi" w:hAnsiTheme="minorHAnsi" w:cs="Times New Roman"/>
      <w:b w:val="0"/>
      <w:bCs/>
      <w:sz w:val="20"/>
      <w:szCs w:val="20"/>
    </w:rPr>
  </w:style>
  <w:style w:type="paragraph" w:customStyle="1" w:styleId="Style20">
    <w:name w:val="Style20"/>
    <w:basedOn w:val="Normal"/>
    <w:link w:val="Style20Char"/>
    <w:qFormat/>
    <w:rsid w:val="003E0D24"/>
    <w:rPr>
      <w:rFonts w:asciiTheme="minorHAnsi" w:hAnsiTheme="minorHAnsi"/>
      <w:sz w:val="12"/>
      <w:szCs w:val="12"/>
    </w:rPr>
  </w:style>
  <w:style w:type="character" w:customStyle="1" w:styleId="Style19Char">
    <w:name w:val="Style19 Char"/>
    <w:basedOn w:val="DefaultParagraphFont"/>
    <w:link w:val="Style19"/>
    <w:rsid w:val="003E0D24"/>
    <w:rPr>
      <w:rFonts w:asciiTheme="minorHAnsi" w:hAnsiTheme="minorHAnsi"/>
      <w:bCs/>
      <w:sz w:val="20"/>
      <w:szCs w:val="20"/>
    </w:rPr>
  </w:style>
  <w:style w:type="character" w:customStyle="1" w:styleId="Style20Char">
    <w:name w:val="Style20 Char"/>
    <w:basedOn w:val="DefaultParagraphFont"/>
    <w:link w:val="Style20"/>
    <w:rsid w:val="003E0D24"/>
    <w:rPr>
      <w:rFonts w:asciiTheme="minorHAnsi" w:hAnsiTheme="minorHAnsi"/>
      <w:sz w:val="12"/>
      <w:szCs w:val="12"/>
    </w:rPr>
  </w:style>
  <w:style w:type="character" w:customStyle="1" w:styleId="StyleCalibri">
    <w:name w:val="Style Calibri"/>
    <w:basedOn w:val="DefaultParagraphFont"/>
    <w:rsid w:val="00F5478D"/>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346719">
      <w:bodyDiv w:val="1"/>
      <w:marLeft w:val="0"/>
      <w:marRight w:val="0"/>
      <w:marTop w:val="0"/>
      <w:marBottom w:val="0"/>
      <w:divBdr>
        <w:top w:val="none" w:sz="0" w:space="0" w:color="auto"/>
        <w:left w:val="none" w:sz="0" w:space="0" w:color="auto"/>
        <w:bottom w:val="none" w:sz="0" w:space="0" w:color="auto"/>
        <w:right w:val="none" w:sz="0" w:space="0" w:color="auto"/>
      </w:divBdr>
    </w:div>
    <w:div w:id="302201336">
      <w:bodyDiv w:val="1"/>
      <w:marLeft w:val="0"/>
      <w:marRight w:val="0"/>
      <w:marTop w:val="0"/>
      <w:marBottom w:val="0"/>
      <w:divBdr>
        <w:top w:val="none" w:sz="0" w:space="0" w:color="auto"/>
        <w:left w:val="none" w:sz="0" w:space="0" w:color="auto"/>
        <w:bottom w:val="none" w:sz="0" w:space="0" w:color="auto"/>
        <w:right w:val="none" w:sz="0" w:space="0" w:color="auto"/>
      </w:divBdr>
    </w:div>
    <w:div w:id="49487967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80F965-59E8-4B36-9370-96F99AD60FDE}">
  <ds:schemaRefs>
    <ds:schemaRef ds:uri="http://schemas.openxmlformats.org/officeDocument/2006/bibliography"/>
  </ds:schemaRefs>
</ds:datastoreItem>
</file>

<file path=customXml/itemProps2.xml><?xml version="1.0" encoding="utf-8"?>
<ds:datastoreItem xmlns:ds="http://schemas.openxmlformats.org/officeDocument/2006/customXml" ds:itemID="{C862AE7D-DED4-4454-AF7A-A489E3711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4736</Words>
  <Characters>27000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31673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2015-06-09T18:14:00Z</dcterms:created>
  <dcterms:modified xsi:type="dcterms:W3CDTF">2017-04-07T20:53:00Z</dcterms:modified>
</cp:coreProperties>
</file>