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15" w:type="dxa"/>
          <w:right w:w="115" w:type="dxa"/>
        </w:tblCellMar>
        <w:tblLook w:val="00A0" w:firstRow="1" w:lastRow="0" w:firstColumn="1" w:lastColumn="0" w:noHBand="0" w:noVBand="0"/>
      </w:tblPr>
      <w:tblGrid>
        <w:gridCol w:w="589"/>
        <w:gridCol w:w="4656"/>
        <w:gridCol w:w="5785"/>
      </w:tblGrid>
      <w:tr w:rsidR="000F29F6" w:rsidRPr="00DA4823" w14:paraId="67F4AC16" w14:textId="77777777" w:rsidTr="008B0F77">
        <w:tc>
          <w:tcPr>
            <w:tcW w:w="11016" w:type="dxa"/>
            <w:gridSpan w:val="3"/>
            <w:vAlign w:val="center"/>
          </w:tcPr>
          <w:p w14:paraId="67F4AC15"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bookmarkStart w:id="0" w:name="_GoBack"/>
            <w:bookmarkEnd w:id="0"/>
            <w:r w:rsidRPr="003C6DC1">
              <w:rPr>
                <w:rFonts w:asciiTheme="minorHAnsi" w:hAnsiTheme="minorHAnsi"/>
                <w:b/>
                <w:szCs w:val="18"/>
              </w:rPr>
              <w:t>A. Building Air Leakage – General Information</w:t>
            </w:r>
          </w:p>
        </w:tc>
      </w:tr>
      <w:tr w:rsidR="000F29F6" w:rsidRPr="00DA4823" w14:paraId="67F4AC1A" w14:textId="77777777" w:rsidTr="008B0F77">
        <w:trPr>
          <w:trHeight w:val="158"/>
        </w:trPr>
        <w:tc>
          <w:tcPr>
            <w:tcW w:w="588" w:type="dxa"/>
            <w:vAlign w:val="center"/>
          </w:tcPr>
          <w:p w14:paraId="67F4AC17"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01</w:t>
            </w:r>
          </w:p>
        </w:tc>
        <w:tc>
          <w:tcPr>
            <w:tcW w:w="4650" w:type="dxa"/>
            <w:vAlign w:val="center"/>
          </w:tcPr>
          <w:p w14:paraId="67F4AC18" w14:textId="6A732AD5" w:rsidR="000F29F6" w:rsidRPr="00DA4823" w:rsidRDefault="000F29F6" w:rsidP="00DA4823">
            <w:pPr>
              <w:rPr>
                <w:rFonts w:asciiTheme="minorHAnsi" w:hAnsiTheme="minorHAnsi"/>
                <w:sz w:val="18"/>
                <w:szCs w:val="18"/>
              </w:rPr>
            </w:pPr>
            <w:r w:rsidRPr="00DA4823">
              <w:rPr>
                <w:rFonts w:asciiTheme="minorHAnsi" w:hAnsiTheme="minorHAnsi"/>
                <w:sz w:val="18"/>
                <w:szCs w:val="18"/>
              </w:rPr>
              <w:t>Test Procedure Used</w:t>
            </w:r>
          </w:p>
        </w:tc>
        <w:tc>
          <w:tcPr>
            <w:tcW w:w="5778" w:type="dxa"/>
          </w:tcPr>
          <w:p w14:paraId="67F4AC19" w14:textId="77777777" w:rsidR="000F29F6" w:rsidRPr="00DA4823" w:rsidRDefault="000F29F6" w:rsidP="00DA4823">
            <w:pPr>
              <w:rPr>
                <w:rFonts w:asciiTheme="minorHAnsi" w:hAnsiTheme="minorHAnsi"/>
                <w:sz w:val="18"/>
                <w:szCs w:val="18"/>
              </w:rPr>
            </w:pPr>
          </w:p>
        </w:tc>
      </w:tr>
      <w:tr w:rsidR="000F29F6" w:rsidRPr="00DA4823" w14:paraId="67F4AC1E" w14:textId="77777777" w:rsidTr="008B0F77">
        <w:trPr>
          <w:trHeight w:val="158"/>
        </w:trPr>
        <w:tc>
          <w:tcPr>
            <w:tcW w:w="588" w:type="dxa"/>
            <w:vAlign w:val="center"/>
          </w:tcPr>
          <w:p w14:paraId="67F4AC1B"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02</w:t>
            </w:r>
          </w:p>
        </w:tc>
        <w:tc>
          <w:tcPr>
            <w:tcW w:w="4650" w:type="dxa"/>
            <w:vAlign w:val="center"/>
          </w:tcPr>
          <w:p w14:paraId="67F4AC1C" w14:textId="5F3F2F01" w:rsidR="000F29F6" w:rsidRPr="00DA4823" w:rsidRDefault="000F29F6" w:rsidP="00DA4823">
            <w:pPr>
              <w:rPr>
                <w:rFonts w:asciiTheme="minorHAnsi" w:hAnsiTheme="minorHAnsi"/>
                <w:sz w:val="18"/>
                <w:szCs w:val="18"/>
              </w:rPr>
            </w:pPr>
            <w:r w:rsidRPr="00DA4823">
              <w:rPr>
                <w:rFonts w:asciiTheme="minorHAnsi" w:hAnsiTheme="minorHAnsi"/>
                <w:sz w:val="18"/>
                <w:szCs w:val="18"/>
              </w:rPr>
              <w:t>Building Air Leakage Target from CF1R</w:t>
            </w:r>
          </w:p>
        </w:tc>
        <w:tc>
          <w:tcPr>
            <w:tcW w:w="5778" w:type="dxa"/>
          </w:tcPr>
          <w:p w14:paraId="67F4AC1D" w14:textId="77777777" w:rsidR="000F29F6" w:rsidRPr="00DA4823" w:rsidRDefault="000F29F6" w:rsidP="00DA4823">
            <w:pPr>
              <w:rPr>
                <w:rFonts w:asciiTheme="minorHAnsi" w:hAnsiTheme="minorHAnsi"/>
                <w:sz w:val="18"/>
                <w:szCs w:val="18"/>
              </w:rPr>
            </w:pPr>
          </w:p>
        </w:tc>
      </w:tr>
      <w:tr w:rsidR="000F29F6" w:rsidRPr="00DA4823" w14:paraId="67F4AC22" w14:textId="77777777" w:rsidTr="008B0F77">
        <w:trPr>
          <w:trHeight w:val="158"/>
        </w:trPr>
        <w:tc>
          <w:tcPr>
            <w:tcW w:w="588" w:type="dxa"/>
            <w:vAlign w:val="center"/>
          </w:tcPr>
          <w:p w14:paraId="67F4AC1F" w14:textId="77777777" w:rsidR="000F29F6" w:rsidRPr="00DA4823" w:rsidRDefault="000F29F6" w:rsidP="00DA4823">
            <w:pPr>
              <w:jc w:val="center"/>
              <w:rPr>
                <w:rFonts w:asciiTheme="minorHAnsi" w:hAnsiTheme="minorHAnsi"/>
                <w:b/>
                <w:sz w:val="18"/>
                <w:szCs w:val="18"/>
              </w:rPr>
            </w:pPr>
            <w:r w:rsidRPr="00DA4823">
              <w:rPr>
                <w:rFonts w:asciiTheme="minorHAnsi" w:hAnsiTheme="minorHAnsi"/>
                <w:sz w:val="18"/>
                <w:szCs w:val="18"/>
              </w:rPr>
              <w:t>03</w:t>
            </w:r>
          </w:p>
        </w:tc>
        <w:tc>
          <w:tcPr>
            <w:tcW w:w="4650" w:type="dxa"/>
            <w:vAlign w:val="center"/>
          </w:tcPr>
          <w:p w14:paraId="67F4AC20" w14:textId="2878D8D3" w:rsidR="000F29F6" w:rsidRPr="00DA4823" w:rsidRDefault="000F29F6" w:rsidP="00DC2E7F">
            <w:pPr>
              <w:rPr>
                <w:rFonts w:asciiTheme="minorHAnsi" w:hAnsiTheme="minorHAnsi"/>
                <w:sz w:val="18"/>
                <w:szCs w:val="18"/>
              </w:rPr>
            </w:pPr>
            <w:r w:rsidRPr="00DA4823">
              <w:rPr>
                <w:rFonts w:asciiTheme="minorHAnsi" w:hAnsiTheme="minorHAnsi"/>
                <w:sz w:val="18"/>
                <w:szCs w:val="18"/>
              </w:rPr>
              <w:t>Indoor Temperature During Test (</w:t>
            </w:r>
            <w:r w:rsidR="00DC2E7F">
              <w:rPr>
                <w:rFonts w:asciiTheme="minorHAnsi" w:hAnsiTheme="minorHAnsi"/>
                <w:sz w:val="18"/>
                <w:szCs w:val="18"/>
              </w:rPr>
              <w:t>°</w:t>
            </w:r>
            <w:r w:rsidRPr="00DA4823">
              <w:rPr>
                <w:rFonts w:asciiTheme="minorHAnsi" w:hAnsiTheme="minorHAnsi"/>
                <w:sz w:val="18"/>
                <w:szCs w:val="18"/>
              </w:rPr>
              <w:t>F)</w:t>
            </w:r>
          </w:p>
        </w:tc>
        <w:tc>
          <w:tcPr>
            <w:tcW w:w="5778" w:type="dxa"/>
          </w:tcPr>
          <w:p w14:paraId="67F4AC21" w14:textId="77777777" w:rsidR="000F29F6" w:rsidRPr="00DA4823" w:rsidRDefault="000F29F6" w:rsidP="00DA4823">
            <w:pPr>
              <w:tabs>
                <w:tab w:val="left" w:pos="2189"/>
              </w:tabs>
              <w:rPr>
                <w:rFonts w:asciiTheme="minorHAnsi" w:hAnsiTheme="minorHAnsi"/>
                <w:sz w:val="18"/>
                <w:szCs w:val="18"/>
              </w:rPr>
            </w:pPr>
          </w:p>
        </w:tc>
      </w:tr>
      <w:tr w:rsidR="000F29F6" w:rsidRPr="00DA4823" w14:paraId="67F4AC26" w14:textId="77777777" w:rsidTr="008B0F77">
        <w:trPr>
          <w:trHeight w:val="158"/>
        </w:trPr>
        <w:tc>
          <w:tcPr>
            <w:tcW w:w="588" w:type="dxa"/>
            <w:vAlign w:val="center"/>
          </w:tcPr>
          <w:p w14:paraId="67F4AC23" w14:textId="77777777" w:rsidR="000F29F6" w:rsidRPr="00DA4823" w:rsidRDefault="000F29F6" w:rsidP="00DA4823">
            <w:pPr>
              <w:jc w:val="center"/>
              <w:rPr>
                <w:rFonts w:asciiTheme="minorHAnsi" w:hAnsiTheme="minorHAnsi"/>
                <w:b/>
                <w:sz w:val="18"/>
                <w:szCs w:val="18"/>
              </w:rPr>
            </w:pPr>
            <w:r w:rsidRPr="00DA4823">
              <w:rPr>
                <w:rFonts w:asciiTheme="minorHAnsi" w:hAnsiTheme="minorHAnsi"/>
                <w:sz w:val="18"/>
                <w:szCs w:val="18"/>
              </w:rPr>
              <w:t>04</w:t>
            </w:r>
          </w:p>
        </w:tc>
        <w:tc>
          <w:tcPr>
            <w:tcW w:w="4650" w:type="dxa"/>
            <w:vAlign w:val="center"/>
          </w:tcPr>
          <w:p w14:paraId="67F4AC24" w14:textId="3F22DB83" w:rsidR="000F29F6" w:rsidRPr="00DA4823" w:rsidRDefault="000F29F6" w:rsidP="00DC2E7F">
            <w:pPr>
              <w:rPr>
                <w:rFonts w:asciiTheme="minorHAnsi" w:hAnsiTheme="minorHAnsi"/>
                <w:sz w:val="18"/>
                <w:szCs w:val="18"/>
              </w:rPr>
            </w:pPr>
            <w:r w:rsidRPr="00DA4823">
              <w:rPr>
                <w:rFonts w:asciiTheme="minorHAnsi" w:hAnsiTheme="minorHAnsi"/>
                <w:sz w:val="18"/>
                <w:szCs w:val="18"/>
              </w:rPr>
              <w:t>Outdoor Temperature During Test (</w:t>
            </w:r>
            <w:r w:rsidR="00DC2E7F">
              <w:rPr>
                <w:rFonts w:asciiTheme="minorHAnsi" w:hAnsiTheme="minorHAnsi"/>
                <w:sz w:val="18"/>
                <w:szCs w:val="18"/>
              </w:rPr>
              <w:t>°</w:t>
            </w:r>
            <w:r w:rsidRPr="00DA4823">
              <w:rPr>
                <w:rFonts w:asciiTheme="minorHAnsi" w:hAnsiTheme="minorHAnsi"/>
                <w:sz w:val="18"/>
                <w:szCs w:val="18"/>
              </w:rPr>
              <w:t>F)</w:t>
            </w:r>
          </w:p>
        </w:tc>
        <w:tc>
          <w:tcPr>
            <w:tcW w:w="5778" w:type="dxa"/>
          </w:tcPr>
          <w:p w14:paraId="67F4AC25" w14:textId="77777777" w:rsidR="000F29F6" w:rsidRPr="00DA4823" w:rsidRDefault="000F29F6" w:rsidP="00DA4823">
            <w:pPr>
              <w:rPr>
                <w:rFonts w:asciiTheme="minorHAnsi" w:hAnsiTheme="minorHAnsi"/>
                <w:sz w:val="18"/>
                <w:szCs w:val="18"/>
              </w:rPr>
            </w:pPr>
          </w:p>
        </w:tc>
      </w:tr>
      <w:tr w:rsidR="000F29F6" w:rsidRPr="00DA4823" w14:paraId="67F4AC2A" w14:textId="77777777" w:rsidTr="008B0F77">
        <w:trPr>
          <w:trHeight w:val="158"/>
        </w:trPr>
        <w:tc>
          <w:tcPr>
            <w:tcW w:w="588" w:type="dxa"/>
            <w:vAlign w:val="center"/>
          </w:tcPr>
          <w:p w14:paraId="67F4AC27"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05</w:t>
            </w:r>
          </w:p>
        </w:tc>
        <w:tc>
          <w:tcPr>
            <w:tcW w:w="4650" w:type="dxa"/>
            <w:vAlign w:val="center"/>
          </w:tcPr>
          <w:p w14:paraId="67F4AC28" w14:textId="5A7E7B5D" w:rsidR="000F29F6" w:rsidRPr="00DA4823" w:rsidRDefault="000F29F6" w:rsidP="00DA4823">
            <w:pPr>
              <w:rPr>
                <w:rFonts w:asciiTheme="minorHAnsi" w:hAnsiTheme="minorHAnsi"/>
                <w:sz w:val="18"/>
                <w:szCs w:val="18"/>
              </w:rPr>
            </w:pPr>
            <w:r w:rsidRPr="00DA4823">
              <w:rPr>
                <w:rFonts w:asciiTheme="minorHAnsi" w:hAnsiTheme="minorHAnsi"/>
                <w:sz w:val="18"/>
                <w:szCs w:val="18"/>
              </w:rPr>
              <w:t>Blower Door Location</w:t>
            </w:r>
          </w:p>
        </w:tc>
        <w:tc>
          <w:tcPr>
            <w:tcW w:w="5778" w:type="dxa"/>
          </w:tcPr>
          <w:p w14:paraId="67F4AC29" w14:textId="77777777" w:rsidR="000F29F6" w:rsidRPr="00DA4823" w:rsidRDefault="000F29F6" w:rsidP="00DA4823">
            <w:pPr>
              <w:rPr>
                <w:rFonts w:asciiTheme="minorHAnsi" w:hAnsiTheme="minorHAnsi"/>
                <w:sz w:val="18"/>
                <w:szCs w:val="18"/>
              </w:rPr>
            </w:pPr>
          </w:p>
        </w:tc>
      </w:tr>
      <w:tr w:rsidR="000F29F6" w:rsidRPr="00DA4823" w14:paraId="67F4AC2E" w14:textId="77777777" w:rsidTr="008B0F77">
        <w:trPr>
          <w:trHeight w:val="158"/>
        </w:trPr>
        <w:tc>
          <w:tcPr>
            <w:tcW w:w="588" w:type="dxa"/>
            <w:vAlign w:val="center"/>
          </w:tcPr>
          <w:p w14:paraId="67F4AC2B"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06</w:t>
            </w:r>
          </w:p>
        </w:tc>
        <w:tc>
          <w:tcPr>
            <w:tcW w:w="4650" w:type="dxa"/>
            <w:vAlign w:val="center"/>
          </w:tcPr>
          <w:p w14:paraId="67F4AC2C" w14:textId="414F745A" w:rsidR="000F29F6" w:rsidRPr="00DA4823" w:rsidDel="00752910" w:rsidRDefault="000F29F6" w:rsidP="00DA4823">
            <w:pPr>
              <w:rPr>
                <w:rFonts w:asciiTheme="minorHAnsi" w:hAnsiTheme="minorHAnsi"/>
                <w:sz w:val="18"/>
                <w:szCs w:val="18"/>
              </w:rPr>
            </w:pPr>
            <w:r w:rsidRPr="00DA4823">
              <w:rPr>
                <w:rFonts w:asciiTheme="minorHAnsi" w:hAnsiTheme="minorHAnsi"/>
                <w:sz w:val="18"/>
                <w:szCs w:val="18"/>
              </w:rPr>
              <w:t>Building Elevation (</w:t>
            </w:r>
            <w:proofErr w:type="spellStart"/>
            <w:r w:rsidRPr="00DA4823">
              <w:rPr>
                <w:rFonts w:asciiTheme="minorHAnsi" w:hAnsiTheme="minorHAnsi"/>
                <w:sz w:val="18"/>
                <w:szCs w:val="18"/>
              </w:rPr>
              <w:t>ft</w:t>
            </w:r>
            <w:proofErr w:type="spellEnd"/>
            <w:r w:rsidRPr="00DA4823">
              <w:rPr>
                <w:rFonts w:asciiTheme="minorHAnsi" w:hAnsiTheme="minorHAnsi"/>
                <w:sz w:val="18"/>
                <w:szCs w:val="18"/>
              </w:rPr>
              <w:t>)</w:t>
            </w:r>
          </w:p>
        </w:tc>
        <w:tc>
          <w:tcPr>
            <w:tcW w:w="5778" w:type="dxa"/>
          </w:tcPr>
          <w:p w14:paraId="67F4AC2D" w14:textId="77777777" w:rsidR="000F29F6" w:rsidRPr="00DA4823" w:rsidDel="00752910" w:rsidRDefault="000F29F6" w:rsidP="00DA4823">
            <w:pPr>
              <w:rPr>
                <w:rFonts w:asciiTheme="minorHAnsi" w:hAnsiTheme="minorHAnsi"/>
                <w:sz w:val="18"/>
                <w:szCs w:val="18"/>
              </w:rPr>
            </w:pPr>
          </w:p>
        </w:tc>
      </w:tr>
      <w:tr w:rsidR="000F29F6" w:rsidRPr="00DA4823" w14:paraId="67F4AC32" w14:textId="77777777" w:rsidTr="008B0F77">
        <w:trPr>
          <w:trHeight w:val="158"/>
        </w:trPr>
        <w:tc>
          <w:tcPr>
            <w:tcW w:w="588" w:type="dxa"/>
            <w:vAlign w:val="center"/>
          </w:tcPr>
          <w:p w14:paraId="67F4AC2F"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07</w:t>
            </w:r>
          </w:p>
        </w:tc>
        <w:tc>
          <w:tcPr>
            <w:tcW w:w="4650" w:type="dxa"/>
            <w:vAlign w:val="center"/>
          </w:tcPr>
          <w:p w14:paraId="67F4AC30" w14:textId="202F8B2C" w:rsidR="000F29F6" w:rsidRPr="00DA4823" w:rsidRDefault="000F29F6" w:rsidP="00DA4823">
            <w:pPr>
              <w:rPr>
                <w:rFonts w:asciiTheme="minorHAnsi" w:hAnsiTheme="minorHAnsi"/>
                <w:sz w:val="18"/>
                <w:szCs w:val="18"/>
              </w:rPr>
            </w:pPr>
            <w:r w:rsidRPr="00DA4823">
              <w:rPr>
                <w:rFonts w:asciiTheme="minorHAnsi" w:hAnsiTheme="minorHAnsi"/>
                <w:sz w:val="18"/>
                <w:szCs w:val="18"/>
              </w:rPr>
              <w:t>Building Volume (ft</w:t>
            </w:r>
            <w:r w:rsidRPr="003C6DC1">
              <w:rPr>
                <w:rFonts w:asciiTheme="minorHAnsi" w:hAnsiTheme="minorHAnsi"/>
                <w:sz w:val="18"/>
                <w:szCs w:val="18"/>
                <w:vertAlign w:val="superscript"/>
              </w:rPr>
              <w:t>3</w:t>
            </w:r>
            <w:r w:rsidRPr="00DA4823">
              <w:rPr>
                <w:rFonts w:asciiTheme="minorHAnsi" w:hAnsiTheme="minorHAnsi"/>
                <w:sz w:val="18"/>
                <w:szCs w:val="18"/>
              </w:rPr>
              <w:t>)</w:t>
            </w:r>
          </w:p>
        </w:tc>
        <w:tc>
          <w:tcPr>
            <w:tcW w:w="5778" w:type="dxa"/>
          </w:tcPr>
          <w:p w14:paraId="67F4AC31" w14:textId="77777777" w:rsidR="000F29F6" w:rsidRPr="00DA4823" w:rsidRDefault="000F29F6" w:rsidP="00DA4823">
            <w:pPr>
              <w:rPr>
                <w:rFonts w:asciiTheme="minorHAnsi" w:hAnsiTheme="minorHAnsi"/>
                <w:sz w:val="18"/>
                <w:szCs w:val="18"/>
              </w:rPr>
            </w:pPr>
          </w:p>
        </w:tc>
      </w:tr>
      <w:tr w:rsidR="000F29F6" w:rsidRPr="00DA4823" w14:paraId="67F4AC36" w14:textId="77777777" w:rsidTr="008B0F77">
        <w:trPr>
          <w:trHeight w:val="158"/>
        </w:trPr>
        <w:tc>
          <w:tcPr>
            <w:tcW w:w="588" w:type="dxa"/>
            <w:vAlign w:val="center"/>
          </w:tcPr>
          <w:p w14:paraId="67F4AC33" w14:textId="77777777" w:rsidR="000F29F6" w:rsidRPr="00DA4823" w:rsidDel="0053362D" w:rsidRDefault="000F29F6" w:rsidP="00DA4823">
            <w:pPr>
              <w:jc w:val="center"/>
              <w:rPr>
                <w:rFonts w:asciiTheme="minorHAnsi" w:hAnsiTheme="minorHAnsi"/>
                <w:sz w:val="18"/>
                <w:szCs w:val="18"/>
              </w:rPr>
            </w:pPr>
            <w:r w:rsidRPr="00DA4823">
              <w:rPr>
                <w:rFonts w:asciiTheme="minorHAnsi" w:hAnsiTheme="minorHAnsi"/>
                <w:sz w:val="18"/>
                <w:szCs w:val="18"/>
              </w:rPr>
              <w:t>08</w:t>
            </w:r>
          </w:p>
        </w:tc>
        <w:tc>
          <w:tcPr>
            <w:tcW w:w="4650" w:type="dxa"/>
            <w:vAlign w:val="center"/>
          </w:tcPr>
          <w:p w14:paraId="67F4AC34" w14:textId="5AFACEBB" w:rsidR="000F29F6" w:rsidRPr="00DA4823" w:rsidRDefault="000F29F6" w:rsidP="00DA4823">
            <w:pPr>
              <w:rPr>
                <w:rFonts w:asciiTheme="minorHAnsi" w:hAnsiTheme="minorHAnsi"/>
                <w:sz w:val="18"/>
                <w:szCs w:val="18"/>
              </w:rPr>
            </w:pPr>
            <w:r w:rsidRPr="00DA4823">
              <w:rPr>
                <w:rFonts w:asciiTheme="minorHAnsi" w:hAnsiTheme="minorHAnsi"/>
                <w:sz w:val="18"/>
                <w:szCs w:val="18"/>
              </w:rPr>
              <w:t>Date of the Diagnostic Test for this Dwelling</w:t>
            </w:r>
          </w:p>
        </w:tc>
        <w:tc>
          <w:tcPr>
            <w:tcW w:w="5778" w:type="dxa"/>
          </w:tcPr>
          <w:p w14:paraId="67F4AC35" w14:textId="77777777" w:rsidR="000F29F6" w:rsidRPr="00DA4823" w:rsidRDefault="000F29F6" w:rsidP="00DA4823">
            <w:pPr>
              <w:rPr>
                <w:rFonts w:asciiTheme="minorHAnsi" w:hAnsiTheme="minorHAnsi"/>
                <w:sz w:val="18"/>
                <w:szCs w:val="18"/>
              </w:rPr>
            </w:pPr>
          </w:p>
        </w:tc>
      </w:tr>
    </w:tbl>
    <w:p w14:paraId="67F4AC37" w14:textId="77777777" w:rsidR="000F29F6" w:rsidRPr="003C6DC1" w:rsidRDefault="000F29F6" w:rsidP="00DA4823">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0F29F6" w:rsidRPr="00DA4823" w14:paraId="67F4AC39" w14:textId="77777777" w:rsidTr="000D26AA">
        <w:tc>
          <w:tcPr>
            <w:tcW w:w="11016" w:type="dxa"/>
            <w:gridSpan w:val="9"/>
          </w:tcPr>
          <w:p w14:paraId="67F4AC38" w14:textId="77777777" w:rsidR="000F29F6" w:rsidRPr="00DA4823" w:rsidRDefault="000F29F6" w:rsidP="00DA4823">
            <w:pPr>
              <w:rPr>
                <w:rFonts w:asciiTheme="minorHAnsi" w:hAnsiTheme="minorHAnsi"/>
                <w:sz w:val="18"/>
                <w:szCs w:val="18"/>
              </w:rPr>
            </w:pPr>
            <w:r w:rsidRPr="003C6DC1">
              <w:rPr>
                <w:rFonts w:asciiTheme="minorHAnsi" w:hAnsiTheme="minorHAnsi"/>
                <w:b/>
                <w:szCs w:val="18"/>
              </w:rPr>
              <w:t>B. Diagnostic Equipment Information</w:t>
            </w:r>
          </w:p>
        </w:tc>
      </w:tr>
      <w:tr w:rsidR="000F29F6" w:rsidRPr="00DA4823" w14:paraId="67F4AC3D" w14:textId="77777777" w:rsidTr="000D26AA">
        <w:tc>
          <w:tcPr>
            <w:tcW w:w="590" w:type="dxa"/>
            <w:vAlign w:val="center"/>
          </w:tcPr>
          <w:p w14:paraId="67F4AC3A"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01</w:t>
            </w:r>
          </w:p>
        </w:tc>
        <w:tc>
          <w:tcPr>
            <w:tcW w:w="4925" w:type="dxa"/>
            <w:gridSpan w:val="4"/>
            <w:vAlign w:val="center"/>
          </w:tcPr>
          <w:p w14:paraId="67F4AC3B" w14:textId="62D9BB2A" w:rsidR="000F29F6" w:rsidRPr="00DA4823" w:rsidRDefault="000F29F6" w:rsidP="00DA4823">
            <w:pPr>
              <w:rPr>
                <w:rFonts w:asciiTheme="minorHAnsi" w:hAnsiTheme="minorHAnsi"/>
                <w:sz w:val="18"/>
                <w:szCs w:val="18"/>
              </w:rPr>
            </w:pPr>
            <w:r w:rsidRPr="00DA4823">
              <w:rPr>
                <w:rFonts w:asciiTheme="minorHAnsi" w:hAnsiTheme="minorHAnsi"/>
                <w:sz w:val="18"/>
                <w:szCs w:val="18"/>
              </w:rPr>
              <w:t>Number of Manometers Used to Measure Home Pressurization</w:t>
            </w:r>
          </w:p>
        </w:tc>
        <w:tc>
          <w:tcPr>
            <w:tcW w:w="5501" w:type="dxa"/>
            <w:gridSpan w:val="4"/>
          </w:tcPr>
          <w:p w14:paraId="67F4AC3C" w14:textId="77777777" w:rsidR="000F29F6" w:rsidRPr="00DA4823" w:rsidRDefault="000F29F6" w:rsidP="00DA4823">
            <w:pPr>
              <w:rPr>
                <w:rFonts w:asciiTheme="minorHAnsi" w:hAnsiTheme="minorHAnsi"/>
                <w:sz w:val="18"/>
                <w:szCs w:val="18"/>
              </w:rPr>
            </w:pPr>
          </w:p>
        </w:tc>
      </w:tr>
      <w:tr w:rsidR="000F29F6" w:rsidRPr="00DA4823" w14:paraId="67F4AC43" w14:textId="77777777" w:rsidTr="000D26AA">
        <w:tc>
          <w:tcPr>
            <w:tcW w:w="2203" w:type="dxa"/>
            <w:gridSpan w:val="2"/>
            <w:vAlign w:val="center"/>
          </w:tcPr>
          <w:p w14:paraId="67F4AC3E"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02</w:t>
            </w:r>
          </w:p>
        </w:tc>
        <w:tc>
          <w:tcPr>
            <w:tcW w:w="2203" w:type="dxa"/>
            <w:gridSpan w:val="2"/>
            <w:vAlign w:val="center"/>
          </w:tcPr>
          <w:p w14:paraId="67F4AC3F"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03</w:t>
            </w:r>
          </w:p>
        </w:tc>
        <w:tc>
          <w:tcPr>
            <w:tcW w:w="2203" w:type="dxa"/>
            <w:gridSpan w:val="2"/>
            <w:vAlign w:val="center"/>
          </w:tcPr>
          <w:p w14:paraId="67F4AC40"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04</w:t>
            </w:r>
          </w:p>
        </w:tc>
        <w:tc>
          <w:tcPr>
            <w:tcW w:w="2203" w:type="dxa"/>
            <w:gridSpan w:val="2"/>
            <w:vAlign w:val="center"/>
          </w:tcPr>
          <w:p w14:paraId="67F4AC41"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05</w:t>
            </w:r>
          </w:p>
        </w:tc>
        <w:tc>
          <w:tcPr>
            <w:tcW w:w="2204" w:type="dxa"/>
            <w:vAlign w:val="center"/>
          </w:tcPr>
          <w:p w14:paraId="67F4AC42"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06</w:t>
            </w:r>
          </w:p>
        </w:tc>
      </w:tr>
      <w:tr w:rsidR="000F29F6" w:rsidRPr="00DA4823" w14:paraId="67F4AC49" w14:textId="77777777" w:rsidTr="000D26AA">
        <w:tc>
          <w:tcPr>
            <w:tcW w:w="2203" w:type="dxa"/>
            <w:gridSpan w:val="2"/>
            <w:vAlign w:val="center"/>
          </w:tcPr>
          <w:p w14:paraId="67F4AC44"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Make</w:t>
            </w:r>
          </w:p>
        </w:tc>
        <w:tc>
          <w:tcPr>
            <w:tcW w:w="2203" w:type="dxa"/>
            <w:gridSpan w:val="2"/>
            <w:vAlign w:val="center"/>
          </w:tcPr>
          <w:p w14:paraId="67F4AC45"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Model</w:t>
            </w:r>
          </w:p>
        </w:tc>
        <w:tc>
          <w:tcPr>
            <w:tcW w:w="2203" w:type="dxa"/>
            <w:gridSpan w:val="2"/>
            <w:vAlign w:val="center"/>
          </w:tcPr>
          <w:p w14:paraId="67F4AC46"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Serial                          Number</w:t>
            </w:r>
          </w:p>
        </w:tc>
        <w:tc>
          <w:tcPr>
            <w:tcW w:w="2203" w:type="dxa"/>
            <w:gridSpan w:val="2"/>
            <w:vAlign w:val="center"/>
          </w:tcPr>
          <w:p w14:paraId="67F4AC47"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Calibration                      Date</w:t>
            </w:r>
          </w:p>
        </w:tc>
        <w:tc>
          <w:tcPr>
            <w:tcW w:w="2204" w:type="dxa"/>
            <w:vAlign w:val="center"/>
          </w:tcPr>
          <w:p w14:paraId="67F4AC48"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Calibration                   Status</w:t>
            </w:r>
          </w:p>
        </w:tc>
      </w:tr>
      <w:tr w:rsidR="000F29F6" w:rsidRPr="00DA4823" w14:paraId="67F4AC4F" w14:textId="77777777" w:rsidTr="00DC2E7F">
        <w:tc>
          <w:tcPr>
            <w:tcW w:w="2203" w:type="dxa"/>
            <w:gridSpan w:val="2"/>
            <w:tcBorders>
              <w:bottom w:val="single" w:sz="4" w:space="0" w:color="000000"/>
            </w:tcBorders>
            <w:vAlign w:val="center"/>
          </w:tcPr>
          <w:p w14:paraId="67F4AC4A"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AC4B"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AC4C"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AC4D" w14:textId="77777777" w:rsidR="000F29F6" w:rsidRPr="00DA4823" w:rsidRDefault="000F29F6" w:rsidP="00DA4823">
            <w:pPr>
              <w:jc w:val="center"/>
              <w:rPr>
                <w:rFonts w:asciiTheme="minorHAnsi" w:hAnsiTheme="minorHAnsi"/>
                <w:sz w:val="18"/>
                <w:szCs w:val="18"/>
              </w:rPr>
            </w:pPr>
          </w:p>
        </w:tc>
        <w:tc>
          <w:tcPr>
            <w:tcW w:w="2204" w:type="dxa"/>
            <w:tcBorders>
              <w:bottom w:val="single" w:sz="4" w:space="0" w:color="000000"/>
            </w:tcBorders>
            <w:vAlign w:val="center"/>
          </w:tcPr>
          <w:p w14:paraId="67F4AC4E" w14:textId="77777777" w:rsidR="000F29F6" w:rsidRPr="00DA4823" w:rsidRDefault="000F29F6" w:rsidP="00DA4823">
            <w:pPr>
              <w:jc w:val="center"/>
              <w:rPr>
                <w:rFonts w:asciiTheme="minorHAnsi" w:hAnsiTheme="minorHAnsi"/>
                <w:sz w:val="18"/>
                <w:szCs w:val="18"/>
              </w:rPr>
            </w:pPr>
          </w:p>
        </w:tc>
      </w:tr>
      <w:tr w:rsidR="000F29F6" w:rsidRPr="00DA4823" w14:paraId="67F4AC55" w14:textId="77777777" w:rsidTr="00DC2E7F">
        <w:tc>
          <w:tcPr>
            <w:tcW w:w="2203" w:type="dxa"/>
            <w:gridSpan w:val="2"/>
            <w:tcBorders>
              <w:bottom w:val="single" w:sz="4" w:space="0" w:color="000000"/>
            </w:tcBorders>
            <w:vAlign w:val="center"/>
          </w:tcPr>
          <w:p w14:paraId="67F4AC50"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AC51"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AC52"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AC53" w14:textId="77777777" w:rsidR="000F29F6" w:rsidRPr="00DA4823" w:rsidRDefault="000F29F6" w:rsidP="00DA4823">
            <w:pPr>
              <w:jc w:val="center"/>
              <w:rPr>
                <w:rFonts w:asciiTheme="minorHAnsi" w:hAnsiTheme="minorHAnsi"/>
                <w:sz w:val="18"/>
                <w:szCs w:val="18"/>
              </w:rPr>
            </w:pPr>
          </w:p>
        </w:tc>
        <w:tc>
          <w:tcPr>
            <w:tcW w:w="2204" w:type="dxa"/>
            <w:tcBorders>
              <w:bottom w:val="single" w:sz="4" w:space="0" w:color="000000"/>
            </w:tcBorders>
            <w:vAlign w:val="center"/>
          </w:tcPr>
          <w:p w14:paraId="67F4AC54" w14:textId="77777777" w:rsidR="000F29F6" w:rsidRPr="00DA4823" w:rsidRDefault="000F29F6" w:rsidP="00DA4823">
            <w:pPr>
              <w:jc w:val="center"/>
              <w:rPr>
                <w:rFonts w:asciiTheme="minorHAnsi" w:hAnsiTheme="minorHAnsi"/>
                <w:sz w:val="18"/>
                <w:szCs w:val="18"/>
              </w:rPr>
            </w:pPr>
          </w:p>
        </w:tc>
      </w:tr>
      <w:tr w:rsidR="000F29F6" w:rsidRPr="00DA4823" w14:paraId="67F4AC59" w14:textId="77777777" w:rsidTr="00DC2E7F">
        <w:tc>
          <w:tcPr>
            <w:tcW w:w="590" w:type="dxa"/>
            <w:tcBorders>
              <w:top w:val="single" w:sz="4" w:space="0" w:color="000000"/>
            </w:tcBorders>
            <w:vAlign w:val="center"/>
          </w:tcPr>
          <w:p w14:paraId="67F4AC56"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07</w:t>
            </w:r>
          </w:p>
        </w:tc>
        <w:tc>
          <w:tcPr>
            <w:tcW w:w="4925" w:type="dxa"/>
            <w:gridSpan w:val="4"/>
            <w:tcBorders>
              <w:top w:val="single" w:sz="4" w:space="0" w:color="000000"/>
            </w:tcBorders>
            <w:vAlign w:val="center"/>
          </w:tcPr>
          <w:p w14:paraId="67F4AC57"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67F4AC58" w14:textId="77777777" w:rsidR="000F29F6" w:rsidRPr="00DA4823" w:rsidRDefault="000F29F6" w:rsidP="00DA4823">
            <w:pPr>
              <w:rPr>
                <w:rFonts w:asciiTheme="minorHAnsi" w:hAnsiTheme="minorHAnsi"/>
                <w:sz w:val="18"/>
                <w:szCs w:val="18"/>
              </w:rPr>
            </w:pPr>
          </w:p>
        </w:tc>
      </w:tr>
      <w:tr w:rsidR="000F29F6" w:rsidRPr="00DA4823" w14:paraId="67F4AC5E" w14:textId="77777777" w:rsidTr="000D26AA">
        <w:tc>
          <w:tcPr>
            <w:tcW w:w="2765" w:type="dxa"/>
            <w:gridSpan w:val="3"/>
            <w:vAlign w:val="center"/>
          </w:tcPr>
          <w:p w14:paraId="67F4AC5A"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08</w:t>
            </w:r>
          </w:p>
        </w:tc>
        <w:tc>
          <w:tcPr>
            <w:tcW w:w="2750" w:type="dxa"/>
            <w:gridSpan w:val="2"/>
            <w:vAlign w:val="center"/>
          </w:tcPr>
          <w:p w14:paraId="67F4AC5B"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09</w:t>
            </w:r>
          </w:p>
        </w:tc>
        <w:tc>
          <w:tcPr>
            <w:tcW w:w="2750" w:type="dxa"/>
            <w:gridSpan w:val="2"/>
            <w:vAlign w:val="center"/>
          </w:tcPr>
          <w:p w14:paraId="67F4AC5C"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10</w:t>
            </w:r>
          </w:p>
        </w:tc>
        <w:tc>
          <w:tcPr>
            <w:tcW w:w="2751" w:type="dxa"/>
            <w:gridSpan w:val="2"/>
            <w:vAlign w:val="center"/>
          </w:tcPr>
          <w:p w14:paraId="67F4AC5D"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11</w:t>
            </w:r>
          </w:p>
        </w:tc>
      </w:tr>
      <w:tr w:rsidR="000F29F6" w:rsidRPr="00DA4823" w14:paraId="67F4AC63" w14:textId="77777777" w:rsidTr="000D26AA">
        <w:tc>
          <w:tcPr>
            <w:tcW w:w="2765" w:type="dxa"/>
            <w:gridSpan w:val="3"/>
            <w:vAlign w:val="center"/>
          </w:tcPr>
          <w:p w14:paraId="67F4AC5F"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Fan Make</w:t>
            </w:r>
          </w:p>
        </w:tc>
        <w:tc>
          <w:tcPr>
            <w:tcW w:w="2750" w:type="dxa"/>
            <w:gridSpan w:val="2"/>
            <w:vAlign w:val="center"/>
          </w:tcPr>
          <w:p w14:paraId="67F4AC60"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Fan Model</w:t>
            </w:r>
          </w:p>
        </w:tc>
        <w:tc>
          <w:tcPr>
            <w:tcW w:w="2750" w:type="dxa"/>
            <w:gridSpan w:val="2"/>
            <w:vAlign w:val="center"/>
          </w:tcPr>
          <w:p w14:paraId="67F4AC61"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Fan Serial Number</w:t>
            </w:r>
          </w:p>
        </w:tc>
        <w:tc>
          <w:tcPr>
            <w:tcW w:w="2751" w:type="dxa"/>
            <w:gridSpan w:val="2"/>
            <w:vAlign w:val="center"/>
          </w:tcPr>
          <w:p w14:paraId="67F4AC62" w14:textId="374C07A8" w:rsidR="000F29F6" w:rsidRPr="00DA4823" w:rsidRDefault="000F29F6" w:rsidP="00DC2E7F">
            <w:pPr>
              <w:jc w:val="center"/>
              <w:rPr>
                <w:rFonts w:asciiTheme="minorHAnsi" w:hAnsiTheme="minorHAnsi"/>
                <w:sz w:val="18"/>
                <w:szCs w:val="18"/>
              </w:rPr>
            </w:pPr>
            <w:r w:rsidRPr="00DA4823">
              <w:rPr>
                <w:rFonts w:asciiTheme="minorHAnsi" w:hAnsiTheme="minorHAnsi"/>
                <w:sz w:val="18"/>
                <w:szCs w:val="18"/>
              </w:rPr>
              <w:t xml:space="preserve">Fan </w:t>
            </w:r>
            <w:r w:rsidR="00DC2E7F">
              <w:rPr>
                <w:rFonts w:asciiTheme="minorHAnsi" w:hAnsiTheme="minorHAnsi"/>
                <w:sz w:val="18"/>
                <w:szCs w:val="18"/>
              </w:rPr>
              <w:t>C</w:t>
            </w:r>
            <w:r w:rsidRPr="00DA4823">
              <w:rPr>
                <w:rFonts w:asciiTheme="minorHAnsi" w:hAnsiTheme="minorHAnsi"/>
                <w:sz w:val="18"/>
                <w:szCs w:val="18"/>
              </w:rPr>
              <w:t>onfiguration (rings)</w:t>
            </w:r>
          </w:p>
        </w:tc>
      </w:tr>
      <w:tr w:rsidR="000F29F6" w:rsidRPr="00DA4823" w14:paraId="67F4AC68" w14:textId="77777777" w:rsidTr="000D26AA">
        <w:tc>
          <w:tcPr>
            <w:tcW w:w="2765" w:type="dxa"/>
            <w:gridSpan w:val="3"/>
            <w:vAlign w:val="center"/>
          </w:tcPr>
          <w:p w14:paraId="67F4AC64" w14:textId="77777777" w:rsidR="000F29F6" w:rsidRPr="00DA4823" w:rsidRDefault="000F29F6" w:rsidP="00DA4823">
            <w:pPr>
              <w:jc w:val="center"/>
              <w:rPr>
                <w:rFonts w:asciiTheme="minorHAnsi" w:hAnsiTheme="minorHAnsi"/>
                <w:sz w:val="18"/>
                <w:szCs w:val="18"/>
              </w:rPr>
            </w:pPr>
          </w:p>
        </w:tc>
        <w:tc>
          <w:tcPr>
            <w:tcW w:w="2750" w:type="dxa"/>
            <w:gridSpan w:val="2"/>
            <w:vAlign w:val="center"/>
          </w:tcPr>
          <w:p w14:paraId="67F4AC65" w14:textId="77777777" w:rsidR="000F29F6" w:rsidRPr="00DA4823" w:rsidRDefault="000F29F6" w:rsidP="00DA4823">
            <w:pPr>
              <w:jc w:val="center"/>
              <w:rPr>
                <w:rFonts w:asciiTheme="minorHAnsi" w:hAnsiTheme="minorHAnsi"/>
                <w:sz w:val="18"/>
                <w:szCs w:val="18"/>
              </w:rPr>
            </w:pPr>
          </w:p>
        </w:tc>
        <w:tc>
          <w:tcPr>
            <w:tcW w:w="2750" w:type="dxa"/>
            <w:gridSpan w:val="2"/>
            <w:vAlign w:val="center"/>
          </w:tcPr>
          <w:p w14:paraId="67F4AC66" w14:textId="77777777" w:rsidR="000F29F6" w:rsidRPr="00DA4823" w:rsidRDefault="000F29F6" w:rsidP="00DA4823">
            <w:pPr>
              <w:jc w:val="center"/>
              <w:rPr>
                <w:rFonts w:asciiTheme="minorHAnsi" w:hAnsiTheme="minorHAnsi"/>
                <w:sz w:val="18"/>
                <w:szCs w:val="18"/>
              </w:rPr>
            </w:pPr>
          </w:p>
        </w:tc>
        <w:tc>
          <w:tcPr>
            <w:tcW w:w="2751" w:type="dxa"/>
            <w:gridSpan w:val="2"/>
            <w:vAlign w:val="center"/>
          </w:tcPr>
          <w:p w14:paraId="67F4AC67" w14:textId="77777777" w:rsidR="000F29F6" w:rsidRPr="00DA4823" w:rsidRDefault="000F29F6" w:rsidP="00DA4823">
            <w:pPr>
              <w:jc w:val="center"/>
              <w:rPr>
                <w:rFonts w:asciiTheme="minorHAnsi" w:hAnsiTheme="minorHAnsi"/>
                <w:sz w:val="18"/>
                <w:szCs w:val="18"/>
              </w:rPr>
            </w:pPr>
          </w:p>
        </w:tc>
      </w:tr>
      <w:tr w:rsidR="000F29F6" w:rsidRPr="00DA4823" w14:paraId="67F4AC6D" w14:textId="77777777" w:rsidTr="000D26AA">
        <w:tc>
          <w:tcPr>
            <w:tcW w:w="2765" w:type="dxa"/>
            <w:gridSpan w:val="3"/>
            <w:vAlign w:val="center"/>
          </w:tcPr>
          <w:p w14:paraId="67F4AC69" w14:textId="77777777" w:rsidR="000F29F6" w:rsidRPr="00DA4823" w:rsidRDefault="000F29F6" w:rsidP="00DA4823">
            <w:pPr>
              <w:jc w:val="center"/>
              <w:rPr>
                <w:rFonts w:asciiTheme="minorHAnsi" w:hAnsiTheme="minorHAnsi"/>
                <w:sz w:val="18"/>
                <w:szCs w:val="18"/>
              </w:rPr>
            </w:pPr>
          </w:p>
        </w:tc>
        <w:tc>
          <w:tcPr>
            <w:tcW w:w="2750" w:type="dxa"/>
            <w:gridSpan w:val="2"/>
            <w:vAlign w:val="center"/>
          </w:tcPr>
          <w:p w14:paraId="67F4AC6A" w14:textId="77777777" w:rsidR="000F29F6" w:rsidRPr="00DA4823" w:rsidRDefault="000F29F6" w:rsidP="00DA4823">
            <w:pPr>
              <w:jc w:val="center"/>
              <w:rPr>
                <w:rFonts w:asciiTheme="minorHAnsi" w:hAnsiTheme="minorHAnsi"/>
                <w:sz w:val="18"/>
                <w:szCs w:val="18"/>
              </w:rPr>
            </w:pPr>
          </w:p>
        </w:tc>
        <w:tc>
          <w:tcPr>
            <w:tcW w:w="2750" w:type="dxa"/>
            <w:gridSpan w:val="2"/>
            <w:vAlign w:val="center"/>
          </w:tcPr>
          <w:p w14:paraId="67F4AC6B" w14:textId="77777777" w:rsidR="000F29F6" w:rsidRPr="00DA4823" w:rsidRDefault="000F29F6" w:rsidP="00DA4823">
            <w:pPr>
              <w:jc w:val="center"/>
              <w:rPr>
                <w:rFonts w:asciiTheme="minorHAnsi" w:hAnsiTheme="minorHAnsi"/>
                <w:sz w:val="18"/>
                <w:szCs w:val="18"/>
              </w:rPr>
            </w:pPr>
          </w:p>
        </w:tc>
        <w:tc>
          <w:tcPr>
            <w:tcW w:w="2751" w:type="dxa"/>
            <w:gridSpan w:val="2"/>
            <w:vAlign w:val="center"/>
          </w:tcPr>
          <w:p w14:paraId="67F4AC6C" w14:textId="77777777" w:rsidR="000F29F6" w:rsidRPr="00DA4823" w:rsidRDefault="000F29F6" w:rsidP="00DA4823">
            <w:pPr>
              <w:jc w:val="center"/>
              <w:rPr>
                <w:rFonts w:asciiTheme="minorHAnsi" w:hAnsiTheme="minorHAnsi"/>
                <w:sz w:val="18"/>
                <w:szCs w:val="18"/>
              </w:rPr>
            </w:pPr>
          </w:p>
        </w:tc>
      </w:tr>
    </w:tbl>
    <w:p w14:paraId="67F4AC6E" w14:textId="77777777" w:rsidR="000F29F6" w:rsidRPr="003C6DC1" w:rsidRDefault="000F29F6" w:rsidP="00DA4823">
      <w:pPr>
        <w:rPr>
          <w:rFonts w:asciiTheme="minorHAnsi" w:hAnsiTheme="minorHAns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8"/>
      </w:tblGrid>
      <w:tr w:rsidR="0004155E" w:rsidRPr="00DA4823" w14:paraId="67F4AC70" w14:textId="77777777" w:rsidTr="0004155E">
        <w:tc>
          <w:tcPr>
            <w:tcW w:w="11018" w:type="dxa"/>
          </w:tcPr>
          <w:p w14:paraId="67F4AC6F" w14:textId="77777777" w:rsidR="0004155E" w:rsidRPr="00DA4823" w:rsidRDefault="0004155E"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3C6DC1">
              <w:rPr>
                <w:rFonts w:asciiTheme="minorHAnsi" w:hAnsiTheme="minorHAnsi"/>
                <w:b/>
                <w:szCs w:val="18"/>
              </w:rPr>
              <w:t>ENV20a - Single Point Air Tightness Test With Manual Meter</w:t>
            </w:r>
          </w:p>
        </w:tc>
      </w:tr>
    </w:tbl>
    <w:p w14:paraId="67F4AC71" w14:textId="77777777" w:rsidR="00960E6A" w:rsidRPr="003C6DC1" w:rsidRDefault="00960E6A">
      <w:pPr>
        <w:rPr>
          <w:rFonts w:asciiTheme="minorHAnsi" w:hAnsiTheme="minorHAns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0F29F6" w:rsidRPr="003C6DC1" w14:paraId="67F4AC73" w14:textId="77777777" w:rsidTr="00CD47B4">
        <w:tc>
          <w:tcPr>
            <w:tcW w:w="11018" w:type="dxa"/>
            <w:gridSpan w:val="3"/>
          </w:tcPr>
          <w:p w14:paraId="67F4AC72" w14:textId="77777777" w:rsidR="000F29F6" w:rsidRPr="003C6DC1"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3C6DC1">
              <w:rPr>
                <w:rFonts w:asciiTheme="minorHAnsi" w:hAnsiTheme="minorHAnsi"/>
                <w:b/>
                <w:szCs w:val="18"/>
              </w:rPr>
              <w:t>C. Envelope Leakage Diagnostic Test</w:t>
            </w:r>
          </w:p>
        </w:tc>
      </w:tr>
      <w:tr w:rsidR="000F29F6" w:rsidRPr="00DA4823" w14:paraId="67F4AC77" w14:textId="77777777" w:rsidTr="00CD47B4">
        <w:tc>
          <w:tcPr>
            <w:tcW w:w="590" w:type="dxa"/>
            <w:vAlign w:val="center"/>
          </w:tcPr>
          <w:p w14:paraId="67F4AC74"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01</w:t>
            </w:r>
          </w:p>
        </w:tc>
        <w:tc>
          <w:tcPr>
            <w:tcW w:w="4651" w:type="dxa"/>
            <w:vAlign w:val="center"/>
          </w:tcPr>
          <w:p w14:paraId="67F4AC75" w14:textId="55EE354A" w:rsidR="000F29F6" w:rsidRPr="00DA4823" w:rsidRDefault="000F29F6" w:rsidP="00763CC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Time </w:t>
            </w:r>
            <w:r w:rsidR="00763CC5">
              <w:rPr>
                <w:rFonts w:asciiTheme="minorHAnsi" w:hAnsiTheme="minorHAnsi"/>
                <w:sz w:val="18"/>
                <w:szCs w:val="18"/>
              </w:rPr>
              <w:t>A</w:t>
            </w:r>
            <w:r w:rsidRPr="00DA4823">
              <w:rPr>
                <w:rFonts w:asciiTheme="minorHAnsi" w:hAnsiTheme="minorHAnsi"/>
                <w:sz w:val="18"/>
                <w:szCs w:val="18"/>
              </w:rPr>
              <w:t xml:space="preserve">verage </w:t>
            </w:r>
            <w:r w:rsidR="00763CC5">
              <w:rPr>
                <w:rFonts w:asciiTheme="minorHAnsi" w:hAnsiTheme="minorHAnsi"/>
                <w:sz w:val="18"/>
                <w:szCs w:val="18"/>
              </w:rPr>
              <w:t>P</w:t>
            </w:r>
            <w:r w:rsidRPr="00DA4823">
              <w:rPr>
                <w:rFonts w:asciiTheme="minorHAnsi" w:hAnsiTheme="minorHAnsi"/>
                <w:sz w:val="18"/>
                <w:szCs w:val="18"/>
              </w:rPr>
              <w:t xml:space="preserve">eriod of </w:t>
            </w:r>
            <w:r w:rsidR="00763CC5">
              <w:rPr>
                <w:rFonts w:asciiTheme="minorHAnsi" w:hAnsiTheme="minorHAnsi"/>
                <w:sz w:val="18"/>
                <w:szCs w:val="18"/>
              </w:rPr>
              <w:t>M</w:t>
            </w:r>
            <w:r w:rsidRPr="00DA4823">
              <w:rPr>
                <w:rFonts w:asciiTheme="minorHAnsi" w:hAnsiTheme="minorHAnsi"/>
                <w:sz w:val="18"/>
                <w:szCs w:val="18"/>
              </w:rPr>
              <w:t>eter</w:t>
            </w:r>
          </w:p>
        </w:tc>
        <w:tc>
          <w:tcPr>
            <w:tcW w:w="5777" w:type="dxa"/>
            <w:vAlign w:val="center"/>
          </w:tcPr>
          <w:p w14:paraId="67F4AC76"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7B" w14:textId="77777777" w:rsidTr="00CD47B4">
        <w:tc>
          <w:tcPr>
            <w:tcW w:w="590" w:type="dxa"/>
            <w:vAlign w:val="center"/>
          </w:tcPr>
          <w:p w14:paraId="67F4AC78"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02</w:t>
            </w:r>
          </w:p>
        </w:tc>
        <w:tc>
          <w:tcPr>
            <w:tcW w:w="4651" w:type="dxa"/>
            <w:vAlign w:val="center"/>
          </w:tcPr>
          <w:p w14:paraId="67F4AC79" w14:textId="2E7F3B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Test Methodology</w:t>
            </w:r>
          </w:p>
        </w:tc>
        <w:tc>
          <w:tcPr>
            <w:tcW w:w="5777" w:type="dxa"/>
            <w:vAlign w:val="center"/>
          </w:tcPr>
          <w:p w14:paraId="67F4AC7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7F" w14:textId="77777777" w:rsidTr="00CD47B4">
        <w:tc>
          <w:tcPr>
            <w:tcW w:w="590" w:type="dxa"/>
            <w:vAlign w:val="center"/>
          </w:tcPr>
          <w:p w14:paraId="67F4AC7C"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03</w:t>
            </w:r>
          </w:p>
        </w:tc>
        <w:tc>
          <w:tcPr>
            <w:tcW w:w="4651" w:type="dxa"/>
            <w:vAlign w:val="center"/>
          </w:tcPr>
          <w:p w14:paraId="67F4AC7D" w14:textId="62190711"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#1</w:t>
            </w:r>
          </w:p>
        </w:tc>
        <w:tc>
          <w:tcPr>
            <w:tcW w:w="5777" w:type="dxa"/>
            <w:vAlign w:val="center"/>
          </w:tcPr>
          <w:p w14:paraId="67F4AC7E"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83" w14:textId="77777777" w:rsidTr="00CD47B4">
        <w:tc>
          <w:tcPr>
            <w:tcW w:w="590" w:type="dxa"/>
            <w:vAlign w:val="center"/>
          </w:tcPr>
          <w:p w14:paraId="67F4AC80"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04</w:t>
            </w:r>
          </w:p>
        </w:tc>
        <w:tc>
          <w:tcPr>
            <w:tcW w:w="4651" w:type="dxa"/>
            <w:vAlign w:val="center"/>
          </w:tcPr>
          <w:p w14:paraId="67F4AC81" w14:textId="7530F1E9"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#2</w:t>
            </w:r>
          </w:p>
        </w:tc>
        <w:tc>
          <w:tcPr>
            <w:tcW w:w="5777" w:type="dxa"/>
            <w:vAlign w:val="center"/>
          </w:tcPr>
          <w:p w14:paraId="67F4AC82"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87" w14:textId="77777777" w:rsidTr="00CD47B4">
        <w:tc>
          <w:tcPr>
            <w:tcW w:w="590" w:type="dxa"/>
            <w:vAlign w:val="center"/>
          </w:tcPr>
          <w:p w14:paraId="67F4AC84"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05</w:t>
            </w:r>
          </w:p>
        </w:tc>
        <w:tc>
          <w:tcPr>
            <w:tcW w:w="4651" w:type="dxa"/>
            <w:vAlign w:val="center"/>
          </w:tcPr>
          <w:p w14:paraId="67F4AC85" w14:textId="71BD7692"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#3</w:t>
            </w:r>
          </w:p>
        </w:tc>
        <w:tc>
          <w:tcPr>
            <w:tcW w:w="5777" w:type="dxa"/>
            <w:vAlign w:val="center"/>
          </w:tcPr>
          <w:p w14:paraId="67F4AC86"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8B" w14:textId="77777777" w:rsidTr="00CD47B4">
        <w:tc>
          <w:tcPr>
            <w:tcW w:w="590" w:type="dxa"/>
            <w:vAlign w:val="center"/>
          </w:tcPr>
          <w:p w14:paraId="67F4AC88"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06</w:t>
            </w:r>
          </w:p>
        </w:tc>
        <w:tc>
          <w:tcPr>
            <w:tcW w:w="4651" w:type="dxa"/>
            <w:vAlign w:val="center"/>
          </w:tcPr>
          <w:p w14:paraId="67F4AC89" w14:textId="0C7AB3B5"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#4</w:t>
            </w:r>
          </w:p>
        </w:tc>
        <w:tc>
          <w:tcPr>
            <w:tcW w:w="5777" w:type="dxa"/>
            <w:vAlign w:val="center"/>
          </w:tcPr>
          <w:p w14:paraId="67F4AC8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8F" w14:textId="77777777" w:rsidTr="00CD47B4">
        <w:tc>
          <w:tcPr>
            <w:tcW w:w="590" w:type="dxa"/>
            <w:vAlign w:val="center"/>
          </w:tcPr>
          <w:p w14:paraId="67F4AC8C"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07</w:t>
            </w:r>
          </w:p>
        </w:tc>
        <w:tc>
          <w:tcPr>
            <w:tcW w:w="4651" w:type="dxa"/>
            <w:vAlign w:val="center"/>
          </w:tcPr>
          <w:p w14:paraId="67F4AC8D" w14:textId="5A4CD32F"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#5</w:t>
            </w:r>
          </w:p>
        </w:tc>
        <w:tc>
          <w:tcPr>
            <w:tcW w:w="5777" w:type="dxa"/>
            <w:vAlign w:val="center"/>
          </w:tcPr>
          <w:p w14:paraId="67F4AC8E"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93" w14:textId="77777777" w:rsidTr="00CD47B4">
        <w:tc>
          <w:tcPr>
            <w:tcW w:w="590" w:type="dxa"/>
            <w:vAlign w:val="center"/>
          </w:tcPr>
          <w:p w14:paraId="67F4AC90"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08</w:t>
            </w:r>
          </w:p>
        </w:tc>
        <w:tc>
          <w:tcPr>
            <w:tcW w:w="4651" w:type="dxa"/>
            <w:vAlign w:val="center"/>
          </w:tcPr>
          <w:p w14:paraId="67F4AC91" w14:textId="504EA743"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Range</w:t>
            </w:r>
          </w:p>
        </w:tc>
        <w:tc>
          <w:tcPr>
            <w:tcW w:w="5777" w:type="dxa"/>
            <w:vAlign w:val="center"/>
          </w:tcPr>
          <w:p w14:paraId="67F4AC92"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97" w14:textId="77777777" w:rsidTr="00CD47B4">
        <w:tc>
          <w:tcPr>
            <w:tcW w:w="590" w:type="dxa"/>
            <w:vAlign w:val="center"/>
          </w:tcPr>
          <w:p w14:paraId="67F4AC94"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09</w:t>
            </w:r>
          </w:p>
        </w:tc>
        <w:tc>
          <w:tcPr>
            <w:tcW w:w="4651" w:type="dxa"/>
            <w:vAlign w:val="center"/>
          </w:tcPr>
          <w:p w14:paraId="67F4AC95" w14:textId="74739279"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Accuracy Level</w:t>
            </w:r>
          </w:p>
        </w:tc>
        <w:tc>
          <w:tcPr>
            <w:tcW w:w="5777" w:type="dxa"/>
            <w:vAlign w:val="center"/>
          </w:tcPr>
          <w:p w14:paraId="67F4AC96"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9B" w14:textId="77777777" w:rsidTr="00CD47B4">
        <w:tc>
          <w:tcPr>
            <w:tcW w:w="590" w:type="dxa"/>
            <w:vAlign w:val="center"/>
          </w:tcPr>
          <w:p w14:paraId="67F4AC98"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10</w:t>
            </w:r>
          </w:p>
        </w:tc>
        <w:tc>
          <w:tcPr>
            <w:tcW w:w="4651" w:type="dxa"/>
            <w:vAlign w:val="center"/>
          </w:tcPr>
          <w:p w14:paraId="67F4AC99" w14:textId="05CF8343"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Average Baseline Building Pressure Reading</w:t>
            </w:r>
            <w:ins w:id="1" w:author="Shewmaker, Michael@Energy" w:date="2016-03-29T14:23:00Z">
              <w:r w:rsidR="001418C1">
                <w:rPr>
                  <w:rFonts w:asciiTheme="minorHAnsi" w:hAnsiTheme="minorHAnsi"/>
                  <w:sz w:val="18"/>
                  <w:szCs w:val="18"/>
                </w:rPr>
                <w:t xml:space="preserve"> (Pa)</w:t>
              </w:r>
            </w:ins>
          </w:p>
        </w:tc>
        <w:tc>
          <w:tcPr>
            <w:tcW w:w="5777" w:type="dxa"/>
            <w:vAlign w:val="center"/>
          </w:tcPr>
          <w:p w14:paraId="67F4AC9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9F" w14:textId="77777777" w:rsidTr="00CD47B4">
        <w:tc>
          <w:tcPr>
            <w:tcW w:w="590" w:type="dxa"/>
            <w:vAlign w:val="center"/>
          </w:tcPr>
          <w:p w14:paraId="67F4AC9C"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11</w:t>
            </w:r>
          </w:p>
        </w:tc>
        <w:tc>
          <w:tcPr>
            <w:tcW w:w="4651" w:type="dxa"/>
            <w:vAlign w:val="center"/>
          </w:tcPr>
          <w:p w14:paraId="67F4AC9D" w14:textId="04EB6142" w:rsidR="000F29F6" w:rsidRPr="00DA4823" w:rsidRDefault="000F29F6" w:rsidP="00DC2E7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Pre-</w:t>
            </w:r>
            <w:r w:rsidR="00DC2E7F">
              <w:rPr>
                <w:rFonts w:asciiTheme="minorHAnsi" w:hAnsiTheme="minorHAnsi"/>
                <w:sz w:val="18"/>
                <w:szCs w:val="18"/>
              </w:rPr>
              <w:t>T</w:t>
            </w:r>
            <w:r w:rsidRPr="00DA4823">
              <w:rPr>
                <w:rFonts w:asciiTheme="minorHAnsi" w:hAnsiTheme="minorHAnsi"/>
                <w:sz w:val="18"/>
                <w:szCs w:val="18"/>
              </w:rPr>
              <w:t xml:space="preserve">est </w:t>
            </w:r>
            <w:r w:rsidR="00DC2E7F">
              <w:rPr>
                <w:rFonts w:asciiTheme="minorHAnsi" w:hAnsiTheme="minorHAnsi"/>
                <w:sz w:val="18"/>
                <w:szCs w:val="18"/>
              </w:rPr>
              <w:t>B</w:t>
            </w:r>
            <w:r w:rsidRPr="00DA4823">
              <w:rPr>
                <w:rFonts w:asciiTheme="minorHAnsi" w:hAnsiTheme="minorHAnsi"/>
                <w:sz w:val="18"/>
                <w:szCs w:val="18"/>
              </w:rPr>
              <w:t xml:space="preserve">aseline </w:t>
            </w:r>
            <w:r w:rsidR="00DC2E7F">
              <w:rPr>
                <w:rFonts w:asciiTheme="minorHAnsi" w:hAnsiTheme="minorHAnsi"/>
                <w:sz w:val="18"/>
                <w:szCs w:val="18"/>
              </w:rPr>
              <w:t>B</w:t>
            </w:r>
            <w:r w:rsidRPr="00DA4823">
              <w:rPr>
                <w:rFonts w:asciiTheme="minorHAnsi" w:hAnsiTheme="minorHAnsi"/>
                <w:sz w:val="18"/>
                <w:szCs w:val="18"/>
              </w:rPr>
              <w:t xml:space="preserve">uilding </w:t>
            </w:r>
            <w:r w:rsidR="00DC2E7F">
              <w:rPr>
                <w:rFonts w:asciiTheme="minorHAnsi" w:hAnsiTheme="minorHAnsi"/>
                <w:sz w:val="18"/>
                <w:szCs w:val="18"/>
              </w:rPr>
              <w:t>P</w:t>
            </w:r>
            <w:r w:rsidRPr="00DA4823">
              <w:rPr>
                <w:rFonts w:asciiTheme="minorHAnsi" w:hAnsiTheme="minorHAnsi"/>
                <w:sz w:val="18"/>
                <w:szCs w:val="18"/>
              </w:rPr>
              <w:t>ressure</w:t>
            </w:r>
            <w:ins w:id="2" w:author="Shewmaker, Michael@Energy" w:date="2016-03-29T14:23:00Z">
              <w:r w:rsidR="001418C1">
                <w:rPr>
                  <w:rFonts w:asciiTheme="minorHAnsi" w:hAnsiTheme="minorHAnsi"/>
                  <w:sz w:val="18"/>
                  <w:szCs w:val="18"/>
                </w:rPr>
                <w:t xml:space="preserve"> (Pa)</w:t>
              </w:r>
            </w:ins>
          </w:p>
        </w:tc>
        <w:tc>
          <w:tcPr>
            <w:tcW w:w="5777" w:type="dxa"/>
            <w:vAlign w:val="center"/>
          </w:tcPr>
          <w:p w14:paraId="67F4AC9E"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A3" w14:textId="77777777" w:rsidTr="00CD47B4">
        <w:tc>
          <w:tcPr>
            <w:tcW w:w="590" w:type="dxa"/>
            <w:vAlign w:val="center"/>
          </w:tcPr>
          <w:p w14:paraId="67F4ACA0" w14:textId="77777777" w:rsidR="000F29F6" w:rsidRPr="00DA4823" w:rsidDel="0092568A"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12</w:t>
            </w:r>
          </w:p>
        </w:tc>
        <w:tc>
          <w:tcPr>
            <w:tcW w:w="4651" w:type="dxa"/>
            <w:vAlign w:val="center"/>
          </w:tcPr>
          <w:p w14:paraId="67F4ACA1" w14:textId="54FED221"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Unadjusted Building Pressure Target</w:t>
            </w:r>
            <w:ins w:id="3" w:author="Shewmaker, Michael@Energy" w:date="2016-03-29T14:23:00Z">
              <w:r w:rsidR="001418C1">
                <w:rPr>
                  <w:rFonts w:asciiTheme="minorHAnsi" w:hAnsiTheme="minorHAnsi"/>
                  <w:sz w:val="18"/>
                  <w:szCs w:val="18"/>
                </w:rPr>
                <w:t xml:space="preserve"> (Pa)</w:t>
              </w:r>
            </w:ins>
          </w:p>
        </w:tc>
        <w:tc>
          <w:tcPr>
            <w:tcW w:w="5777" w:type="dxa"/>
            <w:vAlign w:val="center"/>
          </w:tcPr>
          <w:p w14:paraId="67F4ACA2"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A7" w14:textId="77777777" w:rsidTr="00CD47B4">
        <w:tc>
          <w:tcPr>
            <w:tcW w:w="590" w:type="dxa"/>
            <w:vAlign w:val="center"/>
          </w:tcPr>
          <w:p w14:paraId="67F4ACA4" w14:textId="77777777" w:rsidR="000F29F6" w:rsidRPr="00DA4823" w:rsidDel="0092568A"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13</w:t>
            </w:r>
          </w:p>
        </w:tc>
        <w:tc>
          <w:tcPr>
            <w:tcW w:w="4651" w:type="dxa"/>
            <w:vAlign w:val="center"/>
          </w:tcPr>
          <w:p w14:paraId="67F4ACA5" w14:textId="4ED01BD2"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Unadjusted Building Pressure Measured</w:t>
            </w:r>
            <w:ins w:id="4" w:author="Shewmaker, Michael@Energy" w:date="2016-03-29T14:23:00Z">
              <w:r w:rsidR="001418C1">
                <w:rPr>
                  <w:rFonts w:asciiTheme="minorHAnsi" w:hAnsiTheme="minorHAnsi"/>
                  <w:sz w:val="18"/>
                  <w:szCs w:val="18"/>
                </w:rPr>
                <w:t xml:space="preserve"> (Pa)</w:t>
              </w:r>
            </w:ins>
          </w:p>
        </w:tc>
        <w:tc>
          <w:tcPr>
            <w:tcW w:w="5777" w:type="dxa"/>
            <w:vAlign w:val="center"/>
          </w:tcPr>
          <w:p w14:paraId="67F4ACA6"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AB" w14:textId="77777777" w:rsidTr="00CD47B4">
        <w:tc>
          <w:tcPr>
            <w:tcW w:w="590" w:type="dxa"/>
            <w:vAlign w:val="center"/>
          </w:tcPr>
          <w:p w14:paraId="67F4ACA8"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14</w:t>
            </w:r>
          </w:p>
        </w:tc>
        <w:tc>
          <w:tcPr>
            <w:tcW w:w="4651" w:type="dxa"/>
            <w:vAlign w:val="center"/>
          </w:tcPr>
          <w:p w14:paraId="67F4ACA9" w14:textId="7A54CA79" w:rsidR="000F29F6" w:rsidRPr="00DA4823" w:rsidRDefault="000F29F6" w:rsidP="00763CC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Induced </w:t>
            </w:r>
            <w:r w:rsidR="00763CC5">
              <w:rPr>
                <w:rFonts w:asciiTheme="minorHAnsi" w:hAnsiTheme="minorHAnsi"/>
                <w:sz w:val="18"/>
                <w:szCs w:val="18"/>
              </w:rPr>
              <w:t>B</w:t>
            </w:r>
            <w:r w:rsidRPr="00DA4823">
              <w:rPr>
                <w:rFonts w:asciiTheme="minorHAnsi" w:hAnsiTheme="minorHAnsi"/>
                <w:sz w:val="18"/>
                <w:szCs w:val="18"/>
              </w:rPr>
              <w:t xml:space="preserve">uilding </w:t>
            </w:r>
            <w:r w:rsidR="00763CC5">
              <w:rPr>
                <w:rFonts w:asciiTheme="minorHAnsi" w:hAnsiTheme="minorHAnsi"/>
                <w:sz w:val="18"/>
                <w:szCs w:val="18"/>
              </w:rPr>
              <w:t>P</w:t>
            </w:r>
            <w:r w:rsidRPr="00DA4823">
              <w:rPr>
                <w:rFonts w:asciiTheme="minorHAnsi" w:hAnsiTheme="minorHAnsi"/>
                <w:sz w:val="18"/>
                <w:szCs w:val="18"/>
              </w:rPr>
              <w:t xml:space="preserve">ressure </w:t>
            </w:r>
            <w:r w:rsidR="00763CC5">
              <w:rPr>
                <w:rFonts w:asciiTheme="minorHAnsi" w:hAnsiTheme="minorHAnsi"/>
                <w:sz w:val="18"/>
                <w:szCs w:val="18"/>
              </w:rPr>
              <w:t>C</w:t>
            </w:r>
            <w:r w:rsidRPr="00DA4823">
              <w:rPr>
                <w:rFonts w:asciiTheme="minorHAnsi" w:hAnsiTheme="minorHAnsi"/>
                <w:sz w:val="18"/>
                <w:szCs w:val="18"/>
              </w:rPr>
              <w:t>heck</w:t>
            </w:r>
          </w:p>
        </w:tc>
        <w:tc>
          <w:tcPr>
            <w:tcW w:w="5777" w:type="dxa"/>
            <w:vAlign w:val="center"/>
          </w:tcPr>
          <w:p w14:paraId="67F4ACA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AF" w14:textId="77777777" w:rsidTr="00CD47B4">
        <w:tc>
          <w:tcPr>
            <w:tcW w:w="590" w:type="dxa"/>
            <w:vAlign w:val="center"/>
          </w:tcPr>
          <w:p w14:paraId="67F4ACAC"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15</w:t>
            </w:r>
          </w:p>
        </w:tc>
        <w:tc>
          <w:tcPr>
            <w:tcW w:w="4651" w:type="dxa"/>
            <w:vAlign w:val="center"/>
          </w:tcPr>
          <w:p w14:paraId="67F4ACAD" w14:textId="20C82D58" w:rsidR="000F29F6" w:rsidRPr="00DA4823" w:rsidRDefault="000F29F6" w:rsidP="00763CC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Nominal Fan flow at </w:t>
            </w:r>
            <w:r w:rsidR="00763CC5">
              <w:rPr>
                <w:rFonts w:asciiTheme="minorHAnsi" w:hAnsiTheme="minorHAnsi"/>
                <w:sz w:val="18"/>
                <w:szCs w:val="18"/>
              </w:rPr>
              <w:t>A</w:t>
            </w:r>
            <w:r w:rsidRPr="00DA4823">
              <w:rPr>
                <w:rFonts w:asciiTheme="minorHAnsi" w:hAnsiTheme="minorHAnsi"/>
                <w:sz w:val="18"/>
                <w:szCs w:val="18"/>
              </w:rPr>
              <w:t xml:space="preserve">bove </w:t>
            </w:r>
            <w:r w:rsidR="00763CC5">
              <w:rPr>
                <w:rFonts w:asciiTheme="minorHAnsi" w:hAnsiTheme="minorHAnsi"/>
                <w:sz w:val="18"/>
                <w:szCs w:val="18"/>
              </w:rPr>
              <w:t>F</w:t>
            </w:r>
            <w:r w:rsidRPr="00DA4823">
              <w:rPr>
                <w:rFonts w:asciiTheme="minorHAnsi" w:hAnsiTheme="minorHAnsi"/>
                <w:sz w:val="18"/>
                <w:szCs w:val="18"/>
              </w:rPr>
              <w:t xml:space="preserve">an </w:t>
            </w:r>
            <w:r w:rsidR="00763CC5">
              <w:rPr>
                <w:rFonts w:asciiTheme="minorHAnsi" w:hAnsiTheme="minorHAnsi"/>
                <w:sz w:val="18"/>
                <w:szCs w:val="18"/>
              </w:rPr>
              <w:t>P</w:t>
            </w:r>
            <w:r w:rsidRPr="00DA4823">
              <w:rPr>
                <w:rFonts w:asciiTheme="minorHAnsi" w:hAnsiTheme="minorHAnsi"/>
                <w:sz w:val="18"/>
                <w:szCs w:val="18"/>
              </w:rPr>
              <w:t>ressure</w:t>
            </w:r>
            <w:ins w:id="5" w:author="Shewmaker, Michael@Energy" w:date="2016-03-29T14:23:00Z">
              <w:r w:rsidR="001418C1">
                <w:rPr>
                  <w:rFonts w:asciiTheme="minorHAnsi" w:hAnsiTheme="minorHAnsi"/>
                  <w:sz w:val="18"/>
                  <w:szCs w:val="18"/>
                </w:rPr>
                <w:t xml:space="preserve"> (cfm)</w:t>
              </w:r>
            </w:ins>
          </w:p>
        </w:tc>
        <w:tc>
          <w:tcPr>
            <w:tcW w:w="5777" w:type="dxa"/>
            <w:vAlign w:val="center"/>
          </w:tcPr>
          <w:p w14:paraId="67F4ACAE"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B3" w14:textId="77777777" w:rsidTr="00CD47B4">
        <w:tc>
          <w:tcPr>
            <w:tcW w:w="590" w:type="dxa"/>
            <w:vAlign w:val="center"/>
          </w:tcPr>
          <w:p w14:paraId="67F4ACB0"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16</w:t>
            </w:r>
          </w:p>
        </w:tc>
        <w:tc>
          <w:tcPr>
            <w:tcW w:w="4651" w:type="dxa"/>
            <w:vAlign w:val="center"/>
          </w:tcPr>
          <w:p w14:paraId="67F4ACB1" w14:textId="6C4BD6DE"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Nominal CFM50</w:t>
            </w:r>
          </w:p>
        </w:tc>
        <w:tc>
          <w:tcPr>
            <w:tcW w:w="5777" w:type="dxa"/>
            <w:vAlign w:val="center"/>
          </w:tcPr>
          <w:p w14:paraId="67F4ACB2"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7F4ACB4" w14:textId="77777777" w:rsidR="000F29F6" w:rsidRPr="003C6DC1" w:rsidRDefault="000F29F6" w:rsidP="00DA4823">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0F29F6" w:rsidRPr="003C6DC1" w14:paraId="67F4ACB6" w14:textId="77777777" w:rsidTr="00E64E90">
        <w:tc>
          <w:tcPr>
            <w:tcW w:w="11020" w:type="dxa"/>
            <w:gridSpan w:val="3"/>
          </w:tcPr>
          <w:p w14:paraId="67F4ACB5" w14:textId="77777777" w:rsidR="000F29F6" w:rsidRPr="003C6DC1"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3C6DC1">
              <w:rPr>
                <w:rFonts w:asciiTheme="minorHAnsi" w:hAnsiTheme="minorHAnsi"/>
                <w:b/>
                <w:szCs w:val="18"/>
              </w:rPr>
              <w:t>D. Altitude and Temperature Correction</w:t>
            </w:r>
          </w:p>
        </w:tc>
      </w:tr>
      <w:tr w:rsidR="000F29F6" w:rsidRPr="00DA4823" w14:paraId="67F4ACBA" w14:textId="77777777" w:rsidTr="008D38B9">
        <w:tc>
          <w:tcPr>
            <w:tcW w:w="590" w:type="dxa"/>
            <w:vAlign w:val="center"/>
          </w:tcPr>
          <w:p w14:paraId="67F4ACB7"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823">
              <w:rPr>
                <w:rFonts w:asciiTheme="minorHAnsi" w:hAnsiTheme="minorHAnsi"/>
                <w:sz w:val="18"/>
                <w:szCs w:val="18"/>
              </w:rPr>
              <w:t>01</w:t>
            </w:r>
          </w:p>
        </w:tc>
        <w:tc>
          <w:tcPr>
            <w:tcW w:w="4651" w:type="dxa"/>
            <w:vAlign w:val="center"/>
          </w:tcPr>
          <w:p w14:paraId="67F4ACB8" w14:textId="347EFF55" w:rsidR="000F29F6" w:rsidRPr="00DA4823" w:rsidRDefault="000F29F6" w:rsidP="00763CC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823">
              <w:rPr>
                <w:rFonts w:asciiTheme="minorHAnsi" w:hAnsiTheme="minorHAnsi"/>
                <w:sz w:val="18"/>
                <w:szCs w:val="18"/>
              </w:rPr>
              <w:t xml:space="preserve">Altitude </w:t>
            </w:r>
            <w:r w:rsidR="00763CC5">
              <w:rPr>
                <w:rFonts w:asciiTheme="minorHAnsi" w:hAnsiTheme="minorHAnsi"/>
                <w:sz w:val="18"/>
                <w:szCs w:val="18"/>
              </w:rPr>
              <w:t>C</w:t>
            </w:r>
            <w:r w:rsidRPr="00DA4823">
              <w:rPr>
                <w:rFonts w:asciiTheme="minorHAnsi" w:hAnsiTheme="minorHAnsi"/>
                <w:sz w:val="18"/>
                <w:szCs w:val="18"/>
              </w:rPr>
              <w:t xml:space="preserve">orrection </w:t>
            </w:r>
            <w:r w:rsidR="00763CC5">
              <w:rPr>
                <w:rFonts w:asciiTheme="minorHAnsi" w:hAnsiTheme="minorHAnsi"/>
                <w:sz w:val="18"/>
                <w:szCs w:val="18"/>
              </w:rPr>
              <w:t>F</w:t>
            </w:r>
            <w:r w:rsidRPr="00DA4823">
              <w:rPr>
                <w:rFonts w:asciiTheme="minorHAnsi" w:hAnsiTheme="minorHAnsi"/>
                <w:sz w:val="18"/>
                <w:szCs w:val="18"/>
              </w:rPr>
              <w:t>actor</w:t>
            </w:r>
          </w:p>
        </w:tc>
        <w:tc>
          <w:tcPr>
            <w:tcW w:w="5779" w:type="dxa"/>
          </w:tcPr>
          <w:p w14:paraId="67F4ACB9"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0F29F6" w:rsidRPr="00DA4823" w14:paraId="67F4ACBE" w14:textId="77777777" w:rsidTr="008D38B9">
        <w:tc>
          <w:tcPr>
            <w:tcW w:w="590" w:type="dxa"/>
            <w:vAlign w:val="center"/>
          </w:tcPr>
          <w:p w14:paraId="67F4ACBB"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823">
              <w:rPr>
                <w:rFonts w:asciiTheme="minorHAnsi" w:hAnsiTheme="minorHAnsi"/>
                <w:sz w:val="18"/>
                <w:szCs w:val="18"/>
              </w:rPr>
              <w:t>02</w:t>
            </w:r>
          </w:p>
        </w:tc>
        <w:tc>
          <w:tcPr>
            <w:tcW w:w="4651" w:type="dxa"/>
            <w:vAlign w:val="center"/>
          </w:tcPr>
          <w:p w14:paraId="67F4ACBC" w14:textId="07161CF3" w:rsidR="000F29F6" w:rsidRPr="00DA4823" w:rsidRDefault="000F29F6" w:rsidP="00763CC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823">
              <w:rPr>
                <w:rFonts w:asciiTheme="minorHAnsi" w:hAnsiTheme="minorHAnsi"/>
                <w:sz w:val="18"/>
                <w:szCs w:val="18"/>
              </w:rPr>
              <w:t xml:space="preserve">Temperature </w:t>
            </w:r>
            <w:r w:rsidR="00763CC5">
              <w:rPr>
                <w:rFonts w:asciiTheme="minorHAnsi" w:hAnsiTheme="minorHAnsi"/>
                <w:sz w:val="18"/>
                <w:szCs w:val="18"/>
              </w:rPr>
              <w:t>C</w:t>
            </w:r>
            <w:r w:rsidRPr="00DA4823">
              <w:rPr>
                <w:rFonts w:asciiTheme="minorHAnsi" w:hAnsiTheme="minorHAnsi"/>
                <w:sz w:val="18"/>
                <w:szCs w:val="18"/>
              </w:rPr>
              <w:t xml:space="preserve">orrection </w:t>
            </w:r>
            <w:r w:rsidR="00763CC5">
              <w:rPr>
                <w:rFonts w:asciiTheme="minorHAnsi" w:hAnsiTheme="minorHAnsi"/>
                <w:sz w:val="18"/>
                <w:szCs w:val="18"/>
              </w:rPr>
              <w:t>F</w:t>
            </w:r>
            <w:r w:rsidRPr="00DA4823">
              <w:rPr>
                <w:rFonts w:asciiTheme="minorHAnsi" w:hAnsiTheme="minorHAnsi"/>
                <w:sz w:val="18"/>
                <w:szCs w:val="18"/>
              </w:rPr>
              <w:t>actor</w:t>
            </w:r>
          </w:p>
        </w:tc>
        <w:tc>
          <w:tcPr>
            <w:tcW w:w="5779" w:type="dxa"/>
          </w:tcPr>
          <w:p w14:paraId="67F4ACBD"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0F29F6" w:rsidRPr="00DA4823" w14:paraId="67F4ACC2" w14:textId="77777777" w:rsidTr="008D38B9">
        <w:tc>
          <w:tcPr>
            <w:tcW w:w="590" w:type="dxa"/>
            <w:vAlign w:val="center"/>
          </w:tcPr>
          <w:p w14:paraId="67F4ACBF"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03</w:t>
            </w:r>
          </w:p>
        </w:tc>
        <w:tc>
          <w:tcPr>
            <w:tcW w:w="4651" w:type="dxa"/>
            <w:vAlign w:val="center"/>
          </w:tcPr>
          <w:p w14:paraId="67F4ACC0" w14:textId="76614B2C"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Corrected CFM50</w:t>
            </w:r>
          </w:p>
        </w:tc>
        <w:tc>
          <w:tcPr>
            <w:tcW w:w="5779" w:type="dxa"/>
          </w:tcPr>
          <w:p w14:paraId="67F4ACC1"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7F4ACC3" w14:textId="77777777" w:rsidR="000F29F6" w:rsidRPr="003C6DC1" w:rsidRDefault="000F29F6" w:rsidP="00DA4823">
      <w:pPr>
        <w:keepNext/>
        <w:rPr>
          <w:rFonts w:asciiTheme="minorHAnsi" w:hAnsiTheme="minorHAnsi"/>
          <w:b/>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0F29F6" w:rsidRPr="003C6DC1" w14:paraId="67F4ACC5" w14:textId="77777777" w:rsidTr="00FE36E7">
        <w:tc>
          <w:tcPr>
            <w:tcW w:w="11016" w:type="dxa"/>
            <w:gridSpan w:val="3"/>
          </w:tcPr>
          <w:p w14:paraId="67F4ACC4" w14:textId="77777777" w:rsidR="000F29F6" w:rsidRPr="003C6DC1" w:rsidRDefault="000F29F6" w:rsidP="00DA4823">
            <w:pPr>
              <w:keepNext/>
              <w:rPr>
                <w:rFonts w:asciiTheme="minorHAnsi" w:hAnsiTheme="minorHAnsi"/>
                <w:szCs w:val="18"/>
              </w:rPr>
            </w:pPr>
            <w:r w:rsidRPr="003C6DC1">
              <w:rPr>
                <w:rFonts w:asciiTheme="minorHAnsi" w:hAnsiTheme="minorHAnsi"/>
                <w:b/>
                <w:szCs w:val="18"/>
              </w:rPr>
              <w:t>E. Accuracy Adjustment</w:t>
            </w:r>
          </w:p>
        </w:tc>
      </w:tr>
      <w:tr w:rsidR="000F29F6" w:rsidRPr="00DA4823" w14:paraId="67F4ACC9" w14:textId="77777777" w:rsidTr="008D38B9">
        <w:tc>
          <w:tcPr>
            <w:tcW w:w="590" w:type="dxa"/>
            <w:vAlign w:val="center"/>
          </w:tcPr>
          <w:p w14:paraId="67F4ACC6"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01</w:t>
            </w:r>
          </w:p>
        </w:tc>
        <w:tc>
          <w:tcPr>
            <w:tcW w:w="4651" w:type="dxa"/>
            <w:vAlign w:val="center"/>
          </w:tcPr>
          <w:p w14:paraId="67F4ACC7" w14:textId="0D8DE055" w:rsidR="000F29F6" w:rsidRPr="00DA4823" w:rsidRDefault="00133F35" w:rsidP="00763CC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Accuracy Adjustment </w:t>
            </w:r>
            <w:r w:rsidR="00763CC5">
              <w:rPr>
                <w:rFonts w:asciiTheme="minorHAnsi" w:hAnsiTheme="minorHAnsi"/>
                <w:sz w:val="18"/>
                <w:szCs w:val="18"/>
              </w:rPr>
              <w:t>F</w:t>
            </w:r>
            <w:r w:rsidR="000F29F6" w:rsidRPr="00DA4823">
              <w:rPr>
                <w:rFonts w:asciiTheme="minorHAnsi" w:hAnsiTheme="minorHAnsi"/>
                <w:sz w:val="18"/>
                <w:szCs w:val="18"/>
              </w:rPr>
              <w:t>actor</w:t>
            </w:r>
          </w:p>
        </w:tc>
        <w:tc>
          <w:tcPr>
            <w:tcW w:w="5778" w:type="dxa"/>
          </w:tcPr>
          <w:p w14:paraId="67F4ACC8"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0F29F6" w:rsidRPr="00DA4823" w14:paraId="67F4ACCD" w14:textId="77777777" w:rsidTr="008D38B9">
        <w:tc>
          <w:tcPr>
            <w:tcW w:w="590" w:type="dxa"/>
            <w:vAlign w:val="center"/>
          </w:tcPr>
          <w:p w14:paraId="67F4ACCA"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02</w:t>
            </w:r>
          </w:p>
        </w:tc>
        <w:tc>
          <w:tcPr>
            <w:tcW w:w="4651" w:type="dxa"/>
            <w:vAlign w:val="center"/>
          </w:tcPr>
          <w:p w14:paraId="67F4ACCB" w14:textId="16E3CE69"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Adjusted CFM50 (measured air leakage rate)</w:t>
            </w:r>
          </w:p>
        </w:tc>
        <w:tc>
          <w:tcPr>
            <w:tcW w:w="5778" w:type="dxa"/>
          </w:tcPr>
          <w:p w14:paraId="67F4ACCC"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7F4ACCE"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0F29F6" w:rsidRPr="00DA4823" w14:paraId="67F4ACD0" w14:textId="77777777" w:rsidTr="001A794A">
        <w:tc>
          <w:tcPr>
            <w:tcW w:w="11016" w:type="dxa"/>
            <w:gridSpan w:val="2"/>
          </w:tcPr>
          <w:p w14:paraId="67F4ACCF"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6DC1">
              <w:rPr>
                <w:rFonts w:asciiTheme="minorHAnsi" w:hAnsiTheme="minorHAnsi"/>
                <w:b/>
                <w:szCs w:val="18"/>
              </w:rPr>
              <w:lastRenderedPageBreak/>
              <w:t>F. Compliance Statement</w:t>
            </w:r>
          </w:p>
        </w:tc>
      </w:tr>
      <w:tr w:rsidR="000F29F6" w:rsidRPr="00DA4823" w14:paraId="67F4ACD3" w14:textId="77777777" w:rsidTr="00183FA1">
        <w:tc>
          <w:tcPr>
            <w:tcW w:w="608" w:type="dxa"/>
            <w:vAlign w:val="center"/>
          </w:tcPr>
          <w:p w14:paraId="67F4ACD1"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01</w:t>
            </w:r>
          </w:p>
        </w:tc>
        <w:tc>
          <w:tcPr>
            <w:tcW w:w="10408" w:type="dxa"/>
            <w:vAlign w:val="center"/>
          </w:tcPr>
          <w:p w14:paraId="67F4ACD2"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67F4ACD4" w14:textId="77777777" w:rsidR="000F29F6" w:rsidRPr="003C6DC1"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488"/>
        <w:gridCol w:w="7942"/>
      </w:tblGrid>
      <w:tr w:rsidR="000F29F6" w:rsidRPr="003C6DC1" w14:paraId="67F4ACD6" w14:textId="77777777" w:rsidTr="006E6D17">
        <w:tc>
          <w:tcPr>
            <w:tcW w:w="11020" w:type="dxa"/>
            <w:gridSpan w:val="3"/>
          </w:tcPr>
          <w:p w14:paraId="67F4ACD5" w14:textId="49DFFA87" w:rsidR="000F29F6" w:rsidRPr="003C6DC1"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3C6DC1">
              <w:rPr>
                <w:rFonts w:asciiTheme="minorHAnsi" w:hAnsiTheme="minorHAnsi"/>
                <w:b/>
                <w:szCs w:val="18"/>
              </w:rPr>
              <w:t xml:space="preserve">G. Additional Requirements </w:t>
            </w:r>
            <w:r w:rsidR="00763CC5" w:rsidRPr="003C6DC1">
              <w:rPr>
                <w:rFonts w:asciiTheme="minorHAnsi" w:hAnsiTheme="minorHAnsi"/>
                <w:b/>
                <w:szCs w:val="18"/>
              </w:rPr>
              <w:t>f</w:t>
            </w:r>
            <w:r w:rsidRPr="003C6DC1">
              <w:rPr>
                <w:rFonts w:asciiTheme="minorHAnsi" w:hAnsiTheme="minorHAnsi"/>
                <w:b/>
                <w:szCs w:val="18"/>
              </w:rPr>
              <w:t>or Compliance</w:t>
            </w:r>
          </w:p>
        </w:tc>
      </w:tr>
      <w:tr w:rsidR="000F29F6" w:rsidRPr="00DA4823" w14:paraId="67F4ACD9" w14:textId="77777777" w:rsidTr="006E6D17">
        <w:tc>
          <w:tcPr>
            <w:tcW w:w="590" w:type="dxa"/>
            <w:vAlign w:val="center"/>
          </w:tcPr>
          <w:p w14:paraId="67F4ACD7"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823">
              <w:rPr>
                <w:rFonts w:asciiTheme="minorHAnsi" w:hAnsiTheme="minorHAnsi"/>
                <w:sz w:val="18"/>
                <w:szCs w:val="18"/>
              </w:rPr>
              <w:t>01</w:t>
            </w:r>
          </w:p>
        </w:tc>
        <w:tc>
          <w:tcPr>
            <w:tcW w:w="10430" w:type="dxa"/>
            <w:gridSpan w:val="2"/>
            <w:vAlign w:val="center"/>
          </w:tcPr>
          <w:p w14:paraId="67F4ACD8" w14:textId="77777777" w:rsidR="000F29F6" w:rsidRPr="00DA4823" w:rsidRDefault="000F29F6" w:rsidP="00DA4823">
            <w:pPr>
              <w:shd w:val="clear" w:color="auto" w:fill="FFFFFF"/>
              <w:rPr>
                <w:rFonts w:asciiTheme="minorHAnsi" w:hAnsiTheme="minorHAnsi"/>
                <w:sz w:val="18"/>
                <w:szCs w:val="18"/>
                <w:highlight w:val="cyan"/>
              </w:rPr>
            </w:pPr>
            <w:r w:rsidRPr="00DA4823">
              <w:rPr>
                <w:rFonts w:asciiTheme="minorHAnsi" w:hAnsiTheme="minorHAnsi"/>
                <w:sz w:val="18"/>
                <w:szCs w:val="18"/>
              </w:rPr>
              <w:t>Open all interior doors and access including those to closets and those between a conditioned basement and attic.</w:t>
            </w:r>
          </w:p>
        </w:tc>
      </w:tr>
      <w:tr w:rsidR="000F29F6" w:rsidRPr="00DA4823" w14:paraId="67F4ACDC" w14:textId="77777777" w:rsidTr="006E6D17">
        <w:tc>
          <w:tcPr>
            <w:tcW w:w="590" w:type="dxa"/>
            <w:vAlign w:val="center"/>
          </w:tcPr>
          <w:p w14:paraId="67F4ACD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823">
              <w:rPr>
                <w:rFonts w:asciiTheme="minorHAnsi" w:hAnsiTheme="minorHAnsi"/>
                <w:sz w:val="18"/>
                <w:szCs w:val="18"/>
              </w:rPr>
              <w:t>02</w:t>
            </w:r>
          </w:p>
        </w:tc>
        <w:tc>
          <w:tcPr>
            <w:tcW w:w="10430" w:type="dxa"/>
            <w:gridSpan w:val="2"/>
            <w:vAlign w:val="center"/>
          </w:tcPr>
          <w:p w14:paraId="67F4ACDB" w14:textId="77777777" w:rsidR="000F29F6" w:rsidRPr="00DA4823" w:rsidRDefault="000F29F6" w:rsidP="00DA4823">
            <w:pPr>
              <w:shd w:val="clear" w:color="auto" w:fill="FFFFFF"/>
              <w:rPr>
                <w:rFonts w:asciiTheme="minorHAnsi" w:hAnsiTheme="minorHAnsi"/>
                <w:sz w:val="18"/>
                <w:szCs w:val="18"/>
              </w:rPr>
            </w:pPr>
            <w:r w:rsidRPr="00DA4823">
              <w:rPr>
                <w:rFonts w:asciiTheme="minorHAnsi" w:hAnsiTheme="minorHAnsi"/>
                <w:sz w:val="18"/>
                <w:szCs w:val="18"/>
              </w:rPr>
              <w:t>HVAC Supply and return register dampers shall be fully open.</w:t>
            </w:r>
          </w:p>
        </w:tc>
      </w:tr>
      <w:tr w:rsidR="000F29F6" w:rsidRPr="00DA4823" w14:paraId="67F4ACDF" w14:textId="77777777" w:rsidTr="006E6D17">
        <w:tc>
          <w:tcPr>
            <w:tcW w:w="590" w:type="dxa"/>
            <w:vAlign w:val="center"/>
          </w:tcPr>
          <w:p w14:paraId="67F4ACDD"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03</w:t>
            </w:r>
          </w:p>
        </w:tc>
        <w:tc>
          <w:tcPr>
            <w:tcW w:w="10430" w:type="dxa"/>
            <w:gridSpan w:val="2"/>
            <w:vAlign w:val="center"/>
          </w:tcPr>
          <w:p w14:paraId="67F4ACDE" w14:textId="77777777" w:rsidR="000F29F6" w:rsidRPr="00DA4823" w:rsidRDefault="000F29F6" w:rsidP="00DA4823">
            <w:pPr>
              <w:shd w:val="clear" w:color="auto" w:fill="FFFFFF"/>
              <w:rPr>
                <w:rFonts w:asciiTheme="minorHAnsi" w:hAnsiTheme="minorHAnsi"/>
                <w:sz w:val="18"/>
                <w:szCs w:val="18"/>
              </w:rPr>
            </w:pPr>
            <w:r w:rsidRPr="00DA4823">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0F29F6" w:rsidRPr="00DA4823" w14:paraId="67F4ACE2" w14:textId="77777777" w:rsidTr="006E6D17">
        <w:tc>
          <w:tcPr>
            <w:tcW w:w="590" w:type="dxa"/>
            <w:vAlign w:val="center"/>
          </w:tcPr>
          <w:p w14:paraId="67F4ACE0"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04</w:t>
            </w:r>
          </w:p>
        </w:tc>
        <w:tc>
          <w:tcPr>
            <w:tcW w:w="10430" w:type="dxa"/>
            <w:gridSpan w:val="2"/>
            <w:vAlign w:val="center"/>
          </w:tcPr>
          <w:p w14:paraId="67F4ACE1" w14:textId="77777777" w:rsidR="000F29F6" w:rsidRPr="00DA4823" w:rsidRDefault="000F29F6" w:rsidP="00DA4823">
            <w:pPr>
              <w:autoSpaceDE w:val="0"/>
              <w:autoSpaceDN w:val="0"/>
              <w:adjustRightInd w:val="0"/>
              <w:rPr>
                <w:rFonts w:asciiTheme="minorHAnsi" w:hAnsiTheme="minorHAnsi"/>
                <w:sz w:val="18"/>
                <w:szCs w:val="18"/>
              </w:rPr>
            </w:pPr>
            <w:r w:rsidRPr="00DA4823">
              <w:rPr>
                <w:rFonts w:asciiTheme="minorHAnsi" w:hAnsiTheme="minorHAnsi"/>
                <w:sz w:val="18"/>
                <w:szCs w:val="18"/>
              </w:rPr>
              <w:t xml:space="preserve">Continuously operated ventilation devices like energy recovery ventilators may be sealed.  </w:t>
            </w:r>
          </w:p>
        </w:tc>
      </w:tr>
      <w:tr w:rsidR="000F29F6" w:rsidRPr="00DA4823" w14:paraId="67F4ACE5" w14:textId="77777777" w:rsidTr="006E6D17">
        <w:tc>
          <w:tcPr>
            <w:tcW w:w="590" w:type="dxa"/>
            <w:vAlign w:val="center"/>
          </w:tcPr>
          <w:p w14:paraId="67F4ACE3"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05</w:t>
            </w:r>
          </w:p>
        </w:tc>
        <w:tc>
          <w:tcPr>
            <w:tcW w:w="10430" w:type="dxa"/>
            <w:gridSpan w:val="2"/>
            <w:vAlign w:val="center"/>
          </w:tcPr>
          <w:p w14:paraId="67F4ACE4" w14:textId="77777777" w:rsidR="000F29F6" w:rsidRPr="00DA4823" w:rsidRDefault="000F29F6" w:rsidP="00DA4823">
            <w:pPr>
              <w:autoSpaceDE w:val="0"/>
              <w:autoSpaceDN w:val="0"/>
              <w:adjustRightInd w:val="0"/>
              <w:rPr>
                <w:rFonts w:asciiTheme="minorHAnsi" w:hAnsiTheme="minorHAnsi"/>
                <w:sz w:val="18"/>
                <w:szCs w:val="18"/>
              </w:rPr>
            </w:pPr>
            <w:r w:rsidRPr="00DA4823">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0F29F6" w:rsidRPr="00DA4823" w14:paraId="67F4ACE9" w14:textId="77777777" w:rsidTr="005F68F2">
        <w:tc>
          <w:tcPr>
            <w:tcW w:w="590" w:type="dxa"/>
            <w:vAlign w:val="center"/>
          </w:tcPr>
          <w:p w14:paraId="67F4ACE6"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06</w:t>
            </w:r>
          </w:p>
        </w:tc>
        <w:tc>
          <w:tcPr>
            <w:tcW w:w="2488" w:type="dxa"/>
            <w:vAlign w:val="center"/>
          </w:tcPr>
          <w:p w14:paraId="67F4ACE7" w14:textId="77777777" w:rsidR="000F29F6" w:rsidRPr="00DA4823" w:rsidRDefault="000F29F6" w:rsidP="00DA4823">
            <w:pPr>
              <w:keepNext/>
              <w:rPr>
                <w:rFonts w:asciiTheme="minorHAnsi" w:hAnsiTheme="minorHAnsi"/>
                <w:sz w:val="18"/>
                <w:szCs w:val="18"/>
              </w:rPr>
            </w:pPr>
            <w:r w:rsidRPr="00DA4823">
              <w:rPr>
                <w:rFonts w:asciiTheme="minorHAnsi" w:hAnsiTheme="minorHAnsi"/>
                <w:sz w:val="18"/>
                <w:szCs w:val="18"/>
              </w:rPr>
              <w:t>Verification Status:</w:t>
            </w:r>
          </w:p>
        </w:tc>
        <w:tc>
          <w:tcPr>
            <w:tcW w:w="7942" w:type="dxa"/>
            <w:vAlign w:val="center"/>
          </w:tcPr>
          <w:p w14:paraId="4F4DC1A0" w14:textId="77777777" w:rsidR="005F68F2" w:rsidRPr="00CC67D9" w:rsidRDefault="005F68F2" w:rsidP="005F68F2">
            <w:pPr>
              <w:pStyle w:val="ListParagraph"/>
              <w:keepNext/>
              <w:numPr>
                <w:ilvl w:val="0"/>
                <w:numId w:val="38"/>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7509EB1E" w14:textId="77777777" w:rsidR="005F68F2" w:rsidRPr="00CC67D9" w:rsidRDefault="005F68F2" w:rsidP="005F68F2">
            <w:pPr>
              <w:pStyle w:val="ListParagraph"/>
              <w:keepNext/>
              <w:numPr>
                <w:ilvl w:val="0"/>
                <w:numId w:val="38"/>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67F4ACE8" w14:textId="188DCF7E" w:rsidR="000F29F6" w:rsidRPr="005F68F2" w:rsidRDefault="005F68F2" w:rsidP="005F68F2">
            <w:pPr>
              <w:pStyle w:val="ListParagraph"/>
              <w:numPr>
                <w:ilvl w:val="0"/>
                <w:numId w:val="38"/>
              </w:numPr>
              <w:autoSpaceDE w:val="0"/>
              <w:autoSpaceDN w:val="0"/>
              <w:adjustRightInd w:val="0"/>
              <w:rPr>
                <w:rFonts w:asciiTheme="minorHAnsi" w:hAnsiTheme="minorHAnsi"/>
                <w:sz w:val="18"/>
                <w:szCs w:val="18"/>
              </w:rPr>
            </w:pPr>
            <w:r w:rsidRPr="005F68F2">
              <w:rPr>
                <w:rFonts w:ascii="Calibri" w:hAnsi="Calibri"/>
                <w:sz w:val="18"/>
                <w:szCs w:val="18"/>
                <w:u w:val="single"/>
              </w:rPr>
              <w:t>All N/A</w:t>
            </w:r>
            <w:r w:rsidRPr="005F68F2">
              <w:rPr>
                <w:rFonts w:ascii="Calibri" w:hAnsi="Calibri"/>
                <w:sz w:val="18"/>
                <w:szCs w:val="18"/>
              </w:rPr>
              <w:t xml:space="preserve"> - This entire table is not applicable</w:t>
            </w:r>
          </w:p>
        </w:tc>
      </w:tr>
      <w:tr w:rsidR="005F68F2" w:rsidRPr="00DA4823" w14:paraId="67F4ACED" w14:textId="77777777" w:rsidTr="0082273E">
        <w:tc>
          <w:tcPr>
            <w:tcW w:w="590" w:type="dxa"/>
            <w:vAlign w:val="center"/>
          </w:tcPr>
          <w:p w14:paraId="67F4ACEA" w14:textId="77777777" w:rsidR="005F68F2" w:rsidRPr="00DA4823" w:rsidRDefault="005F68F2"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07</w:t>
            </w:r>
          </w:p>
        </w:tc>
        <w:tc>
          <w:tcPr>
            <w:tcW w:w="10430" w:type="dxa"/>
            <w:gridSpan w:val="2"/>
            <w:vAlign w:val="center"/>
          </w:tcPr>
          <w:p w14:paraId="67F4ACEC" w14:textId="099D8F1E" w:rsidR="005F68F2" w:rsidRPr="00DA4823" w:rsidRDefault="005F68F2" w:rsidP="00DA4823">
            <w:pPr>
              <w:autoSpaceDE w:val="0"/>
              <w:autoSpaceDN w:val="0"/>
              <w:adjustRightInd w:val="0"/>
              <w:rPr>
                <w:rFonts w:asciiTheme="minorHAnsi" w:hAnsiTheme="minorHAnsi"/>
                <w:sz w:val="18"/>
                <w:szCs w:val="18"/>
              </w:rPr>
            </w:pPr>
            <w:r w:rsidRPr="00DA4823">
              <w:rPr>
                <w:rFonts w:asciiTheme="minorHAnsi" w:hAnsiTheme="minorHAnsi"/>
                <w:sz w:val="18"/>
                <w:szCs w:val="18"/>
              </w:rPr>
              <w:t>Correction Notes:</w:t>
            </w:r>
          </w:p>
        </w:tc>
      </w:tr>
      <w:tr w:rsidR="000F29F6" w:rsidRPr="00DA4823" w14:paraId="67F4ACEF" w14:textId="77777777" w:rsidTr="006E6D17">
        <w:tc>
          <w:tcPr>
            <w:tcW w:w="11020" w:type="dxa"/>
            <w:gridSpan w:val="3"/>
            <w:vAlign w:val="center"/>
          </w:tcPr>
          <w:p w14:paraId="67F4ACEE" w14:textId="77777777" w:rsidR="000F29F6" w:rsidRPr="00DA4823" w:rsidRDefault="000F29F6" w:rsidP="00DA4823">
            <w:pPr>
              <w:autoSpaceDE w:val="0"/>
              <w:autoSpaceDN w:val="0"/>
              <w:adjustRightInd w:val="0"/>
              <w:rPr>
                <w:rFonts w:asciiTheme="minorHAnsi" w:hAnsiTheme="minorHAnsi"/>
                <w:sz w:val="18"/>
                <w:szCs w:val="18"/>
              </w:rPr>
            </w:pPr>
            <w:r w:rsidRPr="00DA4823">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7F4ACF0" w14:textId="77777777" w:rsidR="000F29F6" w:rsidRPr="003C6DC1"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F29F6" w:rsidRPr="00DA4823" w14:paraId="67F4ACF3" w14:textId="77777777" w:rsidTr="00075CA7">
        <w:trPr>
          <w:cantSplit/>
          <w:trHeight w:val="432"/>
        </w:trPr>
        <w:tc>
          <w:tcPr>
            <w:tcW w:w="5000" w:type="pct"/>
            <w:gridSpan w:val="2"/>
            <w:vAlign w:val="center"/>
          </w:tcPr>
          <w:p w14:paraId="67F4ACF1" w14:textId="309AEBFA" w:rsidR="000F29F6" w:rsidRPr="00DA4823" w:rsidRDefault="000F29F6" w:rsidP="00DA4823">
            <w:pPr>
              <w:keepNext/>
              <w:rPr>
                <w:rFonts w:asciiTheme="minorHAnsi" w:hAnsiTheme="minorHAnsi"/>
                <w:b/>
                <w:sz w:val="18"/>
                <w:szCs w:val="18"/>
              </w:rPr>
            </w:pPr>
            <w:r w:rsidRPr="003C6DC1">
              <w:rPr>
                <w:rFonts w:asciiTheme="minorHAnsi" w:hAnsiTheme="minorHAnsi"/>
                <w:b/>
                <w:szCs w:val="18"/>
              </w:rPr>
              <w:t>H. Determination of HERS Verification Compliance</w:t>
            </w:r>
          </w:p>
          <w:p w14:paraId="67F4ACF2" w14:textId="77777777" w:rsidR="000F29F6" w:rsidRPr="00DA4823" w:rsidRDefault="000F29F6" w:rsidP="00DA4823">
            <w:pPr>
              <w:keepNext/>
              <w:rPr>
                <w:rFonts w:asciiTheme="minorHAnsi" w:hAnsiTheme="minorHAnsi"/>
                <w:sz w:val="18"/>
                <w:szCs w:val="18"/>
              </w:rPr>
            </w:pPr>
            <w:r w:rsidRPr="00DA482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0F29F6" w:rsidRPr="00DA4823" w14:paraId="67F4ACF6" w14:textId="77777777" w:rsidTr="003C6DC1">
        <w:trPr>
          <w:cantSplit/>
          <w:trHeight w:val="144"/>
        </w:trPr>
        <w:tc>
          <w:tcPr>
            <w:tcW w:w="253" w:type="pct"/>
            <w:vAlign w:val="center"/>
          </w:tcPr>
          <w:p w14:paraId="67F4ACF4" w14:textId="77777777" w:rsidR="000F29F6" w:rsidRPr="00DA4823" w:rsidDel="00C76C40" w:rsidRDefault="000F29F6" w:rsidP="00DA4823">
            <w:pPr>
              <w:keepNext/>
              <w:jc w:val="center"/>
              <w:rPr>
                <w:rFonts w:asciiTheme="minorHAnsi" w:hAnsiTheme="minorHAnsi"/>
                <w:sz w:val="18"/>
                <w:szCs w:val="18"/>
              </w:rPr>
            </w:pPr>
            <w:r w:rsidRPr="00DA4823">
              <w:rPr>
                <w:rFonts w:asciiTheme="minorHAnsi" w:hAnsiTheme="minorHAnsi"/>
                <w:sz w:val="18"/>
                <w:szCs w:val="18"/>
              </w:rPr>
              <w:t>01</w:t>
            </w:r>
          </w:p>
        </w:tc>
        <w:tc>
          <w:tcPr>
            <w:tcW w:w="4747" w:type="pct"/>
            <w:vAlign w:val="center"/>
          </w:tcPr>
          <w:p w14:paraId="67F4ACF5" w14:textId="77777777" w:rsidR="000F29F6" w:rsidRPr="00DA4823" w:rsidRDefault="000F29F6" w:rsidP="00DA4823">
            <w:pPr>
              <w:keepNext/>
              <w:rPr>
                <w:rFonts w:asciiTheme="minorHAnsi" w:hAnsiTheme="minorHAnsi"/>
                <w:sz w:val="18"/>
                <w:szCs w:val="18"/>
              </w:rPr>
            </w:pPr>
          </w:p>
        </w:tc>
      </w:tr>
    </w:tbl>
    <w:p w14:paraId="67F4ACF7" w14:textId="77777777" w:rsidR="000F29F6" w:rsidRDefault="000F29F6" w:rsidP="004173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67F4ACF8" w14:textId="77777777" w:rsidR="000F29F6" w:rsidRDefault="000F29F6" w:rsidP="004173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b/>
        </w:rPr>
      </w:pPr>
    </w:p>
    <w:p w14:paraId="67F4ACF9" w14:textId="77777777" w:rsidR="000F29F6" w:rsidRDefault="000F29F6">
      <w:pPr>
        <w:rPr>
          <w:rFonts w:ascii="Calibri" w:hAnsi="Calibri"/>
          <w:b/>
        </w:rPr>
      </w:pPr>
      <w:r>
        <w:rPr>
          <w:rFonts w:ascii="Calibri" w:hAnsi="Calibri"/>
          <w:b/>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0F29F6" w:rsidRPr="009351D2" w14:paraId="67F4ACFB" w14:textId="77777777" w:rsidTr="0011127F">
        <w:trPr>
          <w:trHeight w:val="288"/>
        </w:trPr>
        <w:tc>
          <w:tcPr>
            <w:tcW w:w="10950" w:type="dxa"/>
            <w:gridSpan w:val="4"/>
            <w:vAlign w:val="center"/>
          </w:tcPr>
          <w:p w14:paraId="67F4ACFA" w14:textId="77777777" w:rsidR="000F29F6" w:rsidRPr="009351D2" w:rsidRDefault="000F29F6" w:rsidP="0011127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lastRenderedPageBreak/>
              <w:t>Documentation Author's Declaration Statement</w:t>
            </w:r>
          </w:p>
        </w:tc>
      </w:tr>
      <w:tr w:rsidR="000F29F6" w:rsidRPr="00E136A4" w14:paraId="67F4ACFD" w14:textId="77777777" w:rsidTr="003C6DC1">
        <w:trPr>
          <w:trHeight w:val="278"/>
        </w:trPr>
        <w:tc>
          <w:tcPr>
            <w:tcW w:w="10950" w:type="dxa"/>
            <w:gridSpan w:val="4"/>
            <w:vAlign w:val="center"/>
          </w:tcPr>
          <w:p w14:paraId="67F4ACFC" w14:textId="77777777" w:rsidR="000F29F6" w:rsidRPr="00E136A4" w:rsidRDefault="000F29F6" w:rsidP="00B045D7">
            <w:pPr>
              <w:numPr>
                <w:ilvl w:val="0"/>
                <w:numId w:val="25"/>
              </w:numPr>
              <w:ind w:left="360" w:hanging="270"/>
              <w:rPr>
                <w:rFonts w:ascii="Calibri" w:hAnsi="Calibri"/>
                <w:sz w:val="18"/>
                <w:szCs w:val="18"/>
              </w:rPr>
            </w:pPr>
            <w:r>
              <w:rPr>
                <w:rFonts w:ascii="Calibri" w:hAnsi="Calibri"/>
                <w:sz w:val="18"/>
                <w:szCs w:val="18"/>
              </w:rPr>
              <w:t xml:space="preserve">I </w:t>
            </w:r>
            <w:r w:rsidRPr="00E136A4">
              <w:rPr>
                <w:rFonts w:ascii="Calibri" w:hAnsi="Calibri"/>
                <w:sz w:val="18"/>
                <w:szCs w:val="18"/>
              </w:rPr>
              <w:t xml:space="preserve">certify that this Certificate of </w:t>
            </w:r>
            <w:r>
              <w:rPr>
                <w:rFonts w:ascii="Calibri" w:hAnsi="Calibri"/>
                <w:sz w:val="18"/>
                <w:szCs w:val="18"/>
              </w:rPr>
              <w:t xml:space="preserve">Verification </w:t>
            </w:r>
            <w:r w:rsidRPr="00E136A4">
              <w:rPr>
                <w:rFonts w:ascii="Calibri" w:hAnsi="Calibri"/>
                <w:sz w:val="18"/>
                <w:szCs w:val="18"/>
              </w:rPr>
              <w:t>documentation is accurate and complete.</w:t>
            </w:r>
          </w:p>
        </w:tc>
      </w:tr>
      <w:tr w:rsidR="000F29F6" w:rsidRPr="0047600B" w14:paraId="67F4AD00" w14:textId="77777777" w:rsidTr="0011127F">
        <w:trPr>
          <w:trHeight w:val="360"/>
        </w:trPr>
        <w:tc>
          <w:tcPr>
            <w:tcW w:w="5434" w:type="dxa"/>
          </w:tcPr>
          <w:p w14:paraId="67F4ACFE" w14:textId="77777777" w:rsidR="000F29F6" w:rsidRPr="0047600B" w:rsidRDefault="000F29F6" w:rsidP="0011127F">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Name:</w:t>
            </w:r>
          </w:p>
        </w:tc>
        <w:tc>
          <w:tcPr>
            <w:tcW w:w="5516" w:type="dxa"/>
            <w:gridSpan w:val="3"/>
          </w:tcPr>
          <w:p w14:paraId="67F4ACFF" w14:textId="77777777" w:rsidR="000F29F6" w:rsidRPr="0047600B" w:rsidRDefault="000F29F6" w:rsidP="0011127F">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Signature:</w:t>
            </w:r>
          </w:p>
        </w:tc>
      </w:tr>
      <w:tr w:rsidR="000F29F6" w:rsidRPr="0047600B" w14:paraId="67F4AD03" w14:textId="77777777" w:rsidTr="0011127F">
        <w:trPr>
          <w:trHeight w:val="360"/>
        </w:trPr>
        <w:tc>
          <w:tcPr>
            <w:tcW w:w="5434" w:type="dxa"/>
          </w:tcPr>
          <w:p w14:paraId="67F4AD01" w14:textId="77777777" w:rsidR="000F29F6" w:rsidRPr="0047600B" w:rsidRDefault="000F29F6" w:rsidP="0011127F">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6" w:type="dxa"/>
            <w:gridSpan w:val="3"/>
          </w:tcPr>
          <w:p w14:paraId="67F4AD02" w14:textId="77777777" w:rsidR="000F29F6" w:rsidRPr="0047600B" w:rsidRDefault="000F29F6" w:rsidP="0011127F">
            <w:pPr>
              <w:rPr>
                <w:rFonts w:ascii="Calibri" w:hAnsi="Calibri"/>
                <w:sz w:val="14"/>
                <w:szCs w:val="14"/>
              </w:rPr>
            </w:pPr>
            <w:r w:rsidRPr="0047600B">
              <w:rPr>
                <w:rFonts w:ascii="Calibri" w:hAnsi="Calibri"/>
                <w:sz w:val="14"/>
                <w:szCs w:val="14"/>
              </w:rPr>
              <w:t>Date</w:t>
            </w:r>
            <w:r>
              <w:rPr>
                <w:rFonts w:ascii="Calibri" w:hAnsi="Calibri"/>
                <w:sz w:val="14"/>
                <w:szCs w:val="14"/>
              </w:rPr>
              <w:t xml:space="preserve"> Signed</w:t>
            </w:r>
            <w:r w:rsidRPr="0047600B">
              <w:rPr>
                <w:rFonts w:ascii="Calibri" w:hAnsi="Calibri"/>
                <w:sz w:val="14"/>
                <w:szCs w:val="14"/>
              </w:rPr>
              <w:t>:</w:t>
            </w:r>
          </w:p>
        </w:tc>
      </w:tr>
      <w:tr w:rsidR="000F29F6" w:rsidRPr="0047600B" w14:paraId="67F4AD06" w14:textId="77777777" w:rsidTr="0011127F">
        <w:trPr>
          <w:trHeight w:val="360"/>
        </w:trPr>
        <w:tc>
          <w:tcPr>
            <w:tcW w:w="5434" w:type="dxa"/>
          </w:tcPr>
          <w:p w14:paraId="67F4AD04" w14:textId="77777777" w:rsidR="000F29F6" w:rsidRPr="0047600B" w:rsidRDefault="000F29F6" w:rsidP="0011127F">
            <w:pPr>
              <w:rPr>
                <w:rFonts w:ascii="Calibri" w:hAnsi="Calibri"/>
                <w:sz w:val="14"/>
                <w:szCs w:val="14"/>
              </w:rPr>
            </w:pPr>
            <w:r w:rsidRPr="0047600B">
              <w:rPr>
                <w:rFonts w:ascii="Calibri" w:hAnsi="Calibri"/>
                <w:sz w:val="14"/>
                <w:szCs w:val="14"/>
              </w:rPr>
              <w:t>Address:</w:t>
            </w:r>
          </w:p>
        </w:tc>
        <w:tc>
          <w:tcPr>
            <w:tcW w:w="5516" w:type="dxa"/>
            <w:gridSpan w:val="3"/>
          </w:tcPr>
          <w:p w14:paraId="67F4AD05" w14:textId="77777777" w:rsidR="000F29F6" w:rsidRPr="0047600B" w:rsidRDefault="000F29F6" w:rsidP="0011127F">
            <w:pPr>
              <w:rPr>
                <w:rFonts w:ascii="Calibri" w:hAnsi="Calibri"/>
                <w:sz w:val="14"/>
                <w:szCs w:val="14"/>
              </w:rPr>
            </w:pPr>
            <w:r>
              <w:rPr>
                <w:rFonts w:ascii="Calibri" w:hAnsi="Calibri"/>
                <w:sz w:val="14"/>
                <w:szCs w:val="14"/>
              </w:rPr>
              <w:t>CEA/HERS Certification Information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0F29F6" w:rsidRPr="0047600B" w14:paraId="67F4AD09" w14:textId="77777777" w:rsidTr="0011127F">
        <w:trPr>
          <w:trHeight w:val="360"/>
        </w:trPr>
        <w:tc>
          <w:tcPr>
            <w:tcW w:w="5434" w:type="dxa"/>
          </w:tcPr>
          <w:p w14:paraId="67F4AD07" w14:textId="77777777" w:rsidR="000F29F6" w:rsidRPr="0047600B" w:rsidRDefault="000F29F6" w:rsidP="0011127F">
            <w:pPr>
              <w:rPr>
                <w:rFonts w:ascii="Calibri" w:hAnsi="Calibri"/>
                <w:sz w:val="14"/>
                <w:szCs w:val="14"/>
              </w:rPr>
            </w:pPr>
            <w:r w:rsidRPr="0047600B">
              <w:rPr>
                <w:rFonts w:ascii="Calibri" w:hAnsi="Calibri"/>
                <w:sz w:val="14"/>
                <w:szCs w:val="14"/>
              </w:rPr>
              <w:t>City/State/Zip:</w:t>
            </w:r>
          </w:p>
        </w:tc>
        <w:tc>
          <w:tcPr>
            <w:tcW w:w="5516" w:type="dxa"/>
            <w:gridSpan w:val="3"/>
          </w:tcPr>
          <w:p w14:paraId="67F4AD08" w14:textId="77777777" w:rsidR="000F29F6" w:rsidRPr="0047600B" w:rsidRDefault="000F29F6" w:rsidP="0011127F">
            <w:pPr>
              <w:rPr>
                <w:rFonts w:ascii="Calibri" w:hAnsi="Calibri"/>
                <w:sz w:val="14"/>
                <w:szCs w:val="14"/>
              </w:rPr>
            </w:pPr>
            <w:r w:rsidRPr="0047600B">
              <w:rPr>
                <w:rFonts w:ascii="Calibri" w:hAnsi="Calibri"/>
                <w:sz w:val="14"/>
                <w:szCs w:val="14"/>
              </w:rPr>
              <w:t>Phone:</w:t>
            </w:r>
          </w:p>
        </w:tc>
      </w:tr>
      <w:tr w:rsidR="000F29F6" w14:paraId="67F4AD0B" w14:textId="77777777" w:rsidTr="0011127F">
        <w:tblPrEx>
          <w:tblCellMar>
            <w:left w:w="115" w:type="dxa"/>
            <w:right w:w="115" w:type="dxa"/>
          </w:tblCellMar>
        </w:tblPrEx>
        <w:trPr>
          <w:trHeight w:val="296"/>
        </w:trPr>
        <w:tc>
          <w:tcPr>
            <w:tcW w:w="10950" w:type="dxa"/>
            <w:gridSpan w:val="4"/>
            <w:vAlign w:val="center"/>
          </w:tcPr>
          <w:p w14:paraId="67F4AD0A" w14:textId="77777777" w:rsidR="000F29F6" w:rsidRDefault="000F29F6" w:rsidP="0011127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0F29F6" w:rsidRPr="00BA699E" w14:paraId="67F4AD12" w14:textId="77777777" w:rsidTr="0011127F">
        <w:tblPrEx>
          <w:tblCellMar>
            <w:left w:w="115" w:type="dxa"/>
            <w:right w:w="115" w:type="dxa"/>
          </w:tblCellMar>
        </w:tblPrEx>
        <w:trPr>
          <w:trHeight w:val="504"/>
        </w:trPr>
        <w:tc>
          <w:tcPr>
            <w:tcW w:w="10950" w:type="dxa"/>
            <w:gridSpan w:val="4"/>
          </w:tcPr>
          <w:p w14:paraId="67F4AD0C" w14:textId="77777777" w:rsidR="000F29F6" w:rsidRPr="00B706BB" w:rsidRDefault="000F29F6" w:rsidP="003C6DC1">
            <w:pPr>
              <w:pStyle w:val="p2"/>
              <w:keepNext/>
              <w:tabs>
                <w:tab w:val="clear" w:pos="357"/>
              </w:tabs>
              <w:spacing w:line="240" w:lineRule="auto"/>
              <w:ind w:left="0" w:right="90" w:firstLine="0"/>
              <w:rPr>
                <w:rFonts w:ascii="Calibri" w:hAnsi="Calibri"/>
                <w:sz w:val="18"/>
                <w:szCs w:val="18"/>
              </w:rPr>
            </w:pPr>
            <w:r w:rsidRPr="00B706BB">
              <w:rPr>
                <w:rFonts w:ascii="Calibri" w:hAnsi="Calibri"/>
                <w:sz w:val="18"/>
                <w:szCs w:val="18"/>
              </w:rPr>
              <w:t xml:space="preserve">I certify the following under penalty of perjury, under the laws of the State of California: </w:t>
            </w:r>
          </w:p>
          <w:p w14:paraId="67F4AD0D" w14:textId="77777777" w:rsidR="000F29F6" w:rsidRPr="00B706BB" w:rsidRDefault="000F29F6" w:rsidP="003C6DC1">
            <w:pPr>
              <w:pStyle w:val="p2"/>
              <w:keepNext/>
              <w:numPr>
                <w:ilvl w:val="0"/>
                <w:numId w:val="31"/>
              </w:numPr>
              <w:tabs>
                <w:tab w:val="clear" w:pos="357"/>
              </w:tabs>
              <w:spacing w:line="240" w:lineRule="auto"/>
              <w:ind w:right="90"/>
              <w:rPr>
                <w:rFonts w:ascii="Calibri" w:hAnsi="Calibri"/>
                <w:sz w:val="18"/>
                <w:szCs w:val="18"/>
              </w:rPr>
            </w:pPr>
            <w:r>
              <w:rPr>
                <w:rFonts w:ascii="Calibri" w:hAnsi="Calibri"/>
                <w:sz w:val="18"/>
                <w:szCs w:val="18"/>
              </w:rPr>
              <w:t xml:space="preserve">The </w:t>
            </w:r>
            <w:r w:rsidRPr="008E6C57">
              <w:rPr>
                <w:rFonts w:ascii="Calibri" w:hAnsi="Calibri"/>
                <w:sz w:val="18"/>
                <w:szCs w:val="18"/>
              </w:rPr>
              <w:t xml:space="preserve">information provided on this </w:t>
            </w:r>
            <w:r>
              <w:rPr>
                <w:rFonts w:ascii="Calibri" w:hAnsi="Calibri"/>
                <w:sz w:val="18"/>
                <w:szCs w:val="18"/>
              </w:rPr>
              <w:t>Certificate of Verification</w:t>
            </w:r>
            <w:r w:rsidRPr="008E6C57">
              <w:rPr>
                <w:rFonts w:ascii="Calibri" w:hAnsi="Calibri"/>
                <w:sz w:val="18"/>
                <w:szCs w:val="18"/>
              </w:rPr>
              <w:t xml:space="preserve"> is true and correct.</w:t>
            </w:r>
          </w:p>
          <w:p w14:paraId="67F4AD0E" w14:textId="77777777" w:rsidR="000F29F6" w:rsidRPr="00907289" w:rsidRDefault="000F29F6" w:rsidP="003C6DC1">
            <w:pPr>
              <w:pStyle w:val="p2"/>
              <w:keepNext/>
              <w:numPr>
                <w:ilvl w:val="0"/>
                <w:numId w:val="31"/>
              </w:numPr>
              <w:tabs>
                <w:tab w:val="clear" w:pos="357"/>
              </w:tabs>
              <w:spacing w:line="240" w:lineRule="auto"/>
              <w:ind w:right="90"/>
              <w:rPr>
                <w:rFonts w:ascii="Calibri" w:hAnsi="Calibri"/>
                <w:sz w:val="18"/>
                <w:szCs w:val="18"/>
              </w:rPr>
            </w:pPr>
            <w:r>
              <w:rPr>
                <w:rFonts w:ascii="Calibri" w:hAnsi="Calibri"/>
                <w:sz w:val="18"/>
                <w:szCs w:val="18"/>
              </w:rPr>
              <w:t>I am the certified HERS R</w:t>
            </w:r>
            <w:r w:rsidRPr="00907289">
              <w:rPr>
                <w:rFonts w:ascii="Calibri" w:hAnsi="Calibri"/>
                <w:sz w:val="18"/>
                <w:szCs w:val="18"/>
              </w:rPr>
              <w:t xml:space="preserve">ater who performed the verification </w:t>
            </w:r>
            <w:r>
              <w:rPr>
                <w:rFonts w:ascii="Calibri" w:hAnsi="Calibri"/>
                <w:sz w:val="18"/>
                <w:szCs w:val="18"/>
              </w:rPr>
              <w:t>identified and reported on this C</w:t>
            </w:r>
            <w:r w:rsidRPr="00907289">
              <w:rPr>
                <w:rFonts w:ascii="Calibri" w:hAnsi="Calibri"/>
                <w:sz w:val="18"/>
                <w:szCs w:val="18"/>
              </w:rPr>
              <w:t>ertificate</w:t>
            </w:r>
            <w:r>
              <w:rPr>
                <w:rFonts w:ascii="Calibri" w:hAnsi="Calibri"/>
                <w:sz w:val="18"/>
                <w:szCs w:val="18"/>
              </w:rPr>
              <w:t xml:space="preserve"> of Verification (responsible rater)</w:t>
            </w:r>
            <w:r w:rsidRPr="00907289">
              <w:rPr>
                <w:rFonts w:ascii="Calibri" w:hAnsi="Calibri"/>
                <w:sz w:val="18"/>
                <w:szCs w:val="18"/>
              </w:rPr>
              <w:t>.</w:t>
            </w:r>
          </w:p>
          <w:p w14:paraId="67F4AD0F" w14:textId="77777777" w:rsidR="000F29F6" w:rsidRDefault="000F29F6" w:rsidP="003C6DC1">
            <w:pPr>
              <w:pStyle w:val="p2"/>
              <w:keepNext/>
              <w:numPr>
                <w:ilvl w:val="0"/>
                <w:numId w:val="31"/>
              </w:numPr>
              <w:tabs>
                <w:tab w:val="clear" w:pos="357"/>
              </w:tabs>
              <w:spacing w:line="240" w:lineRule="auto"/>
              <w:ind w:right="90"/>
              <w:rPr>
                <w:rFonts w:ascii="Calibri" w:hAnsi="Calibri"/>
                <w:sz w:val="18"/>
                <w:szCs w:val="18"/>
              </w:rPr>
            </w:pPr>
            <w:r>
              <w:rPr>
                <w:rFonts w:ascii="Calibri" w:hAnsi="Calibri"/>
                <w:sz w:val="18"/>
                <w:szCs w:val="18"/>
              </w:rPr>
              <w:t xml:space="preserve">The </w:t>
            </w:r>
            <w:r w:rsidRPr="00B706BB">
              <w:rPr>
                <w:rFonts w:ascii="Calibri" w:hAnsi="Calibri"/>
                <w:sz w:val="18"/>
                <w:szCs w:val="18"/>
              </w:rPr>
              <w:t>installed features, materials, components, manufactured devices, or system performance diagnostic results that require HERS verification</w:t>
            </w:r>
            <w:r>
              <w:rPr>
                <w:rFonts w:ascii="Calibri" w:hAnsi="Calibri"/>
                <w:sz w:val="18"/>
                <w:szCs w:val="18"/>
              </w:rPr>
              <w:t xml:space="preserve"> identified on this Certificate of Verification comply</w:t>
            </w:r>
            <w:r w:rsidRPr="00907289">
              <w:rPr>
                <w:rFonts w:ascii="Calibri" w:hAnsi="Calibri"/>
                <w:sz w:val="18"/>
                <w:szCs w:val="18"/>
              </w:rPr>
              <w:t xml:space="preserve"> with the applicable requirements in Reference Appendices </w:t>
            </w:r>
            <w:r w:rsidRPr="00057A11">
              <w:rPr>
                <w:rFonts w:ascii="Calibri" w:hAnsi="Calibri"/>
                <w:sz w:val="18"/>
                <w:szCs w:val="18"/>
              </w:rPr>
              <w:t>RA2</w:t>
            </w:r>
            <w:r>
              <w:rPr>
                <w:rFonts w:ascii="Calibri" w:hAnsi="Calibri"/>
                <w:sz w:val="18"/>
                <w:szCs w:val="18"/>
              </w:rPr>
              <w:t>,</w:t>
            </w:r>
            <w:r w:rsidRPr="00907289">
              <w:rPr>
                <w:rFonts w:ascii="Calibri" w:hAnsi="Calibri"/>
                <w:sz w:val="18"/>
                <w:szCs w:val="18"/>
              </w:rPr>
              <w:t xml:space="preserve"> </w:t>
            </w:r>
            <w:r w:rsidRPr="00057A11">
              <w:rPr>
                <w:rFonts w:ascii="Calibri" w:hAnsi="Calibri"/>
                <w:sz w:val="18"/>
                <w:szCs w:val="18"/>
              </w:rPr>
              <w:t>RA3</w:t>
            </w:r>
            <w:r>
              <w:rPr>
                <w:rFonts w:ascii="Calibri" w:hAnsi="Calibri"/>
                <w:sz w:val="18"/>
                <w:szCs w:val="18"/>
              </w:rPr>
              <w:t xml:space="preserve">, and </w:t>
            </w:r>
            <w:r w:rsidRPr="00907289">
              <w:rPr>
                <w:rFonts w:ascii="Calibri" w:hAnsi="Calibri"/>
                <w:sz w:val="18"/>
                <w:szCs w:val="18"/>
              </w:rPr>
              <w:t xml:space="preserve">the </w:t>
            </w:r>
            <w:r>
              <w:rPr>
                <w:rFonts w:ascii="Calibri" w:hAnsi="Calibri"/>
                <w:sz w:val="18"/>
                <w:szCs w:val="18"/>
              </w:rPr>
              <w:t xml:space="preserve">requirements specified on the </w:t>
            </w:r>
            <w:r w:rsidRPr="00907289">
              <w:rPr>
                <w:rFonts w:ascii="Calibri" w:hAnsi="Calibri"/>
                <w:sz w:val="18"/>
                <w:szCs w:val="18"/>
              </w:rPr>
              <w:t>Certifica</w:t>
            </w:r>
            <w:r>
              <w:rPr>
                <w:rFonts w:ascii="Calibri" w:hAnsi="Calibri"/>
                <w:sz w:val="18"/>
                <w:szCs w:val="18"/>
              </w:rPr>
              <w:t>te of Compliance</w:t>
            </w:r>
            <w:r w:rsidRPr="00907289">
              <w:rPr>
                <w:rFonts w:ascii="Calibri" w:hAnsi="Calibri"/>
                <w:sz w:val="18"/>
                <w:szCs w:val="18"/>
              </w:rPr>
              <w:t xml:space="preserve"> </w:t>
            </w:r>
            <w:r>
              <w:rPr>
                <w:rFonts w:ascii="Calibri" w:hAnsi="Calibri"/>
                <w:sz w:val="18"/>
                <w:szCs w:val="18"/>
              </w:rPr>
              <w:t xml:space="preserve">for the building </w:t>
            </w:r>
            <w:r w:rsidRPr="00907289">
              <w:rPr>
                <w:rFonts w:ascii="Calibri" w:hAnsi="Calibri"/>
                <w:sz w:val="18"/>
                <w:szCs w:val="18"/>
              </w:rPr>
              <w:t>appro</w:t>
            </w:r>
            <w:r>
              <w:rPr>
                <w:rFonts w:ascii="Calibri" w:hAnsi="Calibri"/>
                <w:sz w:val="18"/>
                <w:szCs w:val="18"/>
              </w:rPr>
              <w:t>ved by the enforcement agency.</w:t>
            </w:r>
          </w:p>
          <w:p w14:paraId="67F4AD10" w14:textId="77777777" w:rsidR="000F29F6" w:rsidRDefault="000F29F6" w:rsidP="003C6DC1">
            <w:pPr>
              <w:pStyle w:val="p2"/>
              <w:keepNext/>
              <w:numPr>
                <w:ilvl w:val="0"/>
                <w:numId w:val="31"/>
              </w:numPr>
              <w:tabs>
                <w:tab w:val="clear" w:pos="357"/>
              </w:tabs>
              <w:spacing w:line="240" w:lineRule="auto"/>
              <w:ind w:right="90"/>
              <w:rPr>
                <w:rFonts w:ascii="Calibri" w:hAnsi="Calibri"/>
                <w:sz w:val="18"/>
                <w:szCs w:val="18"/>
              </w:rPr>
            </w:pPr>
            <w:r>
              <w:rPr>
                <w:rFonts w:ascii="Calibri" w:hAnsi="Calibri"/>
                <w:sz w:val="18"/>
                <w:szCs w:val="18"/>
              </w:rPr>
              <w:t xml:space="preserve"> The </w:t>
            </w:r>
            <w:r w:rsidRPr="00907289">
              <w:rPr>
                <w:rFonts w:ascii="Calibri" w:hAnsi="Calibri"/>
                <w:sz w:val="18"/>
                <w:szCs w:val="18"/>
              </w:rPr>
              <w:t xml:space="preserve">information reported on applicable sections of </w:t>
            </w:r>
            <w:r>
              <w:rPr>
                <w:rFonts w:ascii="Calibri" w:hAnsi="Calibri"/>
                <w:sz w:val="18"/>
                <w:szCs w:val="18"/>
              </w:rPr>
              <w:t>the</w:t>
            </w:r>
            <w:r w:rsidRPr="00BA699E">
              <w:rPr>
                <w:rFonts w:ascii="Calibri" w:hAnsi="Calibri"/>
                <w:sz w:val="18"/>
                <w:szCs w:val="18"/>
              </w:rPr>
              <w:t xml:space="preserve"> Certificate(s) of Installation </w:t>
            </w:r>
            <w:r>
              <w:rPr>
                <w:rFonts w:ascii="Calibri" w:hAnsi="Calibri"/>
                <w:sz w:val="18"/>
                <w:szCs w:val="18"/>
              </w:rPr>
              <w:t xml:space="preserve">(CF2R) </w:t>
            </w:r>
            <w:r w:rsidRPr="00BA699E">
              <w:rPr>
                <w:rFonts w:ascii="Calibri" w:hAnsi="Calibri"/>
                <w:sz w:val="18"/>
                <w:szCs w:val="18"/>
              </w:rPr>
              <w:t>signed and submitted by the person(s) responsible for the construction or installation</w:t>
            </w:r>
            <w:r w:rsidRPr="00907289">
              <w:rPr>
                <w:rFonts w:ascii="Calibri" w:hAnsi="Calibri"/>
                <w:sz w:val="18"/>
                <w:szCs w:val="18"/>
              </w:rPr>
              <w:t xml:space="preserve"> conforms to the requirements specified on the Certificate(s) of Compliance (</w:t>
            </w:r>
            <w:r>
              <w:rPr>
                <w:rFonts w:ascii="Calibri" w:hAnsi="Calibri"/>
                <w:sz w:val="18"/>
                <w:szCs w:val="18"/>
              </w:rPr>
              <w:t>CF1R</w:t>
            </w:r>
            <w:r w:rsidRPr="00907289">
              <w:rPr>
                <w:rFonts w:ascii="Calibri" w:hAnsi="Calibri"/>
                <w:sz w:val="18"/>
                <w:szCs w:val="18"/>
              </w:rPr>
              <w:t>) approved by the enforcement agency.</w:t>
            </w:r>
          </w:p>
          <w:p w14:paraId="67F4AD11" w14:textId="77777777" w:rsidR="000F29F6" w:rsidRPr="00BA699E" w:rsidRDefault="000F29F6" w:rsidP="003C6DC1">
            <w:pPr>
              <w:pStyle w:val="p2"/>
              <w:keepNext/>
              <w:numPr>
                <w:ilvl w:val="0"/>
                <w:numId w:val="31"/>
              </w:numPr>
              <w:tabs>
                <w:tab w:val="clear" w:pos="357"/>
              </w:tabs>
              <w:spacing w:line="240" w:lineRule="auto"/>
              <w:ind w:right="90"/>
              <w:rPr>
                <w:rFonts w:ascii="Calibri" w:hAnsi="Calibri"/>
                <w:sz w:val="18"/>
                <w:szCs w:val="18"/>
              </w:rPr>
            </w:pPr>
            <w:r w:rsidRPr="00760262">
              <w:rPr>
                <w:rFonts w:ascii="Calibri" w:hAnsi="Calibri"/>
                <w:sz w:val="18"/>
                <w:szCs w:val="18"/>
              </w:rPr>
              <w:t xml:space="preserve">I will ensure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shall be posted, or made available with the building permit(s) issued for the building, and made available to the enforcement agency f</w:t>
            </w:r>
            <w:r>
              <w:rPr>
                <w:rFonts w:ascii="Calibri" w:hAnsi="Calibri"/>
                <w:sz w:val="18"/>
                <w:szCs w:val="18"/>
              </w:rPr>
              <w:t xml:space="preserve">or all applicable inspections. </w:t>
            </w:r>
            <w:r w:rsidRPr="00760262">
              <w:rPr>
                <w:rFonts w:ascii="Calibri" w:hAnsi="Calibri"/>
                <w:sz w:val="18"/>
                <w:szCs w:val="18"/>
              </w:rPr>
              <w:t xml:space="preserve">I understand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is required to be included with the documentation the builder provides to the building owner at occupancy.</w:t>
            </w:r>
            <w:r w:rsidRPr="008E6C57">
              <w:rPr>
                <w:rFonts w:ascii="Calibri" w:hAnsi="Calibri"/>
                <w:sz w:val="18"/>
                <w:szCs w:val="18"/>
              </w:rPr>
              <w:t xml:space="preserve">  </w:t>
            </w:r>
          </w:p>
        </w:tc>
      </w:tr>
      <w:tr w:rsidR="000F29F6" w:rsidRPr="00026C7B" w14:paraId="67F4AD14" w14:textId="77777777" w:rsidTr="0011127F">
        <w:tblPrEx>
          <w:tblCellMar>
            <w:left w:w="115" w:type="dxa"/>
            <w:right w:w="115" w:type="dxa"/>
          </w:tblCellMar>
        </w:tblPrEx>
        <w:trPr>
          <w:trHeight w:val="278"/>
        </w:trPr>
        <w:tc>
          <w:tcPr>
            <w:tcW w:w="10950" w:type="dxa"/>
            <w:gridSpan w:val="4"/>
            <w:vAlign w:val="center"/>
          </w:tcPr>
          <w:p w14:paraId="67F4AD13" w14:textId="77777777" w:rsidR="000F29F6" w:rsidRPr="00026C7B" w:rsidRDefault="000F29F6" w:rsidP="0011127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026C7B">
              <w:rPr>
                <w:rFonts w:ascii="Calibri" w:hAnsi="Calibri" w:cs="Arial"/>
                <w:b/>
                <w:caps/>
                <w:sz w:val="18"/>
                <w:szCs w:val="18"/>
              </w:rPr>
              <w:t>BUILDER OR INSTALLER INFORMATION AS SHOWN ON THE CERTIFICATE</w:t>
            </w:r>
            <w:r>
              <w:rPr>
                <w:rFonts w:ascii="Calibri" w:hAnsi="Calibri" w:cs="Arial"/>
                <w:b/>
                <w:caps/>
                <w:sz w:val="18"/>
                <w:szCs w:val="18"/>
              </w:rPr>
              <w:t xml:space="preserve"> OF INSTALLATION</w:t>
            </w:r>
          </w:p>
        </w:tc>
      </w:tr>
      <w:tr w:rsidR="000F29F6" w:rsidRPr="008223A4" w14:paraId="67F4AD16" w14:textId="77777777" w:rsidTr="0011127F">
        <w:tblPrEx>
          <w:tblCellMar>
            <w:left w:w="115" w:type="dxa"/>
            <w:right w:w="115" w:type="dxa"/>
          </w:tblCellMar>
        </w:tblPrEx>
        <w:trPr>
          <w:trHeight w:hRule="exact" w:val="360"/>
        </w:trPr>
        <w:tc>
          <w:tcPr>
            <w:tcW w:w="10950" w:type="dxa"/>
            <w:gridSpan w:val="4"/>
            <w:vAlign w:val="center"/>
          </w:tcPr>
          <w:p w14:paraId="67F4AD15" w14:textId="77777777" w:rsidR="000F29F6" w:rsidRPr="008223A4" w:rsidRDefault="000F29F6" w:rsidP="0011127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Company N</w:t>
            </w:r>
            <w:r>
              <w:rPr>
                <w:rFonts w:ascii="Calibri" w:hAnsi="Calibri"/>
                <w:sz w:val="14"/>
                <w:szCs w:val="14"/>
              </w:rPr>
              <w:t>ame (Installing Subcontractor,</w:t>
            </w:r>
            <w:r w:rsidRPr="008223A4">
              <w:rPr>
                <w:rFonts w:ascii="Calibri" w:hAnsi="Calibri"/>
                <w:sz w:val="14"/>
                <w:szCs w:val="14"/>
              </w:rPr>
              <w:t xml:space="preserve"> General Contractor</w:t>
            </w:r>
            <w:r>
              <w:rPr>
                <w:rFonts w:ascii="Calibri" w:hAnsi="Calibri"/>
                <w:sz w:val="14"/>
                <w:szCs w:val="14"/>
              </w:rPr>
              <w:t>,</w:t>
            </w:r>
            <w:r w:rsidRPr="008223A4">
              <w:rPr>
                <w:rFonts w:ascii="Calibri" w:hAnsi="Calibri"/>
                <w:sz w:val="14"/>
                <w:szCs w:val="14"/>
              </w:rPr>
              <w:t xml:space="preserve"> or Builder/Owner):</w:t>
            </w:r>
          </w:p>
        </w:tc>
      </w:tr>
      <w:tr w:rsidR="000F29F6" w:rsidRPr="008223A4" w14:paraId="67F4AD19" w14:textId="77777777" w:rsidTr="0011127F">
        <w:tblPrEx>
          <w:tblCellMar>
            <w:left w:w="115" w:type="dxa"/>
            <w:right w:w="115" w:type="dxa"/>
          </w:tblCellMar>
        </w:tblPrEx>
        <w:trPr>
          <w:trHeight w:hRule="exact" w:val="360"/>
        </w:trPr>
        <w:tc>
          <w:tcPr>
            <w:tcW w:w="5475" w:type="dxa"/>
            <w:gridSpan w:val="2"/>
          </w:tcPr>
          <w:p w14:paraId="67F4AD17" w14:textId="77777777" w:rsidR="000F29F6" w:rsidRPr="008223A4" w:rsidRDefault="000F29F6" w:rsidP="0011127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 xml:space="preserve">Responsible </w:t>
            </w:r>
            <w:r>
              <w:rPr>
                <w:rFonts w:ascii="Calibri" w:hAnsi="Calibri"/>
                <w:sz w:val="14"/>
                <w:szCs w:val="14"/>
              </w:rPr>
              <w:t>Builder or Installer</w:t>
            </w:r>
            <w:r w:rsidRPr="008223A4">
              <w:rPr>
                <w:rFonts w:ascii="Calibri" w:hAnsi="Calibri"/>
                <w:sz w:val="14"/>
                <w:szCs w:val="14"/>
              </w:rPr>
              <w:t xml:space="preserve"> Name:</w:t>
            </w:r>
          </w:p>
        </w:tc>
        <w:tc>
          <w:tcPr>
            <w:tcW w:w="5475" w:type="dxa"/>
            <w:gridSpan w:val="2"/>
          </w:tcPr>
          <w:p w14:paraId="67F4AD18" w14:textId="77777777" w:rsidR="000F29F6" w:rsidRPr="008223A4" w:rsidRDefault="000F29F6" w:rsidP="0011127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8223A4">
              <w:rPr>
                <w:rFonts w:ascii="Calibri" w:hAnsi="Calibri"/>
                <w:sz w:val="14"/>
                <w:szCs w:val="14"/>
              </w:rPr>
              <w:t>CSLB License:</w:t>
            </w:r>
          </w:p>
        </w:tc>
      </w:tr>
      <w:tr w:rsidR="000F29F6" w:rsidRPr="001B6B55" w14:paraId="67F4AD1B" w14:textId="77777777" w:rsidTr="0011127F">
        <w:tblPrEx>
          <w:tblCellMar>
            <w:left w:w="108" w:type="dxa"/>
            <w:right w:w="108" w:type="dxa"/>
          </w:tblCellMar>
        </w:tblPrEx>
        <w:trPr>
          <w:trHeight w:hRule="exact" w:val="288"/>
        </w:trPr>
        <w:tc>
          <w:tcPr>
            <w:tcW w:w="10950" w:type="dxa"/>
            <w:gridSpan w:val="4"/>
            <w:vAlign w:val="center"/>
          </w:tcPr>
          <w:p w14:paraId="67F4AD1A" w14:textId="77777777" w:rsidR="000F29F6" w:rsidRPr="001B6B55" w:rsidRDefault="000F29F6" w:rsidP="0011127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PROVIDER DATA REGISTRY INFORMATION</w:t>
            </w:r>
          </w:p>
        </w:tc>
      </w:tr>
      <w:tr w:rsidR="000F29F6" w:rsidRPr="008223A4" w14:paraId="67F4AD1E" w14:textId="77777777" w:rsidTr="0011127F">
        <w:tblPrEx>
          <w:tblCellMar>
            <w:left w:w="108" w:type="dxa"/>
            <w:right w:w="108" w:type="dxa"/>
          </w:tblCellMar>
        </w:tblPrEx>
        <w:trPr>
          <w:trHeight w:hRule="exact" w:val="360"/>
        </w:trPr>
        <w:tc>
          <w:tcPr>
            <w:tcW w:w="5482" w:type="dxa"/>
            <w:gridSpan w:val="3"/>
          </w:tcPr>
          <w:p w14:paraId="67F4AD1C" w14:textId="77777777" w:rsidR="000F29F6" w:rsidRPr="008223A4" w:rsidRDefault="000F29F6" w:rsidP="0011127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Pr>
                <w:rFonts w:ascii="Calibri" w:hAnsi="Calibri"/>
                <w:sz w:val="14"/>
                <w:szCs w:val="14"/>
              </w:rPr>
              <w:t>Sample Group Number</w:t>
            </w:r>
            <w:r w:rsidRPr="008223A4">
              <w:rPr>
                <w:rFonts w:ascii="Calibri" w:hAnsi="Calibri"/>
                <w:sz w:val="14"/>
                <w:szCs w:val="14"/>
              </w:rPr>
              <w:t xml:space="preserve"> (if applicable):</w:t>
            </w:r>
          </w:p>
        </w:tc>
        <w:tc>
          <w:tcPr>
            <w:tcW w:w="5468" w:type="dxa"/>
          </w:tcPr>
          <w:p w14:paraId="67F4AD1D" w14:textId="77777777" w:rsidR="000F29F6" w:rsidRPr="008223A4" w:rsidRDefault="000F29F6" w:rsidP="0011127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637A7">
              <w:rPr>
                <w:rFonts w:ascii="Calibri" w:hAnsi="Calibri"/>
                <w:sz w:val="14"/>
                <w:szCs w:val="14"/>
              </w:rPr>
              <w:t>Dwelling Test Status in Sample Group (if applicable)</w:t>
            </w:r>
          </w:p>
        </w:tc>
      </w:tr>
      <w:tr w:rsidR="000F29F6" w:rsidRPr="001B6B55" w14:paraId="67F4AD20" w14:textId="77777777" w:rsidTr="0011127F">
        <w:tblPrEx>
          <w:tblCellMar>
            <w:left w:w="108" w:type="dxa"/>
            <w:right w:w="108" w:type="dxa"/>
          </w:tblCellMar>
        </w:tblPrEx>
        <w:trPr>
          <w:trHeight w:val="288"/>
        </w:trPr>
        <w:tc>
          <w:tcPr>
            <w:tcW w:w="10950" w:type="dxa"/>
            <w:gridSpan w:val="4"/>
            <w:vAlign w:val="center"/>
          </w:tcPr>
          <w:p w14:paraId="67F4AD1F" w14:textId="77777777" w:rsidR="000F29F6" w:rsidRPr="001B6B55" w:rsidRDefault="000F29F6" w:rsidP="0011127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RATER INFORMATION</w:t>
            </w:r>
          </w:p>
        </w:tc>
      </w:tr>
      <w:tr w:rsidR="000F29F6" w:rsidRPr="008223A4" w14:paraId="67F4AD22" w14:textId="77777777" w:rsidTr="0011127F">
        <w:tblPrEx>
          <w:tblCellMar>
            <w:left w:w="108" w:type="dxa"/>
            <w:right w:w="108" w:type="dxa"/>
          </w:tblCellMar>
        </w:tblPrEx>
        <w:trPr>
          <w:trHeight w:hRule="exact" w:val="360"/>
        </w:trPr>
        <w:tc>
          <w:tcPr>
            <w:tcW w:w="10950" w:type="dxa"/>
            <w:gridSpan w:val="4"/>
          </w:tcPr>
          <w:p w14:paraId="67F4AD21" w14:textId="77777777" w:rsidR="000F29F6" w:rsidRPr="008223A4" w:rsidRDefault="000F29F6" w:rsidP="0011127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HERS Rater Company Name:</w:t>
            </w:r>
          </w:p>
        </w:tc>
      </w:tr>
      <w:tr w:rsidR="000F29F6" w:rsidRPr="008223A4" w14:paraId="67F4AD25" w14:textId="77777777" w:rsidTr="0011127F">
        <w:tblPrEx>
          <w:tblCellMar>
            <w:left w:w="108" w:type="dxa"/>
            <w:right w:w="108" w:type="dxa"/>
          </w:tblCellMar>
        </w:tblPrEx>
        <w:trPr>
          <w:trHeight w:hRule="exact" w:val="360"/>
        </w:trPr>
        <w:tc>
          <w:tcPr>
            <w:tcW w:w="5482" w:type="dxa"/>
            <w:gridSpan w:val="3"/>
          </w:tcPr>
          <w:p w14:paraId="67F4AD23" w14:textId="77777777" w:rsidR="000F29F6" w:rsidRPr="008223A4" w:rsidRDefault="000F29F6" w:rsidP="0011127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 xml:space="preserve">Responsible </w:t>
            </w:r>
            <w:r>
              <w:rPr>
                <w:rFonts w:ascii="Calibri" w:hAnsi="Calibri"/>
                <w:sz w:val="14"/>
                <w:szCs w:val="14"/>
              </w:rPr>
              <w:t>Rater</w:t>
            </w:r>
            <w:r w:rsidRPr="008223A4">
              <w:rPr>
                <w:rFonts w:ascii="Calibri" w:hAnsi="Calibri"/>
                <w:sz w:val="14"/>
                <w:szCs w:val="14"/>
              </w:rPr>
              <w:t xml:space="preserve"> Name:</w:t>
            </w:r>
          </w:p>
        </w:tc>
        <w:tc>
          <w:tcPr>
            <w:tcW w:w="5468" w:type="dxa"/>
          </w:tcPr>
          <w:p w14:paraId="67F4AD24" w14:textId="77777777" w:rsidR="000F29F6" w:rsidRPr="008223A4" w:rsidRDefault="000F29F6" w:rsidP="0011127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Responsible Rater Signature:</w:t>
            </w:r>
          </w:p>
        </w:tc>
      </w:tr>
      <w:tr w:rsidR="000F29F6" w:rsidRPr="008223A4" w14:paraId="67F4AD28" w14:textId="77777777" w:rsidTr="0011127F">
        <w:tblPrEx>
          <w:tblCellMar>
            <w:left w:w="108" w:type="dxa"/>
            <w:right w:w="108" w:type="dxa"/>
          </w:tblCellMar>
        </w:tblPrEx>
        <w:trPr>
          <w:trHeight w:hRule="exact" w:val="360"/>
        </w:trPr>
        <w:tc>
          <w:tcPr>
            <w:tcW w:w="5482" w:type="dxa"/>
            <w:gridSpan w:val="3"/>
          </w:tcPr>
          <w:p w14:paraId="67F4AD26" w14:textId="7A60BB1C" w:rsidR="000F29F6" w:rsidRPr="008223A4" w:rsidRDefault="000F29F6" w:rsidP="0011127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Rater</w:t>
            </w:r>
            <w:r w:rsidRPr="008223A4">
              <w:rPr>
                <w:rFonts w:ascii="Calibri" w:hAnsi="Calibri"/>
                <w:sz w:val="14"/>
                <w:szCs w:val="14"/>
              </w:rPr>
              <w:t xml:space="preserve"> Certification Number w/ this HERS Provider</w:t>
            </w:r>
            <w:r w:rsidR="00763CC5">
              <w:rPr>
                <w:rFonts w:ascii="Calibri" w:hAnsi="Calibri"/>
                <w:sz w:val="14"/>
                <w:szCs w:val="14"/>
              </w:rPr>
              <w:t>:</w:t>
            </w:r>
          </w:p>
        </w:tc>
        <w:tc>
          <w:tcPr>
            <w:tcW w:w="5468" w:type="dxa"/>
          </w:tcPr>
          <w:p w14:paraId="67F4AD27" w14:textId="77777777" w:rsidR="000F29F6" w:rsidRPr="008223A4" w:rsidRDefault="000F29F6" w:rsidP="0011127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Date Signed:</w:t>
            </w:r>
          </w:p>
        </w:tc>
      </w:tr>
    </w:tbl>
    <w:p w14:paraId="67F4AD29" w14:textId="77777777" w:rsidR="000F29F6" w:rsidRDefault="000F29F6" w:rsidP="00EB61D5">
      <w:pPr>
        <w:ind w:hanging="677"/>
        <w:rPr>
          <w:rFonts w:ascii="Calibri" w:hAnsi="Calibri"/>
        </w:rPr>
      </w:pPr>
    </w:p>
    <w:p w14:paraId="67F4AD2A" w14:textId="77777777" w:rsidR="000F29F6" w:rsidRDefault="000F29F6" w:rsidP="0041739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67F4AD2B" w14:textId="77777777" w:rsidR="000F29F6" w:rsidRDefault="000F29F6" w:rsidP="00F12D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0F29F6" w:rsidSect="0082273E">
          <w:headerReference w:type="even" r:id="rId10"/>
          <w:headerReference w:type="default" r:id="rId11"/>
          <w:footerReference w:type="default" r:id="rId12"/>
          <w:headerReference w:type="first" r:id="rId13"/>
          <w:type w:val="continuous"/>
          <w:pgSz w:w="12240" w:h="15840" w:code="1"/>
          <w:pgMar w:top="720" w:right="720" w:bottom="720" w:left="720" w:header="432" w:footer="432" w:gutter="0"/>
          <w:pgNumType w:start="1"/>
          <w:cols w:space="720"/>
          <w:docGrid w:linePitch="272"/>
        </w:sectPr>
      </w:pPr>
    </w:p>
    <w:p w14:paraId="67F4AD2D" w14:textId="121F9BCE" w:rsidR="000F29F6" w:rsidRPr="003C6DC1" w:rsidRDefault="00763CC5" w:rsidP="003C6DC1">
      <w:pPr>
        <w:jc w:val="center"/>
        <w:rPr>
          <w:rFonts w:ascii="Calibri" w:hAnsi="Calibri"/>
          <w:b/>
          <w:szCs w:val="18"/>
        </w:rPr>
      </w:pPr>
      <w:r>
        <w:rPr>
          <w:rFonts w:ascii="Calibri" w:hAnsi="Calibri"/>
          <w:b/>
          <w:szCs w:val="18"/>
        </w:rPr>
        <w:lastRenderedPageBreak/>
        <w:t>CF3R-</w:t>
      </w:r>
      <w:r w:rsidR="000F29F6" w:rsidRPr="003C6DC1">
        <w:rPr>
          <w:rFonts w:ascii="Calibri" w:hAnsi="Calibri"/>
          <w:b/>
          <w:szCs w:val="18"/>
        </w:rPr>
        <w:t>ENV20</w:t>
      </w:r>
      <w:r w:rsidR="00B87256" w:rsidRPr="003C6DC1">
        <w:rPr>
          <w:rFonts w:ascii="Calibri" w:hAnsi="Calibri"/>
          <w:b/>
          <w:szCs w:val="18"/>
        </w:rPr>
        <w:t>a</w:t>
      </w:r>
      <w:r>
        <w:rPr>
          <w:rFonts w:ascii="Calibri" w:hAnsi="Calibri"/>
          <w:b/>
          <w:szCs w:val="18"/>
        </w:rPr>
        <w:t>-H User Instructions</w:t>
      </w:r>
    </w:p>
    <w:p w14:paraId="67F4AD2E" w14:textId="77777777" w:rsidR="000F29F6" w:rsidRDefault="000F29F6" w:rsidP="00282299">
      <w:pPr>
        <w:rPr>
          <w:rFonts w:ascii="Calibri" w:hAnsi="Calibri"/>
          <w:sz w:val="18"/>
          <w:szCs w:val="18"/>
        </w:rPr>
      </w:pPr>
    </w:p>
    <w:p w14:paraId="67F4AD2F" w14:textId="77777777" w:rsidR="00B87256" w:rsidRPr="00621003" w:rsidRDefault="00B87256" w:rsidP="00B87256">
      <w:pPr>
        <w:rPr>
          <w:rFonts w:ascii="Calibri" w:hAnsi="Calibri"/>
          <w:b/>
          <w:sz w:val="18"/>
          <w:szCs w:val="18"/>
        </w:rPr>
      </w:pPr>
      <w:r w:rsidRPr="00621003">
        <w:rPr>
          <w:rFonts w:ascii="Calibri" w:hAnsi="Calibri"/>
          <w:b/>
          <w:sz w:val="18"/>
          <w:szCs w:val="18"/>
        </w:rPr>
        <w:t xml:space="preserve">Section A. Building Air Leakage – General Information </w:t>
      </w:r>
    </w:p>
    <w:p w14:paraId="67F4AD30" w14:textId="7466B94D"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w:t>
      </w:r>
      <w:r w:rsidR="00DC2E7F">
        <w:rPr>
          <w:rFonts w:ascii="Calibri" w:hAnsi="Calibri"/>
          <w:sz w:val="18"/>
          <w:szCs w:val="18"/>
        </w:rPr>
        <w:t>;</w:t>
      </w:r>
      <w:r w:rsidRPr="00BF1ADA">
        <w:rPr>
          <w:rFonts w:ascii="Calibri" w:hAnsi="Calibri"/>
          <w:sz w:val="18"/>
          <w:szCs w:val="18"/>
        </w:rPr>
        <w:t xml:space="preserve"> however</w:t>
      </w:r>
      <w:r w:rsidR="00DC2E7F">
        <w:rPr>
          <w:rFonts w:ascii="Calibri" w:hAnsi="Calibri"/>
          <w:sz w:val="18"/>
          <w:szCs w:val="18"/>
        </w:rPr>
        <w:t>,</w:t>
      </w:r>
      <w:r w:rsidRPr="00BF1ADA">
        <w:rPr>
          <w:rFonts w:ascii="Calibri" w:hAnsi="Calibri"/>
          <w:sz w:val="18"/>
          <w:szCs w:val="18"/>
        </w:rPr>
        <w:t xml:space="preserve"> if these automatic functions are to be used, they must be used for BOTH automatic baseline and pressure compensation.</w:t>
      </w:r>
    </w:p>
    <w:p w14:paraId="67F4AD31" w14:textId="23DFA746"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 xml:space="preserve">This number is automatically pulled from the </w:t>
      </w:r>
      <w:r w:rsidR="00DC2E7F">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67F4AD32" w14:textId="77777777"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67F4AD33" w14:textId="77777777"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67F4AD34" w14:textId="5620FC46"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67F4AD35" w14:textId="4D83B2CF"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 xml:space="preserve"> Enter the building elevation use the value for the closest city found in Joint Appendix JA2.2. Only elevations higher than 5</w:t>
      </w:r>
      <w:r w:rsidR="00763CC5">
        <w:rPr>
          <w:rFonts w:ascii="Calibri" w:hAnsi="Calibri"/>
          <w:sz w:val="18"/>
          <w:szCs w:val="18"/>
        </w:rPr>
        <w:t>,</w:t>
      </w:r>
      <w:r w:rsidRPr="00BF1ADA">
        <w:rPr>
          <w:rFonts w:ascii="Calibri" w:hAnsi="Calibri"/>
          <w:sz w:val="18"/>
          <w:szCs w:val="18"/>
        </w:rPr>
        <w:t>000 feet require an adjustment to the calculations.</w:t>
      </w:r>
    </w:p>
    <w:p w14:paraId="67F4AD36" w14:textId="4A7AED16"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 xml:space="preserve">This number is automatically pulled from the </w:t>
      </w:r>
      <w:r w:rsidR="00DC2E7F">
        <w:rPr>
          <w:rFonts w:ascii="Calibri" w:hAnsi="Calibri"/>
          <w:sz w:val="18"/>
          <w:szCs w:val="18"/>
        </w:rPr>
        <w:t>CF1R</w:t>
      </w:r>
      <w:r w:rsidRPr="00BF1ADA">
        <w:rPr>
          <w:rFonts w:ascii="Calibri" w:hAnsi="Calibri"/>
          <w:sz w:val="18"/>
          <w:szCs w:val="18"/>
        </w:rPr>
        <w:t xml:space="preserve">. It is used to calculate air changes. </w:t>
      </w:r>
    </w:p>
    <w:p w14:paraId="67F4AD37" w14:textId="77777777" w:rsidR="00B87256" w:rsidRPr="00BF1ADA" w:rsidRDefault="00B87256" w:rsidP="00B87256">
      <w:pPr>
        <w:pStyle w:val="ListParagraph"/>
        <w:numPr>
          <w:ilvl w:val="0"/>
          <w:numId w:val="26"/>
        </w:numPr>
        <w:rPr>
          <w:rFonts w:ascii="Calibri" w:hAnsi="Calibri"/>
          <w:sz w:val="18"/>
          <w:szCs w:val="18"/>
        </w:rPr>
      </w:pPr>
      <w:r w:rsidRPr="00BF1ADA">
        <w:rPr>
          <w:rFonts w:ascii="Calibri" w:hAnsi="Calibri"/>
          <w:sz w:val="18"/>
          <w:szCs w:val="18"/>
        </w:rPr>
        <w:t>Enter the date that the building leakage test data was collected.</w:t>
      </w:r>
    </w:p>
    <w:p w14:paraId="67F4AD38" w14:textId="77777777" w:rsidR="00B87256" w:rsidRPr="00BF1ADA" w:rsidRDefault="00B87256" w:rsidP="00B87256">
      <w:pPr>
        <w:rPr>
          <w:rFonts w:ascii="Calibri" w:hAnsi="Calibri"/>
          <w:sz w:val="18"/>
          <w:szCs w:val="18"/>
        </w:rPr>
      </w:pPr>
    </w:p>
    <w:p w14:paraId="67F4AD39" w14:textId="77777777" w:rsidR="00B87256" w:rsidRPr="00621003" w:rsidRDefault="00B87256" w:rsidP="00B87256">
      <w:pPr>
        <w:rPr>
          <w:rFonts w:ascii="Calibri" w:hAnsi="Calibri"/>
          <w:b/>
          <w:sz w:val="18"/>
          <w:szCs w:val="18"/>
        </w:rPr>
      </w:pPr>
      <w:r w:rsidRPr="00621003">
        <w:rPr>
          <w:rFonts w:ascii="Calibri" w:hAnsi="Calibri"/>
          <w:b/>
          <w:sz w:val="18"/>
          <w:szCs w:val="18"/>
        </w:rPr>
        <w:t>Section B. Diagnostic Equipment Information</w:t>
      </w:r>
    </w:p>
    <w:p w14:paraId="67F4AD3A" w14:textId="632827F3" w:rsidR="00B87256" w:rsidRPr="00BF1ADA" w:rsidRDefault="00B87256" w:rsidP="00B87256">
      <w:pPr>
        <w:pStyle w:val="ListParagraph"/>
        <w:numPr>
          <w:ilvl w:val="0"/>
          <w:numId w:val="27"/>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67F4AD3B" w14:textId="68E62ECB" w:rsidR="00B87256" w:rsidRPr="00BF1ADA" w:rsidRDefault="00B87256" w:rsidP="00B87256">
      <w:pPr>
        <w:pStyle w:val="ListParagraph"/>
        <w:numPr>
          <w:ilvl w:val="0"/>
          <w:numId w:val="27"/>
        </w:numPr>
        <w:rPr>
          <w:rFonts w:ascii="Calibri" w:hAnsi="Calibri"/>
          <w:sz w:val="18"/>
          <w:szCs w:val="18"/>
        </w:rPr>
      </w:pPr>
      <w:r w:rsidRPr="00BF1ADA">
        <w:rPr>
          <w:rFonts w:ascii="Calibri" w:hAnsi="Calibri"/>
          <w:sz w:val="18"/>
          <w:szCs w:val="18"/>
        </w:rPr>
        <w:t xml:space="preserve">Enter the make (brand) of the manometer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67F4AD3C" w14:textId="16917198" w:rsidR="00B87256" w:rsidRPr="00BF1ADA" w:rsidRDefault="00B87256" w:rsidP="00B87256">
      <w:pPr>
        <w:pStyle w:val="ListParagraph"/>
        <w:numPr>
          <w:ilvl w:val="0"/>
          <w:numId w:val="27"/>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67F4AD3D" w14:textId="77777777" w:rsidR="00B87256" w:rsidRDefault="00B87256" w:rsidP="00B87256">
      <w:pPr>
        <w:pStyle w:val="ListParagraph"/>
        <w:numPr>
          <w:ilvl w:val="0"/>
          <w:numId w:val="27"/>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67F4AD3E" w14:textId="77777777" w:rsidR="00B87256" w:rsidRDefault="00B87256" w:rsidP="00B87256">
      <w:pPr>
        <w:pStyle w:val="ListParagraph"/>
        <w:numPr>
          <w:ilvl w:val="0"/>
          <w:numId w:val="27"/>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67F4AD3F" w14:textId="0A0D9E84" w:rsidR="00B87256" w:rsidRPr="00BF1ADA" w:rsidRDefault="00B87256" w:rsidP="00B87256">
      <w:pPr>
        <w:pStyle w:val="ListParagraph"/>
        <w:numPr>
          <w:ilvl w:val="0"/>
          <w:numId w:val="27"/>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A</w:t>
      </w:r>
      <w:r w:rsidR="00DC2E7F">
        <w:rPr>
          <w:rFonts w:ascii="Calibri" w:hAnsi="Calibri"/>
          <w:sz w:val="18"/>
          <w:szCs w:val="18"/>
        </w:rPr>
        <w:t>0</w:t>
      </w:r>
      <w:r w:rsidRPr="00BF1ADA">
        <w:rPr>
          <w:rFonts w:ascii="Calibri" w:hAnsi="Calibri"/>
          <w:sz w:val="18"/>
          <w:szCs w:val="18"/>
        </w:rPr>
        <w:t>8, above, an error will appear.</w:t>
      </w:r>
    </w:p>
    <w:p w14:paraId="67F4AD40" w14:textId="218397D3" w:rsidR="00B87256" w:rsidRPr="002E227D" w:rsidRDefault="00B87256" w:rsidP="00B87256">
      <w:pPr>
        <w:pStyle w:val="ListParagraph"/>
        <w:numPr>
          <w:ilvl w:val="0"/>
          <w:numId w:val="27"/>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67F4AD41" w14:textId="50642DE0" w:rsidR="00B87256" w:rsidRPr="00BF1ADA" w:rsidRDefault="00B87256" w:rsidP="00B87256">
      <w:pPr>
        <w:pStyle w:val="ListParagraph"/>
        <w:numPr>
          <w:ilvl w:val="0"/>
          <w:numId w:val="27"/>
        </w:numPr>
        <w:rPr>
          <w:rFonts w:ascii="Calibri" w:hAnsi="Calibri"/>
          <w:sz w:val="18"/>
          <w:szCs w:val="18"/>
        </w:rPr>
      </w:pPr>
      <w:r w:rsidRPr="00BF1ADA">
        <w:rPr>
          <w:rFonts w:ascii="Calibri" w:hAnsi="Calibri"/>
          <w:sz w:val="18"/>
          <w:szCs w:val="18"/>
        </w:rPr>
        <w:t xml:space="preserve">Enter the make (brand) of the fan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67F4AD42" w14:textId="2E40DB5E" w:rsidR="00B87256" w:rsidRDefault="00B87256" w:rsidP="00B87256">
      <w:pPr>
        <w:pStyle w:val="ListParagraph"/>
        <w:numPr>
          <w:ilvl w:val="0"/>
          <w:numId w:val="27"/>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67F4AD43" w14:textId="77777777" w:rsidR="00B87256" w:rsidRDefault="00B87256" w:rsidP="00B87256">
      <w:pPr>
        <w:pStyle w:val="ListParagraph"/>
        <w:numPr>
          <w:ilvl w:val="0"/>
          <w:numId w:val="27"/>
        </w:numPr>
        <w:rPr>
          <w:rFonts w:ascii="Calibri" w:hAnsi="Calibri"/>
          <w:sz w:val="18"/>
          <w:szCs w:val="18"/>
        </w:rPr>
      </w:pPr>
      <w:r w:rsidRPr="002E227D">
        <w:rPr>
          <w:rFonts w:ascii="Calibri" w:hAnsi="Calibri"/>
          <w:sz w:val="18"/>
          <w:szCs w:val="18"/>
        </w:rPr>
        <w:t>Enter the serial number of the fan used to collect the building air leakage data.</w:t>
      </w:r>
    </w:p>
    <w:p w14:paraId="67F4AD44" w14:textId="0A920747" w:rsidR="00B87256" w:rsidRPr="002A4546" w:rsidRDefault="00B87256" w:rsidP="00B87256">
      <w:pPr>
        <w:pStyle w:val="ListParagraph"/>
        <w:numPr>
          <w:ilvl w:val="0"/>
          <w:numId w:val="27"/>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67F4AD45" w14:textId="77777777" w:rsidR="00B87256" w:rsidRPr="00BF1ADA" w:rsidRDefault="00B87256" w:rsidP="00B87256">
      <w:pPr>
        <w:ind w:left="360"/>
        <w:rPr>
          <w:rFonts w:ascii="Calibri" w:hAnsi="Calibri"/>
          <w:sz w:val="18"/>
          <w:szCs w:val="18"/>
        </w:rPr>
      </w:pPr>
    </w:p>
    <w:p w14:paraId="67F4AD46" w14:textId="77777777" w:rsidR="00B87256" w:rsidRPr="00621003" w:rsidRDefault="00B87256" w:rsidP="00B87256">
      <w:pPr>
        <w:rPr>
          <w:rFonts w:ascii="Calibri" w:hAnsi="Calibri"/>
          <w:b/>
          <w:sz w:val="18"/>
          <w:szCs w:val="18"/>
        </w:rPr>
      </w:pPr>
      <w:r w:rsidRPr="00621003">
        <w:rPr>
          <w:rFonts w:ascii="Calibri" w:hAnsi="Calibri"/>
          <w:b/>
          <w:sz w:val="18"/>
          <w:szCs w:val="18"/>
        </w:rPr>
        <w:t>Section C. Envelope Leakage Test (ENV20a)</w:t>
      </w:r>
    </w:p>
    <w:p w14:paraId="67F4AD47" w14:textId="7AAC99FD" w:rsidR="00B87256" w:rsidRPr="00BF1ADA" w:rsidRDefault="00B87256" w:rsidP="00B87256">
      <w:pPr>
        <w:pStyle w:val="ListParagraph"/>
        <w:numPr>
          <w:ilvl w:val="0"/>
          <w:numId w:val="28"/>
        </w:numPr>
        <w:rPr>
          <w:rFonts w:ascii="Calibri" w:hAnsi="Calibri"/>
          <w:sz w:val="18"/>
          <w:szCs w:val="18"/>
        </w:rPr>
      </w:pPr>
      <w:r w:rsidRPr="00BF1ADA">
        <w:rPr>
          <w:rFonts w:ascii="Calibri" w:hAnsi="Calibri"/>
          <w:sz w:val="18"/>
          <w:szCs w:val="18"/>
        </w:rPr>
        <w:t xml:space="preserve">Enter the </w:t>
      </w:r>
      <w:r w:rsidR="00817F69">
        <w:rPr>
          <w:rFonts w:ascii="Calibri" w:hAnsi="Calibri"/>
          <w:sz w:val="18"/>
          <w:szCs w:val="18"/>
        </w:rPr>
        <w:t>T</w:t>
      </w:r>
      <w:r w:rsidRPr="00BF1ADA">
        <w:rPr>
          <w:rFonts w:ascii="Calibri" w:hAnsi="Calibri"/>
          <w:sz w:val="18"/>
          <w:szCs w:val="18"/>
        </w:rPr>
        <w:t xml:space="preserve">ime </w:t>
      </w:r>
      <w:r w:rsidR="00817F69">
        <w:rPr>
          <w:rFonts w:ascii="Calibri" w:hAnsi="Calibri"/>
          <w:sz w:val="18"/>
          <w:szCs w:val="18"/>
        </w:rPr>
        <w:t>A</w:t>
      </w:r>
      <w:r w:rsidRPr="00BF1ADA">
        <w:rPr>
          <w:rFonts w:ascii="Calibri" w:hAnsi="Calibri"/>
          <w:sz w:val="18"/>
          <w:szCs w:val="18"/>
        </w:rPr>
        <w:t xml:space="preserve">verage </w:t>
      </w:r>
      <w:r w:rsidR="00817F69">
        <w:rPr>
          <w:rFonts w:ascii="Calibri" w:hAnsi="Calibri"/>
          <w:sz w:val="18"/>
          <w:szCs w:val="18"/>
        </w:rPr>
        <w:t>P</w:t>
      </w:r>
      <w:r w:rsidRPr="00BF1ADA">
        <w:rPr>
          <w:rFonts w:ascii="Calibri" w:hAnsi="Calibri"/>
          <w:sz w:val="18"/>
          <w:szCs w:val="18"/>
        </w:rPr>
        <w:t>eriod used on the manometer during the test. Must be at least 10 seconds.</w:t>
      </w:r>
    </w:p>
    <w:p w14:paraId="67F4AD48" w14:textId="7140E7A5" w:rsidR="00B87256" w:rsidRDefault="00B87256" w:rsidP="00B87256">
      <w:pPr>
        <w:pStyle w:val="ListParagraph"/>
        <w:numPr>
          <w:ilvl w:val="0"/>
          <w:numId w:val="28"/>
        </w:numPr>
        <w:rPr>
          <w:rFonts w:ascii="Calibri" w:hAnsi="Calibri"/>
          <w:sz w:val="18"/>
          <w:szCs w:val="18"/>
        </w:rPr>
      </w:pPr>
      <w:r>
        <w:rPr>
          <w:rFonts w:ascii="Calibri" w:hAnsi="Calibri"/>
          <w:sz w:val="18"/>
          <w:szCs w:val="18"/>
        </w:rPr>
        <w:t>Select the type of test being performed: Pressurization (air blowing into house) or Depressurization (air blowing out of house)</w:t>
      </w:r>
      <w:r w:rsidRPr="00763CC5">
        <w:rPr>
          <w:rFonts w:ascii="Calibri" w:hAnsi="Calibri"/>
          <w:sz w:val="18"/>
          <w:szCs w:val="18"/>
        </w:rPr>
        <w:t>.</w:t>
      </w:r>
    </w:p>
    <w:p w14:paraId="67F4AD49" w14:textId="77777777" w:rsidR="00B87256" w:rsidRPr="00BF1ADA" w:rsidRDefault="00B87256" w:rsidP="00B87256">
      <w:pPr>
        <w:pStyle w:val="ListParagraph"/>
        <w:numPr>
          <w:ilvl w:val="0"/>
          <w:numId w:val="28"/>
        </w:numPr>
        <w:rPr>
          <w:rFonts w:ascii="Calibri" w:hAnsi="Calibri"/>
          <w:sz w:val="18"/>
          <w:szCs w:val="18"/>
        </w:rPr>
      </w:pPr>
      <w:r w:rsidRPr="00BF1ADA">
        <w:rPr>
          <w:rFonts w:ascii="Calibri" w:hAnsi="Calibri"/>
          <w:sz w:val="18"/>
          <w:szCs w:val="18"/>
        </w:rPr>
        <w:t>Enter the first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67F4AD4A" w14:textId="77777777" w:rsidR="00B87256" w:rsidRPr="00BF1ADA" w:rsidRDefault="00B87256" w:rsidP="00B87256">
      <w:pPr>
        <w:pStyle w:val="ListParagraph"/>
        <w:numPr>
          <w:ilvl w:val="0"/>
          <w:numId w:val="28"/>
        </w:numPr>
        <w:rPr>
          <w:rFonts w:ascii="Calibri" w:hAnsi="Calibri"/>
          <w:sz w:val="18"/>
          <w:szCs w:val="18"/>
        </w:rPr>
      </w:pPr>
      <w:r w:rsidRPr="00BF1ADA">
        <w:rPr>
          <w:rFonts w:ascii="Calibri" w:hAnsi="Calibri"/>
          <w:sz w:val="18"/>
          <w:szCs w:val="18"/>
        </w:rPr>
        <w:t>Enter the second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67F4AD4B" w14:textId="77777777" w:rsidR="00B87256" w:rsidRPr="00BF1ADA" w:rsidRDefault="00B87256" w:rsidP="00B87256">
      <w:pPr>
        <w:pStyle w:val="ListParagraph"/>
        <w:numPr>
          <w:ilvl w:val="0"/>
          <w:numId w:val="28"/>
        </w:numPr>
        <w:rPr>
          <w:rFonts w:ascii="Calibri" w:hAnsi="Calibri"/>
          <w:sz w:val="18"/>
          <w:szCs w:val="18"/>
        </w:rPr>
      </w:pPr>
      <w:r w:rsidRPr="00BF1ADA">
        <w:rPr>
          <w:rFonts w:ascii="Calibri" w:hAnsi="Calibri"/>
          <w:sz w:val="18"/>
          <w:szCs w:val="18"/>
        </w:rPr>
        <w:t>Enter the third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67F4AD4C" w14:textId="77777777" w:rsidR="00B87256" w:rsidRPr="00BF1ADA" w:rsidRDefault="00B87256" w:rsidP="00B87256">
      <w:pPr>
        <w:pStyle w:val="ListParagraph"/>
        <w:numPr>
          <w:ilvl w:val="0"/>
          <w:numId w:val="28"/>
        </w:numPr>
        <w:rPr>
          <w:rFonts w:ascii="Calibri" w:hAnsi="Calibri"/>
          <w:sz w:val="18"/>
          <w:szCs w:val="18"/>
        </w:rPr>
      </w:pPr>
      <w:r w:rsidRPr="00BF1ADA">
        <w:rPr>
          <w:rFonts w:ascii="Calibri" w:hAnsi="Calibri"/>
          <w:sz w:val="18"/>
          <w:szCs w:val="18"/>
        </w:rPr>
        <w:t>Enter the fourth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67F4AD4D" w14:textId="77777777" w:rsidR="00B87256" w:rsidRPr="00BF1ADA" w:rsidRDefault="00B87256" w:rsidP="00B87256">
      <w:pPr>
        <w:pStyle w:val="ListParagraph"/>
        <w:numPr>
          <w:ilvl w:val="0"/>
          <w:numId w:val="28"/>
        </w:numPr>
        <w:rPr>
          <w:rFonts w:ascii="Calibri" w:hAnsi="Calibri"/>
          <w:sz w:val="18"/>
          <w:szCs w:val="18"/>
        </w:rPr>
      </w:pPr>
      <w:r w:rsidRPr="00BF1ADA">
        <w:rPr>
          <w:rFonts w:ascii="Calibri" w:hAnsi="Calibri"/>
          <w:sz w:val="18"/>
          <w:szCs w:val="18"/>
        </w:rPr>
        <w:t>Enter the fifth of five baseline building pressure readings</w:t>
      </w:r>
      <w:r>
        <w:rPr>
          <w:rFonts w:ascii="Calibri" w:hAnsi="Calibri"/>
          <w:sz w:val="18"/>
          <w:szCs w:val="18"/>
        </w:rPr>
        <w:t xml:space="preserve"> (Resolution of 0.1 Pa)</w:t>
      </w:r>
      <w:r w:rsidRPr="00BF1ADA">
        <w:rPr>
          <w:rFonts w:ascii="Calibri" w:hAnsi="Calibri"/>
          <w:sz w:val="18"/>
          <w:szCs w:val="18"/>
        </w:rPr>
        <w:t>.</w:t>
      </w:r>
    </w:p>
    <w:p w14:paraId="67F4AD4E" w14:textId="62038CF1"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This field is automatically calculated. The Baseline Range is the largest value of the five baseline readings minus the smallest value of the five baseline readings.</w:t>
      </w:r>
    </w:p>
    <w:p w14:paraId="67F4AD4F" w14:textId="497A2BD4"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67F4AD50" w14:textId="6EF048B7"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This field is automatically calculated. Average Baseline Building Pressure Reading is simply the average of the five baseline readings.</w:t>
      </w:r>
    </w:p>
    <w:p w14:paraId="67F4AD51" w14:textId="1322997B"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Enter the Pre-</w:t>
      </w:r>
      <w:r w:rsidR="00DC2E7F">
        <w:rPr>
          <w:rFonts w:ascii="Calibri" w:hAnsi="Calibri"/>
          <w:sz w:val="18"/>
          <w:szCs w:val="18"/>
        </w:rPr>
        <w:t>T</w:t>
      </w:r>
      <w:r>
        <w:rPr>
          <w:rFonts w:ascii="Calibri" w:hAnsi="Calibri"/>
          <w:sz w:val="18"/>
          <w:szCs w:val="18"/>
        </w:rPr>
        <w:t>est Baseline Building Pressure. The protocols allow the average to be used or a newly measured number can be used.</w:t>
      </w:r>
    </w:p>
    <w:p w14:paraId="67F4AD52" w14:textId="4EEED626"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This field is automatically calculated. The Unadjusted Building Pressure Target is the Pre-</w:t>
      </w:r>
      <w:r w:rsidR="00DC2E7F">
        <w:rPr>
          <w:rFonts w:ascii="Calibri" w:hAnsi="Calibri"/>
          <w:sz w:val="18"/>
          <w:szCs w:val="18"/>
        </w:rPr>
        <w:t>T</w:t>
      </w:r>
      <w:r>
        <w:rPr>
          <w:rFonts w:ascii="Calibri" w:hAnsi="Calibri"/>
          <w:sz w:val="18"/>
          <w:szCs w:val="18"/>
        </w:rPr>
        <w:t>est Baseline Building Pressure plus the target building pressure (-50 Pa).</w:t>
      </w:r>
    </w:p>
    <w:p w14:paraId="67F4AD53" w14:textId="3B9A51E3"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Enter the Measured Unadjusted Building Pressure straight from the manometer. It should be as close to the Unadjusted Building Pressure Target as possible.</w:t>
      </w:r>
    </w:p>
    <w:p w14:paraId="67F4AD54" w14:textId="17B3B066"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This field is automatically calculated. A check is performed to make sure that a pressure of at least -15 pa was achieved. If not, the Single Point Test may not be used.</w:t>
      </w:r>
    </w:p>
    <w:p w14:paraId="67F4AD55" w14:textId="63830A20"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Enter the fan flow from the manometer that corresponds to the Measured Unadjusted Building Pressure.</w:t>
      </w:r>
    </w:p>
    <w:p w14:paraId="67F4AD56" w14:textId="35285BFF" w:rsidR="00B87256" w:rsidRPr="00782762" w:rsidRDefault="00B87256" w:rsidP="00B87256">
      <w:pPr>
        <w:pStyle w:val="ListParagraph"/>
        <w:numPr>
          <w:ilvl w:val="0"/>
          <w:numId w:val="28"/>
        </w:numPr>
        <w:rPr>
          <w:rFonts w:ascii="Calibri" w:hAnsi="Calibri"/>
          <w:sz w:val="18"/>
          <w:szCs w:val="18"/>
        </w:rPr>
      </w:pPr>
      <w:r>
        <w:rPr>
          <w:rFonts w:ascii="Calibri" w:hAnsi="Calibri"/>
          <w:sz w:val="18"/>
          <w:szCs w:val="18"/>
        </w:rPr>
        <w:t>This field is automatically calculated. The Measured Unadjusted Building Pressure is automatically adjusted for a target pressure of -50 Pa.</w:t>
      </w:r>
    </w:p>
    <w:p w14:paraId="67F4AD57" w14:textId="77777777" w:rsidR="00B87256" w:rsidRDefault="00B87256" w:rsidP="00B87256">
      <w:pPr>
        <w:rPr>
          <w:rFonts w:ascii="Calibri" w:hAnsi="Calibri"/>
          <w:sz w:val="18"/>
          <w:szCs w:val="18"/>
        </w:rPr>
      </w:pPr>
    </w:p>
    <w:p w14:paraId="67F4AD58" w14:textId="77777777" w:rsidR="00B87256" w:rsidRPr="00621003" w:rsidRDefault="00B87256" w:rsidP="00B87256">
      <w:pPr>
        <w:rPr>
          <w:rFonts w:ascii="Calibri" w:hAnsi="Calibri"/>
          <w:b/>
          <w:sz w:val="18"/>
          <w:szCs w:val="18"/>
        </w:rPr>
      </w:pPr>
      <w:r w:rsidRPr="00621003">
        <w:rPr>
          <w:rFonts w:ascii="Calibri" w:hAnsi="Calibri"/>
          <w:b/>
          <w:sz w:val="18"/>
          <w:szCs w:val="18"/>
        </w:rPr>
        <w:t>Section D. Altitude and Temperature Correction</w:t>
      </w:r>
    </w:p>
    <w:p w14:paraId="67F4AD59" w14:textId="685E0E77" w:rsidR="00B87256" w:rsidRPr="00782762" w:rsidRDefault="00B87256" w:rsidP="00B87256">
      <w:pPr>
        <w:pStyle w:val="ListParagraph"/>
        <w:numPr>
          <w:ilvl w:val="0"/>
          <w:numId w:val="29"/>
        </w:numPr>
        <w:rPr>
          <w:rFonts w:ascii="Calibri" w:hAnsi="Calibri"/>
          <w:sz w:val="18"/>
          <w:szCs w:val="18"/>
        </w:rPr>
      </w:pPr>
      <w:r>
        <w:rPr>
          <w:rFonts w:ascii="Calibri" w:hAnsi="Calibri"/>
          <w:sz w:val="18"/>
          <w:szCs w:val="18"/>
        </w:rPr>
        <w:t>This field is automatically calculated. The equation used to calculate this value in the field equals:</w:t>
      </w:r>
    </w:p>
    <w:p w14:paraId="67F4AD5A" w14:textId="44A07726" w:rsidR="00B87256" w:rsidRPr="00782762" w:rsidRDefault="00B87256" w:rsidP="00B87256">
      <w:pPr>
        <w:pStyle w:val="ListParagraph"/>
        <w:numPr>
          <w:ilvl w:val="1"/>
          <w:numId w:val="26"/>
        </w:numPr>
        <w:rPr>
          <w:rFonts w:ascii="Calibri" w:hAnsi="Calibri"/>
          <w:sz w:val="18"/>
          <w:szCs w:val="18"/>
        </w:rPr>
      </w:pPr>
      <w:r>
        <w:rPr>
          <w:rFonts w:ascii="Calibri" w:hAnsi="Calibri"/>
          <w:sz w:val="18"/>
          <w:szCs w:val="18"/>
        </w:rPr>
        <w:t xml:space="preserve">If the elevation </w:t>
      </w:r>
      <w:r w:rsidR="00DC2E7F">
        <w:rPr>
          <w:rFonts w:ascii="Calibri" w:hAnsi="Calibri"/>
          <w:sz w:val="18"/>
          <w:szCs w:val="18"/>
        </w:rPr>
        <w:t xml:space="preserve">is </w:t>
      </w:r>
      <w:r>
        <w:rPr>
          <w:rFonts w:ascii="Calibri" w:hAnsi="Calibri"/>
          <w:sz w:val="18"/>
          <w:szCs w:val="18"/>
        </w:rPr>
        <w:t xml:space="preserve">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3C6DC1">
        <w:rPr>
          <w:rFonts w:ascii="Calibri" w:hAnsi="Calibri"/>
          <w:sz w:val="18"/>
          <w:szCs w:val="18"/>
        </w:rPr>
        <w:t>A</w:t>
      </w:r>
      <w:r>
        <w:rPr>
          <w:rFonts w:ascii="Calibri" w:hAnsi="Calibri"/>
          <w:sz w:val="18"/>
          <w:szCs w:val="18"/>
        </w:rPr>
        <w:t xml:space="preserve">ltitude </w:t>
      </w:r>
      <w:r w:rsidR="003C6DC1">
        <w:rPr>
          <w:rFonts w:ascii="Calibri" w:hAnsi="Calibri"/>
          <w:sz w:val="18"/>
          <w:szCs w:val="18"/>
        </w:rPr>
        <w:t>C</w:t>
      </w:r>
      <w:r>
        <w:rPr>
          <w:rFonts w:ascii="Calibri" w:hAnsi="Calibri"/>
          <w:sz w:val="18"/>
          <w:szCs w:val="18"/>
        </w:rPr>
        <w:t xml:space="preserve">orrection </w:t>
      </w:r>
      <w:r w:rsidR="003C6DC1">
        <w:rPr>
          <w:rFonts w:ascii="Calibri" w:hAnsi="Calibri"/>
          <w:sz w:val="18"/>
          <w:szCs w:val="18"/>
        </w:rPr>
        <w:t>F</w:t>
      </w:r>
      <w:r>
        <w:rPr>
          <w:rFonts w:ascii="Calibri" w:hAnsi="Calibri"/>
          <w:sz w:val="18"/>
          <w:szCs w:val="18"/>
        </w:rPr>
        <w:t>actor is 1 (no adjustment).</w:t>
      </w:r>
    </w:p>
    <w:p w14:paraId="67F4AD5B" w14:textId="5A8E707B" w:rsidR="00B87256" w:rsidRPr="00782762" w:rsidRDefault="00B87256" w:rsidP="00B87256">
      <w:pPr>
        <w:pStyle w:val="ListParagraph"/>
        <w:numPr>
          <w:ilvl w:val="1"/>
          <w:numId w:val="26"/>
        </w:numPr>
        <w:rPr>
          <w:rFonts w:ascii="Calibri" w:hAnsi="Calibri"/>
          <w:sz w:val="18"/>
          <w:szCs w:val="18"/>
        </w:rPr>
      </w:pPr>
      <w:r>
        <w:rPr>
          <w:rFonts w:ascii="Calibri" w:hAnsi="Calibri"/>
          <w:sz w:val="18"/>
          <w:szCs w:val="18"/>
        </w:rPr>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8A5A76">
        <w:rPr>
          <w:rFonts w:ascii="Calibri" w:hAnsi="Calibri"/>
          <w:sz w:val="18"/>
          <w:szCs w:val="18"/>
        </w:rPr>
        <w:t>A</w:t>
      </w:r>
      <w:r>
        <w:rPr>
          <w:rFonts w:ascii="Calibri" w:hAnsi="Calibri"/>
          <w:sz w:val="18"/>
          <w:szCs w:val="18"/>
        </w:rPr>
        <w:t xml:space="preserve">ltitude </w:t>
      </w:r>
      <w:r w:rsidR="008A5A76">
        <w:rPr>
          <w:rFonts w:ascii="Calibri" w:hAnsi="Calibri"/>
          <w:sz w:val="18"/>
          <w:szCs w:val="18"/>
        </w:rPr>
        <w:t>C</w:t>
      </w:r>
      <w:r>
        <w:rPr>
          <w:rFonts w:ascii="Calibri" w:hAnsi="Calibri"/>
          <w:sz w:val="18"/>
          <w:szCs w:val="18"/>
        </w:rPr>
        <w:t xml:space="preserve">orrection equation equals 1 + (0.000006 * elevation in feet) </w:t>
      </w:r>
    </w:p>
    <w:p w14:paraId="67F4AD5C" w14:textId="66020FE0" w:rsidR="00B87256" w:rsidRPr="00782762" w:rsidRDefault="00B87256" w:rsidP="00B87256">
      <w:pPr>
        <w:pStyle w:val="ListParagraph"/>
        <w:numPr>
          <w:ilvl w:val="0"/>
          <w:numId w:val="29"/>
        </w:numPr>
        <w:rPr>
          <w:rFonts w:ascii="Calibri" w:hAnsi="Calibri"/>
          <w:sz w:val="18"/>
          <w:szCs w:val="18"/>
        </w:rPr>
      </w:pPr>
      <w:r>
        <w:rPr>
          <w:rFonts w:ascii="Calibri" w:hAnsi="Calibri"/>
          <w:sz w:val="18"/>
          <w:szCs w:val="18"/>
        </w:rPr>
        <w:t xml:space="preserve">Enter the </w:t>
      </w:r>
      <w:r w:rsidR="003C6DC1">
        <w:rPr>
          <w:rFonts w:ascii="Calibri" w:hAnsi="Calibri"/>
          <w:sz w:val="18"/>
          <w:szCs w:val="18"/>
        </w:rPr>
        <w:t>T</w:t>
      </w:r>
      <w:r>
        <w:rPr>
          <w:rFonts w:ascii="Calibri" w:hAnsi="Calibri"/>
          <w:sz w:val="18"/>
          <w:szCs w:val="18"/>
        </w:rPr>
        <w:t xml:space="preserve">emperature </w:t>
      </w:r>
      <w:r w:rsidR="003C6DC1">
        <w:rPr>
          <w:rFonts w:ascii="Calibri" w:hAnsi="Calibri"/>
          <w:sz w:val="18"/>
          <w:szCs w:val="18"/>
        </w:rPr>
        <w:t>C</w:t>
      </w:r>
      <w:r>
        <w:rPr>
          <w:rFonts w:ascii="Calibri" w:hAnsi="Calibri"/>
          <w:sz w:val="18"/>
          <w:szCs w:val="18"/>
        </w:rPr>
        <w:t xml:space="preserve">orrection </w:t>
      </w:r>
      <w:r w:rsidR="003C6DC1">
        <w:rPr>
          <w:rFonts w:ascii="Calibri" w:hAnsi="Calibri"/>
          <w:sz w:val="18"/>
          <w:szCs w:val="18"/>
        </w:rPr>
        <w:t>F</w:t>
      </w:r>
      <w:r>
        <w:rPr>
          <w:rFonts w:ascii="Calibri" w:hAnsi="Calibri"/>
          <w:sz w:val="18"/>
          <w:szCs w:val="18"/>
        </w:rPr>
        <w:t>actor from Table RA3.8-2 or RA3.8-3 using the indoor and outdoor temperatures entered in Section A.</w:t>
      </w:r>
    </w:p>
    <w:p w14:paraId="67F4AD5D" w14:textId="77777777" w:rsidR="00B87256" w:rsidRDefault="00B87256" w:rsidP="00B87256">
      <w:pPr>
        <w:pStyle w:val="ListParagraph"/>
        <w:rPr>
          <w:rFonts w:ascii="Calibri" w:hAnsi="Calibri"/>
          <w:sz w:val="18"/>
          <w:szCs w:val="18"/>
        </w:rPr>
      </w:pPr>
    </w:p>
    <w:p w14:paraId="67F4AD5E" w14:textId="77777777" w:rsidR="00B87256" w:rsidRDefault="00B87256" w:rsidP="00B87256">
      <w:pPr>
        <w:pStyle w:val="ListParagraph"/>
        <w:rPr>
          <w:rFonts w:ascii="Calibri" w:hAnsi="Calibri"/>
          <w:sz w:val="18"/>
          <w:szCs w:val="18"/>
        </w:rPr>
      </w:pPr>
    </w:p>
    <w:p w14:paraId="67F4AD5F" w14:textId="77777777" w:rsidR="00B87256" w:rsidRDefault="00B87256" w:rsidP="00DC2E7F">
      <w:pPr>
        <w:autoSpaceDE w:val="0"/>
        <w:autoSpaceDN w:val="0"/>
        <w:adjustRightInd w:val="0"/>
        <w:jc w:val="center"/>
        <w:rPr>
          <w:rFonts w:ascii="Calibri" w:hAnsi="Calibri" w:cs="Arial"/>
          <w:i/>
          <w:iCs/>
          <w:sz w:val="18"/>
          <w:szCs w:val="18"/>
        </w:rPr>
      </w:pPr>
      <w:r w:rsidRPr="000D1CB5">
        <w:rPr>
          <w:rFonts w:ascii="Calibri" w:hAnsi="Calibri"/>
          <w:b/>
          <w:sz w:val="18"/>
          <w:szCs w:val="18"/>
        </w:rPr>
        <w:t xml:space="preserve">Table RA3.8-2 </w:t>
      </w:r>
      <w:r w:rsidRPr="000D1CB5">
        <w:rPr>
          <w:rFonts w:ascii="Calibri" w:hAnsi="Calibri" w:cs="Arial"/>
          <w:b/>
          <w:i/>
          <w:iCs/>
          <w:sz w:val="18"/>
          <w:szCs w:val="18"/>
        </w:rPr>
        <w:t>Temperature Correction Factors for Depressurization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B87256" w:rsidRPr="000D1CB5" w14:paraId="67F4AD63" w14:textId="77777777" w:rsidTr="00DC2E7F">
        <w:trPr>
          <w:cantSplit/>
          <w:trHeight w:hRule="exact" w:val="187"/>
          <w:jc w:val="center"/>
        </w:trPr>
        <w:tc>
          <w:tcPr>
            <w:tcW w:w="0" w:type="auto"/>
            <w:vAlign w:val="center"/>
          </w:tcPr>
          <w:p w14:paraId="67F4AD60" w14:textId="77777777" w:rsidR="00B87256" w:rsidRPr="000D1CB5" w:rsidRDefault="00B87256" w:rsidP="00797156">
            <w:pPr>
              <w:jc w:val="center"/>
              <w:rPr>
                <w:rFonts w:ascii="Calibri" w:hAnsi="Calibri"/>
                <w:sz w:val="18"/>
                <w:szCs w:val="18"/>
              </w:rPr>
            </w:pPr>
          </w:p>
        </w:tc>
        <w:tc>
          <w:tcPr>
            <w:tcW w:w="0" w:type="auto"/>
            <w:vAlign w:val="center"/>
          </w:tcPr>
          <w:p w14:paraId="67F4AD61" w14:textId="77777777" w:rsidR="00B87256" w:rsidRPr="000D1CB5" w:rsidRDefault="00B87256" w:rsidP="00797156">
            <w:pPr>
              <w:jc w:val="center"/>
              <w:rPr>
                <w:rFonts w:ascii="Calibri" w:hAnsi="Calibri"/>
                <w:sz w:val="18"/>
                <w:szCs w:val="18"/>
              </w:rPr>
            </w:pPr>
          </w:p>
        </w:tc>
        <w:tc>
          <w:tcPr>
            <w:tcW w:w="0" w:type="auto"/>
            <w:gridSpan w:val="9"/>
            <w:vAlign w:val="center"/>
          </w:tcPr>
          <w:p w14:paraId="67F4AD62" w14:textId="77777777" w:rsidR="00B87256" w:rsidRPr="000D1CB5" w:rsidRDefault="00B87256" w:rsidP="00797156">
            <w:pPr>
              <w:keepNext/>
              <w:keepLines/>
              <w:jc w:val="center"/>
              <w:rPr>
                <w:rFonts w:ascii="Calibri" w:hAnsi="Calibri"/>
                <w:b/>
                <w:sz w:val="18"/>
                <w:szCs w:val="18"/>
              </w:rPr>
            </w:pPr>
            <w:r w:rsidRPr="000D1CB5">
              <w:rPr>
                <w:rFonts w:ascii="Calibri" w:hAnsi="Calibri"/>
                <w:b/>
                <w:sz w:val="18"/>
                <w:szCs w:val="18"/>
              </w:rPr>
              <w:t>Inside Temperature (F)</w:t>
            </w:r>
          </w:p>
        </w:tc>
      </w:tr>
      <w:tr w:rsidR="00B87256" w:rsidRPr="000D1CB5" w14:paraId="67F4AD6F" w14:textId="77777777" w:rsidTr="00DC2E7F">
        <w:trPr>
          <w:cantSplit/>
          <w:trHeight w:hRule="exact" w:val="187"/>
          <w:jc w:val="center"/>
        </w:trPr>
        <w:tc>
          <w:tcPr>
            <w:tcW w:w="0" w:type="auto"/>
            <w:vAlign w:val="center"/>
          </w:tcPr>
          <w:p w14:paraId="67F4AD64" w14:textId="77777777" w:rsidR="00B87256" w:rsidRPr="000D1CB5" w:rsidRDefault="00B87256" w:rsidP="00797156">
            <w:pPr>
              <w:jc w:val="center"/>
              <w:rPr>
                <w:rFonts w:ascii="Calibri" w:hAnsi="Calibri"/>
                <w:sz w:val="18"/>
                <w:szCs w:val="18"/>
              </w:rPr>
            </w:pPr>
          </w:p>
        </w:tc>
        <w:tc>
          <w:tcPr>
            <w:tcW w:w="0" w:type="auto"/>
            <w:vAlign w:val="center"/>
          </w:tcPr>
          <w:p w14:paraId="67F4AD65" w14:textId="77777777" w:rsidR="00B87256" w:rsidRPr="000D1CB5" w:rsidRDefault="00B87256" w:rsidP="00797156">
            <w:pPr>
              <w:jc w:val="center"/>
              <w:rPr>
                <w:rFonts w:ascii="Calibri" w:hAnsi="Calibri"/>
                <w:sz w:val="18"/>
                <w:szCs w:val="18"/>
              </w:rPr>
            </w:pPr>
          </w:p>
        </w:tc>
        <w:tc>
          <w:tcPr>
            <w:tcW w:w="0" w:type="auto"/>
            <w:vAlign w:val="center"/>
          </w:tcPr>
          <w:p w14:paraId="67F4AD66"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50</w:t>
            </w:r>
          </w:p>
        </w:tc>
        <w:tc>
          <w:tcPr>
            <w:tcW w:w="0" w:type="auto"/>
            <w:vAlign w:val="center"/>
          </w:tcPr>
          <w:p w14:paraId="67F4AD67"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55</w:t>
            </w:r>
          </w:p>
        </w:tc>
        <w:tc>
          <w:tcPr>
            <w:tcW w:w="0" w:type="auto"/>
            <w:vAlign w:val="center"/>
          </w:tcPr>
          <w:p w14:paraId="67F4AD6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60</w:t>
            </w:r>
          </w:p>
        </w:tc>
        <w:tc>
          <w:tcPr>
            <w:tcW w:w="0" w:type="auto"/>
            <w:vAlign w:val="center"/>
          </w:tcPr>
          <w:p w14:paraId="67F4AD6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65</w:t>
            </w:r>
          </w:p>
        </w:tc>
        <w:tc>
          <w:tcPr>
            <w:tcW w:w="0" w:type="auto"/>
            <w:vAlign w:val="center"/>
          </w:tcPr>
          <w:p w14:paraId="67F4AD6A"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70</w:t>
            </w:r>
          </w:p>
        </w:tc>
        <w:tc>
          <w:tcPr>
            <w:tcW w:w="0" w:type="auto"/>
            <w:vAlign w:val="center"/>
          </w:tcPr>
          <w:p w14:paraId="67F4AD6B"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75</w:t>
            </w:r>
          </w:p>
        </w:tc>
        <w:tc>
          <w:tcPr>
            <w:tcW w:w="0" w:type="auto"/>
            <w:vAlign w:val="center"/>
          </w:tcPr>
          <w:p w14:paraId="67F4AD6C"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80</w:t>
            </w:r>
          </w:p>
        </w:tc>
        <w:tc>
          <w:tcPr>
            <w:tcW w:w="0" w:type="auto"/>
            <w:vAlign w:val="center"/>
          </w:tcPr>
          <w:p w14:paraId="67F4AD6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85</w:t>
            </w:r>
          </w:p>
        </w:tc>
        <w:tc>
          <w:tcPr>
            <w:tcW w:w="0" w:type="auto"/>
            <w:vAlign w:val="center"/>
          </w:tcPr>
          <w:p w14:paraId="67F4AD6E"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90</w:t>
            </w:r>
          </w:p>
        </w:tc>
      </w:tr>
      <w:tr w:rsidR="00B87256" w:rsidRPr="000D1CB5" w14:paraId="67F4AD7B" w14:textId="77777777" w:rsidTr="00DC2E7F">
        <w:trPr>
          <w:cantSplit/>
          <w:trHeight w:hRule="exact" w:val="187"/>
          <w:jc w:val="center"/>
        </w:trPr>
        <w:tc>
          <w:tcPr>
            <w:tcW w:w="0" w:type="auto"/>
            <w:vMerge w:val="restart"/>
          </w:tcPr>
          <w:p w14:paraId="67F4AD70" w14:textId="77777777" w:rsidR="00B87256" w:rsidRPr="000D1CB5" w:rsidRDefault="00B87256" w:rsidP="00797156">
            <w:pPr>
              <w:keepNext/>
              <w:keepLines/>
              <w:rPr>
                <w:rFonts w:ascii="Calibri" w:hAnsi="Calibri"/>
                <w:b/>
                <w:sz w:val="18"/>
                <w:szCs w:val="18"/>
              </w:rPr>
            </w:pPr>
            <w:r w:rsidRPr="000D1CB5">
              <w:rPr>
                <w:rFonts w:ascii="Calibri" w:hAnsi="Calibri"/>
                <w:b/>
                <w:sz w:val="18"/>
                <w:szCs w:val="18"/>
              </w:rPr>
              <w:t>Outside Temp (F)</w:t>
            </w:r>
          </w:p>
        </w:tc>
        <w:tc>
          <w:tcPr>
            <w:tcW w:w="0" w:type="auto"/>
            <w:vAlign w:val="center"/>
          </w:tcPr>
          <w:p w14:paraId="67F4AD7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-20</w:t>
            </w:r>
          </w:p>
        </w:tc>
        <w:tc>
          <w:tcPr>
            <w:tcW w:w="0" w:type="auto"/>
            <w:vAlign w:val="center"/>
          </w:tcPr>
          <w:p w14:paraId="67F4AD72" w14:textId="77777777" w:rsidR="00B87256" w:rsidRPr="000D1CB5" w:rsidRDefault="00B87256" w:rsidP="00797156">
            <w:pPr>
              <w:jc w:val="center"/>
              <w:rPr>
                <w:rFonts w:ascii="Calibri" w:hAnsi="Calibri"/>
                <w:sz w:val="18"/>
                <w:szCs w:val="18"/>
              </w:rPr>
            </w:pPr>
            <w:r w:rsidRPr="000D1CB5">
              <w:rPr>
                <w:rFonts w:ascii="Calibri" w:hAnsi="Calibri"/>
                <w:sz w:val="18"/>
                <w:szCs w:val="18"/>
              </w:rPr>
              <w:t>1.062</w:t>
            </w:r>
          </w:p>
        </w:tc>
        <w:tc>
          <w:tcPr>
            <w:tcW w:w="0" w:type="auto"/>
            <w:vAlign w:val="center"/>
          </w:tcPr>
          <w:p w14:paraId="67F4AD73" w14:textId="77777777" w:rsidR="00B87256" w:rsidRPr="000D1CB5" w:rsidRDefault="00B87256" w:rsidP="00797156">
            <w:pPr>
              <w:jc w:val="center"/>
              <w:rPr>
                <w:rFonts w:ascii="Calibri" w:hAnsi="Calibri"/>
                <w:sz w:val="18"/>
                <w:szCs w:val="18"/>
              </w:rPr>
            </w:pPr>
            <w:r w:rsidRPr="000D1CB5">
              <w:rPr>
                <w:rFonts w:ascii="Calibri" w:hAnsi="Calibri"/>
                <w:sz w:val="18"/>
                <w:szCs w:val="18"/>
              </w:rPr>
              <w:t>1.072</w:t>
            </w:r>
          </w:p>
        </w:tc>
        <w:tc>
          <w:tcPr>
            <w:tcW w:w="0" w:type="auto"/>
            <w:vAlign w:val="center"/>
          </w:tcPr>
          <w:p w14:paraId="67F4AD74" w14:textId="77777777" w:rsidR="00B87256" w:rsidRPr="000D1CB5" w:rsidRDefault="00B87256" w:rsidP="00797156">
            <w:pPr>
              <w:jc w:val="center"/>
              <w:rPr>
                <w:rFonts w:ascii="Calibri" w:hAnsi="Calibri"/>
                <w:sz w:val="18"/>
                <w:szCs w:val="18"/>
              </w:rPr>
            </w:pPr>
            <w:r w:rsidRPr="000D1CB5">
              <w:rPr>
                <w:rFonts w:ascii="Calibri" w:hAnsi="Calibri"/>
                <w:sz w:val="18"/>
                <w:szCs w:val="18"/>
              </w:rPr>
              <w:t>1.081</w:t>
            </w:r>
          </w:p>
        </w:tc>
        <w:tc>
          <w:tcPr>
            <w:tcW w:w="0" w:type="auto"/>
            <w:vAlign w:val="center"/>
          </w:tcPr>
          <w:p w14:paraId="67F4AD75" w14:textId="77777777" w:rsidR="00B87256" w:rsidRPr="000D1CB5" w:rsidRDefault="00B87256" w:rsidP="00797156">
            <w:pPr>
              <w:jc w:val="center"/>
              <w:rPr>
                <w:rFonts w:ascii="Calibri" w:hAnsi="Calibri"/>
                <w:sz w:val="18"/>
                <w:szCs w:val="18"/>
              </w:rPr>
            </w:pPr>
            <w:r w:rsidRPr="000D1CB5">
              <w:rPr>
                <w:rFonts w:ascii="Calibri" w:hAnsi="Calibri"/>
                <w:sz w:val="18"/>
                <w:szCs w:val="18"/>
              </w:rPr>
              <w:t>1.090</w:t>
            </w:r>
          </w:p>
        </w:tc>
        <w:tc>
          <w:tcPr>
            <w:tcW w:w="0" w:type="auto"/>
            <w:vAlign w:val="center"/>
          </w:tcPr>
          <w:p w14:paraId="67F4AD76" w14:textId="77777777" w:rsidR="00B87256" w:rsidRPr="000D1CB5" w:rsidRDefault="00B87256" w:rsidP="00797156">
            <w:pPr>
              <w:jc w:val="center"/>
              <w:rPr>
                <w:rFonts w:ascii="Calibri" w:hAnsi="Calibri"/>
                <w:sz w:val="18"/>
                <w:szCs w:val="18"/>
              </w:rPr>
            </w:pPr>
            <w:r w:rsidRPr="000D1CB5">
              <w:rPr>
                <w:rFonts w:ascii="Calibri" w:hAnsi="Calibri"/>
                <w:sz w:val="18"/>
                <w:szCs w:val="18"/>
              </w:rPr>
              <w:t>1.099</w:t>
            </w:r>
          </w:p>
        </w:tc>
        <w:tc>
          <w:tcPr>
            <w:tcW w:w="0" w:type="auto"/>
            <w:vAlign w:val="center"/>
          </w:tcPr>
          <w:p w14:paraId="67F4AD77" w14:textId="77777777" w:rsidR="00B87256" w:rsidRPr="000D1CB5" w:rsidRDefault="00B87256" w:rsidP="00797156">
            <w:pPr>
              <w:jc w:val="center"/>
              <w:rPr>
                <w:rFonts w:ascii="Calibri" w:hAnsi="Calibri"/>
                <w:sz w:val="18"/>
                <w:szCs w:val="18"/>
              </w:rPr>
            </w:pPr>
            <w:r w:rsidRPr="000D1CB5">
              <w:rPr>
                <w:rFonts w:ascii="Calibri" w:hAnsi="Calibri"/>
                <w:sz w:val="18"/>
                <w:szCs w:val="18"/>
              </w:rPr>
              <w:t>1.108</w:t>
            </w:r>
          </w:p>
        </w:tc>
        <w:tc>
          <w:tcPr>
            <w:tcW w:w="0" w:type="auto"/>
            <w:vAlign w:val="center"/>
          </w:tcPr>
          <w:p w14:paraId="67F4AD78" w14:textId="77777777" w:rsidR="00B87256" w:rsidRPr="000D1CB5" w:rsidRDefault="00B87256" w:rsidP="00797156">
            <w:pPr>
              <w:jc w:val="center"/>
              <w:rPr>
                <w:rFonts w:ascii="Calibri" w:hAnsi="Calibri"/>
                <w:sz w:val="18"/>
                <w:szCs w:val="18"/>
              </w:rPr>
            </w:pPr>
            <w:r w:rsidRPr="000D1CB5">
              <w:rPr>
                <w:rFonts w:ascii="Calibri" w:hAnsi="Calibri"/>
                <w:sz w:val="18"/>
                <w:szCs w:val="18"/>
              </w:rPr>
              <w:t>1.117</w:t>
            </w:r>
          </w:p>
        </w:tc>
        <w:tc>
          <w:tcPr>
            <w:tcW w:w="0" w:type="auto"/>
            <w:vAlign w:val="center"/>
          </w:tcPr>
          <w:p w14:paraId="67F4AD79" w14:textId="77777777" w:rsidR="00B87256" w:rsidRPr="000D1CB5" w:rsidRDefault="00B87256" w:rsidP="00797156">
            <w:pPr>
              <w:jc w:val="center"/>
              <w:rPr>
                <w:rFonts w:ascii="Calibri" w:hAnsi="Calibri"/>
                <w:sz w:val="18"/>
                <w:szCs w:val="18"/>
              </w:rPr>
            </w:pPr>
            <w:r w:rsidRPr="000D1CB5">
              <w:rPr>
                <w:rFonts w:ascii="Calibri" w:hAnsi="Calibri"/>
                <w:sz w:val="18"/>
                <w:szCs w:val="18"/>
              </w:rPr>
              <w:t>1.127</w:t>
            </w:r>
          </w:p>
        </w:tc>
        <w:tc>
          <w:tcPr>
            <w:tcW w:w="0" w:type="auto"/>
            <w:vAlign w:val="center"/>
          </w:tcPr>
          <w:p w14:paraId="67F4AD7A" w14:textId="77777777" w:rsidR="00B87256" w:rsidRPr="000D1CB5" w:rsidRDefault="00B87256" w:rsidP="00797156">
            <w:pPr>
              <w:jc w:val="center"/>
              <w:rPr>
                <w:rFonts w:ascii="Calibri" w:hAnsi="Calibri"/>
                <w:sz w:val="18"/>
                <w:szCs w:val="18"/>
              </w:rPr>
            </w:pPr>
            <w:r w:rsidRPr="000D1CB5">
              <w:rPr>
                <w:rFonts w:ascii="Calibri" w:hAnsi="Calibri"/>
                <w:sz w:val="18"/>
                <w:szCs w:val="18"/>
              </w:rPr>
              <w:t>1.136</w:t>
            </w:r>
          </w:p>
        </w:tc>
      </w:tr>
      <w:tr w:rsidR="00B87256" w:rsidRPr="000D1CB5" w14:paraId="67F4AD87" w14:textId="77777777" w:rsidTr="00DC2E7F">
        <w:trPr>
          <w:cantSplit/>
          <w:trHeight w:hRule="exact" w:val="187"/>
          <w:jc w:val="center"/>
        </w:trPr>
        <w:tc>
          <w:tcPr>
            <w:tcW w:w="0" w:type="auto"/>
            <w:vMerge/>
            <w:vAlign w:val="center"/>
          </w:tcPr>
          <w:p w14:paraId="67F4AD7C" w14:textId="77777777" w:rsidR="00B87256" w:rsidRPr="000D1CB5" w:rsidRDefault="00B87256" w:rsidP="00797156">
            <w:pPr>
              <w:jc w:val="center"/>
              <w:rPr>
                <w:rFonts w:ascii="Calibri" w:hAnsi="Calibri"/>
                <w:sz w:val="18"/>
                <w:szCs w:val="18"/>
              </w:rPr>
            </w:pPr>
          </w:p>
        </w:tc>
        <w:tc>
          <w:tcPr>
            <w:tcW w:w="0" w:type="auto"/>
            <w:vAlign w:val="center"/>
          </w:tcPr>
          <w:p w14:paraId="67F4AD7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-15</w:t>
            </w:r>
          </w:p>
        </w:tc>
        <w:tc>
          <w:tcPr>
            <w:tcW w:w="0" w:type="auto"/>
            <w:vAlign w:val="center"/>
          </w:tcPr>
          <w:p w14:paraId="67F4AD7E" w14:textId="77777777" w:rsidR="00B87256" w:rsidRPr="000D1CB5" w:rsidRDefault="00B87256" w:rsidP="00797156">
            <w:pPr>
              <w:jc w:val="center"/>
              <w:rPr>
                <w:rFonts w:ascii="Calibri" w:hAnsi="Calibri"/>
                <w:sz w:val="18"/>
                <w:szCs w:val="18"/>
              </w:rPr>
            </w:pPr>
            <w:r w:rsidRPr="000D1CB5">
              <w:rPr>
                <w:rFonts w:ascii="Calibri" w:hAnsi="Calibri"/>
                <w:sz w:val="18"/>
                <w:szCs w:val="18"/>
              </w:rPr>
              <w:t>1.056</w:t>
            </w:r>
          </w:p>
        </w:tc>
        <w:tc>
          <w:tcPr>
            <w:tcW w:w="0" w:type="auto"/>
            <w:vAlign w:val="center"/>
          </w:tcPr>
          <w:p w14:paraId="67F4AD7F" w14:textId="77777777" w:rsidR="00B87256" w:rsidRPr="000D1CB5" w:rsidRDefault="00B87256" w:rsidP="00797156">
            <w:pPr>
              <w:jc w:val="center"/>
              <w:rPr>
                <w:rFonts w:ascii="Calibri" w:hAnsi="Calibri"/>
                <w:sz w:val="18"/>
                <w:szCs w:val="18"/>
              </w:rPr>
            </w:pPr>
            <w:r w:rsidRPr="000D1CB5">
              <w:rPr>
                <w:rFonts w:ascii="Calibri" w:hAnsi="Calibri"/>
                <w:sz w:val="18"/>
                <w:szCs w:val="18"/>
              </w:rPr>
              <w:t>1.066</w:t>
            </w:r>
          </w:p>
        </w:tc>
        <w:tc>
          <w:tcPr>
            <w:tcW w:w="0" w:type="auto"/>
            <w:vAlign w:val="center"/>
          </w:tcPr>
          <w:p w14:paraId="67F4AD80" w14:textId="77777777" w:rsidR="00B87256" w:rsidRPr="000D1CB5" w:rsidRDefault="00B87256" w:rsidP="00797156">
            <w:pPr>
              <w:jc w:val="center"/>
              <w:rPr>
                <w:rFonts w:ascii="Calibri" w:hAnsi="Calibri"/>
                <w:sz w:val="18"/>
                <w:szCs w:val="18"/>
              </w:rPr>
            </w:pPr>
            <w:r w:rsidRPr="000D1CB5">
              <w:rPr>
                <w:rFonts w:ascii="Calibri" w:hAnsi="Calibri"/>
                <w:sz w:val="18"/>
                <w:szCs w:val="18"/>
              </w:rPr>
              <w:t>1.075</w:t>
            </w:r>
          </w:p>
        </w:tc>
        <w:tc>
          <w:tcPr>
            <w:tcW w:w="0" w:type="auto"/>
            <w:vAlign w:val="center"/>
          </w:tcPr>
          <w:p w14:paraId="67F4AD81" w14:textId="77777777" w:rsidR="00B87256" w:rsidRPr="000D1CB5" w:rsidRDefault="00B87256" w:rsidP="00797156">
            <w:pPr>
              <w:jc w:val="center"/>
              <w:rPr>
                <w:rFonts w:ascii="Calibri" w:hAnsi="Calibri"/>
                <w:sz w:val="18"/>
                <w:szCs w:val="18"/>
              </w:rPr>
            </w:pPr>
            <w:r w:rsidRPr="000D1CB5">
              <w:rPr>
                <w:rFonts w:ascii="Calibri" w:hAnsi="Calibri"/>
                <w:sz w:val="18"/>
                <w:szCs w:val="18"/>
              </w:rPr>
              <w:t>1.084</w:t>
            </w:r>
          </w:p>
        </w:tc>
        <w:tc>
          <w:tcPr>
            <w:tcW w:w="0" w:type="auto"/>
            <w:vAlign w:val="center"/>
          </w:tcPr>
          <w:p w14:paraId="67F4AD82" w14:textId="77777777" w:rsidR="00B87256" w:rsidRPr="000D1CB5" w:rsidRDefault="00B87256" w:rsidP="00797156">
            <w:pPr>
              <w:jc w:val="center"/>
              <w:rPr>
                <w:rFonts w:ascii="Calibri" w:hAnsi="Calibri"/>
                <w:sz w:val="18"/>
                <w:szCs w:val="18"/>
              </w:rPr>
            </w:pPr>
            <w:r w:rsidRPr="000D1CB5">
              <w:rPr>
                <w:rFonts w:ascii="Calibri" w:hAnsi="Calibri"/>
                <w:sz w:val="18"/>
                <w:szCs w:val="18"/>
              </w:rPr>
              <w:t>1.093</w:t>
            </w:r>
          </w:p>
        </w:tc>
        <w:tc>
          <w:tcPr>
            <w:tcW w:w="0" w:type="auto"/>
            <w:vAlign w:val="center"/>
          </w:tcPr>
          <w:p w14:paraId="67F4AD83" w14:textId="77777777" w:rsidR="00B87256" w:rsidRPr="000D1CB5" w:rsidRDefault="00B87256" w:rsidP="00797156">
            <w:pPr>
              <w:jc w:val="center"/>
              <w:rPr>
                <w:rFonts w:ascii="Calibri" w:hAnsi="Calibri"/>
                <w:sz w:val="18"/>
                <w:szCs w:val="18"/>
              </w:rPr>
            </w:pPr>
            <w:r w:rsidRPr="000D1CB5">
              <w:rPr>
                <w:rFonts w:ascii="Calibri" w:hAnsi="Calibri"/>
                <w:sz w:val="18"/>
                <w:szCs w:val="18"/>
              </w:rPr>
              <w:t>1.102</w:t>
            </w:r>
          </w:p>
        </w:tc>
        <w:tc>
          <w:tcPr>
            <w:tcW w:w="0" w:type="auto"/>
            <w:vAlign w:val="center"/>
          </w:tcPr>
          <w:p w14:paraId="67F4AD84" w14:textId="77777777" w:rsidR="00B87256" w:rsidRPr="000D1CB5" w:rsidRDefault="00B87256" w:rsidP="00797156">
            <w:pPr>
              <w:jc w:val="center"/>
              <w:rPr>
                <w:rFonts w:ascii="Calibri" w:hAnsi="Calibri"/>
                <w:sz w:val="18"/>
                <w:szCs w:val="18"/>
              </w:rPr>
            </w:pPr>
            <w:r w:rsidRPr="000D1CB5">
              <w:rPr>
                <w:rFonts w:ascii="Calibri" w:hAnsi="Calibri"/>
                <w:sz w:val="18"/>
                <w:szCs w:val="18"/>
              </w:rPr>
              <w:t>1.111</w:t>
            </w:r>
          </w:p>
        </w:tc>
        <w:tc>
          <w:tcPr>
            <w:tcW w:w="0" w:type="auto"/>
            <w:vAlign w:val="center"/>
          </w:tcPr>
          <w:p w14:paraId="67F4AD85" w14:textId="77777777" w:rsidR="00B87256" w:rsidRPr="000D1CB5" w:rsidRDefault="00B87256" w:rsidP="00797156">
            <w:pPr>
              <w:jc w:val="center"/>
              <w:rPr>
                <w:rFonts w:ascii="Calibri" w:hAnsi="Calibri"/>
                <w:sz w:val="18"/>
                <w:szCs w:val="18"/>
              </w:rPr>
            </w:pPr>
            <w:r w:rsidRPr="000D1CB5">
              <w:rPr>
                <w:rFonts w:ascii="Calibri" w:hAnsi="Calibri"/>
                <w:sz w:val="18"/>
                <w:szCs w:val="18"/>
              </w:rPr>
              <w:t>1.120</w:t>
            </w:r>
          </w:p>
        </w:tc>
        <w:tc>
          <w:tcPr>
            <w:tcW w:w="0" w:type="auto"/>
            <w:vAlign w:val="center"/>
          </w:tcPr>
          <w:p w14:paraId="67F4AD86" w14:textId="77777777" w:rsidR="00B87256" w:rsidRPr="000D1CB5" w:rsidRDefault="00B87256" w:rsidP="00797156">
            <w:pPr>
              <w:jc w:val="center"/>
              <w:rPr>
                <w:rFonts w:ascii="Calibri" w:hAnsi="Calibri"/>
                <w:sz w:val="18"/>
                <w:szCs w:val="18"/>
              </w:rPr>
            </w:pPr>
            <w:r w:rsidRPr="000D1CB5">
              <w:rPr>
                <w:rFonts w:ascii="Calibri" w:hAnsi="Calibri"/>
                <w:sz w:val="18"/>
                <w:szCs w:val="18"/>
              </w:rPr>
              <w:t>1.129</w:t>
            </w:r>
          </w:p>
        </w:tc>
      </w:tr>
      <w:tr w:rsidR="00B87256" w:rsidRPr="000D1CB5" w14:paraId="67F4AD93" w14:textId="77777777" w:rsidTr="00DC2E7F">
        <w:trPr>
          <w:cantSplit/>
          <w:trHeight w:hRule="exact" w:val="187"/>
          <w:jc w:val="center"/>
        </w:trPr>
        <w:tc>
          <w:tcPr>
            <w:tcW w:w="0" w:type="auto"/>
            <w:vMerge/>
            <w:vAlign w:val="center"/>
          </w:tcPr>
          <w:p w14:paraId="67F4AD88" w14:textId="77777777" w:rsidR="00B87256" w:rsidRPr="000D1CB5" w:rsidRDefault="00B87256" w:rsidP="00797156">
            <w:pPr>
              <w:jc w:val="center"/>
              <w:rPr>
                <w:rFonts w:ascii="Calibri" w:hAnsi="Calibri"/>
                <w:sz w:val="18"/>
                <w:szCs w:val="18"/>
              </w:rPr>
            </w:pPr>
          </w:p>
        </w:tc>
        <w:tc>
          <w:tcPr>
            <w:tcW w:w="0" w:type="auto"/>
            <w:vAlign w:val="center"/>
          </w:tcPr>
          <w:p w14:paraId="67F4AD8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w:t>
            </w:r>
          </w:p>
        </w:tc>
        <w:tc>
          <w:tcPr>
            <w:tcW w:w="0" w:type="auto"/>
            <w:vAlign w:val="center"/>
          </w:tcPr>
          <w:p w14:paraId="67F4AD8A" w14:textId="77777777" w:rsidR="00B87256" w:rsidRPr="000D1CB5" w:rsidRDefault="00B87256" w:rsidP="00797156">
            <w:pPr>
              <w:jc w:val="center"/>
              <w:rPr>
                <w:rFonts w:ascii="Calibri" w:hAnsi="Calibri"/>
                <w:sz w:val="18"/>
                <w:szCs w:val="18"/>
              </w:rPr>
            </w:pPr>
            <w:r w:rsidRPr="000D1CB5">
              <w:rPr>
                <w:rFonts w:ascii="Calibri" w:hAnsi="Calibri"/>
                <w:sz w:val="18"/>
                <w:szCs w:val="18"/>
              </w:rPr>
              <w:t>1.051</w:t>
            </w:r>
          </w:p>
        </w:tc>
        <w:tc>
          <w:tcPr>
            <w:tcW w:w="0" w:type="auto"/>
            <w:vAlign w:val="center"/>
          </w:tcPr>
          <w:p w14:paraId="67F4AD8B" w14:textId="77777777" w:rsidR="00B87256" w:rsidRPr="000D1CB5" w:rsidRDefault="00B87256" w:rsidP="00797156">
            <w:pPr>
              <w:jc w:val="center"/>
              <w:rPr>
                <w:rFonts w:ascii="Calibri" w:hAnsi="Calibri"/>
                <w:sz w:val="18"/>
                <w:szCs w:val="18"/>
              </w:rPr>
            </w:pPr>
            <w:r w:rsidRPr="000D1CB5">
              <w:rPr>
                <w:rFonts w:ascii="Calibri" w:hAnsi="Calibri"/>
                <w:sz w:val="18"/>
                <w:szCs w:val="18"/>
              </w:rPr>
              <w:t>1.060</w:t>
            </w:r>
          </w:p>
        </w:tc>
        <w:tc>
          <w:tcPr>
            <w:tcW w:w="0" w:type="auto"/>
            <w:vAlign w:val="center"/>
          </w:tcPr>
          <w:p w14:paraId="67F4AD8C" w14:textId="77777777" w:rsidR="00B87256" w:rsidRPr="000D1CB5" w:rsidRDefault="00B87256" w:rsidP="00797156">
            <w:pPr>
              <w:jc w:val="center"/>
              <w:rPr>
                <w:rFonts w:ascii="Calibri" w:hAnsi="Calibri"/>
                <w:sz w:val="18"/>
                <w:szCs w:val="18"/>
              </w:rPr>
            </w:pPr>
            <w:r w:rsidRPr="000D1CB5">
              <w:rPr>
                <w:rFonts w:ascii="Calibri" w:hAnsi="Calibri"/>
                <w:sz w:val="18"/>
                <w:szCs w:val="18"/>
              </w:rPr>
              <w:t>1.069</w:t>
            </w:r>
          </w:p>
        </w:tc>
        <w:tc>
          <w:tcPr>
            <w:tcW w:w="0" w:type="auto"/>
            <w:vAlign w:val="center"/>
          </w:tcPr>
          <w:p w14:paraId="67F4AD8D" w14:textId="77777777" w:rsidR="00B87256" w:rsidRPr="000D1CB5" w:rsidRDefault="00B87256" w:rsidP="00797156">
            <w:pPr>
              <w:jc w:val="center"/>
              <w:rPr>
                <w:rFonts w:ascii="Calibri" w:hAnsi="Calibri"/>
                <w:sz w:val="18"/>
                <w:szCs w:val="18"/>
              </w:rPr>
            </w:pPr>
            <w:r w:rsidRPr="000D1CB5">
              <w:rPr>
                <w:rFonts w:ascii="Calibri" w:hAnsi="Calibri"/>
                <w:sz w:val="18"/>
                <w:szCs w:val="18"/>
              </w:rPr>
              <w:t>1.078</w:t>
            </w:r>
          </w:p>
        </w:tc>
        <w:tc>
          <w:tcPr>
            <w:tcW w:w="0" w:type="auto"/>
            <w:vAlign w:val="center"/>
          </w:tcPr>
          <w:p w14:paraId="67F4AD8E" w14:textId="77777777" w:rsidR="00B87256" w:rsidRPr="000D1CB5" w:rsidRDefault="00B87256" w:rsidP="00797156">
            <w:pPr>
              <w:jc w:val="center"/>
              <w:rPr>
                <w:rFonts w:ascii="Calibri" w:hAnsi="Calibri"/>
                <w:sz w:val="18"/>
                <w:szCs w:val="18"/>
              </w:rPr>
            </w:pPr>
            <w:r w:rsidRPr="000D1CB5">
              <w:rPr>
                <w:rFonts w:ascii="Calibri" w:hAnsi="Calibri"/>
                <w:sz w:val="18"/>
                <w:szCs w:val="18"/>
              </w:rPr>
              <w:t>1.087</w:t>
            </w:r>
          </w:p>
        </w:tc>
        <w:tc>
          <w:tcPr>
            <w:tcW w:w="0" w:type="auto"/>
            <w:vAlign w:val="center"/>
          </w:tcPr>
          <w:p w14:paraId="67F4AD8F" w14:textId="77777777" w:rsidR="00B87256" w:rsidRPr="000D1CB5" w:rsidRDefault="00B87256" w:rsidP="00797156">
            <w:pPr>
              <w:jc w:val="center"/>
              <w:rPr>
                <w:rFonts w:ascii="Calibri" w:hAnsi="Calibri"/>
                <w:sz w:val="18"/>
                <w:szCs w:val="18"/>
              </w:rPr>
            </w:pPr>
            <w:r w:rsidRPr="000D1CB5">
              <w:rPr>
                <w:rFonts w:ascii="Calibri" w:hAnsi="Calibri"/>
                <w:sz w:val="18"/>
                <w:szCs w:val="18"/>
              </w:rPr>
              <w:t>1.096</w:t>
            </w:r>
          </w:p>
        </w:tc>
        <w:tc>
          <w:tcPr>
            <w:tcW w:w="0" w:type="auto"/>
            <w:vAlign w:val="center"/>
          </w:tcPr>
          <w:p w14:paraId="67F4AD90" w14:textId="77777777" w:rsidR="00B87256" w:rsidRPr="000D1CB5" w:rsidRDefault="00B87256" w:rsidP="00797156">
            <w:pPr>
              <w:jc w:val="center"/>
              <w:rPr>
                <w:rFonts w:ascii="Calibri" w:hAnsi="Calibri"/>
                <w:sz w:val="18"/>
                <w:szCs w:val="18"/>
              </w:rPr>
            </w:pPr>
            <w:r w:rsidRPr="000D1CB5">
              <w:rPr>
                <w:rFonts w:ascii="Calibri" w:hAnsi="Calibri"/>
                <w:sz w:val="18"/>
                <w:szCs w:val="18"/>
              </w:rPr>
              <w:t>1.105</w:t>
            </w:r>
          </w:p>
        </w:tc>
        <w:tc>
          <w:tcPr>
            <w:tcW w:w="0" w:type="auto"/>
            <w:vAlign w:val="center"/>
          </w:tcPr>
          <w:p w14:paraId="67F4AD91" w14:textId="77777777" w:rsidR="00B87256" w:rsidRPr="000D1CB5" w:rsidRDefault="00B87256" w:rsidP="00797156">
            <w:pPr>
              <w:jc w:val="center"/>
              <w:rPr>
                <w:rFonts w:ascii="Calibri" w:hAnsi="Calibri"/>
                <w:sz w:val="18"/>
                <w:szCs w:val="18"/>
              </w:rPr>
            </w:pPr>
            <w:r w:rsidRPr="000D1CB5">
              <w:rPr>
                <w:rFonts w:ascii="Calibri" w:hAnsi="Calibri"/>
                <w:sz w:val="18"/>
                <w:szCs w:val="18"/>
              </w:rPr>
              <w:t>1.114</w:t>
            </w:r>
          </w:p>
        </w:tc>
        <w:tc>
          <w:tcPr>
            <w:tcW w:w="0" w:type="auto"/>
            <w:vAlign w:val="center"/>
          </w:tcPr>
          <w:p w14:paraId="67F4AD92" w14:textId="77777777" w:rsidR="00B87256" w:rsidRPr="000D1CB5" w:rsidRDefault="00B87256" w:rsidP="00797156">
            <w:pPr>
              <w:jc w:val="center"/>
              <w:rPr>
                <w:rFonts w:ascii="Calibri" w:hAnsi="Calibri"/>
                <w:sz w:val="18"/>
                <w:szCs w:val="18"/>
              </w:rPr>
            </w:pPr>
            <w:r w:rsidRPr="000D1CB5">
              <w:rPr>
                <w:rFonts w:ascii="Calibri" w:hAnsi="Calibri"/>
                <w:sz w:val="18"/>
                <w:szCs w:val="18"/>
              </w:rPr>
              <w:t>1.123</w:t>
            </w:r>
          </w:p>
        </w:tc>
      </w:tr>
      <w:tr w:rsidR="00B87256" w:rsidRPr="000D1CB5" w14:paraId="67F4AD9F" w14:textId="77777777" w:rsidTr="00DC2E7F">
        <w:trPr>
          <w:cantSplit/>
          <w:trHeight w:hRule="exact" w:val="187"/>
          <w:jc w:val="center"/>
        </w:trPr>
        <w:tc>
          <w:tcPr>
            <w:tcW w:w="0" w:type="auto"/>
            <w:vMerge/>
            <w:vAlign w:val="center"/>
          </w:tcPr>
          <w:p w14:paraId="67F4AD94" w14:textId="77777777" w:rsidR="00B87256" w:rsidRPr="000D1CB5" w:rsidRDefault="00B87256" w:rsidP="00797156">
            <w:pPr>
              <w:jc w:val="center"/>
              <w:rPr>
                <w:rFonts w:ascii="Calibri" w:hAnsi="Calibri"/>
                <w:sz w:val="18"/>
                <w:szCs w:val="18"/>
              </w:rPr>
            </w:pPr>
          </w:p>
        </w:tc>
        <w:tc>
          <w:tcPr>
            <w:tcW w:w="0" w:type="auto"/>
            <w:vAlign w:val="center"/>
          </w:tcPr>
          <w:p w14:paraId="67F4AD95"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w:t>
            </w:r>
          </w:p>
        </w:tc>
        <w:tc>
          <w:tcPr>
            <w:tcW w:w="0" w:type="auto"/>
            <w:vAlign w:val="center"/>
          </w:tcPr>
          <w:p w14:paraId="67F4AD96" w14:textId="77777777" w:rsidR="00B87256" w:rsidRPr="000D1CB5" w:rsidRDefault="00B87256" w:rsidP="00797156">
            <w:pPr>
              <w:jc w:val="center"/>
              <w:rPr>
                <w:rFonts w:ascii="Calibri" w:hAnsi="Calibri"/>
                <w:sz w:val="18"/>
                <w:szCs w:val="18"/>
              </w:rPr>
            </w:pPr>
            <w:r w:rsidRPr="000D1CB5">
              <w:rPr>
                <w:rFonts w:ascii="Calibri" w:hAnsi="Calibri"/>
                <w:sz w:val="18"/>
                <w:szCs w:val="18"/>
              </w:rPr>
              <w:t>1.045</w:t>
            </w:r>
          </w:p>
        </w:tc>
        <w:tc>
          <w:tcPr>
            <w:tcW w:w="0" w:type="auto"/>
            <w:vAlign w:val="center"/>
          </w:tcPr>
          <w:p w14:paraId="67F4AD97" w14:textId="77777777" w:rsidR="00B87256" w:rsidRPr="000D1CB5" w:rsidRDefault="00B87256" w:rsidP="00797156">
            <w:pPr>
              <w:jc w:val="center"/>
              <w:rPr>
                <w:rFonts w:ascii="Calibri" w:hAnsi="Calibri"/>
                <w:sz w:val="18"/>
                <w:szCs w:val="18"/>
              </w:rPr>
            </w:pPr>
            <w:r w:rsidRPr="000D1CB5">
              <w:rPr>
                <w:rFonts w:ascii="Calibri" w:hAnsi="Calibri"/>
                <w:sz w:val="18"/>
                <w:szCs w:val="18"/>
              </w:rPr>
              <w:t>1.054</w:t>
            </w:r>
          </w:p>
        </w:tc>
        <w:tc>
          <w:tcPr>
            <w:tcW w:w="0" w:type="auto"/>
            <w:vAlign w:val="center"/>
          </w:tcPr>
          <w:p w14:paraId="67F4AD98" w14:textId="77777777" w:rsidR="00B87256" w:rsidRPr="000D1CB5" w:rsidRDefault="00B87256" w:rsidP="00797156">
            <w:pPr>
              <w:jc w:val="center"/>
              <w:rPr>
                <w:rFonts w:ascii="Calibri" w:hAnsi="Calibri"/>
                <w:sz w:val="18"/>
                <w:szCs w:val="18"/>
              </w:rPr>
            </w:pPr>
            <w:r w:rsidRPr="000D1CB5">
              <w:rPr>
                <w:rFonts w:ascii="Calibri" w:hAnsi="Calibri"/>
                <w:sz w:val="18"/>
                <w:szCs w:val="18"/>
              </w:rPr>
              <w:t>1.063</w:t>
            </w:r>
          </w:p>
        </w:tc>
        <w:tc>
          <w:tcPr>
            <w:tcW w:w="0" w:type="auto"/>
            <w:vAlign w:val="center"/>
          </w:tcPr>
          <w:p w14:paraId="67F4AD99" w14:textId="77777777" w:rsidR="00B87256" w:rsidRPr="000D1CB5" w:rsidRDefault="00B87256" w:rsidP="00797156">
            <w:pPr>
              <w:jc w:val="center"/>
              <w:rPr>
                <w:rFonts w:ascii="Calibri" w:hAnsi="Calibri"/>
                <w:sz w:val="18"/>
                <w:szCs w:val="18"/>
              </w:rPr>
            </w:pPr>
            <w:r w:rsidRPr="000D1CB5">
              <w:rPr>
                <w:rFonts w:ascii="Calibri" w:hAnsi="Calibri"/>
                <w:sz w:val="18"/>
                <w:szCs w:val="18"/>
              </w:rPr>
              <w:t>1.072</w:t>
            </w:r>
          </w:p>
        </w:tc>
        <w:tc>
          <w:tcPr>
            <w:tcW w:w="0" w:type="auto"/>
            <w:vAlign w:val="center"/>
          </w:tcPr>
          <w:p w14:paraId="67F4AD9A" w14:textId="77777777" w:rsidR="00B87256" w:rsidRPr="000D1CB5" w:rsidRDefault="00B87256" w:rsidP="00797156">
            <w:pPr>
              <w:jc w:val="center"/>
              <w:rPr>
                <w:rFonts w:ascii="Calibri" w:hAnsi="Calibri"/>
                <w:sz w:val="18"/>
                <w:szCs w:val="18"/>
              </w:rPr>
            </w:pPr>
            <w:r w:rsidRPr="000D1CB5">
              <w:rPr>
                <w:rFonts w:ascii="Calibri" w:hAnsi="Calibri"/>
                <w:sz w:val="18"/>
                <w:szCs w:val="18"/>
              </w:rPr>
              <w:t>1.081</w:t>
            </w:r>
          </w:p>
        </w:tc>
        <w:tc>
          <w:tcPr>
            <w:tcW w:w="0" w:type="auto"/>
            <w:vAlign w:val="center"/>
          </w:tcPr>
          <w:p w14:paraId="67F4AD9B" w14:textId="77777777" w:rsidR="00B87256" w:rsidRPr="000D1CB5" w:rsidRDefault="00B87256" w:rsidP="00797156">
            <w:pPr>
              <w:jc w:val="center"/>
              <w:rPr>
                <w:rFonts w:ascii="Calibri" w:hAnsi="Calibri"/>
                <w:sz w:val="18"/>
                <w:szCs w:val="18"/>
              </w:rPr>
            </w:pPr>
            <w:r w:rsidRPr="000D1CB5">
              <w:rPr>
                <w:rFonts w:ascii="Calibri" w:hAnsi="Calibri"/>
                <w:sz w:val="18"/>
                <w:szCs w:val="18"/>
              </w:rPr>
              <w:t>1.090</w:t>
            </w:r>
          </w:p>
        </w:tc>
        <w:tc>
          <w:tcPr>
            <w:tcW w:w="0" w:type="auto"/>
            <w:vAlign w:val="center"/>
          </w:tcPr>
          <w:p w14:paraId="67F4AD9C" w14:textId="77777777" w:rsidR="00B87256" w:rsidRPr="000D1CB5" w:rsidRDefault="00B87256" w:rsidP="00797156">
            <w:pPr>
              <w:jc w:val="center"/>
              <w:rPr>
                <w:rFonts w:ascii="Calibri" w:hAnsi="Calibri"/>
                <w:sz w:val="18"/>
                <w:szCs w:val="18"/>
              </w:rPr>
            </w:pPr>
            <w:r w:rsidRPr="000D1CB5">
              <w:rPr>
                <w:rFonts w:ascii="Calibri" w:hAnsi="Calibri"/>
                <w:sz w:val="18"/>
                <w:szCs w:val="18"/>
              </w:rPr>
              <w:t>1.099</w:t>
            </w:r>
          </w:p>
        </w:tc>
        <w:tc>
          <w:tcPr>
            <w:tcW w:w="0" w:type="auto"/>
            <w:vAlign w:val="center"/>
          </w:tcPr>
          <w:p w14:paraId="67F4AD9D" w14:textId="77777777" w:rsidR="00B87256" w:rsidRPr="000D1CB5" w:rsidRDefault="00B87256" w:rsidP="00797156">
            <w:pPr>
              <w:jc w:val="center"/>
              <w:rPr>
                <w:rFonts w:ascii="Calibri" w:hAnsi="Calibri"/>
                <w:sz w:val="18"/>
                <w:szCs w:val="18"/>
              </w:rPr>
            </w:pPr>
            <w:r w:rsidRPr="000D1CB5">
              <w:rPr>
                <w:rFonts w:ascii="Calibri" w:hAnsi="Calibri"/>
                <w:sz w:val="18"/>
                <w:szCs w:val="18"/>
              </w:rPr>
              <w:t>1.108</w:t>
            </w:r>
          </w:p>
        </w:tc>
        <w:tc>
          <w:tcPr>
            <w:tcW w:w="0" w:type="auto"/>
            <w:vAlign w:val="center"/>
          </w:tcPr>
          <w:p w14:paraId="67F4AD9E" w14:textId="77777777" w:rsidR="00B87256" w:rsidRPr="000D1CB5" w:rsidRDefault="00B87256" w:rsidP="00797156">
            <w:pPr>
              <w:jc w:val="center"/>
              <w:rPr>
                <w:rFonts w:ascii="Calibri" w:hAnsi="Calibri"/>
                <w:sz w:val="18"/>
                <w:szCs w:val="18"/>
              </w:rPr>
            </w:pPr>
            <w:r w:rsidRPr="000D1CB5">
              <w:rPr>
                <w:rFonts w:ascii="Calibri" w:hAnsi="Calibri"/>
                <w:sz w:val="18"/>
                <w:szCs w:val="18"/>
              </w:rPr>
              <w:t>1.117</w:t>
            </w:r>
          </w:p>
        </w:tc>
      </w:tr>
      <w:tr w:rsidR="00B87256" w:rsidRPr="000D1CB5" w14:paraId="67F4ADAB" w14:textId="77777777" w:rsidTr="00DC2E7F">
        <w:trPr>
          <w:cantSplit/>
          <w:trHeight w:hRule="exact" w:val="187"/>
          <w:jc w:val="center"/>
        </w:trPr>
        <w:tc>
          <w:tcPr>
            <w:tcW w:w="0" w:type="auto"/>
            <w:vMerge/>
            <w:vAlign w:val="center"/>
          </w:tcPr>
          <w:p w14:paraId="67F4ADA0" w14:textId="77777777" w:rsidR="00B87256" w:rsidRPr="000D1CB5" w:rsidRDefault="00B87256" w:rsidP="00797156">
            <w:pPr>
              <w:jc w:val="center"/>
              <w:rPr>
                <w:rFonts w:ascii="Calibri" w:hAnsi="Calibri"/>
                <w:sz w:val="18"/>
                <w:szCs w:val="18"/>
              </w:rPr>
            </w:pPr>
          </w:p>
        </w:tc>
        <w:tc>
          <w:tcPr>
            <w:tcW w:w="0" w:type="auto"/>
            <w:vAlign w:val="center"/>
          </w:tcPr>
          <w:p w14:paraId="67F4ADA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0</w:t>
            </w:r>
          </w:p>
        </w:tc>
        <w:tc>
          <w:tcPr>
            <w:tcW w:w="0" w:type="auto"/>
            <w:vAlign w:val="center"/>
          </w:tcPr>
          <w:p w14:paraId="67F4ADA2" w14:textId="77777777" w:rsidR="00B87256" w:rsidRPr="000D1CB5" w:rsidRDefault="00B87256" w:rsidP="00797156">
            <w:pPr>
              <w:jc w:val="center"/>
              <w:rPr>
                <w:rFonts w:ascii="Calibri" w:hAnsi="Calibri"/>
                <w:sz w:val="18"/>
                <w:szCs w:val="18"/>
              </w:rPr>
            </w:pPr>
            <w:r w:rsidRPr="000D1CB5">
              <w:rPr>
                <w:rFonts w:ascii="Calibri" w:hAnsi="Calibri"/>
                <w:sz w:val="18"/>
                <w:szCs w:val="18"/>
              </w:rPr>
              <w:t>1.039</w:t>
            </w:r>
          </w:p>
        </w:tc>
        <w:tc>
          <w:tcPr>
            <w:tcW w:w="0" w:type="auto"/>
            <w:vAlign w:val="center"/>
          </w:tcPr>
          <w:p w14:paraId="67F4ADA3" w14:textId="77777777" w:rsidR="00B87256" w:rsidRPr="000D1CB5" w:rsidRDefault="00B87256" w:rsidP="00797156">
            <w:pPr>
              <w:jc w:val="center"/>
              <w:rPr>
                <w:rFonts w:ascii="Calibri" w:hAnsi="Calibri"/>
                <w:sz w:val="18"/>
                <w:szCs w:val="18"/>
              </w:rPr>
            </w:pPr>
            <w:r w:rsidRPr="000D1CB5">
              <w:rPr>
                <w:rFonts w:ascii="Calibri" w:hAnsi="Calibri"/>
                <w:sz w:val="18"/>
                <w:szCs w:val="18"/>
              </w:rPr>
              <w:t>1.048</w:t>
            </w:r>
          </w:p>
        </w:tc>
        <w:tc>
          <w:tcPr>
            <w:tcW w:w="0" w:type="auto"/>
            <w:vAlign w:val="center"/>
          </w:tcPr>
          <w:p w14:paraId="67F4ADA4" w14:textId="77777777" w:rsidR="00B87256" w:rsidRPr="000D1CB5" w:rsidRDefault="00B87256" w:rsidP="00797156">
            <w:pPr>
              <w:jc w:val="center"/>
              <w:rPr>
                <w:rFonts w:ascii="Calibri" w:hAnsi="Calibri"/>
                <w:sz w:val="18"/>
                <w:szCs w:val="18"/>
              </w:rPr>
            </w:pPr>
            <w:r w:rsidRPr="000D1CB5">
              <w:rPr>
                <w:rFonts w:ascii="Calibri" w:hAnsi="Calibri"/>
                <w:sz w:val="18"/>
                <w:szCs w:val="18"/>
              </w:rPr>
              <w:t>1.057</w:t>
            </w:r>
          </w:p>
        </w:tc>
        <w:tc>
          <w:tcPr>
            <w:tcW w:w="0" w:type="auto"/>
            <w:vAlign w:val="center"/>
          </w:tcPr>
          <w:p w14:paraId="67F4ADA5" w14:textId="77777777" w:rsidR="00B87256" w:rsidRPr="000D1CB5" w:rsidRDefault="00B87256" w:rsidP="00797156">
            <w:pPr>
              <w:jc w:val="center"/>
              <w:rPr>
                <w:rFonts w:ascii="Calibri" w:hAnsi="Calibri"/>
                <w:sz w:val="18"/>
                <w:szCs w:val="18"/>
              </w:rPr>
            </w:pPr>
            <w:r w:rsidRPr="000D1CB5">
              <w:rPr>
                <w:rFonts w:ascii="Calibri" w:hAnsi="Calibri"/>
                <w:sz w:val="18"/>
                <w:szCs w:val="18"/>
              </w:rPr>
              <w:t>1.066</w:t>
            </w:r>
          </w:p>
        </w:tc>
        <w:tc>
          <w:tcPr>
            <w:tcW w:w="0" w:type="auto"/>
            <w:vAlign w:val="center"/>
          </w:tcPr>
          <w:p w14:paraId="67F4ADA6" w14:textId="77777777" w:rsidR="00B87256" w:rsidRPr="000D1CB5" w:rsidRDefault="00B87256" w:rsidP="00797156">
            <w:pPr>
              <w:jc w:val="center"/>
              <w:rPr>
                <w:rFonts w:ascii="Calibri" w:hAnsi="Calibri"/>
                <w:sz w:val="18"/>
                <w:szCs w:val="18"/>
              </w:rPr>
            </w:pPr>
            <w:r w:rsidRPr="000D1CB5">
              <w:rPr>
                <w:rFonts w:ascii="Calibri" w:hAnsi="Calibri"/>
                <w:sz w:val="18"/>
                <w:szCs w:val="18"/>
              </w:rPr>
              <w:t>1.075</w:t>
            </w:r>
          </w:p>
        </w:tc>
        <w:tc>
          <w:tcPr>
            <w:tcW w:w="0" w:type="auto"/>
            <w:vAlign w:val="center"/>
          </w:tcPr>
          <w:p w14:paraId="67F4ADA7" w14:textId="77777777" w:rsidR="00B87256" w:rsidRPr="000D1CB5" w:rsidRDefault="00B87256" w:rsidP="00797156">
            <w:pPr>
              <w:jc w:val="center"/>
              <w:rPr>
                <w:rFonts w:ascii="Calibri" w:hAnsi="Calibri"/>
                <w:sz w:val="18"/>
                <w:szCs w:val="18"/>
              </w:rPr>
            </w:pPr>
            <w:r w:rsidRPr="000D1CB5">
              <w:rPr>
                <w:rFonts w:ascii="Calibri" w:hAnsi="Calibri"/>
                <w:sz w:val="18"/>
                <w:szCs w:val="18"/>
              </w:rPr>
              <w:t>1.084</w:t>
            </w:r>
          </w:p>
        </w:tc>
        <w:tc>
          <w:tcPr>
            <w:tcW w:w="0" w:type="auto"/>
            <w:vAlign w:val="center"/>
          </w:tcPr>
          <w:p w14:paraId="67F4ADA8" w14:textId="77777777" w:rsidR="00B87256" w:rsidRPr="000D1CB5" w:rsidRDefault="00B87256" w:rsidP="00797156">
            <w:pPr>
              <w:jc w:val="center"/>
              <w:rPr>
                <w:rFonts w:ascii="Calibri" w:hAnsi="Calibri"/>
                <w:sz w:val="18"/>
                <w:szCs w:val="18"/>
              </w:rPr>
            </w:pPr>
            <w:r w:rsidRPr="000D1CB5">
              <w:rPr>
                <w:rFonts w:ascii="Calibri" w:hAnsi="Calibri"/>
                <w:sz w:val="18"/>
                <w:szCs w:val="18"/>
              </w:rPr>
              <w:t>1.093</w:t>
            </w:r>
          </w:p>
        </w:tc>
        <w:tc>
          <w:tcPr>
            <w:tcW w:w="0" w:type="auto"/>
            <w:vAlign w:val="center"/>
          </w:tcPr>
          <w:p w14:paraId="67F4ADA9" w14:textId="77777777" w:rsidR="00B87256" w:rsidRPr="000D1CB5" w:rsidRDefault="00B87256" w:rsidP="00797156">
            <w:pPr>
              <w:jc w:val="center"/>
              <w:rPr>
                <w:rFonts w:ascii="Calibri" w:hAnsi="Calibri"/>
                <w:sz w:val="18"/>
                <w:szCs w:val="18"/>
              </w:rPr>
            </w:pPr>
            <w:r w:rsidRPr="000D1CB5">
              <w:rPr>
                <w:rFonts w:ascii="Calibri" w:hAnsi="Calibri"/>
                <w:sz w:val="18"/>
                <w:szCs w:val="18"/>
              </w:rPr>
              <w:t>1.102</w:t>
            </w:r>
          </w:p>
        </w:tc>
        <w:tc>
          <w:tcPr>
            <w:tcW w:w="0" w:type="auto"/>
            <w:vAlign w:val="center"/>
          </w:tcPr>
          <w:p w14:paraId="67F4ADAA" w14:textId="77777777" w:rsidR="00B87256" w:rsidRPr="000D1CB5" w:rsidRDefault="00B87256" w:rsidP="00797156">
            <w:pPr>
              <w:jc w:val="center"/>
              <w:rPr>
                <w:rFonts w:ascii="Calibri" w:hAnsi="Calibri"/>
                <w:sz w:val="18"/>
                <w:szCs w:val="18"/>
              </w:rPr>
            </w:pPr>
            <w:r w:rsidRPr="000D1CB5">
              <w:rPr>
                <w:rFonts w:ascii="Calibri" w:hAnsi="Calibri"/>
                <w:sz w:val="18"/>
                <w:szCs w:val="18"/>
              </w:rPr>
              <w:t>1.111</w:t>
            </w:r>
          </w:p>
        </w:tc>
      </w:tr>
      <w:tr w:rsidR="00B87256" w:rsidRPr="000D1CB5" w14:paraId="67F4ADB7" w14:textId="77777777" w:rsidTr="00DC2E7F">
        <w:trPr>
          <w:cantSplit/>
          <w:trHeight w:hRule="exact" w:val="187"/>
          <w:jc w:val="center"/>
        </w:trPr>
        <w:tc>
          <w:tcPr>
            <w:tcW w:w="0" w:type="auto"/>
            <w:vMerge/>
            <w:vAlign w:val="center"/>
          </w:tcPr>
          <w:p w14:paraId="67F4ADAC" w14:textId="77777777" w:rsidR="00B87256" w:rsidRPr="000D1CB5" w:rsidRDefault="00B87256" w:rsidP="00797156">
            <w:pPr>
              <w:jc w:val="center"/>
              <w:rPr>
                <w:rFonts w:ascii="Calibri" w:hAnsi="Calibri"/>
                <w:sz w:val="18"/>
                <w:szCs w:val="18"/>
              </w:rPr>
            </w:pPr>
          </w:p>
        </w:tc>
        <w:tc>
          <w:tcPr>
            <w:tcW w:w="0" w:type="auto"/>
            <w:vAlign w:val="center"/>
          </w:tcPr>
          <w:p w14:paraId="67F4ADA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w:t>
            </w:r>
          </w:p>
        </w:tc>
        <w:tc>
          <w:tcPr>
            <w:tcW w:w="0" w:type="auto"/>
            <w:vAlign w:val="center"/>
          </w:tcPr>
          <w:p w14:paraId="67F4ADAE" w14:textId="77777777" w:rsidR="00B87256" w:rsidRPr="000D1CB5" w:rsidRDefault="00B87256" w:rsidP="00797156">
            <w:pPr>
              <w:jc w:val="center"/>
              <w:rPr>
                <w:rFonts w:ascii="Calibri" w:hAnsi="Calibri"/>
                <w:sz w:val="18"/>
                <w:szCs w:val="18"/>
              </w:rPr>
            </w:pPr>
            <w:r w:rsidRPr="000D1CB5">
              <w:rPr>
                <w:rFonts w:ascii="Calibri" w:hAnsi="Calibri"/>
                <w:sz w:val="18"/>
                <w:szCs w:val="18"/>
              </w:rPr>
              <w:t>1.033</w:t>
            </w:r>
          </w:p>
        </w:tc>
        <w:tc>
          <w:tcPr>
            <w:tcW w:w="0" w:type="auto"/>
            <w:vAlign w:val="center"/>
          </w:tcPr>
          <w:p w14:paraId="67F4ADAF" w14:textId="77777777" w:rsidR="00B87256" w:rsidRPr="000D1CB5" w:rsidRDefault="00B87256" w:rsidP="00797156">
            <w:pPr>
              <w:jc w:val="center"/>
              <w:rPr>
                <w:rFonts w:ascii="Calibri" w:hAnsi="Calibri"/>
                <w:sz w:val="18"/>
                <w:szCs w:val="18"/>
              </w:rPr>
            </w:pPr>
            <w:r w:rsidRPr="000D1CB5">
              <w:rPr>
                <w:rFonts w:ascii="Calibri" w:hAnsi="Calibri"/>
                <w:sz w:val="18"/>
                <w:szCs w:val="18"/>
              </w:rPr>
              <w:t>1.042</w:t>
            </w:r>
          </w:p>
        </w:tc>
        <w:tc>
          <w:tcPr>
            <w:tcW w:w="0" w:type="auto"/>
            <w:vAlign w:val="center"/>
          </w:tcPr>
          <w:p w14:paraId="67F4ADB0" w14:textId="77777777" w:rsidR="00B87256" w:rsidRPr="000D1CB5" w:rsidRDefault="00B87256" w:rsidP="00797156">
            <w:pPr>
              <w:jc w:val="center"/>
              <w:rPr>
                <w:rFonts w:ascii="Calibri" w:hAnsi="Calibri"/>
                <w:sz w:val="18"/>
                <w:szCs w:val="18"/>
              </w:rPr>
            </w:pPr>
            <w:r w:rsidRPr="000D1CB5">
              <w:rPr>
                <w:rFonts w:ascii="Calibri" w:hAnsi="Calibri"/>
                <w:sz w:val="18"/>
                <w:szCs w:val="18"/>
              </w:rPr>
              <w:t>1.051</w:t>
            </w:r>
          </w:p>
        </w:tc>
        <w:tc>
          <w:tcPr>
            <w:tcW w:w="0" w:type="auto"/>
            <w:vAlign w:val="center"/>
          </w:tcPr>
          <w:p w14:paraId="67F4ADB1" w14:textId="77777777" w:rsidR="00B87256" w:rsidRPr="000D1CB5" w:rsidRDefault="00B87256" w:rsidP="00797156">
            <w:pPr>
              <w:jc w:val="center"/>
              <w:rPr>
                <w:rFonts w:ascii="Calibri" w:hAnsi="Calibri"/>
                <w:sz w:val="18"/>
                <w:szCs w:val="18"/>
              </w:rPr>
            </w:pPr>
            <w:r w:rsidRPr="000D1CB5">
              <w:rPr>
                <w:rFonts w:ascii="Calibri" w:hAnsi="Calibri"/>
                <w:sz w:val="18"/>
                <w:szCs w:val="18"/>
              </w:rPr>
              <w:t>1.060</w:t>
            </w:r>
          </w:p>
        </w:tc>
        <w:tc>
          <w:tcPr>
            <w:tcW w:w="0" w:type="auto"/>
            <w:vAlign w:val="center"/>
          </w:tcPr>
          <w:p w14:paraId="67F4ADB2" w14:textId="77777777" w:rsidR="00B87256" w:rsidRPr="000D1CB5" w:rsidRDefault="00B87256" w:rsidP="00797156">
            <w:pPr>
              <w:jc w:val="center"/>
              <w:rPr>
                <w:rFonts w:ascii="Calibri" w:hAnsi="Calibri"/>
                <w:sz w:val="18"/>
                <w:szCs w:val="18"/>
              </w:rPr>
            </w:pPr>
            <w:r w:rsidRPr="000D1CB5">
              <w:rPr>
                <w:rFonts w:ascii="Calibri" w:hAnsi="Calibri"/>
                <w:sz w:val="18"/>
                <w:szCs w:val="18"/>
              </w:rPr>
              <w:t>1.069</w:t>
            </w:r>
          </w:p>
        </w:tc>
        <w:tc>
          <w:tcPr>
            <w:tcW w:w="0" w:type="auto"/>
            <w:vAlign w:val="center"/>
          </w:tcPr>
          <w:p w14:paraId="67F4ADB3" w14:textId="77777777" w:rsidR="00B87256" w:rsidRPr="000D1CB5" w:rsidRDefault="00B87256" w:rsidP="00797156">
            <w:pPr>
              <w:jc w:val="center"/>
              <w:rPr>
                <w:rFonts w:ascii="Calibri" w:hAnsi="Calibri"/>
                <w:sz w:val="18"/>
                <w:szCs w:val="18"/>
              </w:rPr>
            </w:pPr>
            <w:r w:rsidRPr="000D1CB5">
              <w:rPr>
                <w:rFonts w:ascii="Calibri" w:hAnsi="Calibri"/>
                <w:sz w:val="18"/>
                <w:szCs w:val="18"/>
              </w:rPr>
              <w:t>1.078</w:t>
            </w:r>
          </w:p>
        </w:tc>
        <w:tc>
          <w:tcPr>
            <w:tcW w:w="0" w:type="auto"/>
            <w:vAlign w:val="center"/>
          </w:tcPr>
          <w:p w14:paraId="67F4ADB4" w14:textId="77777777" w:rsidR="00B87256" w:rsidRPr="000D1CB5" w:rsidRDefault="00B87256" w:rsidP="00797156">
            <w:pPr>
              <w:jc w:val="center"/>
              <w:rPr>
                <w:rFonts w:ascii="Calibri" w:hAnsi="Calibri"/>
                <w:sz w:val="18"/>
                <w:szCs w:val="18"/>
              </w:rPr>
            </w:pPr>
            <w:r w:rsidRPr="000D1CB5">
              <w:rPr>
                <w:rFonts w:ascii="Calibri" w:hAnsi="Calibri"/>
                <w:sz w:val="18"/>
                <w:szCs w:val="18"/>
              </w:rPr>
              <w:t>1.087</w:t>
            </w:r>
          </w:p>
        </w:tc>
        <w:tc>
          <w:tcPr>
            <w:tcW w:w="0" w:type="auto"/>
            <w:vAlign w:val="center"/>
          </w:tcPr>
          <w:p w14:paraId="67F4ADB5" w14:textId="77777777" w:rsidR="00B87256" w:rsidRPr="000D1CB5" w:rsidRDefault="00B87256" w:rsidP="00797156">
            <w:pPr>
              <w:jc w:val="center"/>
              <w:rPr>
                <w:rFonts w:ascii="Calibri" w:hAnsi="Calibri"/>
                <w:sz w:val="18"/>
                <w:szCs w:val="18"/>
              </w:rPr>
            </w:pPr>
            <w:r w:rsidRPr="000D1CB5">
              <w:rPr>
                <w:rFonts w:ascii="Calibri" w:hAnsi="Calibri"/>
                <w:sz w:val="18"/>
                <w:szCs w:val="18"/>
              </w:rPr>
              <w:t>1.096</w:t>
            </w:r>
          </w:p>
        </w:tc>
        <w:tc>
          <w:tcPr>
            <w:tcW w:w="0" w:type="auto"/>
            <w:vAlign w:val="center"/>
          </w:tcPr>
          <w:p w14:paraId="67F4ADB6" w14:textId="77777777" w:rsidR="00B87256" w:rsidRPr="000D1CB5" w:rsidRDefault="00B87256" w:rsidP="00797156">
            <w:pPr>
              <w:jc w:val="center"/>
              <w:rPr>
                <w:rFonts w:ascii="Calibri" w:hAnsi="Calibri"/>
                <w:sz w:val="18"/>
                <w:szCs w:val="18"/>
              </w:rPr>
            </w:pPr>
            <w:r w:rsidRPr="000D1CB5">
              <w:rPr>
                <w:rFonts w:ascii="Calibri" w:hAnsi="Calibri"/>
                <w:sz w:val="18"/>
                <w:szCs w:val="18"/>
              </w:rPr>
              <w:t>1.105</w:t>
            </w:r>
          </w:p>
        </w:tc>
      </w:tr>
      <w:tr w:rsidR="00B87256" w:rsidRPr="000D1CB5" w14:paraId="67F4ADC3" w14:textId="77777777" w:rsidTr="00DC2E7F">
        <w:trPr>
          <w:cantSplit/>
          <w:trHeight w:hRule="exact" w:val="187"/>
          <w:jc w:val="center"/>
        </w:trPr>
        <w:tc>
          <w:tcPr>
            <w:tcW w:w="0" w:type="auto"/>
            <w:vMerge/>
            <w:vAlign w:val="center"/>
          </w:tcPr>
          <w:p w14:paraId="67F4ADB8" w14:textId="77777777" w:rsidR="00B87256" w:rsidRPr="000D1CB5" w:rsidRDefault="00B87256" w:rsidP="00797156">
            <w:pPr>
              <w:jc w:val="center"/>
              <w:rPr>
                <w:rFonts w:ascii="Calibri" w:hAnsi="Calibri"/>
                <w:sz w:val="18"/>
                <w:szCs w:val="18"/>
              </w:rPr>
            </w:pPr>
          </w:p>
        </w:tc>
        <w:tc>
          <w:tcPr>
            <w:tcW w:w="0" w:type="auto"/>
            <w:vAlign w:val="center"/>
          </w:tcPr>
          <w:p w14:paraId="67F4ADB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w:t>
            </w:r>
          </w:p>
        </w:tc>
        <w:tc>
          <w:tcPr>
            <w:tcW w:w="0" w:type="auto"/>
            <w:vAlign w:val="center"/>
          </w:tcPr>
          <w:p w14:paraId="67F4ADBA" w14:textId="77777777" w:rsidR="00B87256" w:rsidRPr="000D1CB5" w:rsidRDefault="00B87256" w:rsidP="00797156">
            <w:pPr>
              <w:jc w:val="center"/>
              <w:rPr>
                <w:rFonts w:ascii="Calibri" w:hAnsi="Calibri"/>
                <w:sz w:val="18"/>
                <w:szCs w:val="18"/>
              </w:rPr>
            </w:pPr>
            <w:r w:rsidRPr="000D1CB5">
              <w:rPr>
                <w:rFonts w:ascii="Calibri" w:hAnsi="Calibri"/>
                <w:sz w:val="18"/>
                <w:szCs w:val="18"/>
              </w:rPr>
              <w:t>1.028</w:t>
            </w:r>
          </w:p>
        </w:tc>
        <w:tc>
          <w:tcPr>
            <w:tcW w:w="0" w:type="auto"/>
            <w:vAlign w:val="center"/>
          </w:tcPr>
          <w:p w14:paraId="67F4ADBB" w14:textId="77777777" w:rsidR="00B87256" w:rsidRPr="000D1CB5" w:rsidRDefault="00B87256" w:rsidP="00797156">
            <w:pPr>
              <w:jc w:val="center"/>
              <w:rPr>
                <w:rFonts w:ascii="Calibri" w:hAnsi="Calibri"/>
                <w:sz w:val="18"/>
                <w:szCs w:val="18"/>
              </w:rPr>
            </w:pPr>
            <w:r w:rsidRPr="000D1CB5">
              <w:rPr>
                <w:rFonts w:ascii="Calibri" w:hAnsi="Calibri"/>
                <w:sz w:val="18"/>
                <w:szCs w:val="18"/>
              </w:rPr>
              <w:t>1.037</w:t>
            </w:r>
          </w:p>
        </w:tc>
        <w:tc>
          <w:tcPr>
            <w:tcW w:w="0" w:type="auto"/>
            <w:vAlign w:val="center"/>
          </w:tcPr>
          <w:p w14:paraId="67F4ADBC" w14:textId="77777777" w:rsidR="00B87256" w:rsidRPr="000D1CB5" w:rsidRDefault="00B87256" w:rsidP="00797156">
            <w:pPr>
              <w:jc w:val="center"/>
              <w:rPr>
                <w:rFonts w:ascii="Calibri" w:hAnsi="Calibri"/>
                <w:sz w:val="18"/>
                <w:szCs w:val="18"/>
              </w:rPr>
            </w:pPr>
            <w:r w:rsidRPr="000D1CB5">
              <w:rPr>
                <w:rFonts w:ascii="Calibri" w:hAnsi="Calibri"/>
                <w:sz w:val="18"/>
                <w:szCs w:val="18"/>
              </w:rPr>
              <w:t>1.046</w:t>
            </w:r>
          </w:p>
        </w:tc>
        <w:tc>
          <w:tcPr>
            <w:tcW w:w="0" w:type="auto"/>
            <w:vAlign w:val="center"/>
          </w:tcPr>
          <w:p w14:paraId="67F4ADBD" w14:textId="77777777" w:rsidR="00B87256" w:rsidRPr="000D1CB5" w:rsidRDefault="00B87256" w:rsidP="00797156">
            <w:pPr>
              <w:jc w:val="center"/>
              <w:rPr>
                <w:rFonts w:ascii="Calibri" w:hAnsi="Calibri"/>
                <w:sz w:val="18"/>
                <w:szCs w:val="18"/>
              </w:rPr>
            </w:pPr>
            <w:r w:rsidRPr="000D1CB5">
              <w:rPr>
                <w:rFonts w:ascii="Calibri" w:hAnsi="Calibri"/>
                <w:sz w:val="18"/>
                <w:szCs w:val="18"/>
              </w:rPr>
              <w:t>1.055</w:t>
            </w:r>
          </w:p>
        </w:tc>
        <w:tc>
          <w:tcPr>
            <w:tcW w:w="0" w:type="auto"/>
            <w:vAlign w:val="center"/>
          </w:tcPr>
          <w:p w14:paraId="67F4ADBE" w14:textId="77777777" w:rsidR="00B87256" w:rsidRPr="000D1CB5" w:rsidRDefault="00B87256" w:rsidP="00797156">
            <w:pPr>
              <w:jc w:val="center"/>
              <w:rPr>
                <w:rFonts w:ascii="Calibri" w:hAnsi="Calibri"/>
                <w:sz w:val="18"/>
                <w:szCs w:val="18"/>
              </w:rPr>
            </w:pPr>
            <w:r w:rsidRPr="000D1CB5">
              <w:rPr>
                <w:rFonts w:ascii="Calibri" w:hAnsi="Calibri"/>
                <w:sz w:val="18"/>
                <w:szCs w:val="18"/>
              </w:rPr>
              <w:t>1.064</w:t>
            </w:r>
          </w:p>
        </w:tc>
        <w:tc>
          <w:tcPr>
            <w:tcW w:w="0" w:type="auto"/>
            <w:vAlign w:val="center"/>
          </w:tcPr>
          <w:p w14:paraId="67F4ADBF" w14:textId="77777777" w:rsidR="00B87256" w:rsidRPr="000D1CB5" w:rsidRDefault="00B87256" w:rsidP="00797156">
            <w:pPr>
              <w:jc w:val="center"/>
              <w:rPr>
                <w:rFonts w:ascii="Calibri" w:hAnsi="Calibri"/>
                <w:sz w:val="18"/>
                <w:szCs w:val="18"/>
              </w:rPr>
            </w:pPr>
            <w:r w:rsidRPr="000D1CB5">
              <w:rPr>
                <w:rFonts w:ascii="Calibri" w:hAnsi="Calibri"/>
                <w:sz w:val="18"/>
                <w:szCs w:val="18"/>
              </w:rPr>
              <w:t>1.072</w:t>
            </w:r>
          </w:p>
        </w:tc>
        <w:tc>
          <w:tcPr>
            <w:tcW w:w="0" w:type="auto"/>
            <w:vAlign w:val="center"/>
          </w:tcPr>
          <w:p w14:paraId="67F4ADC0" w14:textId="77777777" w:rsidR="00B87256" w:rsidRPr="000D1CB5" w:rsidRDefault="00B87256" w:rsidP="00797156">
            <w:pPr>
              <w:jc w:val="center"/>
              <w:rPr>
                <w:rFonts w:ascii="Calibri" w:hAnsi="Calibri"/>
                <w:sz w:val="18"/>
                <w:szCs w:val="18"/>
              </w:rPr>
            </w:pPr>
            <w:r w:rsidRPr="000D1CB5">
              <w:rPr>
                <w:rFonts w:ascii="Calibri" w:hAnsi="Calibri"/>
                <w:sz w:val="18"/>
                <w:szCs w:val="18"/>
              </w:rPr>
              <w:t>1.081</w:t>
            </w:r>
          </w:p>
        </w:tc>
        <w:tc>
          <w:tcPr>
            <w:tcW w:w="0" w:type="auto"/>
            <w:vAlign w:val="center"/>
          </w:tcPr>
          <w:p w14:paraId="67F4ADC1" w14:textId="77777777" w:rsidR="00B87256" w:rsidRPr="000D1CB5" w:rsidRDefault="00B87256" w:rsidP="00797156">
            <w:pPr>
              <w:jc w:val="center"/>
              <w:rPr>
                <w:rFonts w:ascii="Calibri" w:hAnsi="Calibri"/>
                <w:sz w:val="18"/>
                <w:szCs w:val="18"/>
              </w:rPr>
            </w:pPr>
            <w:r w:rsidRPr="000D1CB5">
              <w:rPr>
                <w:rFonts w:ascii="Calibri" w:hAnsi="Calibri"/>
                <w:sz w:val="18"/>
                <w:szCs w:val="18"/>
              </w:rPr>
              <w:t>1.090</w:t>
            </w:r>
          </w:p>
        </w:tc>
        <w:tc>
          <w:tcPr>
            <w:tcW w:w="0" w:type="auto"/>
            <w:vAlign w:val="center"/>
          </w:tcPr>
          <w:p w14:paraId="67F4ADC2" w14:textId="77777777" w:rsidR="00B87256" w:rsidRPr="000D1CB5" w:rsidRDefault="00B87256" w:rsidP="00797156">
            <w:pPr>
              <w:jc w:val="center"/>
              <w:rPr>
                <w:rFonts w:ascii="Calibri" w:hAnsi="Calibri"/>
                <w:sz w:val="18"/>
                <w:szCs w:val="18"/>
              </w:rPr>
            </w:pPr>
            <w:r w:rsidRPr="000D1CB5">
              <w:rPr>
                <w:rFonts w:ascii="Calibri" w:hAnsi="Calibri"/>
                <w:sz w:val="18"/>
                <w:szCs w:val="18"/>
              </w:rPr>
              <w:t>1.099</w:t>
            </w:r>
          </w:p>
        </w:tc>
      </w:tr>
      <w:tr w:rsidR="00B87256" w:rsidRPr="000D1CB5" w14:paraId="67F4ADCF" w14:textId="77777777" w:rsidTr="00DC2E7F">
        <w:trPr>
          <w:cantSplit/>
          <w:trHeight w:hRule="exact" w:val="187"/>
          <w:jc w:val="center"/>
        </w:trPr>
        <w:tc>
          <w:tcPr>
            <w:tcW w:w="0" w:type="auto"/>
            <w:vMerge/>
            <w:vAlign w:val="center"/>
          </w:tcPr>
          <w:p w14:paraId="67F4ADC4" w14:textId="77777777" w:rsidR="00B87256" w:rsidRPr="000D1CB5" w:rsidRDefault="00B87256" w:rsidP="00797156">
            <w:pPr>
              <w:jc w:val="center"/>
              <w:rPr>
                <w:rFonts w:ascii="Calibri" w:hAnsi="Calibri"/>
                <w:sz w:val="18"/>
                <w:szCs w:val="18"/>
              </w:rPr>
            </w:pPr>
          </w:p>
        </w:tc>
        <w:tc>
          <w:tcPr>
            <w:tcW w:w="0" w:type="auto"/>
            <w:vAlign w:val="center"/>
          </w:tcPr>
          <w:p w14:paraId="67F4ADC5"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15</w:t>
            </w:r>
          </w:p>
        </w:tc>
        <w:tc>
          <w:tcPr>
            <w:tcW w:w="0" w:type="auto"/>
            <w:vAlign w:val="center"/>
          </w:tcPr>
          <w:p w14:paraId="67F4ADC6" w14:textId="77777777" w:rsidR="00B87256" w:rsidRPr="000D1CB5" w:rsidRDefault="00B87256" w:rsidP="00797156">
            <w:pPr>
              <w:jc w:val="center"/>
              <w:rPr>
                <w:rFonts w:ascii="Calibri" w:hAnsi="Calibri"/>
                <w:sz w:val="18"/>
                <w:szCs w:val="18"/>
              </w:rPr>
            </w:pPr>
            <w:r w:rsidRPr="000D1CB5">
              <w:rPr>
                <w:rFonts w:ascii="Calibri" w:hAnsi="Calibri"/>
                <w:sz w:val="18"/>
                <w:szCs w:val="18"/>
              </w:rPr>
              <w:t>1.023</w:t>
            </w:r>
          </w:p>
        </w:tc>
        <w:tc>
          <w:tcPr>
            <w:tcW w:w="0" w:type="auto"/>
            <w:vAlign w:val="center"/>
          </w:tcPr>
          <w:p w14:paraId="67F4ADC7" w14:textId="77777777" w:rsidR="00B87256" w:rsidRPr="000D1CB5" w:rsidRDefault="00B87256" w:rsidP="00797156">
            <w:pPr>
              <w:jc w:val="center"/>
              <w:rPr>
                <w:rFonts w:ascii="Calibri" w:hAnsi="Calibri"/>
                <w:sz w:val="18"/>
                <w:szCs w:val="18"/>
              </w:rPr>
            </w:pPr>
            <w:r w:rsidRPr="000D1CB5">
              <w:rPr>
                <w:rFonts w:ascii="Calibri" w:hAnsi="Calibri"/>
                <w:sz w:val="18"/>
                <w:szCs w:val="18"/>
              </w:rPr>
              <w:t>1.031</w:t>
            </w:r>
          </w:p>
        </w:tc>
        <w:tc>
          <w:tcPr>
            <w:tcW w:w="0" w:type="auto"/>
            <w:vAlign w:val="center"/>
          </w:tcPr>
          <w:p w14:paraId="67F4ADC8" w14:textId="77777777" w:rsidR="00B87256" w:rsidRPr="000D1CB5" w:rsidRDefault="00B87256" w:rsidP="00797156">
            <w:pPr>
              <w:jc w:val="center"/>
              <w:rPr>
                <w:rFonts w:ascii="Calibri" w:hAnsi="Calibri"/>
                <w:sz w:val="18"/>
                <w:szCs w:val="18"/>
              </w:rPr>
            </w:pPr>
            <w:r w:rsidRPr="000D1CB5">
              <w:rPr>
                <w:rFonts w:ascii="Calibri" w:hAnsi="Calibri"/>
                <w:sz w:val="18"/>
                <w:szCs w:val="18"/>
              </w:rPr>
              <w:t>1.040</w:t>
            </w:r>
          </w:p>
        </w:tc>
        <w:tc>
          <w:tcPr>
            <w:tcW w:w="0" w:type="auto"/>
            <w:vAlign w:val="center"/>
          </w:tcPr>
          <w:p w14:paraId="67F4ADC9" w14:textId="77777777" w:rsidR="00B87256" w:rsidRPr="000D1CB5" w:rsidRDefault="00B87256" w:rsidP="00797156">
            <w:pPr>
              <w:jc w:val="center"/>
              <w:rPr>
                <w:rFonts w:ascii="Calibri" w:hAnsi="Calibri"/>
                <w:sz w:val="18"/>
                <w:szCs w:val="18"/>
              </w:rPr>
            </w:pPr>
            <w:r w:rsidRPr="000D1CB5">
              <w:rPr>
                <w:rFonts w:ascii="Calibri" w:hAnsi="Calibri"/>
                <w:sz w:val="18"/>
                <w:szCs w:val="18"/>
              </w:rPr>
              <w:t>1.049</w:t>
            </w:r>
          </w:p>
        </w:tc>
        <w:tc>
          <w:tcPr>
            <w:tcW w:w="0" w:type="auto"/>
            <w:vAlign w:val="center"/>
          </w:tcPr>
          <w:p w14:paraId="67F4ADCA" w14:textId="77777777" w:rsidR="00B87256" w:rsidRPr="000D1CB5" w:rsidRDefault="00B87256" w:rsidP="00797156">
            <w:pPr>
              <w:jc w:val="center"/>
              <w:rPr>
                <w:rFonts w:ascii="Calibri" w:hAnsi="Calibri"/>
                <w:sz w:val="18"/>
                <w:szCs w:val="18"/>
              </w:rPr>
            </w:pPr>
            <w:r w:rsidRPr="000D1CB5">
              <w:rPr>
                <w:rFonts w:ascii="Calibri" w:hAnsi="Calibri"/>
                <w:sz w:val="18"/>
                <w:szCs w:val="18"/>
              </w:rPr>
              <w:t>1.058</w:t>
            </w:r>
          </w:p>
        </w:tc>
        <w:tc>
          <w:tcPr>
            <w:tcW w:w="0" w:type="auto"/>
            <w:vAlign w:val="center"/>
          </w:tcPr>
          <w:p w14:paraId="67F4ADCB" w14:textId="77777777" w:rsidR="00B87256" w:rsidRPr="000D1CB5" w:rsidRDefault="00B87256" w:rsidP="00797156">
            <w:pPr>
              <w:jc w:val="center"/>
              <w:rPr>
                <w:rFonts w:ascii="Calibri" w:hAnsi="Calibri"/>
                <w:sz w:val="18"/>
                <w:szCs w:val="18"/>
              </w:rPr>
            </w:pPr>
            <w:r w:rsidRPr="000D1CB5">
              <w:rPr>
                <w:rFonts w:ascii="Calibri" w:hAnsi="Calibri"/>
                <w:sz w:val="18"/>
                <w:szCs w:val="18"/>
              </w:rPr>
              <w:t>1.067</w:t>
            </w:r>
          </w:p>
        </w:tc>
        <w:tc>
          <w:tcPr>
            <w:tcW w:w="0" w:type="auto"/>
            <w:vAlign w:val="center"/>
          </w:tcPr>
          <w:p w14:paraId="67F4ADCC" w14:textId="77777777" w:rsidR="00B87256" w:rsidRPr="000D1CB5" w:rsidRDefault="00B87256" w:rsidP="00797156">
            <w:pPr>
              <w:jc w:val="center"/>
              <w:rPr>
                <w:rFonts w:ascii="Calibri" w:hAnsi="Calibri"/>
                <w:sz w:val="18"/>
                <w:szCs w:val="18"/>
              </w:rPr>
            </w:pPr>
            <w:r w:rsidRPr="000D1CB5">
              <w:rPr>
                <w:rFonts w:ascii="Calibri" w:hAnsi="Calibri"/>
                <w:sz w:val="18"/>
                <w:szCs w:val="18"/>
              </w:rPr>
              <w:t>1.076</w:t>
            </w:r>
          </w:p>
        </w:tc>
        <w:tc>
          <w:tcPr>
            <w:tcW w:w="0" w:type="auto"/>
            <w:vAlign w:val="center"/>
          </w:tcPr>
          <w:p w14:paraId="67F4ADCD" w14:textId="77777777" w:rsidR="00B87256" w:rsidRPr="000D1CB5" w:rsidRDefault="00B87256" w:rsidP="00797156">
            <w:pPr>
              <w:jc w:val="center"/>
              <w:rPr>
                <w:rFonts w:ascii="Calibri" w:hAnsi="Calibri"/>
                <w:sz w:val="18"/>
                <w:szCs w:val="18"/>
              </w:rPr>
            </w:pPr>
            <w:r w:rsidRPr="000D1CB5">
              <w:rPr>
                <w:rFonts w:ascii="Calibri" w:hAnsi="Calibri"/>
                <w:sz w:val="18"/>
                <w:szCs w:val="18"/>
              </w:rPr>
              <w:t>1.084</w:t>
            </w:r>
          </w:p>
        </w:tc>
        <w:tc>
          <w:tcPr>
            <w:tcW w:w="0" w:type="auto"/>
            <w:vAlign w:val="center"/>
          </w:tcPr>
          <w:p w14:paraId="67F4ADCE" w14:textId="77777777" w:rsidR="00B87256" w:rsidRPr="000D1CB5" w:rsidRDefault="00B87256" w:rsidP="00797156">
            <w:pPr>
              <w:jc w:val="center"/>
              <w:rPr>
                <w:rFonts w:ascii="Calibri" w:hAnsi="Calibri"/>
                <w:sz w:val="18"/>
                <w:szCs w:val="18"/>
              </w:rPr>
            </w:pPr>
            <w:r w:rsidRPr="000D1CB5">
              <w:rPr>
                <w:rFonts w:ascii="Calibri" w:hAnsi="Calibri"/>
                <w:sz w:val="18"/>
                <w:szCs w:val="18"/>
              </w:rPr>
              <w:t>1.093</w:t>
            </w:r>
          </w:p>
        </w:tc>
      </w:tr>
      <w:tr w:rsidR="00B87256" w:rsidRPr="000D1CB5" w14:paraId="67F4ADDB" w14:textId="77777777" w:rsidTr="00DC2E7F">
        <w:trPr>
          <w:cantSplit/>
          <w:trHeight w:hRule="exact" w:val="187"/>
          <w:jc w:val="center"/>
        </w:trPr>
        <w:tc>
          <w:tcPr>
            <w:tcW w:w="0" w:type="auto"/>
            <w:vMerge/>
            <w:vAlign w:val="center"/>
          </w:tcPr>
          <w:p w14:paraId="67F4ADD0" w14:textId="77777777" w:rsidR="00B87256" w:rsidRPr="000D1CB5" w:rsidRDefault="00B87256" w:rsidP="00797156">
            <w:pPr>
              <w:jc w:val="center"/>
              <w:rPr>
                <w:rFonts w:ascii="Calibri" w:hAnsi="Calibri"/>
                <w:sz w:val="18"/>
                <w:szCs w:val="18"/>
              </w:rPr>
            </w:pPr>
          </w:p>
        </w:tc>
        <w:tc>
          <w:tcPr>
            <w:tcW w:w="0" w:type="auto"/>
            <w:vAlign w:val="center"/>
          </w:tcPr>
          <w:p w14:paraId="67F4ADD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20</w:t>
            </w:r>
          </w:p>
        </w:tc>
        <w:tc>
          <w:tcPr>
            <w:tcW w:w="0" w:type="auto"/>
            <w:vAlign w:val="center"/>
          </w:tcPr>
          <w:p w14:paraId="67F4ADD2" w14:textId="77777777" w:rsidR="00B87256" w:rsidRPr="000D1CB5" w:rsidRDefault="00B87256" w:rsidP="00797156">
            <w:pPr>
              <w:jc w:val="center"/>
              <w:rPr>
                <w:rFonts w:ascii="Calibri" w:hAnsi="Calibri"/>
                <w:sz w:val="18"/>
                <w:szCs w:val="18"/>
              </w:rPr>
            </w:pPr>
            <w:r w:rsidRPr="000D1CB5">
              <w:rPr>
                <w:rFonts w:ascii="Calibri" w:hAnsi="Calibri"/>
                <w:sz w:val="18"/>
                <w:szCs w:val="18"/>
              </w:rPr>
              <w:t>1.017</w:t>
            </w:r>
          </w:p>
        </w:tc>
        <w:tc>
          <w:tcPr>
            <w:tcW w:w="0" w:type="auto"/>
            <w:vAlign w:val="center"/>
          </w:tcPr>
          <w:p w14:paraId="67F4ADD3" w14:textId="77777777" w:rsidR="00B87256" w:rsidRPr="000D1CB5" w:rsidRDefault="00B87256" w:rsidP="00797156">
            <w:pPr>
              <w:jc w:val="center"/>
              <w:rPr>
                <w:rFonts w:ascii="Calibri" w:hAnsi="Calibri"/>
                <w:sz w:val="18"/>
                <w:szCs w:val="18"/>
              </w:rPr>
            </w:pPr>
            <w:r w:rsidRPr="000D1CB5">
              <w:rPr>
                <w:rFonts w:ascii="Calibri" w:hAnsi="Calibri"/>
                <w:sz w:val="18"/>
                <w:szCs w:val="18"/>
              </w:rPr>
              <w:t>1.026</w:t>
            </w:r>
          </w:p>
        </w:tc>
        <w:tc>
          <w:tcPr>
            <w:tcW w:w="0" w:type="auto"/>
            <w:vAlign w:val="center"/>
          </w:tcPr>
          <w:p w14:paraId="67F4ADD4" w14:textId="77777777" w:rsidR="00B87256" w:rsidRPr="000D1CB5" w:rsidRDefault="00B87256" w:rsidP="00797156">
            <w:pPr>
              <w:jc w:val="center"/>
              <w:rPr>
                <w:rFonts w:ascii="Calibri" w:hAnsi="Calibri"/>
                <w:sz w:val="18"/>
                <w:szCs w:val="18"/>
              </w:rPr>
            </w:pPr>
            <w:r w:rsidRPr="000D1CB5">
              <w:rPr>
                <w:rFonts w:ascii="Calibri" w:hAnsi="Calibri"/>
                <w:sz w:val="18"/>
                <w:szCs w:val="18"/>
              </w:rPr>
              <w:t>1.035</w:t>
            </w:r>
          </w:p>
        </w:tc>
        <w:tc>
          <w:tcPr>
            <w:tcW w:w="0" w:type="auto"/>
            <w:vAlign w:val="center"/>
          </w:tcPr>
          <w:p w14:paraId="67F4ADD5" w14:textId="77777777" w:rsidR="00B87256" w:rsidRPr="000D1CB5" w:rsidRDefault="00B87256" w:rsidP="00797156">
            <w:pPr>
              <w:jc w:val="center"/>
              <w:rPr>
                <w:rFonts w:ascii="Calibri" w:hAnsi="Calibri"/>
                <w:sz w:val="18"/>
                <w:szCs w:val="18"/>
              </w:rPr>
            </w:pPr>
            <w:r w:rsidRPr="000D1CB5">
              <w:rPr>
                <w:rFonts w:ascii="Calibri" w:hAnsi="Calibri"/>
                <w:sz w:val="18"/>
                <w:szCs w:val="18"/>
              </w:rPr>
              <w:t>1.044</w:t>
            </w:r>
          </w:p>
        </w:tc>
        <w:tc>
          <w:tcPr>
            <w:tcW w:w="0" w:type="auto"/>
            <w:vAlign w:val="center"/>
          </w:tcPr>
          <w:p w14:paraId="67F4ADD6" w14:textId="77777777" w:rsidR="00B87256" w:rsidRPr="000D1CB5" w:rsidRDefault="00B87256" w:rsidP="00797156">
            <w:pPr>
              <w:jc w:val="center"/>
              <w:rPr>
                <w:rFonts w:ascii="Calibri" w:hAnsi="Calibri"/>
                <w:sz w:val="18"/>
                <w:szCs w:val="18"/>
              </w:rPr>
            </w:pPr>
            <w:r w:rsidRPr="000D1CB5">
              <w:rPr>
                <w:rFonts w:ascii="Calibri" w:hAnsi="Calibri"/>
                <w:sz w:val="18"/>
                <w:szCs w:val="18"/>
              </w:rPr>
              <w:t>1.052</w:t>
            </w:r>
          </w:p>
        </w:tc>
        <w:tc>
          <w:tcPr>
            <w:tcW w:w="0" w:type="auto"/>
            <w:vAlign w:val="center"/>
          </w:tcPr>
          <w:p w14:paraId="67F4ADD7" w14:textId="77777777" w:rsidR="00B87256" w:rsidRPr="000D1CB5" w:rsidRDefault="00B87256" w:rsidP="00797156">
            <w:pPr>
              <w:jc w:val="center"/>
              <w:rPr>
                <w:rFonts w:ascii="Calibri" w:hAnsi="Calibri"/>
                <w:sz w:val="18"/>
                <w:szCs w:val="18"/>
              </w:rPr>
            </w:pPr>
            <w:r w:rsidRPr="000D1CB5">
              <w:rPr>
                <w:rFonts w:ascii="Calibri" w:hAnsi="Calibri"/>
                <w:sz w:val="18"/>
                <w:szCs w:val="18"/>
              </w:rPr>
              <w:t>1.061</w:t>
            </w:r>
          </w:p>
        </w:tc>
        <w:tc>
          <w:tcPr>
            <w:tcW w:w="0" w:type="auto"/>
            <w:vAlign w:val="center"/>
          </w:tcPr>
          <w:p w14:paraId="67F4ADD8" w14:textId="77777777" w:rsidR="00B87256" w:rsidRPr="000D1CB5" w:rsidRDefault="00B87256" w:rsidP="00797156">
            <w:pPr>
              <w:jc w:val="center"/>
              <w:rPr>
                <w:rFonts w:ascii="Calibri" w:hAnsi="Calibri"/>
                <w:sz w:val="18"/>
                <w:szCs w:val="18"/>
              </w:rPr>
            </w:pPr>
            <w:r w:rsidRPr="000D1CB5">
              <w:rPr>
                <w:rFonts w:ascii="Calibri" w:hAnsi="Calibri"/>
                <w:sz w:val="18"/>
                <w:szCs w:val="18"/>
              </w:rPr>
              <w:t>1.070</w:t>
            </w:r>
          </w:p>
        </w:tc>
        <w:tc>
          <w:tcPr>
            <w:tcW w:w="0" w:type="auto"/>
            <w:vAlign w:val="center"/>
          </w:tcPr>
          <w:p w14:paraId="67F4ADD9" w14:textId="77777777" w:rsidR="00B87256" w:rsidRPr="000D1CB5" w:rsidRDefault="00B87256" w:rsidP="00797156">
            <w:pPr>
              <w:jc w:val="center"/>
              <w:rPr>
                <w:rFonts w:ascii="Calibri" w:hAnsi="Calibri"/>
                <w:sz w:val="18"/>
                <w:szCs w:val="18"/>
              </w:rPr>
            </w:pPr>
            <w:r w:rsidRPr="000D1CB5">
              <w:rPr>
                <w:rFonts w:ascii="Calibri" w:hAnsi="Calibri"/>
                <w:sz w:val="18"/>
                <w:szCs w:val="18"/>
              </w:rPr>
              <w:t>1.079</w:t>
            </w:r>
          </w:p>
        </w:tc>
        <w:tc>
          <w:tcPr>
            <w:tcW w:w="0" w:type="auto"/>
            <w:vAlign w:val="center"/>
          </w:tcPr>
          <w:p w14:paraId="67F4ADDA" w14:textId="77777777" w:rsidR="00B87256" w:rsidRPr="000D1CB5" w:rsidRDefault="00B87256" w:rsidP="00797156">
            <w:pPr>
              <w:jc w:val="center"/>
              <w:rPr>
                <w:rFonts w:ascii="Calibri" w:hAnsi="Calibri"/>
                <w:sz w:val="18"/>
                <w:szCs w:val="18"/>
              </w:rPr>
            </w:pPr>
            <w:r w:rsidRPr="000D1CB5">
              <w:rPr>
                <w:rFonts w:ascii="Calibri" w:hAnsi="Calibri"/>
                <w:sz w:val="18"/>
                <w:szCs w:val="18"/>
              </w:rPr>
              <w:t>1.087</w:t>
            </w:r>
          </w:p>
        </w:tc>
      </w:tr>
      <w:tr w:rsidR="00B87256" w:rsidRPr="000D1CB5" w14:paraId="67F4ADE7" w14:textId="77777777" w:rsidTr="00DC2E7F">
        <w:trPr>
          <w:cantSplit/>
          <w:trHeight w:hRule="exact" w:val="187"/>
          <w:jc w:val="center"/>
        </w:trPr>
        <w:tc>
          <w:tcPr>
            <w:tcW w:w="0" w:type="auto"/>
            <w:vMerge/>
            <w:vAlign w:val="center"/>
          </w:tcPr>
          <w:p w14:paraId="67F4ADDC" w14:textId="77777777" w:rsidR="00B87256" w:rsidRPr="000D1CB5" w:rsidRDefault="00B87256" w:rsidP="00797156">
            <w:pPr>
              <w:jc w:val="center"/>
              <w:rPr>
                <w:rFonts w:ascii="Calibri" w:hAnsi="Calibri"/>
                <w:sz w:val="18"/>
                <w:szCs w:val="18"/>
              </w:rPr>
            </w:pPr>
          </w:p>
        </w:tc>
        <w:tc>
          <w:tcPr>
            <w:tcW w:w="0" w:type="auto"/>
            <w:vAlign w:val="center"/>
          </w:tcPr>
          <w:p w14:paraId="67F4ADD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25</w:t>
            </w:r>
          </w:p>
        </w:tc>
        <w:tc>
          <w:tcPr>
            <w:tcW w:w="0" w:type="auto"/>
            <w:vAlign w:val="center"/>
          </w:tcPr>
          <w:p w14:paraId="67F4ADDE" w14:textId="77777777" w:rsidR="00B87256" w:rsidRPr="000D1CB5" w:rsidRDefault="00B87256" w:rsidP="00797156">
            <w:pPr>
              <w:jc w:val="center"/>
              <w:rPr>
                <w:rFonts w:ascii="Calibri" w:hAnsi="Calibri"/>
                <w:sz w:val="18"/>
                <w:szCs w:val="18"/>
              </w:rPr>
            </w:pPr>
            <w:r w:rsidRPr="000D1CB5">
              <w:rPr>
                <w:rFonts w:ascii="Calibri" w:hAnsi="Calibri"/>
                <w:sz w:val="18"/>
                <w:szCs w:val="18"/>
              </w:rPr>
              <w:t>1.012</w:t>
            </w:r>
          </w:p>
        </w:tc>
        <w:tc>
          <w:tcPr>
            <w:tcW w:w="0" w:type="auto"/>
            <w:vAlign w:val="center"/>
          </w:tcPr>
          <w:p w14:paraId="67F4ADDF" w14:textId="77777777" w:rsidR="00B87256" w:rsidRPr="000D1CB5" w:rsidRDefault="00B87256" w:rsidP="00797156">
            <w:pPr>
              <w:jc w:val="center"/>
              <w:rPr>
                <w:rFonts w:ascii="Calibri" w:hAnsi="Calibri"/>
                <w:sz w:val="18"/>
                <w:szCs w:val="18"/>
              </w:rPr>
            </w:pPr>
            <w:r w:rsidRPr="000D1CB5">
              <w:rPr>
                <w:rFonts w:ascii="Calibri" w:hAnsi="Calibri"/>
                <w:sz w:val="18"/>
                <w:szCs w:val="18"/>
              </w:rPr>
              <w:t>1.021</w:t>
            </w:r>
          </w:p>
        </w:tc>
        <w:tc>
          <w:tcPr>
            <w:tcW w:w="0" w:type="auto"/>
            <w:vAlign w:val="center"/>
          </w:tcPr>
          <w:p w14:paraId="67F4ADE0" w14:textId="77777777" w:rsidR="00B87256" w:rsidRPr="000D1CB5" w:rsidRDefault="00B87256" w:rsidP="00797156">
            <w:pPr>
              <w:jc w:val="center"/>
              <w:rPr>
                <w:rFonts w:ascii="Calibri" w:hAnsi="Calibri"/>
                <w:sz w:val="18"/>
                <w:szCs w:val="18"/>
              </w:rPr>
            </w:pPr>
            <w:r w:rsidRPr="000D1CB5">
              <w:rPr>
                <w:rFonts w:ascii="Calibri" w:hAnsi="Calibri"/>
                <w:sz w:val="18"/>
                <w:szCs w:val="18"/>
              </w:rPr>
              <w:t>1.029</w:t>
            </w:r>
          </w:p>
        </w:tc>
        <w:tc>
          <w:tcPr>
            <w:tcW w:w="0" w:type="auto"/>
            <w:vAlign w:val="center"/>
          </w:tcPr>
          <w:p w14:paraId="67F4ADE1" w14:textId="77777777" w:rsidR="00B87256" w:rsidRPr="000D1CB5" w:rsidRDefault="00B87256" w:rsidP="00797156">
            <w:pPr>
              <w:jc w:val="center"/>
              <w:rPr>
                <w:rFonts w:ascii="Calibri" w:hAnsi="Calibri"/>
                <w:sz w:val="18"/>
                <w:szCs w:val="18"/>
              </w:rPr>
            </w:pPr>
            <w:r w:rsidRPr="000D1CB5">
              <w:rPr>
                <w:rFonts w:ascii="Calibri" w:hAnsi="Calibri"/>
                <w:sz w:val="18"/>
                <w:szCs w:val="18"/>
              </w:rPr>
              <w:t>1.038</w:t>
            </w:r>
          </w:p>
        </w:tc>
        <w:tc>
          <w:tcPr>
            <w:tcW w:w="0" w:type="auto"/>
            <w:vAlign w:val="center"/>
          </w:tcPr>
          <w:p w14:paraId="67F4ADE2" w14:textId="77777777" w:rsidR="00B87256" w:rsidRPr="000D1CB5" w:rsidRDefault="00B87256" w:rsidP="00797156">
            <w:pPr>
              <w:jc w:val="center"/>
              <w:rPr>
                <w:rFonts w:ascii="Calibri" w:hAnsi="Calibri"/>
                <w:sz w:val="18"/>
                <w:szCs w:val="18"/>
              </w:rPr>
            </w:pPr>
            <w:r w:rsidRPr="000D1CB5">
              <w:rPr>
                <w:rFonts w:ascii="Calibri" w:hAnsi="Calibri"/>
                <w:sz w:val="18"/>
                <w:szCs w:val="18"/>
              </w:rPr>
              <w:t>1.047</w:t>
            </w:r>
          </w:p>
        </w:tc>
        <w:tc>
          <w:tcPr>
            <w:tcW w:w="0" w:type="auto"/>
            <w:vAlign w:val="center"/>
          </w:tcPr>
          <w:p w14:paraId="67F4ADE3" w14:textId="77777777" w:rsidR="00B87256" w:rsidRPr="000D1CB5" w:rsidRDefault="00B87256" w:rsidP="00797156">
            <w:pPr>
              <w:jc w:val="center"/>
              <w:rPr>
                <w:rFonts w:ascii="Calibri" w:hAnsi="Calibri"/>
                <w:sz w:val="18"/>
                <w:szCs w:val="18"/>
              </w:rPr>
            </w:pPr>
            <w:r w:rsidRPr="000D1CB5">
              <w:rPr>
                <w:rFonts w:ascii="Calibri" w:hAnsi="Calibri"/>
                <w:sz w:val="18"/>
                <w:szCs w:val="18"/>
              </w:rPr>
              <w:t>1.056</w:t>
            </w:r>
          </w:p>
        </w:tc>
        <w:tc>
          <w:tcPr>
            <w:tcW w:w="0" w:type="auto"/>
            <w:vAlign w:val="center"/>
          </w:tcPr>
          <w:p w14:paraId="67F4ADE4" w14:textId="77777777" w:rsidR="00B87256" w:rsidRPr="000D1CB5" w:rsidRDefault="00B87256" w:rsidP="00797156">
            <w:pPr>
              <w:jc w:val="center"/>
              <w:rPr>
                <w:rFonts w:ascii="Calibri" w:hAnsi="Calibri"/>
                <w:sz w:val="18"/>
                <w:szCs w:val="18"/>
              </w:rPr>
            </w:pPr>
            <w:r w:rsidRPr="000D1CB5">
              <w:rPr>
                <w:rFonts w:ascii="Calibri" w:hAnsi="Calibri"/>
                <w:sz w:val="18"/>
                <w:szCs w:val="18"/>
              </w:rPr>
              <w:t>1.064</w:t>
            </w:r>
          </w:p>
        </w:tc>
        <w:tc>
          <w:tcPr>
            <w:tcW w:w="0" w:type="auto"/>
            <w:vAlign w:val="center"/>
          </w:tcPr>
          <w:p w14:paraId="67F4ADE5" w14:textId="77777777" w:rsidR="00B87256" w:rsidRPr="000D1CB5" w:rsidRDefault="00B87256" w:rsidP="00797156">
            <w:pPr>
              <w:jc w:val="center"/>
              <w:rPr>
                <w:rFonts w:ascii="Calibri" w:hAnsi="Calibri"/>
                <w:sz w:val="18"/>
                <w:szCs w:val="18"/>
              </w:rPr>
            </w:pPr>
            <w:r w:rsidRPr="000D1CB5">
              <w:rPr>
                <w:rFonts w:ascii="Calibri" w:hAnsi="Calibri"/>
                <w:sz w:val="18"/>
                <w:szCs w:val="18"/>
              </w:rPr>
              <w:t>1.073</w:t>
            </w:r>
          </w:p>
        </w:tc>
        <w:tc>
          <w:tcPr>
            <w:tcW w:w="0" w:type="auto"/>
            <w:vAlign w:val="center"/>
          </w:tcPr>
          <w:p w14:paraId="67F4ADE6" w14:textId="77777777" w:rsidR="00B87256" w:rsidRPr="000D1CB5" w:rsidRDefault="00B87256" w:rsidP="00797156">
            <w:pPr>
              <w:jc w:val="center"/>
              <w:rPr>
                <w:rFonts w:ascii="Calibri" w:hAnsi="Calibri"/>
                <w:sz w:val="18"/>
                <w:szCs w:val="18"/>
              </w:rPr>
            </w:pPr>
            <w:r w:rsidRPr="000D1CB5">
              <w:rPr>
                <w:rFonts w:ascii="Calibri" w:hAnsi="Calibri"/>
                <w:sz w:val="18"/>
                <w:szCs w:val="18"/>
              </w:rPr>
              <w:t>1.082</w:t>
            </w:r>
          </w:p>
        </w:tc>
      </w:tr>
      <w:tr w:rsidR="00B87256" w:rsidRPr="000D1CB5" w14:paraId="67F4ADF3" w14:textId="77777777" w:rsidTr="00DC2E7F">
        <w:trPr>
          <w:cantSplit/>
          <w:trHeight w:hRule="exact" w:val="187"/>
          <w:jc w:val="center"/>
        </w:trPr>
        <w:tc>
          <w:tcPr>
            <w:tcW w:w="0" w:type="auto"/>
            <w:vMerge/>
            <w:vAlign w:val="center"/>
          </w:tcPr>
          <w:p w14:paraId="67F4ADE8" w14:textId="77777777" w:rsidR="00B87256" w:rsidRPr="000D1CB5" w:rsidRDefault="00B87256" w:rsidP="00797156">
            <w:pPr>
              <w:jc w:val="center"/>
              <w:rPr>
                <w:rFonts w:ascii="Calibri" w:hAnsi="Calibri"/>
                <w:sz w:val="18"/>
                <w:szCs w:val="18"/>
              </w:rPr>
            </w:pPr>
          </w:p>
        </w:tc>
        <w:tc>
          <w:tcPr>
            <w:tcW w:w="0" w:type="auto"/>
            <w:vAlign w:val="center"/>
          </w:tcPr>
          <w:p w14:paraId="67F4ADE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30</w:t>
            </w:r>
          </w:p>
        </w:tc>
        <w:tc>
          <w:tcPr>
            <w:tcW w:w="0" w:type="auto"/>
            <w:vAlign w:val="center"/>
          </w:tcPr>
          <w:p w14:paraId="67F4ADEA" w14:textId="77777777" w:rsidR="00B87256" w:rsidRPr="000D1CB5" w:rsidRDefault="00B87256" w:rsidP="00797156">
            <w:pPr>
              <w:jc w:val="center"/>
              <w:rPr>
                <w:rFonts w:ascii="Calibri" w:hAnsi="Calibri"/>
                <w:sz w:val="18"/>
                <w:szCs w:val="18"/>
              </w:rPr>
            </w:pPr>
            <w:r w:rsidRPr="000D1CB5">
              <w:rPr>
                <w:rFonts w:ascii="Calibri" w:hAnsi="Calibri"/>
                <w:sz w:val="18"/>
                <w:szCs w:val="18"/>
              </w:rPr>
              <w:t>1.007</w:t>
            </w:r>
          </w:p>
        </w:tc>
        <w:tc>
          <w:tcPr>
            <w:tcW w:w="0" w:type="auto"/>
            <w:vAlign w:val="center"/>
          </w:tcPr>
          <w:p w14:paraId="67F4ADEB" w14:textId="77777777" w:rsidR="00B87256" w:rsidRPr="000D1CB5" w:rsidRDefault="00B87256" w:rsidP="00797156">
            <w:pPr>
              <w:jc w:val="center"/>
              <w:rPr>
                <w:rFonts w:ascii="Calibri" w:hAnsi="Calibri"/>
                <w:sz w:val="18"/>
                <w:szCs w:val="18"/>
              </w:rPr>
            </w:pPr>
            <w:r w:rsidRPr="000D1CB5">
              <w:rPr>
                <w:rFonts w:ascii="Calibri" w:hAnsi="Calibri"/>
                <w:sz w:val="18"/>
                <w:szCs w:val="18"/>
              </w:rPr>
              <w:t>1.015</w:t>
            </w:r>
          </w:p>
        </w:tc>
        <w:tc>
          <w:tcPr>
            <w:tcW w:w="0" w:type="auto"/>
            <w:vAlign w:val="center"/>
          </w:tcPr>
          <w:p w14:paraId="67F4ADEC" w14:textId="77777777" w:rsidR="00B87256" w:rsidRPr="000D1CB5" w:rsidRDefault="00B87256" w:rsidP="00797156">
            <w:pPr>
              <w:jc w:val="center"/>
              <w:rPr>
                <w:rFonts w:ascii="Calibri" w:hAnsi="Calibri"/>
                <w:sz w:val="18"/>
                <w:szCs w:val="18"/>
              </w:rPr>
            </w:pPr>
            <w:r w:rsidRPr="000D1CB5">
              <w:rPr>
                <w:rFonts w:ascii="Calibri" w:hAnsi="Calibri"/>
                <w:sz w:val="18"/>
                <w:szCs w:val="18"/>
              </w:rPr>
              <w:t>1.024</w:t>
            </w:r>
          </w:p>
        </w:tc>
        <w:tc>
          <w:tcPr>
            <w:tcW w:w="0" w:type="auto"/>
            <w:vAlign w:val="center"/>
          </w:tcPr>
          <w:p w14:paraId="67F4ADED" w14:textId="77777777" w:rsidR="00B87256" w:rsidRPr="000D1CB5" w:rsidRDefault="00B87256" w:rsidP="00797156">
            <w:pPr>
              <w:jc w:val="center"/>
              <w:rPr>
                <w:rFonts w:ascii="Calibri" w:hAnsi="Calibri"/>
                <w:sz w:val="18"/>
                <w:szCs w:val="18"/>
              </w:rPr>
            </w:pPr>
            <w:r w:rsidRPr="000D1CB5">
              <w:rPr>
                <w:rFonts w:ascii="Calibri" w:hAnsi="Calibri"/>
                <w:sz w:val="18"/>
                <w:szCs w:val="18"/>
              </w:rPr>
              <w:t>1.033</w:t>
            </w:r>
          </w:p>
        </w:tc>
        <w:tc>
          <w:tcPr>
            <w:tcW w:w="0" w:type="auto"/>
            <w:vAlign w:val="center"/>
          </w:tcPr>
          <w:p w14:paraId="67F4ADEE" w14:textId="77777777" w:rsidR="00B87256" w:rsidRPr="000D1CB5" w:rsidRDefault="00B87256" w:rsidP="00797156">
            <w:pPr>
              <w:jc w:val="center"/>
              <w:rPr>
                <w:rFonts w:ascii="Calibri" w:hAnsi="Calibri"/>
                <w:sz w:val="18"/>
                <w:szCs w:val="18"/>
              </w:rPr>
            </w:pPr>
            <w:r w:rsidRPr="000D1CB5">
              <w:rPr>
                <w:rFonts w:ascii="Calibri" w:hAnsi="Calibri"/>
                <w:sz w:val="18"/>
                <w:szCs w:val="18"/>
              </w:rPr>
              <w:t>1.041</w:t>
            </w:r>
          </w:p>
        </w:tc>
        <w:tc>
          <w:tcPr>
            <w:tcW w:w="0" w:type="auto"/>
            <w:vAlign w:val="center"/>
          </w:tcPr>
          <w:p w14:paraId="67F4ADEF" w14:textId="77777777" w:rsidR="00B87256" w:rsidRPr="000D1CB5" w:rsidRDefault="00B87256" w:rsidP="00797156">
            <w:pPr>
              <w:jc w:val="center"/>
              <w:rPr>
                <w:rFonts w:ascii="Calibri" w:hAnsi="Calibri"/>
                <w:sz w:val="18"/>
                <w:szCs w:val="18"/>
              </w:rPr>
            </w:pPr>
            <w:r w:rsidRPr="000D1CB5">
              <w:rPr>
                <w:rFonts w:ascii="Calibri" w:hAnsi="Calibri"/>
                <w:sz w:val="18"/>
                <w:szCs w:val="18"/>
              </w:rPr>
              <w:t>1.050</w:t>
            </w:r>
          </w:p>
        </w:tc>
        <w:tc>
          <w:tcPr>
            <w:tcW w:w="0" w:type="auto"/>
            <w:vAlign w:val="center"/>
          </w:tcPr>
          <w:p w14:paraId="67F4ADF0" w14:textId="77777777" w:rsidR="00B87256" w:rsidRPr="000D1CB5" w:rsidRDefault="00B87256" w:rsidP="00797156">
            <w:pPr>
              <w:jc w:val="center"/>
              <w:rPr>
                <w:rFonts w:ascii="Calibri" w:hAnsi="Calibri"/>
                <w:sz w:val="18"/>
                <w:szCs w:val="18"/>
              </w:rPr>
            </w:pPr>
            <w:r w:rsidRPr="000D1CB5">
              <w:rPr>
                <w:rFonts w:ascii="Calibri" w:hAnsi="Calibri"/>
                <w:sz w:val="18"/>
                <w:szCs w:val="18"/>
              </w:rPr>
              <w:t>1.059</w:t>
            </w:r>
          </w:p>
        </w:tc>
        <w:tc>
          <w:tcPr>
            <w:tcW w:w="0" w:type="auto"/>
            <w:vAlign w:val="center"/>
          </w:tcPr>
          <w:p w14:paraId="67F4ADF1" w14:textId="77777777" w:rsidR="00B87256" w:rsidRPr="000D1CB5" w:rsidRDefault="00B87256" w:rsidP="00797156">
            <w:pPr>
              <w:jc w:val="center"/>
              <w:rPr>
                <w:rFonts w:ascii="Calibri" w:hAnsi="Calibri"/>
                <w:sz w:val="18"/>
                <w:szCs w:val="18"/>
              </w:rPr>
            </w:pPr>
            <w:r w:rsidRPr="000D1CB5">
              <w:rPr>
                <w:rFonts w:ascii="Calibri" w:hAnsi="Calibri"/>
                <w:sz w:val="18"/>
                <w:szCs w:val="18"/>
              </w:rPr>
              <w:t>1.067</w:t>
            </w:r>
          </w:p>
        </w:tc>
        <w:tc>
          <w:tcPr>
            <w:tcW w:w="0" w:type="auto"/>
            <w:vAlign w:val="center"/>
          </w:tcPr>
          <w:p w14:paraId="67F4ADF2" w14:textId="77777777" w:rsidR="00B87256" w:rsidRPr="000D1CB5" w:rsidRDefault="00B87256" w:rsidP="00797156">
            <w:pPr>
              <w:jc w:val="center"/>
              <w:rPr>
                <w:rFonts w:ascii="Calibri" w:hAnsi="Calibri"/>
                <w:sz w:val="18"/>
                <w:szCs w:val="18"/>
              </w:rPr>
            </w:pPr>
            <w:r w:rsidRPr="000D1CB5">
              <w:rPr>
                <w:rFonts w:ascii="Calibri" w:hAnsi="Calibri"/>
                <w:sz w:val="18"/>
                <w:szCs w:val="18"/>
              </w:rPr>
              <w:t>1.076</w:t>
            </w:r>
          </w:p>
        </w:tc>
      </w:tr>
      <w:tr w:rsidR="00B87256" w:rsidRPr="000D1CB5" w14:paraId="67F4ADFF" w14:textId="77777777" w:rsidTr="00DC2E7F">
        <w:trPr>
          <w:cantSplit/>
          <w:trHeight w:hRule="exact" w:val="187"/>
          <w:jc w:val="center"/>
        </w:trPr>
        <w:tc>
          <w:tcPr>
            <w:tcW w:w="0" w:type="auto"/>
            <w:vMerge/>
            <w:vAlign w:val="center"/>
          </w:tcPr>
          <w:p w14:paraId="67F4ADF4" w14:textId="77777777" w:rsidR="00B87256" w:rsidRPr="000D1CB5" w:rsidRDefault="00B87256" w:rsidP="00797156">
            <w:pPr>
              <w:jc w:val="center"/>
              <w:rPr>
                <w:rFonts w:ascii="Calibri" w:hAnsi="Calibri"/>
                <w:sz w:val="18"/>
                <w:szCs w:val="18"/>
              </w:rPr>
            </w:pPr>
          </w:p>
        </w:tc>
        <w:tc>
          <w:tcPr>
            <w:tcW w:w="0" w:type="auto"/>
            <w:vAlign w:val="center"/>
          </w:tcPr>
          <w:p w14:paraId="67F4ADF5"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35</w:t>
            </w:r>
          </w:p>
        </w:tc>
        <w:tc>
          <w:tcPr>
            <w:tcW w:w="0" w:type="auto"/>
            <w:vAlign w:val="center"/>
          </w:tcPr>
          <w:p w14:paraId="67F4ADF6" w14:textId="77777777" w:rsidR="00B87256" w:rsidRPr="000D1CB5" w:rsidRDefault="00B87256" w:rsidP="00797156">
            <w:pPr>
              <w:jc w:val="center"/>
              <w:rPr>
                <w:rFonts w:ascii="Calibri" w:hAnsi="Calibri"/>
                <w:sz w:val="18"/>
                <w:szCs w:val="18"/>
              </w:rPr>
            </w:pPr>
            <w:r w:rsidRPr="000D1CB5">
              <w:rPr>
                <w:rFonts w:ascii="Calibri" w:hAnsi="Calibri"/>
                <w:sz w:val="18"/>
                <w:szCs w:val="18"/>
              </w:rPr>
              <w:t>1.002</w:t>
            </w:r>
          </w:p>
        </w:tc>
        <w:tc>
          <w:tcPr>
            <w:tcW w:w="0" w:type="auto"/>
            <w:vAlign w:val="center"/>
          </w:tcPr>
          <w:p w14:paraId="67F4ADF7" w14:textId="77777777" w:rsidR="00B87256" w:rsidRPr="000D1CB5" w:rsidRDefault="00B87256" w:rsidP="00797156">
            <w:pPr>
              <w:jc w:val="center"/>
              <w:rPr>
                <w:rFonts w:ascii="Calibri" w:hAnsi="Calibri"/>
                <w:sz w:val="18"/>
                <w:szCs w:val="18"/>
              </w:rPr>
            </w:pPr>
            <w:r w:rsidRPr="000D1CB5">
              <w:rPr>
                <w:rFonts w:ascii="Calibri" w:hAnsi="Calibri"/>
                <w:sz w:val="18"/>
                <w:szCs w:val="18"/>
              </w:rPr>
              <w:t>1.010</w:t>
            </w:r>
          </w:p>
        </w:tc>
        <w:tc>
          <w:tcPr>
            <w:tcW w:w="0" w:type="auto"/>
            <w:vAlign w:val="center"/>
          </w:tcPr>
          <w:p w14:paraId="67F4ADF8" w14:textId="77777777" w:rsidR="00B87256" w:rsidRPr="000D1CB5" w:rsidRDefault="00B87256" w:rsidP="00797156">
            <w:pPr>
              <w:jc w:val="center"/>
              <w:rPr>
                <w:rFonts w:ascii="Calibri" w:hAnsi="Calibri"/>
                <w:sz w:val="18"/>
                <w:szCs w:val="18"/>
              </w:rPr>
            </w:pPr>
            <w:r w:rsidRPr="000D1CB5">
              <w:rPr>
                <w:rFonts w:ascii="Calibri" w:hAnsi="Calibri"/>
                <w:sz w:val="18"/>
                <w:szCs w:val="18"/>
              </w:rPr>
              <w:t>1.019</w:t>
            </w:r>
          </w:p>
        </w:tc>
        <w:tc>
          <w:tcPr>
            <w:tcW w:w="0" w:type="auto"/>
            <w:vAlign w:val="center"/>
          </w:tcPr>
          <w:p w14:paraId="67F4ADF9" w14:textId="77777777" w:rsidR="00B87256" w:rsidRPr="000D1CB5" w:rsidRDefault="00B87256" w:rsidP="00797156">
            <w:pPr>
              <w:jc w:val="center"/>
              <w:rPr>
                <w:rFonts w:ascii="Calibri" w:hAnsi="Calibri"/>
                <w:sz w:val="18"/>
                <w:szCs w:val="18"/>
              </w:rPr>
            </w:pPr>
            <w:r w:rsidRPr="000D1CB5">
              <w:rPr>
                <w:rFonts w:ascii="Calibri" w:hAnsi="Calibri"/>
                <w:sz w:val="18"/>
                <w:szCs w:val="18"/>
              </w:rPr>
              <w:t>1.028</w:t>
            </w:r>
          </w:p>
        </w:tc>
        <w:tc>
          <w:tcPr>
            <w:tcW w:w="0" w:type="auto"/>
            <w:vAlign w:val="center"/>
          </w:tcPr>
          <w:p w14:paraId="67F4ADFA" w14:textId="77777777" w:rsidR="00B87256" w:rsidRPr="000D1CB5" w:rsidRDefault="00B87256" w:rsidP="00797156">
            <w:pPr>
              <w:jc w:val="center"/>
              <w:rPr>
                <w:rFonts w:ascii="Calibri" w:hAnsi="Calibri"/>
                <w:sz w:val="18"/>
                <w:szCs w:val="18"/>
              </w:rPr>
            </w:pPr>
            <w:r w:rsidRPr="000D1CB5">
              <w:rPr>
                <w:rFonts w:ascii="Calibri" w:hAnsi="Calibri"/>
                <w:sz w:val="18"/>
                <w:szCs w:val="18"/>
              </w:rPr>
              <w:t>1.036</w:t>
            </w:r>
          </w:p>
        </w:tc>
        <w:tc>
          <w:tcPr>
            <w:tcW w:w="0" w:type="auto"/>
            <w:vAlign w:val="center"/>
          </w:tcPr>
          <w:p w14:paraId="67F4ADFB" w14:textId="77777777" w:rsidR="00B87256" w:rsidRPr="000D1CB5" w:rsidRDefault="00B87256" w:rsidP="00797156">
            <w:pPr>
              <w:jc w:val="center"/>
              <w:rPr>
                <w:rFonts w:ascii="Calibri" w:hAnsi="Calibri"/>
                <w:sz w:val="18"/>
                <w:szCs w:val="18"/>
              </w:rPr>
            </w:pPr>
            <w:r w:rsidRPr="000D1CB5">
              <w:rPr>
                <w:rFonts w:ascii="Calibri" w:hAnsi="Calibri"/>
                <w:sz w:val="18"/>
                <w:szCs w:val="18"/>
              </w:rPr>
              <w:t>1.045</w:t>
            </w:r>
          </w:p>
        </w:tc>
        <w:tc>
          <w:tcPr>
            <w:tcW w:w="0" w:type="auto"/>
            <w:vAlign w:val="center"/>
          </w:tcPr>
          <w:p w14:paraId="67F4ADFC" w14:textId="77777777" w:rsidR="00B87256" w:rsidRPr="000D1CB5" w:rsidRDefault="00B87256" w:rsidP="00797156">
            <w:pPr>
              <w:jc w:val="center"/>
              <w:rPr>
                <w:rFonts w:ascii="Calibri" w:hAnsi="Calibri"/>
                <w:sz w:val="18"/>
                <w:szCs w:val="18"/>
              </w:rPr>
            </w:pPr>
            <w:r w:rsidRPr="000D1CB5">
              <w:rPr>
                <w:rFonts w:ascii="Calibri" w:hAnsi="Calibri"/>
                <w:sz w:val="18"/>
                <w:szCs w:val="18"/>
              </w:rPr>
              <w:t>1.054</w:t>
            </w:r>
          </w:p>
        </w:tc>
        <w:tc>
          <w:tcPr>
            <w:tcW w:w="0" w:type="auto"/>
            <w:vAlign w:val="center"/>
          </w:tcPr>
          <w:p w14:paraId="67F4ADFD" w14:textId="77777777" w:rsidR="00B87256" w:rsidRPr="000D1CB5" w:rsidRDefault="00B87256" w:rsidP="00797156">
            <w:pPr>
              <w:jc w:val="center"/>
              <w:rPr>
                <w:rFonts w:ascii="Calibri" w:hAnsi="Calibri"/>
                <w:sz w:val="18"/>
                <w:szCs w:val="18"/>
              </w:rPr>
            </w:pPr>
            <w:r w:rsidRPr="000D1CB5">
              <w:rPr>
                <w:rFonts w:ascii="Calibri" w:hAnsi="Calibri"/>
                <w:sz w:val="18"/>
                <w:szCs w:val="18"/>
              </w:rPr>
              <w:t>1.062</w:t>
            </w:r>
          </w:p>
        </w:tc>
        <w:tc>
          <w:tcPr>
            <w:tcW w:w="0" w:type="auto"/>
            <w:vAlign w:val="center"/>
          </w:tcPr>
          <w:p w14:paraId="67F4ADFE" w14:textId="77777777" w:rsidR="00B87256" w:rsidRPr="000D1CB5" w:rsidRDefault="00B87256" w:rsidP="00797156">
            <w:pPr>
              <w:jc w:val="center"/>
              <w:rPr>
                <w:rFonts w:ascii="Calibri" w:hAnsi="Calibri"/>
                <w:sz w:val="18"/>
                <w:szCs w:val="18"/>
              </w:rPr>
            </w:pPr>
            <w:r w:rsidRPr="000D1CB5">
              <w:rPr>
                <w:rFonts w:ascii="Calibri" w:hAnsi="Calibri"/>
                <w:sz w:val="18"/>
                <w:szCs w:val="18"/>
              </w:rPr>
              <w:t>1.071</w:t>
            </w:r>
          </w:p>
        </w:tc>
      </w:tr>
      <w:tr w:rsidR="00B87256" w:rsidRPr="000D1CB5" w14:paraId="67F4AE0B" w14:textId="77777777" w:rsidTr="00DC2E7F">
        <w:trPr>
          <w:cantSplit/>
          <w:trHeight w:hRule="exact" w:val="187"/>
          <w:jc w:val="center"/>
        </w:trPr>
        <w:tc>
          <w:tcPr>
            <w:tcW w:w="0" w:type="auto"/>
            <w:vMerge/>
            <w:vAlign w:val="center"/>
          </w:tcPr>
          <w:p w14:paraId="67F4AE00" w14:textId="77777777" w:rsidR="00B87256" w:rsidRPr="000D1CB5" w:rsidRDefault="00B87256" w:rsidP="00797156">
            <w:pPr>
              <w:jc w:val="center"/>
              <w:rPr>
                <w:rFonts w:ascii="Calibri" w:hAnsi="Calibri"/>
                <w:sz w:val="18"/>
                <w:szCs w:val="18"/>
              </w:rPr>
            </w:pPr>
          </w:p>
        </w:tc>
        <w:tc>
          <w:tcPr>
            <w:tcW w:w="0" w:type="auto"/>
            <w:vAlign w:val="center"/>
          </w:tcPr>
          <w:p w14:paraId="67F4AE0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40</w:t>
            </w:r>
          </w:p>
        </w:tc>
        <w:tc>
          <w:tcPr>
            <w:tcW w:w="0" w:type="auto"/>
            <w:vAlign w:val="center"/>
          </w:tcPr>
          <w:p w14:paraId="67F4AE02" w14:textId="77777777" w:rsidR="00B87256" w:rsidRPr="000D1CB5" w:rsidRDefault="00B87256" w:rsidP="00797156">
            <w:pPr>
              <w:jc w:val="center"/>
              <w:rPr>
                <w:rFonts w:ascii="Calibri" w:hAnsi="Calibri"/>
                <w:sz w:val="18"/>
                <w:szCs w:val="18"/>
              </w:rPr>
            </w:pPr>
            <w:r w:rsidRPr="000D1CB5">
              <w:rPr>
                <w:rFonts w:ascii="Calibri" w:hAnsi="Calibri"/>
                <w:sz w:val="18"/>
                <w:szCs w:val="18"/>
              </w:rPr>
              <w:t>0.997</w:t>
            </w:r>
          </w:p>
        </w:tc>
        <w:tc>
          <w:tcPr>
            <w:tcW w:w="0" w:type="auto"/>
            <w:vAlign w:val="center"/>
          </w:tcPr>
          <w:p w14:paraId="67F4AE03" w14:textId="77777777" w:rsidR="00B87256" w:rsidRPr="000D1CB5" w:rsidRDefault="00B87256" w:rsidP="00797156">
            <w:pPr>
              <w:jc w:val="center"/>
              <w:rPr>
                <w:rFonts w:ascii="Calibri" w:hAnsi="Calibri"/>
                <w:sz w:val="18"/>
                <w:szCs w:val="18"/>
              </w:rPr>
            </w:pPr>
            <w:r w:rsidRPr="000D1CB5">
              <w:rPr>
                <w:rFonts w:ascii="Calibri" w:hAnsi="Calibri"/>
                <w:sz w:val="18"/>
                <w:szCs w:val="18"/>
              </w:rPr>
              <w:t>1.005</w:t>
            </w:r>
          </w:p>
        </w:tc>
        <w:tc>
          <w:tcPr>
            <w:tcW w:w="0" w:type="auto"/>
            <w:vAlign w:val="center"/>
          </w:tcPr>
          <w:p w14:paraId="67F4AE04" w14:textId="77777777" w:rsidR="00B87256" w:rsidRPr="000D1CB5" w:rsidRDefault="00B87256" w:rsidP="00797156">
            <w:pPr>
              <w:jc w:val="center"/>
              <w:rPr>
                <w:rFonts w:ascii="Calibri" w:hAnsi="Calibri"/>
                <w:sz w:val="18"/>
                <w:szCs w:val="18"/>
              </w:rPr>
            </w:pPr>
            <w:r w:rsidRPr="000D1CB5">
              <w:rPr>
                <w:rFonts w:ascii="Calibri" w:hAnsi="Calibri"/>
                <w:sz w:val="18"/>
                <w:szCs w:val="18"/>
              </w:rPr>
              <w:t>1.014</w:t>
            </w:r>
          </w:p>
        </w:tc>
        <w:tc>
          <w:tcPr>
            <w:tcW w:w="0" w:type="auto"/>
            <w:vAlign w:val="center"/>
          </w:tcPr>
          <w:p w14:paraId="67F4AE05" w14:textId="77777777" w:rsidR="00B87256" w:rsidRPr="000D1CB5" w:rsidRDefault="00B87256" w:rsidP="00797156">
            <w:pPr>
              <w:jc w:val="center"/>
              <w:rPr>
                <w:rFonts w:ascii="Calibri" w:hAnsi="Calibri"/>
                <w:sz w:val="18"/>
                <w:szCs w:val="18"/>
              </w:rPr>
            </w:pPr>
            <w:r w:rsidRPr="000D1CB5">
              <w:rPr>
                <w:rFonts w:ascii="Calibri" w:hAnsi="Calibri"/>
                <w:sz w:val="18"/>
                <w:szCs w:val="18"/>
              </w:rPr>
              <w:t>1.023</w:t>
            </w:r>
          </w:p>
        </w:tc>
        <w:tc>
          <w:tcPr>
            <w:tcW w:w="0" w:type="auto"/>
            <w:vAlign w:val="center"/>
          </w:tcPr>
          <w:p w14:paraId="67F4AE06" w14:textId="77777777" w:rsidR="00B87256" w:rsidRPr="000D1CB5" w:rsidRDefault="00B87256" w:rsidP="00797156">
            <w:pPr>
              <w:jc w:val="center"/>
              <w:rPr>
                <w:rFonts w:ascii="Calibri" w:hAnsi="Calibri"/>
                <w:sz w:val="18"/>
                <w:szCs w:val="18"/>
              </w:rPr>
            </w:pPr>
            <w:r w:rsidRPr="000D1CB5">
              <w:rPr>
                <w:rFonts w:ascii="Calibri" w:hAnsi="Calibri"/>
                <w:sz w:val="18"/>
                <w:szCs w:val="18"/>
              </w:rPr>
              <w:t>1.031</w:t>
            </w:r>
          </w:p>
        </w:tc>
        <w:tc>
          <w:tcPr>
            <w:tcW w:w="0" w:type="auto"/>
            <w:vAlign w:val="center"/>
          </w:tcPr>
          <w:p w14:paraId="67F4AE07" w14:textId="77777777" w:rsidR="00B87256" w:rsidRPr="000D1CB5" w:rsidRDefault="00B87256" w:rsidP="00797156">
            <w:pPr>
              <w:jc w:val="center"/>
              <w:rPr>
                <w:rFonts w:ascii="Calibri" w:hAnsi="Calibri"/>
                <w:sz w:val="18"/>
                <w:szCs w:val="18"/>
              </w:rPr>
            </w:pPr>
            <w:r w:rsidRPr="000D1CB5">
              <w:rPr>
                <w:rFonts w:ascii="Calibri" w:hAnsi="Calibri"/>
                <w:sz w:val="18"/>
                <w:szCs w:val="18"/>
              </w:rPr>
              <w:t>1.040</w:t>
            </w:r>
          </w:p>
        </w:tc>
        <w:tc>
          <w:tcPr>
            <w:tcW w:w="0" w:type="auto"/>
            <w:vAlign w:val="center"/>
          </w:tcPr>
          <w:p w14:paraId="67F4AE08" w14:textId="77777777" w:rsidR="00B87256" w:rsidRPr="000D1CB5" w:rsidRDefault="00B87256" w:rsidP="00797156">
            <w:pPr>
              <w:jc w:val="center"/>
              <w:rPr>
                <w:rFonts w:ascii="Calibri" w:hAnsi="Calibri"/>
                <w:sz w:val="18"/>
                <w:szCs w:val="18"/>
              </w:rPr>
            </w:pPr>
            <w:r w:rsidRPr="000D1CB5">
              <w:rPr>
                <w:rFonts w:ascii="Calibri" w:hAnsi="Calibri"/>
                <w:sz w:val="18"/>
                <w:szCs w:val="18"/>
              </w:rPr>
              <w:t>1.048</w:t>
            </w:r>
          </w:p>
        </w:tc>
        <w:tc>
          <w:tcPr>
            <w:tcW w:w="0" w:type="auto"/>
            <w:vAlign w:val="center"/>
          </w:tcPr>
          <w:p w14:paraId="67F4AE09" w14:textId="77777777" w:rsidR="00B87256" w:rsidRPr="000D1CB5" w:rsidRDefault="00B87256" w:rsidP="00797156">
            <w:pPr>
              <w:jc w:val="center"/>
              <w:rPr>
                <w:rFonts w:ascii="Calibri" w:hAnsi="Calibri"/>
                <w:sz w:val="18"/>
                <w:szCs w:val="18"/>
              </w:rPr>
            </w:pPr>
            <w:r w:rsidRPr="000D1CB5">
              <w:rPr>
                <w:rFonts w:ascii="Calibri" w:hAnsi="Calibri"/>
                <w:sz w:val="18"/>
                <w:szCs w:val="18"/>
              </w:rPr>
              <w:t>1.057</w:t>
            </w:r>
          </w:p>
        </w:tc>
        <w:tc>
          <w:tcPr>
            <w:tcW w:w="0" w:type="auto"/>
            <w:vAlign w:val="center"/>
          </w:tcPr>
          <w:p w14:paraId="67F4AE0A" w14:textId="77777777" w:rsidR="00B87256" w:rsidRPr="000D1CB5" w:rsidRDefault="00B87256" w:rsidP="00797156">
            <w:pPr>
              <w:jc w:val="center"/>
              <w:rPr>
                <w:rFonts w:ascii="Calibri" w:hAnsi="Calibri"/>
                <w:sz w:val="18"/>
                <w:szCs w:val="18"/>
              </w:rPr>
            </w:pPr>
            <w:r w:rsidRPr="000D1CB5">
              <w:rPr>
                <w:rFonts w:ascii="Calibri" w:hAnsi="Calibri"/>
                <w:sz w:val="18"/>
                <w:szCs w:val="18"/>
              </w:rPr>
              <w:t>1.065</w:t>
            </w:r>
          </w:p>
        </w:tc>
      </w:tr>
      <w:tr w:rsidR="00B87256" w:rsidRPr="000D1CB5" w14:paraId="67F4AE17" w14:textId="77777777" w:rsidTr="00DC2E7F">
        <w:trPr>
          <w:cantSplit/>
          <w:trHeight w:hRule="exact" w:val="187"/>
          <w:jc w:val="center"/>
        </w:trPr>
        <w:tc>
          <w:tcPr>
            <w:tcW w:w="0" w:type="auto"/>
            <w:vMerge/>
            <w:vAlign w:val="center"/>
          </w:tcPr>
          <w:p w14:paraId="67F4AE0C" w14:textId="77777777" w:rsidR="00B87256" w:rsidRPr="000D1CB5" w:rsidRDefault="00B87256" w:rsidP="00797156">
            <w:pPr>
              <w:jc w:val="center"/>
              <w:rPr>
                <w:rFonts w:ascii="Calibri" w:hAnsi="Calibri"/>
                <w:sz w:val="18"/>
                <w:szCs w:val="18"/>
              </w:rPr>
            </w:pPr>
          </w:p>
        </w:tc>
        <w:tc>
          <w:tcPr>
            <w:tcW w:w="0" w:type="auto"/>
            <w:vAlign w:val="center"/>
          </w:tcPr>
          <w:p w14:paraId="67F4AE0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45</w:t>
            </w:r>
          </w:p>
        </w:tc>
        <w:tc>
          <w:tcPr>
            <w:tcW w:w="0" w:type="auto"/>
            <w:vAlign w:val="center"/>
          </w:tcPr>
          <w:p w14:paraId="67F4AE0E" w14:textId="77777777" w:rsidR="00B87256" w:rsidRPr="000D1CB5" w:rsidRDefault="00B87256" w:rsidP="00797156">
            <w:pPr>
              <w:jc w:val="center"/>
              <w:rPr>
                <w:rFonts w:ascii="Calibri" w:hAnsi="Calibri"/>
                <w:sz w:val="18"/>
                <w:szCs w:val="18"/>
              </w:rPr>
            </w:pPr>
            <w:r w:rsidRPr="000D1CB5">
              <w:rPr>
                <w:rFonts w:ascii="Calibri" w:hAnsi="Calibri"/>
                <w:sz w:val="18"/>
                <w:szCs w:val="18"/>
              </w:rPr>
              <w:t>0.992</w:t>
            </w:r>
          </w:p>
        </w:tc>
        <w:tc>
          <w:tcPr>
            <w:tcW w:w="0" w:type="auto"/>
            <w:vAlign w:val="center"/>
          </w:tcPr>
          <w:p w14:paraId="67F4AE0F" w14:textId="77777777" w:rsidR="00B87256" w:rsidRPr="000D1CB5" w:rsidRDefault="00B87256" w:rsidP="00797156">
            <w:pPr>
              <w:jc w:val="center"/>
              <w:rPr>
                <w:rFonts w:ascii="Calibri" w:hAnsi="Calibri"/>
                <w:sz w:val="18"/>
                <w:szCs w:val="18"/>
              </w:rPr>
            </w:pPr>
            <w:r w:rsidRPr="000D1CB5">
              <w:rPr>
                <w:rFonts w:ascii="Calibri" w:hAnsi="Calibri"/>
                <w:sz w:val="18"/>
                <w:szCs w:val="18"/>
              </w:rPr>
              <w:t>1.000</w:t>
            </w:r>
          </w:p>
        </w:tc>
        <w:tc>
          <w:tcPr>
            <w:tcW w:w="0" w:type="auto"/>
            <w:vAlign w:val="center"/>
          </w:tcPr>
          <w:p w14:paraId="67F4AE10" w14:textId="77777777" w:rsidR="00B87256" w:rsidRPr="000D1CB5" w:rsidRDefault="00B87256" w:rsidP="00797156">
            <w:pPr>
              <w:jc w:val="center"/>
              <w:rPr>
                <w:rFonts w:ascii="Calibri" w:hAnsi="Calibri"/>
                <w:sz w:val="18"/>
                <w:szCs w:val="18"/>
              </w:rPr>
            </w:pPr>
            <w:r w:rsidRPr="000D1CB5">
              <w:rPr>
                <w:rFonts w:ascii="Calibri" w:hAnsi="Calibri"/>
                <w:sz w:val="18"/>
                <w:szCs w:val="18"/>
              </w:rPr>
              <w:t>1.009</w:t>
            </w:r>
          </w:p>
        </w:tc>
        <w:tc>
          <w:tcPr>
            <w:tcW w:w="0" w:type="auto"/>
            <w:vAlign w:val="center"/>
          </w:tcPr>
          <w:p w14:paraId="67F4AE11" w14:textId="77777777" w:rsidR="00B87256" w:rsidRPr="000D1CB5" w:rsidRDefault="00B87256" w:rsidP="00797156">
            <w:pPr>
              <w:jc w:val="center"/>
              <w:rPr>
                <w:rFonts w:ascii="Calibri" w:hAnsi="Calibri"/>
                <w:sz w:val="18"/>
                <w:szCs w:val="18"/>
              </w:rPr>
            </w:pPr>
            <w:r w:rsidRPr="000D1CB5">
              <w:rPr>
                <w:rFonts w:ascii="Calibri" w:hAnsi="Calibri"/>
                <w:sz w:val="18"/>
                <w:szCs w:val="18"/>
              </w:rPr>
              <w:t>1.017</w:t>
            </w:r>
          </w:p>
        </w:tc>
        <w:tc>
          <w:tcPr>
            <w:tcW w:w="0" w:type="auto"/>
            <w:vAlign w:val="center"/>
          </w:tcPr>
          <w:p w14:paraId="67F4AE12" w14:textId="77777777" w:rsidR="00B87256" w:rsidRPr="000D1CB5" w:rsidRDefault="00B87256" w:rsidP="00797156">
            <w:pPr>
              <w:jc w:val="center"/>
              <w:rPr>
                <w:rFonts w:ascii="Calibri" w:hAnsi="Calibri"/>
                <w:sz w:val="18"/>
                <w:szCs w:val="18"/>
              </w:rPr>
            </w:pPr>
            <w:r w:rsidRPr="000D1CB5">
              <w:rPr>
                <w:rFonts w:ascii="Calibri" w:hAnsi="Calibri"/>
                <w:sz w:val="18"/>
                <w:szCs w:val="18"/>
              </w:rPr>
              <w:t>1.026</w:t>
            </w:r>
          </w:p>
        </w:tc>
        <w:tc>
          <w:tcPr>
            <w:tcW w:w="0" w:type="auto"/>
            <w:vAlign w:val="center"/>
          </w:tcPr>
          <w:p w14:paraId="67F4AE13" w14:textId="77777777" w:rsidR="00B87256" w:rsidRPr="000D1CB5" w:rsidRDefault="00B87256" w:rsidP="00797156">
            <w:pPr>
              <w:jc w:val="center"/>
              <w:rPr>
                <w:rFonts w:ascii="Calibri" w:hAnsi="Calibri"/>
                <w:sz w:val="18"/>
                <w:szCs w:val="18"/>
              </w:rPr>
            </w:pPr>
            <w:r w:rsidRPr="000D1CB5">
              <w:rPr>
                <w:rFonts w:ascii="Calibri" w:hAnsi="Calibri"/>
                <w:sz w:val="18"/>
                <w:szCs w:val="18"/>
              </w:rPr>
              <w:t>1.035</w:t>
            </w:r>
          </w:p>
        </w:tc>
        <w:tc>
          <w:tcPr>
            <w:tcW w:w="0" w:type="auto"/>
            <w:vAlign w:val="center"/>
          </w:tcPr>
          <w:p w14:paraId="67F4AE14" w14:textId="77777777" w:rsidR="00B87256" w:rsidRPr="000D1CB5" w:rsidRDefault="00B87256" w:rsidP="00797156">
            <w:pPr>
              <w:jc w:val="center"/>
              <w:rPr>
                <w:rFonts w:ascii="Calibri" w:hAnsi="Calibri"/>
                <w:sz w:val="18"/>
                <w:szCs w:val="18"/>
              </w:rPr>
            </w:pPr>
            <w:r w:rsidRPr="000D1CB5">
              <w:rPr>
                <w:rFonts w:ascii="Calibri" w:hAnsi="Calibri"/>
                <w:sz w:val="18"/>
                <w:szCs w:val="18"/>
              </w:rPr>
              <w:t>1.043</w:t>
            </w:r>
          </w:p>
        </w:tc>
        <w:tc>
          <w:tcPr>
            <w:tcW w:w="0" w:type="auto"/>
            <w:vAlign w:val="center"/>
          </w:tcPr>
          <w:p w14:paraId="67F4AE15" w14:textId="77777777" w:rsidR="00B87256" w:rsidRPr="000D1CB5" w:rsidRDefault="00B87256" w:rsidP="00797156">
            <w:pPr>
              <w:jc w:val="center"/>
              <w:rPr>
                <w:rFonts w:ascii="Calibri" w:hAnsi="Calibri"/>
                <w:sz w:val="18"/>
                <w:szCs w:val="18"/>
              </w:rPr>
            </w:pPr>
            <w:r w:rsidRPr="000D1CB5">
              <w:rPr>
                <w:rFonts w:ascii="Calibri" w:hAnsi="Calibri"/>
                <w:sz w:val="18"/>
                <w:szCs w:val="18"/>
              </w:rPr>
              <w:t>1.051</w:t>
            </w:r>
          </w:p>
        </w:tc>
        <w:tc>
          <w:tcPr>
            <w:tcW w:w="0" w:type="auto"/>
            <w:vAlign w:val="center"/>
          </w:tcPr>
          <w:p w14:paraId="67F4AE16" w14:textId="77777777" w:rsidR="00B87256" w:rsidRPr="000D1CB5" w:rsidRDefault="00B87256" w:rsidP="00797156">
            <w:pPr>
              <w:jc w:val="center"/>
              <w:rPr>
                <w:rFonts w:ascii="Calibri" w:hAnsi="Calibri"/>
                <w:sz w:val="18"/>
                <w:szCs w:val="18"/>
              </w:rPr>
            </w:pPr>
            <w:r w:rsidRPr="000D1CB5">
              <w:rPr>
                <w:rFonts w:ascii="Calibri" w:hAnsi="Calibri"/>
                <w:sz w:val="18"/>
                <w:szCs w:val="18"/>
              </w:rPr>
              <w:t>1.060</w:t>
            </w:r>
          </w:p>
        </w:tc>
      </w:tr>
      <w:tr w:rsidR="00B87256" w:rsidRPr="000D1CB5" w14:paraId="67F4AE23" w14:textId="77777777" w:rsidTr="00DC2E7F">
        <w:trPr>
          <w:cantSplit/>
          <w:trHeight w:hRule="exact" w:val="187"/>
          <w:jc w:val="center"/>
        </w:trPr>
        <w:tc>
          <w:tcPr>
            <w:tcW w:w="0" w:type="auto"/>
            <w:vMerge/>
            <w:vAlign w:val="center"/>
          </w:tcPr>
          <w:p w14:paraId="67F4AE18" w14:textId="77777777" w:rsidR="00B87256" w:rsidRPr="000D1CB5" w:rsidRDefault="00B87256" w:rsidP="00797156">
            <w:pPr>
              <w:jc w:val="center"/>
              <w:rPr>
                <w:rFonts w:ascii="Calibri" w:hAnsi="Calibri"/>
                <w:sz w:val="18"/>
                <w:szCs w:val="18"/>
              </w:rPr>
            </w:pPr>
          </w:p>
        </w:tc>
        <w:tc>
          <w:tcPr>
            <w:tcW w:w="0" w:type="auto"/>
            <w:vAlign w:val="center"/>
          </w:tcPr>
          <w:p w14:paraId="67F4AE1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50</w:t>
            </w:r>
          </w:p>
        </w:tc>
        <w:tc>
          <w:tcPr>
            <w:tcW w:w="0" w:type="auto"/>
            <w:vAlign w:val="center"/>
          </w:tcPr>
          <w:p w14:paraId="67F4AE1A" w14:textId="77777777" w:rsidR="00B87256" w:rsidRPr="000D1CB5" w:rsidRDefault="00B87256" w:rsidP="00797156">
            <w:pPr>
              <w:jc w:val="center"/>
              <w:rPr>
                <w:rFonts w:ascii="Calibri" w:hAnsi="Calibri"/>
                <w:sz w:val="18"/>
                <w:szCs w:val="18"/>
              </w:rPr>
            </w:pPr>
            <w:r w:rsidRPr="000D1CB5">
              <w:rPr>
                <w:rFonts w:ascii="Calibri" w:hAnsi="Calibri"/>
                <w:sz w:val="18"/>
                <w:szCs w:val="18"/>
              </w:rPr>
              <w:t>0.987</w:t>
            </w:r>
          </w:p>
        </w:tc>
        <w:tc>
          <w:tcPr>
            <w:tcW w:w="0" w:type="auto"/>
            <w:vAlign w:val="center"/>
          </w:tcPr>
          <w:p w14:paraId="67F4AE1B" w14:textId="77777777" w:rsidR="00B87256" w:rsidRPr="000D1CB5" w:rsidRDefault="00B87256" w:rsidP="00797156">
            <w:pPr>
              <w:jc w:val="center"/>
              <w:rPr>
                <w:rFonts w:ascii="Calibri" w:hAnsi="Calibri"/>
                <w:sz w:val="18"/>
                <w:szCs w:val="18"/>
              </w:rPr>
            </w:pPr>
            <w:r w:rsidRPr="000D1CB5">
              <w:rPr>
                <w:rFonts w:ascii="Calibri" w:hAnsi="Calibri"/>
                <w:sz w:val="18"/>
                <w:szCs w:val="18"/>
              </w:rPr>
              <w:t>0.995</w:t>
            </w:r>
          </w:p>
        </w:tc>
        <w:tc>
          <w:tcPr>
            <w:tcW w:w="0" w:type="auto"/>
            <w:vAlign w:val="center"/>
          </w:tcPr>
          <w:p w14:paraId="67F4AE1C" w14:textId="77777777" w:rsidR="00B87256" w:rsidRPr="000D1CB5" w:rsidRDefault="00B87256" w:rsidP="00797156">
            <w:pPr>
              <w:jc w:val="center"/>
              <w:rPr>
                <w:rFonts w:ascii="Calibri" w:hAnsi="Calibri"/>
                <w:sz w:val="18"/>
                <w:szCs w:val="18"/>
              </w:rPr>
            </w:pPr>
            <w:r w:rsidRPr="000D1CB5">
              <w:rPr>
                <w:rFonts w:ascii="Calibri" w:hAnsi="Calibri"/>
                <w:sz w:val="18"/>
                <w:szCs w:val="18"/>
              </w:rPr>
              <w:t>1.004</w:t>
            </w:r>
          </w:p>
        </w:tc>
        <w:tc>
          <w:tcPr>
            <w:tcW w:w="0" w:type="auto"/>
            <w:vAlign w:val="center"/>
          </w:tcPr>
          <w:p w14:paraId="67F4AE1D" w14:textId="77777777" w:rsidR="00B87256" w:rsidRPr="000D1CB5" w:rsidRDefault="00B87256" w:rsidP="00797156">
            <w:pPr>
              <w:jc w:val="center"/>
              <w:rPr>
                <w:rFonts w:ascii="Calibri" w:hAnsi="Calibri"/>
                <w:sz w:val="18"/>
                <w:szCs w:val="18"/>
              </w:rPr>
            </w:pPr>
            <w:r w:rsidRPr="000D1CB5">
              <w:rPr>
                <w:rFonts w:ascii="Calibri" w:hAnsi="Calibri"/>
                <w:sz w:val="18"/>
                <w:szCs w:val="18"/>
              </w:rPr>
              <w:t>1.012</w:t>
            </w:r>
          </w:p>
        </w:tc>
        <w:tc>
          <w:tcPr>
            <w:tcW w:w="0" w:type="auto"/>
            <w:vAlign w:val="center"/>
          </w:tcPr>
          <w:p w14:paraId="67F4AE1E" w14:textId="77777777" w:rsidR="00B87256" w:rsidRPr="000D1CB5" w:rsidRDefault="00B87256" w:rsidP="00797156">
            <w:pPr>
              <w:jc w:val="center"/>
              <w:rPr>
                <w:rFonts w:ascii="Calibri" w:hAnsi="Calibri"/>
                <w:sz w:val="18"/>
                <w:szCs w:val="18"/>
              </w:rPr>
            </w:pPr>
            <w:r w:rsidRPr="000D1CB5">
              <w:rPr>
                <w:rFonts w:ascii="Calibri" w:hAnsi="Calibri"/>
                <w:sz w:val="18"/>
                <w:szCs w:val="18"/>
              </w:rPr>
              <w:t>1.021</w:t>
            </w:r>
          </w:p>
        </w:tc>
        <w:tc>
          <w:tcPr>
            <w:tcW w:w="0" w:type="auto"/>
            <w:vAlign w:val="center"/>
          </w:tcPr>
          <w:p w14:paraId="67F4AE1F" w14:textId="77777777" w:rsidR="00B87256" w:rsidRPr="000D1CB5" w:rsidRDefault="00B87256" w:rsidP="00797156">
            <w:pPr>
              <w:jc w:val="center"/>
              <w:rPr>
                <w:rFonts w:ascii="Calibri" w:hAnsi="Calibri"/>
                <w:sz w:val="18"/>
                <w:szCs w:val="18"/>
              </w:rPr>
            </w:pPr>
            <w:r w:rsidRPr="000D1CB5">
              <w:rPr>
                <w:rFonts w:ascii="Calibri" w:hAnsi="Calibri"/>
                <w:sz w:val="18"/>
                <w:szCs w:val="18"/>
              </w:rPr>
              <w:t>1.029</w:t>
            </w:r>
          </w:p>
        </w:tc>
        <w:tc>
          <w:tcPr>
            <w:tcW w:w="0" w:type="auto"/>
            <w:vAlign w:val="center"/>
          </w:tcPr>
          <w:p w14:paraId="67F4AE20" w14:textId="77777777" w:rsidR="00B87256" w:rsidRPr="000D1CB5" w:rsidRDefault="00B87256" w:rsidP="00797156">
            <w:pPr>
              <w:jc w:val="center"/>
              <w:rPr>
                <w:rFonts w:ascii="Calibri" w:hAnsi="Calibri"/>
                <w:sz w:val="18"/>
                <w:szCs w:val="18"/>
              </w:rPr>
            </w:pPr>
            <w:r w:rsidRPr="000D1CB5">
              <w:rPr>
                <w:rFonts w:ascii="Calibri" w:hAnsi="Calibri"/>
                <w:sz w:val="18"/>
                <w:szCs w:val="18"/>
              </w:rPr>
              <w:t>1.038</w:t>
            </w:r>
          </w:p>
        </w:tc>
        <w:tc>
          <w:tcPr>
            <w:tcW w:w="0" w:type="auto"/>
            <w:vAlign w:val="center"/>
          </w:tcPr>
          <w:p w14:paraId="67F4AE21" w14:textId="77777777" w:rsidR="00B87256" w:rsidRPr="000D1CB5" w:rsidRDefault="00B87256" w:rsidP="00797156">
            <w:pPr>
              <w:jc w:val="center"/>
              <w:rPr>
                <w:rFonts w:ascii="Calibri" w:hAnsi="Calibri"/>
                <w:sz w:val="18"/>
                <w:szCs w:val="18"/>
              </w:rPr>
            </w:pPr>
            <w:r w:rsidRPr="000D1CB5">
              <w:rPr>
                <w:rFonts w:ascii="Calibri" w:hAnsi="Calibri"/>
                <w:sz w:val="18"/>
                <w:szCs w:val="18"/>
              </w:rPr>
              <w:t>1.046</w:t>
            </w:r>
          </w:p>
        </w:tc>
        <w:tc>
          <w:tcPr>
            <w:tcW w:w="0" w:type="auto"/>
            <w:vAlign w:val="center"/>
          </w:tcPr>
          <w:p w14:paraId="67F4AE22" w14:textId="77777777" w:rsidR="00B87256" w:rsidRPr="000D1CB5" w:rsidRDefault="00B87256" w:rsidP="00797156">
            <w:pPr>
              <w:jc w:val="center"/>
              <w:rPr>
                <w:rFonts w:ascii="Calibri" w:hAnsi="Calibri"/>
                <w:sz w:val="18"/>
                <w:szCs w:val="18"/>
              </w:rPr>
            </w:pPr>
            <w:r w:rsidRPr="000D1CB5">
              <w:rPr>
                <w:rFonts w:ascii="Calibri" w:hAnsi="Calibri"/>
                <w:sz w:val="18"/>
                <w:szCs w:val="18"/>
              </w:rPr>
              <w:t>1.055</w:t>
            </w:r>
          </w:p>
        </w:tc>
      </w:tr>
      <w:tr w:rsidR="00B87256" w:rsidRPr="000D1CB5" w14:paraId="67F4AE2F" w14:textId="77777777" w:rsidTr="00DC2E7F">
        <w:trPr>
          <w:cantSplit/>
          <w:trHeight w:hRule="exact" w:val="187"/>
          <w:jc w:val="center"/>
        </w:trPr>
        <w:tc>
          <w:tcPr>
            <w:tcW w:w="0" w:type="auto"/>
            <w:vMerge/>
            <w:vAlign w:val="center"/>
          </w:tcPr>
          <w:p w14:paraId="67F4AE24" w14:textId="77777777" w:rsidR="00B87256" w:rsidRPr="000D1CB5" w:rsidRDefault="00B87256" w:rsidP="00797156">
            <w:pPr>
              <w:jc w:val="center"/>
              <w:rPr>
                <w:rFonts w:ascii="Calibri" w:hAnsi="Calibri"/>
                <w:sz w:val="18"/>
                <w:szCs w:val="18"/>
              </w:rPr>
            </w:pPr>
          </w:p>
        </w:tc>
        <w:tc>
          <w:tcPr>
            <w:tcW w:w="0" w:type="auto"/>
            <w:vAlign w:val="center"/>
          </w:tcPr>
          <w:p w14:paraId="67F4AE25"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55</w:t>
            </w:r>
          </w:p>
        </w:tc>
        <w:tc>
          <w:tcPr>
            <w:tcW w:w="0" w:type="auto"/>
            <w:vAlign w:val="center"/>
          </w:tcPr>
          <w:p w14:paraId="67F4AE26" w14:textId="77777777" w:rsidR="00B87256" w:rsidRPr="000D1CB5" w:rsidRDefault="00B87256" w:rsidP="00797156">
            <w:pPr>
              <w:jc w:val="center"/>
              <w:rPr>
                <w:rFonts w:ascii="Calibri" w:hAnsi="Calibri"/>
                <w:sz w:val="18"/>
                <w:szCs w:val="18"/>
              </w:rPr>
            </w:pPr>
            <w:r w:rsidRPr="000D1CB5">
              <w:rPr>
                <w:rFonts w:ascii="Calibri" w:hAnsi="Calibri"/>
                <w:sz w:val="18"/>
                <w:szCs w:val="18"/>
              </w:rPr>
              <w:t>0.982</w:t>
            </w:r>
          </w:p>
        </w:tc>
        <w:tc>
          <w:tcPr>
            <w:tcW w:w="0" w:type="auto"/>
            <w:vAlign w:val="center"/>
          </w:tcPr>
          <w:p w14:paraId="67F4AE27" w14:textId="77777777" w:rsidR="00B87256" w:rsidRPr="000D1CB5" w:rsidRDefault="00B87256" w:rsidP="00797156">
            <w:pPr>
              <w:jc w:val="center"/>
              <w:rPr>
                <w:rFonts w:ascii="Calibri" w:hAnsi="Calibri"/>
                <w:sz w:val="18"/>
                <w:szCs w:val="18"/>
              </w:rPr>
            </w:pPr>
            <w:r w:rsidRPr="000D1CB5">
              <w:rPr>
                <w:rFonts w:ascii="Calibri" w:hAnsi="Calibri"/>
                <w:sz w:val="18"/>
                <w:szCs w:val="18"/>
              </w:rPr>
              <w:t>0.990</w:t>
            </w:r>
          </w:p>
        </w:tc>
        <w:tc>
          <w:tcPr>
            <w:tcW w:w="0" w:type="auto"/>
            <w:vAlign w:val="center"/>
          </w:tcPr>
          <w:p w14:paraId="67F4AE28" w14:textId="77777777" w:rsidR="00B87256" w:rsidRPr="000D1CB5" w:rsidRDefault="00B87256" w:rsidP="00797156">
            <w:pPr>
              <w:jc w:val="center"/>
              <w:rPr>
                <w:rFonts w:ascii="Calibri" w:hAnsi="Calibri"/>
                <w:sz w:val="18"/>
                <w:szCs w:val="18"/>
              </w:rPr>
            </w:pPr>
            <w:r w:rsidRPr="000D1CB5">
              <w:rPr>
                <w:rFonts w:ascii="Calibri" w:hAnsi="Calibri"/>
                <w:sz w:val="18"/>
                <w:szCs w:val="18"/>
              </w:rPr>
              <w:t>0.999</w:t>
            </w:r>
          </w:p>
        </w:tc>
        <w:tc>
          <w:tcPr>
            <w:tcW w:w="0" w:type="auto"/>
            <w:vAlign w:val="center"/>
          </w:tcPr>
          <w:p w14:paraId="67F4AE29" w14:textId="77777777" w:rsidR="00B87256" w:rsidRPr="000D1CB5" w:rsidRDefault="00B87256" w:rsidP="00797156">
            <w:pPr>
              <w:jc w:val="center"/>
              <w:rPr>
                <w:rFonts w:ascii="Calibri" w:hAnsi="Calibri"/>
                <w:sz w:val="18"/>
                <w:szCs w:val="18"/>
              </w:rPr>
            </w:pPr>
            <w:r w:rsidRPr="000D1CB5">
              <w:rPr>
                <w:rFonts w:ascii="Calibri" w:hAnsi="Calibri"/>
                <w:sz w:val="18"/>
                <w:szCs w:val="18"/>
              </w:rPr>
              <w:t>1.008</w:t>
            </w:r>
          </w:p>
        </w:tc>
        <w:tc>
          <w:tcPr>
            <w:tcW w:w="0" w:type="auto"/>
            <w:vAlign w:val="center"/>
          </w:tcPr>
          <w:p w14:paraId="67F4AE2A" w14:textId="77777777" w:rsidR="00B87256" w:rsidRPr="000D1CB5" w:rsidRDefault="00B87256" w:rsidP="00797156">
            <w:pPr>
              <w:jc w:val="center"/>
              <w:rPr>
                <w:rFonts w:ascii="Calibri" w:hAnsi="Calibri"/>
                <w:sz w:val="18"/>
                <w:szCs w:val="18"/>
              </w:rPr>
            </w:pPr>
            <w:r w:rsidRPr="000D1CB5">
              <w:rPr>
                <w:rFonts w:ascii="Calibri" w:hAnsi="Calibri"/>
                <w:sz w:val="18"/>
                <w:szCs w:val="18"/>
              </w:rPr>
              <w:t>1.016</w:t>
            </w:r>
          </w:p>
        </w:tc>
        <w:tc>
          <w:tcPr>
            <w:tcW w:w="0" w:type="auto"/>
            <w:vAlign w:val="center"/>
          </w:tcPr>
          <w:p w14:paraId="67F4AE2B" w14:textId="77777777" w:rsidR="00B87256" w:rsidRPr="000D1CB5" w:rsidRDefault="00B87256" w:rsidP="00797156">
            <w:pPr>
              <w:jc w:val="center"/>
              <w:rPr>
                <w:rFonts w:ascii="Calibri" w:hAnsi="Calibri"/>
                <w:sz w:val="18"/>
                <w:szCs w:val="18"/>
              </w:rPr>
            </w:pPr>
            <w:r w:rsidRPr="000D1CB5">
              <w:rPr>
                <w:rFonts w:ascii="Calibri" w:hAnsi="Calibri"/>
                <w:sz w:val="18"/>
                <w:szCs w:val="18"/>
              </w:rPr>
              <w:t>1.024</w:t>
            </w:r>
          </w:p>
        </w:tc>
        <w:tc>
          <w:tcPr>
            <w:tcW w:w="0" w:type="auto"/>
            <w:vAlign w:val="center"/>
          </w:tcPr>
          <w:p w14:paraId="67F4AE2C" w14:textId="77777777" w:rsidR="00B87256" w:rsidRPr="000D1CB5" w:rsidRDefault="00B87256" w:rsidP="00797156">
            <w:pPr>
              <w:jc w:val="center"/>
              <w:rPr>
                <w:rFonts w:ascii="Calibri" w:hAnsi="Calibri"/>
                <w:sz w:val="18"/>
                <w:szCs w:val="18"/>
              </w:rPr>
            </w:pPr>
            <w:r w:rsidRPr="000D1CB5">
              <w:rPr>
                <w:rFonts w:ascii="Calibri" w:hAnsi="Calibri"/>
                <w:sz w:val="18"/>
                <w:szCs w:val="18"/>
              </w:rPr>
              <w:t>1.033</w:t>
            </w:r>
          </w:p>
        </w:tc>
        <w:tc>
          <w:tcPr>
            <w:tcW w:w="0" w:type="auto"/>
            <w:vAlign w:val="center"/>
          </w:tcPr>
          <w:p w14:paraId="67F4AE2D" w14:textId="77777777" w:rsidR="00B87256" w:rsidRPr="000D1CB5" w:rsidRDefault="00B87256" w:rsidP="00797156">
            <w:pPr>
              <w:jc w:val="center"/>
              <w:rPr>
                <w:rFonts w:ascii="Calibri" w:hAnsi="Calibri"/>
                <w:sz w:val="18"/>
                <w:szCs w:val="18"/>
              </w:rPr>
            </w:pPr>
            <w:r w:rsidRPr="000D1CB5">
              <w:rPr>
                <w:rFonts w:ascii="Calibri" w:hAnsi="Calibri"/>
                <w:sz w:val="18"/>
                <w:szCs w:val="18"/>
              </w:rPr>
              <w:t>1.041</w:t>
            </w:r>
          </w:p>
        </w:tc>
        <w:tc>
          <w:tcPr>
            <w:tcW w:w="0" w:type="auto"/>
            <w:vAlign w:val="center"/>
          </w:tcPr>
          <w:p w14:paraId="67F4AE2E" w14:textId="77777777" w:rsidR="00B87256" w:rsidRPr="000D1CB5" w:rsidRDefault="00B87256" w:rsidP="00797156">
            <w:pPr>
              <w:jc w:val="center"/>
              <w:rPr>
                <w:rFonts w:ascii="Calibri" w:hAnsi="Calibri"/>
                <w:sz w:val="18"/>
                <w:szCs w:val="18"/>
              </w:rPr>
            </w:pPr>
            <w:r w:rsidRPr="000D1CB5">
              <w:rPr>
                <w:rFonts w:ascii="Calibri" w:hAnsi="Calibri"/>
                <w:sz w:val="18"/>
                <w:szCs w:val="18"/>
              </w:rPr>
              <w:t>1.050</w:t>
            </w:r>
          </w:p>
        </w:tc>
      </w:tr>
      <w:tr w:rsidR="00B87256" w:rsidRPr="000D1CB5" w14:paraId="67F4AE3B" w14:textId="77777777" w:rsidTr="00DC2E7F">
        <w:trPr>
          <w:cantSplit/>
          <w:trHeight w:hRule="exact" w:val="187"/>
          <w:jc w:val="center"/>
        </w:trPr>
        <w:tc>
          <w:tcPr>
            <w:tcW w:w="0" w:type="auto"/>
            <w:vMerge/>
            <w:vAlign w:val="center"/>
          </w:tcPr>
          <w:p w14:paraId="67F4AE30" w14:textId="77777777" w:rsidR="00B87256" w:rsidRPr="000D1CB5" w:rsidRDefault="00B87256" w:rsidP="00797156">
            <w:pPr>
              <w:jc w:val="center"/>
              <w:rPr>
                <w:rFonts w:ascii="Calibri" w:hAnsi="Calibri"/>
                <w:sz w:val="18"/>
                <w:szCs w:val="18"/>
              </w:rPr>
            </w:pPr>
          </w:p>
        </w:tc>
        <w:tc>
          <w:tcPr>
            <w:tcW w:w="0" w:type="auto"/>
            <w:vAlign w:val="center"/>
          </w:tcPr>
          <w:p w14:paraId="67F4AE3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60</w:t>
            </w:r>
          </w:p>
        </w:tc>
        <w:tc>
          <w:tcPr>
            <w:tcW w:w="0" w:type="auto"/>
            <w:vAlign w:val="center"/>
          </w:tcPr>
          <w:p w14:paraId="67F4AE32" w14:textId="77777777" w:rsidR="00B87256" w:rsidRPr="000D1CB5" w:rsidRDefault="00B87256" w:rsidP="00797156">
            <w:pPr>
              <w:jc w:val="center"/>
              <w:rPr>
                <w:rFonts w:ascii="Calibri" w:hAnsi="Calibri"/>
                <w:sz w:val="18"/>
                <w:szCs w:val="18"/>
              </w:rPr>
            </w:pPr>
            <w:r w:rsidRPr="000D1CB5">
              <w:rPr>
                <w:rFonts w:ascii="Calibri" w:hAnsi="Calibri"/>
                <w:sz w:val="18"/>
                <w:szCs w:val="18"/>
              </w:rPr>
              <w:t>0.997</w:t>
            </w:r>
          </w:p>
        </w:tc>
        <w:tc>
          <w:tcPr>
            <w:tcW w:w="0" w:type="auto"/>
            <w:vAlign w:val="center"/>
          </w:tcPr>
          <w:p w14:paraId="67F4AE33" w14:textId="77777777" w:rsidR="00B87256" w:rsidRPr="000D1CB5" w:rsidRDefault="00B87256" w:rsidP="00797156">
            <w:pPr>
              <w:jc w:val="center"/>
              <w:rPr>
                <w:rFonts w:ascii="Calibri" w:hAnsi="Calibri"/>
                <w:sz w:val="18"/>
                <w:szCs w:val="18"/>
              </w:rPr>
            </w:pPr>
            <w:r w:rsidRPr="000D1CB5">
              <w:rPr>
                <w:rFonts w:ascii="Calibri" w:hAnsi="Calibri"/>
                <w:sz w:val="18"/>
                <w:szCs w:val="18"/>
              </w:rPr>
              <w:t>0.986</w:t>
            </w:r>
          </w:p>
        </w:tc>
        <w:tc>
          <w:tcPr>
            <w:tcW w:w="0" w:type="auto"/>
            <w:vAlign w:val="center"/>
          </w:tcPr>
          <w:p w14:paraId="67F4AE34" w14:textId="77777777" w:rsidR="00B87256" w:rsidRPr="000D1CB5" w:rsidRDefault="00B87256" w:rsidP="00797156">
            <w:pPr>
              <w:jc w:val="center"/>
              <w:rPr>
                <w:rFonts w:ascii="Calibri" w:hAnsi="Calibri"/>
                <w:sz w:val="18"/>
                <w:szCs w:val="18"/>
              </w:rPr>
            </w:pPr>
            <w:r w:rsidRPr="000D1CB5">
              <w:rPr>
                <w:rFonts w:ascii="Calibri" w:hAnsi="Calibri"/>
                <w:sz w:val="18"/>
                <w:szCs w:val="18"/>
              </w:rPr>
              <w:t>0.994</w:t>
            </w:r>
          </w:p>
        </w:tc>
        <w:tc>
          <w:tcPr>
            <w:tcW w:w="0" w:type="auto"/>
            <w:vAlign w:val="center"/>
          </w:tcPr>
          <w:p w14:paraId="67F4AE35" w14:textId="77777777" w:rsidR="00B87256" w:rsidRPr="000D1CB5" w:rsidRDefault="00B87256" w:rsidP="00797156">
            <w:pPr>
              <w:jc w:val="center"/>
              <w:rPr>
                <w:rFonts w:ascii="Calibri" w:hAnsi="Calibri"/>
                <w:sz w:val="18"/>
                <w:szCs w:val="18"/>
              </w:rPr>
            </w:pPr>
            <w:r w:rsidRPr="000D1CB5">
              <w:rPr>
                <w:rFonts w:ascii="Calibri" w:hAnsi="Calibri"/>
                <w:sz w:val="18"/>
                <w:szCs w:val="18"/>
              </w:rPr>
              <w:t>1.003</w:t>
            </w:r>
          </w:p>
        </w:tc>
        <w:tc>
          <w:tcPr>
            <w:tcW w:w="0" w:type="auto"/>
            <w:vAlign w:val="center"/>
          </w:tcPr>
          <w:p w14:paraId="67F4AE36" w14:textId="77777777" w:rsidR="00B87256" w:rsidRPr="000D1CB5" w:rsidRDefault="00B87256" w:rsidP="00797156">
            <w:pPr>
              <w:jc w:val="center"/>
              <w:rPr>
                <w:rFonts w:ascii="Calibri" w:hAnsi="Calibri"/>
                <w:sz w:val="18"/>
                <w:szCs w:val="18"/>
              </w:rPr>
            </w:pPr>
            <w:r w:rsidRPr="000D1CB5">
              <w:rPr>
                <w:rFonts w:ascii="Calibri" w:hAnsi="Calibri"/>
                <w:sz w:val="18"/>
                <w:szCs w:val="18"/>
              </w:rPr>
              <w:t>1.011</w:t>
            </w:r>
          </w:p>
        </w:tc>
        <w:tc>
          <w:tcPr>
            <w:tcW w:w="0" w:type="auto"/>
            <w:vAlign w:val="center"/>
          </w:tcPr>
          <w:p w14:paraId="67F4AE37" w14:textId="77777777" w:rsidR="00B87256" w:rsidRPr="000D1CB5" w:rsidRDefault="00B87256" w:rsidP="00797156">
            <w:pPr>
              <w:jc w:val="center"/>
              <w:rPr>
                <w:rFonts w:ascii="Calibri" w:hAnsi="Calibri"/>
                <w:sz w:val="18"/>
                <w:szCs w:val="18"/>
              </w:rPr>
            </w:pPr>
            <w:r w:rsidRPr="000D1CB5">
              <w:rPr>
                <w:rFonts w:ascii="Calibri" w:hAnsi="Calibri"/>
                <w:sz w:val="18"/>
                <w:szCs w:val="18"/>
              </w:rPr>
              <w:t>1.019</w:t>
            </w:r>
          </w:p>
        </w:tc>
        <w:tc>
          <w:tcPr>
            <w:tcW w:w="0" w:type="auto"/>
            <w:vAlign w:val="center"/>
          </w:tcPr>
          <w:p w14:paraId="67F4AE38" w14:textId="77777777" w:rsidR="00B87256" w:rsidRPr="000D1CB5" w:rsidRDefault="00B87256" w:rsidP="00797156">
            <w:pPr>
              <w:jc w:val="center"/>
              <w:rPr>
                <w:rFonts w:ascii="Calibri" w:hAnsi="Calibri"/>
                <w:sz w:val="18"/>
                <w:szCs w:val="18"/>
              </w:rPr>
            </w:pPr>
            <w:r w:rsidRPr="000D1CB5">
              <w:rPr>
                <w:rFonts w:ascii="Calibri" w:hAnsi="Calibri"/>
                <w:sz w:val="18"/>
                <w:szCs w:val="18"/>
              </w:rPr>
              <w:t>1.028</w:t>
            </w:r>
          </w:p>
        </w:tc>
        <w:tc>
          <w:tcPr>
            <w:tcW w:w="0" w:type="auto"/>
            <w:vAlign w:val="center"/>
          </w:tcPr>
          <w:p w14:paraId="67F4AE39" w14:textId="77777777" w:rsidR="00B87256" w:rsidRPr="000D1CB5" w:rsidRDefault="00B87256" w:rsidP="00797156">
            <w:pPr>
              <w:jc w:val="center"/>
              <w:rPr>
                <w:rFonts w:ascii="Calibri" w:hAnsi="Calibri"/>
                <w:sz w:val="18"/>
                <w:szCs w:val="18"/>
              </w:rPr>
            </w:pPr>
            <w:r w:rsidRPr="000D1CB5">
              <w:rPr>
                <w:rFonts w:ascii="Calibri" w:hAnsi="Calibri"/>
                <w:sz w:val="18"/>
                <w:szCs w:val="18"/>
              </w:rPr>
              <w:t>1.036</w:t>
            </w:r>
          </w:p>
        </w:tc>
        <w:tc>
          <w:tcPr>
            <w:tcW w:w="0" w:type="auto"/>
            <w:vAlign w:val="center"/>
          </w:tcPr>
          <w:p w14:paraId="67F4AE3A" w14:textId="77777777" w:rsidR="00B87256" w:rsidRPr="000D1CB5" w:rsidRDefault="00B87256" w:rsidP="00797156">
            <w:pPr>
              <w:jc w:val="center"/>
              <w:rPr>
                <w:rFonts w:ascii="Calibri" w:hAnsi="Calibri"/>
                <w:sz w:val="18"/>
                <w:szCs w:val="18"/>
              </w:rPr>
            </w:pPr>
            <w:r w:rsidRPr="000D1CB5">
              <w:rPr>
                <w:rFonts w:ascii="Calibri" w:hAnsi="Calibri"/>
                <w:sz w:val="18"/>
                <w:szCs w:val="18"/>
              </w:rPr>
              <w:t>1.045</w:t>
            </w:r>
          </w:p>
        </w:tc>
      </w:tr>
      <w:tr w:rsidR="00B87256" w:rsidRPr="000D1CB5" w14:paraId="67F4AE47" w14:textId="77777777" w:rsidTr="00DC2E7F">
        <w:trPr>
          <w:cantSplit/>
          <w:trHeight w:hRule="exact" w:val="187"/>
          <w:jc w:val="center"/>
        </w:trPr>
        <w:tc>
          <w:tcPr>
            <w:tcW w:w="0" w:type="auto"/>
            <w:vMerge/>
            <w:vAlign w:val="center"/>
          </w:tcPr>
          <w:p w14:paraId="67F4AE3C" w14:textId="77777777" w:rsidR="00B87256" w:rsidRPr="000D1CB5" w:rsidRDefault="00B87256" w:rsidP="00797156">
            <w:pPr>
              <w:jc w:val="center"/>
              <w:rPr>
                <w:rFonts w:ascii="Calibri" w:hAnsi="Calibri"/>
                <w:sz w:val="18"/>
                <w:szCs w:val="18"/>
              </w:rPr>
            </w:pPr>
          </w:p>
        </w:tc>
        <w:tc>
          <w:tcPr>
            <w:tcW w:w="0" w:type="auto"/>
            <w:vAlign w:val="center"/>
          </w:tcPr>
          <w:p w14:paraId="67F4AE3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65</w:t>
            </w:r>
          </w:p>
        </w:tc>
        <w:tc>
          <w:tcPr>
            <w:tcW w:w="0" w:type="auto"/>
            <w:vAlign w:val="center"/>
          </w:tcPr>
          <w:p w14:paraId="67F4AE3E" w14:textId="77777777" w:rsidR="00B87256" w:rsidRPr="000D1CB5" w:rsidRDefault="00B87256" w:rsidP="00797156">
            <w:pPr>
              <w:jc w:val="center"/>
              <w:rPr>
                <w:rFonts w:ascii="Calibri" w:hAnsi="Calibri"/>
                <w:sz w:val="18"/>
                <w:szCs w:val="18"/>
              </w:rPr>
            </w:pPr>
            <w:r w:rsidRPr="000D1CB5">
              <w:rPr>
                <w:rFonts w:ascii="Calibri" w:hAnsi="Calibri"/>
                <w:sz w:val="18"/>
                <w:szCs w:val="18"/>
              </w:rPr>
              <w:t>0.973</w:t>
            </w:r>
          </w:p>
        </w:tc>
        <w:tc>
          <w:tcPr>
            <w:tcW w:w="0" w:type="auto"/>
            <w:vAlign w:val="center"/>
          </w:tcPr>
          <w:p w14:paraId="67F4AE3F" w14:textId="77777777" w:rsidR="00B87256" w:rsidRPr="000D1CB5" w:rsidRDefault="00B87256" w:rsidP="00797156">
            <w:pPr>
              <w:jc w:val="center"/>
              <w:rPr>
                <w:rFonts w:ascii="Calibri" w:hAnsi="Calibri"/>
                <w:sz w:val="18"/>
                <w:szCs w:val="18"/>
              </w:rPr>
            </w:pPr>
            <w:r w:rsidRPr="000D1CB5">
              <w:rPr>
                <w:rFonts w:ascii="Calibri" w:hAnsi="Calibri"/>
                <w:sz w:val="18"/>
                <w:szCs w:val="18"/>
              </w:rPr>
              <w:t>0.981</w:t>
            </w:r>
          </w:p>
        </w:tc>
        <w:tc>
          <w:tcPr>
            <w:tcW w:w="0" w:type="auto"/>
            <w:vAlign w:val="center"/>
          </w:tcPr>
          <w:p w14:paraId="67F4AE40" w14:textId="77777777" w:rsidR="00B87256" w:rsidRPr="000D1CB5" w:rsidRDefault="00B87256" w:rsidP="00797156">
            <w:pPr>
              <w:jc w:val="center"/>
              <w:rPr>
                <w:rFonts w:ascii="Calibri" w:hAnsi="Calibri"/>
                <w:sz w:val="18"/>
                <w:szCs w:val="18"/>
              </w:rPr>
            </w:pPr>
            <w:r w:rsidRPr="000D1CB5">
              <w:rPr>
                <w:rFonts w:ascii="Calibri" w:hAnsi="Calibri"/>
                <w:sz w:val="18"/>
                <w:szCs w:val="18"/>
              </w:rPr>
              <w:t>0.989</w:t>
            </w:r>
          </w:p>
        </w:tc>
        <w:tc>
          <w:tcPr>
            <w:tcW w:w="0" w:type="auto"/>
            <w:vAlign w:val="center"/>
          </w:tcPr>
          <w:p w14:paraId="67F4AE41" w14:textId="77777777" w:rsidR="00B87256" w:rsidRPr="000D1CB5" w:rsidRDefault="00B87256" w:rsidP="00797156">
            <w:pPr>
              <w:jc w:val="center"/>
              <w:rPr>
                <w:rFonts w:ascii="Calibri" w:hAnsi="Calibri"/>
                <w:sz w:val="18"/>
                <w:szCs w:val="18"/>
              </w:rPr>
            </w:pPr>
            <w:r w:rsidRPr="000D1CB5">
              <w:rPr>
                <w:rFonts w:ascii="Calibri" w:hAnsi="Calibri"/>
                <w:sz w:val="18"/>
                <w:szCs w:val="18"/>
              </w:rPr>
              <w:t>0.998</w:t>
            </w:r>
          </w:p>
        </w:tc>
        <w:tc>
          <w:tcPr>
            <w:tcW w:w="0" w:type="auto"/>
            <w:vAlign w:val="center"/>
          </w:tcPr>
          <w:p w14:paraId="67F4AE42" w14:textId="77777777" w:rsidR="00B87256" w:rsidRPr="000D1CB5" w:rsidRDefault="00B87256" w:rsidP="00797156">
            <w:pPr>
              <w:jc w:val="center"/>
              <w:rPr>
                <w:rFonts w:ascii="Calibri" w:hAnsi="Calibri"/>
                <w:sz w:val="18"/>
                <w:szCs w:val="18"/>
              </w:rPr>
            </w:pPr>
            <w:r w:rsidRPr="000D1CB5">
              <w:rPr>
                <w:rFonts w:ascii="Calibri" w:hAnsi="Calibri"/>
                <w:sz w:val="18"/>
                <w:szCs w:val="18"/>
              </w:rPr>
              <w:t>1.006</w:t>
            </w:r>
          </w:p>
        </w:tc>
        <w:tc>
          <w:tcPr>
            <w:tcW w:w="0" w:type="auto"/>
            <w:vAlign w:val="center"/>
          </w:tcPr>
          <w:p w14:paraId="67F4AE43" w14:textId="77777777" w:rsidR="00B87256" w:rsidRPr="000D1CB5" w:rsidRDefault="00B87256" w:rsidP="00797156">
            <w:pPr>
              <w:jc w:val="center"/>
              <w:rPr>
                <w:rFonts w:ascii="Calibri" w:hAnsi="Calibri"/>
                <w:sz w:val="18"/>
                <w:szCs w:val="18"/>
              </w:rPr>
            </w:pPr>
            <w:r w:rsidRPr="000D1CB5">
              <w:rPr>
                <w:rFonts w:ascii="Calibri" w:hAnsi="Calibri"/>
                <w:sz w:val="18"/>
                <w:szCs w:val="18"/>
              </w:rPr>
              <w:t>1.015</w:t>
            </w:r>
          </w:p>
        </w:tc>
        <w:tc>
          <w:tcPr>
            <w:tcW w:w="0" w:type="auto"/>
            <w:vAlign w:val="center"/>
          </w:tcPr>
          <w:p w14:paraId="67F4AE44" w14:textId="77777777" w:rsidR="00B87256" w:rsidRPr="000D1CB5" w:rsidRDefault="00B87256" w:rsidP="00797156">
            <w:pPr>
              <w:jc w:val="center"/>
              <w:rPr>
                <w:rFonts w:ascii="Calibri" w:hAnsi="Calibri"/>
                <w:sz w:val="18"/>
                <w:szCs w:val="18"/>
              </w:rPr>
            </w:pPr>
            <w:r w:rsidRPr="000D1CB5">
              <w:rPr>
                <w:rFonts w:ascii="Calibri" w:hAnsi="Calibri"/>
                <w:sz w:val="18"/>
                <w:szCs w:val="18"/>
              </w:rPr>
              <w:t>1.023</w:t>
            </w:r>
          </w:p>
        </w:tc>
        <w:tc>
          <w:tcPr>
            <w:tcW w:w="0" w:type="auto"/>
            <w:vAlign w:val="center"/>
          </w:tcPr>
          <w:p w14:paraId="67F4AE45" w14:textId="77777777" w:rsidR="00B87256" w:rsidRPr="000D1CB5" w:rsidRDefault="00B87256" w:rsidP="00797156">
            <w:pPr>
              <w:jc w:val="center"/>
              <w:rPr>
                <w:rFonts w:ascii="Calibri" w:hAnsi="Calibri"/>
                <w:sz w:val="18"/>
                <w:szCs w:val="18"/>
              </w:rPr>
            </w:pPr>
            <w:r w:rsidRPr="000D1CB5">
              <w:rPr>
                <w:rFonts w:ascii="Calibri" w:hAnsi="Calibri"/>
                <w:sz w:val="18"/>
                <w:szCs w:val="18"/>
              </w:rPr>
              <w:t>1.031</w:t>
            </w:r>
          </w:p>
        </w:tc>
        <w:tc>
          <w:tcPr>
            <w:tcW w:w="0" w:type="auto"/>
            <w:vAlign w:val="center"/>
          </w:tcPr>
          <w:p w14:paraId="67F4AE46" w14:textId="77777777" w:rsidR="00B87256" w:rsidRPr="000D1CB5" w:rsidRDefault="00B87256" w:rsidP="00797156">
            <w:pPr>
              <w:jc w:val="center"/>
              <w:rPr>
                <w:rFonts w:ascii="Calibri" w:hAnsi="Calibri"/>
                <w:sz w:val="18"/>
                <w:szCs w:val="18"/>
              </w:rPr>
            </w:pPr>
            <w:r w:rsidRPr="000D1CB5">
              <w:rPr>
                <w:rFonts w:ascii="Calibri" w:hAnsi="Calibri"/>
                <w:sz w:val="18"/>
                <w:szCs w:val="18"/>
              </w:rPr>
              <w:t>1.040</w:t>
            </w:r>
          </w:p>
        </w:tc>
      </w:tr>
      <w:tr w:rsidR="00B87256" w:rsidRPr="000D1CB5" w14:paraId="67F4AE53" w14:textId="77777777" w:rsidTr="00DC2E7F">
        <w:trPr>
          <w:cantSplit/>
          <w:trHeight w:hRule="exact" w:val="187"/>
          <w:jc w:val="center"/>
        </w:trPr>
        <w:tc>
          <w:tcPr>
            <w:tcW w:w="0" w:type="auto"/>
            <w:vMerge/>
            <w:vAlign w:val="center"/>
          </w:tcPr>
          <w:p w14:paraId="67F4AE48" w14:textId="77777777" w:rsidR="00B87256" w:rsidRPr="000D1CB5" w:rsidRDefault="00B87256" w:rsidP="00797156">
            <w:pPr>
              <w:jc w:val="center"/>
              <w:rPr>
                <w:rFonts w:ascii="Calibri" w:hAnsi="Calibri"/>
                <w:sz w:val="18"/>
                <w:szCs w:val="18"/>
              </w:rPr>
            </w:pPr>
          </w:p>
        </w:tc>
        <w:tc>
          <w:tcPr>
            <w:tcW w:w="0" w:type="auto"/>
            <w:vAlign w:val="center"/>
          </w:tcPr>
          <w:p w14:paraId="67F4AE4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70</w:t>
            </w:r>
          </w:p>
        </w:tc>
        <w:tc>
          <w:tcPr>
            <w:tcW w:w="0" w:type="auto"/>
            <w:vAlign w:val="center"/>
          </w:tcPr>
          <w:p w14:paraId="67F4AE4A" w14:textId="77777777" w:rsidR="00B87256" w:rsidRPr="000D1CB5" w:rsidRDefault="00B87256" w:rsidP="00797156">
            <w:pPr>
              <w:jc w:val="center"/>
              <w:rPr>
                <w:rFonts w:ascii="Calibri" w:hAnsi="Calibri"/>
                <w:sz w:val="18"/>
                <w:szCs w:val="18"/>
              </w:rPr>
            </w:pPr>
            <w:r w:rsidRPr="000D1CB5">
              <w:rPr>
                <w:rFonts w:ascii="Calibri" w:hAnsi="Calibri"/>
                <w:sz w:val="18"/>
                <w:szCs w:val="18"/>
              </w:rPr>
              <w:t>0.968</w:t>
            </w:r>
          </w:p>
        </w:tc>
        <w:tc>
          <w:tcPr>
            <w:tcW w:w="0" w:type="auto"/>
            <w:vAlign w:val="center"/>
          </w:tcPr>
          <w:p w14:paraId="67F4AE4B" w14:textId="77777777" w:rsidR="00B87256" w:rsidRPr="000D1CB5" w:rsidRDefault="00B87256" w:rsidP="00797156">
            <w:pPr>
              <w:jc w:val="center"/>
              <w:rPr>
                <w:rFonts w:ascii="Calibri" w:hAnsi="Calibri"/>
                <w:sz w:val="18"/>
                <w:szCs w:val="18"/>
              </w:rPr>
            </w:pPr>
            <w:r w:rsidRPr="000D1CB5">
              <w:rPr>
                <w:rFonts w:ascii="Calibri" w:hAnsi="Calibri"/>
                <w:sz w:val="18"/>
                <w:szCs w:val="18"/>
              </w:rPr>
              <w:t>0.976</w:t>
            </w:r>
          </w:p>
        </w:tc>
        <w:tc>
          <w:tcPr>
            <w:tcW w:w="0" w:type="auto"/>
            <w:vAlign w:val="center"/>
          </w:tcPr>
          <w:p w14:paraId="67F4AE4C" w14:textId="77777777" w:rsidR="00B87256" w:rsidRPr="000D1CB5" w:rsidRDefault="00B87256" w:rsidP="00797156">
            <w:pPr>
              <w:jc w:val="center"/>
              <w:rPr>
                <w:rFonts w:ascii="Calibri" w:hAnsi="Calibri"/>
                <w:sz w:val="18"/>
                <w:szCs w:val="18"/>
              </w:rPr>
            </w:pPr>
            <w:r w:rsidRPr="000D1CB5">
              <w:rPr>
                <w:rFonts w:ascii="Calibri" w:hAnsi="Calibri"/>
                <w:sz w:val="18"/>
                <w:szCs w:val="18"/>
              </w:rPr>
              <w:t>0.985</w:t>
            </w:r>
          </w:p>
        </w:tc>
        <w:tc>
          <w:tcPr>
            <w:tcW w:w="0" w:type="auto"/>
            <w:vAlign w:val="center"/>
          </w:tcPr>
          <w:p w14:paraId="67F4AE4D" w14:textId="77777777" w:rsidR="00B87256" w:rsidRPr="000D1CB5" w:rsidRDefault="00B87256" w:rsidP="00797156">
            <w:pPr>
              <w:jc w:val="center"/>
              <w:rPr>
                <w:rFonts w:ascii="Calibri" w:hAnsi="Calibri"/>
                <w:sz w:val="18"/>
                <w:szCs w:val="18"/>
              </w:rPr>
            </w:pPr>
            <w:r w:rsidRPr="000D1CB5">
              <w:rPr>
                <w:rFonts w:ascii="Calibri" w:hAnsi="Calibri"/>
                <w:sz w:val="18"/>
                <w:szCs w:val="18"/>
              </w:rPr>
              <w:t>0.993</w:t>
            </w:r>
          </w:p>
        </w:tc>
        <w:tc>
          <w:tcPr>
            <w:tcW w:w="0" w:type="auto"/>
            <w:vAlign w:val="center"/>
          </w:tcPr>
          <w:p w14:paraId="67F4AE4E" w14:textId="77777777" w:rsidR="00B87256" w:rsidRPr="000D1CB5" w:rsidRDefault="00B87256" w:rsidP="00797156">
            <w:pPr>
              <w:jc w:val="center"/>
              <w:rPr>
                <w:rFonts w:ascii="Calibri" w:hAnsi="Calibri"/>
                <w:sz w:val="18"/>
                <w:szCs w:val="18"/>
              </w:rPr>
            </w:pPr>
            <w:r w:rsidRPr="000D1CB5">
              <w:rPr>
                <w:rFonts w:ascii="Calibri" w:hAnsi="Calibri"/>
                <w:sz w:val="18"/>
                <w:szCs w:val="18"/>
              </w:rPr>
              <w:t>1.001</w:t>
            </w:r>
          </w:p>
        </w:tc>
        <w:tc>
          <w:tcPr>
            <w:tcW w:w="0" w:type="auto"/>
            <w:vAlign w:val="center"/>
          </w:tcPr>
          <w:p w14:paraId="67F4AE4F" w14:textId="77777777" w:rsidR="00B87256" w:rsidRPr="000D1CB5" w:rsidRDefault="00B87256" w:rsidP="00797156">
            <w:pPr>
              <w:jc w:val="center"/>
              <w:rPr>
                <w:rFonts w:ascii="Calibri" w:hAnsi="Calibri"/>
                <w:sz w:val="18"/>
                <w:szCs w:val="18"/>
              </w:rPr>
            </w:pPr>
            <w:r w:rsidRPr="000D1CB5">
              <w:rPr>
                <w:rFonts w:ascii="Calibri" w:hAnsi="Calibri"/>
                <w:sz w:val="18"/>
                <w:szCs w:val="18"/>
              </w:rPr>
              <w:t>1.010</w:t>
            </w:r>
          </w:p>
        </w:tc>
        <w:tc>
          <w:tcPr>
            <w:tcW w:w="0" w:type="auto"/>
            <w:vAlign w:val="center"/>
          </w:tcPr>
          <w:p w14:paraId="67F4AE50" w14:textId="77777777" w:rsidR="00B87256" w:rsidRPr="000D1CB5" w:rsidRDefault="00B87256" w:rsidP="00797156">
            <w:pPr>
              <w:jc w:val="center"/>
              <w:rPr>
                <w:rFonts w:ascii="Calibri" w:hAnsi="Calibri"/>
                <w:sz w:val="18"/>
                <w:szCs w:val="18"/>
              </w:rPr>
            </w:pPr>
            <w:r w:rsidRPr="000D1CB5">
              <w:rPr>
                <w:rFonts w:ascii="Calibri" w:hAnsi="Calibri"/>
                <w:sz w:val="18"/>
                <w:szCs w:val="18"/>
              </w:rPr>
              <w:t>1.018</w:t>
            </w:r>
          </w:p>
        </w:tc>
        <w:tc>
          <w:tcPr>
            <w:tcW w:w="0" w:type="auto"/>
            <w:vAlign w:val="center"/>
          </w:tcPr>
          <w:p w14:paraId="67F4AE51" w14:textId="77777777" w:rsidR="00B87256" w:rsidRPr="000D1CB5" w:rsidRDefault="00B87256" w:rsidP="00797156">
            <w:pPr>
              <w:jc w:val="center"/>
              <w:rPr>
                <w:rFonts w:ascii="Calibri" w:hAnsi="Calibri"/>
                <w:sz w:val="18"/>
                <w:szCs w:val="18"/>
              </w:rPr>
            </w:pPr>
            <w:r w:rsidRPr="000D1CB5">
              <w:rPr>
                <w:rFonts w:ascii="Calibri" w:hAnsi="Calibri"/>
                <w:sz w:val="18"/>
                <w:szCs w:val="18"/>
              </w:rPr>
              <w:t>1.026</w:t>
            </w:r>
          </w:p>
        </w:tc>
        <w:tc>
          <w:tcPr>
            <w:tcW w:w="0" w:type="auto"/>
            <w:vAlign w:val="center"/>
          </w:tcPr>
          <w:p w14:paraId="67F4AE52" w14:textId="77777777" w:rsidR="00B87256" w:rsidRPr="000D1CB5" w:rsidRDefault="00B87256" w:rsidP="00797156">
            <w:pPr>
              <w:jc w:val="center"/>
              <w:rPr>
                <w:rFonts w:ascii="Calibri" w:hAnsi="Calibri"/>
                <w:sz w:val="18"/>
                <w:szCs w:val="18"/>
              </w:rPr>
            </w:pPr>
            <w:r w:rsidRPr="000D1CB5">
              <w:rPr>
                <w:rFonts w:ascii="Calibri" w:hAnsi="Calibri"/>
                <w:sz w:val="18"/>
                <w:szCs w:val="18"/>
              </w:rPr>
              <w:t>1.035</w:t>
            </w:r>
          </w:p>
        </w:tc>
      </w:tr>
      <w:tr w:rsidR="00B87256" w:rsidRPr="000D1CB5" w14:paraId="67F4AE5F" w14:textId="77777777" w:rsidTr="00DC2E7F">
        <w:trPr>
          <w:cantSplit/>
          <w:trHeight w:hRule="exact" w:val="187"/>
          <w:jc w:val="center"/>
        </w:trPr>
        <w:tc>
          <w:tcPr>
            <w:tcW w:w="0" w:type="auto"/>
            <w:vMerge/>
            <w:vAlign w:val="center"/>
          </w:tcPr>
          <w:p w14:paraId="67F4AE54" w14:textId="77777777" w:rsidR="00B87256" w:rsidRPr="000D1CB5" w:rsidRDefault="00B87256" w:rsidP="00797156">
            <w:pPr>
              <w:jc w:val="center"/>
              <w:rPr>
                <w:rFonts w:ascii="Calibri" w:hAnsi="Calibri"/>
                <w:sz w:val="18"/>
                <w:szCs w:val="18"/>
              </w:rPr>
            </w:pPr>
          </w:p>
        </w:tc>
        <w:tc>
          <w:tcPr>
            <w:tcW w:w="0" w:type="auto"/>
            <w:vAlign w:val="center"/>
          </w:tcPr>
          <w:p w14:paraId="67F4AE55"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75</w:t>
            </w:r>
          </w:p>
        </w:tc>
        <w:tc>
          <w:tcPr>
            <w:tcW w:w="0" w:type="auto"/>
            <w:vAlign w:val="center"/>
          </w:tcPr>
          <w:p w14:paraId="67F4AE56" w14:textId="77777777" w:rsidR="00B87256" w:rsidRPr="000D1CB5" w:rsidRDefault="00B87256" w:rsidP="00797156">
            <w:pPr>
              <w:jc w:val="center"/>
              <w:rPr>
                <w:rFonts w:ascii="Calibri" w:hAnsi="Calibri"/>
                <w:sz w:val="18"/>
                <w:szCs w:val="18"/>
              </w:rPr>
            </w:pPr>
            <w:r w:rsidRPr="000D1CB5">
              <w:rPr>
                <w:rFonts w:ascii="Calibri" w:hAnsi="Calibri"/>
                <w:sz w:val="18"/>
                <w:szCs w:val="18"/>
              </w:rPr>
              <w:t>0.963</w:t>
            </w:r>
          </w:p>
        </w:tc>
        <w:tc>
          <w:tcPr>
            <w:tcW w:w="0" w:type="auto"/>
            <w:vAlign w:val="center"/>
          </w:tcPr>
          <w:p w14:paraId="67F4AE57" w14:textId="77777777" w:rsidR="00B87256" w:rsidRPr="000D1CB5" w:rsidRDefault="00B87256" w:rsidP="00797156">
            <w:pPr>
              <w:jc w:val="center"/>
              <w:rPr>
                <w:rFonts w:ascii="Calibri" w:hAnsi="Calibri"/>
                <w:sz w:val="18"/>
                <w:szCs w:val="18"/>
              </w:rPr>
            </w:pPr>
            <w:r w:rsidRPr="000D1CB5">
              <w:rPr>
                <w:rFonts w:ascii="Calibri" w:hAnsi="Calibri"/>
                <w:sz w:val="18"/>
                <w:szCs w:val="18"/>
              </w:rPr>
              <w:t>0.972</w:t>
            </w:r>
          </w:p>
        </w:tc>
        <w:tc>
          <w:tcPr>
            <w:tcW w:w="0" w:type="auto"/>
            <w:vAlign w:val="center"/>
          </w:tcPr>
          <w:p w14:paraId="67F4AE58" w14:textId="77777777" w:rsidR="00B87256" w:rsidRPr="000D1CB5" w:rsidRDefault="00B87256" w:rsidP="00797156">
            <w:pPr>
              <w:jc w:val="center"/>
              <w:rPr>
                <w:rFonts w:ascii="Calibri" w:hAnsi="Calibri"/>
                <w:sz w:val="18"/>
                <w:szCs w:val="18"/>
              </w:rPr>
            </w:pPr>
            <w:r w:rsidRPr="000D1CB5">
              <w:rPr>
                <w:rFonts w:ascii="Calibri" w:hAnsi="Calibri"/>
                <w:sz w:val="18"/>
                <w:szCs w:val="18"/>
              </w:rPr>
              <w:t>0.980</w:t>
            </w:r>
          </w:p>
        </w:tc>
        <w:tc>
          <w:tcPr>
            <w:tcW w:w="0" w:type="auto"/>
            <w:vAlign w:val="center"/>
          </w:tcPr>
          <w:p w14:paraId="67F4AE59" w14:textId="77777777" w:rsidR="00B87256" w:rsidRPr="000D1CB5" w:rsidRDefault="00B87256" w:rsidP="00797156">
            <w:pPr>
              <w:jc w:val="center"/>
              <w:rPr>
                <w:rFonts w:ascii="Calibri" w:hAnsi="Calibri"/>
                <w:sz w:val="18"/>
                <w:szCs w:val="18"/>
              </w:rPr>
            </w:pPr>
            <w:r w:rsidRPr="000D1CB5">
              <w:rPr>
                <w:rFonts w:ascii="Calibri" w:hAnsi="Calibri"/>
                <w:sz w:val="18"/>
                <w:szCs w:val="18"/>
              </w:rPr>
              <w:t>0.988</w:t>
            </w:r>
          </w:p>
        </w:tc>
        <w:tc>
          <w:tcPr>
            <w:tcW w:w="0" w:type="auto"/>
            <w:vAlign w:val="center"/>
          </w:tcPr>
          <w:p w14:paraId="67F4AE5A" w14:textId="77777777" w:rsidR="00B87256" w:rsidRPr="000D1CB5" w:rsidRDefault="00B87256" w:rsidP="00797156">
            <w:pPr>
              <w:jc w:val="center"/>
              <w:rPr>
                <w:rFonts w:ascii="Calibri" w:hAnsi="Calibri"/>
                <w:sz w:val="18"/>
                <w:szCs w:val="18"/>
              </w:rPr>
            </w:pPr>
            <w:r w:rsidRPr="000D1CB5">
              <w:rPr>
                <w:rFonts w:ascii="Calibri" w:hAnsi="Calibri"/>
                <w:sz w:val="18"/>
                <w:szCs w:val="18"/>
              </w:rPr>
              <w:t>0.997</w:t>
            </w:r>
          </w:p>
        </w:tc>
        <w:tc>
          <w:tcPr>
            <w:tcW w:w="0" w:type="auto"/>
            <w:vAlign w:val="center"/>
          </w:tcPr>
          <w:p w14:paraId="67F4AE5B" w14:textId="77777777" w:rsidR="00B87256" w:rsidRPr="000D1CB5" w:rsidRDefault="00B87256" w:rsidP="00797156">
            <w:pPr>
              <w:jc w:val="center"/>
              <w:rPr>
                <w:rFonts w:ascii="Calibri" w:hAnsi="Calibri"/>
                <w:sz w:val="18"/>
                <w:szCs w:val="18"/>
              </w:rPr>
            </w:pPr>
            <w:r w:rsidRPr="000D1CB5">
              <w:rPr>
                <w:rFonts w:ascii="Calibri" w:hAnsi="Calibri"/>
                <w:sz w:val="18"/>
                <w:szCs w:val="18"/>
              </w:rPr>
              <w:t>1.005</w:t>
            </w:r>
          </w:p>
        </w:tc>
        <w:tc>
          <w:tcPr>
            <w:tcW w:w="0" w:type="auto"/>
            <w:vAlign w:val="center"/>
          </w:tcPr>
          <w:p w14:paraId="67F4AE5C" w14:textId="77777777" w:rsidR="00B87256" w:rsidRPr="000D1CB5" w:rsidRDefault="00B87256" w:rsidP="00797156">
            <w:pPr>
              <w:jc w:val="center"/>
              <w:rPr>
                <w:rFonts w:ascii="Calibri" w:hAnsi="Calibri"/>
                <w:sz w:val="18"/>
                <w:szCs w:val="18"/>
              </w:rPr>
            </w:pPr>
            <w:r w:rsidRPr="000D1CB5">
              <w:rPr>
                <w:rFonts w:ascii="Calibri" w:hAnsi="Calibri"/>
                <w:sz w:val="18"/>
                <w:szCs w:val="18"/>
              </w:rPr>
              <w:t>1.013</w:t>
            </w:r>
          </w:p>
        </w:tc>
        <w:tc>
          <w:tcPr>
            <w:tcW w:w="0" w:type="auto"/>
            <w:vAlign w:val="center"/>
          </w:tcPr>
          <w:p w14:paraId="67F4AE5D" w14:textId="77777777" w:rsidR="00B87256" w:rsidRPr="000D1CB5" w:rsidRDefault="00B87256" w:rsidP="00797156">
            <w:pPr>
              <w:jc w:val="center"/>
              <w:rPr>
                <w:rFonts w:ascii="Calibri" w:hAnsi="Calibri"/>
                <w:sz w:val="18"/>
                <w:szCs w:val="18"/>
              </w:rPr>
            </w:pPr>
            <w:r w:rsidRPr="000D1CB5">
              <w:rPr>
                <w:rFonts w:ascii="Calibri" w:hAnsi="Calibri"/>
                <w:sz w:val="18"/>
                <w:szCs w:val="18"/>
              </w:rPr>
              <w:t>1.022</w:t>
            </w:r>
          </w:p>
        </w:tc>
        <w:tc>
          <w:tcPr>
            <w:tcW w:w="0" w:type="auto"/>
            <w:vAlign w:val="center"/>
          </w:tcPr>
          <w:p w14:paraId="67F4AE5E" w14:textId="77777777" w:rsidR="00B87256" w:rsidRPr="000D1CB5" w:rsidRDefault="00B87256" w:rsidP="00797156">
            <w:pPr>
              <w:jc w:val="center"/>
              <w:rPr>
                <w:rFonts w:ascii="Calibri" w:hAnsi="Calibri"/>
                <w:sz w:val="18"/>
                <w:szCs w:val="18"/>
              </w:rPr>
            </w:pPr>
            <w:r w:rsidRPr="000D1CB5">
              <w:rPr>
                <w:rFonts w:ascii="Calibri" w:hAnsi="Calibri"/>
                <w:sz w:val="18"/>
                <w:szCs w:val="18"/>
              </w:rPr>
              <w:t>1.030</w:t>
            </w:r>
          </w:p>
        </w:tc>
      </w:tr>
      <w:tr w:rsidR="00B87256" w:rsidRPr="000D1CB5" w14:paraId="67F4AE6B" w14:textId="77777777" w:rsidTr="00DC2E7F">
        <w:trPr>
          <w:cantSplit/>
          <w:trHeight w:hRule="exact" w:val="187"/>
          <w:jc w:val="center"/>
        </w:trPr>
        <w:tc>
          <w:tcPr>
            <w:tcW w:w="0" w:type="auto"/>
            <w:vMerge/>
            <w:vAlign w:val="center"/>
          </w:tcPr>
          <w:p w14:paraId="67F4AE60" w14:textId="77777777" w:rsidR="00B87256" w:rsidRPr="000D1CB5" w:rsidRDefault="00B87256" w:rsidP="00797156">
            <w:pPr>
              <w:jc w:val="center"/>
              <w:rPr>
                <w:rFonts w:ascii="Calibri" w:hAnsi="Calibri"/>
                <w:sz w:val="18"/>
                <w:szCs w:val="18"/>
              </w:rPr>
            </w:pPr>
          </w:p>
        </w:tc>
        <w:tc>
          <w:tcPr>
            <w:tcW w:w="0" w:type="auto"/>
            <w:vAlign w:val="center"/>
          </w:tcPr>
          <w:p w14:paraId="67F4AE6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80</w:t>
            </w:r>
          </w:p>
        </w:tc>
        <w:tc>
          <w:tcPr>
            <w:tcW w:w="0" w:type="auto"/>
            <w:vAlign w:val="center"/>
          </w:tcPr>
          <w:p w14:paraId="67F4AE62" w14:textId="77777777" w:rsidR="00B87256" w:rsidRPr="000D1CB5" w:rsidRDefault="00B87256" w:rsidP="00797156">
            <w:pPr>
              <w:jc w:val="center"/>
              <w:rPr>
                <w:rFonts w:ascii="Calibri" w:hAnsi="Calibri"/>
                <w:sz w:val="18"/>
                <w:szCs w:val="18"/>
              </w:rPr>
            </w:pPr>
            <w:r w:rsidRPr="000D1CB5">
              <w:rPr>
                <w:rFonts w:ascii="Calibri" w:hAnsi="Calibri"/>
                <w:sz w:val="18"/>
                <w:szCs w:val="18"/>
              </w:rPr>
              <w:t>0.959</w:t>
            </w:r>
          </w:p>
        </w:tc>
        <w:tc>
          <w:tcPr>
            <w:tcW w:w="0" w:type="auto"/>
            <w:vAlign w:val="center"/>
          </w:tcPr>
          <w:p w14:paraId="67F4AE63" w14:textId="77777777" w:rsidR="00B87256" w:rsidRPr="000D1CB5" w:rsidRDefault="00B87256" w:rsidP="00797156">
            <w:pPr>
              <w:jc w:val="center"/>
              <w:rPr>
                <w:rFonts w:ascii="Calibri" w:hAnsi="Calibri"/>
                <w:sz w:val="18"/>
                <w:szCs w:val="18"/>
              </w:rPr>
            </w:pPr>
            <w:r w:rsidRPr="000D1CB5">
              <w:rPr>
                <w:rFonts w:ascii="Calibri" w:hAnsi="Calibri"/>
                <w:sz w:val="18"/>
                <w:szCs w:val="18"/>
              </w:rPr>
              <w:t>0.967</w:t>
            </w:r>
          </w:p>
        </w:tc>
        <w:tc>
          <w:tcPr>
            <w:tcW w:w="0" w:type="auto"/>
            <w:vAlign w:val="center"/>
          </w:tcPr>
          <w:p w14:paraId="67F4AE64" w14:textId="77777777" w:rsidR="00B87256" w:rsidRPr="000D1CB5" w:rsidRDefault="00B87256" w:rsidP="00797156">
            <w:pPr>
              <w:jc w:val="center"/>
              <w:rPr>
                <w:rFonts w:ascii="Calibri" w:hAnsi="Calibri"/>
                <w:sz w:val="18"/>
                <w:szCs w:val="18"/>
              </w:rPr>
            </w:pPr>
            <w:r w:rsidRPr="000D1CB5">
              <w:rPr>
                <w:rFonts w:ascii="Calibri" w:hAnsi="Calibri"/>
                <w:sz w:val="18"/>
                <w:szCs w:val="18"/>
              </w:rPr>
              <w:t>0.976</w:t>
            </w:r>
          </w:p>
        </w:tc>
        <w:tc>
          <w:tcPr>
            <w:tcW w:w="0" w:type="auto"/>
            <w:vAlign w:val="center"/>
          </w:tcPr>
          <w:p w14:paraId="67F4AE65" w14:textId="77777777" w:rsidR="00B87256" w:rsidRPr="000D1CB5" w:rsidRDefault="00B87256" w:rsidP="00797156">
            <w:pPr>
              <w:jc w:val="center"/>
              <w:rPr>
                <w:rFonts w:ascii="Calibri" w:hAnsi="Calibri"/>
                <w:sz w:val="18"/>
                <w:szCs w:val="18"/>
              </w:rPr>
            </w:pPr>
            <w:r w:rsidRPr="000D1CB5">
              <w:rPr>
                <w:rFonts w:ascii="Calibri" w:hAnsi="Calibri"/>
                <w:sz w:val="18"/>
                <w:szCs w:val="18"/>
              </w:rPr>
              <w:t>0.984</w:t>
            </w:r>
          </w:p>
        </w:tc>
        <w:tc>
          <w:tcPr>
            <w:tcW w:w="0" w:type="auto"/>
            <w:vAlign w:val="center"/>
          </w:tcPr>
          <w:p w14:paraId="67F4AE66" w14:textId="77777777" w:rsidR="00B87256" w:rsidRPr="000D1CB5" w:rsidRDefault="00B87256" w:rsidP="00797156">
            <w:pPr>
              <w:jc w:val="center"/>
              <w:rPr>
                <w:rFonts w:ascii="Calibri" w:hAnsi="Calibri"/>
                <w:sz w:val="18"/>
                <w:szCs w:val="18"/>
              </w:rPr>
            </w:pPr>
            <w:r w:rsidRPr="000D1CB5">
              <w:rPr>
                <w:rFonts w:ascii="Calibri" w:hAnsi="Calibri"/>
                <w:sz w:val="18"/>
                <w:szCs w:val="18"/>
              </w:rPr>
              <w:t>0.992</w:t>
            </w:r>
          </w:p>
        </w:tc>
        <w:tc>
          <w:tcPr>
            <w:tcW w:w="0" w:type="auto"/>
            <w:vAlign w:val="center"/>
          </w:tcPr>
          <w:p w14:paraId="67F4AE67" w14:textId="77777777" w:rsidR="00B87256" w:rsidRPr="000D1CB5" w:rsidRDefault="00B87256" w:rsidP="00797156">
            <w:pPr>
              <w:jc w:val="center"/>
              <w:rPr>
                <w:rFonts w:ascii="Calibri" w:hAnsi="Calibri"/>
                <w:sz w:val="18"/>
                <w:szCs w:val="18"/>
              </w:rPr>
            </w:pPr>
            <w:r w:rsidRPr="000D1CB5">
              <w:rPr>
                <w:rFonts w:ascii="Calibri" w:hAnsi="Calibri"/>
                <w:sz w:val="18"/>
                <w:szCs w:val="18"/>
              </w:rPr>
              <w:t>1.000</w:t>
            </w:r>
          </w:p>
        </w:tc>
        <w:tc>
          <w:tcPr>
            <w:tcW w:w="0" w:type="auto"/>
            <w:vAlign w:val="center"/>
          </w:tcPr>
          <w:p w14:paraId="67F4AE68" w14:textId="77777777" w:rsidR="00B87256" w:rsidRPr="000D1CB5" w:rsidRDefault="00B87256" w:rsidP="00797156">
            <w:pPr>
              <w:jc w:val="center"/>
              <w:rPr>
                <w:rFonts w:ascii="Calibri" w:hAnsi="Calibri"/>
                <w:sz w:val="18"/>
                <w:szCs w:val="18"/>
              </w:rPr>
            </w:pPr>
            <w:r w:rsidRPr="000D1CB5">
              <w:rPr>
                <w:rFonts w:ascii="Calibri" w:hAnsi="Calibri"/>
                <w:sz w:val="18"/>
                <w:szCs w:val="18"/>
              </w:rPr>
              <w:t>1.009</w:t>
            </w:r>
          </w:p>
        </w:tc>
        <w:tc>
          <w:tcPr>
            <w:tcW w:w="0" w:type="auto"/>
            <w:vAlign w:val="center"/>
          </w:tcPr>
          <w:p w14:paraId="67F4AE69" w14:textId="77777777" w:rsidR="00B87256" w:rsidRPr="000D1CB5" w:rsidRDefault="00B87256" w:rsidP="00797156">
            <w:pPr>
              <w:jc w:val="center"/>
              <w:rPr>
                <w:rFonts w:ascii="Calibri" w:hAnsi="Calibri"/>
                <w:sz w:val="18"/>
                <w:szCs w:val="18"/>
              </w:rPr>
            </w:pPr>
            <w:r w:rsidRPr="000D1CB5">
              <w:rPr>
                <w:rFonts w:ascii="Calibri" w:hAnsi="Calibri"/>
                <w:sz w:val="18"/>
                <w:szCs w:val="18"/>
              </w:rPr>
              <w:t>1.017</w:t>
            </w:r>
          </w:p>
        </w:tc>
        <w:tc>
          <w:tcPr>
            <w:tcW w:w="0" w:type="auto"/>
            <w:vAlign w:val="center"/>
          </w:tcPr>
          <w:p w14:paraId="67F4AE6A" w14:textId="77777777" w:rsidR="00B87256" w:rsidRPr="000D1CB5" w:rsidRDefault="00B87256" w:rsidP="00797156">
            <w:pPr>
              <w:jc w:val="center"/>
              <w:rPr>
                <w:rFonts w:ascii="Calibri" w:hAnsi="Calibri"/>
                <w:sz w:val="18"/>
                <w:szCs w:val="18"/>
              </w:rPr>
            </w:pPr>
            <w:r w:rsidRPr="000D1CB5">
              <w:rPr>
                <w:rFonts w:ascii="Calibri" w:hAnsi="Calibri"/>
                <w:sz w:val="18"/>
                <w:szCs w:val="18"/>
              </w:rPr>
              <w:t>1.025</w:t>
            </w:r>
          </w:p>
        </w:tc>
      </w:tr>
      <w:tr w:rsidR="00B87256" w:rsidRPr="000D1CB5" w14:paraId="67F4AE77" w14:textId="77777777" w:rsidTr="00DC2E7F">
        <w:trPr>
          <w:cantSplit/>
          <w:trHeight w:hRule="exact" w:val="187"/>
          <w:jc w:val="center"/>
        </w:trPr>
        <w:tc>
          <w:tcPr>
            <w:tcW w:w="0" w:type="auto"/>
            <w:vMerge/>
            <w:vAlign w:val="center"/>
          </w:tcPr>
          <w:p w14:paraId="67F4AE6C" w14:textId="77777777" w:rsidR="00B87256" w:rsidRPr="000D1CB5" w:rsidRDefault="00B87256" w:rsidP="00797156">
            <w:pPr>
              <w:jc w:val="center"/>
              <w:rPr>
                <w:rFonts w:ascii="Calibri" w:hAnsi="Calibri"/>
                <w:sz w:val="18"/>
                <w:szCs w:val="18"/>
              </w:rPr>
            </w:pPr>
          </w:p>
        </w:tc>
        <w:tc>
          <w:tcPr>
            <w:tcW w:w="0" w:type="auto"/>
            <w:vAlign w:val="center"/>
          </w:tcPr>
          <w:p w14:paraId="67F4AE6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85</w:t>
            </w:r>
          </w:p>
        </w:tc>
        <w:tc>
          <w:tcPr>
            <w:tcW w:w="0" w:type="auto"/>
            <w:vAlign w:val="center"/>
          </w:tcPr>
          <w:p w14:paraId="67F4AE6E" w14:textId="77777777" w:rsidR="00B87256" w:rsidRPr="000D1CB5" w:rsidRDefault="00B87256" w:rsidP="00797156">
            <w:pPr>
              <w:jc w:val="center"/>
              <w:rPr>
                <w:rFonts w:ascii="Calibri" w:hAnsi="Calibri"/>
                <w:sz w:val="18"/>
                <w:szCs w:val="18"/>
              </w:rPr>
            </w:pPr>
            <w:r w:rsidRPr="000D1CB5">
              <w:rPr>
                <w:rFonts w:ascii="Calibri" w:hAnsi="Calibri"/>
                <w:sz w:val="18"/>
                <w:szCs w:val="18"/>
              </w:rPr>
              <w:t>0.955</w:t>
            </w:r>
          </w:p>
        </w:tc>
        <w:tc>
          <w:tcPr>
            <w:tcW w:w="0" w:type="auto"/>
            <w:vAlign w:val="center"/>
          </w:tcPr>
          <w:p w14:paraId="67F4AE6F" w14:textId="77777777" w:rsidR="00B87256" w:rsidRPr="000D1CB5" w:rsidRDefault="00B87256" w:rsidP="00797156">
            <w:pPr>
              <w:jc w:val="center"/>
              <w:rPr>
                <w:rFonts w:ascii="Calibri" w:hAnsi="Calibri"/>
                <w:sz w:val="18"/>
                <w:szCs w:val="18"/>
              </w:rPr>
            </w:pPr>
            <w:r w:rsidRPr="000D1CB5">
              <w:rPr>
                <w:rFonts w:ascii="Calibri" w:hAnsi="Calibri"/>
                <w:sz w:val="18"/>
                <w:szCs w:val="18"/>
              </w:rPr>
              <w:t>0.963</w:t>
            </w:r>
          </w:p>
        </w:tc>
        <w:tc>
          <w:tcPr>
            <w:tcW w:w="0" w:type="auto"/>
            <w:vAlign w:val="center"/>
          </w:tcPr>
          <w:p w14:paraId="67F4AE70" w14:textId="77777777" w:rsidR="00B87256" w:rsidRPr="000D1CB5" w:rsidRDefault="00B87256" w:rsidP="00797156">
            <w:pPr>
              <w:jc w:val="center"/>
              <w:rPr>
                <w:rFonts w:ascii="Calibri" w:hAnsi="Calibri"/>
                <w:sz w:val="18"/>
                <w:szCs w:val="18"/>
              </w:rPr>
            </w:pPr>
            <w:r w:rsidRPr="000D1CB5">
              <w:rPr>
                <w:rFonts w:ascii="Calibri" w:hAnsi="Calibri"/>
                <w:sz w:val="18"/>
                <w:szCs w:val="18"/>
              </w:rPr>
              <w:t>0.971</w:t>
            </w:r>
          </w:p>
        </w:tc>
        <w:tc>
          <w:tcPr>
            <w:tcW w:w="0" w:type="auto"/>
            <w:vAlign w:val="center"/>
          </w:tcPr>
          <w:p w14:paraId="67F4AE71" w14:textId="77777777" w:rsidR="00B87256" w:rsidRPr="000D1CB5" w:rsidRDefault="00B87256" w:rsidP="00797156">
            <w:pPr>
              <w:jc w:val="center"/>
              <w:rPr>
                <w:rFonts w:ascii="Calibri" w:hAnsi="Calibri"/>
                <w:sz w:val="18"/>
                <w:szCs w:val="18"/>
              </w:rPr>
            </w:pPr>
            <w:r w:rsidRPr="000D1CB5">
              <w:rPr>
                <w:rFonts w:ascii="Calibri" w:hAnsi="Calibri"/>
                <w:sz w:val="18"/>
                <w:szCs w:val="18"/>
              </w:rPr>
              <w:t>0.979</w:t>
            </w:r>
          </w:p>
        </w:tc>
        <w:tc>
          <w:tcPr>
            <w:tcW w:w="0" w:type="auto"/>
            <w:vAlign w:val="center"/>
          </w:tcPr>
          <w:p w14:paraId="67F4AE72" w14:textId="77777777" w:rsidR="00B87256" w:rsidRPr="000D1CB5" w:rsidRDefault="00B87256" w:rsidP="00797156">
            <w:pPr>
              <w:jc w:val="center"/>
              <w:rPr>
                <w:rFonts w:ascii="Calibri" w:hAnsi="Calibri"/>
                <w:sz w:val="18"/>
                <w:szCs w:val="18"/>
              </w:rPr>
            </w:pPr>
            <w:r w:rsidRPr="000D1CB5">
              <w:rPr>
                <w:rFonts w:ascii="Calibri" w:hAnsi="Calibri"/>
                <w:sz w:val="18"/>
                <w:szCs w:val="18"/>
              </w:rPr>
              <w:t>0.988</w:t>
            </w:r>
          </w:p>
        </w:tc>
        <w:tc>
          <w:tcPr>
            <w:tcW w:w="0" w:type="auto"/>
            <w:vAlign w:val="center"/>
          </w:tcPr>
          <w:p w14:paraId="67F4AE73" w14:textId="77777777" w:rsidR="00B87256" w:rsidRPr="000D1CB5" w:rsidRDefault="00B87256" w:rsidP="00797156">
            <w:pPr>
              <w:jc w:val="center"/>
              <w:rPr>
                <w:rFonts w:ascii="Calibri" w:hAnsi="Calibri"/>
                <w:sz w:val="18"/>
                <w:szCs w:val="18"/>
              </w:rPr>
            </w:pPr>
            <w:r w:rsidRPr="000D1CB5">
              <w:rPr>
                <w:rFonts w:ascii="Calibri" w:hAnsi="Calibri"/>
                <w:sz w:val="18"/>
                <w:szCs w:val="18"/>
              </w:rPr>
              <w:t>0.996</w:t>
            </w:r>
          </w:p>
        </w:tc>
        <w:tc>
          <w:tcPr>
            <w:tcW w:w="0" w:type="auto"/>
            <w:vAlign w:val="center"/>
          </w:tcPr>
          <w:p w14:paraId="67F4AE74" w14:textId="77777777" w:rsidR="00B87256" w:rsidRPr="000D1CB5" w:rsidRDefault="00B87256" w:rsidP="00797156">
            <w:pPr>
              <w:jc w:val="center"/>
              <w:rPr>
                <w:rFonts w:ascii="Calibri" w:hAnsi="Calibri"/>
                <w:sz w:val="18"/>
                <w:szCs w:val="18"/>
              </w:rPr>
            </w:pPr>
            <w:r w:rsidRPr="000D1CB5">
              <w:rPr>
                <w:rFonts w:ascii="Calibri" w:hAnsi="Calibri"/>
                <w:sz w:val="18"/>
                <w:szCs w:val="18"/>
              </w:rPr>
              <w:t>1.004</w:t>
            </w:r>
          </w:p>
        </w:tc>
        <w:tc>
          <w:tcPr>
            <w:tcW w:w="0" w:type="auto"/>
            <w:vAlign w:val="center"/>
          </w:tcPr>
          <w:p w14:paraId="67F4AE75" w14:textId="77777777" w:rsidR="00B87256" w:rsidRPr="000D1CB5" w:rsidRDefault="00B87256" w:rsidP="00797156">
            <w:pPr>
              <w:jc w:val="center"/>
              <w:rPr>
                <w:rFonts w:ascii="Calibri" w:hAnsi="Calibri"/>
                <w:sz w:val="18"/>
                <w:szCs w:val="18"/>
              </w:rPr>
            </w:pPr>
            <w:r w:rsidRPr="000D1CB5">
              <w:rPr>
                <w:rFonts w:ascii="Calibri" w:hAnsi="Calibri"/>
                <w:sz w:val="18"/>
                <w:szCs w:val="18"/>
              </w:rPr>
              <w:t>1.012</w:t>
            </w:r>
          </w:p>
        </w:tc>
        <w:tc>
          <w:tcPr>
            <w:tcW w:w="0" w:type="auto"/>
            <w:vAlign w:val="center"/>
          </w:tcPr>
          <w:p w14:paraId="67F4AE76" w14:textId="77777777" w:rsidR="00B87256" w:rsidRPr="000D1CB5" w:rsidRDefault="00B87256" w:rsidP="00797156">
            <w:pPr>
              <w:jc w:val="center"/>
              <w:rPr>
                <w:rFonts w:ascii="Calibri" w:hAnsi="Calibri"/>
                <w:sz w:val="18"/>
                <w:szCs w:val="18"/>
              </w:rPr>
            </w:pPr>
            <w:r w:rsidRPr="000D1CB5">
              <w:rPr>
                <w:rFonts w:ascii="Calibri" w:hAnsi="Calibri"/>
                <w:sz w:val="18"/>
                <w:szCs w:val="18"/>
              </w:rPr>
              <w:t>1.020</w:t>
            </w:r>
          </w:p>
        </w:tc>
      </w:tr>
      <w:tr w:rsidR="00B87256" w:rsidRPr="000D1CB5" w14:paraId="67F4AE83" w14:textId="77777777" w:rsidTr="00DC2E7F">
        <w:trPr>
          <w:cantSplit/>
          <w:trHeight w:hRule="exact" w:val="187"/>
          <w:jc w:val="center"/>
        </w:trPr>
        <w:tc>
          <w:tcPr>
            <w:tcW w:w="0" w:type="auto"/>
            <w:vMerge/>
            <w:vAlign w:val="center"/>
          </w:tcPr>
          <w:p w14:paraId="67F4AE78" w14:textId="77777777" w:rsidR="00B87256" w:rsidRPr="000D1CB5" w:rsidRDefault="00B87256" w:rsidP="00797156">
            <w:pPr>
              <w:jc w:val="center"/>
              <w:rPr>
                <w:rFonts w:ascii="Calibri" w:hAnsi="Calibri"/>
                <w:sz w:val="18"/>
                <w:szCs w:val="18"/>
              </w:rPr>
            </w:pPr>
          </w:p>
        </w:tc>
        <w:tc>
          <w:tcPr>
            <w:tcW w:w="0" w:type="auto"/>
            <w:vAlign w:val="center"/>
          </w:tcPr>
          <w:p w14:paraId="67F4AE7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90</w:t>
            </w:r>
          </w:p>
        </w:tc>
        <w:tc>
          <w:tcPr>
            <w:tcW w:w="0" w:type="auto"/>
            <w:vAlign w:val="center"/>
          </w:tcPr>
          <w:p w14:paraId="67F4AE7A" w14:textId="77777777" w:rsidR="00B87256" w:rsidRPr="000D1CB5" w:rsidRDefault="00B87256" w:rsidP="00797156">
            <w:pPr>
              <w:jc w:val="center"/>
              <w:rPr>
                <w:rFonts w:ascii="Calibri" w:hAnsi="Calibri"/>
                <w:sz w:val="18"/>
                <w:szCs w:val="18"/>
              </w:rPr>
            </w:pPr>
            <w:r w:rsidRPr="000D1CB5">
              <w:rPr>
                <w:rFonts w:ascii="Calibri" w:hAnsi="Calibri"/>
                <w:sz w:val="18"/>
                <w:szCs w:val="18"/>
              </w:rPr>
              <w:t>0.950</w:t>
            </w:r>
          </w:p>
        </w:tc>
        <w:tc>
          <w:tcPr>
            <w:tcW w:w="0" w:type="auto"/>
            <w:vAlign w:val="center"/>
          </w:tcPr>
          <w:p w14:paraId="67F4AE7B" w14:textId="77777777" w:rsidR="00B87256" w:rsidRPr="000D1CB5" w:rsidRDefault="00B87256" w:rsidP="00797156">
            <w:pPr>
              <w:jc w:val="center"/>
              <w:rPr>
                <w:rFonts w:ascii="Calibri" w:hAnsi="Calibri"/>
                <w:sz w:val="18"/>
                <w:szCs w:val="18"/>
              </w:rPr>
            </w:pPr>
            <w:r w:rsidRPr="000D1CB5">
              <w:rPr>
                <w:rFonts w:ascii="Calibri" w:hAnsi="Calibri"/>
                <w:sz w:val="18"/>
                <w:szCs w:val="18"/>
              </w:rPr>
              <w:t>0.958</w:t>
            </w:r>
          </w:p>
        </w:tc>
        <w:tc>
          <w:tcPr>
            <w:tcW w:w="0" w:type="auto"/>
            <w:vAlign w:val="center"/>
          </w:tcPr>
          <w:p w14:paraId="67F4AE7C" w14:textId="77777777" w:rsidR="00B87256" w:rsidRPr="000D1CB5" w:rsidRDefault="00B87256" w:rsidP="00797156">
            <w:pPr>
              <w:jc w:val="center"/>
              <w:rPr>
                <w:rFonts w:ascii="Calibri" w:hAnsi="Calibri"/>
                <w:sz w:val="18"/>
                <w:szCs w:val="18"/>
              </w:rPr>
            </w:pPr>
            <w:r w:rsidRPr="000D1CB5">
              <w:rPr>
                <w:rFonts w:ascii="Calibri" w:hAnsi="Calibri"/>
                <w:sz w:val="18"/>
                <w:szCs w:val="18"/>
              </w:rPr>
              <w:t>0.967</w:t>
            </w:r>
          </w:p>
        </w:tc>
        <w:tc>
          <w:tcPr>
            <w:tcW w:w="0" w:type="auto"/>
            <w:vAlign w:val="center"/>
          </w:tcPr>
          <w:p w14:paraId="67F4AE7D" w14:textId="77777777" w:rsidR="00B87256" w:rsidRPr="000D1CB5" w:rsidRDefault="00B87256" w:rsidP="00797156">
            <w:pPr>
              <w:jc w:val="center"/>
              <w:rPr>
                <w:rFonts w:ascii="Calibri" w:hAnsi="Calibri"/>
                <w:sz w:val="18"/>
                <w:szCs w:val="18"/>
              </w:rPr>
            </w:pPr>
            <w:r w:rsidRPr="000D1CB5">
              <w:rPr>
                <w:rFonts w:ascii="Calibri" w:hAnsi="Calibri"/>
                <w:sz w:val="18"/>
                <w:szCs w:val="18"/>
              </w:rPr>
              <w:t>0.975</w:t>
            </w:r>
          </w:p>
        </w:tc>
        <w:tc>
          <w:tcPr>
            <w:tcW w:w="0" w:type="auto"/>
            <w:vAlign w:val="center"/>
          </w:tcPr>
          <w:p w14:paraId="67F4AE7E" w14:textId="77777777" w:rsidR="00B87256" w:rsidRPr="000D1CB5" w:rsidRDefault="00B87256" w:rsidP="00797156">
            <w:pPr>
              <w:jc w:val="center"/>
              <w:rPr>
                <w:rFonts w:ascii="Calibri" w:hAnsi="Calibri"/>
                <w:sz w:val="18"/>
                <w:szCs w:val="18"/>
              </w:rPr>
            </w:pPr>
            <w:r w:rsidRPr="000D1CB5">
              <w:rPr>
                <w:rFonts w:ascii="Calibri" w:hAnsi="Calibri"/>
                <w:sz w:val="18"/>
                <w:szCs w:val="18"/>
              </w:rPr>
              <w:t>0.983</w:t>
            </w:r>
          </w:p>
        </w:tc>
        <w:tc>
          <w:tcPr>
            <w:tcW w:w="0" w:type="auto"/>
            <w:vAlign w:val="center"/>
          </w:tcPr>
          <w:p w14:paraId="67F4AE7F" w14:textId="77777777" w:rsidR="00B87256" w:rsidRPr="000D1CB5" w:rsidRDefault="00B87256" w:rsidP="00797156">
            <w:pPr>
              <w:jc w:val="center"/>
              <w:rPr>
                <w:rFonts w:ascii="Calibri" w:hAnsi="Calibri"/>
                <w:sz w:val="18"/>
                <w:szCs w:val="18"/>
              </w:rPr>
            </w:pPr>
            <w:r w:rsidRPr="000D1CB5">
              <w:rPr>
                <w:rFonts w:ascii="Calibri" w:hAnsi="Calibri"/>
                <w:sz w:val="18"/>
                <w:szCs w:val="18"/>
              </w:rPr>
              <w:t>0.991</w:t>
            </w:r>
          </w:p>
        </w:tc>
        <w:tc>
          <w:tcPr>
            <w:tcW w:w="0" w:type="auto"/>
            <w:vAlign w:val="center"/>
          </w:tcPr>
          <w:p w14:paraId="67F4AE80" w14:textId="77777777" w:rsidR="00B87256" w:rsidRPr="000D1CB5" w:rsidRDefault="00B87256" w:rsidP="00797156">
            <w:pPr>
              <w:jc w:val="center"/>
              <w:rPr>
                <w:rFonts w:ascii="Calibri" w:hAnsi="Calibri"/>
                <w:sz w:val="18"/>
                <w:szCs w:val="18"/>
              </w:rPr>
            </w:pPr>
            <w:r w:rsidRPr="000D1CB5">
              <w:rPr>
                <w:rFonts w:ascii="Calibri" w:hAnsi="Calibri"/>
                <w:sz w:val="18"/>
                <w:szCs w:val="18"/>
              </w:rPr>
              <w:t>0.999</w:t>
            </w:r>
          </w:p>
        </w:tc>
        <w:tc>
          <w:tcPr>
            <w:tcW w:w="0" w:type="auto"/>
            <w:vAlign w:val="center"/>
          </w:tcPr>
          <w:p w14:paraId="67F4AE81" w14:textId="77777777" w:rsidR="00B87256" w:rsidRPr="000D1CB5" w:rsidRDefault="00B87256" w:rsidP="00797156">
            <w:pPr>
              <w:jc w:val="center"/>
              <w:rPr>
                <w:rFonts w:ascii="Calibri" w:hAnsi="Calibri"/>
                <w:sz w:val="18"/>
                <w:szCs w:val="18"/>
              </w:rPr>
            </w:pPr>
            <w:r w:rsidRPr="000D1CB5">
              <w:rPr>
                <w:rFonts w:ascii="Calibri" w:hAnsi="Calibri"/>
                <w:sz w:val="18"/>
                <w:szCs w:val="18"/>
              </w:rPr>
              <w:t>1.008</w:t>
            </w:r>
          </w:p>
        </w:tc>
        <w:tc>
          <w:tcPr>
            <w:tcW w:w="0" w:type="auto"/>
            <w:vAlign w:val="center"/>
          </w:tcPr>
          <w:p w14:paraId="67F4AE82" w14:textId="77777777" w:rsidR="00B87256" w:rsidRPr="000D1CB5" w:rsidRDefault="00B87256" w:rsidP="00797156">
            <w:pPr>
              <w:jc w:val="center"/>
              <w:rPr>
                <w:rFonts w:ascii="Calibri" w:hAnsi="Calibri"/>
                <w:sz w:val="18"/>
                <w:szCs w:val="18"/>
              </w:rPr>
            </w:pPr>
            <w:r w:rsidRPr="000D1CB5">
              <w:rPr>
                <w:rFonts w:ascii="Calibri" w:hAnsi="Calibri"/>
                <w:sz w:val="18"/>
                <w:szCs w:val="18"/>
              </w:rPr>
              <w:t>1.016</w:t>
            </w:r>
          </w:p>
        </w:tc>
      </w:tr>
      <w:tr w:rsidR="00B87256" w:rsidRPr="000D1CB5" w14:paraId="67F4AE8F" w14:textId="77777777" w:rsidTr="00DC2E7F">
        <w:trPr>
          <w:cantSplit/>
          <w:trHeight w:hRule="exact" w:val="187"/>
          <w:jc w:val="center"/>
        </w:trPr>
        <w:tc>
          <w:tcPr>
            <w:tcW w:w="0" w:type="auto"/>
            <w:vMerge/>
            <w:vAlign w:val="center"/>
          </w:tcPr>
          <w:p w14:paraId="67F4AE84" w14:textId="77777777" w:rsidR="00B87256" w:rsidRPr="000D1CB5" w:rsidRDefault="00B87256" w:rsidP="00797156">
            <w:pPr>
              <w:jc w:val="center"/>
              <w:rPr>
                <w:rFonts w:ascii="Calibri" w:hAnsi="Calibri"/>
                <w:sz w:val="18"/>
                <w:szCs w:val="18"/>
              </w:rPr>
            </w:pPr>
          </w:p>
        </w:tc>
        <w:tc>
          <w:tcPr>
            <w:tcW w:w="0" w:type="auto"/>
            <w:vAlign w:val="center"/>
          </w:tcPr>
          <w:p w14:paraId="67F4AE85"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95</w:t>
            </w:r>
          </w:p>
        </w:tc>
        <w:tc>
          <w:tcPr>
            <w:tcW w:w="0" w:type="auto"/>
            <w:vAlign w:val="center"/>
          </w:tcPr>
          <w:p w14:paraId="67F4AE86" w14:textId="77777777" w:rsidR="00B87256" w:rsidRPr="000D1CB5" w:rsidRDefault="00B87256" w:rsidP="00797156">
            <w:pPr>
              <w:jc w:val="center"/>
              <w:rPr>
                <w:rFonts w:ascii="Calibri" w:hAnsi="Calibri"/>
                <w:sz w:val="18"/>
                <w:szCs w:val="18"/>
              </w:rPr>
            </w:pPr>
            <w:r w:rsidRPr="000D1CB5">
              <w:rPr>
                <w:rFonts w:ascii="Calibri" w:hAnsi="Calibri"/>
                <w:sz w:val="18"/>
                <w:szCs w:val="18"/>
              </w:rPr>
              <w:t>0.946</w:t>
            </w:r>
          </w:p>
        </w:tc>
        <w:tc>
          <w:tcPr>
            <w:tcW w:w="0" w:type="auto"/>
            <w:vAlign w:val="center"/>
          </w:tcPr>
          <w:p w14:paraId="67F4AE87" w14:textId="77777777" w:rsidR="00B87256" w:rsidRPr="000D1CB5" w:rsidRDefault="00B87256" w:rsidP="00797156">
            <w:pPr>
              <w:jc w:val="center"/>
              <w:rPr>
                <w:rFonts w:ascii="Calibri" w:hAnsi="Calibri"/>
                <w:sz w:val="18"/>
                <w:szCs w:val="18"/>
              </w:rPr>
            </w:pPr>
            <w:r w:rsidRPr="000D1CB5">
              <w:rPr>
                <w:rFonts w:ascii="Calibri" w:hAnsi="Calibri"/>
                <w:sz w:val="18"/>
                <w:szCs w:val="18"/>
              </w:rPr>
              <w:t>0.954</w:t>
            </w:r>
          </w:p>
        </w:tc>
        <w:tc>
          <w:tcPr>
            <w:tcW w:w="0" w:type="auto"/>
            <w:vAlign w:val="center"/>
          </w:tcPr>
          <w:p w14:paraId="67F4AE88" w14:textId="77777777" w:rsidR="00B87256" w:rsidRPr="000D1CB5" w:rsidRDefault="00B87256" w:rsidP="00797156">
            <w:pPr>
              <w:jc w:val="center"/>
              <w:rPr>
                <w:rFonts w:ascii="Calibri" w:hAnsi="Calibri"/>
                <w:sz w:val="18"/>
                <w:szCs w:val="18"/>
              </w:rPr>
            </w:pPr>
            <w:r w:rsidRPr="000D1CB5">
              <w:rPr>
                <w:rFonts w:ascii="Calibri" w:hAnsi="Calibri"/>
                <w:sz w:val="18"/>
                <w:szCs w:val="18"/>
              </w:rPr>
              <w:t>0.962</w:t>
            </w:r>
          </w:p>
        </w:tc>
        <w:tc>
          <w:tcPr>
            <w:tcW w:w="0" w:type="auto"/>
            <w:vAlign w:val="center"/>
          </w:tcPr>
          <w:p w14:paraId="67F4AE89" w14:textId="77777777" w:rsidR="00B87256" w:rsidRPr="000D1CB5" w:rsidRDefault="00B87256" w:rsidP="00797156">
            <w:pPr>
              <w:jc w:val="center"/>
              <w:rPr>
                <w:rFonts w:ascii="Calibri" w:hAnsi="Calibri"/>
                <w:sz w:val="18"/>
                <w:szCs w:val="18"/>
              </w:rPr>
            </w:pPr>
            <w:r w:rsidRPr="000D1CB5">
              <w:rPr>
                <w:rFonts w:ascii="Calibri" w:hAnsi="Calibri"/>
                <w:sz w:val="18"/>
                <w:szCs w:val="18"/>
              </w:rPr>
              <w:t>0.970</w:t>
            </w:r>
          </w:p>
        </w:tc>
        <w:tc>
          <w:tcPr>
            <w:tcW w:w="0" w:type="auto"/>
            <w:vAlign w:val="center"/>
          </w:tcPr>
          <w:p w14:paraId="67F4AE8A" w14:textId="77777777" w:rsidR="00B87256" w:rsidRPr="000D1CB5" w:rsidRDefault="00B87256" w:rsidP="00797156">
            <w:pPr>
              <w:jc w:val="center"/>
              <w:rPr>
                <w:rFonts w:ascii="Calibri" w:hAnsi="Calibri"/>
                <w:sz w:val="18"/>
                <w:szCs w:val="18"/>
              </w:rPr>
            </w:pPr>
            <w:r w:rsidRPr="000D1CB5">
              <w:rPr>
                <w:rFonts w:ascii="Calibri" w:hAnsi="Calibri"/>
                <w:sz w:val="18"/>
                <w:szCs w:val="18"/>
              </w:rPr>
              <w:t>0.979</w:t>
            </w:r>
          </w:p>
        </w:tc>
        <w:tc>
          <w:tcPr>
            <w:tcW w:w="0" w:type="auto"/>
            <w:vAlign w:val="center"/>
          </w:tcPr>
          <w:p w14:paraId="67F4AE8B" w14:textId="77777777" w:rsidR="00B87256" w:rsidRPr="000D1CB5" w:rsidRDefault="00B87256" w:rsidP="00797156">
            <w:pPr>
              <w:jc w:val="center"/>
              <w:rPr>
                <w:rFonts w:ascii="Calibri" w:hAnsi="Calibri"/>
                <w:sz w:val="18"/>
                <w:szCs w:val="18"/>
              </w:rPr>
            </w:pPr>
            <w:r w:rsidRPr="000D1CB5">
              <w:rPr>
                <w:rFonts w:ascii="Calibri" w:hAnsi="Calibri"/>
                <w:sz w:val="18"/>
                <w:szCs w:val="18"/>
              </w:rPr>
              <w:t>0.987</w:t>
            </w:r>
          </w:p>
        </w:tc>
        <w:tc>
          <w:tcPr>
            <w:tcW w:w="0" w:type="auto"/>
            <w:vAlign w:val="center"/>
          </w:tcPr>
          <w:p w14:paraId="67F4AE8C" w14:textId="77777777" w:rsidR="00B87256" w:rsidRPr="000D1CB5" w:rsidRDefault="00B87256" w:rsidP="00797156">
            <w:pPr>
              <w:jc w:val="center"/>
              <w:rPr>
                <w:rFonts w:ascii="Calibri" w:hAnsi="Calibri"/>
                <w:sz w:val="18"/>
                <w:szCs w:val="18"/>
              </w:rPr>
            </w:pPr>
            <w:r w:rsidRPr="000D1CB5">
              <w:rPr>
                <w:rFonts w:ascii="Calibri" w:hAnsi="Calibri"/>
                <w:sz w:val="18"/>
                <w:szCs w:val="18"/>
              </w:rPr>
              <w:t>0.995</w:t>
            </w:r>
          </w:p>
        </w:tc>
        <w:tc>
          <w:tcPr>
            <w:tcW w:w="0" w:type="auto"/>
            <w:vAlign w:val="center"/>
          </w:tcPr>
          <w:p w14:paraId="67F4AE8D" w14:textId="77777777" w:rsidR="00B87256" w:rsidRPr="000D1CB5" w:rsidRDefault="00B87256" w:rsidP="00797156">
            <w:pPr>
              <w:jc w:val="center"/>
              <w:rPr>
                <w:rFonts w:ascii="Calibri" w:hAnsi="Calibri"/>
                <w:sz w:val="18"/>
                <w:szCs w:val="18"/>
              </w:rPr>
            </w:pPr>
            <w:r w:rsidRPr="000D1CB5">
              <w:rPr>
                <w:rFonts w:ascii="Calibri" w:hAnsi="Calibri"/>
                <w:sz w:val="18"/>
                <w:szCs w:val="18"/>
              </w:rPr>
              <w:t>1.003</w:t>
            </w:r>
          </w:p>
        </w:tc>
        <w:tc>
          <w:tcPr>
            <w:tcW w:w="0" w:type="auto"/>
            <w:vAlign w:val="center"/>
          </w:tcPr>
          <w:p w14:paraId="67F4AE8E" w14:textId="77777777" w:rsidR="00B87256" w:rsidRPr="000D1CB5" w:rsidRDefault="00B87256" w:rsidP="00797156">
            <w:pPr>
              <w:jc w:val="center"/>
              <w:rPr>
                <w:rFonts w:ascii="Calibri" w:hAnsi="Calibri"/>
                <w:sz w:val="18"/>
                <w:szCs w:val="18"/>
              </w:rPr>
            </w:pPr>
            <w:r w:rsidRPr="000D1CB5">
              <w:rPr>
                <w:rFonts w:ascii="Calibri" w:hAnsi="Calibri"/>
                <w:sz w:val="18"/>
                <w:szCs w:val="18"/>
              </w:rPr>
              <w:t>1.011</w:t>
            </w:r>
          </w:p>
        </w:tc>
      </w:tr>
      <w:tr w:rsidR="00B87256" w:rsidRPr="000D1CB5" w14:paraId="67F4AE9B" w14:textId="77777777" w:rsidTr="00DC2E7F">
        <w:trPr>
          <w:cantSplit/>
          <w:trHeight w:hRule="exact" w:val="187"/>
          <w:jc w:val="center"/>
        </w:trPr>
        <w:tc>
          <w:tcPr>
            <w:tcW w:w="0" w:type="auto"/>
            <w:vMerge/>
            <w:vAlign w:val="center"/>
          </w:tcPr>
          <w:p w14:paraId="67F4AE90" w14:textId="77777777" w:rsidR="00B87256" w:rsidRPr="000D1CB5" w:rsidRDefault="00B87256" w:rsidP="00797156">
            <w:pPr>
              <w:jc w:val="center"/>
              <w:rPr>
                <w:rFonts w:ascii="Calibri" w:hAnsi="Calibri"/>
                <w:sz w:val="18"/>
                <w:szCs w:val="18"/>
              </w:rPr>
            </w:pPr>
          </w:p>
        </w:tc>
        <w:tc>
          <w:tcPr>
            <w:tcW w:w="0" w:type="auto"/>
            <w:vAlign w:val="center"/>
          </w:tcPr>
          <w:p w14:paraId="67F4AE9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100</w:t>
            </w:r>
          </w:p>
        </w:tc>
        <w:tc>
          <w:tcPr>
            <w:tcW w:w="0" w:type="auto"/>
            <w:vAlign w:val="center"/>
          </w:tcPr>
          <w:p w14:paraId="67F4AE92" w14:textId="77777777" w:rsidR="00B87256" w:rsidRPr="000D1CB5" w:rsidRDefault="00B87256" w:rsidP="00797156">
            <w:pPr>
              <w:jc w:val="center"/>
              <w:rPr>
                <w:rFonts w:ascii="Calibri" w:hAnsi="Calibri"/>
                <w:sz w:val="18"/>
                <w:szCs w:val="18"/>
              </w:rPr>
            </w:pPr>
            <w:r w:rsidRPr="000D1CB5">
              <w:rPr>
                <w:rFonts w:ascii="Calibri" w:hAnsi="Calibri"/>
                <w:sz w:val="18"/>
                <w:szCs w:val="18"/>
              </w:rPr>
              <w:t>0.942</w:t>
            </w:r>
          </w:p>
        </w:tc>
        <w:tc>
          <w:tcPr>
            <w:tcW w:w="0" w:type="auto"/>
            <w:vAlign w:val="center"/>
          </w:tcPr>
          <w:p w14:paraId="67F4AE93" w14:textId="77777777" w:rsidR="00B87256" w:rsidRPr="000D1CB5" w:rsidRDefault="00B87256" w:rsidP="00797156">
            <w:pPr>
              <w:jc w:val="center"/>
              <w:rPr>
                <w:rFonts w:ascii="Calibri" w:hAnsi="Calibri"/>
                <w:sz w:val="18"/>
                <w:szCs w:val="18"/>
              </w:rPr>
            </w:pPr>
            <w:r w:rsidRPr="000D1CB5">
              <w:rPr>
                <w:rFonts w:ascii="Calibri" w:hAnsi="Calibri"/>
                <w:sz w:val="18"/>
                <w:szCs w:val="18"/>
              </w:rPr>
              <w:t>0.950</w:t>
            </w:r>
          </w:p>
        </w:tc>
        <w:tc>
          <w:tcPr>
            <w:tcW w:w="0" w:type="auto"/>
            <w:vAlign w:val="center"/>
          </w:tcPr>
          <w:p w14:paraId="67F4AE94" w14:textId="77777777" w:rsidR="00B87256" w:rsidRPr="000D1CB5" w:rsidRDefault="00B87256" w:rsidP="00797156">
            <w:pPr>
              <w:jc w:val="center"/>
              <w:rPr>
                <w:rFonts w:ascii="Calibri" w:hAnsi="Calibri"/>
                <w:sz w:val="18"/>
                <w:szCs w:val="18"/>
              </w:rPr>
            </w:pPr>
            <w:r w:rsidRPr="000D1CB5">
              <w:rPr>
                <w:rFonts w:ascii="Calibri" w:hAnsi="Calibri"/>
                <w:sz w:val="18"/>
                <w:szCs w:val="18"/>
              </w:rPr>
              <w:t>0.958</w:t>
            </w:r>
          </w:p>
        </w:tc>
        <w:tc>
          <w:tcPr>
            <w:tcW w:w="0" w:type="auto"/>
            <w:vAlign w:val="center"/>
          </w:tcPr>
          <w:p w14:paraId="67F4AE95" w14:textId="77777777" w:rsidR="00B87256" w:rsidRPr="000D1CB5" w:rsidRDefault="00B87256" w:rsidP="00797156">
            <w:pPr>
              <w:jc w:val="center"/>
              <w:rPr>
                <w:rFonts w:ascii="Calibri" w:hAnsi="Calibri"/>
                <w:sz w:val="18"/>
                <w:szCs w:val="18"/>
              </w:rPr>
            </w:pPr>
            <w:r w:rsidRPr="000D1CB5">
              <w:rPr>
                <w:rFonts w:ascii="Calibri" w:hAnsi="Calibri"/>
                <w:sz w:val="18"/>
                <w:szCs w:val="18"/>
              </w:rPr>
              <w:t>0.966</w:t>
            </w:r>
          </w:p>
        </w:tc>
        <w:tc>
          <w:tcPr>
            <w:tcW w:w="0" w:type="auto"/>
            <w:vAlign w:val="center"/>
          </w:tcPr>
          <w:p w14:paraId="67F4AE96" w14:textId="77777777" w:rsidR="00B87256" w:rsidRPr="000D1CB5" w:rsidRDefault="00B87256" w:rsidP="00797156">
            <w:pPr>
              <w:jc w:val="center"/>
              <w:rPr>
                <w:rFonts w:ascii="Calibri" w:hAnsi="Calibri"/>
                <w:sz w:val="18"/>
                <w:szCs w:val="18"/>
              </w:rPr>
            </w:pPr>
            <w:r w:rsidRPr="000D1CB5">
              <w:rPr>
                <w:rFonts w:ascii="Calibri" w:hAnsi="Calibri"/>
                <w:sz w:val="18"/>
                <w:szCs w:val="18"/>
              </w:rPr>
              <w:t>0.970</w:t>
            </w:r>
          </w:p>
        </w:tc>
        <w:tc>
          <w:tcPr>
            <w:tcW w:w="0" w:type="auto"/>
            <w:vAlign w:val="center"/>
          </w:tcPr>
          <w:p w14:paraId="67F4AE97" w14:textId="77777777" w:rsidR="00B87256" w:rsidRPr="000D1CB5" w:rsidRDefault="00B87256" w:rsidP="00797156">
            <w:pPr>
              <w:jc w:val="center"/>
              <w:rPr>
                <w:rFonts w:ascii="Calibri" w:hAnsi="Calibri"/>
                <w:sz w:val="18"/>
                <w:szCs w:val="18"/>
              </w:rPr>
            </w:pPr>
            <w:r w:rsidRPr="000D1CB5">
              <w:rPr>
                <w:rFonts w:ascii="Calibri" w:hAnsi="Calibri"/>
                <w:sz w:val="18"/>
                <w:szCs w:val="18"/>
              </w:rPr>
              <w:t>0.982</w:t>
            </w:r>
          </w:p>
        </w:tc>
        <w:tc>
          <w:tcPr>
            <w:tcW w:w="0" w:type="auto"/>
            <w:vAlign w:val="center"/>
          </w:tcPr>
          <w:p w14:paraId="67F4AE98" w14:textId="77777777" w:rsidR="00B87256" w:rsidRPr="000D1CB5" w:rsidRDefault="00B87256" w:rsidP="00797156">
            <w:pPr>
              <w:jc w:val="center"/>
              <w:rPr>
                <w:rFonts w:ascii="Calibri" w:hAnsi="Calibri"/>
                <w:sz w:val="18"/>
                <w:szCs w:val="18"/>
              </w:rPr>
            </w:pPr>
            <w:r w:rsidRPr="000D1CB5">
              <w:rPr>
                <w:rFonts w:ascii="Calibri" w:hAnsi="Calibri"/>
                <w:sz w:val="18"/>
                <w:szCs w:val="18"/>
              </w:rPr>
              <w:t>0.990</w:t>
            </w:r>
          </w:p>
        </w:tc>
        <w:tc>
          <w:tcPr>
            <w:tcW w:w="0" w:type="auto"/>
            <w:vAlign w:val="center"/>
          </w:tcPr>
          <w:p w14:paraId="67F4AE99" w14:textId="77777777" w:rsidR="00B87256" w:rsidRPr="000D1CB5" w:rsidRDefault="00B87256" w:rsidP="00797156">
            <w:pPr>
              <w:jc w:val="center"/>
              <w:rPr>
                <w:rFonts w:ascii="Calibri" w:hAnsi="Calibri"/>
                <w:sz w:val="18"/>
                <w:szCs w:val="18"/>
              </w:rPr>
            </w:pPr>
            <w:r w:rsidRPr="000D1CB5">
              <w:rPr>
                <w:rFonts w:ascii="Calibri" w:hAnsi="Calibri"/>
                <w:sz w:val="18"/>
                <w:szCs w:val="18"/>
              </w:rPr>
              <w:t>0.998</w:t>
            </w:r>
          </w:p>
        </w:tc>
        <w:tc>
          <w:tcPr>
            <w:tcW w:w="0" w:type="auto"/>
            <w:vAlign w:val="center"/>
          </w:tcPr>
          <w:p w14:paraId="67F4AE9A" w14:textId="77777777" w:rsidR="00B87256" w:rsidRPr="000D1CB5" w:rsidRDefault="00B87256" w:rsidP="00797156">
            <w:pPr>
              <w:jc w:val="center"/>
              <w:rPr>
                <w:rFonts w:ascii="Calibri" w:hAnsi="Calibri"/>
                <w:sz w:val="18"/>
                <w:szCs w:val="18"/>
              </w:rPr>
            </w:pPr>
            <w:r w:rsidRPr="000D1CB5">
              <w:rPr>
                <w:rFonts w:ascii="Calibri" w:hAnsi="Calibri"/>
                <w:sz w:val="18"/>
                <w:szCs w:val="18"/>
              </w:rPr>
              <w:t>1.007</w:t>
            </w:r>
          </w:p>
        </w:tc>
      </w:tr>
      <w:tr w:rsidR="00B87256" w:rsidRPr="000D1CB5" w14:paraId="67F4AEA7" w14:textId="77777777" w:rsidTr="00DC2E7F">
        <w:trPr>
          <w:cantSplit/>
          <w:trHeight w:hRule="exact" w:val="187"/>
          <w:jc w:val="center"/>
        </w:trPr>
        <w:tc>
          <w:tcPr>
            <w:tcW w:w="0" w:type="auto"/>
            <w:vMerge/>
            <w:vAlign w:val="center"/>
          </w:tcPr>
          <w:p w14:paraId="67F4AE9C" w14:textId="77777777" w:rsidR="00B87256" w:rsidRPr="000D1CB5" w:rsidRDefault="00B87256" w:rsidP="00797156">
            <w:pPr>
              <w:jc w:val="center"/>
              <w:rPr>
                <w:rFonts w:ascii="Calibri" w:hAnsi="Calibri"/>
                <w:sz w:val="18"/>
                <w:szCs w:val="18"/>
              </w:rPr>
            </w:pPr>
          </w:p>
        </w:tc>
        <w:tc>
          <w:tcPr>
            <w:tcW w:w="0" w:type="auto"/>
            <w:vAlign w:val="center"/>
          </w:tcPr>
          <w:p w14:paraId="67F4AE9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105</w:t>
            </w:r>
          </w:p>
        </w:tc>
        <w:tc>
          <w:tcPr>
            <w:tcW w:w="0" w:type="auto"/>
            <w:vAlign w:val="center"/>
          </w:tcPr>
          <w:p w14:paraId="67F4AE9E" w14:textId="77777777" w:rsidR="00B87256" w:rsidRPr="000D1CB5" w:rsidRDefault="00B87256" w:rsidP="00797156">
            <w:pPr>
              <w:jc w:val="center"/>
              <w:rPr>
                <w:rFonts w:ascii="Calibri" w:hAnsi="Calibri"/>
                <w:sz w:val="18"/>
                <w:szCs w:val="18"/>
              </w:rPr>
            </w:pPr>
            <w:r w:rsidRPr="000D1CB5">
              <w:rPr>
                <w:rFonts w:ascii="Calibri" w:hAnsi="Calibri"/>
                <w:sz w:val="18"/>
                <w:szCs w:val="18"/>
              </w:rPr>
              <w:t>0.938</w:t>
            </w:r>
          </w:p>
        </w:tc>
        <w:tc>
          <w:tcPr>
            <w:tcW w:w="0" w:type="auto"/>
            <w:vAlign w:val="center"/>
          </w:tcPr>
          <w:p w14:paraId="67F4AE9F" w14:textId="77777777" w:rsidR="00B87256" w:rsidRPr="000D1CB5" w:rsidRDefault="00B87256" w:rsidP="00797156">
            <w:pPr>
              <w:jc w:val="center"/>
              <w:rPr>
                <w:rFonts w:ascii="Calibri" w:hAnsi="Calibri"/>
                <w:sz w:val="18"/>
                <w:szCs w:val="18"/>
              </w:rPr>
            </w:pPr>
            <w:r w:rsidRPr="000D1CB5">
              <w:rPr>
                <w:rFonts w:ascii="Calibri" w:hAnsi="Calibri"/>
                <w:sz w:val="18"/>
                <w:szCs w:val="18"/>
              </w:rPr>
              <w:t>0.946</w:t>
            </w:r>
          </w:p>
        </w:tc>
        <w:tc>
          <w:tcPr>
            <w:tcW w:w="0" w:type="auto"/>
            <w:vAlign w:val="center"/>
          </w:tcPr>
          <w:p w14:paraId="67F4AEA0" w14:textId="77777777" w:rsidR="00B87256" w:rsidRPr="000D1CB5" w:rsidRDefault="00B87256" w:rsidP="00797156">
            <w:pPr>
              <w:jc w:val="center"/>
              <w:rPr>
                <w:rFonts w:ascii="Calibri" w:hAnsi="Calibri"/>
                <w:sz w:val="18"/>
                <w:szCs w:val="18"/>
              </w:rPr>
            </w:pPr>
            <w:r w:rsidRPr="000D1CB5">
              <w:rPr>
                <w:rFonts w:ascii="Calibri" w:hAnsi="Calibri"/>
                <w:sz w:val="18"/>
                <w:szCs w:val="18"/>
              </w:rPr>
              <w:t>0.954</w:t>
            </w:r>
          </w:p>
        </w:tc>
        <w:tc>
          <w:tcPr>
            <w:tcW w:w="0" w:type="auto"/>
            <w:vAlign w:val="center"/>
          </w:tcPr>
          <w:p w14:paraId="67F4AEA1" w14:textId="77777777" w:rsidR="00B87256" w:rsidRPr="000D1CB5" w:rsidRDefault="00B87256" w:rsidP="00797156">
            <w:pPr>
              <w:jc w:val="center"/>
              <w:rPr>
                <w:rFonts w:ascii="Calibri" w:hAnsi="Calibri"/>
                <w:sz w:val="18"/>
                <w:szCs w:val="18"/>
              </w:rPr>
            </w:pPr>
            <w:r w:rsidRPr="000D1CB5">
              <w:rPr>
                <w:rFonts w:ascii="Calibri" w:hAnsi="Calibri"/>
                <w:sz w:val="18"/>
                <w:szCs w:val="18"/>
              </w:rPr>
              <w:t>0.962</w:t>
            </w:r>
          </w:p>
        </w:tc>
        <w:tc>
          <w:tcPr>
            <w:tcW w:w="0" w:type="auto"/>
            <w:vAlign w:val="center"/>
          </w:tcPr>
          <w:p w14:paraId="67F4AEA2" w14:textId="77777777" w:rsidR="00B87256" w:rsidRPr="000D1CB5" w:rsidRDefault="00B87256" w:rsidP="00797156">
            <w:pPr>
              <w:jc w:val="center"/>
              <w:rPr>
                <w:rFonts w:ascii="Calibri" w:hAnsi="Calibri"/>
                <w:sz w:val="18"/>
                <w:szCs w:val="18"/>
              </w:rPr>
            </w:pPr>
            <w:r w:rsidRPr="000D1CB5">
              <w:rPr>
                <w:rFonts w:ascii="Calibri" w:hAnsi="Calibri"/>
                <w:sz w:val="18"/>
                <w:szCs w:val="18"/>
              </w:rPr>
              <w:t>0.970</w:t>
            </w:r>
          </w:p>
        </w:tc>
        <w:tc>
          <w:tcPr>
            <w:tcW w:w="0" w:type="auto"/>
            <w:vAlign w:val="center"/>
          </w:tcPr>
          <w:p w14:paraId="67F4AEA3" w14:textId="77777777" w:rsidR="00B87256" w:rsidRPr="000D1CB5" w:rsidRDefault="00B87256" w:rsidP="00797156">
            <w:pPr>
              <w:jc w:val="center"/>
              <w:rPr>
                <w:rFonts w:ascii="Calibri" w:hAnsi="Calibri"/>
                <w:sz w:val="18"/>
                <w:szCs w:val="18"/>
              </w:rPr>
            </w:pPr>
            <w:r w:rsidRPr="000D1CB5">
              <w:rPr>
                <w:rFonts w:ascii="Calibri" w:hAnsi="Calibri"/>
                <w:sz w:val="18"/>
                <w:szCs w:val="18"/>
              </w:rPr>
              <w:t>0.978</w:t>
            </w:r>
          </w:p>
        </w:tc>
        <w:tc>
          <w:tcPr>
            <w:tcW w:w="0" w:type="auto"/>
            <w:vAlign w:val="center"/>
          </w:tcPr>
          <w:p w14:paraId="67F4AEA4" w14:textId="77777777" w:rsidR="00B87256" w:rsidRPr="000D1CB5" w:rsidRDefault="00B87256" w:rsidP="00797156">
            <w:pPr>
              <w:jc w:val="center"/>
              <w:rPr>
                <w:rFonts w:ascii="Calibri" w:hAnsi="Calibri"/>
                <w:sz w:val="18"/>
                <w:szCs w:val="18"/>
              </w:rPr>
            </w:pPr>
            <w:r w:rsidRPr="000D1CB5">
              <w:rPr>
                <w:rFonts w:ascii="Calibri" w:hAnsi="Calibri"/>
                <w:sz w:val="18"/>
                <w:szCs w:val="18"/>
              </w:rPr>
              <w:t>0.986</w:t>
            </w:r>
          </w:p>
        </w:tc>
        <w:tc>
          <w:tcPr>
            <w:tcW w:w="0" w:type="auto"/>
            <w:vAlign w:val="center"/>
          </w:tcPr>
          <w:p w14:paraId="67F4AEA5" w14:textId="77777777" w:rsidR="00B87256" w:rsidRPr="000D1CB5" w:rsidRDefault="00B87256" w:rsidP="00797156">
            <w:pPr>
              <w:jc w:val="center"/>
              <w:rPr>
                <w:rFonts w:ascii="Calibri" w:hAnsi="Calibri"/>
                <w:sz w:val="18"/>
                <w:szCs w:val="18"/>
              </w:rPr>
            </w:pPr>
            <w:r w:rsidRPr="000D1CB5">
              <w:rPr>
                <w:rFonts w:ascii="Calibri" w:hAnsi="Calibri"/>
                <w:sz w:val="18"/>
                <w:szCs w:val="18"/>
              </w:rPr>
              <w:t>0.994</w:t>
            </w:r>
          </w:p>
        </w:tc>
        <w:tc>
          <w:tcPr>
            <w:tcW w:w="0" w:type="auto"/>
            <w:vAlign w:val="center"/>
          </w:tcPr>
          <w:p w14:paraId="67F4AEA6" w14:textId="77777777" w:rsidR="00B87256" w:rsidRPr="000D1CB5" w:rsidRDefault="00B87256" w:rsidP="00797156">
            <w:pPr>
              <w:jc w:val="center"/>
              <w:rPr>
                <w:rFonts w:ascii="Calibri" w:hAnsi="Calibri"/>
                <w:sz w:val="18"/>
                <w:szCs w:val="18"/>
              </w:rPr>
            </w:pPr>
            <w:r w:rsidRPr="000D1CB5">
              <w:rPr>
                <w:rFonts w:ascii="Calibri" w:hAnsi="Calibri"/>
                <w:sz w:val="18"/>
                <w:szCs w:val="18"/>
              </w:rPr>
              <w:t>1.002</w:t>
            </w:r>
          </w:p>
        </w:tc>
      </w:tr>
      <w:tr w:rsidR="00B87256" w:rsidRPr="000D1CB5" w14:paraId="67F4AEB3" w14:textId="77777777" w:rsidTr="00DC2E7F">
        <w:trPr>
          <w:cantSplit/>
          <w:trHeight w:hRule="exact" w:val="187"/>
          <w:jc w:val="center"/>
        </w:trPr>
        <w:tc>
          <w:tcPr>
            <w:tcW w:w="0" w:type="auto"/>
            <w:vMerge/>
            <w:vAlign w:val="center"/>
          </w:tcPr>
          <w:p w14:paraId="67F4AEA8" w14:textId="77777777" w:rsidR="00B87256" w:rsidRPr="000D1CB5" w:rsidRDefault="00B87256" w:rsidP="00797156">
            <w:pPr>
              <w:jc w:val="center"/>
              <w:rPr>
                <w:rFonts w:ascii="Calibri" w:hAnsi="Calibri"/>
                <w:sz w:val="18"/>
                <w:szCs w:val="18"/>
              </w:rPr>
            </w:pPr>
          </w:p>
        </w:tc>
        <w:tc>
          <w:tcPr>
            <w:tcW w:w="0" w:type="auto"/>
            <w:vAlign w:val="center"/>
          </w:tcPr>
          <w:p w14:paraId="67F4AEA9"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110</w:t>
            </w:r>
          </w:p>
        </w:tc>
        <w:tc>
          <w:tcPr>
            <w:tcW w:w="0" w:type="auto"/>
            <w:vAlign w:val="center"/>
          </w:tcPr>
          <w:p w14:paraId="67F4AEAA" w14:textId="77777777" w:rsidR="00B87256" w:rsidRPr="000D1CB5" w:rsidRDefault="00B87256" w:rsidP="00797156">
            <w:pPr>
              <w:jc w:val="center"/>
              <w:rPr>
                <w:rFonts w:ascii="Calibri" w:hAnsi="Calibri"/>
                <w:sz w:val="18"/>
                <w:szCs w:val="18"/>
              </w:rPr>
            </w:pPr>
            <w:r w:rsidRPr="000D1CB5">
              <w:rPr>
                <w:rFonts w:ascii="Calibri" w:hAnsi="Calibri"/>
                <w:sz w:val="18"/>
                <w:szCs w:val="18"/>
              </w:rPr>
              <w:t>0.933</w:t>
            </w:r>
          </w:p>
        </w:tc>
        <w:tc>
          <w:tcPr>
            <w:tcW w:w="0" w:type="auto"/>
            <w:vAlign w:val="center"/>
          </w:tcPr>
          <w:p w14:paraId="67F4AEAB" w14:textId="77777777" w:rsidR="00B87256" w:rsidRPr="000D1CB5" w:rsidRDefault="00B87256" w:rsidP="00797156">
            <w:pPr>
              <w:jc w:val="center"/>
              <w:rPr>
                <w:rFonts w:ascii="Calibri" w:hAnsi="Calibri"/>
                <w:sz w:val="18"/>
                <w:szCs w:val="18"/>
              </w:rPr>
            </w:pPr>
            <w:r w:rsidRPr="000D1CB5">
              <w:rPr>
                <w:rFonts w:ascii="Calibri" w:hAnsi="Calibri"/>
                <w:sz w:val="18"/>
                <w:szCs w:val="18"/>
              </w:rPr>
              <w:t>0.942</w:t>
            </w:r>
          </w:p>
        </w:tc>
        <w:tc>
          <w:tcPr>
            <w:tcW w:w="0" w:type="auto"/>
            <w:vAlign w:val="center"/>
          </w:tcPr>
          <w:p w14:paraId="67F4AEAC" w14:textId="77777777" w:rsidR="00B87256" w:rsidRPr="000D1CB5" w:rsidRDefault="00B87256" w:rsidP="00797156">
            <w:pPr>
              <w:jc w:val="center"/>
              <w:rPr>
                <w:rFonts w:ascii="Calibri" w:hAnsi="Calibri"/>
                <w:sz w:val="18"/>
                <w:szCs w:val="18"/>
              </w:rPr>
            </w:pPr>
            <w:r w:rsidRPr="000D1CB5">
              <w:rPr>
                <w:rFonts w:ascii="Calibri" w:hAnsi="Calibri"/>
                <w:sz w:val="18"/>
                <w:szCs w:val="18"/>
              </w:rPr>
              <w:t>0.950</w:t>
            </w:r>
          </w:p>
        </w:tc>
        <w:tc>
          <w:tcPr>
            <w:tcW w:w="0" w:type="auto"/>
            <w:vAlign w:val="center"/>
          </w:tcPr>
          <w:p w14:paraId="67F4AEAD" w14:textId="77777777" w:rsidR="00B87256" w:rsidRPr="000D1CB5" w:rsidRDefault="00B87256" w:rsidP="00797156">
            <w:pPr>
              <w:jc w:val="center"/>
              <w:rPr>
                <w:rFonts w:ascii="Calibri" w:hAnsi="Calibri"/>
                <w:sz w:val="18"/>
                <w:szCs w:val="18"/>
              </w:rPr>
            </w:pPr>
            <w:r w:rsidRPr="000D1CB5">
              <w:rPr>
                <w:rFonts w:ascii="Calibri" w:hAnsi="Calibri"/>
                <w:sz w:val="18"/>
                <w:szCs w:val="18"/>
              </w:rPr>
              <w:t>0.952</w:t>
            </w:r>
          </w:p>
        </w:tc>
        <w:tc>
          <w:tcPr>
            <w:tcW w:w="0" w:type="auto"/>
            <w:vAlign w:val="center"/>
          </w:tcPr>
          <w:p w14:paraId="67F4AEAE" w14:textId="77777777" w:rsidR="00B87256" w:rsidRPr="000D1CB5" w:rsidRDefault="00B87256" w:rsidP="00797156">
            <w:pPr>
              <w:jc w:val="center"/>
              <w:rPr>
                <w:rFonts w:ascii="Calibri" w:hAnsi="Calibri"/>
                <w:sz w:val="18"/>
                <w:szCs w:val="18"/>
              </w:rPr>
            </w:pPr>
            <w:r w:rsidRPr="000D1CB5">
              <w:rPr>
                <w:rFonts w:ascii="Calibri" w:hAnsi="Calibri"/>
                <w:sz w:val="18"/>
                <w:szCs w:val="18"/>
              </w:rPr>
              <w:t>0.966</w:t>
            </w:r>
          </w:p>
        </w:tc>
        <w:tc>
          <w:tcPr>
            <w:tcW w:w="0" w:type="auto"/>
            <w:vAlign w:val="center"/>
          </w:tcPr>
          <w:p w14:paraId="67F4AEAF" w14:textId="77777777" w:rsidR="00B87256" w:rsidRPr="000D1CB5" w:rsidRDefault="00B87256" w:rsidP="00797156">
            <w:pPr>
              <w:jc w:val="center"/>
              <w:rPr>
                <w:rFonts w:ascii="Calibri" w:hAnsi="Calibri"/>
                <w:sz w:val="18"/>
                <w:szCs w:val="18"/>
              </w:rPr>
            </w:pPr>
            <w:r w:rsidRPr="000D1CB5">
              <w:rPr>
                <w:rFonts w:ascii="Calibri" w:hAnsi="Calibri"/>
                <w:sz w:val="18"/>
                <w:szCs w:val="18"/>
              </w:rPr>
              <w:t>0.974</w:t>
            </w:r>
          </w:p>
        </w:tc>
        <w:tc>
          <w:tcPr>
            <w:tcW w:w="0" w:type="auto"/>
            <w:vAlign w:val="center"/>
          </w:tcPr>
          <w:p w14:paraId="67F4AEB0" w14:textId="77777777" w:rsidR="00B87256" w:rsidRPr="000D1CB5" w:rsidRDefault="00B87256" w:rsidP="00797156">
            <w:pPr>
              <w:jc w:val="center"/>
              <w:rPr>
                <w:rFonts w:ascii="Calibri" w:hAnsi="Calibri"/>
                <w:sz w:val="18"/>
                <w:szCs w:val="18"/>
              </w:rPr>
            </w:pPr>
            <w:r w:rsidRPr="000D1CB5">
              <w:rPr>
                <w:rFonts w:ascii="Calibri" w:hAnsi="Calibri"/>
                <w:sz w:val="18"/>
                <w:szCs w:val="18"/>
              </w:rPr>
              <w:t>0.982</w:t>
            </w:r>
          </w:p>
        </w:tc>
        <w:tc>
          <w:tcPr>
            <w:tcW w:w="0" w:type="auto"/>
            <w:vAlign w:val="center"/>
          </w:tcPr>
          <w:p w14:paraId="67F4AEB1" w14:textId="77777777" w:rsidR="00B87256" w:rsidRPr="000D1CB5" w:rsidRDefault="00B87256" w:rsidP="00797156">
            <w:pPr>
              <w:jc w:val="center"/>
              <w:rPr>
                <w:rFonts w:ascii="Calibri" w:hAnsi="Calibri"/>
                <w:sz w:val="18"/>
                <w:szCs w:val="18"/>
              </w:rPr>
            </w:pPr>
            <w:r w:rsidRPr="000D1CB5">
              <w:rPr>
                <w:rFonts w:ascii="Calibri" w:hAnsi="Calibri"/>
                <w:sz w:val="18"/>
                <w:szCs w:val="18"/>
              </w:rPr>
              <w:t>0.990</w:t>
            </w:r>
          </w:p>
        </w:tc>
        <w:tc>
          <w:tcPr>
            <w:tcW w:w="0" w:type="auto"/>
            <w:vAlign w:val="center"/>
          </w:tcPr>
          <w:p w14:paraId="67F4AEB2" w14:textId="77777777" w:rsidR="00B87256" w:rsidRPr="000D1CB5" w:rsidRDefault="00B87256" w:rsidP="00797156">
            <w:pPr>
              <w:jc w:val="center"/>
              <w:rPr>
                <w:rFonts w:ascii="Calibri" w:hAnsi="Calibri"/>
                <w:sz w:val="18"/>
                <w:szCs w:val="18"/>
              </w:rPr>
            </w:pPr>
            <w:r w:rsidRPr="000D1CB5">
              <w:rPr>
                <w:rFonts w:ascii="Calibri" w:hAnsi="Calibri"/>
                <w:sz w:val="18"/>
                <w:szCs w:val="18"/>
              </w:rPr>
              <w:t>0.998</w:t>
            </w:r>
          </w:p>
        </w:tc>
      </w:tr>
    </w:tbl>
    <w:p w14:paraId="67F4AEB4" w14:textId="77777777" w:rsidR="00B87256" w:rsidRDefault="00B87256" w:rsidP="00B87256">
      <w:pPr>
        <w:autoSpaceDE w:val="0"/>
        <w:autoSpaceDN w:val="0"/>
        <w:adjustRightInd w:val="0"/>
        <w:ind w:left="720"/>
        <w:rPr>
          <w:rFonts w:ascii="Calibri" w:hAnsi="Calibri" w:cs="Arial"/>
          <w:i/>
          <w:iCs/>
          <w:sz w:val="18"/>
          <w:szCs w:val="18"/>
        </w:rPr>
      </w:pPr>
    </w:p>
    <w:p w14:paraId="67F4AEB5" w14:textId="77777777" w:rsidR="00B87256" w:rsidRDefault="00B87256" w:rsidP="00B87256">
      <w:pPr>
        <w:rPr>
          <w:rFonts w:ascii="Calibri" w:hAnsi="Calibri"/>
          <w:b/>
          <w:sz w:val="18"/>
          <w:szCs w:val="18"/>
        </w:rPr>
      </w:pPr>
      <w:r>
        <w:rPr>
          <w:rFonts w:ascii="Calibri" w:hAnsi="Calibri"/>
          <w:b/>
          <w:sz w:val="18"/>
          <w:szCs w:val="18"/>
        </w:rPr>
        <w:br w:type="page"/>
      </w:r>
    </w:p>
    <w:p w14:paraId="67F4AEB6" w14:textId="77777777" w:rsidR="00B87256" w:rsidRDefault="00B87256" w:rsidP="003E0830">
      <w:pPr>
        <w:pStyle w:val="ListParagraph"/>
        <w:ind w:left="0"/>
        <w:jc w:val="center"/>
        <w:rPr>
          <w:rFonts w:ascii="Calibri" w:hAnsi="Calibri" w:cs="Arial"/>
          <w:i/>
          <w:iCs/>
          <w:sz w:val="18"/>
          <w:szCs w:val="18"/>
        </w:rPr>
      </w:pPr>
      <w:r w:rsidRPr="00163079">
        <w:rPr>
          <w:rFonts w:ascii="Calibri" w:hAnsi="Calibri"/>
          <w:b/>
          <w:sz w:val="18"/>
          <w:szCs w:val="18"/>
        </w:rPr>
        <w:lastRenderedPageBreak/>
        <w:t xml:space="preserve">Table RA3.8-3 </w:t>
      </w:r>
      <w:r w:rsidRPr="00163079">
        <w:rPr>
          <w:rFonts w:ascii="Calibri" w:hAnsi="Calibri" w:cs="Arial"/>
          <w:b/>
          <w:i/>
          <w:iCs/>
          <w:sz w:val="18"/>
          <w:szCs w:val="18"/>
        </w:rPr>
        <w:t>Temperature Correction Factors for 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B87256" w:rsidRPr="000D1CB5" w14:paraId="67F4AEBA" w14:textId="77777777" w:rsidTr="003E0830">
        <w:trPr>
          <w:cantSplit/>
          <w:trHeight w:hRule="exact" w:val="187"/>
          <w:jc w:val="center"/>
        </w:trPr>
        <w:tc>
          <w:tcPr>
            <w:tcW w:w="0" w:type="auto"/>
            <w:vAlign w:val="center"/>
          </w:tcPr>
          <w:p w14:paraId="67F4AEB7" w14:textId="77777777" w:rsidR="00B87256" w:rsidRPr="000D1CB5" w:rsidRDefault="00B87256" w:rsidP="00797156">
            <w:pPr>
              <w:jc w:val="center"/>
              <w:rPr>
                <w:rFonts w:ascii="Calibri" w:hAnsi="Calibri"/>
                <w:sz w:val="18"/>
                <w:szCs w:val="18"/>
              </w:rPr>
            </w:pPr>
          </w:p>
        </w:tc>
        <w:tc>
          <w:tcPr>
            <w:tcW w:w="0" w:type="auto"/>
            <w:vAlign w:val="center"/>
          </w:tcPr>
          <w:p w14:paraId="67F4AEB8" w14:textId="77777777" w:rsidR="00B87256" w:rsidRPr="000D1CB5" w:rsidRDefault="00B87256" w:rsidP="00797156">
            <w:pPr>
              <w:jc w:val="center"/>
              <w:rPr>
                <w:rFonts w:ascii="Calibri" w:hAnsi="Calibri"/>
                <w:sz w:val="18"/>
                <w:szCs w:val="18"/>
              </w:rPr>
            </w:pPr>
          </w:p>
        </w:tc>
        <w:tc>
          <w:tcPr>
            <w:tcW w:w="0" w:type="auto"/>
            <w:gridSpan w:val="9"/>
            <w:vAlign w:val="center"/>
          </w:tcPr>
          <w:p w14:paraId="67F4AEB9" w14:textId="77777777" w:rsidR="00B87256" w:rsidRPr="000D1CB5" w:rsidRDefault="00B87256" w:rsidP="00797156">
            <w:pPr>
              <w:keepNext/>
              <w:keepLines/>
              <w:suppressAutoHyphens/>
              <w:jc w:val="center"/>
              <w:rPr>
                <w:rFonts w:ascii="Calibri" w:hAnsi="Calibri"/>
                <w:b/>
                <w:sz w:val="18"/>
                <w:szCs w:val="18"/>
              </w:rPr>
            </w:pPr>
            <w:r w:rsidRPr="000D1CB5">
              <w:rPr>
                <w:rFonts w:ascii="Calibri" w:hAnsi="Calibri"/>
                <w:b/>
                <w:sz w:val="18"/>
                <w:szCs w:val="18"/>
              </w:rPr>
              <w:t>Inside Temperature (F)</w:t>
            </w:r>
          </w:p>
        </w:tc>
      </w:tr>
      <w:tr w:rsidR="00B87256" w:rsidRPr="000D1CB5" w14:paraId="67F4AEC6" w14:textId="77777777" w:rsidTr="003E0830">
        <w:trPr>
          <w:cantSplit/>
          <w:trHeight w:hRule="exact" w:val="187"/>
          <w:jc w:val="center"/>
        </w:trPr>
        <w:tc>
          <w:tcPr>
            <w:tcW w:w="0" w:type="auto"/>
            <w:vAlign w:val="center"/>
          </w:tcPr>
          <w:p w14:paraId="67F4AEBB" w14:textId="77777777" w:rsidR="00B87256" w:rsidRPr="000D1CB5" w:rsidRDefault="00B87256" w:rsidP="00797156">
            <w:pPr>
              <w:jc w:val="center"/>
              <w:rPr>
                <w:rFonts w:ascii="Calibri" w:hAnsi="Calibri"/>
                <w:sz w:val="18"/>
                <w:szCs w:val="18"/>
              </w:rPr>
            </w:pPr>
          </w:p>
        </w:tc>
        <w:tc>
          <w:tcPr>
            <w:tcW w:w="0" w:type="auto"/>
            <w:vAlign w:val="center"/>
          </w:tcPr>
          <w:p w14:paraId="67F4AEBC" w14:textId="77777777" w:rsidR="00B87256" w:rsidRPr="000D1CB5" w:rsidRDefault="00B87256" w:rsidP="00797156">
            <w:pPr>
              <w:jc w:val="center"/>
              <w:rPr>
                <w:rFonts w:ascii="Calibri" w:hAnsi="Calibri"/>
                <w:sz w:val="18"/>
                <w:szCs w:val="18"/>
              </w:rPr>
            </w:pPr>
          </w:p>
        </w:tc>
        <w:tc>
          <w:tcPr>
            <w:tcW w:w="0" w:type="auto"/>
            <w:vAlign w:val="center"/>
          </w:tcPr>
          <w:p w14:paraId="67F4AEBD"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50</w:t>
            </w:r>
          </w:p>
        </w:tc>
        <w:tc>
          <w:tcPr>
            <w:tcW w:w="0" w:type="auto"/>
            <w:vAlign w:val="center"/>
          </w:tcPr>
          <w:p w14:paraId="67F4AEBE"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55</w:t>
            </w:r>
          </w:p>
        </w:tc>
        <w:tc>
          <w:tcPr>
            <w:tcW w:w="0" w:type="auto"/>
            <w:vAlign w:val="center"/>
          </w:tcPr>
          <w:p w14:paraId="67F4AEBF"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60</w:t>
            </w:r>
          </w:p>
        </w:tc>
        <w:tc>
          <w:tcPr>
            <w:tcW w:w="0" w:type="auto"/>
            <w:vAlign w:val="center"/>
          </w:tcPr>
          <w:p w14:paraId="67F4AEC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65</w:t>
            </w:r>
          </w:p>
        </w:tc>
        <w:tc>
          <w:tcPr>
            <w:tcW w:w="0" w:type="auto"/>
            <w:vAlign w:val="center"/>
          </w:tcPr>
          <w:p w14:paraId="67F4AEC1"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70</w:t>
            </w:r>
          </w:p>
        </w:tc>
        <w:tc>
          <w:tcPr>
            <w:tcW w:w="0" w:type="auto"/>
            <w:vAlign w:val="center"/>
          </w:tcPr>
          <w:p w14:paraId="67F4AEC2"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75</w:t>
            </w:r>
          </w:p>
        </w:tc>
        <w:tc>
          <w:tcPr>
            <w:tcW w:w="0" w:type="auto"/>
            <w:vAlign w:val="center"/>
          </w:tcPr>
          <w:p w14:paraId="67F4AEC3"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80</w:t>
            </w:r>
          </w:p>
        </w:tc>
        <w:tc>
          <w:tcPr>
            <w:tcW w:w="0" w:type="auto"/>
            <w:vAlign w:val="center"/>
          </w:tcPr>
          <w:p w14:paraId="67F4AEC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85</w:t>
            </w:r>
          </w:p>
        </w:tc>
        <w:tc>
          <w:tcPr>
            <w:tcW w:w="0" w:type="auto"/>
            <w:vAlign w:val="center"/>
          </w:tcPr>
          <w:p w14:paraId="67F4AEC5"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90</w:t>
            </w:r>
          </w:p>
        </w:tc>
      </w:tr>
      <w:tr w:rsidR="00B87256" w:rsidRPr="000D1CB5" w14:paraId="67F4AED2" w14:textId="77777777" w:rsidTr="003E0830">
        <w:trPr>
          <w:cantSplit/>
          <w:trHeight w:hRule="exact" w:val="187"/>
          <w:jc w:val="center"/>
        </w:trPr>
        <w:tc>
          <w:tcPr>
            <w:tcW w:w="0" w:type="auto"/>
            <w:vMerge w:val="restart"/>
            <w:vAlign w:val="center"/>
          </w:tcPr>
          <w:p w14:paraId="67F4AEC7" w14:textId="77777777" w:rsidR="00B87256" w:rsidRPr="000D1CB5" w:rsidRDefault="00B87256" w:rsidP="00797156">
            <w:pPr>
              <w:keepNext/>
              <w:keepLines/>
              <w:suppressAutoHyphen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67F4AEC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-20</w:t>
            </w:r>
          </w:p>
        </w:tc>
        <w:tc>
          <w:tcPr>
            <w:tcW w:w="0" w:type="auto"/>
            <w:vAlign w:val="center"/>
          </w:tcPr>
          <w:p w14:paraId="67F4AEC9" w14:textId="77777777" w:rsidR="00B87256" w:rsidRPr="000D1CB5" w:rsidRDefault="00B87256" w:rsidP="00797156">
            <w:pPr>
              <w:jc w:val="center"/>
              <w:rPr>
                <w:rFonts w:ascii="Calibri" w:hAnsi="Calibri"/>
                <w:sz w:val="18"/>
                <w:szCs w:val="18"/>
              </w:rPr>
            </w:pPr>
            <w:r w:rsidRPr="000D1CB5">
              <w:rPr>
                <w:rFonts w:ascii="Calibri" w:hAnsi="Calibri"/>
                <w:sz w:val="18"/>
                <w:szCs w:val="18"/>
              </w:rPr>
              <w:t>0.865</w:t>
            </w:r>
          </w:p>
        </w:tc>
        <w:tc>
          <w:tcPr>
            <w:tcW w:w="0" w:type="auto"/>
            <w:vAlign w:val="center"/>
          </w:tcPr>
          <w:p w14:paraId="67F4AECA" w14:textId="77777777" w:rsidR="00B87256" w:rsidRPr="000D1CB5" w:rsidRDefault="00B87256" w:rsidP="00797156">
            <w:pPr>
              <w:jc w:val="center"/>
              <w:rPr>
                <w:rFonts w:ascii="Calibri" w:hAnsi="Calibri"/>
                <w:sz w:val="18"/>
                <w:szCs w:val="18"/>
              </w:rPr>
            </w:pPr>
            <w:r w:rsidRPr="000D1CB5">
              <w:rPr>
                <w:rFonts w:ascii="Calibri" w:hAnsi="Calibri"/>
                <w:sz w:val="18"/>
                <w:szCs w:val="18"/>
              </w:rPr>
              <w:t>0.861</w:t>
            </w:r>
          </w:p>
        </w:tc>
        <w:tc>
          <w:tcPr>
            <w:tcW w:w="0" w:type="auto"/>
            <w:vAlign w:val="center"/>
          </w:tcPr>
          <w:p w14:paraId="67F4AECB" w14:textId="77777777" w:rsidR="00B87256" w:rsidRPr="000D1CB5" w:rsidRDefault="00B87256" w:rsidP="00797156">
            <w:pPr>
              <w:jc w:val="center"/>
              <w:rPr>
                <w:rFonts w:ascii="Calibri" w:hAnsi="Calibri"/>
                <w:sz w:val="18"/>
                <w:szCs w:val="18"/>
              </w:rPr>
            </w:pPr>
            <w:r w:rsidRPr="000D1CB5">
              <w:rPr>
                <w:rFonts w:ascii="Calibri" w:hAnsi="Calibri"/>
                <w:sz w:val="18"/>
                <w:szCs w:val="18"/>
              </w:rPr>
              <w:t>0.857</w:t>
            </w:r>
          </w:p>
        </w:tc>
        <w:tc>
          <w:tcPr>
            <w:tcW w:w="0" w:type="auto"/>
            <w:vAlign w:val="center"/>
          </w:tcPr>
          <w:p w14:paraId="67F4AECC" w14:textId="77777777" w:rsidR="00B87256" w:rsidRPr="000D1CB5" w:rsidRDefault="00B87256" w:rsidP="00797156">
            <w:pPr>
              <w:jc w:val="center"/>
              <w:rPr>
                <w:rFonts w:ascii="Calibri" w:hAnsi="Calibri"/>
                <w:sz w:val="18"/>
                <w:szCs w:val="18"/>
              </w:rPr>
            </w:pPr>
            <w:r w:rsidRPr="000D1CB5">
              <w:rPr>
                <w:rFonts w:ascii="Calibri" w:hAnsi="Calibri"/>
                <w:sz w:val="18"/>
                <w:szCs w:val="18"/>
              </w:rPr>
              <w:t>0.853</w:t>
            </w:r>
          </w:p>
        </w:tc>
        <w:tc>
          <w:tcPr>
            <w:tcW w:w="0" w:type="auto"/>
            <w:vAlign w:val="center"/>
          </w:tcPr>
          <w:p w14:paraId="67F4AECD" w14:textId="77777777" w:rsidR="00B87256" w:rsidRPr="000D1CB5" w:rsidRDefault="00B87256" w:rsidP="00797156">
            <w:pPr>
              <w:jc w:val="center"/>
              <w:rPr>
                <w:rFonts w:ascii="Calibri" w:hAnsi="Calibri"/>
                <w:sz w:val="18"/>
                <w:szCs w:val="18"/>
              </w:rPr>
            </w:pPr>
            <w:r w:rsidRPr="000D1CB5">
              <w:rPr>
                <w:rFonts w:ascii="Calibri" w:hAnsi="Calibri"/>
                <w:sz w:val="18"/>
                <w:szCs w:val="18"/>
              </w:rPr>
              <w:t>0.849</w:t>
            </w:r>
          </w:p>
        </w:tc>
        <w:tc>
          <w:tcPr>
            <w:tcW w:w="0" w:type="auto"/>
            <w:vAlign w:val="center"/>
          </w:tcPr>
          <w:p w14:paraId="67F4AECE" w14:textId="77777777" w:rsidR="00B87256" w:rsidRPr="000D1CB5" w:rsidRDefault="00B87256" w:rsidP="00797156">
            <w:pPr>
              <w:jc w:val="center"/>
              <w:rPr>
                <w:rFonts w:ascii="Calibri" w:hAnsi="Calibri"/>
                <w:sz w:val="18"/>
                <w:szCs w:val="18"/>
              </w:rPr>
            </w:pPr>
            <w:r w:rsidRPr="000D1CB5">
              <w:rPr>
                <w:rFonts w:ascii="Calibri" w:hAnsi="Calibri"/>
                <w:sz w:val="18"/>
                <w:szCs w:val="18"/>
              </w:rPr>
              <w:t>0.845</w:t>
            </w:r>
          </w:p>
        </w:tc>
        <w:tc>
          <w:tcPr>
            <w:tcW w:w="0" w:type="auto"/>
            <w:vAlign w:val="center"/>
          </w:tcPr>
          <w:p w14:paraId="67F4AECF" w14:textId="77777777" w:rsidR="00B87256" w:rsidRPr="000D1CB5" w:rsidRDefault="00B87256" w:rsidP="00797156">
            <w:pPr>
              <w:jc w:val="center"/>
              <w:rPr>
                <w:rFonts w:ascii="Calibri" w:hAnsi="Calibri"/>
                <w:sz w:val="18"/>
                <w:szCs w:val="18"/>
              </w:rPr>
            </w:pPr>
            <w:r w:rsidRPr="000D1CB5">
              <w:rPr>
                <w:rFonts w:ascii="Calibri" w:hAnsi="Calibri"/>
                <w:sz w:val="18"/>
                <w:szCs w:val="18"/>
              </w:rPr>
              <w:t>0.841</w:t>
            </w:r>
          </w:p>
        </w:tc>
        <w:tc>
          <w:tcPr>
            <w:tcW w:w="0" w:type="auto"/>
            <w:vAlign w:val="center"/>
          </w:tcPr>
          <w:p w14:paraId="67F4AED0" w14:textId="77777777" w:rsidR="00B87256" w:rsidRPr="000D1CB5" w:rsidRDefault="00B87256" w:rsidP="00797156">
            <w:pPr>
              <w:jc w:val="center"/>
              <w:rPr>
                <w:rFonts w:ascii="Calibri" w:hAnsi="Calibri"/>
                <w:sz w:val="18"/>
                <w:szCs w:val="18"/>
              </w:rPr>
            </w:pPr>
            <w:r w:rsidRPr="000D1CB5">
              <w:rPr>
                <w:rFonts w:ascii="Calibri" w:hAnsi="Calibri"/>
                <w:sz w:val="18"/>
                <w:szCs w:val="18"/>
              </w:rPr>
              <w:t>0.837</w:t>
            </w:r>
          </w:p>
        </w:tc>
        <w:tc>
          <w:tcPr>
            <w:tcW w:w="0" w:type="auto"/>
            <w:vAlign w:val="center"/>
          </w:tcPr>
          <w:p w14:paraId="67F4AED1" w14:textId="77777777" w:rsidR="00B87256" w:rsidRPr="000D1CB5" w:rsidRDefault="00B87256" w:rsidP="00797156">
            <w:pPr>
              <w:jc w:val="center"/>
              <w:rPr>
                <w:rFonts w:ascii="Calibri" w:hAnsi="Calibri"/>
                <w:sz w:val="18"/>
                <w:szCs w:val="18"/>
              </w:rPr>
            </w:pPr>
            <w:r w:rsidRPr="000D1CB5">
              <w:rPr>
                <w:rFonts w:ascii="Calibri" w:hAnsi="Calibri"/>
                <w:sz w:val="18"/>
                <w:szCs w:val="18"/>
              </w:rPr>
              <w:t>0.833</w:t>
            </w:r>
          </w:p>
        </w:tc>
      </w:tr>
      <w:tr w:rsidR="00B87256" w:rsidRPr="000D1CB5" w14:paraId="67F4AEDE" w14:textId="77777777" w:rsidTr="003E0830">
        <w:trPr>
          <w:cantSplit/>
          <w:trHeight w:hRule="exact" w:val="187"/>
          <w:jc w:val="center"/>
        </w:trPr>
        <w:tc>
          <w:tcPr>
            <w:tcW w:w="0" w:type="auto"/>
            <w:vMerge/>
            <w:vAlign w:val="center"/>
          </w:tcPr>
          <w:p w14:paraId="67F4AED3" w14:textId="77777777" w:rsidR="00B87256" w:rsidRPr="000D1CB5" w:rsidRDefault="00B87256" w:rsidP="00797156">
            <w:pPr>
              <w:jc w:val="center"/>
              <w:rPr>
                <w:rFonts w:ascii="Calibri" w:hAnsi="Calibri"/>
                <w:sz w:val="18"/>
                <w:szCs w:val="18"/>
              </w:rPr>
            </w:pPr>
          </w:p>
        </w:tc>
        <w:tc>
          <w:tcPr>
            <w:tcW w:w="0" w:type="auto"/>
            <w:vAlign w:val="center"/>
          </w:tcPr>
          <w:p w14:paraId="67F4AED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-15</w:t>
            </w:r>
          </w:p>
        </w:tc>
        <w:tc>
          <w:tcPr>
            <w:tcW w:w="0" w:type="auto"/>
            <w:vAlign w:val="center"/>
          </w:tcPr>
          <w:p w14:paraId="67F4AED5" w14:textId="77777777" w:rsidR="00B87256" w:rsidRPr="000D1CB5" w:rsidRDefault="00B87256" w:rsidP="00797156">
            <w:pPr>
              <w:jc w:val="center"/>
              <w:rPr>
                <w:rFonts w:ascii="Calibri" w:hAnsi="Calibri"/>
                <w:sz w:val="18"/>
                <w:szCs w:val="18"/>
              </w:rPr>
            </w:pPr>
            <w:r w:rsidRPr="000D1CB5">
              <w:rPr>
                <w:rFonts w:ascii="Calibri" w:hAnsi="Calibri"/>
                <w:sz w:val="18"/>
                <w:szCs w:val="18"/>
              </w:rPr>
              <w:t>0.874</w:t>
            </w:r>
          </w:p>
        </w:tc>
        <w:tc>
          <w:tcPr>
            <w:tcW w:w="0" w:type="auto"/>
            <w:vAlign w:val="center"/>
          </w:tcPr>
          <w:p w14:paraId="67F4AED6" w14:textId="77777777" w:rsidR="00B87256" w:rsidRPr="000D1CB5" w:rsidRDefault="00B87256" w:rsidP="00797156">
            <w:pPr>
              <w:jc w:val="center"/>
              <w:rPr>
                <w:rFonts w:ascii="Calibri" w:hAnsi="Calibri"/>
                <w:sz w:val="18"/>
                <w:szCs w:val="18"/>
              </w:rPr>
            </w:pPr>
            <w:r w:rsidRPr="000D1CB5">
              <w:rPr>
                <w:rFonts w:ascii="Calibri" w:hAnsi="Calibri"/>
                <w:sz w:val="18"/>
                <w:szCs w:val="18"/>
              </w:rPr>
              <w:t>0.870</w:t>
            </w:r>
          </w:p>
        </w:tc>
        <w:tc>
          <w:tcPr>
            <w:tcW w:w="0" w:type="auto"/>
            <w:vAlign w:val="center"/>
          </w:tcPr>
          <w:p w14:paraId="67F4AED7" w14:textId="77777777" w:rsidR="00B87256" w:rsidRPr="000D1CB5" w:rsidRDefault="00B87256" w:rsidP="00797156">
            <w:pPr>
              <w:jc w:val="center"/>
              <w:rPr>
                <w:rFonts w:ascii="Calibri" w:hAnsi="Calibri"/>
                <w:sz w:val="18"/>
                <w:szCs w:val="18"/>
              </w:rPr>
            </w:pPr>
            <w:r w:rsidRPr="000D1CB5">
              <w:rPr>
                <w:rFonts w:ascii="Calibri" w:hAnsi="Calibri"/>
                <w:sz w:val="18"/>
                <w:szCs w:val="18"/>
              </w:rPr>
              <w:t>0.866</w:t>
            </w:r>
          </w:p>
        </w:tc>
        <w:tc>
          <w:tcPr>
            <w:tcW w:w="0" w:type="auto"/>
            <w:vAlign w:val="center"/>
          </w:tcPr>
          <w:p w14:paraId="67F4AED8" w14:textId="77777777" w:rsidR="00B87256" w:rsidRPr="000D1CB5" w:rsidRDefault="00B87256" w:rsidP="00797156">
            <w:pPr>
              <w:jc w:val="center"/>
              <w:rPr>
                <w:rFonts w:ascii="Calibri" w:hAnsi="Calibri"/>
                <w:sz w:val="18"/>
                <w:szCs w:val="18"/>
              </w:rPr>
            </w:pPr>
            <w:r w:rsidRPr="000D1CB5">
              <w:rPr>
                <w:rFonts w:ascii="Calibri" w:hAnsi="Calibri"/>
                <w:sz w:val="18"/>
                <w:szCs w:val="18"/>
              </w:rPr>
              <w:t>0.862</w:t>
            </w:r>
          </w:p>
        </w:tc>
        <w:tc>
          <w:tcPr>
            <w:tcW w:w="0" w:type="auto"/>
            <w:vAlign w:val="center"/>
          </w:tcPr>
          <w:p w14:paraId="67F4AED9" w14:textId="77777777" w:rsidR="00B87256" w:rsidRPr="000D1CB5" w:rsidRDefault="00B87256" w:rsidP="00797156">
            <w:pPr>
              <w:jc w:val="center"/>
              <w:rPr>
                <w:rFonts w:ascii="Calibri" w:hAnsi="Calibri"/>
                <w:sz w:val="18"/>
                <w:szCs w:val="18"/>
              </w:rPr>
            </w:pPr>
            <w:r w:rsidRPr="000D1CB5">
              <w:rPr>
                <w:rFonts w:ascii="Calibri" w:hAnsi="Calibri"/>
                <w:sz w:val="18"/>
                <w:szCs w:val="18"/>
              </w:rPr>
              <w:t>0.858</w:t>
            </w:r>
          </w:p>
        </w:tc>
        <w:tc>
          <w:tcPr>
            <w:tcW w:w="0" w:type="auto"/>
            <w:vAlign w:val="center"/>
          </w:tcPr>
          <w:p w14:paraId="67F4AEDA" w14:textId="77777777" w:rsidR="00B87256" w:rsidRPr="000D1CB5" w:rsidRDefault="00B87256" w:rsidP="00797156">
            <w:pPr>
              <w:jc w:val="center"/>
              <w:rPr>
                <w:rFonts w:ascii="Calibri" w:hAnsi="Calibri"/>
                <w:sz w:val="18"/>
                <w:szCs w:val="18"/>
              </w:rPr>
            </w:pPr>
            <w:r w:rsidRPr="000D1CB5">
              <w:rPr>
                <w:rFonts w:ascii="Calibri" w:hAnsi="Calibri"/>
                <w:sz w:val="18"/>
                <w:szCs w:val="18"/>
              </w:rPr>
              <w:t>0.854</w:t>
            </w:r>
          </w:p>
        </w:tc>
        <w:tc>
          <w:tcPr>
            <w:tcW w:w="0" w:type="auto"/>
            <w:vAlign w:val="center"/>
          </w:tcPr>
          <w:p w14:paraId="67F4AEDB" w14:textId="77777777" w:rsidR="00B87256" w:rsidRPr="000D1CB5" w:rsidRDefault="00B87256" w:rsidP="00797156">
            <w:pPr>
              <w:jc w:val="center"/>
              <w:rPr>
                <w:rFonts w:ascii="Calibri" w:hAnsi="Calibri"/>
                <w:sz w:val="18"/>
                <w:szCs w:val="18"/>
              </w:rPr>
            </w:pPr>
            <w:r w:rsidRPr="000D1CB5">
              <w:rPr>
                <w:rFonts w:ascii="Calibri" w:hAnsi="Calibri"/>
                <w:sz w:val="18"/>
                <w:szCs w:val="18"/>
              </w:rPr>
              <w:t>0.850</w:t>
            </w:r>
          </w:p>
        </w:tc>
        <w:tc>
          <w:tcPr>
            <w:tcW w:w="0" w:type="auto"/>
            <w:vAlign w:val="center"/>
          </w:tcPr>
          <w:p w14:paraId="67F4AEDC" w14:textId="77777777" w:rsidR="00B87256" w:rsidRPr="000D1CB5" w:rsidRDefault="00B87256" w:rsidP="00797156">
            <w:pPr>
              <w:jc w:val="center"/>
              <w:rPr>
                <w:rFonts w:ascii="Calibri" w:hAnsi="Calibri"/>
                <w:sz w:val="18"/>
                <w:szCs w:val="18"/>
              </w:rPr>
            </w:pPr>
            <w:r w:rsidRPr="000D1CB5">
              <w:rPr>
                <w:rFonts w:ascii="Calibri" w:hAnsi="Calibri"/>
                <w:sz w:val="18"/>
                <w:szCs w:val="18"/>
              </w:rPr>
              <w:t>0.846</w:t>
            </w:r>
          </w:p>
        </w:tc>
        <w:tc>
          <w:tcPr>
            <w:tcW w:w="0" w:type="auto"/>
            <w:vAlign w:val="center"/>
          </w:tcPr>
          <w:p w14:paraId="67F4AEDD" w14:textId="77777777" w:rsidR="00B87256" w:rsidRPr="000D1CB5" w:rsidRDefault="00B87256" w:rsidP="00797156">
            <w:pPr>
              <w:jc w:val="center"/>
              <w:rPr>
                <w:rFonts w:ascii="Calibri" w:hAnsi="Calibri"/>
                <w:sz w:val="18"/>
                <w:szCs w:val="18"/>
              </w:rPr>
            </w:pPr>
            <w:r w:rsidRPr="000D1CB5">
              <w:rPr>
                <w:rFonts w:ascii="Calibri" w:hAnsi="Calibri"/>
                <w:sz w:val="18"/>
                <w:szCs w:val="18"/>
              </w:rPr>
              <w:t>0.842</w:t>
            </w:r>
          </w:p>
        </w:tc>
      </w:tr>
      <w:tr w:rsidR="00B87256" w:rsidRPr="000D1CB5" w14:paraId="67F4AEEA" w14:textId="77777777" w:rsidTr="003E0830">
        <w:trPr>
          <w:cantSplit/>
          <w:trHeight w:hRule="exact" w:val="187"/>
          <w:jc w:val="center"/>
        </w:trPr>
        <w:tc>
          <w:tcPr>
            <w:tcW w:w="0" w:type="auto"/>
            <w:vMerge/>
            <w:vAlign w:val="center"/>
          </w:tcPr>
          <w:p w14:paraId="67F4AEDF" w14:textId="77777777" w:rsidR="00B87256" w:rsidRPr="000D1CB5" w:rsidRDefault="00B87256" w:rsidP="00797156">
            <w:pPr>
              <w:jc w:val="center"/>
              <w:rPr>
                <w:rFonts w:ascii="Calibri" w:hAnsi="Calibri"/>
                <w:sz w:val="18"/>
                <w:szCs w:val="18"/>
              </w:rPr>
            </w:pPr>
          </w:p>
        </w:tc>
        <w:tc>
          <w:tcPr>
            <w:tcW w:w="0" w:type="auto"/>
            <w:vAlign w:val="center"/>
          </w:tcPr>
          <w:p w14:paraId="67F4AEE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w:t>
            </w:r>
          </w:p>
        </w:tc>
        <w:tc>
          <w:tcPr>
            <w:tcW w:w="0" w:type="auto"/>
            <w:vAlign w:val="center"/>
          </w:tcPr>
          <w:p w14:paraId="67F4AEE1" w14:textId="77777777" w:rsidR="00B87256" w:rsidRPr="000D1CB5" w:rsidRDefault="00B87256" w:rsidP="00797156">
            <w:pPr>
              <w:jc w:val="center"/>
              <w:rPr>
                <w:rFonts w:ascii="Calibri" w:hAnsi="Calibri"/>
                <w:sz w:val="18"/>
                <w:szCs w:val="18"/>
              </w:rPr>
            </w:pPr>
            <w:r w:rsidRPr="000D1CB5">
              <w:rPr>
                <w:rFonts w:ascii="Calibri" w:hAnsi="Calibri"/>
                <w:sz w:val="18"/>
                <w:szCs w:val="18"/>
              </w:rPr>
              <w:t>0.883</w:t>
            </w:r>
          </w:p>
        </w:tc>
        <w:tc>
          <w:tcPr>
            <w:tcW w:w="0" w:type="auto"/>
            <w:vAlign w:val="center"/>
          </w:tcPr>
          <w:p w14:paraId="67F4AEE2" w14:textId="77777777" w:rsidR="00B87256" w:rsidRPr="000D1CB5" w:rsidRDefault="00B87256" w:rsidP="00797156">
            <w:pPr>
              <w:jc w:val="center"/>
              <w:rPr>
                <w:rFonts w:ascii="Calibri" w:hAnsi="Calibri"/>
                <w:sz w:val="18"/>
                <w:szCs w:val="18"/>
              </w:rPr>
            </w:pPr>
            <w:r w:rsidRPr="000D1CB5">
              <w:rPr>
                <w:rFonts w:ascii="Calibri" w:hAnsi="Calibri"/>
                <w:sz w:val="18"/>
                <w:szCs w:val="18"/>
              </w:rPr>
              <w:t>0.879</w:t>
            </w:r>
          </w:p>
        </w:tc>
        <w:tc>
          <w:tcPr>
            <w:tcW w:w="0" w:type="auto"/>
            <w:vAlign w:val="center"/>
          </w:tcPr>
          <w:p w14:paraId="67F4AEE3" w14:textId="77777777" w:rsidR="00B87256" w:rsidRPr="000D1CB5" w:rsidRDefault="00B87256" w:rsidP="00797156">
            <w:pPr>
              <w:jc w:val="center"/>
              <w:rPr>
                <w:rFonts w:ascii="Calibri" w:hAnsi="Calibri"/>
                <w:sz w:val="18"/>
                <w:szCs w:val="18"/>
              </w:rPr>
            </w:pPr>
            <w:r w:rsidRPr="000D1CB5">
              <w:rPr>
                <w:rFonts w:ascii="Calibri" w:hAnsi="Calibri"/>
                <w:sz w:val="18"/>
                <w:szCs w:val="18"/>
              </w:rPr>
              <w:t>0.874</w:t>
            </w:r>
          </w:p>
        </w:tc>
        <w:tc>
          <w:tcPr>
            <w:tcW w:w="0" w:type="auto"/>
            <w:vAlign w:val="center"/>
          </w:tcPr>
          <w:p w14:paraId="67F4AEE4" w14:textId="77777777" w:rsidR="00B87256" w:rsidRPr="000D1CB5" w:rsidRDefault="00B87256" w:rsidP="00797156">
            <w:pPr>
              <w:jc w:val="center"/>
              <w:rPr>
                <w:rFonts w:ascii="Calibri" w:hAnsi="Calibri"/>
                <w:sz w:val="18"/>
                <w:szCs w:val="18"/>
              </w:rPr>
            </w:pPr>
            <w:r w:rsidRPr="000D1CB5">
              <w:rPr>
                <w:rFonts w:ascii="Calibri" w:hAnsi="Calibri"/>
                <w:sz w:val="18"/>
                <w:szCs w:val="18"/>
              </w:rPr>
              <w:t>0.870</w:t>
            </w:r>
          </w:p>
        </w:tc>
        <w:tc>
          <w:tcPr>
            <w:tcW w:w="0" w:type="auto"/>
            <w:vAlign w:val="center"/>
          </w:tcPr>
          <w:p w14:paraId="67F4AEE5" w14:textId="77777777" w:rsidR="00B87256" w:rsidRPr="000D1CB5" w:rsidRDefault="00B87256" w:rsidP="00797156">
            <w:pPr>
              <w:jc w:val="center"/>
              <w:rPr>
                <w:rFonts w:ascii="Calibri" w:hAnsi="Calibri"/>
                <w:sz w:val="18"/>
                <w:szCs w:val="18"/>
              </w:rPr>
            </w:pPr>
            <w:r w:rsidRPr="000D1CB5">
              <w:rPr>
                <w:rFonts w:ascii="Calibri" w:hAnsi="Calibri"/>
                <w:sz w:val="18"/>
                <w:szCs w:val="18"/>
              </w:rPr>
              <w:t>0.866</w:t>
            </w:r>
          </w:p>
        </w:tc>
        <w:tc>
          <w:tcPr>
            <w:tcW w:w="0" w:type="auto"/>
            <w:vAlign w:val="center"/>
          </w:tcPr>
          <w:p w14:paraId="67F4AEE6" w14:textId="77777777" w:rsidR="00B87256" w:rsidRPr="000D1CB5" w:rsidRDefault="00B87256" w:rsidP="00797156">
            <w:pPr>
              <w:jc w:val="center"/>
              <w:rPr>
                <w:rFonts w:ascii="Calibri" w:hAnsi="Calibri"/>
                <w:sz w:val="18"/>
                <w:szCs w:val="18"/>
              </w:rPr>
            </w:pPr>
            <w:r w:rsidRPr="000D1CB5">
              <w:rPr>
                <w:rFonts w:ascii="Calibri" w:hAnsi="Calibri"/>
                <w:sz w:val="18"/>
                <w:szCs w:val="18"/>
              </w:rPr>
              <w:t>0.862</w:t>
            </w:r>
          </w:p>
        </w:tc>
        <w:tc>
          <w:tcPr>
            <w:tcW w:w="0" w:type="auto"/>
            <w:vAlign w:val="center"/>
          </w:tcPr>
          <w:p w14:paraId="67F4AEE7" w14:textId="77777777" w:rsidR="00B87256" w:rsidRPr="000D1CB5" w:rsidRDefault="00B87256" w:rsidP="00797156">
            <w:pPr>
              <w:jc w:val="center"/>
              <w:rPr>
                <w:rFonts w:ascii="Calibri" w:hAnsi="Calibri"/>
                <w:sz w:val="18"/>
                <w:szCs w:val="18"/>
              </w:rPr>
            </w:pPr>
            <w:r w:rsidRPr="000D1CB5">
              <w:rPr>
                <w:rFonts w:ascii="Calibri" w:hAnsi="Calibri"/>
                <w:sz w:val="18"/>
                <w:szCs w:val="18"/>
              </w:rPr>
              <w:t>0.858</w:t>
            </w:r>
          </w:p>
        </w:tc>
        <w:tc>
          <w:tcPr>
            <w:tcW w:w="0" w:type="auto"/>
            <w:vAlign w:val="center"/>
          </w:tcPr>
          <w:p w14:paraId="67F4AEE8" w14:textId="77777777" w:rsidR="00B87256" w:rsidRPr="000D1CB5" w:rsidRDefault="00B87256" w:rsidP="00797156">
            <w:pPr>
              <w:jc w:val="center"/>
              <w:rPr>
                <w:rFonts w:ascii="Calibri" w:hAnsi="Calibri"/>
                <w:sz w:val="18"/>
                <w:szCs w:val="18"/>
              </w:rPr>
            </w:pPr>
            <w:r w:rsidRPr="000D1CB5">
              <w:rPr>
                <w:rFonts w:ascii="Calibri" w:hAnsi="Calibri"/>
                <w:sz w:val="18"/>
                <w:szCs w:val="18"/>
              </w:rPr>
              <w:t>0.854</w:t>
            </w:r>
          </w:p>
        </w:tc>
        <w:tc>
          <w:tcPr>
            <w:tcW w:w="0" w:type="auto"/>
            <w:vAlign w:val="center"/>
          </w:tcPr>
          <w:p w14:paraId="67F4AEE9" w14:textId="77777777" w:rsidR="00B87256" w:rsidRPr="000D1CB5" w:rsidRDefault="00B87256" w:rsidP="00797156">
            <w:pPr>
              <w:jc w:val="center"/>
              <w:rPr>
                <w:rFonts w:ascii="Calibri" w:hAnsi="Calibri"/>
                <w:sz w:val="18"/>
                <w:szCs w:val="18"/>
              </w:rPr>
            </w:pPr>
            <w:r w:rsidRPr="000D1CB5">
              <w:rPr>
                <w:rFonts w:ascii="Calibri" w:hAnsi="Calibri"/>
                <w:sz w:val="18"/>
                <w:szCs w:val="18"/>
              </w:rPr>
              <w:t>0.850</w:t>
            </w:r>
          </w:p>
        </w:tc>
      </w:tr>
      <w:tr w:rsidR="00B87256" w:rsidRPr="000D1CB5" w14:paraId="67F4AEF6" w14:textId="77777777" w:rsidTr="003E0830">
        <w:trPr>
          <w:cantSplit/>
          <w:trHeight w:hRule="exact" w:val="187"/>
          <w:jc w:val="center"/>
        </w:trPr>
        <w:tc>
          <w:tcPr>
            <w:tcW w:w="0" w:type="auto"/>
            <w:vMerge/>
            <w:vAlign w:val="center"/>
          </w:tcPr>
          <w:p w14:paraId="67F4AEEB" w14:textId="77777777" w:rsidR="00B87256" w:rsidRPr="000D1CB5" w:rsidRDefault="00B87256" w:rsidP="00797156">
            <w:pPr>
              <w:jc w:val="center"/>
              <w:rPr>
                <w:rFonts w:ascii="Calibri" w:hAnsi="Calibri"/>
                <w:sz w:val="18"/>
                <w:szCs w:val="18"/>
              </w:rPr>
            </w:pPr>
          </w:p>
        </w:tc>
        <w:tc>
          <w:tcPr>
            <w:tcW w:w="0" w:type="auto"/>
            <w:vAlign w:val="center"/>
          </w:tcPr>
          <w:p w14:paraId="67F4AEEC"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w:t>
            </w:r>
          </w:p>
        </w:tc>
        <w:tc>
          <w:tcPr>
            <w:tcW w:w="0" w:type="auto"/>
            <w:vAlign w:val="center"/>
          </w:tcPr>
          <w:p w14:paraId="67F4AEED" w14:textId="77777777" w:rsidR="00B87256" w:rsidRPr="000D1CB5" w:rsidRDefault="00B87256" w:rsidP="00797156">
            <w:pPr>
              <w:jc w:val="center"/>
              <w:rPr>
                <w:rFonts w:ascii="Calibri" w:hAnsi="Calibri"/>
                <w:sz w:val="18"/>
                <w:szCs w:val="18"/>
              </w:rPr>
            </w:pPr>
            <w:r w:rsidRPr="000D1CB5">
              <w:rPr>
                <w:rFonts w:ascii="Calibri" w:hAnsi="Calibri"/>
                <w:sz w:val="18"/>
                <w:szCs w:val="18"/>
              </w:rPr>
              <w:t>0.892</w:t>
            </w:r>
          </w:p>
        </w:tc>
        <w:tc>
          <w:tcPr>
            <w:tcW w:w="0" w:type="auto"/>
            <w:vAlign w:val="center"/>
          </w:tcPr>
          <w:p w14:paraId="67F4AEEE" w14:textId="77777777" w:rsidR="00B87256" w:rsidRPr="000D1CB5" w:rsidRDefault="00B87256" w:rsidP="00797156">
            <w:pPr>
              <w:jc w:val="center"/>
              <w:rPr>
                <w:rFonts w:ascii="Calibri" w:hAnsi="Calibri"/>
                <w:sz w:val="18"/>
                <w:szCs w:val="18"/>
              </w:rPr>
            </w:pPr>
            <w:r w:rsidRPr="000D1CB5">
              <w:rPr>
                <w:rFonts w:ascii="Calibri" w:hAnsi="Calibri"/>
                <w:sz w:val="18"/>
                <w:szCs w:val="18"/>
              </w:rPr>
              <w:t>0.887</w:t>
            </w:r>
          </w:p>
        </w:tc>
        <w:tc>
          <w:tcPr>
            <w:tcW w:w="0" w:type="auto"/>
            <w:vAlign w:val="center"/>
          </w:tcPr>
          <w:p w14:paraId="67F4AEEF" w14:textId="77777777" w:rsidR="00B87256" w:rsidRPr="000D1CB5" w:rsidRDefault="00B87256" w:rsidP="00797156">
            <w:pPr>
              <w:jc w:val="center"/>
              <w:rPr>
                <w:rFonts w:ascii="Calibri" w:hAnsi="Calibri"/>
                <w:sz w:val="18"/>
                <w:szCs w:val="18"/>
              </w:rPr>
            </w:pPr>
            <w:r w:rsidRPr="000D1CB5">
              <w:rPr>
                <w:rFonts w:ascii="Calibri" w:hAnsi="Calibri"/>
                <w:sz w:val="18"/>
                <w:szCs w:val="18"/>
              </w:rPr>
              <w:t>0.883</w:t>
            </w:r>
          </w:p>
        </w:tc>
        <w:tc>
          <w:tcPr>
            <w:tcW w:w="0" w:type="auto"/>
            <w:vAlign w:val="center"/>
          </w:tcPr>
          <w:p w14:paraId="67F4AEF0" w14:textId="77777777" w:rsidR="00B87256" w:rsidRPr="000D1CB5" w:rsidRDefault="00B87256" w:rsidP="00797156">
            <w:pPr>
              <w:jc w:val="center"/>
              <w:rPr>
                <w:rFonts w:ascii="Calibri" w:hAnsi="Calibri"/>
                <w:sz w:val="18"/>
                <w:szCs w:val="18"/>
              </w:rPr>
            </w:pPr>
            <w:r w:rsidRPr="000D1CB5">
              <w:rPr>
                <w:rFonts w:ascii="Calibri" w:hAnsi="Calibri"/>
                <w:sz w:val="18"/>
                <w:szCs w:val="18"/>
              </w:rPr>
              <w:t>0.879</w:t>
            </w:r>
          </w:p>
        </w:tc>
        <w:tc>
          <w:tcPr>
            <w:tcW w:w="0" w:type="auto"/>
            <w:vAlign w:val="center"/>
          </w:tcPr>
          <w:p w14:paraId="67F4AEF1" w14:textId="77777777" w:rsidR="00B87256" w:rsidRPr="000D1CB5" w:rsidRDefault="00B87256" w:rsidP="00797156">
            <w:pPr>
              <w:jc w:val="center"/>
              <w:rPr>
                <w:rFonts w:ascii="Calibri" w:hAnsi="Calibri"/>
                <w:sz w:val="18"/>
                <w:szCs w:val="18"/>
              </w:rPr>
            </w:pPr>
            <w:r w:rsidRPr="000D1CB5">
              <w:rPr>
                <w:rFonts w:ascii="Calibri" w:hAnsi="Calibri"/>
                <w:sz w:val="18"/>
                <w:szCs w:val="18"/>
              </w:rPr>
              <w:t>0.875</w:t>
            </w:r>
          </w:p>
        </w:tc>
        <w:tc>
          <w:tcPr>
            <w:tcW w:w="0" w:type="auto"/>
            <w:vAlign w:val="center"/>
          </w:tcPr>
          <w:p w14:paraId="67F4AEF2" w14:textId="77777777" w:rsidR="00B87256" w:rsidRPr="000D1CB5" w:rsidRDefault="00B87256" w:rsidP="00797156">
            <w:pPr>
              <w:jc w:val="center"/>
              <w:rPr>
                <w:rFonts w:ascii="Calibri" w:hAnsi="Calibri"/>
                <w:sz w:val="18"/>
                <w:szCs w:val="18"/>
              </w:rPr>
            </w:pPr>
            <w:r w:rsidRPr="000D1CB5">
              <w:rPr>
                <w:rFonts w:ascii="Calibri" w:hAnsi="Calibri"/>
                <w:sz w:val="18"/>
                <w:szCs w:val="18"/>
              </w:rPr>
              <w:t>0.871</w:t>
            </w:r>
          </w:p>
        </w:tc>
        <w:tc>
          <w:tcPr>
            <w:tcW w:w="0" w:type="auto"/>
            <w:vAlign w:val="center"/>
          </w:tcPr>
          <w:p w14:paraId="67F4AEF3" w14:textId="77777777" w:rsidR="00B87256" w:rsidRPr="000D1CB5" w:rsidRDefault="00B87256" w:rsidP="00797156">
            <w:pPr>
              <w:jc w:val="center"/>
              <w:rPr>
                <w:rFonts w:ascii="Calibri" w:hAnsi="Calibri"/>
                <w:sz w:val="18"/>
                <w:szCs w:val="18"/>
              </w:rPr>
            </w:pPr>
            <w:r w:rsidRPr="000D1CB5">
              <w:rPr>
                <w:rFonts w:ascii="Calibri" w:hAnsi="Calibri"/>
                <w:sz w:val="18"/>
                <w:szCs w:val="18"/>
              </w:rPr>
              <w:t>0.867</w:t>
            </w:r>
          </w:p>
        </w:tc>
        <w:tc>
          <w:tcPr>
            <w:tcW w:w="0" w:type="auto"/>
            <w:vAlign w:val="center"/>
          </w:tcPr>
          <w:p w14:paraId="67F4AEF4" w14:textId="77777777" w:rsidR="00B87256" w:rsidRPr="000D1CB5" w:rsidRDefault="00B87256" w:rsidP="00797156">
            <w:pPr>
              <w:jc w:val="center"/>
              <w:rPr>
                <w:rFonts w:ascii="Calibri" w:hAnsi="Calibri"/>
                <w:sz w:val="18"/>
                <w:szCs w:val="18"/>
              </w:rPr>
            </w:pPr>
            <w:r w:rsidRPr="000D1CB5">
              <w:rPr>
                <w:rFonts w:ascii="Calibri" w:hAnsi="Calibri"/>
                <w:sz w:val="18"/>
                <w:szCs w:val="18"/>
              </w:rPr>
              <w:t>0.863</w:t>
            </w:r>
          </w:p>
        </w:tc>
        <w:tc>
          <w:tcPr>
            <w:tcW w:w="0" w:type="auto"/>
            <w:vAlign w:val="center"/>
          </w:tcPr>
          <w:p w14:paraId="67F4AEF5" w14:textId="77777777" w:rsidR="00B87256" w:rsidRPr="000D1CB5" w:rsidRDefault="00B87256" w:rsidP="00797156">
            <w:pPr>
              <w:jc w:val="center"/>
              <w:rPr>
                <w:rFonts w:ascii="Calibri" w:hAnsi="Calibri"/>
                <w:sz w:val="18"/>
                <w:szCs w:val="18"/>
              </w:rPr>
            </w:pPr>
            <w:r w:rsidRPr="000D1CB5">
              <w:rPr>
                <w:rFonts w:ascii="Calibri" w:hAnsi="Calibri"/>
                <w:sz w:val="18"/>
                <w:szCs w:val="18"/>
              </w:rPr>
              <w:t>0.859</w:t>
            </w:r>
          </w:p>
        </w:tc>
      </w:tr>
      <w:tr w:rsidR="00B87256" w:rsidRPr="000D1CB5" w14:paraId="67F4AF02" w14:textId="77777777" w:rsidTr="003E0830">
        <w:trPr>
          <w:cantSplit/>
          <w:trHeight w:hRule="exact" w:val="187"/>
          <w:jc w:val="center"/>
        </w:trPr>
        <w:tc>
          <w:tcPr>
            <w:tcW w:w="0" w:type="auto"/>
            <w:vMerge/>
            <w:vAlign w:val="center"/>
          </w:tcPr>
          <w:p w14:paraId="67F4AEF7" w14:textId="77777777" w:rsidR="00B87256" w:rsidRPr="000D1CB5" w:rsidRDefault="00B87256" w:rsidP="00797156">
            <w:pPr>
              <w:jc w:val="center"/>
              <w:rPr>
                <w:rFonts w:ascii="Calibri" w:hAnsi="Calibri"/>
                <w:sz w:val="18"/>
                <w:szCs w:val="18"/>
              </w:rPr>
            </w:pPr>
          </w:p>
        </w:tc>
        <w:tc>
          <w:tcPr>
            <w:tcW w:w="0" w:type="auto"/>
            <w:vAlign w:val="center"/>
          </w:tcPr>
          <w:p w14:paraId="67F4AEF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0</w:t>
            </w:r>
          </w:p>
        </w:tc>
        <w:tc>
          <w:tcPr>
            <w:tcW w:w="0" w:type="auto"/>
            <w:vAlign w:val="center"/>
          </w:tcPr>
          <w:p w14:paraId="67F4AEF9" w14:textId="77777777" w:rsidR="00B87256" w:rsidRPr="000D1CB5" w:rsidRDefault="00B87256" w:rsidP="00797156">
            <w:pPr>
              <w:jc w:val="center"/>
              <w:rPr>
                <w:rFonts w:ascii="Calibri" w:hAnsi="Calibri"/>
                <w:sz w:val="18"/>
                <w:szCs w:val="18"/>
              </w:rPr>
            </w:pPr>
            <w:r w:rsidRPr="000D1CB5">
              <w:rPr>
                <w:rFonts w:ascii="Calibri" w:hAnsi="Calibri"/>
                <w:sz w:val="18"/>
                <w:szCs w:val="18"/>
              </w:rPr>
              <w:t>0.900</w:t>
            </w:r>
          </w:p>
        </w:tc>
        <w:tc>
          <w:tcPr>
            <w:tcW w:w="0" w:type="auto"/>
            <w:vAlign w:val="center"/>
          </w:tcPr>
          <w:p w14:paraId="67F4AEFA" w14:textId="77777777" w:rsidR="00B87256" w:rsidRPr="000D1CB5" w:rsidRDefault="00B87256" w:rsidP="00797156">
            <w:pPr>
              <w:jc w:val="center"/>
              <w:rPr>
                <w:rFonts w:ascii="Calibri" w:hAnsi="Calibri"/>
                <w:sz w:val="18"/>
                <w:szCs w:val="18"/>
              </w:rPr>
            </w:pPr>
            <w:r w:rsidRPr="000D1CB5">
              <w:rPr>
                <w:rFonts w:ascii="Calibri" w:hAnsi="Calibri"/>
                <w:sz w:val="18"/>
                <w:szCs w:val="18"/>
              </w:rPr>
              <w:t>0.896</w:t>
            </w:r>
          </w:p>
        </w:tc>
        <w:tc>
          <w:tcPr>
            <w:tcW w:w="0" w:type="auto"/>
            <w:vAlign w:val="center"/>
          </w:tcPr>
          <w:p w14:paraId="67F4AEFB" w14:textId="77777777" w:rsidR="00B87256" w:rsidRPr="000D1CB5" w:rsidRDefault="00B87256" w:rsidP="00797156">
            <w:pPr>
              <w:jc w:val="center"/>
              <w:rPr>
                <w:rFonts w:ascii="Calibri" w:hAnsi="Calibri"/>
                <w:sz w:val="18"/>
                <w:szCs w:val="18"/>
              </w:rPr>
            </w:pPr>
            <w:r w:rsidRPr="000D1CB5">
              <w:rPr>
                <w:rFonts w:ascii="Calibri" w:hAnsi="Calibri"/>
                <w:sz w:val="18"/>
                <w:szCs w:val="18"/>
              </w:rPr>
              <w:t>0.892</w:t>
            </w:r>
          </w:p>
        </w:tc>
        <w:tc>
          <w:tcPr>
            <w:tcW w:w="0" w:type="auto"/>
            <w:vAlign w:val="center"/>
          </w:tcPr>
          <w:p w14:paraId="67F4AEFC" w14:textId="77777777" w:rsidR="00B87256" w:rsidRPr="000D1CB5" w:rsidRDefault="00B87256" w:rsidP="00797156">
            <w:pPr>
              <w:jc w:val="center"/>
              <w:rPr>
                <w:rFonts w:ascii="Calibri" w:hAnsi="Calibri"/>
                <w:sz w:val="18"/>
                <w:szCs w:val="18"/>
              </w:rPr>
            </w:pPr>
            <w:r w:rsidRPr="000D1CB5">
              <w:rPr>
                <w:rFonts w:ascii="Calibri" w:hAnsi="Calibri"/>
                <w:sz w:val="18"/>
                <w:szCs w:val="18"/>
              </w:rPr>
              <w:t>0.887</w:t>
            </w:r>
          </w:p>
        </w:tc>
        <w:tc>
          <w:tcPr>
            <w:tcW w:w="0" w:type="auto"/>
            <w:vAlign w:val="center"/>
          </w:tcPr>
          <w:p w14:paraId="67F4AEFD" w14:textId="77777777" w:rsidR="00B87256" w:rsidRPr="000D1CB5" w:rsidRDefault="00B87256" w:rsidP="00797156">
            <w:pPr>
              <w:jc w:val="center"/>
              <w:rPr>
                <w:rFonts w:ascii="Calibri" w:hAnsi="Calibri"/>
                <w:sz w:val="18"/>
                <w:szCs w:val="18"/>
              </w:rPr>
            </w:pPr>
            <w:r w:rsidRPr="000D1CB5">
              <w:rPr>
                <w:rFonts w:ascii="Calibri" w:hAnsi="Calibri"/>
                <w:sz w:val="18"/>
                <w:szCs w:val="18"/>
              </w:rPr>
              <w:t>0.883</w:t>
            </w:r>
          </w:p>
        </w:tc>
        <w:tc>
          <w:tcPr>
            <w:tcW w:w="0" w:type="auto"/>
            <w:vAlign w:val="center"/>
          </w:tcPr>
          <w:p w14:paraId="67F4AEFE" w14:textId="77777777" w:rsidR="00B87256" w:rsidRPr="000D1CB5" w:rsidRDefault="00B87256" w:rsidP="00797156">
            <w:pPr>
              <w:jc w:val="center"/>
              <w:rPr>
                <w:rFonts w:ascii="Calibri" w:hAnsi="Calibri"/>
                <w:sz w:val="18"/>
                <w:szCs w:val="18"/>
              </w:rPr>
            </w:pPr>
            <w:r w:rsidRPr="000D1CB5">
              <w:rPr>
                <w:rFonts w:ascii="Calibri" w:hAnsi="Calibri"/>
                <w:sz w:val="18"/>
                <w:szCs w:val="18"/>
              </w:rPr>
              <w:t>0.879</w:t>
            </w:r>
          </w:p>
        </w:tc>
        <w:tc>
          <w:tcPr>
            <w:tcW w:w="0" w:type="auto"/>
            <w:vAlign w:val="center"/>
          </w:tcPr>
          <w:p w14:paraId="67F4AEFF" w14:textId="77777777" w:rsidR="00B87256" w:rsidRPr="000D1CB5" w:rsidRDefault="00B87256" w:rsidP="00797156">
            <w:pPr>
              <w:jc w:val="center"/>
              <w:rPr>
                <w:rFonts w:ascii="Calibri" w:hAnsi="Calibri"/>
                <w:sz w:val="18"/>
                <w:szCs w:val="18"/>
              </w:rPr>
            </w:pPr>
            <w:r w:rsidRPr="000D1CB5">
              <w:rPr>
                <w:rFonts w:ascii="Calibri" w:hAnsi="Calibri"/>
                <w:sz w:val="18"/>
                <w:szCs w:val="18"/>
              </w:rPr>
              <w:t>0.875</w:t>
            </w:r>
          </w:p>
        </w:tc>
        <w:tc>
          <w:tcPr>
            <w:tcW w:w="0" w:type="auto"/>
            <w:vAlign w:val="center"/>
          </w:tcPr>
          <w:p w14:paraId="67F4AF00" w14:textId="77777777" w:rsidR="00B87256" w:rsidRPr="000D1CB5" w:rsidRDefault="00B87256" w:rsidP="00797156">
            <w:pPr>
              <w:jc w:val="center"/>
              <w:rPr>
                <w:rFonts w:ascii="Calibri" w:hAnsi="Calibri"/>
                <w:sz w:val="18"/>
                <w:szCs w:val="18"/>
              </w:rPr>
            </w:pPr>
            <w:r w:rsidRPr="000D1CB5">
              <w:rPr>
                <w:rFonts w:ascii="Calibri" w:hAnsi="Calibri"/>
                <w:sz w:val="18"/>
                <w:szCs w:val="18"/>
              </w:rPr>
              <w:t>0.871</w:t>
            </w:r>
          </w:p>
        </w:tc>
        <w:tc>
          <w:tcPr>
            <w:tcW w:w="0" w:type="auto"/>
            <w:vAlign w:val="center"/>
          </w:tcPr>
          <w:p w14:paraId="67F4AF01" w14:textId="77777777" w:rsidR="00B87256" w:rsidRPr="000D1CB5" w:rsidRDefault="00B87256" w:rsidP="00797156">
            <w:pPr>
              <w:jc w:val="center"/>
              <w:rPr>
                <w:rFonts w:ascii="Calibri" w:hAnsi="Calibri"/>
                <w:sz w:val="18"/>
                <w:szCs w:val="18"/>
              </w:rPr>
            </w:pPr>
            <w:r w:rsidRPr="000D1CB5">
              <w:rPr>
                <w:rFonts w:ascii="Calibri" w:hAnsi="Calibri"/>
                <w:sz w:val="18"/>
                <w:szCs w:val="18"/>
              </w:rPr>
              <w:t>0.867</w:t>
            </w:r>
          </w:p>
        </w:tc>
      </w:tr>
      <w:tr w:rsidR="00B87256" w:rsidRPr="000D1CB5" w14:paraId="67F4AF0E" w14:textId="77777777" w:rsidTr="003E0830">
        <w:trPr>
          <w:cantSplit/>
          <w:trHeight w:hRule="exact" w:val="187"/>
          <w:jc w:val="center"/>
        </w:trPr>
        <w:tc>
          <w:tcPr>
            <w:tcW w:w="0" w:type="auto"/>
            <w:vMerge/>
            <w:vAlign w:val="center"/>
          </w:tcPr>
          <w:p w14:paraId="67F4AF03" w14:textId="77777777" w:rsidR="00B87256" w:rsidRPr="000D1CB5" w:rsidRDefault="00B87256" w:rsidP="00797156">
            <w:pPr>
              <w:jc w:val="center"/>
              <w:rPr>
                <w:rFonts w:ascii="Calibri" w:hAnsi="Calibri"/>
                <w:sz w:val="18"/>
                <w:szCs w:val="18"/>
              </w:rPr>
            </w:pPr>
          </w:p>
        </w:tc>
        <w:tc>
          <w:tcPr>
            <w:tcW w:w="0" w:type="auto"/>
            <w:vAlign w:val="center"/>
          </w:tcPr>
          <w:p w14:paraId="67F4AF0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w:t>
            </w:r>
          </w:p>
        </w:tc>
        <w:tc>
          <w:tcPr>
            <w:tcW w:w="0" w:type="auto"/>
            <w:vAlign w:val="center"/>
          </w:tcPr>
          <w:p w14:paraId="67F4AF05" w14:textId="77777777" w:rsidR="00B87256" w:rsidRPr="000D1CB5" w:rsidRDefault="00B87256" w:rsidP="00797156">
            <w:pPr>
              <w:jc w:val="center"/>
              <w:rPr>
                <w:rFonts w:ascii="Calibri" w:hAnsi="Calibri"/>
                <w:sz w:val="18"/>
                <w:szCs w:val="18"/>
              </w:rPr>
            </w:pPr>
            <w:r w:rsidRPr="000D1CB5">
              <w:rPr>
                <w:rFonts w:ascii="Calibri" w:hAnsi="Calibri"/>
                <w:sz w:val="18"/>
                <w:szCs w:val="18"/>
              </w:rPr>
              <w:t>0.909</w:t>
            </w:r>
          </w:p>
        </w:tc>
        <w:tc>
          <w:tcPr>
            <w:tcW w:w="0" w:type="auto"/>
            <w:vAlign w:val="center"/>
          </w:tcPr>
          <w:p w14:paraId="67F4AF06" w14:textId="77777777" w:rsidR="00B87256" w:rsidRPr="000D1CB5" w:rsidRDefault="00B87256" w:rsidP="00797156">
            <w:pPr>
              <w:jc w:val="center"/>
              <w:rPr>
                <w:rFonts w:ascii="Calibri" w:hAnsi="Calibri"/>
                <w:sz w:val="18"/>
                <w:szCs w:val="18"/>
              </w:rPr>
            </w:pPr>
            <w:r w:rsidRPr="000D1CB5">
              <w:rPr>
                <w:rFonts w:ascii="Calibri" w:hAnsi="Calibri"/>
                <w:sz w:val="18"/>
                <w:szCs w:val="18"/>
              </w:rPr>
              <w:t>0.905</w:t>
            </w:r>
          </w:p>
        </w:tc>
        <w:tc>
          <w:tcPr>
            <w:tcW w:w="0" w:type="auto"/>
            <w:vAlign w:val="center"/>
          </w:tcPr>
          <w:p w14:paraId="67F4AF07" w14:textId="77777777" w:rsidR="00B87256" w:rsidRPr="000D1CB5" w:rsidRDefault="00B87256" w:rsidP="00797156">
            <w:pPr>
              <w:jc w:val="center"/>
              <w:rPr>
                <w:rFonts w:ascii="Calibri" w:hAnsi="Calibri"/>
                <w:sz w:val="18"/>
                <w:szCs w:val="18"/>
              </w:rPr>
            </w:pPr>
            <w:r w:rsidRPr="000D1CB5">
              <w:rPr>
                <w:rFonts w:ascii="Calibri" w:hAnsi="Calibri"/>
                <w:sz w:val="18"/>
                <w:szCs w:val="18"/>
              </w:rPr>
              <w:t>0.900</w:t>
            </w:r>
          </w:p>
        </w:tc>
        <w:tc>
          <w:tcPr>
            <w:tcW w:w="0" w:type="auto"/>
            <w:vAlign w:val="center"/>
          </w:tcPr>
          <w:p w14:paraId="67F4AF08" w14:textId="77777777" w:rsidR="00B87256" w:rsidRPr="000D1CB5" w:rsidRDefault="00B87256" w:rsidP="00797156">
            <w:pPr>
              <w:jc w:val="center"/>
              <w:rPr>
                <w:rFonts w:ascii="Calibri" w:hAnsi="Calibri"/>
                <w:sz w:val="18"/>
                <w:szCs w:val="18"/>
              </w:rPr>
            </w:pPr>
            <w:r w:rsidRPr="000D1CB5">
              <w:rPr>
                <w:rFonts w:ascii="Calibri" w:hAnsi="Calibri"/>
                <w:sz w:val="18"/>
                <w:szCs w:val="18"/>
              </w:rPr>
              <w:t>0.896</w:t>
            </w:r>
          </w:p>
        </w:tc>
        <w:tc>
          <w:tcPr>
            <w:tcW w:w="0" w:type="auto"/>
            <w:vAlign w:val="center"/>
          </w:tcPr>
          <w:p w14:paraId="67F4AF09" w14:textId="77777777" w:rsidR="00B87256" w:rsidRPr="000D1CB5" w:rsidRDefault="00B87256" w:rsidP="00797156">
            <w:pPr>
              <w:jc w:val="center"/>
              <w:rPr>
                <w:rFonts w:ascii="Calibri" w:hAnsi="Calibri"/>
                <w:sz w:val="18"/>
                <w:szCs w:val="18"/>
              </w:rPr>
            </w:pPr>
            <w:r w:rsidRPr="000D1CB5">
              <w:rPr>
                <w:rFonts w:ascii="Calibri" w:hAnsi="Calibri"/>
                <w:sz w:val="18"/>
                <w:szCs w:val="18"/>
              </w:rPr>
              <w:t>0.892</w:t>
            </w:r>
          </w:p>
        </w:tc>
        <w:tc>
          <w:tcPr>
            <w:tcW w:w="0" w:type="auto"/>
            <w:vAlign w:val="center"/>
          </w:tcPr>
          <w:p w14:paraId="67F4AF0A" w14:textId="77777777" w:rsidR="00B87256" w:rsidRPr="000D1CB5" w:rsidRDefault="00B87256" w:rsidP="00797156">
            <w:pPr>
              <w:jc w:val="center"/>
              <w:rPr>
                <w:rFonts w:ascii="Calibri" w:hAnsi="Calibri"/>
                <w:sz w:val="18"/>
                <w:szCs w:val="18"/>
              </w:rPr>
            </w:pPr>
            <w:r w:rsidRPr="000D1CB5">
              <w:rPr>
                <w:rFonts w:ascii="Calibri" w:hAnsi="Calibri"/>
                <w:sz w:val="18"/>
                <w:szCs w:val="18"/>
              </w:rPr>
              <w:t>0.888</w:t>
            </w:r>
          </w:p>
        </w:tc>
        <w:tc>
          <w:tcPr>
            <w:tcW w:w="0" w:type="auto"/>
            <w:vAlign w:val="center"/>
          </w:tcPr>
          <w:p w14:paraId="67F4AF0B" w14:textId="77777777" w:rsidR="00B87256" w:rsidRPr="000D1CB5" w:rsidRDefault="00B87256" w:rsidP="00797156">
            <w:pPr>
              <w:jc w:val="center"/>
              <w:rPr>
                <w:rFonts w:ascii="Calibri" w:hAnsi="Calibri"/>
                <w:sz w:val="18"/>
                <w:szCs w:val="18"/>
              </w:rPr>
            </w:pPr>
            <w:r w:rsidRPr="000D1CB5">
              <w:rPr>
                <w:rFonts w:ascii="Calibri" w:hAnsi="Calibri"/>
                <w:sz w:val="18"/>
                <w:szCs w:val="18"/>
              </w:rPr>
              <w:t>0.883</w:t>
            </w:r>
          </w:p>
        </w:tc>
        <w:tc>
          <w:tcPr>
            <w:tcW w:w="0" w:type="auto"/>
            <w:vAlign w:val="center"/>
          </w:tcPr>
          <w:p w14:paraId="67F4AF0C" w14:textId="77777777" w:rsidR="00B87256" w:rsidRPr="000D1CB5" w:rsidRDefault="00B87256" w:rsidP="00797156">
            <w:pPr>
              <w:jc w:val="center"/>
              <w:rPr>
                <w:rFonts w:ascii="Calibri" w:hAnsi="Calibri"/>
                <w:sz w:val="18"/>
                <w:szCs w:val="18"/>
              </w:rPr>
            </w:pPr>
            <w:r w:rsidRPr="000D1CB5">
              <w:rPr>
                <w:rFonts w:ascii="Calibri" w:hAnsi="Calibri"/>
                <w:sz w:val="18"/>
                <w:szCs w:val="18"/>
              </w:rPr>
              <w:t>0.879</w:t>
            </w:r>
          </w:p>
        </w:tc>
        <w:tc>
          <w:tcPr>
            <w:tcW w:w="0" w:type="auto"/>
            <w:vAlign w:val="center"/>
          </w:tcPr>
          <w:p w14:paraId="67F4AF0D" w14:textId="77777777" w:rsidR="00B87256" w:rsidRPr="000D1CB5" w:rsidRDefault="00B87256" w:rsidP="00797156">
            <w:pPr>
              <w:jc w:val="center"/>
              <w:rPr>
                <w:rFonts w:ascii="Calibri" w:hAnsi="Calibri"/>
                <w:sz w:val="18"/>
                <w:szCs w:val="18"/>
              </w:rPr>
            </w:pPr>
            <w:r w:rsidRPr="000D1CB5">
              <w:rPr>
                <w:rFonts w:ascii="Calibri" w:hAnsi="Calibri"/>
                <w:sz w:val="18"/>
                <w:szCs w:val="18"/>
              </w:rPr>
              <w:t>0.875</w:t>
            </w:r>
          </w:p>
        </w:tc>
      </w:tr>
      <w:tr w:rsidR="00B87256" w:rsidRPr="000D1CB5" w14:paraId="67F4AF1A" w14:textId="77777777" w:rsidTr="003E0830">
        <w:trPr>
          <w:cantSplit/>
          <w:trHeight w:hRule="exact" w:val="187"/>
          <w:jc w:val="center"/>
        </w:trPr>
        <w:tc>
          <w:tcPr>
            <w:tcW w:w="0" w:type="auto"/>
            <w:vMerge/>
            <w:vAlign w:val="center"/>
          </w:tcPr>
          <w:p w14:paraId="67F4AF0F" w14:textId="77777777" w:rsidR="00B87256" w:rsidRPr="000D1CB5" w:rsidRDefault="00B87256" w:rsidP="00797156">
            <w:pPr>
              <w:jc w:val="center"/>
              <w:rPr>
                <w:rFonts w:ascii="Calibri" w:hAnsi="Calibri"/>
                <w:sz w:val="18"/>
                <w:szCs w:val="18"/>
              </w:rPr>
            </w:pPr>
          </w:p>
        </w:tc>
        <w:tc>
          <w:tcPr>
            <w:tcW w:w="0" w:type="auto"/>
            <w:vAlign w:val="center"/>
          </w:tcPr>
          <w:p w14:paraId="67F4AF1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w:t>
            </w:r>
          </w:p>
        </w:tc>
        <w:tc>
          <w:tcPr>
            <w:tcW w:w="0" w:type="auto"/>
            <w:vAlign w:val="center"/>
          </w:tcPr>
          <w:p w14:paraId="67F4AF11" w14:textId="77777777" w:rsidR="00B87256" w:rsidRPr="000D1CB5" w:rsidRDefault="00B87256" w:rsidP="00797156">
            <w:pPr>
              <w:jc w:val="center"/>
              <w:rPr>
                <w:rFonts w:ascii="Calibri" w:hAnsi="Calibri"/>
                <w:sz w:val="18"/>
                <w:szCs w:val="18"/>
              </w:rPr>
            </w:pPr>
            <w:r w:rsidRPr="000D1CB5">
              <w:rPr>
                <w:rFonts w:ascii="Calibri" w:hAnsi="Calibri"/>
                <w:sz w:val="18"/>
                <w:szCs w:val="18"/>
              </w:rPr>
              <w:t>0.918</w:t>
            </w:r>
          </w:p>
        </w:tc>
        <w:tc>
          <w:tcPr>
            <w:tcW w:w="0" w:type="auto"/>
            <w:vAlign w:val="center"/>
          </w:tcPr>
          <w:p w14:paraId="67F4AF12" w14:textId="77777777" w:rsidR="00B87256" w:rsidRPr="000D1CB5" w:rsidRDefault="00B87256" w:rsidP="00797156">
            <w:pPr>
              <w:jc w:val="center"/>
              <w:rPr>
                <w:rFonts w:ascii="Calibri" w:hAnsi="Calibri"/>
                <w:sz w:val="18"/>
                <w:szCs w:val="18"/>
              </w:rPr>
            </w:pPr>
            <w:r w:rsidRPr="000D1CB5">
              <w:rPr>
                <w:rFonts w:ascii="Calibri" w:hAnsi="Calibri"/>
                <w:sz w:val="18"/>
                <w:szCs w:val="18"/>
              </w:rPr>
              <w:t>0.913</w:t>
            </w:r>
          </w:p>
        </w:tc>
        <w:tc>
          <w:tcPr>
            <w:tcW w:w="0" w:type="auto"/>
            <w:vAlign w:val="center"/>
          </w:tcPr>
          <w:p w14:paraId="67F4AF13" w14:textId="77777777" w:rsidR="00B87256" w:rsidRPr="000D1CB5" w:rsidRDefault="00B87256" w:rsidP="00797156">
            <w:pPr>
              <w:jc w:val="center"/>
              <w:rPr>
                <w:rFonts w:ascii="Calibri" w:hAnsi="Calibri"/>
                <w:sz w:val="18"/>
                <w:szCs w:val="18"/>
              </w:rPr>
            </w:pPr>
            <w:r w:rsidRPr="000D1CB5">
              <w:rPr>
                <w:rFonts w:ascii="Calibri" w:hAnsi="Calibri"/>
                <w:sz w:val="18"/>
                <w:szCs w:val="18"/>
              </w:rPr>
              <w:t>0.909</w:t>
            </w:r>
          </w:p>
        </w:tc>
        <w:tc>
          <w:tcPr>
            <w:tcW w:w="0" w:type="auto"/>
            <w:vAlign w:val="center"/>
          </w:tcPr>
          <w:p w14:paraId="67F4AF14" w14:textId="77777777" w:rsidR="00B87256" w:rsidRPr="000D1CB5" w:rsidRDefault="00B87256" w:rsidP="00797156">
            <w:pPr>
              <w:jc w:val="center"/>
              <w:rPr>
                <w:rFonts w:ascii="Calibri" w:hAnsi="Calibri"/>
                <w:sz w:val="18"/>
                <w:szCs w:val="18"/>
              </w:rPr>
            </w:pPr>
            <w:r w:rsidRPr="000D1CB5">
              <w:rPr>
                <w:rFonts w:ascii="Calibri" w:hAnsi="Calibri"/>
                <w:sz w:val="18"/>
                <w:szCs w:val="18"/>
              </w:rPr>
              <w:t>0.905</w:t>
            </w:r>
          </w:p>
        </w:tc>
        <w:tc>
          <w:tcPr>
            <w:tcW w:w="0" w:type="auto"/>
            <w:vAlign w:val="center"/>
          </w:tcPr>
          <w:p w14:paraId="67F4AF15" w14:textId="77777777" w:rsidR="00B87256" w:rsidRPr="000D1CB5" w:rsidRDefault="00B87256" w:rsidP="00797156">
            <w:pPr>
              <w:jc w:val="center"/>
              <w:rPr>
                <w:rFonts w:ascii="Calibri" w:hAnsi="Calibri"/>
                <w:sz w:val="18"/>
                <w:szCs w:val="18"/>
              </w:rPr>
            </w:pPr>
            <w:r w:rsidRPr="000D1CB5">
              <w:rPr>
                <w:rFonts w:ascii="Calibri" w:hAnsi="Calibri"/>
                <w:sz w:val="18"/>
                <w:szCs w:val="18"/>
              </w:rPr>
              <w:t>0.900</w:t>
            </w:r>
          </w:p>
        </w:tc>
        <w:tc>
          <w:tcPr>
            <w:tcW w:w="0" w:type="auto"/>
            <w:vAlign w:val="center"/>
          </w:tcPr>
          <w:p w14:paraId="67F4AF16" w14:textId="77777777" w:rsidR="00B87256" w:rsidRPr="000D1CB5" w:rsidRDefault="00B87256" w:rsidP="00797156">
            <w:pPr>
              <w:jc w:val="center"/>
              <w:rPr>
                <w:rFonts w:ascii="Calibri" w:hAnsi="Calibri"/>
                <w:sz w:val="18"/>
                <w:szCs w:val="18"/>
              </w:rPr>
            </w:pPr>
            <w:r w:rsidRPr="000D1CB5">
              <w:rPr>
                <w:rFonts w:ascii="Calibri" w:hAnsi="Calibri"/>
                <w:sz w:val="18"/>
                <w:szCs w:val="18"/>
              </w:rPr>
              <w:t>0.896</w:t>
            </w:r>
          </w:p>
        </w:tc>
        <w:tc>
          <w:tcPr>
            <w:tcW w:w="0" w:type="auto"/>
            <w:vAlign w:val="center"/>
          </w:tcPr>
          <w:p w14:paraId="67F4AF17" w14:textId="77777777" w:rsidR="00B87256" w:rsidRPr="000D1CB5" w:rsidRDefault="00B87256" w:rsidP="00797156">
            <w:pPr>
              <w:jc w:val="center"/>
              <w:rPr>
                <w:rFonts w:ascii="Calibri" w:hAnsi="Calibri"/>
                <w:sz w:val="18"/>
                <w:szCs w:val="18"/>
              </w:rPr>
            </w:pPr>
            <w:r w:rsidRPr="000D1CB5">
              <w:rPr>
                <w:rFonts w:ascii="Calibri" w:hAnsi="Calibri"/>
                <w:sz w:val="18"/>
                <w:szCs w:val="18"/>
              </w:rPr>
              <w:t>0.892</w:t>
            </w:r>
          </w:p>
        </w:tc>
        <w:tc>
          <w:tcPr>
            <w:tcW w:w="0" w:type="auto"/>
            <w:vAlign w:val="center"/>
          </w:tcPr>
          <w:p w14:paraId="67F4AF18" w14:textId="77777777" w:rsidR="00B87256" w:rsidRPr="000D1CB5" w:rsidRDefault="00B87256" w:rsidP="00797156">
            <w:pPr>
              <w:jc w:val="center"/>
              <w:rPr>
                <w:rFonts w:ascii="Calibri" w:hAnsi="Calibri"/>
                <w:sz w:val="18"/>
                <w:szCs w:val="18"/>
              </w:rPr>
            </w:pPr>
            <w:r w:rsidRPr="000D1CB5">
              <w:rPr>
                <w:rFonts w:ascii="Calibri" w:hAnsi="Calibri"/>
                <w:sz w:val="18"/>
                <w:szCs w:val="18"/>
              </w:rPr>
              <w:t>0.888</w:t>
            </w:r>
          </w:p>
        </w:tc>
        <w:tc>
          <w:tcPr>
            <w:tcW w:w="0" w:type="auto"/>
            <w:vAlign w:val="center"/>
          </w:tcPr>
          <w:p w14:paraId="67F4AF19" w14:textId="77777777" w:rsidR="00B87256" w:rsidRPr="000D1CB5" w:rsidRDefault="00B87256" w:rsidP="00797156">
            <w:pPr>
              <w:jc w:val="center"/>
              <w:rPr>
                <w:rFonts w:ascii="Calibri" w:hAnsi="Calibri"/>
                <w:sz w:val="18"/>
                <w:szCs w:val="18"/>
              </w:rPr>
            </w:pPr>
            <w:r w:rsidRPr="000D1CB5">
              <w:rPr>
                <w:rFonts w:ascii="Calibri" w:hAnsi="Calibri"/>
                <w:sz w:val="18"/>
                <w:szCs w:val="18"/>
              </w:rPr>
              <w:t>0.884</w:t>
            </w:r>
          </w:p>
        </w:tc>
      </w:tr>
      <w:tr w:rsidR="00B87256" w:rsidRPr="000D1CB5" w14:paraId="67F4AF26" w14:textId="77777777" w:rsidTr="003E0830">
        <w:trPr>
          <w:cantSplit/>
          <w:trHeight w:hRule="exact" w:val="187"/>
          <w:jc w:val="center"/>
        </w:trPr>
        <w:tc>
          <w:tcPr>
            <w:tcW w:w="0" w:type="auto"/>
            <w:vMerge/>
            <w:vAlign w:val="center"/>
          </w:tcPr>
          <w:p w14:paraId="67F4AF1B" w14:textId="77777777" w:rsidR="00B87256" w:rsidRPr="000D1CB5" w:rsidRDefault="00B87256" w:rsidP="00797156">
            <w:pPr>
              <w:jc w:val="center"/>
              <w:rPr>
                <w:rFonts w:ascii="Calibri" w:hAnsi="Calibri"/>
                <w:sz w:val="18"/>
                <w:szCs w:val="18"/>
              </w:rPr>
            </w:pPr>
          </w:p>
        </w:tc>
        <w:tc>
          <w:tcPr>
            <w:tcW w:w="0" w:type="auto"/>
            <w:vAlign w:val="center"/>
          </w:tcPr>
          <w:p w14:paraId="67F4AF1C"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15</w:t>
            </w:r>
          </w:p>
        </w:tc>
        <w:tc>
          <w:tcPr>
            <w:tcW w:w="0" w:type="auto"/>
            <w:vAlign w:val="center"/>
          </w:tcPr>
          <w:p w14:paraId="67F4AF1D" w14:textId="77777777" w:rsidR="00B87256" w:rsidRPr="000D1CB5" w:rsidRDefault="00B87256" w:rsidP="00797156">
            <w:pPr>
              <w:jc w:val="center"/>
              <w:rPr>
                <w:rFonts w:ascii="Calibri" w:hAnsi="Calibri"/>
                <w:sz w:val="18"/>
                <w:szCs w:val="18"/>
              </w:rPr>
            </w:pPr>
            <w:r w:rsidRPr="000D1CB5">
              <w:rPr>
                <w:rFonts w:ascii="Calibri" w:hAnsi="Calibri"/>
                <w:sz w:val="18"/>
                <w:szCs w:val="18"/>
              </w:rPr>
              <w:t>0.927</w:t>
            </w:r>
          </w:p>
        </w:tc>
        <w:tc>
          <w:tcPr>
            <w:tcW w:w="0" w:type="auto"/>
            <w:vAlign w:val="center"/>
          </w:tcPr>
          <w:p w14:paraId="67F4AF1E" w14:textId="77777777" w:rsidR="00B87256" w:rsidRPr="000D1CB5" w:rsidRDefault="00B87256" w:rsidP="00797156">
            <w:pPr>
              <w:jc w:val="center"/>
              <w:rPr>
                <w:rFonts w:ascii="Calibri" w:hAnsi="Calibri"/>
                <w:sz w:val="18"/>
                <w:szCs w:val="18"/>
              </w:rPr>
            </w:pPr>
            <w:r w:rsidRPr="000D1CB5">
              <w:rPr>
                <w:rFonts w:ascii="Calibri" w:hAnsi="Calibri"/>
                <w:sz w:val="18"/>
                <w:szCs w:val="18"/>
              </w:rPr>
              <w:t>0.922</w:t>
            </w:r>
          </w:p>
        </w:tc>
        <w:tc>
          <w:tcPr>
            <w:tcW w:w="0" w:type="auto"/>
            <w:vAlign w:val="center"/>
          </w:tcPr>
          <w:p w14:paraId="67F4AF1F" w14:textId="77777777" w:rsidR="00B87256" w:rsidRPr="000D1CB5" w:rsidRDefault="00B87256" w:rsidP="00797156">
            <w:pPr>
              <w:jc w:val="center"/>
              <w:rPr>
                <w:rFonts w:ascii="Calibri" w:hAnsi="Calibri"/>
                <w:sz w:val="18"/>
                <w:szCs w:val="18"/>
              </w:rPr>
            </w:pPr>
            <w:r w:rsidRPr="000D1CB5">
              <w:rPr>
                <w:rFonts w:ascii="Calibri" w:hAnsi="Calibri"/>
                <w:sz w:val="18"/>
                <w:szCs w:val="18"/>
              </w:rPr>
              <w:t>0.918</w:t>
            </w:r>
          </w:p>
        </w:tc>
        <w:tc>
          <w:tcPr>
            <w:tcW w:w="0" w:type="auto"/>
            <w:vAlign w:val="center"/>
          </w:tcPr>
          <w:p w14:paraId="67F4AF20" w14:textId="77777777" w:rsidR="00B87256" w:rsidRPr="000D1CB5" w:rsidRDefault="00B87256" w:rsidP="00797156">
            <w:pPr>
              <w:jc w:val="center"/>
              <w:rPr>
                <w:rFonts w:ascii="Calibri" w:hAnsi="Calibri"/>
                <w:sz w:val="18"/>
                <w:szCs w:val="18"/>
              </w:rPr>
            </w:pPr>
            <w:r w:rsidRPr="000D1CB5">
              <w:rPr>
                <w:rFonts w:ascii="Calibri" w:hAnsi="Calibri"/>
                <w:sz w:val="18"/>
                <w:szCs w:val="18"/>
              </w:rPr>
              <w:t>0.913</w:t>
            </w:r>
          </w:p>
        </w:tc>
        <w:tc>
          <w:tcPr>
            <w:tcW w:w="0" w:type="auto"/>
            <w:vAlign w:val="center"/>
          </w:tcPr>
          <w:p w14:paraId="67F4AF21" w14:textId="77777777" w:rsidR="00B87256" w:rsidRPr="000D1CB5" w:rsidRDefault="00B87256" w:rsidP="00797156">
            <w:pPr>
              <w:jc w:val="center"/>
              <w:rPr>
                <w:rFonts w:ascii="Calibri" w:hAnsi="Calibri"/>
                <w:sz w:val="18"/>
                <w:szCs w:val="18"/>
              </w:rPr>
            </w:pPr>
            <w:r w:rsidRPr="000D1CB5">
              <w:rPr>
                <w:rFonts w:ascii="Calibri" w:hAnsi="Calibri"/>
                <w:sz w:val="18"/>
                <w:szCs w:val="18"/>
              </w:rPr>
              <w:t>0.909</w:t>
            </w:r>
          </w:p>
        </w:tc>
        <w:tc>
          <w:tcPr>
            <w:tcW w:w="0" w:type="auto"/>
            <w:vAlign w:val="center"/>
          </w:tcPr>
          <w:p w14:paraId="67F4AF22" w14:textId="77777777" w:rsidR="00B87256" w:rsidRPr="000D1CB5" w:rsidRDefault="00B87256" w:rsidP="00797156">
            <w:pPr>
              <w:jc w:val="center"/>
              <w:rPr>
                <w:rFonts w:ascii="Calibri" w:hAnsi="Calibri"/>
                <w:sz w:val="18"/>
                <w:szCs w:val="18"/>
              </w:rPr>
            </w:pPr>
            <w:r w:rsidRPr="000D1CB5">
              <w:rPr>
                <w:rFonts w:ascii="Calibri" w:hAnsi="Calibri"/>
                <w:sz w:val="18"/>
                <w:szCs w:val="18"/>
              </w:rPr>
              <w:t>0.905</w:t>
            </w:r>
          </w:p>
        </w:tc>
        <w:tc>
          <w:tcPr>
            <w:tcW w:w="0" w:type="auto"/>
            <w:vAlign w:val="center"/>
          </w:tcPr>
          <w:p w14:paraId="67F4AF23" w14:textId="77777777" w:rsidR="00B87256" w:rsidRPr="000D1CB5" w:rsidRDefault="00B87256" w:rsidP="00797156">
            <w:pPr>
              <w:jc w:val="center"/>
              <w:rPr>
                <w:rFonts w:ascii="Calibri" w:hAnsi="Calibri"/>
                <w:sz w:val="18"/>
                <w:szCs w:val="18"/>
              </w:rPr>
            </w:pPr>
            <w:r w:rsidRPr="000D1CB5">
              <w:rPr>
                <w:rFonts w:ascii="Calibri" w:hAnsi="Calibri"/>
                <w:sz w:val="18"/>
                <w:szCs w:val="18"/>
              </w:rPr>
              <w:t>0.900</w:t>
            </w:r>
          </w:p>
        </w:tc>
        <w:tc>
          <w:tcPr>
            <w:tcW w:w="0" w:type="auto"/>
            <w:vAlign w:val="center"/>
          </w:tcPr>
          <w:p w14:paraId="67F4AF24" w14:textId="77777777" w:rsidR="00B87256" w:rsidRPr="000D1CB5" w:rsidRDefault="00B87256" w:rsidP="00797156">
            <w:pPr>
              <w:jc w:val="center"/>
              <w:rPr>
                <w:rFonts w:ascii="Calibri" w:hAnsi="Calibri"/>
                <w:sz w:val="18"/>
                <w:szCs w:val="18"/>
              </w:rPr>
            </w:pPr>
            <w:r w:rsidRPr="000D1CB5">
              <w:rPr>
                <w:rFonts w:ascii="Calibri" w:hAnsi="Calibri"/>
                <w:sz w:val="18"/>
                <w:szCs w:val="18"/>
              </w:rPr>
              <w:t>0.896</w:t>
            </w:r>
          </w:p>
        </w:tc>
        <w:tc>
          <w:tcPr>
            <w:tcW w:w="0" w:type="auto"/>
            <w:vAlign w:val="center"/>
          </w:tcPr>
          <w:p w14:paraId="67F4AF25" w14:textId="77777777" w:rsidR="00B87256" w:rsidRPr="000D1CB5" w:rsidRDefault="00B87256" w:rsidP="00797156">
            <w:pPr>
              <w:jc w:val="center"/>
              <w:rPr>
                <w:rFonts w:ascii="Calibri" w:hAnsi="Calibri"/>
                <w:sz w:val="18"/>
                <w:szCs w:val="18"/>
              </w:rPr>
            </w:pPr>
            <w:r w:rsidRPr="000D1CB5">
              <w:rPr>
                <w:rFonts w:ascii="Calibri" w:hAnsi="Calibri"/>
                <w:sz w:val="18"/>
                <w:szCs w:val="18"/>
              </w:rPr>
              <w:t>0.892</w:t>
            </w:r>
          </w:p>
        </w:tc>
      </w:tr>
      <w:tr w:rsidR="00B87256" w:rsidRPr="000D1CB5" w14:paraId="67F4AF32" w14:textId="77777777" w:rsidTr="003E0830">
        <w:trPr>
          <w:cantSplit/>
          <w:trHeight w:hRule="exact" w:val="187"/>
          <w:jc w:val="center"/>
        </w:trPr>
        <w:tc>
          <w:tcPr>
            <w:tcW w:w="0" w:type="auto"/>
            <w:vMerge/>
            <w:vAlign w:val="center"/>
          </w:tcPr>
          <w:p w14:paraId="67F4AF27" w14:textId="77777777" w:rsidR="00B87256" w:rsidRPr="000D1CB5" w:rsidRDefault="00B87256" w:rsidP="00797156">
            <w:pPr>
              <w:jc w:val="center"/>
              <w:rPr>
                <w:rFonts w:ascii="Calibri" w:hAnsi="Calibri"/>
                <w:sz w:val="18"/>
                <w:szCs w:val="18"/>
              </w:rPr>
            </w:pPr>
          </w:p>
        </w:tc>
        <w:tc>
          <w:tcPr>
            <w:tcW w:w="0" w:type="auto"/>
            <w:vAlign w:val="center"/>
          </w:tcPr>
          <w:p w14:paraId="67F4AF2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20</w:t>
            </w:r>
          </w:p>
        </w:tc>
        <w:tc>
          <w:tcPr>
            <w:tcW w:w="0" w:type="auto"/>
            <w:vAlign w:val="center"/>
          </w:tcPr>
          <w:p w14:paraId="67F4AF29" w14:textId="77777777" w:rsidR="00B87256" w:rsidRPr="000D1CB5" w:rsidRDefault="00B87256" w:rsidP="00797156">
            <w:pPr>
              <w:jc w:val="center"/>
              <w:rPr>
                <w:rFonts w:ascii="Calibri" w:hAnsi="Calibri"/>
                <w:sz w:val="18"/>
                <w:szCs w:val="18"/>
              </w:rPr>
            </w:pPr>
            <w:r w:rsidRPr="000D1CB5">
              <w:rPr>
                <w:rFonts w:ascii="Calibri" w:hAnsi="Calibri"/>
                <w:sz w:val="18"/>
                <w:szCs w:val="18"/>
              </w:rPr>
              <w:t>0.935</w:t>
            </w:r>
          </w:p>
        </w:tc>
        <w:tc>
          <w:tcPr>
            <w:tcW w:w="0" w:type="auto"/>
            <w:vAlign w:val="center"/>
          </w:tcPr>
          <w:p w14:paraId="67F4AF2A" w14:textId="77777777" w:rsidR="00B87256" w:rsidRPr="000D1CB5" w:rsidRDefault="00B87256" w:rsidP="00797156">
            <w:pPr>
              <w:jc w:val="center"/>
              <w:rPr>
                <w:rFonts w:ascii="Calibri" w:hAnsi="Calibri"/>
                <w:sz w:val="18"/>
                <w:szCs w:val="18"/>
              </w:rPr>
            </w:pPr>
            <w:r w:rsidRPr="000D1CB5">
              <w:rPr>
                <w:rFonts w:ascii="Calibri" w:hAnsi="Calibri"/>
                <w:sz w:val="18"/>
                <w:szCs w:val="18"/>
              </w:rPr>
              <w:t>0.931</w:t>
            </w:r>
          </w:p>
        </w:tc>
        <w:tc>
          <w:tcPr>
            <w:tcW w:w="0" w:type="auto"/>
            <w:vAlign w:val="center"/>
          </w:tcPr>
          <w:p w14:paraId="67F4AF2B" w14:textId="77777777" w:rsidR="00B87256" w:rsidRPr="000D1CB5" w:rsidRDefault="00B87256" w:rsidP="00797156">
            <w:pPr>
              <w:jc w:val="center"/>
              <w:rPr>
                <w:rFonts w:ascii="Calibri" w:hAnsi="Calibri"/>
                <w:sz w:val="18"/>
                <w:szCs w:val="18"/>
              </w:rPr>
            </w:pPr>
            <w:r w:rsidRPr="000D1CB5">
              <w:rPr>
                <w:rFonts w:ascii="Calibri" w:hAnsi="Calibri"/>
                <w:sz w:val="18"/>
                <w:szCs w:val="18"/>
              </w:rPr>
              <w:t>0.926</w:t>
            </w:r>
          </w:p>
        </w:tc>
        <w:tc>
          <w:tcPr>
            <w:tcW w:w="0" w:type="auto"/>
            <w:vAlign w:val="center"/>
          </w:tcPr>
          <w:p w14:paraId="67F4AF2C" w14:textId="77777777" w:rsidR="00B87256" w:rsidRPr="000D1CB5" w:rsidRDefault="00B87256" w:rsidP="00797156">
            <w:pPr>
              <w:jc w:val="center"/>
              <w:rPr>
                <w:rFonts w:ascii="Calibri" w:hAnsi="Calibri"/>
                <w:sz w:val="18"/>
                <w:szCs w:val="18"/>
              </w:rPr>
            </w:pPr>
            <w:r w:rsidRPr="000D1CB5">
              <w:rPr>
                <w:rFonts w:ascii="Calibri" w:hAnsi="Calibri"/>
                <w:sz w:val="18"/>
                <w:szCs w:val="18"/>
              </w:rPr>
              <w:t>0.922</w:t>
            </w:r>
          </w:p>
        </w:tc>
        <w:tc>
          <w:tcPr>
            <w:tcW w:w="0" w:type="auto"/>
            <w:vAlign w:val="center"/>
          </w:tcPr>
          <w:p w14:paraId="67F4AF2D" w14:textId="77777777" w:rsidR="00B87256" w:rsidRPr="000D1CB5" w:rsidRDefault="00B87256" w:rsidP="00797156">
            <w:pPr>
              <w:jc w:val="center"/>
              <w:rPr>
                <w:rFonts w:ascii="Calibri" w:hAnsi="Calibri"/>
                <w:sz w:val="18"/>
                <w:szCs w:val="18"/>
              </w:rPr>
            </w:pPr>
            <w:r w:rsidRPr="000D1CB5">
              <w:rPr>
                <w:rFonts w:ascii="Calibri" w:hAnsi="Calibri"/>
                <w:sz w:val="18"/>
                <w:szCs w:val="18"/>
              </w:rPr>
              <w:t>09.17</w:t>
            </w:r>
          </w:p>
        </w:tc>
        <w:tc>
          <w:tcPr>
            <w:tcW w:w="0" w:type="auto"/>
            <w:vAlign w:val="center"/>
          </w:tcPr>
          <w:p w14:paraId="67F4AF2E" w14:textId="77777777" w:rsidR="00B87256" w:rsidRPr="000D1CB5" w:rsidRDefault="00B87256" w:rsidP="00797156">
            <w:pPr>
              <w:jc w:val="center"/>
              <w:rPr>
                <w:rFonts w:ascii="Calibri" w:hAnsi="Calibri"/>
                <w:sz w:val="18"/>
                <w:szCs w:val="18"/>
              </w:rPr>
            </w:pPr>
            <w:r w:rsidRPr="000D1CB5">
              <w:rPr>
                <w:rFonts w:ascii="Calibri" w:hAnsi="Calibri"/>
                <w:sz w:val="18"/>
                <w:szCs w:val="18"/>
              </w:rPr>
              <w:t>0.913</w:t>
            </w:r>
          </w:p>
        </w:tc>
        <w:tc>
          <w:tcPr>
            <w:tcW w:w="0" w:type="auto"/>
            <w:vAlign w:val="center"/>
          </w:tcPr>
          <w:p w14:paraId="67F4AF2F" w14:textId="77777777" w:rsidR="00B87256" w:rsidRPr="000D1CB5" w:rsidRDefault="00B87256" w:rsidP="00797156">
            <w:pPr>
              <w:jc w:val="center"/>
              <w:rPr>
                <w:rFonts w:ascii="Calibri" w:hAnsi="Calibri"/>
                <w:sz w:val="18"/>
                <w:szCs w:val="18"/>
              </w:rPr>
            </w:pPr>
            <w:r w:rsidRPr="000D1CB5">
              <w:rPr>
                <w:rFonts w:ascii="Calibri" w:hAnsi="Calibri"/>
                <w:sz w:val="18"/>
                <w:szCs w:val="18"/>
              </w:rPr>
              <w:t>0.909</w:t>
            </w:r>
          </w:p>
        </w:tc>
        <w:tc>
          <w:tcPr>
            <w:tcW w:w="0" w:type="auto"/>
            <w:vAlign w:val="center"/>
          </w:tcPr>
          <w:p w14:paraId="67F4AF30" w14:textId="77777777" w:rsidR="00B87256" w:rsidRPr="000D1CB5" w:rsidRDefault="00B87256" w:rsidP="00797156">
            <w:pPr>
              <w:jc w:val="center"/>
              <w:rPr>
                <w:rFonts w:ascii="Calibri" w:hAnsi="Calibri"/>
                <w:sz w:val="18"/>
                <w:szCs w:val="18"/>
              </w:rPr>
            </w:pPr>
            <w:r w:rsidRPr="000D1CB5">
              <w:rPr>
                <w:rFonts w:ascii="Calibri" w:hAnsi="Calibri"/>
                <w:sz w:val="18"/>
                <w:szCs w:val="18"/>
              </w:rPr>
              <w:t>0.905</w:t>
            </w:r>
          </w:p>
        </w:tc>
        <w:tc>
          <w:tcPr>
            <w:tcW w:w="0" w:type="auto"/>
            <w:vAlign w:val="center"/>
          </w:tcPr>
          <w:p w14:paraId="67F4AF31" w14:textId="77777777" w:rsidR="00B87256" w:rsidRPr="000D1CB5" w:rsidRDefault="00B87256" w:rsidP="00797156">
            <w:pPr>
              <w:jc w:val="center"/>
              <w:rPr>
                <w:rFonts w:ascii="Calibri" w:hAnsi="Calibri"/>
                <w:sz w:val="18"/>
                <w:szCs w:val="18"/>
              </w:rPr>
            </w:pPr>
            <w:r w:rsidRPr="000D1CB5">
              <w:rPr>
                <w:rFonts w:ascii="Calibri" w:hAnsi="Calibri"/>
                <w:sz w:val="18"/>
                <w:szCs w:val="18"/>
              </w:rPr>
              <w:t>0.900</w:t>
            </w:r>
          </w:p>
        </w:tc>
      </w:tr>
      <w:tr w:rsidR="00B87256" w:rsidRPr="000D1CB5" w14:paraId="67F4AF3E" w14:textId="77777777" w:rsidTr="003E0830">
        <w:trPr>
          <w:cantSplit/>
          <w:trHeight w:hRule="exact" w:val="187"/>
          <w:jc w:val="center"/>
        </w:trPr>
        <w:tc>
          <w:tcPr>
            <w:tcW w:w="0" w:type="auto"/>
            <w:vMerge/>
            <w:vAlign w:val="center"/>
          </w:tcPr>
          <w:p w14:paraId="67F4AF33" w14:textId="77777777" w:rsidR="00B87256" w:rsidRPr="000D1CB5" w:rsidRDefault="00B87256" w:rsidP="00797156">
            <w:pPr>
              <w:jc w:val="center"/>
              <w:rPr>
                <w:rFonts w:ascii="Calibri" w:hAnsi="Calibri"/>
                <w:sz w:val="18"/>
                <w:szCs w:val="18"/>
              </w:rPr>
            </w:pPr>
          </w:p>
        </w:tc>
        <w:tc>
          <w:tcPr>
            <w:tcW w:w="0" w:type="auto"/>
            <w:vAlign w:val="center"/>
          </w:tcPr>
          <w:p w14:paraId="67F4AF3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25</w:t>
            </w:r>
          </w:p>
        </w:tc>
        <w:tc>
          <w:tcPr>
            <w:tcW w:w="0" w:type="auto"/>
            <w:vAlign w:val="center"/>
          </w:tcPr>
          <w:p w14:paraId="67F4AF35" w14:textId="77777777" w:rsidR="00B87256" w:rsidRPr="000D1CB5" w:rsidRDefault="00B87256" w:rsidP="00797156">
            <w:pPr>
              <w:jc w:val="center"/>
              <w:rPr>
                <w:rFonts w:ascii="Calibri" w:hAnsi="Calibri"/>
                <w:sz w:val="18"/>
                <w:szCs w:val="18"/>
              </w:rPr>
            </w:pPr>
            <w:r w:rsidRPr="000D1CB5">
              <w:rPr>
                <w:rFonts w:ascii="Calibri" w:hAnsi="Calibri"/>
                <w:sz w:val="18"/>
                <w:szCs w:val="18"/>
              </w:rPr>
              <w:t>0.944</w:t>
            </w:r>
          </w:p>
        </w:tc>
        <w:tc>
          <w:tcPr>
            <w:tcW w:w="0" w:type="auto"/>
            <w:vAlign w:val="center"/>
          </w:tcPr>
          <w:p w14:paraId="67F4AF36" w14:textId="77777777" w:rsidR="00B87256" w:rsidRPr="000D1CB5" w:rsidRDefault="00B87256" w:rsidP="00797156">
            <w:pPr>
              <w:jc w:val="center"/>
              <w:rPr>
                <w:rFonts w:ascii="Calibri" w:hAnsi="Calibri"/>
                <w:sz w:val="18"/>
                <w:szCs w:val="18"/>
              </w:rPr>
            </w:pPr>
            <w:r w:rsidRPr="000D1CB5">
              <w:rPr>
                <w:rFonts w:ascii="Calibri" w:hAnsi="Calibri"/>
                <w:sz w:val="18"/>
                <w:szCs w:val="18"/>
              </w:rPr>
              <w:t>0.939</w:t>
            </w:r>
          </w:p>
        </w:tc>
        <w:tc>
          <w:tcPr>
            <w:tcW w:w="0" w:type="auto"/>
            <w:vAlign w:val="center"/>
          </w:tcPr>
          <w:p w14:paraId="67F4AF37" w14:textId="77777777" w:rsidR="00B87256" w:rsidRPr="000D1CB5" w:rsidRDefault="00B87256" w:rsidP="00797156">
            <w:pPr>
              <w:jc w:val="center"/>
              <w:rPr>
                <w:rFonts w:ascii="Calibri" w:hAnsi="Calibri"/>
                <w:sz w:val="18"/>
                <w:szCs w:val="18"/>
              </w:rPr>
            </w:pPr>
            <w:r w:rsidRPr="000D1CB5">
              <w:rPr>
                <w:rFonts w:ascii="Calibri" w:hAnsi="Calibri"/>
                <w:sz w:val="18"/>
                <w:szCs w:val="18"/>
              </w:rPr>
              <w:t>0.935</w:t>
            </w:r>
          </w:p>
        </w:tc>
        <w:tc>
          <w:tcPr>
            <w:tcW w:w="0" w:type="auto"/>
            <w:vAlign w:val="center"/>
          </w:tcPr>
          <w:p w14:paraId="67F4AF38" w14:textId="77777777" w:rsidR="00B87256" w:rsidRPr="000D1CB5" w:rsidRDefault="00B87256" w:rsidP="00797156">
            <w:pPr>
              <w:jc w:val="center"/>
              <w:rPr>
                <w:rFonts w:ascii="Calibri" w:hAnsi="Calibri"/>
                <w:sz w:val="18"/>
                <w:szCs w:val="18"/>
              </w:rPr>
            </w:pPr>
            <w:r w:rsidRPr="000D1CB5">
              <w:rPr>
                <w:rFonts w:ascii="Calibri" w:hAnsi="Calibri"/>
                <w:sz w:val="18"/>
                <w:szCs w:val="18"/>
              </w:rPr>
              <w:t>0.930</w:t>
            </w:r>
          </w:p>
        </w:tc>
        <w:tc>
          <w:tcPr>
            <w:tcW w:w="0" w:type="auto"/>
            <w:vAlign w:val="center"/>
          </w:tcPr>
          <w:p w14:paraId="67F4AF39" w14:textId="77777777" w:rsidR="00B87256" w:rsidRPr="000D1CB5" w:rsidRDefault="00B87256" w:rsidP="00797156">
            <w:pPr>
              <w:jc w:val="center"/>
              <w:rPr>
                <w:rFonts w:ascii="Calibri" w:hAnsi="Calibri"/>
                <w:sz w:val="18"/>
                <w:szCs w:val="18"/>
              </w:rPr>
            </w:pPr>
            <w:r w:rsidRPr="000D1CB5">
              <w:rPr>
                <w:rFonts w:ascii="Calibri" w:hAnsi="Calibri"/>
                <w:sz w:val="18"/>
                <w:szCs w:val="18"/>
              </w:rPr>
              <w:t>0.926</w:t>
            </w:r>
          </w:p>
        </w:tc>
        <w:tc>
          <w:tcPr>
            <w:tcW w:w="0" w:type="auto"/>
            <w:vAlign w:val="center"/>
          </w:tcPr>
          <w:p w14:paraId="67F4AF3A" w14:textId="77777777" w:rsidR="00B87256" w:rsidRPr="000D1CB5" w:rsidRDefault="00B87256" w:rsidP="00797156">
            <w:pPr>
              <w:jc w:val="center"/>
              <w:rPr>
                <w:rFonts w:ascii="Calibri" w:hAnsi="Calibri"/>
                <w:sz w:val="18"/>
                <w:szCs w:val="18"/>
              </w:rPr>
            </w:pPr>
            <w:r w:rsidRPr="000D1CB5">
              <w:rPr>
                <w:rFonts w:ascii="Calibri" w:hAnsi="Calibri"/>
                <w:sz w:val="18"/>
                <w:szCs w:val="18"/>
              </w:rPr>
              <w:t>0.922</w:t>
            </w:r>
          </w:p>
        </w:tc>
        <w:tc>
          <w:tcPr>
            <w:tcW w:w="0" w:type="auto"/>
            <w:vAlign w:val="center"/>
          </w:tcPr>
          <w:p w14:paraId="67F4AF3B" w14:textId="77777777" w:rsidR="00B87256" w:rsidRPr="000D1CB5" w:rsidRDefault="00B87256" w:rsidP="00797156">
            <w:pPr>
              <w:jc w:val="center"/>
              <w:rPr>
                <w:rFonts w:ascii="Calibri" w:hAnsi="Calibri"/>
                <w:sz w:val="18"/>
                <w:szCs w:val="18"/>
              </w:rPr>
            </w:pPr>
            <w:r w:rsidRPr="000D1CB5">
              <w:rPr>
                <w:rFonts w:ascii="Calibri" w:hAnsi="Calibri"/>
                <w:sz w:val="18"/>
                <w:szCs w:val="18"/>
              </w:rPr>
              <w:t>0.917</w:t>
            </w:r>
          </w:p>
        </w:tc>
        <w:tc>
          <w:tcPr>
            <w:tcW w:w="0" w:type="auto"/>
            <w:vAlign w:val="center"/>
          </w:tcPr>
          <w:p w14:paraId="67F4AF3C" w14:textId="77777777" w:rsidR="00B87256" w:rsidRPr="000D1CB5" w:rsidRDefault="00B87256" w:rsidP="00797156">
            <w:pPr>
              <w:jc w:val="center"/>
              <w:rPr>
                <w:rFonts w:ascii="Calibri" w:hAnsi="Calibri"/>
                <w:sz w:val="18"/>
                <w:szCs w:val="18"/>
              </w:rPr>
            </w:pPr>
            <w:r w:rsidRPr="000D1CB5">
              <w:rPr>
                <w:rFonts w:ascii="Calibri" w:hAnsi="Calibri"/>
                <w:sz w:val="18"/>
                <w:szCs w:val="18"/>
              </w:rPr>
              <w:t>0.913</w:t>
            </w:r>
          </w:p>
        </w:tc>
        <w:tc>
          <w:tcPr>
            <w:tcW w:w="0" w:type="auto"/>
            <w:vAlign w:val="center"/>
          </w:tcPr>
          <w:p w14:paraId="67F4AF3D" w14:textId="77777777" w:rsidR="00B87256" w:rsidRPr="000D1CB5" w:rsidRDefault="00B87256" w:rsidP="00797156">
            <w:pPr>
              <w:jc w:val="center"/>
              <w:rPr>
                <w:rFonts w:ascii="Calibri" w:hAnsi="Calibri"/>
                <w:sz w:val="18"/>
                <w:szCs w:val="18"/>
              </w:rPr>
            </w:pPr>
            <w:r w:rsidRPr="000D1CB5">
              <w:rPr>
                <w:rFonts w:ascii="Calibri" w:hAnsi="Calibri"/>
                <w:sz w:val="18"/>
                <w:szCs w:val="18"/>
              </w:rPr>
              <w:t>0.909</w:t>
            </w:r>
          </w:p>
        </w:tc>
      </w:tr>
      <w:tr w:rsidR="00B87256" w:rsidRPr="000D1CB5" w14:paraId="67F4AF4A" w14:textId="77777777" w:rsidTr="003E0830">
        <w:trPr>
          <w:cantSplit/>
          <w:trHeight w:hRule="exact" w:val="187"/>
          <w:jc w:val="center"/>
        </w:trPr>
        <w:tc>
          <w:tcPr>
            <w:tcW w:w="0" w:type="auto"/>
            <w:vMerge/>
            <w:vAlign w:val="center"/>
          </w:tcPr>
          <w:p w14:paraId="67F4AF3F" w14:textId="77777777" w:rsidR="00B87256" w:rsidRPr="000D1CB5" w:rsidRDefault="00B87256" w:rsidP="00797156">
            <w:pPr>
              <w:jc w:val="center"/>
              <w:rPr>
                <w:rFonts w:ascii="Calibri" w:hAnsi="Calibri"/>
                <w:sz w:val="18"/>
                <w:szCs w:val="18"/>
              </w:rPr>
            </w:pPr>
          </w:p>
        </w:tc>
        <w:tc>
          <w:tcPr>
            <w:tcW w:w="0" w:type="auto"/>
            <w:vAlign w:val="center"/>
          </w:tcPr>
          <w:p w14:paraId="67F4AF4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30</w:t>
            </w:r>
          </w:p>
        </w:tc>
        <w:tc>
          <w:tcPr>
            <w:tcW w:w="0" w:type="auto"/>
            <w:vAlign w:val="center"/>
          </w:tcPr>
          <w:p w14:paraId="67F4AF41" w14:textId="77777777" w:rsidR="00B87256" w:rsidRPr="000D1CB5" w:rsidRDefault="00B87256" w:rsidP="00797156">
            <w:pPr>
              <w:jc w:val="center"/>
              <w:rPr>
                <w:rFonts w:ascii="Calibri" w:hAnsi="Calibri"/>
                <w:sz w:val="18"/>
                <w:szCs w:val="18"/>
              </w:rPr>
            </w:pPr>
            <w:r w:rsidRPr="000D1CB5">
              <w:rPr>
                <w:rFonts w:ascii="Calibri" w:hAnsi="Calibri"/>
                <w:sz w:val="18"/>
                <w:szCs w:val="18"/>
              </w:rPr>
              <w:t>0.952</w:t>
            </w:r>
          </w:p>
        </w:tc>
        <w:tc>
          <w:tcPr>
            <w:tcW w:w="0" w:type="auto"/>
            <w:vAlign w:val="center"/>
          </w:tcPr>
          <w:p w14:paraId="67F4AF42" w14:textId="77777777" w:rsidR="00B87256" w:rsidRPr="000D1CB5" w:rsidRDefault="00B87256" w:rsidP="00797156">
            <w:pPr>
              <w:jc w:val="center"/>
              <w:rPr>
                <w:rFonts w:ascii="Calibri" w:hAnsi="Calibri"/>
                <w:sz w:val="18"/>
                <w:szCs w:val="18"/>
              </w:rPr>
            </w:pPr>
            <w:r w:rsidRPr="000D1CB5">
              <w:rPr>
                <w:rFonts w:ascii="Calibri" w:hAnsi="Calibri"/>
                <w:sz w:val="18"/>
                <w:szCs w:val="18"/>
              </w:rPr>
              <w:t>0.948</w:t>
            </w:r>
          </w:p>
        </w:tc>
        <w:tc>
          <w:tcPr>
            <w:tcW w:w="0" w:type="auto"/>
            <w:vAlign w:val="center"/>
          </w:tcPr>
          <w:p w14:paraId="67F4AF43" w14:textId="77777777" w:rsidR="00B87256" w:rsidRPr="000D1CB5" w:rsidRDefault="00B87256" w:rsidP="00797156">
            <w:pPr>
              <w:jc w:val="center"/>
              <w:rPr>
                <w:rFonts w:ascii="Calibri" w:hAnsi="Calibri"/>
                <w:sz w:val="18"/>
                <w:szCs w:val="18"/>
              </w:rPr>
            </w:pPr>
            <w:r w:rsidRPr="000D1CB5">
              <w:rPr>
                <w:rFonts w:ascii="Calibri" w:hAnsi="Calibri"/>
                <w:sz w:val="18"/>
                <w:szCs w:val="18"/>
              </w:rPr>
              <w:t>0.943</w:t>
            </w:r>
          </w:p>
        </w:tc>
        <w:tc>
          <w:tcPr>
            <w:tcW w:w="0" w:type="auto"/>
            <w:vAlign w:val="center"/>
          </w:tcPr>
          <w:p w14:paraId="67F4AF44" w14:textId="77777777" w:rsidR="00B87256" w:rsidRPr="000D1CB5" w:rsidRDefault="00B87256" w:rsidP="00797156">
            <w:pPr>
              <w:jc w:val="center"/>
              <w:rPr>
                <w:rFonts w:ascii="Calibri" w:hAnsi="Calibri"/>
                <w:sz w:val="18"/>
                <w:szCs w:val="18"/>
              </w:rPr>
            </w:pPr>
            <w:r w:rsidRPr="000D1CB5">
              <w:rPr>
                <w:rFonts w:ascii="Calibri" w:hAnsi="Calibri"/>
                <w:sz w:val="18"/>
                <w:szCs w:val="18"/>
              </w:rPr>
              <w:t>0.939</w:t>
            </w:r>
          </w:p>
        </w:tc>
        <w:tc>
          <w:tcPr>
            <w:tcW w:w="0" w:type="auto"/>
            <w:vAlign w:val="center"/>
          </w:tcPr>
          <w:p w14:paraId="67F4AF45" w14:textId="77777777" w:rsidR="00B87256" w:rsidRPr="000D1CB5" w:rsidRDefault="00B87256" w:rsidP="00797156">
            <w:pPr>
              <w:jc w:val="center"/>
              <w:rPr>
                <w:rFonts w:ascii="Calibri" w:hAnsi="Calibri"/>
                <w:sz w:val="18"/>
                <w:szCs w:val="18"/>
              </w:rPr>
            </w:pPr>
            <w:r w:rsidRPr="000D1CB5">
              <w:rPr>
                <w:rFonts w:ascii="Calibri" w:hAnsi="Calibri"/>
                <w:sz w:val="18"/>
                <w:szCs w:val="18"/>
              </w:rPr>
              <w:t>0.934</w:t>
            </w:r>
          </w:p>
        </w:tc>
        <w:tc>
          <w:tcPr>
            <w:tcW w:w="0" w:type="auto"/>
            <w:vAlign w:val="center"/>
          </w:tcPr>
          <w:p w14:paraId="67F4AF46" w14:textId="77777777" w:rsidR="00B87256" w:rsidRPr="000D1CB5" w:rsidRDefault="00B87256" w:rsidP="00797156">
            <w:pPr>
              <w:jc w:val="center"/>
              <w:rPr>
                <w:rFonts w:ascii="Calibri" w:hAnsi="Calibri"/>
                <w:sz w:val="18"/>
                <w:szCs w:val="18"/>
              </w:rPr>
            </w:pPr>
            <w:r w:rsidRPr="000D1CB5">
              <w:rPr>
                <w:rFonts w:ascii="Calibri" w:hAnsi="Calibri"/>
                <w:sz w:val="18"/>
                <w:szCs w:val="18"/>
              </w:rPr>
              <w:t>0.930</w:t>
            </w:r>
          </w:p>
        </w:tc>
        <w:tc>
          <w:tcPr>
            <w:tcW w:w="0" w:type="auto"/>
            <w:vAlign w:val="center"/>
          </w:tcPr>
          <w:p w14:paraId="67F4AF47" w14:textId="77777777" w:rsidR="00B87256" w:rsidRPr="000D1CB5" w:rsidRDefault="00B87256" w:rsidP="00797156">
            <w:pPr>
              <w:jc w:val="center"/>
              <w:rPr>
                <w:rFonts w:ascii="Calibri" w:hAnsi="Calibri"/>
                <w:sz w:val="18"/>
                <w:szCs w:val="18"/>
              </w:rPr>
            </w:pPr>
            <w:r w:rsidRPr="000D1CB5">
              <w:rPr>
                <w:rFonts w:ascii="Calibri" w:hAnsi="Calibri"/>
                <w:sz w:val="18"/>
                <w:szCs w:val="18"/>
              </w:rPr>
              <w:t>0.926</w:t>
            </w:r>
          </w:p>
        </w:tc>
        <w:tc>
          <w:tcPr>
            <w:tcW w:w="0" w:type="auto"/>
            <w:vAlign w:val="center"/>
          </w:tcPr>
          <w:p w14:paraId="67F4AF48" w14:textId="77777777" w:rsidR="00B87256" w:rsidRPr="000D1CB5" w:rsidRDefault="00B87256" w:rsidP="00797156">
            <w:pPr>
              <w:jc w:val="center"/>
              <w:rPr>
                <w:rFonts w:ascii="Calibri" w:hAnsi="Calibri"/>
                <w:sz w:val="18"/>
                <w:szCs w:val="18"/>
              </w:rPr>
            </w:pPr>
            <w:r w:rsidRPr="000D1CB5">
              <w:rPr>
                <w:rFonts w:ascii="Calibri" w:hAnsi="Calibri"/>
                <w:sz w:val="18"/>
                <w:szCs w:val="18"/>
              </w:rPr>
              <w:t>0.921</w:t>
            </w:r>
          </w:p>
        </w:tc>
        <w:tc>
          <w:tcPr>
            <w:tcW w:w="0" w:type="auto"/>
            <w:vAlign w:val="center"/>
          </w:tcPr>
          <w:p w14:paraId="67F4AF49" w14:textId="77777777" w:rsidR="00B87256" w:rsidRPr="000D1CB5" w:rsidRDefault="00B87256" w:rsidP="00797156">
            <w:pPr>
              <w:jc w:val="center"/>
              <w:rPr>
                <w:rFonts w:ascii="Calibri" w:hAnsi="Calibri"/>
                <w:sz w:val="18"/>
                <w:szCs w:val="18"/>
              </w:rPr>
            </w:pPr>
            <w:r w:rsidRPr="000D1CB5">
              <w:rPr>
                <w:rFonts w:ascii="Calibri" w:hAnsi="Calibri"/>
                <w:sz w:val="18"/>
                <w:szCs w:val="18"/>
              </w:rPr>
              <w:t>0.917</w:t>
            </w:r>
          </w:p>
        </w:tc>
      </w:tr>
      <w:tr w:rsidR="00B87256" w:rsidRPr="000D1CB5" w14:paraId="67F4AF56" w14:textId="77777777" w:rsidTr="003E0830">
        <w:trPr>
          <w:cantSplit/>
          <w:trHeight w:hRule="exact" w:val="187"/>
          <w:jc w:val="center"/>
        </w:trPr>
        <w:tc>
          <w:tcPr>
            <w:tcW w:w="0" w:type="auto"/>
            <w:vMerge/>
            <w:vAlign w:val="center"/>
          </w:tcPr>
          <w:p w14:paraId="67F4AF4B" w14:textId="77777777" w:rsidR="00B87256" w:rsidRPr="000D1CB5" w:rsidRDefault="00B87256" w:rsidP="00797156">
            <w:pPr>
              <w:jc w:val="center"/>
              <w:rPr>
                <w:rFonts w:ascii="Calibri" w:hAnsi="Calibri"/>
                <w:sz w:val="18"/>
                <w:szCs w:val="18"/>
              </w:rPr>
            </w:pPr>
          </w:p>
        </w:tc>
        <w:tc>
          <w:tcPr>
            <w:tcW w:w="0" w:type="auto"/>
            <w:vAlign w:val="center"/>
          </w:tcPr>
          <w:p w14:paraId="67F4AF4C"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35</w:t>
            </w:r>
          </w:p>
        </w:tc>
        <w:tc>
          <w:tcPr>
            <w:tcW w:w="0" w:type="auto"/>
            <w:vAlign w:val="center"/>
          </w:tcPr>
          <w:p w14:paraId="67F4AF4D" w14:textId="77777777" w:rsidR="00B87256" w:rsidRPr="000D1CB5" w:rsidRDefault="00B87256" w:rsidP="00797156">
            <w:pPr>
              <w:jc w:val="center"/>
              <w:rPr>
                <w:rFonts w:ascii="Calibri" w:hAnsi="Calibri"/>
                <w:sz w:val="18"/>
                <w:szCs w:val="18"/>
              </w:rPr>
            </w:pPr>
            <w:r w:rsidRPr="000D1CB5">
              <w:rPr>
                <w:rFonts w:ascii="Calibri" w:hAnsi="Calibri"/>
                <w:sz w:val="18"/>
                <w:szCs w:val="18"/>
              </w:rPr>
              <w:t>0.961</w:t>
            </w:r>
          </w:p>
        </w:tc>
        <w:tc>
          <w:tcPr>
            <w:tcW w:w="0" w:type="auto"/>
            <w:vAlign w:val="center"/>
          </w:tcPr>
          <w:p w14:paraId="67F4AF4E" w14:textId="77777777" w:rsidR="00B87256" w:rsidRPr="000D1CB5" w:rsidRDefault="00B87256" w:rsidP="00797156">
            <w:pPr>
              <w:jc w:val="center"/>
              <w:rPr>
                <w:rFonts w:ascii="Calibri" w:hAnsi="Calibri"/>
                <w:sz w:val="18"/>
                <w:szCs w:val="18"/>
              </w:rPr>
            </w:pPr>
            <w:r w:rsidRPr="000D1CB5">
              <w:rPr>
                <w:rFonts w:ascii="Calibri" w:hAnsi="Calibri"/>
                <w:sz w:val="18"/>
                <w:szCs w:val="18"/>
              </w:rPr>
              <w:t>0.956</w:t>
            </w:r>
          </w:p>
        </w:tc>
        <w:tc>
          <w:tcPr>
            <w:tcW w:w="0" w:type="auto"/>
            <w:vAlign w:val="center"/>
          </w:tcPr>
          <w:p w14:paraId="67F4AF4F" w14:textId="77777777" w:rsidR="00B87256" w:rsidRPr="000D1CB5" w:rsidRDefault="00B87256" w:rsidP="00797156">
            <w:pPr>
              <w:jc w:val="center"/>
              <w:rPr>
                <w:rFonts w:ascii="Calibri" w:hAnsi="Calibri"/>
                <w:sz w:val="18"/>
                <w:szCs w:val="18"/>
              </w:rPr>
            </w:pPr>
            <w:r w:rsidRPr="000D1CB5">
              <w:rPr>
                <w:rFonts w:ascii="Calibri" w:hAnsi="Calibri"/>
                <w:sz w:val="18"/>
                <w:szCs w:val="18"/>
              </w:rPr>
              <w:t>0.952</w:t>
            </w:r>
          </w:p>
        </w:tc>
        <w:tc>
          <w:tcPr>
            <w:tcW w:w="0" w:type="auto"/>
            <w:vAlign w:val="center"/>
          </w:tcPr>
          <w:p w14:paraId="67F4AF50" w14:textId="77777777" w:rsidR="00B87256" w:rsidRPr="000D1CB5" w:rsidRDefault="00B87256" w:rsidP="00797156">
            <w:pPr>
              <w:jc w:val="center"/>
              <w:rPr>
                <w:rFonts w:ascii="Calibri" w:hAnsi="Calibri"/>
                <w:sz w:val="18"/>
                <w:szCs w:val="18"/>
              </w:rPr>
            </w:pPr>
            <w:r w:rsidRPr="000D1CB5">
              <w:rPr>
                <w:rFonts w:ascii="Calibri" w:hAnsi="Calibri"/>
                <w:sz w:val="18"/>
                <w:szCs w:val="18"/>
              </w:rPr>
              <w:t>0.947</w:t>
            </w:r>
          </w:p>
        </w:tc>
        <w:tc>
          <w:tcPr>
            <w:tcW w:w="0" w:type="auto"/>
            <w:vAlign w:val="center"/>
          </w:tcPr>
          <w:p w14:paraId="67F4AF51" w14:textId="77777777" w:rsidR="00B87256" w:rsidRPr="000D1CB5" w:rsidRDefault="00B87256" w:rsidP="00797156">
            <w:pPr>
              <w:jc w:val="center"/>
              <w:rPr>
                <w:rFonts w:ascii="Calibri" w:hAnsi="Calibri"/>
                <w:sz w:val="18"/>
                <w:szCs w:val="18"/>
              </w:rPr>
            </w:pPr>
            <w:r w:rsidRPr="000D1CB5">
              <w:rPr>
                <w:rFonts w:ascii="Calibri" w:hAnsi="Calibri"/>
                <w:sz w:val="18"/>
                <w:szCs w:val="18"/>
              </w:rPr>
              <w:t>0.943</w:t>
            </w:r>
          </w:p>
        </w:tc>
        <w:tc>
          <w:tcPr>
            <w:tcW w:w="0" w:type="auto"/>
            <w:vAlign w:val="center"/>
          </w:tcPr>
          <w:p w14:paraId="67F4AF52" w14:textId="77777777" w:rsidR="00B87256" w:rsidRPr="000D1CB5" w:rsidRDefault="00B87256" w:rsidP="00797156">
            <w:pPr>
              <w:jc w:val="center"/>
              <w:rPr>
                <w:rFonts w:ascii="Calibri" w:hAnsi="Calibri"/>
                <w:sz w:val="18"/>
                <w:szCs w:val="18"/>
              </w:rPr>
            </w:pPr>
            <w:r w:rsidRPr="000D1CB5">
              <w:rPr>
                <w:rFonts w:ascii="Calibri" w:hAnsi="Calibri"/>
                <w:sz w:val="18"/>
                <w:szCs w:val="18"/>
              </w:rPr>
              <w:t>0.938</w:t>
            </w:r>
          </w:p>
        </w:tc>
        <w:tc>
          <w:tcPr>
            <w:tcW w:w="0" w:type="auto"/>
            <w:vAlign w:val="center"/>
          </w:tcPr>
          <w:p w14:paraId="67F4AF53" w14:textId="77777777" w:rsidR="00B87256" w:rsidRPr="000D1CB5" w:rsidRDefault="00B87256" w:rsidP="00797156">
            <w:pPr>
              <w:jc w:val="center"/>
              <w:rPr>
                <w:rFonts w:ascii="Calibri" w:hAnsi="Calibri"/>
                <w:sz w:val="18"/>
                <w:szCs w:val="18"/>
              </w:rPr>
            </w:pPr>
            <w:r w:rsidRPr="000D1CB5">
              <w:rPr>
                <w:rFonts w:ascii="Calibri" w:hAnsi="Calibri"/>
                <w:sz w:val="18"/>
                <w:szCs w:val="18"/>
              </w:rPr>
              <w:t>0.934</w:t>
            </w:r>
          </w:p>
        </w:tc>
        <w:tc>
          <w:tcPr>
            <w:tcW w:w="0" w:type="auto"/>
            <w:vAlign w:val="center"/>
          </w:tcPr>
          <w:p w14:paraId="67F4AF54" w14:textId="77777777" w:rsidR="00B87256" w:rsidRPr="000D1CB5" w:rsidRDefault="00B87256" w:rsidP="00797156">
            <w:pPr>
              <w:jc w:val="center"/>
              <w:rPr>
                <w:rFonts w:ascii="Calibri" w:hAnsi="Calibri"/>
                <w:sz w:val="18"/>
                <w:szCs w:val="18"/>
              </w:rPr>
            </w:pPr>
            <w:r w:rsidRPr="000D1CB5">
              <w:rPr>
                <w:rFonts w:ascii="Calibri" w:hAnsi="Calibri"/>
                <w:sz w:val="18"/>
                <w:szCs w:val="18"/>
              </w:rPr>
              <w:t>0.930</w:t>
            </w:r>
          </w:p>
        </w:tc>
        <w:tc>
          <w:tcPr>
            <w:tcW w:w="0" w:type="auto"/>
            <w:vAlign w:val="center"/>
          </w:tcPr>
          <w:p w14:paraId="67F4AF55" w14:textId="77777777" w:rsidR="00B87256" w:rsidRPr="000D1CB5" w:rsidRDefault="00B87256" w:rsidP="00797156">
            <w:pPr>
              <w:jc w:val="center"/>
              <w:rPr>
                <w:rFonts w:ascii="Calibri" w:hAnsi="Calibri"/>
                <w:sz w:val="18"/>
                <w:szCs w:val="18"/>
              </w:rPr>
            </w:pPr>
            <w:r w:rsidRPr="000D1CB5">
              <w:rPr>
                <w:rFonts w:ascii="Calibri" w:hAnsi="Calibri"/>
                <w:sz w:val="18"/>
                <w:szCs w:val="18"/>
              </w:rPr>
              <w:t>0.926</w:t>
            </w:r>
          </w:p>
        </w:tc>
      </w:tr>
      <w:tr w:rsidR="00B87256" w:rsidRPr="000D1CB5" w14:paraId="67F4AF62" w14:textId="77777777" w:rsidTr="003E0830">
        <w:trPr>
          <w:cantSplit/>
          <w:trHeight w:hRule="exact" w:val="187"/>
          <w:jc w:val="center"/>
        </w:trPr>
        <w:tc>
          <w:tcPr>
            <w:tcW w:w="0" w:type="auto"/>
            <w:vMerge/>
            <w:vAlign w:val="center"/>
          </w:tcPr>
          <w:p w14:paraId="67F4AF57" w14:textId="77777777" w:rsidR="00B87256" w:rsidRPr="000D1CB5" w:rsidRDefault="00B87256" w:rsidP="00797156">
            <w:pPr>
              <w:jc w:val="center"/>
              <w:rPr>
                <w:rFonts w:ascii="Calibri" w:hAnsi="Calibri"/>
                <w:sz w:val="18"/>
                <w:szCs w:val="18"/>
              </w:rPr>
            </w:pPr>
          </w:p>
        </w:tc>
        <w:tc>
          <w:tcPr>
            <w:tcW w:w="0" w:type="auto"/>
            <w:vAlign w:val="center"/>
          </w:tcPr>
          <w:p w14:paraId="67F4AF5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40</w:t>
            </w:r>
          </w:p>
        </w:tc>
        <w:tc>
          <w:tcPr>
            <w:tcW w:w="0" w:type="auto"/>
            <w:vAlign w:val="center"/>
          </w:tcPr>
          <w:p w14:paraId="67F4AF59" w14:textId="77777777" w:rsidR="00B87256" w:rsidRPr="000D1CB5" w:rsidRDefault="00B87256" w:rsidP="00797156">
            <w:pPr>
              <w:jc w:val="center"/>
              <w:rPr>
                <w:rFonts w:ascii="Calibri" w:hAnsi="Calibri"/>
                <w:sz w:val="18"/>
                <w:szCs w:val="18"/>
              </w:rPr>
            </w:pPr>
            <w:r w:rsidRPr="000D1CB5">
              <w:rPr>
                <w:rFonts w:ascii="Calibri" w:hAnsi="Calibri"/>
                <w:sz w:val="18"/>
                <w:szCs w:val="18"/>
              </w:rPr>
              <w:t>0.970</w:t>
            </w:r>
          </w:p>
        </w:tc>
        <w:tc>
          <w:tcPr>
            <w:tcW w:w="0" w:type="auto"/>
            <w:vAlign w:val="center"/>
          </w:tcPr>
          <w:p w14:paraId="67F4AF5A" w14:textId="77777777" w:rsidR="00B87256" w:rsidRPr="000D1CB5" w:rsidRDefault="00B87256" w:rsidP="00797156">
            <w:pPr>
              <w:jc w:val="center"/>
              <w:rPr>
                <w:rFonts w:ascii="Calibri" w:hAnsi="Calibri"/>
                <w:sz w:val="18"/>
                <w:szCs w:val="18"/>
              </w:rPr>
            </w:pPr>
            <w:r w:rsidRPr="000D1CB5">
              <w:rPr>
                <w:rFonts w:ascii="Calibri" w:hAnsi="Calibri"/>
                <w:sz w:val="18"/>
                <w:szCs w:val="18"/>
              </w:rPr>
              <w:t>0.965</w:t>
            </w:r>
          </w:p>
        </w:tc>
        <w:tc>
          <w:tcPr>
            <w:tcW w:w="0" w:type="auto"/>
            <w:vAlign w:val="center"/>
          </w:tcPr>
          <w:p w14:paraId="67F4AF5B" w14:textId="77777777" w:rsidR="00B87256" w:rsidRPr="000D1CB5" w:rsidRDefault="00B87256" w:rsidP="00797156">
            <w:pPr>
              <w:jc w:val="center"/>
              <w:rPr>
                <w:rFonts w:ascii="Calibri" w:hAnsi="Calibri"/>
                <w:sz w:val="18"/>
                <w:szCs w:val="18"/>
              </w:rPr>
            </w:pPr>
            <w:r w:rsidRPr="000D1CB5">
              <w:rPr>
                <w:rFonts w:ascii="Calibri" w:hAnsi="Calibri"/>
                <w:sz w:val="18"/>
                <w:szCs w:val="18"/>
              </w:rPr>
              <w:t>0.960</w:t>
            </w:r>
          </w:p>
        </w:tc>
        <w:tc>
          <w:tcPr>
            <w:tcW w:w="0" w:type="auto"/>
            <w:vAlign w:val="center"/>
          </w:tcPr>
          <w:p w14:paraId="67F4AF5C" w14:textId="77777777" w:rsidR="00B87256" w:rsidRPr="000D1CB5" w:rsidRDefault="00B87256" w:rsidP="00797156">
            <w:pPr>
              <w:jc w:val="center"/>
              <w:rPr>
                <w:rFonts w:ascii="Calibri" w:hAnsi="Calibri"/>
                <w:sz w:val="18"/>
                <w:szCs w:val="18"/>
              </w:rPr>
            </w:pPr>
            <w:r w:rsidRPr="000D1CB5">
              <w:rPr>
                <w:rFonts w:ascii="Calibri" w:hAnsi="Calibri"/>
                <w:sz w:val="18"/>
                <w:szCs w:val="18"/>
              </w:rPr>
              <w:t>0.956</w:t>
            </w:r>
          </w:p>
        </w:tc>
        <w:tc>
          <w:tcPr>
            <w:tcW w:w="0" w:type="auto"/>
            <w:vAlign w:val="center"/>
          </w:tcPr>
          <w:p w14:paraId="67F4AF5D" w14:textId="77777777" w:rsidR="00B87256" w:rsidRPr="000D1CB5" w:rsidRDefault="00B87256" w:rsidP="00797156">
            <w:pPr>
              <w:jc w:val="center"/>
              <w:rPr>
                <w:rFonts w:ascii="Calibri" w:hAnsi="Calibri"/>
                <w:sz w:val="18"/>
                <w:szCs w:val="18"/>
              </w:rPr>
            </w:pPr>
            <w:r w:rsidRPr="000D1CB5">
              <w:rPr>
                <w:rFonts w:ascii="Calibri" w:hAnsi="Calibri"/>
                <w:sz w:val="18"/>
                <w:szCs w:val="18"/>
              </w:rPr>
              <w:t>0.951</w:t>
            </w:r>
          </w:p>
        </w:tc>
        <w:tc>
          <w:tcPr>
            <w:tcW w:w="0" w:type="auto"/>
            <w:vAlign w:val="center"/>
          </w:tcPr>
          <w:p w14:paraId="67F4AF5E" w14:textId="77777777" w:rsidR="00B87256" w:rsidRPr="000D1CB5" w:rsidRDefault="00B87256" w:rsidP="00797156">
            <w:pPr>
              <w:jc w:val="center"/>
              <w:rPr>
                <w:rFonts w:ascii="Calibri" w:hAnsi="Calibri"/>
                <w:sz w:val="18"/>
                <w:szCs w:val="18"/>
              </w:rPr>
            </w:pPr>
            <w:r w:rsidRPr="000D1CB5">
              <w:rPr>
                <w:rFonts w:ascii="Calibri" w:hAnsi="Calibri"/>
                <w:sz w:val="18"/>
                <w:szCs w:val="18"/>
              </w:rPr>
              <w:t>0.947</w:t>
            </w:r>
          </w:p>
        </w:tc>
        <w:tc>
          <w:tcPr>
            <w:tcW w:w="0" w:type="auto"/>
            <w:vAlign w:val="center"/>
          </w:tcPr>
          <w:p w14:paraId="67F4AF5F" w14:textId="77777777" w:rsidR="00B87256" w:rsidRPr="000D1CB5" w:rsidRDefault="00B87256" w:rsidP="00797156">
            <w:pPr>
              <w:jc w:val="center"/>
              <w:rPr>
                <w:rFonts w:ascii="Calibri" w:hAnsi="Calibri"/>
                <w:sz w:val="18"/>
                <w:szCs w:val="18"/>
              </w:rPr>
            </w:pPr>
            <w:r w:rsidRPr="000D1CB5">
              <w:rPr>
                <w:rFonts w:ascii="Calibri" w:hAnsi="Calibri"/>
                <w:sz w:val="18"/>
                <w:szCs w:val="18"/>
              </w:rPr>
              <w:t>0.942</w:t>
            </w:r>
          </w:p>
        </w:tc>
        <w:tc>
          <w:tcPr>
            <w:tcW w:w="0" w:type="auto"/>
            <w:vAlign w:val="center"/>
          </w:tcPr>
          <w:p w14:paraId="67F4AF60" w14:textId="77777777" w:rsidR="00B87256" w:rsidRPr="000D1CB5" w:rsidRDefault="00B87256" w:rsidP="00797156">
            <w:pPr>
              <w:jc w:val="center"/>
              <w:rPr>
                <w:rFonts w:ascii="Calibri" w:hAnsi="Calibri"/>
                <w:sz w:val="18"/>
                <w:szCs w:val="18"/>
              </w:rPr>
            </w:pPr>
            <w:r w:rsidRPr="000D1CB5">
              <w:rPr>
                <w:rFonts w:ascii="Calibri" w:hAnsi="Calibri"/>
                <w:sz w:val="18"/>
                <w:szCs w:val="18"/>
              </w:rPr>
              <w:t>0.938</w:t>
            </w:r>
          </w:p>
        </w:tc>
        <w:tc>
          <w:tcPr>
            <w:tcW w:w="0" w:type="auto"/>
            <w:vAlign w:val="center"/>
          </w:tcPr>
          <w:p w14:paraId="67F4AF61" w14:textId="77777777" w:rsidR="00B87256" w:rsidRPr="000D1CB5" w:rsidRDefault="00B87256" w:rsidP="00797156">
            <w:pPr>
              <w:jc w:val="center"/>
              <w:rPr>
                <w:rFonts w:ascii="Calibri" w:hAnsi="Calibri"/>
                <w:sz w:val="18"/>
                <w:szCs w:val="18"/>
              </w:rPr>
            </w:pPr>
            <w:r w:rsidRPr="000D1CB5">
              <w:rPr>
                <w:rFonts w:ascii="Calibri" w:hAnsi="Calibri"/>
                <w:sz w:val="18"/>
                <w:szCs w:val="18"/>
              </w:rPr>
              <w:t>0.934</w:t>
            </w:r>
          </w:p>
        </w:tc>
      </w:tr>
      <w:tr w:rsidR="00B87256" w:rsidRPr="000D1CB5" w14:paraId="67F4AF6E" w14:textId="77777777" w:rsidTr="003E0830">
        <w:trPr>
          <w:cantSplit/>
          <w:trHeight w:hRule="exact" w:val="187"/>
          <w:jc w:val="center"/>
        </w:trPr>
        <w:tc>
          <w:tcPr>
            <w:tcW w:w="0" w:type="auto"/>
            <w:vMerge/>
            <w:vAlign w:val="center"/>
          </w:tcPr>
          <w:p w14:paraId="67F4AF63" w14:textId="77777777" w:rsidR="00B87256" w:rsidRPr="000D1CB5" w:rsidRDefault="00B87256" w:rsidP="00797156">
            <w:pPr>
              <w:jc w:val="center"/>
              <w:rPr>
                <w:rFonts w:ascii="Calibri" w:hAnsi="Calibri"/>
                <w:sz w:val="18"/>
                <w:szCs w:val="18"/>
              </w:rPr>
            </w:pPr>
          </w:p>
        </w:tc>
        <w:tc>
          <w:tcPr>
            <w:tcW w:w="0" w:type="auto"/>
            <w:vAlign w:val="center"/>
          </w:tcPr>
          <w:p w14:paraId="67F4AF6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45</w:t>
            </w:r>
          </w:p>
        </w:tc>
        <w:tc>
          <w:tcPr>
            <w:tcW w:w="0" w:type="auto"/>
            <w:vAlign w:val="center"/>
          </w:tcPr>
          <w:p w14:paraId="67F4AF65" w14:textId="77777777" w:rsidR="00B87256" w:rsidRPr="000D1CB5" w:rsidRDefault="00B87256" w:rsidP="00797156">
            <w:pPr>
              <w:jc w:val="center"/>
              <w:rPr>
                <w:rFonts w:ascii="Calibri" w:hAnsi="Calibri"/>
                <w:sz w:val="18"/>
                <w:szCs w:val="18"/>
              </w:rPr>
            </w:pPr>
            <w:r w:rsidRPr="000D1CB5">
              <w:rPr>
                <w:rFonts w:ascii="Calibri" w:hAnsi="Calibri"/>
                <w:sz w:val="18"/>
                <w:szCs w:val="18"/>
              </w:rPr>
              <w:t>0.978</w:t>
            </w:r>
          </w:p>
        </w:tc>
        <w:tc>
          <w:tcPr>
            <w:tcW w:w="0" w:type="auto"/>
            <w:vAlign w:val="center"/>
          </w:tcPr>
          <w:p w14:paraId="67F4AF66" w14:textId="77777777" w:rsidR="00B87256" w:rsidRPr="000D1CB5" w:rsidRDefault="00B87256" w:rsidP="00797156">
            <w:pPr>
              <w:jc w:val="center"/>
              <w:rPr>
                <w:rFonts w:ascii="Calibri" w:hAnsi="Calibri"/>
                <w:sz w:val="18"/>
                <w:szCs w:val="18"/>
              </w:rPr>
            </w:pPr>
            <w:r w:rsidRPr="000D1CB5">
              <w:rPr>
                <w:rFonts w:ascii="Calibri" w:hAnsi="Calibri"/>
                <w:sz w:val="18"/>
                <w:szCs w:val="18"/>
              </w:rPr>
              <w:t>0.974</w:t>
            </w:r>
          </w:p>
        </w:tc>
        <w:tc>
          <w:tcPr>
            <w:tcW w:w="0" w:type="auto"/>
            <w:vAlign w:val="center"/>
          </w:tcPr>
          <w:p w14:paraId="67F4AF67" w14:textId="77777777" w:rsidR="00B87256" w:rsidRPr="000D1CB5" w:rsidRDefault="00B87256" w:rsidP="00797156">
            <w:pPr>
              <w:jc w:val="center"/>
              <w:rPr>
                <w:rFonts w:ascii="Calibri" w:hAnsi="Calibri"/>
                <w:sz w:val="18"/>
                <w:szCs w:val="18"/>
              </w:rPr>
            </w:pPr>
            <w:r w:rsidRPr="000D1CB5">
              <w:rPr>
                <w:rFonts w:ascii="Calibri" w:hAnsi="Calibri"/>
                <w:sz w:val="18"/>
                <w:szCs w:val="18"/>
              </w:rPr>
              <w:t>0.961</w:t>
            </w:r>
          </w:p>
        </w:tc>
        <w:tc>
          <w:tcPr>
            <w:tcW w:w="0" w:type="auto"/>
            <w:vAlign w:val="center"/>
          </w:tcPr>
          <w:p w14:paraId="67F4AF68" w14:textId="77777777" w:rsidR="00B87256" w:rsidRPr="000D1CB5" w:rsidRDefault="00B87256" w:rsidP="00797156">
            <w:pPr>
              <w:jc w:val="center"/>
              <w:rPr>
                <w:rFonts w:ascii="Calibri" w:hAnsi="Calibri"/>
                <w:sz w:val="18"/>
                <w:szCs w:val="18"/>
              </w:rPr>
            </w:pPr>
            <w:r w:rsidRPr="000D1CB5">
              <w:rPr>
                <w:rFonts w:ascii="Calibri" w:hAnsi="Calibri"/>
                <w:sz w:val="18"/>
                <w:szCs w:val="18"/>
              </w:rPr>
              <w:t>0.964</w:t>
            </w:r>
          </w:p>
        </w:tc>
        <w:tc>
          <w:tcPr>
            <w:tcW w:w="0" w:type="auto"/>
            <w:vAlign w:val="center"/>
          </w:tcPr>
          <w:p w14:paraId="67F4AF69" w14:textId="77777777" w:rsidR="00B87256" w:rsidRPr="000D1CB5" w:rsidRDefault="00B87256" w:rsidP="00797156">
            <w:pPr>
              <w:jc w:val="center"/>
              <w:rPr>
                <w:rFonts w:ascii="Calibri" w:hAnsi="Calibri"/>
                <w:sz w:val="18"/>
                <w:szCs w:val="18"/>
              </w:rPr>
            </w:pPr>
            <w:r w:rsidRPr="000D1CB5">
              <w:rPr>
                <w:rFonts w:ascii="Calibri" w:hAnsi="Calibri"/>
                <w:sz w:val="18"/>
                <w:szCs w:val="18"/>
              </w:rPr>
              <w:t>0.960</w:t>
            </w:r>
          </w:p>
        </w:tc>
        <w:tc>
          <w:tcPr>
            <w:tcW w:w="0" w:type="auto"/>
            <w:vAlign w:val="center"/>
          </w:tcPr>
          <w:p w14:paraId="67F4AF6A" w14:textId="77777777" w:rsidR="00B87256" w:rsidRPr="000D1CB5" w:rsidRDefault="00B87256" w:rsidP="00797156">
            <w:pPr>
              <w:jc w:val="center"/>
              <w:rPr>
                <w:rFonts w:ascii="Calibri" w:hAnsi="Calibri"/>
                <w:sz w:val="18"/>
                <w:szCs w:val="18"/>
              </w:rPr>
            </w:pPr>
            <w:r w:rsidRPr="000D1CB5">
              <w:rPr>
                <w:rFonts w:ascii="Calibri" w:hAnsi="Calibri"/>
                <w:sz w:val="18"/>
                <w:szCs w:val="18"/>
              </w:rPr>
              <w:t>0.955</w:t>
            </w:r>
          </w:p>
        </w:tc>
        <w:tc>
          <w:tcPr>
            <w:tcW w:w="0" w:type="auto"/>
            <w:vAlign w:val="center"/>
          </w:tcPr>
          <w:p w14:paraId="67F4AF6B" w14:textId="77777777" w:rsidR="00B87256" w:rsidRPr="000D1CB5" w:rsidRDefault="00B87256" w:rsidP="00797156">
            <w:pPr>
              <w:jc w:val="center"/>
              <w:rPr>
                <w:rFonts w:ascii="Calibri" w:hAnsi="Calibri"/>
                <w:sz w:val="18"/>
                <w:szCs w:val="18"/>
              </w:rPr>
            </w:pPr>
            <w:r w:rsidRPr="000D1CB5">
              <w:rPr>
                <w:rFonts w:ascii="Calibri" w:hAnsi="Calibri"/>
                <w:sz w:val="18"/>
                <w:szCs w:val="18"/>
              </w:rPr>
              <w:t>0.951</w:t>
            </w:r>
          </w:p>
        </w:tc>
        <w:tc>
          <w:tcPr>
            <w:tcW w:w="0" w:type="auto"/>
            <w:vAlign w:val="center"/>
          </w:tcPr>
          <w:p w14:paraId="67F4AF6C" w14:textId="77777777" w:rsidR="00B87256" w:rsidRPr="000D1CB5" w:rsidRDefault="00B87256" w:rsidP="00797156">
            <w:pPr>
              <w:jc w:val="center"/>
              <w:rPr>
                <w:rFonts w:ascii="Calibri" w:hAnsi="Calibri"/>
                <w:sz w:val="18"/>
                <w:szCs w:val="18"/>
              </w:rPr>
            </w:pPr>
            <w:r w:rsidRPr="000D1CB5">
              <w:rPr>
                <w:rFonts w:ascii="Calibri" w:hAnsi="Calibri"/>
                <w:sz w:val="18"/>
                <w:szCs w:val="18"/>
              </w:rPr>
              <w:t>0.946</w:t>
            </w:r>
          </w:p>
        </w:tc>
        <w:tc>
          <w:tcPr>
            <w:tcW w:w="0" w:type="auto"/>
            <w:vAlign w:val="center"/>
          </w:tcPr>
          <w:p w14:paraId="67F4AF6D" w14:textId="77777777" w:rsidR="00B87256" w:rsidRPr="000D1CB5" w:rsidRDefault="00B87256" w:rsidP="00797156">
            <w:pPr>
              <w:jc w:val="center"/>
              <w:rPr>
                <w:rFonts w:ascii="Calibri" w:hAnsi="Calibri"/>
                <w:sz w:val="18"/>
                <w:szCs w:val="18"/>
              </w:rPr>
            </w:pPr>
            <w:r w:rsidRPr="000D1CB5">
              <w:rPr>
                <w:rFonts w:ascii="Calibri" w:hAnsi="Calibri"/>
                <w:sz w:val="18"/>
                <w:szCs w:val="18"/>
              </w:rPr>
              <w:t>0.942</w:t>
            </w:r>
          </w:p>
        </w:tc>
      </w:tr>
      <w:tr w:rsidR="00B87256" w:rsidRPr="000D1CB5" w14:paraId="67F4AF7A" w14:textId="77777777" w:rsidTr="003E0830">
        <w:trPr>
          <w:cantSplit/>
          <w:trHeight w:hRule="exact" w:val="187"/>
          <w:jc w:val="center"/>
        </w:trPr>
        <w:tc>
          <w:tcPr>
            <w:tcW w:w="0" w:type="auto"/>
            <w:vMerge/>
            <w:vAlign w:val="center"/>
          </w:tcPr>
          <w:p w14:paraId="67F4AF6F" w14:textId="77777777" w:rsidR="00B87256" w:rsidRPr="000D1CB5" w:rsidRDefault="00B87256" w:rsidP="00797156">
            <w:pPr>
              <w:jc w:val="center"/>
              <w:rPr>
                <w:rFonts w:ascii="Calibri" w:hAnsi="Calibri"/>
                <w:sz w:val="18"/>
                <w:szCs w:val="18"/>
              </w:rPr>
            </w:pPr>
          </w:p>
        </w:tc>
        <w:tc>
          <w:tcPr>
            <w:tcW w:w="0" w:type="auto"/>
            <w:vAlign w:val="center"/>
          </w:tcPr>
          <w:p w14:paraId="67F4AF7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50</w:t>
            </w:r>
          </w:p>
        </w:tc>
        <w:tc>
          <w:tcPr>
            <w:tcW w:w="0" w:type="auto"/>
            <w:vAlign w:val="center"/>
          </w:tcPr>
          <w:p w14:paraId="67F4AF71" w14:textId="77777777" w:rsidR="00B87256" w:rsidRPr="000D1CB5" w:rsidRDefault="00B87256" w:rsidP="00797156">
            <w:pPr>
              <w:jc w:val="center"/>
              <w:rPr>
                <w:rFonts w:ascii="Calibri" w:hAnsi="Calibri"/>
                <w:sz w:val="18"/>
                <w:szCs w:val="18"/>
              </w:rPr>
            </w:pPr>
            <w:r w:rsidRPr="000D1CB5">
              <w:rPr>
                <w:rFonts w:ascii="Calibri" w:hAnsi="Calibri"/>
                <w:sz w:val="18"/>
                <w:szCs w:val="18"/>
              </w:rPr>
              <w:t>0.987</w:t>
            </w:r>
          </w:p>
        </w:tc>
        <w:tc>
          <w:tcPr>
            <w:tcW w:w="0" w:type="auto"/>
            <w:vAlign w:val="center"/>
          </w:tcPr>
          <w:p w14:paraId="67F4AF72" w14:textId="77777777" w:rsidR="00B87256" w:rsidRPr="000D1CB5" w:rsidRDefault="00B87256" w:rsidP="00797156">
            <w:pPr>
              <w:jc w:val="center"/>
              <w:rPr>
                <w:rFonts w:ascii="Calibri" w:hAnsi="Calibri"/>
                <w:sz w:val="18"/>
                <w:szCs w:val="18"/>
              </w:rPr>
            </w:pPr>
            <w:r w:rsidRPr="000D1CB5">
              <w:rPr>
                <w:rFonts w:ascii="Calibri" w:hAnsi="Calibri"/>
                <w:sz w:val="18"/>
                <w:szCs w:val="18"/>
              </w:rPr>
              <w:t>0.982</w:t>
            </w:r>
          </w:p>
        </w:tc>
        <w:tc>
          <w:tcPr>
            <w:tcW w:w="0" w:type="auto"/>
            <w:vAlign w:val="center"/>
          </w:tcPr>
          <w:p w14:paraId="67F4AF73" w14:textId="77777777" w:rsidR="00B87256" w:rsidRPr="000D1CB5" w:rsidRDefault="00B87256" w:rsidP="00797156">
            <w:pPr>
              <w:jc w:val="center"/>
              <w:rPr>
                <w:rFonts w:ascii="Calibri" w:hAnsi="Calibri"/>
                <w:sz w:val="18"/>
                <w:szCs w:val="18"/>
              </w:rPr>
            </w:pPr>
            <w:r w:rsidRPr="000D1CB5">
              <w:rPr>
                <w:rFonts w:ascii="Calibri" w:hAnsi="Calibri"/>
                <w:sz w:val="18"/>
                <w:szCs w:val="18"/>
              </w:rPr>
              <w:t>0.977</w:t>
            </w:r>
          </w:p>
        </w:tc>
        <w:tc>
          <w:tcPr>
            <w:tcW w:w="0" w:type="auto"/>
            <w:vAlign w:val="center"/>
          </w:tcPr>
          <w:p w14:paraId="67F4AF74" w14:textId="77777777" w:rsidR="00B87256" w:rsidRPr="000D1CB5" w:rsidRDefault="00B87256" w:rsidP="00797156">
            <w:pPr>
              <w:jc w:val="center"/>
              <w:rPr>
                <w:rFonts w:ascii="Calibri" w:hAnsi="Calibri"/>
                <w:sz w:val="18"/>
                <w:szCs w:val="18"/>
              </w:rPr>
            </w:pPr>
            <w:r w:rsidRPr="000D1CB5">
              <w:rPr>
                <w:rFonts w:ascii="Calibri" w:hAnsi="Calibri"/>
                <w:sz w:val="18"/>
                <w:szCs w:val="18"/>
              </w:rPr>
              <w:t>0.973</w:t>
            </w:r>
          </w:p>
        </w:tc>
        <w:tc>
          <w:tcPr>
            <w:tcW w:w="0" w:type="auto"/>
            <w:vAlign w:val="center"/>
          </w:tcPr>
          <w:p w14:paraId="67F4AF75" w14:textId="77777777" w:rsidR="00B87256" w:rsidRPr="000D1CB5" w:rsidRDefault="00B87256" w:rsidP="00797156">
            <w:pPr>
              <w:jc w:val="center"/>
              <w:rPr>
                <w:rFonts w:ascii="Calibri" w:hAnsi="Calibri"/>
                <w:sz w:val="18"/>
                <w:szCs w:val="18"/>
              </w:rPr>
            </w:pPr>
            <w:r w:rsidRPr="000D1CB5">
              <w:rPr>
                <w:rFonts w:ascii="Calibri" w:hAnsi="Calibri"/>
                <w:sz w:val="18"/>
                <w:szCs w:val="18"/>
              </w:rPr>
              <w:t>0.968</w:t>
            </w:r>
          </w:p>
        </w:tc>
        <w:tc>
          <w:tcPr>
            <w:tcW w:w="0" w:type="auto"/>
            <w:vAlign w:val="center"/>
          </w:tcPr>
          <w:p w14:paraId="67F4AF76" w14:textId="77777777" w:rsidR="00B87256" w:rsidRPr="000D1CB5" w:rsidRDefault="00B87256" w:rsidP="00797156">
            <w:pPr>
              <w:jc w:val="center"/>
              <w:rPr>
                <w:rFonts w:ascii="Calibri" w:hAnsi="Calibri"/>
                <w:sz w:val="18"/>
                <w:szCs w:val="18"/>
              </w:rPr>
            </w:pPr>
            <w:r w:rsidRPr="000D1CB5">
              <w:rPr>
                <w:rFonts w:ascii="Calibri" w:hAnsi="Calibri"/>
                <w:sz w:val="18"/>
                <w:szCs w:val="18"/>
              </w:rPr>
              <w:t>0.963</w:t>
            </w:r>
          </w:p>
        </w:tc>
        <w:tc>
          <w:tcPr>
            <w:tcW w:w="0" w:type="auto"/>
            <w:vAlign w:val="center"/>
          </w:tcPr>
          <w:p w14:paraId="67F4AF77" w14:textId="77777777" w:rsidR="00B87256" w:rsidRPr="000D1CB5" w:rsidRDefault="00B87256" w:rsidP="00797156">
            <w:pPr>
              <w:jc w:val="center"/>
              <w:rPr>
                <w:rFonts w:ascii="Calibri" w:hAnsi="Calibri"/>
                <w:sz w:val="18"/>
                <w:szCs w:val="18"/>
              </w:rPr>
            </w:pPr>
            <w:r w:rsidRPr="000D1CB5">
              <w:rPr>
                <w:rFonts w:ascii="Calibri" w:hAnsi="Calibri"/>
                <w:sz w:val="18"/>
                <w:szCs w:val="18"/>
              </w:rPr>
              <w:t>0.959</w:t>
            </w:r>
          </w:p>
        </w:tc>
        <w:tc>
          <w:tcPr>
            <w:tcW w:w="0" w:type="auto"/>
            <w:vAlign w:val="center"/>
          </w:tcPr>
          <w:p w14:paraId="67F4AF78" w14:textId="77777777" w:rsidR="00B87256" w:rsidRPr="000D1CB5" w:rsidRDefault="00B87256" w:rsidP="00797156">
            <w:pPr>
              <w:jc w:val="center"/>
              <w:rPr>
                <w:rFonts w:ascii="Calibri" w:hAnsi="Calibri"/>
                <w:sz w:val="18"/>
                <w:szCs w:val="18"/>
              </w:rPr>
            </w:pPr>
            <w:r w:rsidRPr="000D1CB5">
              <w:rPr>
                <w:rFonts w:ascii="Calibri" w:hAnsi="Calibri"/>
                <w:sz w:val="18"/>
                <w:szCs w:val="18"/>
              </w:rPr>
              <w:t>0.955</w:t>
            </w:r>
          </w:p>
        </w:tc>
        <w:tc>
          <w:tcPr>
            <w:tcW w:w="0" w:type="auto"/>
            <w:vAlign w:val="center"/>
          </w:tcPr>
          <w:p w14:paraId="67F4AF79" w14:textId="77777777" w:rsidR="00B87256" w:rsidRPr="000D1CB5" w:rsidRDefault="00B87256" w:rsidP="00797156">
            <w:pPr>
              <w:jc w:val="center"/>
              <w:rPr>
                <w:rFonts w:ascii="Calibri" w:hAnsi="Calibri"/>
                <w:sz w:val="18"/>
                <w:szCs w:val="18"/>
              </w:rPr>
            </w:pPr>
            <w:r w:rsidRPr="000D1CB5">
              <w:rPr>
                <w:rFonts w:ascii="Calibri" w:hAnsi="Calibri"/>
                <w:sz w:val="18"/>
                <w:szCs w:val="18"/>
              </w:rPr>
              <w:t>0.950</w:t>
            </w:r>
          </w:p>
        </w:tc>
      </w:tr>
      <w:tr w:rsidR="00B87256" w:rsidRPr="000D1CB5" w14:paraId="67F4AF86" w14:textId="77777777" w:rsidTr="003E0830">
        <w:trPr>
          <w:cantSplit/>
          <w:trHeight w:hRule="exact" w:val="187"/>
          <w:jc w:val="center"/>
        </w:trPr>
        <w:tc>
          <w:tcPr>
            <w:tcW w:w="0" w:type="auto"/>
            <w:vMerge/>
            <w:vAlign w:val="center"/>
          </w:tcPr>
          <w:p w14:paraId="67F4AF7B" w14:textId="77777777" w:rsidR="00B87256" w:rsidRPr="000D1CB5" w:rsidRDefault="00B87256" w:rsidP="00797156">
            <w:pPr>
              <w:jc w:val="center"/>
              <w:rPr>
                <w:rFonts w:ascii="Calibri" w:hAnsi="Calibri"/>
                <w:sz w:val="18"/>
                <w:szCs w:val="18"/>
              </w:rPr>
            </w:pPr>
          </w:p>
        </w:tc>
        <w:tc>
          <w:tcPr>
            <w:tcW w:w="0" w:type="auto"/>
            <w:vAlign w:val="center"/>
          </w:tcPr>
          <w:p w14:paraId="67F4AF7C"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55</w:t>
            </w:r>
          </w:p>
        </w:tc>
        <w:tc>
          <w:tcPr>
            <w:tcW w:w="0" w:type="auto"/>
            <w:vAlign w:val="center"/>
          </w:tcPr>
          <w:p w14:paraId="67F4AF7D" w14:textId="77777777" w:rsidR="00B87256" w:rsidRPr="000D1CB5" w:rsidRDefault="00B87256" w:rsidP="00797156">
            <w:pPr>
              <w:jc w:val="center"/>
              <w:rPr>
                <w:rFonts w:ascii="Calibri" w:hAnsi="Calibri"/>
                <w:sz w:val="18"/>
                <w:szCs w:val="18"/>
              </w:rPr>
            </w:pPr>
            <w:r w:rsidRPr="000D1CB5">
              <w:rPr>
                <w:rFonts w:ascii="Calibri" w:hAnsi="Calibri"/>
                <w:sz w:val="18"/>
                <w:szCs w:val="18"/>
              </w:rPr>
              <w:t>0.995</w:t>
            </w:r>
          </w:p>
        </w:tc>
        <w:tc>
          <w:tcPr>
            <w:tcW w:w="0" w:type="auto"/>
            <w:vAlign w:val="center"/>
          </w:tcPr>
          <w:p w14:paraId="67F4AF7E" w14:textId="77777777" w:rsidR="00B87256" w:rsidRPr="000D1CB5" w:rsidRDefault="00B87256" w:rsidP="00797156">
            <w:pPr>
              <w:jc w:val="center"/>
              <w:rPr>
                <w:rFonts w:ascii="Calibri" w:hAnsi="Calibri"/>
                <w:sz w:val="18"/>
                <w:szCs w:val="18"/>
              </w:rPr>
            </w:pPr>
            <w:r w:rsidRPr="000D1CB5">
              <w:rPr>
                <w:rFonts w:ascii="Calibri" w:hAnsi="Calibri"/>
                <w:sz w:val="18"/>
                <w:szCs w:val="18"/>
              </w:rPr>
              <w:t>0.990</w:t>
            </w:r>
          </w:p>
        </w:tc>
        <w:tc>
          <w:tcPr>
            <w:tcW w:w="0" w:type="auto"/>
            <w:vAlign w:val="center"/>
          </w:tcPr>
          <w:p w14:paraId="67F4AF7F" w14:textId="77777777" w:rsidR="00B87256" w:rsidRPr="000D1CB5" w:rsidRDefault="00B87256" w:rsidP="00797156">
            <w:pPr>
              <w:jc w:val="center"/>
              <w:rPr>
                <w:rFonts w:ascii="Calibri" w:hAnsi="Calibri"/>
                <w:sz w:val="18"/>
                <w:szCs w:val="18"/>
              </w:rPr>
            </w:pPr>
            <w:r w:rsidRPr="000D1CB5">
              <w:rPr>
                <w:rFonts w:ascii="Calibri" w:hAnsi="Calibri"/>
                <w:sz w:val="18"/>
                <w:szCs w:val="18"/>
              </w:rPr>
              <w:t>0.986</w:t>
            </w:r>
          </w:p>
        </w:tc>
        <w:tc>
          <w:tcPr>
            <w:tcW w:w="0" w:type="auto"/>
            <w:vAlign w:val="center"/>
          </w:tcPr>
          <w:p w14:paraId="67F4AF80" w14:textId="77777777" w:rsidR="00B87256" w:rsidRPr="000D1CB5" w:rsidRDefault="00B87256" w:rsidP="00797156">
            <w:pPr>
              <w:jc w:val="center"/>
              <w:rPr>
                <w:rFonts w:ascii="Calibri" w:hAnsi="Calibri"/>
                <w:sz w:val="18"/>
                <w:szCs w:val="18"/>
              </w:rPr>
            </w:pPr>
            <w:r w:rsidRPr="000D1CB5">
              <w:rPr>
                <w:rFonts w:ascii="Calibri" w:hAnsi="Calibri"/>
                <w:sz w:val="18"/>
                <w:szCs w:val="18"/>
              </w:rPr>
              <w:t>0.981</w:t>
            </w:r>
          </w:p>
        </w:tc>
        <w:tc>
          <w:tcPr>
            <w:tcW w:w="0" w:type="auto"/>
            <w:vAlign w:val="center"/>
          </w:tcPr>
          <w:p w14:paraId="67F4AF81" w14:textId="77777777" w:rsidR="00B87256" w:rsidRPr="000D1CB5" w:rsidRDefault="00B87256" w:rsidP="00797156">
            <w:pPr>
              <w:jc w:val="center"/>
              <w:rPr>
                <w:rFonts w:ascii="Calibri" w:hAnsi="Calibri"/>
                <w:sz w:val="18"/>
                <w:szCs w:val="18"/>
              </w:rPr>
            </w:pPr>
            <w:r w:rsidRPr="000D1CB5">
              <w:rPr>
                <w:rFonts w:ascii="Calibri" w:hAnsi="Calibri"/>
                <w:sz w:val="18"/>
                <w:szCs w:val="18"/>
              </w:rPr>
              <w:t>0.976</w:t>
            </w:r>
          </w:p>
        </w:tc>
        <w:tc>
          <w:tcPr>
            <w:tcW w:w="0" w:type="auto"/>
            <w:vAlign w:val="center"/>
          </w:tcPr>
          <w:p w14:paraId="67F4AF82" w14:textId="77777777" w:rsidR="00B87256" w:rsidRPr="000D1CB5" w:rsidRDefault="00B87256" w:rsidP="00797156">
            <w:pPr>
              <w:jc w:val="center"/>
              <w:rPr>
                <w:rFonts w:ascii="Calibri" w:hAnsi="Calibri"/>
                <w:sz w:val="18"/>
                <w:szCs w:val="18"/>
              </w:rPr>
            </w:pPr>
            <w:r w:rsidRPr="000D1CB5">
              <w:rPr>
                <w:rFonts w:ascii="Calibri" w:hAnsi="Calibri"/>
                <w:sz w:val="18"/>
                <w:szCs w:val="18"/>
              </w:rPr>
              <w:t>0.972</w:t>
            </w:r>
          </w:p>
        </w:tc>
        <w:tc>
          <w:tcPr>
            <w:tcW w:w="0" w:type="auto"/>
            <w:vAlign w:val="center"/>
          </w:tcPr>
          <w:p w14:paraId="67F4AF83" w14:textId="77777777" w:rsidR="00B87256" w:rsidRPr="000D1CB5" w:rsidRDefault="00B87256" w:rsidP="00797156">
            <w:pPr>
              <w:jc w:val="center"/>
              <w:rPr>
                <w:rFonts w:ascii="Calibri" w:hAnsi="Calibri"/>
                <w:sz w:val="18"/>
                <w:szCs w:val="18"/>
              </w:rPr>
            </w:pPr>
            <w:r w:rsidRPr="000D1CB5">
              <w:rPr>
                <w:rFonts w:ascii="Calibri" w:hAnsi="Calibri"/>
                <w:sz w:val="18"/>
                <w:szCs w:val="18"/>
              </w:rPr>
              <w:t>0.967</w:t>
            </w:r>
          </w:p>
        </w:tc>
        <w:tc>
          <w:tcPr>
            <w:tcW w:w="0" w:type="auto"/>
            <w:vAlign w:val="center"/>
          </w:tcPr>
          <w:p w14:paraId="67F4AF84" w14:textId="77777777" w:rsidR="00B87256" w:rsidRPr="000D1CB5" w:rsidRDefault="00B87256" w:rsidP="00797156">
            <w:pPr>
              <w:jc w:val="center"/>
              <w:rPr>
                <w:rFonts w:ascii="Calibri" w:hAnsi="Calibri"/>
                <w:sz w:val="18"/>
                <w:szCs w:val="18"/>
              </w:rPr>
            </w:pPr>
            <w:r w:rsidRPr="000D1CB5">
              <w:rPr>
                <w:rFonts w:ascii="Calibri" w:hAnsi="Calibri"/>
                <w:sz w:val="18"/>
                <w:szCs w:val="18"/>
              </w:rPr>
              <w:t>0.963</w:t>
            </w:r>
          </w:p>
        </w:tc>
        <w:tc>
          <w:tcPr>
            <w:tcW w:w="0" w:type="auto"/>
            <w:vAlign w:val="center"/>
          </w:tcPr>
          <w:p w14:paraId="67F4AF85" w14:textId="77777777" w:rsidR="00B87256" w:rsidRPr="000D1CB5" w:rsidRDefault="00B87256" w:rsidP="00797156">
            <w:pPr>
              <w:jc w:val="center"/>
              <w:rPr>
                <w:rFonts w:ascii="Calibri" w:hAnsi="Calibri"/>
                <w:sz w:val="18"/>
                <w:szCs w:val="18"/>
              </w:rPr>
            </w:pPr>
            <w:r w:rsidRPr="000D1CB5">
              <w:rPr>
                <w:rFonts w:ascii="Calibri" w:hAnsi="Calibri"/>
                <w:sz w:val="18"/>
                <w:szCs w:val="18"/>
              </w:rPr>
              <w:t>0.958</w:t>
            </w:r>
          </w:p>
        </w:tc>
      </w:tr>
      <w:tr w:rsidR="00B87256" w:rsidRPr="000D1CB5" w14:paraId="67F4AF92" w14:textId="77777777" w:rsidTr="003E0830">
        <w:trPr>
          <w:cantSplit/>
          <w:trHeight w:hRule="exact" w:val="187"/>
          <w:jc w:val="center"/>
        </w:trPr>
        <w:tc>
          <w:tcPr>
            <w:tcW w:w="0" w:type="auto"/>
            <w:vMerge/>
            <w:vAlign w:val="center"/>
          </w:tcPr>
          <w:p w14:paraId="67F4AF87" w14:textId="77777777" w:rsidR="00B87256" w:rsidRPr="000D1CB5" w:rsidRDefault="00B87256" w:rsidP="00797156">
            <w:pPr>
              <w:jc w:val="center"/>
              <w:rPr>
                <w:rFonts w:ascii="Calibri" w:hAnsi="Calibri"/>
                <w:sz w:val="18"/>
                <w:szCs w:val="18"/>
              </w:rPr>
            </w:pPr>
          </w:p>
        </w:tc>
        <w:tc>
          <w:tcPr>
            <w:tcW w:w="0" w:type="auto"/>
            <w:vAlign w:val="center"/>
          </w:tcPr>
          <w:p w14:paraId="67F4AF8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60</w:t>
            </w:r>
          </w:p>
        </w:tc>
        <w:tc>
          <w:tcPr>
            <w:tcW w:w="0" w:type="auto"/>
            <w:vAlign w:val="center"/>
          </w:tcPr>
          <w:p w14:paraId="67F4AF89" w14:textId="77777777" w:rsidR="00B87256" w:rsidRPr="000D1CB5" w:rsidRDefault="00B87256" w:rsidP="00797156">
            <w:pPr>
              <w:jc w:val="center"/>
              <w:rPr>
                <w:rFonts w:ascii="Calibri" w:hAnsi="Calibri"/>
                <w:sz w:val="18"/>
                <w:szCs w:val="18"/>
              </w:rPr>
            </w:pPr>
            <w:r w:rsidRPr="000D1CB5">
              <w:rPr>
                <w:rFonts w:ascii="Calibri" w:hAnsi="Calibri"/>
                <w:sz w:val="18"/>
                <w:szCs w:val="18"/>
              </w:rPr>
              <w:t>1.004</w:t>
            </w:r>
          </w:p>
        </w:tc>
        <w:tc>
          <w:tcPr>
            <w:tcW w:w="0" w:type="auto"/>
            <w:vAlign w:val="center"/>
          </w:tcPr>
          <w:p w14:paraId="67F4AF8A" w14:textId="77777777" w:rsidR="00B87256" w:rsidRPr="000D1CB5" w:rsidRDefault="00B87256" w:rsidP="00797156">
            <w:pPr>
              <w:jc w:val="center"/>
              <w:rPr>
                <w:rFonts w:ascii="Calibri" w:hAnsi="Calibri"/>
                <w:sz w:val="18"/>
                <w:szCs w:val="18"/>
              </w:rPr>
            </w:pPr>
            <w:r w:rsidRPr="000D1CB5">
              <w:rPr>
                <w:rFonts w:ascii="Calibri" w:hAnsi="Calibri"/>
                <w:sz w:val="18"/>
                <w:szCs w:val="18"/>
              </w:rPr>
              <w:t>0.999</w:t>
            </w:r>
          </w:p>
        </w:tc>
        <w:tc>
          <w:tcPr>
            <w:tcW w:w="0" w:type="auto"/>
            <w:vAlign w:val="center"/>
          </w:tcPr>
          <w:p w14:paraId="67F4AF8B" w14:textId="77777777" w:rsidR="00B87256" w:rsidRPr="000D1CB5" w:rsidRDefault="00B87256" w:rsidP="00797156">
            <w:pPr>
              <w:jc w:val="center"/>
              <w:rPr>
                <w:rFonts w:ascii="Calibri" w:hAnsi="Calibri"/>
                <w:sz w:val="18"/>
                <w:szCs w:val="18"/>
              </w:rPr>
            </w:pPr>
            <w:r w:rsidRPr="000D1CB5">
              <w:rPr>
                <w:rFonts w:ascii="Calibri" w:hAnsi="Calibri"/>
                <w:sz w:val="18"/>
                <w:szCs w:val="18"/>
              </w:rPr>
              <w:t>0.994</w:t>
            </w:r>
          </w:p>
        </w:tc>
        <w:tc>
          <w:tcPr>
            <w:tcW w:w="0" w:type="auto"/>
            <w:vAlign w:val="center"/>
          </w:tcPr>
          <w:p w14:paraId="67F4AF8C" w14:textId="77777777" w:rsidR="00B87256" w:rsidRPr="000D1CB5" w:rsidRDefault="00B87256" w:rsidP="00797156">
            <w:pPr>
              <w:jc w:val="center"/>
              <w:rPr>
                <w:rFonts w:ascii="Calibri" w:hAnsi="Calibri"/>
                <w:sz w:val="18"/>
                <w:szCs w:val="18"/>
              </w:rPr>
            </w:pPr>
            <w:r w:rsidRPr="000D1CB5">
              <w:rPr>
                <w:rFonts w:ascii="Calibri" w:hAnsi="Calibri"/>
                <w:sz w:val="18"/>
                <w:szCs w:val="18"/>
              </w:rPr>
              <w:t>0.998</w:t>
            </w:r>
          </w:p>
        </w:tc>
        <w:tc>
          <w:tcPr>
            <w:tcW w:w="0" w:type="auto"/>
            <w:vAlign w:val="center"/>
          </w:tcPr>
          <w:p w14:paraId="67F4AF8D" w14:textId="77777777" w:rsidR="00B87256" w:rsidRPr="000D1CB5" w:rsidRDefault="00B87256" w:rsidP="00797156">
            <w:pPr>
              <w:jc w:val="center"/>
              <w:rPr>
                <w:rFonts w:ascii="Calibri" w:hAnsi="Calibri"/>
                <w:sz w:val="18"/>
                <w:szCs w:val="18"/>
              </w:rPr>
            </w:pPr>
            <w:r w:rsidRPr="000D1CB5">
              <w:rPr>
                <w:rFonts w:ascii="Calibri" w:hAnsi="Calibri"/>
                <w:sz w:val="18"/>
                <w:szCs w:val="18"/>
              </w:rPr>
              <w:t>0.985</w:t>
            </w:r>
          </w:p>
        </w:tc>
        <w:tc>
          <w:tcPr>
            <w:tcW w:w="0" w:type="auto"/>
            <w:vAlign w:val="center"/>
          </w:tcPr>
          <w:p w14:paraId="67F4AF8E" w14:textId="77777777" w:rsidR="00B87256" w:rsidRPr="000D1CB5" w:rsidRDefault="00B87256" w:rsidP="00797156">
            <w:pPr>
              <w:jc w:val="center"/>
              <w:rPr>
                <w:rFonts w:ascii="Calibri" w:hAnsi="Calibri"/>
                <w:sz w:val="18"/>
                <w:szCs w:val="18"/>
              </w:rPr>
            </w:pPr>
            <w:r w:rsidRPr="000D1CB5">
              <w:rPr>
                <w:rFonts w:ascii="Calibri" w:hAnsi="Calibri"/>
                <w:sz w:val="18"/>
                <w:szCs w:val="18"/>
              </w:rPr>
              <w:t>0.980</w:t>
            </w:r>
          </w:p>
        </w:tc>
        <w:tc>
          <w:tcPr>
            <w:tcW w:w="0" w:type="auto"/>
            <w:vAlign w:val="center"/>
          </w:tcPr>
          <w:p w14:paraId="67F4AF8F" w14:textId="77777777" w:rsidR="00B87256" w:rsidRPr="000D1CB5" w:rsidRDefault="00B87256" w:rsidP="00797156">
            <w:pPr>
              <w:jc w:val="center"/>
              <w:rPr>
                <w:rFonts w:ascii="Calibri" w:hAnsi="Calibri"/>
                <w:sz w:val="18"/>
                <w:szCs w:val="18"/>
              </w:rPr>
            </w:pPr>
            <w:r w:rsidRPr="000D1CB5">
              <w:rPr>
                <w:rFonts w:ascii="Calibri" w:hAnsi="Calibri"/>
                <w:sz w:val="18"/>
                <w:szCs w:val="18"/>
              </w:rPr>
              <w:t>0.976</w:t>
            </w:r>
          </w:p>
        </w:tc>
        <w:tc>
          <w:tcPr>
            <w:tcW w:w="0" w:type="auto"/>
            <w:vAlign w:val="center"/>
          </w:tcPr>
          <w:p w14:paraId="67F4AF90" w14:textId="77777777" w:rsidR="00B87256" w:rsidRPr="000D1CB5" w:rsidRDefault="00B87256" w:rsidP="00797156">
            <w:pPr>
              <w:jc w:val="center"/>
              <w:rPr>
                <w:rFonts w:ascii="Calibri" w:hAnsi="Calibri"/>
                <w:sz w:val="18"/>
                <w:szCs w:val="18"/>
              </w:rPr>
            </w:pPr>
            <w:r w:rsidRPr="000D1CB5">
              <w:rPr>
                <w:rFonts w:ascii="Calibri" w:hAnsi="Calibri"/>
                <w:sz w:val="18"/>
                <w:szCs w:val="18"/>
              </w:rPr>
              <w:t>0.971</w:t>
            </w:r>
          </w:p>
        </w:tc>
        <w:tc>
          <w:tcPr>
            <w:tcW w:w="0" w:type="auto"/>
            <w:vAlign w:val="center"/>
          </w:tcPr>
          <w:p w14:paraId="67F4AF91" w14:textId="77777777" w:rsidR="00B87256" w:rsidRPr="000D1CB5" w:rsidRDefault="00B87256" w:rsidP="00797156">
            <w:pPr>
              <w:jc w:val="center"/>
              <w:rPr>
                <w:rFonts w:ascii="Calibri" w:hAnsi="Calibri"/>
                <w:sz w:val="18"/>
                <w:szCs w:val="18"/>
              </w:rPr>
            </w:pPr>
            <w:r w:rsidRPr="000D1CB5">
              <w:rPr>
                <w:rFonts w:ascii="Calibri" w:hAnsi="Calibri"/>
                <w:sz w:val="18"/>
                <w:szCs w:val="18"/>
              </w:rPr>
              <w:t>0.967</w:t>
            </w:r>
          </w:p>
        </w:tc>
      </w:tr>
      <w:tr w:rsidR="00B87256" w:rsidRPr="000D1CB5" w14:paraId="67F4AF9E" w14:textId="77777777" w:rsidTr="003E0830">
        <w:trPr>
          <w:cantSplit/>
          <w:trHeight w:hRule="exact" w:val="187"/>
          <w:jc w:val="center"/>
        </w:trPr>
        <w:tc>
          <w:tcPr>
            <w:tcW w:w="0" w:type="auto"/>
            <w:vMerge/>
            <w:vAlign w:val="center"/>
          </w:tcPr>
          <w:p w14:paraId="67F4AF93" w14:textId="77777777" w:rsidR="00B87256" w:rsidRPr="000D1CB5" w:rsidRDefault="00B87256" w:rsidP="00797156">
            <w:pPr>
              <w:jc w:val="center"/>
              <w:rPr>
                <w:rFonts w:ascii="Calibri" w:hAnsi="Calibri"/>
                <w:sz w:val="18"/>
                <w:szCs w:val="18"/>
              </w:rPr>
            </w:pPr>
          </w:p>
        </w:tc>
        <w:tc>
          <w:tcPr>
            <w:tcW w:w="0" w:type="auto"/>
            <w:vAlign w:val="center"/>
          </w:tcPr>
          <w:p w14:paraId="67F4AF9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65</w:t>
            </w:r>
          </w:p>
        </w:tc>
        <w:tc>
          <w:tcPr>
            <w:tcW w:w="0" w:type="auto"/>
            <w:vAlign w:val="center"/>
          </w:tcPr>
          <w:p w14:paraId="67F4AF95" w14:textId="77777777" w:rsidR="00B87256" w:rsidRPr="000D1CB5" w:rsidRDefault="00B87256" w:rsidP="00797156">
            <w:pPr>
              <w:jc w:val="center"/>
              <w:rPr>
                <w:rFonts w:ascii="Calibri" w:hAnsi="Calibri"/>
                <w:sz w:val="18"/>
                <w:szCs w:val="18"/>
              </w:rPr>
            </w:pPr>
            <w:r w:rsidRPr="000D1CB5">
              <w:rPr>
                <w:rFonts w:ascii="Calibri" w:hAnsi="Calibri"/>
                <w:sz w:val="18"/>
                <w:szCs w:val="18"/>
              </w:rPr>
              <w:t>1.012</w:t>
            </w:r>
          </w:p>
        </w:tc>
        <w:tc>
          <w:tcPr>
            <w:tcW w:w="0" w:type="auto"/>
            <w:vAlign w:val="center"/>
          </w:tcPr>
          <w:p w14:paraId="67F4AF96" w14:textId="77777777" w:rsidR="00B87256" w:rsidRPr="000D1CB5" w:rsidRDefault="00B87256" w:rsidP="00797156">
            <w:pPr>
              <w:jc w:val="center"/>
              <w:rPr>
                <w:rFonts w:ascii="Calibri" w:hAnsi="Calibri"/>
                <w:sz w:val="18"/>
                <w:szCs w:val="18"/>
              </w:rPr>
            </w:pPr>
            <w:r w:rsidRPr="000D1CB5">
              <w:rPr>
                <w:rFonts w:ascii="Calibri" w:hAnsi="Calibri"/>
                <w:sz w:val="18"/>
                <w:szCs w:val="18"/>
              </w:rPr>
              <w:t>1.008</w:t>
            </w:r>
          </w:p>
        </w:tc>
        <w:tc>
          <w:tcPr>
            <w:tcW w:w="0" w:type="auto"/>
            <w:vAlign w:val="center"/>
          </w:tcPr>
          <w:p w14:paraId="67F4AF97" w14:textId="77777777" w:rsidR="00B87256" w:rsidRPr="000D1CB5" w:rsidRDefault="00B87256" w:rsidP="00797156">
            <w:pPr>
              <w:jc w:val="center"/>
              <w:rPr>
                <w:rFonts w:ascii="Calibri" w:hAnsi="Calibri"/>
                <w:sz w:val="18"/>
                <w:szCs w:val="18"/>
              </w:rPr>
            </w:pPr>
            <w:r w:rsidRPr="000D1CB5">
              <w:rPr>
                <w:rFonts w:ascii="Calibri" w:hAnsi="Calibri"/>
                <w:sz w:val="18"/>
                <w:szCs w:val="18"/>
              </w:rPr>
              <w:t>1.003</w:t>
            </w:r>
          </w:p>
        </w:tc>
        <w:tc>
          <w:tcPr>
            <w:tcW w:w="0" w:type="auto"/>
            <w:vAlign w:val="center"/>
          </w:tcPr>
          <w:p w14:paraId="67F4AF98" w14:textId="77777777" w:rsidR="00B87256" w:rsidRPr="000D1CB5" w:rsidRDefault="00B87256" w:rsidP="00797156">
            <w:pPr>
              <w:jc w:val="center"/>
              <w:rPr>
                <w:rFonts w:ascii="Calibri" w:hAnsi="Calibri"/>
                <w:sz w:val="18"/>
                <w:szCs w:val="18"/>
              </w:rPr>
            </w:pPr>
            <w:r w:rsidRPr="000D1CB5">
              <w:rPr>
                <w:rFonts w:ascii="Calibri" w:hAnsi="Calibri"/>
                <w:sz w:val="18"/>
                <w:szCs w:val="18"/>
              </w:rPr>
              <w:t>0.998</w:t>
            </w:r>
          </w:p>
        </w:tc>
        <w:tc>
          <w:tcPr>
            <w:tcW w:w="0" w:type="auto"/>
            <w:vAlign w:val="center"/>
          </w:tcPr>
          <w:p w14:paraId="67F4AF99" w14:textId="77777777" w:rsidR="00B87256" w:rsidRPr="000D1CB5" w:rsidRDefault="00B87256" w:rsidP="00797156">
            <w:pPr>
              <w:jc w:val="center"/>
              <w:rPr>
                <w:rFonts w:ascii="Calibri" w:hAnsi="Calibri"/>
                <w:sz w:val="18"/>
                <w:szCs w:val="18"/>
              </w:rPr>
            </w:pPr>
            <w:r w:rsidRPr="000D1CB5">
              <w:rPr>
                <w:rFonts w:ascii="Calibri" w:hAnsi="Calibri"/>
                <w:sz w:val="18"/>
                <w:szCs w:val="18"/>
              </w:rPr>
              <w:t>0.993</w:t>
            </w:r>
          </w:p>
        </w:tc>
        <w:tc>
          <w:tcPr>
            <w:tcW w:w="0" w:type="auto"/>
            <w:vAlign w:val="center"/>
          </w:tcPr>
          <w:p w14:paraId="67F4AF9A" w14:textId="77777777" w:rsidR="00B87256" w:rsidRPr="000D1CB5" w:rsidRDefault="00B87256" w:rsidP="00797156">
            <w:pPr>
              <w:jc w:val="center"/>
              <w:rPr>
                <w:rFonts w:ascii="Calibri" w:hAnsi="Calibri"/>
                <w:sz w:val="18"/>
                <w:szCs w:val="18"/>
              </w:rPr>
            </w:pPr>
            <w:r w:rsidRPr="000D1CB5">
              <w:rPr>
                <w:rFonts w:ascii="Calibri" w:hAnsi="Calibri"/>
                <w:sz w:val="18"/>
                <w:szCs w:val="18"/>
              </w:rPr>
              <w:t>0.988</w:t>
            </w:r>
          </w:p>
        </w:tc>
        <w:tc>
          <w:tcPr>
            <w:tcW w:w="0" w:type="auto"/>
            <w:vAlign w:val="center"/>
          </w:tcPr>
          <w:p w14:paraId="67F4AF9B" w14:textId="77777777" w:rsidR="00B87256" w:rsidRPr="000D1CB5" w:rsidRDefault="00B87256" w:rsidP="00797156">
            <w:pPr>
              <w:jc w:val="center"/>
              <w:rPr>
                <w:rFonts w:ascii="Calibri" w:hAnsi="Calibri"/>
                <w:sz w:val="18"/>
                <w:szCs w:val="18"/>
              </w:rPr>
            </w:pPr>
            <w:r w:rsidRPr="000D1CB5">
              <w:rPr>
                <w:rFonts w:ascii="Calibri" w:hAnsi="Calibri"/>
                <w:sz w:val="18"/>
                <w:szCs w:val="18"/>
              </w:rPr>
              <w:t>0.984</w:t>
            </w:r>
          </w:p>
        </w:tc>
        <w:tc>
          <w:tcPr>
            <w:tcW w:w="0" w:type="auto"/>
            <w:vAlign w:val="center"/>
          </w:tcPr>
          <w:p w14:paraId="67F4AF9C" w14:textId="77777777" w:rsidR="00B87256" w:rsidRPr="000D1CB5" w:rsidRDefault="00B87256" w:rsidP="00797156">
            <w:pPr>
              <w:jc w:val="center"/>
              <w:rPr>
                <w:rFonts w:ascii="Calibri" w:hAnsi="Calibri"/>
                <w:sz w:val="18"/>
                <w:szCs w:val="18"/>
              </w:rPr>
            </w:pPr>
            <w:r w:rsidRPr="000D1CB5">
              <w:rPr>
                <w:rFonts w:ascii="Calibri" w:hAnsi="Calibri"/>
                <w:sz w:val="18"/>
                <w:szCs w:val="18"/>
              </w:rPr>
              <w:t>0.979</w:t>
            </w:r>
          </w:p>
        </w:tc>
        <w:tc>
          <w:tcPr>
            <w:tcW w:w="0" w:type="auto"/>
            <w:vAlign w:val="center"/>
          </w:tcPr>
          <w:p w14:paraId="67F4AF9D" w14:textId="77777777" w:rsidR="00B87256" w:rsidRPr="000D1CB5" w:rsidRDefault="00B87256" w:rsidP="00797156">
            <w:pPr>
              <w:jc w:val="center"/>
              <w:rPr>
                <w:rFonts w:ascii="Calibri" w:hAnsi="Calibri"/>
                <w:sz w:val="18"/>
                <w:szCs w:val="18"/>
              </w:rPr>
            </w:pPr>
            <w:r w:rsidRPr="000D1CB5">
              <w:rPr>
                <w:rFonts w:ascii="Calibri" w:hAnsi="Calibri"/>
                <w:sz w:val="18"/>
                <w:szCs w:val="18"/>
              </w:rPr>
              <w:t>0.975</w:t>
            </w:r>
          </w:p>
        </w:tc>
      </w:tr>
      <w:tr w:rsidR="00B87256" w:rsidRPr="000D1CB5" w14:paraId="67F4AFAA" w14:textId="77777777" w:rsidTr="003E0830">
        <w:trPr>
          <w:cantSplit/>
          <w:trHeight w:hRule="exact" w:val="187"/>
          <w:jc w:val="center"/>
        </w:trPr>
        <w:tc>
          <w:tcPr>
            <w:tcW w:w="0" w:type="auto"/>
            <w:vMerge/>
            <w:vAlign w:val="center"/>
          </w:tcPr>
          <w:p w14:paraId="67F4AF9F" w14:textId="77777777" w:rsidR="00B87256" w:rsidRPr="000D1CB5" w:rsidRDefault="00B87256" w:rsidP="00797156">
            <w:pPr>
              <w:jc w:val="center"/>
              <w:rPr>
                <w:rFonts w:ascii="Calibri" w:hAnsi="Calibri"/>
                <w:sz w:val="18"/>
                <w:szCs w:val="18"/>
              </w:rPr>
            </w:pPr>
          </w:p>
        </w:tc>
        <w:tc>
          <w:tcPr>
            <w:tcW w:w="0" w:type="auto"/>
            <w:vAlign w:val="center"/>
          </w:tcPr>
          <w:p w14:paraId="67F4AFA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70</w:t>
            </w:r>
          </w:p>
        </w:tc>
        <w:tc>
          <w:tcPr>
            <w:tcW w:w="0" w:type="auto"/>
            <w:vAlign w:val="center"/>
          </w:tcPr>
          <w:p w14:paraId="67F4AFA1" w14:textId="77777777" w:rsidR="00B87256" w:rsidRPr="000D1CB5" w:rsidRDefault="00B87256" w:rsidP="00797156">
            <w:pPr>
              <w:jc w:val="center"/>
              <w:rPr>
                <w:rFonts w:ascii="Calibri" w:hAnsi="Calibri"/>
                <w:sz w:val="18"/>
                <w:szCs w:val="18"/>
              </w:rPr>
            </w:pPr>
            <w:r w:rsidRPr="000D1CB5">
              <w:rPr>
                <w:rFonts w:ascii="Calibri" w:hAnsi="Calibri"/>
                <w:sz w:val="18"/>
                <w:szCs w:val="18"/>
              </w:rPr>
              <w:t>1.021</w:t>
            </w:r>
          </w:p>
        </w:tc>
        <w:tc>
          <w:tcPr>
            <w:tcW w:w="0" w:type="auto"/>
            <w:vAlign w:val="center"/>
          </w:tcPr>
          <w:p w14:paraId="67F4AFA2" w14:textId="77777777" w:rsidR="00B87256" w:rsidRPr="000D1CB5" w:rsidRDefault="00B87256" w:rsidP="00797156">
            <w:pPr>
              <w:jc w:val="center"/>
              <w:rPr>
                <w:rFonts w:ascii="Calibri" w:hAnsi="Calibri"/>
                <w:sz w:val="18"/>
                <w:szCs w:val="18"/>
              </w:rPr>
            </w:pPr>
            <w:r w:rsidRPr="000D1CB5">
              <w:rPr>
                <w:rFonts w:ascii="Calibri" w:hAnsi="Calibri"/>
                <w:sz w:val="18"/>
                <w:szCs w:val="18"/>
              </w:rPr>
              <w:t>1.016</w:t>
            </w:r>
          </w:p>
        </w:tc>
        <w:tc>
          <w:tcPr>
            <w:tcW w:w="0" w:type="auto"/>
            <w:vAlign w:val="center"/>
          </w:tcPr>
          <w:p w14:paraId="67F4AFA3" w14:textId="77777777" w:rsidR="00B87256" w:rsidRPr="000D1CB5" w:rsidRDefault="00B87256" w:rsidP="00797156">
            <w:pPr>
              <w:jc w:val="center"/>
              <w:rPr>
                <w:rFonts w:ascii="Calibri" w:hAnsi="Calibri"/>
                <w:sz w:val="18"/>
                <w:szCs w:val="18"/>
              </w:rPr>
            </w:pPr>
            <w:r w:rsidRPr="000D1CB5">
              <w:rPr>
                <w:rFonts w:ascii="Calibri" w:hAnsi="Calibri"/>
                <w:sz w:val="18"/>
                <w:szCs w:val="18"/>
              </w:rPr>
              <w:t>1.011</w:t>
            </w:r>
          </w:p>
        </w:tc>
        <w:tc>
          <w:tcPr>
            <w:tcW w:w="0" w:type="auto"/>
            <w:vAlign w:val="center"/>
          </w:tcPr>
          <w:p w14:paraId="67F4AFA4" w14:textId="77777777" w:rsidR="00B87256" w:rsidRPr="000D1CB5" w:rsidRDefault="00B87256" w:rsidP="00797156">
            <w:pPr>
              <w:jc w:val="center"/>
              <w:rPr>
                <w:rFonts w:ascii="Calibri" w:hAnsi="Calibri"/>
                <w:sz w:val="18"/>
                <w:szCs w:val="18"/>
              </w:rPr>
            </w:pPr>
            <w:r w:rsidRPr="000D1CB5">
              <w:rPr>
                <w:rFonts w:ascii="Calibri" w:hAnsi="Calibri"/>
                <w:sz w:val="18"/>
                <w:szCs w:val="18"/>
              </w:rPr>
              <w:t>1.006</w:t>
            </w:r>
          </w:p>
        </w:tc>
        <w:tc>
          <w:tcPr>
            <w:tcW w:w="0" w:type="auto"/>
            <w:vAlign w:val="center"/>
          </w:tcPr>
          <w:p w14:paraId="67F4AFA5" w14:textId="77777777" w:rsidR="00B87256" w:rsidRPr="000D1CB5" w:rsidRDefault="00B87256" w:rsidP="00797156">
            <w:pPr>
              <w:jc w:val="center"/>
              <w:rPr>
                <w:rFonts w:ascii="Calibri" w:hAnsi="Calibri"/>
                <w:sz w:val="18"/>
                <w:szCs w:val="18"/>
              </w:rPr>
            </w:pPr>
            <w:r w:rsidRPr="000D1CB5">
              <w:rPr>
                <w:rFonts w:ascii="Calibri" w:hAnsi="Calibri"/>
                <w:sz w:val="18"/>
                <w:szCs w:val="18"/>
              </w:rPr>
              <w:t>1.001</w:t>
            </w:r>
          </w:p>
        </w:tc>
        <w:tc>
          <w:tcPr>
            <w:tcW w:w="0" w:type="auto"/>
            <w:vAlign w:val="center"/>
          </w:tcPr>
          <w:p w14:paraId="67F4AFA6" w14:textId="77777777" w:rsidR="00B87256" w:rsidRPr="000D1CB5" w:rsidRDefault="00B87256" w:rsidP="00797156">
            <w:pPr>
              <w:jc w:val="center"/>
              <w:rPr>
                <w:rFonts w:ascii="Calibri" w:hAnsi="Calibri"/>
                <w:sz w:val="18"/>
                <w:szCs w:val="18"/>
              </w:rPr>
            </w:pPr>
            <w:r w:rsidRPr="000D1CB5">
              <w:rPr>
                <w:rFonts w:ascii="Calibri" w:hAnsi="Calibri"/>
                <w:sz w:val="18"/>
                <w:szCs w:val="18"/>
              </w:rPr>
              <w:t>0.997</w:t>
            </w:r>
          </w:p>
        </w:tc>
        <w:tc>
          <w:tcPr>
            <w:tcW w:w="0" w:type="auto"/>
            <w:vAlign w:val="center"/>
          </w:tcPr>
          <w:p w14:paraId="67F4AFA7" w14:textId="77777777" w:rsidR="00B87256" w:rsidRPr="000D1CB5" w:rsidRDefault="00B87256" w:rsidP="00797156">
            <w:pPr>
              <w:jc w:val="center"/>
              <w:rPr>
                <w:rFonts w:ascii="Calibri" w:hAnsi="Calibri"/>
                <w:sz w:val="18"/>
                <w:szCs w:val="18"/>
              </w:rPr>
            </w:pPr>
            <w:r w:rsidRPr="000D1CB5">
              <w:rPr>
                <w:rFonts w:ascii="Calibri" w:hAnsi="Calibri"/>
                <w:sz w:val="18"/>
                <w:szCs w:val="18"/>
              </w:rPr>
              <w:t>0.992</w:t>
            </w:r>
          </w:p>
        </w:tc>
        <w:tc>
          <w:tcPr>
            <w:tcW w:w="0" w:type="auto"/>
            <w:vAlign w:val="center"/>
          </w:tcPr>
          <w:p w14:paraId="67F4AFA8" w14:textId="77777777" w:rsidR="00B87256" w:rsidRPr="000D1CB5" w:rsidRDefault="00B87256" w:rsidP="00797156">
            <w:pPr>
              <w:jc w:val="center"/>
              <w:rPr>
                <w:rFonts w:ascii="Calibri" w:hAnsi="Calibri"/>
                <w:sz w:val="18"/>
                <w:szCs w:val="18"/>
              </w:rPr>
            </w:pPr>
            <w:r w:rsidRPr="000D1CB5">
              <w:rPr>
                <w:rFonts w:ascii="Calibri" w:hAnsi="Calibri"/>
                <w:sz w:val="18"/>
                <w:szCs w:val="18"/>
              </w:rPr>
              <w:t>0.988</w:t>
            </w:r>
          </w:p>
        </w:tc>
        <w:tc>
          <w:tcPr>
            <w:tcW w:w="0" w:type="auto"/>
            <w:vAlign w:val="center"/>
          </w:tcPr>
          <w:p w14:paraId="67F4AFA9" w14:textId="77777777" w:rsidR="00B87256" w:rsidRPr="000D1CB5" w:rsidRDefault="00B87256" w:rsidP="00797156">
            <w:pPr>
              <w:jc w:val="center"/>
              <w:rPr>
                <w:rFonts w:ascii="Calibri" w:hAnsi="Calibri"/>
                <w:sz w:val="18"/>
                <w:szCs w:val="18"/>
              </w:rPr>
            </w:pPr>
            <w:r w:rsidRPr="000D1CB5">
              <w:rPr>
                <w:rFonts w:ascii="Calibri" w:hAnsi="Calibri"/>
                <w:sz w:val="18"/>
                <w:szCs w:val="18"/>
              </w:rPr>
              <w:t>0.983</w:t>
            </w:r>
          </w:p>
        </w:tc>
      </w:tr>
      <w:tr w:rsidR="00B87256" w:rsidRPr="000D1CB5" w14:paraId="67F4AFB6" w14:textId="77777777" w:rsidTr="003E0830">
        <w:trPr>
          <w:cantSplit/>
          <w:trHeight w:hRule="exact" w:val="187"/>
          <w:jc w:val="center"/>
        </w:trPr>
        <w:tc>
          <w:tcPr>
            <w:tcW w:w="0" w:type="auto"/>
            <w:vMerge/>
            <w:vAlign w:val="center"/>
          </w:tcPr>
          <w:p w14:paraId="67F4AFAB" w14:textId="77777777" w:rsidR="00B87256" w:rsidRPr="000D1CB5" w:rsidRDefault="00B87256" w:rsidP="00797156">
            <w:pPr>
              <w:jc w:val="center"/>
              <w:rPr>
                <w:rFonts w:ascii="Calibri" w:hAnsi="Calibri"/>
                <w:sz w:val="18"/>
                <w:szCs w:val="18"/>
              </w:rPr>
            </w:pPr>
          </w:p>
        </w:tc>
        <w:tc>
          <w:tcPr>
            <w:tcW w:w="0" w:type="auto"/>
            <w:vAlign w:val="center"/>
          </w:tcPr>
          <w:p w14:paraId="67F4AFAC"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75</w:t>
            </w:r>
          </w:p>
        </w:tc>
        <w:tc>
          <w:tcPr>
            <w:tcW w:w="0" w:type="auto"/>
            <w:vAlign w:val="center"/>
          </w:tcPr>
          <w:p w14:paraId="67F4AFAD" w14:textId="77777777" w:rsidR="00B87256" w:rsidRPr="000D1CB5" w:rsidRDefault="00B87256" w:rsidP="00797156">
            <w:pPr>
              <w:jc w:val="center"/>
              <w:rPr>
                <w:rFonts w:ascii="Calibri" w:hAnsi="Calibri"/>
                <w:sz w:val="18"/>
                <w:szCs w:val="18"/>
              </w:rPr>
            </w:pPr>
            <w:r w:rsidRPr="000D1CB5">
              <w:rPr>
                <w:rFonts w:ascii="Calibri" w:hAnsi="Calibri"/>
                <w:sz w:val="18"/>
                <w:szCs w:val="18"/>
              </w:rPr>
              <w:t>1.029</w:t>
            </w:r>
          </w:p>
        </w:tc>
        <w:tc>
          <w:tcPr>
            <w:tcW w:w="0" w:type="auto"/>
            <w:vAlign w:val="center"/>
          </w:tcPr>
          <w:p w14:paraId="67F4AFAE" w14:textId="77777777" w:rsidR="00B87256" w:rsidRPr="000D1CB5" w:rsidRDefault="00B87256" w:rsidP="00797156">
            <w:pPr>
              <w:jc w:val="center"/>
              <w:rPr>
                <w:rFonts w:ascii="Calibri" w:hAnsi="Calibri"/>
                <w:sz w:val="18"/>
                <w:szCs w:val="18"/>
              </w:rPr>
            </w:pPr>
            <w:r w:rsidRPr="000D1CB5">
              <w:rPr>
                <w:rFonts w:ascii="Calibri" w:hAnsi="Calibri"/>
                <w:sz w:val="18"/>
                <w:szCs w:val="18"/>
              </w:rPr>
              <w:t>1.024</w:t>
            </w:r>
          </w:p>
        </w:tc>
        <w:tc>
          <w:tcPr>
            <w:tcW w:w="0" w:type="auto"/>
            <w:vAlign w:val="center"/>
          </w:tcPr>
          <w:p w14:paraId="67F4AFAF" w14:textId="77777777" w:rsidR="00B87256" w:rsidRPr="000D1CB5" w:rsidRDefault="00B87256" w:rsidP="00797156">
            <w:pPr>
              <w:jc w:val="center"/>
              <w:rPr>
                <w:rFonts w:ascii="Calibri" w:hAnsi="Calibri"/>
                <w:sz w:val="18"/>
                <w:szCs w:val="18"/>
              </w:rPr>
            </w:pPr>
            <w:r w:rsidRPr="000D1CB5">
              <w:rPr>
                <w:rFonts w:ascii="Calibri" w:hAnsi="Calibri"/>
                <w:sz w:val="18"/>
                <w:szCs w:val="18"/>
              </w:rPr>
              <w:t>1.019</w:t>
            </w:r>
          </w:p>
        </w:tc>
        <w:tc>
          <w:tcPr>
            <w:tcW w:w="0" w:type="auto"/>
            <w:vAlign w:val="center"/>
          </w:tcPr>
          <w:p w14:paraId="67F4AFB0" w14:textId="77777777" w:rsidR="00B87256" w:rsidRPr="000D1CB5" w:rsidRDefault="00B87256" w:rsidP="00797156">
            <w:pPr>
              <w:jc w:val="center"/>
              <w:rPr>
                <w:rFonts w:ascii="Calibri" w:hAnsi="Calibri"/>
                <w:sz w:val="18"/>
                <w:szCs w:val="18"/>
              </w:rPr>
            </w:pPr>
            <w:r w:rsidRPr="000D1CB5">
              <w:rPr>
                <w:rFonts w:ascii="Calibri" w:hAnsi="Calibri"/>
                <w:sz w:val="18"/>
                <w:szCs w:val="18"/>
              </w:rPr>
              <w:t>1.015</w:t>
            </w:r>
          </w:p>
        </w:tc>
        <w:tc>
          <w:tcPr>
            <w:tcW w:w="0" w:type="auto"/>
            <w:vAlign w:val="center"/>
          </w:tcPr>
          <w:p w14:paraId="67F4AFB1" w14:textId="77777777" w:rsidR="00B87256" w:rsidRPr="000D1CB5" w:rsidRDefault="00B87256" w:rsidP="00797156">
            <w:pPr>
              <w:jc w:val="center"/>
              <w:rPr>
                <w:rFonts w:ascii="Calibri" w:hAnsi="Calibri"/>
                <w:sz w:val="18"/>
                <w:szCs w:val="18"/>
              </w:rPr>
            </w:pPr>
            <w:r w:rsidRPr="000D1CB5">
              <w:rPr>
                <w:rFonts w:ascii="Calibri" w:hAnsi="Calibri"/>
                <w:sz w:val="18"/>
                <w:szCs w:val="18"/>
              </w:rPr>
              <w:t>1.010</w:t>
            </w:r>
          </w:p>
        </w:tc>
        <w:tc>
          <w:tcPr>
            <w:tcW w:w="0" w:type="auto"/>
            <w:vAlign w:val="center"/>
          </w:tcPr>
          <w:p w14:paraId="67F4AFB2" w14:textId="77777777" w:rsidR="00B87256" w:rsidRPr="000D1CB5" w:rsidRDefault="00B87256" w:rsidP="00797156">
            <w:pPr>
              <w:jc w:val="center"/>
              <w:rPr>
                <w:rFonts w:ascii="Calibri" w:hAnsi="Calibri"/>
                <w:sz w:val="18"/>
                <w:szCs w:val="18"/>
              </w:rPr>
            </w:pPr>
            <w:r w:rsidRPr="000D1CB5">
              <w:rPr>
                <w:rFonts w:ascii="Calibri" w:hAnsi="Calibri"/>
                <w:sz w:val="18"/>
                <w:szCs w:val="18"/>
              </w:rPr>
              <w:t>1.005</w:t>
            </w:r>
          </w:p>
        </w:tc>
        <w:tc>
          <w:tcPr>
            <w:tcW w:w="0" w:type="auto"/>
            <w:vAlign w:val="center"/>
          </w:tcPr>
          <w:p w14:paraId="67F4AFB3" w14:textId="77777777" w:rsidR="00B87256" w:rsidRPr="000D1CB5" w:rsidRDefault="00B87256" w:rsidP="00797156">
            <w:pPr>
              <w:jc w:val="center"/>
              <w:rPr>
                <w:rFonts w:ascii="Calibri" w:hAnsi="Calibri"/>
                <w:sz w:val="18"/>
                <w:szCs w:val="18"/>
              </w:rPr>
            </w:pPr>
            <w:r w:rsidRPr="000D1CB5">
              <w:rPr>
                <w:rFonts w:ascii="Calibri" w:hAnsi="Calibri"/>
                <w:sz w:val="18"/>
                <w:szCs w:val="18"/>
              </w:rPr>
              <w:t>1.000</w:t>
            </w:r>
          </w:p>
        </w:tc>
        <w:tc>
          <w:tcPr>
            <w:tcW w:w="0" w:type="auto"/>
            <w:vAlign w:val="center"/>
          </w:tcPr>
          <w:p w14:paraId="67F4AFB4" w14:textId="77777777" w:rsidR="00B87256" w:rsidRPr="000D1CB5" w:rsidRDefault="00B87256" w:rsidP="00797156">
            <w:pPr>
              <w:jc w:val="center"/>
              <w:rPr>
                <w:rFonts w:ascii="Calibri" w:hAnsi="Calibri"/>
                <w:sz w:val="18"/>
                <w:szCs w:val="18"/>
              </w:rPr>
            </w:pPr>
            <w:r w:rsidRPr="000D1CB5">
              <w:rPr>
                <w:rFonts w:ascii="Calibri" w:hAnsi="Calibri"/>
                <w:sz w:val="18"/>
                <w:szCs w:val="18"/>
              </w:rPr>
              <w:t>0.996</w:t>
            </w:r>
          </w:p>
        </w:tc>
        <w:tc>
          <w:tcPr>
            <w:tcW w:w="0" w:type="auto"/>
            <w:vAlign w:val="center"/>
          </w:tcPr>
          <w:p w14:paraId="67F4AFB5" w14:textId="77777777" w:rsidR="00B87256" w:rsidRPr="000D1CB5" w:rsidRDefault="00B87256" w:rsidP="00797156">
            <w:pPr>
              <w:jc w:val="center"/>
              <w:rPr>
                <w:rFonts w:ascii="Calibri" w:hAnsi="Calibri"/>
                <w:sz w:val="18"/>
                <w:szCs w:val="18"/>
              </w:rPr>
            </w:pPr>
            <w:r w:rsidRPr="000D1CB5">
              <w:rPr>
                <w:rFonts w:ascii="Calibri" w:hAnsi="Calibri"/>
                <w:sz w:val="18"/>
                <w:szCs w:val="18"/>
              </w:rPr>
              <w:t>0.991</w:t>
            </w:r>
          </w:p>
        </w:tc>
      </w:tr>
      <w:tr w:rsidR="00B87256" w:rsidRPr="000D1CB5" w14:paraId="67F4AFC2" w14:textId="77777777" w:rsidTr="003E0830">
        <w:trPr>
          <w:cantSplit/>
          <w:trHeight w:hRule="exact" w:val="187"/>
          <w:jc w:val="center"/>
        </w:trPr>
        <w:tc>
          <w:tcPr>
            <w:tcW w:w="0" w:type="auto"/>
            <w:vMerge/>
            <w:vAlign w:val="center"/>
          </w:tcPr>
          <w:p w14:paraId="67F4AFB7" w14:textId="77777777" w:rsidR="00B87256" w:rsidRPr="000D1CB5" w:rsidRDefault="00B87256" w:rsidP="00797156">
            <w:pPr>
              <w:jc w:val="center"/>
              <w:rPr>
                <w:rFonts w:ascii="Calibri" w:hAnsi="Calibri"/>
                <w:sz w:val="18"/>
                <w:szCs w:val="18"/>
              </w:rPr>
            </w:pPr>
          </w:p>
        </w:tc>
        <w:tc>
          <w:tcPr>
            <w:tcW w:w="0" w:type="auto"/>
            <w:vAlign w:val="center"/>
          </w:tcPr>
          <w:p w14:paraId="67F4AFB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80</w:t>
            </w:r>
          </w:p>
        </w:tc>
        <w:tc>
          <w:tcPr>
            <w:tcW w:w="0" w:type="auto"/>
            <w:vAlign w:val="center"/>
          </w:tcPr>
          <w:p w14:paraId="67F4AFB9" w14:textId="77777777" w:rsidR="00B87256" w:rsidRPr="000D1CB5" w:rsidRDefault="00B87256" w:rsidP="00797156">
            <w:pPr>
              <w:jc w:val="center"/>
              <w:rPr>
                <w:rFonts w:ascii="Calibri" w:hAnsi="Calibri"/>
                <w:sz w:val="18"/>
                <w:szCs w:val="18"/>
              </w:rPr>
            </w:pPr>
            <w:r w:rsidRPr="000D1CB5">
              <w:rPr>
                <w:rFonts w:ascii="Calibri" w:hAnsi="Calibri"/>
                <w:sz w:val="18"/>
                <w:szCs w:val="18"/>
              </w:rPr>
              <w:t>1.038</w:t>
            </w:r>
          </w:p>
        </w:tc>
        <w:tc>
          <w:tcPr>
            <w:tcW w:w="0" w:type="auto"/>
            <w:vAlign w:val="center"/>
          </w:tcPr>
          <w:p w14:paraId="67F4AFBA" w14:textId="77777777" w:rsidR="00B87256" w:rsidRPr="000D1CB5" w:rsidRDefault="00B87256" w:rsidP="00797156">
            <w:pPr>
              <w:jc w:val="center"/>
              <w:rPr>
                <w:rFonts w:ascii="Calibri" w:hAnsi="Calibri"/>
                <w:sz w:val="18"/>
                <w:szCs w:val="18"/>
              </w:rPr>
            </w:pPr>
            <w:r w:rsidRPr="000D1CB5">
              <w:rPr>
                <w:rFonts w:ascii="Calibri" w:hAnsi="Calibri"/>
                <w:sz w:val="18"/>
                <w:szCs w:val="18"/>
              </w:rPr>
              <w:t>1.033</w:t>
            </w:r>
          </w:p>
        </w:tc>
        <w:tc>
          <w:tcPr>
            <w:tcW w:w="0" w:type="auto"/>
            <w:vAlign w:val="center"/>
          </w:tcPr>
          <w:p w14:paraId="67F4AFBB" w14:textId="77777777" w:rsidR="00B87256" w:rsidRPr="000D1CB5" w:rsidRDefault="00B87256" w:rsidP="00797156">
            <w:pPr>
              <w:jc w:val="center"/>
              <w:rPr>
                <w:rFonts w:ascii="Calibri" w:hAnsi="Calibri"/>
                <w:sz w:val="18"/>
                <w:szCs w:val="18"/>
              </w:rPr>
            </w:pPr>
            <w:r w:rsidRPr="000D1CB5">
              <w:rPr>
                <w:rFonts w:ascii="Calibri" w:hAnsi="Calibri"/>
                <w:sz w:val="18"/>
                <w:szCs w:val="18"/>
              </w:rPr>
              <w:t>1.028</w:t>
            </w:r>
          </w:p>
        </w:tc>
        <w:tc>
          <w:tcPr>
            <w:tcW w:w="0" w:type="auto"/>
            <w:vAlign w:val="center"/>
          </w:tcPr>
          <w:p w14:paraId="67F4AFBC" w14:textId="77777777" w:rsidR="00B87256" w:rsidRPr="000D1CB5" w:rsidRDefault="00B87256" w:rsidP="00797156">
            <w:pPr>
              <w:jc w:val="center"/>
              <w:rPr>
                <w:rFonts w:ascii="Calibri" w:hAnsi="Calibri"/>
                <w:sz w:val="18"/>
                <w:szCs w:val="18"/>
              </w:rPr>
            </w:pPr>
            <w:r w:rsidRPr="000D1CB5">
              <w:rPr>
                <w:rFonts w:ascii="Calibri" w:hAnsi="Calibri"/>
                <w:sz w:val="18"/>
                <w:szCs w:val="18"/>
              </w:rPr>
              <w:t>1.023</w:t>
            </w:r>
          </w:p>
        </w:tc>
        <w:tc>
          <w:tcPr>
            <w:tcW w:w="0" w:type="auto"/>
            <w:vAlign w:val="center"/>
          </w:tcPr>
          <w:p w14:paraId="67F4AFBD" w14:textId="77777777" w:rsidR="00B87256" w:rsidRPr="000D1CB5" w:rsidRDefault="00B87256" w:rsidP="00797156">
            <w:pPr>
              <w:jc w:val="center"/>
              <w:rPr>
                <w:rFonts w:ascii="Calibri" w:hAnsi="Calibri"/>
                <w:sz w:val="18"/>
                <w:szCs w:val="18"/>
              </w:rPr>
            </w:pPr>
            <w:r w:rsidRPr="000D1CB5">
              <w:rPr>
                <w:rFonts w:ascii="Calibri" w:hAnsi="Calibri"/>
                <w:sz w:val="18"/>
                <w:szCs w:val="18"/>
              </w:rPr>
              <w:t>1.018</w:t>
            </w:r>
          </w:p>
        </w:tc>
        <w:tc>
          <w:tcPr>
            <w:tcW w:w="0" w:type="auto"/>
            <w:vAlign w:val="center"/>
          </w:tcPr>
          <w:p w14:paraId="67F4AFBE" w14:textId="77777777" w:rsidR="00B87256" w:rsidRPr="000D1CB5" w:rsidRDefault="00B87256" w:rsidP="00797156">
            <w:pPr>
              <w:jc w:val="center"/>
              <w:rPr>
                <w:rFonts w:ascii="Calibri" w:hAnsi="Calibri"/>
                <w:sz w:val="18"/>
                <w:szCs w:val="18"/>
              </w:rPr>
            </w:pPr>
            <w:r w:rsidRPr="000D1CB5">
              <w:rPr>
                <w:rFonts w:ascii="Calibri" w:hAnsi="Calibri"/>
                <w:sz w:val="18"/>
                <w:szCs w:val="18"/>
              </w:rPr>
              <w:t>1.013</w:t>
            </w:r>
          </w:p>
        </w:tc>
        <w:tc>
          <w:tcPr>
            <w:tcW w:w="0" w:type="auto"/>
            <w:vAlign w:val="center"/>
          </w:tcPr>
          <w:p w14:paraId="67F4AFBF" w14:textId="77777777" w:rsidR="00B87256" w:rsidRPr="000D1CB5" w:rsidRDefault="00B87256" w:rsidP="00797156">
            <w:pPr>
              <w:jc w:val="center"/>
              <w:rPr>
                <w:rFonts w:ascii="Calibri" w:hAnsi="Calibri"/>
                <w:sz w:val="18"/>
                <w:szCs w:val="18"/>
              </w:rPr>
            </w:pPr>
            <w:r w:rsidRPr="000D1CB5">
              <w:rPr>
                <w:rFonts w:ascii="Calibri" w:hAnsi="Calibri"/>
                <w:sz w:val="18"/>
                <w:szCs w:val="18"/>
              </w:rPr>
              <w:t>1.009</w:t>
            </w:r>
          </w:p>
        </w:tc>
        <w:tc>
          <w:tcPr>
            <w:tcW w:w="0" w:type="auto"/>
            <w:vAlign w:val="center"/>
          </w:tcPr>
          <w:p w14:paraId="67F4AFC0" w14:textId="77777777" w:rsidR="00B87256" w:rsidRPr="000D1CB5" w:rsidRDefault="00B87256" w:rsidP="00797156">
            <w:pPr>
              <w:jc w:val="center"/>
              <w:rPr>
                <w:rFonts w:ascii="Calibri" w:hAnsi="Calibri"/>
                <w:sz w:val="18"/>
                <w:szCs w:val="18"/>
              </w:rPr>
            </w:pPr>
            <w:r w:rsidRPr="000D1CB5">
              <w:rPr>
                <w:rFonts w:ascii="Calibri" w:hAnsi="Calibri"/>
                <w:sz w:val="18"/>
                <w:szCs w:val="18"/>
              </w:rPr>
              <w:t>1.004</w:t>
            </w:r>
          </w:p>
        </w:tc>
        <w:tc>
          <w:tcPr>
            <w:tcW w:w="0" w:type="auto"/>
            <w:vAlign w:val="center"/>
          </w:tcPr>
          <w:p w14:paraId="67F4AFC1" w14:textId="77777777" w:rsidR="00B87256" w:rsidRPr="000D1CB5" w:rsidRDefault="00B87256" w:rsidP="00797156">
            <w:pPr>
              <w:jc w:val="center"/>
              <w:rPr>
                <w:rFonts w:ascii="Calibri" w:hAnsi="Calibri"/>
                <w:sz w:val="18"/>
                <w:szCs w:val="18"/>
              </w:rPr>
            </w:pPr>
            <w:r w:rsidRPr="000D1CB5">
              <w:rPr>
                <w:rFonts w:ascii="Calibri" w:hAnsi="Calibri"/>
                <w:sz w:val="18"/>
                <w:szCs w:val="18"/>
              </w:rPr>
              <w:t>0.999</w:t>
            </w:r>
          </w:p>
        </w:tc>
      </w:tr>
      <w:tr w:rsidR="00B87256" w:rsidRPr="000D1CB5" w14:paraId="67F4AFCE" w14:textId="77777777" w:rsidTr="003E0830">
        <w:trPr>
          <w:cantSplit/>
          <w:trHeight w:hRule="exact" w:val="187"/>
          <w:jc w:val="center"/>
        </w:trPr>
        <w:tc>
          <w:tcPr>
            <w:tcW w:w="0" w:type="auto"/>
            <w:vMerge/>
            <w:vAlign w:val="center"/>
          </w:tcPr>
          <w:p w14:paraId="67F4AFC3" w14:textId="77777777" w:rsidR="00B87256" w:rsidRPr="000D1CB5" w:rsidRDefault="00B87256" w:rsidP="00797156">
            <w:pPr>
              <w:jc w:val="center"/>
              <w:rPr>
                <w:rFonts w:ascii="Calibri" w:hAnsi="Calibri"/>
                <w:sz w:val="18"/>
                <w:szCs w:val="18"/>
              </w:rPr>
            </w:pPr>
          </w:p>
        </w:tc>
        <w:tc>
          <w:tcPr>
            <w:tcW w:w="0" w:type="auto"/>
            <w:vAlign w:val="center"/>
          </w:tcPr>
          <w:p w14:paraId="67F4AFC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85</w:t>
            </w:r>
          </w:p>
        </w:tc>
        <w:tc>
          <w:tcPr>
            <w:tcW w:w="0" w:type="auto"/>
            <w:vAlign w:val="center"/>
          </w:tcPr>
          <w:p w14:paraId="67F4AFC5" w14:textId="77777777" w:rsidR="00B87256" w:rsidRPr="000D1CB5" w:rsidRDefault="00B87256" w:rsidP="00797156">
            <w:pPr>
              <w:jc w:val="center"/>
              <w:rPr>
                <w:rFonts w:ascii="Calibri" w:hAnsi="Calibri"/>
                <w:sz w:val="18"/>
                <w:szCs w:val="18"/>
              </w:rPr>
            </w:pPr>
            <w:r w:rsidRPr="000D1CB5">
              <w:rPr>
                <w:rFonts w:ascii="Calibri" w:hAnsi="Calibri"/>
                <w:sz w:val="18"/>
                <w:szCs w:val="18"/>
              </w:rPr>
              <w:t>1.046</w:t>
            </w:r>
          </w:p>
        </w:tc>
        <w:tc>
          <w:tcPr>
            <w:tcW w:w="0" w:type="auto"/>
            <w:vAlign w:val="center"/>
          </w:tcPr>
          <w:p w14:paraId="67F4AFC6" w14:textId="77777777" w:rsidR="00B87256" w:rsidRPr="000D1CB5" w:rsidRDefault="00B87256" w:rsidP="00797156">
            <w:pPr>
              <w:jc w:val="center"/>
              <w:rPr>
                <w:rFonts w:ascii="Calibri" w:hAnsi="Calibri"/>
                <w:sz w:val="18"/>
                <w:szCs w:val="18"/>
              </w:rPr>
            </w:pPr>
            <w:r w:rsidRPr="000D1CB5">
              <w:rPr>
                <w:rFonts w:ascii="Calibri" w:hAnsi="Calibri"/>
                <w:sz w:val="18"/>
                <w:szCs w:val="18"/>
              </w:rPr>
              <w:t>1.041</w:t>
            </w:r>
          </w:p>
        </w:tc>
        <w:tc>
          <w:tcPr>
            <w:tcW w:w="0" w:type="auto"/>
            <w:vAlign w:val="center"/>
          </w:tcPr>
          <w:p w14:paraId="67F4AFC7" w14:textId="77777777" w:rsidR="00B87256" w:rsidRPr="000D1CB5" w:rsidRDefault="00B87256" w:rsidP="00797156">
            <w:pPr>
              <w:jc w:val="center"/>
              <w:rPr>
                <w:rFonts w:ascii="Calibri" w:hAnsi="Calibri"/>
                <w:sz w:val="18"/>
                <w:szCs w:val="18"/>
              </w:rPr>
            </w:pPr>
            <w:r w:rsidRPr="000D1CB5">
              <w:rPr>
                <w:rFonts w:ascii="Calibri" w:hAnsi="Calibri"/>
                <w:sz w:val="18"/>
                <w:szCs w:val="18"/>
              </w:rPr>
              <w:t>1.036</w:t>
            </w:r>
          </w:p>
        </w:tc>
        <w:tc>
          <w:tcPr>
            <w:tcW w:w="0" w:type="auto"/>
            <w:vAlign w:val="center"/>
          </w:tcPr>
          <w:p w14:paraId="67F4AFC8" w14:textId="77777777" w:rsidR="00B87256" w:rsidRPr="000D1CB5" w:rsidRDefault="00B87256" w:rsidP="00797156">
            <w:pPr>
              <w:jc w:val="center"/>
              <w:rPr>
                <w:rFonts w:ascii="Calibri" w:hAnsi="Calibri"/>
                <w:sz w:val="18"/>
                <w:szCs w:val="18"/>
              </w:rPr>
            </w:pPr>
            <w:r w:rsidRPr="000D1CB5">
              <w:rPr>
                <w:rFonts w:ascii="Calibri" w:hAnsi="Calibri"/>
                <w:sz w:val="18"/>
                <w:szCs w:val="18"/>
              </w:rPr>
              <w:t>1.031</w:t>
            </w:r>
          </w:p>
        </w:tc>
        <w:tc>
          <w:tcPr>
            <w:tcW w:w="0" w:type="auto"/>
            <w:vAlign w:val="center"/>
          </w:tcPr>
          <w:p w14:paraId="67F4AFC9" w14:textId="77777777" w:rsidR="00B87256" w:rsidRPr="000D1CB5" w:rsidRDefault="00B87256" w:rsidP="00797156">
            <w:pPr>
              <w:jc w:val="center"/>
              <w:rPr>
                <w:rFonts w:ascii="Calibri" w:hAnsi="Calibri"/>
                <w:sz w:val="18"/>
                <w:szCs w:val="18"/>
              </w:rPr>
            </w:pPr>
            <w:r w:rsidRPr="000D1CB5">
              <w:rPr>
                <w:rFonts w:ascii="Calibri" w:hAnsi="Calibri"/>
                <w:sz w:val="18"/>
                <w:szCs w:val="18"/>
              </w:rPr>
              <w:t>1.026</w:t>
            </w:r>
          </w:p>
        </w:tc>
        <w:tc>
          <w:tcPr>
            <w:tcW w:w="0" w:type="auto"/>
            <w:vAlign w:val="center"/>
          </w:tcPr>
          <w:p w14:paraId="67F4AFCA" w14:textId="77777777" w:rsidR="00B87256" w:rsidRPr="000D1CB5" w:rsidRDefault="00B87256" w:rsidP="00797156">
            <w:pPr>
              <w:jc w:val="center"/>
              <w:rPr>
                <w:rFonts w:ascii="Calibri" w:hAnsi="Calibri"/>
                <w:sz w:val="18"/>
                <w:szCs w:val="18"/>
              </w:rPr>
            </w:pPr>
            <w:r w:rsidRPr="000D1CB5">
              <w:rPr>
                <w:rFonts w:ascii="Calibri" w:hAnsi="Calibri"/>
                <w:sz w:val="18"/>
                <w:szCs w:val="18"/>
              </w:rPr>
              <w:t>1.022</w:t>
            </w:r>
          </w:p>
        </w:tc>
        <w:tc>
          <w:tcPr>
            <w:tcW w:w="0" w:type="auto"/>
            <w:vAlign w:val="center"/>
          </w:tcPr>
          <w:p w14:paraId="67F4AFCB" w14:textId="77777777" w:rsidR="00B87256" w:rsidRPr="000D1CB5" w:rsidRDefault="00B87256" w:rsidP="00797156">
            <w:pPr>
              <w:jc w:val="center"/>
              <w:rPr>
                <w:rFonts w:ascii="Calibri" w:hAnsi="Calibri"/>
                <w:sz w:val="18"/>
                <w:szCs w:val="18"/>
              </w:rPr>
            </w:pPr>
            <w:r w:rsidRPr="000D1CB5">
              <w:rPr>
                <w:rFonts w:ascii="Calibri" w:hAnsi="Calibri"/>
                <w:sz w:val="18"/>
                <w:szCs w:val="18"/>
              </w:rPr>
              <w:t>1.017</w:t>
            </w:r>
          </w:p>
        </w:tc>
        <w:tc>
          <w:tcPr>
            <w:tcW w:w="0" w:type="auto"/>
            <w:vAlign w:val="center"/>
          </w:tcPr>
          <w:p w14:paraId="67F4AFCC" w14:textId="77777777" w:rsidR="00B87256" w:rsidRPr="000D1CB5" w:rsidRDefault="00B87256" w:rsidP="00797156">
            <w:pPr>
              <w:jc w:val="center"/>
              <w:rPr>
                <w:rFonts w:ascii="Calibri" w:hAnsi="Calibri"/>
                <w:sz w:val="18"/>
                <w:szCs w:val="18"/>
              </w:rPr>
            </w:pPr>
            <w:r w:rsidRPr="000D1CB5">
              <w:rPr>
                <w:rFonts w:ascii="Calibri" w:hAnsi="Calibri"/>
                <w:sz w:val="18"/>
                <w:szCs w:val="18"/>
              </w:rPr>
              <w:t>1.012</w:t>
            </w:r>
          </w:p>
        </w:tc>
        <w:tc>
          <w:tcPr>
            <w:tcW w:w="0" w:type="auto"/>
            <w:vAlign w:val="center"/>
          </w:tcPr>
          <w:p w14:paraId="67F4AFCD" w14:textId="77777777" w:rsidR="00B87256" w:rsidRPr="000D1CB5" w:rsidRDefault="00B87256" w:rsidP="00797156">
            <w:pPr>
              <w:jc w:val="center"/>
              <w:rPr>
                <w:rFonts w:ascii="Calibri" w:hAnsi="Calibri"/>
                <w:sz w:val="18"/>
                <w:szCs w:val="18"/>
              </w:rPr>
            </w:pPr>
            <w:r w:rsidRPr="000D1CB5">
              <w:rPr>
                <w:rFonts w:ascii="Calibri" w:hAnsi="Calibri"/>
                <w:sz w:val="18"/>
                <w:szCs w:val="18"/>
              </w:rPr>
              <w:t>1.008</w:t>
            </w:r>
          </w:p>
        </w:tc>
      </w:tr>
      <w:tr w:rsidR="00B87256" w:rsidRPr="000D1CB5" w14:paraId="67F4AFDA" w14:textId="77777777" w:rsidTr="003E0830">
        <w:trPr>
          <w:cantSplit/>
          <w:trHeight w:hRule="exact" w:val="187"/>
          <w:jc w:val="center"/>
        </w:trPr>
        <w:tc>
          <w:tcPr>
            <w:tcW w:w="0" w:type="auto"/>
            <w:vMerge/>
            <w:vAlign w:val="center"/>
          </w:tcPr>
          <w:p w14:paraId="67F4AFCF" w14:textId="77777777" w:rsidR="00B87256" w:rsidRPr="000D1CB5" w:rsidRDefault="00B87256" w:rsidP="00797156">
            <w:pPr>
              <w:jc w:val="center"/>
              <w:rPr>
                <w:rFonts w:ascii="Calibri" w:hAnsi="Calibri"/>
                <w:sz w:val="18"/>
                <w:szCs w:val="18"/>
              </w:rPr>
            </w:pPr>
          </w:p>
        </w:tc>
        <w:tc>
          <w:tcPr>
            <w:tcW w:w="0" w:type="auto"/>
            <w:vAlign w:val="center"/>
          </w:tcPr>
          <w:p w14:paraId="67F4AFD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90</w:t>
            </w:r>
          </w:p>
        </w:tc>
        <w:tc>
          <w:tcPr>
            <w:tcW w:w="0" w:type="auto"/>
            <w:vAlign w:val="center"/>
          </w:tcPr>
          <w:p w14:paraId="67F4AFD1" w14:textId="77777777" w:rsidR="00B87256" w:rsidRPr="000D1CB5" w:rsidRDefault="00B87256" w:rsidP="00797156">
            <w:pPr>
              <w:jc w:val="center"/>
              <w:rPr>
                <w:rFonts w:ascii="Calibri" w:hAnsi="Calibri"/>
                <w:sz w:val="18"/>
                <w:szCs w:val="18"/>
              </w:rPr>
            </w:pPr>
            <w:r w:rsidRPr="000D1CB5">
              <w:rPr>
                <w:rFonts w:ascii="Calibri" w:hAnsi="Calibri"/>
                <w:sz w:val="18"/>
                <w:szCs w:val="18"/>
              </w:rPr>
              <w:t>1.055</w:t>
            </w:r>
          </w:p>
        </w:tc>
        <w:tc>
          <w:tcPr>
            <w:tcW w:w="0" w:type="auto"/>
            <w:vAlign w:val="center"/>
          </w:tcPr>
          <w:p w14:paraId="67F4AFD2" w14:textId="77777777" w:rsidR="00B87256" w:rsidRPr="000D1CB5" w:rsidRDefault="00B87256" w:rsidP="00797156">
            <w:pPr>
              <w:jc w:val="center"/>
              <w:rPr>
                <w:rFonts w:ascii="Calibri" w:hAnsi="Calibri"/>
                <w:sz w:val="18"/>
                <w:szCs w:val="18"/>
              </w:rPr>
            </w:pPr>
            <w:r w:rsidRPr="000D1CB5">
              <w:rPr>
                <w:rFonts w:ascii="Calibri" w:hAnsi="Calibri"/>
                <w:sz w:val="18"/>
                <w:szCs w:val="18"/>
              </w:rPr>
              <w:t>1.050</w:t>
            </w:r>
          </w:p>
        </w:tc>
        <w:tc>
          <w:tcPr>
            <w:tcW w:w="0" w:type="auto"/>
            <w:vAlign w:val="center"/>
          </w:tcPr>
          <w:p w14:paraId="67F4AFD3" w14:textId="77777777" w:rsidR="00B87256" w:rsidRPr="000D1CB5" w:rsidRDefault="00B87256" w:rsidP="00797156">
            <w:pPr>
              <w:jc w:val="center"/>
              <w:rPr>
                <w:rFonts w:ascii="Calibri" w:hAnsi="Calibri"/>
                <w:sz w:val="18"/>
                <w:szCs w:val="18"/>
              </w:rPr>
            </w:pPr>
            <w:r w:rsidRPr="000D1CB5">
              <w:rPr>
                <w:rFonts w:ascii="Calibri" w:hAnsi="Calibri"/>
                <w:sz w:val="18"/>
                <w:szCs w:val="18"/>
              </w:rPr>
              <w:t>1.045</w:t>
            </w:r>
          </w:p>
        </w:tc>
        <w:tc>
          <w:tcPr>
            <w:tcW w:w="0" w:type="auto"/>
            <w:vAlign w:val="center"/>
          </w:tcPr>
          <w:p w14:paraId="67F4AFD4" w14:textId="77777777" w:rsidR="00B87256" w:rsidRPr="000D1CB5" w:rsidRDefault="00B87256" w:rsidP="00797156">
            <w:pPr>
              <w:jc w:val="center"/>
              <w:rPr>
                <w:rFonts w:ascii="Calibri" w:hAnsi="Calibri"/>
                <w:sz w:val="18"/>
                <w:szCs w:val="18"/>
              </w:rPr>
            </w:pPr>
            <w:r w:rsidRPr="000D1CB5">
              <w:rPr>
                <w:rFonts w:ascii="Calibri" w:hAnsi="Calibri"/>
                <w:sz w:val="18"/>
                <w:szCs w:val="18"/>
              </w:rPr>
              <w:t>1.040</w:t>
            </w:r>
          </w:p>
        </w:tc>
        <w:tc>
          <w:tcPr>
            <w:tcW w:w="0" w:type="auto"/>
            <w:vAlign w:val="center"/>
          </w:tcPr>
          <w:p w14:paraId="67F4AFD5" w14:textId="77777777" w:rsidR="00B87256" w:rsidRPr="000D1CB5" w:rsidRDefault="00B87256" w:rsidP="00797156">
            <w:pPr>
              <w:jc w:val="center"/>
              <w:rPr>
                <w:rFonts w:ascii="Calibri" w:hAnsi="Calibri"/>
                <w:sz w:val="18"/>
                <w:szCs w:val="18"/>
              </w:rPr>
            </w:pPr>
            <w:r w:rsidRPr="000D1CB5">
              <w:rPr>
                <w:rFonts w:ascii="Calibri" w:hAnsi="Calibri"/>
                <w:sz w:val="18"/>
                <w:szCs w:val="18"/>
              </w:rPr>
              <w:t>1.035</w:t>
            </w:r>
          </w:p>
        </w:tc>
        <w:tc>
          <w:tcPr>
            <w:tcW w:w="0" w:type="auto"/>
            <w:vAlign w:val="center"/>
          </w:tcPr>
          <w:p w14:paraId="67F4AFD6" w14:textId="77777777" w:rsidR="00B87256" w:rsidRPr="000D1CB5" w:rsidRDefault="00B87256" w:rsidP="00797156">
            <w:pPr>
              <w:jc w:val="center"/>
              <w:rPr>
                <w:rFonts w:ascii="Calibri" w:hAnsi="Calibri"/>
                <w:sz w:val="18"/>
                <w:szCs w:val="18"/>
              </w:rPr>
            </w:pPr>
            <w:r w:rsidRPr="000D1CB5">
              <w:rPr>
                <w:rFonts w:ascii="Calibri" w:hAnsi="Calibri"/>
                <w:sz w:val="18"/>
                <w:szCs w:val="18"/>
              </w:rPr>
              <w:t>1.030</w:t>
            </w:r>
          </w:p>
        </w:tc>
        <w:tc>
          <w:tcPr>
            <w:tcW w:w="0" w:type="auto"/>
            <w:vAlign w:val="center"/>
          </w:tcPr>
          <w:p w14:paraId="67F4AFD7" w14:textId="77777777" w:rsidR="00B87256" w:rsidRPr="000D1CB5" w:rsidRDefault="00B87256" w:rsidP="00797156">
            <w:pPr>
              <w:jc w:val="center"/>
              <w:rPr>
                <w:rFonts w:ascii="Calibri" w:hAnsi="Calibri"/>
                <w:sz w:val="18"/>
                <w:szCs w:val="18"/>
              </w:rPr>
            </w:pPr>
            <w:r w:rsidRPr="000D1CB5">
              <w:rPr>
                <w:rFonts w:ascii="Calibri" w:hAnsi="Calibri"/>
                <w:sz w:val="18"/>
                <w:szCs w:val="18"/>
              </w:rPr>
              <w:t>1.025</w:t>
            </w:r>
          </w:p>
        </w:tc>
        <w:tc>
          <w:tcPr>
            <w:tcW w:w="0" w:type="auto"/>
            <w:vAlign w:val="center"/>
          </w:tcPr>
          <w:p w14:paraId="67F4AFD8" w14:textId="77777777" w:rsidR="00B87256" w:rsidRPr="000D1CB5" w:rsidRDefault="00B87256" w:rsidP="00797156">
            <w:pPr>
              <w:jc w:val="center"/>
              <w:rPr>
                <w:rFonts w:ascii="Calibri" w:hAnsi="Calibri"/>
                <w:sz w:val="18"/>
                <w:szCs w:val="18"/>
              </w:rPr>
            </w:pPr>
            <w:r w:rsidRPr="000D1CB5">
              <w:rPr>
                <w:rFonts w:ascii="Calibri" w:hAnsi="Calibri"/>
                <w:sz w:val="18"/>
                <w:szCs w:val="18"/>
              </w:rPr>
              <w:t>1.020</w:t>
            </w:r>
          </w:p>
        </w:tc>
        <w:tc>
          <w:tcPr>
            <w:tcW w:w="0" w:type="auto"/>
            <w:vAlign w:val="center"/>
          </w:tcPr>
          <w:p w14:paraId="67F4AFD9" w14:textId="77777777" w:rsidR="00B87256" w:rsidRPr="000D1CB5" w:rsidRDefault="00B87256" w:rsidP="00797156">
            <w:pPr>
              <w:jc w:val="center"/>
              <w:rPr>
                <w:rFonts w:ascii="Calibri" w:hAnsi="Calibri"/>
                <w:sz w:val="18"/>
                <w:szCs w:val="18"/>
              </w:rPr>
            </w:pPr>
            <w:r w:rsidRPr="000D1CB5">
              <w:rPr>
                <w:rFonts w:ascii="Calibri" w:hAnsi="Calibri"/>
                <w:sz w:val="18"/>
                <w:szCs w:val="18"/>
              </w:rPr>
              <w:t>1.016</w:t>
            </w:r>
          </w:p>
        </w:tc>
      </w:tr>
      <w:tr w:rsidR="00B87256" w:rsidRPr="000D1CB5" w14:paraId="67F4AFE6" w14:textId="77777777" w:rsidTr="003E0830">
        <w:trPr>
          <w:cantSplit/>
          <w:trHeight w:hRule="exact" w:val="187"/>
          <w:jc w:val="center"/>
        </w:trPr>
        <w:tc>
          <w:tcPr>
            <w:tcW w:w="0" w:type="auto"/>
            <w:vMerge/>
            <w:vAlign w:val="center"/>
          </w:tcPr>
          <w:p w14:paraId="67F4AFDB" w14:textId="77777777" w:rsidR="00B87256" w:rsidRPr="000D1CB5" w:rsidRDefault="00B87256" w:rsidP="00797156">
            <w:pPr>
              <w:jc w:val="center"/>
              <w:rPr>
                <w:rFonts w:ascii="Calibri" w:hAnsi="Calibri"/>
                <w:sz w:val="18"/>
                <w:szCs w:val="18"/>
              </w:rPr>
            </w:pPr>
          </w:p>
        </w:tc>
        <w:tc>
          <w:tcPr>
            <w:tcW w:w="0" w:type="auto"/>
            <w:vAlign w:val="center"/>
          </w:tcPr>
          <w:p w14:paraId="67F4AFDC"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95</w:t>
            </w:r>
          </w:p>
        </w:tc>
        <w:tc>
          <w:tcPr>
            <w:tcW w:w="0" w:type="auto"/>
            <w:vAlign w:val="center"/>
          </w:tcPr>
          <w:p w14:paraId="67F4AFDD" w14:textId="77777777" w:rsidR="00B87256" w:rsidRPr="000D1CB5" w:rsidRDefault="00B87256" w:rsidP="00797156">
            <w:pPr>
              <w:jc w:val="center"/>
              <w:rPr>
                <w:rFonts w:ascii="Calibri" w:hAnsi="Calibri"/>
                <w:sz w:val="18"/>
                <w:szCs w:val="18"/>
              </w:rPr>
            </w:pPr>
            <w:r w:rsidRPr="000D1CB5">
              <w:rPr>
                <w:rFonts w:ascii="Calibri" w:hAnsi="Calibri"/>
                <w:sz w:val="18"/>
                <w:szCs w:val="18"/>
              </w:rPr>
              <w:t>1.063</w:t>
            </w:r>
          </w:p>
        </w:tc>
        <w:tc>
          <w:tcPr>
            <w:tcW w:w="0" w:type="auto"/>
            <w:vAlign w:val="center"/>
          </w:tcPr>
          <w:p w14:paraId="67F4AFDE" w14:textId="77777777" w:rsidR="00B87256" w:rsidRPr="000D1CB5" w:rsidRDefault="00B87256" w:rsidP="00797156">
            <w:pPr>
              <w:jc w:val="center"/>
              <w:rPr>
                <w:rFonts w:ascii="Calibri" w:hAnsi="Calibri"/>
                <w:sz w:val="18"/>
                <w:szCs w:val="18"/>
              </w:rPr>
            </w:pPr>
            <w:r w:rsidRPr="000D1CB5">
              <w:rPr>
                <w:rFonts w:ascii="Calibri" w:hAnsi="Calibri"/>
                <w:sz w:val="18"/>
                <w:szCs w:val="18"/>
              </w:rPr>
              <w:t>1.058</w:t>
            </w:r>
          </w:p>
        </w:tc>
        <w:tc>
          <w:tcPr>
            <w:tcW w:w="0" w:type="auto"/>
            <w:vAlign w:val="center"/>
          </w:tcPr>
          <w:p w14:paraId="67F4AFDF" w14:textId="77777777" w:rsidR="00B87256" w:rsidRPr="000D1CB5" w:rsidRDefault="00B87256" w:rsidP="00797156">
            <w:pPr>
              <w:jc w:val="center"/>
              <w:rPr>
                <w:rFonts w:ascii="Calibri" w:hAnsi="Calibri"/>
                <w:sz w:val="18"/>
                <w:szCs w:val="18"/>
              </w:rPr>
            </w:pPr>
            <w:r w:rsidRPr="000D1CB5">
              <w:rPr>
                <w:rFonts w:ascii="Calibri" w:hAnsi="Calibri"/>
                <w:sz w:val="18"/>
                <w:szCs w:val="18"/>
              </w:rPr>
              <w:t>1.053</w:t>
            </w:r>
          </w:p>
        </w:tc>
        <w:tc>
          <w:tcPr>
            <w:tcW w:w="0" w:type="auto"/>
            <w:vAlign w:val="center"/>
          </w:tcPr>
          <w:p w14:paraId="67F4AFE0" w14:textId="77777777" w:rsidR="00B87256" w:rsidRPr="000D1CB5" w:rsidRDefault="00B87256" w:rsidP="00797156">
            <w:pPr>
              <w:jc w:val="center"/>
              <w:rPr>
                <w:rFonts w:ascii="Calibri" w:hAnsi="Calibri"/>
                <w:sz w:val="18"/>
                <w:szCs w:val="18"/>
              </w:rPr>
            </w:pPr>
            <w:r w:rsidRPr="000D1CB5">
              <w:rPr>
                <w:rFonts w:ascii="Calibri" w:hAnsi="Calibri"/>
                <w:sz w:val="18"/>
                <w:szCs w:val="18"/>
              </w:rPr>
              <w:t>1.048</w:t>
            </w:r>
          </w:p>
        </w:tc>
        <w:tc>
          <w:tcPr>
            <w:tcW w:w="0" w:type="auto"/>
            <w:vAlign w:val="center"/>
          </w:tcPr>
          <w:p w14:paraId="67F4AFE1" w14:textId="77777777" w:rsidR="00B87256" w:rsidRPr="000D1CB5" w:rsidRDefault="00B87256" w:rsidP="00797156">
            <w:pPr>
              <w:jc w:val="center"/>
              <w:rPr>
                <w:rFonts w:ascii="Calibri" w:hAnsi="Calibri"/>
                <w:sz w:val="18"/>
                <w:szCs w:val="18"/>
              </w:rPr>
            </w:pPr>
            <w:r w:rsidRPr="000D1CB5">
              <w:rPr>
                <w:rFonts w:ascii="Calibri" w:hAnsi="Calibri"/>
                <w:sz w:val="18"/>
                <w:szCs w:val="18"/>
              </w:rPr>
              <w:t>1.043</w:t>
            </w:r>
          </w:p>
        </w:tc>
        <w:tc>
          <w:tcPr>
            <w:tcW w:w="0" w:type="auto"/>
            <w:vAlign w:val="center"/>
          </w:tcPr>
          <w:p w14:paraId="67F4AFE2" w14:textId="77777777" w:rsidR="00B87256" w:rsidRPr="000D1CB5" w:rsidRDefault="00B87256" w:rsidP="00797156">
            <w:pPr>
              <w:jc w:val="center"/>
              <w:rPr>
                <w:rFonts w:ascii="Calibri" w:hAnsi="Calibri"/>
                <w:sz w:val="18"/>
                <w:szCs w:val="18"/>
              </w:rPr>
            </w:pPr>
            <w:r w:rsidRPr="000D1CB5">
              <w:rPr>
                <w:rFonts w:ascii="Calibri" w:hAnsi="Calibri"/>
                <w:sz w:val="18"/>
                <w:szCs w:val="18"/>
              </w:rPr>
              <w:t>1.038</w:t>
            </w:r>
          </w:p>
        </w:tc>
        <w:tc>
          <w:tcPr>
            <w:tcW w:w="0" w:type="auto"/>
            <w:vAlign w:val="center"/>
          </w:tcPr>
          <w:p w14:paraId="67F4AFE3" w14:textId="77777777" w:rsidR="00B87256" w:rsidRPr="000D1CB5" w:rsidRDefault="00B87256" w:rsidP="00797156">
            <w:pPr>
              <w:jc w:val="center"/>
              <w:rPr>
                <w:rFonts w:ascii="Calibri" w:hAnsi="Calibri"/>
                <w:sz w:val="18"/>
                <w:szCs w:val="18"/>
              </w:rPr>
            </w:pPr>
            <w:r w:rsidRPr="000D1CB5">
              <w:rPr>
                <w:rFonts w:ascii="Calibri" w:hAnsi="Calibri"/>
                <w:sz w:val="18"/>
                <w:szCs w:val="18"/>
              </w:rPr>
              <w:t>1.033</w:t>
            </w:r>
          </w:p>
        </w:tc>
        <w:tc>
          <w:tcPr>
            <w:tcW w:w="0" w:type="auto"/>
            <w:vAlign w:val="center"/>
          </w:tcPr>
          <w:p w14:paraId="67F4AFE4" w14:textId="77777777" w:rsidR="00B87256" w:rsidRPr="000D1CB5" w:rsidRDefault="00B87256" w:rsidP="00797156">
            <w:pPr>
              <w:jc w:val="center"/>
              <w:rPr>
                <w:rFonts w:ascii="Calibri" w:hAnsi="Calibri"/>
                <w:sz w:val="18"/>
                <w:szCs w:val="18"/>
              </w:rPr>
            </w:pPr>
            <w:r w:rsidRPr="000D1CB5">
              <w:rPr>
                <w:rFonts w:ascii="Calibri" w:hAnsi="Calibri"/>
                <w:sz w:val="18"/>
                <w:szCs w:val="18"/>
              </w:rPr>
              <w:t>1.028</w:t>
            </w:r>
          </w:p>
        </w:tc>
        <w:tc>
          <w:tcPr>
            <w:tcW w:w="0" w:type="auto"/>
            <w:vAlign w:val="center"/>
          </w:tcPr>
          <w:p w14:paraId="67F4AFE5" w14:textId="77777777" w:rsidR="00B87256" w:rsidRPr="000D1CB5" w:rsidRDefault="00B87256" w:rsidP="00797156">
            <w:pPr>
              <w:jc w:val="center"/>
              <w:rPr>
                <w:rFonts w:ascii="Calibri" w:hAnsi="Calibri"/>
                <w:sz w:val="18"/>
                <w:szCs w:val="18"/>
              </w:rPr>
            </w:pPr>
            <w:r w:rsidRPr="000D1CB5">
              <w:rPr>
                <w:rFonts w:ascii="Calibri" w:hAnsi="Calibri"/>
                <w:sz w:val="18"/>
                <w:szCs w:val="18"/>
              </w:rPr>
              <w:t>1.024</w:t>
            </w:r>
          </w:p>
        </w:tc>
      </w:tr>
      <w:tr w:rsidR="00B87256" w:rsidRPr="000D1CB5" w14:paraId="67F4AFF2" w14:textId="77777777" w:rsidTr="003E0830">
        <w:trPr>
          <w:cantSplit/>
          <w:trHeight w:hRule="exact" w:val="187"/>
          <w:jc w:val="center"/>
        </w:trPr>
        <w:tc>
          <w:tcPr>
            <w:tcW w:w="0" w:type="auto"/>
            <w:vMerge/>
            <w:vAlign w:val="center"/>
          </w:tcPr>
          <w:p w14:paraId="67F4AFE7" w14:textId="77777777" w:rsidR="00B87256" w:rsidRPr="000D1CB5" w:rsidRDefault="00B87256" w:rsidP="00797156">
            <w:pPr>
              <w:jc w:val="center"/>
              <w:rPr>
                <w:rFonts w:ascii="Calibri" w:hAnsi="Calibri"/>
                <w:sz w:val="18"/>
                <w:szCs w:val="18"/>
              </w:rPr>
            </w:pPr>
          </w:p>
        </w:tc>
        <w:tc>
          <w:tcPr>
            <w:tcW w:w="0" w:type="auto"/>
            <w:vAlign w:val="center"/>
          </w:tcPr>
          <w:p w14:paraId="67F4AFE8"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100</w:t>
            </w:r>
          </w:p>
        </w:tc>
        <w:tc>
          <w:tcPr>
            <w:tcW w:w="0" w:type="auto"/>
            <w:vAlign w:val="center"/>
          </w:tcPr>
          <w:p w14:paraId="67F4AFE9" w14:textId="77777777" w:rsidR="00B87256" w:rsidRPr="000D1CB5" w:rsidRDefault="00B87256" w:rsidP="00797156">
            <w:pPr>
              <w:jc w:val="center"/>
              <w:rPr>
                <w:rFonts w:ascii="Calibri" w:hAnsi="Calibri"/>
                <w:sz w:val="18"/>
                <w:szCs w:val="18"/>
              </w:rPr>
            </w:pPr>
            <w:r w:rsidRPr="000D1CB5">
              <w:rPr>
                <w:rFonts w:ascii="Calibri" w:hAnsi="Calibri"/>
                <w:sz w:val="18"/>
                <w:szCs w:val="18"/>
              </w:rPr>
              <w:t>1.072</w:t>
            </w:r>
          </w:p>
        </w:tc>
        <w:tc>
          <w:tcPr>
            <w:tcW w:w="0" w:type="auto"/>
            <w:vAlign w:val="center"/>
          </w:tcPr>
          <w:p w14:paraId="67F4AFEA" w14:textId="77777777" w:rsidR="00B87256" w:rsidRPr="000D1CB5" w:rsidRDefault="00B87256" w:rsidP="00797156">
            <w:pPr>
              <w:jc w:val="center"/>
              <w:rPr>
                <w:rFonts w:ascii="Calibri" w:hAnsi="Calibri"/>
                <w:sz w:val="18"/>
                <w:szCs w:val="18"/>
              </w:rPr>
            </w:pPr>
            <w:r w:rsidRPr="000D1CB5">
              <w:rPr>
                <w:rFonts w:ascii="Calibri" w:hAnsi="Calibri"/>
                <w:sz w:val="18"/>
                <w:szCs w:val="18"/>
              </w:rPr>
              <w:t>1.066</w:t>
            </w:r>
          </w:p>
        </w:tc>
        <w:tc>
          <w:tcPr>
            <w:tcW w:w="0" w:type="auto"/>
            <w:vAlign w:val="center"/>
          </w:tcPr>
          <w:p w14:paraId="67F4AFEB" w14:textId="77777777" w:rsidR="00B87256" w:rsidRPr="000D1CB5" w:rsidRDefault="00B87256" w:rsidP="00797156">
            <w:pPr>
              <w:jc w:val="center"/>
              <w:rPr>
                <w:rFonts w:ascii="Calibri" w:hAnsi="Calibri"/>
                <w:sz w:val="18"/>
                <w:szCs w:val="18"/>
              </w:rPr>
            </w:pPr>
            <w:r w:rsidRPr="000D1CB5">
              <w:rPr>
                <w:rFonts w:ascii="Calibri" w:hAnsi="Calibri"/>
                <w:sz w:val="18"/>
                <w:szCs w:val="18"/>
              </w:rPr>
              <w:t>1.061</w:t>
            </w:r>
          </w:p>
        </w:tc>
        <w:tc>
          <w:tcPr>
            <w:tcW w:w="0" w:type="auto"/>
            <w:vAlign w:val="center"/>
          </w:tcPr>
          <w:p w14:paraId="67F4AFEC" w14:textId="77777777" w:rsidR="00B87256" w:rsidRPr="000D1CB5" w:rsidRDefault="00B87256" w:rsidP="00797156">
            <w:pPr>
              <w:jc w:val="center"/>
              <w:rPr>
                <w:rFonts w:ascii="Calibri" w:hAnsi="Calibri"/>
                <w:sz w:val="18"/>
                <w:szCs w:val="18"/>
              </w:rPr>
            </w:pPr>
            <w:r w:rsidRPr="000D1CB5">
              <w:rPr>
                <w:rFonts w:ascii="Calibri" w:hAnsi="Calibri"/>
                <w:sz w:val="18"/>
                <w:szCs w:val="18"/>
              </w:rPr>
              <w:t>1.056</w:t>
            </w:r>
          </w:p>
        </w:tc>
        <w:tc>
          <w:tcPr>
            <w:tcW w:w="0" w:type="auto"/>
            <w:vAlign w:val="center"/>
          </w:tcPr>
          <w:p w14:paraId="67F4AFED" w14:textId="77777777" w:rsidR="00B87256" w:rsidRPr="000D1CB5" w:rsidRDefault="00B87256" w:rsidP="00797156">
            <w:pPr>
              <w:jc w:val="center"/>
              <w:rPr>
                <w:rFonts w:ascii="Calibri" w:hAnsi="Calibri"/>
                <w:sz w:val="18"/>
                <w:szCs w:val="18"/>
              </w:rPr>
            </w:pPr>
            <w:r w:rsidRPr="000D1CB5">
              <w:rPr>
                <w:rFonts w:ascii="Calibri" w:hAnsi="Calibri"/>
                <w:sz w:val="18"/>
                <w:szCs w:val="18"/>
              </w:rPr>
              <w:t>1.051</w:t>
            </w:r>
          </w:p>
        </w:tc>
        <w:tc>
          <w:tcPr>
            <w:tcW w:w="0" w:type="auto"/>
            <w:vAlign w:val="center"/>
          </w:tcPr>
          <w:p w14:paraId="67F4AFEE" w14:textId="77777777" w:rsidR="00B87256" w:rsidRPr="000D1CB5" w:rsidRDefault="00B87256" w:rsidP="00797156">
            <w:pPr>
              <w:jc w:val="center"/>
              <w:rPr>
                <w:rFonts w:ascii="Calibri" w:hAnsi="Calibri"/>
                <w:sz w:val="18"/>
                <w:szCs w:val="18"/>
              </w:rPr>
            </w:pPr>
            <w:r w:rsidRPr="000D1CB5">
              <w:rPr>
                <w:rFonts w:ascii="Calibri" w:hAnsi="Calibri"/>
                <w:sz w:val="18"/>
                <w:szCs w:val="18"/>
              </w:rPr>
              <w:t>1.046</w:t>
            </w:r>
          </w:p>
        </w:tc>
        <w:tc>
          <w:tcPr>
            <w:tcW w:w="0" w:type="auto"/>
            <w:vAlign w:val="center"/>
          </w:tcPr>
          <w:p w14:paraId="67F4AFEF" w14:textId="77777777" w:rsidR="00B87256" w:rsidRPr="000D1CB5" w:rsidRDefault="00B87256" w:rsidP="00797156">
            <w:pPr>
              <w:jc w:val="center"/>
              <w:rPr>
                <w:rFonts w:ascii="Calibri" w:hAnsi="Calibri"/>
                <w:sz w:val="18"/>
                <w:szCs w:val="18"/>
              </w:rPr>
            </w:pPr>
            <w:r w:rsidRPr="000D1CB5">
              <w:rPr>
                <w:rFonts w:ascii="Calibri" w:hAnsi="Calibri"/>
                <w:sz w:val="18"/>
                <w:szCs w:val="18"/>
              </w:rPr>
              <w:t>1.041</w:t>
            </w:r>
          </w:p>
        </w:tc>
        <w:tc>
          <w:tcPr>
            <w:tcW w:w="0" w:type="auto"/>
            <w:vAlign w:val="center"/>
          </w:tcPr>
          <w:p w14:paraId="67F4AFF0" w14:textId="77777777" w:rsidR="00B87256" w:rsidRPr="000D1CB5" w:rsidRDefault="00B87256" w:rsidP="00797156">
            <w:pPr>
              <w:jc w:val="center"/>
              <w:rPr>
                <w:rFonts w:ascii="Calibri" w:hAnsi="Calibri"/>
                <w:sz w:val="18"/>
                <w:szCs w:val="18"/>
              </w:rPr>
            </w:pPr>
            <w:r w:rsidRPr="000D1CB5">
              <w:rPr>
                <w:rFonts w:ascii="Calibri" w:hAnsi="Calibri"/>
                <w:sz w:val="18"/>
                <w:szCs w:val="18"/>
              </w:rPr>
              <w:t>1.037</w:t>
            </w:r>
          </w:p>
        </w:tc>
        <w:tc>
          <w:tcPr>
            <w:tcW w:w="0" w:type="auto"/>
            <w:vAlign w:val="center"/>
          </w:tcPr>
          <w:p w14:paraId="67F4AFF1" w14:textId="77777777" w:rsidR="00B87256" w:rsidRPr="000D1CB5" w:rsidRDefault="00B87256" w:rsidP="00797156">
            <w:pPr>
              <w:jc w:val="center"/>
              <w:rPr>
                <w:rFonts w:ascii="Calibri" w:hAnsi="Calibri"/>
                <w:sz w:val="18"/>
                <w:szCs w:val="18"/>
              </w:rPr>
            </w:pPr>
            <w:r w:rsidRPr="000D1CB5">
              <w:rPr>
                <w:rFonts w:ascii="Calibri" w:hAnsi="Calibri"/>
                <w:sz w:val="18"/>
                <w:szCs w:val="18"/>
              </w:rPr>
              <w:t>1.032</w:t>
            </w:r>
          </w:p>
        </w:tc>
      </w:tr>
      <w:tr w:rsidR="00B87256" w:rsidRPr="000D1CB5" w14:paraId="67F4AFFE" w14:textId="77777777" w:rsidTr="003E0830">
        <w:trPr>
          <w:cantSplit/>
          <w:trHeight w:hRule="exact" w:val="187"/>
          <w:jc w:val="center"/>
        </w:trPr>
        <w:tc>
          <w:tcPr>
            <w:tcW w:w="0" w:type="auto"/>
            <w:vMerge/>
            <w:vAlign w:val="center"/>
          </w:tcPr>
          <w:p w14:paraId="67F4AFF3" w14:textId="77777777" w:rsidR="00B87256" w:rsidRPr="000D1CB5" w:rsidRDefault="00B87256" w:rsidP="00797156">
            <w:pPr>
              <w:jc w:val="center"/>
              <w:rPr>
                <w:rFonts w:ascii="Calibri" w:hAnsi="Calibri"/>
                <w:sz w:val="18"/>
                <w:szCs w:val="18"/>
              </w:rPr>
            </w:pPr>
          </w:p>
        </w:tc>
        <w:tc>
          <w:tcPr>
            <w:tcW w:w="0" w:type="auto"/>
            <w:vAlign w:val="center"/>
          </w:tcPr>
          <w:p w14:paraId="67F4AFF4"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105</w:t>
            </w:r>
          </w:p>
        </w:tc>
        <w:tc>
          <w:tcPr>
            <w:tcW w:w="0" w:type="auto"/>
            <w:vAlign w:val="center"/>
          </w:tcPr>
          <w:p w14:paraId="67F4AFF5" w14:textId="77777777" w:rsidR="00B87256" w:rsidRPr="000D1CB5" w:rsidRDefault="00B87256" w:rsidP="00797156">
            <w:pPr>
              <w:jc w:val="center"/>
              <w:rPr>
                <w:rFonts w:ascii="Calibri" w:hAnsi="Calibri"/>
                <w:sz w:val="18"/>
                <w:szCs w:val="18"/>
              </w:rPr>
            </w:pPr>
            <w:r w:rsidRPr="000D1CB5">
              <w:rPr>
                <w:rFonts w:ascii="Calibri" w:hAnsi="Calibri"/>
                <w:sz w:val="18"/>
                <w:szCs w:val="18"/>
              </w:rPr>
              <w:t>1.080</w:t>
            </w:r>
          </w:p>
        </w:tc>
        <w:tc>
          <w:tcPr>
            <w:tcW w:w="0" w:type="auto"/>
            <w:vAlign w:val="center"/>
          </w:tcPr>
          <w:p w14:paraId="67F4AFF6" w14:textId="77777777" w:rsidR="00B87256" w:rsidRPr="000D1CB5" w:rsidRDefault="00B87256" w:rsidP="00797156">
            <w:pPr>
              <w:jc w:val="center"/>
              <w:rPr>
                <w:rFonts w:ascii="Calibri" w:hAnsi="Calibri"/>
                <w:sz w:val="18"/>
                <w:szCs w:val="18"/>
              </w:rPr>
            </w:pPr>
            <w:r w:rsidRPr="000D1CB5">
              <w:rPr>
                <w:rFonts w:ascii="Calibri" w:hAnsi="Calibri"/>
                <w:sz w:val="18"/>
                <w:szCs w:val="18"/>
              </w:rPr>
              <w:t>1.075</w:t>
            </w:r>
          </w:p>
        </w:tc>
        <w:tc>
          <w:tcPr>
            <w:tcW w:w="0" w:type="auto"/>
            <w:vAlign w:val="center"/>
          </w:tcPr>
          <w:p w14:paraId="67F4AFF7" w14:textId="77777777" w:rsidR="00B87256" w:rsidRPr="000D1CB5" w:rsidRDefault="00B87256" w:rsidP="00797156">
            <w:pPr>
              <w:jc w:val="center"/>
              <w:rPr>
                <w:rFonts w:ascii="Calibri" w:hAnsi="Calibri"/>
                <w:sz w:val="18"/>
                <w:szCs w:val="18"/>
              </w:rPr>
            </w:pPr>
            <w:r w:rsidRPr="000D1CB5">
              <w:rPr>
                <w:rFonts w:ascii="Calibri" w:hAnsi="Calibri"/>
                <w:sz w:val="18"/>
                <w:szCs w:val="18"/>
              </w:rPr>
              <w:t>1.070</w:t>
            </w:r>
          </w:p>
        </w:tc>
        <w:tc>
          <w:tcPr>
            <w:tcW w:w="0" w:type="auto"/>
            <w:vAlign w:val="center"/>
          </w:tcPr>
          <w:p w14:paraId="67F4AFF8" w14:textId="77777777" w:rsidR="00B87256" w:rsidRPr="000D1CB5" w:rsidRDefault="00B87256" w:rsidP="00797156">
            <w:pPr>
              <w:jc w:val="center"/>
              <w:rPr>
                <w:rFonts w:ascii="Calibri" w:hAnsi="Calibri"/>
                <w:sz w:val="18"/>
                <w:szCs w:val="18"/>
              </w:rPr>
            </w:pPr>
            <w:r w:rsidRPr="000D1CB5">
              <w:rPr>
                <w:rFonts w:ascii="Calibri" w:hAnsi="Calibri"/>
                <w:sz w:val="18"/>
                <w:szCs w:val="18"/>
              </w:rPr>
              <w:t>1.064</w:t>
            </w:r>
          </w:p>
        </w:tc>
        <w:tc>
          <w:tcPr>
            <w:tcW w:w="0" w:type="auto"/>
            <w:vAlign w:val="center"/>
          </w:tcPr>
          <w:p w14:paraId="67F4AFF9" w14:textId="77777777" w:rsidR="00B87256" w:rsidRPr="000D1CB5" w:rsidRDefault="00B87256" w:rsidP="00797156">
            <w:pPr>
              <w:jc w:val="center"/>
              <w:rPr>
                <w:rFonts w:ascii="Calibri" w:hAnsi="Calibri"/>
                <w:sz w:val="18"/>
                <w:szCs w:val="18"/>
              </w:rPr>
            </w:pPr>
            <w:r w:rsidRPr="000D1CB5">
              <w:rPr>
                <w:rFonts w:ascii="Calibri" w:hAnsi="Calibri"/>
                <w:sz w:val="18"/>
                <w:szCs w:val="18"/>
              </w:rPr>
              <w:t>1.059</w:t>
            </w:r>
          </w:p>
        </w:tc>
        <w:tc>
          <w:tcPr>
            <w:tcW w:w="0" w:type="auto"/>
            <w:vAlign w:val="center"/>
          </w:tcPr>
          <w:p w14:paraId="67F4AFFA" w14:textId="77777777" w:rsidR="00B87256" w:rsidRPr="000D1CB5" w:rsidRDefault="00B87256" w:rsidP="00797156">
            <w:pPr>
              <w:jc w:val="center"/>
              <w:rPr>
                <w:rFonts w:ascii="Calibri" w:hAnsi="Calibri"/>
                <w:sz w:val="18"/>
                <w:szCs w:val="18"/>
              </w:rPr>
            </w:pPr>
            <w:r w:rsidRPr="000D1CB5">
              <w:rPr>
                <w:rFonts w:ascii="Calibri" w:hAnsi="Calibri"/>
                <w:sz w:val="18"/>
                <w:szCs w:val="18"/>
              </w:rPr>
              <w:t>1.054</w:t>
            </w:r>
          </w:p>
        </w:tc>
        <w:tc>
          <w:tcPr>
            <w:tcW w:w="0" w:type="auto"/>
            <w:vAlign w:val="center"/>
          </w:tcPr>
          <w:p w14:paraId="67F4AFFB" w14:textId="77777777" w:rsidR="00B87256" w:rsidRPr="000D1CB5" w:rsidRDefault="00B87256" w:rsidP="00797156">
            <w:pPr>
              <w:jc w:val="center"/>
              <w:rPr>
                <w:rFonts w:ascii="Calibri" w:hAnsi="Calibri"/>
                <w:sz w:val="18"/>
                <w:szCs w:val="18"/>
              </w:rPr>
            </w:pPr>
            <w:r w:rsidRPr="000D1CB5">
              <w:rPr>
                <w:rFonts w:ascii="Calibri" w:hAnsi="Calibri"/>
                <w:sz w:val="18"/>
                <w:szCs w:val="18"/>
              </w:rPr>
              <w:t>1.050</w:t>
            </w:r>
          </w:p>
        </w:tc>
        <w:tc>
          <w:tcPr>
            <w:tcW w:w="0" w:type="auto"/>
            <w:vAlign w:val="center"/>
          </w:tcPr>
          <w:p w14:paraId="67F4AFFC" w14:textId="77777777" w:rsidR="00B87256" w:rsidRPr="000D1CB5" w:rsidRDefault="00B87256" w:rsidP="00797156">
            <w:pPr>
              <w:jc w:val="center"/>
              <w:rPr>
                <w:rFonts w:ascii="Calibri" w:hAnsi="Calibri"/>
                <w:sz w:val="18"/>
                <w:szCs w:val="18"/>
              </w:rPr>
            </w:pPr>
            <w:r w:rsidRPr="000D1CB5">
              <w:rPr>
                <w:rFonts w:ascii="Calibri" w:hAnsi="Calibri"/>
                <w:sz w:val="18"/>
                <w:szCs w:val="18"/>
              </w:rPr>
              <w:t>1.045</w:t>
            </w:r>
          </w:p>
        </w:tc>
        <w:tc>
          <w:tcPr>
            <w:tcW w:w="0" w:type="auto"/>
            <w:vAlign w:val="center"/>
          </w:tcPr>
          <w:p w14:paraId="67F4AFFD" w14:textId="77777777" w:rsidR="00B87256" w:rsidRPr="000D1CB5" w:rsidRDefault="00B87256" w:rsidP="00797156">
            <w:pPr>
              <w:jc w:val="center"/>
              <w:rPr>
                <w:rFonts w:ascii="Calibri" w:hAnsi="Calibri"/>
                <w:sz w:val="18"/>
                <w:szCs w:val="18"/>
              </w:rPr>
            </w:pPr>
            <w:r w:rsidRPr="000D1CB5">
              <w:rPr>
                <w:rFonts w:ascii="Calibri" w:hAnsi="Calibri"/>
                <w:sz w:val="18"/>
                <w:szCs w:val="18"/>
              </w:rPr>
              <w:t>1.040</w:t>
            </w:r>
          </w:p>
        </w:tc>
      </w:tr>
      <w:tr w:rsidR="00B87256" w:rsidRPr="000D1CB5" w14:paraId="67F4B00A" w14:textId="77777777" w:rsidTr="003E0830">
        <w:trPr>
          <w:cantSplit/>
          <w:trHeight w:hRule="exact" w:val="187"/>
          <w:jc w:val="center"/>
        </w:trPr>
        <w:tc>
          <w:tcPr>
            <w:tcW w:w="0" w:type="auto"/>
            <w:vMerge/>
            <w:vAlign w:val="center"/>
          </w:tcPr>
          <w:p w14:paraId="67F4AFFF" w14:textId="77777777" w:rsidR="00B87256" w:rsidRPr="000D1CB5" w:rsidRDefault="00B87256" w:rsidP="00797156">
            <w:pPr>
              <w:jc w:val="center"/>
              <w:rPr>
                <w:rFonts w:ascii="Calibri" w:hAnsi="Calibri"/>
                <w:sz w:val="18"/>
                <w:szCs w:val="18"/>
              </w:rPr>
            </w:pPr>
          </w:p>
        </w:tc>
        <w:tc>
          <w:tcPr>
            <w:tcW w:w="0" w:type="auto"/>
            <w:vAlign w:val="center"/>
          </w:tcPr>
          <w:p w14:paraId="67F4B000" w14:textId="77777777" w:rsidR="00B87256" w:rsidRPr="000D1CB5" w:rsidRDefault="00B87256" w:rsidP="00797156">
            <w:pPr>
              <w:jc w:val="center"/>
              <w:rPr>
                <w:rFonts w:ascii="Calibri" w:hAnsi="Calibri"/>
                <w:b/>
                <w:sz w:val="18"/>
                <w:szCs w:val="18"/>
              </w:rPr>
            </w:pPr>
            <w:r w:rsidRPr="000D1CB5">
              <w:rPr>
                <w:rFonts w:ascii="Calibri" w:hAnsi="Calibri"/>
                <w:b/>
                <w:sz w:val="18"/>
                <w:szCs w:val="18"/>
              </w:rPr>
              <w:t>110</w:t>
            </w:r>
          </w:p>
        </w:tc>
        <w:tc>
          <w:tcPr>
            <w:tcW w:w="0" w:type="auto"/>
            <w:vAlign w:val="center"/>
          </w:tcPr>
          <w:p w14:paraId="67F4B001" w14:textId="77777777" w:rsidR="00B87256" w:rsidRPr="000D1CB5" w:rsidRDefault="00B87256" w:rsidP="00797156">
            <w:pPr>
              <w:jc w:val="center"/>
              <w:rPr>
                <w:rFonts w:ascii="Calibri" w:hAnsi="Calibri"/>
                <w:sz w:val="18"/>
                <w:szCs w:val="18"/>
              </w:rPr>
            </w:pPr>
            <w:r w:rsidRPr="000D1CB5">
              <w:rPr>
                <w:rFonts w:ascii="Calibri" w:hAnsi="Calibri"/>
                <w:sz w:val="18"/>
                <w:szCs w:val="18"/>
              </w:rPr>
              <w:t>1.088</w:t>
            </w:r>
          </w:p>
        </w:tc>
        <w:tc>
          <w:tcPr>
            <w:tcW w:w="0" w:type="auto"/>
            <w:vAlign w:val="center"/>
          </w:tcPr>
          <w:p w14:paraId="67F4B002" w14:textId="77777777" w:rsidR="00B87256" w:rsidRPr="000D1CB5" w:rsidRDefault="00B87256" w:rsidP="00797156">
            <w:pPr>
              <w:jc w:val="center"/>
              <w:rPr>
                <w:rFonts w:ascii="Calibri" w:hAnsi="Calibri"/>
                <w:sz w:val="18"/>
                <w:szCs w:val="18"/>
              </w:rPr>
            </w:pPr>
            <w:r w:rsidRPr="000D1CB5">
              <w:rPr>
                <w:rFonts w:ascii="Calibri" w:hAnsi="Calibri"/>
                <w:sz w:val="18"/>
                <w:szCs w:val="18"/>
              </w:rPr>
              <w:t>1.083</w:t>
            </w:r>
          </w:p>
        </w:tc>
        <w:tc>
          <w:tcPr>
            <w:tcW w:w="0" w:type="auto"/>
            <w:vAlign w:val="center"/>
          </w:tcPr>
          <w:p w14:paraId="67F4B003" w14:textId="77777777" w:rsidR="00B87256" w:rsidRPr="000D1CB5" w:rsidRDefault="00B87256" w:rsidP="00797156">
            <w:pPr>
              <w:jc w:val="center"/>
              <w:rPr>
                <w:rFonts w:ascii="Calibri" w:hAnsi="Calibri"/>
                <w:sz w:val="18"/>
                <w:szCs w:val="18"/>
              </w:rPr>
            </w:pPr>
            <w:r w:rsidRPr="000D1CB5">
              <w:rPr>
                <w:rFonts w:ascii="Calibri" w:hAnsi="Calibri"/>
                <w:sz w:val="18"/>
                <w:szCs w:val="18"/>
              </w:rPr>
              <w:t>1.078</w:t>
            </w:r>
          </w:p>
        </w:tc>
        <w:tc>
          <w:tcPr>
            <w:tcW w:w="0" w:type="auto"/>
            <w:vAlign w:val="center"/>
          </w:tcPr>
          <w:p w14:paraId="67F4B004" w14:textId="77777777" w:rsidR="00B87256" w:rsidRPr="000D1CB5" w:rsidRDefault="00B87256" w:rsidP="00797156">
            <w:pPr>
              <w:jc w:val="center"/>
              <w:rPr>
                <w:rFonts w:ascii="Calibri" w:hAnsi="Calibri"/>
                <w:sz w:val="18"/>
                <w:szCs w:val="18"/>
              </w:rPr>
            </w:pPr>
            <w:r w:rsidRPr="000D1CB5">
              <w:rPr>
                <w:rFonts w:ascii="Calibri" w:hAnsi="Calibri"/>
                <w:sz w:val="18"/>
                <w:szCs w:val="18"/>
              </w:rPr>
              <w:t>1.073</w:t>
            </w:r>
          </w:p>
        </w:tc>
        <w:tc>
          <w:tcPr>
            <w:tcW w:w="0" w:type="auto"/>
            <w:vAlign w:val="center"/>
          </w:tcPr>
          <w:p w14:paraId="67F4B005" w14:textId="77777777" w:rsidR="00B87256" w:rsidRPr="000D1CB5" w:rsidRDefault="00B87256" w:rsidP="00797156">
            <w:pPr>
              <w:jc w:val="center"/>
              <w:rPr>
                <w:rFonts w:ascii="Calibri" w:hAnsi="Calibri"/>
                <w:sz w:val="18"/>
                <w:szCs w:val="18"/>
              </w:rPr>
            </w:pPr>
            <w:r w:rsidRPr="000D1CB5">
              <w:rPr>
                <w:rFonts w:ascii="Calibri" w:hAnsi="Calibri"/>
                <w:sz w:val="18"/>
                <w:szCs w:val="18"/>
              </w:rPr>
              <w:t>1.068</w:t>
            </w:r>
          </w:p>
        </w:tc>
        <w:tc>
          <w:tcPr>
            <w:tcW w:w="0" w:type="auto"/>
            <w:vAlign w:val="center"/>
          </w:tcPr>
          <w:p w14:paraId="67F4B006" w14:textId="77777777" w:rsidR="00B87256" w:rsidRPr="000D1CB5" w:rsidRDefault="00B87256" w:rsidP="00797156">
            <w:pPr>
              <w:jc w:val="center"/>
              <w:rPr>
                <w:rFonts w:ascii="Calibri" w:hAnsi="Calibri"/>
                <w:sz w:val="18"/>
                <w:szCs w:val="18"/>
              </w:rPr>
            </w:pPr>
            <w:r w:rsidRPr="000D1CB5">
              <w:rPr>
                <w:rFonts w:ascii="Calibri" w:hAnsi="Calibri"/>
                <w:sz w:val="18"/>
                <w:szCs w:val="18"/>
              </w:rPr>
              <w:t>1.063</w:t>
            </w:r>
          </w:p>
        </w:tc>
        <w:tc>
          <w:tcPr>
            <w:tcW w:w="0" w:type="auto"/>
            <w:vAlign w:val="center"/>
          </w:tcPr>
          <w:p w14:paraId="67F4B007" w14:textId="77777777" w:rsidR="00B87256" w:rsidRPr="000D1CB5" w:rsidRDefault="00B87256" w:rsidP="00797156">
            <w:pPr>
              <w:jc w:val="center"/>
              <w:rPr>
                <w:rFonts w:ascii="Calibri" w:hAnsi="Calibri"/>
                <w:sz w:val="18"/>
                <w:szCs w:val="18"/>
              </w:rPr>
            </w:pPr>
            <w:r w:rsidRPr="000D1CB5">
              <w:rPr>
                <w:rFonts w:ascii="Calibri" w:hAnsi="Calibri"/>
                <w:sz w:val="18"/>
                <w:szCs w:val="18"/>
              </w:rPr>
              <w:t>1.058</w:t>
            </w:r>
          </w:p>
        </w:tc>
        <w:tc>
          <w:tcPr>
            <w:tcW w:w="0" w:type="auto"/>
            <w:vAlign w:val="center"/>
          </w:tcPr>
          <w:p w14:paraId="67F4B008" w14:textId="77777777" w:rsidR="00B87256" w:rsidRPr="000D1CB5" w:rsidRDefault="00B87256" w:rsidP="00797156">
            <w:pPr>
              <w:jc w:val="center"/>
              <w:rPr>
                <w:rFonts w:ascii="Calibri" w:hAnsi="Calibri"/>
                <w:sz w:val="18"/>
                <w:szCs w:val="18"/>
              </w:rPr>
            </w:pPr>
            <w:r w:rsidRPr="000D1CB5">
              <w:rPr>
                <w:rFonts w:ascii="Calibri" w:hAnsi="Calibri"/>
                <w:sz w:val="18"/>
                <w:szCs w:val="18"/>
              </w:rPr>
              <w:t>1.053</w:t>
            </w:r>
          </w:p>
        </w:tc>
        <w:tc>
          <w:tcPr>
            <w:tcW w:w="0" w:type="auto"/>
            <w:vAlign w:val="center"/>
          </w:tcPr>
          <w:p w14:paraId="67F4B009" w14:textId="77777777" w:rsidR="00B87256" w:rsidRPr="000D1CB5" w:rsidRDefault="00B87256" w:rsidP="00797156">
            <w:pPr>
              <w:jc w:val="center"/>
              <w:rPr>
                <w:rFonts w:ascii="Calibri" w:hAnsi="Calibri"/>
                <w:sz w:val="18"/>
                <w:szCs w:val="18"/>
              </w:rPr>
            </w:pPr>
            <w:r w:rsidRPr="000D1CB5">
              <w:rPr>
                <w:rFonts w:ascii="Calibri" w:hAnsi="Calibri"/>
                <w:sz w:val="18"/>
                <w:szCs w:val="18"/>
              </w:rPr>
              <w:t>1.048</w:t>
            </w:r>
          </w:p>
        </w:tc>
      </w:tr>
    </w:tbl>
    <w:p w14:paraId="67F4B00B" w14:textId="77777777" w:rsidR="00B87256" w:rsidRDefault="00B87256" w:rsidP="00B87256">
      <w:pPr>
        <w:pStyle w:val="ListParagraph"/>
        <w:rPr>
          <w:rFonts w:ascii="Calibri" w:hAnsi="Calibri"/>
          <w:sz w:val="18"/>
          <w:szCs w:val="18"/>
        </w:rPr>
      </w:pPr>
    </w:p>
    <w:p w14:paraId="67F4B00C" w14:textId="257E0AF5" w:rsidR="00B87256" w:rsidRPr="00782762" w:rsidRDefault="00B87256" w:rsidP="00B87256">
      <w:pPr>
        <w:pStyle w:val="ListParagraph"/>
        <w:numPr>
          <w:ilvl w:val="0"/>
          <w:numId w:val="29"/>
        </w:numPr>
        <w:rPr>
          <w:rFonts w:ascii="Calibri" w:hAnsi="Calibri"/>
          <w:sz w:val="18"/>
          <w:szCs w:val="18"/>
        </w:rPr>
      </w:pPr>
      <w:r>
        <w:rPr>
          <w:rFonts w:ascii="Calibri" w:hAnsi="Calibri"/>
          <w:sz w:val="18"/>
          <w:szCs w:val="18"/>
        </w:rPr>
        <w:t>This field is automatically calculated. The Corrected CFM50 is the Nominal CFM50 from Section C multiplied by the Altitude and Temperature Correction Factors.</w:t>
      </w:r>
    </w:p>
    <w:p w14:paraId="67F4B00D" w14:textId="77777777" w:rsidR="00B87256" w:rsidRPr="0091667B" w:rsidRDefault="00B87256" w:rsidP="00B87256">
      <w:pPr>
        <w:rPr>
          <w:rFonts w:ascii="Calibri" w:hAnsi="Calibri"/>
          <w:sz w:val="18"/>
          <w:szCs w:val="18"/>
        </w:rPr>
      </w:pPr>
    </w:p>
    <w:p w14:paraId="67F4B00E" w14:textId="77777777" w:rsidR="00B87256" w:rsidRPr="008F0D91" w:rsidRDefault="00B87256" w:rsidP="00B87256">
      <w:pPr>
        <w:rPr>
          <w:rFonts w:ascii="Calibri" w:hAnsi="Calibri"/>
          <w:b/>
          <w:sz w:val="18"/>
          <w:szCs w:val="18"/>
        </w:rPr>
      </w:pPr>
      <w:r>
        <w:rPr>
          <w:rFonts w:ascii="Calibri" w:hAnsi="Calibri"/>
          <w:b/>
          <w:sz w:val="18"/>
          <w:szCs w:val="18"/>
        </w:rPr>
        <w:t>Section E. Accuracy Adjustment</w:t>
      </w:r>
    </w:p>
    <w:p w14:paraId="67F4B00F" w14:textId="47DB5D30" w:rsidR="00B87256" w:rsidRPr="008F0D91" w:rsidRDefault="00B87256" w:rsidP="00B87256">
      <w:pPr>
        <w:pStyle w:val="ListParagraph"/>
        <w:numPr>
          <w:ilvl w:val="0"/>
          <w:numId w:val="30"/>
        </w:numPr>
        <w:rPr>
          <w:rFonts w:ascii="Calibri" w:hAnsi="Calibri"/>
          <w:sz w:val="18"/>
          <w:szCs w:val="18"/>
        </w:rPr>
      </w:pPr>
      <w:r>
        <w:rPr>
          <w:rFonts w:ascii="Calibri" w:hAnsi="Calibri"/>
          <w:sz w:val="18"/>
          <w:szCs w:val="18"/>
        </w:rPr>
        <w:t>This field is automatically calculated:</w:t>
      </w:r>
    </w:p>
    <w:p w14:paraId="67F4B010" w14:textId="4592D82C" w:rsidR="00B87256" w:rsidRPr="008F0D91" w:rsidRDefault="00B87256" w:rsidP="00B87256">
      <w:pPr>
        <w:pStyle w:val="ListParagraph"/>
        <w:numPr>
          <w:ilvl w:val="0"/>
          <w:numId w:val="35"/>
        </w:numPr>
        <w:rPr>
          <w:rFonts w:ascii="Calibri" w:hAnsi="Calibri"/>
          <w:sz w:val="18"/>
          <w:szCs w:val="18"/>
        </w:rPr>
      </w:pPr>
      <w:r>
        <w:rPr>
          <w:rFonts w:ascii="Calibri" w:hAnsi="Calibri"/>
          <w:sz w:val="18"/>
          <w:szCs w:val="18"/>
        </w:rPr>
        <w:t xml:space="preserve">If the Accuracy Level from </w:t>
      </w:r>
      <w:r w:rsidR="005370C6">
        <w:rPr>
          <w:rFonts w:ascii="Calibri" w:hAnsi="Calibri"/>
          <w:sz w:val="18"/>
          <w:szCs w:val="18"/>
        </w:rPr>
        <w:t>S</w:t>
      </w:r>
      <w:r>
        <w:rPr>
          <w:rFonts w:ascii="Calibri" w:hAnsi="Calibri"/>
          <w:sz w:val="18"/>
          <w:szCs w:val="18"/>
        </w:rPr>
        <w:t>ection C is “Standard”, the Accuracy Adjustment will be 1 (no adjustment)</w:t>
      </w:r>
    </w:p>
    <w:p w14:paraId="67F4B011" w14:textId="5DE82387" w:rsidR="00B87256" w:rsidRPr="008F0D91" w:rsidRDefault="00B87256" w:rsidP="00B87256">
      <w:pPr>
        <w:pStyle w:val="ListParagraph"/>
        <w:numPr>
          <w:ilvl w:val="0"/>
          <w:numId w:val="35"/>
        </w:numPr>
        <w:rPr>
          <w:rFonts w:ascii="Calibri" w:hAnsi="Calibri"/>
          <w:sz w:val="18"/>
          <w:szCs w:val="18"/>
        </w:rPr>
      </w:pPr>
      <w:r>
        <w:rPr>
          <w:rFonts w:ascii="Calibri" w:hAnsi="Calibri"/>
          <w:sz w:val="18"/>
          <w:szCs w:val="18"/>
        </w:rPr>
        <w:t xml:space="preserve">If the Accuracy Level from </w:t>
      </w:r>
      <w:r w:rsidR="005370C6">
        <w:rPr>
          <w:rFonts w:ascii="Calibri" w:hAnsi="Calibri"/>
          <w:sz w:val="18"/>
          <w:szCs w:val="18"/>
        </w:rPr>
        <w:t>S</w:t>
      </w:r>
      <w:r>
        <w:rPr>
          <w:rFonts w:ascii="Calibri" w:hAnsi="Calibri"/>
          <w:sz w:val="18"/>
          <w:szCs w:val="18"/>
        </w:rPr>
        <w:t xml:space="preserve">ection C is “Reduced”, </w:t>
      </w:r>
      <w:r w:rsidR="008A5A76">
        <w:rPr>
          <w:rFonts w:ascii="Calibri" w:hAnsi="Calibri"/>
          <w:sz w:val="18"/>
          <w:szCs w:val="18"/>
        </w:rPr>
        <w:t>A</w:t>
      </w:r>
      <w:r>
        <w:rPr>
          <w:rFonts w:ascii="Calibri" w:hAnsi="Calibri"/>
          <w:sz w:val="18"/>
          <w:szCs w:val="18"/>
        </w:rPr>
        <w:t xml:space="preserve">ccuracy </w:t>
      </w:r>
      <w:r w:rsidR="008A5A76">
        <w:rPr>
          <w:rFonts w:ascii="Calibri" w:hAnsi="Calibri"/>
          <w:sz w:val="18"/>
          <w:szCs w:val="18"/>
        </w:rPr>
        <w:t>A</w:t>
      </w:r>
      <w:r>
        <w:rPr>
          <w:rFonts w:ascii="Calibri" w:hAnsi="Calibri"/>
          <w:sz w:val="18"/>
          <w:szCs w:val="18"/>
        </w:rPr>
        <w:t>djustment equation equals 1+[0.1+(50/Nominal CFM50)]</w:t>
      </w:r>
    </w:p>
    <w:p w14:paraId="67F4B012" w14:textId="202CA03C" w:rsidR="00B87256" w:rsidRPr="008F0D91" w:rsidRDefault="00B87256" w:rsidP="00B87256">
      <w:pPr>
        <w:pStyle w:val="ListParagraph"/>
        <w:numPr>
          <w:ilvl w:val="0"/>
          <w:numId w:val="30"/>
        </w:numPr>
        <w:rPr>
          <w:rFonts w:ascii="Calibri" w:hAnsi="Calibri"/>
          <w:sz w:val="18"/>
          <w:szCs w:val="18"/>
        </w:rPr>
      </w:pPr>
      <w:r>
        <w:rPr>
          <w:rFonts w:ascii="Calibri" w:hAnsi="Calibri"/>
          <w:sz w:val="18"/>
          <w:szCs w:val="18"/>
        </w:rPr>
        <w:t xml:space="preserve">This field is automatically calculated. The Adjusted CFM50 is the Corrected CFM50 multiplied </w:t>
      </w:r>
      <w:r w:rsidR="005370C6">
        <w:rPr>
          <w:rFonts w:ascii="Calibri" w:hAnsi="Calibri"/>
          <w:sz w:val="18"/>
          <w:szCs w:val="18"/>
        </w:rPr>
        <w:t xml:space="preserve">by </w:t>
      </w:r>
      <w:r>
        <w:rPr>
          <w:rFonts w:ascii="Calibri" w:hAnsi="Calibri"/>
          <w:sz w:val="18"/>
          <w:szCs w:val="18"/>
        </w:rPr>
        <w:t>the Accuracy Adjustment.</w:t>
      </w:r>
      <w:r w:rsidRPr="002A4546">
        <w:rPr>
          <w:rFonts w:asciiTheme="minorHAnsi" w:hAnsiTheme="minorHAnsi"/>
          <w:b/>
          <w:sz w:val="18"/>
        </w:rPr>
        <w:t xml:space="preserve"> </w:t>
      </w:r>
      <w:r w:rsidRPr="003E0830">
        <w:rPr>
          <w:rFonts w:asciiTheme="minorHAnsi" w:hAnsiTheme="minorHAnsi"/>
          <w:sz w:val="18"/>
        </w:rPr>
        <w:t>Note</w:t>
      </w:r>
      <w:r w:rsidRPr="002A4546">
        <w:rPr>
          <w:rFonts w:asciiTheme="minorHAnsi" w:hAnsiTheme="minorHAnsi"/>
          <w:b/>
          <w:sz w:val="18"/>
        </w:rPr>
        <w:t xml:space="preserve"> - </w:t>
      </w:r>
      <w:r w:rsidRPr="002A4546">
        <w:rPr>
          <w:rFonts w:asciiTheme="minorHAnsi" w:hAnsiTheme="minorHAnsi"/>
          <w:sz w:val="18"/>
        </w:rPr>
        <w:t>This is the number that must be less than or equal to the target building air leakage from the CF1R, shown in A</w:t>
      </w:r>
      <w:r w:rsidR="005370C6">
        <w:rPr>
          <w:rFonts w:asciiTheme="minorHAnsi" w:hAnsiTheme="minorHAnsi"/>
          <w:sz w:val="18"/>
        </w:rPr>
        <w:t>0</w:t>
      </w:r>
      <w:r w:rsidRPr="002A4546">
        <w:rPr>
          <w:rFonts w:asciiTheme="minorHAnsi" w:hAnsiTheme="minorHAnsi"/>
          <w:sz w:val="18"/>
        </w:rPr>
        <w:t>2.</w:t>
      </w:r>
    </w:p>
    <w:p w14:paraId="67F4B013" w14:textId="77777777" w:rsidR="00B87256" w:rsidRDefault="00B87256" w:rsidP="00B87256">
      <w:pPr>
        <w:rPr>
          <w:rFonts w:ascii="Calibri" w:hAnsi="Calibri"/>
          <w:sz w:val="18"/>
          <w:szCs w:val="18"/>
        </w:rPr>
      </w:pPr>
    </w:p>
    <w:p w14:paraId="67F4B014" w14:textId="77777777" w:rsidR="00B87256" w:rsidRPr="002A4546" w:rsidRDefault="00B87256" w:rsidP="00B87256">
      <w:pPr>
        <w:rPr>
          <w:rFonts w:ascii="Calibri" w:hAnsi="Calibri"/>
          <w:b/>
          <w:sz w:val="18"/>
          <w:szCs w:val="18"/>
        </w:rPr>
      </w:pPr>
      <w:r w:rsidRPr="002A4546">
        <w:rPr>
          <w:rFonts w:ascii="Calibri" w:hAnsi="Calibri"/>
          <w:b/>
          <w:sz w:val="18"/>
          <w:szCs w:val="18"/>
        </w:rPr>
        <w:t>Section F. Compliance Statement</w:t>
      </w:r>
    </w:p>
    <w:p w14:paraId="67F4B015" w14:textId="6B0BDA90" w:rsidR="00B87256" w:rsidRPr="008F0D91" w:rsidRDefault="00B87256" w:rsidP="00B87256">
      <w:pPr>
        <w:pStyle w:val="ListParagraph"/>
        <w:numPr>
          <w:ilvl w:val="0"/>
          <w:numId w:val="37"/>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67F4B016" w14:textId="77777777" w:rsidR="00B87256" w:rsidRDefault="00B87256" w:rsidP="00B87256">
      <w:pPr>
        <w:pStyle w:val="ListParagraph"/>
      </w:pPr>
    </w:p>
    <w:p w14:paraId="67F4B017" w14:textId="77777777" w:rsidR="00B87256" w:rsidRPr="00782762" w:rsidRDefault="00B87256" w:rsidP="00B87256">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67F4B018" w14:textId="77777777" w:rsidR="00B87256" w:rsidRDefault="00B87256" w:rsidP="00B87256">
      <w:pPr>
        <w:pStyle w:val="ListParagraph"/>
        <w:numPr>
          <w:ilvl w:val="0"/>
          <w:numId w:val="36"/>
        </w:numPr>
        <w:rPr>
          <w:rFonts w:ascii="Calibri" w:hAnsi="Calibri"/>
          <w:sz w:val="18"/>
          <w:szCs w:val="18"/>
        </w:rPr>
      </w:pPr>
      <w:r>
        <w:rPr>
          <w:rFonts w:ascii="Calibri" w:hAnsi="Calibri"/>
          <w:sz w:val="18"/>
          <w:szCs w:val="18"/>
        </w:rPr>
        <w:t>This statement must be true (or not applicable) for the test to conform to the protocols.</w:t>
      </w:r>
    </w:p>
    <w:p w14:paraId="67F4B019" w14:textId="77777777" w:rsidR="00B87256" w:rsidRPr="00782762" w:rsidRDefault="00B87256" w:rsidP="00B87256">
      <w:pPr>
        <w:pStyle w:val="ListParagraph"/>
        <w:numPr>
          <w:ilvl w:val="0"/>
          <w:numId w:val="36"/>
        </w:numPr>
        <w:rPr>
          <w:rFonts w:ascii="Calibri" w:hAnsi="Calibri"/>
          <w:sz w:val="18"/>
          <w:szCs w:val="18"/>
        </w:rPr>
      </w:pPr>
      <w:r>
        <w:rPr>
          <w:rFonts w:ascii="Calibri" w:hAnsi="Calibri"/>
          <w:sz w:val="18"/>
          <w:szCs w:val="18"/>
        </w:rPr>
        <w:t>This statement must be true (or not applicable) for the test to conform to the protocols.</w:t>
      </w:r>
    </w:p>
    <w:p w14:paraId="67F4B01A" w14:textId="77777777" w:rsidR="00B87256" w:rsidRPr="00782762" w:rsidRDefault="00B87256" w:rsidP="00B87256">
      <w:pPr>
        <w:pStyle w:val="ListParagraph"/>
        <w:numPr>
          <w:ilvl w:val="0"/>
          <w:numId w:val="36"/>
        </w:numPr>
        <w:rPr>
          <w:rFonts w:ascii="Calibri" w:hAnsi="Calibri"/>
          <w:sz w:val="18"/>
          <w:szCs w:val="18"/>
        </w:rPr>
      </w:pPr>
      <w:r>
        <w:rPr>
          <w:rFonts w:ascii="Calibri" w:hAnsi="Calibri"/>
          <w:sz w:val="18"/>
          <w:szCs w:val="18"/>
        </w:rPr>
        <w:t>This statement must be true (or not applicable) for the test to conform to the protocols.</w:t>
      </w:r>
    </w:p>
    <w:p w14:paraId="67F4B01B" w14:textId="77777777" w:rsidR="00B87256" w:rsidRDefault="00B87256" w:rsidP="00B87256">
      <w:pPr>
        <w:pStyle w:val="ListParagraph"/>
        <w:numPr>
          <w:ilvl w:val="0"/>
          <w:numId w:val="36"/>
        </w:numPr>
        <w:rPr>
          <w:rFonts w:ascii="Calibri" w:hAnsi="Calibri"/>
          <w:sz w:val="18"/>
          <w:szCs w:val="18"/>
        </w:rPr>
      </w:pPr>
      <w:r>
        <w:rPr>
          <w:rFonts w:ascii="Calibri" w:hAnsi="Calibri"/>
          <w:sz w:val="18"/>
          <w:szCs w:val="18"/>
        </w:rPr>
        <w:t>This statement must be true (or not applicable) for the test to conform to the protocols.</w:t>
      </w:r>
    </w:p>
    <w:p w14:paraId="67F4B01C" w14:textId="77777777" w:rsidR="00B87256" w:rsidRPr="00B87256" w:rsidRDefault="00B87256" w:rsidP="00B87256">
      <w:pPr>
        <w:pStyle w:val="ListParagraph"/>
        <w:numPr>
          <w:ilvl w:val="0"/>
          <w:numId w:val="36"/>
        </w:numPr>
        <w:rPr>
          <w:rFonts w:ascii="Calibri" w:hAnsi="Calibri"/>
          <w:sz w:val="18"/>
          <w:szCs w:val="18"/>
        </w:rPr>
      </w:pPr>
      <w:r w:rsidRPr="00B87256">
        <w:rPr>
          <w:rFonts w:ascii="Calibri" w:hAnsi="Calibri"/>
          <w:sz w:val="18"/>
          <w:szCs w:val="18"/>
        </w:rPr>
        <w:t>This statement must be true (or not applicable) for the test to conform to the protocols.</w:t>
      </w:r>
    </w:p>
    <w:p w14:paraId="67F4B01D" w14:textId="77777777" w:rsidR="00B87256" w:rsidRPr="00BF1ADA" w:rsidRDefault="00B87256" w:rsidP="00282299">
      <w:pPr>
        <w:rPr>
          <w:rFonts w:ascii="Calibri" w:hAnsi="Calibri"/>
          <w:sz w:val="18"/>
          <w:szCs w:val="18"/>
        </w:rPr>
      </w:pPr>
    </w:p>
    <w:p w14:paraId="67F4B307" w14:textId="77777777" w:rsidR="000F29F6" w:rsidRPr="008B4310" w:rsidRDefault="000F29F6" w:rsidP="008B4310">
      <w:pPr>
        <w:ind w:left="1111"/>
        <w:rPr>
          <w:rFonts w:ascii="Calibri" w:hAnsi="Calibri"/>
          <w:sz w:val="18"/>
          <w:szCs w:val="18"/>
        </w:rPr>
      </w:pPr>
    </w:p>
    <w:p w14:paraId="67F4B308" w14:textId="77777777" w:rsidR="000F29F6" w:rsidRPr="008B4310" w:rsidRDefault="000F29F6" w:rsidP="008B4310">
      <w:r w:rsidRPr="008B4310">
        <w:rPr>
          <w:rFonts w:ascii="Calibri" w:hAnsi="Calibri"/>
          <w:sz w:val="18"/>
          <w:szCs w:val="18"/>
        </w:rPr>
        <w:t xml:space="preserve"> </w:t>
      </w:r>
    </w:p>
    <w:p w14:paraId="67F4B309" w14:textId="77777777" w:rsidR="000F29F6" w:rsidRDefault="000F29F6" w:rsidP="008B4310">
      <w:pPr>
        <w:sectPr w:rsidR="000F29F6" w:rsidSect="0082273E">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0F29F6" w:rsidRPr="00DA4823" w14:paraId="67F4B30B" w14:textId="77777777" w:rsidTr="003E419E">
        <w:tc>
          <w:tcPr>
            <w:tcW w:w="11016" w:type="dxa"/>
            <w:gridSpan w:val="3"/>
            <w:vAlign w:val="center"/>
          </w:tcPr>
          <w:p w14:paraId="67F4B30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3C6DC1">
              <w:rPr>
                <w:rFonts w:asciiTheme="minorHAnsi" w:hAnsiTheme="minorHAnsi"/>
                <w:b/>
                <w:szCs w:val="18"/>
              </w:rPr>
              <w:lastRenderedPageBreak/>
              <w:t>A. Building Air Leakage – General Information</w:t>
            </w:r>
          </w:p>
        </w:tc>
      </w:tr>
      <w:tr w:rsidR="000F29F6" w:rsidRPr="00DA4823" w14:paraId="67F4B310" w14:textId="77777777" w:rsidTr="003E419E">
        <w:tc>
          <w:tcPr>
            <w:tcW w:w="588" w:type="dxa"/>
            <w:vAlign w:val="center"/>
          </w:tcPr>
          <w:p w14:paraId="67F4B30C"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01</w:t>
            </w:r>
          </w:p>
        </w:tc>
        <w:tc>
          <w:tcPr>
            <w:tcW w:w="4650" w:type="dxa"/>
          </w:tcPr>
          <w:p w14:paraId="67F4B30D" w14:textId="40CCAC11" w:rsidR="000F29F6" w:rsidRPr="00DA4823" w:rsidRDefault="000F29F6" w:rsidP="00DA4823">
            <w:pPr>
              <w:rPr>
                <w:rFonts w:asciiTheme="minorHAnsi" w:hAnsiTheme="minorHAnsi"/>
                <w:sz w:val="18"/>
                <w:szCs w:val="18"/>
              </w:rPr>
            </w:pPr>
            <w:r w:rsidRPr="00DA4823">
              <w:rPr>
                <w:rFonts w:asciiTheme="minorHAnsi" w:hAnsiTheme="minorHAnsi"/>
                <w:sz w:val="18"/>
                <w:szCs w:val="18"/>
              </w:rPr>
              <w:t>Test Procedure Used</w:t>
            </w:r>
          </w:p>
        </w:tc>
        <w:tc>
          <w:tcPr>
            <w:tcW w:w="5778" w:type="dxa"/>
          </w:tcPr>
          <w:p w14:paraId="67F4B30E"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&lt;&lt;user input, pull down list:</w:t>
            </w:r>
          </w:p>
          <w:p w14:paraId="67F4B30F"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 xml:space="preserve">Single-Point Test with Manual Meter – Display </w:t>
            </w:r>
            <w:r w:rsidR="00FE0445" w:rsidRPr="00DA4823">
              <w:rPr>
                <w:rFonts w:asciiTheme="minorHAnsi" w:hAnsiTheme="minorHAnsi"/>
                <w:sz w:val="18"/>
                <w:szCs w:val="18"/>
              </w:rPr>
              <w:t xml:space="preserve">ENV-20a </w:t>
            </w:r>
            <w:r w:rsidRPr="00DA4823">
              <w:rPr>
                <w:rFonts w:asciiTheme="minorHAnsi" w:hAnsiTheme="minorHAnsi"/>
                <w:sz w:val="18"/>
                <w:szCs w:val="18"/>
              </w:rPr>
              <w:t xml:space="preserve">below; Single-Point Test with Automatic Meter – Display </w:t>
            </w:r>
            <w:r w:rsidR="00FE0445" w:rsidRPr="00DA4823">
              <w:rPr>
                <w:rFonts w:asciiTheme="minorHAnsi" w:hAnsiTheme="minorHAnsi"/>
                <w:sz w:val="18"/>
                <w:szCs w:val="18"/>
              </w:rPr>
              <w:t xml:space="preserve">ENV-20b </w:t>
            </w:r>
            <w:r w:rsidRPr="00DA4823">
              <w:rPr>
                <w:rFonts w:asciiTheme="minorHAnsi" w:hAnsiTheme="minorHAnsi"/>
                <w:sz w:val="18"/>
                <w:szCs w:val="18"/>
              </w:rPr>
              <w:t xml:space="preserve">below; Multi-Point Test – Display </w:t>
            </w:r>
            <w:r w:rsidR="00FE0445" w:rsidRPr="00DA4823">
              <w:rPr>
                <w:rFonts w:asciiTheme="minorHAnsi" w:hAnsiTheme="minorHAnsi"/>
                <w:sz w:val="18"/>
                <w:szCs w:val="18"/>
              </w:rPr>
              <w:t xml:space="preserve">ENV-20c </w:t>
            </w:r>
            <w:r w:rsidRPr="00DA4823">
              <w:rPr>
                <w:rFonts w:asciiTheme="minorHAnsi" w:hAnsiTheme="minorHAnsi"/>
                <w:sz w:val="18"/>
                <w:szCs w:val="18"/>
              </w:rPr>
              <w:t xml:space="preserve">below; Repeated Single Point with Manual Meter – Display </w:t>
            </w:r>
            <w:r w:rsidR="00FE0445" w:rsidRPr="00DA4823">
              <w:rPr>
                <w:rFonts w:asciiTheme="minorHAnsi" w:hAnsiTheme="minorHAnsi"/>
                <w:sz w:val="18"/>
                <w:szCs w:val="18"/>
              </w:rPr>
              <w:t xml:space="preserve">ENV-20d </w:t>
            </w:r>
            <w:r w:rsidRPr="00DA4823">
              <w:rPr>
                <w:rFonts w:asciiTheme="minorHAnsi" w:hAnsiTheme="minorHAnsi"/>
                <w:sz w:val="18"/>
                <w:szCs w:val="18"/>
              </w:rPr>
              <w:t xml:space="preserve">below; Repeated Single Point with Automatic Meter – Display </w:t>
            </w:r>
            <w:r w:rsidR="00FE0445" w:rsidRPr="00DA4823">
              <w:rPr>
                <w:rFonts w:asciiTheme="minorHAnsi" w:hAnsiTheme="minorHAnsi"/>
                <w:sz w:val="18"/>
                <w:szCs w:val="18"/>
              </w:rPr>
              <w:t xml:space="preserve">ENV-20e </w:t>
            </w:r>
            <w:r w:rsidRPr="00DA4823">
              <w:rPr>
                <w:rFonts w:asciiTheme="minorHAnsi" w:hAnsiTheme="minorHAnsi"/>
                <w:sz w:val="18"/>
                <w:szCs w:val="18"/>
              </w:rPr>
              <w:t>below</w:t>
            </w:r>
          </w:p>
        </w:tc>
      </w:tr>
      <w:tr w:rsidR="000F29F6" w:rsidRPr="00DA4823" w14:paraId="67F4B314" w14:textId="77777777" w:rsidTr="003E419E">
        <w:tc>
          <w:tcPr>
            <w:tcW w:w="588" w:type="dxa"/>
            <w:vAlign w:val="center"/>
          </w:tcPr>
          <w:p w14:paraId="67F4B311"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02</w:t>
            </w:r>
          </w:p>
        </w:tc>
        <w:tc>
          <w:tcPr>
            <w:tcW w:w="4650" w:type="dxa"/>
          </w:tcPr>
          <w:p w14:paraId="67F4B312" w14:textId="7C882C1D" w:rsidR="000F29F6" w:rsidRPr="00DA4823" w:rsidRDefault="000F29F6" w:rsidP="00DA4823">
            <w:pPr>
              <w:rPr>
                <w:rFonts w:asciiTheme="minorHAnsi" w:hAnsiTheme="minorHAnsi"/>
                <w:sz w:val="18"/>
                <w:szCs w:val="18"/>
              </w:rPr>
            </w:pPr>
            <w:r w:rsidRPr="00DA4823">
              <w:rPr>
                <w:rFonts w:asciiTheme="minorHAnsi" w:hAnsiTheme="minorHAnsi"/>
                <w:sz w:val="18"/>
                <w:szCs w:val="18"/>
              </w:rPr>
              <w:t>Building Air Leakage Target from CF1R</w:t>
            </w:r>
          </w:p>
        </w:tc>
        <w:tc>
          <w:tcPr>
            <w:tcW w:w="5778" w:type="dxa"/>
          </w:tcPr>
          <w:p w14:paraId="67F4B313"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&lt;&lt;number pulled from CF1R</w:t>
            </w:r>
            <w:r w:rsidR="00FE0445" w:rsidRPr="00DA4823">
              <w:rPr>
                <w:rFonts w:asciiTheme="minorHAnsi" w:hAnsiTheme="minorHAnsi"/>
                <w:sz w:val="18"/>
                <w:szCs w:val="18"/>
              </w:rPr>
              <w:t>&gt;&gt;</w:t>
            </w:r>
          </w:p>
        </w:tc>
      </w:tr>
      <w:tr w:rsidR="000F29F6" w:rsidRPr="00DA4823" w14:paraId="67F4B318" w14:textId="77777777" w:rsidTr="003E419E">
        <w:tc>
          <w:tcPr>
            <w:tcW w:w="588" w:type="dxa"/>
            <w:vAlign w:val="center"/>
          </w:tcPr>
          <w:p w14:paraId="67F4B315" w14:textId="77777777" w:rsidR="000F29F6" w:rsidRPr="00DA4823" w:rsidRDefault="000F29F6" w:rsidP="00DA4823">
            <w:pPr>
              <w:jc w:val="center"/>
              <w:rPr>
                <w:rFonts w:asciiTheme="minorHAnsi" w:hAnsiTheme="minorHAnsi"/>
                <w:b/>
                <w:sz w:val="18"/>
                <w:szCs w:val="18"/>
              </w:rPr>
            </w:pPr>
            <w:r w:rsidRPr="00DA4823">
              <w:rPr>
                <w:rFonts w:asciiTheme="minorHAnsi" w:hAnsiTheme="minorHAnsi"/>
                <w:sz w:val="18"/>
                <w:szCs w:val="18"/>
              </w:rPr>
              <w:t>03</w:t>
            </w:r>
          </w:p>
        </w:tc>
        <w:tc>
          <w:tcPr>
            <w:tcW w:w="4650" w:type="dxa"/>
          </w:tcPr>
          <w:p w14:paraId="67F4B316" w14:textId="3A188335" w:rsidR="000F29F6" w:rsidRPr="00DA4823" w:rsidRDefault="000F29F6" w:rsidP="005370C6">
            <w:pPr>
              <w:rPr>
                <w:rFonts w:asciiTheme="minorHAnsi" w:hAnsiTheme="minorHAnsi"/>
                <w:sz w:val="18"/>
                <w:szCs w:val="18"/>
              </w:rPr>
            </w:pPr>
            <w:r w:rsidRPr="00DA4823">
              <w:rPr>
                <w:rFonts w:asciiTheme="minorHAnsi" w:hAnsiTheme="minorHAnsi"/>
                <w:sz w:val="18"/>
                <w:szCs w:val="18"/>
              </w:rPr>
              <w:t xml:space="preserve">Indoor </w:t>
            </w:r>
            <w:r w:rsidR="005370C6">
              <w:rPr>
                <w:rFonts w:asciiTheme="minorHAnsi" w:hAnsiTheme="minorHAnsi"/>
                <w:sz w:val="18"/>
                <w:szCs w:val="18"/>
              </w:rPr>
              <w:t>T</w:t>
            </w:r>
            <w:r w:rsidRPr="00DA4823">
              <w:rPr>
                <w:rFonts w:asciiTheme="minorHAnsi" w:hAnsiTheme="minorHAnsi"/>
                <w:sz w:val="18"/>
                <w:szCs w:val="18"/>
              </w:rPr>
              <w:t xml:space="preserve">emperature </w:t>
            </w:r>
            <w:r w:rsidR="005370C6">
              <w:rPr>
                <w:rFonts w:asciiTheme="minorHAnsi" w:hAnsiTheme="minorHAnsi"/>
                <w:sz w:val="18"/>
                <w:szCs w:val="18"/>
              </w:rPr>
              <w:t>D</w:t>
            </w:r>
            <w:r w:rsidRPr="00DA4823">
              <w:rPr>
                <w:rFonts w:asciiTheme="minorHAnsi" w:hAnsiTheme="minorHAnsi"/>
                <w:sz w:val="18"/>
                <w:szCs w:val="18"/>
              </w:rPr>
              <w:t xml:space="preserve">uring </w:t>
            </w:r>
            <w:r w:rsidR="005370C6">
              <w:rPr>
                <w:rFonts w:asciiTheme="minorHAnsi" w:hAnsiTheme="minorHAnsi"/>
                <w:sz w:val="18"/>
                <w:szCs w:val="18"/>
              </w:rPr>
              <w:t>T</w:t>
            </w:r>
            <w:r w:rsidRPr="00DA4823">
              <w:rPr>
                <w:rFonts w:asciiTheme="minorHAnsi" w:hAnsiTheme="minorHAnsi"/>
                <w:sz w:val="18"/>
                <w:szCs w:val="18"/>
              </w:rPr>
              <w:t>est (</w:t>
            </w:r>
            <w:r w:rsidR="005370C6">
              <w:rPr>
                <w:rFonts w:asciiTheme="minorHAnsi" w:hAnsiTheme="minorHAnsi"/>
                <w:sz w:val="18"/>
                <w:szCs w:val="18"/>
              </w:rPr>
              <w:t>°</w:t>
            </w:r>
            <w:r w:rsidRPr="00DA4823">
              <w:rPr>
                <w:rFonts w:asciiTheme="minorHAnsi" w:hAnsiTheme="minorHAnsi"/>
                <w:sz w:val="18"/>
                <w:szCs w:val="18"/>
              </w:rPr>
              <w:t>F)</w:t>
            </w:r>
          </w:p>
        </w:tc>
        <w:tc>
          <w:tcPr>
            <w:tcW w:w="5778" w:type="dxa"/>
          </w:tcPr>
          <w:p w14:paraId="67F4B317" w14:textId="77777777" w:rsidR="000F29F6" w:rsidRPr="00DA4823" w:rsidRDefault="000F29F6" w:rsidP="00DA4823">
            <w:pPr>
              <w:tabs>
                <w:tab w:val="left" w:pos="2189"/>
              </w:tabs>
              <w:rPr>
                <w:rFonts w:asciiTheme="minorHAnsi" w:hAnsiTheme="minorHAnsi"/>
                <w:sz w:val="18"/>
                <w:szCs w:val="18"/>
              </w:rPr>
            </w:pPr>
            <w:r w:rsidRPr="00DA4823">
              <w:rPr>
                <w:rFonts w:asciiTheme="minorHAnsi" w:hAnsiTheme="minorHAnsi"/>
                <w:sz w:val="18"/>
                <w:szCs w:val="18"/>
              </w:rPr>
              <w:t xml:space="preserve">&lt;&lt;user input, </w:t>
            </w:r>
            <w:proofErr w:type="spellStart"/>
            <w:r w:rsidRPr="00DA4823">
              <w:rPr>
                <w:rFonts w:asciiTheme="minorHAnsi" w:hAnsiTheme="minorHAnsi"/>
                <w:sz w:val="18"/>
                <w:szCs w:val="18"/>
              </w:rPr>
              <w:t>degF</w:t>
            </w:r>
            <w:proofErr w:type="spellEnd"/>
            <w:r w:rsidRPr="00DA4823">
              <w:rPr>
                <w:rFonts w:asciiTheme="minorHAnsi" w:hAnsiTheme="minorHAnsi"/>
                <w:sz w:val="18"/>
                <w:szCs w:val="18"/>
              </w:rPr>
              <w:t>&gt;&gt;</w:t>
            </w:r>
            <w:r w:rsidRPr="00DA4823">
              <w:rPr>
                <w:rFonts w:asciiTheme="minorHAnsi" w:hAnsiTheme="minorHAnsi"/>
                <w:sz w:val="18"/>
                <w:szCs w:val="18"/>
              </w:rPr>
              <w:tab/>
            </w:r>
          </w:p>
        </w:tc>
      </w:tr>
      <w:tr w:rsidR="000F29F6" w:rsidRPr="00DA4823" w14:paraId="67F4B31C" w14:textId="77777777" w:rsidTr="003E419E">
        <w:tc>
          <w:tcPr>
            <w:tcW w:w="588" w:type="dxa"/>
            <w:vAlign w:val="center"/>
          </w:tcPr>
          <w:p w14:paraId="67F4B319" w14:textId="77777777" w:rsidR="000F29F6" w:rsidRPr="00DA4823" w:rsidRDefault="000F29F6" w:rsidP="00DA4823">
            <w:pPr>
              <w:jc w:val="center"/>
              <w:rPr>
                <w:rFonts w:asciiTheme="minorHAnsi" w:hAnsiTheme="minorHAnsi"/>
                <w:b/>
                <w:sz w:val="18"/>
                <w:szCs w:val="18"/>
              </w:rPr>
            </w:pPr>
            <w:r w:rsidRPr="00DA4823">
              <w:rPr>
                <w:rFonts w:asciiTheme="minorHAnsi" w:hAnsiTheme="minorHAnsi"/>
                <w:sz w:val="18"/>
                <w:szCs w:val="18"/>
              </w:rPr>
              <w:t>04</w:t>
            </w:r>
          </w:p>
        </w:tc>
        <w:tc>
          <w:tcPr>
            <w:tcW w:w="4650" w:type="dxa"/>
          </w:tcPr>
          <w:p w14:paraId="67F4B31A" w14:textId="5E1E1EE1" w:rsidR="000F29F6" w:rsidRPr="00DA4823" w:rsidRDefault="000F29F6" w:rsidP="005370C6">
            <w:pPr>
              <w:rPr>
                <w:rFonts w:asciiTheme="minorHAnsi" w:hAnsiTheme="minorHAnsi"/>
                <w:sz w:val="18"/>
                <w:szCs w:val="18"/>
              </w:rPr>
            </w:pPr>
            <w:r w:rsidRPr="00DA4823">
              <w:rPr>
                <w:rFonts w:asciiTheme="minorHAnsi" w:hAnsiTheme="minorHAnsi"/>
                <w:sz w:val="18"/>
                <w:szCs w:val="18"/>
              </w:rPr>
              <w:t xml:space="preserve">Outdoor </w:t>
            </w:r>
            <w:r w:rsidR="005370C6">
              <w:rPr>
                <w:rFonts w:asciiTheme="minorHAnsi" w:hAnsiTheme="minorHAnsi"/>
                <w:sz w:val="18"/>
                <w:szCs w:val="18"/>
              </w:rPr>
              <w:t>T</w:t>
            </w:r>
            <w:r w:rsidRPr="00DA4823">
              <w:rPr>
                <w:rFonts w:asciiTheme="minorHAnsi" w:hAnsiTheme="minorHAnsi"/>
                <w:sz w:val="18"/>
                <w:szCs w:val="18"/>
              </w:rPr>
              <w:t xml:space="preserve">emperature </w:t>
            </w:r>
            <w:r w:rsidR="005370C6">
              <w:rPr>
                <w:rFonts w:asciiTheme="minorHAnsi" w:hAnsiTheme="minorHAnsi"/>
                <w:sz w:val="18"/>
                <w:szCs w:val="18"/>
              </w:rPr>
              <w:t>D</w:t>
            </w:r>
            <w:r w:rsidRPr="00DA4823">
              <w:rPr>
                <w:rFonts w:asciiTheme="minorHAnsi" w:hAnsiTheme="minorHAnsi"/>
                <w:sz w:val="18"/>
                <w:szCs w:val="18"/>
              </w:rPr>
              <w:t xml:space="preserve">uring </w:t>
            </w:r>
            <w:r w:rsidR="005370C6">
              <w:rPr>
                <w:rFonts w:asciiTheme="minorHAnsi" w:hAnsiTheme="minorHAnsi"/>
                <w:sz w:val="18"/>
                <w:szCs w:val="18"/>
              </w:rPr>
              <w:t>T</w:t>
            </w:r>
            <w:r w:rsidRPr="00DA4823">
              <w:rPr>
                <w:rFonts w:asciiTheme="minorHAnsi" w:hAnsiTheme="minorHAnsi"/>
                <w:sz w:val="18"/>
                <w:szCs w:val="18"/>
              </w:rPr>
              <w:t>est (</w:t>
            </w:r>
            <w:r w:rsidR="005370C6">
              <w:rPr>
                <w:rFonts w:asciiTheme="minorHAnsi" w:hAnsiTheme="minorHAnsi"/>
                <w:sz w:val="18"/>
                <w:szCs w:val="18"/>
              </w:rPr>
              <w:t>°</w:t>
            </w:r>
            <w:r w:rsidRPr="00DA4823">
              <w:rPr>
                <w:rFonts w:asciiTheme="minorHAnsi" w:hAnsiTheme="minorHAnsi"/>
                <w:sz w:val="18"/>
                <w:szCs w:val="18"/>
              </w:rPr>
              <w:t>F)</w:t>
            </w:r>
          </w:p>
        </w:tc>
        <w:tc>
          <w:tcPr>
            <w:tcW w:w="5778" w:type="dxa"/>
          </w:tcPr>
          <w:p w14:paraId="67F4B31B"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 xml:space="preserve">&lt;&lt;user input, </w:t>
            </w:r>
            <w:proofErr w:type="spellStart"/>
            <w:r w:rsidRPr="00DA4823">
              <w:rPr>
                <w:rFonts w:asciiTheme="minorHAnsi" w:hAnsiTheme="minorHAnsi"/>
                <w:sz w:val="18"/>
                <w:szCs w:val="18"/>
              </w:rPr>
              <w:t>degF</w:t>
            </w:r>
            <w:proofErr w:type="spellEnd"/>
            <w:r w:rsidRPr="00DA4823">
              <w:rPr>
                <w:rFonts w:asciiTheme="minorHAnsi" w:hAnsiTheme="minorHAnsi"/>
                <w:sz w:val="18"/>
                <w:szCs w:val="18"/>
              </w:rPr>
              <w:t>&gt;&gt;</w:t>
            </w:r>
            <w:r w:rsidRPr="00DA4823">
              <w:rPr>
                <w:rFonts w:asciiTheme="minorHAnsi" w:hAnsiTheme="minorHAnsi"/>
                <w:sz w:val="18"/>
                <w:szCs w:val="18"/>
              </w:rPr>
              <w:tab/>
            </w:r>
          </w:p>
        </w:tc>
      </w:tr>
      <w:tr w:rsidR="000F29F6" w:rsidRPr="00DA4823" w14:paraId="67F4B320" w14:textId="77777777" w:rsidTr="003E419E">
        <w:tc>
          <w:tcPr>
            <w:tcW w:w="588" w:type="dxa"/>
            <w:vAlign w:val="center"/>
          </w:tcPr>
          <w:p w14:paraId="67F4B31D"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05</w:t>
            </w:r>
          </w:p>
        </w:tc>
        <w:tc>
          <w:tcPr>
            <w:tcW w:w="4650" w:type="dxa"/>
          </w:tcPr>
          <w:p w14:paraId="67F4B31E" w14:textId="6BE8B1B3" w:rsidR="000F29F6" w:rsidRPr="00DA4823" w:rsidRDefault="000F29F6" w:rsidP="005370C6">
            <w:pPr>
              <w:rPr>
                <w:rFonts w:asciiTheme="minorHAnsi" w:hAnsiTheme="minorHAnsi"/>
                <w:sz w:val="18"/>
                <w:szCs w:val="18"/>
              </w:rPr>
            </w:pPr>
            <w:r w:rsidRPr="00DA4823">
              <w:rPr>
                <w:rFonts w:asciiTheme="minorHAnsi" w:hAnsiTheme="minorHAnsi"/>
                <w:sz w:val="18"/>
                <w:szCs w:val="18"/>
              </w:rPr>
              <w:t xml:space="preserve">Blower </w:t>
            </w:r>
            <w:r w:rsidR="005370C6">
              <w:rPr>
                <w:rFonts w:asciiTheme="minorHAnsi" w:hAnsiTheme="minorHAnsi"/>
                <w:sz w:val="18"/>
                <w:szCs w:val="18"/>
              </w:rPr>
              <w:t>D</w:t>
            </w:r>
            <w:r w:rsidRPr="00DA4823">
              <w:rPr>
                <w:rFonts w:asciiTheme="minorHAnsi" w:hAnsiTheme="minorHAnsi"/>
                <w:sz w:val="18"/>
                <w:szCs w:val="18"/>
              </w:rPr>
              <w:t xml:space="preserve">oor </w:t>
            </w:r>
            <w:r w:rsidR="005370C6">
              <w:rPr>
                <w:rFonts w:asciiTheme="minorHAnsi" w:hAnsiTheme="minorHAnsi"/>
                <w:sz w:val="18"/>
                <w:szCs w:val="18"/>
              </w:rPr>
              <w:t>L</w:t>
            </w:r>
            <w:r w:rsidRPr="00DA4823">
              <w:rPr>
                <w:rFonts w:asciiTheme="minorHAnsi" w:hAnsiTheme="minorHAnsi"/>
                <w:sz w:val="18"/>
                <w:szCs w:val="18"/>
              </w:rPr>
              <w:t>ocation</w:t>
            </w:r>
          </w:p>
        </w:tc>
        <w:tc>
          <w:tcPr>
            <w:tcW w:w="5778" w:type="dxa"/>
          </w:tcPr>
          <w:p w14:paraId="67F4B31F"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&lt;&lt;user input, text, maximum 50 characters&gt;&gt;</w:t>
            </w:r>
          </w:p>
        </w:tc>
      </w:tr>
      <w:tr w:rsidR="000F29F6" w:rsidRPr="00DA4823" w14:paraId="67F4B324" w14:textId="77777777" w:rsidTr="003E419E">
        <w:tc>
          <w:tcPr>
            <w:tcW w:w="588" w:type="dxa"/>
            <w:vAlign w:val="center"/>
          </w:tcPr>
          <w:p w14:paraId="67F4B321"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06</w:t>
            </w:r>
          </w:p>
        </w:tc>
        <w:tc>
          <w:tcPr>
            <w:tcW w:w="4650" w:type="dxa"/>
          </w:tcPr>
          <w:p w14:paraId="67F4B322" w14:textId="43102948" w:rsidR="000F29F6" w:rsidRPr="00DA4823" w:rsidDel="00752910" w:rsidRDefault="000F29F6" w:rsidP="00DA4823">
            <w:pPr>
              <w:rPr>
                <w:rFonts w:asciiTheme="minorHAnsi" w:hAnsiTheme="minorHAnsi"/>
                <w:sz w:val="18"/>
                <w:szCs w:val="18"/>
              </w:rPr>
            </w:pPr>
            <w:r w:rsidRPr="00DA4823">
              <w:rPr>
                <w:rFonts w:asciiTheme="minorHAnsi" w:hAnsiTheme="minorHAnsi"/>
                <w:sz w:val="18"/>
                <w:szCs w:val="18"/>
              </w:rPr>
              <w:t>Building Elevation (</w:t>
            </w:r>
            <w:proofErr w:type="spellStart"/>
            <w:r w:rsidRPr="00DA4823">
              <w:rPr>
                <w:rFonts w:asciiTheme="minorHAnsi" w:hAnsiTheme="minorHAnsi"/>
                <w:sz w:val="18"/>
                <w:szCs w:val="18"/>
              </w:rPr>
              <w:t>ft</w:t>
            </w:r>
            <w:proofErr w:type="spellEnd"/>
            <w:r w:rsidRPr="00DA4823">
              <w:rPr>
                <w:rFonts w:asciiTheme="minorHAnsi" w:hAnsiTheme="minorHAnsi"/>
                <w:sz w:val="18"/>
                <w:szCs w:val="18"/>
              </w:rPr>
              <w:t>)</w:t>
            </w:r>
          </w:p>
        </w:tc>
        <w:tc>
          <w:tcPr>
            <w:tcW w:w="5778" w:type="dxa"/>
          </w:tcPr>
          <w:p w14:paraId="67F4B323" w14:textId="77777777" w:rsidR="000F29F6" w:rsidRPr="00DA4823" w:rsidDel="00752910" w:rsidRDefault="000F29F6" w:rsidP="00DA4823">
            <w:pPr>
              <w:rPr>
                <w:rFonts w:asciiTheme="minorHAnsi" w:hAnsiTheme="minorHAnsi"/>
                <w:sz w:val="18"/>
                <w:szCs w:val="18"/>
              </w:rPr>
            </w:pPr>
            <w:r w:rsidRPr="00DA4823">
              <w:rPr>
                <w:rFonts w:asciiTheme="minorHAnsi" w:hAnsiTheme="minorHAnsi"/>
                <w:sz w:val="18"/>
                <w:szCs w:val="18"/>
              </w:rPr>
              <w:t>&lt;&lt;user input, Ft&gt;&gt;</w:t>
            </w:r>
          </w:p>
        </w:tc>
      </w:tr>
      <w:tr w:rsidR="000F29F6" w:rsidRPr="00DA4823" w14:paraId="67F4B328" w14:textId="77777777" w:rsidTr="003E419E">
        <w:tc>
          <w:tcPr>
            <w:tcW w:w="588" w:type="dxa"/>
            <w:vAlign w:val="center"/>
          </w:tcPr>
          <w:p w14:paraId="67F4B325"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07</w:t>
            </w:r>
          </w:p>
        </w:tc>
        <w:tc>
          <w:tcPr>
            <w:tcW w:w="4650" w:type="dxa"/>
          </w:tcPr>
          <w:p w14:paraId="67F4B326" w14:textId="5E0C9475" w:rsidR="000F29F6" w:rsidRPr="00DA4823" w:rsidRDefault="000F29F6" w:rsidP="00DA4823">
            <w:pPr>
              <w:rPr>
                <w:rFonts w:asciiTheme="minorHAnsi" w:hAnsiTheme="minorHAnsi"/>
                <w:sz w:val="18"/>
                <w:szCs w:val="18"/>
              </w:rPr>
            </w:pPr>
            <w:r w:rsidRPr="00DA4823">
              <w:rPr>
                <w:rFonts w:asciiTheme="minorHAnsi" w:hAnsiTheme="minorHAnsi"/>
                <w:sz w:val="18"/>
                <w:szCs w:val="18"/>
              </w:rPr>
              <w:t>Building Volume (ft</w:t>
            </w:r>
            <w:r w:rsidRPr="005370C6">
              <w:rPr>
                <w:rFonts w:asciiTheme="minorHAnsi" w:hAnsiTheme="minorHAnsi"/>
                <w:sz w:val="18"/>
                <w:szCs w:val="18"/>
                <w:vertAlign w:val="superscript"/>
              </w:rPr>
              <w:t>3</w:t>
            </w:r>
            <w:r w:rsidRPr="00DA4823">
              <w:rPr>
                <w:rFonts w:asciiTheme="minorHAnsi" w:hAnsiTheme="minorHAnsi"/>
                <w:sz w:val="18"/>
                <w:szCs w:val="18"/>
              </w:rPr>
              <w:t>)</w:t>
            </w:r>
          </w:p>
        </w:tc>
        <w:tc>
          <w:tcPr>
            <w:tcW w:w="5778" w:type="dxa"/>
          </w:tcPr>
          <w:p w14:paraId="67F4B327"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&lt;&lt;pull from CF-1R&gt;&gt;</w:t>
            </w:r>
          </w:p>
        </w:tc>
      </w:tr>
      <w:tr w:rsidR="000F29F6" w:rsidRPr="00DA4823" w14:paraId="67F4B32C" w14:textId="77777777" w:rsidTr="003E419E">
        <w:tc>
          <w:tcPr>
            <w:tcW w:w="588" w:type="dxa"/>
            <w:vAlign w:val="center"/>
          </w:tcPr>
          <w:p w14:paraId="67F4B329" w14:textId="77777777" w:rsidR="000F29F6" w:rsidRPr="00DA4823" w:rsidDel="0053362D" w:rsidRDefault="000F29F6" w:rsidP="00DA4823">
            <w:pPr>
              <w:jc w:val="center"/>
              <w:rPr>
                <w:rFonts w:asciiTheme="minorHAnsi" w:hAnsiTheme="minorHAnsi"/>
                <w:sz w:val="18"/>
                <w:szCs w:val="18"/>
              </w:rPr>
            </w:pPr>
            <w:r w:rsidRPr="00DA4823">
              <w:rPr>
                <w:rFonts w:asciiTheme="minorHAnsi" w:hAnsiTheme="minorHAnsi"/>
                <w:sz w:val="18"/>
                <w:szCs w:val="18"/>
              </w:rPr>
              <w:t>08</w:t>
            </w:r>
          </w:p>
        </w:tc>
        <w:tc>
          <w:tcPr>
            <w:tcW w:w="4650" w:type="dxa"/>
          </w:tcPr>
          <w:p w14:paraId="67F4B32A" w14:textId="363E7BC3" w:rsidR="000F29F6" w:rsidRPr="00DA4823" w:rsidRDefault="000F29F6" w:rsidP="005370C6">
            <w:pPr>
              <w:rPr>
                <w:rFonts w:asciiTheme="minorHAnsi" w:hAnsiTheme="minorHAnsi"/>
                <w:sz w:val="18"/>
                <w:szCs w:val="18"/>
              </w:rPr>
            </w:pPr>
            <w:r w:rsidRPr="00DA4823">
              <w:rPr>
                <w:rFonts w:asciiTheme="minorHAnsi" w:hAnsiTheme="minorHAnsi"/>
                <w:sz w:val="18"/>
                <w:szCs w:val="18"/>
              </w:rPr>
              <w:t xml:space="preserve">Date of the </w:t>
            </w:r>
            <w:r w:rsidR="005370C6">
              <w:rPr>
                <w:rFonts w:asciiTheme="minorHAnsi" w:hAnsiTheme="minorHAnsi"/>
                <w:sz w:val="18"/>
                <w:szCs w:val="18"/>
              </w:rPr>
              <w:t>D</w:t>
            </w:r>
            <w:r w:rsidRPr="00DA4823">
              <w:rPr>
                <w:rFonts w:asciiTheme="minorHAnsi" w:hAnsiTheme="minorHAnsi"/>
                <w:sz w:val="18"/>
                <w:szCs w:val="18"/>
              </w:rPr>
              <w:t xml:space="preserve">iagnostic </w:t>
            </w:r>
            <w:r w:rsidR="005370C6">
              <w:rPr>
                <w:rFonts w:asciiTheme="minorHAnsi" w:hAnsiTheme="minorHAnsi"/>
                <w:sz w:val="18"/>
                <w:szCs w:val="18"/>
              </w:rPr>
              <w:t>T</w:t>
            </w:r>
            <w:r w:rsidRPr="00DA4823">
              <w:rPr>
                <w:rFonts w:asciiTheme="minorHAnsi" w:hAnsiTheme="minorHAnsi"/>
                <w:sz w:val="18"/>
                <w:szCs w:val="18"/>
              </w:rPr>
              <w:t xml:space="preserve">est for this </w:t>
            </w:r>
            <w:r w:rsidR="005370C6">
              <w:rPr>
                <w:rFonts w:asciiTheme="minorHAnsi" w:hAnsiTheme="minorHAnsi"/>
                <w:sz w:val="18"/>
                <w:szCs w:val="18"/>
              </w:rPr>
              <w:t>D</w:t>
            </w:r>
            <w:r w:rsidRPr="00DA4823">
              <w:rPr>
                <w:rFonts w:asciiTheme="minorHAnsi" w:hAnsiTheme="minorHAnsi"/>
                <w:sz w:val="18"/>
                <w:szCs w:val="18"/>
              </w:rPr>
              <w:t>welling</w:t>
            </w:r>
          </w:p>
        </w:tc>
        <w:tc>
          <w:tcPr>
            <w:tcW w:w="5778" w:type="dxa"/>
          </w:tcPr>
          <w:p w14:paraId="67F4B32B"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&lt;&lt;user input: date (use date format validation control)&gt;&gt;</w:t>
            </w:r>
          </w:p>
        </w:tc>
      </w:tr>
    </w:tbl>
    <w:p w14:paraId="67F4B32D" w14:textId="77777777" w:rsidR="00133F35" w:rsidRPr="003C6DC1" w:rsidRDefault="00133F35" w:rsidP="00DA4823">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0F29F6" w:rsidRPr="00DA4823" w14:paraId="67F4B32F" w14:textId="77777777" w:rsidTr="000D26AA">
        <w:tc>
          <w:tcPr>
            <w:tcW w:w="11016" w:type="dxa"/>
            <w:gridSpan w:val="9"/>
          </w:tcPr>
          <w:p w14:paraId="67F4B32E" w14:textId="77777777" w:rsidR="000F29F6" w:rsidRPr="00DA4823" w:rsidRDefault="000F29F6" w:rsidP="00DA4823">
            <w:pPr>
              <w:rPr>
                <w:rFonts w:asciiTheme="minorHAnsi" w:hAnsiTheme="minorHAnsi"/>
                <w:sz w:val="18"/>
                <w:szCs w:val="18"/>
              </w:rPr>
            </w:pPr>
            <w:r w:rsidRPr="003C6DC1">
              <w:rPr>
                <w:rFonts w:asciiTheme="minorHAnsi" w:hAnsiTheme="minorHAnsi"/>
                <w:b/>
                <w:szCs w:val="18"/>
              </w:rPr>
              <w:t>B. Diagnostic Equipment Information</w:t>
            </w:r>
          </w:p>
        </w:tc>
      </w:tr>
      <w:tr w:rsidR="000F29F6" w:rsidRPr="00DA4823" w14:paraId="67F4B333" w14:textId="77777777" w:rsidTr="000D26AA">
        <w:tc>
          <w:tcPr>
            <w:tcW w:w="590" w:type="dxa"/>
            <w:vAlign w:val="center"/>
          </w:tcPr>
          <w:p w14:paraId="67F4B330"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01</w:t>
            </w:r>
          </w:p>
        </w:tc>
        <w:tc>
          <w:tcPr>
            <w:tcW w:w="4925" w:type="dxa"/>
            <w:gridSpan w:val="4"/>
            <w:vAlign w:val="center"/>
          </w:tcPr>
          <w:p w14:paraId="67F4B331" w14:textId="0826A95D" w:rsidR="000F29F6" w:rsidRPr="00DA4823" w:rsidRDefault="000F29F6" w:rsidP="00DA4823">
            <w:pPr>
              <w:rPr>
                <w:rFonts w:asciiTheme="minorHAnsi" w:hAnsiTheme="minorHAnsi"/>
                <w:sz w:val="18"/>
                <w:szCs w:val="18"/>
              </w:rPr>
            </w:pPr>
            <w:r w:rsidRPr="00DA4823">
              <w:rPr>
                <w:rFonts w:asciiTheme="minorHAnsi" w:hAnsiTheme="minorHAnsi"/>
                <w:sz w:val="18"/>
                <w:szCs w:val="18"/>
              </w:rPr>
              <w:t>Number of Manometers Used to Measure Home Pressurization</w:t>
            </w:r>
          </w:p>
        </w:tc>
        <w:tc>
          <w:tcPr>
            <w:tcW w:w="5501" w:type="dxa"/>
            <w:gridSpan w:val="4"/>
          </w:tcPr>
          <w:p w14:paraId="67F4B332"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&lt;&lt;user input, integer&gt;&gt; For entries &gt;1, duplicate lines B. 2-6</w:t>
            </w:r>
          </w:p>
        </w:tc>
      </w:tr>
      <w:tr w:rsidR="000F29F6" w:rsidRPr="00DA4823" w14:paraId="67F4B339" w14:textId="77777777" w:rsidTr="000D26AA">
        <w:tc>
          <w:tcPr>
            <w:tcW w:w="2203" w:type="dxa"/>
            <w:gridSpan w:val="2"/>
            <w:vAlign w:val="center"/>
          </w:tcPr>
          <w:p w14:paraId="67F4B334"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02</w:t>
            </w:r>
          </w:p>
        </w:tc>
        <w:tc>
          <w:tcPr>
            <w:tcW w:w="2203" w:type="dxa"/>
            <w:gridSpan w:val="2"/>
            <w:vAlign w:val="center"/>
          </w:tcPr>
          <w:p w14:paraId="67F4B335"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03</w:t>
            </w:r>
          </w:p>
        </w:tc>
        <w:tc>
          <w:tcPr>
            <w:tcW w:w="2203" w:type="dxa"/>
            <w:gridSpan w:val="2"/>
            <w:vAlign w:val="center"/>
          </w:tcPr>
          <w:p w14:paraId="67F4B336"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04</w:t>
            </w:r>
          </w:p>
        </w:tc>
        <w:tc>
          <w:tcPr>
            <w:tcW w:w="2203" w:type="dxa"/>
            <w:gridSpan w:val="2"/>
            <w:vAlign w:val="center"/>
          </w:tcPr>
          <w:p w14:paraId="67F4B337"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05</w:t>
            </w:r>
          </w:p>
        </w:tc>
        <w:tc>
          <w:tcPr>
            <w:tcW w:w="2204" w:type="dxa"/>
            <w:vAlign w:val="center"/>
          </w:tcPr>
          <w:p w14:paraId="67F4B338"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06</w:t>
            </w:r>
          </w:p>
        </w:tc>
      </w:tr>
      <w:tr w:rsidR="000F29F6" w:rsidRPr="00DA4823" w14:paraId="67F4B33F" w14:textId="77777777" w:rsidTr="000D26AA">
        <w:tc>
          <w:tcPr>
            <w:tcW w:w="2203" w:type="dxa"/>
            <w:gridSpan w:val="2"/>
            <w:vAlign w:val="center"/>
          </w:tcPr>
          <w:p w14:paraId="67F4B33A"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Make</w:t>
            </w:r>
          </w:p>
        </w:tc>
        <w:tc>
          <w:tcPr>
            <w:tcW w:w="2203" w:type="dxa"/>
            <w:gridSpan w:val="2"/>
            <w:vAlign w:val="center"/>
          </w:tcPr>
          <w:p w14:paraId="67F4B33B"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Model</w:t>
            </w:r>
          </w:p>
        </w:tc>
        <w:tc>
          <w:tcPr>
            <w:tcW w:w="2203" w:type="dxa"/>
            <w:gridSpan w:val="2"/>
            <w:vAlign w:val="center"/>
          </w:tcPr>
          <w:p w14:paraId="67F4B33C"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Serial                          Number</w:t>
            </w:r>
          </w:p>
        </w:tc>
        <w:tc>
          <w:tcPr>
            <w:tcW w:w="2203" w:type="dxa"/>
            <w:gridSpan w:val="2"/>
            <w:vAlign w:val="center"/>
          </w:tcPr>
          <w:p w14:paraId="67F4B33D"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Calibration                      Date</w:t>
            </w:r>
          </w:p>
        </w:tc>
        <w:tc>
          <w:tcPr>
            <w:tcW w:w="2204" w:type="dxa"/>
            <w:vAlign w:val="center"/>
          </w:tcPr>
          <w:p w14:paraId="67F4B33E"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Manometer        Calibration                   Status</w:t>
            </w:r>
          </w:p>
        </w:tc>
      </w:tr>
      <w:tr w:rsidR="000F29F6" w:rsidRPr="00DA4823" w14:paraId="67F4B345" w14:textId="77777777" w:rsidTr="005370C6">
        <w:tc>
          <w:tcPr>
            <w:tcW w:w="2203" w:type="dxa"/>
            <w:gridSpan w:val="2"/>
            <w:tcBorders>
              <w:bottom w:val="single" w:sz="4" w:space="0" w:color="000000"/>
            </w:tcBorders>
            <w:vAlign w:val="center"/>
          </w:tcPr>
          <w:p w14:paraId="67F4B340"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67F4B341"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67F4B342"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67F4B343"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(Date), maximum 50 characters&gt;&gt;</w:t>
            </w:r>
          </w:p>
        </w:tc>
        <w:tc>
          <w:tcPr>
            <w:tcW w:w="2204" w:type="dxa"/>
            <w:tcBorders>
              <w:bottom w:val="single" w:sz="4" w:space="0" w:color="000000"/>
            </w:tcBorders>
            <w:vAlign w:val="center"/>
          </w:tcPr>
          <w:p w14:paraId="67F4B344"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&lt;&lt;calculated field: if manometer Calibration Date in B</w:t>
            </w:r>
            <w:r w:rsidR="00FE0445" w:rsidRPr="00DA4823">
              <w:rPr>
                <w:rFonts w:asciiTheme="minorHAnsi" w:hAnsiTheme="minorHAnsi"/>
                <w:sz w:val="18"/>
                <w:szCs w:val="18"/>
              </w:rPr>
              <w:t>. 5</w:t>
            </w:r>
            <w:r w:rsidRPr="00DA4823">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FE0445" w:rsidRPr="00DA4823">
              <w:rPr>
                <w:rFonts w:asciiTheme="minorHAnsi" w:hAnsiTheme="minorHAnsi"/>
                <w:sz w:val="18"/>
                <w:szCs w:val="18"/>
              </w:rPr>
              <w:t>B</w:t>
            </w:r>
            <w:r w:rsidRPr="00DA4823">
              <w:rPr>
                <w:rFonts w:asciiTheme="minorHAnsi" w:hAnsiTheme="minorHAnsi"/>
                <w:sz w:val="18"/>
                <w:szCs w:val="18"/>
              </w:rPr>
              <w:t>uilding Leakage Diagnostic test"&gt;&gt;</w:t>
            </w:r>
          </w:p>
        </w:tc>
      </w:tr>
      <w:tr w:rsidR="000F29F6" w:rsidRPr="00DA4823" w14:paraId="67F4B34B" w14:textId="77777777" w:rsidTr="005370C6">
        <w:tc>
          <w:tcPr>
            <w:tcW w:w="2203" w:type="dxa"/>
            <w:gridSpan w:val="2"/>
            <w:tcBorders>
              <w:bottom w:val="single" w:sz="4" w:space="0" w:color="000000"/>
            </w:tcBorders>
            <w:vAlign w:val="center"/>
          </w:tcPr>
          <w:p w14:paraId="67F4B346"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B347"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B348" w14:textId="77777777" w:rsidR="000F29F6" w:rsidRPr="00DA4823" w:rsidRDefault="000F29F6" w:rsidP="00DA4823">
            <w:pPr>
              <w:jc w:val="center"/>
              <w:rPr>
                <w:rFonts w:asciiTheme="minorHAnsi" w:hAnsiTheme="minorHAnsi"/>
                <w:sz w:val="18"/>
                <w:szCs w:val="18"/>
              </w:rPr>
            </w:pPr>
          </w:p>
        </w:tc>
        <w:tc>
          <w:tcPr>
            <w:tcW w:w="2203" w:type="dxa"/>
            <w:gridSpan w:val="2"/>
            <w:tcBorders>
              <w:bottom w:val="single" w:sz="4" w:space="0" w:color="000000"/>
            </w:tcBorders>
            <w:vAlign w:val="center"/>
          </w:tcPr>
          <w:p w14:paraId="67F4B349" w14:textId="77777777" w:rsidR="000F29F6" w:rsidRPr="00DA4823" w:rsidRDefault="000F29F6" w:rsidP="00DA4823">
            <w:pPr>
              <w:jc w:val="center"/>
              <w:rPr>
                <w:rFonts w:asciiTheme="minorHAnsi" w:hAnsiTheme="minorHAnsi"/>
                <w:sz w:val="18"/>
                <w:szCs w:val="18"/>
              </w:rPr>
            </w:pPr>
          </w:p>
        </w:tc>
        <w:tc>
          <w:tcPr>
            <w:tcW w:w="2204" w:type="dxa"/>
            <w:tcBorders>
              <w:bottom w:val="single" w:sz="4" w:space="0" w:color="000000"/>
            </w:tcBorders>
            <w:vAlign w:val="center"/>
          </w:tcPr>
          <w:p w14:paraId="67F4B34A" w14:textId="77777777" w:rsidR="000F29F6" w:rsidRPr="00DA4823" w:rsidRDefault="000F29F6" w:rsidP="00DA4823">
            <w:pPr>
              <w:jc w:val="center"/>
              <w:rPr>
                <w:rFonts w:asciiTheme="minorHAnsi" w:hAnsiTheme="minorHAnsi"/>
                <w:sz w:val="18"/>
                <w:szCs w:val="18"/>
              </w:rPr>
            </w:pPr>
          </w:p>
        </w:tc>
      </w:tr>
      <w:tr w:rsidR="000F29F6" w:rsidRPr="00DA4823" w14:paraId="67F4B34F" w14:textId="77777777" w:rsidTr="005370C6">
        <w:tc>
          <w:tcPr>
            <w:tcW w:w="590" w:type="dxa"/>
            <w:tcBorders>
              <w:top w:val="single" w:sz="4" w:space="0" w:color="000000"/>
            </w:tcBorders>
            <w:vAlign w:val="center"/>
          </w:tcPr>
          <w:p w14:paraId="67F4B34C"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07</w:t>
            </w:r>
          </w:p>
        </w:tc>
        <w:tc>
          <w:tcPr>
            <w:tcW w:w="4925" w:type="dxa"/>
            <w:gridSpan w:val="4"/>
            <w:tcBorders>
              <w:top w:val="single" w:sz="4" w:space="0" w:color="000000"/>
            </w:tcBorders>
            <w:vAlign w:val="center"/>
          </w:tcPr>
          <w:p w14:paraId="67F4B34D" w14:textId="4E3C0F9A" w:rsidR="000F29F6" w:rsidRPr="00DA4823" w:rsidRDefault="000F29F6" w:rsidP="00DA4823">
            <w:pPr>
              <w:rPr>
                <w:rFonts w:asciiTheme="minorHAnsi" w:hAnsiTheme="minorHAnsi"/>
                <w:sz w:val="18"/>
                <w:szCs w:val="18"/>
              </w:rPr>
            </w:pPr>
            <w:r w:rsidRPr="00DA4823">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67F4B34E"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&lt;&lt;user input, integer&gt;&gt; For entries &gt;1, duplicate lines B. 8-11</w:t>
            </w:r>
          </w:p>
        </w:tc>
      </w:tr>
      <w:tr w:rsidR="000F29F6" w:rsidRPr="00DA4823" w14:paraId="67F4B354" w14:textId="77777777" w:rsidTr="000D26AA">
        <w:tc>
          <w:tcPr>
            <w:tcW w:w="2765" w:type="dxa"/>
            <w:gridSpan w:val="3"/>
            <w:vAlign w:val="center"/>
          </w:tcPr>
          <w:p w14:paraId="67F4B350"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08</w:t>
            </w:r>
          </w:p>
        </w:tc>
        <w:tc>
          <w:tcPr>
            <w:tcW w:w="2750" w:type="dxa"/>
            <w:gridSpan w:val="2"/>
            <w:vAlign w:val="center"/>
          </w:tcPr>
          <w:p w14:paraId="67F4B351"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09</w:t>
            </w:r>
          </w:p>
        </w:tc>
        <w:tc>
          <w:tcPr>
            <w:tcW w:w="2750" w:type="dxa"/>
            <w:gridSpan w:val="2"/>
            <w:vAlign w:val="center"/>
          </w:tcPr>
          <w:p w14:paraId="67F4B352"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10</w:t>
            </w:r>
          </w:p>
        </w:tc>
        <w:tc>
          <w:tcPr>
            <w:tcW w:w="2751" w:type="dxa"/>
            <w:gridSpan w:val="2"/>
            <w:vAlign w:val="center"/>
          </w:tcPr>
          <w:p w14:paraId="67F4B353"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11</w:t>
            </w:r>
          </w:p>
        </w:tc>
      </w:tr>
      <w:tr w:rsidR="000F29F6" w:rsidRPr="00DA4823" w14:paraId="67F4B359" w14:textId="77777777" w:rsidTr="000D26AA">
        <w:tc>
          <w:tcPr>
            <w:tcW w:w="2765" w:type="dxa"/>
            <w:gridSpan w:val="3"/>
            <w:vAlign w:val="center"/>
          </w:tcPr>
          <w:p w14:paraId="67F4B355"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Fan Make</w:t>
            </w:r>
          </w:p>
        </w:tc>
        <w:tc>
          <w:tcPr>
            <w:tcW w:w="2750" w:type="dxa"/>
            <w:gridSpan w:val="2"/>
            <w:vAlign w:val="center"/>
          </w:tcPr>
          <w:p w14:paraId="67F4B356"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Fan Model</w:t>
            </w:r>
          </w:p>
        </w:tc>
        <w:tc>
          <w:tcPr>
            <w:tcW w:w="2750" w:type="dxa"/>
            <w:gridSpan w:val="2"/>
            <w:vAlign w:val="center"/>
          </w:tcPr>
          <w:p w14:paraId="67F4B357"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Fan Serial Number</w:t>
            </w:r>
          </w:p>
        </w:tc>
        <w:tc>
          <w:tcPr>
            <w:tcW w:w="2751" w:type="dxa"/>
            <w:gridSpan w:val="2"/>
            <w:vAlign w:val="center"/>
          </w:tcPr>
          <w:p w14:paraId="67F4B358" w14:textId="161EAC8D" w:rsidR="000F29F6" w:rsidRPr="00DA4823" w:rsidRDefault="000F29F6" w:rsidP="005370C6">
            <w:pPr>
              <w:jc w:val="center"/>
              <w:rPr>
                <w:rFonts w:asciiTheme="minorHAnsi" w:hAnsiTheme="minorHAnsi"/>
                <w:sz w:val="18"/>
                <w:szCs w:val="18"/>
              </w:rPr>
            </w:pPr>
            <w:r w:rsidRPr="00DA4823">
              <w:rPr>
                <w:rFonts w:asciiTheme="minorHAnsi" w:hAnsiTheme="minorHAnsi"/>
                <w:sz w:val="18"/>
                <w:szCs w:val="18"/>
              </w:rPr>
              <w:t xml:space="preserve">Fan </w:t>
            </w:r>
            <w:r w:rsidR="005370C6">
              <w:rPr>
                <w:rFonts w:asciiTheme="minorHAnsi" w:hAnsiTheme="minorHAnsi"/>
                <w:sz w:val="18"/>
                <w:szCs w:val="18"/>
              </w:rPr>
              <w:t>C</w:t>
            </w:r>
            <w:r w:rsidRPr="00DA4823">
              <w:rPr>
                <w:rFonts w:asciiTheme="minorHAnsi" w:hAnsiTheme="minorHAnsi"/>
                <w:sz w:val="18"/>
                <w:szCs w:val="18"/>
              </w:rPr>
              <w:t>onfiguration (rings)</w:t>
            </w:r>
          </w:p>
        </w:tc>
      </w:tr>
      <w:tr w:rsidR="000F29F6" w:rsidRPr="00DA4823" w14:paraId="67F4B35E" w14:textId="77777777" w:rsidTr="000D26AA">
        <w:tc>
          <w:tcPr>
            <w:tcW w:w="2765" w:type="dxa"/>
            <w:gridSpan w:val="3"/>
            <w:vAlign w:val="center"/>
          </w:tcPr>
          <w:p w14:paraId="67F4B35A"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maximum 50 characters&gt;&gt;</w:t>
            </w:r>
          </w:p>
        </w:tc>
        <w:tc>
          <w:tcPr>
            <w:tcW w:w="2750" w:type="dxa"/>
            <w:gridSpan w:val="2"/>
            <w:vAlign w:val="center"/>
          </w:tcPr>
          <w:p w14:paraId="67F4B35B"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maximum 50 characters&gt;&gt;</w:t>
            </w:r>
          </w:p>
        </w:tc>
        <w:tc>
          <w:tcPr>
            <w:tcW w:w="2750" w:type="dxa"/>
            <w:gridSpan w:val="2"/>
            <w:vAlign w:val="center"/>
          </w:tcPr>
          <w:p w14:paraId="67F4B35C"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maximum 50 characters&gt;&gt;</w:t>
            </w:r>
          </w:p>
        </w:tc>
        <w:tc>
          <w:tcPr>
            <w:tcW w:w="2751" w:type="dxa"/>
            <w:gridSpan w:val="2"/>
            <w:vAlign w:val="center"/>
          </w:tcPr>
          <w:p w14:paraId="67F4B35D" w14:textId="77777777" w:rsidR="000F29F6" w:rsidRPr="00DA4823" w:rsidRDefault="000F29F6" w:rsidP="00DA4823">
            <w:pPr>
              <w:jc w:val="center"/>
              <w:rPr>
                <w:rFonts w:asciiTheme="minorHAnsi" w:hAnsiTheme="minorHAnsi"/>
                <w:sz w:val="18"/>
                <w:szCs w:val="18"/>
              </w:rPr>
            </w:pPr>
            <w:r w:rsidRPr="00DA4823">
              <w:rPr>
                <w:rFonts w:asciiTheme="minorHAnsi" w:hAnsiTheme="minorHAnsi"/>
                <w:sz w:val="18"/>
                <w:szCs w:val="18"/>
              </w:rPr>
              <w:t>&lt;&lt;user input, text, maximum 50 characters&gt;&gt;</w:t>
            </w:r>
          </w:p>
        </w:tc>
      </w:tr>
      <w:tr w:rsidR="000F29F6" w:rsidRPr="00DA4823" w14:paraId="67F4B363" w14:textId="77777777" w:rsidTr="000D26AA">
        <w:tc>
          <w:tcPr>
            <w:tcW w:w="2765" w:type="dxa"/>
            <w:gridSpan w:val="3"/>
            <w:vAlign w:val="center"/>
          </w:tcPr>
          <w:p w14:paraId="67F4B35F" w14:textId="77777777" w:rsidR="000F29F6" w:rsidRPr="00DA4823" w:rsidRDefault="000F29F6" w:rsidP="00DA4823">
            <w:pPr>
              <w:jc w:val="center"/>
              <w:rPr>
                <w:rFonts w:asciiTheme="minorHAnsi" w:hAnsiTheme="minorHAnsi"/>
                <w:sz w:val="18"/>
                <w:szCs w:val="18"/>
              </w:rPr>
            </w:pPr>
          </w:p>
        </w:tc>
        <w:tc>
          <w:tcPr>
            <w:tcW w:w="2750" w:type="dxa"/>
            <w:gridSpan w:val="2"/>
            <w:vAlign w:val="center"/>
          </w:tcPr>
          <w:p w14:paraId="67F4B360" w14:textId="77777777" w:rsidR="000F29F6" w:rsidRPr="00DA4823" w:rsidRDefault="000F29F6" w:rsidP="00DA4823">
            <w:pPr>
              <w:jc w:val="center"/>
              <w:rPr>
                <w:rFonts w:asciiTheme="minorHAnsi" w:hAnsiTheme="minorHAnsi"/>
                <w:sz w:val="18"/>
                <w:szCs w:val="18"/>
              </w:rPr>
            </w:pPr>
          </w:p>
        </w:tc>
        <w:tc>
          <w:tcPr>
            <w:tcW w:w="2750" w:type="dxa"/>
            <w:gridSpan w:val="2"/>
            <w:vAlign w:val="center"/>
          </w:tcPr>
          <w:p w14:paraId="67F4B361" w14:textId="77777777" w:rsidR="000F29F6" w:rsidRPr="00DA4823" w:rsidRDefault="000F29F6" w:rsidP="00DA4823">
            <w:pPr>
              <w:jc w:val="center"/>
              <w:rPr>
                <w:rFonts w:asciiTheme="minorHAnsi" w:hAnsiTheme="minorHAnsi"/>
                <w:sz w:val="18"/>
                <w:szCs w:val="18"/>
              </w:rPr>
            </w:pPr>
          </w:p>
        </w:tc>
        <w:tc>
          <w:tcPr>
            <w:tcW w:w="2751" w:type="dxa"/>
            <w:gridSpan w:val="2"/>
            <w:vAlign w:val="center"/>
          </w:tcPr>
          <w:p w14:paraId="67F4B362" w14:textId="77777777" w:rsidR="000F29F6" w:rsidRPr="00DA4823" w:rsidRDefault="000F29F6" w:rsidP="00DA4823">
            <w:pPr>
              <w:jc w:val="center"/>
              <w:rPr>
                <w:rFonts w:asciiTheme="minorHAnsi" w:hAnsiTheme="minorHAnsi"/>
                <w:sz w:val="18"/>
                <w:szCs w:val="18"/>
              </w:rPr>
            </w:pPr>
          </w:p>
        </w:tc>
      </w:tr>
    </w:tbl>
    <w:p w14:paraId="67F4B364" w14:textId="77777777" w:rsidR="00277157" w:rsidRDefault="00277157" w:rsidP="00DA4823">
      <w:pPr>
        <w:rPr>
          <w:rFonts w:asciiTheme="minorHAnsi" w:hAnsiTheme="minorHAnsi"/>
          <w:sz w:val="18"/>
          <w:szCs w:val="18"/>
        </w:rPr>
      </w:pPr>
    </w:p>
    <w:tbl>
      <w:tblPr>
        <w:tblpPr w:leftFromText="180" w:rightFromText="180" w:vertAnchor="text" w:horzAnchor="margin" w:tblpY="88"/>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277157" w:rsidRPr="00DA4823" w14:paraId="67F4B366" w14:textId="77777777" w:rsidTr="00552C18">
        <w:tc>
          <w:tcPr>
            <w:tcW w:w="11016" w:type="dxa"/>
          </w:tcPr>
          <w:p w14:paraId="67F4B365" w14:textId="77777777" w:rsidR="00277157" w:rsidRPr="00DA4823" w:rsidRDefault="00277157" w:rsidP="00277157">
            <w:pPr>
              <w:rPr>
                <w:rFonts w:asciiTheme="minorHAnsi" w:hAnsiTheme="minorHAnsi"/>
                <w:b/>
                <w:sz w:val="18"/>
                <w:szCs w:val="18"/>
              </w:rPr>
            </w:pPr>
            <w:r w:rsidRPr="003C6DC1">
              <w:rPr>
                <w:rFonts w:asciiTheme="minorHAnsi" w:hAnsiTheme="minorHAnsi"/>
                <w:b/>
                <w:szCs w:val="18"/>
              </w:rPr>
              <w:t>ENV20a - Single Point Air Tightness Test With Manual Meter</w:t>
            </w:r>
          </w:p>
        </w:tc>
      </w:tr>
    </w:tbl>
    <w:p w14:paraId="67F4B367" w14:textId="77777777" w:rsidR="00277157" w:rsidRDefault="00277157" w:rsidP="00DA4823">
      <w:pPr>
        <w:rPr>
          <w:rFonts w:asciiTheme="minorHAnsi" w:hAnsiTheme="minorHAnsi"/>
          <w:sz w:val="18"/>
          <w:szCs w:val="18"/>
        </w:rPr>
      </w:pPr>
    </w:p>
    <w:p w14:paraId="67F4B368" w14:textId="77777777" w:rsidR="00AC5BE8" w:rsidRPr="00DA4823" w:rsidRDefault="00AC5BE8" w:rsidP="00DA4823">
      <w:pPr>
        <w:rPr>
          <w:rFonts w:asciiTheme="minorHAnsi" w:hAnsiTheme="minorHAnsi"/>
          <w:sz w:val="18"/>
          <w:szCs w:val="18"/>
        </w:rPr>
      </w:pPr>
    </w:p>
    <w:p w14:paraId="67F4B369"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br w:type="page"/>
      </w: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0F29F6" w:rsidRPr="00DA4823" w14:paraId="67F4B36B" w14:textId="77777777" w:rsidTr="00CD47B4">
        <w:tc>
          <w:tcPr>
            <w:tcW w:w="11018" w:type="dxa"/>
            <w:gridSpan w:val="3"/>
          </w:tcPr>
          <w:p w14:paraId="67F4B36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6DC1">
              <w:rPr>
                <w:rFonts w:asciiTheme="minorHAnsi" w:hAnsiTheme="minorHAnsi"/>
                <w:b/>
                <w:szCs w:val="18"/>
              </w:rPr>
              <w:lastRenderedPageBreak/>
              <w:t>C. Envelope Leakage Diagnostic Test</w:t>
            </w:r>
          </w:p>
        </w:tc>
      </w:tr>
      <w:tr w:rsidR="000F29F6" w:rsidRPr="00DA4823" w14:paraId="67F4B36F" w14:textId="77777777" w:rsidTr="00CD47B4">
        <w:tc>
          <w:tcPr>
            <w:tcW w:w="590" w:type="dxa"/>
            <w:vAlign w:val="center"/>
          </w:tcPr>
          <w:p w14:paraId="67F4B36C"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01</w:t>
            </w:r>
          </w:p>
        </w:tc>
        <w:tc>
          <w:tcPr>
            <w:tcW w:w="4651" w:type="dxa"/>
            <w:vAlign w:val="center"/>
          </w:tcPr>
          <w:p w14:paraId="67F4B36D" w14:textId="74709AD1" w:rsidR="000F29F6" w:rsidRPr="00DA4823" w:rsidRDefault="000F29F6" w:rsidP="005370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Time </w:t>
            </w:r>
            <w:r w:rsidR="005370C6">
              <w:rPr>
                <w:rFonts w:asciiTheme="minorHAnsi" w:hAnsiTheme="minorHAnsi"/>
                <w:sz w:val="18"/>
                <w:szCs w:val="18"/>
              </w:rPr>
              <w:t>A</w:t>
            </w:r>
            <w:r w:rsidRPr="00DA4823">
              <w:rPr>
                <w:rFonts w:asciiTheme="minorHAnsi" w:hAnsiTheme="minorHAnsi"/>
                <w:sz w:val="18"/>
                <w:szCs w:val="18"/>
              </w:rPr>
              <w:t xml:space="preserve">verage </w:t>
            </w:r>
            <w:r w:rsidR="005370C6">
              <w:rPr>
                <w:rFonts w:asciiTheme="minorHAnsi" w:hAnsiTheme="minorHAnsi"/>
                <w:sz w:val="18"/>
                <w:szCs w:val="18"/>
              </w:rPr>
              <w:t>P</w:t>
            </w:r>
            <w:r w:rsidRPr="00DA4823">
              <w:rPr>
                <w:rFonts w:asciiTheme="minorHAnsi" w:hAnsiTheme="minorHAnsi"/>
                <w:sz w:val="18"/>
                <w:szCs w:val="18"/>
              </w:rPr>
              <w:t xml:space="preserve">eriod of </w:t>
            </w:r>
            <w:r w:rsidR="005370C6">
              <w:rPr>
                <w:rFonts w:asciiTheme="minorHAnsi" w:hAnsiTheme="minorHAnsi"/>
                <w:sz w:val="18"/>
                <w:szCs w:val="18"/>
              </w:rPr>
              <w:t>M</w:t>
            </w:r>
            <w:r w:rsidRPr="00DA4823">
              <w:rPr>
                <w:rFonts w:asciiTheme="minorHAnsi" w:hAnsiTheme="minorHAnsi"/>
                <w:sz w:val="18"/>
                <w:szCs w:val="18"/>
              </w:rPr>
              <w:t>eter</w:t>
            </w:r>
          </w:p>
        </w:tc>
        <w:tc>
          <w:tcPr>
            <w:tcW w:w="5777" w:type="dxa"/>
            <w:vAlign w:val="center"/>
          </w:tcPr>
          <w:p w14:paraId="67F4B36E"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entry but must be no less than 10, in second&gt;&gt;</w:t>
            </w:r>
          </w:p>
        </w:tc>
      </w:tr>
      <w:tr w:rsidR="000F29F6" w:rsidRPr="00DA4823" w14:paraId="67F4B374" w14:textId="77777777" w:rsidTr="00CD47B4">
        <w:tc>
          <w:tcPr>
            <w:tcW w:w="590" w:type="dxa"/>
            <w:vAlign w:val="center"/>
          </w:tcPr>
          <w:p w14:paraId="67F4B370"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02</w:t>
            </w:r>
          </w:p>
        </w:tc>
        <w:tc>
          <w:tcPr>
            <w:tcW w:w="4651" w:type="dxa"/>
            <w:vAlign w:val="center"/>
          </w:tcPr>
          <w:p w14:paraId="67F4B371" w14:textId="450209C4"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Test Methodology</w:t>
            </w:r>
          </w:p>
        </w:tc>
        <w:tc>
          <w:tcPr>
            <w:tcW w:w="5777" w:type="dxa"/>
            <w:vAlign w:val="center"/>
          </w:tcPr>
          <w:p w14:paraId="67F4B372" w14:textId="77777777" w:rsidR="000F29F6" w:rsidRPr="00DA4823" w:rsidRDefault="000F29F6" w:rsidP="00DA4823">
            <w:pPr>
              <w:rPr>
                <w:rFonts w:asciiTheme="minorHAnsi" w:hAnsiTheme="minorHAnsi"/>
                <w:sz w:val="18"/>
                <w:szCs w:val="18"/>
              </w:rPr>
            </w:pPr>
            <w:r w:rsidRPr="00DA4823">
              <w:rPr>
                <w:rFonts w:asciiTheme="minorHAnsi" w:hAnsiTheme="minorHAnsi"/>
                <w:sz w:val="18"/>
                <w:szCs w:val="18"/>
              </w:rPr>
              <w:t>&lt;&lt;user input, pull down list:</w:t>
            </w:r>
          </w:p>
          <w:p w14:paraId="67F4B373"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Pressurization; Depressurization</w:t>
            </w:r>
          </w:p>
        </w:tc>
      </w:tr>
      <w:tr w:rsidR="000F29F6" w:rsidRPr="00DA4823" w14:paraId="67F4B378" w14:textId="77777777" w:rsidTr="00CD47B4">
        <w:tc>
          <w:tcPr>
            <w:tcW w:w="590" w:type="dxa"/>
            <w:vAlign w:val="center"/>
          </w:tcPr>
          <w:p w14:paraId="67F4B375"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03</w:t>
            </w:r>
          </w:p>
        </w:tc>
        <w:tc>
          <w:tcPr>
            <w:tcW w:w="4651" w:type="dxa"/>
            <w:vAlign w:val="center"/>
          </w:tcPr>
          <w:p w14:paraId="67F4B376" w14:textId="7A3D70DA"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#1</w:t>
            </w:r>
          </w:p>
        </w:tc>
        <w:tc>
          <w:tcPr>
            <w:tcW w:w="5777" w:type="dxa"/>
            <w:vAlign w:val="center"/>
          </w:tcPr>
          <w:p w14:paraId="67F4B377"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entry, Pa&gt;&gt; (Resolution of 0.1 Pa)</w:t>
            </w:r>
          </w:p>
        </w:tc>
      </w:tr>
      <w:tr w:rsidR="000F29F6" w:rsidRPr="00DA4823" w14:paraId="67F4B37C" w14:textId="77777777" w:rsidTr="00CD47B4">
        <w:tc>
          <w:tcPr>
            <w:tcW w:w="590" w:type="dxa"/>
            <w:vAlign w:val="center"/>
          </w:tcPr>
          <w:p w14:paraId="67F4B379"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04</w:t>
            </w:r>
          </w:p>
        </w:tc>
        <w:tc>
          <w:tcPr>
            <w:tcW w:w="4651" w:type="dxa"/>
            <w:vAlign w:val="center"/>
          </w:tcPr>
          <w:p w14:paraId="67F4B37A" w14:textId="221F546E"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#2</w:t>
            </w:r>
          </w:p>
        </w:tc>
        <w:tc>
          <w:tcPr>
            <w:tcW w:w="5777" w:type="dxa"/>
            <w:vAlign w:val="center"/>
          </w:tcPr>
          <w:p w14:paraId="67F4B37B"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entry, Pa&gt;&gt; (Resolution of 0.1 Pa)</w:t>
            </w:r>
          </w:p>
        </w:tc>
      </w:tr>
      <w:tr w:rsidR="000F29F6" w:rsidRPr="00DA4823" w14:paraId="67F4B380" w14:textId="77777777" w:rsidTr="00CD47B4">
        <w:tc>
          <w:tcPr>
            <w:tcW w:w="590" w:type="dxa"/>
            <w:vAlign w:val="center"/>
          </w:tcPr>
          <w:p w14:paraId="67F4B37D"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05</w:t>
            </w:r>
          </w:p>
        </w:tc>
        <w:tc>
          <w:tcPr>
            <w:tcW w:w="4651" w:type="dxa"/>
            <w:vAlign w:val="center"/>
          </w:tcPr>
          <w:p w14:paraId="67F4B37E" w14:textId="26F6D5C1"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#3</w:t>
            </w:r>
          </w:p>
        </w:tc>
        <w:tc>
          <w:tcPr>
            <w:tcW w:w="5777" w:type="dxa"/>
            <w:vAlign w:val="center"/>
          </w:tcPr>
          <w:p w14:paraId="67F4B37F"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entry, Pa&gt;&gt; (Resolution of 0.1 Pa)</w:t>
            </w:r>
          </w:p>
        </w:tc>
      </w:tr>
      <w:tr w:rsidR="000F29F6" w:rsidRPr="00DA4823" w14:paraId="67F4B384" w14:textId="77777777" w:rsidTr="00CD47B4">
        <w:tc>
          <w:tcPr>
            <w:tcW w:w="590" w:type="dxa"/>
            <w:vAlign w:val="center"/>
          </w:tcPr>
          <w:p w14:paraId="67F4B381"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06</w:t>
            </w:r>
          </w:p>
        </w:tc>
        <w:tc>
          <w:tcPr>
            <w:tcW w:w="4651" w:type="dxa"/>
            <w:vAlign w:val="center"/>
          </w:tcPr>
          <w:p w14:paraId="67F4B382" w14:textId="66732620"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#4</w:t>
            </w:r>
          </w:p>
        </w:tc>
        <w:tc>
          <w:tcPr>
            <w:tcW w:w="5777" w:type="dxa"/>
            <w:vAlign w:val="center"/>
          </w:tcPr>
          <w:p w14:paraId="67F4B383"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entry, Pa&gt;&gt; (Resolution of 0.1 Pa)</w:t>
            </w:r>
          </w:p>
        </w:tc>
      </w:tr>
      <w:tr w:rsidR="000F29F6" w:rsidRPr="00DA4823" w14:paraId="67F4B388" w14:textId="77777777" w:rsidTr="00CD47B4">
        <w:tc>
          <w:tcPr>
            <w:tcW w:w="590" w:type="dxa"/>
            <w:vAlign w:val="center"/>
          </w:tcPr>
          <w:p w14:paraId="67F4B385"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07</w:t>
            </w:r>
          </w:p>
        </w:tc>
        <w:tc>
          <w:tcPr>
            <w:tcW w:w="4651" w:type="dxa"/>
            <w:vAlign w:val="center"/>
          </w:tcPr>
          <w:p w14:paraId="67F4B386" w14:textId="6A8A91BC"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Building Pressure Reading #5</w:t>
            </w:r>
          </w:p>
        </w:tc>
        <w:tc>
          <w:tcPr>
            <w:tcW w:w="5777" w:type="dxa"/>
            <w:vAlign w:val="center"/>
          </w:tcPr>
          <w:p w14:paraId="67F4B387"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entry, Pa&gt;&gt; (Resolution of 0.1 Pa)</w:t>
            </w:r>
          </w:p>
        </w:tc>
      </w:tr>
      <w:tr w:rsidR="000F29F6" w:rsidRPr="00DA4823" w14:paraId="67F4B38C" w14:textId="77777777" w:rsidTr="00CD47B4">
        <w:tc>
          <w:tcPr>
            <w:tcW w:w="590" w:type="dxa"/>
            <w:vAlign w:val="center"/>
          </w:tcPr>
          <w:p w14:paraId="67F4B389"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08</w:t>
            </w:r>
          </w:p>
        </w:tc>
        <w:tc>
          <w:tcPr>
            <w:tcW w:w="4651" w:type="dxa"/>
            <w:vAlign w:val="center"/>
          </w:tcPr>
          <w:p w14:paraId="67F4B38A" w14:textId="6105B9A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Baseline Range</w:t>
            </w:r>
          </w:p>
        </w:tc>
        <w:tc>
          <w:tcPr>
            <w:tcW w:w="5777" w:type="dxa"/>
            <w:vAlign w:val="center"/>
          </w:tcPr>
          <w:p w14:paraId="67F4B38B"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&lt;&lt;calculated, subtract the lowest of rows C. 3-7 from the highest of rows C. 3-7&gt;&gt;</w:t>
            </w:r>
          </w:p>
        </w:tc>
      </w:tr>
      <w:tr w:rsidR="000F29F6" w:rsidRPr="00DA4823" w14:paraId="67F4B390" w14:textId="77777777" w:rsidTr="00CD47B4">
        <w:tc>
          <w:tcPr>
            <w:tcW w:w="590" w:type="dxa"/>
            <w:vAlign w:val="center"/>
          </w:tcPr>
          <w:p w14:paraId="67F4B38D"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09</w:t>
            </w:r>
          </w:p>
        </w:tc>
        <w:tc>
          <w:tcPr>
            <w:tcW w:w="4651" w:type="dxa"/>
            <w:vAlign w:val="center"/>
          </w:tcPr>
          <w:p w14:paraId="67F4B38E" w14:textId="33B02C23"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Accuracy Level</w:t>
            </w:r>
          </w:p>
        </w:tc>
        <w:tc>
          <w:tcPr>
            <w:tcW w:w="5777" w:type="dxa"/>
            <w:vAlign w:val="center"/>
          </w:tcPr>
          <w:p w14:paraId="67F4B38F"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&lt;&lt;calculated, if row C. 8 &lt; 5.0, then “Standard”; if row C. 8 ≥ 5 and ≤ 10, then “Reduced”, if row C. 8 &gt; 10, “cannot use single-point test”, do not proceed.&gt;&gt;</w:t>
            </w:r>
          </w:p>
        </w:tc>
      </w:tr>
      <w:tr w:rsidR="000F29F6" w:rsidRPr="00DA4823" w14:paraId="67F4B394" w14:textId="77777777" w:rsidTr="00CD47B4">
        <w:tc>
          <w:tcPr>
            <w:tcW w:w="590" w:type="dxa"/>
            <w:vAlign w:val="center"/>
          </w:tcPr>
          <w:p w14:paraId="67F4B391"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10</w:t>
            </w:r>
          </w:p>
        </w:tc>
        <w:tc>
          <w:tcPr>
            <w:tcW w:w="4651" w:type="dxa"/>
            <w:vAlign w:val="center"/>
          </w:tcPr>
          <w:p w14:paraId="67F4B392" w14:textId="79EC9B8E"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Average Baseline Building Pressure Reading</w:t>
            </w:r>
            <w:ins w:id="12" w:author="Shewmaker, Michael@Energy" w:date="2016-03-29T14:24:00Z">
              <w:r w:rsidR="001418C1">
                <w:rPr>
                  <w:rFonts w:asciiTheme="minorHAnsi" w:hAnsiTheme="minorHAnsi"/>
                  <w:sz w:val="18"/>
                  <w:szCs w:val="18"/>
                </w:rPr>
                <w:t xml:space="preserve"> (Pa)</w:t>
              </w:r>
            </w:ins>
          </w:p>
        </w:tc>
        <w:tc>
          <w:tcPr>
            <w:tcW w:w="5777" w:type="dxa"/>
            <w:vAlign w:val="center"/>
          </w:tcPr>
          <w:p w14:paraId="67F4B393"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 calculated average rows C. 3-7&gt;&gt;</w:t>
            </w:r>
          </w:p>
        </w:tc>
      </w:tr>
      <w:tr w:rsidR="000F29F6" w:rsidRPr="00DA4823" w14:paraId="67F4B398" w14:textId="77777777" w:rsidTr="00CD47B4">
        <w:tc>
          <w:tcPr>
            <w:tcW w:w="590" w:type="dxa"/>
            <w:vAlign w:val="center"/>
          </w:tcPr>
          <w:p w14:paraId="67F4B395"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11</w:t>
            </w:r>
          </w:p>
        </w:tc>
        <w:tc>
          <w:tcPr>
            <w:tcW w:w="4651" w:type="dxa"/>
            <w:vAlign w:val="center"/>
          </w:tcPr>
          <w:p w14:paraId="67F4B396" w14:textId="0518979E" w:rsidR="000F29F6" w:rsidRPr="00DA4823" w:rsidRDefault="000F29F6" w:rsidP="005370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Pre-</w:t>
            </w:r>
            <w:r w:rsidR="005370C6">
              <w:rPr>
                <w:rFonts w:asciiTheme="minorHAnsi" w:hAnsiTheme="minorHAnsi"/>
                <w:sz w:val="18"/>
                <w:szCs w:val="18"/>
              </w:rPr>
              <w:t>T</w:t>
            </w:r>
            <w:r w:rsidRPr="00DA4823">
              <w:rPr>
                <w:rFonts w:asciiTheme="minorHAnsi" w:hAnsiTheme="minorHAnsi"/>
                <w:sz w:val="18"/>
                <w:szCs w:val="18"/>
              </w:rPr>
              <w:t xml:space="preserve">est </w:t>
            </w:r>
            <w:r w:rsidR="005370C6">
              <w:rPr>
                <w:rFonts w:asciiTheme="minorHAnsi" w:hAnsiTheme="minorHAnsi"/>
                <w:sz w:val="18"/>
                <w:szCs w:val="18"/>
              </w:rPr>
              <w:t>B</w:t>
            </w:r>
            <w:r w:rsidRPr="00DA4823">
              <w:rPr>
                <w:rFonts w:asciiTheme="minorHAnsi" w:hAnsiTheme="minorHAnsi"/>
                <w:sz w:val="18"/>
                <w:szCs w:val="18"/>
              </w:rPr>
              <w:t xml:space="preserve">aseline </w:t>
            </w:r>
            <w:r w:rsidR="005370C6">
              <w:rPr>
                <w:rFonts w:asciiTheme="minorHAnsi" w:hAnsiTheme="minorHAnsi"/>
                <w:sz w:val="18"/>
                <w:szCs w:val="18"/>
              </w:rPr>
              <w:t>B</w:t>
            </w:r>
            <w:r w:rsidRPr="00DA4823">
              <w:rPr>
                <w:rFonts w:asciiTheme="minorHAnsi" w:hAnsiTheme="minorHAnsi"/>
                <w:sz w:val="18"/>
                <w:szCs w:val="18"/>
              </w:rPr>
              <w:t xml:space="preserve">uilding </w:t>
            </w:r>
            <w:r w:rsidR="005370C6">
              <w:rPr>
                <w:rFonts w:asciiTheme="minorHAnsi" w:hAnsiTheme="minorHAnsi"/>
                <w:sz w:val="18"/>
                <w:szCs w:val="18"/>
              </w:rPr>
              <w:t>P</w:t>
            </w:r>
            <w:r w:rsidRPr="00DA4823">
              <w:rPr>
                <w:rFonts w:asciiTheme="minorHAnsi" w:hAnsiTheme="minorHAnsi"/>
                <w:sz w:val="18"/>
                <w:szCs w:val="18"/>
              </w:rPr>
              <w:t>ressure</w:t>
            </w:r>
            <w:ins w:id="13" w:author="Shewmaker, Michael@Energy" w:date="2016-03-29T14:24:00Z">
              <w:r w:rsidR="001418C1">
                <w:rPr>
                  <w:rFonts w:asciiTheme="minorHAnsi" w:hAnsiTheme="minorHAnsi"/>
                  <w:sz w:val="18"/>
                  <w:szCs w:val="18"/>
                </w:rPr>
                <w:t xml:space="preserve"> (Pa)</w:t>
              </w:r>
            </w:ins>
          </w:p>
        </w:tc>
        <w:tc>
          <w:tcPr>
            <w:tcW w:w="5777" w:type="dxa"/>
            <w:vAlign w:val="center"/>
          </w:tcPr>
          <w:p w14:paraId="67F4B397"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input OR row C. 10, Pa&gt;&gt;</w:t>
            </w:r>
          </w:p>
        </w:tc>
      </w:tr>
      <w:tr w:rsidR="000F29F6" w:rsidRPr="00DA4823" w14:paraId="67F4B39C" w14:textId="77777777" w:rsidTr="00CD47B4">
        <w:tc>
          <w:tcPr>
            <w:tcW w:w="590" w:type="dxa"/>
            <w:vAlign w:val="center"/>
          </w:tcPr>
          <w:p w14:paraId="67F4B399" w14:textId="77777777" w:rsidR="000F29F6" w:rsidRPr="00DA4823" w:rsidDel="0092568A"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12</w:t>
            </w:r>
          </w:p>
        </w:tc>
        <w:tc>
          <w:tcPr>
            <w:tcW w:w="4651" w:type="dxa"/>
            <w:vAlign w:val="center"/>
          </w:tcPr>
          <w:p w14:paraId="67F4B39A" w14:textId="1B7D33A2"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Unadjusted Building Pressure Target</w:t>
            </w:r>
            <w:ins w:id="14" w:author="Shewmaker, Michael@Energy" w:date="2016-03-29T14:24:00Z">
              <w:r w:rsidR="001418C1">
                <w:rPr>
                  <w:rFonts w:asciiTheme="minorHAnsi" w:hAnsiTheme="minorHAnsi"/>
                  <w:sz w:val="18"/>
                  <w:szCs w:val="18"/>
                </w:rPr>
                <w:t xml:space="preserve"> (Pa)</w:t>
              </w:r>
            </w:ins>
          </w:p>
        </w:tc>
        <w:tc>
          <w:tcPr>
            <w:tcW w:w="5777" w:type="dxa"/>
            <w:vAlign w:val="center"/>
          </w:tcPr>
          <w:p w14:paraId="67F4B39B"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&lt;&lt;calculated value: if C. 2 equal to Pressurization use equation, 50 + row C</w:t>
            </w:r>
            <w:r w:rsidR="00FE0445" w:rsidRPr="00DA4823">
              <w:rPr>
                <w:rFonts w:asciiTheme="minorHAnsi" w:hAnsiTheme="minorHAnsi"/>
                <w:sz w:val="18"/>
                <w:szCs w:val="18"/>
              </w:rPr>
              <w:t>. 11</w:t>
            </w:r>
            <w:r w:rsidRPr="00DA4823">
              <w:rPr>
                <w:rFonts w:asciiTheme="minorHAnsi" w:hAnsiTheme="minorHAnsi"/>
                <w:sz w:val="18"/>
                <w:szCs w:val="18"/>
              </w:rPr>
              <w:t>; if C. 2 equal to Depressurization use equation, -50 + row C .</w:t>
            </w:r>
            <w:r w:rsidRPr="00DA4823" w:rsidDel="00EB7663">
              <w:rPr>
                <w:rFonts w:asciiTheme="minorHAnsi" w:hAnsiTheme="minorHAnsi"/>
                <w:sz w:val="18"/>
                <w:szCs w:val="18"/>
              </w:rPr>
              <w:t xml:space="preserve"> </w:t>
            </w:r>
            <w:r w:rsidR="00FE0445" w:rsidRPr="00DA4823">
              <w:rPr>
                <w:rFonts w:asciiTheme="minorHAnsi" w:hAnsiTheme="minorHAnsi"/>
                <w:sz w:val="18"/>
                <w:szCs w:val="18"/>
              </w:rPr>
              <w:t>11</w:t>
            </w:r>
            <w:r w:rsidRPr="00DA4823">
              <w:rPr>
                <w:rFonts w:asciiTheme="minorHAnsi" w:hAnsiTheme="minorHAnsi"/>
                <w:sz w:val="18"/>
                <w:szCs w:val="18"/>
              </w:rPr>
              <w:t>&gt;&gt; (Resolution of 0.1 Pa)</w:t>
            </w:r>
          </w:p>
        </w:tc>
      </w:tr>
      <w:tr w:rsidR="000F29F6" w:rsidRPr="00DA4823" w14:paraId="67F4B3A0" w14:textId="77777777" w:rsidTr="00CD47B4">
        <w:tc>
          <w:tcPr>
            <w:tcW w:w="590" w:type="dxa"/>
            <w:vAlign w:val="center"/>
          </w:tcPr>
          <w:p w14:paraId="67F4B39D" w14:textId="77777777" w:rsidR="000F29F6" w:rsidRPr="00DA4823" w:rsidDel="0092568A"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13</w:t>
            </w:r>
          </w:p>
        </w:tc>
        <w:tc>
          <w:tcPr>
            <w:tcW w:w="4651" w:type="dxa"/>
            <w:vAlign w:val="center"/>
          </w:tcPr>
          <w:p w14:paraId="67F4B39E" w14:textId="2D32A046"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Unadjusted Building Pressure Measured</w:t>
            </w:r>
            <w:ins w:id="15" w:author="Shewmaker, Michael@Energy" w:date="2016-03-29T14:24:00Z">
              <w:r w:rsidR="001418C1">
                <w:rPr>
                  <w:rFonts w:asciiTheme="minorHAnsi" w:hAnsiTheme="minorHAnsi"/>
                  <w:sz w:val="18"/>
                  <w:szCs w:val="18"/>
                </w:rPr>
                <w:t xml:space="preserve"> (Pa)</w:t>
              </w:r>
            </w:ins>
          </w:p>
        </w:tc>
        <w:tc>
          <w:tcPr>
            <w:tcW w:w="5777" w:type="dxa"/>
            <w:vAlign w:val="center"/>
          </w:tcPr>
          <w:p w14:paraId="67F4B39F" w14:textId="35A564DC"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entered value, Pa</w:t>
            </w:r>
            <w:ins w:id="16" w:author="Shewmaker, Michael@Energy" w:date="2016-03-29T14:24:00Z">
              <w:r w:rsidR="001418C1">
                <w:rPr>
                  <w:rFonts w:asciiTheme="minorHAnsi" w:hAnsiTheme="minorHAnsi"/>
                  <w:sz w:val="18"/>
                  <w:szCs w:val="18"/>
                </w:rPr>
                <w:t xml:space="preserve">; if C02 = depressurization then value must be &gt; -75; </w:t>
              </w:r>
              <w:proofErr w:type="spellStart"/>
              <w:r w:rsidR="001418C1">
                <w:rPr>
                  <w:rFonts w:asciiTheme="minorHAnsi" w:hAnsiTheme="minorHAnsi"/>
                  <w:sz w:val="18"/>
                  <w:szCs w:val="18"/>
                </w:rPr>
                <w:t>elseif</w:t>
              </w:r>
              <w:proofErr w:type="spellEnd"/>
              <w:r w:rsidR="001418C1">
                <w:rPr>
                  <w:rFonts w:asciiTheme="minorHAnsi" w:hAnsiTheme="minorHAnsi"/>
                  <w:sz w:val="18"/>
                  <w:szCs w:val="18"/>
                </w:rPr>
                <w:t xml:space="preserve"> C02 = pressurization then valu</w:t>
              </w:r>
            </w:ins>
            <w:ins w:id="17" w:author="Shewmaker, Michael@Energy" w:date="2016-08-26T11:29:00Z">
              <w:r w:rsidR="00322E7A">
                <w:rPr>
                  <w:rFonts w:asciiTheme="minorHAnsi" w:hAnsiTheme="minorHAnsi"/>
                  <w:sz w:val="18"/>
                  <w:szCs w:val="18"/>
                </w:rPr>
                <w:t>e</w:t>
              </w:r>
            </w:ins>
            <w:ins w:id="18" w:author="Shewmaker, Michael@Energy" w:date="2016-03-29T14:24:00Z">
              <w:r w:rsidR="001418C1">
                <w:rPr>
                  <w:rFonts w:asciiTheme="minorHAnsi" w:hAnsiTheme="minorHAnsi"/>
                  <w:sz w:val="18"/>
                  <w:szCs w:val="18"/>
                </w:rPr>
                <w:t xml:space="preserve"> must be &lt; 75; else report “Measured building pressure greatly exceeds target – </w:t>
              </w:r>
              <w:r w:rsidR="001418C1">
                <w:rPr>
                  <w:rFonts w:asciiTheme="minorHAnsi" w:hAnsiTheme="minorHAnsi"/>
                  <w:b/>
                  <w:sz w:val="18"/>
                  <w:szCs w:val="18"/>
                </w:rPr>
                <w:t>Do Not Proceed</w:t>
              </w:r>
              <w:r w:rsidR="001418C1">
                <w:rPr>
                  <w:rFonts w:asciiTheme="minorHAnsi" w:hAnsiTheme="minorHAnsi"/>
                  <w:sz w:val="18"/>
                  <w:szCs w:val="18"/>
                </w:rPr>
                <w:t>”</w:t>
              </w:r>
            </w:ins>
            <w:r w:rsidRPr="00DA4823">
              <w:rPr>
                <w:rFonts w:asciiTheme="minorHAnsi" w:hAnsiTheme="minorHAnsi"/>
                <w:sz w:val="18"/>
                <w:szCs w:val="18"/>
              </w:rPr>
              <w:t>&gt;&gt;</w:t>
            </w:r>
          </w:p>
        </w:tc>
      </w:tr>
      <w:tr w:rsidR="000F29F6" w:rsidRPr="00DA4823" w14:paraId="67F4B3A4" w14:textId="77777777" w:rsidTr="00CD47B4">
        <w:tc>
          <w:tcPr>
            <w:tcW w:w="590" w:type="dxa"/>
            <w:vAlign w:val="center"/>
          </w:tcPr>
          <w:p w14:paraId="67F4B3A1"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14</w:t>
            </w:r>
          </w:p>
        </w:tc>
        <w:tc>
          <w:tcPr>
            <w:tcW w:w="4651" w:type="dxa"/>
            <w:vAlign w:val="center"/>
          </w:tcPr>
          <w:p w14:paraId="67F4B3A2" w14:textId="1C3F1C61" w:rsidR="000F29F6" w:rsidRPr="00DA4823" w:rsidRDefault="000F29F6" w:rsidP="005370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Induced </w:t>
            </w:r>
            <w:r w:rsidR="005370C6">
              <w:rPr>
                <w:rFonts w:asciiTheme="minorHAnsi" w:hAnsiTheme="minorHAnsi"/>
                <w:sz w:val="18"/>
                <w:szCs w:val="18"/>
              </w:rPr>
              <w:t>B</w:t>
            </w:r>
            <w:r w:rsidRPr="00DA4823">
              <w:rPr>
                <w:rFonts w:asciiTheme="minorHAnsi" w:hAnsiTheme="minorHAnsi"/>
                <w:sz w:val="18"/>
                <w:szCs w:val="18"/>
              </w:rPr>
              <w:t xml:space="preserve">uilding </w:t>
            </w:r>
            <w:r w:rsidR="005370C6">
              <w:rPr>
                <w:rFonts w:asciiTheme="minorHAnsi" w:hAnsiTheme="minorHAnsi"/>
                <w:sz w:val="18"/>
                <w:szCs w:val="18"/>
              </w:rPr>
              <w:t>P</w:t>
            </w:r>
            <w:r w:rsidRPr="00DA4823">
              <w:rPr>
                <w:rFonts w:asciiTheme="minorHAnsi" w:hAnsiTheme="minorHAnsi"/>
                <w:sz w:val="18"/>
                <w:szCs w:val="18"/>
              </w:rPr>
              <w:t xml:space="preserve">ressure </w:t>
            </w:r>
            <w:r w:rsidR="005370C6">
              <w:rPr>
                <w:rFonts w:asciiTheme="minorHAnsi" w:hAnsiTheme="minorHAnsi"/>
                <w:sz w:val="18"/>
                <w:szCs w:val="18"/>
              </w:rPr>
              <w:t>C</w:t>
            </w:r>
            <w:r w:rsidRPr="00DA4823">
              <w:rPr>
                <w:rFonts w:asciiTheme="minorHAnsi" w:hAnsiTheme="minorHAnsi"/>
                <w:sz w:val="18"/>
                <w:szCs w:val="18"/>
              </w:rPr>
              <w:t>heck</w:t>
            </w:r>
          </w:p>
        </w:tc>
        <w:tc>
          <w:tcPr>
            <w:tcW w:w="5777" w:type="dxa"/>
            <w:vAlign w:val="center"/>
          </w:tcPr>
          <w:p w14:paraId="67F4B3A3" w14:textId="32F9F1A0" w:rsidR="000F29F6" w:rsidRPr="00DA4823" w:rsidRDefault="001418C1"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ins w:id="19" w:author="Shewmaker, Michael@Energy" w:date="2016-03-29T14:24:00Z">
              <w:r>
                <w:rPr>
                  <w:rFonts w:asciiTheme="minorHAnsi" w:hAnsiTheme="minorHAnsi"/>
                  <w:sz w:val="18"/>
                  <w:szCs w:val="18"/>
                </w:rPr>
                <w:t>&lt;&lt;calculated value, [absolute value (row C. 13 – row C. 11)],</w:t>
              </w:r>
              <w:r>
                <w:rPr>
                  <w:sz w:val="18"/>
                  <w:szCs w:val="18"/>
                </w:rPr>
                <w:t xml:space="preserve"> </w:t>
              </w:r>
              <w:r>
                <w:rPr>
                  <w:rFonts w:asciiTheme="minorHAnsi" w:hAnsiTheme="minorHAnsi"/>
                  <w:sz w:val="18"/>
                  <w:szCs w:val="18"/>
                </w:rPr>
                <w:t xml:space="preserve">if equal to or greater than </w:t>
              </w:r>
              <w:r>
                <w:rPr>
                  <w:sz w:val="18"/>
                  <w:szCs w:val="18"/>
                </w:rPr>
                <w:t xml:space="preserve">([absolute value (C.11 * 4)] + </w:t>
              </w:r>
              <w:r>
                <w:rPr>
                  <w:rFonts w:asciiTheme="minorHAnsi" w:hAnsiTheme="minorHAnsi"/>
                  <w:sz w:val="18"/>
                  <w:szCs w:val="18"/>
                </w:rPr>
                <w:t>15 Pa</w:t>
              </w:r>
              <w:r>
                <w:rPr>
                  <w:sz w:val="18"/>
                  <w:szCs w:val="18"/>
                </w:rPr>
                <w:t>)</w:t>
              </w:r>
              <w:r>
                <w:rPr>
                  <w:rFonts w:asciiTheme="minorHAnsi" w:hAnsiTheme="minorHAnsi"/>
                  <w:sz w:val="18"/>
                  <w:szCs w:val="18"/>
                </w:rPr>
                <w:t>, report “Induced pressure within r</w:t>
              </w:r>
              <w:r>
                <w:rPr>
                  <w:sz w:val="18"/>
                  <w:szCs w:val="18"/>
                </w:rPr>
                <w:t xml:space="preserve">ange for single point test; else </w:t>
              </w:r>
              <w:r>
                <w:rPr>
                  <w:rFonts w:asciiTheme="minorHAnsi" w:hAnsiTheme="minorHAnsi"/>
                  <w:sz w:val="18"/>
                  <w:szCs w:val="18"/>
                </w:rPr>
                <w:t xml:space="preserve">report “Induced pressure too low for single point test - </w:t>
              </w:r>
              <w:r>
                <w:rPr>
                  <w:rFonts w:asciiTheme="minorHAnsi" w:hAnsiTheme="minorHAnsi"/>
                  <w:b/>
                  <w:sz w:val="18"/>
                  <w:szCs w:val="18"/>
                </w:rPr>
                <w:t>Do Not Proceed</w:t>
              </w:r>
              <w:r>
                <w:rPr>
                  <w:rFonts w:asciiTheme="minorHAnsi" w:hAnsiTheme="minorHAnsi"/>
                  <w:sz w:val="18"/>
                  <w:szCs w:val="18"/>
                </w:rPr>
                <w:t>”&gt;&gt;</w:t>
              </w:r>
            </w:ins>
          </w:p>
        </w:tc>
      </w:tr>
      <w:tr w:rsidR="000F29F6" w:rsidRPr="00DA4823" w14:paraId="67F4B3A8" w14:textId="77777777" w:rsidTr="00CD47B4">
        <w:tc>
          <w:tcPr>
            <w:tcW w:w="590" w:type="dxa"/>
            <w:vAlign w:val="center"/>
          </w:tcPr>
          <w:p w14:paraId="67F4B3A5"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15</w:t>
            </w:r>
          </w:p>
        </w:tc>
        <w:tc>
          <w:tcPr>
            <w:tcW w:w="4651" w:type="dxa"/>
            <w:vAlign w:val="center"/>
          </w:tcPr>
          <w:p w14:paraId="67F4B3A6" w14:textId="0A3B6FC8" w:rsidR="000F29F6" w:rsidRPr="00DA4823" w:rsidRDefault="000F29F6" w:rsidP="005370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Nominal Fan </w:t>
            </w:r>
            <w:r w:rsidR="005370C6">
              <w:rPr>
                <w:rFonts w:asciiTheme="minorHAnsi" w:hAnsiTheme="minorHAnsi"/>
                <w:sz w:val="18"/>
                <w:szCs w:val="18"/>
              </w:rPr>
              <w:t>F</w:t>
            </w:r>
            <w:r w:rsidRPr="00DA4823">
              <w:rPr>
                <w:rFonts w:asciiTheme="minorHAnsi" w:hAnsiTheme="minorHAnsi"/>
                <w:sz w:val="18"/>
                <w:szCs w:val="18"/>
              </w:rPr>
              <w:t xml:space="preserve">low at </w:t>
            </w:r>
            <w:r w:rsidR="005370C6">
              <w:rPr>
                <w:rFonts w:asciiTheme="minorHAnsi" w:hAnsiTheme="minorHAnsi"/>
                <w:sz w:val="18"/>
                <w:szCs w:val="18"/>
              </w:rPr>
              <w:t>A</w:t>
            </w:r>
            <w:r w:rsidRPr="00DA4823">
              <w:rPr>
                <w:rFonts w:asciiTheme="minorHAnsi" w:hAnsiTheme="minorHAnsi"/>
                <w:sz w:val="18"/>
                <w:szCs w:val="18"/>
              </w:rPr>
              <w:t xml:space="preserve">bove </w:t>
            </w:r>
            <w:r w:rsidR="005370C6">
              <w:rPr>
                <w:rFonts w:asciiTheme="minorHAnsi" w:hAnsiTheme="minorHAnsi"/>
                <w:sz w:val="18"/>
                <w:szCs w:val="18"/>
              </w:rPr>
              <w:t>F</w:t>
            </w:r>
            <w:r w:rsidRPr="00DA4823">
              <w:rPr>
                <w:rFonts w:asciiTheme="minorHAnsi" w:hAnsiTheme="minorHAnsi"/>
                <w:sz w:val="18"/>
                <w:szCs w:val="18"/>
              </w:rPr>
              <w:t xml:space="preserve">an </w:t>
            </w:r>
            <w:r w:rsidR="005370C6">
              <w:rPr>
                <w:rFonts w:asciiTheme="minorHAnsi" w:hAnsiTheme="minorHAnsi"/>
                <w:sz w:val="18"/>
                <w:szCs w:val="18"/>
              </w:rPr>
              <w:t>P</w:t>
            </w:r>
            <w:r w:rsidRPr="00DA4823">
              <w:rPr>
                <w:rFonts w:asciiTheme="minorHAnsi" w:hAnsiTheme="minorHAnsi"/>
                <w:sz w:val="18"/>
                <w:szCs w:val="18"/>
              </w:rPr>
              <w:t>ressure</w:t>
            </w:r>
            <w:ins w:id="20" w:author="Shewmaker, Michael@Energy" w:date="2016-03-29T14:24:00Z">
              <w:r w:rsidR="001418C1">
                <w:rPr>
                  <w:rFonts w:asciiTheme="minorHAnsi" w:hAnsiTheme="minorHAnsi"/>
                  <w:sz w:val="18"/>
                  <w:szCs w:val="18"/>
                </w:rPr>
                <w:t xml:space="preserve"> (cfm)</w:t>
              </w:r>
            </w:ins>
          </w:p>
        </w:tc>
        <w:tc>
          <w:tcPr>
            <w:tcW w:w="5777" w:type="dxa"/>
            <w:vAlign w:val="center"/>
          </w:tcPr>
          <w:p w14:paraId="67F4B3A7"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&lt;&lt;user entered value, (cfm)&gt;&gt; (Resolution of 1 CFM)</w:t>
            </w:r>
          </w:p>
        </w:tc>
      </w:tr>
      <w:tr w:rsidR="000F29F6" w:rsidRPr="00DA4823" w14:paraId="67F4B3AC" w14:textId="77777777" w:rsidTr="00CD47B4">
        <w:tc>
          <w:tcPr>
            <w:tcW w:w="590" w:type="dxa"/>
            <w:vAlign w:val="center"/>
          </w:tcPr>
          <w:p w14:paraId="67F4B3A9"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16</w:t>
            </w:r>
          </w:p>
        </w:tc>
        <w:tc>
          <w:tcPr>
            <w:tcW w:w="4651" w:type="dxa"/>
            <w:vAlign w:val="center"/>
          </w:tcPr>
          <w:p w14:paraId="67F4B3AA" w14:textId="0D830DDA"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Nominal CFM50</w:t>
            </w:r>
          </w:p>
        </w:tc>
        <w:tc>
          <w:tcPr>
            <w:tcW w:w="5777" w:type="dxa"/>
            <w:vAlign w:val="center"/>
          </w:tcPr>
          <w:p w14:paraId="67F4B3AB"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&lt;&lt;calculated value, (50/[absolute value (row C. 13 – row C. 1</w:t>
            </w:r>
            <w:r w:rsidR="00FE0445" w:rsidRPr="00DA4823">
              <w:rPr>
                <w:rFonts w:asciiTheme="minorHAnsi" w:hAnsiTheme="minorHAnsi"/>
                <w:sz w:val="18"/>
                <w:szCs w:val="18"/>
              </w:rPr>
              <w:t>1</w:t>
            </w:r>
            <w:r w:rsidRPr="00DA4823">
              <w:rPr>
                <w:rFonts w:asciiTheme="minorHAnsi" w:hAnsiTheme="minorHAnsi"/>
                <w:sz w:val="18"/>
                <w:szCs w:val="18"/>
              </w:rPr>
              <w:t>)]]^0.65 x row C.</w:t>
            </w:r>
            <w:r w:rsidRPr="00DA4823" w:rsidDel="00EB7663">
              <w:rPr>
                <w:rFonts w:asciiTheme="minorHAnsi" w:hAnsiTheme="minorHAnsi"/>
                <w:sz w:val="18"/>
                <w:szCs w:val="18"/>
              </w:rPr>
              <w:t xml:space="preserve"> </w:t>
            </w:r>
            <w:r w:rsidRPr="00DA4823">
              <w:rPr>
                <w:rFonts w:asciiTheme="minorHAnsi" w:hAnsiTheme="minorHAnsi"/>
                <w:sz w:val="18"/>
                <w:szCs w:val="18"/>
              </w:rPr>
              <w:t>15&gt;&gt;</w:t>
            </w:r>
          </w:p>
        </w:tc>
      </w:tr>
    </w:tbl>
    <w:p w14:paraId="67F4B3AD" w14:textId="77777777" w:rsidR="000F29F6" w:rsidRPr="003C6DC1" w:rsidRDefault="000F29F6" w:rsidP="00DA4823">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0F29F6" w:rsidRPr="00DA4823" w14:paraId="67F4B3AF" w14:textId="77777777" w:rsidTr="00CD47B4">
        <w:tc>
          <w:tcPr>
            <w:tcW w:w="11020" w:type="dxa"/>
            <w:gridSpan w:val="3"/>
          </w:tcPr>
          <w:p w14:paraId="67F4B3AE"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3C6DC1">
              <w:rPr>
                <w:rFonts w:asciiTheme="minorHAnsi" w:hAnsiTheme="minorHAnsi"/>
                <w:b/>
                <w:szCs w:val="18"/>
              </w:rPr>
              <w:t>D. Altitude and Temperature Correction</w:t>
            </w:r>
          </w:p>
        </w:tc>
      </w:tr>
      <w:tr w:rsidR="000F29F6" w:rsidRPr="00DA4823" w14:paraId="67F4B3B5" w14:textId="77777777" w:rsidTr="00CD47B4">
        <w:tc>
          <w:tcPr>
            <w:tcW w:w="590" w:type="dxa"/>
            <w:vAlign w:val="center"/>
          </w:tcPr>
          <w:p w14:paraId="67F4B3B0"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823">
              <w:rPr>
                <w:rFonts w:asciiTheme="minorHAnsi" w:hAnsiTheme="minorHAnsi"/>
                <w:sz w:val="18"/>
                <w:szCs w:val="18"/>
              </w:rPr>
              <w:t>01</w:t>
            </w:r>
          </w:p>
        </w:tc>
        <w:tc>
          <w:tcPr>
            <w:tcW w:w="4651" w:type="dxa"/>
          </w:tcPr>
          <w:p w14:paraId="67F4B3B1" w14:textId="0E3B0F22" w:rsidR="000F29F6" w:rsidRPr="00DA4823" w:rsidRDefault="000F29F6" w:rsidP="005370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823">
              <w:rPr>
                <w:rFonts w:asciiTheme="minorHAnsi" w:hAnsiTheme="minorHAnsi"/>
                <w:sz w:val="18"/>
                <w:szCs w:val="18"/>
              </w:rPr>
              <w:t xml:space="preserve">Altitude </w:t>
            </w:r>
            <w:r w:rsidR="005370C6">
              <w:rPr>
                <w:rFonts w:asciiTheme="minorHAnsi" w:hAnsiTheme="minorHAnsi"/>
                <w:sz w:val="18"/>
                <w:szCs w:val="18"/>
              </w:rPr>
              <w:t>C</w:t>
            </w:r>
            <w:r w:rsidRPr="00DA4823">
              <w:rPr>
                <w:rFonts w:asciiTheme="minorHAnsi" w:hAnsiTheme="minorHAnsi"/>
                <w:sz w:val="18"/>
                <w:szCs w:val="18"/>
              </w:rPr>
              <w:t xml:space="preserve">orrection </w:t>
            </w:r>
            <w:r w:rsidR="005370C6">
              <w:rPr>
                <w:rFonts w:asciiTheme="minorHAnsi" w:hAnsiTheme="minorHAnsi"/>
                <w:sz w:val="18"/>
                <w:szCs w:val="18"/>
              </w:rPr>
              <w:t>F</w:t>
            </w:r>
            <w:r w:rsidRPr="00DA4823">
              <w:rPr>
                <w:rFonts w:asciiTheme="minorHAnsi" w:hAnsiTheme="minorHAnsi"/>
                <w:sz w:val="18"/>
                <w:szCs w:val="18"/>
              </w:rPr>
              <w:t>actor</w:t>
            </w:r>
          </w:p>
        </w:tc>
        <w:tc>
          <w:tcPr>
            <w:tcW w:w="5779" w:type="dxa"/>
          </w:tcPr>
          <w:p w14:paraId="67F4B3B2"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&lt;&lt;calculated value, if </w:t>
            </w:r>
          </w:p>
          <w:p w14:paraId="67F4B3B3"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row A. 6 ≤ 5000 Ft = 1;</w:t>
            </w:r>
          </w:p>
          <w:p w14:paraId="67F4B3B4"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823">
              <w:rPr>
                <w:rFonts w:asciiTheme="minorHAnsi" w:hAnsiTheme="minorHAnsi"/>
                <w:sz w:val="18"/>
                <w:szCs w:val="18"/>
              </w:rPr>
              <w:t>row A. 6 &gt; 5000 = 1 + .000006 * row A. 6</w:t>
            </w:r>
            <w:r w:rsidR="00FE0445" w:rsidRPr="00DA4823">
              <w:rPr>
                <w:rFonts w:asciiTheme="minorHAnsi" w:hAnsiTheme="minorHAnsi"/>
                <w:sz w:val="18"/>
                <w:szCs w:val="18"/>
              </w:rPr>
              <w:t>&gt;&gt;</w:t>
            </w:r>
          </w:p>
        </w:tc>
      </w:tr>
      <w:tr w:rsidR="000F29F6" w:rsidRPr="00DA4823" w14:paraId="67F4B3B9" w14:textId="77777777" w:rsidTr="00CD47B4">
        <w:tc>
          <w:tcPr>
            <w:tcW w:w="590" w:type="dxa"/>
            <w:vAlign w:val="center"/>
          </w:tcPr>
          <w:p w14:paraId="67F4B3B6"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823">
              <w:rPr>
                <w:rFonts w:asciiTheme="minorHAnsi" w:hAnsiTheme="minorHAnsi"/>
                <w:sz w:val="18"/>
                <w:szCs w:val="18"/>
              </w:rPr>
              <w:t>02</w:t>
            </w:r>
          </w:p>
        </w:tc>
        <w:tc>
          <w:tcPr>
            <w:tcW w:w="4651" w:type="dxa"/>
          </w:tcPr>
          <w:p w14:paraId="67F4B3B7" w14:textId="0A70F120" w:rsidR="000F29F6" w:rsidRPr="00DA4823" w:rsidRDefault="000F29F6" w:rsidP="005370C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823">
              <w:rPr>
                <w:rFonts w:asciiTheme="minorHAnsi" w:hAnsiTheme="minorHAnsi"/>
                <w:sz w:val="18"/>
                <w:szCs w:val="18"/>
              </w:rPr>
              <w:t xml:space="preserve">Temperature </w:t>
            </w:r>
            <w:r w:rsidR="005370C6">
              <w:rPr>
                <w:rFonts w:asciiTheme="minorHAnsi" w:hAnsiTheme="minorHAnsi"/>
                <w:sz w:val="18"/>
                <w:szCs w:val="18"/>
              </w:rPr>
              <w:t>C</w:t>
            </w:r>
            <w:r w:rsidRPr="00DA4823">
              <w:rPr>
                <w:rFonts w:asciiTheme="minorHAnsi" w:hAnsiTheme="minorHAnsi"/>
                <w:sz w:val="18"/>
                <w:szCs w:val="18"/>
              </w:rPr>
              <w:t xml:space="preserve">orrection </w:t>
            </w:r>
            <w:r w:rsidR="005370C6">
              <w:rPr>
                <w:rFonts w:asciiTheme="minorHAnsi" w:hAnsiTheme="minorHAnsi"/>
                <w:sz w:val="18"/>
                <w:szCs w:val="18"/>
              </w:rPr>
              <w:t>F</w:t>
            </w:r>
            <w:r w:rsidRPr="00DA4823">
              <w:rPr>
                <w:rFonts w:asciiTheme="minorHAnsi" w:hAnsiTheme="minorHAnsi"/>
                <w:sz w:val="18"/>
                <w:szCs w:val="18"/>
              </w:rPr>
              <w:t>actor</w:t>
            </w:r>
          </w:p>
        </w:tc>
        <w:tc>
          <w:tcPr>
            <w:tcW w:w="5779" w:type="dxa"/>
          </w:tcPr>
          <w:p w14:paraId="67F4B3B8"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823">
              <w:rPr>
                <w:rFonts w:asciiTheme="minorHAnsi" w:hAnsiTheme="minorHAnsi"/>
                <w:sz w:val="18"/>
                <w:szCs w:val="18"/>
              </w:rPr>
              <w:t>&lt;&lt;from tables RA3.8-2 and RA3.8-3 &gt;&gt;</w:t>
            </w:r>
          </w:p>
        </w:tc>
      </w:tr>
      <w:tr w:rsidR="000F29F6" w:rsidRPr="00DA4823" w14:paraId="67F4B3BD" w14:textId="77777777" w:rsidTr="00CD47B4">
        <w:tc>
          <w:tcPr>
            <w:tcW w:w="590" w:type="dxa"/>
            <w:vAlign w:val="center"/>
          </w:tcPr>
          <w:p w14:paraId="67F4B3BA"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03</w:t>
            </w:r>
          </w:p>
        </w:tc>
        <w:tc>
          <w:tcPr>
            <w:tcW w:w="4651" w:type="dxa"/>
          </w:tcPr>
          <w:p w14:paraId="67F4B3BB" w14:textId="26098303"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Corrected CFM50</w:t>
            </w:r>
          </w:p>
        </w:tc>
        <w:tc>
          <w:tcPr>
            <w:tcW w:w="5779" w:type="dxa"/>
          </w:tcPr>
          <w:p w14:paraId="67F4B3BC" w14:textId="77777777" w:rsidR="000F29F6" w:rsidRPr="00DA4823" w:rsidRDefault="000F29F6" w:rsidP="00DA482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&lt;&lt;calculated value, Row C. 16*altitude correction D. 1 * temperature correction D. 2&gt;&gt;</w:t>
            </w:r>
          </w:p>
        </w:tc>
      </w:tr>
    </w:tbl>
    <w:p w14:paraId="67F4B3BE" w14:textId="77777777" w:rsidR="000F29F6" w:rsidRPr="003C6DC1" w:rsidRDefault="000F29F6" w:rsidP="00DA4823">
      <w:pPr>
        <w:rPr>
          <w:rFonts w:asciiTheme="minorHAnsi" w:hAnsiTheme="minorHAns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0F29F6" w:rsidRPr="003C6DC1" w14:paraId="67F4B3C0" w14:textId="77777777" w:rsidTr="00CD47B4">
        <w:tc>
          <w:tcPr>
            <w:tcW w:w="11016" w:type="dxa"/>
            <w:gridSpan w:val="3"/>
          </w:tcPr>
          <w:p w14:paraId="67F4B3BF" w14:textId="77777777" w:rsidR="000F29F6" w:rsidRPr="003C6DC1" w:rsidRDefault="000F29F6" w:rsidP="00DA4823">
            <w:pPr>
              <w:keepNext/>
              <w:rPr>
                <w:rFonts w:asciiTheme="minorHAnsi" w:hAnsiTheme="minorHAnsi"/>
                <w:szCs w:val="18"/>
              </w:rPr>
            </w:pPr>
            <w:r w:rsidRPr="003C6DC1">
              <w:rPr>
                <w:rFonts w:asciiTheme="minorHAnsi" w:hAnsiTheme="minorHAnsi"/>
                <w:b/>
                <w:szCs w:val="18"/>
              </w:rPr>
              <w:t>E. Accuracy Adjustment</w:t>
            </w:r>
          </w:p>
        </w:tc>
      </w:tr>
      <w:tr w:rsidR="000F29F6" w:rsidRPr="00DA4823" w14:paraId="67F4B3C7" w14:textId="77777777" w:rsidTr="00CD47B4">
        <w:tc>
          <w:tcPr>
            <w:tcW w:w="590" w:type="dxa"/>
            <w:vAlign w:val="center"/>
          </w:tcPr>
          <w:p w14:paraId="67F4B3C1"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01</w:t>
            </w:r>
          </w:p>
        </w:tc>
        <w:tc>
          <w:tcPr>
            <w:tcW w:w="4651" w:type="dxa"/>
          </w:tcPr>
          <w:p w14:paraId="67F4B3C3" w14:textId="6CA695B4" w:rsidR="000F29F6" w:rsidRPr="00DA4823" w:rsidRDefault="00CD32FC"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Accuracy Adjustment </w:t>
            </w:r>
            <w:r w:rsidR="005370C6">
              <w:rPr>
                <w:rFonts w:asciiTheme="minorHAnsi" w:hAnsiTheme="minorHAnsi"/>
                <w:sz w:val="18"/>
                <w:szCs w:val="18"/>
              </w:rPr>
              <w:t>F</w:t>
            </w:r>
            <w:r w:rsidR="000F29F6" w:rsidRPr="00DA4823">
              <w:rPr>
                <w:rFonts w:asciiTheme="minorHAnsi" w:hAnsiTheme="minorHAnsi"/>
                <w:sz w:val="18"/>
                <w:szCs w:val="18"/>
              </w:rPr>
              <w:t>actor</w:t>
            </w:r>
          </w:p>
        </w:tc>
        <w:tc>
          <w:tcPr>
            <w:tcW w:w="5778" w:type="dxa"/>
          </w:tcPr>
          <w:p w14:paraId="67F4B3C4"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&lt;&lt;calculated value, if</w:t>
            </w:r>
          </w:p>
          <w:p w14:paraId="67F4B3C5"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row C. 9 is “Standard” = 1;</w:t>
            </w:r>
          </w:p>
          <w:p w14:paraId="67F4B3C6"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row C. 9 is “Reduced” =  1+0.1*{50/[absolute value (row C. 13 – row C. 1</w:t>
            </w:r>
            <w:r w:rsidR="00FE0445" w:rsidRPr="00DA4823">
              <w:rPr>
                <w:rFonts w:asciiTheme="minorHAnsi" w:hAnsiTheme="minorHAnsi"/>
                <w:sz w:val="18"/>
                <w:szCs w:val="18"/>
              </w:rPr>
              <w:t>1</w:t>
            </w:r>
            <w:r w:rsidRPr="00DA4823">
              <w:rPr>
                <w:rFonts w:asciiTheme="minorHAnsi" w:hAnsiTheme="minorHAnsi"/>
                <w:sz w:val="18"/>
                <w:szCs w:val="18"/>
              </w:rPr>
              <w:t>)]}&gt;&gt;</w:t>
            </w:r>
          </w:p>
        </w:tc>
      </w:tr>
      <w:tr w:rsidR="000F29F6" w:rsidRPr="00DA4823" w14:paraId="67F4B3CB" w14:textId="77777777" w:rsidTr="00CD47B4">
        <w:tc>
          <w:tcPr>
            <w:tcW w:w="590" w:type="dxa"/>
            <w:vAlign w:val="center"/>
          </w:tcPr>
          <w:p w14:paraId="67F4B3C8"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02</w:t>
            </w:r>
          </w:p>
        </w:tc>
        <w:tc>
          <w:tcPr>
            <w:tcW w:w="4651" w:type="dxa"/>
          </w:tcPr>
          <w:p w14:paraId="67F4B3C9" w14:textId="085694D1"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Adjusted CFM50 (measured air leakage rate)</w:t>
            </w:r>
          </w:p>
        </w:tc>
        <w:tc>
          <w:tcPr>
            <w:tcW w:w="5778" w:type="dxa"/>
          </w:tcPr>
          <w:p w14:paraId="67F4B3CA"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&lt;&lt;calculated, row D. 3* row E. 1&gt;&gt;</w:t>
            </w:r>
          </w:p>
        </w:tc>
      </w:tr>
    </w:tbl>
    <w:p w14:paraId="67F4B3CC" w14:textId="77777777" w:rsidR="000F29F6" w:rsidRPr="003C6DC1" w:rsidRDefault="000F29F6" w:rsidP="00DA482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0F29F6" w:rsidRPr="003C6DC1" w14:paraId="67F4B3CE" w14:textId="77777777" w:rsidTr="00CD47B4">
        <w:tc>
          <w:tcPr>
            <w:tcW w:w="11016" w:type="dxa"/>
            <w:gridSpan w:val="2"/>
          </w:tcPr>
          <w:p w14:paraId="67F4B3CD" w14:textId="77777777" w:rsidR="000F29F6" w:rsidRPr="003C6DC1"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3C6DC1">
              <w:rPr>
                <w:rFonts w:asciiTheme="minorHAnsi" w:hAnsiTheme="minorHAnsi"/>
                <w:b/>
                <w:szCs w:val="18"/>
              </w:rPr>
              <w:t>F. Compliance Statement</w:t>
            </w:r>
          </w:p>
        </w:tc>
      </w:tr>
      <w:tr w:rsidR="000F29F6" w:rsidRPr="00DA4823" w14:paraId="67F4B3D1" w14:textId="77777777" w:rsidTr="00183FA1">
        <w:tc>
          <w:tcPr>
            <w:tcW w:w="608" w:type="dxa"/>
            <w:vAlign w:val="center"/>
          </w:tcPr>
          <w:p w14:paraId="67F4B3CF" w14:textId="77777777" w:rsidR="000F29F6" w:rsidRPr="00DA4823" w:rsidRDefault="000F29F6" w:rsidP="00DA482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823">
              <w:rPr>
                <w:rFonts w:asciiTheme="minorHAnsi" w:hAnsiTheme="minorHAnsi"/>
                <w:sz w:val="18"/>
                <w:szCs w:val="18"/>
              </w:rPr>
              <w:t>01</w:t>
            </w:r>
          </w:p>
        </w:tc>
        <w:tc>
          <w:tcPr>
            <w:tcW w:w="10408" w:type="dxa"/>
            <w:vAlign w:val="center"/>
          </w:tcPr>
          <w:p w14:paraId="67F4B3D0" w14:textId="77777777" w:rsidR="000F29F6" w:rsidRPr="00DA4823" w:rsidRDefault="000F29F6" w:rsidP="0004155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823">
              <w:rPr>
                <w:rFonts w:asciiTheme="minorHAnsi" w:hAnsiTheme="minorHAnsi"/>
                <w:sz w:val="18"/>
                <w:szCs w:val="18"/>
              </w:rPr>
              <w:t xml:space="preserve">&lt;&lt; if manometer Calibration Date in B. </w:t>
            </w:r>
            <w:r w:rsidR="0004155E">
              <w:rPr>
                <w:rFonts w:asciiTheme="minorHAnsi" w:hAnsiTheme="minorHAnsi"/>
                <w:sz w:val="18"/>
                <w:szCs w:val="18"/>
              </w:rPr>
              <w:t>5</w:t>
            </w:r>
            <w:r w:rsidRPr="00DA4823">
              <w:rPr>
                <w:rFonts w:asciiTheme="minorHAnsi" w:hAnsiTheme="minorHAnsi"/>
                <w:sz w:val="18"/>
                <w:szCs w:val="18"/>
              </w:rPr>
              <w:t xml:space="preserve"> is within 12 months of the date of the diagnostic test A. 8 and if Adjusted CFM50 Leakage in E. 2 is less than or equal to the Building Air Leakage Rate Target in A. 2 then display text: "Building Passes Envelope Leakage Test"; if manometer Calibration Date in B. </w:t>
            </w:r>
            <w:r w:rsidR="0004155E">
              <w:rPr>
                <w:rFonts w:asciiTheme="minorHAnsi" w:hAnsiTheme="minorHAnsi"/>
                <w:sz w:val="18"/>
                <w:szCs w:val="18"/>
              </w:rPr>
              <w:t>5</w:t>
            </w:r>
            <w:r w:rsidRPr="00DA4823">
              <w:rPr>
                <w:rFonts w:asciiTheme="minorHAnsi" w:hAnsiTheme="minorHAnsi"/>
                <w:sz w:val="18"/>
                <w:szCs w:val="18"/>
              </w:rPr>
              <w:t xml:space="preserve"> is more than 12 months from the date of the diagnostic test A. 8 or if Adjusted CFM50 Leakage in E. 2 is more than the Building Air Leakage Rate Target in A. 2 then display text: "Building Fails Envelope Leakage Test"&gt;&gt;</w:t>
            </w:r>
          </w:p>
        </w:tc>
      </w:tr>
    </w:tbl>
    <w:p w14:paraId="67F4B3D2" w14:textId="77777777" w:rsidR="000F29F6" w:rsidRPr="00133F35" w:rsidRDefault="000F29F6" w:rsidP="003E419E">
      <w:pPr>
        <w:rPr>
          <w:rFonts w:asciiTheme="minorHAnsi" w:hAnsiTheme="minorHAnsi"/>
          <w:sz w:val="18"/>
          <w:szCs w:val="18"/>
        </w:rPr>
      </w:pPr>
    </w:p>
    <w:p w14:paraId="67F4B3D3" w14:textId="77777777" w:rsidR="000F29F6" w:rsidRPr="00133F35" w:rsidRDefault="000F29F6">
      <w:pPr>
        <w:rPr>
          <w:rFonts w:asciiTheme="minorHAnsi" w:hAnsiTheme="minorHAnsi"/>
          <w:sz w:val="18"/>
          <w:szCs w:val="18"/>
        </w:rPr>
      </w:pPr>
      <w:r w:rsidRPr="00133F35">
        <w:rPr>
          <w:rFonts w:asciiTheme="minorHAnsi" w:hAnsiTheme="minorHAnsi"/>
          <w:sz w:val="18"/>
          <w:szCs w:val="18"/>
        </w:rPr>
        <w:br w:type="page"/>
      </w: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0F29F6" w:rsidRPr="00133F35" w14:paraId="67F4B3D5" w14:textId="77777777" w:rsidTr="006E6D17">
        <w:tc>
          <w:tcPr>
            <w:tcW w:w="11020" w:type="dxa"/>
            <w:gridSpan w:val="3"/>
          </w:tcPr>
          <w:p w14:paraId="67F4B3D4" w14:textId="72D5F0C1" w:rsidR="000F29F6" w:rsidRPr="00133F35" w:rsidRDefault="000F29F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3C6DC1">
              <w:rPr>
                <w:rFonts w:asciiTheme="minorHAnsi" w:hAnsiTheme="minorHAnsi"/>
                <w:b/>
                <w:szCs w:val="18"/>
              </w:rPr>
              <w:lastRenderedPageBreak/>
              <w:t xml:space="preserve">G. Additional Requirements </w:t>
            </w:r>
            <w:r w:rsidR="003C6DC1" w:rsidRPr="003C6DC1">
              <w:rPr>
                <w:rFonts w:asciiTheme="minorHAnsi" w:hAnsiTheme="minorHAnsi"/>
                <w:b/>
                <w:szCs w:val="18"/>
              </w:rPr>
              <w:t>f</w:t>
            </w:r>
            <w:r w:rsidRPr="003C6DC1">
              <w:rPr>
                <w:rFonts w:asciiTheme="minorHAnsi" w:hAnsiTheme="minorHAnsi"/>
                <w:b/>
                <w:szCs w:val="18"/>
              </w:rPr>
              <w:t>or Compliance</w:t>
            </w:r>
          </w:p>
        </w:tc>
      </w:tr>
      <w:tr w:rsidR="000F29F6" w:rsidRPr="00133F35" w14:paraId="67F4B3D8" w14:textId="77777777" w:rsidTr="006E6D17">
        <w:tc>
          <w:tcPr>
            <w:tcW w:w="590" w:type="dxa"/>
            <w:vAlign w:val="center"/>
          </w:tcPr>
          <w:p w14:paraId="67F4B3D6" w14:textId="77777777" w:rsidR="000F29F6" w:rsidRPr="00133F35" w:rsidRDefault="000F29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33F35">
              <w:rPr>
                <w:rFonts w:asciiTheme="minorHAnsi" w:hAnsiTheme="minorHAnsi"/>
                <w:sz w:val="18"/>
                <w:szCs w:val="18"/>
              </w:rPr>
              <w:t>01</w:t>
            </w:r>
          </w:p>
        </w:tc>
        <w:tc>
          <w:tcPr>
            <w:tcW w:w="10430" w:type="dxa"/>
            <w:gridSpan w:val="2"/>
            <w:vAlign w:val="center"/>
          </w:tcPr>
          <w:p w14:paraId="67F4B3D7" w14:textId="77777777" w:rsidR="000F29F6" w:rsidRPr="00133F35" w:rsidRDefault="000F29F6">
            <w:pPr>
              <w:shd w:val="clear" w:color="auto" w:fill="FFFFFF"/>
              <w:rPr>
                <w:rFonts w:asciiTheme="minorHAnsi" w:hAnsiTheme="minorHAnsi"/>
                <w:sz w:val="18"/>
                <w:szCs w:val="18"/>
                <w:highlight w:val="cyan"/>
              </w:rPr>
            </w:pPr>
            <w:r w:rsidRPr="00133F35">
              <w:rPr>
                <w:rFonts w:asciiTheme="minorHAnsi" w:hAnsiTheme="minorHAnsi"/>
                <w:sz w:val="18"/>
                <w:szCs w:val="18"/>
              </w:rPr>
              <w:t>Open all interior doors and access including those to closets and those between a conditioned basement and attic.</w:t>
            </w:r>
          </w:p>
        </w:tc>
      </w:tr>
      <w:tr w:rsidR="000F29F6" w:rsidRPr="00133F35" w14:paraId="67F4B3DB" w14:textId="77777777" w:rsidTr="006E6D17">
        <w:tc>
          <w:tcPr>
            <w:tcW w:w="590" w:type="dxa"/>
            <w:vAlign w:val="center"/>
          </w:tcPr>
          <w:p w14:paraId="67F4B3D9" w14:textId="77777777" w:rsidR="000F29F6" w:rsidRPr="00133F35" w:rsidRDefault="000F29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133F35">
              <w:rPr>
                <w:rFonts w:asciiTheme="minorHAnsi" w:hAnsiTheme="minorHAnsi"/>
                <w:sz w:val="18"/>
                <w:szCs w:val="18"/>
              </w:rPr>
              <w:t>02</w:t>
            </w:r>
          </w:p>
        </w:tc>
        <w:tc>
          <w:tcPr>
            <w:tcW w:w="10430" w:type="dxa"/>
            <w:gridSpan w:val="2"/>
            <w:vAlign w:val="center"/>
          </w:tcPr>
          <w:p w14:paraId="67F4B3DA" w14:textId="77777777" w:rsidR="000F29F6" w:rsidRPr="00133F35" w:rsidRDefault="000F29F6">
            <w:pPr>
              <w:shd w:val="clear" w:color="auto" w:fill="FFFFFF"/>
              <w:rPr>
                <w:rFonts w:asciiTheme="minorHAnsi" w:hAnsiTheme="minorHAnsi"/>
                <w:sz w:val="18"/>
                <w:szCs w:val="18"/>
              </w:rPr>
            </w:pPr>
            <w:r w:rsidRPr="00133F35">
              <w:rPr>
                <w:rFonts w:asciiTheme="minorHAnsi" w:hAnsiTheme="minorHAnsi"/>
                <w:sz w:val="18"/>
                <w:szCs w:val="18"/>
              </w:rPr>
              <w:t>HVAC Supply and return register dampers shall be fully open.</w:t>
            </w:r>
          </w:p>
        </w:tc>
      </w:tr>
      <w:tr w:rsidR="000F29F6" w:rsidRPr="00133F35" w14:paraId="67F4B3DE" w14:textId="77777777" w:rsidTr="006E6D17">
        <w:tc>
          <w:tcPr>
            <w:tcW w:w="590" w:type="dxa"/>
            <w:vAlign w:val="center"/>
          </w:tcPr>
          <w:p w14:paraId="67F4B3DC" w14:textId="77777777" w:rsidR="000F29F6" w:rsidRPr="00133F35" w:rsidRDefault="000F29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33F35">
              <w:rPr>
                <w:rFonts w:asciiTheme="minorHAnsi" w:hAnsiTheme="minorHAnsi"/>
                <w:sz w:val="18"/>
                <w:szCs w:val="18"/>
              </w:rPr>
              <w:t>03</w:t>
            </w:r>
          </w:p>
        </w:tc>
        <w:tc>
          <w:tcPr>
            <w:tcW w:w="10430" w:type="dxa"/>
            <w:gridSpan w:val="2"/>
            <w:vAlign w:val="center"/>
          </w:tcPr>
          <w:p w14:paraId="67F4B3DD" w14:textId="77777777" w:rsidR="000F29F6" w:rsidRPr="00133F35" w:rsidRDefault="000F29F6">
            <w:pPr>
              <w:shd w:val="clear" w:color="auto" w:fill="FFFFFF"/>
              <w:rPr>
                <w:rFonts w:asciiTheme="minorHAnsi" w:hAnsiTheme="minorHAnsi"/>
                <w:sz w:val="18"/>
                <w:szCs w:val="18"/>
              </w:rPr>
            </w:pPr>
            <w:r w:rsidRPr="00133F35">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0F29F6" w:rsidRPr="00133F35" w14:paraId="67F4B3E1" w14:textId="77777777" w:rsidTr="009264B4">
        <w:tc>
          <w:tcPr>
            <w:tcW w:w="590" w:type="dxa"/>
            <w:vAlign w:val="center"/>
          </w:tcPr>
          <w:p w14:paraId="67F4B3DF" w14:textId="77777777" w:rsidR="000F29F6" w:rsidRPr="00133F35" w:rsidRDefault="000F29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33F35">
              <w:rPr>
                <w:rFonts w:asciiTheme="minorHAnsi" w:hAnsiTheme="minorHAnsi"/>
                <w:sz w:val="18"/>
                <w:szCs w:val="18"/>
              </w:rPr>
              <w:t>04</w:t>
            </w:r>
          </w:p>
        </w:tc>
        <w:tc>
          <w:tcPr>
            <w:tcW w:w="10430" w:type="dxa"/>
            <w:gridSpan w:val="2"/>
            <w:vAlign w:val="center"/>
          </w:tcPr>
          <w:p w14:paraId="67F4B3E0" w14:textId="77777777" w:rsidR="000F29F6" w:rsidRPr="00133F35" w:rsidRDefault="000F29F6">
            <w:pPr>
              <w:autoSpaceDE w:val="0"/>
              <w:autoSpaceDN w:val="0"/>
              <w:adjustRightInd w:val="0"/>
              <w:rPr>
                <w:rFonts w:asciiTheme="minorHAnsi" w:hAnsiTheme="minorHAnsi"/>
                <w:sz w:val="18"/>
                <w:szCs w:val="18"/>
              </w:rPr>
            </w:pPr>
            <w:r w:rsidRPr="00133F35">
              <w:rPr>
                <w:rFonts w:asciiTheme="minorHAnsi" w:hAnsiTheme="minorHAnsi"/>
                <w:sz w:val="18"/>
                <w:szCs w:val="18"/>
              </w:rPr>
              <w:t xml:space="preserve">Continuously operated ventilation devices like energy recovery ventilators may be sealed.  </w:t>
            </w:r>
          </w:p>
        </w:tc>
      </w:tr>
      <w:tr w:rsidR="000F29F6" w:rsidRPr="00133F35" w14:paraId="67F4B3E4" w14:textId="77777777" w:rsidTr="006E6D17">
        <w:tc>
          <w:tcPr>
            <w:tcW w:w="590" w:type="dxa"/>
            <w:vAlign w:val="center"/>
          </w:tcPr>
          <w:p w14:paraId="67F4B3E2" w14:textId="77777777" w:rsidR="000F29F6" w:rsidRPr="00133F35" w:rsidRDefault="000F29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33F35">
              <w:rPr>
                <w:rFonts w:asciiTheme="minorHAnsi" w:hAnsiTheme="minorHAnsi"/>
                <w:sz w:val="18"/>
                <w:szCs w:val="18"/>
              </w:rPr>
              <w:t>05</w:t>
            </w:r>
          </w:p>
        </w:tc>
        <w:tc>
          <w:tcPr>
            <w:tcW w:w="10430" w:type="dxa"/>
            <w:gridSpan w:val="2"/>
            <w:vAlign w:val="center"/>
          </w:tcPr>
          <w:p w14:paraId="67F4B3E3" w14:textId="77777777" w:rsidR="000F29F6" w:rsidRPr="00133F35" w:rsidRDefault="000F29F6">
            <w:pPr>
              <w:autoSpaceDE w:val="0"/>
              <w:autoSpaceDN w:val="0"/>
              <w:adjustRightInd w:val="0"/>
              <w:rPr>
                <w:rFonts w:asciiTheme="minorHAnsi" w:hAnsiTheme="minorHAnsi"/>
                <w:sz w:val="18"/>
                <w:szCs w:val="18"/>
              </w:rPr>
            </w:pPr>
            <w:r w:rsidRPr="00133F35">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0F29F6" w:rsidRPr="00133F35" w14:paraId="67F4B3EB" w14:textId="77777777" w:rsidTr="005F68F2">
        <w:tc>
          <w:tcPr>
            <w:tcW w:w="590" w:type="dxa"/>
            <w:vAlign w:val="center"/>
          </w:tcPr>
          <w:p w14:paraId="67F4B3E5" w14:textId="77777777" w:rsidR="000F29F6" w:rsidRPr="00133F35" w:rsidRDefault="000F29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33F35">
              <w:rPr>
                <w:rFonts w:asciiTheme="minorHAnsi" w:hAnsiTheme="minorHAnsi"/>
                <w:sz w:val="18"/>
                <w:szCs w:val="18"/>
              </w:rPr>
              <w:t>06</w:t>
            </w:r>
          </w:p>
        </w:tc>
        <w:tc>
          <w:tcPr>
            <w:tcW w:w="2578" w:type="dxa"/>
            <w:vAlign w:val="center"/>
          </w:tcPr>
          <w:p w14:paraId="67F4B3E6" w14:textId="77777777" w:rsidR="000F29F6" w:rsidRPr="00133F35" w:rsidRDefault="000F29F6">
            <w:pPr>
              <w:keepNext/>
              <w:rPr>
                <w:rFonts w:asciiTheme="minorHAnsi" w:hAnsiTheme="minorHAnsi"/>
                <w:sz w:val="18"/>
                <w:szCs w:val="18"/>
              </w:rPr>
            </w:pPr>
            <w:r w:rsidRPr="00133F35">
              <w:rPr>
                <w:rFonts w:asciiTheme="minorHAnsi" w:hAnsiTheme="minorHAnsi"/>
                <w:sz w:val="18"/>
                <w:szCs w:val="18"/>
              </w:rPr>
              <w:t>Verification Status:</w:t>
            </w:r>
          </w:p>
        </w:tc>
        <w:tc>
          <w:tcPr>
            <w:tcW w:w="7852" w:type="dxa"/>
            <w:vAlign w:val="center"/>
          </w:tcPr>
          <w:p w14:paraId="67F4B3E7" w14:textId="77777777" w:rsidR="000F29F6" w:rsidRPr="00133F35" w:rsidRDefault="000F29F6">
            <w:pPr>
              <w:keepNext/>
              <w:rPr>
                <w:rFonts w:asciiTheme="minorHAnsi" w:hAnsiTheme="minorHAnsi"/>
                <w:sz w:val="18"/>
                <w:szCs w:val="18"/>
              </w:rPr>
            </w:pPr>
            <w:r w:rsidRPr="00133F35">
              <w:rPr>
                <w:rFonts w:asciiTheme="minorHAnsi" w:hAnsiTheme="minorHAnsi"/>
                <w:sz w:val="18"/>
                <w:szCs w:val="18"/>
              </w:rPr>
              <w:t>&lt;&lt;user pick from list:</w:t>
            </w:r>
          </w:p>
          <w:p w14:paraId="67F4B3E8" w14:textId="77777777" w:rsidR="000F29F6" w:rsidRPr="00133F35" w:rsidRDefault="000F29F6">
            <w:pPr>
              <w:keepNext/>
              <w:tabs>
                <w:tab w:val="left" w:pos="356"/>
              </w:tabs>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Pass</w:t>
            </w:r>
            <w:r w:rsidRPr="00133F35">
              <w:rPr>
                <w:rFonts w:asciiTheme="minorHAnsi" w:hAnsiTheme="minorHAnsi"/>
                <w:sz w:val="18"/>
                <w:szCs w:val="18"/>
              </w:rPr>
              <w:t xml:space="preserve"> - all applicable requirements are met; or</w:t>
            </w:r>
          </w:p>
          <w:p w14:paraId="67F4B3E9" w14:textId="77777777" w:rsidR="000F29F6" w:rsidRPr="00133F35" w:rsidRDefault="000F29F6">
            <w:pPr>
              <w:keepNext/>
              <w:tabs>
                <w:tab w:val="left" w:pos="356"/>
              </w:tabs>
              <w:ind w:left="356" w:hanging="356"/>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xml:space="preserve"> - one or more applicable requirements are not met. Enter reason for failure in corrections notes field below; or</w:t>
            </w:r>
          </w:p>
          <w:p w14:paraId="67F4B3EA" w14:textId="77777777" w:rsidR="000F29F6" w:rsidRPr="00133F35" w:rsidRDefault="000F29F6">
            <w:pPr>
              <w:autoSpaceDE w:val="0"/>
              <w:autoSpaceDN w:val="0"/>
              <w:adjustRightInd w:val="0"/>
              <w:rPr>
                <w:rFonts w:asciiTheme="minorHAnsi" w:hAnsiTheme="minorHAnsi"/>
                <w:sz w:val="18"/>
                <w:szCs w:val="18"/>
              </w:rPr>
            </w:pPr>
            <w:r w:rsidRPr="00133F35">
              <w:rPr>
                <w:rFonts w:asciiTheme="minorHAnsi" w:hAnsiTheme="minorHAnsi"/>
                <w:sz w:val="18"/>
                <w:szCs w:val="18"/>
              </w:rPr>
              <w:t xml:space="preserve">*** </w:t>
            </w:r>
            <w:r w:rsidRPr="00133F35">
              <w:rPr>
                <w:rFonts w:asciiTheme="minorHAnsi" w:hAnsiTheme="minorHAnsi"/>
                <w:sz w:val="18"/>
                <w:szCs w:val="18"/>
                <w:u w:val="single"/>
              </w:rPr>
              <w:t>All n/a</w:t>
            </w:r>
            <w:r w:rsidRPr="00133F35">
              <w:rPr>
                <w:rFonts w:asciiTheme="minorHAnsi" w:hAnsiTheme="minorHAnsi"/>
                <w:sz w:val="18"/>
                <w:szCs w:val="18"/>
              </w:rPr>
              <w:t xml:space="preserve"> - This entire table is not applicable</w:t>
            </w:r>
          </w:p>
        </w:tc>
      </w:tr>
      <w:tr w:rsidR="000F29F6" w:rsidRPr="00133F35" w14:paraId="67F4B3EF" w14:textId="77777777" w:rsidTr="005F68F2">
        <w:tc>
          <w:tcPr>
            <w:tcW w:w="590" w:type="dxa"/>
            <w:vAlign w:val="center"/>
          </w:tcPr>
          <w:p w14:paraId="67F4B3EC" w14:textId="77777777" w:rsidR="000F29F6" w:rsidRPr="00133F35" w:rsidRDefault="000F29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33F35">
              <w:rPr>
                <w:rFonts w:asciiTheme="minorHAnsi" w:hAnsiTheme="minorHAnsi"/>
                <w:sz w:val="18"/>
                <w:szCs w:val="18"/>
              </w:rPr>
              <w:t>07</w:t>
            </w:r>
          </w:p>
        </w:tc>
        <w:tc>
          <w:tcPr>
            <w:tcW w:w="2578" w:type="dxa"/>
            <w:vAlign w:val="center"/>
          </w:tcPr>
          <w:p w14:paraId="67F4B3ED" w14:textId="77777777" w:rsidR="000F29F6" w:rsidRPr="00133F35" w:rsidRDefault="000F29F6">
            <w:pPr>
              <w:autoSpaceDE w:val="0"/>
              <w:autoSpaceDN w:val="0"/>
              <w:adjustRightInd w:val="0"/>
              <w:rPr>
                <w:rFonts w:asciiTheme="minorHAnsi" w:hAnsiTheme="minorHAnsi"/>
                <w:sz w:val="18"/>
                <w:szCs w:val="18"/>
              </w:rPr>
            </w:pPr>
            <w:r w:rsidRPr="00133F35">
              <w:rPr>
                <w:rFonts w:asciiTheme="minorHAnsi" w:hAnsiTheme="minorHAnsi"/>
                <w:sz w:val="18"/>
                <w:szCs w:val="18"/>
              </w:rPr>
              <w:t>Correction Notes:</w:t>
            </w:r>
          </w:p>
        </w:tc>
        <w:tc>
          <w:tcPr>
            <w:tcW w:w="7852" w:type="dxa"/>
            <w:vAlign w:val="center"/>
          </w:tcPr>
          <w:p w14:paraId="67F4B3EE" w14:textId="77777777" w:rsidR="000F29F6" w:rsidRPr="00133F35" w:rsidRDefault="000F29F6">
            <w:pPr>
              <w:autoSpaceDE w:val="0"/>
              <w:autoSpaceDN w:val="0"/>
              <w:adjustRightInd w:val="0"/>
              <w:rPr>
                <w:rFonts w:asciiTheme="minorHAnsi" w:hAnsiTheme="minorHAnsi"/>
                <w:sz w:val="18"/>
                <w:szCs w:val="18"/>
              </w:rPr>
            </w:pPr>
            <w:r w:rsidRPr="00133F35">
              <w:rPr>
                <w:rFonts w:asciiTheme="minorHAnsi" w:hAnsiTheme="minorHAnsi"/>
                <w:sz w:val="18"/>
                <w:szCs w:val="18"/>
              </w:rPr>
              <w:t xml:space="preserve">&lt;&lt;if </w:t>
            </w:r>
            <w:r w:rsidRPr="00133F35">
              <w:rPr>
                <w:rFonts w:asciiTheme="minorHAnsi" w:hAnsiTheme="minorHAnsi"/>
                <w:sz w:val="18"/>
                <w:szCs w:val="18"/>
                <w:u w:val="single"/>
              </w:rPr>
              <w:t>Verification Status</w:t>
            </w:r>
            <w:r w:rsidRPr="00133F35">
              <w:rPr>
                <w:rFonts w:asciiTheme="minorHAnsi" w:hAnsiTheme="minorHAnsi"/>
                <w:sz w:val="18"/>
                <w:szCs w:val="18"/>
              </w:rPr>
              <w:t xml:space="preserve">= </w:t>
            </w:r>
            <w:r w:rsidRPr="00133F35">
              <w:rPr>
                <w:rFonts w:asciiTheme="minorHAnsi" w:hAnsiTheme="minorHAnsi"/>
                <w:sz w:val="18"/>
                <w:szCs w:val="18"/>
                <w:u w:val="single"/>
              </w:rPr>
              <w:t>Fail</w:t>
            </w:r>
            <w:r w:rsidRPr="00133F35">
              <w:rPr>
                <w:rFonts w:asciiTheme="minorHAnsi" w:hAnsiTheme="minorHAnsi"/>
                <w:sz w:val="18"/>
                <w:szCs w:val="18"/>
              </w:rPr>
              <w:t>, then text entry in this Corrections Notes field is required;  user input text&gt;&gt;</w:t>
            </w:r>
          </w:p>
        </w:tc>
      </w:tr>
      <w:tr w:rsidR="000F29F6" w:rsidRPr="00133F35" w14:paraId="67F4B3F1" w14:textId="77777777" w:rsidTr="006E6D17">
        <w:tc>
          <w:tcPr>
            <w:tcW w:w="11020" w:type="dxa"/>
            <w:gridSpan w:val="3"/>
            <w:vAlign w:val="center"/>
          </w:tcPr>
          <w:p w14:paraId="67F4B3F0" w14:textId="77777777" w:rsidR="000F29F6" w:rsidRPr="00133F35" w:rsidRDefault="000F29F6">
            <w:pPr>
              <w:autoSpaceDE w:val="0"/>
              <w:autoSpaceDN w:val="0"/>
              <w:adjustRightInd w:val="0"/>
              <w:rPr>
                <w:rFonts w:asciiTheme="minorHAnsi" w:hAnsiTheme="minorHAnsi"/>
                <w:sz w:val="18"/>
                <w:szCs w:val="18"/>
              </w:rPr>
            </w:pPr>
            <w:r w:rsidRPr="00133F35">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7F4B3F2" w14:textId="77777777" w:rsidR="000F29F6" w:rsidRPr="003C6DC1" w:rsidRDefault="000F29F6" w:rsidP="006E6D1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Theme="minorHAnsi" w:hAnsiTheme="minorHAnsi" w:cs="Arial"/>
          <w:bCs/>
          <w:cap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F29F6" w:rsidRPr="00133F35" w14:paraId="67F4B3F5" w14:textId="77777777" w:rsidTr="00075CA7">
        <w:trPr>
          <w:cantSplit/>
          <w:trHeight w:val="432"/>
        </w:trPr>
        <w:tc>
          <w:tcPr>
            <w:tcW w:w="5000" w:type="pct"/>
            <w:gridSpan w:val="2"/>
            <w:vAlign w:val="center"/>
          </w:tcPr>
          <w:p w14:paraId="67F4B3F3" w14:textId="148217AC" w:rsidR="000F29F6" w:rsidRPr="003C6DC1" w:rsidRDefault="000F29F6" w:rsidP="003C6DC1">
            <w:pPr>
              <w:keepNext/>
              <w:rPr>
                <w:rFonts w:asciiTheme="minorHAnsi" w:hAnsiTheme="minorHAnsi"/>
                <w:b/>
                <w:szCs w:val="18"/>
              </w:rPr>
            </w:pPr>
            <w:r w:rsidRPr="003C6DC1">
              <w:rPr>
                <w:rFonts w:asciiTheme="minorHAnsi" w:hAnsiTheme="minorHAnsi"/>
                <w:b/>
                <w:szCs w:val="18"/>
              </w:rPr>
              <w:t>H. Determination of HERS Verification Compliance</w:t>
            </w:r>
          </w:p>
          <w:p w14:paraId="67F4B3F4" w14:textId="77777777" w:rsidR="000F29F6" w:rsidRPr="00133F35" w:rsidRDefault="000F29F6" w:rsidP="003C6DC1">
            <w:pPr>
              <w:keepNext/>
              <w:rPr>
                <w:rFonts w:asciiTheme="minorHAnsi" w:hAnsiTheme="minorHAnsi"/>
                <w:sz w:val="18"/>
                <w:szCs w:val="18"/>
              </w:rPr>
            </w:pPr>
            <w:r w:rsidRPr="00133F35">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0F29F6" w:rsidRPr="00133F35" w14:paraId="67F4B3F8" w14:textId="77777777" w:rsidTr="00075CA7">
        <w:trPr>
          <w:cantSplit/>
          <w:trHeight w:val="432"/>
        </w:trPr>
        <w:tc>
          <w:tcPr>
            <w:tcW w:w="253" w:type="pct"/>
            <w:vAlign w:val="center"/>
          </w:tcPr>
          <w:p w14:paraId="67F4B3F6" w14:textId="77777777" w:rsidR="000F29F6" w:rsidRPr="00133F35" w:rsidDel="00C76C40" w:rsidRDefault="000F29F6" w:rsidP="00133F35">
            <w:pPr>
              <w:keepNext/>
              <w:jc w:val="center"/>
              <w:rPr>
                <w:rFonts w:asciiTheme="minorHAnsi" w:hAnsiTheme="minorHAnsi"/>
                <w:sz w:val="18"/>
                <w:szCs w:val="18"/>
              </w:rPr>
            </w:pPr>
            <w:r w:rsidRPr="00133F35">
              <w:rPr>
                <w:rFonts w:asciiTheme="minorHAnsi" w:hAnsiTheme="minorHAnsi"/>
                <w:sz w:val="18"/>
                <w:szCs w:val="18"/>
              </w:rPr>
              <w:t>01</w:t>
            </w:r>
          </w:p>
        </w:tc>
        <w:tc>
          <w:tcPr>
            <w:tcW w:w="4747" w:type="pct"/>
            <w:vAlign w:val="center"/>
          </w:tcPr>
          <w:p w14:paraId="67F4B3F7" w14:textId="77777777" w:rsidR="000F29F6" w:rsidRPr="00133F35" w:rsidRDefault="000F29F6" w:rsidP="00133F35">
            <w:pPr>
              <w:keepNext/>
              <w:rPr>
                <w:rFonts w:asciiTheme="minorHAnsi" w:hAnsiTheme="minorHAnsi"/>
                <w:sz w:val="18"/>
                <w:szCs w:val="18"/>
              </w:rPr>
            </w:pPr>
            <w:r w:rsidRPr="00133F35">
              <w:rPr>
                <w:rFonts w:asciiTheme="minorHAnsi" w:hAnsiTheme="minorHAnsi"/>
                <w:sz w:val="18"/>
                <w:szCs w:val="18"/>
              </w:rPr>
              <w:t>&lt;&lt;if B. 6 = Manometer Calibration is valid; and C. 9 = Standard or Reduced; and C. 14 = Induced pressure within range for single point test; and F. 1 = Building Passes Envelope Leakage Test; and G. 6 = Pass or All n/a; then display: Complies: All specified verification protocol requirements on this document are met; else display: Does not comply: One or more specified verification protocol requirements on this document are not met&gt;&gt;</w:t>
            </w:r>
          </w:p>
        </w:tc>
      </w:tr>
    </w:tbl>
    <w:p w14:paraId="67F4B3F9" w14:textId="77777777" w:rsidR="000F29F6" w:rsidRPr="00B86E8A" w:rsidRDefault="000F29F6" w:rsidP="006E6D1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0F29F6" w:rsidRPr="00B86E8A" w:rsidSect="0082273E">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7CCFBB" w14:textId="77777777" w:rsidR="00322E7A" w:rsidRDefault="00322E7A">
      <w:r>
        <w:separator/>
      </w:r>
    </w:p>
  </w:endnote>
  <w:endnote w:type="continuationSeparator" w:id="0">
    <w:p w14:paraId="33EF5E9F" w14:textId="77777777" w:rsidR="00322E7A" w:rsidRDefault="00322E7A">
      <w:r>
        <w:continuationSeparator/>
      </w:r>
    </w:p>
  </w:endnote>
  <w:endnote w:type="continuationNotice" w:id="1">
    <w:p w14:paraId="0B1C8561" w14:textId="77777777" w:rsidR="00322E7A" w:rsidRDefault="00322E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411" w14:textId="77777777" w:rsidR="00322E7A" w:rsidRPr="00733ECB" w:rsidRDefault="00322E7A" w:rsidP="00EB61D5">
    <w:pPr>
      <w:pStyle w:val="Style7"/>
      <w:rPr>
        <w:b w:val="0"/>
        <w:i w:val="0"/>
      </w:rPr>
    </w:pPr>
    <w:r w:rsidRPr="00733ECB">
      <w:rPr>
        <w:b w:val="0"/>
        <w:i w:val="0"/>
      </w:rPr>
      <w:t xml:space="preserve">Registration Number:                                                           Registration Date/Time:                                           HERS Provider:                       </w:t>
    </w:r>
  </w:p>
  <w:p w14:paraId="67F4B412" w14:textId="42196AFA" w:rsidR="00322E7A" w:rsidRPr="00733ECB" w:rsidRDefault="00322E7A" w:rsidP="00EB61D5">
    <w:pPr>
      <w:pStyle w:val="Style7"/>
      <w:rPr>
        <w:b w:val="0"/>
        <w:i w:val="0"/>
      </w:rPr>
    </w:pPr>
    <w:r w:rsidRPr="00733ECB">
      <w:rPr>
        <w:b w:val="0"/>
        <w:i w:val="0"/>
      </w:rPr>
      <w:t>CA Building Energy Efficiency Standards - 201</w:t>
    </w:r>
    <w:r>
      <w:rPr>
        <w:b w:val="0"/>
        <w:i w:val="0"/>
      </w:rPr>
      <w:t>6</w:t>
    </w:r>
    <w:r w:rsidRPr="00733ECB">
      <w:rPr>
        <w:b w:val="0"/>
        <w:i w:val="0"/>
      </w:rPr>
      <w:t xml:space="preserve"> Residential Compliance</w:t>
    </w:r>
    <w:r w:rsidRPr="00733ECB">
      <w:rPr>
        <w:b w:val="0"/>
        <w:i w:val="0"/>
      </w:rPr>
      <w:tab/>
    </w:r>
    <w:del w:id="8" w:author="Shewmaker, Michael@Energy" w:date="2016-09-29T13:29:00Z">
      <w:r w:rsidDel="007B6891">
        <w:rPr>
          <w:b w:val="0"/>
          <w:i w:val="0"/>
        </w:rPr>
        <w:delText xml:space="preserve">January </w:delText>
      </w:r>
    </w:del>
    <w:ins w:id="9" w:author="Shewmaker, Michael@Energy" w:date="2016-09-29T13:29:00Z">
      <w:r w:rsidR="007B6891">
        <w:rPr>
          <w:b w:val="0"/>
          <w:i w:val="0"/>
        </w:rPr>
        <w:t>September</w:t>
      </w:r>
      <w:r w:rsidR="007B6891">
        <w:rPr>
          <w:b w:val="0"/>
          <w:i w:val="0"/>
        </w:rPr>
        <w:t xml:space="preserve"> </w:t>
      </w:r>
    </w:ins>
    <w:r>
      <w:rPr>
        <w:b w:val="0"/>
        <w:i w:val="0"/>
      </w:rP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41C" w14:textId="6039E414" w:rsidR="00322E7A" w:rsidRPr="00EB61D5" w:rsidRDefault="00322E7A" w:rsidP="00EB61D5">
    <w:pPr>
      <w:pStyle w:val="Footer"/>
    </w:pPr>
    <w:r w:rsidRPr="00EB61D5">
      <w:t>CA Building Energy Efficiency Standards - 201</w:t>
    </w:r>
    <w:r>
      <w:t>6</w:t>
    </w:r>
    <w:r w:rsidRPr="00EB61D5">
      <w:t xml:space="preserve"> Residential Compliance</w:t>
    </w:r>
    <w:r w:rsidRPr="00EB61D5">
      <w:tab/>
    </w:r>
    <w:del w:id="10" w:author="Shewmaker, Michael@Energy" w:date="2016-09-29T13:29:00Z">
      <w:r w:rsidDel="007B6891">
        <w:delText xml:space="preserve">January </w:delText>
      </w:r>
    </w:del>
    <w:ins w:id="11" w:author="Shewmaker, Michael@Energy" w:date="2016-09-29T13:29:00Z">
      <w:r w:rsidR="007B6891">
        <w:t>September</w:t>
      </w:r>
      <w:r w:rsidR="007B6891">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893F92" w14:textId="77777777" w:rsidR="00322E7A" w:rsidRDefault="00322E7A">
      <w:r>
        <w:separator/>
      </w:r>
    </w:p>
  </w:footnote>
  <w:footnote w:type="continuationSeparator" w:id="0">
    <w:p w14:paraId="0F2FC625" w14:textId="77777777" w:rsidR="00322E7A" w:rsidRDefault="00322E7A">
      <w:r>
        <w:continuationSeparator/>
      </w:r>
    </w:p>
  </w:footnote>
  <w:footnote w:type="continuationNotice" w:id="1">
    <w:p w14:paraId="1175C7E4" w14:textId="77777777" w:rsidR="00322E7A" w:rsidRDefault="00322E7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3FE" w14:textId="77777777" w:rsidR="00322E7A" w:rsidRDefault="007B6891">
    <w:pPr>
      <w:pStyle w:val="Header"/>
    </w:pPr>
    <w:r>
      <w:rPr>
        <w:noProof/>
      </w:rPr>
      <w:pict w14:anchorId="67F4B4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2049"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3FF" w14:textId="5DD2E930" w:rsidR="00322E7A" w:rsidRPr="007770C5" w:rsidRDefault="00322E7A" w:rsidP="002B5597">
    <w:pPr>
      <w:suppressAutoHyphens/>
      <w:ind w:left="-90"/>
      <w:rPr>
        <w:rFonts w:ascii="Arial" w:hAnsi="Arial" w:cs="Arial"/>
        <w:sz w:val="14"/>
        <w:szCs w:val="14"/>
      </w:rPr>
    </w:pPr>
    <w:r>
      <w:rPr>
        <w:noProof/>
      </w:rPr>
      <w:drawing>
        <wp:anchor distT="0" distB="0" distL="114300" distR="114300" simplePos="0" relativeHeight="251658249" behindDoc="0" locked="0" layoutInCell="1" allowOverlap="1" wp14:anchorId="67F4B428" wp14:editId="372AD52B">
          <wp:simplePos x="0" y="0"/>
          <wp:positionH relativeFrom="margin">
            <wp:posOffset>6625590</wp:posOffset>
          </wp:positionH>
          <wp:positionV relativeFrom="margin">
            <wp:posOffset>-1209675</wp:posOffset>
          </wp:positionV>
          <wp:extent cx="312420" cy="274320"/>
          <wp:effectExtent l="0" t="0" r="0" b="0"/>
          <wp:wrapSquare wrapText="bothSides"/>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2420" cy="274320"/>
                  </a:xfrm>
                  <a:prstGeom prst="rect">
                    <a:avLst/>
                  </a:prstGeom>
                  <a:noFill/>
                </pic:spPr>
              </pic:pic>
            </a:graphicData>
          </a:graphic>
          <wp14:sizeRelV relativeFrom="margin">
            <wp14:pctHeight>0</wp14:pctHeight>
          </wp14:sizeRelV>
        </wp:anchor>
      </w:drawing>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67F4B400" w14:textId="77777777" w:rsidR="00322E7A" w:rsidRPr="007770C5" w:rsidRDefault="00322E7A" w:rsidP="002B5597">
    <w:pPr>
      <w:suppressAutoHyphens/>
      <w:ind w:left="-90"/>
      <w:rPr>
        <w:rFonts w:ascii="Arial" w:hAnsi="Arial" w:cs="Arial"/>
        <w:b/>
        <w:sz w:val="24"/>
        <w:szCs w:val="24"/>
      </w:rPr>
    </w:pPr>
    <w:r>
      <w:rPr>
        <w:rFonts w:ascii="Arial" w:hAnsi="Arial" w:cs="Arial"/>
        <w:b/>
        <w:sz w:val="24"/>
        <w:szCs w:val="24"/>
      </w:rPr>
      <w:t>BUILDING LEAKAGE DIAGNOSTIC TEST</w:t>
    </w:r>
  </w:p>
  <w:p w14:paraId="67F4B401" w14:textId="21B1D0EA" w:rsidR="00322E7A" w:rsidRPr="007770C5" w:rsidRDefault="00322E7A" w:rsidP="002B5597">
    <w:pPr>
      <w:suppressAutoHyphens/>
      <w:ind w:left="-90"/>
      <w:rPr>
        <w:rFonts w:ascii="Arial" w:hAnsi="Arial" w:cs="Arial"/>
        <w:sz w:val="14"/>
        <w:szCs w:val="14"/>
      </w:rPr>
    </w:pPr>
    <w:r>
      <w:rPr>
        <w:rFonts w:ascii="Arial" w:hAnsi="Arial" w:cs="Arial"/>
        <w:sz w:val="14"/>
        <w:szCs w:val="14"/>
      </w:rPr>
      <w:t>CEC-CF3R-ENV-20-H</w:t>
    </w:r>
    <w:r w:rsidRPr="007770C5">
      <w:rPr>
        <w:rFonts w:ascii="Arial" w:hAnsi="Arial" w:cs="Arial"/>
        <w:sz w:val="14"/>
        <w:szCs w:val="14"/>
      </w:rPr>
      <w:t xml:space="preserve"> (Revised </w:t>
    </w:r>
    <w:del w:id="6" w:author="Shewmaker, Michael@Energy" w:date="2016-09-29T13:29:00Z">
      <w:r w:rsidDel="007B6891">
        <w:rPr>
          <w:rFonts w:ascii="Arial" w:hAnsi="Arial" w:cs="Arial"/>
          <w:sz w:val="14"/>
          <w:szCs w:val="14"/>
        </w:rPr>
        <w:delText>01</w:delText>
      </w:r>
    </w:del>
    <w:ins w:id="7" w:author="Shewmaker, Michael@Energy" w:date="2016-09-29T13:29:00Z">
      <w:r w:rsidR="007B6891">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322E7A" w:rsidRPr="00F85124" w14:paraId="67F4B404" w14:textId="77777777" w:rsidTr="003E419E">
      <w:trPr>
        <w:cantSplit/>
        <w:trHeight w:val="288"/>
      </w:trPr>
      <w:tc>
        <w:tcPr>
          <w:tcW w:w="3877" w:type="pct"/>
          <w:gridSpan w:val="2"/>
          <w:tcBorders>
            <w:right w:val="nil"/>
          </w:tcBorders>
          <w:vAlign w:val="center"/>
        </w:tcPr>
        <w:p w14:paraId="67F4B402" w14:textId="77777777" w:rsidR="00322E7A" w:rsidRPr="000D26AA" w:rsidRDefault="007B6891" w:rsidP="00412E66">
          <w:pPr>
            <w:pStyle w:val="Heading1"/>
            <w:rPr>
              <w:rFonts w:ascii="Calibri" w:hAnsi="Calibri"/>
              <w:b w:val="0"/>
              <w:bCs/>
              <w:sz w:val="20"/>
            </w:rPr>
          </w:pPr>
          <w:r>
            <w:rPr>
              <w:noProof/>
            </w:rPr>
            <w:pict w14:anchorId="67F4B4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2051" type="#_x0000_t75" style="position:absolute;margin-left:0;margin-top:0;width:10in;height:540pt;z-index:-251658238;mso-position-horizontal:center;mso-position-horizontal-relative:margin;mso-position-vertical:center;mso-position-vertical-relative:margin" o:allowincell="f">
                <v:imagedata r:id="rId2" o:title="" gain="19661f" blacklevel="22938f"/>
                <w10:wrap anchorx="margin" anchory="margin"/>
              </v:shape>
            </w:pict>
          </w:r>
          <w:r w:rsidR="00322E7A" w:rsidRPr="000D26AA">
            <w:rPr>
              <w:rFonts w:ascii="Calibri" w:hAnsi="Calibri"/>
              <w:b w:val="0"/>
              <w:bCs/>
              <w:sz w:val="20"/>
            </w:rPr>
            <w:t>CERTIFICATE OF VERIFICATION</w:t>
          </w:r>
        </w:p>
      </w:tc>
      <w:tc>
        <w:tcPr>
          <w:tcW w:w="1123" w:type="pct"/>
          <w:tcBorders>
            <w:left w:val="nil"/>
          </w:tcBorders>
          <w:tcMar>
            <w:left w:w="115" w:type="dxa"/>
            <w:right w:w="115" w:type="dxa"/>
          </w:tcMar>
          <w:vAlign w:val="center"/>
        </w:tcPr>
        <w:p w14:paraId="67F4B403" w14:textId="77777777" w:rsidR="00322E7A" w:rsidRPr="000D26AA" w:rsidRDefault="00322E7A" w:rsidP="00412E66">
          <w:pPr>
            <w:pStyle w:val="Heading1"/>
            <w:jc w:val="right"/>
            <w:rPr>
              <w:rFonts w:ascii="Calibri" w:hAnsi="Calibri"/>
              <w:b w:val="0"/>
              <w:bCs/>
              <w:sz w:val="20"/>
            </w:rPr>
          </w:pPr>
          <w:r w:rsidRPr="000D26AA">
            <w:rPr>
              <w:rFonts w:ascii="Calibri" w:hAnsi="Calibri"/>
              <w:b w:val="0"/>
              <w:bCs/>
              <w:sz w:val="20"/>
            </w:rPr>
            <w:t>CF3R-ENV-20-H</w:t>
          </w:r>
        </w:p>
      </w:tc>
    </w:tr>
    <w:tr w:rsidR="00322E7A" w:rsidRPr="00F85124" w14:paraId="67F4B407" w14:textId="77777777" w:rsidTr="003E419E">
      <w:trPr>
        <w:cantSplit/>
        <w:trHeight w:val="288"/>
      </w:trPr>
      <w:tc>
        <w:tcPr>
          <w:tcW w:w="2500" w:type="pct"/>
          <w:tcBorders>
            <w:right w:val="nil"/>
          </w:tcBorders>
        </w:tcPr>
        <w:p w14:paraId="67F4B405" w14:textId="77777777" w:rsidR="00322E7A" w:rsidRPr="00F85124" w:rsidRDefault="00322E7A" w:rsidP="003E419E">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67F4B406" w14:textId="77777777" w:rsidR="00322E7A" w:rsidRPr="00F85124" w:rsidRDefault="00322E7A" w:rsidP="003E419E">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B6891">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7B6891">
            <w:fldChar w:fldCharType="begin"/>
          </w:r>
          <w:r w:rsidR="007B6891">
            <w:instrText xml:space="preserve"> SECTIONPAGES   \* MERGEFORMAT </w:instrText>
          </w:r>
          <w:r w:rsidR="007B6891">
            <w:fldChar w:fldCharType="separate"/>
          </w:r>
          <w:r w:rsidR="007B6891" w:rsidRPr="007B6891">
            <w:rPr>
              <w:rFonts w:ascii="Calibri" w:hAnsi="Calibri"/>
              <w:bCs/>
              <w:noProof/>
            </w:rPr>
            <w:t>3</w:t>
          </w:r>
          <w:r w:rsidR="007B6891">
            <w:rPr>
              <w:rFonts w:ascii="Calibri" w:hAnsi="Calibri"/>
              <w:bCs/>
              <w:noProof/>
            </w:rPr>
            <w:fldChar w:fldCharType="end"/>
          </w:r>
          <w:r w:rsidRPr="00F85124">
            <w:rPr>
              <w:rFonts w:ascii="Calibri" w:hAnsi="Calibri"/>
              <w:bCs/>
            </w:rPr>
            <w:t>)</w:t>
          </w:r>
        </w:p>
      </w:tc>
    </w:tr>
    <w:tr w:rsidR="00322E7A" w:rsidRPr="00F85124" w14:paraId="67F4B40B" w14:textId="77777777" w:rsidTr="003E419E">
      <w:trPr>
        <w:cantSplit/>
        <w:trHeight w:val="288"/>
      </w:trPr>
      <w:tc>
        <w:tcPr>
          <w:tcW w:w="0" w:type="auto"/>
        </w:tcPr>
        <w:p w14:paraId="67F4B408" w14:textId="77777777" w:rsidR="00322E7A" w:rsidRPr="00F85124" w:rsidRDefault="00322E7A" w:rsidP="003E419E">
          <w:pPr>
            <w:rPr>
              <w:rFonts w:ascii="Calibri" w:hAnsi="Calibri"/>
              <w:sz w:val="12"/>
              <w:szCs w:val="12"/>
            </w:rPr>
          </w:pPr>
          <w:r w:rsidRPr="00F85124">
            <w:rPr>
              <w:rFonts w:ascii="Calibri" w:hAnsi="Calibri"/>
              <w:sz w:val="12"/>
              <w:szCs w:val="12"/>
            </w:rPr>
            <w:t>Project Name:</w:t>
          </w:r>
        </w:p>
      </w:tc>
      <w:tc>
        <w:tcPr>
          <w:tcW w:w="1377" w:type="pct"/>
        </w:tcPr>
        <w:p w14:paraId="67F4B409" w14:textId="77777777" w:rsidR="00322E7A" w:rsidRPr="00F85124" w:rsidRDefault="00322E7A" w:rsidP="003E419E">
          <w:pPr>
            <w:rPr>
              <w:rFonts w:ascii="Calibri" w:hAnsi="Calibri"/>
              <w:sz w:val="12"/>
              <w:szCs w:val="12"/>
            </w:rPr>
          </w:pPr>
          <w:r w:rsidRPr="00F85124">
            <w:rPr>
              <w:rFonts w:ascii="Calibri" w:hAnsi="Calibri"/>
              <w:sz w:val="12"/>
              <w:szCs w:val="12"/>
            </w:rPr>
            <w:t>Enforcement Agency:</w:t>
          </w:r>
        </w:p>
      </w:tc>
      <w:tc>
        <w:tcPr>
          <w:tcW w:w="1123" w:type="pct"/>
        </w:tcPr>
        <w:p w14:paraId="67F4B40A" w14:textId="77777777" w:rsidR="00322E7A" w:rsidRPr="00F85124" w:rsidRDefault="00322E7A" w:rsidP="003E419E">
          <w:pPr>
            <w:rPr>
              <w:rFonts w:ascii="Calibri" w:hAnsi="Calibri"/>
              <w:sz w:val="12"/>
              <w:szCs w:val="12"/>
            </w:rPr>
          </w:pPr>
          <w:r w:rsidRPr="00F85124">
            <w:rPr>
              <w:rFonts w:ascii="Calibri" w:hAnsi="Calibri"/>
              <w:sz w:val="12"/>
              <w:szCs w:val="12"/>
            </w:rPr>
            <w:t>Permit Number:</w:t>
          </w:r>
        </w:p>
      </w:tc>
    </w:tr>
    <w:tr w:rsidR="00322E7A" w:rsidRPr="00F85124" w14:paraId="67F4B40F" w14:textId="77777777" w:rsidTr="003E419E">
      <w:trPr>
        <w:cantSplit/>
        <w:trHeight w:val="288"/>
      </w:trPr>
      <w:tc>
        <w:tcPr>
          <w:tcW w:w="0" w:type="auto"/>
        </w:tcPr>
        <w:p w14:paraId="67F4B40C" w14:textId="77777777" w:rsidR="00322E7A" w:rsidRPr="00F85124" w:rsidRDefault="00322E7A" w:rsidP="003E419E">
          <w:pPr>
            <w:rPr>
              <w:rFonts w:ascii="Calibri" w:hAnsi="Calibri"/>
              <w:sz w:val="12"/>
              <w:szCs w:val="12"/>
              <w:vertAlign w:val="superscript"/>
            </w:rPr>
          </w:pPr>
          <w:r w:rsidRPr="00F85124">
            <w:rPr>
              <w:rFonts w:ascii="Calibri" w:hAnsi="Calibri"/>
              <w:sz w:val="12"/>
              <w:szCs w:val="12"/>
            </w:rPr>
            <w:t>Dwelling Address:</w:t>
          </w:r>
        </w:p>
      </w:tc>
      <w:tc>
        <w:tcPr>
          <w:tcW w:w="1377" w:type="pct"/>
        </w:tcPr>
        <w:p w14:paraId="67F4B40D" w14:textId="330E818A" w:rsidR="00322E7A" w:rsidRPr="00F85124" w:rsidRDefault="00322E7A" w:rsidP="003E419E">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67F4B40E" w14:textId="4E8C686B" w:rsidR="00322E7A" w:rsidRPr="00F85124" w:rsidRDefault="00322E7A" w:rsidP="003E419E">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67F4B410" w14:textId="77777777" w:rsidR="00322E7A" w:rsidRPr="003E419E" w:rsidRDefault="00322E7A" w:rsidP="003E41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413" w14:textId="77777777" w:rsidR="00322E7A" w:rsidRDefault="007B6891">
    <w:pPr>
      <w:pStyle w:val="Header"/>
    </w:pPr>
    <w:r>
      <w:rPr>
        <w:noProof/>
      </w:rPr>
      <w:pict w14:anchorId="67F4B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2052"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414" w14:textId="77777777" w:rsidR="00322E7A" w:rsidRDefault="007B6891">
    <w:pPr>
      <w:pStyle w:val="Header"/>
    </w:pPr>
    <w:r>
      <w:rPr>
        <w:noProof/>
      </w:rPr>
      <w:pict w14:anchorId="67F4B4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2053"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322E7A" w:rsidRPr="00F85124" w14:paraId="67F4B417" w14:textId="77777777" w:rsidTr="003E419E">
      <w:trPr>
        <w:cantSplit/>
        <w:trHeight w:val="288"/>
      </w:trPr>
      <w:tc>
        <w:tcPr>
          <w:tcW w:w="3877" w:type="pct"/>
          <w:gridSpan w:val="2"/>
          <w:tcBorders>
            <w:right w:val="nil"/>
          </w:tcBorders>
          <w:vAlign w:val="center"/>
        </w:tcPr>
        <w:p w14:paraId="67F4B415" w14:textId="77777777" w:rsidR="00322E7A" w:rsidRPr="000D26AA" w:rsidRDefault="007B6891" w:rsidP="00412E66">
          <w:pPr>
            <w:pStyle w:val="Heading1"/>
            <w:rPr>
              <w:rFonts w:ascii="Calibri" w:hAnsi="Calibri"/>
              <w:b w:val="0"/>
              <w:bCs/>
              <w:sz w:val="20"/>
            </w:rPr>
          </w:pPr>
          <w:r>
            <w:rPr>
              <w:noProof/>
            </w:rPr>
            <w:pict w14:anchorId="67F4B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2054"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r w:rsidR="00322E7A" w:rsidRPr="000D26AA">
            <w:rPr>
              <w:rFonts w:ascii="Calibri" w:hAnsi="Calibri"/>
              <w:b w:val="0"/>
              <w:bCs/>
              <w:sz w:val="20"/>
            </w:rPr>
            <w:t>CERTIFICATE OF VERIFICATION - USER INSTRUCTIONS</w:t>
          </w:r>
        </w:p>
      </w:tc>
      <w:tc>
        <w:tcPr>
          <w:tcW w:w="1123" w:type="pct"/>
          <w:tcBorders>
            <w:left w:val="nil"/>
          </w:tcBorders>
          <w:tcMar>
            <w:left w:w="115" w:type="dxa"/>
            <w:right w:w="115" w:type="dxa"/>
          </w:tcMar>
          <w:vAlign w:val="center"/>
        </w:tcPr>
        <w:p w14:paraId="67F4B416" w14:textId="77777777" w:rsidR="00322E7A" w:rsidRPr="000D26AA" w:rsidRDefault="00322E7A" w:rsidP="00412E66">
          <w:pPr>
            <w:pStyle w:val="Heading1"/>
            <w:jc w:val="right"/>
            <w:rPr>
              <w:rFonts w:ascii="Calibri" w:hAnsi="Calibri"/>
              <w:b w:val="0"/>
              <w:bCs/>
              <w:sz w:val="20"/>
            </w:rPr>
          </w:pPr>
          <w:r w:rsidRPr="000D26AA">
            <w:rPr>
              <w:rFonts w:ascii="Calibri" w:hAnsi="Calibri"/>
              <w:b w:val="0"/>
              <w:bCs/>
              <w:sz w:val="20"/>
            </w:rPr>
            <w:t>CF3R-ENV-20-H</w:t>
          </w:r>
        </w:p>
      </w:tc>
    </w:tr>
    <w:tr w:rsidR="00322E7A" w:rsidRPr="00F85124" w14:paraId="67F4B41A" w14:textId="77777777" w:rsidTr="003E419E">
      <w:trPr>
        <w:cantSplit/>
        <w:trHeight w:val="288"/>
      </w:trPr>
      <w:tc>
        <w:tcPr>
          <w:tcW w:w="2500" w:type="pct"/>
          <w:tcBorders>
            <w:right w:val="nil"/>
          </w:tcBorders>
        </w:tcPr>
        <w:p w14:paraId="67F4B418" w14:textId="77777777" w:rsidR="00322E7A" w:rsidRPr="00F85124" w:rsidRDefault="00322E7A" w:rsidP="003E419E">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ENV-20a</w:t>
          </w:r>
        </w:p>
      </w:tc>
      <w:tc>
        <w:tcPr>
          <w:tcW w:w="2500" w:type="pct"/>
          <w:gridSpan w:val="2"/>
          <w:tcBorders>
            <w:left w:val="nil"/>
          </w:tcBorders>
        </w:tcPr>
        <w:p w14:paraId="67F4B419" w14:textId="77777777" w:rsidR="00322E7A" w:rsidRPr="00382CD6" w:rsidRDefault="00322E7A"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B6891">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7B6891">
            <w:fldChar w:fldCharType="begin"/>
          </w:r>
          <w:r w:rsidR="007B6891">
            <w:instrText xml:space="preserve"> SECTIONPAGES   \* MERGEFORMAT </w:instrText>
          </w:r>
          <w:r w:rsidR="007B6891">
            <w:fldChar w:fldCharType="separate"/>
          </w:r>
          <w:r w:rsidR="007B6891" w:rsidRPr="007B6891">
            <w:rPr>
              <w:rFonts w:ascii="Calibri" w:hAnsi="Calibri"/>
              <w:bCs/>
              <w:noProof/>
            </w:rPr>
            <w:t>3</w:t>
          </w:r>
          <w:r w:rsidR="007B6891">
            <w:rPr>
              <w:rFonts w:ascii="Calibri" w:hAnsi="Calibri"/>
              <w:bCs/>
              <w:noProof/>
            </w:rPr>
            <w:fldChar w:fldCharType="end"/>
          </w:r>
          <w:r w:rsidRPr="00F85124">
            <w:rPr>
              <w:rFonts w:ascii="Calibri" w:hAnsi="Calibri"/>
              <w:bCs/>
            </w:rPr>
            <w:t>)</w:t>
          </w:r>
        </w:p>
      </w:tc>
    </w:tr>
  </w:tbl>
  <w:p w14:paraId="67F4B41B" w14:textId="77777777" w:rsidR="00322E7A" w:rsidRPr="003E419E" w:rsidRDefault="00322E7A" w:rsidP="003E419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41D" w14:textId="77777777" w:rsidR="00322E7A" w:rsidRDefault="007B6891">
    <w:pPr>
      <w:pStyle w:val="Header"/>
    </w:pPr>
    <w:r>
      <w:rPr>
        <w:noProof/>
      </w:rPr>
      <w:pict w14:anchorId="67F4B4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2055"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41E" w14:textId="77777777" w:rsidR="00322E7A" w:rsidRDefault="007B6891">
    <w:pPr>
      <w:pStyle w:val="Header"/>
    </w:pPr>
    <w:r>
      <w:rPr>
        <w:noProof/>
      </w:rPr>
      <w:pict w14:anchorId="67F4B4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2056"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405"/>
      <w:gridCol w:w="1155"/>
      <w:gridCol w:w="2479"/>
    </w:tblGrid>
    <w:tr w:rsidR="00322E7A" w:rsidRPr="00F85124" w14:paraId="67F4B421" w14:textId="77777777" w:rsidTr="003E419E">
      <w:trPr>
        <w:cantSplit/>
        <w:trHeight w:val="288"/>
      </w:trPr>
      <w:tc>
        <w:tcPr>
          <w:tcW w:w="3877" w:type="pct"/>
          <w:gridSpan w:val="2"/>
          <w:tcBorders>
            <w:right w:val="nil"/>
          </w:tcBorders>
          <w:vAlign w:val="center"/>
        </w:tcPr>
        <w:p w14:paraId="67F4B41F" w14:textId="77777777" w:rsidR="00322E7A" w:rsidRPr="000D26AA" w:rsidRDefault="007B6891" w:rsidP="00412E66">
          <w:pPr>
            <w:pStyle w:val="Heading1"/>
            <w:rPr>
              <w:rFonts w:ascii="Calibri" w:hAnsi="Calibri"/>
              <w:b w:val="0"/>
              <w:bCs/>
              <w:sz w:val="20"/>
            </w:rPr>
          </w:pPr>
          <w:r>
            <w:rPr>
              <w:noProof/>
            </w:rPr>
            <w:pict w14:anchorId="67F4B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2057"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r w:rsidR="00322E7A" w:rsidRPr="000D26AA">
            <w:rPr>
              <w:rFonts w:ascii="Calibri" w:hAnsi="Calibri"/>
              <w:b w:val="0"/>
              <w:bCs/>
              <w:sz w:val="20"/>
            </w:rPr>
            <w:t>CERTIFICATE OF VERIFICATION - DATA FIELD DEFINITIONS AND CALCULATIONS</w:t>
          </w:r>
        </w:p>
      </w:tc>
      <w:tc>
        <w:tcPr>
          <w:tcW w:w="1123" w:type="pct"/>
          <w:tcBorders>
            <w:left w:val="nil"/>
          </w:tcBorders>
          <w:tcMar>
            <w:left w:w="115" w:type="dxa"/>
            <w:right w:w="115" w:type="dxa"/>
          </w:tcMar>
          <w:vAlign w:val="center"/>
        </w:tcPr>
        <w:p w14:paraId="67F4B420" w14:textId="77777777" w:rsidR="00322E7A" w:rsidRPr="000D26AA" w:rsidRDefault="00322E7A" w:rsidP="00412E66">
          <w:pPr>
            <w:pStyle w:val="Heading1"/>
            <w:jc w:val="right"/>
            <w:rPr>
              <w:rFonts w:ascii="Calibri" w:hAnsi="Calibri"/>
              <w:b w:val="0"/>
              <w:bCs/>
              <w:sz w:val="20"/>
            </w:rPr>
          </w:pPr>
          <w:r w:rsidRPr="000D26AA">
            <w:rPr>
              <w:rFonts w:ascii="Calibri" w:hAnsi="Calibri"/>
              <w:b w:val="0"/>
              <w:bCs/>
              <w:sz w:val="20"/>
            </w:rPr>
            <w:t>CF3R-ENV-20-H</w:t>
          </w:r>
        </w:p>
      </w:tc>
    </w:tr>
    <w:tr w:rsidR="00322E7A" w:rsidRPr="00F85124" w14:paraId="67F4B424" w14:textId="77777777" w:rsidTr="003166AF">
      <w:trPr>
        <w:cantSplit/>
        <w:trHeight w:val="288"/>
      </w:trPr>
      <w:tc>
        <w:tcPr>
          <w:tcW w:w="3354" w:type="pct"/>
          <w:tcBorders>
            <w:right w:val="nil"/>
          </w:tcBorders>
        </w:tcPr>
        <w:p w14:paraId="67F4B422" w14:textId="77777777" w:rsidR="00322E7A" w:rsidRPr="00F85124" w:rsidRDefault="00322E7A" w:rsidP="00056B9D">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ENV-20a</w:t>
          </w:r>
        </w:p>
      </w:tc>
      <w:tc>
        <w:tcPr>
          <w:tcW w:w="1646" w:type="pct"/>
          <w:gridSpan w:val="2"/>
          <w:tcBorders>
            <w:left w:val="nil"/>
          </w:tcBorders>
        </w:tcPr>
        <w:p w14:paraId="67F4B423" w14:textId="77777777" w:rsidR="00322E7A" w:rsidRPr="00F85124" w:rsidRDefault="00322E7A"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7B6891">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7B6891">
            <w:fldChar w:fldCharType="begin"/>
          </w:r>
          <w:r w:rsidR="007B6891">
            <w:instrText xml:space="preserve"> SECTIONPAGES   \* MERGEFORMAT </w:instrText>
          </w:r>
          <w:r w:rsidR="007B6891">
            <w:fldChar w:fldCharType="separate"/>
          </w:r>
          <w:r w:rsidR="007B6891" w:rsidRPr="007B6891">
            <w:rPr>
              <w:rFonts w:ascii="Calibri" w:hAnsi="Calibri"/>
              <w:bCs/>
              <w:noProof/>
            </w:rPr>
            <w:t>3</w:t>
          </w:r>
          <w:r w:rsidR="007B6891">
            <w:rPr>
              <w:rFonts w:ascii="Calibri" w:hAnsi="Calibri"/>
              <w:bCs/>
              <w:noProof/>
            </w:rPr>
            <w:fldChar w:fldCharType="end"/>
          </w:r>
          <w:r w:rsidRPr="00F85124">
            <w:rPr>
              <w:rFonts w:ascii="Calibri" w:hAnsi="Calibri"/>
              <w:bCs/>
            </w:rPr>
            <w:t>)</w:t>
          </w:r>
        </w:p>
      </w:tc>
    </w:tr>
  </w:tbl>
  <w:p w14:paraId="67F4B425" w14:textId="77777777" w:rsidR="00322E7A" w:rsidRPr="003E419E" w:rsidRDefault="00322E7A" w:rsidP="003E419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F4B426" w14:textId="77777777" w:rsidR="00322E7A" w:rsidRDefault="007B6891">
    <w:pPr>
      <w:pStyle w:val="Header"/>
    </w:pPr>
    <w:r>
      <w:rPr>
        <w:noProof/>
      </w:rPr>
      <w:pict w14:anchorId="67F4B4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2058"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2FB7291C"/>
    <w:multiLevelType w:val="hybridMultilevel"/>
    <w:tmpl w:val="8A1A886E"/>
    <w:lvl w:ilvl="0" w:tplc="F800B7BC">
      <w:start w:val="6"/>
      <w:numFmt w:val="decimal"/>
      <w:lvlText w:val="%1."/>
      <w:lvlJc w:val="left"/>
      <w:pPr>
        <w:ind w:left="720" w:hanging="360"/>
      </w:pPr>
      <w:rPr>
        <w:rFonts w:ascii="Calibri"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nsid w:val="51B3090A"/>
    <w:multiLevelType w:val="hybridMultilevel"/>
    <w:tmpl w:val="F71A5812"/>
    <w:lvl w:ilvl="0" w:tplc="157EC43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5">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737C2EA0"/>
    <w:multiLevelType w:val="hybridMultilevel"/>
    <w:tmpl w:val="EADCBB2C"/>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7">
    <w:nsid w:val="73C645A7"/>
    <w:multiLevelType w:val="hybridMultilevel"/>
    <w:tmpl w:val="CFE41AE4"/>
    <w:lvl w:ilvl="0" w:tplc="04090019">
      <w:start w:val="1"/>
      <w:numFmt w:val="lowerLetter"/>
      <w:lvlText w:val="%1."/>
      <w:lvlJc w:val="left"/>
      <w:pPr>
        <w:ind w:left="1471" w:hanging="360"/>
      </w:pPr>
      <w:rPr>
        <w:rFonts w:cs="Times New Roman"/>
      </w:rPr>
    </w:lvl>
    <w:lvl w:ilvl="1" w:tplc="04090019" w:tentative="1">
      <w:start w:val="1"/>
      <w:numFmt w:val="lowerLetter"/>
      <w:lvlText w:val="%2."/>
      <w:lvlJc w:val="left"/>
      <w:pPr>
        <w:ind w:left="2191" w:hanging="360"/>
      </w:pPr>
      <w:rPr>
        <w:rFonts w:cs="Times New Roman"/>
      </w:rPr>
    </w:lvl>
    <w:lvl w:ilvl="2" w:tplc="0409001B" w:tentative="1">
      <w:start w:val="1"/>
      <w:numFmt w:val="lowerRoman"/>
      <w:lvlText w:val="%3."/>
      <w:lvlJc w:val="right"/>
      <w:pPr>
        <w:ind w:left="2911" w:hanging="180"/>
      </w:pPr>
      <w:rPr>
        <w:rFonts w:cs="Times New Roman"/>
      </w:rPr>
    </w:lvl>
    <w:lvl w:ilvl="3" w:tplc="0409000F" w:tentative="1">
      <w:start w:val="1"/>
      <w:numFmt w:val="decimal"/>
      <w:lvlText w:val="%4."/>
      <w:lvlJc w:val="left"/>
      <w:pPr>
        <w:ind w:left="3631" w:hanging="360"/>
      </w:pPr>
      <w:rPr>
        <w:rFonts w:cs="Times New Roman"/>
      </w:rPr>
    </w:lvl>
    <w:lvl w:ilvl="4" w:tplc="04090019" w:tentative="1">
      <w:start w:val="1"/>
      <w:numFmt w:val="lowerLetter"/>
      <w:lvlText w:val="%5."/>
      <w:lvlJc w:val="left"/>
      <w:pPr>
        <w:ind w:left="4351" w:hanging="360"/>
      </w:pPr>
      <w:rPr>
        <w:rFonts w:cs="Times New Roman"/>
      </w:rPr>
    </w:lvl>
    <w:lvl w:ilvl="5" w:tplc="0409001B" w:tentative="1">
      <w:start w:val="1"/>
      <w:numFmt w:val="lowerRoman"/>
      <w:lvlText w:val="%6."/>
      <w:lvlJc w:val="right"/>
      <w:pPr>
        <w:ind w:left="5071" w:hanging="180"/>
      </w:pPr>
      <w:rPr>
        <w:rFonts w:cs="Times New Roman"/>
      </w:rPr>
    </w:lvl>
    <w:lvl w:ilvl="6" w:tplc="0409000F" w:tentative="1">
      <w:start w:val="1"/>
      <w:numFmt w:val="decimal"/>
      <w:lvlText w:val="%7."/>
      <w:lvlJc w:val="left"/>
      <w:pPr>
        <w:ind w:left="5791" w:hanging="360"/>
      </w:pPr>
      <w:rPr>
        <w:rFonts w:cs="Times New Roman"/>
      </w:rPr>
    </w:lvl>
    <w:lvl w:ilvl="7" w:tplc="04090019" w:tentative="1">
      <w:start w:val="1"/>
      <w:numFmt w:val="lowerLetter"/>
      <w:lvlText w:val="%8."/>
      <w:lvlJc w:val="left"/>
      <w:pPr>
        <w:ind w:left="6511" w:hanging="360"/>
      </w:pPr>
      <w:rPr>
        <w:rFonts w:cs="Times New Roman"/>
      </w:rPr>
    </w:lvl>
    <w:lvl w:ilvl="8" w:tplc="0409001B" w:tentative="1">
      <w:start w:val="1"/>
      <w:numFmt w:val="lowerRoman"/>
      <w:lvlText w:val="%9."/>
      <w:lvlJc w:val="right"/>
      <w:pPr>
        <w:ind w:left="7231" w:hanging="180"/>
      </w:pPr>
      <w:rPr>
        <w:rFonts w:cs="Times New Roman"/>
      </w:rPr>
    </w:lvl>
  </w:abstractNum>
  <w:abstractNum w:abstractNumId="18">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7DB736A8"/>
    <w:multiLevelType w:val="hybridMultilevel"/>
    <w:tmpl w:val="B5E814E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6"/>
  </w:num>
  <w:num w:numId="20">
    <w:abstractNumId w:val="2"/>
  </w:num>
  <w:num w:numId="21">
    <w:abstractNumId w:val="9"/>
  </w:num>
  <w:num w:numId="22">
    <w:abstractNumId w:val="1"/>
  </w:num>
  <w:num w:numId="23">
    <w:abstractNumId w:val="0"/>
  </w:num>
  <w:num w:numId="24">
    <w:abstractNumId w:val="14"/>
  </w:num>
  <w:num w:numId="25">
    <w:abstractNumId w:val="11"/>
  </w:num>
  <w:num w:numId="26">
    <w:abstractNumId w:val="13"/>
  </w:num>
  <w:num w:numId="27">
    <w:abstractNumId w:val="15"/>
  </w:num>
  <w:num w:numId="28">
    <w:abstractNumId w:val="5"/>
  </w:num>
  <w:num w:numId="29">
    <w:abstractNumId w:val="4"/>
  </w:num>
  <w:num w:numId="30">
    <w:abstractNumId w:val="18"/>
  </w:num>
  <w:num w:numId="31">
    <w:abstractNumId w:val="7"/>
  </w:num>
  <w:num w:numId="32">
    <w:abstractNumId w:val="16"/>
  </w:num>
  <w:num w:numId="33">
    <w:abstractNumId w:val="8"/>
  </w:num>
  <w:num w:numId="34">
    <w:abstractNumId w:val="17"/>
  </w:num>
  <w:num w:numId="35">
    <w:abstractNumId w:val="10"/>
  </w:num>
  <w:num w:numId="36">
    <w:abstractNumId w:val="12"/>
  </w:num>
  <w:num w:numId="37">
    <w:abstractNumId w:val="3"/>
  </w:num>
  <w:num w:numId="38">
    <w:abstractNumId w:val="1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541A"/>
    <w:rsid w:val="0000669E"/>
    <w:rsid w:val="000136FC"/>
    <w:rsid w:val="00013858"/>
    <w:rsid w:val="00023ECE"/>
    <w:rsid w:val="00026C7B"/>
    <w:rsid w:val="00032D45"/>
    <w:rsid w:val="0004155E"/>
    <w:rsid w:val="00056B9D"/>
    <w:rsid w:val="00057A11"/>
    <w:rsid w:val="00075CA7"/>
    <w:rsid w:val="00081774"/>
    <w:rsid w:val="00093172"/>
    <w:rsid w:val="000B0F3B"/>
    <w:rsid w:val="000C5AC9"/>
    <w:rsid w:val="000D1CB5"/>
    <w:rsid w:val="000D26AA"/>
    <w:rsid w:val="000E00D9"/>
    <w:rsid w:val="000E084F"/>
    <w:rsid w:val="000F29F6"/>
    <w:rsid w:val="000F3C9E"/>
    <w:rsid w:val="00107CC3"/>
    <w:rsid w:val="0011127F"/>
    <w:rsid w:val="00123E14"/>
    <w:rsid w:val="00125D8E"/>
    <w:rsid w:val="00133F35"/>
    <w:rsid w:val="00136A18"/>
    <w:rsid w:val="00136D00"/>
    <w:rsid w:val="001418C1"/>
    <w:rsid w:val="001454CA"/>
    <w:rsid w:val="001531F1"/>
    <w:rsid w:val="00157308"/>
    <w:rsid w:val="00163079"/>
    <w:rsid w:val="00165FD3"/>
    <w:rsid w:val="00170A61"/>
    <w:rsid w:val="00171BD5"/>
    <w:rsid w:val="00177998"/>
    <w:rsid w:val="00181B3E"/>
    <w:rsid w:val="001835DF"/>
    <w:rsid w:val="00183FA1"/>
    <w:rsid w:val="00197CD7"/>
    <w:rsid w:val="001A794A"/>
    <w:rsid w:val="001B0B2D"/>
    <w:rsid w:val="001B6B55"/>
    <w:rsid w:val="001B7920"/>
    <w:rsid w:val="001C4084"/>
    <w:rsid w:val="001D4EC1"/>
    <w:rsid w:val="001E07D7"/>
    <w:rsid w:val="001E4E52"/>
    <w:rsid w:val="001F1EB8"/>
    <w:rsid w:val="00217730"/>
    <w:rsid w:val="00221722"/>
    <w:rsid w:val="00223EF9"/>
    <w:rsid w:val="00231102"/>
    <w:rsid w:val="002478EC"/>
    <w:rsid w:val="002534AE"/>
    <w:rsid w:val="0027204B"/>
    <w:rsid w:val="00277157"/>
    <w:rsid w:val="00282299"/>
    <w:rsid w:val="002A6FF6"/>
    <w:rsid w:val="002B0AF1"/>
    <w:rsid w:val="002B4718"/>
    <w:rsid w:val="002B5597"/>
    <w:rsid w:val="002B6109"/>
    <w:rsid w:val="002C1AD1"/>
    <w:rsid w:val="002D4ABD"/>
    <w:rsid w:val="002D72F5"/>
    <w:rsid w:val="002E227D"/>
    <w:rsid w:val="002E299F"/>
    <w:rsid w:val="00305DBA"/>
    <w:rsid w:val="0031464C"/>
    <w:rsid w:val="003166AF"/>
    <w:rsid w:val="00322E7A"/>
    <w:rsid w:val="00330CFF"/>
    <w:rsid w:val="00370C82"/>
    <w:rsid w:val="00381466"/>
    <w:rsid w:val="00382CD6"/>
    <w:rsid w:val="003C1E23"/>
    <w:rsid w:val="003C5860"/>
    <w:rsid w:val="003C6DC1"/>
    <w:rsid w:val="003E0830"/>
    <w:rsid w:val="003E21BB"/>
    <w:rsid w:val="003E419E"/>
    <w:rsid w:val="003E457A"/>
    <w:rsid w:val="003E71E0"/>
    <w:rsid w:val="003F398B"/>
    <w:rsid w:val="00410903"/>
    <w:rsid w:val="004112F4"/>
    <w:rsid w:val="00412E66"/>
    <w:rsid w:val="0041739F"/>
    <w:rsid w:val="00421E7D"/>
    <w:rsid w:val="0042272B"/>
    <w:rsid w:val="00425C89"/>
    <w:rsid w:val="00427DFA"/>
    <w:rsid w:val="004713DE"/>
    <w:rsid w:val="00473AEC"/>
    <w:rsid w:val="0047600B"/>
    <w:rsid w:val="0048033C"/>
    <w:rsid w:val="004803D4"/>
    <w:rsid w:val="004941D0"/>
    <w:rsid w:val="00497DDD"/>
    <w:rsid w:val="004B1299"/>
    <w:rsid w:val="004D24AC"/>
    <w:rsid w:val="004F16FE"/>
    <w:rsid w:val="004F4690"/>
    <w:rsid w:val="00503342"/>
    <w:rsid w:val="00513731"/>
    <w:rsid w:val="005148D6"/>
    <w:rsid w:val="0052113E"/>
    <w:rsid w:val="005227DA"/>
    <w:rsid w:val="0052737E"/>
    <w:rsid w:val="0053362D"/>
    <w:rsid w:val="005370C6"/>
    <w:rsid w:val="00547563"/>
    <w:rsid w:val="00552C18"/>
    <w:rsid w:val="00553651"/>
    <w:rsid w:val="005700F0"/>
    <w:rsid w:val="005774A9"/>
    <w:rsid w:val="0058101C"/>
    <w:rsid w:val="00585B39"/>
    <w:rsid w:val="00595EC9"/>
    <w:rsid w:val="0059736A"/>
    <w:rsid w:val="005B48AA"/>
    <w:rsid w:val="005C0059"/>
    <w:rsid w:val="005C4753"/>
    <w:rsid w:val="005E19CD"/>
    <w:rsid w:val="005E1C15"/>
    <w:rsid w:val="005F1465"/>
    <w:rsid w:val="005F68F2"/>
    <w:rsid w:val="00602D2F"/>
    <w:rsid w:val="006045D5"/>
    <w:rsid w:val="006264F8"/>
    <w:rsid w:val="006614CE"/>
    <w:rsid w:val="00681DC7"/>
    <w:rsid w:val="00685389"/>
    <w:rsid w:val="006950F5"/>
    <w:rsid w:val="006A545B"/>
    <w:rsid w:val="006B61A1"/>
    <w:rsid w:val="006B65E4"/>
    <w:rsid w:val="006B7E71"/>
    <w:rsid w:val="006C20D7"/>
    <w:rsid w:val="006C5CC0"/>
    <w:rsid w:val="006D1864"/>
    <w:rsid w:val="006D59FA"/>
    <w:rsid w:val="006D7E3C"/>
    <w:rsid w:val="006E6D17"/>
    <w:rsid w:val="006F15CA"/>
    <w:rsid w:val="006F2DD4"/>
    <w:rsid w:val="0070083F"/>
    <w:rsid w:val="0070635C"/>
    <w:rsid w:val="00715475"/>
    <w:rsid w:val="00733ECB"/>
    <w:rsid w:val="00735772"/>
    <w:rsid w:val="00752910"/>
    <w:rsid w:val="00760262"/>
    <w:rsid w:val="00763CC5"/>
    <w:rsid w:val="00767C38"/>
    <w:rsid w:val="007722D6"/>
    <w:rsid w:val="00773243"/>
    <w:rsid w:val="00775125"/>
    <w:rsid w:val="00776CB9"/>
    <w:rsid w:val="007770C5"/>
    <w:rsid w:val="00777B2F"/>
    <w:rsid w:val="00791950"/>
    <w:rsid w:val="00796556"/>
    <w:rsid w:val="00797156"/>
    <w:rsid w:val="007B6891"/>
    <w:rsid w:val="007B77D7"/>
    <w:rsid w:val="007C0F62"/>
    <w:rsid w:val="007E1CA9"/>
    <w:rsid w:val="007F0D84"/>
    <w:rsid w:val="007F583F"/>
    <w:rsid w:val="0080000B"/>
    <w:rsid w:val="00817F69"/>
    <w:rsid w:val="008223A4"/>
    <w:rsid w:val="0082273E"/>
    <w:rsid w:val="0084183F"/>
    <w:rsid w:val="008433C6"/>
    <w:rsid w:val="00850A0C"/>
    <w:rsid w:val="00867FF0"/>
    <w:rsid w:val="00871549"/>
    <w:rsid w:val="00871BD4"/>
    <w:rsid w:val="00885FDA"/>
    <w:rsid w:val="00886F2C"/>
    <w:rsid w:val="008905EA"/>
    <w:rsid w:val="008A5A76"/>
    <w:rsid w:val="008A6E3A"/>
    <w:rsid w:val="008B0F77"/>
    <w:rsid w:val="008B4310"/>
    <w:rsid w:val="008C070F"/>
    <w:rsid w:val="008D38B9"/>
    <w:rsid w:val="008D7360"/>
    <w:rsid w:val="008E6C57"/>
    <w:rsid w:val="00900AFB"/>
    <w:rsid w:val="00907289"/>
    <w:rsid w:val="0091667B"/>
    <w:rsid w:val="0092223B"/>
    <w:rsid w:val="0092568A"/>
    <w:rsid w:val="009264B4"/>
    <w:rsid w:val="0092681B"/>
    <w:rsid w:val="009351D2"/>
    <w:rsid w:val="00942418"/>
    <w:rsid w:val="00960E6A"/>
    <w:rsid w:val="00974C1F"/>
    <w:rsid w:val="00976030"/>
    <w:rsid w:val="009858B3"/>
    <w:rsid w:val="00985E04"/>
    <w:rsid w:val="009924DA"/>
    <w:rsid w:val="009C7DFE"/>
    <w:rsid w:val="009E535A"/>
    <w:rsid w:val="009F0ECA"/>
    <w:rsid w:val="009F4793"/>
    <w:rsid w:val="00A066EB"/>
    <w:rsid w:val="00A07333"/>
    <w:rsid w:val="00A36284"/>
    <w:rsid w:val="00A4606B"/>
    <w:rsid w:val="00A551A2"/>
    <w:rsid w:val="00A97500"/>
    <w:rsid w:val="00AB2F2B"/>
    <w:rsid w:val="00AC5BE8"/>
    <w:rsid w:val="00AD1222"/>
    <w:rsid w:val="00AE4835"/>
    <w:rsid w:val="00B045D7"/>
    <w:rsid w:val="00B4301F"/>
    <w:rsid w:val="00B52123"/>
    <w:rsid w:val="00B62A8D"/>
    <w:rsid w:val="00B706BB"/>
    <w:rsid w:val="00B86E8A"/>
    <w:rsid w:val="00B87256"/>
    <w:rsid w:val="00B94879"/>
    <w:rsid w:val="00BA699E"/>
    <w:rsid w:val="00BB1C9A"/>
    <w:rsid w:val="00BB73AE"/>
    <w:rsid w:val="00BC0866"/>
    <w:rsid w:val="00BE101B"/>
    <w:rsid w:val="00BE3647"/>
    <w:rsid w:val="00BE64EA"/>
    <w:rsid w:val="00BE705B"/>
    <w:rsid w:val="00BF1ADA"/>
    <w:rsid w:val="00BF2620"/>
    <w:rsid w:val="00BF4420"/>
    <w:rsid w:val="00C2071A"/>
    <w:rsid w:val="00C26C77"/>
    <w:rsid w:val="00C471CD"/>
    <w:rsid w:val="00C511E6"/>
    <w:rsid w:val="00C637A7"/>
    <w:rsid w:val="00C76C40"/>
    <w:rsid w:val="00C77D58"/>
    <w:rsid w:val="00C82B7C"/>
    <w:rsid w:val="00C83E2B"/>
    <w:rsid w:val="00CA1CB9"/>
    <w:rsid w:val="00CA2650"/>
    <w:rsid w:val="00CA77A6"/>
    <w:rsid w:val="00CB305B"/>
    <w:rsid w:val="00CB4F4A"/>
    <w:rsid w:val="00CB7D40"/>
    <w:rsid w:val="00CD32FC"/>
    <w:rsid w:val="00CD47B4"/>
    <w:rsid w:val="00CE442B"/>
    <w:rsid w:val="00CF6E33"/>
    <w:rsid w:val="00D24F24"/>
    <w:rsid w:val="00D43810"/>
    <w:rsid w:val="00D46F1C"/>
    <w:rsid w:val="00D62F1D"/>
    <w:rsid w:val="00D67A1F"/>
    <w:rsid w:val="00D74324"/>
    <w:rsid w:val="00D77F0F"/>
    <w:rsid w:val="00D814DE"/>
    <w:rsid w:val="00D86638"/>
    <w:rsid w:val="00D974B6"/>
    <w:rsid w:val="00DA4823"/>
    <w:rsid w:val="00DB0CD1"/>
    <w:rsid w:val="00DC2E7F"/>
    <w:rsid w:val="00DD2C34"/>
    <w:rsid w:val="00DD4C67"/>
    <w:rsid w:val="00DE606E"/>
    <w:rsid w:val="00DF3F73"/>
    <w:rsid w:val="00E1336F"/>
    <w:rsid w:val="00E136A4"/>
    <w:rsid w:val="00E15AD6"/>
    <w:rsid w:val="00E2270F"/>
    <w:rsid w:val="00E32371"/>
    <w:rsid w:val="00E369CC"/>
    <w:rsid w:val="00E40FE0"/>
    <w:rsid w:val="00E60B26"/>
    <w:rsid w:val="00E64E90"/>
    <w:rsid w:val="00E817F3"/>
    <w:rsid w:val="00E938AC"/>
    <w:rsid w:val="00EA5E99"/>
    <w:rsid w:val="00EA7549"/>
    <w:rsid w:val="00EB35C6"/>
    <w:rsid w:val="00EB61D5"/>
    <w:rsid w:val="00EB7663"/>
    <w:rsid w:val="00EC2C94"/>
    <w:rsid w:val="00EC4185"/>
    <w:rsid w:val="00EC7325"/>
    <w:rsid w:val="00ED4D6A"/>
    <w:rsid w:val="00ED6A4D"/>
    <w:rsid w:val="00EF0AEF"/>
    <w:rsid w:val="00EF5BE6"/>
    <w:rsid w:val="00F06509"/>
    <w:rsid w:val="00F108EE"/>
    <w:rsid w:val="00F12D07"/>
    <w:rsid w:val="00F2068D"/>
    <w:rsid w:val="00F22EB6"/>
    <w:rsid w:val="00F31354"/>
    <w:rsid w:val="00F35C04"/>
    <w:rsid w:val="00F40FC4"/>
    <w:rsid w:val="00F5730D"/>
    <w:rsid w:val="00F5779D"/>
    <w:rsid w:val="00F62D88"/>
    <w:rsid w:val="00F7154F"/>
    <w:rsid w:val="00F75684"/>
    <w:rsid w:val="00F84085"/>
    <w:rsid w:val="00F85124"/>
    <w:rsid w:val="00F9036A"/>
    <w:rsid w:val="00FA1A01"/>
    <w:rsid w:val="00FB5664"/>
    <w:rsid w:val="00FC1332"/>
    <w:rsid w:val="00FC4B01"/>
    <w:rsid w:val="00FD05D0"/>
    <w:rsid w:val="00FD238C"/>
    <w:rsid w:val="00FE02FA"/>
    <w:rsid w:val="00FE0445"/>
    <w:rsid w:val="00FE36E7"/>
    <w:rsid w:val="00FE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67F4A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4C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454CA"/>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58101C"/>
    <w:rPr>
      <w:rFonts w:ascii="Cambria" w:hAnsi="Cambria" w:cs="Times New Roman"/>
      <w:b/>
      <w:bCs/>
      <w:i/>
      <w:iCs/>
      <w:sz w:val="28"/>
      <w:szCs w:val="28"/>
    </w:rPr>
  </w:style>
  <w:style w:type="character" w:customStyle="1" w:styleId="Heading3Char">
    <w:name w:val="Heading 3 Char"/>
    <w:aliases w:val="h3 Char,h31 Char,h32 Char"/>
    <w:basedOn w:val="DefaultParagraphFont"/>
    <w:link w:val="Heading3"/>
    <w:uiPriority w:val="99"/>
    <w:locked/>
    <w:rsid w:val="001454CA"/>
    <w:rPr>
      <w:rFonts w:ascii="Arial Black" w:hAnsi="Arial Black" w:cs="Times New Roman"/>
      <w:sz w:val="22"/>
      <w:lang w:val="en-US" w:eastAsia="en-US"/>
    </w:rPr>
  </w:style>
  <w:style w:type="paragraph" w:customStyle="1" w:styleId="Style2">
    <w:name w:val="Style2"/>
    <w:basedOn w:val="Normal"/>
    <w:uiPriority w:val="99"/>
    <w:rsid w:val="001454CA"/>
    <w:pPr>
      <w:spacing w:before="120"/>
    </w:pPr>
  </w:style>
  <w:style w:type="paragraph" w:customStyle="1" w:styleId="Style3">
    <w:name w:val="Style3"/>
    <w:basedOn w:val="Normal"/>
    <w:autoRedefine/>
    <w:uiPriority w:val="99"/>
    <w:rsid w:val="001454CA"/>
    <w:pPr>
      <w:spacing w:before="120"/>
    </w:pPr>
  </w:style>
  <w:style w:type="paragraph" w:customStyle="1" w:styleId="Style4">
    <w:name w:val="Style4"/>
    <w:basedOn w:val="Normal"/>
    <w:uiPriority w:val="99"/>
    <w:rsid w:val="001454CA"/>
    <w:pPr>
      <w:tabs>
        <w:tab w:val="num" w:pos="720"/>
      </w:tabs>
      <w:spacing w:before="120"/>
      <w:ind w:left="720" w:hanging="360"/>
    </w:pPr>
    <w:rPr>
      <w:sz w:val="22"/>
    </w:rPr>
  </w:style>
  <w:style w:type="paragraph" w:customStyle="1" w:styleId="Style5">
    <w:name w:val="Style5"/>
    <w:basedOn w:val="Normal"/>
    <w:autoRedefine/>
    <w:uiPriority w:val="99"/>
    <w:rsid w:val="001454CA"/>
    <w:pPr>
      <w:spacing w:before="120"/>
    </w:pPr>
    <w:rPr>
      <w:sz w:val="22"/>
    </w:rPr>
  </w:style>
  <w:style w:type="paragraph" w:customStyle="1" w:styleId="Style6">
    <w:name w:val="Style6"/>
    <w:basedOn w:val="Normal"/>
    <w:uiPriority w:val="99"/>
    <w:rsid w:val="001454CA"/>
    <w:pPr>
      <w:spacing w:before="120"/>
    </w:pPr>
    <w:rPr>
      <w:sz w:val="22"/>
      <w:szCs w:val="22"/>
    </w:rPr>
  </w:style>
  <w:style w:type="paragraph" w:customStyle="1" w:styleId="Style8">
    <w:name w:val="Style8"/>
    <w:basedOn w:val="Heading2"/>
    <w:uiPriority w:val="99"/>
    <w:rsid w:val="001454C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454C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58101C"/>
    <w:rPr>
      <w:rFonts w:cs="Times New Roman"/>
      <w:b/>
      <w:bCs/>
      <w:sz w:val="20"/>
      <w:szCs w:val="20"/>
    </w:rPr>
  </w:style>
  <w:style w:type="paragraph" w:styleId="Header">
    <w:name w:val="header"/>
    <w:basedOn w:val="Normal"/>
    <w:link w:val="HeaderChar"/>
    <w:uiPriority w:val="99"/>
    <w:rsid w:val="001454CA"/>
    <w:pPr>
      <w:tabs>
        <w:tab w:val="center" w:pos="4320"/>
        <w:tab w:val="right" w:pos="8640"/>
      </w:tabs>
    </w:pPr>
  </w:style>
  <w:style w:type="character" w:customStyle="1" w:styleId="HeaderChar">
    <w:name w:val="Header Char"/>
    <w:basedOn w:val="DefaultParagraphFont"/>
    <w:link w:val="Header"/>
    <w:uiPriority w:val="99"/>
    <w:semiHidden/>
    <w:locked/>
    <w:rsid w:val="0058101C"/>
    <w:rPr>
      <w:rFonts w:cs="Times New Roman"/>
      <w:sz w:val="20"/>
      <w:szCs w:val="20"/>
    </w:rPr>
  </w:style>
  <w:style w:type="paragraph" w:styleId="FootnoteText">
    <w:name w:val="footnote text"/>
    <w:basedOn w:val="Normal"/>
    <w:link w:val="FootnoteTextChar"/>
    <w:uiPriority w:val="99"/>
    <w:semiHidden/>
    <w:rsid w:val="001454CA"/>
  </w:style>
  <w:style w:type="character" w:customStyle="1" w:styleId="FootnoteTextChar">
    <w:name w:val="Footnote Text Char"/>
    <w:basedOn w:val="DefaultParagraphFont"/>
    <w:link w:val="FootnoteText"/>
    <w:uiPriority w:val="99"/>
    <w:semiHidden/>
    <w:locked/>
    <w:rsid w:val="0058101C"/>
    <w:rPr>
      <w:rFonts w:cs="Times New Roman"/>
      <w:sz w:val="20"/>
      <w:szCs w:val="20"/>
    </w:rPr>
  </w:style>
  <w:style w:type="paragraph" w:styleId="ListNumber3">
    <w:name w:val="List Number 3"/>
    <w:basedOn w:val="Normal"/>
    <w:uiPriority w:val="99"/>
    <w:rsid w:val="001454CA"/>
    <w:pPr>
      <w:tabs>
        <w:tab w:val="num" w:pos="1080"/>
      </w:tabs>
      <w:ind w:left="1080" w:hanging="360"/>
    </w:pPr>
  </w:style>
  <w:style w:type="paragraph" w:customStyle="1" w:styleId="doublelineabove">
    <w:name w:val="double line above"/>
    <w:basedOn w:val="Normal"/>
    <w:uiPriority w:val="99"/>
    <w:rsid w:val="001454C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454CA"/>
    <w:pPr>
      <w:widowControl w:val="0"/>
      <w:tabs>
        <w:tab w:val="left" w:pos="357"/>
      </w:tabs>
      <w:spacing w:line="255" w:lineRule="atLeast"/>
      <w:ind w:left="1083" w:hanging="357"/>
    </w:pPr>
    <w:rPr>
      <w:sz w:val="24"/>
    </w:rPr>
  </w:style>
  <w:style w:type="paragraph" w:styleId="BlockText">
    <w:name w:val="Block Text"/>
    <w:basedOn w:val="Normal"/>
    <w:uiPriority w:val="99"/>
    <w:rsid w:val="001454CA"/>
    <w:pPr>
      <w:spacing w:after="120"/>
      <w:ind w:left="1440" w:right="1440"/>
    </w:pPr>
  </w:style>
  <w:style w:type="paragraph" w:styleId="BalloonText">
    <w:name w:val="Balloon Text"/>
    <w:basedOn w:val="Normal"/>
    <w:link w:val="BalloonTextChar"/>
    <w:uiPriority w:val="99"/>
    <w:semiHidden/>
    <w:rsid w:val="001454C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8101C"/>
    <w:rPr>
      <w:rFonts w:cs="Times New Roman"/>
      <w:sz w:val="2"/>
    </w:rPr>
  </w:style>
  <w:style w:type="character" w:styleId="CommentReference">
    <w:name w:val="annotation reference"/>
    <w:basedOn w:val="DefaultParagraphFont"/>
    <w:uiPriority w:val="99"/>
    <w:rsid w:val="001454CA"/>
    <w:rPr>
      <w:rFonts w:cs="Times New Roman"/>
      <w:sz w:val="16"/>
    </w:rPr>
  </w:style>
  <w:style w:type="table" w:styleId="TableGrid">
    <w:name w:val="Table Grid"/>
    <w:basedOn w:val="TableNormal"/>
    <w:uiPriority w:val="99"/>
    <w:rsid w:val="001454C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454CA"/>
    <w:rPr>
      <w:rFonts w:cs="Times New Roman"/>
      <w:i/>
    </w:rPr>
  </w:style>
  <w:style w:type="paragraph" w:customStyle="1" w:styleId="DarkList-Accent31">
    <w:name w:val="Dark List - Accent 31"/>
    <w:hidden/>
    <w:uiPriority w:val="99"/>
    <w:semiHidden/>
    <w:rsid w:val="001454CA"/>
    <w:rPr>
      <w:sz w:val="20"/>
      <w:szCs w:val="20"/>
    </w:rPr>
  </w:style>
  <w:style w:type="paragraph" w:customStyle="1" w:styleId="ColorfulShading-Accent31">
    <w:name w:val="Colorful Shading - Accent 31"/>
    <w:basedOn w:val="Normal"/>
    <w:uiPriority w:val="99"/>
    <w:rsid w:val="001454CA"/>
    <w:pPr>
      <w:ind w:left="720"/>
      <w:contextualSpacing/>
    </w:pPr>
  </w:style>
  <w:style w:type="paragraph" w:customStyle="1" w:styleId="NormalBullet">
    <w:name w:val="Normal Bullet"/>
    <w:basedOn w:val="Normal"/>
    <w:uiPriority w:val="99"/>
    <w:rsid w:val="001454CA"/>
    <w:pPr>
      <w:numPr>
        <w:numId w:val="24"/>
      </w:numPr>
      <w:spacing w:before="120"/>
    </w:pPr>
    <w:rPr>
      <w:rFonts w:ascii="Arial" w:hAnsi="Arial"/>
    </w:rPr>
  </w:style>
  <w:style w:type="paragraph" w:customStyle="1" w:styleId="ColorfulShading-Accent11">
    <w:name w:val="Colorful Shading - Accent 11"/>
    <w:hidden/>
    <w:uiPriority w:val="99"/>
    <w:rsid w:val="001454CA"/>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54CA"/>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454CA"/>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58101C"/>
    <w:rPr>
      <w:rFonts w:ascii="Cambria" w:hAnsi="Cambria" w:cs="Times New Roman"/>
      <w:b/>
      <w:bCs/>
      <w:i/>
      <w:iCs/>
      <w:sz w:val="28"/>
      <w:szCs w:val="28"/>
    </w:rPr>
  </w:style>
  <w:style w:type="character" w:customStyle="1" w:styleId="Heading3Char">
    <w:name w:val="Heading 3 Char"/>
    <w:aliases w:val="h3 Char,h31 Char,h32 Char"/>
    <w:basedOn w:val="DefaultParagraphFont"/>
    <w:link w:val="Heading3"/>
    <w:uiPriority w:val="99"/>
    <w:locked/>
    <w:rsid w:val="001454CA"/>
    <w:rPr>
      <w:rFonts w:ascii="Arial Black" w:hAnsi="Arial Black" w:cs="Times New Roman"/>
      <w:sz w:val="22"/>
      <w:lang w:val="en-US" w:eastAsia="en-US"/>
    </w:rPr>
  </w:style>
  <w:style w:type="paragraph" w:customStyle="1" w:styleId="Style2">
    <w:name w:val="Style2"/>
    <w:basedOn w:val="Normal"/>
    <w:uiPriority w:val="99"/>
    <w:rsid w:val="001454CA"/>
    <w:pPr>
      <w:spacing w:before="120"/>
    </w:pPr>
  </w:style>
  <w:style w:type="paragraph" w:customStyle="1" w:styleId="Style3">
    <w:name w:val="Style3"/>
    <w:basedOn w:val="Normal"/>
    <w:autoRedefine/>
    <w:uiPriority w:val="99"/>
    <w:rsid w:val="001454CA"/>
    <w:pPr>
      <w:spacing w:before="120"/>
    </w:pPr>
  </w:style>
  <w:style w:type="paragraph" w:customStyle="1" w:styleId="Style4">
    <w:name w:val="Style4"/>
    <w:basedOn w:val="Normal"/>
    <w:uiPriority w:val="99"/>
    <w:rsid w:val="001454CA"/>
    <w:pPr>
      <w:tabs>
        <w:tab w:val="num" w:pos="720"/>
      </w:tabs>
      <w:spacing w:before="120"/>
      <w:ind w:left="720" w:hanging="360"/>
    </w:pPr>
    <w:rPr>
      <w:sz w:val="22"/>
    </w:rPr>
  </w:style>
  <w:style w:type="paragraph" w:customStyle="1" w:styleId="Style5">
    <w:name w:val="Style5"/>
    <w:basedOn w:val="Normal"/>
    <w:autoRedefine/>
    <w:uiPriority w:val="99"/>
    <w:rsid w:val="001454CA"/>
    <w:pPr>
      <w:spacing w:before="120"/>
    </w:pPr>
    <w:rPr>
      <w:sz w:val="22"/>
    </w:rPr>
  </w:style>
  <w:style w:type="paragraph" w:customStyle="1" w:styleId="Style6">
    <w:name w:val="Style6"/>
    <w:basedOn w:val="Normal"/>
    <w:uiPriority w:val="99"/>
    <w:rsid w:val="001454CA"/>
    <w:pPr>
      <w:spacing w:before="120"/>
    </w:pPr>
    <w:rPr>
      <w:sz w:val="22"/>
      <w:szCs w:val="22"/>
    </w:rPr>
  </w:style>
  <w:style w:type="paragraph" w:customStyle="1" w:styleId="Style8">
    <w:name w:val="Style8"/>
    <w:basedOn w:val="Heading2"/>
    <w:uiPriority w:val="99"/>
    <w:rsid w:val="001454CA"/>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1454CA"/>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58101C"/>
    <w:rPr>
      <w:rFonts w:cs="Times New Roman"/>
      <w:b/>
      <w:bCs/>
      <w:sz w:val="20"/>
      <w:szCs w:val="20"/>
    </w:rPr>
  </w:style>
  <w:style w:type="paragraph" w:styleId="Header">
    <w:name w:val="header"/>
    <w:basedOn w:val="Normal"/>
    <w:link w:val="HeaderChar"/>
    <w:uiPriority w:val="99"/>
    <w:rsid w:val="001454CA"/>
    <w:pPr>
      <w:tabs>
        <w:tab w:val="center" w:pos="4320"/>
        <w:tab w:val="right" w:pos="8640"/>
      </w:tabs>
    </w:pPr>
  </w:style>
  <w:style w:type="character" w:customStyle="1" w:styleId="HeaderChar">
    <w:name w:val="Header Char"/>
    <w:basedOn w:val="DefaultParagraphFont"/>
    <w:link w:val="Header"/>
    <w:uiPriority w:val="99"/>
    <w:semiHidden/>
    <w:locked/>
    <w:rsid w:val="0058101C"/>
    <w:rPr>
      <w:rFonts w:cs="Times New Roman"/>
      <w:sz w:val="20"/>
      <w:szCs w:val="20"/>
    </w:rPr>
  </w:style>
  <w:style w:type="paragraph" w:styleId="FootnoteText">
    <w:name w:val="footnote text"/>
    <w:basedOn w:val="Normal"/>
    <w:link w:val="FootnoteTextChar"/>
    <w:uiPriority w:val="99"/>
    <w:semiHidden/>
    <w:rsid w:val="001454CA"/>
  </w:style>
  <w:style w:type="character" w:customStyle="1" w:styleId="FootnoteTextChar">
    <w:name w:val="Footnote Text Char"/>
    <w:basedOn w:val="DefaultParagraphFont"/>
    <w:link w:val="FootnoteText"/>
    <w:uiPriority w:val="99"/>
    <w:semiHidden/>
    <w:locked/>
    <w:rsid w:val="0058101C"/>
    <w:rPr>
      <w:rFonts w:cs="Times New Roman"/>
      <w:sz w:val="20"/>
      <w:szCs w:val="20"/>
    </w:rPr>
  </w:style>
  <w:style w:type="paragraph" w:styleId="ListNumber3">
    <w:name w:val="List Number 3"/>
    <w:basedOn w:val="Normal"/>
    <w:uiPriority w:val="99"/>
    <w:rsid w:val="001454CA"/>
    <w:pPr>
      <w:tabs>
        <w:tab w:val="num" w:pos="1080"/>
      </w:tabs>
      <w:ind w:left="1080" w:hanging="360"/>
    </w:pPr>
  </w:style>
  <w:style w:type="paragraph" w:customStyle="1" w:styleId="doublelineabove">
    <w:name w:val="double line above"/>
    <w:basedOn w:val="Normal"/>
    <w:uiPriority w:val="99"/>
    <w:rsid w:val="001454CA"/>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1454CA"/>
    <w:pPr>
      <w:widowControl w:val="0"/>
      <w:tabs>
        <w:tab w:val="left" w:pos="357"/>
      </w:tabs>
      <w:spacing w:line="255" w:lineRule="atLeast"/>
      <w:ind w:left="1083" w:hanging="357"/>
    </w:pPr>
    <w:rPr>
      <w:sz w:val="24"/>
    </w:rPr>
  </w:style>
  <w:style w:type="paragraph" w:styleId="BlockText">
    <w:name w:val="Block Text"/>
    <w:basedOn w:val="Normal"/>
    <w:uiPriority w:val="99"/>
    <w:rsid w:val="001454CA"/>
    <w:pPr>
      <w:spacing w:after="120"/>
      <w:ind w:left="1440" w:right="1440"/>
    </w:pPr>
  </w:style>
  <w:style w:type="paragraph" w:styleId="BalloonText">
    <w:name w:val="Balloon Text"/>
    <w:basedOn w:val="Normal"/>
    <w:link w:val="BalloonTextChar"/>
    <w:uiPriority w:val="99"/>
    <w:semiHidden/>
    <w:rsid w:val="001454CA"/>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58101C"/>
    <w:rPr>
      <w:rFonts w:cs="Times New Roman"/>
      <w:sz w:val="2"/>
    </w:rPr>
  </w:style>
  <w:style w:type="character" w:styleId="CommentReference">
    <w:name w:val="annotation reference"/>
    <w:basedOn w:val="DefaultParagraphFont"/>
    <w:uiPriority w:val="99"/>
    <w:rsid w:val="001454CA"/>
    <w:rPr>
      <w:rFonts w:cs="Times New Roman"/>
      <w:sz w:val="16"/>
    </w:rPr>
  </w:style>
  <w:style w:type="table" w:styleId="TableGrid">
    <w:name w:val="Table Grid"/>
    <w:basedOn w:val="TableNormal"/>
    <w:uiPriority w:val="99"/>
    <w:rsid w:val="001454CA"/>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1454CA"/>
    <w:rPr>
      <w:rFonts w:cs="Times New Roman"/>
      <w:i/>
    </w:rPr>
  </w:style>
  <w:style w:type="paragraph" w:customStyle="1" w:styleId="DarkList-Accent31">
    <w:name w:val="Dark List - Accent 31"/>
    <w:hidden/>
    <w:uiPriority w:val="99"/>
    <w:semiHidden/>
    <w:rsid w:val="001454CA"/>
    <w:rPr>
      <w:sz w:val="20"/>
      <w:szCs w:val="20"/>
    </w:rPr>
  </w:style>
  <w:style w:type="paragraph" w:customStyle="1" w:styleId="ColorfulShading-Accent31">
    <w:name w:val="Colorful Shading - Accent 31"/>
    <w:basedOn w:val="Normal"/>
    <w:uiPriority w:val="99"/>
    <w:rsid w:val="001454CA"/>
    <w:pPr>
      <w:ind w:left="720"/>
      <w:contextualSpacing/>
    </w:pPr>
  </w:style>
  <w:style w:type="paragraph" w:customStyle="1" w:styleId="NormalBullet">
    <w:name w:val="Normal Bullet"/>
    <w:basedOn w:val="Normal"/>
    <w:uiPriority w:val="99"/>
    <w:rsid w:val="001454CA"/>
    <w:pPr>
      <w:numPr>
        <w:numId w:val="24"/>
      </w:numPr>
      <w:spacing w:before="120"/>
    </w:pPr>
    <w:rPr>
      <w:rFonts w:ascii="Arial" w:hAnsi="Arial"/>
    </w:rPr>
  </w:style>
  <w:style w:type="paragraph" w:customStyle="1" w:styleId="ColorfulShading-Accent11">
    <w:name w:val="Colorful Shading - Accent 11"/>
    <w:hidden/>
    <w:uiPriority w:val="99"/>
    <w:rsid w:val="001454CA"/>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6217468">
      <w:marLeft w:val="0"/>
      <w:marRight w:val="0"/>
      <w:marTop w:val="0"/>
      <w:marBottom w:val="0"/>
      <w:divBdr>
        <w:top w:val="none" w:sz="0" w:space="0" w:color="auto"/>
        <w:left w:val="none" w:sz="0" w:space="0" w:color="auto"/>
        <w:bottom w:val="none" w:sz="0" w:space="0" w:color="auto"/>
        <w:right w:val="none" w:sz="0" w:space="0" w:color="auto"/>
      </w:divBdr>
    </w:div>
    <w:div w:id="1136217469">
      <w:marLeft w:val="0"/>
      <w:marRight w:val="0"/>
      <w:marTop w:val="0"/>
      <w:marBottom w:val="0"/>
      <w:divBdr>
        <w:top w:val="none" w:sz="0" w:space="0" w:color="auto"/>
        <w:left w:val="none" w:sz="0" w:space="0" w:color="auto"/>
        <w:bottom w:val="none" w:sz="0" w:space="0" w:color="auto"/>
        <w:right w:val="none" w:sz="0" w:space="0" w:color="auto"/>
      </w:divBdr>
    </w:div>
    <w:div w:id="1136217470">
      <w:marLeft w:val="0"/>
      <w:marRight w:val="0"/>
      <w:marTop w:val="0"/>
      <w:marBottom w:val="0"/>
      <w:divBdr>
        <w:top w:val="none" w:sz="0" w:space="0" w:color="auto"/>
        <w:left w:val="none" w:sz="0" w:space="0" w:color="auto"/>
        <w:bottom w:val="none" w:sz="0" w:space="0" w:color="auto"/>
        <w:right w:val="none" w:sz="0" w:space="0" w:color="auto"/>
      </w:divBdr>
    </w:div>
    <w:div w:id="113621747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8C01C1-F40A-4D95-B7DF-B2705B52F4F0}">
  <ds:schemaRefs>
    <ds:schemaRef ds:uri="http://schemas.openxmlformats.org/officeDocument/2006/bibliography"/>
  </ds:schemaRefs>
</ds:datastoreItem>
</file>

<file path=customXml/itemProps2.xml><?xml version="1.0" encoding="utf-8"?>
<ds:datastoreItem xmlns:ds="http://schemas.openxmlformats.org/officeDocument/2006/customXml" ds:itemID="{FBD01B53-CD75-4213-A3D6-0E31C6121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3785</Words>
  <Characters>20380</Characters>
  <Application>Microsoft Office Word</Application>
  <DocSecurity>0</DocSecurity>
  <Lines>169</Lines>
  <Paragraphs>48</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24117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jmiller20130508</dc:creator>
  <cp:lastModifiedBy>Shewmaker, Michael@Energy</cp:lastModifiedBy>
  <cp:revision>13</cp:revision>
  <cp:lastPrinted>2013-05-06T15:13:00Z</cp:lastPrinted>
  <dcterms:created xsi:type="dcterms:W3CDTF">2015-06-09T18:09:00Z</dcterms:created>
  <dcterms:modified xsi:type="dcterms:W3CDTF">2016-09-29T20:29:00Z</dcterms:modified>
</cp:coreProperties>
</file>