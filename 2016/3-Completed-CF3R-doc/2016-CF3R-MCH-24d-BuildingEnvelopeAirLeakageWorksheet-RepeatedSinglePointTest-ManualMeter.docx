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D69657" w14:textId="77777777" w:rsidR="006129F1" w:rsidRPr="00B27D63" w:rsidRDefault="006129F1" w:rsidP="00C7330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bookmarkStart w:id="0" w:name="_GoBack"/>
      <w:bookmarkEnd w:id="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9F39DC" w:rsidRPr="000A4E42" w14:paraId="44D69659" w14:textId="77777777" w:rsidTr="004E6288">
        <w:tc>
          <w:tcPr>
            <w:tcW w:w="11016" w:type="dxa"/>
            <w:gridSpan w:val="3"/>
            <w:vAlign w:val="center"/>
          </w:tcPr>
          <w:p w14:paraId="44D69658" w14:textId="77777777" w:rsidR="009F39DC" w:rsidRPr="00FD4DC5"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271E4">
              <w:rPr>
                <w:rFonts w:ascii="Calibri" w:hAnsi="Calibri"/>
                <w:b/>
                <w:szCs w:val="18"/>
              </w:rPr>
              <w:t>A. Building Air Leakage – General Information</w:t>
            </w:r>
          </w:p>
        </w:tc>
      </w:tr>
      <w:tr w:rsidR="009F39DC" w:rsidRPr="000A4E42" w14:paraId="44D6965D" w14:textId="77777777" w:rsidTr="00F26268">
        <w:tc>
          <w:tcPr>
            <w:tcW w:w="590" w:type="dxa"/>
            <w:vAlign w:val="center"/>
          </w:tcPr>
          <w:p w14:paraId="44D6965A" w14:textId="77777777" w:rsidR="009F39DC" w:rsidRPr="000A4E42" w:rsidRDefault="003654DB" w:rsidP="004E6288">
            <w:pPr>
              <w:jc w:val="center"/>
              <w:rPr>
                <w:rFonts w:ascii="Calibri" w:hAnsi="Calibri"/>
                <w:b/>
                <w:sz w:val="18"/>
                <w:szCs w:val="18"/>
              </w:rPr>
            </w:pPr>
            <w:r>
              <w:rPr>
                <w:rFonts w:ascii="Calibri" w:hAnsi="Calibri"/>
                <w:sz w:val="18"/>
                <w:szCs w:val="18"/>
              </w:rPr>
              <w:t>01</w:t>
            </w:r>
          </w:p>
        </w:tc>
        <w:tc>
          <w:tcPr>
            <w:tcW w:w="4918" w:type="dxa"/>
          </w:tcPr>
          <w:p w14:paraId="44D6965B" w14:textId="4DA36983" w:rsidR="009F39DC" w:rsidRPr="000A4E42" w:rsidRDefault="009F39DC" w:rsidP="00F26268">
            <w:pPr>
              <w:rPr>
                <w:rFonts w:ascii="Calibri" w:hAnsi="Calibri"/>
                <w:sz w:val="18"/>
                <w:szCs w:val="18"/>
              </w:rPr>
            </w:pPr>
            <w:r w:rsidRPr="000A4E42">
              <w:rPr>
                <w:rFonts w:ascii="Calibri" w:hAnsi="Calibri"/>
                <w:sz w:val="18"/>
                <w:szCs w:val="18"/>
              </w:rPr>
              <w:t xml:space="preserve">Indoor </w:t>
            </w:r>
            <w:r w:rsidR="003C405A">
              <w:rPr>
                <w:rFonts w:ascii="Calibri" w:hAnsi="Calibri"/>
                <w:sz w:val="18"/>
                <w:szCs w:val="18"/>
              </w:rPr>
              <w:t>T</w:t>
            </w:r>
            <w:r w:rsidRPr="000A4E42">
              <w:rPr>
                <w:rFonts w:ascii="Calibri" w:hAnsi="Calibri"/>
                <w:sz w:val="18"/>
                <w:szCs w:val="18"/>
              </w:rPr>
              <w:t xml:space="preserve">emperature </w:t>
            </w:r>
            <w:r w:rsidR="003C405A">
              <w:rPr>
                <w:rFonts w:ascii="Calibri" w:hAnsi="Calibri"/>
                <w:sz w:val="18"/>
                <w:szCs w:val="18"/>
              </w:rPr>
              <w:t>D</w:t>
            </w:r>
            <w:r w:rsidRPr="000A4E42">
              <w:rPr>
                <w:rFonts w:ascii="Calibri" w:hAnsi="Calibri"/>
                <w:sz w:val="18"/>
                <w:szCs w:val="18"/>
              </w:rPr>
              <w:t xml:space="preserve">uring </w:t>
            </w:r>
            <w:r w:rsidR="003C405A">
              <w:rPr>
                <w:rFonts w:ascii="Calibri" w:hAnsi="Calibri"/>
                <w:sz w:val="18"/>
                <w:szCs w:val="18"/>
              </w:rPr>
              <w:t>T</w:t>
            </w:r>
            <w:r w:rsidRPr="000A4E42">
              <w:rPr>
                <w:rFonts w:ascii="Calibri" w:hAnsi="Calibri"/>
                <w:sz w:val="18"/>
                <w:szCs w:val="18"/>
              </w:rPr>
              <w:t>est (</w:t>
            </w:r>
            <w:r w:rsidR="00F26268">
              <w:rPr>
                <w:rFonts w:ascii="Calibri" w:hAnsi="Calibri"/>
                <w:sz w:val="18"/>
                <w:szCs w:val="18"/>
              </w:rPr>
              <w:t>°</w:t>
            </w:r>
            <w:r w:rsidRPr="000A4E42">
              <w:rPr>
                <w:rFonts w:ascii="Calibri" w:hAnsi="Calibri"/>
                <w:sz w:val="18"/>
                <w:szCs w:val="18"/>
              </w:rPr>
              <w:t>F)</w:t>
            </w:r>
          </w:p>
        </w:tc>
        <w:tc>
          <w:tcPr>
            <w:tcW w:w="5508" w:type="dxa"/>
          </w:tcPr>
          <w:p w14:paraId="44D6965C" w14:textId="77777777" w:rsidR="009F39DC" w:rsidRPr="000A4E42" w:rsidRDefault="009F39DC" w:rsidP="004E6288">
            <w:pPr>
              <w:tabs>
                <w:tab w:val="left" w:pos="2189"/>
              </w:tabs>
              <w:rPr>
                <w:rFonts w:ascii="Calibri" w:hAnsi="Calibri"/>
                <w:sz w:val="18"/>
                <w:szCs w:val="18"/>
              </w:rPr>
            </w:pPr>
          </w:p>
        </w:tc>
      </w:tr>
      <w:tr w:rsidR="009F39DC" w:rsidRPr="000A4E42" w14:paraId="44D69661" w14:textId="77777777" w:rsidTr="00F26268">
        <w:tc>
          <w:tcPr>
            <w:tcW w:w="590" w:type="dxa"/>
            <w:vAlign w:val="center"/>
          </w:tcPr>
          <w:p w14:paraId="44D6965E" w14:textId="77777777" w:rsidR="009F39DC" w:rsidRPr="000A4E42" w:rsidRDefault="003654DB" w:rsidP="004E6288">
            <w:pPr>
              <w:jc w:val="center"/>
              <w:rPr>
                <w:rFonts w:ascii="Calibri" w:hAnsi="Calibri"/>
                <w:b/>
                <w:sz w:val="18"/>
                <w:szCs w:val="18"/>
              </w:rPr>
            </w:pPr>
            <w:r>
              <w:rPr>
                <w:rFonts w:ascii="Calibri" w:hAnsi="Calibri"/>
                <w:sz w:val="18"/>
                <w:szCs w:val="18"/>
              </w:rPr>
              <w:t>02</w:t>
            </w:r>
          </w:p>
        </w:tc>
        <w:tc>
          <w:tcPr>
            <w:tcW w:w="4918" w:type="dxa"/>
          </w:tcPr>
          <w:p w14:paraId="44D6965F" w14:textId="1113B3FD" w:rsidR="009F39DC" w:rsidRPr="000A4E42" w:rsidRDefault="009F39DC" w:rsidP="00F26268">
            <w:pPr>
              <w:rPr>
                <w:rFonts w:ascii="Calibri" w:hAnsi="Calibri"/>
                <w:sz w:val="18"/>
                <w:szCs w:val="18"/>
              </w:rPr>
            </w:pPr>
            <w:r w:rsidRPr="000A4E42">
              <w:rPr>
                <w:rFonts w:ascii="Calibri" w:hAnsi="Calibri"/>
                <w:sz w:val="18"/>
                <w:szCs w:val="18"/>
              </w:rPr>
              <w:t xml:space="preserve">Outdoor </w:t>
            </w:r>
            <w:r w:rsidR="003C405A">
              <w:rPr>
                <w:rFonts w:ascii="Calibri" w:hAnsi="Calibri"/>
                <w:sz w:val="18"/>
                <w:szCs w:val="18"/>
              </w:rPr>
              <w:t>T</w:t>
            </w:r>
            <w:r w:rsidRPr="000A4E42">
              <w:rPr>
                <w:rFonts w:ascii="Calibri" w:hAnsi="Calibri"/>
                <w:sz w:val="18"/>
                <w:szCs w:val="18"/>
              </w:rPr>
              <w:t xml:space="preserve">emperature </w:t>
            </w:r>
            <w:r w:rsidR="003C405A">
              <w:rPr>
                <w:rFonts w:ascii="Calibri" w:hAnsi="Calibri"/>
                <w:sz w:val="18"/>
                <w:szCs w:val="18"/>
              </w:rPr>
              <w:t>D</w:t>
            </w:r>
            <w:r w:rsidRPr="000A4E42">
              <w:rPr>
                <w:rFonts w:ascii="Calibri" w:hAnsi="Calibri"/>
                <w:sz w:val="18"/>
                <w:szCs w:val="18"/>
              </w:rPr>
              <w:t xml:space="preserve">uring </w:t>
            </w:r>
            <w:r w:rsidR="003C405A">
              <w:rPr>
                <w:rFonts w:ascii="Calibri" w:hAnsi="Calibri"/>
                <w:sz w:val="18"/>
                <w:szCs w:val="18"/>
              </w:rPr>
              <w:t>T</w:t>
            </w:r>
            <w:r w:rsidRPr="000A4E42">
              <w:rPr>
                <w:rFonts w:ascii="Calibri" w:hAnsi="Calibri"/>
                <w:sz w:val="18"/>
                <w:szCs w:val="18"/>
              </w:rPr>
              <w:t>est (</w:t>
            </w:r>
            <w:r w:rsidR="00F26268">
              <w:rPr>
                <w:rFonts w:ascii="Calibri" w:hAnsi="Calibri"/>
                <w:sz w:val="18"/>
                <w:szCs w:val="18"/>
              </w:rPr>
              <w:t>°</w:t>
            </w:r>
            <w:r w:rsidRPr="000A4E42">
              <w:rPr>
                <w:rFonts w:ascii="Calibri" w:hAnsi="Calibri"/>
                <w:sz w:val="18"/>
                <w:szCs w:val="18"/>
              </w:rPr>
              <w:t>F)</w:t>
            </w:r>
          </w:p>
        </w:tc>
        <w:tc>
          <w:tcPr>
            <w:tcW w:w="5508" w:type="dxa"/>
          </w:tcPr>
          <w:p w14:paraId="44D69660" w14:textId="77777777" w:rsidR="009F39DC" w:rsidRPr="000A4E42" w:rsidRDefault="009F39DC" w:rsidP="004E6288">
            <w:pPr>
              <w:rPr>
                <w:rFonts w:ascii="Calibri" w:hAnsi="Calibri"/>
                <w:sz w:val="18"/>
                <w:szCs w:val="18"/>
              </w:rPr>
            </w:pPr>
          </w:p>
        </w:tc>
      </w:tr>
      <w:tr w:rsidR="009F39DC" w:rsidRPr="000A4E42" w14:paraId="44D69665" w14:textId="77777777" w:rsidTr="00F26268">
        <w:tc>
          <w:tcPr>
            <w:tcW w:w="590" w:type="dxa"/>
            <w:vAlign w:val="center"/>
          </w:tcPr>
          <w:p w14:paraId="44D69662" w14:textId="77777777" w:rsidR="009F39DC" w:rsidRPr="000A4E42" w:rsidRDefault="003654DB" w:rsidP="004E6288">
            <w:pPr>
              <w:jc w:val="center"/>
              <w:rPr>
                <w:rFonts w:ascii="Calibri" w:hAnsi="Calibri"/>
                <w:sz w:val="18"/>
                <w:szCs w:val="18"/>
              </w:rPr>
            </w:pPr>
            <w:r>
              <w:rPr>
                <w:rFonts w:ascii="Calibri" w:hAnsi="Calibri"/>
                <w:sz w:val="18"/>
                <w:szCs w:val="18"/>
              </w:rPr>
              <w:t>03</w:t>
            </w:r>
          </w:p>
        </w:tc>
        <w:tc>
          <w:tcPr>
            <w:tcW w:w="4918" w:type="dxa"/>
          </w:tcPr>
          <w:p w14:paraId="44D69663" w14:textId="43DA2315" w:rsidR="009F39DC" w:rsidRPr="000A4E42" w:rsidRDefault="009F39DC" w:rsidP="003C405A">
            <w:pPr>
              <w:rPr>
                <w:rFonts w:ascii="Calibri" w:hAnsi="Calibri"/>
                <w:sz w:val="18"/>
                <w:szCs w:val="18"/>
              </w:rPr>
            </w:pPr>
            <w:r w:rsidRPr="000A4E42">
              <w:rPr>
                <w:rFonts w:ascii="Calibri" w:hAnsi="Calibri"/>
                <w:sz w:val="18"/>
                <w:szCs w:val="18"/>
              </w:rPr>
              <w:t xml:space="preserve">Blower </w:t>
            </w:r>
            <w:r w:rsidR="003C405A">
              <w:rPr>
                <w:rFonts w:ascii="Calibri" w:hAnsi="Calibri"/>
                <w:sz w:val="18"/>
                <w:szCs w:val="18"/>
              </w:rPr>
              <w:t>D</w:t>
            </w:r>
            <w:r w:rsidRPr="000A4E42">
              <w:rPr>
                <w:rFonts w:ascii="Calibri" w:hAnsi="Calibri"/>
                <w:sz w:val="18"/>
                <w:szCs w:val="18"/>
              </w:rPr>
              <w:t xml:space="preserve">oor </w:t>
            </w:r>
            <w:r w:rsidR="003C405A">
              <w:rPr>
                <w:rFonts w:ascii="Calibri" w:hAnsi="Calibri"/>
                <w:sz w:val="18"/>
                <w:szCs w:val="18"/>
              </w:rPr>
              <w:t>L</w:t>
            </w:r>
            <w:r w:rsidRPr="000A4E42">
              <w:rPr>
                <w:rFonts w:ascii="Calibri" w:hAnsi="Calibri"/>
                <w:sz w:val="18"/>
                <w:szCs w:val="18"/>
              </w:rPr>
              <w:t>ocation</w:t>
            </w:r>
          </w:p>
        </w:tc>
        <w:tc>
          <w:tcPr>
            <w:tcW w:w="5508" w:type="dxa"/>
          </w:tcPr>
          <w:p w14:paraId="44D69664" w14:textId="77777777" w:rsidR="009F39DC" w:rsidRPr="000A4E42" w:rsidRDefault="009F39DC" w:rsidP="004E6288">
            <w:pPr>
              <w:rPr>
                <w:rFonts w:ascii="Calibri" w:hAnsi="Calibri"/>
                <w:sz w:val="18"/>
                <w:szCs w:val="18"/>
              </w:rPr>
            </w:pPr>
          </w:p>
        </w:tc>
      </w:tr>
      <w:tr w:rsidR="009F39DC" w:rsidRPr="000A4E42" w14:paraId="44D69669" w14:textId="77777777" w:rsidTr="00F26268">
        <w:tc>
          <w:tcPr>
            <w:tcW w:w="590" w:type="dxa"/>
            <w:vAlign w:val="center"/>
          </w:tcPr>
          <w:p w14:paraId="44D69666" w14:textId="77777777" w:rsidR="009F39DC" w:rsidRPr="000A4E42" w:rsidRDefault="003654DB" w:rsidP="004E6288">
            <w:pPr>
              <w:jc w:val="center"/>
              <w:rPr>
                <w:rFonts w:ascii="Calibri" w:hAnsi="Calibri"/>
                <w:sz w:val="18"/>
                <w:szCs w:val="18"/>
              </w:rPr>
            </w:pPr>
            <w:r>
              <w:rPr>
                <w:rFonts w:ascii="Calibri" w:hAnsi="Calibri"/>
                <w:sz w:val="18"/>
                <w:szCs w:val="18"/>
              </w:rPr>
              <w:t>04</w:t>
            </w:r>
          </w:p>
        </w:tc>
        <w:tc>
          <w:tcPr>
            <w:tcW w:w="4918" w:type="dxa"/>
          </w:tcPr>
          <w:p w14:paraId="44D69667" w14:textId="2280BC8A" w:rsidR="009F39DC" w:rsidRPr="000A4E42" w:rsidDel="00752910" w:rsidRDefault="009F39DC" w:rsidP="004E6288">
            <w:pPr>
              <w:rPr>
                <w:rFonts w:ascii="Calibri" w:hAnsi="Calibri"/>
                <w:sz w:val="18"/>
                <w:szCs w:val="18"/>
              </w:rPr>
            </w:pPr>
            <w:r w:rsidRPr="000A4E42">
              <w:rPr>
                <w:rFonts w:ascii="Calibri" w:hAnsi="Calibri"/>
                <w:sz w:val="18"/>
                <w:szCs w:val="18"/>
              </w:rPr>
              <w:t>Building Elevation (</w:t>
            </w:r>
            <w:proofErr w:type="spellStart"/>
            <w:r w:rsidRPr="000A4E42">
              <w:rPr>
                <w:rFonts w:ascii="Calibri" w:hAnsi="Calibri"/>
                <w:sz w:val="18"/>
                <w:szCs w:val="18"/>
              </w:rPr>
              <w:t>ft</w:t>
            </w:r>
            <w:proofErr w:type="spellEnd"/>
            <w:r w:rsidRPr="000A4E42">
              <w:rPr>
                <w:rFonts w:ascii="Calibri" w:hAnsi="Calibri"/>
                <w:sz w:val="18"/>
                <w:szCs w:val="18"/>
              </w:rPr>
              <w:t>)</w:t>
            </w:r>
          </w:p>
        </w:tc>
        <w:tc>
          <w:tcPr>
            <w:tcW w:w="5508" w:type="dxa"/>
          </w:tcPr>
          <w:p w14:paraId="44D69668" w14:textId="77777777" w:rsidR="009F39DC" w:rsidRPr="000A4E42" w:rsidDel="00752910" w:rsidRDefault="009F39DC" w:rsidP="004E6288">
            <w:pPr>
              <w:rPr>
                <w:rFonts w:ascii="Calibri" w:hAnsi="Calibri"/>
                <w:sz w:val="18"/>
                <w:szCs w:val="18"/>
              </w:rPr>
            </w:pPr>
          </w:p>
        </w:tc>
      </w:tr>
      <w:tr w:rsidR="009F39DC" w:rsidRPr="000A4E42" w14:paraId="44D6966D" w14:textId="77777777" w:rsidTr="00F26268">
        <w:tc>
          <w:tcPr>
            <w:tcW w:w="590" w:type="dxa"/>
            <w:vAlign w:val="center"/>
          </w:tcPr>
          <w:p w14:paraId="44D6966A" w14:textId="77777777" w:rsidR="009F39DC" w:rsidRPr="000A4E42" w:rsidRDefault="003654DB" w:rsidP="004E6288">
            <w:pPr>
              <w:jc w:val="center"/>
              <w:rPr>
                <w:rFonts w:ascii="Calibri" w:hAnsi="Calibri"/>
                <w:sz w:val="18"/>
                <w:szCs w:val="18"/>
              </w:rPr>
            </w:pPr>
            <w:r>
              <w:rPr>
                <w:rFonts w:ascii="Calibri" w:hAnsi="Calibri"/>
                <w:sz w:val="18"/>
                <w:szCs w:val="18"/>
              </w:rPr>
              <w:t>05</w:t>
            </w:r>
          </w:p>
        </w:tc>
        <w:tc>
          <w:tcPr>
            <w:tcW w:w="4918" w:type="dxa"/>
          </w:tcPr>
          <w:p w14:paraId="44D6966B" w14:textId="3FCDC0CA" w:rsidR="009F39DC" w:rsidRPr="000A4E42" w:rsidRDefault="009F39DC" w:rsidP="004E6288">
            <w:pPr>
              <w:rPr>
                <w:rFonts w:ascii="Calibri" w:hAnsi="Calibri"/>
                <w:sz w:val="18"/>
                <w:szCs w:val="18"/>
              </w:rPr>
            </w:pPr>
            <w:r w:rsidRPr="000A4E42">
              <w:rPr>
                <w:rFonts w:ascii="Calibri" w:hAnsi="Calibri"/>
                <w:sz w:val="18"/>
                <w:szCs w:val="18"/>
              </w:rPr>
              <w:t>Building Volume (ft</w:t>
            </w:r>
            <w:r w:rsidRPr="003C405A">
              <w:rPr>
                <w:rFonts w:ascii="Calibri" w:hAnsi="Calibri"/>
                <w:sz w:val="18"/>
                <w:szCs w:val="18"/>
                <w:vertAlign w:val="superscript"/>
              </w:rPr>
              <w:t>3</w:t>
            </w:r>
            <w:r w:rsidRPr="000A4E42">
              <w:rPr>
                <w:rFonts w:ascii="Calibri" w:hAnsi="Calibri"/>
                <w:sz w:val="18"/>
                <w:szCs w:val="18"/>
              </w:rPr>
              <w:t>)</w:t>
            </w:r>
          </w:p>
        </w:tc>
        <w:tc>
          <w:tcPr>
            <w:tcW w:w="5508" w:type="dxa"/>
          </w:tcPr>
          <w:p w14:paraId="44D6966C" w14:textId="77777777" w:rsidR="009F39DC" w:rsidRPr="000A4E42" w:rsidRDefault="009F39DC" w:rsidP="004E6288">
            <w:pPr>
              <w:rPr>
                <w:rFonts w:ascii="Calibri" w:hAnsi="Calibri"/>
                <w:sz w:val="18"/>
                <w:szCs w:val="18"/>
              </w:rPr>
            </w:pPr>
          </w:p>
        </w:tc>
      </w:tr>
      <w:tr w:rsidR="009F39DC" w:rsidRPr="000A4E42" w14:paraId="44D69671" w14:textId="77777777" w:rsidTr="00F26268">
        <w:tc>
          <w:tcPr>
            <w:tcW w:w="590" w:type="dxa"/>
            <w:vAlign w:val="center"/>
          </w:tcPr>
          <w:p w14:paraId="44D6966E" w14:textId="77777777" w:rsidR="009F39DC" w:rsidRPr="000A4E42" w:rsidDel="0053362D" w:rsidRDefault="003654DB" w:rsidP="004E6288">
            <w:pPr>
              <w:jc w:val="center"/>
              <w:rPr>
                <w:rFonts w:ascii="Calibri" w:hAnsi="Calibri"/>
                <w:sz w:val="18"/>
                <w:szCs w:val="18"/>
              </w:rPr>
            </w:pPr>
            <w:r>
              <w:rPr>
                <w:rFonts w:ascii="Calibri" w:hAnsi="Calibri"/>
                <w:sz w:val="18"/>
                <w:szCs w:val="18"/>
              </w:rPr>
              <w:t>06</w:t>
            </w:r>
          </w:p>
        </w:tc>
        <w:tc>
          <w:tcPr>
            <w:tcW w:w="4918" w:type="dxa"/>
          </w:tcPr>
          <w:p w14:paraId="44D6966F" w14:textId="5369EA3C" w:rsidR="009F39DC" w:rsidRPr="000A4E42" w:rsidRDefault="009F39DC" w:rsidP="003C405A">
            <w:pPr>
              <w:rPr>
                <w:rFonts w:ascii="Calibri" w:hAnsi="Calibri"/>
                <w:sz w:val="18"/>
                <w:szCs w:val="18"/>
              </w:rPr>
            </w:pPr>
            <w:r w:rsidRPr="000A4E42">
              <w:rPr>
                <w:rFonts w:ascii="Calibri" w:hAnsi="Calibri"/>
                <w:sz w:val="18"/>
                <w:szCs w:val="18"/>
              </w:rPr>
              <w:t xml:space="preserve">Date of the </w:t>
            </w:r>
            <w:r w:rsidR="003C405A">
              <w:rPr>
                <w:rFonts w:ascii="Calibri" w:hAnsi="Calibri"/>
                <w:sz w:val="18"/>
                <w:szCs w:val="18"/>
              </w:rPr>
              <w:t>D</w:t>
            </w:r>
            <w:r w:rsidRPr="000A4E42">
              <w:rPr>
                <w:rFonts w:ascii="Calibri" w:hAnsi="Calibri"/>
                <w:sz w:val="18"/>
                <w:szCs w:val="18"/>
              </w:rPr>
              <w:t xml:space="preserve">iagnostic </w:t>
            </w:r>
            <w:r w:rsidR="003C405A">
              <w:rPr>
                <w:rFonts w:ascii="Calibri" w:hAnsi="Calibri"/>
                <w:sz w:val="18"/>
                <w:szCs w:val="18"/>
              </w:rPr>
              <w:t>T</w:t>
            </w:r>
            <w:r w:rsidRPr="000A4E42">
              <w:rPr>
                <w:rFonts w:ascii="Calibri" w:hAnsi="Calibri"/>
                <w:sz w:val="18"/>
                <w:szCs w:val="18"/>
              </w:rPr>
              <w:t xml:space="preserve">est for this </w:t>
            </w:r>
            <w:r w:rsidR="003C405A">
              <w:rPr>
                <w:rFonts w:ascii="Calibri" w:hAnsi="Calibri"/>
                <w:sz w:val="18"/>
                <w:szCs w:val="18"/>
              </w:rPr>
              <w:t>D</w:t>
            </w:r>
            <w:r w:rsidRPr="000A4E42">
              <w:rPr>
                <w:rFonts w:ascii="Calibri" w:hAnsi="Calibri"/>
                <w:sz w:val="18"/>
                <w:szCs w:val="18"/>
              </w:rPr>
              <w:t>welling</w:t>
            </w:r>
          </w:p>
        </w:tc>
        <w:tc>
          <w:tcPr>
            <w:tcW w:w="5508" w:type="dxa"/>
          </w:tcPr>
          <w:p w14:paraId="44D69670" w14:textId="77777777" w:rsidR="009F39DC" w:rsidRPr="000A4E42" w:rsidRDefault="009F39DC" w:rsidP="004E6288">
            <w:pPr>
              <w:rPr>
                <w:rFonts w:ascii="Calibri" w:hAnsi="Calibri"/>
                <w:sz w:val="18"/>
                <w:szCs w:val="18"/>
              </w:rPr>
            </w:pPr>
          </w:p>
        </w:tc>
      </w:tr>
    </w:tbl>
    <w:p w14:paraId="44D69672" w14:textId="77777777" w:rsidR="009F39DC" w:rsidRPr="00D271E4" w:rsidRDefault="009F39DC" w:rsidP="009F39DC">
      <w:pPr>
        <w:rPr>
          <w:rFonts w:ascii="Calibri" w:hAnsi="Calibri"/>
          <w:sz w:val="22"/>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9F39DC" w:rsidRPr="00D271E4" w14:paraId="44D69674" w14:textId="77777777" w:rsidTr="004E6288">
        <w:tc>
          <w:tcPr>
            <w:tcW w:w="11016" w:type="dxa"/>
            <w:gridSpan w:val="9"/>
          </w:tcPr>
          <w:p w14:paraId="44D69673" w14:textId="77777777" w:rsidR="009F39DC" w:rsidRPr="00D271E4" w:rsidRDefault="009F39DC" w:rsidP="004E6288">
            <w:pPr>
              <w:rPr>
                <w:rFonts w:ascii="Calibri" w:hAnsi="Calibri"/>
                <w:sz w:val="22"/>
              </w:rPr>
            </w:pPr>
            <w:r w:rsidRPr="00D271E4">
              <w:rPr>
                <w:rFonts w:ascii="Calibri" w:hAnsi="Calibri"/>
                <w:b/>
                <w:szCs w:val="18"/>
              </w:rPr>
              <w:t>B. Diagnostic Equipment Information</w:t>
            </w:r>
          </w:p>
        </w:tc>
      </w:tr>
      <w:tr w:rsidR="009F39DC" w14:paraId="44D69678" w14:textId="77777777" w:rsidTr="004E6288">
        <w:tc>
          <w:tcPr>
            <w:tcW w:w="590" w:type="dxa"/>
            <w:vAlign w:val="center"/>
          </w:tcPr>
          <w:p w14:paraId="44D69675" w14:textId="77777777" w:rsidR="009F39DC" w:rsidRPr="008000D6" w:rsidRDefault="009F39DC" w:rsidP="004E6288">
            <w:pPr>
              <w:jc w:val="center"/>
              <w:rPr>
                <w:rFonts w:ascii="Calibri" w:hAnsi="Calibri"/>
              </w:rPr>
            </w:pPr>
            <w:r w:rsidRPr="008000D6">
              <w:rPr>
                <w:rFonts w:ascii="Calibri" w:hAnsi="Calibri"/>
                <w:sz w:val="18"/>
                <w:szCs w:val="18"/>
              </w:rPr>
              <w:t>01</w:t>
            </w:r>
          </w:p>
        </w:tc>
        <w:tc>
          <w:tcPr>
            <w:tcW w:w="4925" w:type="dxa"/>
            <w:gridSpan w:val="4"/>
            <w:vAlign w:val="center"/>
          </w:tcPr>
          <w:p w14:paraId="44D69676" w14:textId="214BEC5F" w:rsidR="009F39DC" w:rsidRPr="008000D6" w:rsidRDefault="009F39DC" w:rsidP="004E6288">
            <w:pPr>
              <w:rPr>
                <w:rFonts w:ascii="Calibri" w:hAnsi="Calibri"/>
              </w:rPr>
            </w:pPr>
            <w:r w:rsidRPr="008000D6">
              <w:rPr>
                <w:rFonts w:ascii="Calibri" w:hAnsi="Calibri"/>
                <w:sz w:val="18"/>
                <w:szCs w:val="18"/>
              </w:rPr>
              <w:t>Number of Manometers Used to Measure Home Pressurization</w:t>
            </w:r>
          </w:p>
        </w:tc>
        <w:tc>
          <w:tcPr>
            <w:tcW w:w="5501" w:type="dxa"/>
            <w:gridSpan w:val="4"/>
          </w:tcPr>
          <w:p w14:paraId="44D69677" w14:textId="77777777" w:rsidR="009F39DC" w:rsidRPr="008000D6" w:rsidRDefault="009F39DC" w:rsidP="004E6288">
            <w:pPr>
              <w:rPr>
                <w:rFonts w:ascii="Calibri" w:hAnsi="Calibri"/>
              </w:rPr>
            </w:pPr>
          </w:p>
        </w:tc>
      </w:tr>
      <w:tr w:rsidR="009F39DC" w14:paraId="44D6967E" w14:textId="77777777" w:rsidTr="004E6288">
        <w:tc>
          <w:tcPr>
            <w:tcW w:w="2203" w:type="dxa"/>
            <w:gridSpan w:val="2"/>
            <w:vAlign w:val="center"/>
          </w:tcPr>
          <w:p w14:paraId="44D69679" w14:textId="77777777" w:rsidR="009F39DC" w:rsidRPr="008000D6" w:rsidRDefault="009F39DC" w:rsidP="004E6288">
            <w:pPr>
              <w:jc w:val="center"/>
              <w:rPr>
                <w:rFonts w:ascii="Calibri" w:hAnsi="Calibri"/>
                <w:sz w:val="18"/>
                <w:szCs w:val="18"/>
              </w:rPr>
            </w:pPr>
            <w:r w:rsidRPr="008000D6">
              <w:rPr>
                <w:rFonts w:ascii="Calibri" w:hAnsi="Calibri"/>
                <w:sz w:val="18"/>
                <w:szCs w:val="18"/>
              </w:rPr>
              <w:t>02</w:t>
            </w:r>
          </w:p>
        </w:tc>
        <w:tc>
          <w:tcPr>
            <w:tcW w:w="2203" w:type="dxa"/>
            <w:gridSpan w:val="2"/>
            <w:vAlign w:val="center"/>
          </w:tcPr>
          <w:p w14:paraId="44D6967A" w14:textId="77777777" w:rsidR="009F39DC" w:rsidRPr="008000D6" w:rsidRDefault="009F39DC" w:rsidP="004E6288">
            <w:pPr>
              <w:jc w:val="center"/>
              <w:rPr>
                <w:rFonts w:ascii="Calibri" w:hAnsi="Calibri"/>
                <w:sz w:val="18"/>
                <w:szCs w:val="18"/>
              </w:rPr>
            </w:pPr>
            <w:r w:rsidRPr="008000D6">
              <w:rPr>
                <w:rFonts w:ascii="Calibri" w:hAnsi="Calibri"/>
                <w:sz w:val="18"/>
                <w:szCs w:val="18"/>
              </w:rPr>
              <w:t>03</w:t>
            </w:r>
          </w:p>
        </w:tc>
        <w:tc>
          <w:tcPr>
            <w:tcW w:w="2203" w:type="dxa"/>
            <w:gridSpan w:val="2"/>
            <w:vAlign w:val="center"/>
          </w:tcPr>
          <w:p w14:paraId="44D6967B" w14:textId="77777777" w:rsidR="009F39DC" w:rsidRPr="008000D6" w:rsidRDefault="009F39DC" w:rsidP="004E6288">
            <w:pPr>
              <w:jc w:val="center"/>
              <w:rPr>
                <w:rFonts w:ascii="Calibri" w:hAnsi="Calibri"/>
                <w:sz w:val="18"/>
                <w:szCs w:val="18"/>
              </w:rPr>
            </w:pPr>
            <w:r w:rsidRPr="008000D6">
              <w:rPr>
                <w:rFonts w:ascii="Calibri" w:hAnsi="Calibri"/>
                <w:sz w:val="18"/>
                <w:szCs w:val="18"/>
              </w:rPr>
              <w:t>04</w:t>
            </w:r>
          </w:p>
        </w:tc>
        <w:tc>
          <w:tcPr>
            <w:tcW w:w="2203" w:type="dxa"/>
            <w:gridSpan w:val="2"/>
            <w:vAlign w:val="center"/>
          </w:tcPr>
          <w:p w14:paraId="44D6967C" w14:textId="77777777" w:rsidR="009F39DC" w:rsidRPr="008000D6" w:rsidRDefault="009F39DC" w:rsidP="004E6288">
            <w:pPr>
              <w:jc w:val="center"/>
              <w:rPr>
                <w:rFonts w:ascii="Calibri" w:hAnsi="Calibri"/>
                <w:sz w:val="18"/>
                <w:szCs w:val="18"/>
              </w:rPr>
            </w:pPr>
            <w:r w:rsidRPr="008000D6">
              <w:rPr>
                <w:rFonts w:ascii="Calibri" w:hAnsi="Calibri"/>
                <w:sz w:val="18"/>
                <w:szCs w:val="18"/>
              </w:rPr>
              <w:t>05</w:t>
            </w:r>
          </w:p>
        </w:tc>
        <w:tc>
          <w:tcPr>
            <w:tcW w:w="2204" w:type="dxa"/>
            <w:vAlign w:val="center"/>
          </w:tcPr>
          <w:p w14:paraId="44D6967D" w14:textId="77777777" w:rsidR="009F39DC" w:rsidRPr="008000D6" w:rsidRDefault="009F39DC" w:rsidP="004E6288">
            <w:pPr>
              <w:jc w:val="center"/>
              <w:rPr>
                <w:rFonts w:ascii="Calibri" w:hAnsi="Calibri"/>
                <w:sz w:val="18"/>
                <w:szCs w:val="18"/>
              </w:rPr>
            </w:pPr>
            <w:r w:rsidRPr="008000D6">
              <w:rPr>
                <w:rFonts w:ascii="Calibri" w:hAnsi="Calibri"/>
                <w:sz w:val="18"/>
                <w:szCs w:val="18"/>
              </w:rPr>
              <w:t>06</w:t>
            </w:r>
          </w:p>
        </w:tc>
      </w:tr>
      <w:tr w:rsidR="009F39DC" w14:paraId="44D69684" w14:textId="77777777" w:rsidTr="00F26268">
        <w:tc>
          <w:tcPr>
            <w:tcW w:w="2203" w:type="dxa"/>
            <w:gridSpan w:val="2"/>
            <w:vAlign w:val="bottom"/>
          </w:tcPr>
          <w:p w14:paraId="44D6967F" w14:textId="77777777" w:rsidR="009F39DC" w:rsidRPr="008000D6" w:rsidRDefault="009F39DC" w:rsidP="00F26268">
            <w:pPr>
              <w:jc w:val="center"/>
              <w:rPr>
                <w:rFonts w:ascii="Calibri" w:hAnsi="Calibri"/>
                <w:sz w:val="18"/>
                <w:szCs w:val="18"/>
              </w:rPr>
            </w:pPr>
            <w:r w:rsidRPr="008000D6">
              <w:rPr>
                <w:rFonts w:ascii="Calibri" w:hAnsi="Calibri"/>
                <w:sz w:val="18"/>
                <w:szCs w:val="18"/>
              </w:rPr>
              <w:t>Manometer                  Make</w:t>
            </w:r>
          </w:p>
        </w:tc>
        <w:tc>
          <w:tcPr>
            <w:tcW w:w="2203" w:type="dxa"/>
            <w:gridSpan w:val="2"/>
            <w:vAlign w:val="bottom"/>
          </w:tcPr>
          <w:p w14:paraId="44D69680" w14:textId="77777777" w:rsidR="009F39DC" w:rsidRPr="008000D6" w:rsidRDefault="009F39DC" w:rsidP="00F26268">
            <w:pPr>
              <w:jc w:val="center"/>
              <w:rPr>
                <w:rFonts w:ascii="Calibri" w:hAnsi="Calibri"/>
                <w:sz w:val="18"/>
                <w:szCs w:val="18"/>
              </w:rPr>
            </w:pPr>
            <w:r w:rsidRPr="008000D6">
              <w:rPr>
                <w:rFonts w:ascii="Calibri" w:hAnsi="Calibri"/>
                <w:sz w:val="18"/>
                <w:szCs w:val="18"/>
              </w:rPr>
              <w:t>Manometer                 Model</w:t>
            </w:r>
          </w:p>
        </w:tc>
        <w:tc>
          <w:tcPr>
            <w:tcW w:w="2203" w:type="dxa"/>
            <w:gridSpan w:val="2"/>
            <w:vAlign w:val="bottom"/>
          </w:tcPr>
          <w:p w14:paraId="44D69681" w14:textId="77777777" w:rsidR="009F39DC" w:rsidRPr="008000D6" w:rsidRDefault="009F39DC" w:rsidP="00F26268">
            <w:pPr>
              <w:jc w:val="center"/>
              <w:rPr>
                <w:rFonts w:ascii="Calibri" w:hAnsi="Calibri"/>
                <w:sz w:val="18"/>
                <w:szCs w:val="18"/>
              </w:rPr>
            </w:pPr>
            <w:r w:rsidRPr="008000D6">
              <w:rPr>
                <w:rFonts w:ascii="Calibri" w:hAnsi="Calibri"/>
                <w:sz w:val="18"/>
                <w:szCs w:val="18"/>
              </w:rPr>
              <w:t>Manometer                   Serial                          Number</w:t>
            </w:r>
          </w:p>
        </w:tc>
        <w:tc>
          <w:tcPr>
            <w:tcW w:w="2203" w:type="dxa"/>
            <w:gridSpan w:val="2"/>
            <w:vAlign w:val="bottom"/>
          </w:tcPr>
          <w:p w14:paraId="44D69682" w14:textId="77777777" w:rsidR="009F39DC" w:rsidRPr="008000D6" w:rsidRDefault="009F39DC" w:rsidP="00F26268">
            <w:pPr>
              <w:jc w:val="center"/>
              <w:rPr>
                <w:rFonts w:ascii="Calibri" w:hAnsi="Calibri"/>
                <w:sz w:val="18"/>
                <w:szCs w:val="18"/>
              </w:rPr>
            </w:pPr>
            <w:r w:rsidRPr="008000D6">
              <w:rPr>
                <w:rFonts w:ascii="Calibri" w:hAnsi="Calibri"/>
                <w:sz w:val="18"/>
                <w:szCs w:val="18"/>
              </w:rPr>
              <w:t>Manometer         Calibration                      Date</w:t>
            </w:r>
          </w:p>
        </w:tc>
        <w:tc>
          <w:tcPr>
            <w:tcW w:w="2204" w:type="dxa"/>
            <w:vAlign w:val="bottom"/>
          </w:tcPr>
          <w:p w14:paraId="44D69683" w14:textId="77777777" w:rsidR="009F39DC" w:rsidRPr="008000D6" w:rsidRDefault="009F39DC" w:rsidP="00F26268">
            <w:pPr>
              <w:jc w:val="center"/>
              <w:rPr>
                <w:rFonts w:ascii="Calibri" w:hAnsi="Calibri"/>
                <w:sz w:val="18"/>
                <w:szCs w:val="18"/>
              </w:rPr>
            </w:pPr>
            <w:r w:rsidRPr="008000D6">
              <w:rPr>
                <w:rFonts w:ascii="Calibri" w:hAnsi="Calibri"/>
                <w:sz w:val="18"/>
                <w:szCs w:val="18"/>
              </w:rPr>
              <w:t>Manometer        Calibration                   Status</w:t>
            </w:r>
          </w:p>
        </w:tc>
      </w:tr>
      <w:tr w:rsidR="009F39DC" w14:paraId="44D6968A" w14:textId="77777777" w:rsidTr="003C405A">
        <w:tc>
          <w:tcPr>
            <w:tcW w:w="2203" w:type="dxa"/>
            <w:gridSpan w:val="2"/>
            <w:tcBorders>
              <w:bottom w:val="single" w:sz="4" w:space="0" w:color="000000"/>
            </w:tcBorders>
            <w:vAlign w:val="center"/>
          </w:tcPr>
          <w:p w14:paraId="44D69685"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44D69686"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44D69687"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44D69688" w14:textId="77777777" w:rsidR="009F39DC" w:rsidRPr="008000D6" w:rsidRDefault="009F39DC" w:rsidP="004E6288">
            <w:pPr>
              <w:jc w:val="center"/>
              <w:rPr>
                <w:rFonts w:ascii="Calibri" w:hAnsi="Calibri"/>
                <w:sz w:val="18"/>
                <w:szCs w:val="18"/>
              </w:rPr>
            </w:pPr>
          </w:p>
        </w:tc>
        <w:tc>
          <w:tcPr>
            <w:tcW w:w="2204" w:type="dxa"/>
            <w:tcBorders>
              <w:bottom w:val="single" w:sz="4" w:space="0" w:color="000000"/>
            </w:tcBorders>
            <w:vAlign w:val="center"/>
          </w:tcPr>
          <w:p w14:paraId="44D69689" w14:textId="77777777" w:rsidR="009F39DC" w:rsidRPr="008000D6" w:rsidRDefault="009F39DC" w:rsidP="004E6288">
            <w:pPr>
              <w:jc w:val="center"/>
              <w:rPr>
                <w:rFonts w:ascii="Calibri" w:hAnsi="Calibri"/>
                <w:sz w:val="18"/>
                <w:szCs w:val="18"/>
              </w:rPr>
            </w:pPr>
          </w:p>
        </w:tc>
      </w:tr>
      <w:tr w:rsidR="009F39DC" w14:paraId="44D69690" w14:textId="77777777" w:rsidTr="003C405A">
        <w:tc>
          <w:tcPr>
            <w:tcW w:w="2203" w:type="dxa"/>
            <w:gridSpan w:val="2"/>
            <w:tcBorders>
              <w:bottom w:val="single" w:sz="4" w:space="0" w:color="000000"/>
            </w:tcBorders>
            <w:vAlign w:val="center"/>
          </w:tcPr>
          <w:p w14:paraId="44D6968B"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44D6968C"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44D6968D" w14:textId="77777777" w:rsidR="009F39DC" w:rsidRPr="008000D6" w:rsidRDefault="009F39DC" w:rsidP="004E6288">
            <w:pPr>
              <w:jc w:val="center"/>
              <w:rPr>
                <w:rFonts w:ascii="Calibri" w:hAnsi="Calibri"/>
                <w:sz w:val="18"/>
                <w:szCs w:val="18"/>
              </w:rPr>
            </w:pPr>
          </w:p>
        </w:tc>
        <w:tc>
          <w:tcPr>
            <w:tcW w:w="2203" w:type="dxa"/>
            <w:gridSpan w:val="2"/>
            <w:tcBorders>
              <w:bottom w:val="single" w:sz="4" w:space="0" w:color="000000"/>
            </w:tcBorders>
            <w:vAlign w:val="center"/>
          </w:tcPr>
          <w:p w14:paraId="44D6968E" w14:textId="77777777" w:rsidR="009F39DC" w:rsidRPr="008000D6" w:rsidRDefault="009F39DC" w:rsidP="004E6288">
            <w:pPr>
              <w:jc w:val="center"/>
              <w:rPr>
                <w:rFonts w:ascii="Calibri" w:hAnsi="Calibri"/>
                <w:sz w:val="18"/>
                <w:szCs w:val="18"/>
              </w:rPr>
            </w:pPr>
          </w:p>
        </w:tc>
        <w:tc>
          <w:tcPr>
            <w:tcW w:w="2204" w:type="dxa"/>
            <w:tcBorders>
              <w:bottom w:val="single" w:sz="4" w:space="0" w:color="000000"/>
            </w:tcBorders>
            <w:vAlign w:val="center"/>
          </w:tcPr>
          <w:p w14:paraId="44D6968F" w14:textId="77777777" w:rsidR="009F39DC" w:rsidRPr="008000D6" w:rsidRDefault="009F39DC" w:rsidP="004E6288">
            <w:pPr>
              <w:jc w:val="center"/>
              <w:rPr>
                <w:rFonts w:ascii="Calibri" w:hAnsi="Calibri"/>
                <w:sz w:val="18"/>
                <w:szCs w:val="18"/>
              </w:rPr>
            </w:pPr>
          </w:p>
        </w:tc>
      </w:tr>
      <w:tr w:rsidR="009F39DC" w14:paraId="44D69694" w14:textId="77777777" w:rsidTr="003C405A">
        <w:tc>
          <w:tcPr>
            <w:tcW w:w="590" w:type="dxa"/>
            <w:tcBorders>
              <w:top w:val="single" w:sz="4" w:space="0" w:color="000000"/>
            </w:tcBorders>
            <w:vAlign w:val="center"/>
          </w:tcPr>
          <w:p w14:paraId="44D69691" w14:textId="77777777" w:rsidR="009F39DC" w:rsidRPr="008000D6" w:rsidRDefault="009F39DC" w:rsidP="004E6288">
            <w:pPr>
              <w:jc w:val="center"/>
              <w:rPr>
                <w:rFonts w:ascii="Calibri" w:hAnsi="Calibri"/>
                <w:sz w:val="18"/>
                <w:szCs w:val="18"/>
              </w:rPr>
            </w:pPr>
            <w:r w:rsidRPr="008000D6">
              <w:rPr>
                <w:rFonts w:ascii="Calibri" w:hAnsi="Calibri"/>
                <w:sz w:val="18"/>
                <w:szCs w:val="18"/>
              </w:rPr>
              <w:t>07</w:t>
            </w:r>
          </w:p>
        </w:tc>
        <w:tc>
          <w:tcPr>
            <w:tcW w:w="4925" w:type="dxa"/>
            <w:gridSpan w:val="4"/>
            <w:tcBorders>
              <w:top w:val="single" w:sz="4" w:space="0" w:color="000000"/>
            </w:tcBorders>
            <w:vAlign w:val="center"/>
          </w:tcPr>
          <w:p w14:paraId="44D69692" w14:textId="78B7B38D" w:rsidR="009F39DC" w:rsidRPr="008000D6" w:rsidRDefault="009F39DC" w:rsidP="004E6288">
            <w:pPr>
              <w:rPr>
                <w:rFonts w:ascii="Calibri" w:hAnsi="Calibri"/>
                <w:sz w:val="18"/>
                <w:szCs w:val="18"/>
              </w:rPr>
            </w:pPr>
            <w:r w:rsidRPr="008000D6">
              <w:rPr>
                <w:rFonts w:ascii="Calibri" w:hAnsi="Calibri"/>
                <w:sz w:val="18"/>
                <w:szCs w:val="18"/>
              </w:rPr>
              <w:t>Number of Fans Used to Pressurize Home</w:t>
            </w:r>
          </w:p>
        </w:tc>
        <w:tc>
          <w:tcPr>
            <w:tcW w:w="5501" w:type="dxa"/>
            <w:gridSpan w:val="4"/>
            <w:tcBorders>
              <w:top w:val="single" w:sz="4" w:space="0" w:color="000000"/>
            </w:tcBorders>
            <w:vAlign w:val="center"/>
          </w:tcPr>
          <w:p w14:paraId="44D69693" w14:textId="77777777" w:rsidR="009F39DC" w:rsidRPr="008000D6" w:rsidRDefault="009F39DC" w:rsidP="004E6288">
            <w:pPr>
              <w:rPr>
                <w:rFonts w:ascii="Calibri" w:hAnsi="Calibri"/>
                <w:sz w:val="18"/>
                <w:szCs w:val="18"/>
              </w:rPr>
            </w:pPr>
          </w:p>
        </w:tc>
      </w:tr>
      <w:tr w:rsidR="009F39DC" w14:paraId="44D69699" w14:textId="77777777" w:rsidTr="004E6288">
        <w:tc>
          <w:tcPr>
            <w:tcW w:w="2765" w:type="dxa"/>
            <w:gridSpan w:val="3"/>
            <w:vAlign w:val="center"/>
          </w:tcPr>
          <w:p w14:paraId="44D69695" w14:textId="77777777" w:rsidR="009F39DC" w:rsidRPr="008000D6" w:rsidRDefault="009F39DC" w:rsidP="004E6288">
            <w:pPr>
              <w:jc w:val="center"/>
              <w:rPr>
                <w:rFonts w:ascii="Calibri" w:hAnsi="Calibri"/>
                <w:sz w:val="18"/>
                <w:szCs w:val="18"/>
              </w:rPr>
            </w:pPr>
            <w:r w:rsidRPr="008000D6">
              <w:rPr>
                <w:rFonts w:ascii="Calibri" w:hAnsi="Calibri"/>
                <w:sz w:val="18"/>
                <w:szCs w:val="18"/>
              </w:rPr>
              <w:t>08</w:t>
            </w:r>
          </w:p>
        </w:tc>
        <w:tc>
          <w:tcPr>
            <w:tcW w:w="2750" w:type="dxa"/>
            <w:gridSpan w:val="2"/>
            <w:vAlign w:val="center"/>
          </w:tcPr>
          <w:p w14:paraId="44D69696" w14:textId="77777777" w:rsidR="009F39DC" w:rsidRPr="008000D6" w:rsidRDefault="009F39DC" w:rsidP="004E6288">
            <w:pPr>
              <w:jc w:val="center"/>
              <w:rPr>
                <w:rFonts w:ascii="Calibri" w:hAnsi="Calibri"/>
                <w:sz w:val="18"/>
                <w:szCs w:val="18"/>
              </w:rPr>
            </w:pPr>
            <w:r w:rsidRPr="008000D6">
              <w:rPr>
                <w:rFonts w:ascii="Calibri" w:hAnsi="Calibri"/>
                <w:sz w:val="18"/>
                <w:szCs w:val="18"/>
              </w:rPr>
              <w:t>09</w:t>
            </w:r>
          </w:p>
        </w:tc>
        <w:tc>
          <w:tcPr>
            <w:tcW w:w="2750" w:type="dxa"/>
            <w:gridSpan w:val="2"/>
            <w:vAlign w:val="center"/>
          </w:tcPr>
          <w:p w14:paraId="44D69697" w14:textId="77777777" w:rsidR="009F39DC" w:rsidRPr="008000D6" w:rsidRDefault="009F39DC" w:rsidP="004E6288">
            <w:pPr>
              <w:jc w:val="center"/>
              <w:rPr>
                <w:rFonts w:ascii="Calibri" w:hAnsi="Calibri"/>
                <w:sz w:val="18"/>
                <w:szCs w:val="18"/>
              </w:rPr>
            </w:pPr>
            <w:r w:rsidRPr="008000D6">
              <w:rPr>
                <w:rFonts w:ascii="Calibri" w:hAnsi="Calibri"/>
                <w:sz w:val="18"/>
                <w:szCs w:val="18"/>
              </w:rPr>
              <w:t>10</w:t>
            </w:r>
          </w:p>
        </w:tc>
        <w:tc>
          <w:tcPr>
            <w:tcW w:w="2751" w:type="dxa"/>
            <w:gridSpan w:val="2"/>
            <w:vAlign w:val="center"/>
          </w:tcPr>
          <w:p w14:paraId="44D69698" w14:textId="77777777" w:rsidR="009F39DC" w:rsidRPr="008000D6" w:rsidRDefault="009F39DC" w:rsidP="004E6288">
            <w:pPr>
              <w:jc w:val="center"/>
              <w:rPr>
                <w:rFonts w:ascii="Calibri" w:hAnsi="Calibri"/>
                <w:sz w:val="18"/>
                <w:szCs w:val="18"/>
              </w:rPr>
            </w:pPr>
            <w:r w:rsidRPr="008000D6">
              <w:rPr>
                <w:rFonts w:ascii="Calibri" w:hAnsi="Calibri"/>
                <w:sz w:val="18"/>
                <w:szCs w:val="18"/>
              </w:rPr>
              <w:t>11</w:t>
            </w:r>
          </w:p>
        </w:tc>
      </w:tr>
      <w:tr w:rsidR="009F39DC" w14:paraId="44D6969F" w14:textId="77777777" w:rsidTr="004E6288">
        <w:tc>
          <w:tcPr>
            <w:tcW w:w="2765" w:type="dxa"/>
            <w:gridSpan w:val="3"/>
            <w:vAlign w:val="center"/>
          </w:tcPr>
          <w:p w14:paraId="44D6969A" w14:textId="77777777" w:rsidR="009F39DC" w:rsidRPr="008000D6" w:rsidRDefault="009F39DC" w:rsidP="004E6288">
            <w:pPr>
              <w:jc w:val="center"/>
              <w:rPr>
                <w:rFonts w:ascii="Calibri" w:hAnsi="Calibri"/>
                <w:sz w:val="18"/>
                <w:szCs w:val="18"/>
              </w:rPr>
            </w:pPr>
            <w:r w:rsidRPr="008000D6">
              <w:rPr>
                <w:rFonts w:ascii="Calibri" w:hAnsi="Calibri"/>
                <w:sz w:val="18"/>
                <w:szCs w:val="18"/>
              </w:rPr>
              <w:t>Fan Make</w:t>
            </w:r>
          </w:p>
        </w:tc>
        <w:tc>
          <w:tcPr>
            <w:tcW w:w="2750" w:type="dxa"/>
            <w:gridSpan w:val="2"/>
            <w:vAlign w:val="center"/>
          </w:tcPr>
          <w:p w14:paraId="44D6969B" w14:textId="77777777" w:rsidR="009F39DC" w:rsidRPr="008000D6" w:rsidRDefault="009F39DC" w:rsidP="004E6288">
            <w:pPr>
              <w:jc w:val="center"/>
              <w:rPr>
                <w:rFonts w:ascii="Calibri" w:hAnsi="Calibri"/>
                <w:sz w:val="18"/>
                <w:szCs w:val="18"/>
              </w:rPr>
            </w:pPr>
            <w:r w:rsidRPr="008000D6">
              <w:rPr>
                <w:rFonts w:ascii="Calibri" w:hAnsi="Calibri"/>
                <w:sz w:val="18"/>
                <w:szCs w:val="18"/>
              </w:rPr>
              <w:t>Fan Model</w:t>
            </w:r>
          </w:p>
        </w:tc>
        <w:tc>
          <w:tcPr>
            <w:tcW w:w="2750" w:type="dxa"/>
            <w:gridSpan w:val="2"/>
            <w:vAlign w:val="center"/>
          </w:tcPr>
          <w:p w14:paraId="44D6969C" w14:textId="77777777" w:rsidR="009F39DC" w:rsidRPr="008000D6" w:rsidRDefault="009F39DC" w:rsidP="004E6288">
            <w:pPr>
              <w:jc w:val="center"/>
              <w:rPr>
                <w:rFonts w:ascii="Calibri" w:hAnsi="Calibri"/>
                <w:sz w:val="18"/>
                <w:szCs w:val="18"/>
              </w:rPr>
            </w:pPr>
            <w:r w:rsidRPr="008000D6">
              <w:rPr>
                <w:rFonts w:ascii="Calibri" w:hAnsi="Calibri"/>
                <w:sz w:val="18"/>
                <w:szCs w:val="18"/>
              </w:rPr>
              <w:t>Fan Serial Number</w:t>
            </w:r>
          </w:p>
        </w:tc>
        <w:tc>
          <w:tcPr>
            <w:tcW w:w="2751" w:type="dxa"/>
            <w:gridSpan w:val="2"/>
            <w:vAlign w:val="center"/>
          </w:tcPr>
          <w:p w14:paraId="44D6969E" w14:textId="405D12AC" w:rsidR="009F39DC" w:rsidRPr="008000D6" w:rsidRDefault="009F39DC" w:rsidP="00F26268">
            <w:pPr>
              <w:jc w:val="center"/>
              <w:rPr>
                <w:rFonts w:ascii="Calibri" w:hAnsi="Calibri"/>
                <w:sz w:val="18"/>
                <w:szCs w:val="18"/>
              </w:rPr>
            </w:pPr>
            <w:r w:rsidRPr="008000D6">
              <w:rPr>
                <w:rFonts w:ascii="Calibri" w:hAnsi="Calibri"/>
                <w:sz w:val="18"/>
                <w:szCs w:val="18"/>
              </w:rPr>
              <w:t xml:space="preserve">Fan </w:t>
            </w:r>
            <w:r w:rsidR="003C405A">
              <w:rPr>
                <w:rFonts w:ascii="Calibri" w:hAnsi="Calibri"/>
                <w:sz w:val="18"/>
                <w:szCs w:val="18"/>
              </w:rPr>
              <w:t>C</w:t>
            </w:r>
            <w:r w:rsidRPr="008000D6">
              <w:rPr>
                <w:rFonts w:ascii="Calibri" w:hAnsi="Calibri"/>
                <w:sz w:val="18"/>
                <w:szCs w:val="18"/>
              </w:rPr>
              <w:t>onfiguration (rings)</w:t>
            </w:r>
          </w:p>
        </w:tc>
      </w:tr>
      <w:tr w:rsidR="009F39DC" w14:paraId="44D696A4" w14:textId="77777777" w:rsidTr="004E6288">
        <w:tc>
          <w:tcPr>
            <w:tcW w:w="2765" w:type="dxa"/>
            <w:gridSpan w:val="3"/>
            <w:vAlign w:val="center"/>
          </w:tcPr>
          <w:p w14:paraId="44D696A0" w14:textId="77777777" w:rsidR="009F39DC" w:rsidRPr="008000D6" w:rsidRDefault="009F39DC" w:rsidP="004E6288">
            <w:pPr>
              <w:jc w:val="center"/>
              <w:rPr>
                <w:rFonts w:ascii="Calibri" w:hAnsi="Calibri"/>
                <w:sz w:val="18"/>
                <w:szCs w:val="18"/>
              </w:rPr>
            </w:pPr>
          </w:p>
        </w:tc>
        <w:tc>
          <w:tcPr>
            <w:tcW w:w="2750" w:type="dxa"/>
            <w:gridSpan w:val="2"/>
            <w:vAlign w:val="center"/>
          </w:tcPr>
          <w:p w14:paraId="44D696A1" w14:textId="77777777" w:rsidR="009F39DC" w:rsidRPr="008000D6" w:rsidRDefault="009F39DC" w:rsidP="004E6288">
            <w:pPr>
              <w:jc w:val="center"/>
              <w:rPr>
                <w:rFonts w:ascii="Calibri" w:hAnsi="Calibri"/>
                <w:sz w:val="18"/>
                <w:szCs w:val="18"/>
              </w:rPr>
            </w:pPr>
          </w:p>
        </w:tc>
        <w:tc>
          <w:tcPr>
            <w:tcW w:w="2750" w:type="dxa"/>
            <w:gridSpan w:val="2"/>
            <w:vAlign w:val="center"/>
          </w:tcPr>
          <w:p w14:paraId="44D696A2" w14:textId="77777777" w:rsidR="009F39DC" w:rsidRPr="008000D6" w:rsidRDefault="009F39DC" w:rsidP="004E6288">
            <w:pPr>
              <w:jc w:val="center"/>
              <w:rPr>
                <w:rFonts w:ascii="Calibri" w:hAnsi="Calibri"/>
                <w:sz w:val="18"/>
                <w:szCs w:val="18"/>
              </w:rPr>
            </w:pPr>
          </w:p>
        </w:tc>
        <w:tc>
          <w:tcPr>
            <w:tcW w:w="2751" w:type="dxa"/>
            <w:gridSpan w:val="2"/>
            <w:vAlign w:val="center"/>
          </w:tcPr>
          <w:p w14:paraId="44D696A3" w14:textId="77777777" w:rsidR="009F39DC" w:rsidRPr="008000D6" w:rsidRDefault="009F39DC" w:rsidP="004E6288">
            <w:pPr>
              <w:jc w:val="center"/>
              <w:rPr>
                <w:rFonts w:ascii="Calibri" w:hAnsi="Calibri"/>
                <w:sz w:val="18"/>
                <w:szCs w:val="18"/>
              </w:rPr>
            </w:pPr>
          </w:p>
        </w:tc>
      </w:tr>
      <w:tr w:rsidR="009F39DC" w14:paraId="44D696A9" w14:textId="77777777" w:rsidTr="004E6288">
        <w:tc>
          <w:tcPr>
            <w:tcW w:w="2765" w:type="dxa"/>
            <w:gridSpan w:val="3"/>
            <w:vAlign w:val="center"/>
          </w:tcPr>
          <w:p w14:paraId="44D696A5" w14:textId="77777777" w:rsidR="009F39DC" w:rsidRPr="008000D6" w:rsidRDefault="009F39DC" w:rsidP="004E6288">
            <w:pPr>
              <w:jc w:val="center"/>
              <w:rPr>
                <w:rFonts w:ascii="Calibri" w:hAnsi="Calibri"/>
                <w:sz w:val="18"/>
                <w:szCs w:val="18"/>
              </w:rPr>
            </w:pPr>
          </w:p>
        </w:tc>
        <w:tc>
          <w:tcPr>
            <w:tcW w:w="2750" w:type="dxa"/>
            <w:gridSpan w:val="2"/>
            <w:vAlign w:val="center"/>
          </w:tcPr>
          <w:p w14:paraId="44D696A6" w14:textId="77777777" w:rsidR="009F39DC" w:rsidRPr="008000D6" w:rsidRDefault="009F39DC" w:rsidP="004E6288">
            <w:pPr>
              <w:jc w:val="center"/>
              <w:rPr>
                <w:rFonts w:ascii="Calibri" w:hAnsi="Calibri"/>
                <w:sz w:val="18"/>
                <w:szCs w:val="18"/>
              </w:rPr>
            </w:pPr>
          </w:p>
        </w:tc>
        <w:tc>
          <w:tcPr>
            <w:tcW w:w="2750" w:type="dxa"/>
            <w:gridSpan w:val="2"/>
            <w:vAlign w:val="center"/>
          </w:tcPr>
          <w:p w14:paraId="44D696A7" w14:textId="77777777" w:rsidR="009F39DC" w:rsidRPr="008000D6" w:rsidRDefault="009F39DC" w:rsidP="004E6288">
            <w:pPr>
              <w:jc w:val="center"/>
              <w:rPr>
                <w:rFonts w:ascii="Calibri" w:hAnsi="Calibri"/>
                <w:sz w:val="18"/>
                <w:szCs w:val="18"/>
              </w:rPr>
            </w:pPr>
          </w:p>
        </w:tc>
        <w:tc>
          <w:tcPr>
            <w:tcW w:w="2751" w:type="dxa"/>
            <w:gridSpan w:val="2"/>
            <w:vAlign w:val="center"/>
          </w:tcPr>
          <w:p w14:paraId="44D696A8" w14:textId="77777777" w:rsidR="009F39DC" w:rsidRPr="008000D6" w:rsidRDefault="009F39DC" w:rsidP="004E6288">
            <w:pPr>
              <w:jc w:val="center"/>
              <w:rPr>
                <w:rFonts w:ascii="Calibri" w:hAnsi="Calibri"/>
                <w:sz w:val="18"/>
                <w:szCs w:val="18"/>
              </w:rPr>
            </w:pPr>
          </w:p>
        </w:tc>
      </w:tr>
    </w:tbl>
    <w:p w14:paraId="44D696AA" w14:textId="77777777" w:rsidR="009F39DC" w:rsidRPr="00D271E4" w:rsidRDefault="009F39DC" w:rsidP="009F39DC">
      <w:pPr>
        <w:rPr>
          <w:rFonts w:ascii="Calibri" w:hAnsi="Calibri"/>
          <w:sz w:val="22"/>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9F39DC" w:rsidRPr="00D271E4" w14:paraId="44D696AC" w14:textId="77777777" w:rsidTr="004E6288">
        <w:tc>
          <w:tcPr>
            <w:tcW w:w="11016" w:type="dxa"/>
            <w:gridSpan w:val="7"/>
            <w:tcBorders>
              <w:top w:val="single" w:sz="4" w:space="0" w:color="auto"/>
            </w:tcBorders>
            <w:vAlign w:val="center"/>
          </w:tcPr>
          <w:p w14:paraId="44D696AB" w14:textId="77777777" w:rsidR="009F39DC" w:rsidRPr="00D271E4"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D271E4">
              <w:rPr>
                <w:rFonts w:ascii="Calibri" w:hAnsi="Calibri"/>
                <w:b/>
                <w:szCs w:val="18"/>
              </w:rPr>
              <w:t xml:space="preserve">C. Envelope Leakage Worksheet </w:t>
            </w:r>
            <w:r w:rsidR="003C405A" w:rsidRPr="00D271E4">
              <w:rPr>
                <w:rFonts w:ascii="Calibri" w:hAnsi="Calibri"/>
                <w:b/>
                <w:szCs w:val="18"/>
              </w:rPr>
              <w:t xml:space="preserve">- </w:t>
            </w:r>
            <w:r w:rsidRPr="00D271E4">
              <w:rPr>
                <w:rFonts w:ascii="Calibri" w:hAnsi="Calibri"/>
                <w:b/>
                <w:szCs w:val="18"/>
              </w:rPr>
              <w:t xml:space="preserve">Depressurization - MCH24d </w:t>
            </w:r>
            <w:r w:rsidR="003C405A" w:rsidRPr="00D271E4">
              <w:rPr>
                <w:rFonts w:ascii="Calibri" w:hAnsi="Calibri"/>
                <w:b/>
                <w:szCs w:val="18"/>
              </w:rPr>
              <w:t xml:space="preserve">- </w:t>
            </w:r>
            <w:r w:rsidRPr="00D271E4">
              <w:rPr>
                <w:rFonts w:ascii="Calibri" w:hAnsi="Calibri"/>
                <w:b/>
                <w:szCs w:val="18"/>
              </w:rPr>
              <w:t>Repeated Single Point Air Tightness Test With Manual Meter</w:t>
            </w:r>
          </w:p>
        </w:tc>
      </w:tr>
      <w:tr w:rsidR="009F39DC" w:rsidRPr="00B27D63" w14:paraId="44D696B0" w14:textId="77777777" w:rsidTr="004E6288">
        <w:tc>
          <w:tcPr>
            <w:tcW w:w="590" w:type="dxa"/>
            <w:vAlign w:val="center"/>
          </w:tcPr>
          <w:p w14:paraId="44D696AD"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44D696AE" w14:textId="3A702D85"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3C405A">
              <w:rPr>
                <w:rFonts w:ascii="Calibri" w:hAnsi="Calibri"/>
                <w:sz w:val="18"/>
                <w:szCs w:val="18"/>
              </w:rPr>
              <w:t>A</w:t>
            </w:r>
            <w:r w:rsidRPr="000A4E42">
              <w:rPr>
                <w:rFonts w:ascii="Calibri" w:hAnsi="Calibri"/>
                <w:sz w:val="18"/>
                <w:szCs w:val="18"/>
              </w:rPr>
              <w:t xml:space="preserve">verage </w:t>
            </w:r>
            <w:r w:rsidR="003C405A">
              <w:rPr>
                <w:rFonts w:ascii="Calibri" w:hAnsi="Calibri"/>
                <w:sz w:val="18"/>
                <w:szCs w:val="18"/>
              </w:rPr>
              <w:t>P</w:t>
            </w:r>
            <w:r w:rsidRPr="000A4E42">
              <w:rPr>
                <w:rFonts w:ascii="Calibri" w:hAnsi="Calibri"/>
                <w:sz w:val="18"/>
                <w:szCs w:val="18"/>
              </w:rPr>
              <w:t xml:space="preserve">eriod of </w:t>
            </w:r>
            <w:r w:rsidR="003C405A">
              <w:rPr>
                <w:rFonts w:ascii="Calibri" w:hAnsi="Calibri"/>
                <w:sz w:val="18"/>
                <w:szCs w:val="18"/>
              </w:rPr>
              <w:t>M</w:t>
            </w:r>
            <w:r w:rsidRPr="000A4E42">
              <w:rPr>
                <w:rFonts w:ascii="Calibri" w:hAnsi="Calibri"/>
                <w:sz w:val="18"/>
                <w:szCs w:val="18"/>
              </w:rPr>
              <w:t>eter</w:t>
            </w:r>
          </w:p>
        </w:tc>
        <w:tc>
          <w:tcPr>
            <w:tcW w:w="5508" w:type="dxa"/>
            <w:gridSpan w:val="3"/>
            <w:vAlign w:val="center"/>
          </w:tcPr>
          <w:p w14:paraId="44D696AF"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B4" w14:textId="77777777" w:rsidTr="004E6288">
        <w:tc>
          <w:tcPr>
            <w:tcW w:w="590" w:type="dxa"/>
            <w:vAlign w:val="center"/>
          </w:tcPr>
          <w:p w14:paraId="44D696B1"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44D696B2" w14:textId="77777777"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Blower Door Software used for </w:t>
            </w:r>
            <w:r w:rsidR="003C405A">
              <w:rPr>
                <w:rFonts w:ascii="Calibri" w:hAnsi="Calibri"/>
                <w:sz w:val="18"/>
                <w:szCs w:val="18"/>
                <w:lang w:eastAsia="zh-TW"/>
              </w:rPr>
              <w:t>C</w:t>
            </w:r>
            <w:r w:rsidRPr="000A4E42">
              <w:rPr>
                <w:rFonts w:ascii="Calibri" w:hAnsi="Calibri"/>
                <w:sz w:val="18"/>
                <w:szCs w:val="18"/>
                <w:lang w:eastAsia="zh-TW"/>
              </w:rPr>
              <w:t>alculations?</w:t>
            </w:r>
          </w:p>
        </w:tc>
        <w:tc>
          <w:tcPr>
            <w:tcW w:w="5508" w:type="dxa"/>
            <w:gridSpan w:val="3"/>
          </w:tcPr>
          <w:p w14:paraId="44D696B3"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B8" w14:textId="77777777" w:rsidTr="004E6288">
        <w:tc>
          <w:tcPr>
            <w:tcW w:w="590" w:type="dxa"/>
            <w:vAlign w:val="center"/>
          </w:tcPr>
          <w:p w14:paraId="44D696B5"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44D696B6" w14:textId="7C8F268C"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44D696B7" w14:textId="77777777" w:rsidR="009F39DC" w:rsidRPr="000A4E42" w:rsidRDefault="0059370D" w:rsidP="0059370D">
            <w:pPr>
              <w:rPr>
                <w:rFonts w:ascii="Calibri" w:hAnsi="Calibri"/>
                <w:sz w:val="18"/>
                <w:szCs w:val="18"/>
              </w:rPr>
            </w:pPr>
            <w:r>
              <w:rPr>
                <w:rFonts w:ascii="Calibri" w:hAnsi="Calibri"/>
                <w:sz w:val="18"/>
                <w:szCs w:val="18"/>
              </w:rPr>
              <w:t>Depressurization</w:t>
            </w:r>
          </w:p>
        </w:tc>
      </w:tr>
      <w:tr w:rsidR="009F39DC" w:rsidRPr="00B27D63" w14:paraId="44D696BA" w14:textId="77777777" w:rsidTr="00F26268">
        <w:trPr>
          <w:trHeight w:hRule="exact" w:val="75"/>
        </w:trPr>
        <w:tc>
          <w:tcPr>
            <w:tcW w:w="11016" w:type="dxa"/>
            <w:gridSpan w:val="7"/>
            <w:vAlign w:val="center"/>
          </w:tcPr>
          <w:p w14:paraId="44D696B9" w14:textId="77777777" w:rsidR="009F39DC" w:rsidRPr="00B27D63"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9F39DC" w:rsidRPr="00B27D63" w14:paraId="44D696C0"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6BB"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44D696B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44D696B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44D696B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44D696B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9F39DC" w:rsidRPr="00B27D63" w14:paraId="44D696C6" w14:textId="77777777" w:rsidTr="00F2626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44D696C1"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bottom"/>
          </w:tcPr>
          <w:p w14:paraId="44D696C2"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3C405A">
              <w:rPr>
                <w:rFonts w:ascii="Calibri" w:hAnsi="Calibri"/>
                <w:sz w:val="18"/>
                <w:szCs w:val="18"/>
              </w:rPr>
              <w:t>B</w:t>
            </w:r>
            <w:r w:rsidRPr="00327B45">
              <w:rPr>
                <w:rFonts w:ascii="Calibri" w:hAnsi="Calibri"/>
                <w:sz w:val="18"/>
                <w:szCs w:val="18"/>
              </w:rPr>
              <w:t xml:space="preserve">uilding </w:t>
            </w:r>
            <w:r w:rsidR="003C405A">
              <w:rPr>
                <w:rFonts w:ascii="Calibri" w:hAnsi="Calibri"/>
                <w:sz w:val="18"/>
                <w:szCs w:val="18"/>
              </w:rPr>
              <w:t>P</w:t>
            </w:r>
            <w:r w:rsidRPr="00327B45">
              <w:rPr>
                <w:rFonts w:ascii="Calibri" w:hAnsi="Calibri"/>
                <w:sz w:val="18"/>
                <w:szCs w:val="18"/>
              </w:rPr>
              <w:t>ressure</w:t>
            </w:r>
          </w:p>
        </w:tc>
        <w:tc>
          <w:tcPr>
            <w:tcW w:w="2203" w:type="dxa"/>
            <w:gridSpan w:val="2"/>
            <w:vAlign w:val="bottom"/>
          </w:tcPr>
          <w:p w14:paraId="44D696C3"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3C405A">
              <w:rPr>
                <w:rFonts w:ascii="Calibri" w:hAnsi="Calibri"/>
                <w:sz w:val="18"/>
                <w:szCs w:val="18"/>
              </w:rPr>
              <w:t>F</w:t>
            </w:r>
            <w:r w:rsidRPr="00327B45">
              <w:rPr>
                <w:rFonts w:ascii="Calibri" w:hAnsi="Calibri"/>
                <w:sz w:val="18"/>
                <w:szCs w:val="18"/>
              </w:rPr>
              <w:t xml:space="preserve">an </w:t>
            </w:r>
            <w:r w:rsidR="003C405A">
              <w:rPr>
                <w:rFonts w:ascii="Calibri" w:hAnsi="Calibri"/>
                <w:sz w:val="18"/>
                <w:szCs w:val="18"/>
              </w:rPr>
              <w:t>F</w:t>
            </w:r>
            <w:r w:rsidRPr="00327B45">
              <w:rPr>
                <w:rFonts w:ascii="Calibri" w:hAnsi="Calibri"/>
                <w:sz w:val="18"/>
                <w:szCs w:val="18"/>
              </w:rPr>
              <w:t>low</w:t>
            </w:r>
          </w:p>
        </w:tc>
        <w:tc>
          <w:tcPr>
            <w:tcW w:w="2203" w:type="dxa"/>
            <w:vAlign w:val="bottom"/>
          </w:tcPr>
          <w:p w14:paraId="44D696C4"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bottom"/>
          </w:tcPr>
          <w:p w14:paraId="44D696C5"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9F39DC" w:rsidRPr="00B27D63" w14:paraId="44D696CC"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6C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6C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6C9"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6C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6CB"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D2"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6C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6C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6C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6D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6D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D8"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6D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6D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6D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6D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6D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DE"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6D9"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6D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6DB"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6D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6D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E4"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6D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6E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6E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6E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6E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EA"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6E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6E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6E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6E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6E9"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EC" w14:textId="77777777" w:rsidTr="00F26268">
        <w:tblPrEx>
          <w:tblBorders>
            <w:top w:val="single" w:sz="4" w:space="0" w:color="000000"/>
            <w:left w:val="single" w:sz="4" w:space="0" w:color="000000"/>
            <w:bottom w:val="single" w:sz="4" w:space="0" w:color="000000"/>
            <w:right w:val="single" w:sz="4" w:space="0" w:color="000000"/>
          </w:tblBorders>
        </w:tblPrEx>
        <w:trPr>
          <w:trHeight w:hRule="exact" w:val="100"/>
        </w:trPr>
        <w:tc>
          <w:tcPr>
            <w:tcW w:w="11016" w:type="dxa"/>
            <w:gridSpan w:val="7"/>
            <w:vAlign w:val="center"/>
          </w:tcPr>
          <w:p w14:paraId="44D696EB"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6F0" w14:textId="77777777" w:rsidTr="004E6288">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44D696ED"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tcPr>
          <w:p w14:paraId="44D696EE" w14:textId="5551E026"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3C405A">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44D696EF"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7B1A70" w:rsidRPr="00B27D63" w14:paraId="12B04D40" w14:textId="77777777" w:rsidTr="00CC5F53">
        <w:tblPrEx>
          <w:tblBorders>
            <w:top w:val="single" w:sz="4" w:space="0" w:color="000000"/>
            <w:left w:val="single" w:sz="4" w:space="0" w:color="000000"/>
            <w:bottom w:val="single" w:sz="4" w:space="0" w:color="000000"/>
            <w:right w:val="single" w:sz="4" w:space="0" w:color="000000"/>
          </w:tblBorders>
        </w:tblPrEx>
        <w:trPr>
          <w:ins w:id="1" w:author="Shewmaker, Michael@Energy" w:date="2016-03-29T15:30:00Z"/>
        </w:trPr>
        <w:tc>
          <w:tcPr>
            <w:tcW w:w="11016" w:type="dxa"/>
            <w:gridSpan w:val="7"/>
            <w:vAlign w:val="center"/>
          </w:tcPr>
          <w:p w14:paraId="03E6C2A7" w14:textId="77777777" w:rsidR="007B1A70" w:rsidRDefault="007B1A70" w:rsidP="007B1A7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2" w:author="Shewmaker, Michael@Energy" w:date="2016-03-29T15:32:00Z"/>
                <w:rFonts w:ascii="Calibri" w:hAnsi="Calibri"/>
                <w:sz w:val="18"/>
                <w:szCs w:val="18"/>
              </w:rPr>
            </w:pPr>
            <w:ins w:id="3" w:author="Shewmaker, Michael@Energy" w:date="2016-03-29T15:32:00Z">
              <w:r>
                <w:rPr>
                  <w:rFonts w:ascii="Calibri" w:hAnsi="Calibri"/>
                  <w:sz w:val="18"/>
                  <w:szCs w:val="18"/>
                </w:rPr>
                <w:t>Note:</w:t>
              </w:r>
            </w:ins>
          </w:p>
          <w:p w14:paraId="1D34EE8D" w14:textId="46C63C89" w:rsidR="007B1A70" w:rsidRPr="007B1A70" w:rsidRDefault="007B1A70">
            <w:pPr>
              <w:pStyle w:val="ListParagraph"/>
              <w:keepNext/>
              <w:numPr>
                <w:ilvl w:val="0"/>
                <w:numId w:val="51"/>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4" w:author="Shewmaker, Michael@Energy" w:date="2016-03-29T15:30:00Z"/>
                <w:rFonts w:ascii="Calibri" w:hAnsi="Calibri"/>
                <w:sz w:val="18"/>
                <w:rPrChange w:id="5" w:author="Shewmaker, Michael@Energy" w:date="2016-08-31T15:06:00Z">
                  <w:rPr>
                    <w:ins w:id="6" w:author="Shewmaker, Michael@Energy" w:date="2016-03-29T15:30:00Z"/>
                    <w:rFonts w:ascii="Calibri" w:hAnsi="Calibri"/>
                    <w:sz w:val="18"/>
                    <w:szCs w:val="18"/>
                  </w:rPr>
                </w:rPrChange>
              </w:rPr>
            </w:pPr>
            <w:ins w:id="7" w:author="Shewmaker, Michael@Energy" w:date="2016-03-29T15:32:00Z">
              <w:r w:rsidRPr="006C41EA">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44D696F1" w14:textId="77777777" w:rsidR="009F39DC" w:rsidRPr="00D271E4" w:rsidRDefault="009F39DC" w:rsidP="009F39DC">
      <w:pPr>
        <w:rPr>
          <w:rFonts w:ascii="Calibri" w:hAnsi="Calibri"/>
          <w:sz w:val="22"/>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919"/>
        <w:gridCol w:w="5506"/>
      </w:tblGrid>
      <w:tr w:rsidR="009F39DC" w:rsidRPr="00D271E4" w14:paraId="44D696F3" w14:textId="77777777" w:rsidTr="004E6288">
        <w:tc>
          <w:tcPr>
            <w:tcW w:w="11014" w:type="dxa"/>
            <w:gridSpan w:val="3"/>
            <w:vAlign w:val="center"/>
          </w:tcPr>
          <w:p w14:paraId="44D696F2" w14:textId="77777777" w:rsidR="009F39DC" w:rsidRPr="00D271E4"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D271E4">
              <w:rPr>
                <w:rFonts w:ascii="Calibri" w:hAnsi="Calibri"/>
                <w:b/>
                <w:szCs w:val="18"/>
              </w:rPr>
              <w:t>D. Altitude and Temperature Correction</w:t>
            </w:r>
          </w:p>
        </w:tc>
      </w:tr>
      <w:tr w:rsidR="009F39DC" w:rsidRPr="000A4E42" w14:paraId="44D696F7" w14:textId="77777777" w:rsidTr="00F26268">
        <w:tc>
          <w:tcPr>
            <w:tcW w:w="589" w:type="dxa"/>
            <w:vAlign w:val="center"/>
          </w:tcPr>
          <w:p w14:paraId="44D696F4"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919" w:type="dxa"/>
          </w:tcPr>
          <w:p w14:paraId="44D696F5" w14:textId="41110006" w:rsidR="009F39DC" w:rsidRPr="000A4E42" w:rsidRDefault="009F39DC" w:rsidP="003C405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3C405A">
              <w:rPr>
                <w:rFonts w:ascii="Calibri" w:hAnsi="Calibri"/>
                <w:sz w:val="18"/>
                <w:szCs w:val="18"/>
              </w:rPr>
              <w:t>C</w:t>
            </w:r>
            <w:r w:rsidRPr="000A4E42">
              <w:rPr>
                <w:rFonts w:ascii="Calibri" w:hAnsi="Calibri"/>
                <w:sz w:val="18"/>
                <w:szCs w:val="18"/>
              </w:rPr>
              <w:t xml:space="preserve">orrection </w:t>
            </w:r>
            <w:r w:rsidR="003C405A">
              <w:rPr>
                <w:rFonts w:ascii="Calibri" w:hAnsi="Calibri"/>
                <w:sz w:val="18"/>
                <w:szCs w:val="18"/>
              </w:rPr>
              <w:t>F</w:t>
            </w:r>
            <w:r w:rsidRPr="000A4E42">
              <w:rPr>
                <w:rFonts w:ascii="Calibri" w:hAnsi="Calibri"/>
                <w:sz w:val="18"/>
                <w:szCs w:val="18"/>
              </w:rPr>
              <w:t>actor</w:t>
            </w:r>
          </w:p>
        </w:tc>
        <w:tc>
          <w:tcPr>
            <w:tcW w:w="5506" w:type="dxa"/>
          </w:tcPr>
          <w:p w14:paraId="44D696F6"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44D696FB" w14:textId="77777777" w:rsidTr="00F26268">
        <w:tc>
          <w:tcPr>
            <w:tcW w:w="589" w:type="dxa"/>
            <w:vAlign w:val="center"/>
          </w:tcPr>
          <w:p w14:paraId="44D696F8"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919" w:type="dxa"/>
          </w:tcPr>
          <w:p w14:paraId="44D696F9" w14:textId="443AC770" w:rsidR="009F39DC" w:rsidRPr="000A4E42" w:rsidRDefault="009F39DC" w:rsidP="003C405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3C405A">
              <w:rPr>
                <w:rFonts w:ascii="Calibri" w:hAnsi="Calibri"/>
                <w:sz w:val="18"/>
                <w:szCs w:val="18"/>
              </w:rPr>
              <w:t>C</w:t>
            </w:r>
            <w:r w:rsidRPr="000A4E42">
              <w:rPr>
                <w:rFonts w:ascii="Calibri" w:hAnsi="Calibri"/>
                <w:sz w:val="18"/>
                <w:szCs w:val="18"/>
              </w:rPr>
              <w:t xml:space="preserve">orrection </w:t>
            </w:r>
            <w:r w:rsidR="003C405A">
              <w:rPr>
                <w:rFonts w:ascii="Calibri" w:hAnsi="Calibri"/>
                <w:sz w:val="18"/>
                <w:szCs w:val="18"/>
              </w:rPr>
              <w:t>F</w:t>
            </w:r>
            <w:r w:rsidRPr="000A4E42">
              <w:rPr>
                <w:rFonts w:ascii="Calibri" w:hAnsi="Calibri"/>
                <w:sz w:val="18"/>
                <w:szCs w:val="18"/>
              </w:rPr>
              <w:t>actor</w:t>
            </w:r>
          </w:p>
        </w:tc>
        <w:tc>
          <w:tcPr>
            <w:tcW w:w="5506" w:type="dxa"/>
          </w:tcPr>
          <w:p w14:paraId="44D696FA"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44D696FF" w14:textId="77777777" w:rsidTr="00F26268">
        <w:tc>
          <w:tcPr>
            <w:tcW w:w="589" w:type="dxa"/>
            <w:vAlign w:val="center"/>
          </w:tcPr>
          <w:p w14:paraId="44D696FC"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919" w:type="dxa"/>
          </w:tcPr>
          <w:p w14:paraId="44D696FD" w14:textId="1E01E4B0"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506" w:type="dxa"/>
          </w:tcPr>
          <w:p w14:paraId="44D696FE"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4D69700" w14:textId="77777777" w:rsidR="009F39DC" w:rsidRDefault="009F39DC" w:rsidP="009F39DC">
      <w:pPr>
        <w:rPr>
          <w:rFonts w:ascii="Calibri" w:hAnsi="Calibri"/>
        </w:rPr>
      </w:pPr>
    </w:p>
    <w:p w14:paraId="44D69701" w14:textId="77777777" w:rsidR="009F39DC" w:rsidRDefault="009F39DC">
      <w:pPr>
        <w:rPr>
          <w:rFonts w:ascii="Calibri" w:hAnsi="Calibri"/>
        </w:rPr>
      </w:pPr>
      <w:r>
        <w:rPr>
          <w:rFonts w:ascii="Calibri" w:hAnsi="Calibri"/>
        </w:rPr>
        <w:br w:type="page"/>
      </w:r>
    </w:p>
    <w:p w14:paraId="44D69702" w14:textId="77777777" w:rsidR="009F39DC" w:rsidRPr="00B27D63" w:rsidRDefault="009F39DC" w:rsidP="009F39DC">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9F39DC" w:rsidRPr="000A4E42" w14:paraId="44D69704" w14:textId="77777777" w:rsidTr="004E6288">
        <w:tc>
          <w:tcPr>
            <w:tcW w:w="11016" w:type="dxa"/>
            <w:gridSpan w:val="3"/>
          </w:tcPr>
          <w:p w14:paraId="44D69703" w14:textId="77777777" w:rsidR="009F39DC" w:rsidRPr="000A4E42" w:rsidRDefault="009F39DC" w:rsidP="004E6288">
            <w:pPr>
              <w:keepNext/>
              <w:rPr>
                <w:rFonts w:ascii="Calibri" w:hAnsi="Calibri"/>
                <w:sz w:val="18"/>
                <w:szCs w:val="18"/>
              </w:rPr>
            </w:pPr>
            <w:r w:rsidRPr="00D271E4">
              <w:rPr>
                <w:rFonts w:ascii="Calibri" w:hAnsi="Calibri"/>
                <w:b/>
                <w:szCs w:val="18"/>
              </w:rPr>
              <w:t>E. Accuracy Adjustment</w:t>
            </w:r>
          </w:p>
        </w:tc>
      </w:tr>
      <w:tr w:rsidR="009F39DC" w:rsidRPr="000A4E42" w14:paraId="44D69708" w14:textId="77777777" w:rsidTr="004E6288">
        <w:tc>
          <w:tcPr>
            <w:tcW w:w="558" w:type="dxa"/>
            <w:vAlign w:val="center"/>
          </w:tcPr>
          <w:p w14:paraId="44D69705"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tcPr>
          <w:p w14:paraId="44D69706" w14:textId="49AEF4FA"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3C405A">
              <w:rPr>
                <w:rFonts w:ascii="Calibri" w:hAnsi="Calibri"/>
                <w:sz w:val="18"/>
                <w:szCs w:val="18"/>
                <w:lang w:eastAsia="zh-TW"/>
              </w:rPr>
              <w:t>D</w:t>
            </w:r>
            <w:r w:rsidRPr="000A4E42">
              <w:rPr>
                <w:rFonts w:ascii="Calibri" w:hAnsi="Calibri"/>
                <w:sz w:val="18"/>
                <w:szCs w:val="18"/>
                <w:lang w:eastAsia="zh-TW"/>
              </w:rPr>
              <w:t xml:space="preserve">eviation of </w:t>
            </w:r>
            <w:r w:rsidR="003C405A">
              <w:rPr>
                <w:rFonts w:ascii="Calibri" w:hAnsi="Calibri"/>
                <w:sz w:val="18"/>
                <w:szCs w:val="18"/>
                <w:lang w:eastAsia="zh-TW"/>
              </w:rPr>
              <w:t>N</w:t>
            </w:r>
            <w:r w:rsidRPr="000A4E42">
              <w:rPr>
                <w:rFonts w:ascii="Calibri" w:hAnsi="Calibri"/>
                <w:sz w:val="18"/>
                <w:szCs w:val="18"/>
                <w:lang w:eastAsia="zh-TW"/>
              </w:rPr>
              <w:t xml:space="preserve">ominal CFM 50 </w:t>
            </w:r>
            <w:r w:rsidR="003C405A">
              <w:rPr>
                <w:rFonts w:ascii="Calibri" w:hAnsi="Calibri"/>
                <w:sz w:val="18"/>
                <w:szCs w:val="18"/>
                <w:lang w:eastAsia="zh-TW"/>
              </w:rPr>
              <w:t>V</w:t>
            </w:r>
            <w:r w:rsidRPr="000A4E42">
              <w:rPr>
                <w:rFonts w:ascii="Calibri" w:hAnsi="Calibri"/>
                <w:sz w:val="18"/>
                <w:szCs w:val="18"/>
                <w:lang w:eastAsia="zh-TW"/>
              </w:rPr>
              <w:t xml:space="preserve">alues </w:t>
            </w:r>
            <w:r w:rsidR="003C405A">
              <w:rPr>
                <w:rFonts w:ascii="Calibri" w:hAnsi="Calibri"/>
                <w:sz w:val="18"/>
                <w:szCs w:val="18"/>
                <w:lang w:eastAsia="zh-TW"/>
              </w:rPr>
              <w:t>A</w:t>
            </w:r>
            <w:r w:rsidRPr="000A4E42">
              <w:rPr>
                <w:rFonts w:ascii="Calibri" w:hAnsi="Calibri"/>
                <w:sz w:val="18"/>
                <w:szCs w:val="18"/>
                <w:lang w:eastAsia="zh-TW"/>
              </w:rPr>
              <w:t>bove</w:t>
            </w:r>
          </w:p>
        </w:tc>
        <w:tc>
          <w:tcPr>
            <w:tcW w:w="5778" w:type="dxa"/>
          </w:tcPr>
          <w:p w14:paraId="44D69707"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44D6970C" w14:textId="77777777" w:rsidTr="004E6288">
        <w:tc>
          <w:tcPr>
            <w:tcW w:w="558" w:type="dxa"/>
            <w:vAlign w:val="center"/>
          </w:tcPr>
          <w:p w14:paraId="44D69709"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tcPr>
          <w:p w14:paraId="44D6970A" w14:textId="57F8E7C5"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3C405A">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44D6970B"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44D69710" w14:textId="77777777" w:rsidTr="004E6288">
        <w:tc>
          <w:tcPr>
            <w:tcW w:w="558" w:type="dxa"/>
            <w:vAlign w:val="center"/>
          </w:tcPr>
          <w:p w14:paraId="44D6970D"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tcPr>
          <w:p w14:paraId="44D6970E" w14:textId="02E05F51"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3C405A">
              <w:rPr>
                <w:rFonts w:ascii="Calibri" w:hAnsi="Calibri"/>
                <w:sz w:val="18"/>
                <w:szCs w:val="18"/>
                <w:lang w:eastAsia="zh-TW"/>
              </w:rPr>
              <w:t>L</w:t>
            </w:r>
            <w:r w:rsidRPr="000A4E42">
              <w:rPr>
                <w:rFonts w:ascii="Calibri" w:hAnsi="Calibri"/>
                <w:sz w:val="18"/>
                <w:szCs w:val="18"/>
                <w:lang w:eastAsia="zh-TW"/>
              </w:rPr>
              <w:t>evel</w:t>
            </w:r>
          </w:p>
        </w:tc>
        <w:tc>
          <w:tcPr>
            <w:tcW w:w="5778" w:type="dxa"/>
          </w:tcPr>
          <w:p w14:paraId="44D6970F"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44D69714" w14:textId="77777777" w:rsidTr="004E6288">
        <w:tc>
          <w:tcPr>
            <w:tcW w:w="558" w:type="dxa"/>
            <w:vAlign w:val="center"/>
          </w:tcPr>
          <w:p w14:paraId="44D69711"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tcPr>
          <w:p w14:paraId="44D69712" w14:textId="74B5455E" w:rsidR="009F39DC" w:rsidRPr="000A4E42" w:rsidRDefault="006A67DE"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0A4E42">
              <w:rPr>
                <w:rFonts w:ascii="Calibri" w:hAnsi="Calibri"/>
                <w:sz w:val="18"/>
                <w:szCs w:val="18"/>
              </w:rPr>
              <w:t xml:space="preserve"> </w:t>
            </w:r>
            <w:r w:rsidR="003C405A">
              <w:rPr>
                <w:rFonts w:ascii="Calibri" w:hAnsi="Calibri"/>
                <w:sz w:val="18"/>
                <w:szCs w:val="18"/>
              </w:rPr>
              <w:t>F</w:t>
            </w:r>
            <w:r w:rsidR="009F39DC" w:rsidRPr="000A4E42">
              <w:rPr>
                <w:rFonts w:ascii="Calibri" w:hAnsi="Calibri"/>
                <w:sz w:val="18"/>
                <w:szCs w:val="18"/>
              </w:rPr>
              <w:t>actor</w:t>
            </w:r>
          </w:p>
        </w:tc>
        <w:tc>
          <w:tcPr>
            <w:tcW w:w="5778" w:type="dxa"/>
          </w:tcPr>
          <w:p w14:paraId="44D69713"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44D69719" w14:textId="77777777" w:rsidTr="004E6288">
        <w:tc>
          <w:tcPr>
            <w:tcW w:w="558" w:type="dxa"/>
            <w:vAlign w:val="center"/>
          </w:tcPr>
          <w:p w14:paraId="44D69715"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44D69716" w14:textId="77777777" w:rsidR="003654DB"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3654DB">
              <w:rPr>
                <w:rFonts w:ascii="Calibri" w:hAnsi="Calibri"/>
                <w:sz w:val="18"/>
                <w:szCs w:val="18"/>
              </w:rPr>
              <w:t>Depressurization</w:t>
            </w:r>
          </w:p>
          <w:p w14:paraId="44D69717" w14:textId="69332806"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(measured air leakage rate)</w:t>
            </w:r>
          </w:p>
        </w:tc>
        <w:tc>
          <w:tcPr>
            <w:tcW w:w="5778" w:type="dxa"/>
          </w:tcPr>
          <w:p w14:paraId="44D6971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44D6971D" w14:textId="77777777" w:rsidTr="004E6288">
        <w:tc>
          <w:tcPr>
            <w:tcW w:w="558" w:type="dxa"/>
            <w:vAlign w:val="center"/>
          </w:tcPr>
          <w:p w14:paraId="44D6971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44D6971B" w14:textId="6A936F21"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44D6971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44D69722" w14:textId="77777777" w:rsidTr="004E6288">
        <w:tc>
          <w:tcPr>
            <w:tcW w:w="558" w:type="dxa"/>
            <w:vAlign w:val="center"/>
          </w:tcPr>
          <w:p w14:paraId="44D6971E"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44D6971F" w14:textId="77777777" w:rsidR="003C405A"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3C405A">
              <w:rPr>
                <w:rFonts w:ascii="Calibri" w:hAnsi="Calibri"/>
                <w:sz w:val="18"/>
                <w:szCs w:val="18"/>
                <w:lang w:eastAsia="zh-TW"/>
              </w:rPr>
              <w:t>U</w:t>
            </w:r>
            <w:r w:rsidRPr="000A4E42">
              <w:rPr>
                <w:rFonts w:ascii="Calibri" w:hAnsi="Calibri"/>
                <w:sz w:val="18"/>
                <w:szCs w:val="18"/>
                <w:lang w:eastAsia="zh-TW"/>
              </w:rPr>
              <w:t xml:space="preserve">ncertainty @ 95% </w:t>
            </w:r>
            <w:r w:rsidR="003C405A">
              <w:rPr>
                <w:rFonts w:ascii="Calibri" w:hAnsi="Calibri"/>
                <w:sz w:val="18"/>
                <w:szCs w:val="18"/>
                <w:lang w:eastAsia="zh-TW"/>
              </w:rPr>
              <w:t>C</w:t>
            </w:r>
            <w:r w:rsidRPr="000A4E42">
              <w:rPr>
                <w:rFonts w:ascii="Calibri" w:hAnsi="Calibri"/>
                <w:sz w:val="18"/>
                <w:szCs w:val="18"/>
                <w:lang w:eastAsia="zh-TW"/>
              </w:rPr>
              <w:t xml:space="preserve">onfidence </w:t>
            </w:r>
            <w:r w:rsidR="003C405A">
              <w:rPr>
                <w:rFonts w:ascii="Calibri" w:hAnsi="Calibri"/>
                <w:sz w:val="18"/>
                <w:szCs w:val="18"/>
                <w:lang w:eastAsia="zh-TW"/>
              </w:rPr>
              <w:t>L</w:t>
            </w:r>
            <w:r w:rsidRPr="000A4E42">
              <w:rPr>
                <w:rFonts w:ascii="Calibri" w:hAnsi="Calibri"/>
                <w:sz w:val="18"/>
                <w:szCs w:val="18"/>
                <w:lang w:eastAsia="zh-TW"/>
              </w:rPr>
              <w:t xml:space="preserve">evel </w:t>
            </w:r>
          </w:p>
          <w:p w14:paraId="44D69720" w14:textId="351B35FB"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44D69721"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4D69723" w14:textId="77777777" w:rsidR="009F39DC" w:rsidRDefault="009F39DC" w:rsidP="009F39DC">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9F39DC" w:rsidRPr="00B27D63" w14:paraId="44D69725" w14:textId="77777777" w:rsidTr="004E6288">
        <w:tc>
          <w:tcPr>
            <w:tcW w:w="11016" w:type="dxa"/>
            <w:gridSpan w:val="7"/>
            <w:tcBorders>
              <w:top w:val="single" w:sz="4" w:space="0" w:color="auto"/>
            </w:tcBorders>
            <w:vAlign w:val="center"/>
          </w:tcPr>
          <w:p w14:paraId="44D6972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271E4">
              <w:rPr>
                <w:rFonts w:ascii="Calibri" w:hAnsi="Calibri"/>
                <w:b/>
                <w:szCs w:val="18"/>
              </w:rPr>
              <w:t>F. Envelope Leakage Worksheet – Pressurization - MCH24d – Repeated Single Point Air Tightness Test With Manual Meter</w:t>
            </w:r>
          </w:p>
        </w:tc>
      </w:tr>
      <w:tr w:rsidR="009F39DC" w:rsidRPr="00B27D63" w14:paraId="44D69729" w14:textId="77777777" w:rsidTr="004E6288">
        <w:tc>
          <w:tcPr>
            <w:tcW w:w="590" w:type="dxa"/>
            <w:vAlign w:val="center"/>
          </w:tcPr>
          <w:p w14:paraId="44D6972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44D69727" w14:textId="6FF2B4B9"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3C405A">
              <w:rPr>
                <w:rFonts w:ascii="Calibri" w:hAnsi="Calibri"/>
                <w:sz w:val="18"/>
                <w:szCs w:val="18"/>
              </w:rPr>
              <w:t>A</w:t>
            </w:r>
            <w:r w:rsidRPr="000A4E42">
              <w:rPr>
                <w:rFonts w:ascii="Calibri" w:hAnsi="Calibri"/>
                <w:sz w:val="18"/>
                <w:szCs w:val="18"/>
              </w:rPr>
              <w:t xml:space="preserve">verage </w:t>
            </w:r>
            <w:r w:rsidR="003C405A">
              <w:rPr>
                <w:rFonts w:ascii="Calibri" w:hAnsi="Calibri"/>
                <w:sz w:val="18"/>
                <w:szCs w:val="18"/>
              </w:rPr>
              <w:t>P</w:t>
            </w:r>
            <w:r w:rsidRPr="000A4E42">
              <w:rPr>
                <w:rFonts w:ascii="Calibri" w:hAnsi="Calibri"/>
                <w:sz w:val="18"/>
                <w:szCs w:val="18"/>
              </w:rPr>
              <w:t xml:space="preserve">eriod of </w:t>
            </w:r>
            <w:r w:rsidR="003C405A">
              <w:rPr>
                <w:rFonts w:ascii="Calibri" w:hAnsi="Calibri"/>
                <w:sz w:val="18"/>
                <w:szCs w:val="18"/>
              </w:rPr>
              <w:t>M</w:t>
            </w:r>
            <w:r w:rsidRPr="000A4E42">
              <w:rPr>
                <w:rFonts w:ascii="Calibri" w:hAnsi="Calibri"/>
                <w:sz w:val="18"/>
                <w:szCs w:val="18"/>
              </w:rPr>
              <w:t>eter</w:t>
            </w:r>
          </w:p>
        </w:tc>
        <w:tc>
          <w:tcPr>
            <w:tcW w:w="5508" w:type="dxa"/>
            <w:gridSpan w:val="3"/>
            <w:vAlign w:val="center"/>
          </w:tcPr>
          <w:p w14:paraId="44D6972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2D" w14:textId="77777777" w:rsidTr="004E6288">
        <w:tc>
          <w:tcPr>
            <w:tcW w:w="590" w:type="dxa"/>
            <w:vAlign w:val="center"/>
          </w:tcPr>
          <w:p w14:paraId="44D6972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44D6972B" w14:textId="77777777"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Blower Door Software used for </w:t>
            </w:r>
            <w:r w:rsidR="003C405A">
              <w:rPr>
                <w:rFonts w:ascii="Calibri" w:hAnsi="Calibri"/>
                <w:sz w:val="18"/>
                <w:szCs w:val="18"/>
                <w:lang w:eastAsia="zh-TW"/>
              </w:rPr>
              <w:t>C</w:t>
            </w:r>
            <w:r w:rsidRPr="000A4E42">
              <w:rPr>
                <w:rFonts w:ascii="Calibri" w:hAnsi="Calibri"/>
                <w:sz w:val="18"/>
                <w:szCs w:val="18"/>
                <w:lang w:eastAsia="zh-TW"/>
              </w:rPr>
              <w:t>alculations?</w:t>
            </w:r>
          </w:p>
        </w:tc>
        <w:tc>
          <w:tcPr>
            <w:tcW w:w="5508" w:type="dxa"/>
            <w:gridSpan w:val="3"/>
          </w:tcPr>
          <w:p w14:paraId="44D6972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31" w14:textId="77777777" w:rsidTr="004E6288">
        <w:tc>
          <w:tcPr>
            <w:tcW w:w="590" w:type="dxa"/>
            <w:vAlign w:val="center"/>
          </w:tcPr>
          <w:p w14:paraId="44D6972E"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44D6972F" w14:textId="4D0C158B"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44D69730" w14:textId="77777777" w:rsidR="009F39DC" w:rsidRPr="000A4E42" w:rsidRDefault="0059370D" w:rsidP="0059370D">
            <w:pPr>
              <w:rPr>
                <w:rFonts w:ascii="Calibri" w:hAnsi="Calibri"/>
                <w:sz w:val="18"/>
                <w:szCs w:val="18"/>
              </w:rPr>
            </w:pPr>
            <w:r>
              <w:rPr>
                <w:rFonts w:ascii="Calibri" w:hAnsi="Calibri"/>
                <w:sz w:val="18"/>
                <w:szCs w:val="18"/>
              </w:rPr>
              <w:t>Pressurization</w:t>
            </w:r>
          </w:p>
        </w:tc>
      </w:tr>
      <w:tr w:rsidR="009F39DC" w:rsidRPr="00B27D63" w14:paraId="44D69733" w14:textId="77777777" w:rsidTr="00F26268">
        <w:trPr>
          <w:trHeight w:hRule="exact" w:val="75"/>
        </w:trPr>
        <w:tc>
          <w:tcPr>
            <w:tcW w:w="11016" w:type="dxa"/>
            <w:gridSpan w:val="7"/>
            <w:vAlign w:val="center"/>
          </w:tcPr>
          <w:p w14:paraId="44D69732" w14:textId="77777777" w:rsidR="009F39DC" w:rsidRPr="00B27D63"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9F39DC" w:rsidRPr="00B27D63" w14:paraId="44D69739"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73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44D6973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44D6973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44D6973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44D6973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9F39DC" w:rsidRPr="00B27D63" w14:paraId="44D6973F" w14:textId="77777777" w:rsidTr="00F2626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44D6973A"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bottom"/>
          </w:tcPr>
          <w:p w14:paraId="44D6973B"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3C405A">
              <w:rPr>
                <w:rFonts w:ascii="Calibri" w:hAnsi="Calibri"/>
                <w:sz w:val="18"/>
                <w:szCs w:val="18"/>
              </w:rPr>
              <w:t>B</w:t>
            </w:r>
            <w:r w:rsidRPr="00327B45">
              <w:rPr>
                <w:rFonts w:ascii="Calibri" w:hAnsi="Calibri"/>
                <w:sz w:val="18"/>
                <w:szCs w:val="18"/>
              </w:rPr>
              <w:t xml:space="preserve">uilding </w:t>
            </w:r>
            <w:r w:rsidR="003C405A">
              <w:rPr>
                <w:rFonts w:ascii="Calibri" w:hAnsi="Calibri"/>
                <w:sz w:val="18"/>
                <w:szCs w:val="18"/>
              </w:rPr>
              <w:t>P</w:t>
            </w:r>
            <w:r w:rsidRPr="00327B45">
              <w:rPr>
                <w:rFonts w:ascii="Calibri" w:hAnsi="Calibri"/>
                <w:sz w:val="18"/>
                <w:szCs w:val="18"/>
              </w:rPr>
              <w:t>ressure</w:t>
            </w:r>
          </w:p>
        </w:tc>
        <w:tc>
          <w:tcPr>
            <w:tcW w:w="2203" w:type="dxa"/>
            <w:gridSpan w:val="2"/>
            <w:vAlign w:val="bottom"/>
          </w:tcPr>
          <w:p w14:paraId="44D6973C"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3C405A">
              <w:rPr>
                <w:rFonts w:ascii="Calibri" w:hAnsi="Calibri"/>
                <w:sz w:val="18"/>
                <w:szCs w:val="18"/>
              </w:rPr>
              <w:t>F</w:t>
            </w:r>
            <w:r w:rsidRPr="00327B45">
              <w:rPr>
                <w:rFonts w:ascii="Calibri" w:hAnsi="Calibri"/>
                <w:sz w:val="18"/>
                <w:szCs w:val="18"/>
              </w:rPr>
              <w:t xml:space="preserve">an </w:t>
            </w:r>
            <w:r w:rsidR="003C405A">
              <w:rPr>
                <w:rFonts w:ascii="Calibri" w:hAnsi="Calibri"/>
                <w:sz w:val="18"/>
                <w:szCs w:val="18"/>
              </w:rPr>
              <w:t>F</w:t>
            </w:r>
            <w:r w:rsidRPr="00327B45">
              <w:rPr>
                <w:rFonts w:ascii="Calibri" w:hAnsi="Calibri"/>
                <w:sz w:val="18"/>
                <w:szCs w:val="18"/>
              </w:rPr>
              <w:t>low</w:t>
            </w:r>
          </w:p>
        </w:tc>
        <w:tc>
          <w:tcPr>
            <w:tcW w:w="2203" w:type="dxa"/>
            <w:vAlign w:val="bottom"/>
          </w:tcPr>
          <w:p w14:paraId="44D6973D"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bottom"/>
          </w:tcPr>
          <w:p w14:paraId="44D6973E" w14:textId="77777777" w:rsidR="009F39DC" w:rsidRPr="00327B45" w:rsidRDefault="009F39DC" w:rsidP="00F2626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9F39DC" w:rsidRPr="00B27D63" w14:paraId="44D69745"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74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74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74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74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74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4B"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74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747"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74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749"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74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51"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74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74D"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74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74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75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57"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75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753"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754"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755"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756"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5D"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758"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759"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75A"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75B"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75C"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63" w14:textId="77777777" w:rsidTr="004E628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75E"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3" w:type="dxa"/>
            <w:vAlign w:val="center"/>
          </w:tcPr>
          <w:p w14:paraId="44D6975F"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gridSpan w:val="2"/>
            <w:vAlign w:val="center"/>
          </w:tcPr>
          <w:p w14:paraId="44D69760"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c>
          <w:tcPr>
            <w:tcW w:w="2203" w:type="dxa"/>
            <w:vAlign w:val="center"/>
          </w:tcPr>
          <w:p w14:paraId="44D69761"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c>
          <w:tcPr>
            <w:tcW w:w="2204" w:type="dxa"/>
            <w:vAlign w:val="center"/>
          </w:tcPr>
          <w:p w14:paraId="44D69762" w14:textId="77777777" w:rsidR="009F39DC" w:rsidRPr="00327B45"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65" w14:textId="77777777" w:rsidTr="00F26268">
        <w:tblPrEx>
          <w:tblBorders>
            <w:top w:val="single" w:sz="4" w:space="0" w:color="000000"/>
            <w:left w:val="single" w:sz="4" w:space="0" w:color="000000"/>
            <w:bottom w:val="single" w:sz="4" w:space="0" w:color="000000"/>
            <w:right w:val="single" w:sz="4" w:space="0" w:color="000000"/>
          </w:tblBorders>
        </w:tblPrEx>
        <w:trPr>
          <w:trHeight w:hRule="exact" w:val="75"/>
        </w:trPr>
        <w:tc>
          <w:tcPr>
            <w:tcW w:w="11016" w:type="dxa"/>
            <w:gridSpan w:val="7"/>
            <w:vAlign w:val="center"/>
          </w:tcPr>
          <w:p w14:paraId="44D6976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B27D63" w14:paraId="44D69769" w14:textId="77777777" w:rsidTr="004E6288">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44D6976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tcPr>
          <w:p w14:paraId="44D69767" w14:textId="63A34465"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3C405A">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44D6976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7B1A70" w:rsidRPr="00B27D63" w14:paraId="53FB587B" w14:textId="77777777" w:rsidTr="00CC5F53">
        <w:tblPrEx>
          <w:tblBorders>
            <w:top w:val="single" w:sz="4" w:space="0" w:color="000000"/>
            <w:left w:val="single" w:sz="4" w:space="0" w:color="000000"/>
            <w:bottom w:val="single" w:sz="4" w:space="0" w:color="000000"/>
            <w:right w:val="single" w:sz="4" w:space="0" w:color="000000"/>
          </w:tblBorders>
        </w:tblPrEx>
        <w:trPr>
          <w:ins w:id="8" w:author="Shewmaker, Michael@Energy" w:date="2016-03-29T15:30:00Z"/>
        </w:trPr>
        <w:tc>
          <w:tcPr>
            <w:tcW w:w="11016" w:type="dxa"/>
            <w:gridSpan w:val="7"/>
            <w:vAlign w:val="center"/>
          </w:tcPr>
          <w:p w14:paraId="6F395298" w14:textId="77777777" w:rsidR="007B1A70" w:rsidRDefault="007B1A70" w:rsidP="007B1A7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9" w:author="Shewmaker, Michael@Energy" w:date="2016-03-29T15:30:00Z"/>
                <w:rFonts w:ascii="Calibri" w:hAnsi="Calibri"/>
                <w:sz w:val="18"/>
                <w:szCs w:val="18"/>
              </w:rPr>
            </w:pPr>
            <w:ins w:id="10" w:author="Shewmaker, Michael@Energy" w:date="2016-03-29T15:30:00Z">
              <w:r>
                <w:rPr>
                  <w:rFonts w:ascii="Calibri" w:hAnsi="Calibri"/>
                  <w:sz w:val="18"/>
                  <w:szCs w:val="18"/>
                </w:rPr>
                <w:t>Note:</w:t>
              </w:r>
            </w:ins>
          </w:p>
          <w:p w14:paraId="368CD605" w14:textId="052292A0" w:rsidR="007B1A70" w:rsidRPr="007B1A70" w:rsidRDefault="007B1A70">
            <w:pPr>
              <w:pStyle w:val="ListParagraph"/>
              <w:keepNext/>
              <w:numPr>
                <w:ilvl w:val="0"/>
                <w:numId w:val="5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1" w:author="Shewmaker, Michael@Energy" w:date="2016-03-29T15:30:00Z"/>
                <w:rFonts w:ascii="Calibri" w:hAnsi="Calibri"/>
                <w:sz w:val="18"/>
                <w:rPrChange w:id="12" w:author="Shewmaker, Michael@Energy" w:date="2016-08-31T15:06:00Z">
                  <w:rPr>
                    <w:ins w:id="13" w:author="Shewmaker, Michael@Energy" w:date="2016-03-29T15:30:00Z"/>
                    <w:rFonts w:ascii="Calibri" w:hAnsi="Calibri"/>
                    <w:sz w:val="18"/>
                    <w:szCs w:val="18"/>
                  </w:rPr>
                </w:rPrChange>
              </w:rPr>
            </w:pPr>
            <w:ins w:id="14" w:author="Shewmaker, Michael@Energy" w:date="2016-03-29T15:30:00Z">
              <w:r w:rsidRPr="006C41EA">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44D6976A" w14:textId="77777777" w:rsidR="009F39DC" w:rsidRPr="00D271E4" w:rsidRDefault="009F39DC" w:rsidP="009F39DC">
      <w:pPr>
        <w:rPr>
          <w:rFonts w:ascii="Calibri" w:hAnsi="Calibri"/>
          <w:sz w:val="22"/>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9F39DC" w:rsidRPr="00D271E4" w14:paraId="44D6976C" w14:textId="77777777" w:rsidTr="004E6288">
        <w:tc>
          <w:tcPr>
            <w:tcW w:w="11014" w:type="dxa"/>
            <w:gridSpan w:val="3"/>
            <w:vAlign w:val="center"/>
          </w:tcPr>
          <w:p w14:paraId="44D6976B" w14:textId="77777777" w:rsidR="009F39DC" w:rsidRPr="00D271E4"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D271E4">
              <w:rPr>
                <w:rFonts w:ascii="Calibri" w:hAnsi="Calibri"/>
                <w:b/>
                <w:szCs w:val="18"/>
              </w:rPr>
              <w:t>G. Altitude and Temperature Correction</w:t>
            </w:r>
          </w:p>
        </w:tc>
      </w:tr>
      <w:tr w:rsidR="009F39DC" w:rsidRPr="000A4E42" w14:paraId="44D69770" w14:textId="77777777" w:rsidTr="004E6288">
        <w:tc>
          <w:tcPr>
            <w:tcW w:w="589" w:type="dxa"/>
            <w:vAlign w:val="center"/>
          </w:tcPr>
          <w:p w14:paraId="44D6976D"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651" w:type="dxa"/>
          </w:tcPr>
          <w:p w14:paraId="44D6976E" w14:textId="0983BACD" w:rsidR="009F39DC" w:rsidRPr="000A4E42" w:rsidRDefault="009F39DC" w:rsidP="003C405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3C405A">
              <w:rPr>
                <w:rFonts w:ascii="Calibri" w:hAnsi="Calibri"/>
                <w:sz w:val="18"/>
                <w:szCs w:val="18"/>
              </w:rPr>
              <w:t>C</w:t>
            </w:r>
            <w:r w:rsidRPr="000A4E42">
              <w:rPr>
                <w:rFonts w:ascii="Calibri" w:hAnsi="Calibri"/>
                <w:sz w:val="18"/>
                <w:szCs w:val="18"/>
              </w:rPr>
              <w:t xml:space="preserve">orrection </w:t>
            </w:r>
            <w:r w:rsidR="003C405A">
              <w:rPr>
                <w:rFonts w:ascii="Calibri" w:hAnsi="Calibri"/>
                <w:sz w:val="18"/>
                <w:szCs w:val="18"/>
              </w:rPr>
              <w:t>F</w:t>
            </w:r>
            <w:r w:rsidRPr="000A4E42">
              <w:rPr>
                <w:rFonts w:ascii="Calibri" w:hAnsi="Calibri"/>
                <w:sz w:val="18"/>
                <w:szCs w:val="18"/>
              </w:rPr>
              <w:t>actor</w:t>
            </w:r>
          </w:p>
        </w:tc>
        <w:tc>
          <w:tcPr>
            <w:tcW w:w="5774" w:type="dxa"/>
          </w:tcPr>
          <w:p w14:paraId="44D6976F"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44D69774" w14:textId="77777777" w:rsidTr="004E6288">
        <w:tc>
          <w:tcPr>
            <w:tcW w:w="589" w:type="dxa"/>
            <w:vAlign w:val="center"/>
          </w:tcPr>
          <w:p w14:paraId="44D69771"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651" w:type="dxa"/>
          </w:tcPr>
          <w:p w14:paraId="44D69772" w14:textId="1DA1F15D" w:rsidR="009F39DC" w:rsidRPr="000A4E42" w:rsidRDefault="009F39DC" w:rsidP="003C405A">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3C405A">
              <w:rPr>
                <w:rFonts w:ascii="Calibri" w:hAnsi="Calibri"/>
                <w:sz w:val="18"/>
                <w:szCs w:val="18"/>
              </w:rPr>
              <w:t>C</w:t>
            </w:r>
            <w:r w:rsidRPr="000A4E42">
              <w:rPr>
                <w:rFonts w:ascii="Calibri" w:hAnsi="Calibri"/>
                <w:sz w:val="18"/>
                <w:szCs w:val="18"/>
              </w:rPr>
              <w:t xml:space="preserve">orrection </w:t>
            </w:r>
            <w:r w:rsidR="003C405A">
              <w:rPr>
                <w:rFonts w:ascii="Calibri" w:hAnsi="Calibri"/>
                <w:sz w:val="18"/>
                <w:szCs w:val="18"/>
              </w:rPr>
              <w:t>F</w:t>
            </w:r>
            <w:r w:rsidRPr="000A4E42">
              <w:rPr>
                <w:rFonts w:ascii="Calibri" w:hAnsi="Calibri"/>
                <w:sz w:val="18"/>
                <w:szCs w:val="18"/>
              </w:rPr>
              <w:t>actor</w:t>
            </w:r>
          </w:p>
        </w:tc>
        <w:tc>
          <w:tcPr>
            <w:tcW w:w="5774" w:type="dxa"/>
          </w:tcPr>
          <w:p w14:paraId="44D69773"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p>
        </w:tc>
      </w:tr>
      <w:tr w:rsidR="009F39DC" w:rsidRPr="000A4E42" w14:paraId="44D69778" w14:textId="77777777" w:rsidTr="004E6288">
        <w:tc>
          <w:tcPr>
            <w:tcW w:w="589" w:type="dxa"/>
            <w:vAlign w:val="center"/>
          </w:tcPr>
          <w:p w14:paraId="44D69775"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651" w:type="dxa"/>
          </w:tcPr>
          <w:p w14:paraId="44D69776" w14:textId="68B53AAC"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774" w:type="dxa"/>
          </w:tcPr>
          <w:p w14:paraId="44D69777" w14:textId="77777777" w:rsidR="009F39DC" w:rsidRPr="000A4E42" w:rsidRDefault="009F39DC" w:rsidP="004E628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4D69779" w14:textId="77777777" w:rsidR="009F39DC" w:rsidRDefault="009F39DC" w:rsidP="009F39DC">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9F39DC" w:rsidRPr="000A4E42" w14:paraId="44D6977B" w14:textId="77777777" w:rsidTr="004E6288">
        <w:tc>
          <w:tcPr>
            <w:tcW w:w="11016" w:type="dxa"/>
            <w:gridSpan w:val="3"/>
          </w:tcPr>
          <w:p w14:paraId="44D6977A" w14:textId="77777777" w:rsidR="009F39DC" w:rsidRPr="000A4E42" w:rsidRDefault="009F39DC" w:rsidP="004E6288">
            <w:pPr>
              <w:keepNext/>
              <w:rPr>
                <w:rFonts w:ascii="Calibri" w:hAnsi="Calibri"/>
                <w:sz w:val="18"/>
                <w:szCs w:val="18"/>
              </w:rPr>
            </w:pPr>
            <w:r w:rsidRPr="00D271E4">
              <w:rPr>
                <w:rFonts w:ascii="Calibri" w:hAnsi="Calibri"/>
                <w:b/>
                <w:szCs w:val="18"/>
              </w:rPr>
              <w:t>H. Accuracy Adjustment</w:t>
            </w:r>
          </w:p>
        </w:tc>
      </w:tr>
      <w:tr w:rsidR="009F39DC" w:rsidRPr="000A4E42" w14:paraId="44D6977F" w14:textId="77777777" w:rsidTr="004E6288">
        <w:tc>
          <w:tcPr>
            <w:tcW w:w="558" w:type="dxa"/>
            <w:vAlign w:val="center"/>
          </w:tcPr>
          <w:p w14:paraId="44D6977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tcPr>
          <w:p w14:paraId="44D6977D" w14:textId="0B98DA0A"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3C405A">
              <w:rPr>
                <w:rFonts w:ascii="Calibri" w:hAnsi="Calibri"/>
                <w:sz w:val="18"/>
                <w:szCs w:val="18"/>
                <w:lang w:eastAsia="zh-TW"/>
              </w:rPr>
              <w:t>D</w:t>
            </w:r>
            <w:r w:rsidRPr="000A4E42">
              <w:rPr>
                <w:rFonts w:ascii="Calibri" w:hAnsi="Calibri"/>
                <w:sz w:val="18"/>
                <w:szCs w:val="18"/>
                <w:lang w:eastAsia="zh-TW"/>
              </w:rPr>
              <w:t xml:space="preserve">eviation of </w:t>
            </w:r>
            <w:r w:rsidR="003C405A">
              <w:rPr>
                <w:rFonts w:ascii="Calibri" w:hAnsi="Calibri"/>
                <w:sz w:val="18"/>
                <w:szCs w:val="18"/>
                <w:lang w:eastAsia="zh-TW"/>
              </w:rPr>
              <w:t>N</w:t>
            </w:r>
            <w:r w:rsidRPr="000A4E42">
              <w:rPr>
                <w:rFonts w:ascii="Calibri" w:hAnsi="Calibri"/>
                <w:sz w:val="18"/>
                <w:szCs w:val="18"/>
                <w:lang w:eastAsia="zh-TW"/>
              </w:rPr>
              <w:t xml:space="preserve">ominal CFM 50 </w:t>
            </w:r>
            <w:r w:rsidR="003C405A">
              <w:rPr>
                <w:rFonts w:ascii="Calibri" w:hAnsi="Calibri"/>
                <w:sz w:val="18"/>
                <w:szCs w:val="18"/>
                <w:lang w:eastAsia="zh-TW"/>
              </w:rPr>
              <w:t>V</w:t>
            </w:r>
            <w:r w:rsidRPr="000A4E42">
              <w:rPr>
                <w:rFonts w:ascii="Calibri" w:hAnsi="Calibri"/>
                <w:sz w:val="18"/>
                <w:szCs w:val="18"/>
                <w:lang w:eastAsia="zh-TW"/>
              </w:rPr>
              <w:t xml:space="preserve">alues </w:t>
            </w:r>
            <w:r w:rsidR="003C405A">
              <w:rPr>
                <w:rFonts w:ascii="Calibri" w:hAnsi="Calibri"/>
                <w:sz w:val="18"/>
                <w:szCs w:val="18"/>
                <w:lang w:eastAsia="zh-TW"/>
              </w:rPr>
              <w:t>A</w:t>
            </w:r>
            <w:r w:rsidRPr="000A4E42">
              <w:rPr>
                <w:rFonts w:ascii="Calibri" w:hAnsi="Calibri"/>
                <w:sz w:val="18"/>
                <w:szCs w:val="18"/>
                <w:lang w:eastAsia="zh-TW"/>
              </w:rPr>
              <w:t>bove</w:t>
            </w:r>
          </w:p>
        </w:tc>
        <w:tc>
          <w:tcPr>
            <w:tcW w:w="5778" w:type="dxa"/>
          </w:tcPr>
          <w:p w14:paraId="44D6977E"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44D69783" w14:textId="77777777" w:rsidTr="004E6288">
        <w:tc>
          <w:tcPr>
            <w:tcW w:w="558" w:type="dxa"/>
            <w:vAlign w:val="center"/>
          </w:tcPr>
          <w:p w14:paraId="44D69780"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tcPr>
          <w:p w14:paraId="44D69781" w14:textId="01F16749"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3C405A">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44D69782"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44D69787" w14:textId="77777777" w:rsidTr="004E6288">
        <w:tc>
          <w:tcPr>
            <w:tcW w:w="558" w:type="dxa"/>
            <w:vAlign w:val="center"/>
          </w:tcPr>
          <w:p w14:paraId="44D69784"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tcPr>
          <w:p w14:paraId="44D69785" w14:textId="25141118"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3C405A">
              <w:rPr>
                <w:rFonts w:ascii="Calibri" w:hAnsi="Calibri"/>
                <w:sz w:val="18"/>
                <w:szCs w:val="18"/>
                <w:lang w:eastAsia="zh-TW"/>
              </w:rPr>
              <w:t>L</w:t>
            </w:r>
            <w:r w:rsidRPr="000A4E42">
              <w:rPr>
                <w:rFonts w:ascii="Calibri" w:hAnsi="Calibri"/>
                <w:sz w:val="18"/>
                <w:szCs w:val="18"/>
                <w:lang w:eastAsia="zh-TW"/>
              </w:rPr>
              <w:t>evel</w:t>
            </w:r>
          </w:p>
        </w:tc>
        <w:tc>
          <w:tcPr>
            <w:tcW w:w="5778" w:type="dxa"/>
          </w:tcPr>
          <w:p w14:paraId="44D69786"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44D6978B" w14:textId="77777777" w:rsidTr="004E6288">
        <w:tc>
          <w:tcPr>
            <w:tcW w:w="558" w:type="dxa"/>
            <w:vAlign w:val="center"/>
          </w:tcPr>
          <w:p w14:paraId="44D6978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tcPr>
          <w:p w14:paraId="44D69789" w14:textId="0DE09AB1" w:rsidR="009F39DC" w:rsidRPr="000A4E42" w:rsidRDefault="003654DB"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0A4E42">
              <w:rPr>
                <w:rFonts w:ascii="Calibri" w:hAnsi="Calibri"/>
                <w:sz w:val="18"/>
                <w:szCs w:val="18"/>
              </w:rPr>
              <w:t xml:space="preserve"> </w:t>
            </w:r>
            <w:r w:rsidR="003C405A">
              <w:rPr>
                <w:rFonts w:ascii="Calibri" w:hAnsi="Calibri"/>
                <w:sz w:val="18"/>
                <w:szCs w:val="18"/>
              </w:rPr>
              <w:t>F</w:t>
            </w:r>
            <w:r w:rsidR="009F39DC" w:rsidRPr="000A4E42">
              <w:rPr>
                <w:rFonts w:ascii="Calibri" w:hAnsi="Calibri"/>
                <w:sz w:val="18"/>
                <w:szCs w:val="18"/>
              </w:rPr>
              <w:t>actor</w:t>
            </w:r>
          </w:p>
        </w:tc>
        <w:tc>
          <w:tcPr>
            <w:tcW w:w="5778" w:type="dxa"/>
          </w:tcPr>
          <w:p w14:paraId="44D6978A"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44D69790" w14:textId="77777777" w:rsidTr="004E6288">
        <w:tc>
          <w:tcPr>
            <w:tcW w:w="558" w:type="dxa"/>
            <w:vAlign w:val="center"/>
          </w:tcPr>
          <w:p w14:paraId="44D6978C"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44D6978D" w14:textId="77777777" w:rsidR="003C405A"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3654DB">
              <w:rPr>
                <w:rFonts w:ascii="Calibri" w:hAnsi="Calibri"/>
                <w:sz w:val="18"/>
                <w:szCs w:val="18"/>
              </w:rPr>
              <w:t xml:space="preserve">Pressurization </w:t>
            </w:r>
          </w:p>
          <w:p w14:paraId="44D6978E" w14:textId="7C9B420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(measured air leakage rate)</w:t>
            </w:r>
          </w:p>
        </w:tc>
        <w:tc>
          <w:tcPr>
            <w:tcW w:w="5778" w:type="dxa"/>
          </w:tcPr>
          <w:p w14:paraId="44D6978F"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p>
        </w:tc>
      </w:tr>
      <w:tr w:rsidR="009F39DC" w:rsidRPr="000A4E42" w14:paraId="44D69794" w14:textId="77777777" w:rsidTr="004E6288">
        <w:tc>
          <w:tcPr>
            <w:tcW w:w="558" w:type="dxa"/>
            <w:vAlign w:val="center"/>
          </w:tcPr>
          <w:p w14:paraId="44D69791"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44D69792" w14:textId="6B40FC8D"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44D69793"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9F39DC" w:rsidRPr="000A4E42" w14:paraId="44D69799" w14:textId="77777777" w:rsidTr="004E6288">
        <w:tc>
          <w:tcPr>
            <w:tcW w:w="558" w:type="dxa"/>
            <w:vAlign w:val="center"/>
          </w:tcPr>
          <w:p w14:paraId="44D69795"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44D69796" w14:textId="77777777" w:rsidR="003C405A"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3C405A">
              <w:rPr>
                <w:rFonts w:ascii="Calibri" w:hAnsi="Calibri"/>
                <w:sz w:val="18"/>
                <w:szCs w:val="18"/>
                <w:lang w:eastAsia="zh-TW"/>
              </w:rPr>
              <w:t>U</w:t>
            </w:r>
            <w:r w:rsidRPr="000A4E42">
              <w:rPr>
                <w:rFonts w:ascii="Calibri" w:hAnsi="Calibri"/>
                <w:sz w:val="18"/>
                <w:szCs w:val="18"/>
                <w:lang w:eastAsia="zh-TW"/>
              </w:rPr>
              <w:t xml:space="preserve">ncertainty @ 95% </w:t>
            </w:r>
            <w:r w:rsidR="003C405A">
              <w:rPr>
                <w:rFonts w:ascii="Calibri" w:hAnsi="Calibri"/>
                <w:sz w:val="18"/>
                <w:szCs w:val="18"/>
                <w:lang w:eastAsia="zh-TW"/>
              </w:rPr>
              <w:t>C</w:t>
            </w:r>
            <w:r w:rsidRPr="000A4E42">
              <w:rPr>
                <w:rFonts w:ascii="Calibri" w:hAnsi="Calibri"/>
                <w:sz w:val="18"/>
                <w:szCs w:val="18"/>
                <w:lang w:eastAsia="zh-TW"/>
              </w:rPr>
              <w:t xml:space="preserve">onfidence </w:t>
            </w:r>
            <w:r w:rsidR="003C405A">
              <w:rPr>
                <w:rFonts w:ascii="Calibri" w:hAnsi="Calibri"/>
                <w:sz w:val="18"/>
                <w:szCs w:val="18"/>
                <w:lang w:eastAsia="zh-TW"/>
              </w:rPr>
              <w:t>L</w:t>
            </w:r>
            <w:r w:rsidRPr="000A4E42">
              <w:rPr>
                <w:rFonts w:ascii="Calibri" w:hAnsi="Calibri"/>
                <w:sz w:val="18"/>
                <w:szCs w:val="18"/>
                <w:lang w:eastAsia="zh-TW"/>
              </w:rPr>
              <w:t xml:space="preserve">evel </w:t>
            </w:r>
          </w:p>
          <w:p w14:paraId="44D69797" w14:textId="3725B0B9" w:rsidR="009F39DC" w:rsidRPr="000A4E42" w:rsidRDefault="009F39DC"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44D69798" w14:textId="77777777" w:rsidR="009F39DC" w:rsidRPr="000A4E42" w:rsidRDefault="009F39DC" w:rsidP="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bl>
    <w:p w14:paraId="44D6979A" w14:textId="77777777" w:rsidR="009F39DC" w:rsidRDefault="009F39DC" w:rsidP="009F39DC">
      <w:pPr>
        <w:rPr>
          <w:rFonts w:ascii="Calibri" w:hAnsi="Calibri"/>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063792" w:rsidRPr="00063792" w:rsidDel="007B1A70" w14:paraId="44D6979C" w14:textId="288A0F0E" w:rsidTr="00063792">
        <w:trPr>
          <w:del w:id="15" w:author="Shewmaker, Michael@Energy" w:date="2016-03-29T15:30:00Z"/>
        </w:trPr>
        <w:tc>
          <w:tcPr>
            <w:tcW w:w="11020" w:type="dxa"/>
            <w:gridSpan w:val="2"/>
          </w:tcPr>
          <w:p w14:paraId="44D6979B" w14:textId="0D8AFFF5" w:rsidR="00063792" w:rsidRPr="00063792" w:rsidDel="007B1A70" w:rsidRDefault="00063792" w:rsidP="003C405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16" w:author="Shewmaker, Michael@Energy" w:date="2016-03-29T15:30:00Z"/>
                <w:rFonts w:asciiTheme="minorHAnsi" w:hAnsiTheme="minorHAnsi"/>
                <w:sz w:val="18"/>
                <w:szCs w:val="18"/>
                <w:highlight w:val="cyan"/>
              </w:rPr>
            </w:pPr>
            <w:del w:id="17" w:author="Shewmaker, Michael@Energy" w:date="2016-03-29T15:30:00Z">
              <w:r w:rsidRPr="00D271E4" w:rsidDel="007B1A70">
                <w:rPr>
                  <w:rFonts w:asciiTheme="minorHAnsi" w:hAnsiTheme="minorHAnsi"/>
                  <w:b/>
                  <w:szCs w:val="18"/>
                </w:rPr>
                <w:delText xml:space="preserve">I. Additional Requirements </w:delText>
              </w:r>
              <w:r w:rsidR="003C405A" w:rsidRPr="00D271E4" w:rsidDel="007B1A70">
                <w:rPr>
                  <w:rFonts w:asciiTheme="minorHAnsi" w:hAnsiTheme="minorHAnsi"/>
                  <w:b/>
                  <w:szCs w:val="18"/>
                </w:rPr>
                <w:delText>f</w:delText>
              </w:r>
              <w:r w:rsidRPr="00D271E4" w:rsidDel="007B1A70">
                <w:rPr>
                  <w:rFonts w:asciiTheme="minorHAnsi" w:hAnsiTheme="minorHAnsi"/>
                  <w:b/>
                  <w:szCs w:val="18"/>
                </w:rPr>
                <w:delText>or Compliance</w:delText>
              </w:r>
            </w:del>
          </w:p>
        </w:tc>
      </w:tr>
      <w:tr w:rsidR="00063792" w:rsidRPr="00063792" w:rsidDel="007B1A70" w14:paraId="44D6979F" w14:textId="69DD0C80" w:rsidTr="00063792">
        <w:trPr>
          <w:del w:id="18" w:author="Shewmaker, Michael@Energy" w:date="2016-03-29T15:30:00Z"/>
        </w:trPr>
        <w:tc>
          <w:tcPr>
            <w:tcW w:w="590" w:type="dxa"/>
            <w:vAlign w:val="center"/>
          </w:tcPr>
          <w:p w14:paraId="44D6979D" w14:textId="17B8A128" w:rsidR="00063792" w:rsidRPr="00063792" w:rsidDel="007B1A70" w:rsidRDefault="00063792" w:rsidP="0006379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9" w:author="Shewmaker, Michael@Energy" w:date="2016-03-29T15:30:00Z"/>
                <w:rFonts w:asciiTheme="minorHAnsi" w:hAnsiTheme="minorHAnsi"/>
                <w:sz w:val="18"/>
                <w:szCs w:val="18"/>
                <w:highlight w:val="cyan"/>
              </w:rPr>
            </w:pPr>
            <w:del w:id="20" w:author="Shewmaker, Michael@Energy" w:date="2016-03-29T15:30:00Z">
              <w:r w:rsidRPr="00063792" w:rsidDel="007B1A70">
                <w:rPr>
                  <w:rFonts w:asciiTheme="minorHAnsi" w:hAnsiTheme="minorHAnsi"/>
                  <w:sz w:val="18"/>
                  <w:szCs w:val="18"/>
                </w:rPr>
                <w:delText>01</w:delText>
              </w:r>
            </w:del>
          </w:p>
        </w:tc>
        <w:tc>
          <w:tcPr>
            <w:tcW w:w="10430" w:type="dxa"/>
            <w:vAlign w:val="center"/>
          </w:tcPr>
          <w:p w14:paraId="44D6979E" w14:textId="1C0E40EA" w:rsidR="00063792" w:rsidRPr="00063792" w:rsidDel="007B1A70" w:rsidRDefault="00063792" w:rsidP="00063792">
            <w:pPr>
              <w:shd w:val="clear" w:color="auto" w:fill="FFFFFF"/>
              <w:rPr>
                <w:del w:id="21" w:author="Shewmaker, Michael@Energy" w:date="2016-03-29T15:30:00Z"/>
                <w:rFonts w:asciiTheme="minorHAnsi" w:hAnsiTheme="minorHAnsi"/>
                <w:sz w:val="18"/>
                <w:szCs w:val="18"/>
                <w:highlight w:val="cyan"/>
              </w:rPr>
            </w:pPr>
            <w:del w:id="22" w:author="Shewmaker, Michael@Energy" w:date="2016-03-29T15:30:00Z">
              <w:r w:rsidRPr="00063792" w:rsidDel="007B1A70">
                <w:rPr>
                  <w:rFonts w:asciiTheme="minorHAnsi" w:hAnsiTheme="minorHAnsi"/>
                  <w:sz w:val="18"/>
                  <w:szCs w:val="18"/>
                </w:rPr>
                <w:delText>Open all interior doors and access including those to closets and those between a conditioned basement and attic.</w:delText>
              </w:r>
            </w:del>
          </w:p>
        </w:tc>
      </w:tr>
      <w:tr w:rsidR="00063792" w:rsidRPr="00063792" w:rsidDel="007B1A70" w14:paraId="44D697A2" w14:textId="794D02BC" w:rsidTr="00063792">
        <w:trPr>
          <w:del w:id="23" w:author="Shewmaker, Michael@Energy" w:date="2016-03-29T15:30:00Z"/>
        </w:trPr>
        <w:tc>
          <w:tcPr>
            <w:tcW w:w="590" w:type="dxa"/>
            <w:vAlign w:val="center"/>
          </w:tcPr>
          <w:p w14:paraId="44D697A0" w14:textId="7C9EE088" w:rsidR="00063792" w:rsidRPr="00063792" w:rsidDel="007B1A70" w:rsidRDefault="00063792" w:rsidP="0006379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4" w:author="Shewmaker, Michael@Energy" w:date="2016-03-29T15:30:00Z"/>
                <w:rFonts w:asciiTheme="minorHAnsi" w:hAnsiTheme="minorHAnsi"/>
                <w:sz w:val="18"/>
                <w:szCs w:val="18"/>
                <w:highlight w:val="cyan"/>
              </w:rPr>
            </w:pPr>
            <w:del w:id="25" w:author="Shewmaker, Michael@Energy" w:date="2016-03-29T15:30:00Z">
              <w:r w:rsidRPr="00063792" w:rsidDel="007B1A70">
                <w:rPr>
                  <w:rFonts w:asciiTheme="minorHAnsi" w:hAnsiTheme="minorHAnsi"/>
                  <w:sz w:val="18"/>
                  <w:szCs w:val="18"/>
                </w:rPr>
                <w:delText>02</w:delText>
              </w:r>
            </w:del>
          </w:p>
        </w:tc>
        <w:tc>
          <w:tcPr>
            <w:tcW w:w="10430" w:type="dxa"/>
            <w:vAlign w:val="center"/>
          </w:tcPr>
          <w:p w14:paraId="44D697A1" w14:textId="2D4CE07E" w:rsidR="00063792" w:rsidRPr="00063792" w:rsidDel="007B1A70" w:rsidRDefault="00063792" w:rsidP="00063792">
            <w:pPr>
              <w:shd w:val="clear" w:color="auto" w:fill="FFFFFF"/>
              <w:contextualSpacing/>
              <w:rPr>
                <w:del w:id="26" w:author="Shewmaker, Michael@Energy" w:date="2016-03-29T15:30:00Z"/>
                <w:rFonts w:asciiTheme="minorHAnsi" w:hAnsiTheme="minorHAnsi"/>
                <w:sz w:val="18"/>
                <w:szCs w:val="18"/>
              </w:rPr>
            </w:pPr>
            <w:del w:id="27" w:author="Shewmaker, Michael@Energy" w:date="2016-03-29T15:30:00Z">
              <w:r w:rsidRPr="00063792" w:rsidDel="007B1A70">
                <w:rPr>
                  <w:rFonts w:asciiTheme="minorHAnsi" w:eastAsia="Calibri" w:hAnsiTheme="minorHAnsi"/>
                  <w:sz w:val="18"/>
                  <w:szCs w:val="18"/>
                </w:rPr>
                <w:delText>HVAC Supply and return register dampers shall be fully open.</w:delText>
              </w:r>
            </w:del>
          </w:p>
        </w:tc>
      </w:tr>
      <w:tr w:rsidR="00063792" w:rsidRPr="00063792" w:rsidDel="007B1A70" w14:paraId="44D697A5" w14:textId="071D0C6B" w:rsidTr="00063792">
        <w:trPr>
          <w:del w:id="28" w:author="Shewmaker, Michael@Energy" w:date="2016-03-29T15:30:00Z"/>
        </w:trPr>
        <w:tc>
          <w:tcPr>
            <w:tcW w:w="590" w:type="dxa"/>
            <w:vAlign w:val="center"/>
          </w:tcPr>
          <w:p w14:paraId="44D697A3" w14:textId="2893D072" w:rsidR="00063792" w:rsidRPr="00063792" w:rsidDel="007B1A70" w:rsidRDefault="00063792" w:rsidP="0006379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9" w:author="Shewmaker, Michael@Energy" w:date="2016-03-29T15:30:00Z"/>
                <w:rFonts w:asciiTheme="minorHAnsi" w:hAnsiTheme="minorHAnsi"/>
                <w:sz w:val="18"/>
                <w:szCs w:val="18"/>
              </w:rPr>
            </w:pPr>
            <w:del w:id="30" w:author="Shewmaker, Michael@Energy" w:date="2016-03-29T15:30:00Z">
              <w:r w:rsidRPr="00063792" w:rsidDel="007B1A70">
                <w:rPr>
                  <w:rFonts w:asciiTheme="minorHAnsi" w:hAnsiTheme="minorHAnsi"/>
                  <w:sz w:val="18"/>
                  <w:szCs w:val="18"/>
                </w:rPr>
                <w:delText>03</w:delText>
              </w:r>
            </w:del>
          </w:p>
        </w:tc>
        <w:tc>
          <w:tcPr>
            <w:tcW w:w="10430" w:type="dxa"/>
            <w:vAlign w:val="center"/>
          </w:tcPr>
          <w:p w14:paraId="44D697A4" w14:textId="0FECB65F" w:rsidR="00063792" w:rsidRPr="00063792" w:rsidDel="007B1A70" w:rsidRDefault="00063792" w:rsidP="003C405A">
            <w:pPr>
              <w:shd w:val="clear" w:color="auto" w:fill="FFFFFF"/>
              <w:rPr>
                <w:del w:id="31" w:author="Shewmaker, Michael@Energy" w:date="2016-03-29T15:30:00Z"/>
                <w:rFonts w:asciiTheme="minorHAnsi" w:eastAsia="Calibri" w:hAnsiTheme="minorHAnsi"/>
                <w:sz w:val="18"/>
                <w:szCs w:val="18"/>
              </w:rPr>
            </w:pPr>
            <w:del w:id="32" w:author="Shewmaker, Michael@Energy" w:date="2016-03-29T15:30:00Z">
              <w:r w:rsidRPr="00063792" w:rsidDel="007B1A70">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063792" w:rsidRPr="00063792" w:rsidDel="007B1A70" w14:paraId="44D697A8" w14:textId="5FFE20DC" w:rsidTr="00063792">
        <w:trPr>
          <w:del w:id="33" w:author="Shewmaker, Michael@Energy" w:date="2016-03-29T15:30:00Z"/>
        </w:trPr>
        <w:tc>
          <w:tcPr>
            <w:tcW w:w="590" w:type="dxa"/>
            <w:vAlign w:val="center"/>
          </w:tcPr>
          <w:p w14:paraId="44D697A6" w14:textId="33F4A1D1" w:rsidR="00063792" w:rsidRPr="00063792" w:rsidDel="007B1A70" w:rsidRDefault="00063792" w:rsidP="0006379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4" w:author="Shewmaker, Michael@Energy" w:date="2016-03-29T15:30:00Z"/>
                <w:rFonts w:asciiTheme="minorHAnsi" w:hAnsiTheme="minorHAnsi"/>
                <w:sz w:val="18"/>
                <w:szCs w:val="18"/>
              </w:rPr>
            </w:pPr>
            <w:del w:id="35" w:author="Shewmaker, Michael@Energy" w:date="2016-03-29T15:30:00Z">
              <w:r w:rsidRPr="00063792" w:rsidDel="007B1A70">
                <w:rPr>
                  <w:rFonts w:asciiTheme="minorHAnsi" w:hAnsiTheme="minorHAnsi"/>
                  <w:sz w:val="18"/>
                  <w:szCs w:val="18"/>
                </w:rPr>
                <w:delText>04</w:delText>
              </w:r>
            </w:del>
          </w:p>
        </w:tc>
        <w:tc>
          <w:tcPr>
            <w:tcW w:w="10430" w:type="dxa"/>
            <w:vAlign w:val="center"/>
          </w:tcPr>
          <w:p w14:paraId="44D697A7" w14:textId="19D37361" w:rsidR="00063792" w:rsidRPr="00063792" w:rsidDel="007B1A70" w:rsidRDefault="00063792" w:rsidP="00063792">
            <w:pPr>
              <w:autoSpaceDE w:val="0"/>
              <w:autoSpaceDN w:val="0"/>
              <w:adjustRightInd w:val="0"/>
              <w:rPr>
                <w:del w:id="36" w:author="Shewmaker, Michael@Energy" w:date="2016-03-29T15:30:00Z"/>
                <w:rFonts w:asciiTheme="minorHAnsi" w:eastAsia="Calibri" w:hAnsiTheme="minorHAnsi"/>
                <w:sz w:val="18"/>
                <w:szCs w:val="18"/>
              </w:rPr>
            </w:pPr>
            <w:del w:id="37" w:author="Shewmaker, Michael@Energy" w:date="2016-03-29T15:30:00Z">
              <w:r w:rsidRPr="00063792" w:rsidDel="007B1A70">
                <w:rPr>
                  <w:rFonts w:asciiTheme="minorHAnsi" w:hAnsiTheme="minorHAnsi"/>
                  <w:sz w:val="18"/>
                  <w:szCs w:val="18"/>
                </w:rPr>
                <w:delText xml:space="preserve">Continuously operated ventilation devices like energy recovery ventilators may be sealed.  </w:delText>
              </w:r>
            </w:del>
          </w:p>
        </w:tc>
      </w:tr>
      <w:tr w:rsidR="00063792" w:rsidRPr="00063792" w:rsidDel="007B1A70" w14:paraId="44D697AB" w14:textId="47057407" w:rsidTr="00063792">
        <w:trPr>
          <w:del w:id="38" w:author="Shewmaker, Michael@Energy" w:date="2016-03-29T15:30:00Z"/>
        </w:trPr>
        <w:tc>
          <w:tcPr>
            <w:tcW w:w="590" w:type="dxa"/>
            <w:vAlign w:val="center"/>
          </w:tcPr>
          <w:p w14:paraId="44D697A9" w14:textId="268B7A07" w:rsidR="00063792" w:rsidRPr="00063792" w:rsidDel="007B1A70" w:rsidRDefault="00063792" w:rsidP="0006379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39" w:author="Shewmaker, Michael@Energy" w:date="2016-03-29T15:30:00Z"/>
                <w:rFonts w:asciiTheme="minorHAnsi" w:hAnsiTheme="minorHAnsi"/>
                <w:sz w:val="18"/>
                <w:szCs w:val="18"/>
              </w:rPr>
            </w:pPr>
            <w:del w:id="40" w:author="Shewmaker, Michael@Energy" w:date="2016-03-29T15:30:00Z">
              <w:r w:rsidRPr="00063792" w:rsidDel="007B1A70">
                <w:rPr>
                  <w:rFonts w:asciiTheme="minorHAnsi" w:hAnsiTheme="minorHAnsi"/>
                  <w:sz w:val="18"/>
                  <w:szCs w:val="18"/>
                </w:rPr>
                <w:delText>05</w:delText>
              </w:r>
            </w:del>
          </w:p>
        </w:tc>
        <w:tc>
          <w:tcPr>
            <w:tcW w:w="10430" w:type="dxa"/>
            <w:vAlign w:val="center"/>
          </w:tcPr>
          <w:p w14:paraId="44D697AA" w14:textId="3EFB3AA4" w:rsidR="00063792" w:rsidRPr="00063792" w:rsidDel="007B1A70" w:rsidRDefault="00063792" w:rsidP="003C405A">
            <w:pPr>
              <w:autoSpaceDE w:val="0"/>
              <w:autoSpaceDN w:val="0"/>
              <w:adjustRightInd w:val="0"/>
              <w:rPr>
                <w:del w:id="41" w:author="Shewmaker, Michael@Energy" w:date="2016-03-29T15:30:00Z"/>
                <w:rFonts w:asciiTheme="minorHAnsi" w:hAnsiTheme="minorHAnsi"/>
                <w:sz w:val="18"/>
                <w:szCs w:val="18"/>
              </w:rPr>
            </w:pPr>
            <w:del w:id="42" w:author="Shewmaker, Michael@Energy" w:date="2016-03-29T15:30:00Z">
              <w:r w:rsidRPr="00063792" w:rsidDel="007B1A70">
                <w:rPr>
                  <w:rFonts w:asciiTheme="minorHAnsi" w:hAnsiTheme="minorHAnsi"/>
                  <w:sz w:val="18"/>
                  <w:szCs w:val="18"/>
                </w:rPr>
                <w:delText xml:space="preserve">Multifamily – Each dwelling unit must be tested individually and shown to meet the leakage requirements. Pressurization of the adjacent </w:delText>
              </w:r>
              <w:r w:rsidRPr="00063792" w:rsidDel="007B1A70">
                <w:rPr>
                  <w:rFonts w:asciiTheme="minorHAnsi" w:hAnsiTheme="minorHAnsi"/>
                  <w:sz w:val="18"/>
                  <w:szCs w:val="18"/>
                </w:rPr>
                <w:lastRenderedPageBreak/>
                <w:delText>dwelling units while conducting this test is not allowed.</w:delText>
              </w:r>
            </w:del>
          </w:p>
        </w:tc>
      </w:tr>
      <w:tr w:rsidR="00063792" w:rsidRPr="00063792" w:rsidDel="007B1A70" w14:paraId="44D697AD" w14:textId="7007C548" w:rsidTr="00063792">
        <w:trPr>
          <w:del w:id="43" w:author="Shewmaker, Michael@Energy" w:date="2016-03-29T15:30:00Z"/>
        </w:trPr>
        <w:tc>
          <w:tcPr>
            <w:tcW w:w="11020" w:type="dxa"/>
            <w:gridSpan w:val="2"/>
            <w:vAlign w:val="center"/>
          </w:tcPr>
          <w:p w14:paraId="44D697AC" w14:textId="0D7581F8" w:rsidR="00CB311A" w:rsidDel="007B1A70" w:rsidRDefault="00063792">
            <w:pPr>
              <w:autoSpaceDE w:val="0"/>
              <w:autoSpaceDN w:val="0"/>
              <w:adjustRightInd w:val="0"/>
              <w:rPr>
                <w:del w:id="44" w:author="Shewmaker, Michael@Energy" w:date="2016-03-29T15:30:00Z"/>
                <w:rFonts w:asciiTheme="minorHAnsi" w:hAnsiTheme="minorHAnsi"/>
                <w:sz w:val="18"/>
                <w:szCs w:val="18"/>
              </w:rPr>
            </w:pPr>
            <w:del w:id="45" w:author="Shewmaker, Michael@Energy" w:date="2016-03-29T15:30:00Z">
              <w:r w:rsidDel="007B1A70">
                <w:rPr>
                  <w:rFonts w:ascii="Calibri" w:hAnsi="Calibri"/>
                  <w:b/>
                  <w:sz w:val="18"/>
                  <w:szCs w:val="18"/>
                </w:rPr>
                <w:lastRenderedPageBreak/>
                <w:delText>The responsible person’s signature on this compliance document affirms that all applicable requirements in this table have been met</w:delText>
              </w:r>
              <w:r w:rsidR="00D441CF" w:rsidDel="007B1A70">
                <w:rPr>
                  <w:rFonts w:ascii="Calibri" w:hAnsi="Calibri"/>
                  <w:b/>
                  <w:sz w:val="18"/>
                  <w:szCs w:val="18"/>
                </w:rPr>
                <w:delText>.</w:delText>
              </w:r>
            </w:del>
          </w:p>
        </w:tc>
      </w:tr>
    </w:tbl>
    <w:p w14:paraId="2612808F" w14:textId="77777777" w:rsidR="0054477F" w:rsidRDefault="0054477F">
      <w:pPr>
        <w:rPr>
          <w:rFonts w:ascii="Calibri" w:hAnsi="Calibri"/>
        </w:rPr>
      </w:pPr>
    </w:p>
    <w:p w14:paraId="44D697AF" w14:textId="1A84E45F" w:rsidR="006129F1" w:rsidRDefault="006129F1">
      <w:pPr>
        <w:rPr>
          <w:rFonts w:ascii="Calibri" w:hAnsi="Calibr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6486D" w:rsidRPr="00BB16FE" w14:paraId="44D697B1" w14:textId="77777777" w:rsidTr="00E6486D">
        <w:trPr>
          <w:trHeight w:val="288"/>
        </w:trPr>
        <w:tc>
          <w:tcPr>
            <w:tcW w:w="10950" w:type="dxa"/>
            <w:gridSpan w:val="4"/>
            <w:vAlign w:val="center"/>
          </w:tcPr>
          <w:p w14:paraId="44D697B0" w14:textId="77777777" w:rsidR="003C405A" w:rsidRDefault="00E6486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t>Documentation Author's Declaration Statement</w:t>
            </w:r>
          </w:p>
        </w:tc>
      </w:tr>
      <w:tr w:rsidR="00E6486D" w:rsidRPr="00BB16FE" w14:paraId="44D697B3" w14:textId="77777777" w:rsidTr="00D271E4">
        <w:trPr>
          <w:trHeight w:val="206"/>
        </w:trPr>
        <w:tc>
          <w:tcPr>
            <w:tcW w:w="10950" w:type="dxa"/>
            <w:gridSpan w:val="4"/>
            <w:vAlign w:val="center"/>
          </w:tcPr>
          <w:p w14:paraId="44D697B2" w14:textId="77777777" w:rsidR="00CB311A" w:rsidRDefault="00E6486D" w:rsidP="00D271E4">
            <w:pPr>
              <w:numPr>
                <w:ilvl w:val="0"/>
                <w:numId w:val="3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E6486D" w:rsidRPr="00BB16FE" w14:paraId="44D697B6" w14:textId="77777777" w:rsidTr="00E6486D">
        <w:trPr>
          <w:trHeight w:val="360"/>
        </w:trPr>
        <w:tc>
          <w:tcPr>
            <w:tcW w:w="5434" w:type="dxa"/>
          </w:tcPr>
          <w:p w14:paraId="44D697B4"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44D697B5"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E6486D" w:rsidRPr="00BB16FE" w14:paraId="44D697B9" w14:textId="77777777" w:rsidTr="00E6486D">
        <w:trPr>
          <w:trHeight w:val="360"/>
        </w:trPr>
        <w:tc>
          <w:tcPr>
            <w:tcW w:w="5434" w:type="dxa"/>
          </w:tcPr>
          <w:p w14:paraId="44D697B7"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44D697B8"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E6486D" w:rsidRPr="00BB16FE" w14:paraId="44D697BC" w14:textId="77777777" w:rsidTr="00E6486D">
        <w:trPr>
          <w:trHeight w:val="360"/>
        </w:trPr>
        <w:tc>
          <w:tcPr>
            <w:tcW w:w="5434" w:type="dxa"/>
          </w:tcPr>
          <w:p w14:paraId="44D697BA"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44D697BB"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E6486D" w:rsidRPr="00BB16FE" w14:paraId="44D697BF" w14:textId="77777777" w:rsidTr="00E6486D">
        <w:trPr>
          <w:trHeight w:val="360"/>
        </w:trPr>
        <w:tc>
          <w:tcPr>
            <w:tcW w:w="5434" w:type="dxa"/>
          </w:tcPr>
          <w:p w14:paraId="44D697BD"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44D697BE" w14:textId="77777777" w:rsidR="003C405A" w:rsidRDefault="00E6486D">
            <w:pPr>
              <w:spacing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E6486D" w:rsidRPr="00BB16FE" w14:paraId="44D697C1" w14:textId="77777777" w:rsidTr="00E6486D">
        <w:tblPrEx>
          <w:tblCellMar>
            <w:left w:w="115" w:type="dxa"/>
            <w:right w:w="115" w:type="dxa"/>
          </w:tblCellMar>
        </w:tblPrEx>
        <w:trPr>
          <w:trHeight w:val="296"/>
        </w:trPr>
        <w:tc>
          <w:tcPr>
            <w:tcW w:w="10950" w:type="dxa"/>
            <w:gridSpan w:val="4"/>
            <w:vAlign w:val="center"/>
          </w:tcPr>
          <w:p w14:paraId="44D697C0" w14:textId="77777777" w:rsidR="003C405A" w:rsidRDefault="00E6486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E6486D" w:rsidRPr="00BB16FE" w14:paraId="44D697C8" w14:textId="77777777" w:rsidTr="00E6486D">
        <w:tblPrEx>
          <w:tblCellMar>
            <w:left w:w="115" w:type="dxa"/>
            <w:right w:w="115" w:type="dxa"/>
          </w:tblCellMar>
        </w:tblPrEx>
        <w:trPr>
          <w:trHeight w:val="504"/>
        </w:trPr>
        <w:tc>
          <w:tcPr>
            <w:tcW w:w="10950" w:type="dxa"/>
            <w:gridSpan w:val="4"/>
            <w:shd w:val="clear" w:color="auto" w:fill="auto"/>
          </w:tcPr>
          <w:p w14:paraId="44D697C2" w14:textId="77777777" w:rsidR="003C405A" w:rsidRDefault="00E6486D" w:rsidP="00D271E4">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44D697C3" w14:textId="77777777" w:rsidR="003C405A" w:rsidRDefault="00E6486D">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44D697C4" w14:textId="77777777" w:rsidR="003C405A" w:rsidRDefault="00E6486D">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44D697C5" w14:textId="77777777" w:rsidR="003C405A" w:rsidRDefault="00E6486D">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4D697C6" w14:textId="77777777" w:rsidR="003C405A" w:rsidRDefault="00E6486D">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4D697C7" w14:textId="77777777" w:rsidR="003C405A" w:rsidRDefault="00E6486D">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6486D" w:rsidRPr="00BB16FE" w14:paraId="44D697CA" w14:textId="77777777" w:rsidTr="00E6486D">
        <w:tblPrEx>
          <w:tblCellMar>
            <w:left w:w="115" w:type="dxa"/>
            <w:right w:w="115" w:type="dxa"/>
          </w:tblCellMar>
        </w:tblPrEx>
        <w:trPr>
          <w:trHeight w:val="278"/>
        </w:trPr>
        <w:tc>
          <w:tcPr>
            <w:tcW w:w="10950" w:type="dxa"/>
            <w:gridSpan w:val="4"/>
            <w:vAlign w:val="center"/>
          </w:tcPr>
          <w:p w14:paraId="44D697C9" w14:textId="77777777" w:rsidR="003C405A" w:rsidRDefault="00E6486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E6486D" w:rsidRPr="00BB16FE" w14:paraId="44D697CC" w14:textId="77777777" w:rsidTr="00D271E4">
        <w:tblPrEx>
          <w:tblCellMar>
            <w:left w:w="115" w:type="dxa"/>
            <w:right w:w="115" w:type="dxa"/>
          </w:tblCellMar>
        </w:tblPrEx>
        <w:trPr>
          <w:trHeight w:hRule="exact" w:val="360"/>
        </w:trPr>
        <w:tc>
          <w:tcPr>
            <w:tcW w:w="10950" w:type="dxa"/>
            <w:gridSpan w:val="4"/>
          </w:tcPr>
          <w:p w14:paraId="44D697CB" w14:textId="77777777" w:rsidR="003C405A" w:rsidRDefault="00E6486D" w:rsidP="00D271E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E6486D" w:rsidRPr="00BB16FE" w14:paraId="44D697CF" w14:textId="77777777" w:rsidTr="00E6486D">
        <w:tblPrEx>
          <w:tblCellMar>
            <w:left w:w="115" w:type="dxa"/>
            <w:right w:w="115" w:type="dxa"/>
          </w:tblCellMar>
        </w:tblPrEx>
        <w:trPr>
          <w:trHeight w:hRule="exact" w:val="360"/>
        </w:trPr>
        <w:tc>
          <w:tcPr>
            <w:tcW w:w="5475" w:type="dxa"/>
            <w:gridSpan w:val="2"/>
          </w:tcPr>
          <w:p w14:paraId="44D697CD" w14:textId="77777777" w:rsidR="003C405A" w:rsidRDefault="00E6486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44D697CE" w14:textId="77777777" w:rsidR="003C405A" w:rsidRDefault="00E6486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E6486D" w:rsidRPr="00BB16FE" w14:paraId="44D697D1" w14:textId="77777777" w:rsidTr="00E6486D">
        <w:tblPrEx>
          <w:tblCellMar>
            <w:left w:w="108" w:type="dxa"/>
            <w:right w:w="108" w:type="dxa"/>
          </w:tblCellMar>
        </w:tblPrEx>
        <w:trPr>
          <w:trHeight w:hRule="exact" w:val="288"/>
        </w:trPr>
        <w:tc>
          <w:tcPr>
            <w:tcW w:w="10950" w:type="dxa"/>
            <w:gridSpan w:val="4"/>
            <w:vAlign w:val="center"/>
          </w:tcPr>
          <w:p w14:paraId="44D697D0" w14:textId="77777777" w:rsidR="003C405A" w:rsidRDefault="00E6486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E6486D" w:rsidRPr="00BB16FE" w14:paraId="44D697D4" w14:textId="77777777" w:rsidTr="00E6486D">
        <w:tblPrEx>
          <w:tblCellMar>
            <w:left w:w="108" w:type="dxa"/>
            <w:right w:w="108" w:type="dxa"/>
          </w:tblCellMar>
        </w:tblPrEx>
        <w:trPr>
          <w:trHeight w:hRule="exact" w:val="360"/>
        </w:trPr>
        <w:tc>
          <w:tcPr>
            <w:tcW w:w="5482" w:type="dxa"/>
            <w:gridSpan w:val="3"/>
          </w:tcPr>
          <w:p w14:paraId="44D697D2" w14:textId="77777777" w:rsidR="003C405A" w:rsidRDefault="00E6486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44D697D3" w14:textId="6C39A439" w:rsidR="003C405A" w:rsidRDefault="00E6486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54477F">
              <w:rPr>
                <w:rFonts w:asciiTheme="minorHAnsi" w:eastAsia="Calibri" w:hAnsiTheme="minorHAnsi"/>
                <w:sz w:val="14"/>
                <w:szCs w:val="14"/>
              </w:rPr>
              <w:t>:</w:t>
            </w:r>
          </w:p>
        </w:tc>
      </w:tr>
      <w:tr w:rsidR="00E6486D" w:rsidRPr="00BB16FE" w14:paraId="44D697D6" w14:textId="77777777" w:rsidTr="00E6486D">
        <w:tblPrEx>
          <w:tblCellMar>
            <w:left w:w="108" w:type="dxa"/>
            <w:right w:w="108" w:type="dxa"/>
          </w:tblCellMar>
        </w:tblPrEx>
        <w:trPr>
          <w:trHeight w:val="288"/>
        </w:trPr>
        <w:tc>
          <w:tcPr>
            <w:tcW w:w="10950" w:type="dxa"/>
            <w:gridSpan w:val="4"/>
            <w:vAlign w:val="center"/>
          </w:tcPr>
          <w:p w14:paraId="44D697D5" w14:textId="77777777" w:rsidR="003C405A" w:rsidRDefault="00E6486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E6486D" w:rsidRPr="00BB16FE" w14:paraId="44D697D8" w14:textId="77777777" w:rsidTr="00E6486D">
        <w:tblPrEx>
          <w:tblCellMar>
            <w:left w:w="108" w:type="dxa"/>
            <w:right w:w="108" w:type="dxa"/>
          </w:tblCellMar>
        </w:tblPrEx>
        <w:trPr>
          <w:trHeight w:hRule="exact" w:val="360"/>
        </w:trPr>
        <w:tc>
          <w:tcPr>
            <w:tcW w:w="10950" w:type="dxa"/>
            <w:gridSpan w:val="4"/>
          </w:tcPr>
          <w:p w14:paraId="44D697D7" w14:textId="77777777" w:rsidR="003C405A" w:rsidRDefault="00E6486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E6486D" w:rsidRPr="00BB16FE" w14:paraId="44D697DB" w14:textId="77777777" w:rsidTr="00E6486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4D697D9" w14:textId="77777777" w:rsidR="003C405A" w:rsidRDefault="00E6486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4D697DA" w14:textId="77777777" w:rsidR="003C405A" w:rsidRDefault="00E6486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E6486D" w:rsidRPr="00BB16FE" w14:paraId="44D697DE" w14:textId="77777777" w:rsidTr="00E6486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4D697DC" w14:textId="7A5E1A69" w:rsidR="003C405A" w:rsidRDefault="00E6486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54477F">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4D697DD" w14:textId="77777777" w:rsidR="003C405A" w:rsidRDefault="00E6486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0013F90D" w14:textId="77777777" w:rsidR="008A4853" w:rsidRDefault="008A4853" w:rsidP="00654C7A">
      <w:pPr>
        <w:ind w:hanging="677"/>
        <w:rPr>
          <w:rFonts w:ascii="Calibri" w:hAnsi="Calibri"/>
        </w:rPr>
        <w:sectPr w:rsidR="008A4853" w:rsidSect="00271C5A">
          <w:headerReference w:type="even" r:id="rId10"/>
          <w:headerReference w:type="default" r:id="rId11"/>
          <w:footerReference w:type="default" r:id="rId12"/>
          <w:headerReference w:type="first" r:id="rId13"/>
          <w:type w:val="continuous"/>
          <w:pgSz w:w="12240" w:h="15840" w:code="1"/>
          <w:pgMar w:top="720" w:right="720" w:bottom="720" w:left="720" w:header="432" w:footer="432" w:gutter="0"/>
          <w:cols w:space="720"/>
          <w:docGrid w:linePitch="272"/>
        </w:sectPr>
      </w:pPr>
    </w:p>
    <w:p w14:paraId="44D697DF" w14:textId="5D62F4A0" w:rsidR="006129F1" w:rsidRDefault="006129F1" w:rsidP="00654C7A">
      <w:pPr>
        <w:ind w:hanging="677"/>
        <w:rPr>
          <w:rFonts w:ascii="Calibri" w:hAnsi="Calibri"/>
        </w:rPr>
      </w:pPr>
    </w:p>
    <w:p w14:paraId="5DC538DD" w14:textId="77777777" w:rsidR="008A4853" w:rsidRDefault="008A4853" w:rsidP="00654C7A">
      <w:pPr>
        <w:ind w:hanging="677"/>
        <w:rPr>
          <w:rFonts w:ascii="Calibri" w:hAnsi="Calibri"/>
        </w:rPr>
      </w:pPr>
    </w:p>
    <w:p w14:paraId="6B32BD81" w14:textId="77777777" w:rsidR="008A4853" w:rsidRDefault="008A4853" w:rsidP="00654C7A">
      <w:pPr>
        <w:ind w:hanging="677"/>
        <w:rPr>
          <w:rFonts w:ascii="Calibri" w:hAnsi="Calibri"/>
        </w:rPr>
        <w:sectPr w:rsidR="008A4853" w:rsidSect="008A4853">
          <w:type w:val="continuous"/>
          <w:pgSz w:w="12240" w:h="15840" w:code="1"/>
          <w:pgMar w:top="720" w:right="720" w:bottom="720" w:left="720" w:header="720" w:footer="576" w:gutter="0"/>
          <w:pgNumType w:start="1"/>
          <w:cols w:space="720"/>
          <w:docGrid w:linePitch="272"/>
        </w:sectPr>
      </w:pPr>
    </w:p>
    <w:p w14:paraId="722360E8" w14:textId="1F720344" w:rsidR="008A4853" w:rsidRDefault="008A4853">
      <w:pPr>
        <w:rPr>
          <w:rFonts w:ascii="Calibri" w:hAnsi="Calibri"/>
        </w:rPr>
      </w:pPr>
    </w:p>
    <w:p w14:paraId="44D697E2" w14:textId="77777777" w:rsidR="00BA2946" w:rsidRPr="00D271E4" w:rsidRDefault="003C405A" w:rsidP="00BA2946">
      <w:pPr>
        <w:jc w:val="center"/>
        <w:rPr>
          <w:rFonts w:ascii="Calibri" w:hAnsi="Calibri"/>
          <w:b/>
          <w:szCs w:val="18"/>
        </w:rPr>
      </w:pPr>
      <w:r w:rsidRPr="00D271E4">
        <w:rPr>
          <w:rFonts w:ascii="Calibri" w:hAnsi="Calibri"/>
          <w:b/>
          <w:szCs w:val="18"/>
        </w:rPr>
        <w:t>CF3R-MCH-24d-H User Instructions</w:t>
      </w:r>
    </w:p>
    <w:p w14:paraId="44D697E3" w14:textId="77777777" w:rsidR="006129F1" w:rsidRPr="00855947" w:rsidRDefault="006129F1" w:rsidP="009B4E6B">
      <w:pPr>
        <w:rPr>
          <w:rFonts w:ascii="Calibri" w:hAnsi="Calibri"/>
          <w:sz w:val="18"/>
          <w:szCs w:val="18"/>
        </w:rPr>
      </w:pPr>
    </w:p>
    <w:p w14:paraId="44D697E4" w14:textId="77777777" w:rsidR="00F10490" w:rsidRPr="00782762" w:rsidRDefault="00F10490" w:rsidP="00F10490">
      <w:pPr>
        <w:rPr>
          <w:rFonts w:ascii="Calibri" w:hAnsi="Calibri"/>
          <w:b/>
          <w:sz w:val="18"/>
          <w:szCs w:val="18"/>
        </w:rPr>
      </w:pPr>
      <w:r w:rsidRPr="00782762">
        <w:rPr>
          <w:rFonts w:ascii="Calibri" w:hAnsi="Calibri"/>
          <w:b/>
          <w:sz w:val="18"/>
          <w:szCs w:val="18"/>
        </w:rPr>
        <w:t xml:space="preserve">Section A. Building Air Leakage – General Information </w:t>
      </w:r>
    </w:p>
    <w:p w14:paraId="44D697E5" w14:textId="77777777" w:rsidR="00F10490" w:rsidRPr="00782762" w:rsidRDefault="00F10490" w:rsidP="00F10490">
      <w:pPr>
        <w:pStyle w:val="ListParagraph"/>
        <w:numPr>
          <w:ilvl w:val="0"/>
          <w:numId w:val="25"/>
        </w:numPr>
        <w:rPr>
          <w:rFonts w:ascii="Calibri" w:hAnsi="Calibri"/>
          <w:sz w:val="18"/>
          <w:szCs w:val="18"/>
        </w:rPr>
      </w:pPr>
      <w:r w:rsidRPr="00782762">
        <w:rPr>
          <w:rFonts w:ascii="Calibri" w:hAnsi="Calibri"/>
          <w:sz w:val="18"/>
          <w:szCs w:val="18"/>
        </w:rPr>
        <w:t>Enter the indoor temperature measured at the time that the building air leakage test was performed.</w:t>
      </w:r>
    </w:p>
    <w:p w14:paraId="44D697E6" w14:textId="77777777" w:rsidR="00F10490" w:rsidRPr="00782762" w:rsidRDefault="00F10490" w:rsidP="00F10490">
      <w:pPr>
        <w:pStyle w:val="ListParagraph"/>
        <w:numPr>
          <w:ilvl w:val="0"/>
          <w:numId w:val="25"/>
        </w:numPr>
        <w:rPr>
          <w:rFonts w:ascii="Calibri" w:hAnsi="Calibri"/>
          <w:sz w:val="18"/>
          <w:szCs w:val="18"/>
        </w:rPr>
      </w:pPr>
      <w:r w:rsidRPr="00782762">
        <w:rPr>
          <w:rFonts w:ascii="Calibri" w:hAnsi="Calibri"/>
          <w:sz w:val="18"/>
          <w:szCs w:val="18"/>
        </w:rPr>
        <w:t>Enter the outdoor temperature measured at the time that the building air leakage test was performed.</w:t>
      </w:r>
    </w:p>
    <w:p w14:paraId="44D697E7" w14:textId="77777777" w:rsidR="00F10490" w:rsidRPr="00782762" w:rsidRDefault="00F10490" w:rsidP="00F10490">
      <w:pPr>
        <w:pStyle w:val="ListParagraph"/>
        <w:numPr>
          <w:ilvl w:val="0"/>
          <w:numId w:val="25"/>
        </w:numPr>
        <w:rPr>
          <w:rFonts w:ascii="Calibri" w:hAnsi="Calibri"/>
          <w:sz w:val="18"/>
          <w:szCs w:val="18"/>
        </w:rPr>
      </w:pPr>
      <w:r w:rsidRPr="00782762">
        <w:rPr>
          <w:rFonts w:ascii="Calibri" w:hAnsi="Calibri"/>
          <w:sz w:val="18"/>
          <w:szCs w:val="18"/>
        </w:rPr>
        <w:t xml:space="preserve">Provide a brief description of the location where the blower door was installed for the test. </w:t>
      </w:r>
      <w:r w:rsidR="00AF6AC7">
        <w:rPr>
          <w:rFonts w:ascii="Calibri" w:hAnsi="Calibri"/>
          <w:sz w:val="18"/>
          <w:szCs w:val="18"/>
        </w:rPr>
        <w:t>(</w:t>
      </w:r>
      <w:r w:rsidRPr="00782762">
        <w:rPr>
          <w:rFonts w:ascii="Calibri" w:hAnsi="Calibri"/>
          <w:sz w:val="18"/>
          <w:szCs w:val="18"/>
        </w:rPr>
        <w:t>Examples: “front entry door on west side of house”, “door between house and garage”, “large window in family room</w:t>
      </w:r>
      <w:r w:rsidR="00AF6AC7" w:rsidRPr="00782762">
        <w:rPr>
          <w:rFonts w:ascii="Calibri" w:hAnsi="Calibri"/>
          <w:sz w:val="18"/>
          <w:szCs w:val="18"/>
        </w:rPr>
        <w:t>”</w:t>
      </w:r>
      <w:r w:rsidR="00AF6AC7">
        <w:rPr>
          <w:rFonts w:ascii="Calibri" w:hAnsi="Calibri"/>
          <w:sz w:val="18"/>
          <w:szCs w:val="18"/>
        </w:rPr>
        <w:t>)</w:t>
      </w:r>
    </w:p>
    <w:p w14:paraId="44D697E8" w14:textId="07282A28" w:rsidR="00F10490" w:rsidRPr="00782762" w:rsidRDefault="00F10490" w:rsidP="00F10490">
      <w:pPr>
        <w:pStyle w:val="ListParagraph"/>
        <w:numPr>
          <w:ilvl w:val="0"/>
          <w:numId w:val="25"/>
        </w:numPr>
        <w:rPr>
          <w:rFonts w:ascii="Calibri" w:hAnsi="Calibri"/>
          <w:sz w:val="18"/>
          <w:szCs w:val="18"/>
        </w:rPr>
      </w:pPr>
      <w:r w:rsidRPr="00782762">
        <w:rPr>
          <w:rFonts w:ascii="Calibri" w:hAnsi="Calibri"/>
          <w:sz w:val="18"/>
          <w:szCs w:val="18"/>
        </w:rPr>
        <w:t xml:space="preserve"> Enter the building elevation</w:t>
      </w:r>
      <w:r w:rsidR="00AF6AC7">
        <w:rPr>
          <w:rFonts w:ascii="Calibri" w:hAnsi="Calibri"/>
          <w:sz w:val="18"/>
          <w:szCs w:val="18"/>
        </w:rPr>
        <w:t>;</w:t>
      </w:r>
      <w:r w:rsidRPr="00782762">
        <w:rPr>
          <w:rFonts w:ascii="Calibri" w:hAnsi="Calibri"/>
          <w:sz w:val="18"/>
          <w:szCs w:val="18"/>
        </w:rPr>
        <w:t xml:space="preserve"> use the value for the closest city found in Joint Appendix JA2.2. Only elevations higher than 5</w:t>
      </w:r>
      <w:r w:rsidR="0054477F">
        <w:rPr>
          <w:rFonts w:ascii="Calibri" w:hAnsi="Calibri"/>
          <w:sz w:val="18"/>
          <w:szCs w:val="18"/>
        </w:rPr>
        <w:t>,</w:t>
      </w:r>
      <w:r w:rsidRPr="00782762">
        <w:rPr>
          <w:rFonts w:ascii="Calibri" w:hAnsi="Calibri"/>
          <w:sz w:val="18"/>
          <w:szCs w:val="18"/>
        </w:rPr>
        <w:t>000 feet require an adjustment to the calculations.</w:t>
      </w:r>
    </w:p>
    <w:p w14:paraId="44D697E9" w14:textId="4DA21DD0" w:rsidR="00F10490" w:rsidRPr="00782762" w:rsidRDefault="00F10490" w:rsidP="00F10490">
      <w:pPr>
        <w:pStyle w:val="ListParagraph"/>
        <w:numPr>
          <w:ilvl w:val="0"/>
          <w:numId w:val="25"/>
        </w:numPr>
        <w:rPr>
          <w:rFonts w:ascii="Calibri" w:hAnsi="Calibri"/>
          <w:sz w:val="18"/>
          <w:szCs w:val="18"/>
        </w:rPr>
      </w:pPr>
      <w:r w:rsidRPr="00782762">
        <w:rPr>
          <w:rFonts w:ascii="Calibri" w:hAnsi="Calibri"/>
          <w:sz w:val="18"/>
          <w:szCs w:val="18"/>
        </w:rPr>
        <w:t xml:space="preserve">This number is automatically pulled from the </w:t>
      </w:r>
      <w:r w:rsidR="00EE2DB2">
        <w:rPr>
          <w:rFonts w:ascii="Calibri" w:hAnsi="Calibri"/>
          <w:sz w:val="18"/>
          <w:szCs w:val="18"/>
        </w:rPr>
        <w:t>CF1R</w:t>
      </w:r>
      <w:r w:rsidRPr="00782762">
        <w:rPr>
          <w:rFonts w:ascii="Calibri" w:hAnsi="Calibri"/>
          <w:sz w:val="18"/>
          <w:szCs w:val="18"/>
        </w:rPr>
        <w:t xml:space="preserve">. It is used to calculate air changes. </w:t>
      </w:r>
    </w:p>
    <w:p w14:paraId="44D697EA" w14:textId="77777777" w:rsidR="00F10490" w:rsidRPr="00782762" w:rsidRDefault="00F10490" w:rsidP="00F10490">
      <w:pPr>
        <w:pStyle w:val="ListParagraph"/>
        <w:numPr>
          <w:ilvl w:val="0"/>
          <w:numId w:val="25"/>
        </w:numPr>
        <w:rPr>
          <w:rFonts w:ascii="Calibri" w:hAnsi="Calibri"/>
          <w:sz w:val="18"/>
          <w:szCs w:val="18"/>
        </w:rPr>
      </w:pPr>
      <w:r w:rsidRPr="00782762">
        <w:rPr>
          <w:rFonts w:ascii="Calibri" w:hAnsi="Calibri"/>
          <w:sz w:val="18"/>
          <w:szCs w:val="18"/>
        </w:rPr>
        <w:t>Enter the date that the building leakage test data was collected.</w:t>
      </w:r>
    </w:p>
    <w:p w14:paraId="44D697EB" w14:textId="77777777" w:rsidR="00F10490" w:rsidRPr="00782762" w:rsidRDefault="00F10490" w:rsidP="00F10490">
      <w:pPr>
        <w:rPr>
          <w:rFonts w:ascii="Calibri" w:hAnsi="Calibri"/>
          <w:sz w:val="18"/>
          <w:szCs w:val="18"/>
        </w:rPr>
      </w:pPr>
    </w:p>
    <w:p w14:paraId="44D697EC" w14:textId="77777777" w:rsidR="00F10490" w:rsidRPr="00782762" w:rsidRDefault="00F10490" w:rsidP="00F10490">
      <w:pPr>
        <w:rPr>
          <w:rFonts w:ascii="Calibri" w:hAnsi="Calibri"/>
          <w:b/>
          <w:sz w:val="18"/>
          <w:szCs w:val="18"/>
        </w:rPr>
      </w:pPr>
      <w:r w:rsidRPr="00782762">
        <w:rPr>
          <w:rFonts w:ascii="Calibri" w:hAnsi="Calibri"/>
          <w:b/>
          <w:sz w:val="18"/>
          <w:szCs w:val="18"/>
        </w:rPr>
        <w:t>Section B. Diagnostic Equipment Information</w:t>
      </w:r>
    </w:p>
    <w:p w14:paraId="44D697ED"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Enter the number of manometers used to measure the home pressurization. If more than one system is used, the fan flow numbers need to be manually added together, unless blower door software is used that will accommodate multiple fan systems running simultaneously.</w:t>
      </w:r>
    </w:p>
    <w:p w14:paraId="44D697EE"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 xml:space="preserve">Enter the make (brand) of the manometer used to collect the building air leakage data. </w:t>
      </w:r>
      <w:r w:rsidR="00AF6AC7">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AF6AC7">
        <w:rPr>
          <w:rFonts w:ascii="Calibri" w:hAnsi="Calibri"/>
          <w:sz w:val="18"/>
          <w:szCs w:val="18"/>
        </w:rPr>
        <w:t>)</w:t>
      </w:r>
    </w:p>
    <w:p w14:paraId="44D697EF"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 xml:space="preserve">Enter the model of the manometer used to collect the building air leakage data. </w:t>
      </w:r>
      <w:r w:rsidR="00AF6AC7">
        <w:rPr>
          <w:rFonts w:ascii="Calibri" w:hAnsi="Calibri"/>
          <w:sz w:val="18"/>
          <w:szCs w:val="18"/>
        </w:rPr>
        <w:t>(</w:t>
      </w:r>
      <w:r w:rsidRPr="00782762">
        <w:rPr>
          <w:rFonts w:ascii="Calibri" w:hAnsi="Calibri"/>
          <w:sz w:val="18"/>
          <w:szCs w:val="18"/>
        </w:rPr>
        <w:t>Examples: DM-2 Mark II, DG700</w:t>
      </w:r>
      <w:r w:rsidR="00AF6AC7">
        <w:rPr>
          <w:rFonts w:ascii="Calibri" w:hAnsi="Calibri"/>
          <w:sz w:val="18"/>
          <w:szCs w:val="18"/>
        </w:rPr>
        <w:t>)</w:t>
      </w:r>
    </w:p>
    <w:p w14:paraId="44D697F0"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Enter the serial number of the manometer used to collect the building air leakage data.</w:t>
      </w:r>
    </w:p>
    <w:p w14:paraId="44D697F1"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Enter the most recent date that the manometer was calibrated by following manufacturer’s calibration specifications.</w:t>
      </w:r>
    </w:p>
    <w:p w14:paraId="44D697F2" w14:textId="481CC784"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This field is automatically filled. If the calibration date was more than 12 months prior to the test date entered in A</w:t>
      </w:r>
      <w:r w:rsidR="00EE2DB2">
        <w:rPr>
          <w:rFonts w:ascii="Calibri" w:hAnsi="Calibri"/>
          <w:sz w:val="18"/>
          <w:szCs w:val="18"/>
        </w:rPr>
        <w:t>0</w:t>
      </w:r>
      <w:r w:rsidR="00AF6AC7">
        <w:rPr>
          <w:rFonts w:ascii="Calibri" w:hAnsi="Calibri"/>
          <w:sz w:val="18"/>
          <w:szCs w:val="18"/>
        </w:rPr>
        <w:t>6</w:t>
      </w:r>
      <w:r w:rsidRPr="00782762">
        <w:rPr>
          <w:rFonts w:ascii="Calibri" w:hAnsi="Calibri"/>
          <w:sz w:val="18"/>
          <w:szCs w:val="18"/>
        </w:rPr>
        <w:t xml:space="preserve"> above, an error will appear.</w:t>
      </w:r>
    </w:p>
    <w:p w14:paraId="44D697F3"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44D697F4"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 xml:space="preserve">Enter the make (brand) of the fan used to collect the building air leakage data. </w:t>
      </w:r>
      <w:r w:rsidR="00AF6AC7">
        <w:rPr>
          <w:rFonts w:ascii="Calibri" w:hAnsi="Calibri"/>
          <w:sz w:val="18"/>
          <w:szCs w:val="18"/>
        </w:rPr>
        <w:t>(</w:t>
      </w:r>
      <w:r w:rsidRPr="00782762">
        <w:rPr>
          <w:rFonts w:ascii="Calibri" w:hAnsi="Calibri"/>
          <w:sz w:val="18"/>
          <w:szCs w:val="18"/>
        </w:rPr>
        <w:t xml:space="preserve">Examples: </w:t>
      </w:r>
      <w:proofErr w:type="spellStart"/>
      <w:r w:rsidRPr="00782762">
        <w:rPr>
          <w:rFonts w:ascii="Calibri" w:hAnsi="Calibri"/>
          <w:sz w:val="18"/>
          <w:szCs w:val="18"/>
        </w:rPr>
        <w:t>Retrotec</w:t>
      </w:r>
      <w:proofErr w:type="spellEnd"/>
      <w:r w:rsidRPr="00782762">
        <w:rPr>
          <w:rFonts w:ascii="Calibri" w:hAnsi="Calibri"/>
          <w:sz w:val="18"/>
          <w:szCs w:val="18"/>
        </w:rPr>
        <w:t>, Energy Conservatory</w:t>
      </w:r>
      <w:r w:rsidR="00AF6AC7">
        <w:rPr>
          <w:rFonts w:ascii="Calibri" w:hAnsi="Calibri"/>
          <w:sz w:val="18"/>
          <w:szCs w:val="18"/>
        </w:rPr>
        <w:t>)</w:t>
      </w:r>
    </w:p>
    <w:p w14:paraId="44D697F5"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 xml:space="preserve">Enter the model of the fan used to collect the building air leakage data. </w:t>
      </w:r>
      <w:r w:rsidR="00AF6AC7">
        <w:rPr>
          <w:rFonts w:ascii="Calibri" w:hAnsi="Calibri"/>
          <w:sz w:val="18"/>
          <w:szCs w:val="18"/>
        </w:rPr>
        <w:t>(</w:t>
      </w:r>
      <w:r w:rsidRPr="00782762">
        <w:rPr>
          <w:rFonts w:ascii="Calibri" w:hAnsi="Calibri"/>
          <w:sz w:val="18"/>
          <w:szCs w:val="18"/>
        </w:rPr>
        <w:t>Examples: US1000, Q46, BD3, BD4</w:t>
      </w:r>
      <w:r w:rsidR="00AF6AC7">
        <w:rPr>
          <w:rFonts w:ascii="Calibri" w:hAnsi="Calibri"/>
          <w:sz w:val="18"/>
          <w:szCs w:val="18"/>
        </w:rPr>
        <w:t>)</w:t>
      </w:r>
    </w:p>
    <w:p w14:paraId="44D697F6"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Enter the serial number of the fan used to collect the building air leakage data.</w:t>
      </w:r>
    </w:p>
    <w:p w14:paraId="44D697F7" w14:textId="77777777" w:rsidR="00F10490" w:rsidRPr="00782762" w:rsidRDefault="00F10490" w:rsidP="00F10490">
      <w:pPr>
        <w:pStyle w:val="ListParagraph"/>
        <w:numPr>
          <w:ilvl w:val="0"/>
          <w:numId w:val="26"/>
        </w:numPr>
        <w:rPr>
          <w:rFonts w:ascii="Calibri" w:hAnsi="Calibri"/>
          <w:sz w:val="18"/>
          <w:szCs w:val="18"/>
        </w:rPr>
      </w:pPr>
      <w:r w:rsidRPr="00782762">
        <w:rPr>
          <w:rFonts w:ascii="Calibri" w:hAnsi="Calibri"/>
          <w:sz w:val="18"/>
          <w:szCs w:val="18"/>
        </w:rPr>
        <w:t xml:space="preserve">Enter the fan configuration shown on the meter. This is sometimes referred to as “range configuration”, “CONFIG” or “rings”. </w:t>
      </w:r>
      <w:r w:rsidR="00AF6AC7">
        <w:rPr>
          <w:rFonts w:ascii="Calibri" w:hAnsi="Calibri"/>
          <w:sz w:val="18"/>
          <w:szCs w:val="18"/>
        </w:rPr>
        <w:t>(</w:t>
      </w:r>
      <w:r w:rsidRPr="00782762">
        <w:rPr>
          <w:rFonts w:ascii="Calibri" w:hAnsi="Calibri"/>
          <w:sz w:val="18"/>
          <w:szCs w:val="18"/>
        </w:rPr>
        <w:t>Examples: Open, A, B, C8</w:t>
      </w:r>
      <w:r w:rsidR="00AF6AC7">
        <w:rPr>
          <w:rFonts w:ascii="Calibri" w:hAnsi="Calibri"/>
          <w:sz w:val="18"/>
          <w:szCs w:val="18"/>
        </w:rPr>
        <w:t>)</w:t>
      </w:r>
    </w:p>
    <w:p w14:paraId="44D697F8" w14:textId="77777777" w:rsidR="00F10490" w:rsidRPr="00782762" w:rsidRDefault="00F10490" w:rsidP="00F10490">
      <w:pPr>
        <w:ind w:left="360"/>
        <w:rPr>
          <w:rFonts w:ascii="Calibri" w:hAnsi="Calibri"/>
          <w:sz w:val="18"/>
          <w:szCs w:val="18"/>
        </w:rPr>
      </w:pPr>
    </w:p>
    <w:p w14:paraId="44D697F9" w14:textId="77777777" w:rsidR="00F10490" w:rsidRPr="00782762" w:rsidRDefault="00F10490" w:rsidP="00F10490">
      <w:pPr>
        <w:rPr>
          <w:rFonts w:ascii="Calibri" w:hAnsi="Calibri"/>
          <w:b/>
          <w:sz w:val="18"/>
          <w:szCs w:val="18"/>
        </w:rPr>
      </w:pPr>
      <w:r w:rsidRPr="00782762">
        <w:rPr>
          <w:rFonts w:ascii="Calibri" w:hAnsi="Calibri"/>
          <w:b/>
          <w:sz w:val="18"/>
          <w:szCs w:val="18"/>
        </w:rPr>
        <w:t>Section C. Envelope Leakage (MCH24</w:t>
      </w:r>
      <w:r>
        <w:rPr>
          <w:rFonts w:ascii="Calibri" w:hAnsi="Calibri"/>
          <w:b/>
          <w:sz w:val="18"/>
          <w:szCs w:val="18"/>
        </w:rPr>
        <w:t>d</w:t>
      </w:r>
      <w:r w:rsidRPr="00782762">
        <w:rPr>
          <w:rFonts w:ascii="Calibri" w:hAnsi="Calibri"/>
          <w:b/>
          <w:sz w:val="18"/>
          <w:szCs w:val="18"/>
        </w:rPr>
        <w:t xml:space="preserve">) </w:t>
      </w:r>
      <w:r w:rsidR="00AF6AC7">
        <w:rPr>
          <w:rFonts w:ascii="Calibri" w:hAnsi="Calibri"/>
          <w:b/>
          <w:sz w:val="18"/>
          <w:szCs w:val="18"/>
        </w:rPr>
        <w:t>–</w:t>
      </w:r>
      <w:r w:rsidRPr="00782762">
        <w:rPr>
          <w:rFonts w:ascii="Calibri" w:hAnsi="Calibri"/>
          <w:b/>
          <w:sz w:val="18"/>
          <w:szCs w:val="18"/>
        </w:rPr>
        <w:t xml:space="preserve"> Depressurization</w:t>
      </w:r>
      <w:r w:rsidR="00AF6AC7">
        <w:rPr>
          <w:rFonts w:ascii="Calibri" w:hAnsi="Calibri"/>
          <w:b/>
          <w:sz w:val="18"/>
          <w:szCs w:val="18"/>
        </w:rPr>
        <w:t xml:space="preserve"> </w:t>
      </w:r>
    </w:p>
    <w:p w14:paraId="44D697FA" w14:textId="666729EC" w:rsidR="00F10490" w:rsidRPr="00782762" w:rsidRDefault="00F10490" w:rsidP="00F10490">
      <w:pPr>
        <w:pStyle w:val="ListParagraph"/>
        <w:numPr>
          <w:ilvl w:val="0"/>
          <w:numId w:val="27"/>
        </w:numPr>
        <w:rPr>
          <w:rFonts w:ascii="Calibri" w:hAnsi="Calibri"/>
          <w:sz w:val="18"/>
          <w:szCs w:val="18"/>
        </w:rPr>
      </w:pPr>
      <w:r w:rsidRPr="00782762">
        <w:rPr>
          <w:rFonts w:ascii="Calibri" w:hAnsi="Calibri"/>
          <w:sz w:val="18"/>
          <w:szCs w:val="18"/>
        </w:rPr>
        <w:t xml:space="preserve">Enter the </w:t>
      </w:r>
      <w:r w:rsidR="00EE2DB2">
        <w:rPr>
          <w:rFonts w:ascii="Calibri" w:hAnsi="Calibri"/>
          <w:sz w:val="18"/>
          <w:szCs w:val="18"/>
        </w:rPr>
        <w:t>T</w:t>
      </w:r>
      <w:r w:rsidRPr="00782762">
        <w:rPr>
          <w:rFonts w:ascii="Calibri" w:hAnsi="Calibri"/>
          <w:sz w:val="18"/>
          <w:szCs w:val="18"/>
        </w:rPr>
        <w:t xml:space="preserve">ime </w:t>
      </w:r>
      <w:r w:rsidR="00EE2DB2">
        <w:rPr>
          <w:rFonts w:ascii="Calibri" w:hAnsi="Calibri"/>
          <w:sz w:val="18"/>
          <w:szCs w:val="18"/>
        </w:rPr>
        <w:t>A</w:t>
      </w:r>
      <w:r w:rsidRPr="00782762">
        <w:rPr>
          <w:rFonts w:ascii="Calibri" w:hAnsi="Calibri"/>
          <w:sz w:val="18"/>
          <w:szCs w:val="18"/>
        </w:rPr>
        <w:t xml:space="preserve">verage </w:t>
      </w:r>
      <w:r w:rsidR="00EE2DB2">
        <w:rPr>
          <w:rFonts w:ascii="Calibri" w:hAnsi="Calibri"/>
          <w:sz w:val="18"/>
          <w:szCs w:val="18"/>
        </w:rPr>
        <w:t>P</w:t>
      </w:r>
      <w:r w:rsidRPr="00782762">
        <w:rPr>
          <w:rFonts w:ascii="Calibri" w:hAnsi="Calibri"/>
          <w:sz w:val="18"/>
          <w:szCs w:val="18"/>
        </w:rPr>
        <w:t>eriod used on the manometer during the DEPRESSURIZATION test. Must be at least 10 seconds.</w:t>
      </w:r>
    </w:p>
    <w:p w14:paraId="44D697FB" w14:textId="77777777" w:rsidR="00F10490" w:rsidRDefault="00F10490" w:rsidP="00F10490">
      <w:pPr>
        <w:pStyle w:val="ListParagraph"/>
        <w:numPr>
          <w:ilvl w:val="0"/>
          <w:numId w:val="27"/>
        </w:numPr>
        <w:rPr>
          <w:rFonts w:ascii="Calibri" w:hAnsi="Calibri"/>
          <w:sz w:val="18"/>
          <w:szCs w:val="18"/>
        </w:rPr>
      </w:pPr>
      <w:r>
        <w:rPr>
          <w:rFonts w:ascii="Calibri" w:hAnsi="Calibri"/>
          <w:sz w:val="18"/>
          <w:szCs w:val="18"/>
        </w:rPr>
        <w:t xml:space="preserve">This version of the MCH-24 can be used with an ASTM E779-10 compliant software, typically provided by the blower door manufacturer. Confirm with the software vendor that it is compliant.   </w:t>
      </w:r>
    </w:p>
    <w:p w14:paraId="44D697FC" w14:textId="77777777" w:rsidR="00D441CF" w:rsidRDefault="00AF6AC7" w:rsidP="00D441CF">
      <w:pPr>
        <w:pStyle w:val="ListParagraph"/>
        <w:numPr>
          <w:ilvl w:val="0"/>
          <w:numId w:val="27"/>
        </w:numPr>
        <w:rPr>
          <w:rFonts w:ascii="Calibri" w:hAnsi="Calibri"/>
          <w:sz w:val="18"/>
          <w:szCs w:val="18"/>
        </w:rPr>
      </w:pPr>
      <w:r>
        <w:rPr>
          <w:rFonts w:ascii="Calibri" w:hAnsi="Calibri"/>
          <w:sz w:val="18"/>
          <w:szCs w:val="18"/>
        </w:rPr>
        <w:t>T</w:t>
      </w:r>
      <w:r w:rsidR="00D441CF">
        <w:rPr>
          <w:rFonts w:ascii="Calibri" w:hAnsi="Calibri"/>
          <w:sz w:val="18"/>
          <w:szCs w:val="18"/>
        </w:rPr>
        <w:t>ype of test being performed: Depressurization (air blowing out of house).</w:t>
      </w:r>
      <w:r w:rsidR="00D441CF" w:rsidRPr="00BF1ADA">
        <w:rPr>
          <w:rFonts w:ascii="Calibri" w:hAnsi="Calibri"/>
          <w:sz w:val="18"/>
          <w:szCs w:val="18"/>
        </w:rPr>
        <w:t xml:space="preserve"> All blower door induced pressures are to be negative relative to outside.</w:t>
      </w:r>
    </w:p>
    <w:p w14:paraId="44D697FD" w14:textId="77777777" w:rsidR="00F10490" w:rsidRPr="00782762" w:rsidRDefault="00F10490" w:rsidP="00F10490">
      <w:pPr>
        <w:pStyle w:val="ListParagraph"/>
        <w:numPr>
          <w:ilvl w:val="0"/>
          <w:numId w:val="27"/>
        </w:numPr>
        <w:rPr>
          <w:rFonts w:ascii="Calibri" w:hAnsi="Calibri"/>
          <w:sz w:val="18"/>
          <w:szCs w:val="18"/>
        </w:rPr>
      </w:pPr>
      <w:r>
        <w:rPr>
          <w:rFonts w:ascii="Calibri" w:hAnsi="Calibri"/>
          <w:sz w:val="18"/>
          <w:szCs w:val="18"/>
        </w:rPr>
        <w:t xml:space="preserve">Enter </w:t>
      </w:r>
      <w:r w:rsidRPr="00782762">
        <w:rPr>
          <w:rFonts w:ascii="Calibri" w:hAnsi="Calibri"/>
          <w:sz w:val="18"/>
          <w:szCs w:val="18"/>
        </w:rPr>
        <w:t xml:space="preserve">five </w:t>
      </w:r>
      <w:r>
        <w:rPr>
          <w:rFonts w:ascii="Calibri" w:hAnsi="Calibri"/>
          <w:sz w:val="18"/>
          <w:szCs w:val="18"/>
        </w:rPr>
        <w:t xml:space="preserve">to nine </w:t>
      </w:r>
      <w:r w:rsidR="00AF6AC7">
        <w:rPr>
          <w:rFonts w:ascii="Calibri" w:hAnsi="Calibri"/>
          <w:sz w:val="18"/>
          <w:szCs w:val="18"/>
        </w:rPr>
        <w:t>B</w:t>
      </w:r>
      <w:r w:rsidRPr="00782762">
        <w:rPr>
          <w:rFonts w:ascii="Calibri" w:hAnsi="Calibri"/>
          <w:sz w:val="18"/>
          <w:szCs w:val="18"/>
        </w:rPr>
        <w:t xml:space="preserve">aseline </w:t>
      </w:r>
      <w:r w:rsidR="00AF6AC7">
        <w:rPr>
          <w:rFonts w:ascii="Calibri" w:hAnsi="Calibri"/>
          <w:sz w:val="18"/>
          <w:szCs w:val="18"/>
        </w:rPr>
        <w:t>B</w:t>
      </w:r>
      <w:r w:rsidRPr="00782762">
        <w:rPr>
          <w:rFonts w:ascii="Calibri" w:hAnsi="Calibri"/>
          <w:sz w:val="18"/>
          <w:szCs w:val="18"/>
        </w:rPr>
        <w:t xml:space="preserve">uilding </w:t>
      </w:r>
      <w:r w:rsidR="00AF6AC7">
        <w:rPr>
          <w:rFonts w:ascii="Calibri" w:hAnsi="Calibri"/>
          <w:sz w:val="18"/>
          <w:szCs w:val="18"/>
        </w:rPr>
        <w:t>P</w:t>
      </w:r>
      <w:r w:rsidRPr="00782762">
        <w:rPr>
          <w:rFonts w:ascii="Calibri" w:hAnsi="Calibri"/>
          <w:sz w:val="18"/>
          <w:szCs w:val="18"/>
        </w:rPr>
        <w:t>ressure readings (Resolution of 0.1 Pa).</w:t>
      </w:r>
    </w:p>
    <w:p w14:paraId="44D697FE" w14:textId="77777777" w:rsidR="00F10490" w:rsidRPr="00782762" w:rsidRDefault="00F10490" w:rsidP="00F10490">
      <w:pPr>
        <w:pStyle w:val="ListParagraph"/>
        <w:numPr>
          <w:ilvl w:val="0"/>
          <w:numId w:val="27"/>
        </w:numPr>
        <w:rPr>
          <w:rFonts w:ascii="Calibri" w:hAnsi="Calibri"/>
          <w:sz w:val="18"/>
          <w:szCs w:val="18"/>
        </w:rPr>
      </w:pPr>
      <w:r>
        <w:rPr>
          <w:rFonts w:ascii="Calibri" w:hAnsi="Calibri"/>
          <w:sz w:val="18"/>
          <w:szCs w:val="18"/>
        </w:rPr>
        <w:t xml:space="preserve">Enter five to nine </w:t>
      </w:r>
      <w:r w:rsidRPr="00782762">
        <w:rPr>
          <w:rFonts w:ascii="Calibri" w:hAnsi="Calibri"/>
          <w:sz w:val="18"/>
          <w:szCs w:val="18"/>
        </w:rPr>
        <w:t xml:space="preserve">Unadjusted Building Pressure </w:t>
      </w:r>
      <w:r>
        <w:rPr>
          <w:rFonts w:ascii="Calibri" w:hAnsi="Calibri"/>
          <w:sz w:val="18"/>
          <w:szCs w:val="18"/>
        </w:rPr>
        <w:t xml:space="preserve">numbers </w:t>
      </w:r>
      <w:r w:rsidRPr="00782762">
        <w:rPr>
          <w:rFonts w:ascii="Calibri" w:hAnsi="Calibri"/>
          <w:sz w:val="18"/>
          <w:szCs w:val="18"/>
        </w:rPr>
        <w:t>straight from the manometer. All blower door induced pressures for the depressurization tests are to be negative relative to outside.</w:t>
      </w:r>
    </w:p>
    <w:p w14:paraId="44D697FF" w14:textId="77777777" w:rsidR="00F10490" w:rsidRPr="00782762" w:rsidRDefault="00F10490" w:rsidP="00F10490">
      <w:pPr>
        <w:pStyle w:val="ListParagraph"/>
        <w:numPr>
          <w:ilvl w:val="0"/>
          <w:numId w:val="27"/>
        </w:numPr>
        <w:rPr>
          <w:rFonts w:ascii="Calibri" w:hAnsi="Calibri"/>
          <w:sz w:val="18"/>
          <w:szCs w:val="18"/>
        </w:rPr>
      </w:pPr>
      <w:r w:rsidRPr="00782762">
        <w:rPr>
          <w:rFonts w:ascii="Calibri" w:hAnsi="Calibri"/>
          <w:sz w:val="18"/>
          <w:szCs w:val="18"/>
        </w:rPr>
        <w:t xml:space="preserve">Enter </w:t>
      </w:r>
      <w:r>
        <w:rPr>
          <w:rFonts w:ascii="Calibri" w:hAnsi="Calibri"/>
          <w:sz w:val="18"/>
          <w:szCs w:val="18"/>
        </w:rPr>
        <w:t>five to nine Nominal</w:t>
      </w:r>
      <w:r w:rsidRPr="00782762">
        <w:rPr>
          <w:rFonts w:ascii="Calibri" w:hAnsi="Calibri"/>
          <w:sz w:val="18"/>
          <w:szCs w:val="18"/>
        </w:rPr>
        <w:t xml:space="preserve"> </w:t>
      </w:r>
      <w:r w:rsidR="003C405A">
        <w:rPr>
          <w:rFonts w:ascii="Calibri" w:hAnsi="Calibri"/>
          <w:sz w:val="18"/>
          <w:szCs w:val="18"/>
        </w:rPr>
        <w:t>F</w:t>
      </w:r>
      <w:r w:rsidRPr="00782762">
        <w:rPr>
          <w:rFonts w:ascii="Calibri" w:hAnsi="Calibri"/>
          <w:sz w:val="18"/>
          <w:szCs w:val="18"/>
        </w:rPr>
        <w:t xml:space="preserve">an </w:t>
      </w:r>
      <w:r w:rsidR="003C405A">
        <w:rPr>
          <w:rFonts w:ascii="Calibri" w:hAnsi="Calibri"/>
          <w:sz w:val="18"/>
          <w:szCs w:val="18"/>
        </w:rPr>
        <w:t>F</w:t>
      </w:r>
      <w:r w:rsidRPr="00782762">
        <w:rPr>
          <w:rFonts w:ascii="Calibri" w:hAnsi="Calibri"/>
          <w:sz w:val="18"/>
          <w:szCs w:val="18"/>
        </w:rPr>
        <w:t>low</w:t>
      </w:r>
      <w:r>
        <w:rPr>
          <w:rFonts w:ascii="Calibri" w:hAnsi="Calibri"/>
          <w:sz w:val="18"/>
          <w:szCs w:val="18"/>
        </w:rPr>
        <w:t>s</w:t>
      </w:r>
      <w:r w:rsidRPr="00782762">
        <w:rPr>
          <w:rFonts w:ascii="Calibri" w:hAnsi="Calibri"/>
          <w:sz w:val="18"/>
          <w:szCs w:val="18"/>
        </w:rPr>
        <w:t xml:space="preserve"> from the manometer that corresponds to the Unadjusted Building Pressure</w:t>
      </w:r>
      <w:r>
        <w:rPr>
          <w:rFonts w:ascii="Calibri" w:hAnsi="Calibri"/>
          <w:sz w:val="18"/>
          <w:szCs w:val="18"/>
        </w:rPr>
        <w:t xml:space="preserve"> values</w:t>
      </w:r>
      <w:r w:rsidRPr="00782762">
        <w:rPr>
          <w:rFonts w:ascii="Calibri" w:hAnsi="Calibri"/>
          <w:sz w:val="18"/>
          <w:szCs w:val="18"/>
        </w:rPr>
        <w:t>. All blower door induced pressures for the depressurization tests are to be negative relative to outside.</w:t>
      </w:r>
    </w:p>
    <w:p w14:paraId="44D69800" w14:textId="1EC03D3F" w:rsidR="00F10490" w:rsidRDefault="00F10490" w:rsidP="00F10490">
      <w:pPr>
        <w:pStyle w:val="ListParagraph"/>
        <w:numPr>
          <w:ilvl w:val="0"/>
          <w:numId w:val="27"/>
        </w:numPr>
        <w:rPr>
          <w:rFonts w:ascii="Calibri" w:hAnsi="Calibri"/>
          <w:sz w:val="18"/>
          <w:szCs w:val="18"/>
        </w:rPr>
      </w:pPr>
      <w:r w:rsidRPr="00782762">
        <w:rPr>
          <w:rFonts w:ascii="Calibri" w:hAnsi="Calibri"/>
          <w:sz w:val="18"/>
          <w:szCs w:val="18"/>
        </w:rPr>
        <w:t xml:space="preserve">This field is automatically calculated. The </w:t>
      </w:r>
      <w:r>
        <w:rPr>
          <w:rFonts w:ascii="Calibri" w:hAnsi="Calibri"/>
          <w:sz w:val="18"/>
          <w:szCs w:val="18"/>
        </w:rPr>
        <w:t>Induced</w:t>
      </w:r>
      <w:r w:rsidRPr="00782762">
        <w:rPr>
          <w:rFonts w:ascii="Calibri" w:hAnsi="Calibri"/>
          <w:sz w:val="18"/>
          <w:szCs w:val="18"/>
        </w:rPr>
        <w:t xml:space="preserve"> Building Pressure is </w:t>
      </w:r>
      <w:r>
        <w:rPr>
          <w:rFonts w:ascii="Calibri" w:hAnsi="Calibri"/>
          <w:sz w:val="18"/>
          <w:szCs w:val="18"/>
        </w:rPr>
        <w:t>the difference between the Unadjusted Building Pressure and the Baseline Building pressure.</w:t>
      </w:r>
    </w:p>
    <w:p w14:paraId="44D69801" w14:textId="4FFA4CB0" w:rsidR="00F10490" w:rsidRDefault="00F10490" w:rsidP="00F10490">
      <w:pPr>
        <w:pStyle w:val="ListParagraph"/>
        <w:numPr>
          <w:ilvl w:val="0"/>
          <w:numId w:val="27"/>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The Nominal Fan Flow at the Induced Building Pressure is adjusted mathematically for a target pressure of -50 Pa.</w:t>
      </w:r>
    </w:p>
    <w:p w14:paraId="44D69802" w14:textId="505CDB9F" w:rsidR="00F10490" w:rsidRPr="00782762" w:rsidRDefault="00F10490" w:rsidP="00F10490">
      <w:pPr>
        <w:pStyle w:val="ListParagraph"/>
        <w:numPr>
          <w:ilvl w:val="0"/>
          <w:numId w:val="27"/>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It is the average of the Nominal CFM50 values for the 5-9 repeated single point tests.</w:t>
      </w:r>
    </w:p>
    <w:p w14:paraId="44D69803" w14:textId="77777777" w:rsidR="00F10490" w:rsidRPr="00782762" w:rsidRDefault="00F10490" w:rsidP="00F10490">
      <w:pPr>
        <w:rPr>
          <w:rFonts w:ascii="Calibri" w:hAnsi="Calibri"/>
          <w:sz w:val="18"/>
          <w:szCs w:val="18"/>
        </w:rPr>
      </w:pPr>
    </w:p>
    <w:p w14:paraId="44D69804" w14:textId="77777777" w:rsidR="00F10490" w:rsidRPr="00782762" w:rsidRDefault="00F10490" w:rsidP="00F10490">
      <w:pPr>
        <w:rPr>
          <w:rFonts w:ascii="Calibri" w:hAnsi="Calibri"/>
          <w:b/>
          <w:sz w:val="18"/>
          <w:szCs w:val="18"/>
        </w:rPr>
      </w:pPr>
      <w:r w:rsidRPr="00782762">
        <w:rPr>
          <w:rFonts w:ascii="Calibri" w:hAnsi="Calibri"/>
          <w:b/>
          <w:sz w:val="18"/>
          <w:szCs w:val="18"/>
        </w:rPr>
        <w:t>Section D. Altitude and Temperature Correction</w:t>
      </w:r>
    </w:p>
    <w:p w14:paraId="44D69805" w14:textId="15623AE1" w:rsidR="00F10490" w:rsidRPr="00782762" w:rsidRDefault="00F10490" w:rsidP="00F10490">
      <w:pPr>
        <w:pStyle w:val="ListParagraph"/>
        <w:numPr>
          <w:ilvl w:val="0"/>
          <w:numId w:val="28"/>
        </w:numPr>
        <w:rPr>
          <w:rFonts w:ascii="Calibri" w:hAnsi="Calibri"/>
          <w:sz w:val="18"/>
          <w:szCs w:val="18"/>
        </w:rPr>
      </w:pPr>
      <w:r w:rsidRPr="00782762">
        <w:rPr>
          <w:rFonts w:ascii="Calibri" w:hAnsi="Calibri"/>
          <w:sz w:val="18"/>
          <w:szCs w:val="18"/>
        </w:rPr>
        <w:t>This field is automatically calculated. The equation used to calculate this value in the field equals:</w:t>
      </w:r>
    </w:p>
    <w:p w14:paraId="44D69806" w14:textId="77777777" w:rsidR="00F10490" w:rsidRPr="00782762" w:rsidRDefault="00F10490" w:rsidP="00F10490">
      <w:pPr>
        <w:pStyle w:val="ListParagraph"/>
        <w:numPr>
          <w:ilvl w:val="1"/>
          <w:numId w:val="25"/>
        </w:numPr>
        <w:rPr>
          <w:rFonts w:ascii="Calibri" w:hAnsi="Calibri"/>
          <w:sz w:val="18"/>
          <w:szCs w:val="18"/>
        </w:rPr>
      </w:pPr>
      <w:r w:rsidRPr="00782762">
        <w:rPr>
          <w:rFonts w:ascii="Calibri" w:hAnsi="Calibri"/>
          <w:sz w:val="18"/>
          <w:szCs w:val="18"/>
        </w:rPr>
        <w:t xml:space="preserve">If the elevation </w:t>
      </w:r>
      <w:r w:rsidR="00AF6AC7">
        <w:rPr>
          <w:rFonts w:ascii="Calibri" w:hAnsi="Calibri"/>
          <w:sz w:val="18"/>
          <w:szCs w:val="18"/>
        </w:rPr>
        <w:t xml:space="preserve">is </w:t>
      </w:r>
      <w:r w:rsidRPr="00782762">
        <w:rPr>
          <w:rFonts w:ascii="Calibri" w:hAnsi="Calibri"/>
          <w:sz w:val="18"/>
          <w:szCs w:val="18"/>
        </w:rPr>
        <w:t xml:space="preserve">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3C405A">
        <w:rPr>
          <w:rFonts w:ascii="Calibri" w:hAnsi="Calibri"/>
          <w:sz w:val="18"/>
          <w:szCs w:val="18"/>
        </w:rPr>
        <w:t>A</w:t>
      </w:r>
      <w:r w:rsidRPr="00782762">
        <w:rPr>
          <w:rFonts w:ascii="Calibri" w:hAnsi="Calibri"/>
          <w:sz w:val="18"/>
          <w:szCs w:val="18"/>
        </w:rPr>
        <w:t xml:space="preserve">ltitude </w:t>
      </w:r>
      <w:r w:rsidR="003C405A">
        <w:rPr>
          <w:rFonts w:ascii="Calibri" w:hAnsi="Calibri"/>
          <w:sz w:val="18"/>
          <w:szCs w:val="18"/>
        </w:rPr>
        <w:t>C</w:t>
      </w:r>
      <w:r w:rsidRPr="00782762">
        <w:rPr>
          <w:rFonts w:ascii="Calibri" w:hAnsi="Calibri"/>
          <w:sz w:val="18"/>
          <w:szCs w:val="18"/>
        </w:rPr>
        <w:t xml:space="preserve">orrection </w:t>
      </w:r>
      <w:r w:rsidR="003C405A">
        <w:rPr>
          <w:rFonts w:ascii="Calibri" w:hAnsi="Calibri"/>
          <w:sz w:val="18"/>
          <w:szCs w:val="18"/>
        </w:rPr>
        <w:t>F</w:t>
      </w:r>
      <w:r w:rsidRPr="00782762">
        <w:rPr>
          <w:rFonts w:ascii="Calibri" w:hAnsi="Calibri"/>
          <w:sz w:val="18"/>
          <w:szCs w:val="18"/>
        </w:rPr>
        <w:t>actor is 1 (no adjustment).</w:t>
      </w:r>
    </w:p>
    <w:p w14:paraId="44D69807" w14:textId="77777777" w:rsidR="00F10490" w:rsidRPr="00782762" w:rsidRDefault="00F10490" w:rsidP="00F10490">
      <w:pPr>
        <w:pStyle w:val="ListParagraph"/>
        <w:numPr>
          <w:ilvl w:val="1"/>
          <w:numId w:val="25"/>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3C405A">
        <w:rPr>
          <w:rFonts w:ascii="Calibri" w:hAnsi="Calibri"/>
          <w:sz w:val="18"/>
          <w:szCs w:val="18"/>
        </w:rPr>
        <w:t>A</w:t>
      </w:r>
      <w:r w:rsidRPr="00782762">
        <w:rPr>
          <w:rFonts w:ascii="Calibri" w:hAnsi="Calibri"/>
          <w:sz w:val="18"/>
          <w:szCs w:val="18"/>
        </w:rPr>
        <w:t xml:space="preserve">ltitude </w:t>
      </w:r>
      <w:r w:rsidR="003C405A">
        <w:rPr>
          <w:rFonts w:ascii="Calibri" w:hAnsi="Calibri"/>
          <w:sz w:val="18"/>
          <w:szCs w:val="18"/>
        </w:rPr>
        <w:t>C</w:t>
      </w:r>
      <w:r w:rsidRPr="00782762">
        <w:rPr>
          <w:rFonts w:ascii="Calibri" w:hAnsi="Calibri"/>
          <w:sz w:val="18"/>
          <w:szCs w:val="18"/>
        </w:rPr>
        <w:t xml:space="preserve">orrection </w:t>
      </w:r>
      <w:r w:rsidR="003C405A">
        <w:rPr>
          <w:rFonts w:ascii="Calibri" w:hAnsi="Calibri"/>
          <w:sz w:val="18"/>
          <w:szCs w:val="18"/>
        </w:rPr>
        <w:t>E</w:t>
      </w:r>
      <w:r w:rsidRPr="00782762">
        <w:rPr>
          <w:rFonts w:ascii="Calibri" w:hAnsi="Calibri"/>
          <w:sz w:val="18"/>
          <w:szCs w:val="18"/>
        </w:rPr>
        <w:t>quation equals 1 + (0.000006 * elevation in feet)</w:t>
      </w:r>
      <w:r w:rsidR="00B6047F">
        <w:rPr>
          <w:rFonts w:ascii="Calibri" w:hAnsi="Calibri"/>
          <w:sz w:val="18"/>
          <w:szCs w:val="18"/>
        </w:rPr>
        <w:t>.</w:t>
      </w:r>
      <w:r w:rsidRPr="00782762">
        <w:rPr>
          <w:rFonts w:ascii="Calibri" w:hAnsi="Calibri"/>
          <w:sz w:val="18"/>
          <w:szCs w:val="18"/>
        </w:rPr>
        <w:t xml:space="preserve"> </w:t>
      </w:r>
    </w:p>
    <w:p w14:paraId="44D69808" w14:textId="77777777" w:rsidR="00F10490" w:rsidRPr="00782762" w:rsidRDefault="00F10490" w:rsidP="00F10490">
      <w:pPr>
        <w:pStyle w:val="ListParagraph"/>
        <w:numPr>
          <w:ilvl w:val="0"/>
          <w:numId w:val="28"/>
        </w:numPr>
        <w:rPr>
          <w:rFonts w:ascii="Calibri" w:hAnsi="Calibri"/>
          <w:sz w:val="18"/>
          <w:szCs w:val="18"/>
        </w:rPr>
      </w:pPr>
      <w:r w:rsidRPr="00782762">
        <w:rPr>
          <w:rFonts w:ascii="Calibri" w:hAnsi="Calibri"/>
          <w:sz w:val="18"/>
          <w:szCs w:val="18"/>
        </w:rPr>
        <w:t xml:space="preserve">Enter the </w:t>
      </w:r>
      <w:r w:rsidR="003C405A">
        <w:rPr>
          <w:rFonts w:ascii="Calibri" w:hAnsi="Calibri"/>
          <w:sz w:val="18"/>
          <w:szCs w:val="18"/>
        </w:rPr>
        <w:t>T</w:t>
      </w:r>
      <w:r w:rsidRPr="00782762">
        <w:rPr>
          <w:rFonts w:ascii="Calibri" w:hAnsi="Calibri"/>
          <w:sz w:val="18"/>
          <w:szCs w:val="18"/>
        </w:rPr>
        <w:t xml:space="preserve">emperature </w:t>
      </w:r>
      <w:r w:rsidR="003C405A">
        <w:rPr>
          <w:rFonts w:ascii="Calibri" w:hAnsi="Calibri"/>
          <w:sz w:val="18"/>
          <w:szCs w:val="18"/>
        </w:rPr>
        <w:t>C</w:t>
      </w:r>
      <w:r w:rsidRPr="00782762">
        <w:rPr>
          <w:rFonts w:ascii="Calibri" w:hAnsi="Calibri"/>
          <w:sz w:val="18"/>
          <w:szCs w:val="18"/>
        </w:rPr>
        <w:t xml:space="preserve">orrection </w:t>
      </w:r>
      <w:r w:rsidR="003C405A">
        <w:rPr>
          <w:rFonts w:ascii="Calibri" w:hAnsi="Calibri"/>
          <w:sz w:val="18"/>
          <w:szCs w:val="18"/>
        </w:rPr>
        <w:t>F</w:t>
      </w:r>
      <w:r w:rsidRPr="00782762">
        <w:rPr>
          <w:rFonts w:ascii="Calibri" w:hAnsi="Calibri"/>
          <w:sz w:val="18"/>
          <w:szCs w:val="18"/>
        </w:rPr>
        <w:t>actor from Table RA3.8-2 using the indoor and outdoor temperatures entered in Section A.</w:t>
      </w:r>
    </w:p>
    <w:p w14:paraId="44D69809" w14:textId="77777777" w:rsidR="00F10490" w:rsidRPr="00782762" w:rsidRDefault="00F10490" w:rsidP="00F10490">
      <w:pPr>
        <w:pStyle w:val="ListParagraph"/>
        <w:rPr>
          <w:rFonts w:ascii="Calibri" w:hAnsi="Calibri"/>
          <w:sz w:val="18"/>
          <w:szCs w:val="18"/>
        </w:rPr>
      </w:pPr>
    </w:p>
    <w:p w14:paraId="2AE5E553" w14:textId="77777777" w:rsidR="0054477F" w:rsidRDefault="0054477F" w:rsidP="003C405A">
      <w:pPr>
        <w:keepNext/>
        <w:autoSpaceDE w:val="0"/>
        <w:autoSpaceDN w:val="0"/>
        <w:adjustRightInd w:val="0"/>
        <w:ind w:left="720" w:hanging="720"/>
        <w:jc w:val="center"/>
        <w:rPr>
          <w:rFonts w:ascii="Calibri" w:hAnsi="Calibri"/>
          <w:b/>
          <w:sz w:val="18"/>
          <w:szCs w:val="18"/>
        </w:rPr>
      </w:pPr>
    </w:p>
    <w:p w14:paraId="44D6980A" w14:textId="77777777" w:rsidR="003C405A" w:rsidRDefault="00F10490" w:rsidP="003C405A">
      <w:pPr>
        <w:keepNext/>
        <w:autoSpaceDE w:val="0"/>
        <w:autoSpaceDN w:val="0"/>
        <w:adjustRightInd w:val="0"/>
        <w:ind w:left="720" w:hanging="720"/>
        <w:jc w:val="center"/>
        <w:rPr>
          <w:rFonts w:ascii="Calibri" w:hAnsi="Calibri" w:cs="Arial"/>
          <w:i/>
          <w:iCs/>
          <w:sz w:val="18"/>
          <w:szCs w:val="18"/>
        </w:rPr>
      </w:pPr>
      <w:r w:rsidRPr="00782762">
        <w:rPr>
          <w:rFonts w:ascii="Calibri" w:hAnsi="Calibri"/>
          <w:b/>
          <w:sz w:val="18"/>
          <w:szCs w:val="18"/>
        </w:rPr>
        <w:t xml:space="preserve">Table RA3.8-2 </w:t>
      </w:r>
      <w:r w:rsidRPr="00782762">
        <w:rPr>
          <w:rFonts w:ascii="Calibri" w:hAnsi="Calibri" w:cs="Arial"/>
          <w:b/>
          <w:i/>
          <w:iCs/>
          <w:sz w:val="18"/>
          <w:szCs w:val="18"/>
        </w:rPr>
        <w:t>Temperature Correction Factors for Depressurization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F10490" w:rsidRPr="00782762" w14:paraId="44D6980E" w14:textId="77777777" w:rsidTr="003C405A">
        <w:trPr>
          <w:cantSplit/>
          <w:trHeight w:hRule="exact" w:val="187"/>
          <w:jc w:val="center"/>
        </w:trPr>
        <w:tc>
          <w:tcPr>
            <w:tcW w:w="0" w:type="auto"/>
            <w:vAlign w:val="center"/>
          </w:tcPr>
          <w:p w14:paraId="44D6980B" w14:textId="77777777" w:rsidR="003C405A" w:rsidRDefault="003C405A">
            <w:pPr>
              <w:keepNext/>
              <w:jc w:val="center"/>
              <w:rPr>
                <w:rFonts w:ascii="Calibri" w:hAnsi="Calibri"/>
                <w:sz w:val="18"/>
                <w:szCs w:val="18"/>
              </w:rPr>
            </w:pPr>
          </w:p>
        </w:tc>
        <w:tc>
          <w:tcPr>
            <w:tcW w:w="0" w:type="auto"/>
            <w:vAlign w:val="center"/>
          </w:tcPr>
          <w:p w14:paraId="44D6980C" w14:textId="77777777" w:rsidR="003C405A" w:rsidRDefault="003C405A">
            <w:pPr>
              <w:keepNext/>
              <w:jc w:val="center"/>
              <w:rPr>
                <w:rFonts w:ascii="Calibri" w:hAnsi="Calibri"/>
                <w:sz w:val="18"/>
                <w:szCs w:val="18"/>
              </w:rPr>
            </w:pPr>
          </w:p>
        </w:tc>
        <w:tc>
          <w:tcPr>
            <w:tcW w:w="0" w:type="auto"/>
            <w:gridSpan w:val="9"/>
            <w:vAlign w:val="center"/>
          </w:tcPr>
          <w:p w14:paraId="44D6980D" w14:textId="77777777" w:rsidR="00CB311A" w:rsidRDefault="00F10490">
            <w:pPr>
              <w:keepNext/>
              <w:keepLines/>
              <w:jc w:val="center"/>
              <w:rPr>
                <w:rFonts w:ascii="Calibri" w:hAnsi="Calibri"/>
                <w:b/>
                <w:sz w:val="18"/>
                <w:szCs w:val="18"/>
              </w:rPr>
            </w:pPr>
            <w:r w:rsidRPr="00782762">
              <w:rPr>
                <w:rFonts w:ascii="Calibri" w:hAnsi="Calibri"/>
                <w:b/>
                <w:sz w:val="18"/>
                <w:szCs w:val="18"/>
              </w:rPr>
              <w:t>Inside Temperature (F)</w:t>
            </w:r>
          </w:p>
        </w:tc>
      </w:tr>
      <w:tr w:rsidR="00F10490" w:rsidRPr="00782762" w14:paraId="44D6981A" w14:textId="77777777" w:rsidTr="003C405A">
        <w:trPr>
          <w:cantSplit/>
          <w:trHeight w:hRule="exact" w:val="187"/>
          <w:jc w:val="center"/>
        </w:trPr>
        <w:tc>
          <w:tcPr>
            <w:tcW w:w="0" w:type="auto"/>
            <w:vAlign w:val="center"/>
          </w:tcPr>
          <w:p w14:paraId="44D6980F" w14:textId="77777777" w:rsidR="003C405A" w:rsidRDefault="003C405A">
            <w:pPr>
              <w:keepNext/>
              <w:jc w:val="center"/>
              <w:rPr>
                <w:rFonts w:ascii="Calibri" w:hAnsi="Calibri"/>
                <w:sz w:val="18"/>
                <w:szCs w:val="18"/>
              </w:rPr>
            </w:pPr>
          </w:p>
        </w:tc>
        <w:tc>
          <w:tcPr>
            <w:tcW w:w="0" w:type="auto"/>
            <w:vAlign w:val="center"/>
          </w:tcPr>
          <w:p w14:paraId="44D69810" w14:textId="77777777" w:rsidR="003C405A" w:rsidRDefault="003C405A">
            <w:pPr>
              <w:keepNext/>
              <w:jc w:val="center"/>
              <w:rPr>
                <w:rFonts w:ascii="Calibri" w:hAnsi="Calibri"/>
                <w:sz w:val="18"/>
                <w:szCs w:val="18"/>
              </w:rPr>
            </w:pPr>
          </w:p>
        </w:tc>
        <w:tc>
          <w:tcPr>
            <w:tcW w:w="0" w:type="auto"/>
            <w:vAlign w:val="center"/>
          </w:tcPr>
          <w:p w14:paraId="44D69811" w14:textId="77777777" w:rsidR="003C405A" w:rsidRDefault="00F10490">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44D69812" w14:textId="77777777" w:rsidR="003C405A" w:rsidRDefault="00F10490">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44D69813" w14:textId="77777777" w:rsidR="003C405A" w:rsidRDefault="00F10490">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44D69814" w14:textId="77777777" w:rsidR="003C405A" w:rsidRDefault="00F10490">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44D69815" w14:textId="77777777" w:rsidR="003C405A" w:rsidRDefault="00F10490">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44D69816" w14:textId="77777777" w:rsidR="003C405A" w:rsidRDefault="00F10490">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44D69817" w14:textId="77777777" w:rsidR="003C405A" w:rsidRDefault="00F10490">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44D69818" w14:textId="77777777" w:rsidR="003C405A" w:rsidRDefault="00F10490">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44D69819" w14:textId="77777777" w:rsidR="003C405A" w:rsidRDefault="00F10490">
            <w:pPr>
              <w:keepNext/>
              <w:jc w:val="center"/>
              <w:rPr>
                <w:rFonts w:ascii="Calibri" w:hAnsi="Calibri"/>
                <w:b/>
                <w:sz w:val="18"/>
                <w:szCs w:val="18"/>
              </w:rPr>
            </w:pPr>
            <w:r w:rsidRPr="00782762">
              <w:rPr>
                <w:rFonts w:ascii="Calibri" w:hAnsi="Calibri"/>
                <w:b/>
                <w:sz w:val="18"/>
                <w:szCs w:val="18"/>
              </w:rPr>
              <w:t>90</w:t>
            </w:r>
          </w:p>
        </w:tc>
      </w:tr>
      <w:tr w:rsidR="00F10490" w:rsidRPr="00782762" w14:paraId="44D69826" w14:textId="77777777" w:rsidTr="003C405A">
        <w:trPr>
          <w:cantSplit/>
          <w:trHeight w:hRule="exact" w:val="187"/>
          <w:jc w:val="center"/>
        </w:trPr>
        <w:tc>
          <w:tcPr>
            <w:tcW w:w="0" w:type="auto"/>
            <w:vMerge w:val="restart"/>
          </w:tcPr>
          <w:p w14:paraId="44D6981B" w14:textId="77777777" w:rsidR="00CB311A" w:rsidRDefault="00F10490">
            <w:pPr>
              <w:keepNext/>
              <w:keepLines/>
              <w:rPr>
                <w:rFonts w:ascii="Calibri" w:hAnsi="Calibri"/>
                <w:b/>
                <w:sz w:val="18"/>
                <w:szCs w:val="18"/>
              </w:rPr>
            </w:pPr>
            <w:r w:rsidRPr="00782762">
              <w:rPr>
                <w:rFonts w:ascii="Calibri" w:hAnsi="Calibri"/>
                <w:b/>
                <w:sz w:val="18"/>
                <w:szCs w:val="18"/>
              </w:rPr>
              <w:t>Outside Temp (F)</w:t>
            </w:r>
          </w:p>
        </w:tc>
        <w:tc>
          <w:tcPr>
            <w:tcW w:w="0" w:type="auto"/>
            <w:vAlign w:val="center"/>
          </w:tcPr>
          <w:p w14:paraId="44D6981C" w14:textId="77777777" w:rsidR="003C405A" w:rsidRDefault="00F10490">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44D6981D" w14:textId="77777777" w:rsidR="003C405A" w:rsidRDefault="00F10490">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44D6981E" w14:textId="77777777" w:rsidR="003C405A" w:rsidRDefault="00F10490">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44D6981F" w14:textId="77777777" w:rsidR="003C405A" w:rsidRDefault="00F10490">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44D69820" w14:textId="77777777" w:rsidR="003C405A" w:rsidRDefault="00F10490">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44D69821" w14:textId="77777777" w:rsidR="003C405A" w:rsidRDefault="00F10490">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44D69822" w14:textId="77777777" w:rsidR="003C405A" w:rsidRDefault="00F10490">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44D69823" w14:textId="77777777" w:rsidR="003C405A" w:rsidRDefault="00F10490">
            <w:pPr>
              <w:keepNext/>
              <w:jc w:val="center"/>
              <w:rPr>
                <w:rFonts w:ascii="Calibri" w:hAnsi="Calibri"/>
                <w:sz w:val="18"/>
                <w:szCs w:val="18"/>
              </w:rPr>
            </w:pPr>
            <w:r w:rsidRPr="00782762">
              <w:rPr>
                <w:rFonts w:ascii="Calibri" w:hAnsi="Calibri"/>
                <w:sz w:val="18"/>
                <w:szCs w:val="18"/>
              </w:rPr>
              <w:t>1.117</w:t>
            </w:r>
          </w:p>
        </w:tc>
        <w:tc>
          <w:tcPr>
            <w:tcW w:w="0" w:type="auto"/>
            <w:vAlign w:val="center"/>
          </w:tcPr>
          <w:p w14:paraId="44D69824" w14:textId="77777777" w:rsidR="003C405A" w:rsidRDefault="00F10490">
            <w:pPr>
              <w:keepNext/>
              <w:jc w:val="center"/>
              <w:rPr>
                <w:rFonts w:ascii="Calibri" w:hAnsi="Calibri"/>
                <w:sz w:val="18"/>
                <w:szCs w:val="18"/>
              </w:rPr>
            </w:pPr>
            <w:r w:rsidRPr="00782762">
              <w:rPr>
                <w:rFonts w:ascii="Calibri" w:hAnsi="Calibri"/>
                <w:sz w:val="18"/>
                <w:szCs w:val="18"/>
              </w:rPr>
              <w:t>1.127</w:t>
            </w:r>
          </w:p>
        </w:tc>
        <w:tc>
          <w:tcPr>
            <w:tcW w:w="0" w:type="auto"/>
            <w:vAlign w:val="center"/>
          </w:tcPr>
          <w:p w14:paraId="44D69825" w14:textId="77777777" w:rsidR="003C405A" w:rsidRDefault="00F10490">
            <w:pPr>
              <w:keepNext/>
              <w:jc w:val="center"/>
              <w:rPr>
                <w:rFonts w:ascii="Calibri" w:hAnsi="Calibri"/>
                <w:sz w:val="18"/>
                <w:szCs w:val="18"/>
              </w:rPr>
            </w:pPr>
            <w:r w:rsidRPr="00782762">
              <w:rPr>
                <w:rFonts w:ascii="Calibri" w:hAnsi="Calibri"/>
                <w:sz w:val="18"/>
                <w:szCs w:val="18"/>
              </w:rPr>
              <w:t>1.136</w:t>
            </w:r>
          </w:p>
        </w:tc>
      </w:tr>
      <w:tr w:rsidR="00F10490" w:rsidRPr="00782762" w14:paraId="44D69832" w14:textId="77777777" w:rsidTr="003C405A">
        <w:trPr>
          <w:cantSplit/>
          <w:trHeight w:hRule="exact" w:val="187"/>
          <w:jc w:val="center"/>
        </w:trPr>
        <w:tc>
          <w:tcPr>
            <w:tcW w:w="0" w:type="auto"/>
            <w:vMerge/>
            <w:vAlign w:val="center"/>
          </w:tcPr>
          <w:p w14:paraId="44D69827" w14:textId="77777777" w:rsidR="003C405A" w:rsidRDefault="003C405A">
            <w:pPr>
              <w:keepNext/>
              <w:jc w:val="center"/>
              <w:rPr>
                <w:rFonts w:ascii="Calibri" w:hAnsi="Calibri"/>
                <w:sz w:val="18"/>
                <w:szCs w:val="18"/>
              </w:rPr>
            </w:pPr>
          </w:p>
        </w:tc>
        <w:tc>
          <w:tcPr>
            <w:tcW w:w="0" w:type="auto"/>
            <w:vAlign w:val="center"/>
          </w:tcPr>
          <w:p w14:paraId="44D69828" w14:textId="77777777" w:rsidR="003C405A" w:rsidRDefault="00F10490">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44D69829" w14:textId="77777777" w:rsidR="003C405A" w:rsidRDefault="00F10490">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44D6982A" w14:textId="77777777" w:rsidR="003C405A" w:rsidRDefault="00F10490">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44D6982B" w14:textId="77777777" w:rsidR="003C405A" w:rsidRDefault="00F10490">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44D6982C" w14:textId="77777777" w:rsidR="003C405A" w:rsidRDefault="00F10490">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44D6982D" w14:textId="77777777" w:rsidR="003C405A" w:rsidRDefault="00F10490">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44D6982E" w14:textId="77777777" w:rsidR="003C405A" w:rsidRDefault="00F10490">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44D6982F" w14:textId="77777777" w:rsidR="003C405A" w:rsidRDefault="00F10490">
            <w:pPr>
              <w:keepNext/>
              <w:jc w:val="center"/>
              <w:rPr>
                <w:rFonts w:ascii="Calibri" w:hAnsi="Calibri"/>
                <w:sz w:val="18"/>
                <w:szCs w:val="18"/>
              </w:rPr>
            </w:pPr>
            <w:r w:rsidRPr="00782762">
              <w:rPr>
                <w:rFonts w:ascii="Calibri" w:hAnsi="Calibri"/>
                <w:sz w:val="18"/>
                <w:szCs w:val="18"/>
              </w:rPr>
              <w:t>1.111</w:t>
            </w:r>
          </w:p>
        </w:tc>
        <w:tc>
          <w:tcPr>
            <w:tcW w:w="0" w:type="auto"/>
            <w:vAlign w:val="center"/>
          </w:tcPr>
          <w:p w14:paraId="44D69830" w14:textId="77777777" w:rsidR="003C405A" w:rsidRDefault="00F10490">
            <w:pPr>
              <w:keepNext/>
              <w:jc w:val="center"/>
              <w:rPr>
                <w:rFonts w:ascii="Calibri" w:hAnsi="Calibri"/>
                <w:sz w:val="18"/>
                <w:szCs w:val="18"/>
              </w:rPr>
            </w:pPr>
            <w:r w:rsidRPr="00782762">
              <w:rPr>
                <w:rFonts w:ascii="Calibri" w:hAnsi="Calibri"/>
                <w:sz w:val="18"/>
                <w:szCs w:val="18"/>
              </w:rPr>
              <w:t>1.120</w:t>
            </w:r>
          </w:p>
        </w:tc>
        <w:tc>
          <w:tcPr>
            <w:tcW w:w="0" w:type="auto"/>
            <w:vAlign w:val="center"/>
          </w:tcPr>
          <w:p w14:paraId="44D69831" w14:textId="77777777" w:rsidR="003C405A" w:rsidRDefault="00F10490">
            <w:pPr>
              <w:keepNext/>
              <w:jc w:val="center"/>
              <w:rPr>
                <w:rFonts w:ascii="Calibri" w:hAnsi="Calibri"/>
                <w:sz w:val="18"/>
                <w:szCs w:val="18"/>
              </w:rPr>
            </w:pPr>
            <w:r w:rsidRPr="00782762">
              <w:rPr>
                <w:rFonts w:ascii="Calibri" w:hAnsi="Calibri"/>
                <w:sz w:val="18"/>
                <w:szCs w:val="18"/>
              </w:rPr>
              <w:t>1.129</w:t>
            </w:r>
          </w:p>
        </w:tc>
      </w:tr>
      <w:tr w:rsidR="00F10490" w:rsidRPr="00782762" w14:paraId="44D6983E" w14:textId="77777777" w:rsidTr="003C405A">
        <w:trPr>
          <w:cantSplit/>
          <w:trHeight w:hRule="exact" w:val="187"/>
          <w:jc w:val="center"/>
        </w:trPr>
        <w:tc>
          <w:tcPr>
            <w:tcW w:w="0" w:type="auto"/>
            <w:vMerge/>
            <w:vAlign w:val="center"/>
          </w:tcPr>
          <w:p w14:paraId="44D69833" w14:textId="77777777" w:rsidR="003C405A" w:rsidRDefault="003C405A">
            <w:pPr>
              <w:keepNext/>
              <w:jc w:val="center"/>
              <w:rPr>
                <w:rFonts w:ascii="Calibri" w:hAnsi="Calibri"/>
                <w:sz w:val="18"/>
                <w:szCs w:val="18"/>
              </w:rPr>
            </w:pPr>
          </w:p>
        </w:tc>
        <w:tc>
          <w:tcPr>
            <w:tcW w:w="0" w:type="auto"/>
            <w:vAlign w:val="center"/>
          </w:tcPr>
          <w:p w14:paraId="44D69834" w14:textId="77777777" w:rsidR="003C405A" w:rsidRDefault="00F10490">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44D69835" w14:textId="77777777" w:rsidR="003C405A" w:rsidRDefault="00F10490">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44D69836" w14:textId="77777777" w:rsidR="003C405A" w:rsidRDefault="00F10490">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44D69837" w14:textId="77777777" w:rsidR="003C405A" w:rsidRDefault="00F10490">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44D69838" w14:textId="77777777" w:rsidR="003C405A" w:rsidRDefault="00F10490">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44D69839" w14:textId="77777777" w:rsidR="003C405A" w:rsidRDefault="00F10490">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44D6983A" w14:textId="77777777" w:rsidR="003C405A" w:rsidRDefault="00F10490">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44D6983B" w14:textId="77777777" w:rsidR="003C405A" w:rsidRDefault="00F10490">
            <w:pPr>
              <w:keepNext/>
              <w:jc w:val="center"/>
              <w:rPr>
                <w:rFonts w:ascii="Calibri" w:hAnsi="Calibri"/>
                <w:sz w:val="18"/>
                <w:szCs w:val="18"/>
              </w:rPr>
            </w:pPr>
            <w:r w:rsidRPr="00782762">
              <w:rPr>
                <w:rFonts w:ascii="Calibri" w:hAnsi="Calibri"/>
                <w:sz w:val="18"/>
                <w:szCs w:val="18"/>
              </w:rPr>
              <w:t>1.105</w:t>
            </w:r>
          </w:p>
        </w:tc>
        <w:tc>
          <w:tcPr>
            <w:tcW w:w="0" w:type="auto"/>
            <w:vAlign w:val="center"/>
          </w:tcPr>
          <w:p w14:paraId="44D6983C" w14:textId="77777777" w:rsidR="003C405A" w:rsidRDefault="00F10490">
            <w:pPr>
              <w:keepNext/>
              <w:jc w:val="center"/>
              <w:rPr>
                <w:rFonts w:ascii="Calibri" w:hAnsi="Calibri"/>
                <w:sz w:val="18"/>
                <w:szCs w:val="18"/>
              </w:rPr>
            </w:pPr>
            <w:r w:rsidRPr="00782762">
              <w:rPr>
                <w:rFonts w:ascii="Calibri" w:hAnsi="Calibri"/>
                <w:sz w:val="18"/>
                <w:szCs w:val="18"/>
              </w:rPr>
              <w:t>1.114</w:t>
            </w:r>
          </w:p>
        </w:tc>
        <w:tc>
          <w:tcPr>
            <w:tcW w:w="0" w:type="auto"/>
            <w:vAlign w:val="center"/>
          </w:tcPr>
          <w:p w14:paraId="44D6983D" w14:textId="77777777" w:rsidR="003C405A" w:rsidRDefault="00F10490">
            <w:pPr>
              <w:keepNext/>
              <w:jc w:val="center"/>
              <w:rPr>
                <w:rFonts w:ascii="Calibri" w:hAnsi="Calibri"/>
                <w:sz w:val="18"/>
                <w:szCs w:val="18"/>
              </w:rPr>
            </w:pPr>
            <w:r w:rsidRPr="00782762">
              <w:rPr>
                <w:rFonts w:ascii="Calibri" w:hAnsi="Calibri"/>
                <w:sz w:val="18"/>
                <w:szCs w:val="18"/>
              </w:rPr>
              <w:t>1.123</w:t>
            </w:r>
          </w:p>
        </w:tc>
      </w:tr>
      <w:tr w:rsidR="00F10490" w:rsidRPr="00782762" w14:paraId="44D6984A" w14:textId="77777777" w:rsidTr="003C405A">
        <w:trPr>
          <w:cantSplit/>
          <w:trHeight w:hRule="exact" w:val="187"/>
          <w:jc w:val="center"/>
        </w:trPr>
        <w:tc>
          <w:tcPr>
            <w:tcW w:w="0" w:type="auto"/>
            <w:vMerge/>
            <w:vAlign w:val="center"/>
          </w:tcPr>
          <w:p w14:paraId="44D6983F" w14:textId="77777777" w:rsidR="003C405A" w:rsidRDefault="003C405A">
            <w:pPr>
              <w:keepNext/>
              <w:jc w:val="center"/>
              <w:rPr>
                <w:rFonts w:ascii="Calibri" w:hAnsi="Calibri"/>
                <w:sz w:val="18"/>
                <w:szCs w:val="18"/>
              </w:rPr>
            </w:pPr>
          </w:p>
        </w:tc>
        <w:tc>
          <w:tcPr>
            <w:tcW w:w="0" w:type="auto"/>
            <w:vAlign w:val="center"/>
          </w:tcPr>
          <w:p w14:paraId="44D69840" w14:textId="77777777" w:rsidR="003C405A" w:rsidRDefault="00F10490">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44D69841" w14:textId="77777777" w:rsidR="003C405A" w:rsidRDefault="00F10490">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44D69842" w14:textId="77777777" w:rsidR="003C405A" w:rsidRDefault="00F10490">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44D69843" w14:textId="77777777" w:rsidR="003C405A" w:rsidRDefault="00F10490">
            <w:pPr>
              <w:keepNext/>
              <w:jc w:val="center"/>
              <w:rPr>
                <w:rFonts w:ascii="Calibri" w:hAnsi="Calibri"/>
                <w:sz w:val="18"/>
                <w:szCs w:val="18"/>
              </w:rPr>
            </w:pPr>
            <w:r w:rsidRPr="00782762">
              <w:rPr>
                <w:rFonts w:ascii="Calibri" w:hAnsi="Calibri"/>
                <w:sz w:val="18"/>
                <w:szCs w:val="18"/>
              </w:rPr>
              <w:t>1.063</w:t>
            </w:r>
          </w:p>
        </w:tc>
        <w:tc>
          <w:tcPr>
            <w:tcW w:w="0" w:type="auto"/>
            <w:vAlign w:val="center"/>
          </w:tcPr>
          <w:p w14:paraId="44D69844" w14:textId="77777777" w:rsidR="003C405A" w:rsidRDefault="00F10490">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44D69845" w14:textId="77777777" w:rsidR="003C405A" w:rsidRDefault="00F10490">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44D69846" w14:textId="77777777" w:rsidR="003C405A" w:rsidRDefault="00F10490">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44D69847" w14:textId="77777777" w:rsidR="003C405A" w:rsidRDefault="00F10490">
            <w:pPr>
              <w:keepNext/>
              <w:jc w:val="center"/>
              <w:rPr>
                <w:rFonts w:ascii="Calibri" w:hAnsi="Calibri"/>
                <w:sz w:val="18"/>
                <w:szCs w:val="18"/>
              </w:rPr>
            </w:pPr>
            <w:r w:rsidRPr="00782762">
              <w:rPr>
                <w:rFonts w:ascii="Calibri" w:hAnsi="Calibri"/>
                <w:sz w:val="18"/>
                <w:szCs w:val="18"/>
              </w:rPr>
              <w:t>1.099</w:t>
            </w:r>
          </w:p>
        </w:tc>
        <w:tc>
          <w:tcPr>
            <w:tcW w:w="0" w:type="auto"/>
            <w:vAlign w:val="center"/>
          </w:tcPr>
          <w:p w14:paraId="44D69848" w14:textId="77777777" w:rsidR="003C405A" w:rsidRDefault="00F10490">
            <w:pPr>
              <w:keepNext/>
              <w:jc w:val="center"/>
              <w:rPr>
                <w:rFonts w:ascii="Calibri" w:hAnsi="Calibri"/>
                <w:sz w:val="18"/>
                <w:szCs w:val="18"/>
              </w:rPr>
            </w:pPr>
            <w:r w:rsidRPr="00782762">
              <w:rPr>
                <w:rFonts w:ascii="Calibri" w:hAnsi="Calibri"/>
                <w:sz w:val="18"/>
                <w:szCs w:val="18"/>
              </w:rPr>
              <w:t>1.108</w:t>
            </w:r>
          </w:p>
        </w:tc>
        <w:tc>
          <w:tcPr>
            <w:tcW w:w="0" w:type="auto"/>
            <w:vAlign w:val="center"/>
          </w:tcPr>
          <w:p w14:paraId="44D69849" w14:textId="77777777" w:rsidR="003C405A" w:rsidRDefault="00F10490">
            <w:pPr>
              <w:keepNext/>
              <w:jc w:val="center"/>
              <w:rPr>
                <w:rFonts w:ascii="Calibri" w:hAnsi="Calibri"/>
                <w:sz w:val="18"/>
                <w:szCs w:val="18"/>
              </w:rPr>
            </w:pPr>
            <w:r w:rsidRPr="00782762">
              <w:rPr>
                <w:rFonts w:ascii="Calibri" w:hAnsi="Calibri"/>
                <w:sz w:val="18"/>
                <w:szCs w:val="18"/>
              </w:rPr>
              <w:t>1.117</w:t>
            </w:r>
          </w:p>
        </w:tc>
      </w:tr>
      <w:tr w:rsidR="00F10490" w:rsidRPr="00782762" w14:paraId="44D69856" w14:textId="77777777" w:rsidTr="003C405A">
        <w:trPr>
          <w:cantSplit/>
          <w:trHeight w:hRule="exact" w:val="187"/>
          <w:jc w:val="center"/>
        </w:trPr>
        <w:tc>
          <w:tcPr>
            <w:tcW w:w="0" w:type="auto"/>
            <w:vMerge/>
            <w:vAlign w:val="center"/>
          </w:tcPr>
          <w:p w14:paraId="44D6984B" w14:textId="77777777" w:rsidR="003C405A" w:rsidRDefault="003C405A">
            <w:pPr>
              <w:keepNext/>
              <w:jc w:val="center"/>
              <w:rPr>
                <w:rFonts w:ascii="Calibri" w:hAnsi="Calibri"/>
                <w:sz w:val="18"/>
                <w:szCs w:val="18"/>
              </w:rPr>
            </w:pPr>
          </w:p>
        </w:tc>
        <w:tc>
          <w:tcPr>
            <w:tcW w:w="0" w:type="auto"/>
            <w:vAlign w:val="center"/>
          </w:tcPr>
          <w:p w14:paraId="44D6984C" w14:textId="77777777" w:rsidR="003C405A" w:rsidRDefault="00F10490">
            <w:pPr>
              <w:keepNext/>
              <w:jc w:val="center"/>
              <w:rPr>
                <w:rFonts w:ascii="Calibri" w:hAnsi="Calibri"/>
                <w:b/>
                <w:sz w:val="18"/>
                <w:szCs w:val="18"/>
              </w:rPr>
            </w:pPr>
            <w:r w:rsidRPr="00782762">
              <w:rPr>
                <w:rFonts w:ascii="Calibri" w:hAnsi="Calibri"/>
                <w:b/>
                <w:sz w:val="18"/>
                <w:szCs w:val="18"/>
              </w:rPr>
              <w:t>0</w:t>
            </w:r>
          </w:p>
        </w:tc>
        <w:tc>
          <w:tcPr>
            <w:tcW w:w="0" w:type="auto"/>
            <w:vAlign w:val="center"/>
          </w:tcPr>
          <w:p w14:paraId="44D6984D" w14:textId="77777777" w:rsidR="003C405A" w:rsidRDefault="00F10490">
            <w:pPr>
              <w:keepNext/>
              <w:jc w:val="center"/>
              <w:rPr>
                <w:rFonts w:ascii="Calibri" w:hAnsi="Calibri"/>
                <w:sz w:val="18"/>
                <w:szCs w:val="18"/>
              </w:rPr>
            </w:pPr>
            <w:r w:rsidRPr="00782762">
              <w:rPr>
                <w:rFonts w:ascii="Calibri" w:hAnsi="Calibri"/>
                <w:sz w:val="18"/>
                <w:szCs w:val="18"/>
              </w:rPr>
              <w:t>1.039</w:t>
            </w:r>
          </w:p>
        </w:tc>
        <w:tc>
          <w:tcPr>
            <w:tcW w:w="0" w:type="auto"/>
            <w:vAlign w:val="center"/>
          </w:tcPr>
          <w:p w14:paraId="44D6984E" w14:textId="77777777" w:rsidR="003C405A" w:rsidRDefault="00F10490">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44D6984F" w14:textId="77777777" w:rsidR="003C405A" w:rsidRDefault="00F10490">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44D69850" w14:textId="77777777" w:rsidR="003C405A" w:rsidRDefault="00F10490">
            <w:pPr>
              <w:keepNext/>
              <w:jc w:val="center"/>
              <w:rPr>
                <w:rFonts w:ascii="Calibri" w:hAnsi="Calibri"/>
                <w:sz w:val="18"/>
                <w:szCs w:val="18"/>
              </w:rPr>
            </w:pPr>
            <w:r w:rsidRPr="00782762">
              <w:rPr>
                <w:rFonts w:ascii="Calibri" w:hAnsi="Calibri"/>
                <w:sz w:val="18"/>
                <w:szCs w:val="18"/>
              </w:rPr>
              <w:t>1.066</w:t>
            </w:r>
          </w:p>
        </w:tc>
        <w:tc>
          <w:tcPr>
            <w:tcW w:w="0" w:type="auto"/>
            <w:vAlign w:val="center"/>
          </w:tcPr>
          <w:p w14:paraId="44D69851" w14:textId="77777777" w:rsidR="003C405A" w:rsidRDefault="00F10490">
            <w:pPr>
              <w:keepNext/>
              <w:jc w:val="center"/>
              <w:rPr>
                <w:rFonts w:ascii="Calibri" w:hAnsi="Calibri"/>
                <w:sz w:val="18"/>
                <w:szCs w:val="18"/>
              </w:rPr>
            </w:pPr>
            <w:r w:rsidRPr="00782762">
              <w:rPr>
                <w:rFonts w:ascii="Calibri" w:hAnsi="Calibri"/>
                <w:sz w:val="18"/>
                <w:szCs w:val="18"/>
              </w:rPr>
              <w:t>1.075</w:t>
            </w:r>
          </w:p>
        </w:tc>
        <w:tc>
          <w:tcPr>
            <w:tcW w:w="0" w:type="auto"/>
            <w:vAlign w:val="center"/>
          </w:tcPr>
          <w:p w14:paraId="44D69852" w14:textId="77777777" w:rsidR="003C405A" w:rsidRDefault="00F10490">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44D69853" w14:textId="77777777" w:rsidR="003C405A" w:rsidRDefault="00F10490">
            <w:pPr>
              <w:keepNext/>
              <w:jc w:val="center"/>
              <w:rPr>
                <w:rFonts w:ascii="Calibri" w:hAnsi="Calibri"/>
                <w:sz w:val="18"/>
                <w:szCs w:val="18"/>
              </w:rPr>
            </w:pPr>
            <w:r w:rsidRPr="00782762">
              <w:rPr>
                <w:rFonts w:ascii="Calibri" w:hAnsi="Calibri"/>
                <w:sz w:val="18"/>
                <w:szCs w:val="18"/>
              </w:rPr>
              <w:t>1.093</w:t>
            </w:r>
          </w:p>
        </w:tc>
        <w:tc>
          <w:tcPr>
            <w:tcW w:w="0" w:type="auto"/>
            <w:vAlign w:val="center"/>
          </w:tcPr>
          <w:p w14:paraId="44D69854" w14:textId="77777777" w:rsidR="003C405A" w:rsidRDefault="00F10490">
            <w:pPr>
              <w:keepNext/>
              <w:jc w:val="center"/>
              <w:rPr>
                <w:rFonts w:ascii="Calibri" w:hAnsi="Calibri"/>
                <w:sz w:val="18"/>
                <w:szCs w:val="18"/>
              </w:rPr>
            </w:pPr>
            <w:r w:rsidRPr="00782762">
              <w:rPr>
                <w:rFonts w:ascii="Calibri" w:hAnsi="Calibri"/>
                <w:sz w:val="18"/>
                <w:szCs w:val="18"/>
              </w:rPr>
              <w:t>1.102</w:t>
            </w:r>
          </w:p>
        </w:tc>
        <w:tc>
          <w:tcPr>
            <w:tcW w:w="0" w:type="auto"/>
            <w:vAlign w:val="center"/>
          </w:tcPr>
          <w:p w14:paraId="44D69855" w14:textId="77777777" w:rsidR="003C405A" w:rsidRDefault="00F10490">
            <w:pPr>
              <w:keepNext/>
              <w:jc w:val="center"/>
              <w:rPr>
                <w:rFonts w:ascii="Calibri" w:hAnsi="Calibri"/>
                <w:sz w:val="18"/>
                <w:szCs w:val="18"/>
              </w:rPr>
            </w:pPr>
            <w:r w:rsidRPr="00782762">
              <w:rPr>
                <w:rFonts w:ascii="Calibri" w:hAnsi="Calibri"/>
                <w:sz w:val="18"/>
                <w:szCs w:val="18"/>
              </w:rPr>
              <w:t>1.111</w:t>
            </w:r>
          </w:p>
        </w:tc>
      </w:tr>
      <w:tr w:rsidR="00F10490" w:rsidRPr="00782762" w14:paraId="44D69862" w14:textId="77777777" w:rsidTr="003C405A">
        <w:trPr>
          <w:cantSplit/>
          <w:trHeight w:hRule="exact" w:val="187"/>
          <w:jc w:val="center"/>
        </w:trPr>
        <w:tc>
          <w:tcPr>
            <w:tcW w:w="0" w:type="auto"/>
            <w:vMerge/>
            <w:vAlign w:val="center"/>
          </w:tcPr>
          <w:p w14:paraId="44D69857" w14:textId="77777777" w:rsidR="003C405A" w:rsidRDefault="003C405A">
            <w:pPr>
              <w:keepNext/>
              <w:jc w:val="center"/>
              <w:rPr>
                <w:rFonts w:ascii="Calibri" w:hAnsi="Calibri"/>
                <w:sz w:val="18"/>
                <w:szCs w:val="18"/>
              </w:rPr>
            </w:pPr>
          </w:p>
        </w:tc>
        <w:tc>
          <w:tcPr>
            <w:tcW w:w="0" w:type="auto"/>
            <w:vAlign w:val="center"/>
          </w:tcPr>
          <w:p w14:paraId="44D69858" w14:textId="77777777" w:rsidR="003C405A" w:rsidRDefault="00F10490">
            <w:pPr>
              <w:keepNext/>
              <w:jc w:val="center"/>
              <w:rPr>
                <w:rFonts w:ascii="Calibri" w:hAnsi="Calibri"/>
                <w:b/>
                <w:sz w:val="18"/>
                <w:szCs w:val="18"/>
              </w:rPr>
            </w:pPr>
            <w:r w:rsidRPr="00782762">
              <w:rPr>
                <w:rFonts w:ascii="Calibri" w:hAnsi="Calibri"/>
                <w:b/>
                <w:sz w:val="18"/>
                <w:szCs w:val="18"/>
              </w:rPr>
              <w:t>5</w:t>
            </w:r>
          </w:p>
        </w:tc>
        <w:tc>
          <w:tcPr>
            <w:tcW w:w="0" w:type="auto"/>
            <w:vAlign w:val="center"/>
          </w:tcPr>
          <w:p w14:paraId="44D69859" w14:textId="77777777" w:rsidR="003C405A" w:rsidRDefault="00F10490">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44D6985A" w14:textId="77777777" w:rsidR="003C405A" w:rsidRDefault="00F10490">
            <w:pPr>
              <w:keepNext/>
              <w:jc w:val="center"/>
              <w:rPr>
                <w:rFonts w:ascii="Calibri" w:hAnsi="Calibri"/>
                <w:sz w:val="18"/>
                <w:szCs w:val="18"/>
              </w:rPr>
            </w:pPr>
            <w:r w:rsidRPr="00782762">
              <w:rPr>
                <w:rFonts w:ascii="Calibri" w:hAnsi="Calibri"/>
                <w:sz w:val="18"/>
                <w:szCs w:val="18"/>
              </w:rPr>
              <w:t>1.042</w:t>
            </w:r>
          </w:p>
        </w:tc>
        <w:tc>
          <w:tcPr>
            <w:tcW w:w="0" w:type="auto"/>
            <w:vAlign w:val="center"/>
          </w:tcPr>
          <w:p w14:paraId="44D6985B" w14:textId="77777777" w:rsidR="003C405A" w:rsidRDefault="00F10490">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44D6985C" w14:textId="77777777" w:rsidR="003C405A" w:rsidRDefault="00F10490">
            <w:pPr>
              <w:keepNext/>
              <w:jc w:val="center"/>
              <w:rPr>
                <w:rFonts w:ascii="Calibri" w:hAnsi="Calibri"/>
                <w:sz w:val="18"/>
                <w:szCs w:val="18"/>
              </w:rPr>
            </w:pPr>
            <w:r w:rsidRPr="00782762">
              <w:rPr>
                <w:rFonts w:ascii="Calibri" w:hAnsi="Calibri"/>
                <w:sz w:val="18"/>
                <w:szCs w:val="18"/>
              </w:rPr>
              <w:t>1.060</w:t>
            </w:r>
          </w:p>
        </w:tc>
        <w:tc>
          <w:tcPr>
            <w:tcW w:w="0" w:type="auto"/>
            <w:vAlign w:val="center"/>
          </w:tcPr>
          <w:p w14:paraId="44D6985D" w14:textId="77777777" w:rsidR="003C405A" w:rsidRDefault="00F10490">
            <w:pPr>
              <w:keepNext/>
              <w:jc w:val="center"/>
              <w:rPr>
                <w:rFonts w:ascii="Calibri" w:hAnsi="Calibri"/>
                <w:sz w:val="18"/>
                <w:szCs w:val="18"/>
              </w:rPr>
            </w:pPr>
            <w:r w:rsidRPr="00782762">
              <w:rPr>
                <w:rFonts w:ascii="Calibri" w:hAnsi="Calibri"/>
                <w:sz w:val="18"/>
                <w:szCs w:val="18"/>
              </w:rPr>
              <w:t>1.069</w:t>
            </w:r>
          </w:p>
        </w:tc>
        <w:tc>
          <w:tcPr>
            <w:tcW w:w="0" w:type="auto"/>
            <w:vAlign w:val="center"/>
          </w:tcPr>
          <w:p w14:paraId="44D6985E" w14:textId="77777777" w:rsidR="003C405A" w:rsidRDefault="00F10490">
            <w:pPr>
              <w:keepNext/>
              <w:jc w:val="center"/>
              <w:rPr>
                <w:rFonts w:ascii="Calibri" w:hAnsi="Calibri"/>
                <w:sz w:val="18"/>
                <w:szCs w:val="18"/>
              </w:rPr>
            </w:pPr>
            <w:r w:rsidRPr="00782762">
              <w:rPr>
                <w:rFonts w:ascii="Calibri" w:hAnsi="Calibri"/>
                <w:sz w:val="18"/>
                <w:szCs w:val="18"/>
              </w:rPr>
              <w:t>1.078</w:t>
            </w:r>
          </w:p>
        </w:tc>
        <w:tc>
          <w:tcPr>
            <w:tcW w:w="0" w:type="auto"/>
            <w:vAlign w:val="center"/>
          </w:tcPr>
          <w:p w14:paraId="44D6985F" w14:textId="77777777" w:rsidR="003C405A" w:rsidRDefault="00F10490">
            <w:pPr>
              <w:keepNext/>
              <w:jc w:val="center"/>
              <w:rPr>
                <w:rFonts w:ascii="Calibri" w:hAnsi="Calibri"/>
                <w:sz w:val="18"/>
                <w:szCs w:val="18"/>
              </w:rPr>
            </w:pPr>
            <w:r w:rsidRPr="00782762">
              <w:rPr>
                <w:rFonts w:ascii="Calibri" w:hAnsi="Calibri"/>
                <w:sz w:val="18"/>
                <w:szCs w:val="18"/>
              </w:rPr>
              <w:t>1.087</w:t>
            </w:r>
          </w:p>
        </w:tc>
        <w:tc>
          <w:tcPr>
            <w:tcW w:w="0" w:type="auto"/>
            <w:vAlign w:val="center"/>
          </w:tcPr>
          <w:p w14:paraId="44D69860" w14:textId="77777777" w:rsidR="003C405A" w:rsidRDefault="00F10490">
            <w:pPr>
              <w:keepNext/>
              <w:jc w:val="center"/>
              <w:rPr>
                <w:rFonts w:ascii="Calibri" w:hAnsi="Calibri"/>
                <w:sz w:val="18"/>
                <w:szCs w:val="18"/>
              </w:rPr>
            </w:pPr>
            <w:r w:rsidRPr="00782762">
              <w:rPr>
                <w:rFonts w:ascii="Calibri" w:hAnsi="Calibri"/>
                <w:sz w:val="18"/>
                <w:szCs w:val="18"/>
              </w:rPr>
              <w:t>1.096</w:t>
            </w:r>
          </w:p>
        </w:tc>
        <w:tc>
          <w:tcPr>
            <w:tcW w:w="0" w:type="auto"/>
            <w:vAlign w:val="center"/>
          </w:tcPr>
          <w:p w14:paraId="44D69861" w14:textId="77777777" w:rsidR="003C405A" w:rsidRDefault="00F10490">
            <w:pPr>
              <w:keepNext/>
              <w:jc w:val="center"/>
              <w:rPr>
                <w:rFonts w:ascii="Calibri" w:hAnsi="Calibri"/>
                <w:sz w:val="18"/>
                <w:szCs w:val="18"/>
              </w:rPr>
            </w:pPr>
            <w:r w:rsidRPr="00782762">
              <w:rPr>
                <w:rFonts w:ascii="Calibri" w:hAnsi="Calibri"/>
                <w:sz w:val="18"/>
                <w:szCs w:val="18"/>
              </w:rPr>
              <w:t>1.105</w:t>
            </w:r>
          </w:p>
        </w:tc>
      </w:tr>
      <w:tr w:rsidR="00F10490" w:rsidRPr="00782762" w14:paraId="44D6986E" w14:textId="77777777" w:rsidTr="003C405A">
        <w:trPr>
          <w:cantSplit/>
          <w:trHeight w:hRule="exact" w:val="187"/>
          <w:jc w:val="center"/>
        </w:trPr>
        <w:tc>
          <w:tcPr>
            <w:tcW w:w="0" w:type="auto"/>
            <w:vMerge/>
            <w:vAlign w:val="center"/>
          </w:tcPr>
          <w:p w14:paraId="44D69863" w14:textId="77777777" w:rsidR="003C405A" w:rsidRDefault="003C405A">
            <w:pPr>
              <w:keepNext/>
              <w:jc w:val="center"/>
              <w:rPr>
                <w:rFonts w:ascii="Calibri" w:hAnsi="Calibri"/>
                <w:sz w:val="18"/>
                <w:szCs w:val="18"/>
              </w:rPr>
            </w:pPr>
          </w:p>
        </w:tc>
        <w:tc>
          <w:tcPr>
            <w:tcW w:w="0" w:type="auto"/>
            <w:vAlign w:val="center"/>
          </w:tcPr>
          <w:p w14:paraId="44D69864" w14:textId="77777777" w:rsidR="003C405A" w:rsidRDefault="00F10490">
            <w:pPr>
              <w:keepNext/>
              <w:jc w:val="center"/>
              <w:rPr>
                <w:rFonts w:ascii="Calibri" w:hAnsi="Calibri"/>
                <w:b/>
                <w:sz w:val="18"/>
                <w:szCs w:val="18"/>
              </w:rPr>
            </w:pPr>
            <w:r w:rsidRPr="00782762">
              <w:rPr>
                <w:rFonts w:ascii="Calibri" w:hAnsi="Calibri"/>
                <w:b/>
                <w:sz w:val="18"/>
                <w:szCs w:val="18"/>
              </w:rPr>
              <w:t>10</w:t>
            </w:r>
          </w:p>
        </w:tc>
        <w:tc>
          <w:tcPr>
            <w:tcW w:w="0" w:type="auto"/>
            <w:vAlign w:val="center"/>
          </w:tcPr>
          <w:p w14:paraId="44D69865" w14:textId="77777777" w:rsidR="003C405A" w:rsidRDefault="00F10490">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44D69866" w14:textId="77777777" w:rsidR="003C405A" w:rsidRDefault="00F10490">
            <w:pPr>
              <w:keepNext/>
              <w:jc w:val="center"/>
              <w:rPr>
                <w:rFonts w:ascii="Calibri" w:hAnsi="Calibri"/>
                <w:sz w:val="18"/>
                <w:szCs w:val="18"/>
              </w:rPr>
            </w:pPr>
            <w:r w:rsidRPr="00782762">
              <w:rPr>
                <w:rFonts w:ascii="Calibri" w:hAnsi="Calibri"/>
                <w:sz w:val="18"/>
                <w:szCs w:val="18"/>
              </w:rPr>
              <w:t>1.037</w:t>
            </w:r>
          </w:p>
        </w:tc>
        <w:tc>
          <w:tcPr>
            <w:tcW w:w="0" w:type="auto"/>
            <w:vAlign w:val="center"/>
          </w:tcPr>
          <w:p w14:paraId="44D69867" w14:textId="77777777" w:rsidR="003C405A" w:rsidRDefault="00F10490">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44D69868" w14:textId="77777777" w:rsidR="003C405A" w:rsidRDefault="00F10490">
            <w:pPr>
              <w:keepNext/>
              <w:jc w:val="center"/>
              <w:rPr>
                <w:rFonts w:ascii="Calibri" w:hAnsi="Calibri"/>
                <w:sz w:val="18"/>
                <w:szCs w:val="18"/>
              </w:rPr>
            </w:pPr>
            <w:r w:rsidRPr="00782762">
              <w:rPr>
                <w:rFonts w:ascii="Calibri" w:hAnsi="Calibri"/>
                <w:sz w:val="18"/>
                <w:szCs w:val="18"/>
              </w:rPr>
              <w:t>1.055</w:t>
            </w:r>
          </w:p>
        </w:tc>
        <w:tc>
          <w:tcPr>
            <w:tcW w:w="0" w:type="auto"/>
            <w:vAlign w:val="center"/>
          </w:tcPr>
          <w:p w14:paraId="44D69869" w14:textId="77777777" w:rsidR="003C405A" w:rsidRDefault="00F10490">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44D6986A" w14:textId="77777777" w:rsidR="003C405A" w:rsidRDefault="00F10490">
            <w:pPr>
              <w:keepNext/>
              <w:jc w:val="center"/>
              <w:rPr>
                <w:rFonts w:ascii="Calibri" w:hAnsi="Calibri"/>
                <w:sz w:val="18"/>
                <w:szCs w:val="18"/>
              </w:rPr>
            </w:pPr>
            <w:r w:rsidRPr="00782762">
              <w:rPr>
                <w:rFonts w:ascii="Calibri" w:hAnsi="Calibri"/>
                <w:sz w:val="18"/>
                <w:szCs w:val="18"/>
              </w:rPr>
              <w:t>1.072</w:t>
            </w:r>
          </w:p>
        </w:tc>
        <w:tc>
          <w:tcPr>
            <w:tcW w:w="0" w:type="auto"/>
            <w:vAlign w:val="center"/>
          </w:tcPr>
          <w:p w14:paraId="44D6986B" w14:textId="77777777" w:rsidR="003C405A" w:rsidRDefault="00F10490">
            <w:pPr>
              <w:keepNext/>
              <w:jc w:val="center"/>
              <w:rPr>
                <w:rFonts w:ascii="Calibri" w:hAnsi="Calibri"/>
                <w:sz w:val="18"/>
                <w:szCs w:val="18"/>
              </w:rPr>
            </w:pPr>
            <w:r w:rsidRPr="00782762">
              <w:rPr>
                <w:rFonts w:ascii="Calibri" w:hAnsi="Calibri"/>
                <w:sz w:val="18"/>
                <w:szCs w:val="18"/>
              </w:rPr>
              <w:t>1.081</w:t>
            </w:r>
          </w:p>
        </w:tc>
        <w:tc>
          <w:tcPr>
            <w:tcW w:w="0" w:type="auto"/>
            <w:vAlign w:val="center"/>
          </w:tcPr>
          <w:p w14:paraId="44D6986C" w14:textId="77777777" w:rsidR="003C405A" w:rsidRDefault="00F10490">
            <w:pPr>
              <w:keepNext/>
              <w:jc w:val="center"/>
              <w:rPr>
                <w:rFonts w:ascii="Calibri" w:hAnsi="Calibri"/>
                <w:sz w:val="18"/>
                <w:szCs w:val="18"/>
              </w:rPr>
            </w:pPr>
            <w:r w:rsidRPr="00782762">
              <w:rPr>
                <w:rFonts w:ascii="Calibri" w:hAnsi="Calibri"/>
                <w:sz w:val="18"/>
                <w:szCs w:val="18"/>
              </w:rPr>
              <w:t>1.090</w:t>
            </w:r>
          </w:p>
        </w:tc>
        <w:tc>
          <w:tcPr>
            <w:tcW w:w="0" w:type="auto"/>
            <w:vAlign w:val="center"/>
          </w:tcPr>
          <w:p w14:paraId="44D6986D" w14:textId="77777777" w:rsidR="003C405A" w:rsidRDefault="00F10490">
            <w:pPr>
              <w:keepNext/>
              <w:jc w:val="center"/>
              <w:rPr>
                <w:rFonts w:ascii="Calibri" w:hAnsi="Calibri"/>
                <w:sz w:val="18"/>
                <w:szCs w:val="18"/>
              </w:rPr>
            </w:pPr>
            <w:r w:rsidRPr="00782762">
              <w:rPr>
                <w:rFonts w:ascii="Calibri" w:hAnsi="Calibri"/>
                <w:sz w:val="18"/>
                <w:szCs w:val="18"/>
              </w:rPr>
              <w:t>1.099</w:t>
            </w:r>
          </w:p>
        </w:tc>
      </w:tr>
      <w:tr w:rsidR="00F10490" w:rsidRPr="00782762" w14:paraId="44D6987A" w14:textId="77777777" w:rsidTr="003C405A">
        <w:trPr>
          <w:cantSplit/>
          <w:trHeight w:hRule="exact" w:val="187"/>
          <w:jc w:val="center"/>
        </w:trPr>
        <w:tc>
          <w:tcPr>
            <w:tcW w:w="0" w:type="auto"/>
            <w:vMerge/>
            <w:vAlign w:val="center"/>
          </w:tcPr>
          <w:p w14:paraId="44D6986F" w14:textId="77777777" w:rsidR="003C405A" w:rsidRDefault="003C405A">
            <w:pPr>
              <w:keepNext/>
              <w:jc w:val="center"/>
              <w:rPr>
                <w:rFonts w:ascii="Calibri" w:hAnsi="Calibri"/>
                <w:sz w:val="18"/>
                <w:szCs w:val="18"/>
              </w:rPr>
            </w:pPr>
          </w:p>
        </w:tc>
        <w:tc>
          <w:tcPr>
            <w:tcW w:w="0" w:type="auto"/>
            <w:vAlign w:val="center"/>
          </w:tcPr>
          <w:p w14:paraId="44D69870" w14:textId="77777777" w:rsidR="003C405A" w:rsidRDefault="00F10490">
            <w:pPr>
              <w:keepNext/>
              <w:jc w:val="center"/>
              <w:rPr>
                <w:rFonts w:ascii="Calibri" w:hAnsi="Calibri"/>
                <w:b/>
                <w:sz w:val="18"/>
                <w:szCs w:val="18"/>
              </w:rPr>
            </w:pPr>
            <w:r w:rsidRPr="00782762">
              <w:rPr>
                <w:rFonts w:ascii="Calibri" w:hAnsi="Calibri"/>
                <w:b/>
                <w:sz w:val="18"/>
                <w:szCs w:val="18"/>
              </w:rPr>
              <w:t>15</w:t>
            </w:r>
          </w:p>
        </w:tc>
        <w:tc>
          <w:tcPr>
            <w:tcW w:w="0" w:type="auto"/>
            <w:vAlign w:val="center"/>
          </w:tcPr>
          <w:p w14:paraId="44D69871" w14:textId="77777777" w:rsidR="003C405A" w:rsidRDefault="00F10490">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44D69872" w14:textId="77777777" w:rsidR="003C405A" w:rsidRDefault="00F10490">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44D69873" w14:textId="77777777" w:rsidR="003C405A" w:rsidRDefault="00F10490">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44D69874" w14:textId="77777777" w:rsidR="003C405A" w:rsidRDefault="00F10490">
            <w:pPr>
              <w:keepNext/>
              <w:jc w:val="center"/>
              <w:rPr>
                <w:rFonts w:ascii="Calibri" w:hAnsi="Calibri"/>
                <w:sz w:val="18"/>
                <w:szCs w:val="18"/>
              </w:rPr>
            </w:pPr>
            <w:r w:rsidRPr="00782762">
              <w:rPr>
                <w:rFonts w:ascii="Calibri" w:hAnsi="Calibri"/>
                <w:sz w:val="18"/>
                <w:szCs w:val="18"/>
              </w:rPr>
              <w:t>1.049</w:t>
            </w:r>
          </w:p>
        </w:tc>
        <w:tc>
          <w:tcPr>
            <w:tcW w:w="0" w:type="auto"/>
            <w:vAlign w:val="center"/>
          </w:tcPr>
          <w:p w14:paraId="44D69875" w14:textId="77777777" w:rsidR="003C405A" w:rsidRDefault="00F10490">
            <w:pPr>
              <w:keepNext/>
              <w:jc w:val="center"/>
              <w:rPr>
                <w:rFonts w:ascii="Calibri" w:hAnsi="Calibri"/>
                <w:sz w:val="18"/>
                <w:szCs w:val="18"/>
              </w:rPr>
            </w:pPr>
            <w:r w:rsidRPr="00782762">
              <w:rPr>
                <w:rFonts w:ascii="Calibri" w:hAnsi="Calibri"/>
                <w:sz w:val="18"/>
                <w:szCs w:val="18"/>
              </w:rPr>
              <w:t>1.058</w:t>
            </w:r>
          </w:p>
        </w:tc>
        <w:tc>
          <w:tcPr>
            <w:tcW w:w="0" w:type="auto"/>
            <w:vAlign w:val="center"/>
          </w:tcPr>
          <w:p w14:paraId="44D69876" w14:textId="77777777" w:rsidR="003C405A" w:rsidRDefault="00F10490">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44D69877" w14:textId="77777777" w:rsidR="003C405A" w:rsidRDefault="00F10490">
            <w:pPr>
              <w:keepNext/>
              <w:jc w:val="center"/>
              <w:rPr>
                <w:rFonts w:ascii="Calibri" w:hAnsi="Calibri"/>
                <w:sz w:val="18"/>
                <w:szCs w:val="18"/>
              </w:rPr>
            </w:pPr>
            <w:r w:rsidRPr="00782762">
              <w:rPr>
                <w:rFonts w:ascii="Calibri" w:hAnsi="Calibri"/>
                <w:sz w:val="18"/>
                <w:szCs w:val="18"/>
              </w:rPr>
              <w:t>1.076</w:t>
            </w:r>
          </w:p>
        </w:tc>
        <w:tc>
          <w:tcPr>
            <w:tcW w:w="0" w:type="auto"/>
            <w:vAlign w:val="center"/>
          </w:tcPr>
          <w:p w14:paraId="44D69878" w14:textId="77777777" w:rsidR="003C405A" w:rsidRDefault="00F10490">
            <w:pPr>
              <w:keepNext/>
              <w:jc w:val="center"/>
              <w:rPr>
                <w:rFonts w:ascii="Calibri" w:hAnsi="Calibri"/>
                <w:sz w:val="18"/>
                <w:szCs w:val="18"/>
              </w:rPr>
            </w:pPr>
            <w:r w:rsidRPr="00782762">
              <w:rPr>
                <w:rFonts w:ascii="Calibri" w:hAnsi="Calibri"/>
                <w:sz w:val="18"/>
                <w:szCs w:val="18"/>
              </w:rPr>
              <w:t>1.084</w:t>
            </w:r>
          </w:p>
        </w:tc>
        <w:tc>
          <w:tcPr>
            <w:tcW w:w="0" w:type="auto"/>
            <w:vAlign w:val="center"/>
          </w:tcPr>
          <w:p w14:paraId="44D69879" w14:textId="77777777" w:rsidR="003C405A" w:rsidRDefault="00F10490">
            <w:pPr>
              <w:keepNext/>
              <w:jc w:val="center"/>
              <w:rPr>
                <w:rFonts w:ascii="Calibri" w:hAnsi="Calibri"/>
                <w:sz w:val="18"/>
                <w:szCs w:val="18"/>
              </w:rPr>
            </w:pPr>
            <w:r w:rsidRPr="00782762">
              <w:rPr>
                <w:rFonts w:ascii="Calibri" w:hAnsi="Calibri"/>
                <w:sz w:val="18"/>
                <w:szCs w:val="18"/>
              </w:rPr>
              <w:t>1.093</w:t>
            </w:r>
          </w:p>
        </w:tc>
      </w:tr>
      <w:tr w:rsidR="00F10490" w:rsidRPr="00782762" w14:paraId="44D69886" w14:textId="77777777" w:rsidTr="003C405A">
        <w:trPr>
          <w:cantSplit/>
          <w:trHeight w:hRule="exact" w:val="187"/>
          <w:jc w:val="center"/>
        </w:trPr>
        <w:tc>
          <w:tcPr>
            <w:tcW w:w="0" w:type="auto"/>
            <w:vMerge/>
            <w:vAlign w:val="center"/>
          </w:tcPr>
          <w:p w14:paraId="44D6987B" w14:textId="77777777" w:rsidR="003C405A" w:rsidRDefault="003C405A">
            <w:pPr>
              <w:keepNext/>
              <w:jc w:val="center"/>
              <w:rPr>
                <w:rFonts w:ascii="Calibri" w:hAnsi="Calibri"/>
                <w:sz w:val="18"/>
                <w:szCs w:val="18"/>
              </w:rPr>
            </w:pPr>
          </w:p>
        </w:tc>
        <w:tc>
          <w:tcPr>
            <w:tcW w:w="0" w:type="auto"/>
            <w:vAlign w:val="center"/>
          </w:tcPr>
          <w:p w14:paraId="44D6987C" w14:textId="77777777" w:rsidR="003C405A" w:rsidRDefault="00F10490">
            <w:pPr>
              <w:keepNext/>
              <w:jc w:val="center"/>
              <w:rPr>
                <w:rFonts w:ascii="Calibri" w:hAnsi="Calibri"/>
                <w:b/>
                <w:sz w:val="18"/>
                <w:szCs w:val="18"/>
              </w:rPr>
            </w:pPr>
            <w:r w:rsidRPr="00782762">
              <w:rPr>
                <w:rFonts w:ascii="Calibri" w:hAnsi="Calibri"/>
                <w:b/>
                <w:sz w:val="18"/>
                <w:szCs w:val="18"/>
              </w:rPr>
              <w:t>20</w:t>
            </w:r>
          </w:p>
        </w:tc>
        <w:tc>
          <w:tcPr>
            <w:tcW w:w="0" w:type="auto"/>
            <w:vAlign w:val="center"/>
          </w:tcPr>
          <w:p w14:paraId="44D6987D" w14:textId="77777777" w:rsidR="003C405A" w:rsidRDefault="00F10490">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44D6987E" w14:textId="77777777" w:rsidR="003C405A" w:rsidRDefault="00F10490">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44D6987F" w14:textId="77777777" w:rsidR="003C405A" w:rsidRDefault="00F10490">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44D69880" w14:textId="77777777" w:rsidR="003C405A" w:rsidRDefault="00F10490">
            <w:pPr>
              <w:keepNext/>
              <w:jc w:val="center"/>
              <w:rPr>
                <w:rFonts w:ascii="Calibri" w:hAnsi="Calibri"/>
                <w:sz w:val="18"/>
                <w:szCs w:val="18"/>
              </w:rPr>
            </w:pPr>
            <w:r w:rsidRPr="00782762">
              <w:rPr>
                <w:rFonts w:ascii="Calibri" w:hAnsi="Calibri"/>
                <w:sz w:val="18"/>
                <w:szCs w:val="18"/>
              </w:rPr>
              <w:t>1.044</w:t>
            </w:r>
          </w:p>
        </w:tc>
        <w:tc>
          <w:tcPr>
            <w:tcW w:w="0" w:type="auto"/>
            <w:vAlign w:val="center"/>
          </w:tcPr>
          <w:p w14:paraId="44D69881" w14:textId="77777777" w:rsidR="003C405A" w:rsidRDefault="00F10490">
            <w:pPr>
              <w:keepNext/>
              <w:jc w:val="center"/>
              <w:rPr>
                <w:rFonts w:ascii="Calibri" w:hAnsi="Calibri"/>
                <w:sz w:val="18"/>
                <w:szCs w:val="18"/>
              </w:rPr>
            </w:pPr>
            <w:r w:rsidRPr="00782762">
              <w:rPr>
                <w:rFonts w:ascii="Calibri" w:hAnsi="Calibri"/>
                <w:sz w:val="18"/>
                <w:szCs w:val="18"/>
              </w:rPr>
              <w:t>1.052</w:t>
            </w:r>
          </w:p>
        </w:tc>
        <w:tc>
          <w:tcPr>
            <w:tcW w:w="0" w:type="auto"/>
            <w:vAlign w:val="center"/>
          </w:tcPr>
          <w:p w14:paraId="44D69882" w14:textId="77777777" w:rsidR="003C405A" w:rsidRDefault="00F10490">
            <w:pPr>
              <w:keepNext/>
              <w:jc w:val="center"/>
              <w:rPr>
                <w:rFonts w:ascii="Calibri" w:hAnsi="Calibri"/>
                <w:sz w:val="18"/>
                <w:szCs w:val="18"/>
              </w:rPr>
            </w:pPr>
            <w:r w:rsidRPr="00782762">
              <w:rPr>
                <w:rFonts w:ascii="Calibri" w:hAnsi="Calibri"/>
                <w:sz w:val="18"/>
                <w:szCs w:val="18"/>
              </w:rPr>
              <w:t>1.061</w:t>
            </w:r>
          </w:p>
        </w:tc>
        <w:tc>
          <w:tcPr>
            <w:tcW w:w="0" w:type="auto"/>
            <w:vAlign w:val="center"/>
          </w:tcPr>
          <w:p w14:paraId="44D69883" w14:textId="77777777" w:rsidR="003C405A" w:rsidRDefault="00F10490">
            <w:pPr>
              <w:keepNext/>
              <w:jc w:val="center"/>
              <w:rPr>
                <w:rFonts w:ascii="Calibri" w:hAnsi="Calibri"/>
                <w:sz w:val="18"/>
                <w:szCs w:val="18"/>
              </w:rPr>
            </w:pPr>
            <w:r w:rsidRPr="00782762">
              <w:rPr>
                <w:rFonts w:ascii="Calibri" w:hAnsi="Calibri"/>
                <w:sz w:val="18"/>
                <w:szCs w:val="18"/>
              </w:rPr>
              <w:t>1.070</w:t>
            </w:r>
          </w:p>
        </w:tc>
        <w:tc>
          <w:tcPr>
            <w:tcW w:w="0" w:type="auto"/>
            <w:vAlign w:val="center"/>
          </w:tcPr>
          <w:p w14:paraId="44D69884" w14:textId="77777777" w:rsidR="003C405A" w:rsidRDefault="00F10490">
            <w:pPr>
              <w:keepNext/>
              <w:jc w:val="center"/>
              <w:rPr>
                <w:rFonts w:ascii="Calibri" w:hAnsi="Calibri"/>
                <w:sz w:val="18"/>
                <w:szCs w:val="18"/>
              </w:rPr>
            </w:pPr>
            <w:r w:rsidRPr="00782762">
              <w:rPr>
                <w:rFonts w:ascii="Calibri" w:hAnsi="Calibri"/>
                <w:sz w:val="18"/>
                <w:szCs w:val="18"/>
              </w:rPr>
              <w:t>1.079</w:t>
            </w:r>
          </w:p>
        </w:tc>
        <w:tc>
          <w:tcPr>
            <w:tcW w:w="0" w:type="auto"/>
            <w:vAlign w:val="center"/>
          </w:tcPr>
          <w:p w14:paraId="44D69885" w14:textId="77777777" w:rsidR="003C405A" w:rsidRDefault="00F10490">
            <w:pPr>
              <w:keepNext/>
              <w:jc w:val="center"/>
              <w:rPr>
                <w:rFonts w:ascii="Calibri" w:hAnsi="Calibri"/>
                <w:sz w:val="18"/>
                <w:szCs w:val="18"/>
              </w:rPr>
            </w:pPr>
            <w:r w:rsidRPr="00782762">
              <w:rPr>
                <w:rFonts w:ascii="Calibri" w:hAnsi="Calibri"/>
                <w:sz w:val="18"/>
                <w:szCs w:val="18"/>
              </w:rPr>
              <w:t>1.087</w:t>
            </w:r>
          </w:p>
        </w:tc>
      </w:tr>
      <w:tr w:rsidR="00F10490" w:rsidRPr="00782762" w14:paraId="44D69892" w14:textId="77777777" w:rsidTr="003C405A">
        <w:trPr>
          <w:cantSplit/>
          <w:trHeight w:hRule="exact" w:val="187"/>
          <w:jc w:val="center"/>
        </w:trPr>
        <w:tc>
          <w:tcPr>
            <w:tcW w:w="0" w:type="auto"/>
            <w:vMerge/>
            <w:vAlign w:val="center"/>
          </w:tcPr>
          <w:p w14:paraId="44D69887" w14:textId="77777777" w:rsidR="003C405A" w:rsidRDefault="003C405A">
            <w:pPr>
              <w:keepNext/>
              <w:jc w:val="center"/>
              <w:rPr>
                <w:rFonts w:ascii="Calibri" w:hAnsi="Calibri"/>
                <w:sz w:val="18"/>
                <w:szCs w:val="18"/>
              </w:rPr>
            </w:pPr>
          </w:p>
        </w:tc>
        <w:tc>
          <w:tcPr>
            <w:tcW w:w="0" w:type="auto"/>
            <w:vAlign w:val="center"/>
          </w:tcPr>
          <w:p w14:paraId="44D69888" w14:textId="77777777" w:rsidR="003C405A" w:rsidRDefault="00F10490">
            <w:pPr>
              <w:keepNext/>
              <w:jc w:val="center"/>
              <w:rPr>
                <w:rFonts w:ascii="Calibri" w:hAnsi="Calibri"/>
                <w:b/>
                <w:sz w:val="18"/>
                <w:szCs w:val="18"/>
              </w:rPr>
            </w:pPr>
            <w:r w:rsidRPr="00782762">
              <w:rPr>
                <w:rFonts w:ascii="Calibri" w:hAnsi="Calibri"/>
                <w:b/>
                <w:sz w:val="18"/>
                <w:szCs w:val="18"/>
              </w:rPr>
              <w:t>25</w:t>
            </w:r>
          </w:p>
        </w:tc>
        <w:tc>
          <w:tcPr>
            <w:tcW w:w="0" w:type="auto"/>
            <w:vAlign w:val="center"/>
          </w:tcPr>
          <w:p w14:paraId="44D69889" w14:textId="77777777" w:rsidR="003C405A" w:rsidRDefault="00F10490">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44D6988A" w14:textId="77777777" w:rsidR="003C405A" w:rsidRDefault="00F10490">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44D6988B" w14:textId="77777777" w:rsidR="003C405A" w:rsidRDefault="00F10490">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44D6988C" w14:textId="77777777" w:rsidR="003C405A" w:rsidRDefault="00F10490">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44D6988D" w14:textId="77777777" w:rsidR="003C405A" w:rsidRDefault="00F10490">
            <w:pPr>
              <w:keepNext/>
              <w:jc w:val="center"/>
              <w:rPr>
                <w:rFonts w:ascii="Calibri" w:hAnsi="Calibri"/>
                <w:sz w:val="18"/>
                <w:szCs w:val="18"/>
              </w:rPr>
            </w:pPr>
            <w:r w:rsidRPr="00782762">
              <w:rPr>
                <w:rFonts w:ascii="Calibri" w:hAnsi="Calibri"/>
                <w:sz w:val="18"/>
                <w:szCs w:val="18"/>
              </w:rPr>
              <w:t>1.047</w:t>
            </w:r>
          </w:p>
        </w:tc>
        <w:tc>
          <w:tcPr>
            <w:tcW w:w="0" w:type="auto"/>
            <w:vAlign w:val="center"/>
          </w:tcPr>
          <w:p w14:paraId="44D6988E" w14:textId="77777777" w:rsidR="003C405A" w:rsidRDefault="00F10490">
            <w:pPr>
              <w:keepNext/>
              <w:jc w:val="center"/>
              <w:rPr>
                <w:rFonts w:ascii="Calibri" w:hAnsi="Calibri"/>
                <w:sz w:val="18"/>
                <w:szCs w:val="18"/>
              </w:rPr>
            </w:pPr>
            <w:r w:rsidRPr="00782762">
              <w:rPr>
                <w:rFonts w:ascii="Calibri" w:hAnsi="Calibri"/>
                <w:sz w:val="18"/>
                <w:szCs w:val="18"/>
              </w:rPr>
              <w:t>1.056</w:t>
            </w:r>
          </w:p>
        </w:tc>
        <w:tc>
          <w:tcPr>
            <w:tcW w:w="0" w:type="auto"/>
            <w:vAlign w:val="center"/>
          </w:tcPr>
          <w:p w14:paraId="44D6988F" w14:textId="77777777" w:rsidR="003C405A" w:rsidRDefault="00F10490">
            <w:pPr>
              <w:keepNext/>
              <w:jc w:val="center"/>
              <w:rPr>
                <w:rFonts w:ascii="Calibri" w:hAnsi="Calibri"/>
                <w:sz w:val="18"/>
                <w:szCs w:val="18"/>
              </w:rPr>
            </w:pPr>
            <w:r w:rsidRPr="00782762">
              <w:rPr>
                <w:rFonts w:ascii="Calibri" w:hAnsi="Calibri"/>
                <w:sz w:val="18"/>
                <w:szCs w:val="18"/>
              </w:rPr>
              <w:t>1.064</w:t>
            </w:r>
          </w:p>
        </w:tc>
        <w:tc>
          <w:tcPr>
            <w:tcW w:w="0" w:type="auto"/>
            <w:vAlign w:val="center"/>
          </w:tcPr>
          <w:p w14:paraId="44D69890" w14:textId="77777777" w:rsidR="003C405A" w:rsidRDefault="00F10490">
            <w:pPr>
              <w:keepNext/>
              <w:jc w:val="center"/>
              <w:rPr>
                <w:rFonts w:ascii="Calibri" w:hAnsi="Calibri"/>
                <w:sz w:val="18"/>
                <w:szCs w:val="18"/>
              </w:rPr>
            </w:pPr>
            <w:r w:rsidRPr="00782762">
              <w:rPr>
                <w:rFonts w:ascii="Calibri" w:hAnsi="Calibri"/>
                <w:sz w:val="18"/>
                <w:szCs w:val="18"/>
              </w:rPr>
              <w:t>1.073</w:t>
            </w:r>
          </w:p>
        </w:tc>
        <w:tc>
          <w:tcPr>
            <w:tcW w:w="0" w:type="auto"/>
            <w:vAlign w:val="center"/>
          </w:tcPr>
          <w:p w14:paraId="44D69891" w14:textId="77777777" w:rsidR="003C405A" w:rsidRDefault="00F10490">
            <w:pPr>
              <w:keepNext/>
              <w:jc w:val="center"/>
              <w:rPr>
                <w:rFonts w:ascii="Calibri" w:hAnsi="Calibri"/>
                <w:sz w:val="18"/>
                <w:szCs w:val="18"/>
              </w:rPr>
            </w:pPr>
            <w:r w:rsidRPr="00782762">
              <w:rPr>
                <w:rFonts w:ascii="Calibri" w:hAnsi="Calibri"/>
                <w:sz w:val="18"/>
                <w:szCs w:val="18"/>
              </w:rPr>
              <w:t>1.082</w:t>
            </w:r>
          </w:p>
        </w:tc>
      </w:tr>
      <w:tr w:rsidR="00F10490" w:rsidRPr="00782762" w14:paraId="44D6989E" w14:textId="77777777" w:rsidTr="003C405A">
        <w:trPr>
          <w:cantSplit/>
          <w:trHeight w:hRule="exact" w:val="187"/>
          <w:jc w:val="center"/>
        </w:trPr>
        <w:tc>
          <w:tcPr>
            <w:tcW w:w="0" w:type="auto"/>
            <w:vMerge/>
            <w:vAlign w:val="center"/>
          </w:tcPr>
          <w:p w14:paraId="44D69893" w14:textId="77777777" w:rsidR="003C405A" w:rsidRDefault="003C405A">
            <w:pPr>
              <w:keepNext/>
              <w:jc w:val="center"/>
              <w:rPr>
                <w:rFonts w:ascii="Calibri" w:hAnsi="Calibri"/>
                <w:sz w:val="18"/>
                <w:szCs w:val="18"/>
              </w:rPr>
            </w:pPr>
          </w:p>
        </w:tc>
        <w:tc>
          <w:tcPr>
            <w:tcW w:w="0" w:type="auto"/>
            <w:vAlign w:val="center"/>
          </w:tcPr>
          <w:p w14:paraId="44D69894" w14:textId="77777777" w:rsidR="003C405A" w:rsidRDefault="00F10490">
            <w:pPr>
              <w:keepNext/>
              <w:jc w:val="center"/>
              <w:rPr>
                <w:rFonts w:ascii="Calibri" w:hAnsi="Calibri"/>
                <w:b/>
                <w:sz w:val="18"/>
                <w:szCs w:val="18"/>
              </w:rPr>
            </w:pPr>
            <w:r w:rsidRPr="00782762">
              <w:rPr>
                <w:rFonts w:ascii="Calibri" w:hAnsi="Calibri"/>
                <w:b/>
                <w:sz w:val="18"/>
                <w:szCs w:val="18"/>
              </w:rPr>
              <w:t>30</w:t>
            </w:r>
          </w:p>
        </w:tc>
        <w:tc>
          <w:tcPr>
            <w:tcW w:w="0" w:type="auto"/>
            <w:vAlign w:val="center"/>
          </w:tcPr>
          <w:p w14:paraId="44D69895" w14:textId="77777777" w:rsidR="003C405A" w:rsidRDefault="00F10490">
            <w:pPr>
              <w:keepNext/>
              <w:jc w:val="center"/>
              <w:rPr>
                <w:rFonts w:ascii="Calibri" w:hAnsi="Calibri"/>
                <w:sz w:val="18"/>
                <w:szCs w:val="18"/>
              </w:rPr>
            </w:pPr>
            <w:r w:rsidRPr="00782762">
              <w:rPr>
                <w:rFonts w:ascii="Calibri" w:hAnsi="Calibri"/>
                <w:sz w:val="18"/>
                <w:szCs w:val="18"/>
              </w:rPr>
              <w:t>1.007</w:t>
            </w:r>
          </w:p>
        </w:tc>
        <w:tc>
          <w:tcPr>
            <w:tcW w:w="0" w:type="auto"/>
            <w:vAlign w:val="center"/>
          </w:tcPr>
          <w:p w14:paraId="44D69896" w14:textId="77777777" w:rsidR="003C405A" w:rsidRDefault="00F10490">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44D69897" w14:textId="77777777" w:rsidR="003C405A" w:rsidRDefault="00F10490">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44D69898" w14:textId="77777777" w:rsidR="003C405A" w:rsidRDefault="00F10490">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44D69899" w14:textId="77777777" w:rsidR="003C405A" w:rsidRDefault="00F10490">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44D6989A" w14:textId="77777777" w:rsidR="003C405A" w:rsidRDefault="00F10490">
            <w:pPr>
              <w:keepNext/>
              <w:jc w:val="center"/>
              <w:rPr>
                <w:rFonts w:ascii="Calibri" w:hAnsi="Calibri"/>
                <w:sz w:val="18"/>
                <w:szCs w:val="18"/>
              </w:rPr>
            </w:pPr>
            <w:r w:rsidRPr="00782762">
              <w:rPr>
                <w:rFonts w:ascii="Calibri" w:hAnsi="Calibri"/>
                <w:sz w:val="18"/>
                <w:szCs w:val="18"/>
              </w:rPr>
              <w:t>1.050</w:t>
            </w:r>
          </w:p>
        </w:tc>
        <w:tc>
          <w:tcPr>
            <w:tcW w:w="0" w:type="auto"/>
            <w:vAlign w:val="center"/>
          </w:tcPr>
          <w:p w14:paraId="44D6989B" w14:textId="77777777" w:rsidR="003C405A" w:rsidRDefault="00F10490">
            <w:pPr>
              <w:keepNext/>
              <w:jc w:val="center"/>
              <w:rPr>
                <w:rFonts w:ascii="Calibri" w:hAnsi="Calibri"/>
                <w:sz w:val="18"/>
                <w:szCs w:val="18"/>
              </w:rPr>
            </w:pPr>
            <w:r w:rsidRPr="00782762">
              <w:rPr>
                <w:rFonts w:ascii="Calibri" w:hAnsi="Calibri"/>
                <w:sz w:val="18"/>
                <w:szCs w:val="18"/>
              </w:rPr>
              <w:t>1.059</w:t>
            </w:r>
          </w:p>
        </w:tc>
        <w:tc>
          <w:tcPr>
            <w:tcW w:w="0" w:type="auto"/>
            <w:vAlign w:val="center"/>
          </w:tcPr>
          <w:p w14:paraId="44D6989C" w14:textId="77777777" w:rsidR="003C405A" w:rsidRDefault="00F10490">
            <w:pPr>
              <w:keepNext/>
              <w:jc w:val="center"/>
              <w:rPr>
                <w:rFonts w:ascii="Calibri" w:hAnsi="Calibri"/>
                <w:sz w:val="18"/>
                <w:szCs w:val="18"/>
              </w:rPr>
            </w:pPr>
            <w:r w:rsidRPr="00782762">
              <w:rPr>
                <w:rFonts w:ascii="Calibri" w:hAnsi="Calibri"/>
                <w:sz w:val="18"/>
                <w:szCs w:val="18"/>
              </w:rPr>
              <w:t>1.067</w:t>
            </w:r>
          </w:p>
        </w:tc>
        <w:tc>
          <w:tcPr>
            <w:tcW w:w="0" w:type="auto"/>
            <w:vAlign w:val="center"/>
          </w:tcPr>
          <w:p w14:paraId="44D6989D" w14:textId="77777777" w:rsidR="003C405A" w:rsidRDefault="00F10490">
            <w:pPr>
              <w:keepNext/>
              <w:jc w:val="center"/>
              <w:rPr>
                <w:rFonts w:ascii="Calibri" w:hAnsi="Calibri"/>
                <w:sz w:val="18"/>
                <w:szCs w:val="18"/>
              </w:rPr>
            </w:pPr>
            <w:r w:rsidRPr="00782762">
              <w:rPr>
                <w:rFonts w:ascii="Calibri" w:hAnsi="Calibri"/>
                <w:sz w:val="18"/>
                <w:szCs w:val="18"/>
              </w:rPr>
              <w:t>1.076</w:t>
            </w:r>
          </w:p>
        </w:tc>
      </w:tr>
      <w:tr w:rsidR="00F10490" w:rsidRPr="00782762" w14:paraId="44D698AA" w14:textId="77777777" w:rsidTr="003C405A">
        <w:trPr>
          <w:cantSplit/>
          <w:trHeight w:hRule="exact" w:val="187"/>
          <w:jc w:val="center"/>
        </w:trPr>
        <w:tc>
          <w:tcPr>
            <w:tcW w:w="0" w:type="auto"/>
            <w:vMerge/>
            <w:vAlign w:val="center"/>
          </w:tcPr>
          <w:p w14:paraId="44D6989F" w14:textId="77777777" w:rsidR="003C405A" w:rsidRDefault="003C405A">
            <w:pPr>
              <w:keepNext/>
              <w:jc w:val="center"/>
              <w:rPr>
                <w:rFonts w:ascii="Calibri" w:hAnsi="Calibri"/>
                <w:sz w:val="18"/>
                <w:szCs w:val="18"/>
              </w:rPr>
            </w:pPr>
          </w:p>
        </w:tc>
        <w:tc>
          <w:tcPr>
            <w:tcW w:w="0" w:type="auto"/>
            <w:vAlign w:val="center"/>
          </w:tcPr>
          <w:p w14:paraId="44D698A0" w14:textId="77777777" w:rsidR="003C405A" w:rsidRDefault="00F10490">
            <w:pPr>
              <w:keepNext/>
              <w:jc w:val="center"/>
              <w:rPr>
                <w:rFonts w:ascii="Calibri" w:hAnsi="Calibri"/>
                <w:b/>
                <w:sz w:val="18"/>
                <w:szCs w:val="18"/>
              </w:rPr>
            </w:pPr>
            <w:r w:rsidRPr="00782762">
              <w:rPr>
                <w:rFonts w:ascii="Calibri" w:hAnsi="Calibri"/>
                <w:b/>
                <w:sz w:val="18"/>
                <w:szCs w:val="18"/>
              </w:rPr>
              <w:t>35</w:t>
            </w:r>
          </w:p>
        </w:tc>
        <w:tc>
          <w:tcPr>
            <w:tcW w:w="0" w:type="auto"/>
            <w:vAlign w:val="center"/>
          </w:tcPr>
          <w:p w14:paraId="44D698A1" w14:textId="77777777" w:rsidR="003C405A" w:rsidRDefault="00F10490">
            <w:pPr>
              <w:keepNext/>
              <w:jc w:val="center"/>
              <w:rPr>
                <w:rFonts w:ascii="Calibri" w:hAnsi="Calibri"/>
                <w:sz w:val="18"/>
                <w:szCs w:val="18"/>
              </w:rPr>
            </w:pPr>
            <w:r w:rsidRPr="00782762">
              <w:rPr>
                <w:rFonts w:ascii="Calibri" w:hAnsi="Calibri"/>
                <w:sz w:val="18"/>
                <w:szCs w:val="18"/>
              </w:rPr>
              <w:t>1.002</w:t>
            </w:r>
          </w:p>
        </w:tc>
        <w:tc>
          <w:tcPr>
            <w:tcW w:w="0" w:type="auto"/>
            <w:vAlign w:val="center"/>
          </w:tcPr>
          <w:p w14:paraId="44D698A2" w14:textId="77777777" w:rsidR="003C405A" w:rsidRDefault="00F10490">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44D698A3" w14:textId="77777777" w:rsidR="003C405A" w:rsidRDefault="00F10490">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44D698A4" w14:textId="77777777" w:rsidR="003C405A" w:rsidRDefault="00F10490">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44D698A5" w14:textId="77777777" w:rsidR="003C405A" w:rsidRDefault="00F10490">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44D698A6" w14:textId="77777777" w:rsidR="003C405A" w:rsidRDefault="00F10490">
            <w:pPr>
              <w:keepNext/>
              <w:jc w:val="center"/>
              <w:rPr>
                <w:rFonts w:ascii="Calibri" w:hAnsi="Calibri"/>
                <w:sz w:val="18"/>
                <w:szCs w:val="18"/>
              </w:rPr>
            </w:pPr>
            <w:r w:rsidRPr="00782762">
              <w:rPr>
                <w:rFonts w:ascii="Calibri" w:hAnsi="Calibri"/>
                <w:sz w:val="18"/>
                <w:szCs w:val="18"/>
              </w:rPr>
              <w:t>1.045</w:t>
            </w:r>
          </w:p>
        </w:tc>
        <w:tc>
          <w:tcPr>
            <w:tcW w:w="0" w:type="auto"/>
            <w:vAlign w:val="center"/>
          </w:tcPr>
          <w:p w14:paraId="44D698A7" w14:textId="77777777" w:rsidR="003C405A" w:rsidRDefault="00F10490">
            <w:pPr>
              <w:keepNext/>
              <w:jc w:val="center"/>
              <w:rPr>
                <w:rFonts w:ascii="Calibri" w:hAnsi="Calibri"/>
                <w:sz w:val="18"/>
                <w:szCs w:val="18"/>
              </w:rPr>
            </w:pPr>
            <w:r w:rsidRPr="00782762">
              <w:rPr>
                <w:rFonts w:ascii="Calibri" w:hAnsi="Calibri"/>
                <w:sz w:val="18"/>
                <w:szCs w:val="18"/>
              </w:rPr>
              <w:t>1.054</w:t>
            </w:r>
          </w:p>
        </w:tc>
        <w:tc>
          <w:tcPr>
            <w:tcW w:w="0" w:type="auto"/>
            <w:vAlign w:val="center"/>
          </w:tcPr>
          <w:p w14:paraId="44D698A8" w14:textId="77777777" w:rsidR="003C405A" w:rsidRDefault="00F10490">
            <w:pPr>
              <w:keepNext/>
              <w:jc w:val="center"/>
              <w:rPr>
                <w:rFonts w:ascii="Calibri" w:hAnsi="Calibri"/>
                <w:sz w:val="18"/>
                <w:szCs w:val="18"/>
              </w:rPr>
            </w:pPr>
            <w:r w:rsidRPr="00782762">
              <w:rPr>
                <w:rFonts w:ascii="Calibri" w:hAnsi="Calibri"/>
                <w:sz w:val="18"/>
                <w:szCs w:val="18"/>
              </w:rPr>
              <w:t>1.062</w:t>
            </w:r>
          </w:p>
        </w:tc>
        <w:tc>
          <w:tcPr>
            <w:tcW w:w="0" w:type="auto"/>
            <w:vAlign w:val="center"/>
          </w:tcPr>
          <w:p w14:paraId="44D698A9" w14:textId="77777777" w:rsidR="003C405A" w:rsidRDefault="00F10490">
            <w:pPr>
              <w:keepNext/>
              <w:jc w:val="center"/>
              <w:rPr>
                <w:rFonts w:ascii="Calibri" w:hAnsi="Calibri"/>
                <w:sz w:val="18"/>
                <w:szCs w:val="18"/>
              </w:rPr>
            </w:pPr>
            <w:r w:rsidRPr="00782762">
              <w:rPr>
                <w:rFonts w:ascii="Calibri" w:hAnsi="Calibri"/>
                <w:sz w:val="18"/>
                <w:szCs w:val="18"/>
              </w:rPr>
              <w:t>1.071</w:t>
            </w:r>
          </w:p>
        </w:tc>
      </w:tr>
      <w:tr w:rsidR="00F10490" w:rsidRPr="00782762" w14:paraId="44D698B6" w14:textId="77777777" w:rsidTr="003C405A">
        <w:trPr>
          <w:cantSplit/>
          <w:trHeight w:hRule="exact" w:val="187"/>
          <w:jc w:val="center"/>
        </w:trPr>
        <w:tc>
          <w:tcPr>
            <w:tcW w:w="0" w:type="auto"/>
            <w:vMerge/>
            <w:vAlign w:val="center"/>
          </w:tcPr>
          <w:p w14:paraId="44D698AB" w14:textId="77777777" w:rsidR="003C405A" w:rsidRDefault="003C405A">
            <w:pPr>
              <w:keepNext/>
              <w:jc w:val="center"/>
              <w:rPr>
                <w:rFonts w:ascii="Calibri" w:hAnsi="Calibri"/>
                <w:sz w:val="18"/>
                <w:szCs w:val="18"/>
              </w:rPr>
            </w:pPr>
          </w:p>
        </w:tc>
        <w:tc>
          <w:tcPr>
            <w:tcW w:w="0" w:type="auto"/>
            <w:vAlign w:val="center"/>
          </w:tcPr>
          <w:p w14:paraId="44D698AC" w14:textId="77777777" w:rsidR="003C405A" w:rsidRDefault="00F10490">
            <w:pPr>
              <w:keepNext/>
              <w:jc w:val="center"/>
              <w:rPr>
                <w:rFonts w:ascii="Calibri" w:hAnsi="Calibri"/>
                <w:b/>
                <w:sz w:val="18"/>
                <w:szCs w:val="18"/>
              </w:rPr>
            </w:pPr>
            <w:r w:rsidRPr="00782762">
              <w:rPr>
                <w:rFonts w:ascii="Calibri" w:hAnsi="Calibri"/>
                <w:b/>
                <w:sz w:val="18"/>
                <w:szCs w:val="18"/>
              </w:rPr>
              <w:t>40</w:t>
            </w:r>
          </w:p>
        </w:tc>
        <w:tc>
          <w:tcPr>
            <w:tcW w:w="0" w:type="auto"/>
            <w:vAlign w:val="center"/>
          </w:tcPr>
          <w:p w14:paraId="44D698AD" w14:textId="77777777" w:rsidR="003C405A" w:rsidRDefault="00F10490">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44D698AE" w14:textId="77777777" w:rsidR="003C405A" w:rsidRDefault="00F10490">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44D698AF" w14:textId="77777777" w:rsidR="003C405A" w:rsidRDefault="00F10490">
            <w:pPr>
              <w:keepNext/>
              <w:jc w:val="center"/>
              <w:rPr>
                <w:rFonts w:ascii="Calibri" w:hAnsi="Calibri"/>
                <w:sz w:val="18"/>
                <w:szCs w:val="18"/>
              </w:rPr>
            </w:pPr>
            <w:r w:rsidRPr="00782762">
              <w:rPr>
                <w:rFonts w:ascii="Calibri" w:hAnsi="Calibri"/>
                <w:sz w:val="18"/>
                <w:szCs w:val="18"/>
              </w:rPr>
              <w:t>1.014</w:t>
            </w:r>
          </w:p>
        </w:tc>
        <w:tc>
          <w:tcPr>
            <w:tcW w:w="0" w:type="auto"/>
            <w:vAlign w:val="center"/>
          </w:tcPr>
          <w:p w14:paraId="44D698B0" w14:textId="77777777" w:rsidR="003C405A" w:rsidRDefault="00F10490">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44D698B1" w14:textId="77777777" w:rsidR="003C405A" w:rsidRDefault="00F10490">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44D698B2" w14:textId="77777777" w:rsidR="003C405A" w:rsidRDefault="00F10490">
            <w:pPr>
              <w:keepNext/>
              <w:jc w:val="center"/>
              <w:rPr>
                <w:rFonts w:ascii="Calibri" w:hAnsi="Calibri"/>
                <w:sz w:val="18"/>
                <w:szCs w:val="18"/>
              </w:rPr>
            </w:pPr>
            <w:r w:rsidRPr="00782762">
              <w:rPr>
                <w:rFonts w:ascii="Calibri" w:hAnsi="Calibri"/>
                <w:sz w:val="18"/>
                <w:szCs w:val="18"/>
              </w:rPr>
              <w:t>1.040</w:t>
            </w:r>
          </w:p>
        </w:tc>
        <w:tc>
          <w:tcPr>
            <w:tcW w:w="0" w:type="auto"/>
            <w:vAlign w:val="center"/>
          </w:tcPr>
          <w:p w14:paraId="44D698B3" w14:textId="77777777" w:rsidR="003C405A" w:rsidRDefault="00F10490">
            <w:pPr>
              <w:keepNext/>
              <w:jc w:val="center"/>
              <w:rPr>
                <w:rFonts w:ascii="Calibri" w:hAnsi="Calibri"/>
                <w:sz w:val="18"/>
                <w:szCs w:val="18"/>
              </w:rPr>
            </w:pPr>
            <w:r w:rsidRPr="00782762">
              <w:rPr>
                <w:rFonts w:ascii="Calibri" w:hAnsi="Calibri"/>
                <w:sz w:val="18"/>
                <w:szCs w:val="18"/>
              </w:rPr>
              <w:t>1.048</w:t>
            </w:r>
          </w:p>
        </w:tc>
        <w:tc>
          <w:tcPr>
            <w:tcW w:w="0" w:type="auto"/>
            <w:vAlign w:val="center"/>
          </w:tcPr>
          <w:p w14:paraId="44D698B4" w14:textId="77777777" w:rsidR="003C405A" w:rsidRDefault="00F10490">
            <w:pPr>
              <w:keepNext/>
              <w:jc w:val="center"/>
              <w:rPr>
                <w:rFonts w:ascii="Calibri" w:hAnsi="Calibri"/>
                <w:sz w:val="18"/>
                <w:szCs w:val="18"/>
              </w:rPr>
            </w:pPr>
            <w:r w:rsidRPr="00782762">
              <w:rPr>
                <w:rFonts w:ascii="Calibri" w:hAnsi="Calibri"/>
                <w:sz w:val="18"/>
                <w:szCs w:val="18"/>
              </w:rPr>
              <w:t>1.057</w:t>
            </w:r>
          </w:p>
        </w:tc>
        <w:tc>
          <w:tcPr>
            <w:tcW w:w="0" w:type="auto"/>
            <w:vAlign w:val="center"/>
          </w:tcPr>
          <w:p w14:paraId="44D698B5" w14:textId="77777777" w:rsidR="003C405A" w:rsidRDefault="00F10490">
            <w:pPr>
              <w:keepNext/>
              <w:jc w:val="center"/>
              <w:rPr>
                <w:rFonts w:ascii="Calibri" w:hAnsi="Calibri"/>
                <w:sz w:val="18"/>
                <w:szCs w:val="18"/>
              </w:rPr>
            </w:pPr>
            <w:r w:rsidRPr="00782762">
              <w:rPr>
                <w:rFonts w:ascii="Calibri" w:hAnsi="Calibri"/>
                <w:sz w:val="18"/>
                <w:szCs w:val="18"/>
              </w:rPr>
              <w:t>1.065</w:t>
            </w:r>
          </w:p>
        </w:tc>
      </w:tr>
      <w:tr w:rsidR="00F10490" w:rsidRPr="00782762" w14:paraId="44D698C2" w14:textId="77777777" w:rsidTr="003C405A">
        <w:trPr>
          <w:cantSplit/>
          <w:trHeight w:hRule="exact" w:val="187"/>
          <w:jc w:val="center"/>
        </w:trPr>
        <w:tc>
          <w:tcPr>
            <w:tcW w:w="0" w:type="auto"/>
            <w:vMerge/>
            <w:vAlign w:val="center"/>
          </w:tcPr>
          <w:p w14:paraId="44D698B7" w14:textId="77777777" w:rsidR="003C405A" w:rsidRDefault="003C405A">
            <w:pPr>
              <w:keepNext/>
              <w:jc w:val="center"/>
              <w:rPr>
                <w:rFonts w:ascii="Calibri" w:hAnsi="Calibri"/>
                <w:sz w:val="18"/>
                <w:szCs w:val="18"/>
              </w:rPr>
            </w:pPr>
          </w:p>
        </w:tc>
        <w:tc>
          <w:tcPr>
            <w:tcW w:w="0" w:type="auto"/>
            <w:vAlign w:val="center"/>
          </w:tcPr>
          <w:p w14:paraId="44D698B8" w14:textId="77777777" w:rsidR="003C405A" w:rsidRDefault="00F10490">
            <w:pPr>
              <w:keepNext/>
              <w:jc w:val="center"/>
              <w:rPr>
                <w:rFonts w:ascii="Calibri" w:hAnsi="Calibri"/>
                <w:b/>
                <w:sz w:val="18"/>
                <w:szCs w:val="18"/>
              </w:rPr>
            </w:pPr>
            <w:r w:rsidRPr="00782762">
              <w:rPr>
                <w:rFonts w:ascii="Calibri" w:hAnsi="Calibri"/>
                <w:b/>
                <w:sz w:val="18"/>
                <w:szCs w:val="18"/>
              </w:rPr>
              <w:t>45</w:t>
            </w:r>
          </w:p>
        </w:tc>
        <w:tc>
          <w:tcPr>
            <w:tcW w:w="0" w:type="auto"/>
            <w:vAlign w:val="center"/>
          </w:tcPr>
          <w:p w14:paraId="44D698B9" w14:textId="77777777" w:rsidR="003C405A" w:rsidRDefault="00F10490">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44D698BA" w14:textId="77777777" w:rsidR="003C405A" w:rsidRDefault="00F10490">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44D698BB" w14:textId="77777777" w:rsidR="003C405A" w:rsidRDefault="00F10490">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44D698BC" w14:textId="77777777" w:rsidR="003C405A" w:rsidRDefault="00F10490">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44D698BD" w14:textId="77777777" w:rsidR="003C405A" w:rsidRDefault="00F10490">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44D698BE" w14:textId="77777777" w:rsidR="003C405A" w:rsidRDefault="00F10490">
            <w:pPr>
              <w:keepNext/>
              <w:jc w:val="center"/>
              <w:rPr>
                <w:rFonts w:ascii="Calibri" w:hAnsi="Calibri"/>
                <w:sz w:val="18"/>
                <w:szCs w:val="18"/>
              </w:rPr>
            </w:pPr>
            <w:r w:rsidRPr="00782762">
              <w:rPr>
                <w:rFonts w:ascii="Calibri" w:hAnsi="Calibri"/>
                <w:sz w:val="18"/>
                <w:szCs w:val="18"/>
              </w:rPr>
              <w:t>1.035</w:t>
            </w:r>
          </w:p>
        </w:tc>
        <w:tc>
          <w:tcPr>
            <w:tcW w:w="0" w:type="auto"/>
            <w:vAlign w:val="center"/>
          </w:tcPr>
          <w:p w14:paraId="44D698BF" w14:textId="77777777" w:rsidR="003C405A" w:rsidRDefault="00F10490">
            <w:pPr>
              <w:keepNext/>
              <w:jc w:val="center"/>
              <w:rPr>
                <w:rFonts w:ascii="Calibri" w:hAnsi="Calibri"/>
                <w:sz w:val="18"/>
                <w:szCs w:val="18"/>
              </w:rPr>
            </w:pPr>
            <w:r w:rsidRPr="00782762">
              <w:rPr>
                <w:rFonts w:ascii="Calibri" w:hAnsi="Calibri"/>
                <w:sz w:val="18"/>
                <w:szCs w:val="18"/>
              </w:rPr>
              <w:t>1.043</w:t>
            </w:r>
          </w:p>
        </w:tc>
        <w:tc>
          <w:tcPr>
            <w:tcW w:w="0" w:type="auto"/>
            <w:vAlign w:val="center"/>
          </w:tcPr>
          <w:p w14:paraId="44D698C0" w14:textId="77777777" w:rsidR="003C405A" w:rsidRDefault="00F10490">
            <w:pPr>
              <w:keepNext/>
              <w:jc w:val="center"/>
              <w:rPr>
                <w:rFonts w:ascii="Calibri" w:hAnsi="Calibri"/>
                <w:sz w:val="18"/>
                <w:szCs w:val="18"/>
              </w:rPr>
            </w:pPr>
            <w:r w:rsidRPr="00782762">
              <w:rPr>
                <w:rFonts w:ascii="Calibri" w:hAnsi="Calibri"/>
                <w:sz w:val="18"/>
                <w:szCs w:val="18"/>
              </w:rPr>
              <w:t>1.051</w:t>
            </w:r>
          </w:p>
        </w:tc>
        <w:tc>
          <w:tcPr>
            <w:tcW w:w="0" w:type="auto"/>
            <w:vAlign w:val="center"/>
          </w:tcPr>
          <w:p w14:paraId="44D698C1" w14:textId="77777777" w:rsidR="003C405A" w:rsidRDefault="00F10490">
            <w:pPr>
              <w:keepNext/>
              <w:jc w:val="center"/>
              <w:rPr>
                <w:rFonts w:ascii="Calibri" w:hAnsi="Calibri"/>
                <w:sz w:val="18"/>
                <w:szCs w:val="18"/>
              </w:rPr>
            </w:pPr>
            <w:r w:rsidRPr="00782762">
              <w:rPr>
                <w:rFonts w:ascii="Calibri" w:hAnsi="Calibri"/>
                <w:sz w:val="18"/>
                <w:szCs w:val="18"/>
              </w:rPr>
              <w:t>1.060</w:t>
            </w:r>
          </w:p>
        </w:tc>
      </w:tr>
      <w:tr w:rsidR="00F10490" w:rsidRPr="00782762" w14:paraId="44D698CE" w14:textId="77777777" w:rsidTr="003C405A">
        <w:trPr>
          <w:cantSplit/>
          <w:trHeight w:hRule="exact" w:val="187"/>
          <w:jc w:val="center"/>
        </w:trPr>
        <w:tc>
          <w:tcPr>
            <w:tcW w:w="0" w:type="auto"/>
            <w:vMerge/>
            <w:vAlign w:val="center"/>
          </w:tcPr>
          <w:p w14:paraId="44D698C3" w14:textId="77777777" w:rsidR="003C405A" w:rsidRDefault="003C405A">
            <w:pPr>
              <w:keepNext/>
              <w:jc w:val="center"/>
              <w:rPr>
                <w:rFonts w:ascii="Calibri" w:hAnsi="Calibri"/>
                <w:sz w:val="18"/>
                <w:szCs w:val="18"/>
              </w:rPr>
            </w:pPr>
          </w:p>
        </w:tc>
        <w:tc>
          <w:tcPr>
            <w:tcW w:w="0" w:type="auto"/>
            <w:vAlign w:val="center"/>
          </w:tcPr>
          <w:p w14:paraId="44D698C4" w14:textId="77777777" w:rsidR="003C405A" w:rsidRDefault="00F10490">
            <w:pPr>
              <w:keepNext/>
              <w:jc w:val="center"/>
              <w:rPr>
                <w:rFonts w:ascii="Calibri" w:hAnsi="Calibri"/>
                <w:b/>
                <w:sz w:val="18"/>
                <w:szCs w:val="18"/>
              </w:rPr>
            </w:pPr>
            <w:r w:rsidRPr="00782762">
              <w:rPr>
                <w:rFonts w:ascii="Calibri" w:hAnsi="Calibri"/>
                <w:b/>
                <w:sz w:val="18"/>
                <w:szCs w:val="18"/>
              </w:rPr>
              <w:t>50</w:t>
            </w:r>
          </w:p>
        </w:tc>
        <w:tc>
          <w:tcPr>
            <w:tcW w:w="0" w:type="auto"/>
            <w:vAlign w:val="center"/>
          </w:tcPr>
          <w:p w14:paraId="44D698C5" w14:textId="77777777" w:rsidR="003C405A" w:rsidRDefault="00F10490">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44D698C6" w14:textId="77777777" w:rsidR="003C405A" w:rsidRDefault="00F10490">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44D698C7" w14:textId="77777777" w:rsidR="003C405A" w:rsidRDefault="00F10490">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44D698C8" w14:textId="77777777" w:rsidR="003C405A" w:rsidRDefault="00F10490">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44D698C9" w14:textId="77777777" w:rsidR="003C405A" w:rsidRDefault="00F10490">
            <w:pPr>
              <w:keepNext/>
              <w:jc w:val="center"/>
              <w:rPr>
                <w:rFonts w:ascii="Calibri" w:hAnsi="Calibri"/>
                <w:sz w:val="18"/>
                <w:szCs w:val="18"/>
              </w:rPr>
            </w:pPr>
            <w:r w:rsidRPr="00782762">
              <w:rPr>
                <w:rFonts w:ascii="Calibri" w:hAnsi="Calibri"/>
                <w:sz w:val="18"/>
                <w:szCs w:val="18"/>
              </w:rPr>
              <w:t>1.021</w:t>
            </w:r>
          </w:p>
        </w:tc>
        <w:tc>
          <w:tcPr>
            <w:tcW w:w="0" w:type="auto"/>
            <w:vAlign w:val="center"/>
          </w:tcPr>
          <w:p w14:paraId="44D698CA" w14:textId="77777777" w:rsidR="003C405A" w:rsidRDefault="00F10490">
            <w:pPr>
              <w:keepNext/>
              <w:jc w:val="center"/>
              <w:rPr>
                <w:rFonts w:ascii="Calibri" w:hAnsi="Calibri"/>
                <w:sz w:val="18"/>
                <w:szCs w:val="18"/>
              </w:rPr>
            </w:pPr>
            <w:r w:rsidRPr="00782762">
              <w:rPr>
                <w:rFonts w:ascii="Calibri" w:hAnsi="Calibri"/>
                <w:sz w:val="18"/>
                <w:szCs w:val="18"/>
              </w:rPr>
              <w:t>1.029</w:t>
            </w:r>
          </w:p>
        </w:tc>
        <w:tc>
          <w:tcPr>
            <w:tcW w:w="0" w:type="auto"/>
            <w:vAlign w:val="center"/>
          </w:tcPr>
          <w:p w14:paraId="44D698CB" w14:textId="77777777" w:rsidR="003C405A" w:rsidRDefault="00F10490">
            <w:pPr>
              <w:keepNext/>
              <w:jc w:val="center"/>
              <w:rPr>
                <w:rFonts w:ascii="Calibri" w:hAnsi="Calibri"/>
                <w:sz w:val="18"/>
                <w:szCs w:val="18"/>
              </w:rPr>
            </w:pPr>
            <w:r w:rsidRPr="00782762">
              <w:rPr>
                <w:rFonts w:ascii="Calibri" w:hAnsi="Calibri"/>
                <w:sz w:val="18"/>
                <w:szCs w:val="18"/>
              </w:rPr>
              <w:t>1.038</w:t>
            </w:r>
          </w:p>
        </w:tc>
        <w:tc>
          <w:tcPr>
            <w:tcW w:w="0" w:type="auto"/>
            <w:vAlign w:val="center"/>
          </w:tcPr>
          <w:p w14:paraId="44D698CC" w14:textId="77777777" w:rsidR="003C405A" w:rsidRDefault="00F10490">
            <w:pPr>
              <w:keepNext/>
              <w:jc w:val="center"/>
              <w:rPr>
                <w:rFonts w:ascii="Calibri" w:hAnsi="Calibri"/>
                <w:sz w:val="18"/>
                <w:szCs w:val="18"/>
              </w:rPr>
            </w:pPr>
            <w:r w:rsidRPr="00782762">
              <w:rPr>
                <w:rFonts w:ascii="Calibri" w:hAnsi="Calibri"/>
                <w:sz w:val="18"/>
                <w:szCs w:val="18"/>
              </w:rPr>
              <w:t>1.046</w:t>
            </w:r>
          </w:p>
        </w:tc>
        <w:tc>
          <w:tcPr>
            <w:tcW w:w="0" w:type="auto"/>
            <w:vAlign w:val="center"/>
          </w:tcPr>
          <w:p w14:paraId="44D698CD" w14:textId="77777777" w:rsidR="003C405A" w:rsidRDefault="00F10490">
            <w:pPr>
              <w:keepNext/>
              <w:jc w:val="center"/>
              <w:rPr>
                <w:rFonts w:ascii="Calibri" w:hAnsi="Calibri"/>
                <w:sz w:val="18"/>
                <w:szCs w:val="18"/>
              </w:rPr>
            </w:pPr>
            <w:r w:rsidRPr="00782762">
              <w:rPr>
                <w:rFonts w:ascii="Calibri" w:hAnsi="Calibri"/>
                <w:sz w:val="18"/>
                <w:szCs w:val="18"/>
              </w:rPr>
              <w:t>1.055</w:t>
            </w:r>
          </w:p>
        </w:tc>
      </w:tr>
      <w:tr w:rsidR="00F10490" w:rsidRPr="00782762" w14:paraId="44D698DA" w14:textId="77777777" w:rsidTr="003C405A">
        <w:trPr>
          <w:cantSplit/>
          <w:trHeight w:hRule="exact" w:val="187"/>
          <w:jc w:val="center"/>
        </w:trPr>
        <w:tc>
          <w:tcPr>
            <w:tcW w:w="0" w:type="auto"/>
            <w:vMerge/>
            <w:vAlign w:val="center"/>
          </w:tcPr>
          <w:p w14:paraId="44D698CF" w14:textId="77777777" w:rsidR="003C405A" w:rsidRDefault="003C405A">
            <w:pPr>
              <w:keepNext/>
              <w:jc w:val="center"/>
              <w:rPr>
                <w:rFonts w:ascii="Calibri" w:hAnsi="Calibri"/>
                <w:sz w:val="18"/>
                <w:szCs w:val="18"/>
              </w:rPr>
            </w:pPr>
          </w:p>
        </w:tc>
        <w:tc>
          <w:tcPr>
            <w:tcW w:w="0" w:type="auto"/>
            <w:vAlign w:val="center"/>
          </w:tcPr>
          <w:p w14:paraId="44D698D0" w14:textId="77777777" w:rsidR="003C405A" w:rsidRDefault="00F10490">
            <w:pPr>
              <w:keepNext/>
              <w:jc w:val="center"/>
              <w:rPr>
                <w:rFonts w:ascii="Calibri" w:hAnsi="Calibri"/>
                <w:b/>
                <w:sz w:val="18"/>
                <w:szCs w:val="18"/>
              </w:rPr>
            </w:pPr>
            <w:r w:rsidRPr="00782762">
              <w:rPr>
                <w:rFonts w:ascii="Calibri" w:hAnsi="Calibri"/>
                <w:b/>
                <w:sz w:val="18"/>
                <w:szCs w:val="18"/>
              </w:rPr>
              <w:t>55</w:t>
            </w:r>
          </w:p>
        </w:tc>
        <w:tc>
          <w:tcPr>
            <w:tcW w:w="0" w:type="auto"/>
            <w:vAlign w:val="center"/>
          </w:tcPr>
          <w:p w14:paraId="44D698D1" w14:textId="77777777" w:rsidR="003C405A" w:rsidRDefault="00F10490">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44D698D2" w14:textId="77777777" w:rsidR="003C405A" w:rsidRDefault="00F10490">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44D698D3" w14:textId="77777777" w:rsidR="003C405A" w:rsidRDefault="00F10490">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44D698D4" w14:textId="77777777" w:rsidR="003C405A" w:rsidRDefault="00F10490">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44D698D5" w14:textId="77777777" w:rsidR="003C405A" w:rsidRDefault="00F10490">
            <w:pPr>
              <w:keepNext/>
              <w:jc w:val="center"/>
              <w:rPr>
                <w:rFonts w:ascii="Calibri" w:hAnsi="Calibri"/>
                <w:sz w:val="18"/>
                <w:szCs w:val="18"/>
              </w:rPr>
            </w:pPr>
            <w:r w:rsidRPr="00782762">
              <w:rPr>
                <w:rFonts w:ascii="Calibri" w:hAnsi="Calibri"/>
                <w:sz w:val="18"/>
                <w:szCs w:val="18"/>
              </w:rPr>
              <w:t>1.016</w:t>
            </w:r>
          </w:p>
        </w:tc>
        <w:tc>
          <w:tcPr>
            <w:tcW w:w="0" w:type="auto"/>
            <w:vAlign w:val="center"/>
          </w:tcPr>
          <w:p w14:paraId="44D698D6" w14:textId="77777777" w:rsidR="003C405A" w:rsidRDefault="00F10490">
            <w:pPr>
              <w:keepNext/>
              <w:jc w:val="center"/>
              <w:rPr>
                <w:rFonts w:ascii="Calibri" w:hAnsi="Calibri"/>
                <w:sz w:val="18"/>
                <w:szCs w:val="18"/>
              </w:rPr>
            </w:pPr>
            <w:r w:rsidRPr="00782762">
              <w:rPr>
                <w:rFonts w:ascii="Calibri" w:hAnsi="Calibri"/>
                <w:sz w:val="18"/>
                <w:szCs w:val="18"/>
              </w:rPr>
              <w:t>1.024</w:t>
            </w:r>
          </w:p>
        </w:tc>
        <w:tc>
          <w:tcPr>
            <w:tcW w:w="0" w:type="auto"/>
            <w:vAlign w:val="center"/>
          </w:tcPr>
          <w:p w14:paraId="44D698D7" w14:textId="77777777" w:rsidR="003C405A" w:rsidRDefault="00F10490">
            <w:pPr>
              <w:keepNext/>
              <w:jc w:val="center"/>
              <w:rPr>
                <w:rFonts w:ascii="Calibri" w:hAnsi="Calibri"/>
                <w:sz w:val="18"/>
                <w:szCs w:val="18"/>
              </w:rPr>
            </w:pPr>
            <w:r w:rsidRPr="00782762">
              <w:rPr>
                <w:rFonts w:ascii="Calibri" w:hAnsi="Calibri"/>
                <w:sz w:val="18"/>
                <w:szCs w:val="18"/>
              </w:rPr>
              <w:t>1.033</w:t>
            </w:r>
          </w:p>
        </w:tc>
        <w:tc>
          <w:tcPr>
            <w:tcW w:w="0" w:type="auto"/>
            <w:vAlign w:val="center"/>
          </w:tcPr>
          <w:p w14:paraId="44D698D8" w14:textId="77777777" w:rsidR="003C405A" w:rsidRDefault="00F10490">
            <w:pPr>
              <w:keepNext/>
              <w:jc w:val="center"/>
              <w:rPr>
                <w:rFonts w:ascii="Calibri" w:hAnsi="Calibri"/>
                <w:sz w:val="18"/>
                <w:szCs w:val="18"/>
              </w:rPr>
            </w:pPr>
            <w:r w:rsidRPr="00782762">
              <w:rPr>
                <w:rFonts w:ascii="Calibri" w:hAnsi="Calibri"/>
                <w:sz w:val="18"/>
                <w:szCs w:val="18"/>
              </w:rPr>
              <w:t>1.041</w:t>
            </w:r>
          </w:p>
        </w:tc>
        <w:tc>
          <w:tcPr>
            <w:tcW w:w="0" w:type="auto"/>
            <w:vAlign w:val="center"/>
          </w:tcPr>
          <w:p w14:paraId="44D698D9" w14:textId="77777777" w:rsidR="003C405A" w:rsidRDefault="00F10490">
            <w:pPr>
              <w:keepNext/>
              <w:jc w:val="center"/>
              <w:rPr>
                <w:rFonts w:ascii="Calibri" w:hAnsi="Calibri"/>
                <w:sz w:val="18"/>
                <w:szCs w:val="18"/>
              </w:rPr>
            </w:pPr>
            <w:r w:rsidRPr="00782762">
              <w:rPr>
                <w:rFonts w:ascii="Calibri" w:hAnsi="Calibri"/>
                <w:sz w:val="18"/>
                <w:szCs w:val="18"/>
              </w:rPr>
              <w:t>1.050</w:t>
            </w:r>
          </w:p>
        </w:tc>
      </w:tr>
      <w:tr w:rsidR="00F10490" w:rsidRPr="00782762" w14:paraId="44D698E6" w14:textId="77777777" w:rsidTr="003C405A">
        <w:trPr>
          <w:cantSplit/>
          <w:trHeight w:hRule="exact" w:val="187"/>
          <w:jc w:val="center"/>
        </w:trPr>
        <w:tc>
          <w:tcPr>
            <w:tcW w:w="0" w:type="auto"/>
            <w:vMerge/>
            <w:vAlign w:val="center"/>
          </w:tcPr>
          <w:p w14:paraId="44D698DB" w14:textId="77777777" w:rsidR="003C405A" w:rsidRDefault="003C405A">
            <w:pPr>
              <w:keepNext/>
              <w:jc w:val="center"/>
              <w:rPr>
                <w:rFonts w:ascii="Calibri" w:hAnsi="Calibri"/>
                <w:sz w:val="18"/>
                <w:szCs w:val="18"/>
              </w:rPr>
            </w:pPr>
          </w:p>
        </w:tc>
        <w:tc>
          <w:tcPr>
            <w:tcW w:w="0" w:type="auto"/>
            <w:vAlign w:val="center"/>
          </w:tcPr>
          <w:p w14:paraId="44D698DC" w14:textId="77777777" w:rsidR="003C405A" w:rsidRDefault="00F10490">
            <w:pPr>
              <w:keepNext/>
              <w:jc w:val="center"/>
              <w:rPr>
                <w:rFonts w:ascii="Calibri" w:hAnsi="Calibri"/>
                <w:b/>
                <w:sz w:val="18"/>
                <w:szCs w:val="18"/>
              </w:rPr>
            </w:pPr>
            <w:r w:rsidRPr="00782762">
              <w:rPr>
                <w:rFonts w:ascii="Calibri" w:hAnsi="Calibri"/>
                <w:b/>
                <w:sz w:val="18"/>
                <w:szCs w:val="18"/>
              </w:rPr>
              <w:t>60</w:t>
            </w:r>
          </w:p>
        </w:tc>
        <w:tc>
          <w:tcPr>
            <w:tcW w:w="0" w:type="auto"/>
            <w:vAlign w:val="center"/>
          </w:tcPr>
          <w:p w14:paraId="44D698DD" w14:textId="77777777" w:rsidR="003C405A" w:rsidRDefault="00F10490">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44D698DE" w14:textId="77777777" w:rsidR="003C405A" w:rsidRDefault="00F10490">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44D698DF" w14:textId="77777777" w:rsidR="003C405A" w:rsidRDefault="00F10490">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44D698E0" w14:textId="77777777" w:rsidR="003C405A" w:rsidRDefault="00F10490">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44D698E1" w14:textId="77777777" w:rsidR="003C405A" w:rsidRDefault="00F10490">
            <w:pPr>
              <w:keepNext/>
              <w:jc w:val="center"/>
              <w:rPr>
                <w:rFonts w:ascii="Calibri" w:hAnsi="Calibri"/>
                <w:sz w:val="18"/>
                <w:szCs w:val="18"/>
              </w:rPr>
            </w:pPr>
            <w:r w:rsidRPr="00782762">
              <w:rPr>
                <w:rFonts w:ascii="Calibri" w:hAnsi="Calibri"/>
                <w:sz w:val="18"/>
                <w:szCs w:val="18"/>
              </w:rPr>
              <w:t>1.011</w:t>
            </w:r>
          </w:p>
        </w:tc>
        <w:tc>
          <w:tcPr>
            <w:tcW w:w="0" w:type="auto"/>
            <w:vAlign w:val="center"/>
          </w:tcPr>
          <w:p w14:paraId="44D698E2" w14:textId="77777777" w:rsidR="003C405A" w:rsidRDefault="00F10490">
            <w:pPr>
              <w:keepNext/>
              <w:jc w:val="center"/>
              <w:rPr>
                <w:rFonts w:ascii="Calibri" w:hAnsi="Calibri"/>
                <w:sz w:val="18"/>
                <w:szCs w:val="18"/>
              </w:rPr>
            </w:pPr>
            <w:r w:rsidRPr="00782762">
              <w:rPr>
                <w:rFonts w:ascii="Calibri" w:hAnsi="Calibri"/>
                <w:sz w:val="18"/>
                <w:szCs w:val="18"/>
              </w:rPr>
              <w:t>1.019</w:t>
            </w:r>
          </w:p>
        </w:tc>
        <w:tc>
          <w:tcPr>
            <w:tcW w:w="0" w:type="auto"/>
            <w:vAlign w:val="center"/>
          </w:tcPr>
          <w:p w14:paraId="44D698E3" w14:textId="77777777" w:rsidR="003C405A" w:rsidRDefault="00F10490">
            <w:pPr>
              <w:keepNext/>
              <w:jc w:val="center"/>
              <w:rPr>
                <w:rFonts w:ascii="Calibri" w:hAnsi="Calibri"/>
                <w:sz w:val="18"/>
                <w:szCs w:val="18"/>
              </w:rPr>
            </w:pPr>
            <w:r w:rsidRPr="00782762">
              <w:rPr>
                <w:rFonts w:ascii="Calibri" w:hAnsi="Calibri"/>
                <w:sz w:val="18"/>
                <w:szCs w:val="18"/>
              </w:rPr>
              <w:t>1.028</w:t>
            </w:r>
          </w:p>
        </w:tc>
        <w:tc>
          <w:tcPr>
            <w:tcW w:w="0" w:type="auto"/>
            <w:vAlign w:val="center"/>
          </w:tcPr>
          <w:p w14:paraId="44D698E4" w14:textId="77777777" w:rsidR="003C405A" w:rsidRDefault="00F10490">
            <w:pPr>
              <w:keepNext/>
              <w:jc w:val="center"/>
              <w:rPr>
                <w:rFonts w:ascii="Calibri" w:hAnsi="Calibri"/>
                <w:sz w:val="18"/>
                <w:szCs w:val="18"/>
              </w:rPr>
            </w:pPr>
            <w:r w:rsidRPr="00782762">
              <w:rPr>
                <w:rFonts w:ascii="Calibri" w:hAnsi="Calibri"/>
                <w:sz w:val="18"/>
                <w:szCs w:val="18"/>
              </w:rPr>
              <w:t>1.036</w:t>
            </w:r>
          </w:p>
        </w:tc>
        <w:tc>
          <w:tcPr>
            <w:tcW w:w="0" w:type="auto"/>
            <w:vAlign w:val="center"/>
          </w:tcPr>
          <w:p w14:paraId="44D698E5" w14:textId="77777777" w:rsidR="003C405A" w:rsidRDefault="00F10490">
            <w:pPr>
              <w:keepNext/>
              <w:jc w:val="center"/>
              <w:rPr>
                <w:rFonts w:ascii="Calibri" w:hAnsi="Calibri"/>
                <w:sz w:val="18"/>
                <w:szCs w:val="18"/>
              </w:rPr>
            </w:pPr>
            <w:r w:rsidRPr="00782762">
              <w:rPr>
                <w:rFonts w:ascii="Calibri" w:hAnsi="Calibri"/>
                <w:sz w:val="18"/>
                <w:szCs w:val="18"/>
              </w:rPr>
              <w:t>1.045</w:t>
            </w:r>
          </w:p>
        </w:tc>
      </w:tr>
      <w:tr w:rsidR="00F10490" w:rsidRPr="00782762" w14:paraId="44D698F2" w14:textId="77777777" w:rsidTr="003C405A">
        <w:trPr>
          <w:cantSplit/>
          <w:trHeight w:hRule="exact" w:val="187"/>
          <w:jc w:val="center"/>
        </w:trPr>
        <w:tc>
          <w:tcPr>
            <w:tcW w:w="0" w:type="auto"/>
            <w:vMerge/>
            <w:vAlign w:val="center"/>
          </w:tcPr>
          <w:p w14:paraId="44D698E7" w14:textId="77777777" w:rsidR="003C405A" w:rsidRDefault="003C405A">
            <w:pPr>
              <w:keepNext/>
              <w:jc w:val="center"/>
              <w:rPr>
                <w:rFonts w:ascii="Calibri" w:hAnsi="Calibri"/>
                <w:sz w:val="18"/>
                <w:szCs w:val="18"/>
              </w:rPr>
            </w:pPr>
          </w:p>
        </w:tc>
        <w:tc>
          <w:tcPr>
            <w:tcW w:w="0" w:type="auto"/>
            <w:vAlign w:val="center"/>
          </w:tcPr>
          <w:p w14:paraId="44D698E8" w14:textId="77777777" w:rsidR="003C405A" w:rsidRDefault="00F10490">
            <w:pPr>
              <w:keepNext/>
              <w:jc w:val="center"/>
              <w:rPr>
                <w:rFonts w:ascii="Calibri" w:hAnsi="Calibri"/>
                <w:b/>
                <w:sz w:val="18"/>
                <w:szCs w:val="18"/>
              </w:rPr>
            </w:pPr>
            <w:r w:rsidRPr="00782762">
              <w:rPr>
                <w:rFonts w:ascii="Calibri" w:hAnsi="Calibri"/>
                <w:b/>
                <w:sz w:val="18"/>
                <w:szCs w:val="18"/>
              </w:rPr>
              <w:t>65</w:t>
            </w:r>
          </w:p>
        </w:tc>
        <w:tc>
          <w:tcPr>
            <w:tcW w:w="0" w:type="auto"/>
            <w:vAlign w:val="center"/>
          </w:tcPr>
          <w:p w14:paraId="44D698E9" w14:textId="77777777" w:rsidR="003C405A" w:rsidRDefault="00F10490">
            <w:pPr>
              <w:keepNext/>
              <w:jc w:val="center"/>
              <w:rPr>
                <w:rFonts w:ascii="Calibri" w:hAnsi="Calibri"/>
                <w:sz w:val="18"/>
                <w:szCs w:val="18"/>
              </w:rPr>
            </w:pPr>
            <w:r w:rsidRPr="00782762">
              <w:rPr>
                <w:rFonts w:ascii="Calibri" w:hAnsi="Calibri"/>
                <w:sz w:val="18"/>
                <w:szCs w:val="18"/>
              </w:rPr>
              <w:t>0.973</w:t>
            </w:r>
          </w:p>
        </w:tc>
        <w:tc>
          <w:tcPr>
            <w:tcW w:w="0" w:type="auto"/>
            <w:vAlign w:val="center"/>
          </w:tcPr>
          <w:p w14:paraId="44D698EA" w14:textId="77777777" w:rsidR="003C405A" w:rsidRDefault="00F10490">
            <w:pPr>
              <w:keepNext/>
              <w:jc w:val="center"/>
              <w:rPr>
                <w:rFonts w:ascii="Calibri" w:hAnsi="Calibri"/>
                <w:sz w:val="18"/>
                <w:szCs w:val="18"/>
              </w:rPr>
            </w:pPr>
            <w:r w:rsidRPr="00782762">
              <w:rPr>
                <w:rFonts w:ascii="Calibri" w:hAnsi="Calibri"/>
                <w:sz w:val="18"/>
                <w:szCs w:val="18"/>
              </w:rPr>
              <w:t>0.981</w:t>
            </w:r>
          </w:p>
        </w:tc>
        <w:tc>
          <w:tcPr>
            <w:tcW w:w="0" w:type="auto"/>
            <w:vAlign w:val="center"/>
          </w:tcPr>
          <w:p w14:paraId="44D698EB" w14:textId="77777777" w:rsidR="003C405A" w:rsidRDefault="00F10490">
            <w:pPr>
              <w:keepNext/>
              <w:jc w:val="center"/>
              <w:rPr>
                <w:rFonts w:ascii="Calibri" w:hAnsi="Calibri"/>
                <w:sz w:val="18"/>
                <w:szCs w:val="18"/>
              </w:rPr>
            </w:pPr>
            <w:r w:rsidRPr="00782762">
              <w:rPr>
                <w:rFonts w:ascii="Calibri" w:hAnsi="Calibri"/>
                <w:sz w:val="18"/>
                <w:szCs w:val="18"/>
              </w:rPr>
              <w:t>0.989</w:t>
            </w:r>
          </w:p>
        </w:tc>
        <w:tc>
          <w:tcPr>
            <w:tcW w:w="0" w:type="auto"/>
            <w:vAlign w:val="center"/>
          </w:tcPr>
          <w:p w14:paraId="44D698EC" w14:textId="77777777" w:rsidR="003C405A" w:rsidRDefault="00F10490">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44D698ED" w14:textId="77777777" w:rsidR="003C405A" w:rsidRDefault="00F10490">
            <w:pPr>
              <w:keepNext/>
              <w:jc w:val="center"/>
              <w:rPr>
                <w:rFonts w:ascii="Calibri" w:hAnsi="Calibri"/>
                <w:sz w:val="18"/>
                <w:szCs w:val="18"/>
              </w:rPr>
            </w:pPr>
            <w:r w:rsidRPr="00782762">
              <w:rPr>
                <w:rFonts w:ascii="Calibri" w:hAnsi="Calibri"/>
                <w:sz w:val="18"/>
                <w:szCs w:val="18"/>
              </w:rPr>
              <w:t>1.006</w:t>
            </w:r>
          </w:p>
        </w:tc>
        <w:tc>
          <w:tcPr>
            <w:tcW w:w="0" w:type="auto"/>
            <w:vAlign w:val="center"/>
          </w:tcPr>
          <w:p w14:paraId="44D698EE" w14:textId="77777777" w:rsidR="003C405A" w:rsidRDefault="00F10490">
            <w:pPr>
              <w:keepNext/>
              <w:jc w:val="center"/>
              <w:rPr>
                <w:rFonts w:ascii="Calibri" w:hAnsi="Calibri"/>
                <w:sz w:val="18"/>
                <w:szCs w:val="18"/>
              </w:rPr>
            </w:pPr>
            <w:r w:rsidRPr="00782762">
              <w:rPr>
                <w:rFonts w:ascii="Calibri" w:hAnsi="Calibri"/>
                <w:sz w:val="18"/>
                <w:szCs w:val="18"/>
              </w:rPr>
              <w:t>1.015</w:t>
            </w:r>
          </w:p>
        </w:tc>
        <w:tc>
          <w:tcPr>
            <w:tcW w:w="0" w:type="auto"/>
            <w:vAlign w:val="center"/>
          </w:tcPr>
          <w:p w14:paraId="44D698EF" w14:textId="77777777" w:rsidR="003C405A" w:rsidRDefault="00F10490">
            <w:pPr>
              <w:keepNext/>
              <w:jc w:val="center"/>
              <w:rPr>
                <w:rFonts w:ascii="Calibri" w:hAnsi="Calibri"/>
                <w:sz w:val="18"/>
                <w:szCs w:val="18"/>
              </w:rPr>
            </w:pPr>
            <w:r w:rsidRPr="00782762">
              <w:rPr>
                <w:rFonts w:ascii="Calibri" w:hAnsi="Calibri"/>
                <w:sz w:val="18"/>
                <w:szCs w:val="18"/>
              </w:rPr>
              <w:t>1.023</w:t>
            </w:r>
          </w:p>
        </w:tc>
        <w:tc>
          <w:tcPr>
            <w:tcW w:w="0" w:type="auto"/>
            <w:vAlign w:val="center"/>
          </w:tcPr>
          <w:p w14:paraId="44D698F0" w14:textId="77777777" w:rsidR="003C405A" w:rsidRDefault="00F10490">
            <w:pPr>
              <w:keepNext/>
              <w:jc w:val="center"/>
              <w:rPr>
                <w:rFonts w:ascii="Calibri" w:hAnsi="Calibri"/>
                <w:sz w:val="18"/>
                <w:szCs w:val="18"/>
              </w:rPr>
            </w:pPr>
            <w:r w:rsidRPr="00782762">
              <w:rPr>
                <w:rFonts w:ascii="Calibri" w:hAnsi="Calibri"/>
                <w:sz w:val="18"/>
                <w:szCs w:val="18"/>
              </w:rPr>
              <w:t>1.031</w:t>
            </w:r>
          </w:p>
        </w:tc>
        <w:tc>
          <w:tcPr>
            <w:tcW w:w="0" w:type="auto"/>
            <w:vAlign w:val="center"/>
          </w:tcPr>
          <w:p w14:paraId="44D698F1" w14:textId="77777777" w:rsidR="003C405A" w:rsidRDefault="00F10490">
            <w:pPr>
              <w:keepNext/>
              <w:jc w:val="center"/>
              <w:rPr>
                <w:rFonts w:ascii="Calibri" w:hAnsi="Calibri"/>
                <w:sz w:val="18"/>
                <w:szCs w:val="18"/>
              </w:rPr>
            </w:pPr>
            <w:r w:rsidRPr="00782762">
              <w:rPr>
                <w:rFonts w:ascii="Calibri" w:hAnsi="Calibri"/>
                <w:sz w:val="18"/>
                <w:szCs w:val="18"/>
              </w:rPr>
              <w:t>1.040</w:t>
            </w:r>
          </w:p>
        </w:tc>
      </w:tr>
      <w:tr w:rsidR="00F10490" w:rsidRPr="00782762" w14:paraId="44D698FE" w14:textId="77777777" w:rsidTr="003C405A">
        <w:trPr>
          <w:cantSplit/>
          <w:trHeight w:hRule="exact" w:val="187"/>
          <w:jc w:val="center"/>
        </w:trPr>
        <w:tc>
          <w:tcPr>
            <w:tcW w:w="0" w:type="auto"/>
            <w:vMerge/>
            <w:vAlign w:val="center"/>
          </w:tcPr>
          <w:p w14:paraId="44D698F3" w14:textId="77777777" w:rsidR="003C405A" w:rsidRDefault="003C405A">
            <w:pPr>
              <w:keepNext/>
              <w:jc w:val="center"/>
              <w:rPr>
                <w:rFonts w:ascii="Calibri" w:hAnsi="Calibri"/>
                <w:sz w:val="18"/>
                <w:szCs w:val="18"/>
              </w:rPr>
            </w:pPr>
          </w:p>
        </w:tc>
        <w:tc>
          <w:tcPr>
            <w:tcW w:w="0" w:type="auto"/>
            <w:vAlign w:val="center"/>
          </w:tcPr>
          <w:p w14:paraId="44D698F4" w14:textId="77777777" w:rsidR="003C405A" w:rsidRDefault="00F10490">
            <w:pPr>
              <w:keepNext/>
              <w:jc w:val="center"/>
              <w:rPr>
                <w:rFonts w:ascii="Calibri" w:hAnsi="Calibri"/>
                <w:b/>
                <w:sz w:val="18"/>
                <w:szCs w:val="18"/>
              </w:rPr>
            </w:pPr>
            <w:r w:rsidRPr="00782762">
              <w:rPr>
                <w:rFonts w:ascii="Calibri" w:hAnsi="Calibri"/>
                <w:b/>
                <w:sz w:val="18"/>
                <w:szCs w:val="18"/>
              </w:rPr>
              <w:t>70</w:t>
            </w:r>
          </w:p>
        </w:tc>
        <w:tc>
          <w:tcPr>
            <w:tcW w:w="0" w:type="auto"/>
            <w:vAlign w:val="center"/>
          </w:tcPr>
          <w:p w14:paraId="44D698F5" w14:textId="77777777" w:rsidR="003C405A" w:rsidRDefault="00F10490">
            <w:pPr>
              <w:keepNext/>
              <w:jc w:val="center"/>
              <w:rPr>
                <w:rFonts w:ascii="Calibri" w:hAnsi="Calibri"/>
                <w:sz w:val="18"/>
                <w:szCs w:val="18"/>
              </w:rPr>
            </w:pPr>
            <w:r w:rsidRPr="00782762">
              <w:rPr>
                <w:rFonts w:ascii="Calibri" w:hAnsi="Calibri"/>
                <w:sz w:val="18"/>
                <w:szCs w:val="18"/>
              </w:rPr>
              <w:t>0.968</w:t>
            </w:r>
          </w:p>
        </w:tc>
        <w:tc>
          <w:tcPr>
            <w:tcW w:w="0" w:type="auto"/>
            <w:vAlign w:val="center"/>
          </w:tcPr>
          <w:p w14:paraId="44D698F6" w14:textId="77777777" w:rsidR="003C405A" w:rsidRDefault="00F10490">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44D698F7" w14:textId="77777777" w:rsidR="003C405A" w:rsidRDefault="00F10490">
            <w:pPr>
              <w:keepNext/>
              <w:jc w:val="center"/>
              <w:rPr>
                <w:rFonts w:ascii="Calibri" w:hAnsi="Calibri"/>
                <w:sz w:val="18"/>
                <w:szCs w:val="18"/>
              </w:rPr>
            </w:pPr>
            <w:r w:rsidRPr="00782762">
              <w:rPr>
                <w:rFonts w:ascii="Calibri" w:hAnsi="Calibri"/>
                <w:sz w:val="18"/>
                <w:szCs w:val="18"/>
              </w:rPr>
              <w:t>0.985</w:t>
            </w:r>
          </w:p>
        </w:tc>
        <w:tc>
          <w:tcPr>
            <w:tcW w:w="0" w:type="auto"/>
            <w:vAlign w:val="center"/>
          </w:tcPr>
          <w:p w14:paraId="44D698F8" w14:textId="77777777" w:rsidR="003C405A" w:rsidRDefault="00F10490">
            <w:pPr>
              <w:keepNext/>
              <w:jc w:val="center"/>
              <w:rPr>
                <w:rFonts w:ascii="Calibri" w:hAnsi="Calibri"/>
                <w:sz w:val="18"/>
                <w:szCs w:val="18"/>
              </w:rPr>
            </w:pPr>
            <w:r w:rsidRPr="00782762">
              <w:rPr>
                <w:rFonts w:ascii="Calibri" w:hAnsi="Calibri"/>
                <w:sz w:val="18"/>
                <w:szCs w:val="18"/>
              </w:rPr>
              <w:t>0.993</w:t>
            </w:r>
          </w:p>
        </w:tc>
        <w:tc>
          <w:tcPr>
            <w:tcW w:w="0" w:type="auto"/>
            <w:vAlign w:val="center"/>
          </w:tcPr>
          <w:p w14:paraId="44D698F9" w14:textId="77777777" w:rsidR="003C405A" w:rsidRDefault="00F10490">
            <w:pPr>
              <w:keepNext/>
              <w:jc w:val="center"/>
              <w:rPr>
                <w:rFonts w:ascii="Calibri" w:hAnsi="Calibri"/>
                <w:sz w:val="18"/>
                <w:szCs w:val="18"/>
              </w:rPr>
            </w:pPr>
            <w:r w:rsidRPr="00782762">
              <w:rPr>
                <w:rFonts w:ascii="Calibri" w:hAnsi="Calibri"/>
                <w:sz w:val="18"/>
                <w:szCs w:val="18"/>
              </w:rPr>
              <w:t>1.001</w:t>
            </w:r>
          </w:p>
        </w:tc>
        <w:tc>
          <w:tcPr>
            <w:tcW w:w="0" w:type="auto"/>
            <w:vAlign w:val="center"/>
          </w:tcPr>
          <w:p w14:paraId="44D698FA" w14:textId="77777777" w:rsidR="003C405A" w:rsidRDefault="00F10490">
            <w:pPr>
              <w:keepNext/>
              <w:jc w:val="center"/>
              <w:rPr>
                <w:rFonts w:ascii="Calibri" w:hAnsi="Calibri"/>
                <w:sz w:val="18"/>
                <w:szCs w:val="18"/>
              </w:rPr>
            </w:pPr>
            <w:r w:rsidRPr="00782762">
              <w:rPr>
                <w:rFonts w:ascii="Calibri" w:hAnsi="Calibri"/>
                <w:sz w:val="18"/>
                <w:szCs w:val="18"/>
              </w:rPr>
              <w:t>1.010</w:t>
            </w:r>
          </w:p>
        </w:tc>
        <w:tc>
          <w:tcPr>
            <w:tcW w:w="0" w:type="auto"/>
            <w:vAlign w:val="center"/>
          </w:tcPr>
          <w:p w14:paraId="44D698FB" w14:textId="77777777" w:rsidR="003C405A" w:rsidRDefault="00F10490">
            <w:pPr>
              <w:keepNext/>
              <w:jc w:val="center"/>
              <w:rPr>
                <w:rFonts w:ascii="Calibri" w:hAnsi="Calibri"/>
                <w:sz w:val="18"/>
                <w:szCs w:val="18"/>
              </w:rPr>
            </w:pPr>
            <w:r w:rsidRPr="00782762">
              <w:rPr>
                <w:rFonts w:ascii="Calibri" w:hAnsi="Calibri"/>
                <w:sz w:val="18"/>
                <w:szCs w:val="18"/>
              </w:rPr>
              <w:t>1.018</w:t>
            </w:r>
          </w:p>
        </w:tc>
        <w:tc>
          <w:tcPr>
            <w:tcW w:w="0" w:type="auto"/>
            <w:vAlign w:val="center"/>
          </w:tcPr>
          <w:p w14:paraId="44D698FC" w14:textId="77777777" w:rsidR="003C405A" w:rsidRDefault="00F10490">
            <w:pPr>
              <w:keepNext/>
              <w:jc w:val="center"/>
              <w:rPr>
                <w:rFonts w:ascii="Calibri" w:hAnsi="Calibri"/>
                <w:sz w:val="18"/>
                <w:szCs w:val="18"/>
              </w:rPr>
            </w:pPr>
            <w:r w:rsidRPr="00782762">
              <w:rPr>
                <w:rFonts w:ascii="Calibri" w:hAnsi="Calibri"/>
                <w:sz w:val="18"/>
                <w:szCs w:val="18"/>
              </w:rPr>
              <w:t>1.026</w:t>
            </w:r>
          </w:p>
        </w:tc>
        <w:tc>
          <w:tcPr>
            <w:tcW w:w="0" w:type="auto"/>
            <w:vAlign w:val="center"/>
          </w:tcPr>
          <w:p w14:paraId="44D698FD" w14:textId="77777777" w:rsidR="003C405A" w:rsidRDefault="00F10490">
            <w:pPr>
              <w:keepNext/>
              <w:jc w:val="center"/>
              <w:rPr>
                <w:rFonts w:ascii="Calibri" w:hAnsi="Calibri"/>
                <w:sz w:val="18"/>
                <w:szCs w:val="18"/>
              </w:rPr>
            </w:pPr>
            <w:r w:rsidRPr="00782762">
              <w:rPr>
                <w:rFonts w:ascii="Calibri" w:hAnsi="Calibri"/>
                <w:sz w:val="18"/>
                <w:szCs w:val="18"/>
              </w:rPr>
              <w:t>1.035</w:t>
            </w:r>
          </w:p>
        </w:tc>
      </w:tr>
      <w:tr w:rsidR="00F10490" w:rsidRPr="00782762" w14:paraId="44D6990A" w14:textId="77777777" w:rsidTr="003C405A">
        <w:trPr>
          <w:cantSplit/>
          <w:trHeight w:hRule="exact" w:val="187"/>
          <w:jc w:val="center"/>
        </w:trPr>
        <w:tc>
          <w:tcPr>
            <w:tcW w:w="0" w:type="auto"/>
            <w:vMerge/>
            <w:vAlign w:val="center"/>
          </w:tcPr>
          <w:p w14:paraId="44D698FF" w14:textId="77777777" w:rsidR="003C405A" w:rsidRDefault="003C405A">
            <w:pPr>
              <w:keepNext/>
              <w:jc w:val="center"/>
              <w:rPr>
                <w:rFonts w:ascii="Calibri" w:hAnsi="Calibri"/>
                <w:sz w:val="18"/>
                <w:szCs w:val="18"/>
              </w:rPr>
            </w:pPr>
          </w:p>
        </w:tc>
        <w:tc>
          <w:tcPr>
            <w:tcW w:w="0" w:type="auto"/>
            <w:vAlign w:val="center"/>
          </w:tcPr>
          <w:p w14:paraId="44D69900" w14:textId="77777777" w:rsidR="003C405A" w:rsidRDefault="00F10490">
            <w:pPr>
              <w:keepNext/>
              <w:jc w:val="center"/>
              <w:rPr>
                <w:rFonts w:ascii="Calibri" w:hAnsi="Calibri"/>
                <w:b/>
                <w:sz w:val="18"/>
                <w:szCs w:val="18"/>
              </w:rPr>
            </w:pPr>
            <w:r w:rsidRPr="00782762">
              <w:rPr>
                <w:rFonts w:ascii="Calibri" w:hAnsi="Calibri"/>
                <w:b/>
                <w:sz w:val="18"/>
                <w:szCs w:val="18"/>
              </w:rPr>
              <w:t>75</w:t>
            </w:r>
          </w:p>
        </w:tc>
        <w:tc>
          <w:tcPr>
            <w:tcW w:w="0" w:type="auto"/>
            <w:vAlign w:val="center"/>
          </w:tcPr>
          <w:p w14:paraId="44D69901" w14:textId="77777777" w:rsidR="003C405A" w:rsidRDefault="00F10490">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44D69902" w14:textId="77777777" w:rsidR="003C405A" w:rsidRDefault="00F10490">
            <w:pPr>
              <w:keepNext/>
              <w:jc w:val="center"/>
              <w:rPr>
                <w:rFonts w:ascii="Calibri" w:hAnsi="Calibri"/>
                <w:sz w:val="18"/>
                <w:szCs w:val="18"/>
              </w:rPr>
            </w:pPr>
            <w:r w:rsidRPr="00782762">
              <w:rPr>
                <w:rFonts w:ascii="Calibri" w:hAnsi="Calibri"/>
                <w:sz w:val="18"/>
                <w:szCs w:val="18"/>
              </w:rPr>
              <w:t>0.972</w:t>
            </w:r>
          </w:p>
        </w:tc>
        <w:tc>
          <w:tcPr>
            <w:tcW w:w="0" w:type="auto"/>
            <w:vAlign w:val="center"/>
          </w:tcPr>
          <w:p w14:paraId="44D69903" w14:textId="77777777" w:rsidR="003C405A" w:rsidRDefault="00F10490">
            <w:pPr>
              <w:keepNext/>
              <w:jc w:val="center"/>
              <w:rPr>
                <w:rFonts w:ascii="Calibri" w:hAnsi="Calibri"/>
                <w:sz w:val="18"/>
                <w:szCs w:val="18"/>
              </w:rPr>
            </w:pPr>
            <w:r w:rsidRPr="00782762">
              <w:rPr>
                <w:rFonts w:ascii="Calibri" w:hAnsi="Calibri"/>
                <w:sz w:val="18"/>
                <w:szCs w:val="18"/>
              </w:rPr>
              <w:t>0.980</w:t>
            </w:r>
          </w:p>
        </w:tc>
        <w:tc>
          <w:tcPr>
            <w:tcW w:w="0" w:type="auto"/>
            <w:vAlign w:val="center"/>
          </w:tcPr>
          <w:p w14:paraId="44D69904" w14:textId="77777777" w:rsidR="003C405A" w:rsidRDefault="00F10490">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44D69905" w14:textId="77777777" w:rsidR="003C405A" w:rsidRDefault="00F10490">
            <w:pPr>
              <w:keepNext/>
              <w:jc w:val="center"/>
              <w:rPr>
                <w:rFonts w:ascii="Calibri" w:hAnsi="Calibri"/>
                <w:sz w:val="18"/>
                <w:szCs w:val="18"/>
              </w:rPr>
            </w:pPr>
            <w:r w:rsidRPr="00782762">
              <w:rPr>
                <w:rFonts w:ascii="Calibri" w:hAnsi="Calibri"/>
                <w:sz w:val="18"/>
                <w:szCs w:val="18"/>
              </w:rPr>
              <w:t>0.997</w:t>
            </w:r>
          </w:p>
        </w:tc>
        <w:tc>
          <w:tcPr>
            <w:tcW w:w="0" w:type="auto"/>
            <w:vAlign w:val="center"/>
          </w:tcPr>
          <w:p w14:paraId="44D69906" w14:textId="77777777" w:rsidR="003C405A" w:rsidRDefault="00F10490">
            <w:pPr>
              <w:keepNext/>
              <w:jc w:val="center"/>
              <w:rPr>
                <w:rFonts w:ascii="Calibri" w:hAnsi="Calibri"/>
                <w:sz w:val="18"/>
                <w:szCs w:val="18"/>
              </w:rPr>
            </w:pPr>
            <w:r w:rsidRPr="00782762">
              <w:rPr>
                <w:rFonts w:ascii="Calibri" w:hAnsi="Calibri"/>
                <w:sz w:val="18"/>
                <w:szCs w:val="18"/>
              </w:rPr>
              <w:t>1.005</w:t>
            </w:r>
          </w:p>
        </w:tc>
        <w:tc>
          <w:tcPr>
            <w:tcW w:w="0" w:type="auto"/>
            <w:vAlign w:val="center"/>
          </w:tcPr>
          <w:p w14:paraId="44D69907" w14:textId="77777777" w:rsidR="003C405A" w:rsidRDefault="00F10490">
            <w:pPr>
              <w:keepNext/>
              <w:jc w:val="center"/>
              <w:rPr>
                <w:rFonts w:ascii="Calibri" w:hAnsi="Calibri"/>
                <w:sz w:val="18"/>
                <w:szCs w:val="18"/>
              </w:rPr>
            </w:pPr>
            <w:r w:rsidRPr="00782762">
              <w:rPr>
                <w:rFonts w:ascii="Calibri" w:hAnsi="Calibri"/>
                <w:sz w:val="18"/>
                <w:szCs w:val="18"/>
              </w:rPr>
              <w:t>1.013</w:t>
            </w:r>
          </w:p>
        </w:tc>
        <w:tc>
          <w:tcPr>
            <w:tcW w:w="0" w:type="auto"/>
            <w:vAlign w:val="center"/>
          </w:tcPr>
          <w:p w14:paraId="44D69908" w14:textId="77777777" w:rsidR="003C405A" w:rsidRDefault="00F10490">
            <w:pPr>
              <w:keepNext/>
              <w:jc w:val="center"/>
              <w:rPr>
                <w:rFonts w:ascii="Calibri" w:hAnsi="Calibri"/>
                <w:sz w:val="18"/>
                <w:szCs w:val="18"/>
              </w:rPr>
            </w:pPr>
            <w:r w:rsidRPr="00782762">
              <w:rPr>
                <w:rFonts w:ascii="Calibri" w:hAnsi="Calibri"/>
                <w:sz w:val="18"/>
                <w:szCs w:val="18"/>
              </w:rPr>
              <w:t>1.022</w:t>
            </w:r>
          </w:p>
        </w:tc>
        <w:tc>
          <w:tcPr>
            <w:tcW w:w="0" w:type="auto"/>
            <w:vAlign w:val="center"/>
          </w:tcPr>
          <w:p w14:paraId="44D69909" w14:textId="77777777" w:rsidR="003C405A" w:rsidRDefault="00F10490">
            <w:pPr>
              <w:keepNext/>
              <w:jc w:val="center"/>
              <w:rPr>
                <w:rFonts w:ascii="Calibri" w:hAnsi="Calibri"/>
                <w:sz w:val="18"/>
                <w:szCs w:val="18"/>
              </w:rPr>
            </w:pPr>
            <w:r w:rsidRPr="00782762">
              <w:rPr>
                <w:rFonts w:ascii="Calibri" w:hAnsi="Calibri"/>
                <w:sz w:val="18"/>
                <w:szCs w:val="18"/>
              </w:rPr>
              <w:t>1.030</w:t>
            </w:r>
          </w:p>
        </w:tc>
      </w:tr>
      <w:tr w:rsidR="00F10490" w:rsidRPr="00782762" w14:paraId="44D69916" w14:textId="77777777" w:rsidTr="003C405A">
        <w:trPr>
          <w:cantSplit/>
          <w:trHeight w:hRule="exact" w:val="187"/>
          <w:jc w:val="center"/>
        </w:trPr>
        <w:tc>
          <w:tcPr>
            <w:tcW w:w="0" w:type="auto"/>
            <w:vMerge/>
            <w:vAlign w:val="center"/>
          </w:tcPr>
          <w:p w14:paraId="44D6990B" w14:textId="77777777" w:rsidR="003C405A" w:rsidRDefault="003C405A">
            <w:pPr>
              <w:keepNext/>
              <w:jc w:val="center"/>
              <w:rPr>
                <w:rFonts w:ascii="Calibri" w:hAnsi="Calibri"/>
                <w:sz w:val="18"/>
                <w:szCs w:val="18"/>
              </w:rPr>
            </w:pPr>
          </w:p>
        </w:tc>
        <w:tc>
          <w:tcPr>
            <w:tcW w:w="0" w:type="auto"/>
            <w:vAlign w:val="center"/>
          </w:tcPr>
          <w:p w14:paraId="44D6990C" w14:textId="77777777" w:rsidR="003C405A" w:rsidRDefault="00F10490">
            <w:pPr>
              <w:keepNext/>
              <w:jc w:val="center"/>
              <w:rPr>
                <w:rFonts w:ascii="Calibri" w:hAnsi="Calibri"/>
                <w:b/>
                <w:sz w:val="18"/>
                <w:szCs w:val="18"/>
              </w:rPr>
            </w:pPr>
            <w:r w:rsidRPr="00782762">
              <w:rPr>
                <w:rFonts w:ascii="Calibri" w:hAnsi="Calibri"/>
                <w:b/>
                <w:sz w:val="18"/>
                <w:szCs w:val="18"/>
              </w:rPr>
              <w:t>80</w:t>
            </w:r>
          </w:p>
        </w:tc>
        <w:tc>
          <w:tcPr>
            <w:tcW w:w="0" w:type="auto"/>
            <w:vAlign w:val="center"/>
          </w:tcPr>
          <w:p w14:paraId="44D6990D" w14:textId="77777777" w:rsidR="003C405A" w:rsidRDefault="00F10490">
            <w:pPr>
              <w:keepNext/>
              <w:jc w:val="center"/>
              <w:rPr>
                <w:rFonts w:ascii="Calibri" w:hAnsi="Calibri"/>
                <w:sz w:val="18"/>
                <w:szCs w:val="18"/>
              </w:rPr>
            </w:pPr>
            <w:r w:rsidRPr="00782762">
              <w:rPr>
                <w:rFonts w:ascii="Calibri" w:hAnsi="Calibri"/>
                <w:sz w:val="18"/>
                <w:szCs w:val="18"/>
              </w:rPr>
              <w:t>0.959</w:t>
            </w:r>
          </w:p>
        </w:tc>
        <w:tc>
          <w:tcPr>
            <w:tcW w:w="0" w:type="auto"/>
            <w:vAlign w:val="center"/>
          </w:tcPr>
          <w:p w14:paraId="44D6990E" w14:textId="77777777" w:rsidR="003C405A" w:rsidRDefault="00F10490">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44D6990F" w14:textId="77777777" w:rsidR="003C405A" w:rsidRDefault="00F10490">
            <w:pPr>
              <w:keepNext/>
              <w:jc w:val="center"/>
              <w:rPr>
                <w:rFonts w:ascii="Calibri" w:hAnsi="Calibri"/>
                <w:sz w:val="18"/>
                <w:szCs w:val="18"/>
              </w:rPr>
            </w:pPr>
            <w:r w:rsidRPr="00782762">
              <w:rPr>
                <w:rFonts w:ascii="Calibri" w:hAnsi="Calibri"/>
                <w:sz w:val="18"/>
                <w:szCs w:val="18"/>
              </w:rPr>
              <w:t>0.976</w:t>
            </w:r>
          </w:p>
        </w:tc>
        <w:tc>
          <w:tcPr>
            <w:tcW w:w="0" w:type="auto"/>
            <w:vAlign w:val="center"/>
          </w:tcPr>
          <w:p w14:paraId="44D69910" w14:textId="77777777" w:rsidR="003C405A" w:rsidRDefault="00F10490">
            <w:pPr>
              <w:keepNext/>
              <w:jc w:val="center"/>
              <w:rPr>
                <w:rFonts w:ascii="Calibri" w:hAnsi="Calibri"/>
                <w:sz w:val="18"/>
                <w:szCs w:val="18"/>
              </w:rPr>
            </w:pPr>
            <w:r w:rsidRPr="00782762">
              <w:rPr>
                <w:rFonts w:ascii="Calibri" w:hAnsi="Calibri"/>
                <w:sz w:val="18"/>
                <w:szCs w:val="18"/>
              </w:rPr>
              <w:t>0.984</w:t>
            </w:r>
          </w:p>
        </w:tc>
        <w:tc>
          <w:tcPr>
            <w:tcW w:w="0" w:type="auto"/>
            <w:vAlign w:val="center"/>
          </w:tcPr>
          <w:p w14:paraId="44D69911" w14:textId="77777777" w:rsidR="003C405A" w:rsidRDefault="00F10490">
            <w:pPr>
              <w:keepNext/>
              <w:jc w:val="center"/>
              <w:rPr>
                <w:rFonts w:ascii="Calibri" w:hAnsi="Calibri"/>
                <w:sz w:val="18"/>
                <w:szCs w:val="18"/>
              </w:rPr>
            </w:pPr>
            <w:r w:rsidRPr="00782762">
              <w:rPr>
                <w:rFonts w:ascii="Calibri" w:hAnsi="Calibri"/>
                <w:sz w:val="18"/>
                <w:szCs w:val="18"/>
              </w:rPr>
              <w:t>0.992</w:t>
            </w:r>
          </w:p>
        </w:tc>
        <w:tc>
          <w:tcPr>
            <w:tcW w:w="0" w:type="auto"/>
            <w:vAlign w:val="center"/>
          </w:tcPr>
          <w:p w14:paraId="44D69912" w14:textId="77777777" w:rsidR="003C405A" w:rsidRDefault="00F10490">
            <w:pPr>
              <w:keepNext/>
              <w:jc w:val="center"/>
              <w:rPr>
                <w:rFonts w:ascii="Calibri" w:hAnsi="Calibri"/>
                <w:sz w:val="18"/>
                <w:szCs w:val="18"/>
              </w:rPr>
            </w:pPr>
            <w:r w:rsidRPr="00782762">
              <w:rPr>
                <w:rFonts w:ascii="Calibri" w:hAnsi="Calibri"/>
                <w:sz w:val="18"/>
                <w:szCs w:val="18"/>
              </w:rPr>
              <w:t>1.000</w:t>
            </w:r>
          </w:p>
        </w:tc>
        <w:tc>
          <w:tcPr>
            <w:tcW w:w="0" w:type="auto"/>
            <w:vAlign w:val="center"/>
          </w:tcPr>
          <w:p w14:paraId="44D69913" w14:textId="77777777" w:rsidR="003C405A" w:rsidRDefault="00F10490">
            <w:pPr>
              <w:keepNext/>
              <w:jc w:val="center"/>
              <w:rPr>
                <w:rFonts w:ascii="Calibri" w:hAnsi="Calibri"/>
                <w:sz w:val="18"/>
                <w:szCs w:val="18"/>
              </w:rPr>
            </w:pPr>
            <w:r w:rsidRPr="00782762">
              <w:rPr>
                <w:rFonts w:ascii="Calibri" w:hAnsi="Calibri"/>
                <w:sz w:val="18"/>
                <w:szCs w:val="18"/>
              </w:rPr>
              <w:t>1.009</w:t>
            </w:r>
          </w:p>
        </w:tc>
        <w:tc>
          <w:tcPr>
            <w:tcW w:w="0" w:type="auto"/>
            <w:vAlign w:val="center"/>
          </w:tcPr>
          <w:p w14:paraId="44D69914" w14:textId="77777777" w:rsidR="003C405A" w:rsidRDefault="00F10490">
            <w:pPr>
              <w:keepNext/>
              <w:jc w:val="center"/>
              <w:rPr>
                <w:rFonts w:ascii="Calibri" w:hAnsi="Calibri"/>
                <w:sz w:val="18"/>
                <w:szCs w:val="18"/>
              </w:rPr>
            </w:pPr>
            <w:r w:rsidRPr="00782762">
              <w:rPr>
                <w:rFonts w:ascii="Calibri" w:hAnsi="Calibri"/>
                <w:sz w:val="18"/>
                <w:szCs w:val="18"/>
              </w:rPr>
              <w:t>1.017</w:t>
            </w:r>
          </w:p>
        </w:tc>
        <w:tc>
          <w:tcPr>
            <w:tcW w:w="0" w:type="auto"/>
            <w:vAlign w:val="center"/>
          </w:tcPr>
          <w:p w14:paraId="44D69915" w14:textId="77777777" w:rsidR="003C405A" w:rsidRDefault="00F10490">
            <w:pPr>
              <w:keepNext/>
              <w:jc w:val="center"/>
              <w:rPr>
                <w:rFonts w:ascii="Calibri" w:hAnsi="Calibri"/>
                <w:sz w:val="18"/>
                <w:szCs w:val="18"/>
              </w:rPr>
            </w:pPr>
            <w:r w:rsidRPr="00782762">
              <w:rPr>
                <w:rFonts w:ascii="Calibri" w:hAnsi="Calibri"/>
                <w:sz w:val="18"/>
                <w:szCs w:val="18"/>
              </w:rPr>
              <w:t>1.025</w:t>
            </w:r>
          </w:p>
        </w:tc>
      </w:tr>
      <w:tr w:rsidR="00F10490" w:rsidRPr="00782762" w14:paraId="44D69922" w14:textId="77777777" w:rsidTr="003C405A">
        <w:trPr>
          <w:cantSplit/>
          <w:trHeight w:hRule="exact" w:val="187"/>
          <w:jc w:val="center"/>
        </w:trPr>
        <w:tc>
          <w:tcPr>
            <w:tcW w:w="0" w:type="auto"/>
            <w:vMerge/>
            <w:vAlign w:val="center"/>
          </w:tcPr>
          <w:p w14:paraId="44D69917" w14:textId="77777777" w:rsidR="003C405A" w:rsidRDefault="003C405A">
            <w:pPr>
              <w:keepNext/>
              <w:jc w:val="center"/>
              <w:rPr>
                <w:rFonts w:ascii="Calibri" w:hAnsi="Calibri"/>
                <w:sz w:val="18"/>
                <w:szCs w:val="18"/>
              </w:rPr>
            </w:pPr>
          </w:p>
        </w:tc>
        <w:tc>
          <w:tcPr>
            <w:tcW w:w="0" w:type="auto"/>
            <w:vAlign w:val="center"/>
          </w:tcPr>
          <w:p w14:paraId="44D69918" w14:textId="77777777" w:rsidR="003C405A" w:rsidRDefault="00F10490">
            <w:pPr>
              <w:keepNext/>
              <w:jc w:val="center"/>
              <w:rPr>
                <w:rFonts w:ascii="Calibri" w:hAnsi="Calibri"/>
                <w:b/>
                <w:sz w:val="18"/>
                <w:szCs w:val="18"/>
              </w:rPr>
            </w:pPr>
            <w:r w:rsidRPr="00782762">
              <w:rPr>
                <w:rFonts w:ascii="Calibri" w:hAnsi="Calibri"/>
                <w:b/>
                <w:sz w:val="18"/>
                <w:szCs w:val="18"/>
              </w:rPr>
              <w:t>85</w:t>
            </w:r>
          </w:p>
        </w:tc>
        <w:tc>
          <w:tcPr>
            <w:tcW w:w="0" w:type="auto"/>
            <w:vAlign w:val="center"/>
          </w:tcPr>
          <w:p w14:paraId="44D69919" w14:textId="77777777" w:rsidR="003C405A" w:rsidRDefault="00F10490">
            <w:pPr>
              <w:keepNext/>
              <w:jc w:val="center"/>
              <w:rPr>
                <w:rFonts w:ascii="Calibri" w:hAnsi="Calibri"/>
                <w:sz w:val="18"/>
                <w:szCs w:val="18"/>
              </w:rPr>
            </w:pPr>
            <w:r w:rsidRPr="00782762">
              <w:rPr>
                <w:rFonts w:ascii="Calibri" w:hAnsi="Calibri"/>
                <w:sz w:val="18"/>
                <w:szCs w:val="18"/>
              </w:rPr>
              <w:t>0.955</w:t>
            </w:r>
          </w:p>
        </w:tc>
        <w:tc>
          <w:tcPr>
            <w:tcW w:w="0" w:type="auto"/>
            <w:vAlign w:val="center"/>
          </w:tcPr>
          <w:p w14:paraId="44D6991A" w14:textId="77777777" w:rsidR="003C405A" w:rsidRDefault="00F10490">
            <w:pPr>
              <w:keepNext/>
              <w:jc w:val="center"/>
              <w:rPr>
                <w:rFonts w:ascii="Calibri" w:hAnsi="Calibri"/>
                <w:sz w:val="18"/>
                <w:szCs w:val="18"/>
              </w:rPr>
            </w:pPr>
            <w:r w:rsidRPr="00782762">
              <w:rPr>
                <w:rFonts w:ascii="Calibri" w:hAnsi="Calibri"/>
                <w:sz w:val="18"/>
                <w:szCs w:val="18"/>
              </w:rPr>
              <w:t>0.963</w:t>
            </w:r>
          </w:p>
        </w:tc>
        <w:tc>
          <w:tcPr>
            <w:tcW w:w="0" w:type="auto"/>
            <w:vAlign w:val="center"/>
          </w:tcPr>
          <w:p w14:paraId="44D6991B" w14:textId="77777777" w:rsidR="003C405A" w:rsidRDefault="00F10490">
            <w:pPr>
              <w:keepNext/>
              <w:jc w:val="center"/>
              <w:rPr>
                <w:rFonts w:ascii="Calibri" w:hAnsi="Calibri"/>
                <w:sz w:val="18"/>
                <w:szCs w:val="18"/>
              </w:rPr>
            </w:pPr>
            <w:r w:rsidRPr="00782762">
              <w:rPr>
                <w:rFonts w:ascii="Calibri" w:hAnsi="Calibri"/>
                <w:sz w:val="18"/>
                <w:szCs w:val="18"/>
              </w:rPr>
              <w:t>0.971</w:t>
            </w:r>
          </w:p>
        </w:tc>
        <w:tc>
          <w:tcPr>
            <w:tcW w:w="0" w:type="auto"/>
            <w:vAlign w:val="center"/>
          </w:tcPr>
          <w:p w14:paraId="44D6991C" w14:textId="77777777" w:rsidR="003C405A" w:rsidRDefault="00F10490">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44D6991D" w14:textId="77777777" w:rsidR="003C405A" w:rsidRDefault="00F10490">
            <w:pPr>
              <w:keepNext/>
              <w:jc w:val="center"/>
              <w:rPr>
                <w:rFonts w:ascii="Calibri" w:hAnsi="Calibri"/>
                <w:sz w:val="18"/>
                <w:szCs w:val="18"/>
              </w:rPr>
            </w:pPr>
            <w:r w:rsidRPr="00782762">
              <w:rPr>
                <w:rFonts w:ascii="Calibri" w:hAnsi="Calibri"/>
                <w:sz w:val="18"/>
                <w:szCs w:val="18"/>
              </w:rPr>
              <w:t>0.988</w:t>
            </w:r>
          </w:p>
        </w:tc>
        <w:tc>
          <w:tcPr>
            <w:tcW w:w="0" w:type="auto"/>
            <w:vAlign w:val="center"/>
          </w:tcPr>
          <w:p w14:paraId="44D6991E" w14:textId="77777777" w:rsidR="003C405A" w:rsidRDefault="00F10490">
            <w:pPr>
              <w:keepNext/>
              <w:jc w:val="center"/>
              <w:rPr>
                <w:rFonts w:ascii="Calibri" w:hAnsi="Calibri"/>
                <w:sz w:val="18"/>
                <w:szCs w:val="18"/>
              </w:rPr>
            </w:pPr>
            <w:r w:rsidRPr="00782762">
              <w:rPr>
                <w:rFonts w:ascii="Calibri" w:hAnsi="Calibri"/>
                <w:sz w:val="18"/>
                <w:szCs w:val="18"/>
              </w:rPr>
              <w:t>0.996</w:t>
            </w:r>
          </w:p>
        </w:tc>
        <w:tc>
          <w:tcPr>
            <w:tcW w:w="0" w:type="auto"/>
            <w:vAlign w:val="center"/>
          </w:tcPr>
          <w:p w14:paraId="44D6991F" w14:textId="77777777" w:rsidR="003C405A" w:rsidRDefault="00F10490">
            <w:pPr>
              <w:keepNext/>
              <w:jc w:val="center"/>
              <w:rPr>
                <w:rFonts w:ascii="Calibri" w:hAnsi="Calibri"/>
                <w:sz w:val="18"/>
                <w:szCs w:val="18"/>
              </w:rPr>
            </w:pPr>
            <w:r w:rsidRPr="00782762">
              <w:rPr>
                <w:rFonts w:ascii="Calibri" w:hAnsi="Calibri"/>
                <w:sz w:val="18"/>
                <w:szCs w:val="18"/>
              </w:rPr>
              <w:t>1.004</w:t>
            </w:r>
          </w:p>
        </w:tc>
        <w:tc>
          <w:tcPr>
            <w:tcW w:w="0" w:type="auto"/>
            <w:vAlign w:val="center"/>
          </w:tcPr>
          <w:p w14:paraId="44D69920" w14:textId="77777777" w:rsidR="003C405A" w:rsidRDefault="00F10490">
            <w:pPr>
              <w:keepNext/>
              <w:jc w:val="center"/>
              <w:rPr>
                <w:rFonts w:ascii="Calibri" w:hAnsi="Calibri"/>
                <w:sz w:val="18"/>
                <w:szCs w:val="18"/>
              </w:rPr>
            </w:pPr>
            <w:r w:rsidRPr="00782762">
              <w:rPr>
                <w:rFonts w:ascii="Calibri" w:hAnsi="Calibri"/>
                <w:sz w:val="18"/>
                <w:szCs w:val="18"/>
              </w:rPr>
              <w:t>1.012</w:t>
            </w:r>
          </w:p>
        </w:tc>
        <w:tc>
          <w:tcPr>
            <w:tcW w:w="0" w:type="auto"/>
            <w:vAlign w:val="center"/>
          </w:tcPr>
          <w:p w14:paraId="44D69921" w14:textId="77777777" w:rsidR="003C405A" w:rsidRDefault="00F10490">
            <w:pPr>
              <w:keepNext/>
              <w:jc w:val="center"/>
              <w:rPr>
                <w:rFonts w:ascii="Calibri" w:hAnsi="Calibri"/>
                <w:sz w:val="18"/>
                <w:szCs w:val="18"/>
              </w:rPr>
            </w:pPr>
            <w:r w:rsidRPr="00782762">
              <w:rPr>
                <w:rFonts w:ascii="Calibri" w:hAnsi="Calibri"/>
                <w:sz w:val="18"/>
                <w:szCs w:val="18"/>
              </w:rPr>
              <w:t>1.020</w:t>
            </w:r>
          </w:p>
        </w:tc>
      </w:tr>
      <w:tr w:rsidR="00F10490" w:rsidRPr="00782762" w14:paraId="44D6992E" w14:textId="77777777" w:rsidTr="003C405A">
        <w:trPr>
          <w:cantSplit/>
          <w:trHeight w:hRule="exact" w:val="187"/>
          <w:jc w:val="center"/>
        </w:trPr>
        <w:tc>
          <w:tcPr>
            <w:tcW w:w="0" w:type="auto"/>
            <w:vMerge/>
            <w:vAlign w:val="center"/>
          </w:tcPr>
          <w:p w14:paraId="44D69923" w14:textId="77777777" w:rsidR="003C405A" w:rsidRDefault="003C405A">
            <w:pPr>
              <w:keepNext/>
              <w:jc w:val="center"/>
              <w:rPr>
                <w:rFonts w:ascii="Calibri" w:hAnsi="Calibri"/>
                <w:sz w:val="18"/>
                <w:szCs w:val="18"/>
              </w:rPr>
            </w:pPr>
          </w:p>
        </w:tc>
        <w:tc>
          <w:tcPr>
            <w:tcW w:w="0" w:type="auto"/>
            <w:vAlign w:val="center"/>
          </w:tcPr>
          <w:p w14:paraId="44D69924" w14:textId="77777777" w:rsidR="003C405A" w:rsidRDefault="00F10490">
            <w:pPr>
              <w:keepNext/>
              <w:jc w:val="center"/>
              <w:rPr>
                <w:rFonts w:ascii="Calibri" w:hAnsi="Calibri"/>
                <w:b/>
                <w:sz w:val="18"/>
                <w:szCs w:val="18"/>
              </w:rPr>
            </w:pPr>
            <w:r w:rsidRPr="00782762">
              <w:rPr>
                <w:rFonts w:ascii="Calibri" w:hAnsi="Calibri"/>
                <w:b/>
                <w:sz w:val="18"/>
                <w:szCs w:val="18"/>
              </w:rPr>
              <w:t>90</w:t>
            </w:r>
          </w:p>
        </w:tc>
        <w:tc>
          <w:tcPr>
            <w:tcW w:w="0" w:type="auto"/>
            <w:vAlign w:val="center"/>
          </w:tcPr>
          <w:p w14:paraId="44D69925" w14:textId="77777777" w:rsidR="003C405A" w:rsidRDefault="00F10490">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44D69926" w14:textId="77777777" w:rsidR="003C405A" w:rsidRDefault="00F10490">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44D69927" w14:textId="77777777" w:rsidR="003C405A" w:rsidRDefault="00F10490">
            <w:pPr>
              <w:keepNext/>
              <w:jc w:val="center"/>
              <w:rPr>
                <w:rFonts w:ascii="Calibri" w:hAnsi="Calibri"/>
                <w:sz w:val="18"/>
                <w:szCs w:val="18"/>
              </w:rPr>
            </w:pPr>
            <w:r w:rsidRPr="00782762">
              <w:rPr>
                <w:rFonts w:ascii="Calibri" w:hAnsi="Calibri"/>
                <w:sz w:val="18"/>
                <w:szCs w:val="18"/>
              </w:rPr>
              <w:t>0.967</w:t>
            </w:r>
          </w:p>
        </w:tc>
        <w:tc>
          <w:tcPr>
            <w:tcW w:w="0" w:type="auto"/>
            <w:vAlign w:val="center"/>
          </w:tcPr>
          <w:p w14:paraId="44D69928" w14:textId="77777777" w:rsidR="003C405A" w:rsidRDefault="00F10490">
            <w:pPr>
              <w:keepNext/>
              <w:jc w:val="center"/>
              <w:rPr>
                <w:rFonts w:ascii="Calibri" w:hAnsi="Calibri"/>
                <w:sz w:val="18"/>
                <w:szCs w:val="18"/>
              </w:rPr>
            </w:pPr>
            <w:r w:rsidRPr="00782762">
              <w:rPr>
                <w:rFonts w:ascii="Calibri" w:hAnsi="Calibri"/>
                <w:sz w:val="18"/>
                <w:szCs w:val="18"/>
              </w:rPr>
              <w:t>0.975</w:t>
            </w:r>
          </w:p>
        </w:tc>
        <w:tc>
          <w:tcPr>
            <w:tcW w:w="0" w:type="auto"/>
            <w:vAlign w:val="center"/>
          </w:tcPr>
          <w:p w14:paraId="44D69929" w14:textId="77777777" w:rsidR="003C405A" w:rsidRDefault="00F10490">
            <w:pPr>
              <w:keepNext/>
              <w:jc w:val="center"/>
              <w:rPr>
                <w:rFonts w:ascii="Calibri" w:hAnsi="Calibri"/>
                <w:sz w:val="18"/>
                <w:szCs w:val="18"/>
              </w:rPr>
            </w:pPr>
            <w:r w:rsidRPr="00782762">
              <w:rPr>
                <w:rFonts w:ascii="Calibri" w:hAnsi="Calibri"/>
                <w:sz w:val="18"/>
                <w:szCs w:val="18"/>
              </w:rPr>
              <w:t>0.983</w:t>
            </w:r>
          </w:p>
        </w:tc>
        <w:tc>
          <w:tcPr>
            <w:tcW w:w="0" w:type="auto"/>
            <w:vAlign w:val="center"/>
          </w:tcPr>
          <w:p w14:paraId="44D6992A" w14:textId="77777777" w:rsidR="003C405A" w:rsidRDefault="00F10490">
            <w:pPr>
              <w:keepNext/>
              <w:jc w:val="center"/>
              <w:rPr>
                <w:rFonts w:ascii="Calibri" w:hAnsi="Calibri"/>
                <w:sz w:val="18"/>
                <w:szCs w:val="18"/>
              </w:rPr>
            </w:pPr>
            <w:r w:rsidRPr="00782762">
              <w:rPr>
                <w:rFonts w:ascii="Calibri" w:hAnsi="Calibri"/>
                <w:sz w:val="18"/>
                <w:szCs w:val="18"/>
              </w:rPr>
              <w:t>0.991</w:t>
            </w:r>
          </w:p>
        </w:tc>
        <w:tc>
          <w:tcPr>
            <w:tcW w:w="0" w:type="auto"/>
            <w:vAlign w:val="center"/>
          </w:tcPr>
          <w:p w14:paraId="44D6992B" w14:textId="77777777" w:rsidR="003C405A" w:rsidRDefault="00F10490">
            <w:pPr>
              <w:keepNext/>
              <w:jc w:val="center"/>
              <w:rPr>
                <w:rFonts w:ascii="Calibri" w:hAnsi="Calibri"/>
                <w:sz w:val="18"/>
                <w:szCs w:val="18"/>
              </w:rPr>
            </w:pPr>
            <w:r w:rsidRPr="00782762">
              <w:rPr>
                <w:rFonts w:ascii="Calibri" w:hAnsi="Calibri"/>
                <w:sz w:val="18"/>
                <w:szCs w:val="18"/>
              </w:rPr>
              <w:t>0.999</w:t>
            </w:r>
          </w:p>
        </w:tc>
        <w:tc>
          <w:tcPr>
            <w:tcW w:w="0" w:type="auto"/>
            <w:vAlign w:val="center"/>
          </w:tcPr>
          <w:p w14:paraId="44D6992C" w14:textId="77777777" w:rsidR="003C405A" w:rsidRDefault="00F10490">
            <w:pPr>
              <w:keepNext/>
              <w:jc w:val="center"/>
              <w:rPr>
                <w:rFonts w:ascii="Calibri" w:hAnsi="Calibri"/>
                <w:sz w:val="18"/>
                <w:szCs w:val="18"/>
              </w:rPr>
            </w:pPr>
            <w:r w:rsidRPr="00782762">
              <w:rPr>
                <w:rFonts w:ascii="Calibri" w:hAnsi="Calibri"/>
                <w:sz w:val="18"/>
                <w:szCs w:val="18"/>
              </w:rPr>
              <w:t>1.008</w:t>
            </w:r>
          </w:p>
        </w:tc>
        <w:tc>
          <w:tcPr>
            <w:tcW w:w="0" w:type="auto"/>
            <w:vAlign w:val="center"/>
          </w:tcPr>
          <w:p w14:paraId="44D6992D" w14:textId="77777777" w:rsidR="003C405A" w:rsidRDefault="00F10490">
            <w:pPr>
              <w:keepNext/>
              <w:jc w:val="center"/>
              <w:rPr>
                <w:rFonts w:ascii="Calibri" w:hAnsi="Calibri"/>
                <w:sz w:val="18"/>
                <w:szCs w:val="18"/>
              </w:rPr>
            </w:pPr>
            <w:r w:rsidRPr="00782762">
              <w:rPr>
                <w:rFonts w:ascii="Calibri" w:hAnsi="Calibri"/>
                <w:sz w:val="18"/>
                <w:szCs w:val="18"/>
              </w:rPr>
              <w:t>1.016</w:t>
            </w:r>
          </w:p>
        </w:tc>
      </w:tr>
      <w:tr w:rsidR="00F10490" w:rsidRPr="00782762" w14:paraId="44D6993A" w14:textId="77777777" w:rsidTr="003C405A">
        <w:trPr>
          <w:cantSplit/>
          <w:trHeight w:hRule="exact" w:val="187"/>
          <w:jc w:val="center"/>
        </w:trPr>
        <w:tc>
          <w:tcPr>
            <w:tcW w:w="0" w:type="auto"/>
            <w:vMerge/>
            <w:vAlign w:val="center"/>
          </w:tcPr>
          <w:p w14:paraId="44D6992F" w14:textId="77777777" w:rsidR="003C405A" w:rsidRDefault="003C405A">
            <w:pPr>
              <w:keepNext/>
              <w:jc w:val="center"/>
              <w:rPr>
                <w:rFonts w:ascii="Calibri" w:hAnsi="Calibri"/>
                <w:sz w:val="18"/>
                <w:szCs w:val="18"/>
              </w:rPr>
            </w:pPr>
          </w:p>
        </w:tc>
        <w:tc>
          <w:tcPr>
            <w:tcW w:w="0" w:type="auto"/>
            <w:vAlign w:val="center"/>
          </w:tcPr>
          <w:p w14:paraId="44D69930" w14:textId="77777777" w:rsidR="003C405A" w:rsidRDefault="00F10490">
            <w:pPr>
              <w:keepNext/>
              <w:jc w:val="center"/>
              <w:rPr>
                <w:rFonts w:ascii="Calibri" w:hAnsi="Calibri"/>
                <w:b/>
                <w:sz w:val="18"/>
                <w:szCs w:val="18"/>
              </w:rPr>
            </w:pPr>
            <w:r w:rsidRPr="00782762">
              <w:rPr>
                <w:rFonts w:ascii="Calibri" w:hAnsi="Calibri"/>
                <w:b/>
                <w:sz w:val="18"/>
                <w:szCs w:val="18"/>
              </w:rPr>
              <w:t>95</w:t>
            </w:r>
          </w:p>
        </w:tc>
        <w:tc>
          <w:tcPr>
            <w:tcW w:w="0" w:type="auto"/>
            <w:vAlign w:val="center"/>
          </w:tcPr>
          <w:p w14:paraId="44D69931" w14:textId="77777777" w:rsidR="003C405A" w:rsidRDefault="00F10490">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44D69932" w14:textId="77777777" w:rsidR="003C405A" w:rsidRDefault="00F10490">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44D69933" w14:textId="77777777" w:rsidR="003C405A" w:rsidRDefault="00F10490">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44D69934" w14:textId="77777777" w:rsidR="003C405A" w:rsidRDefault="00F10490">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44D69935" w14:textId="77777777" w:rsidR="003C405A" w:rsidRDefault="00F10490">
            <w:pPr>
              <w:keepNext/>
              <w:jc w:val="center"/>
              <w:rPr>
                <w:rFonts w:ascii="Calibri" w:hAnsi="Calibri"/>
                <w:sz w:val="18"/>
                <w:szCs w:val="18"/>
              </w:rPr>
            </w:pPr>
            <w:r w:rsidRPr="00782762">
              <w:rPr>
                <w:rFonts w:ascii="Calibri" w:hAnsi="Calibri"/>
                <w:sz w:val="18"/>
                <w:szCs w:val="18"/>
              </w:rPr>
              <w:t>0.979</w:t>
            </w:r>
          </w:p>
        </w:tc>
        <w:tc>
          <w:tcPr>
            <w:tcW w:w="0" w:type="auto"/>
            <w:vAlign w:val="center"/>
          </w:tcPr>
          <w:p w14:paraId="44D69936" w14:textId="77777777" w:rsidR="003C405A" w:rsidRDefault="00F10490">
            <w:pPr>
              <w:keepNext/>
              <w:jc w:val="center"/>
              <w:rPr>
                <w:rFonts w:ascii="Calibri" w:hAnsi="Calibri"/>
                <w:sz w:val="18"/>
                <w:szCs w:val="18"/>
              </w:rPr>
            </w:pPr>
            <w:r w:rsidRPr="00782762">
              <w:rPr>
                <w:rFonts w:ascii="Calibri" w:hAnsi="Calibri"/>
                <w:sz w:val="18"/>
                <w:szCs w:val="18"/>
              </w:rPr>
              <w:t>0.987</w:t>
            </w:r>
          </w:p>
        </w:tc>
        <w:tc>
          <w:tcPr>
            <w:tcW w:w="0" w:type="auto"/>
            <w:vAlign w:val="center"/>
          </w:tcPr>
          <w:p w14:paraId="44D69937" w14:textId="77777777" w:rsidR="003C405A" w:rsidRDefault="00F10490">
            <w:pPr>
              <w:keepNext/>
              <w:jc w:val="center"/>
              <w:rPr>
                <w:rFonts w:ascii="Calibri" w:hAnsi="Calibri"/>
                <w:sz w:val="18"/>
                <w:szCs w:val="18"/>
              </w:rPr>
            </w:pPr>
            <w:r w:rsidRPr="00782762">
              <w:rPr>
                <w:rFonts w:ascii="Calibri" w:hAnsi="Calibri"/>
                <w:sz w:val="18"/>
                <w:szCs w:val="18"/>
              </w:rPr>
              <w:t>0.995</w:t>
            </w:r>
          </w:p>
        </w:tc>
        <w:tc>
          <w:tcPr>
            <w:tcW w:w="0" w:type="auto"/>
            <w:vAlign w:val="center"/>
          </w:tcPr>
          <w:p w14:paraId="44D69938" w14:textId="77777777" w:rsidR="003C405A" w:rsidRDefault="00F10490">
            <w:pPr>
              <w:keepNext/>
              <w:jc w:val="center"/>
              <w:rPr>
                <w:rFonts w:ascii="Calibri" w:hAnsi="Calibri"/>
                <w:sz w:val="18"/>
                <w:szCs w:val="18"/>
              </w:rPr>
            </w:pPr>
            <w:r w:rsidRPr="00782762">
              <w:rPr>
                <w:rFonts w:ascii="Calibri" w:hAnsi="Calibri"/>
                <w:sz w:val="18"/>
                <w:szCs w:val="18"/>
              </w:rPr>
              <w:t>1.003</w:t>
            </w:r>
          </w:p>
        </w:tc>
        <w:tc>
          <w:tcPr>
            <w:tcW w:w="0" w:type="auto"/>
            <w:vAlign w:val="center"/>
          </w:tcPr>
          <w:p w14:paraId="44D69939" w14:textId="77777777" w:rsidR="003C405A" w:rsidRDefault="00F10490">
            <w:pPr>
              <w:keepNext/>
              <w:jc w:val="center"/>
              <w:rPr>
                <w:rFonts w:ascii="Calibri" w:hAnsi="Calibri"/>
                <w:sz w:val="18"/>
                <w:szCs w:val="18"/>
              </w:rPr>
            </w:pPr>
            <w:r w:rsidRPr="00782762">
              <w:rPr>
                <w:rFonts w:ascii="Calibri" w:hAnsi="Calibri"/>
                <w:sz w:val="18"/>
                <w:szCs w:val="18"/>
              </w:rPr>
              <w:t>1.011</w:t>
            </w:r>
          </w:p>
        </w:tc>
      </w:tr>
      <w:tr w:rsidR="00F10490" w:rsidRPr="00782762" w14:paraId="44D69946" w14:textId="77777777" w:rsidTr="003C405A">
        <w:trPr>
          <w:cantSplit/>
          <w:trHeight w:hRule="exact" w:val="187"/>
          <w:jc w:val="center"/>
        </w:trPr>
        <w:tc>
          <w:tcPr>
            <w:tcW w:w="0" w:type="auto"/>
            <w:vMerge/>
            <w:vAlign w:val="center"/>
          </w:tcPr>
          <w:p w14:paraId="44D6993B" w14:textId="77777777" w:rsidR="003C405A" w:rsidRDefault="003C405A">
            <w:pPr>
              <w:keepNext/>
              <w:jc w:val="center"/>
              <w:rPr>
                <w:rFonts w:ascii="Calibri" w:hAnsi="Calibri"/>
                <w:sz w:val="18"/>
                <w:szCs w:val="18"/>
              </w:rPr>
            </w:pPr>
          </w:p>
        </w:tc>
        <w:tc>
          <w:tcPr>
            <w:tcW w:w="0" w:type="auto"/>
            <w:vAlign w:val="center"/>
          </w:tcPr>
          <w:p w14:paraId="44D6993C" w14:textId="77777777" w:rsidR="003C405A" w:rsidRDefault="00F10490">
            <w:pPr>
              <w:keepNext/>
              <w:jc w:val="center"/>
              <w:rPr>
                <w:rFonts w:ascii="Calibri" w:hAnsi="Calibri"/>
                <w:b/>
                <w:sz w:val="18"/>
                <w:szCs w:val="18"/>
              </w:rPr>
            </w:pPr>
            <w:r w:rsidRPr="00782762">
              <w:rPr>
                <w:rFonts w:ascii="Calibri" w:hAnsi="Calibri"/>
                <w:b/>
                <w:sz w:val="18"/>
                <w:szCs w:val="18"/>
              </w:rPr>
              <w:t>100</w:t>
            </w:r>
          </w:p>
        </w:tc>
        <w:tc>
          <w:tcPr>
            <w:tcW w:w="0" w:type="auto"/>
            <w:vAlign w:val="center"/>
          </w:tcPr>
          <w:p w14:paraId="44D6993D" w14:textId="77777777" w:rsidR="003C405A" w:rsidRDefault="00F10490">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44D6993E" w14:textId="77777777" w:rsidR="003C405A" w:rsidRDefault="00F10490">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44D6993F" w14:textId="77777777" w:rsidR="003C405A" w:rsidRDefault="00F10490">
            <w:pPr>
              <w:keepNext/>
              <w:jc w:val="center"/>
              <w:rPr>
                <w:rFonts w:ascii="Calibri" w:hAnsi="Calibri"/>
                <w:sz w:val="18"/>
                <w:szCs w:val="18"/>
              </w:rPr>
            </w:pPr>
            <w:r w:rsidRPr="00782762">
              <w:rPr>
                <w:rFonts w:ascii="Calibri" w:hAnsi="Calibri"/>
                <w:sz w:val="18"/>
                <w:szCs w:val="18"/>
              </w:rPr>
              <w:t>0.958</w:t>
            </w:r>
          </w:p>
        </w:tc>
        <w:tc>
          <w:tcPr>
            <w:tcW w:w="0" w:type="auto"/>
            <w:vAlign w:val="center"/>
          </w:tcPr>
          <w:p w14:paraId="44D69940" w14:textId="77777777" w:rsidR="003C405A" w:rsidRDefault="00F10490">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44D69941" w14:textId="77777777" w:rsidR="003C405A" w:rsidRDefault="00F10490">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44D69942" w14:textId="77777777" w:rsidR="003C405A" w:rsidRDefault="00F10490">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44D69943" w14:textId="77777777" w:rsidR="003C405A" w:rsidRDefault="00F10490">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44D69944" w14:textId="77777777" w:rsidR="003C405A" w:rsidRDefault="00F10490">
            <w:pPr>
              <w:keepNext/>
              <w:jc w:val="center"/>
              <w:rPr>
                <w:rFonts w:ascii="Calibri" w:hAnsi="Calibri"/>
                <w:sz w:val="18"/>
                <w:szCs w:val="18"/>
              </w:rPr>
            </w:pPr>
            <w:r w:rsidRPr="00782762">
              <w:rPr>
                <w:rFonts w:ascii="Calibri" w:hAnsi="Calibri"/>
                <w:sz w:val="18"/>
                <w:szCs w:val="18"/>
              </w:rPr>
              <w:t>0.998</w:t>
            </w:r>
          </w:p>
        </w:tc>
        <w:tc>
          <w:tcPr>
            <w:tcW w:w="0" w:type="auto"/>
            <w:vAlign w:val="center"/>
          </w:tcPr>
          <w:p w14:paraId="44D69945" w14:textId="77777777" w:rsidR="003C405A" w:rsidRDefault="00F10490">
            <w:pPr>
              <w:keepNext/>
              <w:jc w:val="center"/>
              <w:rPr>
                <w:rFonts w:ascii="Calibri" w:hAnsi="Calibri"/>
                <w:sz w:val="18"/>
                <w:szCs w:val="18"/>
              </w:rPr>
            </w:pPr>
            <w:r w:rsidRPr="00782762">
              <w:rPr>
                <w:rFonts w:ascii="Calibri" w:hAnsi="Calibri"/>
                <w:sz w:val="18"/>
                <w:szCs w:val="18"/>
              </w:rPr>
              <w:t>1.007</w:t>
            </w:r>
          </w:p>
        </w:tc>
      </w:tr>
      <w:tr w:rsidR="00F10490" w:rsidRPr="00782762" w14:paraId="44D69952" w14:textId="77777777" w:rsidTr="003C405A">
        <w:trPr>
          <w:cantSplit/>
          <w:trHeight w:hRule="exact" w:val="187"/>
          <w:jc w:val="center"/>
        </w:trPr>
        <w:tc>
          <w:tcPr>
            <w:tcW w:w="0" w:type="auto"/>
            <w:vMerge/>
            <w:vAlign w:val="center"/>
          </w:tcPr>
          <w:p w14:paraId="44D69947" w14:textId="77777777" w:rsidR="003C405A" w:rsidRDefault="003C405A">
            <w:pPr>
              <w:keepNext/>
              <w:jc w:val="center"/>
              <w:rPr>
                <w:rFonts w:ascii="Calibri" w:hAnsi="Calibri"/>
                <w:sz w:val="18"/>
                <w:szCs w:val="18"/>
              </w:rPr>
            </w:pPr>
          </w:p>
        </w:tc>
        <w:tc>
          <w:tcPr>
            <w:tcW w:w="0" w:type="auto"/>
            <w:vAlign w:val="center"/>
          </w:tcPr>
          <w:p w14:paraId="44D69948" w14:textId="77777777" w:rsidR="003C405A" w:rsidRDefault="00F10490">
            <w:pPr>
              <w:keepNext/>
              <w:jc w:val="center"/>
              <w:rPr>
                <w:rFonts w:ascii="Calibri" w:hAnsi="Calibri"/>
                <w:b/>
                <w:sz w:val="18"/>
                <w:szCs w:val="18"/>
              </w:rPr>
            </w:pPr>
            <w:r w:rsidRPr="00782762">
              <w:rPr>
                <w:rFonts w:ascii="Calibri" w:hAnsi="Calibri"/>
                <w:b/>
                <w:sz w:val="18"/>
                <w:szCs w:val="18"/>
              </w:rPr>
              <w:t>105</w:t>
            </w:r>
          </w:p>
        </w:tc>
        <w:tc>
          <w:tcPr>
            <w:tcW w:w="0" w:type="auto"/>
            <w:vAlign w:val="center"/>
          </w:tcPr>
          <w:p w14:paraId="44D69949" w14:textId="77777777" w:rsidR="003C405A" w:rsidRDefault="00F10490">
            <w:pPr>
              <w:keepNext/>
              <w:jc w:val="center"/>
              <w:rPr>
                <w:rFonts w:ascii="Calibri" w:hAnsi="Calibri"/>
                <w:sz w:val="18"/>
                <w:szCs w:val="18"/>
              </w:rPr>
            </w:pPr>
            <w:r w:rsidRPr="00782762">
              <w:rPr>
                <w:rFonts w:ascii="Calibri" w:hAnsi="Calibri"/>
                <w:sz w:val="18"/>
                <w:szCs w:val="18"/>
              </w:rPr>
              <w:t>0.938</w:t>
            </w:r>
          </w:p>
        </w:tc>
        <w:tc>
          <w:tcPr>
            <w:tcW w:w="0" w:type="auto"/>
            <w:vAlign w:val="center"/>
          </w:tcPr>
          <w:p w14:paraId="44D6994A" w14:textId="77777777" w:rsidR="003C405A" w:rsidRDefault="00F10490">
            <w:pPr>
              <w:keepNext/>
              <w:jc w:val="center"/>
              <w:rPr>
                <w:rFonts w:ascii="Calibri" w:hAnsi="Calibri"/>
                <w:sz w:val="18"/>
                <w:szCs w:val="18"/>
              </w:rPr>
            </w:pPr>
            <w:r w:rsidRPr="00782762">
              <w:rPr>
                <w:rFonts w:ascii="Calibri" w:hAnsi="Calibri"/>
                <w:sz w:val="18"/>
                <w:szCs w:val="18"/>
              </w:rPr>
              <w:t>0.946</w:t>
            </w:r>
          </w:p>
        </w:tc>
        <w:tc>
          <w:tcPr>
            <w:tcW w:w="0" w:type="auto"/>
            <w:vAlign w:val="center"/>
          </w:tcPr>
          <w:p w14:paraId="44D6994B" w14:textId="77777777" w:rsidR="003C405A" w:rsidRDefault="00F10490">
            <w:pPr>
              <w:keepNext/>
              <w:jc w:val="center"/>
              <w:rPr>
                <w:rFonts w:ascii="Calibri" w:hAnsi="Calibri"/>
                <w:sz w:val="18"/>
                <w:szCs w:val="18"/>
              </w:rPr>
            </w:pPr>
            <w:r w:rsidRPr="00782762">
              <w:rPr>
                <w:rFonts w:ascii="Calibri" w:hAnsi="Calibri"/>
                <w:sz w:val="18"/>
                <w:szCs w:val="18"/>
              </w:rPr>
              <w:t>0.954</w:t>
            </w:r>
          </w:p>
        </w:tc>
        <w:tc>
          <w:tcPr>
            <w:tcW w:w="0" w:type="auto"/>
            <w:vAlign w:val="center"/>
          </w:tcPr>
          <w:p w14:paraId="44D6994C" w14:textId="77777777" w:rsidR="003C405A" w:rsidRDefault="00F10490">
            <w:pPr>
              <w:keepNext/>
              <w:jc w:val="center"/>
              <w:rPr>
                <w:rFonts w:ascii="Calibri" w:hAnsi="Calibri"/>
                <w:sz w:val="18"/>
                <w:szCs w:val="18"/>
              </w:rPr>
            </w:pPr>
            <w:r w:rsidRPr="00782762">
              <w:rPr>
                <w:rFonts w:ascii="Calibri" w:hAnsi="Calibri"/>
                <w:sz w:val="18"/>
                <w:szCs w:val="18"/>
              </w:rPr>
              <w:t>0.962</w:t>
            </w:r>
          </w:p>
        </w:tc>
        <w:tc>
          <w:tcPr>
            <w:tcW w:w="0" w:type="auto"/>
            <w:vAlign w:val="center"/>
          </w:tcPr>
          <w:p w14:paraId="44D6994D" w14:textId="77777777" w:rsidR="003C405A" w:rsidRDefault="00F10490">
            <w:pPr>
              <w:keepNext/>
              <w:jc w:val="center"/>
              <w:rPr>
                <w:rFonts w:ascii="Calibri" w:hAnsi="Calibri"/>
                <w:sz w:val="18"/>
                <w:szCs w:val="18"/>
              </w:rPr>
            </w:pPr>
            <w:r w:rsidRPr="00782762">
              <w:rPr>
                <w:rFonts w:ascii="Calibri" w:hAnsi="Calibri"/>
                <w:sz w:val="18"/>
                <w:szCs w:val="18"/>
              </w:rPr>
              <w:t>0.970</w:t>
            </w:r>
          </w:p>
        </w:tc>
        <w:tc>
          <w:tcPr>
            <w:tcW w:w="0" w:type="auto"/>
            <w:vAlign w:val="center"/>
          </w:tcPr>
          <w:p w14:paraId="44D6994E" w14:textId="77777777" w:rsidR="003C405A" w:rsidRDefault="00F10490">
            <w:pPr>
              <w:keepNext/>
              <w:jc w:val="center"/>
              <w:rPr>
                <w:rFonts w:ascii="Calibri" w:hAnsi="Calibri"/>
                <w:sz w:val="18"/>
                <w:szCs w:val="18"/>
              </w:rPr>
            </w:pPr>
            <w:r w:rsidRPr="00782762">
              <w:rPr>
                <w:rFonts w:ascii="Calibri" w:hAnsi="Calibri"/>
                <w:sz w:val="18"/>
                <w:szCs w:val="18"/>
              </w:rPr>
              <w:t>0.978</w:t>
            </w:r>
          </w:p>
        </w:tc>
        <w:tc>
          <w:tcPr>
            <w:tcW w:w="0" w:type="auto"/>
            <w:vAlign w:val="center"/>
          </w:tcPr>
          <w:p w14:paraId="44D6994F" w14:textId="77777777" w:rsidR="003C405A" w:rsidRDefault="00F10490">
            <w:pPr>
              <w:keepNext/>
              <w:jc w:val="center"/>
              <w:rPr>
                <w:rFonts w:ascii="Calibri" w:hAnsi="Calibri"/>
                <w:sz w:val="18"/>
                <w:szCs w:val="18"/>
              </w:rPr>
            </w:pPr>
            <w:r w:rsidRPr="00782762">
              <w:rPr>
                <w:rFonts w:ascii="Calibri" w:hAnsi="Calibri"/>
                <w:sz w:val="18"/>
                <w:szCs w:val="18"/>
              </w:rPr>
              <w:t>0.986</w:t>
            </w:r>
          </w:p>
        </w:tc>
        <w:tc>
          <w:tcPr>
            <w:tcW w:w="0" w:type="auto"/>
            <w:vAlign w:val="center"/>
          </w:tcPr>
          <w:p w14:paraId="44D69950" w14:textId="77777777" w:rsidR="003C405A" w:rsidRDefault="00F10490">
            <w:pPr>
              <w:keepNext/>
              <w:jc w:val="center"/>
              <w:rPr>
                <w:rFonts w:ascii="Calibri" w:hAnsi="Calibri"/>
                <w:sz w:val="18"/>
                <w:szCs w:val="18"/>
              </w:rPr>
            </w:pPr>
            <w:r w:rsidRPr="00782762">
              <w:rPr>
                <w:rFonts w:ascii="Calibri" w:hAnsi="Calibri"/>
                <w:sz w:val="18"/>
                <w:szCs w:val="18"/>
              </w:rPr>
              <w:t>0.994</w:t>
            </w:r>
          </w:p>
        </w:tc>
        <w:tc>
          <w:tcPr>
            <w:tcW w:w="0" w:type="auto"/>
            <w:vAlign w:val="center"/>
          </w:tcPr>
          <w:p w14:paraId="44D69951" w14:textId="77777777" w:rsidR="003C405A" w:rsidRDefault="00F10490">
            <w:pPr>
              <w:keepNext/>
              <w:jc w:val="center"/>
              <w:rPr>
                <w:rFonts w:ascii="Calibri" w:hAnsi="Calibri"/>
                <w:sz w:val="18"/>
                <w:szCs w:val="18"/>
              </w:rPr>
            </w:pPr>
            <w:r w:rsidRPr="00782762">
              <w:rPr>
                <w:rFonts w:ascii="Calibri" w:hAnsi="Calibri"/>
                <w:sz w:val="18"/>
                <w:szCs w:val="18"/>
              </w:rPr>
              <w:t>1.002</w:t>
            </w:r>
          </w:p>
        </w:tc>
      </w:tr>
      <w:tr w:rsidR="00F10490" w:rsidRPr="00782762" w14:paraId="44D6995E" w14:textId="77777777" w:rsidTr="003C405A">
        <w:trPr>
          <w:cantSplit/>
          <w:trHeight w:hRule="exact" w:val="187"/>
          <w:jc w:val="center"/>
        </w:trPr>
        <w:tc>
          <w:tcPr>
            <w:tcW w:w="0" w:type="auto"/>
            <w:vMerge/>
            <w:vAlign w:val="center"/>
          </w:tcPr>
          <w:p w14:paraId="44D69953" w14:textId="77777777" w:rsidR="003C405A" w:rsidRDefault="003C405A">
            <w:pPr>
              <w:keepNext/>
              <w:jc w:val="center"/>
              <w:rPr>
                <w:rFonts w:ascii="Calibri" w:hAnsi="Calibri"/>
                <w:sz w:val="18"/>
                <w:szCs w:val="18"/>
              </w:rPr>
            </w:pPr>
          </w:p>
        </w:tc>
        <w:tc>
          <w:tcPr>
            <w:tcW w:w="0" w:type="auto"/>
            <w:vAlign w:val="center"/>
          </w:tcPr>
          <w:p w14:paraId="44D69954" w14:textId="77777777" w:rsidR="003C405A" w:rsidRDefault="00F10490">
            <w:pPr>
              <w:keepNext/>
              <w:jc w:val="center"/>
              <w:rPr>
                <w:rFonts w:ascii="Calibri" w:hAnsi="Calibri"/>
                <w:b/>
                <w:sz w:val="18"/>
                <w:szCs w:val="18"/>
              </w:rPr>
            </w:pPr>
            <w:r w:rsidRPr="00782762">
              <w:rPr>
                <w:rFonts w:ascii="Calibri" w:hAnsi="Calibri"/>
                <w:b/>
                <w:sz w:val="18"/>
                <w:szCs w:val="18"/>
              </w:rPr>
              <w:t>110</w:t>
            </w:r>
          </w:p>
        </w:tc>
        <w:tc>
          <w:tcPr>
            <w:tcW w:w="0" w:type="auto"/>
            <w:vAlign w:val="center"/>
          </w:tcPr>
          <w:p w14:paraId="44D69955" w14:textId="77777777" w:rsidR="003C405A" w:rsidRDefault="00F10490">
            <w:pPr>
              <w:keepNext/>
              <w:jc w:val="center"/>
              <w:rPr>
                <w:rFonts w:ascii="Calibri" w:hAnsi="Calibri"/>
                <w:sz w:val="18"/>
                <w:szCs w:val="18"/>
              </w:rPr>
            </w:pPr>
            <w:r w:rsidRPr="00782762">
              <w:rPr>
                <w:rFonts w:ascii="Calibri" w:hAnsi="Calibri"/>
                <w:sz w:val="18"/>
                <w:szCs w:val="18"/>
              </w:rPr>
              <w:t>0.933</w:t>
            </w:r>
          </w:p>
        </w:tc>
        <w:tc>
          <w:tcPr>
            <w:tcW w:w="0" w:type="auto"/>
            <w:vAlign w:val="center"/>
          </w:tcPr>
          <w:p w14:paraId="44D69956" w14:textId="77777777" w:rsidR="003C405A" w:rsidRDefault="00F10490">
            <w:pPr>
              <w:keepNext/>
              <w:jc w:val="center"/>
              <w:rPr>
                <w:rFonts w:ascii="Calibri" w:hAnsi="Calibri"/>
                <w:sz w:val="18"/>
                <w:szCs w:val="18"/>
              </w:rPr>
            </w:pPr>
            <w:r w:rsidRPr="00782762">
              <w:rPr>
                <w:rFonts w:ascii="Calibri" w:hAnsi="Calibri"/>
                <w:sz w:val="18"/>
                <w:szCs w:val="18"/>
              </w:rPr>
              <w:t>0.942</w:t>
            </w:r>
          </w:p>
        </w:tc>
        <w:tc>
          <w:tcPr>
            <w:tcW w:w="0" w:type="auto"/>
            <w:vAlign w:val="center"/>
          </w:tcPr>
          <w:p w14:paraId="44D69957" w14:textId="77777777" w:rsidR="003C405A" w:rsidRDefault="00F10490">
            <w:pPr>
              <w:keepNext/>
              <w:jc w:val="center"/>
              <w:rPr>
                <w:rFonts w:ascii="Calibri" w:hAnsi="Calibri"/>
                <w:sz w:val="18"/>
                <w:szCs w:val="18"/>
              </w:rPr>
            </w:pPr>
            <w:r w:rsidRPr="00782762">
              <w:rPr>
                <w:rFonts w:ascii="Calibri" w:hAnsi="Calibri"/>
                <w:sz w:val="18"/>
                <w:szCs w:val="18"/>
              </w:rPr>
              <w:t>0.950</w:t>
            </w:r>
          </w:p>
        </w:tc>
        <w:tc>
          <w:tcPr>
            <w:tcW w:w="0" w:type="auto"/>
            <w:vAlign w:val="center"/>
          </w:tcPr>
          <w:p w14:paraId="44D69958" w14:textId="77777777" w:rsidR="003C405A" w:rsidRDefault="00F10490">
            <w:pPr>
              <w:keepNext/>
              <w:jc w:val="center"/>
              <w:rPr>
                <w:rFonts w:ascii="Calibri" w:hAnsi="Calibri"/>
                <w:sz w:val="18"/>
                <w:szCs w:val="18"/>
              </w:rPr>
            </w:pPr>
            <w:r w:rsidRPr="00782762">
              <w:rPr>
                <w:rFonts w:ascii="Calibri" w:hAnsi="Calibri"/>
                <w:sz w:val="18"/>
                <w:szCs w:val="18"/>
              </w:rPr>
              <w:t>0.952</w:t>
            </w:r>
          </w:p>
        </w:tc>
        <w:tc>
          <w:tcPr>
            <w:tcW w:w="0" w:type="auto"/>
            <w:vAlign w:val="center"/>
          </w:tcPr>
          <w:p w14:paraId="44D69959" w14:textId="77777777" w:rsidR="003C405A" w:rsidRDefault="00F10490">
            <w:pPr>
              <w:keepNext/>
              <w:jc w:val="center"/>
              <w:rPr>
                <w:rFonts w:ascii="Calibri" w:hAnsi="Calibri"/>
                <w:sz w:val="18"/>
                <w:szCs w:val="18"/>
              </w:rPr>
            </w:pPr>
            <w:r w:rsidRPr="00782762">
              <w:rPr>
                <w:rFonts w:ascii="Calibri" w:hAnsi="Calibri"/>
                <w:sz w:val="18"/>
                <w:szCs w:val="18"/>
              </w:rPr>
              <w:t>0.966</w:t>
            </w:r>
          </w:p>
        </w:tc>
        <w:tc>
          <w:tcPr>
            <w:tcW w:w="0" w:type="auto"/>
            <w:vAlign w:val="center"/>
          </w:tcPr>
          <w:p w14:paraId="44D6995A" w14:textId="77777777" w:rsidR="003C405A" w:rsidRDefault="00F10490">
            <w:pPr>
              <w:keepNext/>
              <w:jc w:val="center"/>
              <w:rPr>
                <w:rFonts w:ascii="Calibri" w:hAnsi="Calibri"/>
                <w:sz w:val="18"/>
                <w:szCs w:val="18"/>
              </w:rPr>
            </w:pPr>
            <w:r w:rsidRPr="00782762">
              <w:rPr>
                <w:rFonts w:ascii="Calibri" w:hAnsi="Calibri"/>
                <w:sz w:val="18"/>
                <w:szCs w:val="18"/>
              </w:rPr>
              <w:t>0.974</w:t>
            </w:r>
          </w:p>
        </w:tc>
        <w:tc>
          <w:tcPr>
            <w:tcW w:w="0" w:type="auto"/>
            <w:vAlign w:val="center"/>
          </w:tcPr>
          <w:p w14:paraId="44D6995B" w14:textId="77777777" w:rsidR="003C405A" w:rsidRDefault="00F10490">
            <w:pPr>
              <w:keepNext/>
              <w:jc w:val="center"/>
              <w:rPr>
                <w:rFonts w:ascii="Calibri" w:hAnsi="Calibri"/>
                <w:sz w:val="18"/>
                <w:szCs w:val="18"/>
              </w:rPr>
            </w:pPr>
            <w:r w:rsidRPr="00782762">
              <w:rPr>
                <w:rFonts w:ascii="Calibri" w:hAnsi="Calibri"/>
                <w:sz w:val="18"/>
                <w:szCs w:val="18"/>
              </w:rPr>
              <w:t>0.982</w:t>
            </w:r>
          </w:p>
        </w:tc>
        <w:tc>
          <w:tcPr>
            <w:tcW w:w="0" w:type="auto"/>
            <w:vAlign w:val="center"/>
          </w:tcPr>
          <w:p w14:paraId="44D6995C" w14:textId="77777777" w:rsidR="003C405A" w:rsidRDefault="00F10490">
            <w:pPr>
              <w:keepNext/>
              <w:jc w:val="center"/>
              <w:rPr>
                <w:rFonts w:ascii="Calibri" w:hAnsi="Calibri"/>
                <w:sz w:val="18"/>
                <w:szCs w:val="18"/>
              </w:rPr>
            </w:pPr>
            <w:r w:rsidRPr="00782762">
              <w:rPr>
                <w:rFonts w:ascii="Calibri" w:hAnsi="Calibri"/>
                <w:sz w:val="18"/>
                <w:szCs w:val="18"/>
              </w:rPr>
              <w:t>0.990</w:t>
            </w:r>
          </w:p>
        </w:tc>
        <w:tc>
          <w:tcPr>
            <w:tcW w:w="0" w:type="auto"/>
            <w:vAlign w:val="center"/>
          </w:tcPr>
          <w:p w14:paraId="44D6995D" w14:textId="77777777" w:rsidR="003C405A" w:rsidRDefault="00F10490">
            <w:pPr>
              <w:keepNext/>
              <w:jc w:val="center"/>
              <w:rPr>
                <w:rFonts w:ascii="Calibri" w:hAnsi="Calibri"/>
                <w:sz w:val="18"/>
                <w:szCs w:val="18"/>
              </w:rPr>
            </w:pPr>
            <w:r w:rsidRPr="00782762">
              <w:rPr>
                <w:rFonts w:ascii="Calibri" w:hAnsi="Calibri"/>
                <w:sz w:val="18"/>
                <w:szCs w:val="18"/>
              </w:rPr>
              <w:t>0.998</w:t>
            </w:r>
          </w:p>
        </w:tc>
      </w:tr>
    </w:tbl>
    <w:p w14:paraId="44D6995F" w14:textId="77777777" w:rsidR="00F10490" w:rsidRPr="00782762" w:rsidRDefault="00F10490" w:rsidP="00F10490">
      <w:pPr>
        <w:autoSpaceDE w:val="0"/>
        <w:autoSpaceDN w:val="0"/>
        <w:adjustRightInd w:val="0"/>
        <w:ind w:left="720"/>
        <w:rPr>
          <w:rFonts w:ascii="Calibri" w:hAnsi="Calibri" w:cs="Arial"/>
          <w:i/>
          <w:iCs/>
          <w:sz w:val="18"/>
          <w:szCs w:val="18"/>
        </w:rPr>
      </w:pPr>
    </w:p>
    <w:p w14:paraId="44D69960" w14:textId="77777777" w:rsidR="00F10490" w:rsidRPr="00782762" w:rsidRDefault="00F10490" w:rsidP="00F10490">
      <w:pPr>
        <w:pStyle w:val="ListParagraph"/>
        <w:rPr>
          <w:rFonts w:ascii="Calibri" w:hAnsi="Calibri"/>
          <w:sz w:val="18"/>
          <w:szCs w:val="18"/>
        </w:rPr>
      </w:pPr>
    </w:p>
    <w:p w14:paraId="44D69961" w14:textId="7746504D" w:rsidR="00F10490" w:rsidRPr="00782762" w:rsidRDefault="00F10490" w:rsidP="00F10490">
      <w:pPr>
        <w:pStyle w:val="ListParagraph"/>
        <w:numPr>
          <w:ilvl w:val="0"/>
          <w:numId w:val="28"/>
        </w:numPr>
        <w:rPr>
          <w:rFonts w:ascii="Calibri" w:hAnsi="Calibri"/>
          <w:sz w:val="18"/>
          <w:szCs w:val="18"/>
        </w:rPr>
      </w:pPr>
      <w:r w:rsidRPr="00782762">
        <w:rPr>
          <w:rFonts w:ascii="Calibri" w:hAnsi="Calibri"/>
          <w:sz w:val="18"/>
          <w:szCs w:val="18"/>
        </w:rPr>
        <w:t xml:space="preserve">This field is automatically calculated. The Corrected CFM50 is the Nominal CFM50 from Section C multiplied </w:t>
      </w:r>
      <w:r w:rsidR="00AF6AC7">
        <w:rPr>
          <w:rFonts w:ascii="Calibri" w:hAnsi="Calibri"/>
          <w:sz w:val="18"/>
          <w:szCs w:val="18"/>
        </w:rPr>
        <w:t>by</w:t>
      </w:r>
      <w:r w:rsidR="00AF6AC7" w:rsidRPr="00782762">
        <w:rPr>
          <w:rFonts w:ascii="Calibri" w:hAnsi="Calibri"/>
          <w:sz w:val="18"/>
          <w:szCs w:val="18"/>
        </w:rPr>
        <w:t xml:space="preserve"> </w:t>
      </w:r>
      <w:r w:rsidRPr="00782762">
        <w:rPr>
          <w:rFonts w:ascii="Calibri" w:hAnsi="Calibri"/>
          <w:sz w:val="18"/>
          <w:szCs w:val="18"/>
        </w:rPr>
        <w:t>the Altitude and Temperature Correction Factors.</w:t>
      </w:r>
    </w:p>
    <w:p w14:paraId="44D69962" w14:textId="77777777" w:rsidR="00F10490" w:rsidRPr="00782762" w:rsidRDefault="00F10490" w:rsidP="00F10490">
      <w:pPr>
        <w:rPr>
          <w:rFonts w:ascii="Calibri" w:hAnsi="Calibri"/>
          <w:sz w:val="18"/>
          <w:szCs w:val="18"/>
        </w:rPr>
      </w:pPr>
    </w:p>
    <w:p w14:paraId="44D69963" w14:textId="77777777" w:rsidR="00F10490" w:rsidRPr="00FD4DC5" w:rsidRDefault="00F10490" w:rsidP="00F10490">
      <w:pPr>
        <w:rPr>
          <w:rFonts w:ascii="Calibri" w:hAnsi="Calibri"/>
          <w:b/>
          <w:sz w:val="18"/>
          <w:szCs w:val="18"/>
        </w:rPr>
      </w:pPr>
      <w:r w:rsidRPr="00FD4DC5">
        <w:rPr>
          <w:rFonts w:ascii="Calibri" w:hAnsi="Calibri"/>
          <w:b/>
          <w:sz w:val="18"/>
          <w:szCs w:val="18"/>
        </w:rPr>
        <w:t xml:space="preserve">Section E. Accuracy Adjustment </w:t>
      </w:r>
    </w:p>
    <w:p w14:paraId="44D69964" w14:textId="5F8385F1" w:rsidR="00F10490" w:rsidRPr="00A96082" w:rsidRDefault="00F10490" w:rsidP="00F10490">
      <w:pPr>
        <w:pStyle w:val="ListParagraph"/>
        <w:numPr>
          <w:ilvl w:val="0"/>
          <w:numId w:val="29"/>
        </w:numPr>
        <w:rPr>
          <w:rFonts w:ascii="Calibri" w:hAnsi="Calibri"/>
          <w:sz w:val="18"/>
          <w:szCs w:val="18"/>
        </w:rPr>
      </w:pPr>
      <w:r w:rsidRPr="00A96082">
        <w:rPr>
          <w:rFonts w:ascii="Calibri" w:hAnsi="Calibri"/>
          <w:sz w:val="18"/>
          <w:szCs w:val="18"/>
        </w:rPr>
        <w:t xml:space="preserve">This field is automatically calculated. It is the </w:t>
      </w:r>
      <w:r w:rsidR="003C405A">
        <w:rPr>
          <w:rFonts w:ascii="Calibri" w:hAnsi="Calibri"/>
          <w:sz w:val="18"/>
          <w:szCs w:val="18"/>
        </w:rPr>
        <w:t>S</w:t>
      </w:r>
      <w:r w:rsidRPr="00A96082">
        <w:rPr>
          <w:rFonts w:ascii="Calibri" w:hAnsi="Calibri"/>
          <w:sz w:val="18"/>
          <w:szCs w:val="18"/>
        </w:rPr>
        <w:t xml:space="preserve">tandard </w:t>
      </w:r>
      <w:r w:rsidR="003C405A">
        <w:rPr>
          <w:rFonts w:ascii="Calibri" w:hAnsi="Calibri"/>
          <w:sz w:val="18"/>
          <w:szCs w:val="18"/>
        </w:rPr>
        <w:t>D</w:t>
      </w:r>
      <w:r w:rsidRPr="00A96082">
        <w:rPr>
          <w:rFonts w:ascii="Calibri" w:hAnsi="Calibri"/>
          <w:sz w:val="18"/>
          <w:szCs w:val="18"/>
        </w:rPr>
        <w:t xml:space="preserve">eviation of the </w:t>
      </w:r>
      <w:r>
        <w:rPr>
          <w:rFonts w:ascii="Calibri" w:hAnsi="Calibri"/>
          <w:sz w:val="18"/>
          <w:szCs w:val="18"/>
        </w:rPr>
        <w:t>N</w:t>
      </w:r>
      <w:r w:rsidRPr="00A96082">
        <w:rPr>
          <w:rFonts w:ascii="Calibri" w:hAnsi="Calibri"/>
          <w:sz w:val="18"/>
          <w:szCs w:val="18"/>
        </w:rPr>
        <w:t xml:space="preserve">ominal CFM50 values from </w:t>
      </w:r>
      <w:r>
        <w:rPr>
          <w:rFonts w:ascii="Calibri" w:hAnsi="Calibri"/>
          <w:sz w:val="18"/>
          <w:szCs w:val="18"/>
        </w:rPr>
        <w:t>the 5 to 9 repeated single point tests</w:t>
      </w:r>
    </w:p>
    <w:p w14:paraId="44D69965" w14:textId="53B66503" w:rsidR="00F10490" w:rsidRDefault="00F10490" w:rsidP="00F10490">
      <w:pPr>
        <w:pStyle w:val="ListParagraph"/>
        <w:numPr>
          <w:ilvl w:val="0"/>
          <w:numId w:val="29"/>
        </w:numPr>
        <w:rPr>
          <w:rFonts w:ascii="Calibri" w:hAnsi="Calibri"/>
          <w:sz w:val="18"/>
          <w:szCs w:val="18"/>
        </w:rPr>
      </w:pPr>
      <w:r w:rsidRPr="000505E9">
        <w:rPr>
          <w:rFonts w:ascii="Calibri" w:hAnsi="Calibri"/>
          <w:sz w:val="18"/>
          <w:szCs w:val="18"/>
        </w:rPr>
        <w:t xml:space="preserve">This field is automatically calculated. It is the </w:t>
      </w:r>
      <w:r w:rsidR="003C405A">
        <w:rPr>
          <w:rFonts w:ascii="Calibri" w:hAnsi="Calibri"/>
          <w:sz w:val="18"/>
          <w:szCs w:val="18"/>
        </w:rPr>
        <w:t>P</w:t>
      </w:r>
      <w:r w:rsidRPr="000505E9">
        <w:rPr>
          <w:rFonts w:ascii="Calibri" w:hAnsi="Calibri"/>
          <w:sz w:val="18"/>
          <w:szCs w:val="18"/>
        </w:rPr>
        <w:t xml:space="preserve">ercent </w:t>
      </w:r>
      <w:r w:rsidR="003C405A">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this value in the field equals {[(</w:t>
      </w:r>
      <w:r w:rsidR="00B430D1">
        <w:rPr>
          <w:rFonts w:ascii="Calibri" w:hAnsi="Calibri"/>
          <w:sz w:val="18"/>
          <w:szCs w:val="18"/>
        </w:rPr>
        <w:t>E</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tests)x t-statistic look up from table RA 3.8-1]/D.3 </w:t>
      </w:r>
      <w:r w:rsidR="003C405A">
        <w:rPr>
          <w:rFonts w:ascii="Calibri" w:hAnsi="Calibri"/>
          <w:sz w:val="18"/>
          <w:szCs w:val="18"/>
        </w:rPr>
        <w:t>C</w:t>
      </w:r>
      <w:r>
        <w:rPr>
          <w:rFonts w:ascii="Calibri" w:hAnsi="Calibri"/>
          <w:sz w:val="18"/>
          <w:szCs w:val="18"/>
        </w:rPr>
        <w:t xml:space="preserve">orrected CFM50} = </w:t>
      </w:r>
      <w:r w:rsidR="003C405A">
        <w:rPr>
          <w:rFonts w:ascii="Calibri" w:hAnsi="Calibri"/>
          <w:sz w:val="18"/>
          <w:szCs w:val="18"/>
        </w:rPr>
        <w:t>P</w:t>
      </w:r>
      <w:r>
        <w:rPr>
          <w:rFonts w:ascii="Calibri" w:hAnsi="Calibri"/>
          <w:sz w:val="18"/>
          <w:szCs w:val="18"/>
        </w:rPr>
        <w:t xml:space="preserve">ercent </w:t>
      </w:r>
      <w:r w:rsidR="003C405A">
        <w:rPr>
          <w:rFonts w:ascii="Calibri" w:hAnsi="Calibri"/>
          <w:sz w:val="18"/>
          <w:szCs w:val="18"/>
        </w:rPr>
        <w:t>U</w:t>
      </w:r>
      <w:r>
        <w:rPr>
          <w:rFonts w:ascii="Calibri" w:hAnsi="Calibri"/>
          <w:sz w:val="18"/>
          <w:szCs w:val="18"/>
        </w:rPr>
        <w:t>ncertainty</w:t>
      </w:r>
      <w:r w:rsidR="00B6047F">
        <w:rPr>
          <w:rFonts w:ascii="Calibri" w:hAnsi="Calibri"/>
          <w:sz w:val="18"/>
          <w:szCs w:val="18"/>
        </w:rPr>
        <w:t>.</w:t>
      </w:r>
    </w:p>
    <w:p w14:paraId="44D69966" w14:textId="77777777" w:rsidR="00F10490" w:rsidRDefault="00F10490" w:rsidP="00F10490">
      <w:pPr>
        <w:pStyle w:val="ListParagraph"/>
        <w:rPr>
          <w:rFonts w:ascii="Calibri" w:hAnsi="Calibri"/>
          <w:sz w:val="18"/>
          <w:szCs w:val="18"/>
        </w:rPr>
      </w:pPr>
    </w:p>
    <w:p w14:paraId="44D69967" w14:textId="77777777" w:rsidR="00F10490" w:rsidRPr="00940A02" w:rsidRDefault="00F10490" w:rsidP="003C405A">
      <w:pPr>
        <w:keepNext/>
        <w:keepLines/>
        <w:ind w:left="720" w:hanging="720"/>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F10490" w:rsidRPr="00940A02" w14:paraId="44D6996A" w14:textId="77777777" w:rsidTr="003C405A">
        <w:trPr>
          <w:cantSplit/>
          <w:jc w:val="center"/>
        </w:trPr>
        <w:tc>
          <w:tcPr>
            <w:tcW w:w="2790" w:type="dxa"/>
          </w:tcPr>
          <w:p w14:paraId="44D69968" w14:textId="77777777" w:rsidR="00F10490" w:rsidRPr="00940A02" w:rsidRDefault="00F10490" w:rsidP="003C405A">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44D69969"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F10490" w:rsidRPr="00940A02" w14:paraId="44D6996D" w14:textId="77777777" w:rsidTr="003C405A">
        <w:trPr>
          <w:cantSplit/>
          <w:jc w:val="center"/>
        </w:trPr>
        <w:tc>
          <w:tcPr>
            <w:tcW w:w="2790" w:type="dxa"/>
          </w:tcPr>
          <w:p w14:paraId="44D6996B"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44D6996C"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F10490" w:rsidRPr="00940A02" w14:paraId="44D69970" w14:textId="77777777" w:rsidTr="003C405A">
        <w:trPr>
          <w:cantSplit/>
          <w:jc w:val="center"/>
        </w:trPr>
        <w:tc>
          <w:tcPr>
            <w:tcW w:w="2790" w:type="dxa"/>
          </w:tcPr>
          <w:p w14:paraId="44D6996E"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44D6996F"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F10490" w:rsidRPr="00940A02" w14:paraId="44D69973" w14:textId="77777777" w:rsidTr="003C405A">
        <w:trPr>
          <w:cantSplit/>
          <w:jc w:val="center"/>
        </w:trPr>
        <w:tc>
          <w:tcPr>
            <w:tcW w:w="2790" w:type="dxa"/>
          </w:tcPr>
          <w:p w14:paraId="44D69971"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44D69972"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F10490" w:rsidRPr="00940A02" w14:paraId="44D69976" w14:textId="77777777" w:rsidTr="003C405A">
        <w:trPr>
          <w:cantSplit/>
          <w:jc w:val="center"/>
        </w:trPr>
        <w:tc>
          <w:tcPr>
            <w:tcW w:w="2790" w:type="dxa"/>
          </w:tcPr>
          <w:p w14:paraId="44D69974"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44D69975"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F10490" w:rsidRPr="00940A02" w14:paraId="44D69979" w14:textId="77777777" w:rsidTr="003C405A">
        <w:trPr>
          <w:cantSplit/>
          <w:jc w:val="center"/>
        </w:trPr>
        <w:tc>
          <w:tcPr>
            <w:tcW w:w="2790" w:type="dxa"/>
          </w:tcPr>
          <w:p w14:paraId="44D69977"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44D69978" w14:textId="77777777" w:rsidR="00F10490" w:rsidRPr="00940A02" w:rsidRDefault="00F10490"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44D6997A" w14:textId="77777777" w:rsidR="00F10490" w:rsidRDefault="00F10490" w:rsidP="00F10490">
      <w:pPr>
        <w:pStyle w:val="ListParagraph"/>
        <w:rPr>
          <w:rFonts w:ascii="Calibri" w:hAnsi="Calibri"/>
          <w:sz w:val="18"/>
          <w:szCs w:val="18"/>
        </w:rPr>
      </w:pPr>
    </w:p>
    <w:p w14:paraId="44D6997B" w14:textId="174E049A" w:rsidR="00F10490" w:rsidRDefault="00F10490" w:rsidP="00F10490">
      <w:pPr>
        <w:pStyle w:val="ListParagraph"/>
        <w:numPr>
          <w:ilvl w:val="0"/>
          <w:numId w:val="29"/>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44D6997C" w14:textId="77777777" w:rsidR="00F10490" w:rsidRDefault="00F10490" w:rsidP="00F10490">
      <w:pPr>
        <w:pStyle w:val="ListParagraph"/>
        <w:numPr>
          <w:ilvl w:val="0"/>
          <w:numId w:val="32"/>
        </w:numPr>
        <w:rPr>
          <w:rFonts w:ascii="Calibri" w:hAnsi="Calibri"/>
          <w:sz w:val="18"/>
          <w:szCs w:val="18"/>
        </w:rPr>
      </w:pPr>
      <w:r>
        <w:rPr>
          <w:rFonts w:ascii="Calibri" w:hAnsi="Calibri"/>
          <w:sz w:val="18"/>
          <w:szCs w:val="18"/>
        </w:rPr>
        <w:t xml:space="preserve">If the </w:t>
      </w:r>
      <w:r w:rsidR="003C405A">
        <w:rPr>
          <w:rFonts w:ascii="Calibri" w:hAnsi="Calibri"/>
          <w:sz w:val="18"/>
          <w:szCs w:val="18"/>
        </w:rPr>
        <w:t>P</w:t>
      </w:r>
      <w:r>
        <w:rPr>
          <w:rFonts w:ascii="Calibri" w:hAnsi="Calibri"/>
          <w:sz w:val="18"/>
          <w:szCs w:val="18"/>
        </w:rPr>
        <w:t xml:space="preserve">ercent </w:t>
      </w:r>
      <w:r w:rsidR="003C405A">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10, then enter “</w:t>
      </w:r>
      <w:r w:rsidR="003C405A">
        <w:rPr>
          <w:rFonts w:ascii="Calibri" w:hAnsi="Calibri"/>
          <w:sz w:val="18"/>
          <w:szCs w:val="18"/>
        </w:rPr>
        <w:t>S</w:t>
      </w:r>
      <w:r>
        <w:rPr>
          <w:rFonts w:ascii="Calibri" w:hAnsi="Calibri"/>
          <w:sz w:val="18"/>
          <w:szCs w:val="18"/>
        </w:rPr>
        <w:t xml:space="preserve">tandard” as </w:t>
      </w:r>
      <w:r w:rsidR="003C405A">
        <w:rPr>
          <w:rFonts w:ascii="Calibri" w:hAnsi="Calibri"/>
          <w:sz w:val="18"/>
          <w:szCs w:val="18"/>
        </w:rPr>
        <w:t>A</w:t>
      </w:r>
      <w:r>
        <w:rPr>
          <w:rFonts w:ascii="Calibri" w:hAnsi="Calibri"/>
          <w:sz w:val="18"/>
          <w:szCs w:val="18"/>
        </w:rPr>
        <w:t xml:space="preserve">ccuracy </w:t>
      </w:r>
      <w:r w:rsidR="003C405A">
        <w:rPr>
          <w:rFonts w:ascii="Calibri" w:hAnsi="Calibri"/>
          <w:sz w:val="18"/>
          <w:szCs w:val="18"/>
        </w:rPr>
        <w:t>L</w:t>
      </w:r>
      <w:r>
        <w:rPr>
          <w:rFonts w:ascii="Calibri" w:hAnsi="Calibri"/>
          <w:sz w:val="18"/>
          <w:szCs w:val="18"/>
        </w:rPr>
        <w:t>evel in box E. 3</w:t>
      </w:r>
    </w:p>
    <w:p w14:paraId="44D6997D" w14:textId="77777777" w:rsidR="00F10490" w:rsidRDefault="00F10490" w:rsidP="00F10490">
      <w:pPr>
        <w:pStyle w:val="ListParagraph"/>
        <w:numPr>
          <w:ilvl w:val="0"/>
          <w:numId w:val="32"/>
        </w:numPr>
        <w:rPr>
          <w:rFonts w:ascii="Calibri" w:hAnsi="Calibri"/>
          <w:sz w:val="18"/>
          <w:szCs w:val="18"/>
        </w:rPr>
      </w:pPr>
      <w:r>
        <w:rPr>
          <w:rFonts w:ascii="Calibri" w:hAnsi="Calibri"/>
          <w:sz w:val="18"/>
          <w:szCs w:val="18"/>
        </w:rPr>
        <w:t>If the percent uncertainty in E</w:t>
      </w:r>
      <w:r w:rsidRPr="0091667B">
        <w:rPr>
          <w:rFonts w:ascii="Calibri" w:hAnsi="Calibri"/>
          <w:sz w:val="18"/>
          <w:szCs w:val="18"/>
        </w:rPr>
        <w:t>.</w:t>
      </w:r>
      <w:r>
        <w:rPr>
          <w:rFonts w:ascii="Calibri" w:hAnsi="Calibri"/>
          <w:sz w:val="18"/>
          <w:szCs w:val="18"/>
        </w:rPr>
        <w:t>2 &gt; 10, then enter “</w:t>
      </w:r>
      <w:r w:rsidR="003C405A">
        <w:rPr>
          <w:rFonts w:ascii="Calibri" w:hAnsi="Calibri"/>
          <w:sz w:val="18"/>
          <w:szCs w:val="18"/>
        </w:rPr>
        <w:t>R</w:t>
      </w:r>
      <w:r>
        <w:rPr>
          <w:rFonts w:ascii="Calibri" w:hAnsi="Calibri"/>
          <w:sz w:val="18"/>
          <w:szCs w:val="18"/>
        </w:rPr>
        <w:t>educed” as accuracy level in box E. 3</w:t>
      </w:r>
    </w:p>
    <w:p w14:paraId="44D6997E" w14:textId="271339A0" w:rsidR="00F10490" w:rsidRDefault="00F10490" w:rsidP="00F10490">
      <w:pPr>
        <w:pStyle w:val="ListParagraph"/>
        <w:numPr>
          <w:ilvl w:val="0"/>
          <w:numId w:val="2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44D6997F" w14:textId="77777777" w:rsidR="00F10490" w:rsidRDefault="00F10490" w:rsidP="00F10490">
      <w:pPr>
        <w:pStyle w:val="ListParagraph"/>
        <w:numPr>
          <w:ilvl w:val="0"/>
          <w:numId w:val="33"/>
        </w:numPr>
        <w:ind w:left="1440"/>
        <w:rPr>
          <w:rFonts w:ascii="Calibri" w:hAnsi="Calibri"/>
          <w:sz w:val="18"/>
          <w:szCs w:val="18"/>
        </w:rPr>
      </w:pPr>
      <w:r>
        <w:rPr>
          <w:rFonts w:ascii="Calibri" w:hAnsi="Calibri"/>
          <w:sz w:val="18"/>
          <w:szCs w:val="18"/>
        </w:rPr>
        <w:t xml:space="preserve">If the </w:t>
      </w:r>
      <w:r w:rsidR="003C405A">
        <w:rPr>
          <w:rFonts w:ascii="Calibri" w:hAnsi="Calibri"/>
          <w:sz w:val="18"/>
          <w:szCs w:val="18"/>
        </w:rPr>
        <w:t>A</w:t>
      </w:r>
      <w:r>
        <w:rPr>
          <w:rFonts w:ascii="Calibri" w:hAnsi="Calibri"/>
          <w:sz w:val="18"/>
          <w:szCs w:val="18"/>
        </w:rPr>
        <w:t xml:space="preserve">ccuracy </w:t>
      </w:r>
      <w:r w:rsidR="003C405A">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Standard, then enter 1 as </w:t>
      </w:r>
      <w:r w:rsidR="00D441CF">
        <w:rPr>
          <w:rFonts w:ascii="Calibri" w:hAnsi="Calibri"/>
          <w:sz w:val="18"/>
          <w:szCs w:val="18"/>
        </w:rPr>
        <w:t xml:space="preserve">Accuracy Adjustment </w:t>
      </w:r>
      <w:r w:rsidR="003C405A">
        <w:rPr>
          <w:rFonts w:ascii="Calibri" w:hAnsi="Calibri"/>
          <w:sz w:val="18"/>
          <w:szCs w:val="18"/>
        </w:rPr>
        <w:t>F</w:t>
      </w:r>
      <w:r>
        <w:rPr>
          <w:rFonts w:ascii="Calibri" w:hAnsi="Calibri"/>
          <w:sz w:val="18"/>
          <w:szCs w:val="18"/>
        </w:rPr>
        <w:t>actor in box E.4</w:t>
      </w:r>
    </w:p>
    <w:p w14:paraId="44D69980" w14:textId="77777777" w:rsidR="00F10490" w:rsidRDefault="00F10490" w:rsidP="00F10490">
      <w:pPr>
        <w:pStyle w:val="ListParagraph"/>
        <w:numPr>
          <w:ilvl w:val="0"/>
          <w:numId w:val="33"/>
        </w:numPr>
        <w:ind w:left="1440"/>
        <w:rPr>
          <w:rFonts w:ascii="Calibri" w:hAnsi="Calibri"/>
          <w:sz w:val="18"/>
          <w:szCs w:val="18"/>
        </w:rPr>
      </w:pPr>
      <w:r>
        <w:rPr>
          <w:rFonts w:ascii="Calibri" w:hAnsi="Calibri"/>
          <w:sz w:val="18"/>
          <w:szCs w:val="18"/>
        </w:rPr>
        <w:t xml:space="preserve">If the </w:t>
      </w:r>
      <w:r w:rsidR="003C405A">
        <w:rPr>
          <w:rFonts w:ascii="Calibri" w:hAnsi="Calibri"/>
          <w:sz w:val="18"/>
          <w:szCs w:val="18"/>
        </w:rPr>
        <w:t>A</w:t>
      </w:r>
      <w:r>
        <w:rPr>
          <w:rFonts w:ascii="Calibri" w:hAnsi="Calibri"/>
          <w:sz w:val="18"/>
          <w:szCs w:val="18"/>
        </w:rPr>
        <w:t xml:space="preserve">ccuracy </w:t>
      </w:r>
      <w:r w:rsidR="003C405A">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Reduced, </w:t>
      </w:r>
      <w:r w:rsidR="00D441CF">
        <w:rPr>
          <w:rFonts w:ascii="Calibri" w:hAnsi="Calibri"/>
          <w:sz w:val="18"/>
          <w:szCs w:val="18"/>
        </w:rPr>
        <w:t xml:space="preserve">Accuracy Adjustment </w:t>
      </w:r>
      <w:r w:rsidR="003C405A">
        <w:rPr>
          <w:rFonts w:ascii="Calibri" w:hAnsi="Calibri"/>
          <w:sz w:val="18"/>
          <w:szCs w:val="18"/>
        </w:rPr>
        <w:t>F</w:t>
      </w:r>
      <w:r>
        <w:rPr>
          <w:rFonts w:ascii="Calibri" w:hAnsi="Calibri"/>
          <w:sz w:val="18"/>
          <w:szCs w:val="18"/>
        </w:rPr>
        <w:t>actor equation equals 1+(E.2/100)</w:t>
      </w:r>
    </w:p>
    <w:p w14:paraId="44D69981" w14:textId="27967303" w:rsidR="00F10490" w:rsidRDefault="00F10490" w:rsidP="00F10490">
      <w:pPr>
        <w:pStyle w:val="ListParagraph"/>
        <w:numPr>
          <w:ilvl w:val="0"/>
          <w:numId w:val="2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D.3 * E.4 = Adjusted CFM50</w:t>
      </w:r>
    </w:p>
    <w:p w14:paraId="44D69982" w14:textId="77777777" w:rsidR="00F10490" w:rsidRPr="00855947" w:rsidRDefault="00F10490" w:rsidP="00F10490">
      <w:pPr>
        <w:pStyle w:val="ListParagraph"/>
        <w:numPr>
          <w:ilvl w:val="0"/>
          <w:numId w:val="29"/>
        </w:numPr>
        <w:rPr>
          <w:rFonts w:ascii="Calibri" w:hAnsi="Calibri"/>
          <w:sz w:val="18"/>
          <w:szCs w:val="18"/>
        </w:rPr>
      </w:pPr>
      <w:r w:rsidRPr="00855947">
        <w:rPr>
          <w:rFonts w:ascii="Calibri" w:hAnsi="Calibri"/>
          <w:sz w:val="18"/>
          <w:szCs w:val="18"/>
        </w:rPr>
        <w:t xml:space="preserve">Enter the </w:t>
      </w:r>
      <w:r w:rsidR="003C405A">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44D69983" w14:textId="77777777" w:rsidR="00F10490" w:rsidRPr="00855947" w:rsidRDefault="00F10490" w:rsidP="00F10490">
      <w:pPr>
        <w:pStyle w:val="ListParagraph"/>
        <w:numPr>
          <w:ilvl w:val="0"/>
          <w:numId w:val="29"/>
        </w:numPr>
        <w:rPr>
          <w:rFonts w:ascii="Calibri" w:hAnsi="Calibri"/>
          <w:sz w:val="18"/>
          <w:szCs w:val="18"/>
        </w:rPr>
      </w:pPr>
      <w:r w:rsidRPr="00855947">
        <w:rPr>
          <w:rFonts w:ascii="Calibri" w:hAnsi="Calibri"/>
          <w:sz w:val="18"/>
          <w:szCs w:val="18"/>
        </w:rPr>
        <w:t xml:space="preserve">Enter the </w:t>
      </w:r>
      <w:r w:rsidR="003C405A">
        <w:rPr>
          <w:rFonts w:ascii="Calibri" w:hAnsi="Calibri"/>
          <w:sz w:val="18"/>
          <w:szCs w:val="18"/>
        </w:rPr>
        <w:t>P</w:t>
      </w:r>
      <w:r>
        <w:rPr>
          <w:rFonts w:ascii="Calibri" w:hAnsi="Calibri"/>
          <w:sz w:val="18"/>
          <w:szCs w:val="18"/>
        </w:rPr>
        <w:t xml:space="preserve">ercent </w:t>
      </w:r>
      <w:r w:rsidR="003C405A">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44D69984" w14:textId="77777777" w:rsidR="00AF6AC7" w:rsidRPr="00855947" w:rsidRDefault="00AF6AC7" w:rsidP="00F10490">
      <w:pPr>
        <w:pStyle w:val="ListParagraph"/>
        <w:rPr>
          <w:rFonts w:ascii="Calibri" w:hAnsi="Calibri"/>
          <w:sz w:val="18"/>
          <w:szCs w:val="18"/>
        </w:rPr>
      </w:pPr>
    </w:p>
    <w:p w14:paraId="731B89DF" w14:textId="77777777" w:rsidR="0054477F" w:rsidRDefault="0054477F">
      <w:pPr>
        <w:rPr>
          <w:rFonts w:ascii="Calibri" w:hAnsi="Calibri"/>
          <w:b/>
          <w:sz w:val="18"/>
          <w:szCs w:val="18"/>
        </w:rPr>
      </w:pPr>
      <w:r>
        <w:rPr>
          <w:rFonts w:ascii="Calibri" w:hAnsi="Calibri"/>
          <w:b/>
          <w:sz w:val="18"/>
          <w:szCs w:val="18"/>
        </w:rPr>
        <w:br w:type="page"/>
      </w:r>
    </w:p>
    <w:p w14:paraId="028527E7" w14:textId="77777777" w:rsidR="0054477F" w:rsidRDefault="0054477F" w:rsidP="00AF6AC7">
      <w:pPr>
        <w:rPr>
          <w:rFonts w:ascii="Calibri" w:hAnsi="Calibri"/>
          <w:b/>
          <w:sz w:val="18"/>
          <w:szCs w:val="18"/>
        </w:rPr>
      </w:pPr>
    </w:p>
    <w:p w14:paraId="44D69985" w14:textId="77777777" w:rsidR="00AF6AC7" w:rsidRPr="00782762" w:rsidRDefault="00AF6AC7" w:rsidP="00AF6AC7">
      <w:pPr>
        <w:rPr>
          <w:rFonts w:ascii="Calibri" w:hAnsi="Calibri"/>
          <w:b/>
          <w:sz w:val="18"/>
          <w:szCs w:val="18"/>
        </w:rPr>
      </w:pPr>
      <w:r w:rsidRPr="00782762">
        <w:rPr>
          <w:rFonts w:ascii="Calibri" w:hAnsi="Calibri"/>
          <w:b/>
          <w:sz w:val="18"/>
          <w:szCs w:val="18"/>
        </w:rPr>
        <w:t xml:space="preserve">Section </w:t>
      </w:r>
      <w:r>
        <w:rPr>
          <w:rFonts w:ascii="Calibri" w:hAnsi="Calibri"/>
          <w:b/>
          <w:sz w:val="18"/>
          <w:szCs w:val="18"/>
        </w:rPr>
        <w:t>F</w:t>
      </w:r>
      <w:r w:rsidRPr="00782762">
        <w:rPr>
          <w:rFonts w:ascii="Calibri" w:hAnsi="Calibri"/>
          <w:b/>
          <w:sz w:val="18"/>
          <w:szCs w:val="18"/>
        </w:rPr>
        <w:t>. Envelope Leakage (MCH24</w:t>
      </w:r>
      <w:r>
        <w:rPr>
          <w:rFonts w:ascii="Calibri" w:hAnsi="Calibri"/>
          <w:b/>
          <w:sz w:val="18"/>
          <w:szCs w:val="18"/>
        </w:rPr>
        <w:t>d</w:t>
      </w:r>
      <w:r w:rsidRPr="00782762">
        <w:rPr>
          <w:rFonts w:ascii="Calibri" w:hAnsi="Calibri"/>
          <w:b/>
          <w:sz w:val="18"/>
          <w:szCs w:val="18"/>
        </w:rPr>
        <w:t>)</w:t>
      </w:r>
      <w:r>
        <w:rPr>
          <w:rFonts w:ascii="Calibri" w:hAnsi="Calibri"/>
          <w:b/>
          <w:sz w:val="18"/>
          <w:szCs w:val="18"/>
        </w:rPr>
        <w:t xml:space="preserve"> – Pressurization </w:t>
      </w:r>
    </w:p>
    <w:p w14:paraId="44D69986" w14:textId="685C1503" w:rsidR="00AF6AC7" w:rsidRPr="00782762" w:rsidRDefault="00AF6AC7" w:rsidP="00AF6AC7">
      <w:pPr>
        <w:pStyle w:val="ListParagraph"/>
        <w:numPr>
          <w:ilvl w:val="0"/>
          <w:numId w:val="47"/>
        </w:numPr>
        <w:rPr>
          <w:rFonts w:ascii="Calibri" w:hAnsi="Calibri"/>
          <w:sz w:val="18"/>
          <w:szCs w:val="18"/>
        </w:rPr>
      </w:pPr>
      <w:r w:rsidRPr="00782762">
        <w:rPr>
          <w:rFonts w:ascii="Calibri" w:hAnsi="Calibri"/>
          <w:sz w:val="18"/>
          <w:szCs w:val="18"/>
        </w:rPr>
        <w:t xml:space="preserve">Enter the </w:t>
      </w:r>
      <w:r w:rsidR="00EE2DB2">
        <w:rPr>
          <w:rFonts w:ascii="Calibri" w:hAnsi="Calibri"/>
          <w:sz w:val="18"/>
          <w:szCs w:val="18"/>
        </w:rPr>
        <w:t>T</w:t>
      </w:r>
      <w:r w:rsidRPr="00782762">
        <w:rPr>
          <w:rFonts w:ascii="Calibri" w:hAnsi="Calibri"/>
          <w:sz w:val="18"/>
          <w:szCs w:val="18"/>
        </w:rPr>
        <w:t xml:space="preserve">ime </w:t>
      </w:r>
      <w:r w:rsidR="00EE2DB2">
        <w:rPr>
          <w:rFonts w:ascii="Calibri" w:hAnsi="Calibri"/>
          <w:sz w:val="18"/>
          <w:szCs w:val="18"/>
        </w:rPr>
        <w:t>A</w:t>
      </w:r>
      <w:r w:rsidRPr="00782762">
        <w:rPr>
          <w:rFonts w:ascii="Calibri" w:hAnsi="Calibri"/>
          <w:sz w:val="18"/>
          <w:szCs w:val="18"/>
        </w:rPr>
        <w:t xml:space="preserve">verage </w:t>
      </w:r>
      <w:r w:rsidR="00EE2DB2">
        <w:rPr>
          <w:rFonts w:ascii="Calibri" w:hAnsi="Calibri"/>
          <w:sz w:val="18"/>
          <w:szCs w:val="18"/>
        </w:rPr>
        <w:t>P</w:t>
      </w:r>
      <w:r w:rsidRPr="00782762">
        <w:rPr>
          <w:rFonts w:ascii="Calibri" w:hAnsi="Calibri"/>
          <w:sz w:val="18"/>
          <w:szCs w:val="18"/>
        </w:rPr>
        <w:t xml:space="preserve">eriod used on the manometer during the </w:t>
      </w:r>
      <w:r>
        <w:rPr>
          <w:rFonts w:ascii="Calibri" w:hAnsi="Calibri"/>
          <w:sz w:val="18"/>
          <w:szCs w:val="18"/>
        </w:rPr>
        <w:t xml:space="preserve">PRESSURIZATION </w:t>
      </w:r>
      <w:r w:rsidRPr="00782762">
        <w:rPr>
          <w:rFonts w:ascii="Calibri" w:hAnsi="Calibri"/>
          <w:sz w:val="18"/>
          <w:szCs w:val="18"/>
        </w:rPr>
        <w:t>test. Must be at least 10 seconds.</w:t>
      </w:r>
    </w:p>
    <w:p w14:paraId="44D69987" w14:textId="77777777" w:rsidR="00AF6AC7" w:rsidRDefault="00AF6AC7" w:rsidP="00AF6AC7">
      <w:pPr>
        <w:pStyle w:val="ListParagraph"/>
        <w:numPr>
          <w:ilvl w:val="0"/>
          <w:numId w:val="47"/>
        </w:numPr>
        <w:rPr>
          <w:rFonts w:ascii="Calibri" w:hAnsi="Calibri"/>
          <w:sz w:val="18"/>
          <w:szCs w:val="18"/>
        </w:rPr>
      </w:pPr>
      <w:r>
        <w:rPr>
          <w:rFonts w:ascii="Calibri" w:hAnsi="Calibri"/>
          <w:sz w:val="18"/>
          <w:szCs w:val="18"/>
        </w:rPr>
        <w:t xml:space="preserve">This version of the MCH-24 can be used with an ASTM E779-10 compliant software, typically provided by the blower door manufacturer. Confirm with the software vendor that it is compliant.   </w:t>
      </w:r>
    </w:p>
    <w:p w14:paraId="44D69988" w14:textId="77777777" w:rsidR="00AF6AC7" w:rsidRDefault="00AF6AC7" w:rsidP="00AF6AC7">
      <w:pPr>
        <w:pStyle w:val="ListParagraph"/>
        <w:numPr>
          <w:ilvl w:val="0"/>
          <w:numId w:val="47"/>
        </w:numPr>
        <w:rPr>
          <w:rFonts w:ascii="Calibri" w:hAnsi="Calibri"/>
          <w:sz w:val="18"/>
          <w:szCs w:val="18"/>
        </w:rPr>
      </w:pPr>
      <w:r>
        <w:rPr>
          <w:rFonts w:ascii="Calibri" w:hAnsi="Calibri"/>
          <w:sz w:val="18"/>
          <w:szCs w:val="18"/>
        </w:rPr>
        <w:t>Type of test being performed: Pressurization (air blowing into house).</w:t>
      </w:r>
      <w:r w:rsidRPr="00FC75E5">
        <w:rPr>
          <w:rFonts w:ascii="Calibri" w:hAnsi="Calibri"/>
          <w:sz w:val="18"/>
          <w:szCs w:val="18"/>
        </w:rPr>
        <w:t xml:space="preserve"> </w:t>
      </w:r>
      <w:r w:rsidRPr="00BF1ADA">
        <w:rPr>
          <w:rFonts w:ascii="Calibri" w:hAnsi="Calibri"/>
          <w:sz w:val="18"/>
          <w:szCs w:val="18"/>
        </w:rPr>
        <w:t xml:space="preserve">All blower door induced pressures are to be </w:t>
      </w:r>
      <w:r>
        <w:rPr>
          <w:rFonts w:ascii="Calibri" w:hAnsi="Calibri"/>
          <w:sz w:val="18"/>
          <w:szCs w:val="18"/>
        </w:rPr>
        <w:t>posi</w:t>
      </w:r>
      <w:r w:rsidRPr="00BF1ADA">
        <w:rPr>
          <w:rFonts w:ascii="Calibri" w:hAnsi="Calibri"/>
          <w:sz w:val="18"/>
          <w:szCs w:val="18"/>
        </w:rPr>
        <w:t>tive relative to outside.</w:t>
      </w:r>
    </w:p>
    <w:p w14:paraId="44D69989" w14:textId="77777777" w:rsidR="00AF6AC7" w:rsidRPr="00782762" w:rsidRDefault="00AF6AC7" w:rsidP="00AF6AC7">
      <w:pPr>
        <w:pStyle w:val="ListParagraph"/>
        <w:numPr>
          <w:ilvl w:val="0"/>
          <w:numId w:val="47"/>
        </w:numPr>
        <w:rPr>
          <w:rFonts w:ascii="Calibri" w:hAnsi="Calibri"/>
          <w:sz w:val="18"/>
          <w:szCs w:val="18"/>
        </w:rPr>
      </w:pPr>
      <w:r>
        <w:rPr>
          <w:rFonts w:ascii="Calibri" w:hAnsi="Calibri"/>
          <w:sz w:val="18"/>
          <w:szCs w:val="18"/>
        </w:rPr>
        <w:t xml:space="preserve">Enter </w:t>
      </w:r>
      <w:r w:rsidRPr="00782762">
        <w:rPr>
          <w:rFonts w:ascii="Calibri" w:hAnsi="Calibri"/>
          <w:sz w:val="18"/>
          <w:szCs w:val="18"/>
        </w:rPr>
        <w:t xml:space="preserve">five </w:t>
      </w:r>
      <w:r>
        <w:rPr>
          <w:rFonts w:ascii="Calibri" w:hAnsi="Calibri"/>
          <w:sz w:val="18"/>
          <w:szCs w:val="18"/>
        </w:rPr>
        <w:t>to nine B</w:t>
      </w:r>
      <w:r w:rsidRPr="00782762">
        <w:rPr>
          <w:rFonts w:ascii="Calibri" w:hAnsi="Calibri"/>
          <w:sz w:val="18"/>
          <w:szCs w:val="18"/>
        </w:rPr>
        <w:t xml:space="preserve">aseline </w:t>
      </w:r>
      <w:r>
        <w:rPr>
          <w:rFonts w:ascii="Calibri" w:hAnsi="Calibri"/>
          <w:sz w:val="18"/>
          <w:szCs w:val="18"/>
        </w:rPr>
        <w:t>B</w:t>
      </w:r>
      <w:r w:rsidRPr="00782762">
        <w:rPr>
          <w:rFonts w:ascii="Calibri" w:hAnsi="Calibri"/>
          <w:sz w:val="18"/>
          <w:szCs w:val="18"/>
        </w:rPr>
        <w:t xml:space="preserve">uilding </w:t>
      </w:r>
      <w:r>
        <w:rPr>
          <w:rFonts w:ascii="Calibri" w:hAnsi="Calibri"/>
          <w:sz w:val="18"/>
          <w:szCs w:val="18"/>
        </w:rPr>
        <w:t>P</w:t>
      </w:r>
      <w:r w:rsidRPr="00782762">
        <w:rPr>
          <w:rFonts w:ascii="Calibri" w:hAnsi="Calibri"/>
          <w:sz w:val="18"/>
          <w:szCs w:val="18"/>
        </w:rPr>
        <w:t>ressure readings (Resolution of 0.1 Pa).</w:t>
      </w:r>
    </w:p>
    <w:p w14:paraId="44D6998A" w14:textId="77777777" w:rsidR="00AF6AC7" w:rsidRPr="00782762" w:rsidRDefault="00AF6AC7" w:rsidP="00AF6AC7">
      <w:pPr>
        <w:pStyle w:val="ListParagraph"/>
        <w:numPr>
          <w:ilvl w:val="0"/>
          <w:numId w:val="47"/>
        </w:numPr>
        <w:rPr>
          <w:rFonts w:ascii="Calibri" w:hAnsi="Calibri"/>
          <w:sz w:val="18"/>
          <w:szCs w:val="18"/>
        </w:rPr>
      </w:pPr>
      <w:r>
        <w:rPr>
          <w:rFonts w:ascii="Calibri" w:hAnsi="Calibri"/>
          <w:sz w:val="18"/>
          <w:szCs w:val="18"/>
        </w:rPr>
        <w:t xml:space="preserve">Enter five to nine </w:t>
      </w:r>
      <w:r w:rsidRPr="00782762">
        <w:rPr>
          <w:rFonts w:ascii="Calibri" w:hAnsi="Calibri"/>
          <w:sz w:val="18"/>
          <w:szCs w:val="18"/>
        </w:rPr>
        <w:t xml:space="preserve">Unadjusted Building Pressure </w:t>
      </w:r>
      <w:r>
        <w:rPr>
          <w:rFonts w:ascii="Calibri" w:hAnsi="Calibri"/>
          <w:sz w:val="18"/>
          <w:szCs w:val="18"/>
        </w:rPr>
        <w:t xml:space="preserve">numbers </w:t>
      </w:r>
      <w:r w:rsidRPr="00782762">
        <w:rPr>
          <w:rFonts w:ascii="Calibri" w:hAnsi="Calibri"/>
          <w:sz w:val="18"/>
          <w:szCs w:val="18"/>
        </w:rPr>
        <w:t>straight from the manometer. All blower d</w:t>
      </w:r>
      <w:r>
        <w:rPr>
          <w:rFonts w:ascii="Calibri" w:hAnsi="Calibri"/>
          <w:sz w:val="18"/>
          <w:szCs w:val="18"/>
        </w:rPr>
        <w:t xml:space="preserve">oor induced pressures for the </w:t>
      </w:r>
      <w:r w:rsidRPr="00782762">
        <w:rPr>
          <w:rFonts w:ascii="Calibri" w:hAnsi="Calibri"/>
          <w:sz w:val="18"/>
          <w:szCs w:val="18"/>
        </w:rPr>
        <w:t xml:space="preserve">pressurization tests are to be </w:t>
      </w:r>
      <w:r>
        <w:rPr>
          <w:rFonts w:ascii="Calibri" w:hAnsi="Calibri"/>
          <w:sz w:val="18"/>
          <w:szCs w:val="18"/>
        </w:rPr>
        <w:t>posi</w:t>
      </w:r>
      <w:r w:rsidRPr="00782762">
        <w:rPr>
          <w:rFonts w:ascii="Calibri" w:hAnsi="Calibri"/>
          <w:sz w:val="18"/>
          <w:szCs w:val="18"/>
        </w:rPr>
        <w:t>tive relative to outside.</w:t>
      </w:r>
    </w:p>
    <w:p w14:paraId="44D6998B" w14:textId="77777777" w:rsidR="00AF6AC7" w:rsidRPr="00782762" w:rsidRDefault="00AF6AC7" w:rsidP="00AF6AC7">
      <w:pPr>
        <w:pStyle w:val="ListParagraph"/>
        <w:numPr>
          <w:ilvl w:val="0"/>
          <w:numId w:val="47"/>
        </w:numPr>
        <w:rPr>
          <w:rFonts w:ascii="Calibri" w:hAnsi="Calibri"/>
          <w:sz w:val="18"/>
          <w:szCs w:val="18"/>
        </w:rPr>
      </w:pPr>
      <w:r w:rsidRPr="00782762">
        <w:rPr>
          <w:rFonts w:ascii="Calibri" w:hAnsi="Calibri"/>
          <w:sz w:val="18"/>
          <w:szCs w:val="18"/>
        </w:rPr>
        <w:t xml:space="preserve">Enter </w:t>
      </w:r>
      <w:r>
        <w:rPr>
          <w:rFonts w:ascii="Calibri" w:hAnsi="Calibri"/>
          <w:sz w:val="18"/>
          <w:szCs w:val="18"/>
        </w:rPr>
        <w:t>five to nine Nominal</w:t>
      </w:r>
      <w:r w:rsidRPr="00782762">
        <w:rPr>
          <w:rFonts w:ascii="Calibri" w:hAnsi="Calibri"/>
          <w:sz w:val="18"/>
          <w:szCs w:val="18"/>
        </w:rPr>
        <w:t xml:space="preserve"> </w:t>
      </w:r>
      <w:r w:rsidR="003C405A">
        <w:rPr>
          <w:rFonts w:ascii="Calibri" w:hAnsi="Calibri"/>
          <w:sz w:val="18"/>
          <w:szCs w:val="18"/>
        </w:rPr>
        <w:t>F</w:t>
      </w:r>
      <w:r w:rsidRPr="00782762">
        <w:rPr>
          <w:rFonts w:ascii="Calibri" w:hAnsi="Calibri"/>
          <w:sz w:val="18"/>
          <w:szCs w:val="18"/>
        </w:rPr>
        <w:t xml:space="preserve">an </w:t>
      </w:r>
      <w:r w:rsidR="003C405A">
        <w:rPr>
          <w:rFonts w:ascii="Calibri" w:hAnsi="Calibri"/>
          <w:sz w:val="18"/>
          <w:szCs w:val="18"/>
        </w:rPr>
        <w:t>F</w:t>
      </w:r>
      <w:r w:rsidRPr="00782762">
        <w:rPr>
          <w:rFonts w:ascii="Calibri" w:hAnsi="Calibri"/>
          <w:sz w:val="18"/>
          <w:szCs w:val="18"/>
        </w:rPr>
        <w:t>low</w:t>
      </w:r>
      <w:r>
        <w:rPr>
          <w:rFonts w:ascii="Calibri" w:hAnsi="Calibri"/>
          <w:sz w:val="18"/>
          <w:szCs w:val="18"/>
        </w:rPr>
        <w:t>s</w:t>
      </w:r>
      <w:r w:rsidRPr="00782762">
        <w:rPr>
          <w:rFonts w:ascii="Calibri" w:hAnsi="Calibri"/>
          <w:sz w:val="18"/>
          <w:szCs w:val="18"/>
        </w:rPr>
        <w:t xml:space="preserve"> from the manometer that corresponds to the Unadjusted Building Pressure</w:t>
      </w:r>
      <w:r>
        <w:rPr>
          <w:rFonts w:ascii="Calibri" w:hAnsi="Calibri"/>
          <w:sz w:val="18"/>
          <w:szCs w:val="18"/>
        </w:rPr>
        <w:t xml:space="preserve"> values</w:t>
      </w:r>
      <w:r w:rsidRPr="00782762">
        <w:rPr>
          <w:rFonts w:ascii="Calibri" w:hAnsi="Calibri"/>
          <w:sz w:val="18"/>
          <w:szCs w:val="18"/>
        </w:rPr>
        <w:t>. All blower d</w:t>
      </w:r>
      <w:r>
        <w:rPr>
          <w:rFonts w:ascii="Calibri" w:hAnsi="Calibri"/>
          <w:sz w:val="18"/>
          <w:szCs w:val="18"/>
        </w:rPr>
        <w:t xml:space="preserve">oor induced pressures for the </w:t>
      </w:r>
      <w:r w:rsidRPr="00782762">
        <w:rPr>
          <w:rFonts w:ascii="Calibri" w:hAnsi="Calibri"/>
          <w:sz w:val="18"/>
          <w:szCs w:val="18"/>
        </w:rPr>
        <w:t xml:space="preserve">pressurization tests are to be </w:t>
      </w:r>
      <w:r>
        <w:rPr>
          <w:rFonts w:ascii="Calibri" w:hAnsi="Calibri"/>
          <w:sz w:val="18"/>
          <w:szCs w:val="18"/>
        </w:rPr>
        <w:t>posi</w:t>
      </w:r>
      <w:r w:rsidRPr="00782762">
        <w:rPr>
          <w:rFonts w:ascii="Calibri" w:hAnsi="Calibri"/>
          <w:sz w:val="18"/>
          <w:szCs w:val="18"/>
        </w:rPr>
        <w:t>tive relative to outside.</w:t>
      </w:r>
    </w:p>
    <w:p w14:paraId="44D6998C" w14:textId="2F9F023C" w:rsidR="00AF6AC7" w:rsidRDefault="00AF6AC7" w:rsidP="00AF6AC7">
      <w:pPr>
        <w:pStyle w:val="ListParagraph"/>
        <w:numPr>
          <w:ilvl w:val="0"/>
          <w:numId w:val="47"/>
        </w:numPr>
        <w:rPr>
          <w:rFonts w:ascii="Calibri" w:hAnsi="Calibri"/>
          <w:sz w:val="18"/>
          <w:szCs w:val="18"/>
        </w:rPr>
      </w:pPr>
      <w:r w:rsidRPr="00782762">
        <w:rPr>
          <w:rFonts w:ascii="Calibri" w:hAnsi="Calibri"/>
          <w:sz w:val="18"/>
          <w:szCs w:val="18"/>
        </w:rPr>
        <w:t>This field is automatically calculat</w:t>
      </w:r>
      <w:r>
        <w:rPr>
          <w:rFonts w:ascii="Calibri" w:hAnsi="Calibri"/>
          <w:sz w:val="18"/>
          <w:szCs w:val="18"/>
        </w:rPr>
        <w:t xml:space="preserve">ed. </w:t>
      </w:r>
      <w:r w:rsidRPr="00782762">
        <w:rPr>
          <w:rFonts w:ascii="Calibri" w:hAnsi="Calibri"/>
          <w:sz w:val="18"/>
          <w:szCs w:val="18"/>
        </w:rPr>
        <w:t xml:space="preserve">The </w:t>
      </w:r>
      <w:r>
        <w:rPr>
          <w:rFonts w:ascii="Calibri" w:hAnsi="Calibri"/>
          <w:sz w:val="18"/>
          <w:szCs w:val="18"/>
        </w:rPr>
        <w:t>Induced</w:t>
      </w:r>
      <w:r w:rsidRPr="00782762">
        <w:rPr>
          <w:rFonts w:ascii="Calibri" w:hAnsi="Calibri"/>
          <w:sz w:val="18"/>
          <w:szCs w:val="18"/>
        </w:rPr>
        <w:t xml:space="preserve"> Building Pressure is </w:t>
      </w:r>
      <w:r>
        <w:rPr>
          <w:rFonts w:ascii="Calibri" w:hAnsi="Calibri"/>
          <w:sz w:val="18"/>
          <w:szCs w:val="18"/>
        </w:rPr>
        <w:t>the difference between the Unadjusted Building Pressure and the Baseline Building pressure.</w:t>
      </w:r>
    </w:p>
    <w:p w14:paraId="44D6998D" w14:textId="02259217" w:rsidR="00AF6AC7" w:rsidRDefault="00AF6AC7" w:rsidP="00AF6AC7">
      <w:pPr>
        <w:pStyle w:val="ListParagraph"/>
        <w:numPr>
          <w:ilvl w:val="0"/>
          <w:numId w:val="47"/>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The Nominal Fan Flow at the Induced Building Pressure is adjusted mathematically for a target pressure of 50 Pa.</w:t>
      </w:r>
    </w:p>
    <w:p w14:paraId="44D6998E" w14:textId="76622B1C" w:rsidR="00AF6AC7" w:rsidRDefault="00AF6AC7" w:rsidP="00AF6AC7">
      <w:pPr>
        <w:pStyle w:val="ListParagraph"/>
        <w:numPr>
          <w:ilvl w:val="0"/>
          <w:numId w:val="47"/>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It is the average of the Nominal CFM50 values for the 5-9 repeated single point tests.</w:t>
      </w:r>
    </w:p>
    <w:p w14:paraId="44D6998F" w14:textId="77777777" w:rsidR="00AF6AC7" w:rsidRDefault="00AF6AC7" w:rsidP="00AF6AC7">
      <w:pPr>
        <w:pStyle w:val="ListParagraph"/>
        <w:rPr>
          <w:rFonts w:ascii="Calibri" w:hAnsi="Calibri"/>
          <w:sz w:val="18"/>
          <w:szCs w:val="18"/>
        </w:rPr>
      </w:pPr>
    </w:p>
    <w:p w14:paraId="44D69990" w14:textId="77777777" w:rsidR="00AF6AC7" w:rsidRPr="00782762" w:rsidRDefault="00AF6AC7" w:rsidP="00AF6AC7">
      <w:pPr>
        <w:rPr>
          <w:rFonts w:ascii="Calibri" w:hAnsi="Calibri"/>
          <w:b/>
          <w:sz w:val="18"/>
          <w:szCs w:val="18"/>
        </w:rPr>
      </w:pPr>
      <w:r w:rsidRPr="00782762">
        <w:rPr>
          <w:rFonts w:ascii="Calibri" w:hAnsi="Calibri"/>
          <w:b/>
          <w:sz w:val="18"/>
          <w:szCs w:val="18"/>
        </w:rPr>
        <w:t xml:space="preserve">Section </w:t>
      </w:r>
      <w:r>
        <w:rPr>
          <w:rFonts w:ascii="Calibri" w:hAnsi="Calibri"/>
          <w:b/>
          <w:sz w:val="18"/>
          <w:szCs w:val="18"/>
        </w:rPr>
        <w:t>G</w:t>
      </w:r>
      <w:r w:rsidRPr="00782762">
        <w:rPr>
          <w:rFonts w:ascii="Calibri" w:hAnsi="Calibri"/>
          <w:b/>
          <w:sz w:val="18"/>
          <w:szCs w:val="18"/>
        </w:rPr>
        <w:t>. Altitude and Temperature Correction</w:t>
      </w:r>
    </w:p>
    <w:p w14:paraId="44D69991" w14:textId="2F1CB834" w:rsidR="00AF6AC7" w:rsidRDefault="00AF6AC7" w:rsidP="00AF6AC7">
      <w:pPr>
        <w:pStyle w:val="ListParagraph"/>
        <w:numPr>
          <w:ilvl w:val="0"/>
          <w:numId w:val="48"/>
        </w:numPr>
        <w:rPr>
          <w:rFonts w:ascii="Calibri" w:hAnsi="Calibri"/>
          <w:sz w:val="18"/>
          <w:szCs w:val="18"/>
        </w:rPr>
      </w:pPr>
      <w:r w:rsidRPr="00782762">
        <w:rPr>
          <w:rFonts w:ascii="Calibri" w:hAnsi="Calibri"/>
          <w:sz w:val="18"/>
          <w:szCs w:val="18"/>
        </w:rPr>
        <w:t>This field is automatically calculat</w:t>
      </w:r>
      <w:r>
        <w:rPr>
          <w:rFonts w:ascii="Calibri" w:hAnsi="Calibri"/>
          <w:sz w:val="18"/>
          <w:szCs w:val="18"/>
        </w:rPr>
        <w:t xml:space="preserve">ed. </w:t>
      </w:r>
      <w:r w:rsidRPr="00782762">
        <w:rPr>
          <w:rFonts w:ascii="Calibri" w:hAnsi="Calibri"/>
          <w:sz w:val="18"/>
          <w:szCs w:val="18"/>
        </w:rPr>
        <w:t>The equation used to calculate this value in the field equals:</w:t>
      </w:r>
    </w:p>
    <w:p w14:paraId="44D69992" w14:textId="77777777" w:rsidR="00AF6AC7" w:rsidRPr="00782762" w:rsidRDefault="00AF6AC7" w:rsidP="00AF6AC7">
      <w:pPr>
        <w:pStyle w:val="ListParagraph"/>
        <w:numPr>
          <w:ilvl w:val="1"/>
          <w:numId w:val="25"/>
        </w:numPr>
        <w:rPr>
          <w:rFonts w:ascii="Calibri" w:hAnsi="Calibri"/>
          <w:sz w:val="18"/>
          <w:szCs w:val="18"/>
        </w:rPr>
      </w:pPr>
      <w:r w:rsidRPr="00782762">
        <w:rPr>
          <w:rFonts w:ascii="Calibri" w:hAnsi="Calibri"/>
          <w:sz w:val="18"/>
          <w:szCs w:val="18"/>
        </w:rPr>
        <w:t xml:space="preserve">If the elevation </w:t>
      </w:r>
      <w:r>
        <w:rPr>
          <w:rFonts w:ascii="Calibri" w:hAnsi="Calibri"/>
          <w:sz w:val="18"/>
          <w:szCs w:val="18"/>
        </w:rPr>
        <w:t xml:space="preserve">is </w:t>
      </w:r>
      <w:r w:rsidRPr="00782762">
        <w:rPr>
          <w:rFonts w:ascii="Calibri" w:hAnsi="Calibri"/>
          <w:sz w:val="18"/>
          <w:szCs w:val="18"/>
        </w:rPr>
        <w:t xml:space="preserve">less than or equal to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3C405A">
        <w:rPr>
          <w:rFonts w:ascii="Calibri" w:hAnsi="Calibri"/>
          <w:sz w:val="18"/>
          <w:szCs w:val="18"/>
        </w:rPr>
        <w:t>A</w:t>
      </w:r>
      <w:r w:rsidRPr="00782762">
        <w:rPr>
          <w:rFonts w:ascii="Calibri" w:hAnsi="Calibri"/>
          <w:sz w:val="18"/>
          <w:szCs w:val="18"/>
        </w:rPr>
        <w:t xml:space="preserve">ltitude </w:t>
      </w:r>
      <w:r w:rsidR="003C405A">
        <w:rPr>
          <w:rFonts w:ascii="Calibri" w:hAnsi="Calibri"/>
          <w:sz w:val="18"/>
          <w:szCs w:val="18"/>
        </w:rPr>
        <w:t>C</w:t>
      </w:r>
      <w:r w:rsidRPr="00782762">
        <w:rPr>
          <w:rFonts w:ascii="Calibri" w:hAnsi="Calibri"/>
          <w:sz w:val="18"/>
          <w:szCs w:val="18"/>
        </w:rPr>
        <w:t xml:space="preserve">orrection </w:t>
      </w:r>
      <w:r w:rsidR="003C405A">
        <w:rPr>
          <w:rFonts w:ascii="Calibri" w:hAnsi="Calibri"/>
          <w:sz w:val="18"/>
          <w:szCs w:val="18"/>
        </w:rPr>
        <w:t>F</w:t>
      </w:r>
      <w:r w:rsidRPr="00782762">
        <w:rPr>
          <w:rFonts w:ascii="Calibri" w:hAnsi="Calibri"/>
          <w:sz w:val="18"/>
          <w:szCs w:val="18"/>
        </w:rPr>
        <w:t>actor is 1 (no adjustment).</w:t>
      </w:r>
    </w:p>
    <w:p w14:paraId="44D69993" w14:textId="77777777" w:rsidR="00AF6AC7" w:rsidRPr="00782762" w:rsidRDefault="00AF6AC7" w:rsidP="00AF6AC7">
      <w:pPr>
        <w:pStyle w:val="ListParagraph"/>
        <w:numPr>
          <w:ilvl w:val="1"/>
          <w:numId w:val="25"/>
        </w:numPr>
        <w:rPr>
          <w:rFonts w:ascii="Calibri" w:hAnsi="Calibri"/>
          <w:sz w:val="18"/>
          <w:szCs w:val="18"/>
        </w:rPr>
      </w:pPr>
      <w:r w:rsidRPr="00782762">
        <w:rPr>
          <w:rFonts w:ascii="Calibri" w:hAnsi="Calibri"/>
          <w:sz w:val="18"/>
          <w:szCs w:val="18"/>
        </w:rPr>
        <w:t xml:space="preserve">If the elevation is greater than 5,000 </w:t>
      </w:r>
      <w:proofErr w:type="spellStart"/>
      <w:r w:rsidRPr="00782762">
        <w:rPr>
          <w:rFonts w:ascii="Calibri" w:hAnsi="Calibri"/>
          <w:sz w:val="18"/>
          <w:szCs w:val="18"/>
        </w:rPr>
        <w:t>ft</w:t>
      </w:r>
      <w:proofErr w:type="spellEnd"/>
      <w:r w:rsidRPr="00782762">
        <w:rPr>
          <w:rFonts w:ascii="Calibri" w:hAnsi="Calibri"/>
          <w:sz w:val="18"/>
          <w:szCs w:val="18"/>
        </w:rPr>
        <w:t xml:space="preserve">, the </w:t>
      </w:r>
      <w:r w:rsidR="003C405A">
        <w:rPr>
          <w:rFonts w:ascii="Calibri" w:hAnsi="Calibri"/>
          <w:sz w:val="18"/>
          <w:szCs w:val="18"/>
        </w:rPr>
        <w:t>A</w:t>
      </w:r>
      <w:r w:rsidRPr="00782762">
        <w:rPr>
          <w:rFonts w:ascii="Calibri" w:hAnsi="Calibri"/>
          <w:sz w:val="18"/>
          <w:szCs w:val="18"/>
        </w:rPr>
        <w:t xml:space="preserve">ltitude </w:t>
      </w:r>
      <w:r w:rsidR="003C405A">
        <w:rPr>
          <w:rFonts w:ascii="Calibri" w:hAnsi="Calibri"/>
          <w:sz w:val="18"/>
          <w:szCs w:val="18"/>
        </w:rPr>
        <w:t>C</w:t>
      </w:r>
      <w:r w:rsidRPr="00782762">
        <w:rPr>
          <w:rFonts w:ascii="Calibri" w:hAnsi="Calibri"/>
          <w:sz w:val="18"/>
          <w:szCs w:val="18"/>
        </w:rPr>
        <w:t>orrection equation equals 1 + (0.000006 * elevation in feet)</w:t>
      </w:r>
      <w:r w:rsidR="00B6047F">
        <w:rPr>
          <w:rFonts w:ascii="Calibri" w:hAnsi="Calibri"/>
          <w:sz w:val="18"/>
          <w:szCs w:val="18"/>
        </w:rPr>
        <w:t>.</w:t>
      </w:r>
      <w:r w:rsidRPr="00782762">
        <w:rPr>
          <w:rFonts w:ascii="Calibri" w:hAnsi="Calibri"/>
          <w:sz w:val="18"/>
          <w:szCs w:val="18"/>
        </w:rPr>
        <w:t xml:space="preserve"> </w:t>
      </w:r>
    </w:p>
    <w:p w14:paraId="44D69994" w14:textId="77777777" w:rsidR="00AF6AC7" w:rsidRDefault="00AF6AC7" w:rsidP="00AF6AC7">
      <w:pPr>
        <w:pStyle w:val="ListParagraph"/>
        <w:numPr>
          <w:ilvl w:val="0"/>
          <w:numId w:val="48"/>
        </w:numPr>
        <w:rPr>
          <w:rFonts w:ascii="Calibri" w:hAnsi="Calibri"/>
          <w:sz w:val="18"/>
          <w:szCs w:val="18"/>
        </w:rPr>
      </w:pPr>
      <w:r w:rsidRPr="00782762">
        <w:rPr>
          <w:rFonts w:ascii="Calibri" w:hAnsi="Calibri"/>
          <w:sz w:val="18"/>
          <w:szCs w:val="18"/>
        </w:rPr>
        <w:t xml:space="preserve">Enter the </w:t>
      </w:r>
      <w:r w:rsidR="003C405A">
        <w:rPr>
          <w:rFonts w:ascii="Calibri" w:hAnsi="Calibri"/>
          <w:sz w:val="18"/>
          <w:szCs w:val="18"/>
        </w:rPr>
        <w:t>T</w:t>
      </w:r>
      <w:r w:rsidRPr="00782762">
        <w:rPr>
          <w:rFonts w:ascii="Calibri" w:hAnsi="Calibri"/>
          <w:sz w:val="18"/>
          <w:szCs w:val="18"/>
        </w:rPr>
        <w:t xml:space="preserve">emperature </w:t>
      </w:r>
      <w:r w:rsidR="003C405A">
        <w:rPr>
          <w:rFonts w:ascii="Calibri" w:hAnsi="Calibri"/>
          <w:sz w:val="18"/>
          <w:szCs w:val="18"/>
        </w:rPr>
        <w:t>C</w:t>
      </w:r>
      <w:r w:rsidRPr="00782762">
        <w:rPr>
          <w:rFonts w:ascii="Calibri" w:hAnsi="Calibri"/>
          <w:sz w:val="18"/>
          <w:szCs w:val="18"/>
        </w:rPr>
        <w:t xml:space="preserve">orrection </w:t>
      </w:r>
      <w:r w:rsidR="003C405A">
        <w:rPr>
          <w:rFonts w:ascii="Calibri" w:hAnsi="Calibri"/>
          <w:sz w:val="18"/>
          <w:szCs w:val="18"/>
        </w:rPr>
        <w:t>F</w:t>
      </w:r>
      <w:r w:rsidRPr="00782762">
        <w:rPr>
          <w:rFonts w:ascii="Calibri" w:hAnsi="Calibri"/>
          <w:sz w:val="18"/>
          <w:szCs w:val="18"/>
        </w:rPr>
        <w:t>actor from Table RA3.8-</w:t>
      </w:r>
      <w:r>
        <w:rPr>
          <w:rFonts w:ascii="Calibri" w:hAnsi="Calibri"/>
          <w:sz w:val="18"/>
          <w:szCs w:val="18"/>
        </w:rPr>
        <w:t>3</w:t>
      </w:r>
      <w:r w:rsidRPr="00782762">
        <w:rPr>
          <w:rFonts w:ascii="Calibri" w:hAnsi="Calibri"/>
          <w:sz w:val="18"/>
          <w:szCs w:val="18"/>
        </w:rPr>
        <w:t xml:space="preserve"> using the indoor and outdoor temperatures entered in Section A.</w:t>
      </w:r>
    </w:p>
    <w:p w14:paraId="44D69995" w14:textId="77777777" w:rsidR="00AF6AC7" w:rsidRDefault="00AF6AC7" w:rsidP="00AF6AC7">
      <w:pPr>
        <w:rPr>
          <w:rFonts w:ascii="Calibri" w:hAnsi="Calibri"/>
          <w:sz w:val="18"/>
          <w:szCs w:val="18"/>
        </w:rPr>
      </w:pPr>
    </w:p>
    <w:p w14:paraId="44D69996" w14:textId="77777777" w:rsidR="00AF6AC7" w:rsidRPr="00782762" w:rsidRDefault="00AF6AC7" w:rsidP="003C405A">
      <w:pPr>
        <w:pStyle w:val="ListParagraph"/>
        <w:ind w:hanging="720"/>
        <w:jc w:val="center"/>
        <w:rPr>
          <w:rFonts w:ascii="Calibri" w:hAnsi="Calibri" w:cs="Arial"/>
          <w:i/>
          <w:iCs/>
          <w:sz w:val="18"/>
          <w:szCs w:val="18"/>
        </w:rPr>
      </w:pPr>
      <w:r w:rsidRPr="00782762">
        <w:rPr>
          <w:rFonts w:ascii="Calibri" w:hAnsi="Calibri"/>
          <w:b/>
          <w:sz w:val="18"/>
          <w:szCs w:val="18"/>
        </w:rPr>
        <w:t xml:space="preserve">Table RA3.8-3 </w:t>
      </w:r>
      <w:r w:rsidRPr="00782762">
        <w:rPr>
          <w:rFonts w:ascii="Calibri" w:hAnsi="Calibri" w:cs="Arial"/>
          <w:b/>
          <w:i/>
          <w:iCs/>
          <w:sz w:val="18"/>
          <w:szCs w:val="18"/>
        </w:rPr>
        <w:t>Temperature Correction Factors for Pressurization Testing</w:t>
      </w:r>
      <w:r w:rsidRPr="00782762">
        <w:rPr>
          <w:rFonts w:ascii="Calibri" w:hAnsi="Calibri" w:cs="Arial"/>
          <w:i/>
          <w:iCs/>
          <w:sz w:val="18"/>
          <w:szCs w:val="18"/>
        </w:rPr>
        <w:t>- Calculated according to ASTM 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AF6AC7" w:rsidRPr="00782762" w14:paraId="44D6999A" w14:textId="77777777" w:rsidTr="003C405A">
        <w:trPr>
          <w:cantSplit/>
          <w:trHeight w:hRule="exact" w:val="187"/>
          <w:jc w:val="center"/>
        </w:trPr>
        <w:tc>
          <w:tcPr>
            <w:tcW w:w="0" w:type="auto"/>
            <w:vAlign w:val="center"/>
          </w:tcPr>
          <w:p w14:paraId="44D69997" w14:textId="77777777" w:rsidR="00AF6AC7" w:rsidRPr="00782762" w:rsidRDefault="00AF6AC7" w:rsidP="003C405A">
            <w:pPr>
              <w:jc w:val="center"/>
              <w:rPr>
                <w:rFonts w:ascii="Calibri" w:hAnsi="Calibri"/>
                <w:sz w:val="18"/>
                <w:szCs w:val="18"/>
              </w:rPr>
            </w:pPr>
          </w:p>
        </w:tc>
        <w:tc>
          <w:tcPr>
            <w:tcW w:w="0" w:type="auto"/>
            <w:vAlign w:val="center"/>
          </w:tcPr>
          <w:p w14:paraId="44D69998" w14:textId="77777777" w:rsidR="00AF6AC7" w:rsidRPr="00782762" w:rsidRDefault="00AF6AC7" w:rsidP="003C405A">
            <w:pPr>
              <w:jc w:val="center"/>
              <w:rPr>
                <w:rFonts w:ascii="Calibri" w:hAnsi="Calibri"/>
                <w:sz w:val="18"/>
                <w:szCs w:val="18"/>
              </w:rPr>
            </w:pPr>
          </w:p>
        </w:tc>
        <w:tc>
          <w:tcPr>
            <w:tcW w:w="0" w:type="auto"/>
            <w:gridSpan w:val="9"/>
            <w:vAlign w:val="center"/>
          </w:tcPr>
          <w:p w14:paraId="44D69999" w14:textId="77777777" w:rsidR="00AF6AC7" w:rsidRPr="00782762" w:rsidRDefault="00AF6AC7" w:rsidP="003C405A">
            <w:pPr>
              <w:keepNext/>
              <w:keepLines/>
              <w:suppressAutoHyphens/>
              <w:jc w:val="center"/>
              <w:rPr>
                <w:rFonts w:ascii="Calibri" w:hAnsi="Calibri"/>
                <w:b/>
                <w:sz w:val="18"/>
                <w:szCs w:val="18"/>
              </w:rPr>
            </w:pPr>
            <w:r w:rsidRPr="00782762">
              <w:rPr>
                <w:rFonts w:ascii="Calibri" w:hAnsi="Calibri"/>
                <w:b/>
                <w:sz w:val="18"/>
                <w:szCs w:val="18"/>
              </w:rPr>
              <w:t>Inside Temperature (F)</w:t>
            </w:r>
          </w:p>
        </w:tc>
      </w:tr>
      <w:tr w:rsidR="00AF6AC7" w:rsidRPr="00782762" w14:paraId="44D699A6" w14:textId="77777777" w:rsidTr="003C405A">
        <w:trPr>
          <w:cantSplit/>
          <w:trHeight w:hRule="exact" w:val="187"/>
          <w:jc w:val="center"/>
        </w:trPr>
        <w:tc>
          <w:tcPr>
            <w:tcW w:w="0" w:type="auto"/>
            <w:vAlign w:val="center"/>
          </w:tcPr>
          <w:p w14:paraId="44D6999B" w14:textId="77777777" w:rsidR="00AF6AC7" w:rsidRPr="00782762" w:rsidRDefault="00AF6AC7" w:rsidP="003C405A">
            <w:pPr>
              <w:jc w:val="center"/>
              <w:rPr>
                <w:rFonts w:ascii="Calibri" w:hAnsi="Calibri"/>
                <w:sz w:val="18"/>
                <w:szCs w:val="18"/>
              </w:rPr>
            </w:pPr>
          </w:p>
        </w:tc>
        <w:tc>
          <w:tcPr>
            <w:tcW w:w="0" w:type="auto"/>
            <w:vAlign w:val="center"/>
          </w:tcPr>
          <w:p w14:paraId="44D6999C" w14:textId="77777777" w:rsidR="00AF6AC7" w:rsidRPr="00782762" w:rsidRDefault="00AF6AC7" w:rsidP="003C405A">
            <w:pPr>
              <w:jc w:val="center"/>
              <w:rPr>
                <w:rFonts w:ascii="Calibri" w:hAnsi="Calibri"/>
                <w:sz w:val="18"/>
                <w:szCs w:val="18"/>
              </w:rPr>
            </w:pPr>
          </w:p>
        </w:tc>
        <w:tc>
          <w:tcPr>
            <w:tcW w:w="0" w:type="auto"/>
            <w:vAlign w:val="center"/>
          </w:tcPr>
          <w:p w14:paraId="44D6999D"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50</w:t>
            </w:r>
          </w:p>
        </w:tc>
        <w:tc>
          <w:tcPr>
            <w:tcW w:w="0" w:type="auto"/>
            <w:vAlign w:val="center"/>
          </w:tcPr>
          <w:p w14:paraId="44D6999E"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55</w:t>
            </w:r>
          </w:p>
        </w:tc>
        <w:tc>
          <w:tcPr>
            <w:tcW w:w="0" w:type="auto"/>
            <w:vAlign w:val="center"/>
          </w:tcPr>
          <w:p w14:paraId="44D6999F"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60</w:t>
            </w:r>
          </w:p>
        </w:tc>
        <w:tc>
          <w:tcPr>
            <w:tcW w:w="0" w:type="auto"/>
            <w:vAlign w:val="center"/>
          </w:tcPr>
          <w:p w14:paraId="44D699A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65</w:t>
            </w:r>
          </w:p>
        </w:tc>
        <w:tc>
          <w:tcPr>
            <w:tcW w:w="0" w:type="auto"/>
            <w:vAlign w:val="center"/>
          </w:tcPr>
          <w:p w14:paraId="44D699A1"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70</w:t>
            </w:r>
          </w:p>
        </w:tc>
        <w:tc>
          <w:tcPr>
            <w:tcW w:w="0" w:type="auto"/>
            <w:vAlign w:val="center"/>
          </w:tcPr>
          <w:p w14:paraId="44D699A2"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75</w:t>
            </w:r>
          </w:p>
        </w:tc>
        <w:tc>
          <w:tcPr>
            <w:tcW w:w="0" w:type="auto"/>
            <w:vAlign w:val="center"/>
          </w:tcPr>
          <w:p w14:paraId="44D699A3"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80</w:t>
            </w:r>
          </w:p>
        </w:tc>
        <w:tc>
          <w:tcPr>
            <w:tcW w:w="0" w:type="auto"/>
            <w:vAlign w:val="center"/>
          </w:tcPr>
          <w:p w14:paraId="44D699A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85</w:t>
            </w:r>
          </w:p>
        </w:tc>
        <w:tc>
          <w:tcPr>
            <w:tcW w:w="0" w:type="auto"/>
            <w:vAlign w:val="center"/>
          </w:tcPr>
          <w:p w14:paraId="44D699A5"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90</w:t>
            </w:r>
          </w:p>
        </w:tc>
      </w:tr>
      <w:tr w:rsidR="00AF6AC7" w:rsidRPr="00782762" w14:paraId="44D699B2" w14:textId="77777777" w:rsidTr="003C405A">
        <w:trPr>
          <w:cantSplit/>
          <w:trHeight w:hRule="exact" w:val="187"/>
          <w:jc w:val="center"/>
        </w:trPr>
        <w:tc>
          <w:tcPr>
            <w:tcW w:w="0" w:type="auto"/>
            <w:vMerge w:val="restart"/>
            <w:vAlign w:val="center"/>
          </w:tcPr>
          <w:p w14:paraId="44D699A7" w14:textId="77777777" w:rsidR="00AF6AC7" w:rsidRPr="00782762" w:rsidRDefault="00AF6AC7" w:rsidP="003C405A">
            <w:pPr>
              <w:keepNext/>
              <w:keepLines/>
              <w:suppressAutoHyphens/>
              <w:jc w:val="center"/>
              <w:rPr>
                <w:rFonts w:ascii="Calibri" w:hAnsi="Calibri"/>
                <w:b/>
                <w:sz w:val="18"/>
                <w:szCs w:val="18"/>
              </w:rPr>
            </w:pPr>
            <w:r w:rsidRPr="00782762">
              <w:rPr>
                <w:rFonts w:ascii="Calibri" w:hAnsi="Calibri"/>
                <w:b/>
                <w:sz w:val="18"/>
                <w:szCs w:val="18"/>
              </w:rPr>
              <w:t>Outside Temp (F)</w:t>
            </w:r>
          </w:p>
        </w:tc>
        <w:tc>
          <w:tcPr>
            <w:tcW w:w="0" w:type="auto"/>
            <w:vAlign w:val="center"/>
          </w:tcPr>
          <w:p w14:paraId="44D699A8"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-20</w:t>
            </w:r>
          </w:p>
        </w:tc>
        <w:tc>
          <w:tcPr>
            <w:tcW w:w="0" w:type="auto"/>
            <w:vAlign w:val="center"/>
          </w:tcPr>
          <w:p w14:paraId="44D699A9" w14:textId="77777777" w:rsidR="00AF6AC7" w:rsidRPr="00782762" w:rsidRDefault="00AF6AC7" w:rsidP="003C405A">
            <w:pPr>
              <w:jc w:val="center"/>
              <w:rPr>
                <w:rFonts w:ascii="Calibri" w:hAnsi="Calibri"/>
                <w:sz w:val="18"/>
                <w:szCs w:val="18"/>
              </w:rPr>
            </w:pPr>
            <w:r w:rsidRPr="00782762">
              <w:rPr>
                <w:rFonts w:ascii="Calibri" w:hAnsi="Calibri"/>
                <w:sz w:val="18"/>
                <w:szCs w:val="18"/>
              </w:rPr>
              <w:t>0.865</w:t>
            </w:r>
          </w:p>
        </w:tc>
        <w:tc>
          <w:tcPr>
            <w:tcW w:w="0" w:type="auto"/>
            <w:vAlign w:val="center"/>
          </w:tcPr>
          <w:p w14:paraId="44D699AA" w14:textId="77777777" w:rsidR="00AF6AC7" w:rsidRPr="00782762" w:rsidRDefault="00AF6AC7" w:rsidP="003C405A">
            <w:pPr>
              <w:jc w:val="center"/>
              <w:rPr>
                <w:rFonts w:ascii="Calibri" w:hAnsi="Calibri"/>
                <w:sz w:val="18"/>
                <w:szCs w:val="18"/>
              </w:rPr>
            </w:pPr>
            <w:r w:rsidRPr="00782762">
              <w:rPr>
                <w:rFonts w:ascii="Calibri" w:hAnsi="Calibri"/>
                <w:sz w:val="18"/>
                <w:szCs w:val="18"/>
              </w:rPr>
              <w:t>0.861</w:t>
            </w:r>
          </w:p>
        </w:tc>
        <w:tc>
          <w:tcPr>
            <w:tcW w:w="0" w:type="auto"/>
            <w:vAlign w:val="center"/>
          </w:tcPr>
          <w:p w14:paraId="44D699AB" w14:textId="77777777" w:rsidR="00AF6AC7" w:rsidRPr="00782762" w:rsidRDefault="00AF6AC7" w:rsidP="003C405A">
            <w:pPr>
              <w:jc w:val="center"/>
              <w:rPr>
                <w:rFonts w:ascii="Calibri" w:hAnsi="Calibri"/>
                <w:sz w:val="18"/>
                <w:szCs w:val="18"/>
              </w:rPr>
            </w:pPr>
            <w:r w:rsidRPr="00782762">
              <w:rPr>
                <w:rFonts w:ascii="Calibri" w:hAnsi="Calibri"/>
                <w:sz w:val="18"/>
                <w:szCs w:val="18"/>
              </w:rPr>
              <w:t>0.857</w:t>
            </w:r>
          </w:p>
        </w:tc>
        <w:tc>
          <w:tcPr>
            <w:tcW w:w="0" w:type="auto"/>
            <w:vAlign w:val="center"/>
          </w:tcPr>
          <w:p w14:paraId="44D699AC" w14:textId="77777777" w:rsidR="00AF6AC7" w:rsidRPr="00782762" w:rsidRDefault="00AF6AC7" w:rsidP="003C405A">
            <w:pPr>
              <w:jc w:val="center"/>
              <w:rPr>
                <w:rFonts w:ascii="Calibri" w:hAnsi="Calibri"/>
                <w:sz w:val="18"/>
                <w:szCs w:val="18"/>
              </w:rPr>
            </w:pPr>
            <w:r w:rsidRPr="00782762">
              <w:rPr>
                <w:rFonts w:ascii="Calibri" w:hAnsi="Calibri"/>
                <w:sz w:val="18"/>
                <w:szCs w:val="18"/>
              </w:rPr>
              <w:t>0.853</w:t>
            </w:r>
          </w:p>
        </w:tc>
        <w:tc>
          <w:tcPr>
            <w:tcW w:w="0" w:type="auto"/>
            <w:vAlign w:val="center"/>
          </w:tcPr>
          <w:p w14:paraId="44D699AD" w14:textId="77777777" w:rsidR="00AF6AC7" w:rsidRPr="00782762" w:rsidRDefault="00AF6AC7" w:rsidP="003C405A">
            <w:pPr>
              <w:jc w:val="center"/>
              <w:rPr>
                <w:rFonts w:ascii="Calibri" w:hAnsi="Calibri"/>
                <w:sz w:val="18"/>
                <w:szCs w:val="18"/>
              </w:rPr>
            </w:pPr>
            <w:r w:rsidRPr="00782762">
              <w:rPr>
                <w:rFonts w:ascii="Calibri" w:hAnsi="Calibri"/>
                <w:sz w:val="18"/>
                <w:szCs w:val="18"/>
              </w:rPr>
              <w:t>0.849</w:t>
            </w:r>
          </w:p>
        </w:tc>
        <w:tc>
          <w:tcPr>
            <w:tcW w:w="0" w:type="auto"/>
            <w:vAlign w:val="center"/>
          </w:tcPr>
          <w:p w14:paraId="44D699AE" w14:textId="77777777" w:rsidR="00AF6AC7" w:rsidRPr="00782762" w:rsidRDefault="00AF6AC7" w:rsidP="003C405A">
            <w:pPr>
              <w:jc w:val="center"/>
              <w:rPr>
                <w:rFonts w:ascii="Calibri" w:hAnsi="Calibri"/>
                <w:sz w:val="18"/>
                <w:szCs w:val="18"/>
              </w:rPr>
            </w:pPr>
            <w:r w:rsidRPr="00782762">
              <w:rPr>
                <w:rFonts w:ascii="Calibri" w:hAnsi="Calibri"/>
                <w:sz w:val="18"/>
                <w:szCs w:val="18"/>
              </w:rPr>
              <w:t>0.845</w:t>
            </w:r>
          </w:p>
        </w:tc>
        <w:tc>
          <w:tcPr>
            <w:tcW w:w="0" w:type="auto"/>
            <w:vAlign w:val="center"/>
          </w:tcPr>
          <w:p w14:paraId="44D699AF" w14:textId="77777777" w:rsidR="00AF6AC7" w:rsidRPr="00782762" w:rsidRDefault="00AF6AC7" w:rsidP="003C405A">
            <w:pPr>
              <w:jc w:val="center"/>
              <w:rPr>
                <w:rFonts w:ascii="Calibri" w:hAnsi="Calibri"/>
                <w:sz w:val="18"/>
                <w:szCs w:val="18"/>
              </w:rPr>
            </w:pPr>
            <w:r w:rsidRPr="00782762">
              <w:rPr>
                <w:rFonts w:ascii="Calibri" w:hAnsi="Calibri"/>
                <w:sz w:val="18"/>
                <w:szCs w:val="18"/>
              </w:rPr>
              <w:t>0.841</w:t>
            </w:r>
          </w:p>
        </w:tc>
        <w:tc>
          <w:tcPr>
            <w:tcW w:w="0" w:type="auto"/>
            <w:vAlign w:val="center"/>
          </w:tcPr>
          <w:p w14:paraId="44D699B0" w14:textId="77777777" w:rsidR="00AF6AC7" w:rsidRPr="00782762" w:rsidRDefault="00AF6AC7" w:rsidP="003C405A">
            <w:pPr>
              <w:jc w:val="center"/>
              <w:rPr>
                <w:rFonts w:ascii="Calibri" w:hAnsi="Calibri"/>
                <w:sz w:val="18"/>
                <w:szCs w:val="18"/>
              </w:rPr>
            </w:pPr>
            <w:r w:rsidRPr="00782762">
              <w:rPr>
                <w:rFonts w:ascii="Calibri" w:hAnsi="Calibri"/>
                <w:sz w:val="18"/>
                <w:szCs w:val="18"/>
              </w:rPr>
              <w:t>0.837</w:t>
            </w:r>
          </w:p>
        </w:tc>
        <w:tc>
          <w:tcPr>
            <w:tcW w:w="0" w:type="auto"/>
            <w:vAlign w:val="center"/>
          </w:tcPr>
          <w:p w14:paraId="44D699B1" w14:textId="77777777" w:rsidR="00AF6AC7" w:rsidRPr="00782762" w:rsidRDefault="00AF6AC7" w:rsidP="003C405A">
            <w:pPr>
              <w:jc w:val="center"/>
              <w:rPr>
                <w:rFonts w:ascii="Calibri" w:hAnsi="Calibri"/>
                <w:sz w:val="18"/>
                <w:szCs w:val="18"/>
              </w:rPr>
            </w:pPr>
            <w:r w:rsidRPr="00782762">
              <w:rPr>
                <w:rFonts w:ascii="Calibri" w:hAnsi="Calibri"/>
                <w:sz w:val="18"/>
                <w:szCs w:val="18"/>
              </w:rPr>
              <w:t>0.833</w:t>
            </w:r>
          </w:p>
        </w:tc>
      </w:tr>
      <w:tr w:rsidR="00AF6AC7" w:rsidRPr="00782762" w14:paraId="44D699BE" w14:textId="77777777" w:rsidTr="003C405A">
        <w:trPr>
          <w:cantSplit/>
          <w:trHeight w:hRule="exact" w:val="187"/>
          <w:jc w:val="center"/>
        </w:trPr>
        <w:tc>
          <w:tcPr>
            <w:tcW w:w="0" w:type="auto"/>
            <w:vMerge/>
            <w:vAlign w:val="center"/>
          </w:tcPr>
          <w:p w14:paraId="44D699B3" w14:textId="77777777" w:rsidR="00AF6AC7" w:rsidRPr="00782762" w:rsidRDefault="00AF6AC7" w:rsidP="003C405A">
            <w:pPr>
              <w:jc w:val="center"/>
              <w:rPr>
                <w:rFonts w:ascii="Calibri" w:hAnsi="Calibri"/>
                <w:sz w:val="18"/>
                <w:szCs w:val="18"/>
              </w:rPr>
            </w:pPr>
          </w:p>
        </w:tc>
        <w:tc>
          <w:tcPr>
            <w:tcW w:w="0" w:type="auto"/>
            <w:vAlign w:val="center"/>
          </w:tcPr>
          <w:p w14:paraId="44D699B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-15</w:t>
            </w:r>
          </w:p>
        </w:tc>
        <w:tc>
          <w:tcPr>
            <w:tcW w:w="0" w:type="auto"/>
            <w:vAlign w:val="center"/>
          </w:tcPr>
          <w:p w14:paraId="44D699B5" w14:textId="77777777" w:rsidR="00AF6AC7" w:rsidRPr="00782762" w:rsidRDefault="00AF6AC7" w:rsidP="003C405A">
            <w:pPr>
              <w:jc w:val="center"/>
              <w:rPr>
                <w:rFonts w:ascii="Calibri" w:hAnsi="Calibri"/>
                <w:sz w:val="18"/>
                <w:szCs w:val="18"/>
              </w:rPr>
            </w:pPr>
            <w:r w:rsidRPr="00782762">
              <w:rPr>
                <w:rFonts w:ascii="Calibri" w:hAnsi="Calibri"/>
                <w:sz w:val="18"/>
                <w:szCs w:val="18"/>
              </w:rPr>
              <w:t>0.874</w:t>
            </w:r>
          </w:p>
        </w:tc>
        <w:tc>
          <w:tcPr>
            <w:tcW w:w="0" w:type="auto"/>
            <w:vAlign w:val="center"/>
          </w:tcPr>
          <w:p w14:paraId="44D699B6" w14:textId="77777777" w:rsidR="00AF6AC7" w:rsidRPr="00782762" w:rsidRDefault="00AF6AC7" w:rsidP="003C405A">
            <w:pPr>
              <w:jc w:val="center"/>
              <w:rPr>
                <w:rFonts w:ascii="Calibri" w:hAnsi="Calibri"/>
                <w:sz w:val="18"/>
                <w:szCs w:val="18"/>
              </w:rPr>
            </w:pPr>
            <w:r w:rsidRPr="00782762">
              <w:rPr>
                <w:rFonts w:ascii="Calibri" w:hAnsi="Calibri"/>
                <w:sz w:val="18"/>
                <w:szCs w:val="18"/>
              </w:rPr>
              <w:t>0.870</w:t>
            </w:r>
          </w:p>
        </w:tc>
        <w:tc>
          <w:tcPr>
            <w:tcW w:w="0" w:type="auto"/>
            <w:vAlign w:val="center"/>
          </w:tcPr>
          <w:p w14:paraId="44D699B7" w14:textId="77777777" w:rsidR="00AF6AC7" w:rsidRPr="00782762" w:rsidRDefault="00AF6AC7" w:rsidP="003C405A">
            <w:pPr>
              <w:jc w:val="center"/>
              <w:rPr>
                <w:rFonts w:ascii="Calibri" w:hAnsi="Calibri"/>
                <w:sz w:val="18"/>
                <w:szCs w:val="18"/>
              </w:rPr>
            </w:pPr>
            <w:r w:rsidRPr="00782762">
              <w:rPr>
                <w:rFonts w:ascii="Calibri" w:hAnsi="Calibri"/>
                <w:sz w:val="18"/>
                <w:szCs w:val="18"/>
              </w:rPr>
              <w:t>0.866</w:t>
            </w:r>
          </w:p>
        </w:tc>
        <w:tc>
          <w:tcPr>
            <w:tcW w:w="0" w:type="auto"/>
            <w:vAlign w:val="center"/>
          </w:tcPr>
          <w:p w14:paraId="44D699B8" w14:textId="77777777" w:rsidR="00AF6AC7" w:rsidRPr="00782762" w:rsidRDefault="00AF6AC7" w:rsidP="003C405A">
            <w:pPr>
              <w:jc w:val="center"/>
              <w:rPr>
                <w:rFonts w:ascii="Calibri" w:hAnsi="Calibri"/>
                <w:sz w:val="18"/>
                <w:szCs w:val="18"/>
              </w:rPr>
            </w:pPr>
            <w:r w:rsidRPr="00782762">
              <w:rPr>
                <w:rFonts w:ascii="Calibri" w:hAnsi="Calibri"/>
                <w:sz w:val="18"/>
                <w:szCs w:val="18"/>
              </w:rPr>
              <w:t>0.862</w:t>
            </w:r>
          </w:p>
        </w:tc>
        <w:tc>
          <w:tcPr>
            <w:tcW w:w="0" w:type="auto"/>
            <w:vAlign w:val="center"/>
          </w:tcPr>
          <w:p w14:paraId="44D699B9" w14:textId="77777777" w:rsidR="00AF6AC7" w:rsidRPr="00782762" w:rsidRDefault="00AF6AC7" w:rsidP="003C405A">
            <w:pPr>
              <w:jc w:val="center"/>
              <w:rPr>
                <w:rFonts w:ascii="Calibri" w:hAnsi="Calibri"/>
                <w:sz w:val="18"/>
                <w:szCs w:val="18"/>
              </w:rPr>
            </w:pPr>
            <w:r w:rsidRPr="00782762">
              <w:rPr>
                <w:rFonts w:ascii="Calibri" w:hAnsi="Calibri"/>
                <w:sz w:val="18"/>
                <w:szCs w:val="18"/>
              </w:rPr>
              <w:t>0.858</w:t>
            </w:r>
          </w:p>
        </w:tc>
        <w:tc>
          <w:tcPr>
            <w:tcW w:w="0" w:type="auto"/>
            <w:vAlign w:val="center"/>
          </w:tcPr>
          <w:p w14:paraId="44D699BA" w14:textId="77777777" w:rsidR="00AF6AC7" w:rsidRPr="00782762" w:rsidRDefault="00AF6AC7" w:rsidP="003C405A">
            <w:pPr>
              <w:jc w:val="center"/>
              <w:rPr>
                <w:rFonts w:ascii="Calibri" w:hAnsi="Calibri"/>
                <w:sz w:val="18"/>
                <w:szCs w:val="18"/>
              </w:rPr>
            </w:pPr>
            <w:r w:rsidRPr="00782762">
              <w:rPr>
                <w:rFonts w:ascii="Calibri" w:hAnsi="Calibri"/>
                <w:sz w:val="18"/>
                <w:szCs w:val="18"/>
              </w:rPr>
              <w:t>0.854</w:t>
            </w:r>
          </w:p>
        </w:tc>
        <w:tc>
          <w:tcPr>
            <w:tcW w:w="0" w:type="auto"/>
            <w:vAlign w:val="center"/>
          </w:tcPr>
          <w:p w14:paraId="44D699BB" w14:textId="77777777" w:rsidR="00AF6AC7" w:rsidRPr="00782762" w:rsidRDefault="00AF6AC7" w:rsidP="003C405A">
            <w:pPr>
              <w:jc w:val="center"/>
              <w:rPr>
                <w:rFonts w:ascii="Calibri" w:hAnsi="Calibri"/>
                <w:sz w:val="18"/>
                <w:szCs w:val="18"/>
              </w:rPr>
            </w:pPr>
            <w:r w:rsidRPr="00782762">
              <w:rPr>
                <w:rFonts w:ascii="Calibri" w:hAnsi="Calibri"/>
                <w:sz w:val="18"/>
                <w:szCs w:val="18"/>
              </w:rPr>
              <w:t>0.850</w:t>
            </w:r>
          </w:p>
        </w:tc>
        <w:tc>
          <w:tcPr>
            <w:tcW w:w="0" w:type="auto"/>
            <w:vAlign w:val="center"/>
          </w:tcPr>
          <w:p w14:paraId="44D699BC" w14:textId="77777777" w:rsidR="00AF6AC7" w:rsidRPr="00782762" w:rsidRDefault="00AF6AC7" w:rsidP="003C405A">
            <w:pPr>
              <w:jc w:val="center"/>
              <w:rPr>
                <w:rFonts w:ascii="Calibri" w:hAnsi="Calibri"/>
                <w:sz w:val="18"/>
                <w:szCs w:val="18"/>
              </w:rPr>
            </w:pPr>
            <w:r w:rsidRPr="00782762">
              <w:rPr>
                <w:rFonts w:ascii="Calibri" w:hAnsi="Calibri"/>
                <w:sz w:val="18"/>
                <w:szCs w:val="18"/>
              </w:rPr>
              <w:t>0.846</w:t>
            </w:r>
          </w:p>
        </w:tc>
        <w:tc>
          <w:tcPr>
            <w:tcW w:w="0" w:type="auto"/>
            <w:vAlign w:val="center"/>
          </w:tcPr>
          <w:p w14:paraId="44D699BD" w14:textId="77777777" w:rsidR="00AF6AC7" w:rsidRPr="00782762" w:rsidRDefault="00AF6AC7" w:rsidP="003C405A">
            <w:pPr>
              <w:jc w:val="center"/>
              <w:rPr>
                <w:rFonts w:ascii="Calibri" w:hAnsi="Calibri"/>
                <w:sz w:val="18"/>
                <w:szCs w:val="18"/>
              </w:rPr>
            </w:pPr>
            <w:r w:rsidRPr="00782762">
              <w:rPr>
                <w:rFonts w:ascii="Calibri" w:hAnsi="Calibri"/>
                <w:sz w:val="18"/>
                <w:szCs w:val="18"/>
              </w:rPr>
              <w:t>0.842</w:t>
            </w:r>
          </w:p>
        </w:tc>
      </w:tr>
      <w:tr w:rsidR="00AF6AC7" w:rsidRPr="00782762" w14:paraId="44D699CA" w14:textId="77777777" w:rsidTr="003C405A">
        <w:trPr>
          <w:cantSplit/>
          <w:trHeight w:hRule="exact" w:val="187"/>
          <w:jc w:val="center"/>
        </w:trPr>
        <w:tc>
          <w:tcPr>
            <w:tcW w:w="0" w:type="auto"/>
            <w:vMerge/>
            <w:vAlign w:val="center"/>
          </w:tcPr>
          <w:p w14:paraId="44D699BF" w14:textId="77777777" w:rsidR="00AF6AC7" w:rsidRPr="00782762" w:rsidRDefault="00AF6AC7" w:rsidP="003C405A">
            <w:pPr>
              <w:jc w:val="center"/>
              <w:rPr>
                <w:rFonts w:ascii="Calibri" w:hAnsi="Calibri"/>
                <w:sz w:val="18"/>
                <w:szCs w:val="18"/>
              </w:rPr>
            </w:pPr>
          </w:p>
        </w:tc>
        <w:tc>
          <w:tcPr>
            <w:tcW w:w="0" w:type="auto"/>
            <w:vAlign w:val="center"/>
          </w:tcPr>
          <w:p w14:paraId="44D699C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-10</w:t>
            </w:r>
          </w:p>
        </w:tc>
        <w:tc>
          <w:tcPr>
            <w:tcW w:w="0" w:type="auto"/>
            <w:vAlign w:val="center"/>
          </w:tcPr>
          <w:p w14:paraId="44D699C1" w14:textId="77777777" w:rsidR="00AF6AC7" w:rsidRPr="00782762" w:rsidRDefault="00AF6AC7" w:rsidP="003C405A">
            <w:pPr>
              <w:jc w:val="center"/>
              <w:rPr>
                <w:rFonts w:ascii="Calibri" w:hAnsi="Calibri"/>
                <w:sz w:val="18"/>
                <w:szCs w:val="18"/>
              </w:rPr>
            </w:pPr>
            <w:r w:rsidRPr="00782762">
              <w:rPr>
                <w:rFonts w:ascii="Calibri" w:hAnsi="Calibri"/>
                <w:sz w:val="18"/>
                <w:szCs w:val="18"/>
              </w:rPr>
              <w:t>0.883</w:t>
            </w:r>
          </w:p>
        </w:tc>
        <w:tc>
          <w:tcPr>
            <w:tcW w:w="0" w:type="auto"/>
            <w:vAlign w:val="center"/>
          </w:tcPr>
          <w:p w14:paraId="44D699C2" w14:textId="77777777" w:rsidR="00AF6AC7" w:rsidRPr="00782762" w:rsidRDefault="00AF6AC7" w:rsidP="003C405A">
            <w:pPr>
              <w:jc w:val="center"/>
              <w:rPr>
                <w:rFonts w:ascii="Calibri" w:hAnsi="Calibri"/>
                <w:sz w:val="18"/>
                <w:szCs w:val="18"/>
              </w:rPr>
            </w:pPr>
            <w:r w:rsidRPr="00782762">
              <w:rPr>
                <w:rFonts w:ascii="Calibri" w:hAnsi="Calibri"/>
                <w:sz w:val="18"/>
                <w:szCs w:val="18"/>
              </w:rPr>
              <w:t>0.879</w:t>
            </w:r>
          </w:p>
        </w:tc>
        <w:tc>
          <w:tcPr>
            <w:tcW w:w="0" w:type="auto"/>
            <w:vAlign w:val="center"/>
          </w:tcPr>
          <w:p w14:paraId="44D699C3" w14:textId="77777777" w:rsidR="00AF6AC7" w:rsidRPr="00782762" w:rsidRDefault="00AF6AC7" w:rsidP="003C405A">
            <w:pPr>
              <w:jc w:val="center"/>
              <w:rPr>
                <w:rFonts w:ascii="Calibri" w:hAnsi="Calibri"/>
                <w:sz w:val="18"/>
                <w:szCs w:val="18"/>
              </w:rPr>
            </w:pPr>
            <w:r w:rsidRPr="00782762">
              <w:rPr>
                <w:rFonts w:ascii="Calibri" w:hAnsi="Calibri"/>
                <w:sz w:val="18"/>
                <w:szCs w:val="18"/>
              </w:rPr>
              <w:t>0.874</w:t>
            </w:r>
          </w:p>
        </w:tc>
        <w:tc>
          <w:tcPr>
            <w:tcW w:w="0" w:type="auto"/>
            <w:vAlign w:val="center"/>
          </w:tcPr>
          <w:p w14:paraId="44D699C4" w14:textId="77777777" w:rsidR="00AF6AC7" w:rsidRPr="00782762" w:rsidRDefault="00AF6AC7" w:rsidP="003C405A">
            <w:pPr>
              <w:jc w:val="center"/>
              <w:rPr>
                <w:rFonts w:ascii="Calibri" w:hAnsi="Calibri"/>
                <w:sz w:val="18"/>
                <w:szCs w:val="18"/>
              </w:rPr>
            </w:pPr>
            <w:r w:rsidRPr="00782762">
              <w:rPr>
                <w:rFonts w:ascii="Calibri" w:hAnsi="Calibri"/>
                <w:sz w:val="18"/>
                <w:szCs w:val="18"/>
              </w:rPr>
              <w:t>0.870</w:t>
            </w:r>
          </w:p>
        </w:tc>
        <w:tc>
          <w:tcPr>
            <w:tcW w:w="0" w:type="auto"/>
            <w:vAlign w:val="center"/>
          </w:tcPr>
          <w:p w14:paraId="44D699C5" w14:textId="77777777" w:rsidR="00AF6AC7" w:rsidRPr="00782762" w:rsidRDefault="00AF6AC7" w:rsidP="003C405A">
            <w:pPr>
              <w:jc w:val="center"/>
              <w:rPr>
                <w:rFonts w:ascii="Calibri" w:hAnsi="Calibri"/>
                <w:sz w:val="18"/>
                <w:szCs w:val="18"/>
              </w:rPr>
            </w:pPr>
            <w:r w:rsidRPr="00782762">
              <w:rPr>
                <w:rFonts w:ascii="Calibri" w:hAnsi="Calibri"/>
                <w:sz w:val="18"/>
                <w:szCs w:val="18"/>
              </w:rPr>
              <w:t>0.866</w:t>
            </w:r>
          </w:p>
        </w:tc>
        <w:tc>
          <w:tcPr>
            <w:tcW w:w="0" w:type="auto"/>
            <w:vAlign w:val="center"/>
          </w:tcPr>
          <w:p w14:paraId="44D699C6" w14:textId="77777777" w:rsidR="00AF6AC7" w:rsidRPr="00782762" w:rsidRDefault="00AF6AC7" w:rsidP="003C405A">
            <w:pPr>
              <w:jc w:val="center"/>
              <w:rPr>
                <w:rFonts w:ascii="Calibri" w:hAnsi="Calibri"/>
                <w:sz w:val="18"/>
                <w:szCs w:val="18"/>
              </w:rPr>
            </w:pPr>
            <w:r w:rsidRPr="00782762">
              <w:rPr>
                <w:rFonts w:ascii="Calibri" w:hAnsi="Calibri"/>
                <w:sz w:val="18"/>
                <w:szCs w:val="18"/>
              </w:rPr>
              <w:t>0.862</w:t>
            </w:r>
          </w:p>
        </w:tc>
        <w:tc>
          <w:tcPr>
            <w:tcW w:w="0" w:type="auto"/>
            <w:vAlign w:val="center"/>
          </w:tcPr>
          <w:p w14:paraId="44D699C7" w14:textId="77777777" w:rsidR="00AF6AC7" w:rsidRPr="00782762" w:rsidRDefault="00AF6AC7" w:rsidP="003C405A">
            <w:pPr>
              <w:jc w:val="center"/>
              <w:rPr>
                <w:rFonts w:ascii="Calibri" w:hAnsi="Calibri"/>
                <w:sz w:val="18"/>
                <w:szCs w:val="18"/>
              </w:rPr>
            </w:pPr>
            <w:r w:rsidRPr="00782762">
              <w:rPr>
                <w:rFonts w:ascii="Calibri" w:hAnsi="Calibri"/>
                <w:sz w:val="18"/>
                <w:szCs w:val="18"/>
              </w:rPr>
              <w:t>0.858</w:t>
            </w:r>
          </w:p>
        </w:tc>
        <w:tc>
          <w:tcPr>
            <w:tcW w:w="0" w:type="auto"/>
            <w:vAlign w:val="center"/>
          </w:tcPr>
          <w:p w14:paraId="44D699C8" w14:textId="77777777" w:rsidR="00AF6AC7" w:rsidRPr="00782762" w:rsidRDefault="00AF6AC7" w:rsidP="003C405A">
            <w:pPr>
              <w:jc w:val="center"/>
              <w:rPr>
                <w:rFonts w:ascii="Calibri" w:hAnsi="Calibri"/>
                <w:sz w:val="18"/>
                <w:szCs w:val="18"/>
              </w:rPr>
            </w:pPr>
            <w:r w:rsidRPr="00782762">
              <w:rPr>
                <w:rFonts w:ascii="Calibri" w:hAnsi="Calibri"/>
                <w:sz w:val="18"/>
                <w:szCs w:val="18"/>
              </w:rPr>
              <w:t>0.854</w:t>
            </w:r>
          </w:p>
        </w:tc>
        <w:tc>
          <w:tcPr>
            <w:tcW w:w="0" w:type="auto"/>
            <w:vAlign w:val="center"/>
          </w:tcPr>
          <w:p w14:paraId="44D699C9" w14:textId="77777777" w:rsidR="00AF6AC7" w:rsidRPr="00782762" w:rsidRDefault="00AF6AC7" w:rsidP="003C405A">
            <w:pPr>
              <w:jc w:val="center"/>
              <w:rPr>
                <w:rFonts w:ascii="Calibri" w:hAnsi="Calibri"/>
                <w:sz w:val="18"/>
                <w:szCs w:val="18"/>
              </w:rPr>
            </w:pPr>
            <w:r w:rsidRPr="00782762">
              <w:rPr>
                <w:rFonts w:ascii="Calibri" w:hAnsi="Calibri"/>
                <w:sz w:val="18"/>
                <w:szCs w:val="18"/>
              </w:rPr>
              <w:t>0.850</w:t>
            </w:r>
          </w:p>
        </w:tc>
      </w:tr>
      <w:tr w:rsidR="00AF6AC7" w:rsidRPr="00782762" w14:paraId="44D699D6" w14:textId="77777777" w:rsidTr="003C405A">
        <w:trPr>
          <w:cantSplit/>
          <w:trHeight w:hRule="exact" w:val="187"/>
          <w:jc w:val="center"/>
        </w:trPr>
        <w:tc>
          <w:tcPr>
            <w:tcW w:w="0" w:type="auto"/>
            <w:vMerge/>
            <w:vAlign w:val="center"/>
          </w:tcPr>
          <w:p w14:paraId="44D699CB" w14:textId="77777777" w:rsidR="00AF6AC7" w:rsidRPr="00782762" w:rsidRDefault="00AF6AC7" w:rsidP="003C405A">
            <w:pPr>
              <w:jc w:val="center"/>
              <w:rPr>
                <w:rFonts w:ascii="Calibri" w:hAnsi="Calibri"/>
                <w:sz w:val="18"/>
                <w:szCs w:val="18"/>
              </w:rPr>
            </w:pPr>
          </w:p>
        </w:tc>
        <w:tc>
          <w:tcPr>
            <w:tcW w:w="0" w:type="auto"/>
            <w:vAlign w:val="center"/>
          </w:tcPr>
          <w:p w14:paraId="44D699CC"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-5</w:t>
            </w:r>
          </w:p>
        </w:tc>
        <w:tc>
          <w:tcPr>
            <w:tcW w:w="0" w:type="auto"/>
            <w:vAlign w:val="center"/>
          </w:tcPr>
          <w:p w14:paraId="44D699CD" w14:textId="77777777" w:rsidR="00AF6AC7" w:rsidRPr="00782762" w:rsidRDefault="00AF6AC7" w:rsidP="003C405A">
            <w:pPr>
              <w:jc w:val="center"/>
              <w:rPr>
                <w:rFonts w:ascii="Calibri" w:hAnsi="Calibri"/>
                <w:sz w:val="18"/>
                <w:szCs w:val="18"/>
              </w:rPr>
            </w:pPr>
            <w:r w:rsidRPr="00782762">
              <w:rPr>
                <w:rFonts w:ascii="Calibri" w:hAnsi="Calibri"/>
                <w:sz w:val="18"/>
                <w:szCs w:val="18"/>
              </w:rPr>
              <w:t>0.892</w:t>
            </w:r>
          </w:p>
        </w:tc>
        <w:tc>
          <w:tcPr>
            <w:tcW w:w="0" w:type="auto"/>
            <w:vAlign w:val="center"/>
          </w:tcPr>
          <w:p w14:paraId="44D699CE" w14:textId="77777777" w:rsidR="00AF6AC7" w:rsidRPr="00782762" w:rsidRDefault="00AF6AC7" w:rsidP="003C405A">
            <w:pPr>
              <w:jc w:val="center"/>
              <w:rPr>
                <w:rFonts w:ascii="Calibri" w:hAnsi="Calibri"/>
                <w:sz w:val="18"/>
                <w:szCs w:val="18"/>
              </w:rPr>
            </w:pPr>
            <w:r w:rsidRPr="00782762">
              <w:rPr>
                <w:rFonts w:ascii="Calibri" w:hAnsi="Calibri"/>
                <w:sz w:val="18"/>
                <w:szCs w:val="18"/>
              </w:rPr>
              <w:t>0.887</w:t>
            </w:r>
          </w:p>
        </w:tc>
        <w:tc>
          <w:tcPr>
            <w:tcW w:w="0" w:type="auto"/>
            <w:vAlign w:val="center"/>
          </w:tcPr>
          <w:p w14:paraId="44D699CF" w14:textId="77777777" w:rsidR="00AF6AC7" w:rsidRPr="00782762" w:rsidRDefault="00AF6AC7" w:rsidP="003C405A">
            <w:pPr>
              <w:jc w:val="center"/>
              <w:rPr>
                <w:rFonts w:ascii="Calibri" w:hAnsi="Calibri"/>
                <w:sz w:val="18"/>
                <w:szCs w:val="18"/>
              </w:rPr>
            </w:pPr>
            <w:r w:rsidRPr="00782762">
              <w:rPr>
                <w:rFonts w:ascii="Calibri" w:hAnsi="Calibri"/>
                <w:sz w:val="18"/>
                <w:szCs w:val="18"/>
              </w:rPr>
              <w:t>0.883</w:t>
            </w:r>
          </w:p>
        </w:tc>
        <w:tc>
          <w:tcPr>
            <w:tcW w:w="0" w:type="auto"/>
            <w:vAlign w:val="center"/>
          </w:tcPr>
          <w:p w14:paraId="44D699D0" w14:textId="77777777" w:rsidR="00AF6AC7" w:rsidRPr="00782762" w:rsidRDefault="00AF6AC7" w:rsidP="003C405A">
            <w:pPr>
              <w:jc w:val="center"/>
              <w:rPr>
                <w:rFonts w:ascii="Calibri" w:hAnsi="Calibri"/>
                <w:sz w:val="18"/>
                <w:szCs w:val="18"/>
              </w:rPr>
            </w:pPr>
            <w:r w:rsidRPr="00782762">
              <w:rPr>
                <w:rFonts w:ascii="Calibri" w:hAnsi="Calibri"/>
                <w:sz w:val="18"/>
                <w:szCs w:val="18"/>
              </w:rPr>
              <w:t>0.879</w:t>
            </w:r>
          </w:p>
        </w:tc>
        <w:tc>
          <w:tcPr>
            <w:tcW w:w="0" w:type="auto"/>
            <w:vAlign w:val="center"/>
          </w:tcPr>
          <w:p w14:paraId="44D699D1" w14:textId="77777777" w:rsidR="00AF6AC7" w:rsidRPr="00782762" w:rsidRDefault="00AF6AC7" w:rsidP="003C405A">
            <w:pPr>
              <w:jc w:val="center"/>
              <w:rPr>
                <w:rFonts w:ascii="Calibri" w:hAnsi="Calibri"/>
                <w:sz w:val="18"/>
                <w:szCs w:val="18"/>
              </w:rPr>
            </w:pPr>
            <w:r w:rsidRPr="00782762">
              <w:rPr>
                <w:rFonts w:ascii="Calibri" w:hAnsi="Calibri"/>
                <w:sz w:val="18"/>
                <w:szCs w:val="18"/>
              </w:rPr>
              <w:t>0.875</w:t>
            </w:r>
          </w:p>
        </w:tc>
        <w:tc>
          <w:tcPr>
            <w:tcW w:w="0" w:type="auto"/>
            <w:vAlign w:val="center"/>
          </w:tcPr>
          <w:p w14:paraId="44D699D2" w14:textId="77777777" w:rsidR="00AF6AC7" w:rsidRPr="00782762" w:rsidRDefault="00AF6AC7" w:rsidP="003C405A">
            <w:pPr>
              <w:jc w:val="center"/>
              <w:rPr>
                <w:rFonts w:ascii="Calibri" w:hAnsi="Calibri"/>
                <w:sz w:val="18"/>
                <w:szCs w:val="18"/>
              </w:rPr>
            </w:pPr>
            <w:r w:rsidRPr="00782762">
              <w:rPr>
                <w:rFonts w:ascii="Calibri" w:hAnsi="Calibri"/>
                <w:sz w:val="18"/>
                <w:szCs w:val="18"/>
              </w:rPr>
              <w:t>0.871</w:t>
            </w:r>
          </w:p>
        </w:tc>
        <w:tc>
          <w:tcPr>
            <w:tcW w:w="0" w:type="auto"/>
            <w:vAlign w:val="center"/>
          </w:tcPr>
          <w:p w14:paraId="44D699D3" w14:textId="77777777" w:rsidR="00AF6AC7" w:rsidRPr="00782762" w:rsidRDefault="00AF6AC7" w:rsidP="003C405A">
            <w:pPr>
              <w:jc w:val="center"/>
              <w:rPr>
                <w:rFonts w:ascii="Calibri" w:hAnsi="Calibri"/>
                <w:sz w:val="18"/>
                <w:szCs w:val="18"/>
              </w:rPr>
            </w:pPr>
            <w:r w:rsidRPr="00782762">
              <w:rPr>
                <w:rFonts w:ascii="Calibri" w:hAnsi="Calibri"/>
                <w:sz w:val="18"/>
                <w:szCs w:val="18"/>
              </w:rPr>
              <w:t>0.867</w:t>
            </w:r>
          </w:p>
        </w:tc>
        <w:tc>
          <w:tcPr>
            <w:tcW w:w="0" w:type="auto"/>
            <w:vAlign w:val="center"/>
          </w:tcPr>
          <w:p w14:paraId="44D699D4" w14:textId="77777777" w:rsidR="00AF6AC7" w:rsidRPr="00782762" w:rsidRDefault="00AF6AC7" w:rsidP="003C405A">
            <w:pPr>
              <w:jc w:val="center"/>
              <w:rPr>
                <w:rFonts w:ascii="Calibri" w:hAnsi="Calibri"/>
                <w:sz w:val="18"/>
                <w:szCs w:val="18"/>
              </w:rPr>
            </w:pPr>
            <w:r w:rsidRPr="00782762">
              <w:rPr>
                <w:rFonts w:ascii="Calibri" w:hAnsi="Calibri"/>
                <w:sz w:val="18"/>
                <w:szCs w:val="18"/>
              </w:rPr>
              <w:t>0.863</w:t>
            </w:r>
          </w:p>
        </w:tc>
        <w:tc>
          <w:tcPr>
            <w:tcW w:w="0" w:type="auto"/>
            <w:vAlign w:val="center"/>
          </w:tcPr>
          <w:p w14:paraId="44D699D5" w14:textId="77777777" w:rsidR="00AF6AC7" w:rsidRPr="00782762" w:rsidRDefault="00AF6AC7" w:rsidP="003C405A">
            <w:pPr>
              <w:jc w:val="center"/>
              <w:rPr>
                <w:rFonts w:ascii="Calibri" w:hAnsi="Calibri"/>
                <w:sz w:val="18"/>
                <w:szCs w:val="18"/>
              </w:rPr>
            </w:pPr>
            <w:r w:rsidRPr="00782762">
              <w:rPr>
                <w:rFonts w:ascii="Calibri" w:hAnsi="Calibri"/>
                <w:sz w:val="18"/>
                <w:szCs w:val="18"/>
              </w:rPr>
              <w:t>0.859</w:t>
            </w:r>
          </w:p>
        </w:tc>
      </w:tr>
      <w:tr w:rsidR="00AF6AC7" w:rsidRPr="00782762" w14:paraId="44D699E2" w14:textId="77777777" w:rsidTr="003C405A">
        <w:trPr>
          <w:cantSplit/>
          <w:trHeight w:hRule="exact" w:val="187"/>
          <w:jc w:val="center"/>
        </w:trPr>
        <w:tc>
          <w:tcPr>
            <w:tcW w:w="0" w:type="auto"/>
            <w:vMerge/>
            <w:vAlign w:val="center"/>
          </w:tcPr>
          <w:p w14:paraId="44D699D7" w14:textId="77777777" w:rsidR="00AF6AC7" w:rsidRPr="00782762" w:rsidRDefault="00AF6AC7" w:rsidP="003C405A">
            <w:pPr>
              <w:jc w:val="center"/>
              <w:rPr>
                <w:rFonts w:ascii="Calibri" w:hAnsi="Calibri"/>
                <w:sz w:val="18"/>
                <w:szCs w:val="18"/>
              </w:rPr>
            </w:pPr>
          </w:p>
        </w:tc>
        <w:tc>
          <w:tcPr>
            <w:tcW w:w="0" w:type="auto"/>
            <w:vAlign w:val="center"/>
          </w:tcPr>
          <w:p w14:paraId="44D699D8"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0</w:t>
            </w:r>
          </w:p>
        </w:tc>
        <w:tc>
          <w:tcPr>
            <w:tcW w:w="0" w:type="auto"/>
            <w:vAlign w:val="center"/>
          </w:tcPr>
          <w:p w14:paraId="44D699D9" w14:textId="77777777" w:rsidR="00AF6AC7" w:rsidRPr="00782762" w:rsidRDefault="00AF6AC7" w:rsidP="003C405A">
            <w:pPr>
              <w:jc w:val="center"/>
              <w:rPr>
                <w:rFonts w:ascii="Calibri" w:hAnsi="Calibri"/>
                <w:sz w:val="18"/>
                <w:szCs w:val="18"/>
              </w:rPr>
            </w:pPr>
            <w:r w:rsidRPr="00782762">
              <w:rPr>
                <w:rFonts w:ascii="Calibri" w:hAnsi="Calibri"/>
                <w:sz w:val="18"/>
                <w:szCs w:val="18"/>
              </w:rPr>
              <w:t>0.900</w:t>
            </w:r>
          </w:p>
        </w:tc>
        <w:tc>
          <w:tcPr>
            <w:tcW w:w="0" w:type="auto"/>
            <w:vAlign w:val="center"/>
          </w:tcPr>
          <w:p w14:paraId="44D699DA" w14:textId="77777777" w:rsidR="00AF6AC7" w:rsidRPr="00782762" w:rsidRDefault="00AF6AC7" w:rsidP="003C405A">
            <w:pPr>
              <w:jc w:val="center"/>
              <w:rPr>
                <w:rFonts w:ascii="Calibri" w:hAnsi="Calibri"/>
                <w:sz w:val="18"/>
                <w:szCs w:val="18"/>
              </w:rPr>
            </w:pPr>
            <w:r w:rsidRPr="00782762">
              <w:rPr>
                <w:rFonts w:ascii="Calibri" w:hAnsi="Calibri"/>
                <w:sz w:val="18"/>
                <w:szCs w:val="18"/>
              </w:rPr>
              <w:t>0.896</w:t>
            </w:r>
          </w:p>
        </w:tc>
        <w:tc>
          <w:tcPr>
            <w:tcW w:w="0" w:type="auto"/>
            <w:vAlign w:val="center"/>
          </w:tcPr>
          <w:p w14:paraId="44D699DB" w14:textId="77777777" w:rsidR="00AF6AC7" w:rsidRPr="00782762" w:rsidRDefault="00AF6AC7" w:rsidP="003C405A">
            <w:pPr>
              <w:jc w:val="center"/>
              <w:rPr>
                <w:rFonts w:ascii="Calibri" w:hAnsi="Calibri"/>
                <w:sz w:val="18"/>
                <w:szCs w:val="18"/>
              </w:rPr>
            </w:pPr>
            <w:r w:rsidRPr="00782762">
              <w:rPr>
                <w:rFonts w:ascii="Calibri" w:hAnsi="Calibri"/>
                <w:sz w:val="18"/>
                <w:szCs w:val="18"/>
              </w:rPr>
              <w:t>0.892</w:t>
            </w:r>
          </w:p>
        </w:tc>
        <w:tc>
          <w:tcPr>
            <w:tcW w:w="0" w:type="auto"/>
            <w:vAlign w:val="center"/>
          </w:tcPr>
          <w:p w14:paraId="44D699DC" w14:textId="77777777" w:rsidR="00AF6AC7" w:rsidRPr="00782762" w:rsidRDefault="00AF6AC7" w:rsidP="003C405A">
            <w:pPr>
              <w:jc w:val="center"/>
              <w:rPr>
                <w:rFonts w:ascii="Calibri" w:hAnsi="Calibri"/>
                <w:sz w:val="18"/>
                <w:szCs w:val="18"/>
              </w:rPr>
            </w:pPr>
            <w:r w:rsidRPr="00782762">
              <w:rPr>
                <w:rFonts w:ascii="Calibri" w:hAnsi="Calibri"/>
                <w:sz w:val="18"/>
                <w:szCs w:val="18"/>
              </w:rPr>
              <w:t>0.887</w:t>
            </w:r>
          </w:p>
        </w:tc>
        <w:tc>
          <w:tcPr>
            <w:tcW w:w="0" w:type="auto"/>
            <w:vAlign w:val="center"/>
          </w:tcPr>
          <w:p w14:paraId="44D699DD" w14:textId="77777777" w:rsidR="00AF6AC7" w:rsidRPr="00782762" w:rsidRDefault="00AF6AC7" w:rsidP="003C405A">
            <w:pPr>
              <w:jc w:val="center"/>
              <w:rPr>
                <w:rFonts w:ascii="Calibri" w:hAnsi="Calibri"/>
                <w:sz w:val="18"/>
                <w:szCs w:val="18"/>
              </w:rPr>
            </w:pPr>
            <w:r w:rsidRPr="00782762">
              <w:rPr>
                <w:rFonts w:ascii="Calibri" w:hAnsi="Calibri"/>
                <w:sz w:val="18"/>
                <w:szCs w:val="18"/>
              </w:rPr>
              <w:t>0.883</w:t>
            </w:r>
          </w:p>
        </w:tc>
        <w:tc>
          <w:tcPr>
            <w:tcW w:w="0" w:type="auto"/>
            <w:vAlign w:val="center"/>
          </w:tcPr>
          <w:p w14:paraId="44D699DE" w14:textId="77777777" w:rsidR="00AF6AC7" w:rsidRPr="00782762" w:rsidRDefault="00AF6AC7" w:rsidP="003C405A">
            <w:pPr>
              <w:jc w:val="center"/>
              <w:rPr>
                <w:rFonts w:ascii="Calibri" w:hAnsi="Calibri"/>
                <w:sz w:val="18"/>
                <w:szCs w:val="18"/>
              </w:rPr>
            </w:pPr>
            <w:r w:rsidRPr="00782762">
              <w:rPr>
                <w:rFonts w:ascii="Calibri" w:hAnsi="Calibri"/>
                <w:sz w:val="18"/>
                <w:szCs w:val="18"/>
              </w:rPr>
              <w:t>0.879</w:t>
            </w:r>
          </w:p>
        </w:tc>
        <w:tc>
          <w:tcPr>
            <w:tcW w:w="0" w:type="auto"/>
            <w:vAlign w:val="center"/>
          </w:tcPr>
          <w:p w14:paraId="44D699DF" w14:textId="77777777" w:rsidR="00AF6AC7" w:rsidRPr="00782762" w:rsidRDefault="00AF6AC7" w:rsidP="003C405A">
            <w:pPr>
              <w:jc w:val="center"/>
              <w:rPr>
                <w:rFonts w:ascii="Calibri" w:hAnsi="Calibri"/>
                <w:sz w:val="18"/>
                <w:szCs w:val="18"/>
              </w:rPr>
            </w:pPr>
            <w:r w:rsidRPr="00782762">
              <w:rPr>
                <w:rFonts w:ascii="Calibri" w:hAnsi="Calibri"/>
                <w:sz w:val="18"/>
                <w:szCs w:val="18"/>
              </w:rPr>
              <w:t>0.875</w:t>
            </w:r>
          </w:p>
        </w:tc>
        <w:tc>
          <w:tcPr>
            <w:tcW w:w="0" w:type="auto"/>
            <w:vAlign w:val="center"/>
          </w:tcPr>
          <w:p w14:paraId="44D699E0" w14:textId="77777777" w:rsidR="00AF6AC7" w:rsidRPr="00782762" w:rsidRDefault="00AF6AC7" w:rsidP="003C405A">
            <w:pPr>
              <w:jc w:val="center"/>
              <w:rPr>
                <w:rFonts w:ascii="Calibri" w:hAnsi="Calibri"/>
                <w:sz w:val="18"/>
                <w:szCs w:val="18"/>
              </w:rPr>
            </w:pPr>
            <w:r w:rsidRPr="00782762">
              <w:rPr>
                <w:rFonts w:ascii="Calibri" w:hAnsi="Calibri"/>
                <w:sz w:val="18"/>
                <w:szCs w:val="18"/>
              </w:rPr>
              <w:t>0.871</w:t>
            </w:r>
          </w:p>
        </w:tc>
        <w:tc>
          <w:tcPr>
            <w:tcW w:w="0" w:type="auto"/>
            <w:vAlign w:val="center"/>
          </w:tcPr>
          <w:p w14:paraId="44D699E1" w14:textId="77777777" w:rsidR="00AF6AC7" w:rsidRPr="00782762" w:rsidRDefault="00AF6AC7" w:rsidP="003C405A">
            <w:pPr>
              <w:jc w:val="center"/>
              <w:rPr>
                <w:rFonts w:ascii="Calibri" w:hAnsi="Calibri"/>
                <w:sz w:val="18"/>
                <w:szCs w:val="18"/>
              </w:rPr>
            </w:pPr>
            <w:r w:rsidRPr="00782762">
              <w:rPr>
                <w:rFonts w:ascii="Calibri" w:hAnsi="Calibri"/>
                <w:sz w:val="18"/>
                <w:szCs w:val="18"/>
              </w:rPr>
              <w:t>0.867</w:t>
            </w:r>
          </w:p>
        </w:tc>
      </w:tr>
      <w:tr w:rsidR="00AF6AC7" w:rsidRPr="00782762" w14:paraId="44D699EE" w14:textId="77777777" w:rsidTr="003C405A">
        <w:trPr>
          <w:cantSplit/>
          <w:trHeight w:hRule="exact" w:val="187"/>
          <w:jc w:val="center"/>
        </w:trPr>
        <w:tc>
          <w:tcPr>
            <w:tcW w:w="0" w:type="auto"/>
            <w:vMerge/>
            <w:vAlign w:val="center"/>
          </w:tcPr>
          <w:p w14:paraId="44D699E3" w14:textId="77777777" w:rsidR="00AF6AC7" w:rsidRPr="00782762" w:rsidRDefault="00AF6AC7" w:rsidP="003C405A">
            <w:pPr>
              <w:jc w:val="center"/>
              <w:rPr>
                <w:rFonts w:ascii="Calibri" w:hAnsi="Calibri"/>
                <w:sz w:val="18"/>
                <w:szCs w:val="18"/>
              </w:rPr>
            </w:pPr>
          </w:p>
        </w:tc>
        <w:tc>
          <w:tcPr>
            <w:tcW w:w="0" w:type="auto"/>
            <w:vAlign w:val="center"/>
          </w:tcPr>
          <w:p w14:paraId="44D699E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5</w:t>
            </w:r>
          </w:p>
        </w:tc>
        <w:tc>
          <w:tcPr>
            <w:tcW w:w="0" w:type="auto"/>
            <w:vAlign w:val="center"/>
          </w:tcPr>
          <w:p w14:paraId="44D699E5" w14:textId="77777777" w:rsidR="00AF6AC7" w:rsidRPr="00782762" w:rsidRDefault="00AF6AC7" w:rsidP="003C405A">
            <w:pPr>
              <w:jc w:val="center"/>
              <w:rPr>
                <w:rFonts w:ascii="Calibri" w:hAnsi="Calibri"/>
                <w:sz w:val="18"/>
                <w:szCs w:val="18"/>
              </w:rPr>
            </w:pPr>
            <w:r w:rsidRPr="00782762">
              <w:rPr>
                <w:rFonts w:ascii="Calibri" w:hAnsi="Calibri"/>
                <w:sz w:val="18"/>
                <w:szCs w:val="18"/>
              </w:rPr>
              <w:t>0.909</w:t>
            </w:r>
          </w:p>
        </w:tc>
        <w:tc>
          <w:tcPr>
            <w:tcW w:w="0" w:type="auto"/>
            <w:vAlign w:val="center"/>
          </w:tcPr>
          <w:p w14:paraId="44D699E6" w14:textId="77777777" w:rsidR="00AF6AC7" w:rsidRPr="00782762" w:rsidRDefault="00AF6AC7" w:rsidP="003C405A">
            <w:pPr>
              <w:jc w:val="center"/>
              <w:rPr>
                <w:rFonts w:ascii="Calibri" w:hAnsi="Calibri"/>
                <w:sz w:val="18"/>
                <w:szCs w:val="18"/>
              </w:rPr>
            </w:pPr>
            <w:r w:rsidRPr="00782762">
              <w:rPr>
                <w:rFonts w:ascii="Calibri" w:hAnsi="Calibri"/>
                <w:sz w:val="18"/>
                <w:szCs w:val="18"/>
              </w:rPr>
              <w:t>0.905</w:t>
            </w:r>
          </w:p>
        </w:tc>
        <w:tc>
          <w:tcPr>
            <w:tcW w:w="0" w:type="auto"/>
            <w:vAlign w:val="center"/>
          </w:tcPr>
          <w:p w14:paraId="44D699E7" w14:textId="77777777" w:rsidR="00AF6AC7" w:rsidRPr="00782762" w:rsidRDefault="00AF6AC7" w:rsidP="003C405A">
            <w:pPr>
              <w:jc w:val="center"/>
              <w:rPr>
                <w:rFonts w:ascii="Calibri" w:hAnsi="Calibri"/>
                <w:sz w:val="18"/>
                <w:szCs w:val="18"/>
              </w:rPr>
            </w:pPr>
            <w:r w:rsidRPr="00782762">
              <w:rPr>
                <w:rFonts w:ascii="Calibri" w:hAnsi="Calibri"/>
                <w:sz w:val="18"/>
                <w:szCs w:val="18"/>
              </w:rPr>
              <w:t>0.900</w:t>
            </w:r>
          </w:p>
        </w:tc>
        <w:tc>
          <w:tcPr>
            <w:tcW w:w="0" w:type="auto"/>
            <w:vAlign w:val="center"/>
          </w:tcPr>
          <w:p w14:paraId="44D699E8" w14:textId="77777777" w:rsidR="00AF6AC7" w:rsidRPr="00782762" w:rsidRDefault="00AF6AC7" w:rsidP="003C405A">
            <w:pPr>
              <w:jc w:val="center"/>
              <w:rPr>
                <w:rFonts w:ascii="Calibri" w:hAnsi="Calibri"/>
                <w:sz w:val="18"/>
                <w:szCs w:val="18"/>
              </w:rPr>
            </w:pPr>
            <w:r w:rsidRPr="00782762">
              <w:rPr>
                <w:rFonts w:ascii="Calibri" w:hAnsi="Calibri"/>
                <w:sz w:val="18"/>
                <w:szCs w:val="18"/>
              </w:rPr>
              <w:t>0.896</w:t>
            </w:r>
          </w:p>
        </w:tc>
        <w:tc>
          <w:tcPr>
            <w:tcW w:w="0" w:type="auto"/>
            <w:vAlign w:val="center"/>
          </w:tcPr>
          <w:p w14:paraId="44D699E9" w14:textId="77777777" w:rsidR="00AF6AC7" w:rsidRPr="00782762" w:rsidRDefault="00AF6AC7" w:rsidP="003C405A">
            <w:pPr>
              <w:jc w:val="center"/>
              <w:rPr>
                <w:rFonts w:ascii="Calibri" w:hAnsi="Calibri"/>
                <w:sz w:val="18"/>
                <w:szCs w:val="18"/>
              </w:rPr>
            </w:pPr>
            <w:r w:rsidRPr="00782762">
              <w:rPr>
                <w:rFonts w:ascii="Calibri" w:hAnsi="Calibri"/>
                <w:sz w:val="18"/>
                <w:szCs w:val="18"/>
              </w:rPr>
              <w:t>0.892</w:t>
            </w:r>
          </w:p>
        </w:tc>
        <w:tc>
          <w:tcPr>
            <w:tcW w:w="0" w:type="auto"/>
            <w:vAlign w:val="center"/>
          </w:tcPr>
          <w:p w14:paraId="44D699EA" w14:textId="77777777" w:rsidR="00AF6AC7" w:rsidRPr="00782762" w:rsidRDefault="00AF6AC7" w:rsidP="003C405A">
            <w:pPr>
              <w:jc w:val="center"/>
              <w:rPr>
                <w:rFonts w:ascii="Calibri" w:hAnsi="Calibri"/>
                <w:sz w:val="18"/>
                <w:szCs w:val="18"/>
              </w:rPr>
            </w:pPr>
            <w:r w:rsidRPr="00782762">
              <w:rPr>
                <w:rFonts w:ascii="Calibri" w:hAnsi="Calibri"/>
                <w:sz w:val="18"/>
                <w:szCs w:val="18"/>
              </w:rPr>
              <w:t>0.888</w:t>
            </w:r>
          </w:p>
        </w:tc>
        <w:tc>
          <w:tcPr>
            <w:tcW w:w="0" w:type="auto"/>
            <w:vAlign w:val="center"/>
          </w:tcPr>
          <w:p w14:paraId="44D699EB" w14:textId="77777777" w:rsidR="00AF6AC7" w:rsidRPr="00782762" w:rsidRDefault="00AF6AC7" w:rsidP="003C405A">
            <w:pPr>
              <w:jc w:val="center"/>
              <w:rPr>
                <w:rFonts w:ascii="Calibri" w:hAnsi="Calibri"/>
                <w:sz w:val="18"/>
                <w:szCs w:val="18"/>
              </w:rPr>
            </w:pPr>
            <w:r w:rsidRPr="00782762">
              <w:rPr>
                <w:rFonts w:ascii="Calibri" w:hAnsi="Calibri"/>
                <w:sz w:val="18"/>
                <w:szCs w:val="18"/>
              </w:rPr>
              <w:t>0.883</w:t>
            </w:r>
          </w:p>
        </w:tc>
        <w:tc>
          <w:tcPr>
            <w:tcW w:w="0" w:type="auto"/>
            <w:vAlign w:val="center"/>
          </w:tcPr>
          <w:p w14:paraId="44D699EC" w14:textId="77777777" w:rsidR="00AF6AC7" w:rsidRPr="00782762" w:rsidRDefault="00AF6AC7" w:rsidP="003C405A">
            <w:pPr>
              <w:jc w:val="center"/>
              <w:rPr>
                <w:rFonts w:ascii="Calibri" w:hAnsi="Calibri"/>
                <w:sz w:val="18"/>
                <w:szCs w:val="18"/>
              </w:rPr>
            </w:pPr>
            <w:r w:rsidRPr="00782762">
              <w:rPr>
                <w:rFonts w:ascii="Calibri" w:hAnsi="Calibri"/>
                <w:sz w:val="18"/>
                <w:szCs w:val="18"/>
              </w:rPr>
              <w:t>0.879</w:t>
            </w:r>
          </w:p>
        </w:tc>
        <w:tc>
          <w:tcPr>
            <w:tcW w:w="0" w:type="auto"/>
            <w:vAlign w:val="center"/>
          </w:tcPr>
          <w:p w14:paraId="44D699ED" w14:textId="77777777" w:rsidR="00AF6AC7" w:rsidRPr="00782762" w:rsidRDefault="00AF6AC7" w:rsidP="003C405A">
            <w:pPr>
              <w:jc w:val="center"/>
              <w:rPr>
                <w:rFonts w:ascii="Calibri" w:hAnsi="Calibri"/>
                <w:sz w:val="18"/>
                <w:szCs w:val="18"/>
              </w:rPr>
            </w:pPr>
            <w:r w:rsidRPr="00782762">
              <w:rPr>
                <w:rFonts w:ascii="Calibri" w:hAnsi="Calibri"/>
                <w:sz w:val="18"/>
                <w:szCs w:val="18"/>
              </w:rPr>
              <w:t>0.875</w:t>
            </w:r>
          </w:p>
        </w:tc>
      </w:tr>
      <w:tr w:rsidR="00AF6AC7" w:rsidRPr="00782762" w14:paraId="44D699FA" w14:textId="77777777" w:rsidTr="003C405A">
        <w:trPr>
          <w:cantSplit/>
          <w:trHeight w:hRule="exact" w:val="187"/>
          <w:jc w:val="center"/>
        </w:trPr>
        <w:tc>
          <w:tcPr>
            <w:tcW w:w="0" w:type="auto"/>
            <w:vMerge/>
            <w:vAlign w:val="center"/>
          </w:tcPr>
          <w:p w14:paraId="44D699EF" w14:textId="77777777" w:rsidR="00AF6AC7" w:rsidRPr="00782762" w:rsidRDefault="00AF6AC7" w:rsidP="003C405A">
            <w:pPr>
              <w:jc w:val="center"/>
              <w:rPr>
                <w:rFonts w:ascii="Calibri" w:hAnsi="Calibri"/>
                <w:sz w:val="18"/>
                <w:szCs w:val="18"/>
              </w:rPr>
            </w:pPr>
          </w:p>
        </w:tc>
        <w:tc>
          <w:tcPr>
            <w:tcW w:w="0" w:type="auto"/>
            <w:vAlign w:val="center"/>
          </w:tcPr>
          <w:p w14:paraId="44D699F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10</w:t>
            </w:r>
          </w:p>
        </w:tc>
        <w:tc>
          <w:tcPr>
            <w:tcW w:w="0" w:type="auto"/>
            <w:vAlign w:val="center"/>
          </w:tcPr>
          <w:p w14:paraId="44D699F1" w14:textId="77777777" w:rsidR="00AF6AC7" w:rsidRPr="00782762" w:rsidRDefault="00AF6AC7" w:rsidP="003C405A">
            <w:pPr>
              <w:jc w:val="center"/>
              <w:rPr>
                <w:rFonts w:ascii="Calibri" w:hAnsi="Calibri"/>
                <w:sz w:val="18"/>
                <w:szCs w:val="18"/>
              </w:rPr>
            </w:pPr>
            <w:r w:rsidRPr="00782762">
              <w:rPr>
                <w:rFonts w:ascii="Calibri" w:hAnsi="Calibri"/>
                <w:sz w:val="18"/>
                <w:szCs w:val="18"/>
              </w:rPr>
              <w:t>0.918</w:t>
            </w:r>
          </w:p>
        </w:tc>
        <w:tc>
          <w:tcPr>
            <w:tcW w:w="0" w:type="auto"/>
            <w:vAlign w:val="center"/>
          </w:tcPr>
          <w:p w14:paraId="44D699F2" w14:textId="77777777" w:rsidR="00AF6AC7" w:rsidRPr="00782762" w:rsidRDefault="00AF6AC7" w:rsidP="003C405A">
            <w:pPr>
              <w:jc w:val="center"/>
              <w:rPr>
                <w:rFonts w:ascii="Calibri" w:hAnsi="Calibri"/>
                <w:sz w:val="18"/>
                <w:szCs w:val="18"/>
              </w:rPr>
            </w:pPr>
            <w:r w:rsidRPr="00782762">
              <w:rPr>
                <w:rFonts w:ascii="Calibri" w:hAnsi="Calibri"/>
                <w:sz w:val="18"/>
                <w:szCs w:val="18"/>
              </w:rPr>
              <w:t>0.913</w:t>
            </w:r>
          </w:p>
        </w:tc>
        <w:tc>
          <w:tcPr>
            <w:tcW w:w="0" w:type="auto"/>
            <w:vAlign w:val="center"/>
          </w:tcPr>
          <w:p w14:paraId="44D699F3" w14:textId="77777777" w:rsidR="00AF6AC7" w:rsidRPr="00782762" w:rsidRDefault="00AF6AC7" w:rsidP="003C405A">
            <w:pPr>
              <w:jc w:val="center"/>
              <w:rPr>
                <w:rFonts w:ascii="Calibri" w:hAnsi="Calibri"/>
                <w:sz w:val="18"/>
                <w:szCs w:val="18"/>
              </w:rPr>
            </w:pPr>
            <w:r w:rsidRPr="00782762">
              <w:rPr>
                <w:rFonts w:ascii="Calibri" w:hAnsi="Calibri"/>
                <w:sz w:val="18"/>
                <w:szCs w:val="18"/>
              </w:rPr>
              <w:t>0.909</w:t>
            </w:r>
          </w:p>
        </w:tc>
        <w:tc>
          <w:tcPr>
            <w:tcW w:w="0" w:type="auto"/>
            <w:vAlign w:val="center"/>
          </w:tcPr>
          <w:p w14:paraId="44D699F4" w14:textId="77777777" w:rsidR="00AF6AC7" w:rsidRPr="00782762" w:rsidRDefault="00AF6AC7" w:rsidP="003C405A">
            <w:pPr>
              <w:jc w:val="center"/>
              <w:rPr>
                <w:rFonts w:ascii="Calibri" w:hAnsi="Calibri"/>
                <w:sz w:val="18"/>
                <w:szCs w:val="18"/>
              </w:rPr>
            </w:pPr>
            <w:r w:rsidRPr="00782762">
              <w:rPr>
                <w:rFonts w:ascii="Calibri" w:hAnsi="Calibri"/>
                <w:sz w:val="18"/>
                <w:szCs w:val="18"/>
              </w:rPr>
              <w:t>0.905</w:t>
            </w:r>
          </w:p>
        </w:tc>
        <w:tc>
          <w:tcPr>
            <w:tcW w:w="0" w:type="auto"/>
            <w:vAlign w:val="center"/>
          </w:tcPr>
          <w:p w14:paraId="44D699F5" w14:textId="77777777" w:rsidR="00AF6AC7" w:rsidRPr="00782762" w:rsidRDefault="00AF6AC7" w:rsidP="003C405A">
            <w:pPr>
              <w:jc w:val="center"/>
              <w:rPr>
                <w:rFonts w:ascii="Calibri" w:hAnsi="Calibri"/>
                <w:sz w:val="18"/>
                <w:szCs w:val="18"/>
              </w:rPr>
            </w:pPr>
            <w:r w:rsidRPr="00782762">
              <w:rPr>
                <w:rFonts w:ascii="Calibri" w:hAnsi="Calibri"/>
                <w:sz w:val="18"/>
                <w:szCs w:val="18"/>
              </w:rPr>
              <w:t>0.900</w:t>
            </w:r>
          </w:p>
        </w:tc>
        <w:tc>
          <w:tcPr>
            <w:tcW w:w="0" w:type="auto"/>
            <w:vAlign w:val="center"/>
          </w:tcPr>
          <w:p w14:paraId="44D699F6" w14:textId="77777777" w:rsidR="00AF6AC7" w:rsidRPr="00782762" w:rsidRDefault="00AF6AC7" w:rsidP="003C405A">
            <w:pPr>
              <w:jc w:val="center"/>
              <w:rPr>
                <w:rFonts w:ascii="Calibri" w:hAnsi="Calibri"/>
                <w:sz w:val="18"/>
                <w:szCs w:val="18"/>
              </w:rPr>
            </w:pPr>
            <w:r w:rsidRPr="00782762">
              <w:rPr>
                <w:rFonts w:ascii="Calibri" w:hAnsi="Calibri"/>
                <w:sz w:val="18"/>
                <w:szCs w:val="18"/>
              </w:rPr>
              <w:t>0.896</w:t>
            </w:r>
          </w:p>
        </w:tc>
        <w:tc>
          <w:tcPr>
            <w:tcW w:w="0" w:type="auto"/>
            <w:vAlign w:val="center"/>
          </w:tcPr>
          <w:p w14:paraId="44D699F7" w14:textId="77777777" w:rsidR="00AF6AC7" w:rsidRPr="00782762" w:rsidRDefault="00AF6AC7" w:rsidP="003C405A">
            <w:pPr>
              <w:jc w:val="center"/>
              <w:rPr>
                <w:rFonts w:ascii="Calibri" w:hAnsi="Calibri"/>
                <w:sz w:val="18"/>
                <w:szCs w:val="18"/>
              </w:rPr>
            </w:pPr>
            <w:r w:rsidRPr="00782762">
              <w:rPr>
                <w:rFonts w:ascii="Calibri" w:hAnsi="Calibri"/>
                <w:sz w:val="18"/>
                <w:szCs w:val="18"/>
              </w:rPr>
              <w:t>0.892</w:t>
            </w:r>
          </w:p>
        </w:tc>
        <w:tc>
          <w:tcPr>
            <w:tcW w:w="0" w:type="auto"/>
            <w:vAlign w:val="center"/>
          </w:tcPr>
          <w:p w14:paraId="44D699F8" w14:textId="77777777" w:rsidR="00AF6AC7" w:rsidRPr="00782762" w:rsidRDefault="00AF6AC7" w:rsidP="003C405A">
            <w:pPr>
              <w:jc w:val="center"/>
              <w:rPr>
                <w:rFonts w:ascii="Calibri" w:hAnsi="Calibri"/>
                <w:sz w:val="18"/>
                <w:szCs w:val="18"/>
              </w:rPr>
            </w:pPr>
            <w:r w:rsidRPr="00782762">
              <w:rPr>
                <w:rFonts w:ascii="Calibri" w:hAnsi="Calibri"/>
                <w:sz w:val="18"/>
                <w:szCs w:val="18"/>
              </w:rPr>
              <w:t>0.888</w:t>
            </w:r>
          </w:p>
        </w:tc>
        <w:tc>
          <w:tcPr>
            <w:tcW w:w="0" w:type="auto"/>
            <w:vAlign w:val="center"/>
          </w:tcPr>
          <w:p w14:paraId="44D699F9" w14:textId="77777777" w:rsidR="00AF6AC7" w:rsidRPr="00782762" w:rsidRDefault="00AF6AC7" w:rsidP="003C405A">
            <w:pPr>
              <w:jc w:val="center"/>
              <w:rPr>
                <w:rFonts w:ascii="Calibri" w:hAnsi="Calibri"/>
                <w:sz w:val="18"/>
                <w:szCs w:val="18"/>
              </w:rPr>
            </w:pPr>
            <w:r w:rsidRPr="00782762">
              <w:rPr>
                <w:rFonts w:ascii="Calibri" w:hAnsi="Calibri"/>
                <w:sz w:val="18"/>
                <w:szCs w:val="18"/>
              </w:rPr>
              <w:t>0.884</w:t>
            </w:r>
          </w:p>
        </w:tc>
      </w:tr>
      <w:tr w:rsidR="00AF6AC7" w:rsidRPr="00782762" w14:paraId="44D69A06" w14:textId="77777777" w:rsidTr="003C405A">
        <w:trPr>
          <w:cantSplit/>
          <w:trHeight w:hRule="exact" w:val="187"/>
          <w:jc w:val="center"/>
        </w:trPr>
        <w:tc>
          <w:tcPr>
            <w:tcW w:w="0" w:type="auto"/>
            <w:vMerge/>
            <w:vAlign w:val="center"/>
          </w:tcPr>
          <w:p w14:paraId="44D699FB" w14:textId="77777777" w:rsidR="00AF6AC7" w:rsidRPr="00782762" w:rsidRDefault="00AF6AC7" w:rsidP="003C405A">
            <w:pPr>
              <w:jc w:val="center"/>
              <w:rPr>
                <w:rFonts w:ascii="Calibri" w:hAnsi="Calibri"/>
                <w:sz w:val="18"/>
                <w:szCs w:val="18"/>
              </w:rPr>
            </w:pPr>
          </w:p>
        </w:tc>
        <w:tc>
          <w:tcPr>
            <w:tcW w:w="0" w:type="auto"/>
            <w:vAlign w:val="center"/>
          </w:tcPr>
          <w:p w14:paraId="44D699FC"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15</w:t>
            </w:r>
          </w:p>
        </w:tc>
        <w:tc>
          <w:tcPr>
            <w:tcW w:w="0" w:type="auto"/>
            <w:vAlign w:val="center"/>
          </w:tcPr>
          <w:p w14:paraId="44D699FD" w14:textId="77777777" w:rsidR="00AF6AC7" w:rsidRPr="00782762" w:rsidRDefault="00AF6AC7" w:rsidP="003C405A">
            <w:pPr>
              <w:jc w:val="center"/>
              <w:rPr>
                <w:rFonts w:ascii="Calibri" w:hAnsi="Calibri"/>
                <w:sz w:val="18"/>
                <w:szCs w:val="18"/>
              </w:rPr>
            </w:pPr>
            <w:r w:rsidRPr="00782762">
              <w:rPr>
                <w:rFonts w:ascii="Calibri" w:hAnsi="Calibri"/>
                <w:sz w:val="18"/>
                <w:szCs w:val="18"/>
              </w:rPr>
              <w:t>0.927</w:t>
            </w:r>
          </w:p>
        </w:tc>
        <w:tc>
          <w:tcPr>
            <w:tcW w:w="0" w:type="auto"/>
            <w:vAlign w:val="center"/>
          </w:tcPr>
          <w:p w14:paraId="44D699FE" w14:textId="77777777" w:rsidR="00AF6AC7" w:rsidRPr="00782762" w:rsidRDefault="00AF6AC7" w:rsidP="003C405A">
            <w:pPr>
              <w:jc w:val="center"/>
              <w:rPr>
                <w:rFonts w:ascii="Calibri" w:hAnsi="Calibri"/>
                <w:sz w:val="18"/>
                <w:szCs w:val="18"/>
              </w:rPr>
            </w:pPr>
            <w:r w:rsidRPr="00782762">
              <w:rPr>
                <w:rFonts w:ascii="Calibri" w:hAnsi="Calibri"/>
                <w:sz w:val="18"/>
                <w:szCs w:val="18"/>
              </w:rPr>
              <w:t>0.922</w:t>
            </w:r>
          </w:p>
        </w:tc>
        <w:tc>
          <w:tcPr>
            <w:tcW w:w="0" w:type="auto"/>
            <w:vAlign w:val="center"/>
          </w:tcPr>
          <w:p w14:paraId="44D699FF" w14:textId="77777777" w:rsidR="00AF6AC7" w:rsidRPr="00782762" w:rsidRDefault="00AF6AC7" w:rsidP="003C405A">
            <w:pPr>
              <w:jc w:val="center"/>
              <w:rPr>
                <w:rFonts w:ascii="Calibri" w:hAnsi="Calibri"/>
                <w:sz w:val="18"/>
                <w:szCs w:val="18"/>
              </w:rPr>
            </w:pPr>
            <w:r w:rsidRPr="00782762">
              <w:rPr>
                <w:rFonts w:ascii="Calibri" w:hAnsi="Calibri"/>
                <w:sz w:val="18"/>
                <w:szCs w:val="18"/>
              </w:rPr>
              <w:t>0.918</w:t>
            </w:r>
          </w:p>
        </w:tc>
        <w:tc>
          <w:tcPr>
            <w:tcW w:w="0" w:type="auto"/>
            <w:vAlign w:val="center"/>
          </w:tcPr>
          <w:p w14:paraId="44D69A00" w14:textId="77777777" w:rsidR="00AF6AC7" w:rsidRPr="00782762" w:rsidRDefault="00AF6AC7" w:rsidP="003C405A">
            <w:pPr>
              <w:jc w:val="center"/>
              <w:rPr>
                <w:rFonts w:ascii="Calibri" w:hAnsi="Calibri"/>
                <w:sz w:val="18"/>
                <w:szCs w:val="18"/>
              </w:rPr>
            </w:pPr>
            <w:r w:rsidRPr="00782762">
              <w:rPr>
                <w:rFonts w:ascii="Calibri" w:hAnsi="Calibri"/>
                <w:sz w:val="18"/>
                <w:szCs w:val="18"/>
              </w:rPr>
              <w:t>0.913</w:t>
            </w:r>
          </w:p>
        </w:tc>
        <w:tc>
          <w:tcPr>
            <w:tcW w:w="0" w:type="auto"/>
            <w:vAlign w:val="center"/>
          </w:tcPr>
          <w:p w14:paraId="44D69A01" w14:textId="77777777" w:rsidR="00AF6AC7" w:rsidRPr="00782762" w:rsidRDefault="00AF6AC7" w:rsidP="003C405A">
            <w:pPr>
              <w:jc w:val="center"/>
              <w:rPr>
                <w:rFonts w:ascii="Calibri" w:hAnsi="Calibri"/>
                <w:sz w:val="18"/>
                <w:szCs w:val="18"/>
              </w:rPr>
            </w:pPr>
            <w:r w:rsidRPr="00782762">
              <w:rPr>
                <w:rFonts w:ascii="Calibri" w:hAnsi="Calibri"/>
                <w:sz w:val="18"/>
                <w:szCs w:val="18"/>
              </w:rPr>
              <w:t>0.909</w:t>
            </w:r>
          </w:p>
        </w:tc>
        <w:tc>
          <w:tcPr>
            <w:tcW w:w="0" w:type="auto"/>
            <w:vAlign w:val="center"/>
          </w:tcPr>
          <w:p w14:paraId="44D69A02" w14:textId="77777777" w:rsidR="00AF6AC7" w:rsidRPr="00782762" w:rsidRDefault="00AF6AC7" w:rsidP="003C405A">
            <w:pPr>
              <w:jc w:val="center"/>
              <w:rPr>
                <w:rFonts w:ascii="Calibri" w:hAnsi="Calibri"/>
                <w:sz w:val="18"/>
                <w:szCs w:val="18"/>
              </w:rPr>
            </w:pPr>
            <w:r w:rsidRPr="00782762">
              <w:rPr>
                <w:rFonts w:ascii="Calibri" w:hAnsi="Calibri"/>
                <w:sz w:val="18"/>
                <w:szCs w:val="18"/>
              </w:rPr>
              <w:t>0.905</w:t>
            </w:r>
          </w:p>
        </w:tc>
        <w:tc>
          <w:tcPr>
            <w:tcW w:w="0" w:type="auto"/>
            <w:vAlign w:val="center"/>
          </w:tcPr>
          <w:p w14:paraId="44D69A03" w14:textId="77777777" w:rsidR="00AF6AC7" w:rsidRPr="00782762" w:rsidRDefault="00AF6AC7" w:rsidP="003C405A">
            <w:pPr>
              <w:jc w:val="center"/>
              <w:rPr>
                <w:rFonts w:ascii="Calibri" w:hAnsi="Calibri"/>
                <w:sz w:val="18"/>
                <w:szCs w:val="18"/>
              </w:rPr>
            </w:pPr>
            <w:r w:rsidRPr="00782762">
              <w:rPr>
                <w:rFonts w:ascii="Calibri" w:hAnsi="Calibri"/>
                <w:sz w:val="18"/>
                <w:szCs w:val="18"/>
              </w:rPr>
              <w:t>0.900</w:t>
            </w:r>
          </w:p>
        </w:tc>
        <w:tc>
          <w:tcPr>
            <w:tcW w:w="0" w:type="auto"/>
            <w:vAlign w:val="center"/>
          </w:tcPr>
          <w:p w14:paraId="44D69A04" w14:textId="77777777" w:rsidR="00AF6AC7" w:rsidRPr="00782762" w:rsidRDefault="00AF6AC7" w:rsidP="003C405A">
            <w:pPr>
              <w:jc w:val="center"/>
              <w:rPr>
                <w:rFonts w:ascii="Calibri" w:hAnsi="Calibri"/>
                <w:sz w:val="18"/>
                <w:szCs w:val="18"/>
              </w:rPr>
            </w:pPr>
            <w:r w:rsidRPr="00782762">
              <w:rPr>
                <w:rFonts w:ascii="Calibri" w:hAnsi="Calibri"/>
                <w:sz w:val="18"/>
                <w:szCs w:val="18"/>
              </w:rPr>
              <w:t>0.896</w:t>
            </w:r>
          </w:p>
        </w:tc>
        <w:tc>
          <w:tcPr>
            <w:tcW w:w="0" w:type="auto"/>
            <w:vAlign w:val="center"/>
          </w:tcPr>
          <w:p w14:paraId="44D69A05" w14:textId="77777777" w:rsidR="00AF6AC7" w:rsidRPr="00782762" w:rsidRDefault="00AF6AC7" w:rsidP="003C405A">
            <w:pPr>
              <w:jc w:val="center"/>
              <w:rPr>
                <w:rFonts w:ascii="Calibri" w:hAnsi="Calibri"/>
                <w:sz w:val="18"/>
                <w:szCs w:val="18"/>
              </w:rPr>
            </w:pPr>
            <w:r w:rsidRPr="00782762">
              <w:rPr>
                <w:rFonts w:ascii="Calibri" w:hAnsi="Calibri"/>
                <w:sz w:val="18"/>
                <w:szCs w:val="18"/>
              </w:rPr>
              <w:t>0.892</w:t>
            </w:r>
          </w:p>
        </w:tc>
      </w:tr>
      <w:tr w:rsidR="00AF6AC7" w:rsidRPr="00782762" w14:paraId="44D69A12" w14:textId="77777777" w:rsidTr="003C405A">
        <w:trPr>
          <w:cantSplit/>
          <w:trHeight w:hRule="exact" w:val="187"/>
          <w:jc w:val="center"/>
        </w:trPr>
        <w:tc>
          <w:tcPr>
            <w:tcW w:w="0" w:type="auto"/>
            <w:vMerge/>
            <w:vAlign w:val="center"/>
          </w:tcPr>
          <w:p w14:paraId="44D69A07" w14:textId="77777777" w:rsidR="00AF6AC7" w:rsidRPr="00782762" w:rsidRDefault="00AF6AC7" w:rsidP="003C405A">
            <w:pPr>
              <w:jc w:val="center"/>
              <w:rPr>
                <w:rFonts w:ascii="Calibri" w:hAnsi="Calibri"/>
                <w:sz w:val="18"/>
                <w:szCs w:val="18"/>
              </w:rPr>
            </w:pPr>
          </w:p>
        </w:tc>
        <w:tc>
          <w:tcPr>
            <w:tcW w:w="0" w:type="auto"/>
            <w:vAlign w:val="center"/>
          </w:tcPr>
          <w:p w14:paraId="44D69A08"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20</w:t>
            </w:r>
          </w:p>
        </w:tc>
        <w:tc>
          <w:tcPr>
            <w:tcW w:w="0" w:type="auto"/>
            <w:vAlign w:val="center"/>
          </w:tcPr>
          <w:p w14:paraId="44D69A09" w14:textId="77777777" w:rsidR="00AF6AC7" w:rsidRPr="00782762" w:rsidRDefault="00AF6AC7" w:rsidP="003C405A">
            <w:pPr>
              <w:jc w:val="center"/>
              <w:rPr>
                <w:rFonts w:ascii="Calibri" w:hAnsi="Calibri"/>
                <w:sz w:val="18"/>
                <w:szCs w:val="18"/>
              </w:rPr>
            </w:pPr>
            <w:r w:rsidRPr="00782762">
              <w:rPr>
                <w:rFonts w:ascii="Calibri" w:hAnsi="Calibri"/>
                <w:sz w:val="18"/>
                <w:szCs w:val="18"/>
              </w:rPr>
              <w:t>0.935</w:t>
            </w:r>
          </w:p>
        </w:tc>
        <w:tc>
          <w:tcPr>
            <w:tcW w:w="0" w:type="auto"/>
            <w:vAlign w:val="center"/>
          </w:tcPr>
          <w:p w14:paraId="44D69A0A" w14:textId="77777777" w:rsidR="00AF6AC7" w:rsidRPr="00782762" w:rsidRDefault="00AF6AC7" w:rsidP="003C405A">
            <w:pPr>
              <w:jc w:val="center"/>
              <w:rPr>
                <w:rFonts w:ascii="Calibri" w:hAnsi="Calibri"/>
                <w:sz w:val="18"/>
                <w:szCs w:val="18"/>
              </w:rPr>
            </w:pPr>
            <w:r w:rsidRPr="00782762">
              <w:rPr>
                <w:rFonts w:ascii="Calibri" w:hAnsi="Calibri"/>
                <w:sz w:val="18"/>
                <w:szCs w:val="18"/>
              </w:rPr>
              <w:t>0.931</w:t>
            </w:r>
          </w:p>
        </w:tc>
        <w:tc>
          <w:tcPr>
            <w:tcW w:w="0" w:type="auto"/>
            <w:vAlign w:val="center"/>
          </w:tcPr>
          <w:p w14:paraId="44D69A0B" w14:textId="77777777" w:rsidR="00AF6AC7" w:rsidRPr="00782762" w:rsidRDefault="00AF6AC7" w:rsidP="003C405A">
            <w:pPr>
              <w:jc w:val="center"/>
              <w:rPr>
                <w:rFonts w:ascii="Calibri" w:hAnsi="Calibri"/>
                <w:sz w:val="18"/>
                <w:szCs w:val="18"/>
              </w:rPr>
            </w:pPr>
            <w:r w:rsidRPr="00782762">
              <w:rPr>
                <w:rFonts w:ascii="Calibri" w:hAnsi="Calibri"/>
                <w:sz w:val="18"/>
                <w:szCs w:val="18"/>
              </w:rPr>
              <w:t>0.926</w:t>
            </w:r>
          </w:p>
        </w:tc>
        <w:tc>
          <w:tcPr>
            <w:tcW w:w="0" w:type="auto"/>
            <w:vAlign w:val="center"/>
          </w:tcPr>
          <w:p w14:paraId="44D69A0C" w14:textId="77777777" w:rsidR="00AF6AC7" w:rsidRPr="00782762" w:rsidRDefault="00AF6AC7" w:rsidP="003C405A">
            <w:pPr>
              <w:jc w:val="center"/>
              <w:rPr>
                <w:rFonts w:ascii="Calibri" w:hAnsi="Calibri"/>
                <w:sz w:val="18"/>
                <w:szCs w:val="18"/>
              </w:rPr>
            </w:pPr>
            <w:r w:rsidRPr="00782762">
              <w:rPr>
                <w:rFonts w:ascii="Calibri" w:hAnsi="Calibri"/>
                <w:sz w:val="18"/>
                <w:szCs w:val="18"/>
              </w:rPr>
              <w:t>0.922</w:t>
            </w:r>
          </w:p>
        </w:tc>
        <w:tc>
          <w:tcPr>
            <w:tcW w:w="0" w:type="auto"/>
            <w:vAlign w:val="center"/>
          </w:tcPr>
          <w:p w14:paraId="44D69A0D" w14:textId="77777777" w:rsidR="00AF6AC7" w:rsidRPr="00782762" w:rsidRDefault="00AF6AC7" w:rsidP="003C405A">
            <w:pPr>
              <w:jc w:val="center"/>
              <w:rPr>
                <w:rFonts w:ascii="Calibri" w:hAnsi="Calibri"/>
                <w:sz w:val="18"/>
                <w:szCs w:val="18"/>
              </w:rPr>
            </w:pPr>
            <w:r w:rsidRPr="00782762">
              <w:rPr>
                <w:rFonts w:ascii="Calibri" w:hAnsi="Calibri"/>
                <w:sz w:val="18"/>
                <w:szCs w:val="18"/>
              </w:rPr>
              <w:t>09.17</w:t>
            </w:r>
          </w:p>
        </w:tc>
        <w:tc>
          <w:tcPr>
            <w:tcW w:w="0" w:type="auto"/>
            <w:vAlign w:val="center"/>
          </w:tcPr>
          <w:p w14:paraId="44D69A0E" w14:textId="77777777" w:rsidR="00AF6AC7" w:rsidRPr="00782762" w:rsidRDefault="00AF6AC7" w:rsidP="003C405A">
            <w:pPr>
              <w:jc w:val="center"/>
              <w:rPr>
                <w:rFonts w:ascii="Calibri" w:hAnsi="Calibri"/>
                <w:sz w:val="18"/>
                <w:szCs w:val="18"/>
              </w:rPr>
            </w:pPr>
            <w:r w:rsidRPr="00782762">
              <w:rPr>
                <w:rFonts w:ascii="Calibri" w:hAnsi="Calibri"/>
                <w:sz w:val="18"/>
                <w:szCs w:val="18"/>
              </w:rPr>
              <w:t>0.913</w:t>
            </w:r>
          </w:p>
        </w:tc>
        <w:tc>
          <w:tcPr>
            <w:tcW w:w="0" w:type="auto"/>
            <w:vAlign w:val="center"/>
          </w:tcPr>
          <w:p w14:paraId="44D69A0F" w14:textId="77777777" w:rsidR="00AF6AC7" w:rsidRPr="00782762" w:rsidRDefault="00AF6AC7" w:rsidP="003C405A">
            <w:pPr>
              <w:jc w:val="center"/>
              <w:rPr>
                <w:rFonts w:ascii="Calibri" w:hAnsi="Calibri"/>
                <w:sz w:val="18"/>
                <w:szCs w:val="18"/>
              </w:rPr>
            </w:pPr>
            <w:r w:rsidRPr="00782762">
              <w:rPr>
                <w:rFonts w:ascii="Calibri" w:hAnsi="Calibri"/>
                <w:sz w:val="18"/>
                <w:szCs w:val="18"/>
              </w:rPr>
              <w:t>0.909</w:t>
            </w:r>
          </w:p>
        </w:tc>
        <w:tc>
          <w:tcPr>
            <w:tcW w:w="0" w:type="auto"/>
            <w:vAlign w:val="center"/>
          </w:tcPr>
          <w:p w14:paraId="44D69A10" w14:textId="77777777" w:rsidR="00AF6AC7" w:rsidRPr="00782762" w:rsidRDefault="00AF6AC7" w:rsidP="003C405A">
            <w:pPr>
              <w:jc w:val="center"/>
              <w:rPr>
                <w:rFonts w:ascii="Calibri" w:hAnsi="Calibri"/>
                <w:sz w:val="18"/>
                <w:szCs w:val="18"/>
              </w:rPr>
            </w:pPr>
            <w:r w:rsidRPr="00782762">
              <w:rPr>
                <w:rFonts w:ascii="Calibri" w:hAnsi="Calibri"/>
                <w:sz w:val="18"/>
                <w:szCs w:val="18"/>
              </w:rPr>
              <w:t>0.905</w:t>
            </w:r>
          </w:p>
        </w:tc>
        <w:tc>
          <w:tcPr>
            <w:tcW w:w="0" w:type="auto"/>
            <w:vAlign w:val="center"/>
          </w:tcPr>
          <w:p w14:paraId="44D69A11" w14:textId="77777777" w:rsidR="00AF6AC7" w:rsidRPr="00782762" w:rsidRDefault="00AF6AC7" w:rsidP="003C405A">
            <w:pPr>
              <w:jc w:val="center"/>
              <w:rPr>
                <w:rFonts w:ascii="Calibri" w:hAnsi="Calibri"/>
                <w:sz w:val="18"/>
                <w:szCs w:val="18"/>
              </w:rPr>
            </w:pPr>
            <w:r w:rsidRPr="00782762">
              <w:rPr>
                <w:rFonts w:ascii="Calibri" w:hAnsi="Calibri"/>
                <w:sz w:val="18"/>
                <w:szCs w:val="18"/>
              </w:rPr>
              <w:t>0.900</w:t>
            </w:r>
          </w:p>
        </w:tc>
      </w:tr>
      <w:tr w:rsidR="00AF6AC7" w:rsidRPr="00782762" w14:paraId="44D69A1E" w14:textId="77777777" w:rsidTr="003C405A">
        <w:trPr>
          <w:cantSplit/>
          <w:trHeight w:hRule="exact" w:val="187"/>
          <w:jc w:val="center"/>
        </w:trPr>
        <w:tc>
          <w:tcPr>
            <w:tcW w:w="0" w:type="auto"/>
            <w:vMerge/>
            <w:vAlign w:val="center"/>
          </w:tcPr>
          <w:p w14:paraId="44D69A13" w14:textId="77777777" w:rsidR="00AF6AC7" w:rsidRPr="00782762" w:rsidRDefault="00AF6AC7" w:rsidP="003C405A">
            <w:pPr>
              <w:jc w:val="center"/>
              <w:rPr>
                <w:rFonts w:ascii="Calibri" w:hAnsi="Calibri"/>
                <w:sz w:val="18"/>
                <w:szCs w:val="18"/>
              </w:rPr>
            </w:pPr>
          </w:p>
        </w:tc>
        <w:tc>
          <w:tcPr>
            <w:tcW w:w="0" w:type="auto"/>
            <w:vAlign w:val="center"/>
          </w:tcPr>
          <w:p w14:paraId="44D69A1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25</w:t>
            </w:r>
          </w:p>
        </w:tc>
        <w:tc>
          <w:tcPr>
            <w:tcW w:w="0" w:type="auto"/>
            <w:vAlign w:val="center"/>
          </w:tcPr>
          <w:p w14:paraId="44D69A15" w14:textId="77777777" w:rsidR="00AF6AC7" w:rsidRPr="00782762" w:rsidRDefault="00AF6AC7" w:rsidP="003C405A">
            <w:pPr>
              <w:jc w:val="center"/>
              <w:rPr>
                <w:rFonts w:ascii="Calibri" w:hAnsi="Calibri"/>
                <w:sz w:val="18"/>
                <w:szCs w:val="18"/>
              </w:rPr>
            </w:pPr>
            <w:r w:rsidRPr="00782762">
              <w:rPr>
                <w:rFonts w:ascii="Calibri" w:hAnsi="Calibri"/>
                <w:sz w:val="18"/>
                <w:szCs w:val="18"/>
              </w:rPr>
              <w:t>0.944</w:t>
            </w:r>
          </w:p>
        </w:tc>
        <w:tc>
          <w:tcPr>
            <w:tcW w:w="0" w:type="auto"/>
            <w:vAlign w:val="center"/>
          </w:tcPr>
          <w:p w14:paraId="44D69A16" w14:textId="77777777" w:rsidR="00AF6AC7" w:rsidRPr="00782762" w:rsidRDefault="00AF6AC7" w:rsidP="003C405A">
            <w:pPr>
              <w:jc w:val="center"/>
              <w:rPr>
                <w:rFonts w:ascii="Calibri" w:hAnsi="Calibri"/>
                <w:sz w:val="18"/>
                <w:szCs w:val="18"/>
              </w:rPr>
            </w:pPr>
            <w:r w:rsidRPr="00782762">
              <w:rPr>
                <w:rFonts w:ascii="Calibri" w:hAnsi="Calibri"/>
                <w:sz w:val="18"/>
                <w:szCs w:val="18"/>
              </w:rPr>
              <w:t>0.939</w:t>
            </w:r>
          </w:p>
        </w:tc>
        <w:tc>
          <w:tcPr>
            <w:tcW w:w="0" w:type="auto"/>
            <w:vAlign w:val="center"/>
          </w:tcPr>
          <w:p w14:paraId="44D69A17" w14:textId="77777777" w:rsidR="00AF6AC7" w:rsidRPr="00782762" w:rsidRDefault="00AF6AC7" w:rsidP="003C405A">
            <w:pPr>
              <w:jc w:val="center"/>
              <w:rPr>
                <w:rFonts w:ascii="Calibri" w:hAnsi="Calibri"/>
                <w:sz w:val="18"/>
                <w:szCs w:val="18"/>
              </w:rPr>
            </w:pPr>
            <w:r w:rsidRPr="00782762">
              <w:rPr>
                <w:rFonts w:ascii="Calibri" w:hAnsi="Calibri"/>
                <w:sz w:val="18"/>
                <w:szCs w:val="18"/>
              </w:rPr>
              <w:t>0.935</w:t>
            </w:r>
          </w:p>
        </w:tc>
        <w:tc>
          <w:tcPr>
            <w:tcW w:w="0" w:type="auto"/>
            <w:vAlign w:val="center"/>
          </w:tcPr>
          <w:p w14:paraId="44D69A18" w14:textId="77777777" w:rsidR="00AF6AC7" w:rsidRPr="00782762" w:rsidRDefault="00AF6AC7" w:rsidP="003C405A">
            <w:pPr>
              <w:jc w:val="center"/>
              <w:rPr>
                <w:rFonts w:ascii="Calibri" w:hAnsi="Calibri"/>
                <w:sz w:val="18"/>
                <w:szCs w:val="18"/>
              </w:rPr>
            </w:pPr>
            <w:r w:rsidRPr="00782762">
              <w:rPr>
                <w:rFonts w:ascii="Calibri" w:hAnsi="Calibri"/>
                <w:sz w:val="18"/>
                <w:szCs w:val="18"/>
              </w:rPr>
              <w:t>0.930</w:t>
            </w:r>
          </w:p>
        </w:tc>
        <w:tc>
          <w:tcPr>
            <w:tcW w:w="0" w:type="auto"/>
            <w:vAlign w:val="center"/>
          </w:tcPr>
          <w:p w14:paraId="44D69A19" w14:textId="77777777" w:rsidR="00AF6AC7" w:rsidRPr="00782762" w:rsidRDefault="00AF6AC7" w:rsidP="003C405A">
            <w:pPr>
              <w:jc w:val="center"/>
              <w:rPr>
                <w:rFonts w:ascii="Calibri" w:hAnsi="Calibri"/>
                <w:sz w:val="18"/>
                <w:szCs w:val="18"/>
              </w:rPr>
            </w:pPr>
            <w:r w:rsidRPr="00782762">
              <w:rPr>
                <w:rFonts w:ascii="Calibri" w:hAnsi="Calibri"/>
                <w:sz w:val="18"/>
                <w:szCs w:val="18"/>
              </w:rPr>
              <w:t>0.926</w:t>
            </w:r>
          </w:p>
        </w:tc>
        <w:tc>
          <w:tcPr>
            <w:tcW w:w="0" w:type="auto"/>
            <w:vAlign w:val="center"/>
          </w:tcPr>
          <w:p w14:paraId="44D69A1A" w14:textId="77777777" w:rsidR="00AF6AC7" w:rsidRPr="00782762" w:rsidRDefault="00AF6AC7" w:rsidP="003C405A">
            <w:pPr>
              <w:jc w:val="center"/>
              <w:rPr>
                <w:rFonts w:ascii="Calibri" w:hAnsi="Calibri"/>
                <w:sz w:val="18"/>
                <w:szCs w:val="18"/>
              </w:rPr>
            </w:pPr>
            <w:r w:rsidRPr="00782762">
              <w:rPr>
                <w:rFonts w:ascii="Calibri" w:hAnsi="Calibri"/>
                <w:sz w:val="18"/>
                <w:szCs w:val="18"/>
              </w:rPr>
              <w:t>0.922</w:t>
            </w:r>
          </w:p>
        </w:tc>
        <w:tc>
          <w:tcPr>
            <w:tcW w:w="0" w:type="auto"/>
            <w:vAlign w:val="center"/>
          </w:tcPr>
          <w:p w14:paraId="44D69A1B" w14:textId="77777777" w:rsidR="00AF6AC7" w:rsidRPr="00782762" w:rsidRDefault="00AF6AC7" w:rsidP="003C405A">
            <w:pPr>
              <w:jc w:val="center"/>
              <w:rPr>
                <w:rFonts w:ascii="Calibri" w:hAnsi="Calibri"/>
                <w:sz w:val="18"/>
                <w:szCs w:val="18"/>
              </w:rPr>
            </w:pPr>
            <w:r w:rsidRPr="00782762">
              <w:rPr>
                <w:rFonts w:ascii="Calibri" w:hAnsi="Calibri"/>
                <w:sz w:val="18"/>
                <w:szCs w:val="18"/>
              </w:rPr>
              <w:t>0.917</w:t>
            </w:r>
          </w:p>
        </w:tc>
        <w:tc>
          <w:tcPr>
            <w:tcW w:w="0" w:type="auto"/>
            <w:vAlign w:val="center"/>
          </w:tcPr>
          <w:p w14:paraId="44D69A1C" w14:textId="77777777" w:rsidR="00AF6AC7" w:rsidRPr="00782762" w:rsidRDefault="00AF6AC7" w:rsidP="003C405A">
            <w:pPr>
              <w:jc w:val="center"/>
              <w:rPr>
                <w:rFonts w:ascii="Calibri" w:hAnsi="Calibri"/>
                <w:sz w:val="18"/>
                <w:szCs w:val="18"/>
              </w:rPr>
            </w:pPr>
            <w:r w:rsidRPr="00782762">
              <w:rPr>
                <w:rFonts w:ascii="Calibri" w:hAnsi="Calibri"/>
                <w:sz w:val="18"/>
                <w:szCs w:val="18"/>
              </w:rPr>
              <w:t>0.913</w:t>
            </w:r>
          </w:p>
        </w:tc>
        <w:tc>
          <w:tcPr>
            <w:tcW w:w="0" w:type="auto"/>
            <w:vAlign w:val="center"/>
          </w:tcPr>
          <w:p w14:paraId="44D69A1D" w14:textId="77777777" w:rsidR="00AF6AC7" w:rsidRPr="00782762" w:rsidRDefault="00AF6AC7" w:rsidP="003C405A">
            <w:pPr>
              <w:jc w:val="center"/>
              <w:rPr>
                <w:rFonts w:ascii="Calibri" w:hAnsi="Calibri"/>
                <w:sz w:val="18"/>
                <w:szCs w:val="18"/>
              </w:rPr>
            </w:pPr>
            <w:r w:rsidRPr="00782762">
              <w:rPr>
                <w:rFonts w:ascii="Calibri" w:hAnsi="Calibri"/>
                <w:sz w:val="18"/>
                <w:szCs w:val="18"/>
              </w:rPr>
              <w:t>0.909</w:t>
            </w:r>
          </w:p>
        </w:tc>
      </w:tr>
      <w:tr w:rsidR="00AF6AC7" w:rsidRPr="00782762" w14:paraId="44D69A2A" w14:textId="77777777" w:rsidTr="003C405A">
        <w:trPr>
          <w:cantSplit/>
          <w:trHeight w:hRule="exact" w:val="187"/>
          <w:jc w:val="center"/>
        </w:trPr>
        <w:tc>
          <w:tcPr>
            <w:tcW w:w="0" w:type="auto"/>
            <w:vMerge/>
            <w:vAlign w:val="center"/>
          </w:tcPr>
          <w:p w14:paraId="44D69A1F" w14:textId="77777777" w:rsidR="00AF6AC7" w:rsidRPr="00782762" w:rsidRDefault="00AF6AC7" w:rsidP="003C405A">
            <w:pPr>
              <w:jc w:val="center"/>
              <w:rPr>
                <w:rFonts w:ascii="Calibri" w:hAnsi="Calibri"/>
                <w:sz w:val="18"/>
                <w:szCs w:val="18"/>
              </w:rPr>
            </w:pPr>
          </w:p>
        </w:tc>
        <w:tc>
          <w:tcPr>
            <w:tcW w:w="0" w:type="auto"/>
            <w:vAlign w:val="center"/>
          </w:tcPr>
          <w:p w14:paraId="44D69A2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30</w:t>
            </w:r>
          </w:p>
        </w:tc>
        <w:tc>
          <w:tcPr>
            <w:tcW w:w="0" w:type="auto"/>
            <w:vAlign w:val="center"/>
          </w:tcPr>
          <w:p w14:paraId="44D69A21" w14:textId="77777777" w:rsidR="00AF6AC7" w:rsidRPr="00782762" w:rsidRDefault="00AF6AC7" w:rsidP="003C405A">
            <w:pPr>
              <w:jc w:val="center"/>
              <w:rPr>
                <w:rFonts w:ascii="Calibri" w:hAnsi="Calibri"/>
                <w:sz w:val="18"/>
                <w:szCs w:val="18"/>
              </w:rPr>
            </w:pPr>
            <w:r w:rsidRPr="00782762">
              <w:rPr>
                <w:rFonts w:ascii="Calibri" w:hAnsi="Calibri"/>
                <w:sz w:val="18"/>
                <w:szCs w:val="18"/>
              </w:rPr>
              <w:t>0.952</w:t>
            </w:r>
          </w:p>
        </w:tc>
        <w:tc>
          <w:tcPr>
            <w:tcW w:w="0" w:type="auto"/>
            <w:vAlign w:val="center"/>
          </w:tcPr>
          <w:p w14:paraId="44D69A22" w14:textId="77777777" w:rsidR="00AF6AC7" w:rsidRPr="00782762" w:rsidRDefault="00AF6AC7" w:rsidP="003C405A">
            <w:pPr>
              <w:jc w:val="center"/>
              <w:rPr>
                <w:rFonts w:ascii="Calibri" w:hAnsi="Calibri"/>
                <w:sz w:val="18"/>
                <w:szCs w:val="18"/>
              </w:rPr>
            </w:pPr>
            <w:r w:rsidRPr="00782762">
              <w:rPr>
                <w:rFonts w:ascii="Calibri" w:hAnsi="Calibri"/>
                <w:sz w:val="18"/>
                <w:szCs w:val="18"/>
              </w:rPr>
              <w:t>0.948</w:t>
            </w:r>
          </w:p>
        </w:tc>
        <w:tc>
          <w:tcPr>
            <w:tcW w:w="0" w:type="auto"/>
            <w:vAlign w:val="center"/>
          </w:tcPr>
          <w:p w14:paraId="44D69A23" w14:textId="77777777" w:rsidR="00AF6AC7" w:rsidRPr="00782762" w:rsidRDefault="00AF6AC7" w:rsidP="003C405A">
            <w:pPr>
              <w:jc w:val="center"/>
              <w:rPr>
                <w:rFonts w:ascii="Calibri" w:hAnsi="Calibri"/>
                <w:sz w:val="18"/>
                <w:szCs w:val="18"/>
              </w:rPr>
            </w:pPr>
            <w:r w:rsidRPr="00782762">
              <w:rPr>
                <w:rFonts w:ascii="Calibri" w:hAnsi="Calibri"/>
                <w:sz w:val="18"/>
                <w:szCs w:val="18"/>
              </w:rPr>
              <w:t>0.943</w:t>
            </w:r>
          </w:p>
        </w:tc>
        <w:tc>
          <w:tcPr>
            <w:tcW w:w="0" w:type="auto"/>
            <w:vAlign w:val="center"/>
          </w:tcPr>
          <w:p w14:paraId="44D69A24" w14:textId="77777777" w:rsidR="00AF6AC7" w:rsidRPr="00782762" w:rsidRDefault="00AF6AC7" w:rsidP="003C405A">
            <w:pPr>
              <w:jc w:val="center"/>
              <w:rPr>
                <w:rFonts w:ascii="Calibri" w:hAnsi="Calibri"/>
                <w:sz w:val="18"/>
                <w:szCs w:val="18"/>
              </w:rPr>
            </w:pPr>
            <w:r w:rsidRPr="00782762">
              <w:rPr>
                <w:rFonts w:ascii="Calibri" w:hAnsi="Calibri"/>
                <w:sz w:val="18"/>
                <w:szCs w:val="18"/>
              </w:rPr>
              <w:t>0.939</w:t>
            </w:r>
          </w:p>
        </w:tc>
        <w:tc>
          <w:tcPr>
            <w:tcW w:w="0" w:type="auto"/>
            <w:vAlign w:val="center"/>
          </w:tcPr>
          <w:p w14:paraId="44D69A25" w14:textId="77777777" w:rsidR="00AF6AC7" w:rsidRPr="00782762" w:rsidRDefault="00AF6AC7" w:rsidP="003C405A">
            <w:pPr>
              <w:jc w:val="center"/>
              <w:rPr>
                <w:rFonts w:ascii="Calibri" w:hAnsi="Calibri"/>
                <w:sz w:val="18"/>
                <w:szCs w:val="18"/>
              </w:rPr>
            </w:pPr>
            <w:r w:rsidRPr="00782762">
              <w:rPr>
                <w:rFonts w:ascii="Calibri" w:hAnsi="Calibri"/>
                <w:sz w:val="18"/>
                <w:szCs w:val="18"/>
              </w:rPr>
              <w:t>0.934</w:t>
            </w:r>
          </w:p>
        </w:tc>
        <w:tc>
          <w:tcPr>
            <w:tcW w:w="0" w:type="auto"/>
            <w:vAlign w:val="center"/>
          </w:tcPr>
          <w:p w14:paraId="44D69A26" w14:textId="77777777" w:rsidR="00AF6AC7" w:rsidRPr="00782762" w:rsidRDefault="00AF6AC7" w:rsidP="003C405A">
            <w:pPr>
              <w:jc w:val="center"/>
              <w:rPr>
                <w:rFonts w:ascii="Calibri" w:hAnsi="Calibri"/>
                <w:sz w:val="18"/>
                <w:szCs w:val="18"/>
              </w:rPr>
            </w:pPr>
            <w:r w:rsidRPr="00782762">
              <w:rPr>
                <w:rFonts w:ascii="Calibri" w:hAnsi="Calibri"/>
                <w:sz w:val="18"/>
                <w:szCs w:val="18"/>
              </w:rPr>
              <w:t>0.930</w:t>
            </w:r>
          </w:p>
        </w:tc>
        <w:tc>
          <w:tcPr>
            <w:tcW w:w="0" w:type="auto"/>
            <w:vAlign w:val="center"/>
          </w:tcPr>
          <w:p w14:paraId="44D69A27" w14:textId="77777777" w:rsidR="00AF6AC7" w:rsidRPr="00782762" w:rsidRDefault="00AF6AC7" w:rsidP="003C405A">
            <w:pPr>
              <w:jc w:val="center"/>
              <w:rPr>
                <w:rFonts w:ascii="Calibri" w:hAnsi="Calibri"/>
                <w:sz w:val="18"/>
                <w:szCs w:val="18"/>
              </w:rPr>
            </w:pPr>
            <w:r w:rsidRPr="00782762">
              <w:rPr>
                <w:rFonts w:ascii="Calibri" w:hAnsi="Calibri"/>
                <w:sz w:val="18"/>
                <w:szCs w:val="18"/>
              </w:rPr>
              <w:t>0.926</w:t>
            </w:r>
          </w:p>
        </w:tc>
        <w:tc>
          <w:tcPr>
            <w:tcW w:w="0" w:type="auto"/>
            <w:vAlign w:val="center"/>
          </w:tcPr>
          <w:p w14:paraId="44D69A28" w14:textId="77777777" w:rsidR="00AF6AC7" w:rsidRPr="00782762" w:rsidRDefault="00AF6AC7" w:rsidP="003C405A">
            <w:pPr>
              <w:jc w:val="center"/>
              <w:rPr>
                <w:rFonts w:ascii="Calibri" w:hAnsi="Calibri"/>
                <w:sz w:val="18"/>
                <w:szCs w:val="18"/>
              </w:rPr>
            </w:pPr>
            <w:r w:rsidRPr="00782762">
              <w:rPr>
                <w:rFonts w:ascii="Calibri" w:hAnsi="Calibri"/>
                <w:sz w:val="18"/>
                <w:szCs w:val="18"/>
              </w:rPr>
              <w:t>0.921</w:t>
            </w:r>
          </w:p>
        </w:tc>
        <w:tc>
          <w:tcPr>
            <w:tcW w:w="0" w:type="auto"/>
            <w:vAlign w:val="center"/>
          </w:tcPr>
          <w:p w14:paraId="44D69A29" w14:textId="77777777" w:rsidR="00AF6AC7" w:rsidRPr="00782762" w:rsidRDefault="00AF6AC7" w:rsidP="003C405A">
            <w:pPr>
              <w:jc w:val="center"/>
              <w:rPr>
                <w:rFonts w:ascii="Calibri" w:hAnsi="Calibri"/>
                <w:sz w:val="18"/>
                <w:szCs w:val="18"/>
              </w:rPr>
            </w:pPr>
            <w:r w:rsidRPr="00782762">
              <w:rPr>
                <w:rFonts w:ascii="Calibri" w:hAnsi="Calibri"/>
                <w:sz w:val="18"/>
                <w:szCs w:val="18"/>
              </w:rPr>
              <w:t>0.917</w:t>
            </w:r>
          </w:p>
        </w:tc>
      </w:tr>
      <w:tr w:rsidR="00AF6AC7" w:rsidRPr="00782762" w14:paraId="44D69A36" w14:textId="77777777" w:rsidTr="003C405A">
        <w:trPr>
          <w:cantSplit/>
          <w:trHeight w:hRule="exact" w:val="187"/>
          <w:jc w:val="center"/>
        </w:trPr>
        <w:tc>
          <w:tcPr>
            <w:tcW w:w="0" w:type="auto"/>
            <w:vMerge/>
            <w:vAlign w:val="center"/>
          </w:tcPr>
          <w:p w14:paraId="44D69A2B" w14:textId="77777777" w:rsidR="00AF6AC7" w:rsidRPr="00782762" w:rsidRDefault="00AF6AC7" w:rsidP="003C405A">
            <w:pPr>
              <w:jc w:val="center"/>
              <w:rPr>
                <w:rFonts w:ascii="Calibri" w:hAnsi="Calibri"/>
                <w:sz w:val="18"/>
                <w:szCs w:val="18"/>
              </w:rPr>
            </w:pPr>
          </w:p>
        </w:tc>
        <w:tc>
          <w:tcPr>
            <w:tcW w:w="0" w:type="auto"/>
            <w:vAlign w:val="center"/>
          </w:tcPr>
          <w:p w14:paraId="44D69A2C"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35</w:t>
            </w:r>
          </w:p>
        </w:tc>
        <w:tc>
          <w:tcPr>
            <w:tcW w:w="0" w:type="auto"/>
            <w:vAlign w:val="center"/>
          </w:tcPr>
          <w:p w14:paraId="44D69A2D" w14:textId="77777777" w:rsidR="00AF6AC7" w:rsidRPr="00782762" w:rsidRDefault="00AF6AC7" w:rsidP="003C405A">
            <w:pPr>
              <w:jc w:val="center"/>
              <w:rPr>
                <w:rFonts w:ascii="Calibri" w:hAnsi="Calibri"/>
                <w:sz w:val="18"/>
                <w:szCs w:val="18"/>
              </w:rPr>
            </w:pPr>
            <w:r w:rsidRPr="00782762">
              <w:rPr>
                <w:rFonts w:ascii="Calibri" w:hAnsi="Calibri"/>
                <w:sz w:val="18"/>
                <w:szCs w:val="18"/>
              </w:rPr>
              <w:t>0.961</w:t>
            </w:r>
          </w:p>
        </w:tc>
        <w:tc>
          <w:tcPr>
            <w:tcW w:w="0" w:type="auto"/>
            <w:vAlign w:val="center"/>
          </w:tcPr>
          <w:p w14:paraId="44D69A2E" w14:textId="77777777" w:rsidR="00AF6AC7" w:rsidRPr="00782762" w:rsidRDefault="00AF6AC7" w:rsidP="003C405A">
            <w:pPr>
              <w:jc w:val="center"/>
              <w:rPr>
                <w:rFonts w:ascii="Calibri" w:hAnsi="Calibri"/>
                <w:sz w:val="18"/>
                <w:szCs w:val="18"/>
              </w:rPr>
            </w:pPr>
            <w:r w:rsidRPr="00782762">
              <w:rPr>
                <w:rFonts w:ascii="Calibri" w:hAnsi="Calibri"/>
                <w:sz w:val="18"/>
                <w:szCs w:val="18"/>
              </w:rPr>
              <w:t>0.956</w:t>
            </w:r>
          </w:p>
        </w:tc>
        <w:tc>
          <w:tcPr>
            <w:tcW w:w="0" w:type="auto"/>
            <w:vAlign w:val="center"/>
          </w:tcPr>
          <w:p w14:paraId="44D69A2F" w14:textId="77777777" w:rsidR="00AF6AC7" w:rsidRPr="00782762" w:rsidRDefault="00AF6AC7" w:rsidP="003C405A">
            <w:pPr>
              <w:jc w:val="center"/>
              <w:rPr>
                <w:rFonts w:ascii="Calibri" w:hAnsi="Calibri"/>
                <w:sz w:val="18"/>
                <w:szCs w:val="18"/>
              </w:rPr>
            </w:pPr>
            <w:r w:rsidRPr="00782762">
              <w:rPr>
                <w:rFonts w:ascii="Calibri" w:hAnsi="Calibri"/>
                <w:sz w:val="18"/>
                <w:szCs w:val="18"/>
              </w:rPr>
              <w:t>0.952</w:t>
            </w:r>
          </w:p>
        </w:tc>
        <w:tc>
          <w:tcPr>
            <w:tcW w:w="0" w:type="auto"/>
            <w:vAlign w:val="center"/>
          </w:tcPr>
          <w:p w14:paraId="44D69A30" w14:textId="77777777" w:rsidR="00AF6AC7" w:rsidRPr="00782762" w:rsidRDefault="00AF6AC7" w:rsidP="003C405A">
            <w:pPr>
              <w:jc w:val="center"/>
              <w:rPr>
                <w:rFonts w:ascii="Calibri" w:hAnsi="Calibri"/>
                <w:sz w:val="18"/>
                <w:szCs w:val="18"/>
              </w:rPr>
            </w:pPr>
            <w:r w:rsidRPr="00782762">
              <w:rPr>
                <w:rFonts w:ascii="Calibri" w:hAnsi="Calibri"/>
                <w:sz w:val="18"/>
                <w:szCs w:val="18"/>
              </w:rPr>
              <w:t>0.947</w:t>
            </w:r>
          </w:p>
        </w:tc>
        <w:tc>
          <w:tcPr>
            <w:tcW w:w="0" w:type="auto"/>
            <w:vAlign w:val="center"/>
          </w:tcPr>
          <w:p w14:paraId="44D69A31" w14:textId="77777777" w:rsidR="00AF6AC7" w:rsidRPr="00782762" w:rsidRDefault="00AF6AC7" w:rsidP="003C405A">
            <w:pPr>
              <w:jc w:val="center"/>
              <w:rPr>
                <w:rFonts w:ascii="Calibri" w:hAnsi="Calibri"/>
                <w:sz w:val="18"/>
                <w:szCs w:val="18"/>
              </w:rPr>
            </w:pPr>
            <w:r w:rsidRPr="00782762">
              <w:rPr>
                <w:rFonts w:ascii="Calibri" w:hAnsi="Calibri"/>
                <w:sz w:val="18"/>
                <w:szCs w:val="18"/>
              </w:rPr>
              <w:t>0.943</w:t>
            </w:r>
          </w:p>
        </w:tc>
        <w:tc>
          <w:tcPr>
            <w:tcW w:w="0" w:type="auto"/>
            <w:vAlign w:val="center"/>
          </w:tcPr>
          <w:p w14:paraId="44D69A32" w14:textId="77777777" w:rsidR="00AF6AC7" w:rsidRPr="00782762" w:rsidRDefault="00AF6AC7" w:rsidP="003C405A">
            <w:pPr>
              <w:jc w:val="center"/>
              <w:rPr>
                <w:rFonts w:ascii="Calibri" w:hAnsi="Calibri"/>
                <w:sz w:val="18"/>
                <w:szCs w:val="18"/>
              </w:rPr>
            </w:pPr>
            <w:r w:rsidRPr="00782762">
              <w:rPr>
                <w:rFonts w:ascii="Calibri" w:hAnsi="Calibri"/>
                <w:sz w:val="18"/>
                <w:szCs w:val="18"/>
              </w:rPr>
              <w:t>0.938</w:t>
            </w:r>
          </w:p>
        </w:tc>
        <w:tc>
          <w:tcPr>
            <w:tcW w:w="0" w:type="auto"/>
            <w:vAlign w:val="center"/>
          </w:tcPr>
          <w:p w14:paraId="44D69A33" w14:textId="77777777" w:rsidR="00AF6AC7" w:rsidRPr="00782762" w:rsidRDefault="00AF6AC7" w:rsidP="003C405A">
            <w:pPr>
              <w:jc w:val="center"/>
              <w:rPr>
                <w:rFonts w:ascii="Calibri" w:hAnsi="Calibri"/>
                <w:sz w:val="18"/>
                <w:szCs w:val="18"/>
              </w:rPr>
            </w:pPr>
            <w:r w:rsidRPr="00782762">
              <w:rPr>
                <w:rFonts w:ascii="Calibri" w:hAnsi="Calibri"/>
                <w:sz w:val="18"/>
                <w:szCs w:val="18"/>
              </w:rPr>
              <w:t>0.934</w:t>
            </w:r>
          </w:p>
        </w:tc>
        <w:tc>
          <w:tcPr>
            <w:tcW w:w="0" w:type="auto"/>
            <w:vAlign w:val="center"/>
          </w:tcPr>
          <w:p w14:paraId="44D69A34" w14:textId="77777777" w:rsidR="00AF6AC7" w:rsidRPr="00782762" w:rsidRDefault="00AF6AC7" w:rsidP="003C405A">
            <w:pPr>
              <w:jc w:val="center"/>
              <w:rPr>
                <w:rFonts w:ascii="Calibri" w:hAnsi="Calibri"/>
                <w:sz w:val="18"/>
                <w:szCs w:val="18"/>
              </w:rPr>
            </w:pPr>
            <w:r w:rsidRPr="00782762">
              <w:rPr>
                <w:rFonts w:ascii="Calibri" w:hAnsi="Calibri"/>
                <w:sz w:val="18"/>
                <w:szCs w:val="18"/>
              </w:rPr>
              <w:t>0.930</w:t>
            </w:r>
          </w:p>
        </w:tc>
        <w:tc>
          <w:tcPr>
            <w:tcW w:w="0" w:type="auto"/>
            <w:vAlign w:val="center"/>
          </w:tcPr>
          <w:p w14:paraId="44D69A35" w14:textId="77777777" w:rsidR="00AF6AC7" w:rsidRPr="00782762" w:rsidRDefault="00AF6AC7" w:rsidP="003C405A">
            <w:pPr>
              <w:jc w:val="center"/>
              <w:rPr>
                <w:rFonts w:ascii="Calibri" w:hAnsi="Calibri"/>
                <w:sz w:val="18"/>
                <w:szCs w:val="18"/>
              </w:rPr>
            </w:pPr>
            <w:r w:rsidRPr="00782762">
              <w:rPr>
                <w:rFonts w:ascii="Calibri" w:hAnsi="Calibri"/>
                <w:sz w:val="18"/>
                <w:szCs w:val="18"/>
              </w:rPr>
              <w:t>0.926</w:t>
            </w:r>
          </w:p>
        </w:tc>
      </w:tr>
      <w:tr w:rsidR="00AF6AC7" w:rsidRPr="00782762" w14:paraId="44D69A42" w14:textId="77777777" w:rsidTr="003C405A">
        <w:trPr>
          <w:cantSplit/>
          <w:trHeight w:hRule="exact" w:val="187"/>
          <w:jc w:val="center"/>
        </w:trPr>
        <w:tc>
          <w:tcPr>
            <w:tcW w:w="0" w:type="auto"/>
            <w:vMerge/>
            <w:vAlign w:val="center"/>
          </w:tcPr>
          <w:p w14:paraId="44D69A37" w14:textId="77777777" w:rsidR="00AF6AC7" w:rsidRPr="00782762" w:rsidRDefault="00AF6AC7" w:rsidP="003C405A">
            <w:pPr>
              <w:jc w:val="center"/>
              <w:rPr>
                <w:rFonts w:ascii="Calibri" w:hAnsi="Calibri"/>
                <w:sz w:val="18"/>
                <w:szCs w:val="18"/>
              </w:rPr>
            </w:pPr>
          </w:p>
        </w:tc>
        <w:tc>
          <w:tcPr>
            <w:tcW w:w="0" w:type="auto"/>
            <w:vAlign w:val="center"/>
          </w:tcPr>
          <w:p w14:paraId="44D69A38"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40</w:t>
            </w:r>
          </w:p>
        </w:tc>
        <w:tc>
          <w:tcPr>
            <w:tcW w:w="0" w:type="auto"/>
            <w:vAlign w:val="center"/>
          </w:tcPr>
          <w:p w14:paraId="44D69A39" w14:textId="77777777" w:rsidR="00AF6AC7" w:rsidRPr="00782762" w:rsidRDefault="00AF6AC7" w:rsidP="003C405A">
            <w:pPr>
              <w:jc w:val="center"/>
              <w:rPr>
                <w:rFonts w:ascii="Calibri" w:hAnsi="Calibri"/>
                <w:sz w:val="18"/>
                <w:szCs w:val="18"/>
              </w:rPr>
            </w:pPr>
            <w:r w:rsidRPr="00782762">
              <w:rPr>
                <w:rFonts w:ascii="Calibri" w:hAnsi="Calibri"/>
                <w:sz w:val="18"/>
                <w:szCs w:val="18"/>
              </w:rPr>
              <w:t>0.970</w:t>
            </w:r>
          </w:p>
        </w:tc>
        <w:tc>
          <w:tcPr>
            <w:tcW w:w="0" w:type="auto"/>
            <w:vAlign w:val="center"/>
          </w:tcPr>
          <w:p w14:paraId="44D69A3A" w14:textId="77777777" w:rsidR="00AF6AC7" w:rsidRPr="00782762" w:rsidRDefault="00AF6AC7" w:rsidP="003C405A">
            <w:pPr>
              <w:jc w:val="center"/>
              <w:rPr>
                <w:rFonts w:ascii="Calibri" w:hAnsi="Calibri"/>
                <w:sz w:val="18"/>
                <w:szCs w:val="18"/>
              </w:rPr>
            </w:pPr>
            <w:r w:rsidRPr="00782762">
              <w:rPr>
                <w:rFonts w:ascii="Calibri" w:hAnsi="Calibri"/>
                <w:sz w:val="18"/>
                <w:szCs w:val="18"/>
              </w:rPr>
              <w:t>0.965</w:t>
            </w:r>
          </w:p>
        </w:tc>
        <w:tc>
          <w:tcPr>
            <w:tcW w:w="0" w:type="auto"/>
            <w:vAlign w:val="center"/>
          </w:tcPr>
          <w:p w14:paraId="44D69A3B" w14:textId="77777777" w:rsidR="00AF6AC7" w:rsidRPr="00782762" w:rsidRDefault="00AF6AC7" w:rsidP="003C405A">
            <w:pPr>
              <w:jc w:val="center"/>
              <w:rPr>
                <w:rFonts w:ascii="Calibri" w:hAnsi="Calibri"/>
                <w:sz w:val="18"/>
                <w:szCs w:val="18"/>
              </w:rPr>
            </w:pPr>
            <w:r w:rsidRPr="00782762">
              <w:rPr>
                <w:rFonts w:ascii="Calibri" w:hAnsi="Calibri"/>
                <w:sz w:val="18"/>
                <w:szCs w:val="18"/>
              </w:rPr>
              <w:t>0.960</w:t>
            </w:r>
          </w:p>
        </w:tc>
        <w:tc>
          <w:tcPr>
            <w:tcW w:w="0" w:type="auto"/>
            <w:vAlign w:val="center"/>
          </w:tcPr>
          <w:p w14:paraId="44D69A3C" w14:textId="77777777" w:rsidR="00AF6AC7" w:rsidRPr="00782762" w:rsidRDefault="00AF6AC7" w:rsidP="003C405A">
            <w:pPr>
              <w:jc w:val="center"/>
              <w:rPr>
                <w:rFonts w:ascii="Calibri" w:hAnsi="Calibri"/>
                <w:sz w:val="18"/>
                <w:szCs w:val="18"/>
              </w:rPr>
            </w:pPr>
            <w:r w:rsidRPr="00782762">
              <w:rPr>
                <w:rFonts w:ascii="Calibri" w:hAnsi="Calibri"/>
                <w:sz w:val="18"/>
                <w:szCs w:val="18"/>
              </w:rPr>
              <w:t>0.956</w:t>
            </w:r>
          </w:p>
        </w:tc>
        <w:tc>
          <w:tcPr>
            <w:tcW w:w="0" w:type="auto"/>
            <w:vAlign w:val="center"/>
          </w:tcPr>
          <w:p w14:paraId="44D69A3D" w14:textId="77777777" w:rsidR="00AF6AC7" w:rsidRPr="00782762" w:rsidRDefault="00AF6AC7" w:rsidP="003C405A">
            <w:pPr>
              <w:jc w:val="center"/>
              <w:rPr>
                <w:rFonts w:ascii="Calibri" w:hAnsi="Calibri"/>
                <w:sz w:val="18"/>
                <w:szCs w:val="18"/>
              </w:rPr>
            </w:pPr>
            <w:r w:rsidRPr="00782762">
              <w:rPr>
                <w:rFonts w:ascii="Calibri" w:hAnsi="Calibri"/>
                <w:sz w:val="18"/>
                <w:szCs w:val="18"/>
              </w:rPr>
              <w:t>0.951</w:t>
            </w:r>
          </w:p>
        </w:tc>
        <w:tc>
          <w:tcPr>
            <w:tcW w:w="0" w:type="auto"/>
            <w:vAlign w:val="center"/>
          </w:tcPr>
          <w:p w14:paraId="44D69A3E" w14:textId="77777777" w:rsidR="00AF6AC7" w:rsidRPr="00782762" w:rsidRDefault="00AF6AC7" w:rsidP="003C405A">
            <w:pPr>
              <w:jc w:val="center"/>
              <w:rPr>
                <w:rFonts w:ascii="Calibri" w:hAnsi="Calibri"/>
                <w:sz w:val="18"/>
                <w:szCs w:val="18"/>
              </w:rPr>
            </w:pPr>
            <w:r w:rsidRPr="00782762">
              <w:rPr>
                <w:rFonts w:ascii="Calibri" w:hAnsi="Calibri"/>
                <w:sz w:val="18"/>
                <w:szCs w:val="18"/>
              </w:rPr>
              <w:t>0.947</w:t>
            </w:r>
          </w:p>
        </w:tc>
        <w:tc>
          <w:tcPr>
            <w:tcW w:w="0" w:type="auto"/>
            <w:vAlign w:val="center"/>
          </w:tcPr>
          <w:p w14:paraId="44D69A3F" w14:textId="77777777" w:rsidR="00AF6AC7" w:rsidRPr="00782762" w:rsidRDefault="00AF6AC7" w:rsidP="003C405A">
            <w:pPr>
              <w:jc w:val="center"/>
              <w:rPr>
                <w:rFonts w:ascii="Calibri" w:hAnsi="Calibri"/>
                <w:sz w:val="18"/>
                <w:szCs w:val="18"/>
              </w:rPr>
            </w:pPr>
            <w:r w:rsidRPr="00782762">
              <w:rPr>
                <w:rFonts w:ascii="Calibri" w:hAnsi="Calibri"/>
                <w:sz w:val="18"/>
                <w:szCs w:val="18"/>
              </w:rPr>
              <w:t>0.942</w:t>
            </w:r>
          </w:p>
        </w:tc>
        <w:tc>
          <w:tcPr>
            <w:tcW w:w="0" w:type="auto"/>
            <w:vAlign w:val="center"/>
          </w:tcPr>
          <w:p w14:paraId="44D69A40" w14:textId="77777777" w:rsidR="00AF6AC7" w:rsidRPr="00782762" w:rsidRDefault="00AF6AC7" w:rsidP="003C405A">
            <w:pPr>
              <w:jc w:val="center"/>
              <w:rPr>
                <w:rFonts w:ascii="Calibri" w:hAnsi="Calibri"/>
                <w:sz w:val="18"/>
                <w:szCs w:val="18"/>
              </w:rPr>
            </w:pPr>
            <w:r w:rsidRPr="00782762">
              <w:rPr>
                <w:rFonts w:ascii="Calibri" w:hAnsi="Calibri"/>
                <w:sz w:val="18"/>
                <w:szCs w:val="18"/>
              </w:rPr>
              <w:t>0.938</w:t>
            </w:r>
          </w:p>
        </w:tc>
        <w:tc>
          <w:tcPr>
            <w:tcW w:w="0" w:type="auto"/>
            <w:vAlign w:val="center"/>
          </w:tcPr>
          <w:p w14:paraId="44D69A41" w14:textId="77777777" w:rsidR="00AF6AC7" w:rsidRPr="00782762" w:rsidRDefault="00AF6AC7" w:rsidP="003C405A">
            <w:pPr>
              <w:jc w:val="center"/>
              <w:rPr>
                <w:rFonts w:ascii="Calibri" w:hAnsi="Calibri"/>
                <w:sz w:val="18"/>
                <w:szCs w:val="18"/>
              </w:rPr>
            </w:pPr>
            <w:r w:rsidRPr="00782762">
              <w:rPr>
                <w:rFonts w:ascii="Calibri" w:hAnsi="Calibri"/>
                <w:sz w:val="18"/>
                <w:szCs w:val="18"/>
              </w:rPr>
              <w:t>0.934</w:t>
            </w:r>
          </w:p>
        </w:tc>
      </w:tr>
      <w:tr w:rsidR="00AF6AC7" w:rsidRPr="00782762" w14:paraId="44D69A4E" w14:textId="77777777" w:rsidTr="003C405A">
        <w:trPr>
          <w:cantSplit/>
          <w:trHeight w:hRule="exact" w:val="187"/>
          <w:jc w:val="center"/>
        </w:trPr>
        <w:tc>
          <w:tcPr>
            <w:tcW w:w="0" w:type="auto"/>
            <w:vMerge/>
            <w:vAlign w:val="center"/>
          </w:tcPr>
          <w:p w14:paraId="44D69A43" w14:textId="77777777" w:rsidR="00AF6AC7" w:rsidRPr="00782762" w:rsidRDefault="00AF6AC7" w:rsidP="003C405A">
            <w:pPr>
              <w:jc w:val="center"/>
              <w:rPr>
                <w:rFonts w:ascii="Calibri" w:hAnsi="Calibri"/>
                <w:sz w:val="18"/>
                <w:szCs w:val="18"/>
              </w:rPr>
            </w:pPr>
          </w:p>
        </w:tc>
        <w:tc>
          <w:tcPr>
            <w:tcW w:w="0" w:type="auto"/>
            <w:vAlign w:val="center"/>
          </w:tcPr>
          <w:p w14:paraId="44D69A4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45</w:t>
            </w:r>
          </w:p>
        </w:tc>
        <w:tc>
          <w:tcPr>
            <w:tcW w:w="0" w:type="auto"/>
            <w:vAlign w:val="center"/>
          </w:tcPr>
          <w:p w14:paraId="44D69A45" w14:textId="77777777" w:rsidR="00AF6AC7" w:rsidRPr="00782762" w:rsidRDefault="00AF6AC7" w:rsidP="003C405A">
            <w:pPr>
              <w:jc w:val="center"/>
              <w:rPr>
                <w:rFonts w:ascii="Calibri" w:hAnsi="Calibri"/>
                <w:sz w:val="18"/>
                <w:szCs w:val="18"/>
              </w:rPr>
            </w:pPr>
            <w:r w:rsidRPr="00782762">
              <w:rPr>
                <w:rFonts w:ascii="Calibri" w:hAnsi="Calibri"/>
                <w:sz w:val="18"/>
                <w:szCs w:val="18"/>
              </w:rPr>
              <w:t>0.978</w:t>
            </w:r>
          </w:p>
        </w:tc>
        <w:tc>
          <w:tcPr>
            <w:tcW w:w="0" w:type="auto"/>
            <w:vAlign w:val="center"/>
          </w:tcPr>
          <w:p w14:paraId="44D69A46" w14:textId="77777777" w:rsidR="00AF6AC7" w:rsidRPr="00782762" w:rsidRDefault="00AF6AC7" w:rsidP="003C405A">
            <w:pPr>
              <w:jc w:val="center"/>
              <w:rPr>
                <w:rFonts w:ascii="Calibri" w:hAnsi="Calibri"/>
                <w:sz w:val="18"/>
                <w:szCs w:val="18"/>
              </w:rPr>
            </w:pPr>
            <w:r w:rsidRPr="00782762">
              <w:rPr>
                <w:rFonts w:ascii="Calibri" w:hAnsi="Calibri"/>
                <w:sz w:val="18"/>
                <w:szCs w:val="18"/>
              </w:rPr>
              <w:t>0.974</w:t>
            </w:r>
          </w:p>
        </w:tc>
        <w:tc>
          <w:tcPr>
            <w:tcW w:w="0" w:type="auto"/>
            <w:vAlign w:val="center"/>
          </w:tcPr>
          <w:p w14:paraId="44D69A47" w14:textId="77777777" w:rsidR="00AF6AC7" w:rsidRPr="00782762" w:rsidRDefault="00AF6AC7" w:rsidP="003C405A">
            <w:pPr>
              <w:jc w:val="center"/>
              <w:rPr>
                <w:rFonts w:ascii="Calibri" w:hAnsi="Calibri"/>
                <w:sz w:val="18"/>
                <w:szCs w:val="18"/>
              </w:rPr>
            </w:pPr>
            <w:r w:rsidRPr="00782762">
              <w:rPr>
                <w:rFonts w:ascii="Calibri" w:hAnsi="Calibri"/>
                <w:sz w:val="18"/>
                <w:szCs w:val="18"/>
              </w:rPr>
              <w:t>0.961</w:t>
            </w:r>
          </w:p>
        </w:tc>
        <w:tc>
          <w:tcPr>
            <w:tcW w:w="0" w:type="auto"/>
            <w:vAlign w:val="center"/>
          </w:tcPr>
          <w:p w14:paraId="44D69A48" w14:textId="77777777" w:rsidR="00AF6AC7" w:rsidRPr="00782762" w:rsidRDefault="00AF6AC7" w:rsidP="003C405A">
            <w:pPr>
              <w:jc w:val="center"/>
              <w:rPr>
                <w:rFonts w:ascii="Calibri" w:hAnsi="Calibri"/>
                <w:sz w:val="18"/>
                <w:szCs w:val="18"/>
              </w:rPr>
            </w:pPr>
            <w:r w:rsidRPr="00782762">
              <w:rPr>
                <w:rFonts w:ascii="Calibri" w:hAnsi="Calibri"/>
                <w:sz w:val="18"/>
                <w:szCs w:val="18"/>
              </w:rPr>
              <w:t>0.964</w:t>
            </w:r>
          </w:p>
        </w:tc>
        <w:tc>
          <w:tcPr>
            <w:tcW w:w="0" w:type="auto"/>
            <w:vAlign w:val="center"/>
          </w:tcPr>
          <w:p w14:paraId="44D69A49" w14:textId="77777777" w:rsidR="00AF6AC7" w:rsidRPr="00782762" w:rsidRDefault="00AF6AC7" w:rsidP="003C405A">
            <w:pPr>
              <w:jc w:val="center"/>
              <w:rPr>
                <w:rFonts w:ascii="Calibri" w:hAnsi="Calibri"/>
                <w:sz w:val="18"/>
                <w:szCs w:val="18"/>
              </w:rPr>
            </w:pPr>
            <w:r w:rsidRPr="00782762">
              <w:rPr>
                <w:rFonts w:ascii="Calibri" w:hAnsi="Calibri"/>
                <w:sz w:val="18"/>
                <w:szCs w:val="18"/>
              </w:rPr>
              <w:t>0.960</w:t>
            </w:r>
          </w:p>
        </w:tc>
        <w:tc>
          <w:tcPr>
            <w:tcW w:w="0" w:type="auto"/>
            <w:vAlign w:val="center"/>
          </w:tcPr>
          <w:p w14:paraId="44D69A4A" w14:textId="77777777" w:rsidR="00AF6AC7" w:rsidRPr="00782762" w:rsidRDefault="00AF6AC7" w:rsidP="003C405A">
            <w:pPr>
              <w:jc w:val="center"/>
              <w:rPr>
                <w:rFonts w:ascii="Calibri" w:hAnsi="Calibri"/>
                <w:sz w:val="18"/>
                <w:szCs w:val="18"/>
              </w:rPr>
            </w:pPr>
            <w:r w:rsidRPr="00782762">
              <w:rPr>
                <w:rFonts w:ascii="Calibri" w:hAnsi="Calibri"/>
                <w:sz w:val="18"/>
                <w:szCs w:val="18"/>
              </w:rPr>
              <w:t>0.955</w:t>
            </w:r>
          </w:p>
        </w:tc>
        <w:tc>
          <w:tcPr>
            <w:tcW w:w="0" w:type="auto"/>
            <w:vAlign w:val="center"/>
          </w:tcPr>
          <w:p w14:paraId="44D69A4B" w14:textId="77777777" w:rsidR="00AF6AC7" w:rsidRPr="00782762" w:rsidRDefault="00AF6AC7" w:rsidP="003C405A">
            <w:pPr>
              <w:jc w:val="center"/>
              <w:rPr>
                <w:rFonts w:ascii="Calibri" w:hAnsi="Calibri"/>
                <w:sz w:val="18"/>
                <w:szCs w:val="18"/>
              </w:rPr>
            </w:pPr>
            <w:r w:rsidRPr="00782762">
              <w:rPr>
                <w:rFonts w:ascii="Calibri" w:hAnsi="Calibri"/>
                <w:sz w:val="18"/>
                <w:szCs w:val="18"/>
              </w:rPr>
              <w:t>0.951</w:t>
            </w:r>
          </w:p>
        </w:tc>
        <w:tc>
          <w:tcPr>
            <w:tcW w:w="0" w:type="auto"/>
            <w:vAlign w:val="center"/>
          </w:tcPr>
          <w:p w14:paraId="44D69A4C" w14:textId="77777777" w:rsidR="00AF6AC7" w:rsidRPr="00782762" w:rsidRDefault="00AF6AC7" w:rsidP="003C405A">
            <w:pPr>
              <w:jc w:val="center"/>
              <w:rPr>
                <w:rFonts w:ascii="Calibri" w:hAnsi="Calibri"/>
                <w:sz w:val="18"/>
                <w:szCs w:val="18"/>
              </w:rPr>
            </w:pPr>
            <w:r w:rsidRPr="00782762">
              <w:rPr>
                <w:rFonts w:ascii="Calibri" w:hAnsi="Calibri"/>
                <w:sz w:val="18"/>
                <w:szCs w:val="18"/>
              </w:rPr>
              <w:t>0.946</w:t>
            </w:r>
          </w:p>
        </w:tc>
        <w:tc>
          <w:tcPr>
            <w:tcW w:w="0" w:type="auto"/>
            <w:vAlign w:val="center"/>
          </w:tcPr>
          <w:p w14:paraId="44D69A4D" w14:textId="77777777" w:rsidR="00AF6AC7" w:rsidRPr="00782762" w:rsidRDefault="00AF6AC7" w:rsidP="003C405A">
            <w:pPr>
              <w:jc w:val="center"/>
              <w:rPr>
                <w:rFonts w:ascii="Calibri" w:hAnsi="Calibri"/>
                <w:sz w:val="18"/>
                <w:szCs w:val="18"/>
              </w:rPr>
            </w:pPr>
            <w:r w:rsidRPr="00782762">
              <w:rPr>
                <w:rFonts w:ascii="Calibri" w:hAnsi="Calibri"/>
                <w:sz w:val="18"/>
                <w:szCs w:val="18"/>
              </w:rPr>
              <w:t>0.942</w:t>
            </w:r>
          </w:p>
        </w:tc>
      </w:tr>
      <w:tr w:rsidR="00AF6AC7" w:rsidRPr="00782762" w14:paraId="44D69A5A" w14:textId="77777777" w:rsidTr="003C405A">
        <w:trPr>
          <w:cantSplit/>
          <w:trHeight w:hRule="exact" w:val="187"/>
          <w:jc w:val="center"/>
        </w:trPr>
        <w:tc>
          <w:tcPr>
            <w:tcW w:w="0" w:type="auto"/>
            <w:vMerge/>
            <w:vAlign w:val="center"/>
          </w:tcPr>
          <w:p w14:paraId="44D69A4F" w14:textId="77777777" w:rsidR="00AF6AC7" w:rsidRPr="00782762" w:rsidRDefault="00AF6AC7" w:rsidP="003C405A">
            <w:pPr>
              <w:jc w:val="center"/>
              <w:rPr>
                <w:rFonts w:ascii="Calibri" w:hAnsi="Calibri"/>
                <w:sz w:val="18"/>
                <w:szCs w:val="18"/>
              </w:rPr>
            </w:pPr>
          </w:p>
        </w:tc>
        <w:tc>
          <w:tcPr>
            <w:tcW w:w="0" w:type="auto"/>
            <w:vAlign w:val="center"/>
          </w:tcPr>
          <w:p w14:paraId="44D69A5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50</w:t>
            </w:r>
          </w:p>
        </w:tc>
        <w:tc>
          <w:tcPr>
            <w:tcW w:w="0" w:type="auto"/>
            <w:vAlign w:val="center"/>
          </w:tcPr>
          <w:p w14:paraId="44D69A51" w14:textId="77777777" w:rsidR="00AF6AC7" w:rsidRPr="00782762" w:rsidRDefault="00AF6AC7" w:rsidP="003C405A">
            <w:pPr>
              <w:jc w:val="center"/>
              <w:rPr>
                <w:rFonts w:ascii="Calibri" w:hAnsi="Calibri"/>
                <w:sz w:val="18"/>
                <w:szCs w:val="18"/>
              </w:rPr>
            </w:pPr>
            <w:r w:rsidRPr="00782762">
              <w:rPr>
                <w:rFonts w:ascii="Calibri" w:hAnsi="Calibri"/>
                <w:sz w:val="18"/>
                <w:szCs w:val="18"/>
              </w:rPr>
              <w:t>0.987</w:t>
            </w:r>
          </w:p>
        </w:tc>
        <w:tc>
          <w:tcPr>
            <w:tcW w:w="0" w:type="auto"/>
            <w:vAlign w:val="center"/>
          </w:tcPr>
          <w:p w14:paraId="44D69A52" w14:textId="77777777" w:rsidR="00AF6AC7" w:rsidRPr="00782762" w:rsidRDefault="00AF6AC7" w:rsidP="003C405A">
            <w:pPr>
              <w:jc w:val="center"/>
              <w:rPr>
                <w:rFonts w:ascii="Calibri" w:hAnsi="Calibri"/>
                <w:sz w:val="18"/>
                <w:szCs w:val="18"/>
              </w:rPr>
            </w:pPr>
            <w:r w:rsidRPr="00782762">
              <w:rPr>
                <w:rFonts w:ascii="Calibri" w:hAnsi="Calibri"/>
                <w:sz w:val="18"/>
                <w:szCs w:val="18"/>
              </w:rPr>
              <w:t>0.982</w:t>
            </w:r>
          </w:p>
        </w:tc>
        <w:tc>
          <w:tcPr>
            <w:tcW w:w="0" w:type="auto"/>
            <w:vAlign w:val="center"/>
          </w:tcPr>
          <w:p w14:paraId="44D69A53" w14:textId="77777777" w:rsidR="00AF6AC7" w:rsidRPr="00782762" w:rsidRDefault="00AF6AC7" w:rsidP="003C405A">
            <w:pPr>
              <w:jc w:val="center"/>
              <w:rPr>
                <w:rFonts w:ascii="Calibri" w:hAnsi="Calibri"/>
                <w:sz w:val="18"/>
                <w:szCs w:val="18"/>
              </w:rPr>
            </w:pPr>
            <w:r w:rsidRPr="00782762">
              <w:rPr>
                <w:rFonts w:ascii="Calibri" w:hAnsi="Calibri"/>
                <w:sz w:val="18"/>
                <w:szCs w:val="18"/>
              </w:rPr>
              <w:t>0.977</w:t>
            </w:r>
          </w:p>
        </w:tc>
        <w:tc>
          <w:tcPr>
            <w:tcW w:w="0" w:type="auto"/>
            <w:vAlign w:val="center"/>
          </w:tcPr>
          <w:p w14:paraId="44D69A54" w14:textId="77777777" w:rsidR="00AF6AC7" w:rsidRPr="00782762" w:rsidRDefault="00AF6AC7" w:rsidP="003C405A">
            <w:pPr>
              <w:jc w:val="center"/>
              <w:rPr>
                <w:rFonts w:ascii="Calibri" w:hAnsi="Calibri"/>
                <w:sz w:val="18"/>
                <w:szCs w:val="18"/>
              </w:rPr>
            </w:pPr>
            <w:r w:rsidRPr="00782762">
              <w:rPr>
                <w:rFonts w:ascii="Calibri" w:hAnsi="Calibri"/>
                <w:sz w:val="18"/>
                <w:szCs w:val="18"/>
              </w:rPr>
              <w:t>0.973</w:t>
            </w:r>
          </w:p>
        </w:tc>
        <w:tc>
          <w:tcPr>
            <w:tcW w:w="0" w:type="auto"/>
            <w:vAlign w:val="center"/>
          </w:tcPr>
          <w:p w14:paraId="44D69A55" w14:textId="77777777" w:rsidR="00AF6AC7" w:rsidRPr="00782762" w:rsidRDefault="00AF6AC7" w:rsidP="003C405A">
            <w:pPr>
              <w:jc w:val="center"/>
              <w:rPr>
                <w:rFonts w:ascii="Calibri" w:hAnsi="Calibri"/>
                <w:sz w:val="18"/>
                <w:szCs w:val="18"/>
              </w:rPr>
            </w:pPr>
            <w:r w:rsidRPr="00782762">
              <w:rPr>
                <w:rFonts w:ascii="Calibri" w:hAnsi="Calibri"/>
                <w:sz w:val="18"/>
                <w:szCs w:val="18"/>
              </w:rPr>
              <w:t>0.968</w:t>
            </w:r>
          </w:p>
        </w:tc>
        <w:tc>
          <w:tcPr>
            <w:tcW w:w="0" w:type="auto"/>
            <w:vAlign w:val="center"/>
          </w:tcPr>
          <w:p w14:paraId="44D69A56" w14:textId="77777777" w:rsidR="00AF6AC7" w:rsidRPr="00782762" w:rsidRDefault="00AF6AC7" w:rsidP="003C405A">
            <w:pPr>
              <w:jc w:val="center"/>
              <w:rPr>
                <w:rFonts w:ascii="Calibri" w:hAnsi="Calibri"/>
                <w:sz w:val="18"/>
                <w:szCs w:val="18"/>
              </w:rPr>
            </w:pPr>
            <w:r w:rsidRPr="00782762">
              <w:rPr>
                <w:rFonts w:ascii="Calibri" w:hAnsi="Calibri"/>
                <w:sz w:val="18"/>
                <w:szCs w:val="18"/>
              </w:rPr>
              <w:t>0.963</w:t>
            </w:r>
          </w:p>
        </w:tc>
        <w:tc>
          <w:tcPr>
            <w:tcW w:w="0" w:type="auto"/>
            <w:vAlign w:val="center"/>
          </w:tcPr>
          <w:p w14:paraId="44D69A57" w14:textId="77777777" w:rsidR="00AF6AC7" w:rsidRPr="00782762" w:rsidRDefault="00AF6AC7" w:rsidP="003C405A">
            <w:pPr>
              <w:jc w:val="center"/>
              <w:rPr>
                <w:rFonts w:ascii="Calibri" w:hAnsi="Calibri"/>
                <w:sz w:val="18"/>
                <w:szCs w:val="18"/>
              </w:rPr>
            </w:pPr>
            <w:r w:rsidRPr="00782762">
              <w:rPr>
                <w:rFonts w:ascii="Calibri" w:hAnsi="Calibri"/>
                <w:sz w:val="18"/>
                <w:szCs w:val="18"/>
              </w:rPr>
              <w:t>0.959</w:t>
            </w:r>
          </w:p>
        </w:tc>
        <w:tc>
          <w:tcPr>
            <w:tcW w:w="0" w:type="auto"/>
            <w:vAlign w:val="center"/>
          </w:tcPr>
          <w:p w14:paraId="44D69A58" w14:textId="77777777" w:rsidR="00AF6AC7" w:rsidRPr="00782762" w:rsidRDefault="00AF6AC7" w:rsidP="003C405A">
            <w:pPr>
              <w:jc w:val="center"/>
              <w:rPr>
                <w:rFonts w:ascii="Calibri" w:hAnsi="Calibri"/>
                <w:sz w:val="18"/>
                <w:szCs w:val="18"/>
              </w:rPr>
            </w:pPr>
            <w:r w:rsidRPr="00782762">
              <w:rPr>
                <w:rFonts w:ascii="Calibri" w:hAnsi="Calibri"/>
                <w:sz w:val="18"/>
                <w:szCs w:val="18"/>
              </w:rPr>
              <w:t>0.955</w:t>
            </w:r>
          </w:p>
        </w:tc>
        <w:tc>
          <w:tcPr>
            <w:tcW w:w="0" w:type="auto"/>
            <w:vAlign w:val="center"/>
          </w:tcPr>
          <w:p w14:paraId="44D69A59" w14:textId="77777777" w:rsidR="00AF6AC7" w:rsidRPr="00782762" w:rsidRDefault="00AF6AC7" w:rsidP="003C405A">
            <w:pPr>
              <w:jc w:val="center"/>
              <w:rPr>
                <w:rFonts w:ascii="Calibri" w:hAnsi="Calibri"/>
                <w:sz w:val="18"/>
                <w:szCs w:val="18"/>
              </w:rPr>
            </w:pPr>
            <w:r w:rsidRPr="00782762">
              <w:rPr>
                <w:rFonts w:ascii="Calibri" w:hAnsi="Calibri"/>
                <w:sz w:val="18"/>
                <w:szCs w:val="18"/>
              </w:rPr>
              <w:t>0.950</w:t>
            </w:r>
          </w:p>
        </w:tc>
      </w:tr>
      <w:tr w:rsidR="00AF6AC7" w:rsidRPr="00782762" w14:paraId="44D69A66" w14:textId="77777777" w:rsidTr="003C405A">
        <w:trPr>
          <w:cantSplit/>
          <w:trHeight w:hRule="exact" w:val="187"/>
          <w:jc w:val="center"/>
        </w:trPr>
        <w:tc>
          <w:tcPr>
            <w:tcW w:w="0" w:type="auto"/>
            <w:vMerge/>
            <w:vAlign w:val="center"/>
          </w:tcPr>
          <w:p w14:paraId="44D69A5B" w14:textId="77777777" w:rsidR="00AF6AC7" w:rsidRPr="00782762" w:rsidRDefault="00AF6AC7" w:rsidP="003C405A">
            <w:pPr>
              <w:jc w:val="center"/>
              <w:rPr>
                <w:rFonts w:ascii="Calibri" w:hAnsi="Calibri"/>
                <w:sz w:val="18"/>
                <w:szCs w:val="18"/>
              </w:rPr>
            </w:pPr>
          </w:p>
        </w:tc>
        <w:tc>
          <w:tcPr>
            <w:tcW w:w="0" w:type="auto"/>
            <w:vAlign w:val="center"/>
          </w:tcPr>
          <w:p w14:paraId="44D69A5C"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55</w:t>
            </w:r>
          </w:p>
        </w:tc>
        <w:tc>
          <w:tcPr>
            <w:tcW w:w="0" w:type="auto"/>
            <w:vAlign w:val="center"/>
          </w:tcPr>
          <w:p w14:paraId="44D69A5D" w14:textId="77777777" w:rsidR="00AF6AC7" w:rsidRPr="00782762" w:rsidRDefault="00AF6AC7" w:rsidP="003C405A">
            <w:pPr>
              <w:jc w:val="center"/>
              <w:rPr>
                <w:rFonts w:ascii="Calibri" w:hAnsi="Calibri"/>
                <w:sz w:val="18"/>
                <w:szCs w:val="18"/>
              </w:rPr>
            </w:pPr>
            <w:r w:rsidRPr="00782762">
              <w:rPr>
                <w:rFonts w:ascii="Calibri" w:hAnsi="Calibri"/>
                <w:sz w:val="18"/>
                <w:szCs w:val="18"/>
              </w:rPr>
              <w:t>0.995</w:t>
            </w:r>
          </w:p>
        </w:tc>
        <w:tc>
          <w:tcPr>
            <w:tcW w:w="0" w:type="auto"/>
            <w:vAlign w:val="center"/>
          </w:tcPr>
          <w:p w14:paraId="44D69A5E" w14:textId="77777777" w:rsidR="00AF6AC7" w:rsidRPr="00782762" w:rsidRDefault="00AF6AC7" w:rsidP="003C405A">
            <w:pPr>
              <w:jc w:val="center"/>
              <w:rPr>
                <w:rFonts w:ascii="Calibri" w:hAnsi="Calibri"/>
                <w:sz w:val="18"/>
                <w:szCs w:val="18"/>
              </w:rPr>
            </w:pPr>
            <w:r w:rsidRPr="00782762">
              <w:rPr>
                <w:rFonts w:ascii="Calibri" w:hAnsi="Calibri"/>
                <w:sz w:val="18"/>
                <w:szCs w:val="18"/>
              </w:rPr>
              <w:t>0.990</w:t>
            </w:r>
          </w:p>
        </w:tc>
        <w:tc>
          <w:tcPr>
            <w:tcW w:w="0" w:type="auto"/>
            <w:vAlign w:val="center"/>
          </w:tcPr>
          <w:p w14:paraId="44D69A5F" w14:textId="77777777" w:rsidR="00AF6AC7" w:rsidRPr="00782762" w:rsidRDefault="00AF6AC7" w:rsidP="003C405A">
            <w:pPr>
              <w:jc w:val="center"/>
              <w:rPr>
                <w:rFonts w:ascii="Calibri" w:hAnsi="Calibri"/>
                <w:sz w:val="18"/>
                <w:szCs w:val="18"/>
              </w:rPr>
            </w:pPr>
            <w:r w:rsidRPr="00782762">
              <w:rPr>
                <w:rFonts w:ascii="Calibri" w:hAnsi="Calibri"/>
                <w:sz w:val="18"/>
                <w:szCs w:val="18"/>
              </w:rPr>
              <w:t>0.986</w:t>
            </w:r>
          </w:p>
        </w:tc>
        <w:tc>
          <w:tcPr>
            <w:tcW w:w="0" w:type="auto"/>
            <w:vAlign w:val="center"/>
          </w:tcPr>
          <w:p w14:paraId="44D69A60" w14:textId="77777777" w:rsidR="00AF6AC7" w:rsidRPr="00782762" w:rsidRDefault="00AF6AC7" w:rsidP="003C405A">
            <w:pPr>
              <w:jc w:val="center"/>
              <w:rPr>
                <w:rFonts w:ascii="Calibri" w:hAnsi="Calibri"/>
                <w:sz w:val="18"/>
                <w:szCs w:val="18"/>
              </w:rPr>
            </w:pPr>
            <w:r w:rsidRPr="00782762">
              <w:rPr>
                <w:rFonts w:ascii="Calibri" w:hAnsi="Calibri"/>
                <w:sz w:val="18"/>
                <w:szCs w:val="18"/>
              </w:rPr>
              <w:t>0.981</w:t>
            </w:r>
          </w:p>
        </w:tc>
        <w:tc>
          <w:tcPr>
            <w:tcW w:w="0" w:type="auto"/>
            <w:vAlign w:val="center"/>
          </w:tcPr>
          <w:p w14:paraId="44D69A61" w14:textId="77777777" w:rsidR="00AF6AC7" w:rsidRPr="00782762" w:rsidRDefault="00AF6AC7" w:rsidP="003C405A">
            <w:pPr>
              <w:jc w:val="center"/>
              <w:rPr>
                <w:rFonts w:ascii="Calibri" w:hAnsi="Calibri"/>
                <w:sz w:val="18"/>
                <w:szCs w:val="18"/>
              </w:rPr>
            </w:pPr>
            <w:r w:rsidRPr="00782762">
              <w:rPr>
                <w:rFonts w:ascii="Calibri" w:hAnsi="Calibri"/>
                <w:sz w:val="18"/>
                <w:szCs w:val="18"/>
              </w:rPr>
              <w:t>0.976</w:t>
            </w:r>
          </w:p>
        </w:tc>
        <w:tc>
          <w:tcPr>
            <w:tcW w:w="0" w:type="auto"/>
            <w:vAlign w:val="center"/>
          </w:tcPr>
          <w:p w14:paraId="44D69A62" w14:textId="77777777" w:rsidR="00AF6AC7" w:rsidRPr="00782762" w:rsidRDefault="00AF6AC7" w:rsidP="003C405A">
            <w:pPr>
              <w:jc w:val="center"/>
              <w:rPr>
                <w:rFonts w:ascii="Calibri" w:hAnsi="Calibri"/>
                <w:sz w:val="18"/>
                <w:szCs w:val="18"/>
              </w:rPr>
            </w:pPr>
            <w:r w:rsidRPr="00782762">
              <w:rPr>
                <w:rFonts w:ascii="Calibri" w:hAnsi="Calibri"/>
                <w:sz w:val="18"/>
                <w:szCs w:val="18"/>
              </w:rPr>
              <w:t>0.972</w:t>
            </w:r>
          </w:p>
        </w:tc>
        <w:tc>
          <w:tcPr>
            <w:tcW w:w="0" w:type="auto"/>
            <w:vAlign w:val="center"/>
          </w:tcPr>
          <w:p w14:paraId="44D69A63" w14:textId="77777777" w:rsidR="00AF6AC7" w:rsidRPr="00782762" w:rsidRDefault="00AF6AC7" w:rsidP="003C405A">
            <w:pPr>
              <w:jc w:val="center"/>
              <w:rPr>
                <w:rFonts w:ascii="Calibri" w:hAnsi="Calibri"/>
                <w:sz w:val="18"/>
                <w:szCs w:val="18"/>
              </w:rPr>
            </w:pPr>
            <w:r w:rsidRPr="00782762">
              <w:rPr>
                <w:rFonts w:ascii="Calibri" w:hAnsi="Calibri"/>
                <w:sz w:val="18"/>
                <w:szCs w:val="18"/>
              </w:rPr>
              <w:t>0.967</w:t>
            </w:r>
          </w:p>
        </w:tc>
        <w:tc>
          <w:tcPr>
            <w:tcW w:w="0" w:type="auto"/>
            <w:vAlign w:val="center"/>
          </w:tcPr>
          <w:p w14:paraId="44D69A64" w14:textId="77777777" w:rsidR="00AF6AC7" w:rsidRPr="00782762" w:rsidRDefault="00AF6AC7" w:rsidP="003C405A">
            <w:pPr>
              <w:jc w:val="center"/>
              <w:rPr>
                <w:rFonts w:ascii="Calibri" w:hAnsi="Calibri"/>
                <w:sz w:val="18"/>
                <w:szCs w:val="18"/>
              </w:rPr>
            </w:pPr>
            <w:r w:rsidRPr="00782762">
              <w:rPr>
                <w:rFonts w:ascii="Calibri" w:hAnsi="Calibri"/>
                <w:sz w:val="18"/>
                <w:szCs w:val="18"/>
              </w:rPr>
              <w:t>0.963</w:t>
            </w:r>
          </w:p>
        </w:tc>
        <w:tc>
          <w:tcPr>
            <w:tcW w:w="0" w:type="auto"/>
            <w:vAlign w:val="center"/>
          </w:tcPr>
          <w:p w14:paraId="44D69A65" w14:textId="77777777" w:rsidR="00AF6AC7" w:rsidRPr="00782762" w:rsidRDefault="00AF6AC7" w:rsidP="003C405A">
            <w:pPr>
              <w:jc w:val="center"/>
              <w:rPr>
                <w:rFonts w:ascii="Calibri" w:hAnsi="Calibri"/>
                <w:sz w:val="18"/>
                <w:szCs w:val="18"/>
              </w:rPr>
            </w:pPr>
            <w:r w:rsidRPr="00782762">
              <w:rPr>
                <w:rFonts w:ascii="Calibri" w:hAnsi="Calibri"/>
                <w:sz w:val="18"/>
                <w:szCs w:val="18"/>
              </w:rPr>
              <w:t>0.958</w:t>
            </w:r>
          </w:p>
        </w:tc>
      </w:tr>
      <w:tr w:rsidR="00AF6AC7" w:rsidRPr="00782762" w14:paraId="44D69A72" w14:textId="77777777" w:rsidTr="003C405A">
        <w:trPr>
          <w:cantSplit/>
          <w:trHeight w:hRule="exact" w:val="187"/>
          <w:jc w:val="center"/>
        </w:trPr>
        <w:tc>
          <w:tcPr>
            <w:tcW w:w="0" w:type="auto"/>
            <w:vMerge/>
            <w:vAlign w:val="center"/>
          </w:tcPr>
          <w:p w14:paraId="44D69A67" w14:textId="77777777" w:rsidR="00AF6AC7" w:rsidRPr="00782762" w:rsidRDefault="00AF6AC7" w:rsidP="003C405A">
            <w:pPr>
              <w:jc w:val="center"/>
              <w:rPr>
                <w:rFonts w:ascii="Calibri" w:hAnsi="Calibri"/>
                <w:sz w:val="18"/>
                <w:szCs w:val="18"/>
              </w:rPr>
            </w:pPr>
          </w:p>
        </w:tc>
        <w:tc>
          <w:tcPr>
            <w:tcW w:w="0" w:type="auto"/>
            <w:vAlign w:val="center"/>
          </w:tcPr>
          <w:p w14:paraId="44D69A68"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60</w:t>
            </w:r>
          </w:p>
        </w:tc>
        <w:tc>
          <w:tcPr>
            <w:tcW w:w="0" w:type="auto"/>
            <w:vAlign w:val="center"/>
          </w:tcPr>
          <w:p w14:paraId="44D69A69" w14:textId="77777777" w:rsidR="00AF6AC7" w:rsidRPr="00782762" w:rsidRDefault="00AF6AC7" w:rsidP="003C405A">
            <w:pPr>
              <w:jc w:val="center"/>
              <w:rPr>
                <w:rFonts w:ascii="Calibri" w:hAnsi="Calibri"/>
                <w:sz w:val="18"/>
                <w:szCs w:val="18"/>
              </w:rPr>
            </w:pPr>
            <w:r w:rsidRPr="00782762">
              <w:rPr>
                <w:rFonts w:ascii="Calibri" w:hAnsi="Calibri"/>
                <w:sz w:val="18"/>
                <w:szCs w:val="18"/>
              </w:rPr>
              <w:t>1.004</w:t>
            </w:r>
          </w:p>
        </w:tc>
        <w:tc>
          <w:tcPr>
            <w:tcW w:w="0" w:type="auto"/>
            <w:vAlign w:val="center"/>
          </w:tcPr>
          <w:p w14:paraId="44D69A6A" w14:textId="77777777" w:rsidR="00AF6AC7" w:rsidRPr="00782762" w:rsidRDefault="00AF6AC7" w:rsidP="003C405A">
            <w:pPr>
              <w:jc w:val="center"/>
              <w:rPr>
                <w:rFonts w:ascii="Calibri" w:hAnsi="Calibri"/>
                <w:sz w:val="18"/>
                <w:szCs w:val="18"/>
              </w:rPr>
            </w:pPr>
            <w:r w:rsidRPr="00782762">
              <w:rPr>
                <w:rFonts w:ascii="Calibri" w:hAnsi="Calibri"/>
                <w:sz w:val="18"/>
                <w:szCs w:val="18"/>
              </w:rPr>
              <w:t>0.999</w:t>
            </w:r>
          </w:p>
        </w:tc>
        <w:tc>
          <w:tcPr>
            <w:tcW w:w="0" w:type="auto"/>
            <w:vAlign w:val="center"/>
          </w:tcPr>
          <w:p w14:paraId="44D69A6B" w14:textId="77777777" w:rsidR="00AF6AC7" w:rsidRPr="00782762" w:rsidRDefault="00AF6AC7" w:rsidP="003C405A">
            <w:pPr>
              <w:jc w:val="center"/>
              <w:rPr>
                <w:rFonts w:ascii="Calibri" w:hAnsi="Calibri"/>
                <w:sz w:val="18"/>
                <w:szCs w:val="18"/>
              </w:rPr>
            </w:pPr>
            <w:r w:rsidRPr="00782762">
              <w:rPr>
                <w:rFonts w:ascii="Calibri" w:hAnsi="Calibri"/>
                <w:sz w:val="18"/>
                <w:szCs w:val="18"/>
              </w:rPr>
              <w:t>0.994</w:t>
            </w:r>
          </w:p>
        </w:tc>
        <w:tc>
          <w:tcPr>
            <w:tcW w:w="0" w:type="auto"/>
            <w:vAlign w:val="center"/>
          </w:tcPr>
          <w:p w14:paraId="44D69A6C" w14:textId="77777777" w:rsidR="00AF6AC7" w:rsidRPr="00782762" w:rsidRDefault="00AF6AC7" w:rsidP="003C405A">
            <w:pPr>
              <w:jc w:val="center"/>
              <w:rPr>
                <w:rFonts w:ascii="Calibri" w:hAnsi="Calibri"/>
                <w:sz w:val="18"/>
                <w:szCs w:val="18"/>
              </w:rPr>
            </w:pPr>
            <w:r w:rsidRPr="00782762">
              <w:rPr>
                <w:rFonts w:ascii="Calibri" w:hAnsi="Calibri"/>
                <w:sz w:val="18"/>
                <w:szCs w:val="18"/>
              </w:rPr>
              <w:t>0.998</w:t>
            </w:r>
          </w:p>
        </w:tc>
        <w:tc>
          <w:tcPr>
            <w:tcW w:w="0" w:type="auto"/>
            <w:vAlign w:val="center"/>
          </w:tcPr>
          <w:p w14:paraId="44D69A6D" w14:textId="77777777" w:rsidR="00AF6AC7" w:rsidRPr="00782762" w:rsidRDefault="00AF6AC7" w:rsidP="003C405A">
            <w:pPr>
              <w:jc w:val="center"/>
              <w:rPr>
                <w:rFonts w:ascii="Calibri" w:hAnsi="Calibri"/>
                <w:sz w:val="18"/>
                <w:szCs w:val="18"/>
              </w:rPr>
            </w:pPr>
            <w:r w:rsidRPr="00782762">
              <w:rPr>
                <w:rFonts w:ascii="Calibri" w:hAnsi="Calibri"/>
                <w:sz w:val="18"/>
                <w:szCs w:val="18"/>
              </w:rPr>
              <w:t>0.985</w:t>
            </w:r>
          </w:p>
        </w:tc>
        <w:tc>
          <w:tcPr>
            <w:tcW w:w="0" w:type="auto"/>
            <w:vAlign w:val="center"/>
          </w:tcPr>
          <w:p w14:paraId="44D69A6E" w14:textId="77777777" w:rsidR="00AF6AC7" w:rsidRPr="00782762" w:rsidRDefault="00AF6AC7" w:rsidP="003C405A">
            <w:pPr>
              <w:jc w:val="center"/>
              <w:rPr>
                <w:rFonts w:ascii="Calibri" w:hAnsi="Calibri"/>
                <w:sz w:val="18"/>
                <w:szCs w:val="18"/>
              </w:rPr>
            </w:pPr>
            <w:r w:rsidRPr="00782762">
              <w:rPr>
                <w:rFonts w:ascii="Calibri" w:hAnsi="Calibri"/>
                <w:sz w:val="18"/>
                <w:szCs w:val="18"/>
              </w:rPr>
              <w:t>0.980</w:t>
            </w:r>
          </w:p>
        </w:tc>
        <w:tc>
          <w:tcPr>
            <w:tcW w:w="0" w:type="auto"/>
            <w:vAlign w:val="center"/>
          </w:tcPr>
          <w:p w14:paraId="44D69A6F" w14:textId="77777777" w:rsidR="00AF6AC7" w:rsidRPr="00782762" w:rsidRDefault="00AF6AC7" w:rsidP="003C405A">
            <w:pPr>
              <w:jc w:val="center"/>
              <w:rPr>
                <w:rFonts w:ascii="Calibri" w:hAnsi="Calibri"/>
                <w:sz w:val="18"/>
                <w:szCs w:val="18"/>
              </w:rPr>
            </w:pPr>
            <w:r w:rsidRPr="00782762">
              <w:rPr>
                <w:rFonts w:ascii="Calibri" w:hAnsi="Calibri"/>
                <w:sz w:val="18"/>
                <w:szCs w:val="18"/>
              </w:rPr>
              <w:t>0.976</w:t>
            </w:r>
          </w:p>
        </w:tc>
        <w:tc>
          <w:tcPr>
            <w:tcW w:w="0" w:type="auto"/>
            <w:vAlign w:val="center"/>
          </w:tcPr>
          <w:p w14:paraId="44D69A70" w14:textId="77777777" w:rsidR="00AF6AC7" w:rsidRPr="00782762" w:rsidRDefault="00AF6AC7" w:rsidP="003C405A">
            <w:pPr>
              <w:jc w:val="center"/>
              <w:rPr>
                <w:rFonts w:ascii="Calibri" w:hAnsi="Calibri"/>
                <w:sz w:val="18"/>
                <w:szCs w:val="18"/>
              </w:rPr>
            </w:pPr>
            <w:r w:rsidRPr="00782762">
              <w:rPr>
                <w:rFonts w:ascii="Calibri" w:hAnsi="Calibri"/>
                <w:sz w:val="18"/>
                <w:szCs w:val="18"/>
              </w:rPr>
              <w:t>0.971</w:t>
            </w:r>
          </w:p>
        </w:tc>
        <w:tc>
          <w:tcPr>
            <w:tcW w:w="0" w:type="auto"/>
            <w:vAlign w:val="center"/>
          </w:tcPr>
          <w:p w14:paraId="44D69A71" w14:textId="77777777" w:rsidR="00AF6AC7" w:rsidRPr="00782762" w:rsidRDefault="00AF6AC7" w:rsidP="003C405A">
            <w:pPr>
              <w:jc w:val="center"/>
              <w:rPr>
                <w:rFonts w:ascii="Calibri" w:hAnsi="Calibri"/>
                <w:sz w:val="18"/>
                <w:szCs w:val="18"/>
              </w:rPr>
            </w:pPr>
            <w:r w:rsidRPr="00782762">
              <w:rPr>
                <w:rFonts w:ascii="Calibri" w:hAnsi="Calibri"/>
                <w:sz w:val="18"/>
                <w:szCs w:val="18"/>
              </w:rPr>
              <w:t>0.967</w:t>
            </w:r>
          </w:p>
        </w:tc>
      </w:tr>
      <w:tr w:rsidR="00AF6AC7" w:rsidRPr="00782762" w14:paraId="44D69A7E" w14:textId="77777777" w:rsidTr="003C405A">
        <w:trPr>
          <w:cantSplit/>
          <w:trHeight w:hRule="exact" w:val="187"/>
          <w:jc w:val="center"/>
        </w:trPr>
        <w:tc>
          <w:tcPr>
            <w:tcW w:w="0" w:type="auto"/>
            <w:vMerge/>
            <w:vAlign w:val="center"/>
          </w:tcPr>
          <w:p w14:paraId="44D69A73" w14:textId="77777777" w:rsidR="00AF6AC7" w:rsidRPr="00782762" w:rsidRDefault="00AF6AC7" w:rsidP="003C405A">
            <w:pPr>
              <w:jc w:val="center"/>
              <w:rPr>
                <w:rFonts w:ascii="Calibri" w:hAnsi="Calibri"/>
                <w:sz w:val="18"/>
                <w:szCs w:val="18"/>
              </w:rPr>
            </w:pPr>
          </w:p>
        </w:tc>
        <w:tc>
          <w:tcPr>
            <w:tcW w:w="0" w:type="auto"/>
            <w:vAlign w:val="center"/>
          </w:tcPr>
          <w:p w14:paraId="44D69A7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65</w:t>
            </w:r>
          </w:p>
        </w:tc>
        <w:tc>
          <w:tcPr>
            <w:tcW w:w="0" w:type="auto"/>
            <w:vAlign w:val="center"/>
          </w:tcPr>
          <w:p w14:paraId="44D69A75" w14:textId="77777777" w:rsidR="00AF6AC7" w:rsidRPr="00782762" w:rsidRDefault="00AF6AC7" w:rsidP="003C405A">
            <w:pPr>
              <w:jc w:val="center"/>
              <w:rPr>
                <w:rFonts w:ascii="Calibri" w:hAnsi="Calibri"/>
                <w:sz w:val="18"/>
                <w:szCs w:val="18"/>
              </w:rPr>
            </w:pPr>
            <w:r w:rsidRPr="00782762">
              <w:rPr>
                <w:rFonts w:ascii="Calibri" w:hAnsi="Calibri"/>
                <w:sz w:val="18"/>
                <w:szCs w:val="18"/>
              </w:rPr>
              <w:t>1.012</w:t>
            </w:r>
          </w:p>
        </w:tc>
        <w:tc>
          <w:tcPr>
            <w:tcW w:w="0" w:type="auto"/>
            <w:vAlign w:val="center"/>
          </w:tcPr>
          <w:p w14:paraId="44D69A76" w14:textId="77777777" w:rsidR="00AF6AC7" w:rsidRPr="00782762" w:rsidRDefault="00AF6AC7" w:rsidP="003C405A">
            <w:pPr>
              <w:jc w:val="center"/>
              <w:rPr>
                <w:rFonts w:ascii="Calibri" w:hAnsi="Calibri"/>
                <w:sz w:val="18"/>
                <w:szCs w:val="18"/>
              </w:rPr>
            </w:pPr>
            <w:r w:rsidRPr="00782762">
              <w:rPr>
                <w:rFonts w:ascii="Calibri" w:hAnsi="Calibri"/>
                <w:sz w:val="18"/>
                <w:szCs w:val="18"/>
              </w:rPr>
              <w:t>1.008</w:t>
            </w:r>
          </w:p>
        </w:tc>
        <w:tc>
          <w:tcPr>
            <w:tcW w:w="0" w:type="auto"/>
            <w:vAlign w:val="center"/>
          </w:tcPr>
          <w:p w14:paraId="44D69A77" w14:textId="77777777" w:rsidR="00AF6AC7" w:rsidRPr="00782762" w:rsidRDefault="00AF6AC7" w:rsidP="003C405A">
            <w:pPr>
              <w:jc w:val="center"/>
              <w:rPr>
                <w:rFonts w:ascii="Calibri" w:hAnsi="Calibri"/>
                <w:sz w:val="18"/>
                <w:szCs w:val="18"/>
              </w:rPr>
            </w:pPr>
            <w:r w:rsidRPr="00782762">
              <w:rPr>
                <w:rFonts w:ascii="Calibri" w:hAnsi="Calibri"/>
                <w:sz w:val="18"/>
                <w:szCs w:val="18"/>
              </w:rPr>
              <w:t>1.003</w:t>
            </w:r>
          </w:p>
        </w:tc>
        <w:tc>
          <w:tcPr>
            <w:tcW w:w="0" w:type="auto"/>
            <w:vAlign w:val="center"/>
          </w:tcPr>
          <w:p w14:paraId="44D69A78" w14:textId="77777777" w:rsidR="00AF6AC7" w:rsidRPr="00782762" w:rsidRDefault="00AF6AC7" w:rsidP="003C405A">
            <w:pPr>
              <w:jc w:val="center"/>
              <w:rPr>
                <w:rFonts w:ascii="Calibri" w:hAnsi="Calibri"/>
                <w:sz w:val="18"/>
                <w:szCs w:val="18"/>
              </w:rPr>
            </w:pPr>
            <w:r w:rsidRPr="00782762">
              <w:rPr>
                <w:rFonts w:ascii="Calibri" w:hAnsi="Calibri"/>
                <w:sz w:val="18"/>
                <w:szCs w:val="18"/>
              </w:rPr>
              <w:t>0.998</w:t>
            </w:r>
          </w:p>
        </w:tc>
        <w:tc>
          <w:tcPr>
            <w:tcW w:w="0" w:type="auto"/>
            <w:vAlign w:val="center"/>
          </w:tcPr>
          <w:p w14:paraId="44D69A79" w14:textId="77777777" w:rsidR="00AF6AC7" w:rsidRPr="00782762" w:rsidRDefault="00AF6AC7" w:rsidP="003C405A">
            <w:pPr>
              <w:jc w:val="center"/>
              <w:rPr>
                <w:rFonts w:ascii="Calibri" w:hAnsi="Calibri"/>
                <w:sz w:val="18"/>
                <w:szCs w:val="18"/>
              </w:rPr>
            </w:pPr>
            <w:r w:rsidRPr="00782762">
              <w:rPr>
                <w:rFonts w:ascii="Calibri" w:hAnsi="Calibri"/>
                <w:sz w:val="18"/>
                <w:szCs w:val="18"/>
              </w:rPr>
              <w:t>0.993</w:t>
            </w:r>
          </w:p>
        </w:tc>
        <w:tc>
          <w:tcPr>
            <w:tcW w:w="0" w:type="auto"/>
            <w:vAlign w:val="center"/>
          </w:tcPr>
          <w:p w14:paraId="44D69A7A" w14:textId="77777777" w:rsidR="00AF6AC7" w:rsidRPr="00782762" w:rsidRDefault="00AF6AC7" w:rsidP="003C405A">
            <w:pPr>
              <w:jc w:val="center"/>
              <w:rPr>
                <w:rFonts w:ascii="Calibri" w:hAnsi="Calibri"/>
                <w:sz w:val="18"/>
                <w:szCs w:val="18"/>
              </w:rPr>
            </w:pPr>
            <w:r w:rsidRPr="00782762">
              <w:rPr>
                <w:rFonts w:ascii="Calibri" w:hAnsi="Calibri"/>
                <w:sz w:val="18"/>
                <w:szCs w:val="18"/>
              </w:rPr>
              <w:t>0.988</w:t>
            </w:r>
          </w:p>
        </w:tc>
        <w:tc>
          <w:tcPr>
            <w:tcW w:w="0" w:type="auto"/>
            <w:vAlign w:val="center"/>
          </w:tcPr>
          <w:p w14:paraId="44D69A7B" w14:textId="77777777" w:rsidR="00AF6AC7" w:rsidRPr="00782762" w:rsidRDefault="00AF6AC7" w:rsidP="003C405A">
            <w:pPr>
              <w:jc w:val="center"/>
              <w:rPr>
                <w:rFonts w:ascii="Calibri" w:hAnsi="Calibri"/>
                <w:sz w:val="18"/>
                <w:szCs w:val="18"/>
              </w:rPr>
            </w:pPr>
            <w:r w:rsidRPr="00782762">
              <w:rPr>
                <w:rFonts w:ascii="Calibri" w:hAnsi="Calibri"/>
                <w:sz w:val="18"/>
                <w:szCs w:val="18"/>
              </w:rPr>
              <w:t>0.984</w:t>
            </w:r>
          </w:p>
        </w:tc>
        <w:tc>
          <w:tcPr>
            <w:tcW w:w="0" w:type="auto"/>
            <w:vAlign w:val="center"/>
          </w:tcPr>
          <w:p w14:paraId="44D69A7C" w14:textId="77777777" w:rsidR="00AF6AC7" w:rsidRPr="00782762" w:rsidRDefault="00AF6AC7" w:rsidP="003C405A">
            <w:pPr>
              <w:jc w:val="center"/>
              <w:rPr>
                <w:rFonts w:ascii="Calibri" w:hAnsi="Calibri"/>
                <w:sz w:val="18"/>
                <w:szCs w:val="18"/>
              </w:rPr>
            </w:pPr>
            <w:r w:rsidRPr="00782762">
              <w:rPr>
                <w:rFonts w:ascii="Calibri" w:hAnsi="Calibri"/>
                <w:sz w:val="18"/>
                <w:szCs w:val="18"/>
              </w:rPr>
              <w:t>0.979</w:t>
            </w:r>
          </w:p>
        </w:tc>
        <w:tc>
          <w:tcPr>
            <w:tcW w:w="0" w:type="auto"/>
            <w:vAlign w:val="center"/>
          </w:tcPr>
          <w:p w14:paraId="44D69A7D" w14:textId="77777777" w:rsidR="00AF6AC7" w:rsidRPr="00782762" w:rsidRDefault="00AF6AC7" w:rsidP="003C405A">
            <w:pPr>
              <w:jc w:val="center"/>
              <w:rPr>
                <w:rFonts w:ascii="Calibri" w:hAnsi="Calibri"/>
                <w:sz w:val="18"/>
                <w:szCs w:val="18"/>
              </w:rPr>
            </w:pPr>
            <w:r w:rsidRPr="00782762">
              <w:rPr>
                <w:rFonts w:ascii="Calibri" w:hAnsi="Calibri"/>
                <w:sz w:val="18"/>
                <w:szCs w:val="18"/>
              </w:rPr>
              <w:t>0.975</w:t>
            </w:r>
          </w:p>
        </w:tc>
      </w:tr>
      <w:tr w:rsidR="00AF6AC7" w:rsidRPr="00782762" w14:paraId="44D69A8A" w14:textId="77777777" w:rsidTr="003C405A">
        <w:trPr>
          <w:cantSplit/>
          <w:trHeight w:hRule="exact" w:val="187"/>
          <w:jc w:val="center"/>
        </w:trPr>
        <w:tc>
          <w:tcPr>
            <w:tcW w:w="0" w:type="auto"/>
            <w:vMerge/>
            <w:vAlign w:val="center"/>
          </w:tcPr>
          <w:p w14:paraId="44D69A7F" w14:textId="77777777" w:rsidR="00AF6AC7" w:rsidRPr="00782762" w:rsidRDefault="00AF6AC7" w:rsidP="003C405A">
            <w:pPr>
              <w:jc w:val="center"/>
              <w:rPr>
                <w:rFonts w:ascii="Calibri" w:hAnsi="Calibri"/>
                <w:sz w:val="18"/>
                <w:szCs w:val="18"/>
              </w:rPr>
            </w:pPr>
          </w:p>
        </w:tc>
        <w:tc>
          <w:tcPr>
            <w:tcW w:w="0" w:type="auto"/>
            <w:vAlign w:val="center"/>
          </w:tcPr>
          <w:p w14:paraId="44D69A8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70</w:t>
            </w:r>
          </w:p>
        </w:tc>
        <w:tc>
          <w:tcPr>
            <w:tcW w:w="0" w:type="auto"/>
            <w:vAlign w:val="center"/>
          </w:tcPr>
          <w:p w14:paraId="44D69A81" w14:textId="77777777" w:rsidR="00AF6AC7" w:rsidRPr="00782762" w:rsidRDefault="00AF6AC7" w:rsidP="003C405A">
            <w:pPr>
              <w:jc w:val="center"/>
              <w:rPr>
                <w:rFonts w:ascii="Calibri" w:hAnsi="Calibri"/>
                <w:sz w:val="18"/>
                <w:szCs w:val="18"/>
              </w:rPr>
            </w:pPr>
            <w:r w:rsidRPr="00782762">
              <w:rPr>
                <w:rFonts w:ascii="Calibri" w:hAnsi="Calibri"/>
                <w:sz w:val="18"/>
                <w:szCs w:val="18"/>
              </w:rPr>
              <w:t>1.021</w:t>
            </w:r>
          </w:p>
        </w:tc>
        <w:tc>
          <w:tcPr>
            <w:tcW w:w="0" w:type="auto"/>
            <w:vAlign w:val="center"/>
          </w:tcPr>
          <w:p w14:paraId="44D69A82" w14:textId="77777777" w:rsidR="00AF6AC7" w:rsidRPr="00782762" w:rsidRDefault="00AF6AC7" w:rsidP="003C405A">
            <w:pPr>
              <w:jc w:val="center"/>
              <w:rPr>
                <w:rFonts w:ascii="Calibri" w:hAnsi="Calibri"/>
                <w:sz w:val="18"/>
                <w:szCs w:val="18"/>
              </w:rPr>
            </w:pPr>
            <w:r w:rsidRPr="00782762">
              <w:rPr>
                <w:rFonts w:ascii="Calibri" w:hAnsi="Calibri"/>
                <w:sz w:val="18"/>
                <w:szCs w:val="18"/>
              </w:rPr>
              <w:t>1.016</w:t>
            </w:r>
          </w:p>
        </w:tc>
        <w:tc>
          <w:tcPr>
            <w:tcW w:w="0" w:type="auto"/>
            <w:vAlign w:val="center"/>
          </w:tcPr>
          <w:p w14:paraId="44D69A83" w14:textId="77777777" w:rsidR="00AF6AC7" w:rsidRPr="00782762" w:rsidRDefault="00AF6AC7" w:rsidP="003C405A">
            <w:pPr>
              <w:jc w:val="center"/>
              <w:rPr>
                <w:rFonts w:ascii="Calibri" w:hAnsi="Calibri"/>
                <w:sz w:val="18"/>
                <w:szCs w:val="18"/>
              </w:rPr>
            </w:pPr>
            <w:r w:rsidRPr="00782762">
              <w:rPr>
                <w:rFonts w:ascii="Calibri" w:hAnsi="Calibri"/>
                <w:sz w:val="18"/>
                <w:szCs w:val="18"/>
              </w:rPr>
              <w:t>1.011</w:t>
            </w:r>
          </w:p>
        </w:tc>
        <w:tc>
          <w:tcPr>
            <w:tcW w:w="0" w:type="auto"/>
            <w:vAlign w:val="center"/>
          </w:tcPr>
          <w:p w14:paraId="44D69A84" w14:textId="77777777" w:rsidR="00AF6AC7" w:rsidRPr="00782762" w:rsidRDefault="00AF6AC7" w:rsidP="003C405A">
            <w:pPr>
              <w:jc w:val="center"/>
              <w:rPr>
                <w:rFonts w:ascii="Calibri" w:hAnsi="Calibri"/>
                <w:sz w:val="18"/>
                <w:szCs w:val="18"/>
              </w:rPr>
            </w:pPr>
            <w:r w:rsidRPr="00782762">
              <w:rPr>
                <w:rFonts w:ascii="Calibri" w:hAnsi="Calibri"/>
                <w:sz w:val="18"/>
                <w:szCs w:val="18"/>
              </w:rPr>
              <w:t>1.006</w:t>
            </w:r>
          </w:p>
        </w:tc>
        <w:tc>
          <w:tcPr>
            <w:tcW w:w="0" w:type="auto"/>
            <w:vAlign w:val="center"/>
          </w:tcPr>
          <w:p w14:paraId="44D69A85" w14:textId="77777777" w:rsidR="00AF6AC7" w:rsidRPr="00782762" w:rsidRDefault="00AF6AC7" w:rsidP="003C405A">
            <w:pPr>
              <w:jc w:val="center"/>
              <w:rPr>
                <w:rFonts w:ascii="Calibri" w:hAnsi="Calibri"/>
                <w:sz w:val="18"/>
                <w:szCs w:val="18"/>
              </w:rPr>
            </w:pPr>
            <w:r w:rsidRPr="00782762">
              <w:rPr>
                <w:rFonts w:ascii="Calibri" w:hAnsi="Calibri"/>
                <w:sz w:val="18"/>
                <w:szCs w:val="18"/>
              </w:rPr>
              <w:t>1.001</w:t>
            </w:r>
          </w:p>
        </w:tc>
        <w:tc>
          <w:tcPr>
            <w:tcW w:w="0" w:type="auto"/>
            <w:vAlign w:val="center"/>
          </w:tcPr>
          <w:p w14:paraId="44D69A86" w14:textId="77777777" w:rsidR="00AF6AC7" w:rsidRPr="00782762" w:rsidRDefault="00AF6AC7" w:rsidP="003C405A">
            <w:pPr>
              <w:jc w:val="center"/>
              <w:rPr>
                <w:rFonts w:ascii="Calibri" w:hAnsi="Calibri"/>
                <w:sz w:val="18"/>
                <w:szCs w:val="18"/>
              </w:rPr>
            </w:pPr>
            <w:r w:rsidRPr="00782762">
              <w:rPr>
                <w:rFonts w:ascii="Calibri" w:hAnsi="Calibri"/>
                <w:sz w:val="18"/>
                <w:szCs w:val="18"/>
              </w:rPr>
              <w:t>0.997</w:t>
            </w:r>
          </w:p>
        </w:tc>
        <w:tc>
          <w:tcPr>
            <w:tcW w:w="0" w:type="auto"/>
            <w:vAlign w:val="center"/>
          </w:tcPr>
          <w:p w14:paraId="44D69A87" w14:textId="77777777" w:rsidR="00AF6AC7" w:rsidRPr="00782762" w:rsidRDefault="00AF6AC7" w:rsidP="003C405A">
            <w:pPr>
              <w:jc w:val="center"/>
              <w:rPr>
                <w:rFonts w:ascii="Calibri" w:hAnsi="Calibri"/>
                <w:sz w:val="18"/>
                <w:szCs w:val="18"/>
              </w:rPr>
            </w:pPr>
            <w:r w:rsidRPr="00782762">
              <w:rPr>
                <w:rFonts w:ascii="Calibri" w:hAnsi="Calibri"/>
                <w:sz w:val="18"/>
                <w:szCs w:val="18"/>
              </w:rPr>
              <w:t>0.992</w:t>
            </w:r>
          </w:p>
        </w:tc>
        <w:tc>
          <w:tcPr>
            <w:tcW w:w="0" w:type="auto"/>
            <w:vAlign w:val="center"/>
          </w:tcPr>
          <w:p w14:paraId="44D69A88" w14:textId="77777777" w:rsidR="00AF6AC7" w:rsidRPr="00782762" w:rsidRDefault="00AF6AC7" w:rsidP="003C405A">
            <w:pPr>
              <w:jc w:val="center"/>
              <w:rPr>
                <w:rFonts w:ascii="Calibri" w:hAnsi="Calibri"/>
                <w:sz w:val="18"/>
                <w:szCs w:val="18"/>
              </w:rPr>
            </w:pPr>
            <w:r w:rsidRPr="00782762">
              <w:rPr>
                <w:rFonts w:ascii="Calibri" w:hAnsi="Calibri"/>
                <w:sz w:val="18"/>
                <w:szCs w:val="18"/>
              </w:rPr>
              <w:t>0.988</w:t>
            </w:r>
          </w:p>
        </w:tc>
        <w:tc>
          <w:tcPr>
            <w:tcW w:w="0" w:type="auto"/>
            <w:vAlign w:val="center"/>
          </w:tcPr>
          <w:p w14:paraId="44D69A89" w14:textId="77777777" w:rsidR="00AF6AC7" w:rsidRPr="00782762" w:rsidRDefault="00AF6AC7" w:rsidP="003C405A">
            <w:pPr>
              <w:jc w:val="center"/>
              <w:rPr>
                <w:rFonts w:ascii="Calibri" w:hAnsi="Calibri"/>
                <w:sz w:val="18"/>
                <w:szCs w:val="18"/>
              </w:rPr>
            </w:pPr>
            <w:r w:rsidRPr="00782762">
              <w:rPr>
                <w:rFonts w:ascii="Calibri" w:hAnsi="Calibri"/>
                <w:sz w:val="18"/>
                <w:szCs w:val="18"/>
              </w:rPr>
              <w:t>0.983</w:t>
            </w:r>
          </w:p>
        </w:tc>
      </w:tr>
      <w:tr w:rsidR="00AF6AC7" w:rsidRPr="00782762" w14:paraId="44D69A96" w14:textId="77777777" w:rsidTr="003C405A">
        <w:trPr>
          <w:cantSplit/>
          <w:trHeight w:hRule="exact" w:val="187"/>
          <w:jc w:val="center"/>
        </w:trPr>
        <w:tc>
          <w:tcPr>
            <w:tcW w:w="0" w:type="auto"/>
            <w:vMerge/>
            <w:vAlign w:val="center"/>
          </w:tcPr>
          <w:p w14:paraId="44D69A8B" w14:textId="77777777" w:rsidR="00AF6AC7" w:rsidRPr="00782762" w:rsidRDefault="00AF6AC7" w:rsidP="003C405A">
            <w:pPr>
              <w:jc w:val="center"/>
              <w:rPr>
                <w:rFonts w:ascii="Calibri" w:hAnsi="Calibri"/>
                <w:sz w:val="18"/>
                <w:szCs w:val="18"/>
              </w:rPr>
            </w:pPr>
          </w:p>
        </w:tc>
        <w:tc>
          <w:tcPr>
            <w:tcW w:w="0" w:type="auto"/>
            <w:vAlign w:val="center"/>
          </w:tcPr>
          <w:p w14:paraId="44D69A8C"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75</w:t>
            </w:r>
          </w:p>
        </w:tc>
        <w:tc>
          <w:tcPr>
            <w:tcW w:w="0" w:type="auto"/>
            <w:vAlign w:val="center"/>
          </w:tcPr>
          <w:p w14:paraId="44D69A8D" w14:textId="77777777" w:rsidR="00AF6AC7" w:rsidRPr="00782762" w:rsidRDefault="00AF6AC7" w:rsidP="003C405A">
            <w:pPr>
              <w:jc w:val="center"/>
              <w:rPr>
                <w:rFonts w:ascii="Calibri" w:hAnsi="Calibri"/>
                <w:sz w:val="18"/>
                <w:szCs w:val="18"/>
              </w:rPr>
            </w:pPr>
            <w:r w:rsidRPr="00782762">
              <w:rPr>
                <w:rFonts w:ascii="Calibri" w:hAnsi="Calibri"/>
                <w:sz w:val="18"/>
                <w:szCs w:val="18"/>
              </w:rPr>
              <w:t>1.029</w:t>
            </w:r>
          </w:p>
        </w:tc>
        <w:tc>
          <w:tcPr>
            <w:tcW w:w="0" w:type="auto"/>
            <w:vAlign w:val="center"/>
          </w:tcPr>
          <w:p w14:paraId="44D69A8E" w14:textId="77777777" w:rsidR="00AF6AC7" w:rsidRPr="00782762" w:rsidRDefault="00AF6AC7" w:rsidP="003C405A">
            <w:pPr>
              <w:jc w:val="center"/>
              <w:rPr>
                <w:rFonts w:ascii="Calibri" w:hAnsi="Calibri"/>
                <w:sz w:val="18"/>
                <w:szCs w:val="18"/>
              </w:rPr>
            </w:pPr>
            <w:r w:rsidRPr="00782762">
              <w:rPr>
                <w:rFonts w:ascii="Calibri" w:hAnsi="Calibri"/>
                <w:sz w:val="18"/>
                <w:szCs w:val="18"/>
              </w:rPr>
              <w:t>1.024</w:t>
            </w:r>
          </w:p>
        </w:tc>
        <w:tc>
          <w:tcPr>
            <w:tcW w:w="0" w:type="auto"/>
            <w:vAlign w:val="center"/>
          </w:tcPr>
          <w:p w14:paraId="44D69A8F" w14:textId="77777777" w:rsidR="00AF6AC7" w:rsidRPr="00782762" w:rsidRDefault="00AF6AC7" w:rsidP="003C405A">
            <w:pPr>
              <w:jc w:val="center"/>
              <w:rPr>
                <w:rFonts w:ascii="Calibri" w:hAnsi="Calibri"/>
                <w:sz w:val="18"/>
                <w:szCs w:val="18"/>
              </w:rPr>
            </w:pPr>
            <w:r w:rsidRPr="00782762">
              <w:rPr>
                <w:rFonts w:ascii="Calibri" w:hAnsi="Calibri"/>
                <w:sz w:val="18"/>
                <w:szCs w:val="18"/>
              </w:rPr>
              <w:t>1.019</w:t>
            </w:r>
          </w:p>
        </w:tc>
        <w:tc>
          <w:tcPr>
            <w:tcW w:w="0" w:type="auto"/>
            <w:vAlign w:val="center"/>
          </w:tcPr>
          <w:p w14:paraId="44D69A90" w14:textId="77777777" w:rsidR="00AF6AC7" w:rsidRPr="00782762" w:rsidRDefault="00AF6AC7" w:rsidP="003C405A">
            <w:pPr>
              <w:jc w:val="center"/>
              <w:rPr>
                <w:rFonts w:ascii="Calibri" w:hAnsi="Calibri"/>
                <w:sz w:val="18"/>
                <w:szCs w:val="18"/>
              </w:rPr>
            </w:pPr>
            <w:r w:rsidRPr="00782762">
              <w:rPr>
                <w:rFonts w:ascii="Calibri" w:hAnsi="Calibri"/>
                <w:sz w:val="18"/>
                <w:szCs w:val="18"/>
              </w:rPr>
              <w:t>1.015</w:t>
            </w:r>
          </w:p>
        </w:tc>
        <w:tc>
          <w:tcPr>
            <w:tcW w:w="0" w:type="auto"/>
            <w:vAlign w:val="center"/>
          </w:tcPr>
          <w:p w14:paraId="44D69A91" w14:textId="77777777" w:rsidR="00AF6AC7" w:rsidRPr="00782762" w:rsidRDefault="00AF6AC7" w:rsidP="003C405A">
            <w:pPr>
              <w:jc w:val="center"/>
              <w:rPr>
                <w:rFonts w:ascii="Calibri" w:hAnsi="Calibri"/>
                <w:sz w:val="18"/>
                <w:szCs w:val="18"/>
              </w:rPr>
            </w:pPr>
            <w:r w:rsidRPr="00782762">
              <w:rPr>
                <w:rFonts w:ascii="Calibri" w:hAnsi="Calibri"/>
                <w:sz w:val="18"/>
                <w:szCs w:val="18"/>
              </w:rPr>
              <w:t>1.010</w:t>
            </w:r>
          </w:p>
        </w:tc>
        <w:tc>
          <w:tcPr>
            <w:tcW w:w="0" w:type="auto"/>
            <w:vAlign w:val="center"/>
          </w:tcPr>
          <w:p w14:paraId="44D69A92" w14:textId="77777777" w:rsidR="00AF6AC7" w:rsidRPr="00782762" w:rsidRDefault="00AF6AC7" w:rsidP="003C405A">
            <w:pPr>
              <w:jc w:val="center"/>
              <w:rPr>
                <w:rFonts w:ascii="Calibri" w:hAnsi="Calibri"/>
                <w:sz w:val="18"/>
                <w:szCs w:val="18"/>
              </w:rPr>
            </w:pPr>
            <w:r w:rsidRPr="00782762">
              <w:rPr>
                <w:rFonts w:ascii="Calibri" w:hAnsi="Calibri"/>
                <w:sz w:val="18"/>
                <w:szCs w:val="18"/>
              </w:rPr>
              <w:t>1.005</w:t>
            </w:r>
          </w:p>
        </w:tc>
        <w:tc>
          <w:tcPr>
            <w:tcW w:w="0" w:type="auto"/>
            <w:vAlign w:val="center"/>
          </w:tcPr>
          <w:p w14:paraId="44D69A93" w14:textId="77777777" w:rsidR="00AF6AC7" w:rsidRPr="00782762" w:rsidRDefault="00AF6AC7" w:rsidP="003C405A">
            <w:pPr>
              <w:jc w:val="center"/>
              <w:rPr>
                <w:rFonts w:ascii="Calibri" w:hAnsi="Calibri"/>
                <w:sz w:val="18"/>
                <w:szCs w:val="18"/>
              </w:rPr>
            </w:pPr>
            <w:r w:rsidRPr="00782762">
              <w:rPr>
                <w:rFonts w:ascii="Calibri" w:hAnsi="Calibri"/>
                <w:sz w:val="18"/>
                <w:szCs w:val="18"/>
              </w:rPr>
              <w:t>1.000</w:t>
            </w:r>
          </w:p>
        </w:tc>
        <w:tc>
          <w:tcPr>
            <w:tcW w:w="0" w:type="auto"/>
            <w:vAlign w:val="center"/>
          </w:tcPr>
          <w:p w14:paraId="44D69A94" w14:textId="77777777" w:rsidR="00AF6AC7" w:rsidRPr="00782762" w:rsidRDefault="00AF6AC7" w:rsidP="003C405A">
            <w:pPr>
              <w:jc w:val="center"/>
              <w:rPr>
                <w:rFonts w:ascii="Calibri" w:hAnsi="Calibri"/>
                <w:sz w:val="18"/>
                <w:szCs w:val="18"/>
              </w:rPr>
            </w:pPr>
            <w:r w:rsidRPr="00782762">
              <w:rPr>
                <w:rFonts w:ascii="Calibri" w:hAnsi="Calibri"/>
                <w:sz w:val="18"/>
                <w:szCs w:val="18"/>
              </w:rPr>
              <w:t>0.996</w:t>
            </w:r>
          </w:p>
        </w:tc>
        <w:tc>
          <w:tcPr>
            <w:tcW w:w="0" w:type="auto"/>
            <w:vAlign w:val="center"/>
          </w:tcPr>
          <w:p w14:paraId="44D69A95" w14:textId="77777777" w:rsidR="00AF6AC7" w:rsidRPr="00782762" w:rsidRDefault="00AF6AC7" w:rsidP="003C405A">
            <w:pPr>
              <w:jc w:val="center"/>
              <w:rPr>
                <w:rFonts w:ascii="Calibri" w:hAnsi="Calibri"/>
                <w:sz w:val="18"/>
                <w:szCs w:val="18"/>
              </w:rPr>
            </w:pPr>
            <w:r w:rsidRPr="00782762">
              <w:rPr>
                <w:rFonts w:ascii="Calibri" w:hAnsi="Calibri"/>
                <w:sz w:val="18"/>
                <w:szCs w:val="18"/>
              </w:rPr>
              <w:t>0.991</w:t>
            </w:r>
          </w:p>
        </w:tc>
      </w:tr>
      <w:tr w:rsidR="00AF6AC7" w:rsidRPr="00782762" w14:paraId="44D69AA2" w14:textId="77777777" w:rsidTr="003C405A">
        <w:trPr>
          <w:cantSplit/>
          <w:trHeight w:hRule="exact" w:val="187"/>
          <w:jc w:val="center"/>
        </w:trPr>
        <w:tc>
          <w:tcPr>
            <w:tcW w:w="0" w:type="auto"/>
            <w:vMerge/>
            <w:vAlign w:val="center"/>
          </w:tcPr>
          <w:p w14:paraId="44D69A97" w14:textId="77777777" w:rsidR="00AF6AC7" w:rsidRPr="00782762" w:rsidRDefault="00AF6AC7" w:rsidP="003C405A">
            <w:pPr>
              <w:jc w:val="center"/>
              <w:rPr>
                <w:rFonts w:ascii="Calibri" w:hAnsi="Calibri"/>
                <w:sz w:val="18"/>
                <w:szCs w:val="18"/>
              </w:rPr>
            </w:pPr>
          </w:p>
        </w:tc>
        <w:tc>
          <w:tcPr>
            <w:tcW w:w="0" w:type="auto"/>
            <w:vAlign w:val="center"/>
          </w:tcPr>
          <w:p w14:paraId="44D69A98"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80</w:t>
            </w:r>
          </w:p>
        </w:tc>
        <w:tc>
          <w:tcPr>
            <w:tcW w:w="0" w:type="auto"/>
            <w:vAlign w:val="center"/>
          </w:tcPr>
          <w:p w14:paraId="44D69A99" w14:textId="77777777" w:rsidR="00AF6AC7" w:rsidRPr="00782762" w:rsidRDefault="00AF6AC7" w:rsidP="003C405A">
            <w:pPr>
              <w:jc w:val="center"/>
              <w:rPr>
                <w:rFonts w:ascii="Calibri" w:hAnsi="Calibri"/>
                <w:sz w:val="18"/>
                <w:szCs w:val="18"/>
              </w:rPr>
            </w:pPr>
            <w:r w:rsidRPr="00782762">
              <w:rPr>
                <w:rFonts w:ascii="Calibri" w:hAnsi="Calibri"/>
                <w:sz w:val="18"/>
                <w:szCs w:val="18"/>
              </w:rPr>
              <w:t>1.038</w:t>
            </w:r>
          </w:p>
        </w:tc>
        <w:tc>
          <w:tcPr>
            <w:tcW w:w="0" w:type="auto"/>
            <w:vAlign w:val="center"/>
          </w:tcPr>
          <w:p w14:paraId="44D69A9A" w14:textId="77777777" w:rsidR="00AF6AC7" w:rsidRPr="00782762" w:rsidRDefault="00AF6AC7" w:rsidP="003C405A">
            <w:pPr>
              <w:jc w:val="center"/>
              <w:rPr>
                <w:rFonts w:ascii="Calibri" w:hAnsi="Calibri"/>
                <w:sz w:val="18"/>
                <w:szCs w:val="18"/>
              </w:rPr>
            </w:pPr>
            <w:r w:rsidRPr="00782762">
              <w:rPr>
                <w:rFonts w:ascii="Calibri" w:hAnsi="Calibri"/>
                <w:sz w:val="18"/>
                <w:szCs w:val="18"/>
              </w:rPr>
              <w:t>1.033</w:t>
            </w:r>
          </w:p>
        </w:tc>
        <w:tc>
          <w:tcPr>
            <w:tcW w:w="0" w:type="auto"/>
            <w:vAlign w:val="center"/>
          </w:tcPr>
          <w:p w14:paraId="44D69A9B" w14:textId="77777777" w:rsidR="00AF6AC7" w:rsidRPr="00782762" w:rsidRDefault="00AF6AC7" w:rsidP="003C405A">
            <w:pPr>
              <w:jc w:val="center"/>
              <w:rPr>
                <w:rFonts w:ascii="Calibri" w:hAnsi="Calibri"/>
                <w:sz w:val="18"/>
                <w:szCs w:val="18"/>
              </w:rPr>
            </w:pPr>
            <w:r w:rsidRPr="00782762">
              <w:rPr>
                <w:rFonts w:ascii="Calibri" w:hAnsi="Calibri"/>
                <w:sz w:val="18"/>
                <w:szCs w:val="18"/>
              </w:rPr>
              <w:t>1.028</w:t>
            </w:r>
          </w:p>
        </w:tc>
        <w:tc>
          <w:tcPr>
            <w:tcW w:w="0" w:type="auto"/>
            <w:vAlign w:val="center"/>
          </w:tcPr>
          <w:p w14:paraId="44D69A9C" w14:textId="77777777" w:rsidR="00AF6AC7" w:rsidRPr="00782762" w:rsidRDefault="00AF6AC7" w:rsidP="003C405A">
            <w:pPr>
              <w:jc w:val="center"/>
              <w:rPr>
                <w:rFonts w:ascii="Calibri" w:hAnsi="Calibri"/>
                <w:sz w:val="18"/>
                <w:szCs w:val="18"/>
              </w:rPr>
            </w:pPr>
            <w:r w:rsidRPr="00782762">
              <w:rPr>
                <w:rFonts w:ascii="Calibri" w:hAnsi="Calibri"/>
                <w:sz w:val="18"/>
                <w:szCs w:val="18"/>
              </w:rPr>
              <w:t>1.023</w:t>
            </w:r>
          </w:p>
        </w:tc>
        <w:tc>
          <w:tcPr>
            <w:tcW w:w="0" w:type="auto"/>
            <w:vAlign w:val="center"/>
          </w:tcPr>
          <w:p w14:paraId="44D69A9D" w14:textId="77777777" w:rsidR="00AF6AC7" w:rsidRPr="00782762" w:rsidRDefault="00AF6AC7" w:rsidP="003C405A">
            <w:pPr>
              <w:jc w:val="center"/>
              <w:rPr>
                <w:rFonts w:ascii="Calibri" w:hAnsi="Calibri"/>
                <w:sz w:val="18"/>
                <w:szCs w:val="18"/>
              </w:rPr>
            </w:pPr>
            <w:r w:rsidRPr="00782762">
              <w:rPr>
                <w:rFonts w:ascii="Calibri" w:hAnsi="Calibri"/>
                <w:sz w:val="18"/>
                <w:szCs w:val="18"/>
              </w:rPr>
              <w:t>1.018</w:t>
            </w:r>
          </w:p>
        </w:tc>
        <w:tc>
          <w:tcPr>
            <w:tcW w:w="0" w:type="auto"/>
            <w:vAlign w:val="center"/>
          </w:tcPr>
          <w:p w14:paraId="44D69A9E" w14:textId="77777777" w:rsidR="00AF6AC7" w:rsidRPr="00782762" w:rsidRDefault="00AF6AC7" w:rsidP="003C405A">
            <w:pPr>
              <w:jc w:val="center"/>
              <w:rPr>
                <w:rFonts w:ascii="Calibri" w:hAnsi="Calibri"/>
                <w:sz w:val="18"/>
                <w:szCs w:val="18"/>
              </w:rPr>
            </w:pPr>
            <w:r w:rsidRPr="00782762">
              <w:rPr>
                <w:rFonts w:ascii="Calibri" w:hAnsi="Calibri"/>
                <w:sz w:val="18"/>
                <w:szCs w:val="18"/>
              </w:rPr>
              <w:t>1.013</w:t>
            </w:r>
          </w:p>
        </w:tc>
        <w:tc>
          <w:tcPr>
            <w:tcW w:w="0" w:type="auto"/>
            <w:vAlign w:val="center"/>
          </w:tcPr>
          <w:p w14:paraId="44D69A9F" w14:textId="77777777" w:rsidR="00AF6AC7" w:rsidRPr="00782762" w:rsidRDefault="00AF6AC7" w:rsidP="003C405A">
            <w:pPr>
              <w:jc w:val="center"/>
              <w:rPr>
                <w:rFonts w:ascii="Calibri" w:hAnsi="Calibri"/>
                <w:sz w:val="18"/>
                <w:szCs w:val="18"/>
              </w:rPr>
            </w:pPr>
            <w:r w:rsidRPr="00782762">
              <w:rPr>
                <w:rFonts w:ascii="Calibri" w:hAnsi="Calibri"/>
                <w:sz w:val="18"/>
                <w:szCs w:val="18"/>
              </w:rPr>
              <w:t>1.009</w:t>
            </w:r>
          </w:p>
        </w:tc>
        <w:tc>
          <w:tcPr>
            <w:tcW w:w="0" w:type="auto"/>
            <w:vAlign w:val="center"/>
          </w:tcPr>
          <w:p w14:paraId="44D69AA0" w14:textId="77777777" w:rsidR="00AF6AC7" w:rsidRPr="00782762" w:rsidRDefault="00AF6AC7" w:rsidP="003C405A">
            <w:pPr>
              <w:jc w:val="center"/>
              <w:rPr>
                <w:rFonts w:ascii="Calibri" w:hAnsi="Calibri"/>
                <w:sz w:val="18"/>
                <w:szCs w:val="18"/>
              </w:rPr>
            </w:pPr>
            <w:r w:rsidRPr="00782762">
              <w:rPr>
                <w:rFonts w:ascii="Calibri" w:hAnsi="Calibri"/>
                <w:sz w:val="18"/>
                <w:szCs w:val="18"/>
              </w:rPr>
              <w:t>1.004</w:t>
            </w:r>
          </w:p>
        </w:tc>
        <w:tc>
          <w:tcPr>
            <w:tcW w:w="0" w:type="auto"/>
            <w:vAlign w:val="center"/>
          </w:tcPr>
          <w:p w14:paraId="44D69AA1" w14:textId="77777777" w:rsidR="00AF6AC7" w:rsidRPr="00782762" w:rsidRDefault="00AF6AC7" w:rsidP="003C405A">
            <w:pPr>
              <w:jc w:val="center"/>
              <w:rPr>
                <w:rFonts w:ascii="Calibri" w:hAnsi="Calibri"/>
                <w:sz w:val="18"/>
                <w:szCs w:val="18"/>
              </w:rPr>
            </w:pPr>
            <w:r w:rsidRPr="00782762">
              <w:rPr>
                <w:rFonts w:ascii="Calibri" w:hAnsi="Calibri"/>
                <w:sz w:val="18"/>
                <w:szCs w:val="18"/>
              </w:rPr>
              <w:t>0.999</w:t>
            </w:r>
          </w:p>
        </w:tc>
      </w:tr>
      <w:tr w:rsidR="00AF6AC7" w:rsidRPr="00782762" w14:paraId="44D69AAE" w14:textId="77777777" w:rsidTr="003C405A">
        <w:trPr>
          <w:cantSplit/>
          <w:trHeight w:hRule="exact" w:val="187"/>
          <w:jc w:val="center"/>
        </w:trPr>
        <w:tc>
          <w:tcPr>
            <w:tcW w:w="0" w:type="auto"/>
            <w:vMerge/>
            <w:vAlign w:val="center"/>
          </w:tcPr>
          <w:p w14:paraId="44D69AA3" w14:textId="77777777" w:rsidR="00AF6AC7" w:rsidRPr="00782762" w:rsidRDefault="00AF6AC7" w:rsidP="003C405A">
            <w:pPr>
              <w:jc w:val="center"/>
              <w:rPr>
                <w:rFonts w:ascii="Calibri" w:hAnsi="Calibri"/>
                <w:sz w:val="18"/>
                <w:szCs w:val="18"/>
              </w:rPr>
            </w:pPr>
          </w:p>
        </w:tc>
        <w:tc>
          <w:tcPr>
            <w:tcW w:w="0" w:type="auto"/>
            <w:vAlign w:val="center"/>
          </w:tcPr>
          <w:p w14:paraId="44D69AA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85</w:t>
            </w:r>
          </w:p>
        </w:tc>
        <w:tc>
          <w:tcPr>
            <w:tcW w:w="0" w:type="auto"/>
            <w:vAlign w:val="center"/>
          </w:tcPr>
          <w:p w14:paraId="44D69AA5" w14:textId="77777777" w:rsidR="00AF6AC7" w:rsidRPr="00782762" w:rsidRDefault="00AF6AC7" w:rsidP="003C405A">
            <w:pPr>
              <w:jc w:val="center"/>
              <w:rPr>
                <w:rFonts w:ascii="Calibri" w:hAnsi="Calibri"/>
                <w:sz w:val="18"/>
                <w:szCs w:val="18"/>
              </w:rPr>
            </w:pPr>
            <w:r w:rsidRPr="00782762">
              <w:rPr>
                <w:rFonts w:ascii="Calibri" w:hAnsi="Calibri"/>
                <w:sz w:val="18"/>
                <w:szCs w:val="18"/>
              </w:rPr>
              <w:t>1.046</w:t>
            </w:r>
          </w:p>
        </w:tc>
        <w:tc>
          <w:tcPr>
            <w:tcW w:w="0" w:type="auto"/>
            <w:vAlign w:val="center"/>
          </w:tcPr>
          <w:p w14:paraId="44D69AA6" w14:textId="77777777" w:rsidR="00AF6AC7" w:rsidRPr="00782762" w:rsidRDefault="00AF6AC7" w:rsidP="003C405A">
            <w:pPr>
              <w:jc w:val="center"/>
              <w:rPr>
                <w:rFonts w:ascii="Calibri" w:hAnsi="Calibri"/>
                <w:sz w:val="18"/>
                <w:szCs w:val="18"/>
              </w:rPr>
            </w:pPr>
            <w:r w:rsidRPr="00782762">
              <w:rPr>
                <w:rFonts w:ascii="Calibri" w:hAnsi="Calibri"/>
                <w:sz w:val="18"/>
                <w:szCs w:val="18"/>
              </w:rPr>
              <w:t>1.041</w:t>
            </w:r>
          </w:p>
        </w:tc>
        <w:tc>
          <w:tcPr>
            <w:tcW w:w="0" w:type="auto"/>
            <w:vAlign w:val="center"/>
          </w:tcPr>
          <w:p w14:paraId="44D69AA7" w14:textId="77777777" w:rsidR="00AF6AC7" w:rsidRPr="00782762" w:rsidRDefault="00AF6AC7" w:rsidP="003C405A">
            <w:pPr>
              <w:jc w:val="center"/>
              <w:rPr>
                <w:rFonts w:ascii="Calibri" w:hAnsi="Calibri"/>
                <w:sz w:val="18"/>
                <w:szCs w:val="18"/>
              </w:rPr>
            </w:pPr>
            <w:r w:rsidRPr="00782762">
              <w:rPr>
                <w:rFonts w:ascii="Calibri" w:hAnsi="Calibri"/>
                <w:sz w:val="18"/>
                <w:szCs w:val="18"/>
              </w:rPr>
              <w:t>1.036</w:t>
            </w:r>
          </w:p>
        </w:tc>
        <w:tc>
          <w:tcPr>
            <w:tcW w:w="0" w:type="auto"/>
            <w:vAlign w:val="center"/>
          </w:tcPr>
          <w:p w14:paraId="44D69AA8" w14:textId="77777777" w:rsidR="00AF6AC7" w:rsidRPr="00782762" w:rsidRDefault="00AF6AC7" w:rsidP="003C405A">
            <w:pPr>
              <w:jc w:val="center"/>
              <w:rPr>
                <w:rFonts w:ascii="Calibri" w:hAnsi="Calibri"/>
                <w:sz w:val="18"/>
                <w:szCs w:val="18"/>
              </w:rPr>
            </w:pPr>
            <w:r w:rsidRPr="00782762">
              <w:rPr>
                <w:rFonts w:ascii="Calibri" w:hAnsi="Calibri"/>
                <w:sz w:val="18"/>
                <w:szCs w:val="18"/>
              </w:rPr>
              <w:t>1.031</w:t>
            </w:r>
          </w:p>
        </w:tc>
        <w:tc>
          <w:tcPr>
            <w:tcW w:w="0" w:type="auto"/>
            <w:vAlign w:val="center"/>
          </w:tcPr>
          <w:p w14:paraId="44D69AA9" w14:textId="77777777" w:rsidR="00AF6AC7" w:rsidRPr="00782762" w:rsidRDefault="00AF6AC7" w:rsidP="003C405A">
            <w:pPr>
              <w:jc w:val="center"/>
              <w:rPr>
                <w:rFonts w:ascii="Calibri" w:hAnsi="Calibri"/>
                <w:sz w:val="18"/>
                <w:szCs w:val="18"/>
              </w:rPr>
            </w:pPr>
            <w:r w:rsidRPr="00782762">
              <w:rPr>
                <w:rFonts w:ascii="Calibri" w:hAnsi="Calibri"/>
                <w:sz w:val="18"/>
                <w:szCs w:val="18"/>
              </w:rPr>
              <w:t>1.026</w:t>
            </w:r>
          </w:p>
        </w:tc>
        <w:tc>
          <w:tcPr>
            <w:tcW w:w="0" w:type="auto"/>
            <w:vAlign w:val="center"/>
          </w:tcPr>
          <w:p w14:paraId="44D69AAA" w14:textId="77777777" w:rsidR="00AF6AC7" w:rsidRPr="00782762" w:rsidRDefault="00AF6AC7" w:rsidP="003C405A">
            <w:pPr>
              <w:jc w:val="center"/>
              <w:rPr>
                <w:rFonts w:ascii="Calibri" w:hAnsi="Calibri"/>
                <w:sz w:val="18"/>
                <w:szCs w:val="18"/>
              </w:rPr>
            </w:pPr>
            <w:r w:rsidRPr="00782762">
              <w:rPr>
                <w:rFonts w:ascii="Calibri" w:hAnsi="Calibri"/>
                <w:sz w:val="18"/>
                <w:szCs w:val="18"/>
              </w:rPr>
              <w:t>1.022</w:t>
            </w:r>
          </w:p>
        </w:tc>
        <w:tc>
          <w:tcPr>
            <w:tcW w:w="0" w:type="auto"/>
            <w:vAlign w:val="center"/>
          </w:tcPr>
          <w:p w14:paraId="44D69AAB" w14:textId="77777777" w:rsidR="00AF6AC7" w:rsidRPr="00782762" w:rsidRDefault="00AF6AC7" w:rsidP="003C405A">
            <w:pPr>
              <w:jc w:val="center"/>
              <w:rPr>
                <w:rFonts w:ascii="Calibri" w:hAnsi="Calibri"/>
                <w:sz w:val="18"/>
                <w:szCs w:val="18"/>
              </w:rPr>
            </w:pPr>
            <w:r w:rsidRPr="00782762">
              <w:rPr>
                <w:rFonts w:ascii="Calibri" w:hAnsi="Calibri"/>
                <w:sz w:val="18"/>
                <w:szCs w:val="18"/>
              </w:rPr>
              <w:t>1.017</w:t>
            </w:r>
          </w:p>
        </w:tc>
        <w:tc>
          <w:tcPr>
            <w:tcW w:w="0" w:type="auto"/>
            <w:vAlign w:val="center"/>
          </w:tcPr>
          <w:p w14:paraId="44D69AAC" w14:textId="77777777" w:rsidR="00AF6AC7" w:rsidRPr="00782762" w:rsidRDefault="00AF6AC7" w:rsidP="003C405A">
            <w:pPr>
              <w:jc w:val="center"/>
              <w:rPr>
                <w:rFonts w:ascii="Calibri" w:hAnsi="Calibri"/>
                <w:sz w:val="18"/>
                <w:szCs w:val="18"/>
              </w:rPr>
            </w:pPr>
            <w:r w:rsidRPr="00782762">
              <w:rPr>
                <w:rFonts w:ascii="Calibri" w:hAnsi="Calibri"/>
                <w:sz w:val="18"/>
                <w:szCs w:val="18"/>
              </w:rPr>
              <w:t>1.012</w:t>
            </w:r>
          </w:p>
        </w:tc>
        <w:tc>
          <w:tcPr>
            <w:tcW w:w="0" w:type="auto"/>
            <w:vAlign w:val="center"/>
          </w:tcPr>
          <w:p w14:paraId="44D69AAD" w14:textId="77777777" w:rsidR="00AF6AC7" w:rsidRPr="00782762" w:rsidRDefault="00AF6AC7" w:rsidP="003C405A">
            <w:pPr>
              <w:jc w:val="center"/>
              <w:rPr>
                <w:rFonts w:ascii="Calibri" w:hAnsi="Calibri"/>
                <w:sz w:val="18"/>
                <w:szCs w:val="18"/>
              </w:rPr>
            </w:pPr>
            <w:r w:rsidRPr="00782762">
              <w:rPr>
                <w:rFonts w:ascii="Calibri" w:hAnsi="Calibri"/>
                <w:sz w:val="18"/>
                <w:szCs w:val="18"/>
              </w:rPr>
              <w:t>1.008</w:t>
            </w:r>
          </w:p>
        </w:tc>
      </w:tr>
      <w:tr w:rsidR="00AF6AC7" w:rsidRPr="00782762" w14:paraId="44D69ABA" w14:textId="77777777" w:rsidTr="003C405A">
        <w:trPr>
          <w:cantSplit/>
          <w:trHeight w:hRule="exact" w:val="187"/>
          <w:jc w:val="center"/>
        </w:trPr>
        <w:tc>
          <w:tcPr>
            <w:tcW w:w="0" w:type="auto"/>
            <w:vMerge/>
            <w:vAlign w:val="center"/>
          </w:tcPr>
          <w:p w14:paraId="44D69AAF" w14:textId="77777777" w:rsidR="00AF6AC7" w:rsidRPr="00782762" w:rsidRDefault="00AF6AC7" w:rsidP="003C405A">
            <w:pPr>
              <w:jc w:val="center"/>
              <w:rPr>
                <w:rFonts w:ascii="Calibri" w:hAnsi="Calibri"/>
                <w:sz w:val="18"/>
                <w:szCs w:val="18"/>
              </w:rPr>
            </w:pPr>
          </w:p>
        </w:tc>
        <w:tc>
          <w:tcPr>
            <w:tcW w:w="0" w:type="auto"/>
            <w:vAlign w:val="center"/>
          </w:tcPr>
          <w:p w14:paraId="44D69AB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90</w:t>
            </w:r>
          </w:p>
        </w:tc>
        <w:tc>
          <w:tcPr>
            <w:tcW w:w="0" w:type="auto"/>
            <w:vAlign w:val="center"/>
          </w:tcPr>
          <w:p w14:paraId="44D69AB1" w14:textId="77777777" w:rsidR="00AF6AC7" w:rsidRPr="00782762" w:rsidRDefault="00AF6AC7" w:rsidP="003C405A">
            <w:pPr>
              <w:jc w:val="center"/>
              <w:rPr>
                <w:rFonts w:ascii="Calibri" w:hAnsi="Calibri"/>
                <w:sz w:val="18"/>
                <w:szCs w:val="18"/>
              </w:rPr>
            </w:pPr>
            <w:r w:rsidRPr="00782762">
              <w:rPr>
                <w:rFonts w:ascii="Calibri" w:hAnsi="Calibri"/>
                <w:sz w:val="18"/>
                <w:szCs w:val="18"/>
              </w:rPr>
              <w:t>1.055</w:t>
            </w:r>
          </w:p>
        </w:tc>
        <w:tc>
          <w:tcPr>
            <w:tcW w:w="0" w:type="auto"/>
            <w:vAlign w:val="center"/>
          </w:tcPr>
          <w:p w14:paraId="44D69AB2" w14:textId="77777777" w:rsidR="00AF6AC7" w:rsidRPr="00782762" w:rsidRDefault="00AF6AC7" w:rsidP="003C405A">
            <w:pPr>
              <w:jc w:val="center"/>
              <w:rPr>
                <w:rFonts w:ascii="Calibri" w:hAnsi="Calibri"/>
                <w:sz w:val="18"/>
                <w:szCs w:val="18"/>
              </w:rPr>
            </w:pPr>
            <w:r w:rsidRPr="00782762">
              <w:rPr>
                <w:rFonts w:ascii="Calibri" w:hAnsi="Calibri"/>
                <w:sz w:val="18"/>
                <w:szCs w:val="18"/>
              </w:rPr>
              <w:t>1.050</w:t>
            </w:r>
          </w:p>
        </w:tc>
        <w:tc>
          <w:tcPr>
            <w:tcW w:w="0" w:type="auto"/>
            <w:vAlign w:val="center"/>
          </w:tcPr>
          <w:p w14:paraId="44D69AB3" w14:textId="77777777" w:rsidR="00AF6AC7" w:rsidRPr="00782762" w:rsidRDefault="00AF6AC7" w:rsidP="003C405A">
            <w:pPr>
              <w:jc w:val="center"/>
              <w:rPr>
                <w:rFonts w:ascii="Calibri" w:hAnsi="Calibri"/>
                <w:sz w:val="18"/>
                <w:szCs w:val="18"/>
              </w:rPr>
            </w:pPr>
            <w:r w:rsidRPr="00782762">
              <w:rPr>
                <w:rFonts w:ascii="Calibri" w:hAnsi="Calibri"/>
                <w:sz w:val="18"/>
                <w:szCs w:val="18"/>
              </w:rPr>
              <w:t>1.045</w:t>
            </w:r>
          </w:p>
        </w:tc>
        <w:tc>
          <w:tcPr>
            <w:tcW w:w="0" w:type="auto"/>
            <w:vAlign w:val="center"/>
          </w:tcPr>
          <w:p w14:paraId="44D69AB4" w14:textId="77777777" w:rsidR="00AF6AC7" w:rsidRPr="00782762" w:rsidRDefault="00AF6AC7" w:rsidP="003C405A">
            <w:pPr>
              <w:jc w:val="center"/>
              <w:rPr>
                <w:rFonts w:ascii="Calibri" w:hAnsi="Calibri"/>
                <w:sz w:val="18"/>
                <w:szCs w:val="18"/>
              </w:rPr>
            </w:pPr>
            <w:r w:rsidRPr="00782762">
              <w:rPr>
                <w:rFonts w:ascii="Calibri" w:hAnsi="Calibri"/>
                <w:sz w:val="18"/>
                <w:szCs w:val="18"/>
              </w:rPr>
              <w:t>1.040</w:t>
            </w:r>
          </w:p>
        </w:tc>
        <w:tc>
          <w:tcPr>
            <w:tcW w:w="0" w:type="auto"/>
            <w:vAlign w:val="center"/>
          </w:tcPr>
          <w:p w14:paraId="44D69AB5" w14:textId="77777777" w:rsidR="00AF6AC7" w:rsidRPr="00782762" w:rsidRDefault="00AF6AC7" w:rsidP="003C405A">
            <w:pPr>
              <w:jc w:val="center"/>
              <w:rPr>
                <w:rFonts w:ascii="Calibri" w:hAnsi="Calibri"/>
                <w:sz w:val="18"/>
                <w:szCs w:val="18"/>
              </w:rPr>
            </w:pPr>
            <w:r w:rsidRPr="00782762">
              <w:rPr>
                <w:rFonts w:ascii="Calibri" w:hAnsi="Calibri"/>
                <w:sz w:val="18"/>
                <w:szCs w:val="18"/>
              </w:rPr>
              <w:t>1.035</w:t>
            </w:r>
          </w:p>
        </w:tc>
        <w:tc>
          <w:tcPr>
            <w:tcW w:w="0" w:type="auto"/>
            <w:vAlign w:val="center"/>
          </w:tcPr>
          <w:p w14:paraId="44D69AB6" w14:textId="77777777" w:rsidR="00AF6AC7" w:rsidRPr="00782762" w:rsidRDefault="00AF6AC7" w:rsidP="003C405A">
            <w:pPr>
              <w:jc w:val="center"/>
              <w:rPr>
                <w:rFonts w:ascii="Calibri" w:hAnsi="Calibri"/>
                <w:sz w:val="18"/>
                <w:szCs w:val="18"/>
              </w:rPr>
            </w:pPr>
            <w:r w:rsidRPr="00782762">
              <w:rPr>
                <w:rFonts w:ascii="Calibri" w:hAnsi="Calibri"/>
                <w:sz w:val="18"/>
                <w:szCs w:val="18"/>
              </w:rPr>
              <w:t>1.030</w:t>
            </w:r>
          </w:p>
        </w:tc>
        <w:tc>
          <w:tcPr>
            <w:tcW w:w="0" w:type="auto"/>
            <w:vAlign w:val="center"/>
          </w:tcPr>
          <w:p w14:paraId="44D69AB7" w14:textId="77777777" w:rsidR="00AF6AC7" w:rsidRPr="00782762" w:rsidRDefault="00AF6AC7" w:rsidP="003C405A">
            <w:pPr>
              <w:jc w:val="center"/>
              <w:rPr>
                <w:rFonts w:ascii="Calibri" w:hAnsi="Calibri"/>
                <w:sz w:val="18"/>
                <w:szCs w:val="18"/>
              </w:rPr>
            </w:pPr>
            <w:r w:rsidRPr="00782762">
              <w:rPr>
                <w:rFonts w:ascii="Calibri" w:hAnsi="Calibri"/>
                <w:sz w:val="18"/>
                <w:szCs w:val="18"/>
              </w:rPr>
              <w:t>1.025</w:t>
            </w:r>
          </w:p>
        </w:tc>
        <w:tc>
          <w:tcPr>
            <w:tcW w:w="0" w:type="auto"/>
            <w:vAlign w:val="center"/>
          </w:tcPr>
          <w:p w14:paraId="44D69AB8" w14:textId="77777777" w:rsidR="00AF6AC7" w:rsidRPr="00782762" w:rsidRDefault="00AF6AC7" w:rsidP="003C405A">
            <w:pPr>
              <w:jc w:val="center"/>
              <w:rPr>
                <w:rFonts w:ascii="Calibri" w:hAnsi="Calibri"/>
                <w:sz w:val="18"/>
                <w:szCs w:val="18"/>
              </w:rPr>
            </w:pPr>
            <w:r w:rsidRPr="00782762">
              <w:rPr>
                <w:rFonts w:ascii="Calibri" w:hAnsi="Calibri"/>
                <w:sz w:val="18"/>
                <w:szCs w:val="18"/>
              </w:rPr>
              <w:t>1.020</w:t>
            </w:r>
          </w:p>
        </w:tc>
        <w:tc>
          <w:tcPr>
            <w:tcW w:w="0" w:type="auto"/>
            <w:vAlign w:val="center"/>
          </w:tcPr>
          <w:p w14:paraId="44D69AB9" w14:textId="77777777" w:rsidR="00AF6AC7" w:rsidRPr="00782762" w:rsidRDefault="00AF6AC7" w:rsidP="003C405A">
            <w:pPr>
              <w:jc w:val="center"/>
              <w:rPr>
                <w:rFonts w:ascii="Calibri" w:hAnsi="Calibri"/>
                <w:sz w:val="18"/>
                <w:szCs w:val="18"/>
              </w:rPr>
            </w:pPr>
            <w:r w:rsidRPr="00782762">
              <w:rPr>
                <w:rFonts w:ascii="Calibri" w:hAnsi="Calibri"/>
                <w:sz w:val="18"/>
                <w:szCs w:val="18"/>
              </w:rPr>
              <w:t>1.016</w:t>
            </w:r>
          </w:p>
        </w:tc>
      </w:tr>
      <w:tr w:rsidR="00AF6AC7" w:rsidRPr="00782762" w14:paraId="44D69AC6" w14:textId="77777777" w:rsidTr="003C405A">
        <w:trPr>
          <w:cantSplit/>
          <w:trHeight w:hRule="exact" w:val="187"/>
          <w:jc w:val="center"/>
        </w:trPr>
        <w:tc>
          <w:tcPr>
            <w:tcW w:w="0" w:type="auto"/>
            <w:vMerge/>
            <w:vAlign w:val="center"/>
          </w:tcPr>
          <w:p w14:paraId="44D69ABB" w14:textId="77777777" w:rsidR="00AF6AC7" w:rsidRPr="00782762" w:rsidRDefault="00AF6AC7" w:rsidP="003C405A">
            <w:pPr>
              <w:jc w:val="center"/>
              <w:rPr>
                <w:rFonts w:ascii="Calibri" w:hAnsi="Calibri"/>
                <w:sz w:val="18"/>
                <w:szCs w:val="18"/>
              </w:rPr>
            </w:pPr>
          </w:p>
        </w:tc>
        <w:tc>
          <w:tcPr>
            <w:tcW w:w="0" w:type="auto"/>
            <w:vAlign w:val="center"/>
          </w:tcPr>
          <w:p w14:paraId="44D69ABC"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95</w:t>
            </w:r>
          </w:p>
        </w:tc>
        <w:tc>
          <w:tcPr>
            <w:tcW w:w="0" w:type="auto"/>
            <w:vAlign w:val="center"/>
          </w:tcPr>
          <w:p w14:paraId="44D69ABD" w14:textId="77777777" w:rsidR="00AF6AC7" w:rsidRPr="00782762" w:rsidRDefault="00AF6AC7" w:rsidP="003C405A">
            <w:pPr>
              <w:jc w:val="center"/>
              <w:rPr>
                <w:rFonts w:ascii="Calibri" w:hAnsi="Calibri"/>
                <w:sz w:val="18"/>
                <w:szCs w:val="18"/>
              </w:rPr>
            </w:pPr>
            <w:r w:rsidRPr="00782762">
              <w:rPr>
                <w:rFonts w:ascii="Calibri" w:hAnsi="Calibri"/>
                <w:sz w:val="18"/>
                <w:szCs w:val="18"/>
              </w:rPr>
              <w:t>1.063</w:t>
            </w:r>
          </w:p>
        </w:tc>
        <w:tc>
          <w:tcPr>
            <w:tcW w:w="0" w:type="auto"/>
            <w:vAlign w:val="center"/>
          </w:tcPr>
          <w:p w14:paraId="44D69ABE" w14:textId="77777777" w:rsidR="00AF6AC7" w:rsidRPr="00782762" w:rsidRDefault="00AF6AC7" w:rsidP="003C405A">
            <w:pPr>
              <w:jc w:val="center"/>
              <w:rPr>
                <w:rFonts w:ascii="Calibri" w:hAnsi="Calibri"/>
                <w:sz w:val="18"/>
                <w:szCs w:val="18"/>
              </w:rPr>
            </w:pPr>
            <w:r w:rsidRPr="00782762">
              <w:rPr>
                <w:rFonts w:ascii="Calibri" w:hAnsi="Calibri"/>
                <w:sz w:val="18"/>
                <w:szCs w:val="18"/>
              </w:rPr>
              <w:t>1.058</w:t>
            </w:r>
          </w:p>
        </w:tc>
        <w:tc>
          <w:tcPr>
            <w:tcW w:w="0" w:type="auto"/>
            <w:vAlign w:val="center"/>
          </w:tcPr>
          <w:p w14:paraId="44D69ABF" w14:textId="77777777" w:rsidR="00AF6AC7" w:rsidRPr="00782762" w:rsidRDefault="00AF6AC7" w:rsidP="003C405A">
            <w:pPr>
              <w:jc w:val="center"/>
              <w:rPr>
                <w:rFonts w:ascii="Calibri" w:hAnsi="Calibri"/>
                <w:sz w:val="18"/>
                <w:szCs w:val="18"/>
              </w:rPr>
            </w:pPr>
            <w:r w:rsidRPr="00782762">
              <w:rPr>
                <w:rFonts w:ascii="Calibri" w:hAnsi="Calibri"/>
                <w:sz w:val="18"/>
                <w:szCs w:val="18"/>
              </w:rPr>
              <w:t>1.053</w:t>
            </w:r>
          </w:p>
        </w:tc>
        <w:tc>
          <w:tcPr>
            <w:tcW w:w="0" w:type="auto"/>
            <w:vAlign w:val="center"/>
          </w:tcPr>
          <w:p w14:paraId="44D69AC0" w14:textId="77777777" w:rsidR="00AF6AC7" w:rsidRPr="00782762" w:rsidRDefault="00AF6AC7" w:rsidP="003C405A">
            <w:pPr>
              <w:jc w:val="center"/>
              <w:rPr>
                <w:rFonts w:ascii="Calibri" w:hAnsi="Calibri"/>
                <w:sz w:val="18"/>
                <w:szCs w:val="18"/>
              </w:rPr>
            </w:pPr>
            <w:r w:rsidRPr="00782762">
              <w:rPr>
                <w:rFonts w:ascii="Calibri" w:hAnsi="Calibri"/>
                <w:sz w:val="18"/>
                <w:szCs w:val="18"/>
              </w:rPr>
              <w:t>1.048</w:t>
            </w:r>
          </w:p>
        </w:tc>
        <w:tc>
          <w:tcPr>
            <w:tcW w:w="0" w:type="auto"/>
            <w:vAlign w:val="center"/>
          </w:tcPr>
          <w:p w14:paraId="44D69AC1" w14:textId="77777777" w:rsidR="00AF6AC7" w:rsidRPr="00782762" w:rsidRDefault="00AF6AC7" w:rsidP="003C405A">
            <w:pPr>
              <w:jc w:val="center"/>
              <w:rPr>
                <w:rFonts w:ascii="Calibri" w:hAnsi="Calibri"/>
                <w:sz w:val="18"/>
                <w:szCs w:val="18"/>
              </w:rPr>
            </w:pPr>
            <w:r w:rsidRPr="00782762">
              <w:rPr>
                <w:rFonts w:ascii="Calibri" w:hAnsi="Calibri"/>
                <w:sz w:val="18"/>
                <w:szCs w:val="18"/>
              </w:rPr>
              <w:t>1.043</w:t>
            </w:r>
          </w:p>
        </w:tc>
        <w:tc>
          <w:tcPr>
            <w:tcW w:w="0" w:type="auto"/>
            <w:vAlign w:val="center"/>
          </w:tcPr>
          <w:p w14:paraId="44D69AC2" w14:textId="77777777" w:rsidR="00AF6AC7" w:rsidRPr="00782762" w:rsidRDefault="00AF6AC7" w:rsidP="003C405A">
            <w:pPr>
              <w:jc w:val="center"/>
              <w:rPr>
                <w:rFonts w:ascii="Calibri" w:hAnsi="Calibri"/>
                <w:sz w:val="18"/>
                <w:szCs w:val="18"/>
              </w:rPr>
            </w:pPr>
            <w:r w:rsidRPr="00782762">
              <w:rPr>
                <w:rFonts w:ascii="Calibri" w:hAnsi="Calibri"/>
                <w:sz w:val="18"/>
                <w:szCs w:val="18"/>
              </w:rPr>
              <w:t>1.038</w:t>
            </w:r>
          </w:p>
        </w:tc>
        <w:tc>
          <w:tcPr>
            <w:tcW w:w="0" w:type="auto"/>
            <w:vAlign w:val="center"/>
          </w:tcPr>
          <w:p w14:paraId="44D69AC3" w14:textId="77777777" w:rsidR="00AF6AC7" w:rsidRPr="00782762" w:rsidRDefault="00AF6AC7" w:rsidP="003C405A">
            <w:pPr>
              <w:jc w:val="center"/>
              <w:rPr>
                <w:rFonts w:ascii="Calibri" w:hAnsi="Calibri"/>
                <w:sz w:val="18"/>
                <w:szCs w:val="18"/>
              </w:rPr>
            </w:pPr>
            <w:r w:rsidRPr="00782762">
              <w:rPr>
                <w:rFonts w:ascii="Calibri" w:hAnsi="Calibri"/>
                <w:sz w:val="18"/>
                <w:szCs w:val="18"/>
              </w:rPr>
              <w:t>1.033</w:t>
            </w:r>
          </w:p>
        </w:tc>
        <w:tc>
          <w:tcPr>
            <w:tcW w:w="0" w:type="auto"/>
            <w:vAlign w:val="center"/>
          </w:tcPr>
          <w:p w14:paraId="44D69AC4" w14:textId="77777777" w:rsidR="00AF6AC7" w:rsidRPr="00782762" w:rsidRDefault="00AF6AC7" w:rsidP="003C405A">
            <w:pPr>
              <w:jc w:val="center"/>
              <w:rPr>
                <w:rFonts w:ascii="Calibri" w:hAnsi="Calibri"/>
                <w:sz w:val="18"/>
                <w:szCs w:val="18"/>
              </w:rPr>
            </w:pPr>
            <w:r w:rsidRPr="00782762">
              <w:rPr>
                <w:rFonts w:ascii="Calibri" w:hAnsi="Calibri"/>
                <w:sz w:val="18"/>
                <w:szCs w:val="18"/>
              </w:rPr>
              <w:t>1.028</w:t>
            </w:r>
          </w:p>
        </w:tc>
        <w:tc>
          <w:tcPr>
            <w:tcW w:w="0" w:type="auto"/>
            <w:vAlign w:val="center"/>
          </w:tcPr>
          <w:p w14:paraId="44D69AC5" w14:textId="77777777" w:rsidR="00AF6AC7" w:rsidRPr="00782762" w:rsidRDefault="00AF6AC7" w:rsidP="003C405A">
            <w:pPr>
              <w:jc w:val="center"/>
              <w:rPr>
                <w:rFonts w:ascii="Calibri" w:hAnsi="Calibri"/>
                <w:sz w:val="18"/>
                <w:szCs w:val="18"/>
              </w:rPr>
            </w:pPr>
            <w:r w:rsidRPr="00782762">
              <w:rPr>
                <w:rFonts w:ascii="Calibri" w:hAnsi="Calibri"/>
                <w:sz w:val="18"/>
                <w:szCs w:val="18"/>
              </w:rPr>
              <w:t>1.024</w:t>
            </w:r>
          </w:p>
        </w:tc>
      </w:tr>
      <w:tr w:rsidR="00AF6AC7" w:rsidRPr="00782762" w14:paraId="44D69AD2" w14:textId="77777777" w:rsidTr="003C405A">
        <w:trPr>
          <w:cantSplit/>
          <w:trHeight w:hRule="exact" w:val="187"/>
          <w:jc w:val="center"/>
        </w:trPr>
        <w:tc>
          <w:tcPr>
            <w:tcW w:w="0" w:type="auto"/>
            <w:vMerge/>
            <w:vAlign w:val="center"/>
          </w:tcPr>
          <w:p w14:paraId="44D69AC7" w14:textId="77777777" w:rsidR="00AF6AC7" w:rsidRPr="00782762" w:rsidRDefault="00AF6AC7" w:rsidP="003C405A">
            <w:pPr>
              <w:jc w:val="center"/>
              <w:rPr>
                <w:rFonts w:ascii="Calibri" w:hAnsi="Calibri"/>
                <w:sz w:val="18"/>
                <w:szCs w:val="18"/>
              </w:rPr>
            </w:pPr>
          </w:p>
        </w:tc>
        <w:tc>
          <w:tcPr>
            <w:tcW w:w="0" w:type="auto"/>
            <w:vAlign w:val="center"/>
          </w:tcPr>
          <w:p w14:paraId="44D69AC8"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100</w:t>
            </w:r>
          </w:p>
        </w:tc>
        <w:tc>
          <w:tcPr>
            <w:tcW w:w="0" w:type="auto"/>
            <w:vAlign w:val="center"/>
          </w:tcPr>
          <w:p w14:paraId="44D69AC9" w14:textId="77777777" w:rsidR="00AF6AC7" w:rsidRPr="00782762" w:rsidRDefault="00AF6AC7" w:rsidP="003C405A">
            <w:pPr>
              <w:jc w:val="center"/>
              <w:rPr>
                <w:rFonts w:ascii="Calibri" w:hAnsi="Calibri"/>
                <w:sz w:val="18"/>
                <w:szCs w:val="18"/>
              </w:rPr>
            </w:pPr>
            <w:r w:rsidRPr="00782762">
              <w:rPr>
                <w:rFonts w:ascii="Calibri" w:hAnsi="Calibri"/>
                <w:sz w:val="18"/>
                <w:szCs w:val="18"/>
              </w:rPr>
              <w:t>1.072</w:t>
            </w:r>
          </w:p>
        </w:tc>
        <w:tc>
          <w:tcPr>
            <w:tcW w:w="0" w:type="auto"/>
            <w:vAlign w:val="center"/>
          </w:tcPr>
          <w:p w14:paraId="44D69ACA" w14:textId="77777777" w:rsidR="00AF6AC7" w:rsidRPr="00782762" w:rsidRDefault="00AF6AC7" w:rsidP="003C405A">
            <w:pPr>
              <w:jc w:val="center"/>
              <w:rPr>
                <w:rFonts w:ascii="Calibri" w:hAnsi="Calibri"/>
                <w:sz w:val="18"/>
                <w:szCs w:val="18"/>
              </w:rPr>
            </w:pPr>
            <w:r w:rsidRPr="00782762">
              <w:rPr>
                <w:rFonts w:ascii="Calibri" w:hAnsi="Calibri"/>
                <w:sz w:val="18"/>
                <w:szCs w:val="18"/>
              </w:rPr>
              <w:t>1.066</w:t>
            </w:r>
          </w:p>
        </w:tc>
        <w:tc>
          <w:tcPr>
            <w:tcW w:w="0" w:type="auto"/>
            <w:vAlign w:val="center"/>
          </w:tcPr>
          <w:p w14:paraId="44D69ACB" w14:textId="77777777" w:rsidR="00AF6AC7" w:rsidRPr="00782762" w:rsidRDefault="00AF6AC7" w:rsidP="003C405A">
            <w:pPr>
              <w:jc w:val="center"/>
              <w:rPr>
                <w:rFonts w:ascii="Calibri" w:hAnsi="Calibri"/>
                <w:sz w:val="18"/>
                <w:szCs w:val="18"/>
              </w:rPr>
            </w:pPr>
            <w:r w:rsidRPr="00782762">
              <w:rPr>
                <w:rFonts w:ascii="Calibri" w:hAnsi="Calibri"/>
                <w:sz w:val="18"/>
                <w:szCs w:val="18"/>
              </w:rPr>
              <w:t>1.061</w:t>
            </w:r>
          </w:p>
        </w:tc>
        <w:tc>
          <w:tcPr>
            <w:tcW w:w="0" w:type="auto"/>
            <w:vAlign w:val="center"/>
          </w:tcPr>
          <w:p w14:paraId="44D69ACC" w14:textId="77777777" w:rsidR="00AF6AC7" w:rsidRPr="00782762" w:rsidRDefault="00AF6AC7" w:rsidP="003C405A">
            <w:pPr>
              <w:jc w:val="center"/>
              <w:rPr>
                <w:rFonts w:ascii="Calibri" w:hAnsi="Calibri"/>
                <w:sz w:val="18"/>
                <w:szCs w:val="18"/>
              </w:rPr>
            </w:pPr>
            <w:r w:rsidRPr="00782762">
              <w:rPr>
                <w:rFonts w:ascii="Calibri" w:hAnsi="Calibri"/>
                <w:sz w:val="18"/>
                <w:szCs w:val="18"/>
              </w:rPr>
              <w:t>1.056</w:t>
            </w:r>
          </w:p>
        </w:tc>
        <w:tc>
          <w:tcPr>
            <w:tcW w:w="0" w:type="auto"/>
            <w:vAlign w:val="center"/>
          </w:tcPr>
          <w:p w14:paraId="44D69ACD" w14:textId="77777777" w:rsidR="00AF6AC7" w:rsidRPr="00782762" w:rsidRDefault="00AF6AC7" w:rsidP="003C405A">
            <w:pPr>
              <w:jc w:val="center"/>
              <w:rPr>
                <w:rFonts w:ascii="Calibri" w:hAnsi="Calibri"/>
                <w:sz w:val="18"/>
                <w:szCs w:val="18"/>
              </w:rPr>
            </w:pPr>
            <w:r w:rsidRPr="00782762">
              <w:rPr>
                <w:rFonts w:ascii="Calibri" w:hAnsi="Calibri"/>
                <w:sz w:val="18"/>
                <w:szCs w:val="18"/>
              </w:rPr>
              <w:t>1.051</w:t>
            </w:r>
          </w:p>
        </w:tc>
        <w:tc>
          <w:tcPr>
            <w:tcW w:w="0" w:type="auto"/>
            <w:vAlign w:val="center"/>
          </w:tcPr>
          <w:p w14:paraId="44D69ACE" w14:textId="77777777" w:rsidR="00AF6AC7" w:rsidRPr="00782762" w:rsidRDefault="00AF6AC7" w:rsidP="003C405A">
            <w:pPr>
              <w:jc w:val="center"/>
              <w:rPr>
                <w:rFonts w:ascii="Calibri" w:hAnsi="Calibri"/>
                <w:sz w:val="18"/>
                <w:szCs w:val="18"/>
              </w:rPr>
            </w:pPr>
            <w:r w:rsidRPr="00782762">
              <w:rPr>
                <w:rFonts w:ascii="Calibri" w:hAnsi="Calibri"/>
                <w:sz w:val="18"/>
                <w:szCs w:val="18"/>
              </w:rPr>
              <w:t>1.046</w:t>
            </w:r>
          </w:p>
        </w:tc>
        <w:tc>
          <w:tcPr>
            <w:tcW w:w="0" w:type="auto"/>
            <w:vAlign w:val="center"/>
          </w:tcPr>
          <w:p w14:paraId="44D69ACF" w14:textId="77777777" w:rsidR="00AF6AC7" w:rsidRPr="00782762" w:rsidRDefault="00AF6AC7" w:rsidP="003C405A">
            <w:pPr>
              <w:jc w:val="center"/>
              <w:rPr>
                <w:rFonts w:ascii="Calibri" w:hAnsi="Calibri"/>
                <w:sz w:val="18"/>
                <w:szCs w:val="18"/>
              </w:rPr>
            </w:pPr>
            <w:r w:rsidRPr="00782762">
              <w:rPr>
                <w:rFonts w:ascii="Calibri" w:hAnsi="Calibri"/>
                <w:sz w:val="18"/>
                <w:szCs w:val="18"/>
              </w:rPr>
              <w:t>1.041</w:t>
            </w:r>
          </w:p>
        </w:tc>
        <w:tc>
          <w:tcPr>
            <w:tcW w:w="0" w:type="auto"/>
            <w:vAlign w:val="center"/>
          </w:tcPr>
          <w:p w14:paraId="44D69AD0" w14:textId="77777777" w:rsidR="00AF6AC7" w:rsidRPr="00782762" w:rsidRDefault="00AF6AC7" w:rsidP="003C405A">
            <w:pPr>
              <w:jc w:val="center"/>
              <w:rPr>
                <w:rFonts w:ascii="Calibri" w:hAnsi="Calibri"/>
                <w:sz w:val="18"/>
                <w:szCs w:val="18"/>
              </w:rPr>
            </w:pPr>
            <w:r w:rsidRPr="00782762">
              <w:rPr>
                <w:rFonts w:ascii="Calibri" w:hAnsi="Calibri"/>
                <w:sz w:val="18"/>
                <w:szCs w:val="18"/>
              </w:rPr>
              <w:t>1.037</w:t>
            </w:r>
          </w:p>
        </w:tc>
        <w:tc>
          <w:tcPr>
            <w:tcW w:w="0" w:type="auto"/>
            <w:vAlign w:val="center"/>
          </w:tcPr>
          <w:p w14:paraId="44D69AD1" w14:textId="77777777" w:rsidR="00AF6AC7" w:rsidRPr="00782762" w:rsidRDefault="00AF6AC7" w:rsidP="003C405A">
            <w:pPr>
              <w:jc w:val="center"/>
              <w:rPr>
                <w:rFonts w:ascii="Calibri" w:hAnsi="Calibri"/>
                <w:sz w:val="18"/>
                <w:szCs w:val="18"/>
              </w:rPr>
            </w:pPr>
            <w:r w:rsidRPr="00782762">
              <w:rPr>
                <w:rFonts w:ascii="Calibri" w:hAnsi="Calibri"/>
                <w:sz w:val="18"/>
                <w:szCs w:val="18"/>
              </w:rPr>
              <w:t>1.032</w:t>
            </w:r>
          </w:p>
        </w:tc>
      </w:tr>
      <w:tr w:rsidR="00AF6AC7" w:rsidRPr="00782762" w14:paraId="44D69ADE" w14:textId="77777777" w:rsidTr="003C405A">
        <w:trPr>
          <w:cantSplit/>
          <w:trHeight w:hRule="exact" w:val="187"/>
          <w:jc w:val="center"/>
        </w:trPr>
        <w:tc>
          <w:tcPr>
            <w:tcW w:w="0" w:type="auto"/>
            <w:vMerge/>
            <w:vAlign w:val="center"/>
          </w:tcPr>
          <w:p w14:paraId="44D69AD3" w14:textId="77777777" w:rsidR="00AF6AC7" w:rsidRPr="00782762" w:rsidRDefault="00AF6AC7" w:rsidP="003C405A">
            <w:pPr>
              <w:jc w:val="center"/>
              <w:rPr>
                <w:rFonts w:ascii="Calibri" w:hAnsi="Calibri"/>
                <w:sz w:val="18"/>
                <w:szCs w:val="18"/>
              </w:rPr>
            </w:pPr>
          </w:p>
        </w:tc>
        <w:tc>
          <w:tcPr>
            <w:tcW w:w="0" w:type="auto"/>
            <w:vAlign w:val="center"/>
          </w:tcPr>
          <w:p w14:paraId="44D69AD4"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105</w:t>
            </w:r>
          </w:p>
        </w:tc>
        <w:tc>
          <w:tcPr>
            <w:tcW w:w="0" w:type="auto"/>
            <w:vAlign w:val="center"/>
          </w:tcPr>
          <w:p w14:paraId="44D69AD5" w14:textId="77777777" w:rsidR="00AF6AC7" w:rsidRPr="00782762" w:rsidRDefault="00AF6AC7" w:rsidP="003C405A">
            <w:pPr>
              <w:jc w:val="center"/>
              <w:rPr>
                <w:rFonts w:ascii="Calibri" w:hAnsi="Calibri"/>
                <w:sz w:val="18"/>
                <w:szCs w:val="18"/>
              </w:rPr>
            </w:pPr>
            <w:r w:rsidRPr="00782762">
              <w:rPr>
                <w:rFonts w:ascii="Calibri" w:hAnsi="Calibri"/>
                <w:sz w:val="18"/>
                <w:szCs w:val="18"/>
              </w:rPr>
              <w:t>1.080</w:t>
            </w:r>
          </w:p>
        </w:tc>
        <w:tc>
          <w:tcPr>
            <w:tcW w:w="0" w:type="auto"/>
            <w:vAlign w:val="center"/>
          </w:tcPr>
          <w:p w14:paraId="44D69AD6" w14:textId="77777777" w:rsidR="00AF6AC7" w:rsidRPr="00782762" w:rsidRDefault="00AF6AC7" w:rsidP="003C405A">
            <w:pPr>
              <w:jc w:val="center"/>
              <w:rPr>
                <w:rFonts w:ascii="Calibri" w:hAnsi="Calibri"/>
                <w:sz w:val="18"/>
                <w:szCs w:val="18"/>
              </w:rPr>
            </w:pPr>
            <w:r w:rsidRPr="00782762">
              <w:rPr>
                <w:rFonts w:ascii="Calibri" w:hAnsi="Calibri"/>
                <w:sz w:val="18"/>
                <w:szCs w:val="18"/>
              </w:rPr>
              <w:t>1.075</w:t>
            </w:r>
          </w:p>
        </w:tc>
        <w:tc>
          <w:tcPr>
            <w:tcW w:w="0" w:type="auto"/>
            <w:vAlign w:val="center"/>
          </w:tcPr>
          <w:p w14:paraId="44D69AD7" w14:textId="77777777" w:rsidR="00AF6AC7" w:rsidRPr="00782762" w:rsidRDefault="00AF6AC7" w:rsidP="003C405A">
            <w:pPr>
              <w:jc w:val="center"/>
              <w:rPr>
                <w:rFonts w:ascii="Calibri" w:hAnsi="Calibri"/>
                <w:sz w:val="18"/>
                <w:szCs w:val="18"/>
              </w:rPr>
            </w:pPr>
            <w:r w:rsidRPr="00782762">
              <w:rPr>
                <w:rFonts w:ascii="Calibri" w:hAnsi="Calibri"/>
                <w:sz w:val="18"/>
                <w:szCs w:val="18"/>
              </w:rPr>
              <w:t>1.070</w:t>
            </w:r>
          </w:p>
        </w:tc>
        <w:tc>
          <w:tcPr>
            <w:tcW w:w="0" w:type="auto"/>
            <w:vAlign w:val="center"/>
          </w:tcPr>
          <w:p w14:paraId="44D69AD8" w14:textId="77777777" w:rsidR="00AF6AC7" w:rsidRPr="00782762" w:rsidRDefault="00AF6AC7" w:rsidP="003C405A">
            <w:pPr>
              <w:jc w:val="center"/>
              <w:rPr>
                <w:rFonts w:ascii="Calibri" w:hAnsi="Calibri"/>
                <w:sz w:val="18"/>
                <w:szCs w:val="18"/>
              </w:rPr>
            </w:pPr>
            <w:r w:rsidRPr="00782762">
              <w:rPr>
                <w:rFonts w:ascii="Calibri" w:hAnsi="Calibri"/>
                <w:sz w:val="18"/>
                <w:szCs w:val="18"/>
              </w:rPr>
              <w:t>1.064</w:t>
            </w:r>
          </w:p>
        </w:tc>
        <w:tc>
          <w:tcPr>
            <w:tcW w:w="0" w:type="auto"/>
            <w:vAlign w:val="center"/>
          </w:tcPr>
          <w:p w14:paraId="44D69AD9" w14:textId="77777777" w:rsidR="00AF6AC7" w:rsidRPr="00782762" w:rsidRDefault="00AF6AC7" w:rsidP="003C405A">
            <w:pPr>
              <w:jc w:val="center"/>
              <w:rPr>
                <w:rFonts w:ascii="Calibri" w:hAnsi="Calibri"/>
                <w:sz w:val="18"/>
                <w:szCs w:val="18"/>
              </w:rPr>
            </w:pPr>
            <w:r w:rsidRPr="00782762">
              <w:rPr>
                <w:rFonts w:ascii="Calibri" w:hAnsi="Calibri"/>
                <w:sz w:val="18"/>
                <w:szCs w:val="18"/>
              </w:rPr>
              <w:t>1.059</w:t>
            </w:r>
          </w:p>
        </w:tc>
        <w:tc>
          <w:tcPr>
            <w:tcW w:w="0" w:type="auto"/>
            <w:vAlign w:val="center"/>
          </w:tcPr>
          <w:p w14:paraId="44D69ADA" w14:textId="77777777" w:rsidR="00AF6AC7" w:rsidRPr="00782762" w:rsidRDefault="00AF6AC7" w:rsidP="003C405A">
            <w:pPr>
              <w:jc w:val="center"/>
              <w:rPr>
                <w:rFonts w:ascii="Calibri" w:hAnsi="Calibri"/>
                <w:sz w:val="18"/>
                <w:szCs w:val="18"/>
              </w:rPr>
            </w:pPr>
            <w:r w:rsidRPr="00782762">
              <w:rPr>
                <w:rFonts w:ascii="Calibri" w:hAnsi="Calibri"/>
                <w:sz w:val="18"/>
                <w:szCs w:val="18"/>
              </w:rPr>
              <w:t>1.054</w:t>
            </w:r>
          </w:p>
        </w:tc>
        <w:tc>
          <w:tcPr>
            <w:tcW w:w="0" w:type="auto"/>
            <w:vAlign w:val="center"/>
          </w:tcPr>
          <w:p w14:paraId="44D69ADB" w14:textId="77777777" w:rsidR="00AF6AC7" w:rsidRPr="00782762" w:rsidRDefault="00AF6AC7" w:rsidP="003C405A">
            <w:pPr>
              <w:jc w:val="center"/>
              <w:rPr>
                <w:rFonts w:ascii="Calibri" w:hAnsi="Calibri"/>
                <w:sz w:val="18"/>
                <w:szCs w:val="18"/>
              </w:rPr>
            </w:pPr>
            <w:r w:rsidRPr="00782762">
              <w:rPr>
                <w:rFonts w:ascii="Calibri" w:hAnsi="Calibri"/>
                <w:sz w:val="18"/>
                <w:szCs w:val="18"/>
              </w:rPr>
              <w:t>1.050</w:t>
            </w:r>
          </w:p>
        </w:tc>
        <w:tc>
          <w:tcPr>
            <w:tcW w:w="0" w:type="auto"/>
            <w:vAlign w:val="center"/>
          </w:tcPr>
          <w:p w14:paraId="44D69ADC" w14:textId="77777777" w:rsidR="00AF6AC7" w:rsidRPr="00782762" w:rsidRDefault="00AF6AC7" w:rsidP="003C405A">
            <w:pPr>
              <w:jc w:val="center"/>
              <w:rPr>
                <w:rFonts w:ascii="Calibri" w:hAnsi="Calibri"/>
                <w:sz w:val="18"/>
                <w:szCs w:val="18"/>
              </w:rPr>
            </w:pPr>
            <w:r w:rsidRPr="00782762">
              <w:rPr>
                <w:rFonts w:ascii="Calibri" w:hAnsi="Calibri"/>
                <w:sz w:val="18"/>
                <w:szCs w:val="18"/>
              </w:rPr>
              <w:t>1.045</w:t>
            </w:r>
          </w:p>
        </w:tc>
        <w:tc>
          <w:tcPr>
            <w:tcW w:w="0" w:type="auto"/>
            <w:vAlign w:val="center"/>
          </w:tcPr>
          <w:p w14:paraId="44D69ADD" w14:textId="77777777" w:rsidR="00AF6AC7" w:rsidRPr="00782762" w:rsidRDefault="00AF6AC7" w:rsidP="003C405A">
            <w:pPr>
              <w:jc w:val="center"/>
              <w:rPr>
                <w:rFonts w:ascii="Calibri" w:hAnsi="Calibri"/>
                <w:sz w:val="18"/>
                <w:szCs w:val="18"/>
              </w:rPr>
            </w:pPr>
            <w:r w:rsidRPr="00782762">
              <w:rPr>
                <w:rFonts w:ascii="Calibri" w:hAnsi="Calibri"/>
                <w:sz w:val="18"/>
                <w:szCs w:val="18"/>
              </w:rPr>
              <w:t>1.040</w:t>
            </w:r>
          </w:p>
        </w:tc>
      </w:tr>
      <w:tr w:rsidR="00AF6AC7" w:rsidRPr="00782762" w14:paraId="44D69AEA" w14:textId="77777777" w:rsidTr="003C405A">
        <w:trPr>
          <w:cantSplit/>
          <w:trHeight w:hRule="exact" w:val="187"/>
          <w:jc w:val="center"/>
        </w:trPr>
        <w:tc>
          <w:tcPr>
            <w:tcW w:w="0" w:type="auto"/>
            <w:vMerge/>
            <w:vAlign w:val="center"/>
          </w:tcPr>
          <w:p w14:paraId="44D69ADF" w14:textId="77777777" w:rsidR="00AF6AC7" w:rsidRPr="00782762" w:rsidRDefault="00AF6AC7" w:rsidP="003C405A">
            <w:pPr>
              <w:jc w:val="center"/>
              <w:rPr>
                <w:rFonts w:ascii="Calibri" w:hAnsi="Calibri"/>
                <w:sz w:val="18"/>
                <w:szCs w:val="18"/>
              </w:rPr>
            </w:pPr>
          </w:p>
        </w:tc>
        <w:tc>
          <w:tcPr>
            <w:tcW w:w="0" w:type="auto"/>
            <w:vAlign w:val="center"/>
          </w:tcPr>
          <w:p w14:paraId="44D69AE0" w14:textId="77777777" w:rsidR="00AF6AC7" w:rsidRPr="00782762" w:rsidRDefault="00AF6AC7" w:rsidP="003C405A">
            <w:pPr>
              <w:jc w:val="center"/>
              <w:rPr>
                <w:rFonts w:ascii="Calibri" w:hAnsi="Calibri"/>
                <w:b/>
                <w:sz w:val="18"/>
                <w:szCs w:val="18"/>
              </w:rPr>
            </w:pPr>
            <w:r w:rsidRPr="00782762">
              <w:rPr>
                <w:rFonts w:ascii="Calibri" w:hAnsi="Calibri"/>
                <w:b/>
                <w:sz w:val="18"/>
                <w:szCs w:val="18"/>
              </w:rPr>
              <w:t>110</w:t>
            </w:r>
          </w:p>
        </w:tc>
        <w:tc>
          <w:tcPr>
            <w:tcW w:w="0" w:type="auto"/>
            <w:vAlign w:val="center"/>
          </w:tcPr>
          <w:p w14:paraId="44D69AE1" w14:textId="77777777" w:rsidR="00AF6AC7" w:rsidRPr="00782762" w:rsidRDefault="00AF6AC7" w:rsidP="003C405A">
            <w:pPr>
              <w:jc w:val="center"/>
              <w:rPr>
                <w:rFonts w:ascii="Calibri" w:hAnsi="Calibri"/>
                <w:sz w:val="18"/>
                <w:szCs w:val="18"/>
              </w:rPr>
            </w:pPr>
            <w:r w:rsidRPr="00782762">
              <w:rPr>
                <w:rFonts w:ascii="Calibri" w:hAnsi="Calibri"/>
                <w:sz w:val="18"/>
                <w:szCs w:val="18"/>
              </w:rPr>
              <w:t>1.088</w:t>
            </w:r>
          </w:p>
        </w:tc>
        <w:tc>
          <w:tcPr>
            <w:tcW w:w="0" w:type="auto"/>
            <w:vAlign w:val="center"/>
          </w:tcPr>
          <w:p w14:paraId="44D69AE2" w14:textId="77777777" w:rsidR="00AF6AC7" w:rsidRPr="00782762" w:rsidRDefault="00AF6AC7" w:rsidP="003C405A">
            <w:pPr>
              <w:jc w:val="center"/>
              <w:rPr>
                <w:rFonts w:ascii="Calibri" w:hAnsi="Calibri"/>
                <w:sz w:val="18"/>
                <w:szCs w:val="18"/>
              </w:rPr>
            </w:pPr>
            <w:r w:rsidRPr="00782762">
              <w:rPr>
                <w:rFonts w:ascii="Calibri" w:hAnsi="Calibri"/>
                <w:sz w:val="18"/>
                <w:szCs w:val="18"/>
              </w:rPr>
              <w:t>1.083</w:t>
            </w:r>
          </w:p>
        </w:tc>
        <w:tc>
          <w:tcPr>
            <w:tcW w:w="0" w:type="auto"/>
            <w:vAlign w:val="center"/>
          </w:tcPr>
          <w:p w14:paraId="44D69AE3" w14:textId="77777777" w:rsidR="00AF6AC7" w:rsidRPr="00782762" w:rsidRDefault="00AF6AC7" w:rsidP="003C405A">
            <w:pPr>
              <w:jc w:val="center"/>
              <w:rPr>
                <w:rFonts w:ascii="Calibri" w:hAnsi="Calibri"/>
                <w:sz w:val="18"/>
                <w:szCs w:val="18"/>
              </w:rPr>
            </w:pPr>
            <w:r w:rsidRPr="00782762">
              <w:rPr>
                <w:rFonts w:ascii="Calibri" w:hAnsi="Calibri"/>
                <w:sz w:val="18"/>
                <w:szCs w:val="18"/>
              </w:rPr>
              <w:t>1.078</w:t>
            </w:r>
          </w:p>
        </w:tc>
        <w:tc>
          <w:tcPr>
            <w:tcW w:w="0" w:type="auto"/>
            <w:vAlign w:val="center"/>
          </w:tcPr>
          <w:p w14:paraId="44D69AE4" w14:textId="77777777" w:rsidR="00AF6AC7" w:rsidRPr="00782762" w:rsidRDefault="00AF6AC7" w:rsidP="003C405A">
            <w:pPr>
              <w:jc w:val="center"/>
              <w:rPr>
                <w:rFonts w:ascii="Calibri" w:hAnsi="Calibri"/>
                <w:sz w:val="18"/>
                <w:szCs w:val="18"/>
              </w:rPr>
            </w:pPr>
            <w:r w:rsidRPr="00782762">
              <w:rPr>
                <w:rFonts w:ascii="Calibri" w:hAnsi="Calibri"/>
                <w:sz w:val="18"/>
                <w:szCs w:val="18"/>
              </w:rPr>
              <w:t>1.073</w:t>
            </w:r>
          </w:p>
        </w:tc>
        <w:tc>
          <w:tcPr>
            <w:tcW w:w="0" w:type="auto"/>
            <w:vAlign w:val="center"/>
          </w:tcPr>
          <w:p w14:paraId="44D69AE5" w14:textId="77777777" w:rsidR="00AF6AC7" w:rsidRPr="00782762" w:rsidRDefault="00AF6AC7" w:rsidP="003C405A">
            <w:pPr>
              <w:jc w:val="center"/>
              <w:rPr>
                <w:rFonts w:ascii="Calibri" w:hAnsi="Calibri"/>
                <w:sz w:val="18"/>
                <w:szCs w:val="18"/>
              </w:rPr>
            </w:pPr>
            <w:r w:rsidRPr="00782762">
              <w:rPr>
                <w:rFonts w:ascii="Calibri" w:hAnsi="Calibri"/>
                <w:sz w:val="18"/>
                <w:szCs w:val="18"/>
              </w:rPr>
              <w:t>1.068</w:t>
            </w:r>
          </w:p>
        </w:tc>
        <w:tc>
          <w:tcPr>
            <w:tcW w:w="0" w:type="auto"/>
            <w:vAlign w:val="center"/>
          </w:tcPr>
          <w:p w14:paraId="44D69AE6" w14:textId="77777777" w:rsidR="00AF6AC7" w:rsidRPr="00782762" w:rsidRDefault="00AF6AC7" w:rsidP="003C405A">
            <w:pPr>
              <w:jc w:val="center"/>
              <w:rPr>
                <w:rFonts w:ascii="Calibri" w:hAnsi="Calibri"/>
                <w:sz w:val="18"/>
                <w:szCs w:val="18"/>
              </w:rPr>
            </w:pPr>
            <w:r w:rsidRPr="00782762">
              <w:rPr>
                <w:rFonts w:ascii="Calibri" w:hAnsi="Calibri"/>
                <w:sz w:val="18"/>
                <w:szCs w:val="18"/>
              </w:rPr>
              <w:t>1.063</w:t>
            </w:r>
          </w:p>
        </w:tc>
        <w:tc>
          <w:tcPr>
            <w:tcW w:w="0" w:type="auto"/>
            <w:vAlign w:val="center"/>
          </w:tcPr>
          <w:p w14:paraId="44D69AE7" w14:textId="77777777" w:rsidR="00AF6AC7" w:rsidRPr="00782762" w:rsidRDefault="00AF6AC7" w:rsidP="003C405A">
            <w:pPr>
              <w:jc w:val="center"/>
              <w:rPr>
                <w:rFonts w:ascii="Calibri" w:hAnsi="Calibri"/>
                <w:sz w:val="18"/>
                <w:szCs w:val="18"/>
              </w:rPr>
            </w:pPr>
            <w:r w:rsidRPr="00782762">
              <w:rPr>
                <w:rFonts w:ascii="Calibri" w:hAnsi="Calibri"/>
                <w:sz w:val="18"/>
                <w:szCs w:val="18"/>
              </w:rPr>
              <w:t>1.058</w:t>
            </w:r>
          </w:p>
        </w:tc>
        <w:tc>
          <w:tcPr>
            <w:tcW w:w="0" w:type="auto"/>
            <w:vAlign w:val="center"/>
          </w:tcPr>
          <w:p w14:paraId="44D69AE8" w14:textId="77777777" w:rsidR="00AF6AC7" w:rsidRPr="00782762" w:rsidRDefault="00AF6AC7" w:rsidP="003C405A">
            <w:pPr>
              <w:jc w:val="center"/>
              <w:rPr>
                <w:rFonts w:ascii="Calibri" w:hAnsi="Calibri"/>
                <w:sz w:val="18"/>
                <w:szCs w:val="18"/>
              </w:rPr>
            </w:pPr>
            <w:r w:rsidRPr="00782762">
              <w:rPr>
                <w:rFonts w:ascii="Calibri" w:hAnsi="Calibri"/>
                <w:sz w:val="18"/>
                <w:szCs w:val="18"/>
              </w:rPr>
              <w:t>1.053</w:t>
            </w:r>
          </w:p>
        </w:tc>
        <w:tc>
          <w:tcPr>
            <w:tcW w:w="0" w:type="auto"/>
            <w:vAlign w:val="center"/>
          </w:tcPr>
          <w:p w14:paraId="44D69AE9" w14:textId="77777777" w:rsidR="00AF6AC7" w:rsidRPr="00782762" w:rsidRDefault="00AF6AC7" w:rsidP="003C405A">
            <w:pPr>
              <w:jc w:val="center"/>
              <w:rPr>
                <w:rFonts w:ascii="Calibri" w:hAnsi="Calibri"/>
                <w:sz w:val="18"/>
                <w:szCs w:val="18"/>
              </w:rPr>
            </w:pPr>
            <w:r w:rsidRPr="00782762">
              <w:rPr>
                <w:rFonts w:ascii="Calibri" w:hAnsi="Calibri"/>
                <w:sz w:val="18"/>
                <w:szCs w:val="18"/>
              </w:rPr>
              <w:t>1.048</w:t>
            </w:r>
          </w:p>
        </w:tc>
      </w:tr>
    </w:tbl>
    <w:p w14:paraId="44D69AEB" w14:textId="77777777" w:rsidR="00AF6AC7" w:rsidRDefault="00AF6AC7" w:rsidP="00AF6AC7">
      <w:pPr>
        <w:rPr>
          <w:rFonts w:ascii="Calibri" w:hAnsi="Calibri"/>
          <w:sz w:val="18"/>
          <w:szCs w:val="18"/>
        </w:rPr>
      </w:pPr>
    </w:p>
    <w:p w14:paraId="44D69AEC" w14:textId="7BD36400" w:rsidR="00AF6AC7" w:rsidRDefault="00AF6AC7" w:rsidP="00AF6AC7">
      <w:pPr>
        <w:pStyle w:val="ListParagraph"/>
        <w:numPr>
          <w:ilvl w:val="0"/>
          <w:numId w:val="48"/>
        </w:numPr>
        <w:rPr>
          <w:rFonts w:ascii="Calibri" w:hAnsi="Calibri"/>
          <w:sz w:val="18"/>
          <w:szCs w:val="18"/>
        </w:rPr>
      </w:pPr>
      <w:r w:rsidRPr="00782762">
        <w:rPr>
          <w:rFonts w:ascii="Calibri" w:hAnsi="Calibri"/>
          <w:sz w:val="18"/>
          <w:szCs w:val="18"/>
        </w:rPr>
        <w:t xml:space="preserve">This field is automatically calculated. The Corrected CFM50 is the Nominal CFM50 from Section </w:t>
      </w:r>
      <w:r>
        <w:rPr>
          <w:rFonts w:ascii="Calibri" w:hAnsi="Calibri"/>
          <w:sz w:val="18"/>
          <w:szCs w:val="18"/>
        </w:rPr>
        <w:t>F</w:t>
      </w:r>
      <w:r w:rsidRPr="00782762">
        <w:rPr>
          <w:rFonts w:ascii="Calibri" w:hAnsi="Calibri"/>
          <w:sz w:val="18"/>
          <w:szCs w:val="18"/>
        </w:rPr>
        <w:t xml:space="preserve"> multiplied </w:t>
      </w:r>
      <w:r>
        <w:rPr>
          <w:rFonts w:ascii="Calibri" w:hAnsi="Calibri"/>
          <w:sz w:val="18"/>
          <w:szCs w:val="18"/>
        </w:rPr>
        <w:t>by</w:t>
      </w:r>
      <w:r w:rsidRPr="00782762">
        <w:rPr>
          <w:rFonts w:ascii="Calibri" w:hAnsi="Calibri"/>
          <w:sz w:val="18"/>
          <w:szCs w:val="18"/>
        </w:rPr>
        <w:t xml:space="preserve"> the Altitude and Temperature Correction Factors.</w:t>
      </w:r>
    </w:p>
    <w:p w14:paraId="44D69AED" w14:textId="77777777" w:rsidR="00AF6AC7" w:rsidRDefault="00AF6AC7" w:rsidP="00AF6AC7">
      <w:pPr>
        <w:pStyle w:val="ListParagraph"/>
        <w:rPr>
          <w:rFonts w:ascii="Calibri" w:hAnsi="Calibri"/>
          <w:sz w:val="18"/>
          <w:szCs w:val="18"/>
        </w:rPr>
      </w:pPr>
    </w:p>
    <w:p w14:paraId="44D69AEE" w14:textId="77777777" w:rsidR="00AF6AC7" w:rsidRPr="00FD4DC5" w:rsidRDefault="00AF6AC7" w:rsidP="00AF6AC7">
      <w:pPr>
        <w:rPr>
          <w:rFonts w:ascii="Calibri" w:hAnsi="Calibri"/>
          <w:b/>
          <w:sz w:val="18"/>
          <w:szCs w:val="18"/>
        </w:rPr>
      </w:pPr>
      <w:r w:rsidRPr="00FD4DC5">
        <w:rPr>
          <w:rFonts w:ascii="Calibri" w:hAnsi="Calibri"/>
          <w:b/>
          <w:sz w:val="18"/>
          <w:szCs w:val="18"/>
        </w:rPr>
        <w:t xml:space="preserve">Section </w:t>
      </w:r>
      <w:r>
        <w:rPr>
          <w:rFonts w:ascii="Calibri" w:hAnsi="Calibri"/>
          <w:b/>
          <w:sz w:val="18"/>
          <w:szCs w:val="18"/>
        </w:rPr>
        <w:t>H. Accuracy Adjustment</w:t>
      </w:r>
    </w:p>
    <w:p w14:paraId="44D69AEF" w14:textId="77B04E48" w:rsidR="00AF6AC7" w:rsidRDefault="00AF6AC7" w:rsidP="00AF6AC7">
      <w:pPr>
        <w:pStyle w:val="ListParagraph"/>
        <w:numPr>
          <w:ilvl w:val="0"/>
          <w:numId w:val="49"/>
        </w:numPr>
        <w:rPr>
          <w:rFonts w:ascii="Calibri" w:hAnsi="Calibri"/>
          <w:sz w:val="18"/>
          <w:szCs w:val="18"/>
        </w:rPr>
      </w:pPr>
      <w:r w:rsidRPr="00A96082">
        <w:rPr>
          <w:rFonts w:ascii="Calibri" w:hAnsi="Calibri"/>
          <w:sz w:val="18"/>
          <w:szCs w:val="18"/>
        </w:rPr>
        <w:t>This field is automatically calculat</w:t>
      </w:r>
      <w:r>
        <w:rPr>
          <w:rFonts w:ascii="Calibri" w:hAnsi="Calibri"/>
          <w:sz w:val="18"/>
          <w:szCs w:val="18"/>
        </w:rPr>
        <w:t xml:space="preserve">ed. </w:t>
      </w:r>
      <w:r w:rsidRPr="00A96082">
        <w:rPr>
          <w:rFonts w:ascii="Calibri" w:hAnsi="Calibri"/>
          <w:sz w:val="18"/>
          <w:szCs w:val="18"/>
        </w:rPr>
        <w:t xml:space="preserve">It is the </w:t>
      </w:r>
      <w:r w:rsidR="003C405A">
        <w:rPr>
          <w:rFonts w:ascii="Calibri" w:hAnsi="Calibri"/>
          <w:sz w:val="18"/>
          <w:szCs w:val="18"/>
        </w:rPr>
        <w:t>S</w:t>
      </w:r>
      <w:r w:rsidRPr="00A96082">
        <w:rPr>
          <w:rFonts w:ascii="Calibri" w:hAnsi="Calibri"/>
          <w:sz w:val="18"/>
          <w:szCs w:val="18"/>
        </w:rPr>
        <w:t xml:space="preserve">tandard </w:t>
      </w:r>
      <w:r w:rsidR="003C405A">
        <w:rPr>
          <w:rFonts w:ascii="Calibri" w:hAnsi="Calibri"/>
          <w:sz w:val="18"/>
          <w:szCs w:val="18"/>
        </w:rPr>
        <w:t>D</w:t>
      </w:r>
      <w:r w:rsidRPr="00A96082">
        <w:rPr>
          <w:rFonts w:ascii="Calibri" w:hAnsi="Calibri"/>
          <w:sz w:val="18"/>
          <w:szCs w:val="18"/>
        </w:rPr>
        <w:t xml:space="preserve">eviation of the </w:t>
      </w:r>
      <w:r>
        <w:rPr>
          <w:rFonts w:ascii="Calibri" w:hAnsi="Calibri"/>
          <w:sz w:val="18"/>
          <w:szCs w:val="18"/>
        </w:rPr>
        <w:t>N</w:t>
      </w:r>
      <w:r w:rsidRPr="00A96082">
        <w:rPr>
          <w:rFonts w:ascii="Calibri" w:hAnsi="Calibri"/>
          <w:sz w:val="18"/>
          <w:szCs w:val="18"/>
        </w:rPr>
        <w:t xml:space="preserve">ominal CFM50 values from </w:t>
      </w:r>
      <w:r>
        <w:rPr>
          <w:rFonts w:ascii="Calibri" w:hAnsi="Calibri"/>
          <w:sz w:val="18"/>
          <w:szCs w:val="18"/>
        </w:rPr>
        <w:t>the 5 to 9 repeated single point tests.</w:t>
      </w:r>
    </w:p>
    <w:p w14:paraId="44D69AF0" w14:textId="41B80AC8" w:rsidR="00AF6AC7" w:rsidRDefault="00AF6AC7" w:rsidP="00AF6AC7">
      <w:pPr>
        <w:pStyle w:val="ListParagraph"/>
        <w:numPr>
          <w:ilvl w:val="0"/>
          <w:numId w:val="49"/>
        </w:numPr>
        <w:rPr>
          <w:rFonts w:ascii="Calibri" w:hAnsi="Calibri"/>
          <w:sz w:val="18"/>
          <w:szCs w:val="18"/>
        </w:rPr>
      </w:pPr>
      <w:r w:rsidRPr="000505E9">
        <w:rPr>
          <w:rFonts w:ascii="Calibri" w:hAnsi="Calibri"/>
          <w:sz w:val="18"/>
          <w:szCs w:val="18"/>
        </w:rPr>
        <w:t>This field is automatically calculat</w:t>
      </w:r>
      <w:r>
        <w:rPr>
          <w:rFonts w:ascii="Calibri" w:hAnsi="Calibri"/>
          <w:sz w:val="18"/>
          <w:szCs w:val="18"/>
        </w:rPr>
        <w:t xml:space="preserve">ed. </w:t>
      </w:r>
      <w:r w:rsidRPr="000505E9">
        <w:rPr>
          <w:rFonts w:ascii="Calibri" w:hAnsi="Calibri"/>
          <w:sz w:val="18"/>
          <w:szCs w:val="18"/>
        </w:rPr>
        <w:t xml:space="preserve">It is the </w:t>
      </w:r>
      <w:r w:rsidR="003C405A">
        <w:rPr>
          <w:rFonts w:ascii="Calibri" w:hAnsi="Calibri"/>
          <w:sz w:val="18"/>
          <w:szCs w:val="18"/>
        </w:rPr>
        <w:t>P</w:t>
      </w:r>
      <w:r w:rsidRPr="000505E9">
        <w:rPr>
          <w:rFonts w:ascii="Calibri" w:hAnsi="Calibri"/>
          <w:sz w:val="18"/>
          <w:szCs w:val="18"/>
        </w:rPr>
        <w:t xml:space="preserve">ercent </w:t>
      </w:r>
      <w:r w:rsidR="003C405A">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to calculate this value in the field equals {[(</w:t>
      </w:r>
      <w:r w:rsidR="00B430D1">
        <w:rPr>
          <w:rFonts w:ascii="Calibri" w:hAnsi="Calibri"/>
          <w:sz w:val="18"/>
          <w:szCs w:val="18"/>
        </w:rPr>
        <w:t>H</w:t>
      </w:r>
      <w:r>
        <w:rPr>
          <w:rFonts w:ascii="Calibri" w:hAnsi="Calibri"/>
          <w:sz w:val="18"/>
          <w:szCs w:val="18"/>
        </w:rPr>
        <w:t xml:space="preserve">.1/ </w:t>
      </w:r>
      <w:r w:rsidRPr="00A96082">
        <w:rPr>
          <w:rFonts w:ascii="Calibri" w:hAnsi="Calibri"/>
          <w:sz w:val="18"/>
          <w:szCs w:val="18"/>
        </w:rPr>
        <w:t>square root</w:t>
      </w:r>
      <w:r>
        <w:rPr>
          <w:rFonts w:ascii="Calibri" w:hAnsi="Calibri"/>
          <w:sz w:val="18"/>
          <w:szCs w:val="18"/>
        </w:rPr>
        <w:t xml:space="preserve"> N or the number of tests)x t-statistic look up from table RA 3.8-1]/G.3 </w:t>
      </w:r>
      <w:r w:rsidR="003C405A">
        <w:rPr>
          <w:rFonts w:ascii="Calibri" w:hAnsi="Calibri"/>
          <w:sz w:val="18"/>
          <w:szCs w:val="18"/>
        </w:rPr>
        <w:t>C</w:t>
      </w:r>
      <w:r>
        <w:rPr>
          <w:rFonts w:ascii="Calibri" w:hAnsi="Calibri"/>
          <w:sz w:val="18"/>
          <w:szCs w:val="18"/>
        </w:rPr>
        <w:t xml:space="preserve">orrected CFM50} = </w:t>
      </w:r>
      <w:r w:rsidR="003C405A">
        <w:rPr>
          <w:rFonts w:ascii="Calibri" w:hAnsi="Calibri"/>
          <w:sz w:val="18"/>
          <w:szCs w:val="18"/>
        </w:rPr>
        <w:t>P</w:t>
      </w:r>
      <w:r>
        <w:rPr>
          <w:rFonts w:ascii="Calibri" w:hAnsi="Calibri"/>
          <w:sz w:val="18"/>
          <w:szCs w:val="18"/>
        </w:rPr>
        <w:t xml:space="preserve">ercent </w:t>
      </w:r>
      <w:r w:rsidR="003C405A">
        <w:rPr>
          <w:rFonts w:ascii="Calibri" w:hAnsi="Calibri"/>
          <w:sz w:val="18"/>
          <w:szCs w:val="18"/>
        </w:rPr>
        <w:t>U</w:t>
      </w:r>
      <w:r>
        <w:rPr>
          <w:rFonts w:ascii="Calibri" w:hAnsi="Calibri"/>
          <w:sz w:val="18"/>
          <w:szCs w:val="18"/>
        </w:rPr>
        <w:t>ncertainty</w:t>
      </w:r>
      <w:r w:rsidR="00B6047F">
        <w:rPr>
          <w:rFonts w:ascii="Calibri" w:hAnsi="Calibri"/>
          <w:sz w:val="18"/>
          <w:szCs w:val="18"/>
        </w:rPr>
        <w:t>.</w:t>
      </w:r>
    </w:p>
    <w:p w14:paraId="44D69AF1" w14:textId="77777777" w:rsidR="00AF6AC7" w:rsidRDefault="00AF6AC7" w:rsidP="00AF6AC7">
      <w:pPr>
        <w:pStyle w:val="ListParagraph"/>
        <w:rPr>
          <w:rFonts w:ascii="Calibri" w:hAnsi="Calibri"/>
          <w:sz w:val="18"/>
          <w:szCs w:val="18"/>
        </w:rPr>
      </w:pPr>
    </w:p>
    <w:p w14:paraId="4E8DAE15" w14:textId="77777777" w:rsidR="00271C5A" w:rsidRDefault="00271C5A" w:rsidP="003C405A">
      <w:pPr>
        <w:keepNext/>
        <w:keepLines/>
        <w:ind w:left="720" w:hanging="720"/>
        <w:jc w:val="center"/>
        <w:rPr>
          <w:rFonts w:ascii="Calibri" w:hAnsi="Calibri"/>
          <w:b/>
          <w:i/>
          <w:sz w:val="18"/>
          <w:szCs w:val="18"/>
        </w:rPr>
      </w:pPr>
    </w:p>
    <w:p w14:paraId="44D69AF2" w14:textId="77777777" w:rsidR="00AF6AC7" w:rsidRPr="00940A02" w:rsidRDefault="00AF6AC7" w:rsidP="003C405A">
      <w:pPr>
        <w:keepNext/>
        <w:keepLines/>
        <w:ind w:left="720" w:hanging="720"/>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AF6AC7" w:rsidRPr="00940A02" w14:paraId="44D69AF5" w14:textId="77777777" w:rsidTr="003C405A">
        <w:trPr>
          <w:cantSplit/>
          <w:jc w:val="center"/>
        </w:trPr>
        <w:tc>
          <w:tcPr>
            <w:tcW w:w="2790" w:type="dxa"/>
          </w:tcPr>
          <w:p w14:paraId="44D69AF3" w14:textId="77777777" w:rsidR="00AF6AC7" w:rsidRPr="00940A02" w:rsidRDefault="00AF6AC7" w:rsidP="003C405A">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44D69AF4"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AF6AC7" w:rsidRPr="00940A02" w14:paraId="44D69AF8" w14:textId="77777777" w:rsidTr="003C405A">
        <w:trPr>
          <w:cantSplit/>
          <w:jc w:val="center"/>
        </w:trPr>
        <w:tc>
          <w:tcPr>
            <w:tcW w:w="2790" w:type="dxa"/>
          </w:tcPr>
          <w:p w14:paraId="44D69AF6"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44D69AF7"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AF6AC7" w:rsidRPr="00940A02" w14:paraId="44D69AFB" w14:textId="77777777" w:rsidTr="003C405A">
        <w:trPr>
          <w:cantSplit/>
          <w:jc w:val="center"/>
        </w:trPr>
        <w:tc>
          <w:tcPr>
            <w:tcW w:w="2790" w:type="dxa"/>
          </w:tcPr>
          <w:p w14:paraId="44D69AF9"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44D69AFA"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AF6AC7" w:rsidRPr="00940A02" w14:paraId="44D69AFE" w14:textId="77777777" w:rsidTr="003C405A">
        <w:trPr>
          <w:cantSplit/>
          <w:jc w:val="center"/>
        </w:trPr>
        <w:tc>
          <w:tcPr>
            <w:tcW w:w="2790" w:type="dxa"/>
          </w:tcPr>
          <w:p w14:paraId="44D69AFC"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44D69AFD"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AF6AC7" w:rsidRPr="00940A02" w14:paraId="44D69B01" w14:textId="77777777" w:rsidTr="003C405A">
        <w:trPr>
          <w:cantSplit/>
          <w:jc w:val="center"/>
        </w:trPr>
        <w:tc>
          <w:tcPr>
            <w:tcW w:w="2790" w:type="dxa"/>
          </w:tcPr>
          <w:p w14:paraId="44D69AFF"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44D69B00"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AF6AC7" w:rsidRPr="00940A02" w14:paraId="44D69B04" w14:textId="77777777" w:rsidTr="003C405A">
        <w:trPr>
          <w:cantSplit/>
          <w:jc w:val="center"/>
        </w:trPr>
        <w:tc>
          <w:tcPr>
            <w:tcW w:w="2790" w:type="dxa"/>
          </w:tcPr>
          <w:p w14:paraId="44D69B02"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44D69B03" w14:textId="77777777" w:rsidR="00AF6AC7" w:rsidRPr="00940A02" w:rsidRDefault="00AF6AC7" w:rsidP="003C405A">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44D69B05" w14:textId="77777777" w:rsidR="00AF6AC7" w:rsidRDefault="00AF6AC7" w:rsidP="00AF6AC7">
      <w:pPr>
        <w:pStyle w:val="ListParagraph"/>
        <w:rPr>
          <w:rFonts w:ascii="Calibri" w:hAnsi="Calibri"/>
          <w:sz w:val="18"/>
          <w:szCs w:val="18"/>
        </w:rPr>
      </w:pPr>
    </w:p>
    <w:p w14:paraId="44D69B06" w14:textId="40B9A078" w:rsidR="00AF6AC7" w:rsidRDefault="00AF6AC7" w:rsidP="00AF6AC7">
      <w:pPr>
        <w:pStyle w:val="ListParagraph"/>
        <w:numPr>
          <w:ilvl w:val="0"/>
          <w:numId w:val="49"/>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44D69B07" w14:textId="77777777" w:rsidR="00AF6AC7" w:rsidRDefault="00AF6AC7" w:rsidP="00AF6AC7">
      <w:pPr>
        <w:pStyle w:val="ListParagraph"/>
        <w:numPr>
          <w:ilvl w:val="0"/>
          <w:numId w:val="32"/>
        </w:numPr>
        <w:rPr>
          <w:rFonts w:ascii="Calibri" w:hAnsi="Calibri"/>
          <w:sz w:val="18"/>
          <w:szCs w:val="18"/>
        </w:rPr>
      </w:pPr>
      <w:r>
        <w:rPr>
          <w:rFonts w:ascii="Calibri" w:hAnsi="Calibri"/>
          <w:sz w:val="18"/>
          <w:szCs w:val="18"/>
        </w:rPr>
        <w:t xml:space="preserve">If the </w:t>
      </w:r>
      <w:r w:rsidR="003C405A">
        <w:rPr>
          <w:rFonts w:ascii="Calibri" w:hAnsi="Calibri"/>
          <w:sz w:val="18"/>
          <w:szCs w:val="18"/>
        </w:rPr>
        <w:t>P</w:t>
      </w:r>
      <w:r>
        <w:rPr>
          <w:rFonts w:ascii="Calibri" w:hAnsi="Calibri"/>
          <w:sz w:val="18"/>
          <w:szCs w:val="18"/>
        </w:rPr>
        <w:t xml:space="preserve">ercent </w:t>
      </w:r>
      <w:r w:rsidR="003C405A">
        <w:rPr>
          <w:rFonts w:ascii="Calibri" w:hAnsi="Calibri"/>
          <w:sz w:val="18"/>
          <w:szCs w:val="18"/>
        </w:rPr>
        <w:t>U</w:t>
      </w:r>
      <w:r>
        <w:rPr>
          <w:rFonts w:ascii="Calibri" w:hAnsi="Calibri"/>
          <w:sz w:val="18"/>
          <w:szCs w:val="18"/>
        </w:rPr>
        <w:t>ncertainty in H</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10, then enter “</w:t>
      </w:r>
      <w:r w:rsidR="003C405A">
        <w:rPr>
          <w:rFonts w:ascii="Calibri" w:hAnsi="Calibri"/>
          <w:sz w:val="18"/>
          <w:szCs w:val="18"/>
        </w:rPr>
        <w:t>S</w:t>
      </w:r>
      <w:r>
        <w:rPr>
          <w:rFonts w:ascii="Calibri" w:hAnsi="Calibri"/>
          <w:sz w:val="18"/>
          <w:szCs w:val="18"/>
        </w:rPr>
        <w:t xml:space="preserve">tandard” as </w:t>
      </w:r>
      <w:r w:rsidR="003C405A">
        <w:rPr>
          <w:rFonts w:ascii="Calibri" w:hAnsi="Calibri"/>
          <w:sz w:val="18"/>
          <w:szCs w:val="18"/>
        </w:rPr>
        <w:t>A</w:t>
      </w:r>
      <w:r>
        <w:rPr>
          <w:rFonts w:ascii="Calibri" w:hAnsi="Calibri"/>
          <w:sz w:val="18"/>
          <w:szCs w:val="18"/>
        </w:rPr>
        <w:t xml:space="preserve">ccuracy </w:t>
      </w:r>
      <w:r w:rsidR="003C405A">
        <w:rPr>
          <w:rFonts w:ascii="Calibri" w:hAnsi="Calibri"/>
          <w:sz w:val="18"/>
          <w:szCs w:val="18"/>
        </w:rPr>
        <w:t>L</w:t>
      </w:r>
      <w:r>
        <w:rPr>
          <w:rFonts w:ascii="Calibri" w:hAnsi="Calibri"/>
          <w:sz w:val="18"/>
          <w:szCs w:val="18"/>
        </w:rPr>
        <w:t>evel in box H. 3</w:t>
      </w:r>
    </w:p>
    <w:p w14:paraId="44D69B08" w14:textId="77777777" w:rsidR="00AF6AC7" w:rsidRDefault="00AF6AC7" w:rsidP="00AF6AC7">
      <w:pPr>
        <w:pStyle w:val="ListParagraph"/>
        <w:numPr>
          <w:ilvl w:val="0"/>
          <w:numId w:val="32"/>
        </w:numPr>
        <w:rPr>
          <w:rFonts w:ascii="Calibri" w:hAnsi="Calibri"/>
          <w:sz w:val="18"/>
          <w:szCs w:val="18"/>
        </w:rPr>
      </w:pPr>
      <w:r>
        <w:rPr>
          <w:rFonts w:ascii="Calibri" w:hAnsi="Calibri"/>
          <w:sz w:val="18"/>
          <w:szCs w:val="18"/>
        </w:rPr>
        <w:t xml:space="preserve">If the </w:t>
      </w:r>
      <w:r w:rsidR="003C405A">
        <w:rPr>
          <w:rFonts w:ascii="Calibri" w:hAnsi="Calibri"/>
          <w:sz w:val="18"/>
          <w:szCs w:val="18"/>
        </w:rPr>
        <w:t>P</w:t>
      </w:r>
      <w:r>
        <w:rPr>
          <w:rFonts w:ascii="Calibri" w:hAnsi="Calibri"/>
          <w:sz w:val="18"/>
          <w:szCs w:val="18"/>
        </w:rPr>
        <w:t xml:space="preserve">ercent </w:t>
      </w:r>
      <w:r w:rsidR="003C405A">
        <w:rPr>
          <w:rFonts w:ascii="Calibri" w:hAnsi="Calibri"/>
          <w:sz w:val="18"/>
          <w:szCs w:val="18"/>
        </w:rPr>
        <w:t>U</w:t>
      </w:r>
      <w:r>
        <w:rPr>
          <w:rFonts w:ascii="Calibri" w:hAnsi="Calibri"/>
          <w:sz w:val="18"/>
          <w:szCs w:val="18"/>
        </w:rPr>
        <w:t>ncertainty in H</w:t>
      </w:r>
      <w:r w:rsidRPr="0091667B">
        <w:rPr>
          <w:rFonts w:ascii="Calibri" w:hAnsi="Calibri"/>
          <w:sz w:val="18"/>
          <w:szCs w:val="18"/>
        </w:rPr>
        <w:t>.</w:t>
      </w:r>
      <w:r>
        <w:rPr>
          <w:rFonts w:ascii="Calibri" w:hAnsi="Calibri"/>
          <w:sz w:val="18"/>
          <w:szCs w:val="18"/>
        </w:rPr>
        <w:t>2 &gt; 10, then enter “</w:t>
      </w:r>
      <w:r w:rsidR="003C405A">
        <w:rPr>
          <w:rFonts w:ascii="Calibri" w:hAnsi="Calibri"/>
          <w:sz w:val="18"/>
          <w:szCs w:val="18"/>
        </w:rPr>
        <w:t>R</w:t>
      </w:r>
      <w:r>
        <w:rPr>
          <w:rFonts w:ascii="Calibri" w:hAnsi="Calibri"/>
          <w:sz w:val="18"/>
          <w:szCs w:val="18"/>
        </w:rPr>
        <w:t xml:space="preserve">educed” as </w:t>
      </w:r>
      <w:r w:rsidR="003C405A">
        <w:rPr>
          <w:rFonts w:ascii="Calibri" w:hAnsi="Calibri"/>
          <w:sz w:val="18"/>
          <w:szCs w:val="18"/>
        </w:rPr>
        <w:t>A</w:t>
      </w:r>
      <w:r>
        <w:rPr>
          <w:rFonts w:ascii="Calibri" w:hAnsi="Calibri"/>
          <w:sz w:val="18"/>
          <w:szCs w:val="18"/>
        </w:rPr>
        <w:t xml:space="preserve">ccuracy </w:t>
      </w:r>
      <w:r w:rsidR="003C405A">
        <w:rPr>
          <w:rFonts w:ascii="Calibri" w:hAnsi="Calibri"/>
          <w:sz w:val="18"/>
          <w:szCs w:val="18"/>
        </w:rPr>
        <w:t>L</w:t>
      </w:r>
      <w:r>
        <w:rPr>
          <w:rFonts w:ascii="Calibri" w:hAnsi="Calibri"/>
          <w:sz w:val="18"/>
          <w:szCs w:val="18"/>
        </w:rPr>
        <w:t>evel in box H. 3</w:t>
      </w:r>
    </w:p>
    <w:p w14:paraId="44D69B09" w14:textId="2C4DECE4" w:rsidR="00AF6AC7" w:rsidRDefault="00AF6AC7" w:rsidP="00AF6AC7">
      <w:pPr>
        <w:pStyle w:val="ListParagraph"/>
        <w:numPr>
          <w:ilvl w:val="0"/>
          <w:numId w:val="4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44D69B0A" w14:textId="77777777" w:rsidR="00AF6AC7" w:rsidRDefault="00AF6AC7" w:rsidP="00AF6AC7">
      <w:pPr>
        <w:pStyle w:val="ListParagraph"/>
        <w:numPr>
          <w:ilvl w:val="0"/>
          <w:numId w:val="33"/>
        </w:numPr>
        <w:ind w:left="1440"/>
        <w:rPr>
          <w:rFonts w:ascii="Calibri" w:hAnsi="Calibri"/>
          <w:sz w:val="18"/>
          <w:szCs w:val="18"/>
        </w:rPr>
      </w:pPr>
      <w:r>
        <w:rPr>
          <w:rFonts w:ascii="Calibri" w:hAnsi="Calibri"/>
          <w:sz w:val="18"/>
          <w:szCs w:val="18"/>
        </w:rPr>
        <w:t xml:space="preserve">If the </w:t>
      </w:r>
      <w:r w:rsidR="003C405A">
        <w:rPr>
          <w:rFonts w:ascii="Calibri" w:hAnsi="Calibri"/>
          <w:sz w:val="18"/>
          <w:szCs w:val="18"/>
        </w:rPr>
        <w:t>A</w:t>
      </w:r>
      <w:r>
        <w:rPr>
          <w:rFonts w:ascii="Calibri" w:hAnsi="Calibri"/>
          <w:sz w:val="18"/>
          <w:szCs w:val="18"/>
        </w:rPr>
        <w:t xml:space="preserve">ccuracy </w:t>
      </w:r>
      <w:r w:rsidR="003C405A">
        <w:rPr>
          <w:rFonts w:ascii="Calibri" w:hAnsi="Calibri"/>
          <w:sz w:val="18"/>
          <w:szCs w:val="18"/>
        </w:rPr>
        <w:t>L</w:t>
      </w:r>
      <w:r>
        <w:rPr>
          <w:rFonts w:ascii="Calibri" w:hAnsi="Calibri"/>
          <w:sz w:val="18"/>
          <w:szCs w:val="18"/>
        </w:rPr>
        <w:t>evel H</w:t>
      </w:r>
      <w:r w:rsidRPr="0091667B">
        <w:rPr>
          <w:rFonts w:ascii="Calibri" w:hAnsi="Calibri"/>
          <w:sz w:val="18"/>
          <w:szCs w:val="18"/>
        </w:rPr>
        <w:t>.</w:t>
      </w:r>
      <w:r>
        <w:rPr>
          <w:rFonts w:ascii="Calibri" w:hAnsi="Calibri"/>
          <w:sz w:val="18"/>
          <w:szCs w:val="18"/>
        </w:rPr>
        <w:t xml:space="preserve">3 = Standard, then enter 1 as Accuracy Adjustment </w:t>
      </w:r>
      <w:r w:rsidR="003C405A">
        <w:rPr>
          <w:rFonts w:ascii="Calibri" w:hAnsi="Calibri"/>
          <w:sz w:val="18"/>
          <w:szCs w:val="18"/>
        </w:rPr>
        <w:t>F</w:t>
      </w:r>
      <w:r>
        <w:rPr>
          <w:rFonts w:ascii="Calibri" w:hAnsi="Calibri"/>
          <w:sz w:val="18"/>
          <w:szCs w:val="18"/>
        </w:rPr>
        <w:t>actor in box H.4</w:t>
      </w:r>
    </w:p>
    <w:p w14:paraId="44D69B0B" w14:textId="77777777" w:rsidR="00AF6AC7" w:rsidRDefault="00AF6AC7" w:rsidP="00AF6AC7">
      <w:pPr>
        <w:pStyle w:val="ListParagraph"/>
        <w:numPr>
          <w:ilvl w:val="0"/>
          <w:numId w:val="33"/>
        </w:numPr>
        <w:ind w:left="1440"/>
        <w:rPr>
          <w:rFonts w:ascii="Calibri" w:hAnsi="Calibri"/>
          <w:sz w:val="18"/>
          <w:szCs w:val="18"/>
        </w:rPr>
      </w:pPr>
      <w:r>
        <w:rPr>
          <w:rFonts w:ascii="Calibri" w:hAnsi="Calibri"/>
          <w:sz w:val="18"/>
          <w:szCs w:val="18"/>
        </w:rPr>
        <w:t xml:space="preserve">If the </w:t>
      </w:r>
      <w:r w:rsidR="003C405A">
        <w:rPr>
          <w:rFonts w:ascii="Calibri" w:hAnsi="Calibri"/>
          <w:sz w:val="18"/>
          <w:szCs w:val="18"/>
        </w:rPr>
        <w:t>A</w:t>
      </w:r>
      <w:r>
        <w:rPr>
          <w:rFonts w:ascii="Calibri" w:hAnsi="Calibri"/>
          <w:sz w:val="18"/>
          <w:szCs w:val="18"/>
        </w:rPr>
        <w:t xml:space="preserve">ccuracy </w:t>
      </w:r>
      <w:r w:rsidR="003C405A">
        <w:rPr>
          <w:rFonts w:ascii="Calibri" w:hAnsi="Calibri"/>
          <w:sz w:val="18"/>
          <w:szCs w:val="18"/>
        </w:rPr>
        <w:t>L</w:t>
      </w:r>
      <w:r>
        <w:rPr>
          <w:rFonts w:ascii="Calibri" w:hAnsi="Calibri"/>
          <w:sz w:val="18"/>
          <w:szCs w:val="18"/>
        </w:rPr>
        <w:t>evel H</w:t>
      </w:r>
      <w:r w:rsidRPr="0091667B">
        <w:rPr>
          <w:rFonts w:ascii="Calibri" w:hAnsi="Calibri"/>
          <w:sz w:val="18"/>
          <w:szCs w:val="18"/>
        </w:rPr>
        <w:t>.</w:t>
      </w:r>
      <w:r>
        <w:rPr>
          <w:rFonts w:ascii="Calibri" w:hAnsi="Calibri"/>
          <w:sz w:val="18"/>
          <w:szCs w:val="18"/>
        </w:rPr>
        <w:t xml:space="preserve">3 = Reduced, Accuracy Adjustment </w:t>
      </w:r>
      <w:r w:rsidR="003C405A">
        <w:rPr>
          <w:rFonts w:ascii="Calibri" w:hAnsi="Calibri"/>
          <w:sz w:val="18"/>
          <w:szCs w:val="18"/>
        </w:rPr>
        <w:t>F</w:t>
      </w:r>
      <w:r>
        <w:rPr>
          <w:rFonts w:ascii="Calibri" w:hAnsi="Calibri"/>
          <w:sz w:val="18"/>
          <w:szCs w:val="18"/>
        </w:rPr>
        <w:t>actor equation equals 1+(H.2/100)</w:t>
      </w:r>
    </w:p>
    <w:p w14:paraId="44D69B0C" w14:textId="4485C3BD" w:rsidR="00AF6AC7" w:rsidRDefault="00AF6AC7" w:rsidP="00AF6AC7">
      <w:pPr>
        <w:pStyle w:val="ListParagraph"/>
        <w:numPr>
          <w:ilvl w:val="0"/>
          <w:numId w:val="49"/>
        </w:numPr>
        <w:rPr>
          <w:rFonts w:ascii="Calibri" w:hAnsi="Calibri"/>
          <w:sz w:val="18"/>
          <w:szCs w:val="18"/>
        </w:rPr>
      </w:pPr>
      <w:r w:rsidRPr="00DD4C67">
        <w:rPr>
          <w:rFonts w:ascii="Calibri" w:hAnsi="Calibri"/>
          <w:sz w:val="18"/>
          <w:szCs w:val="18"/>
        </w:rPr>
        <w:t>This field is automatically calculat</w:t>
      </w:r>
      <w:r>
        <w:rPr>
          <w:rFonts w:ascii="Calibri" w:hAnsi="Calibri"/>
          <w:sz w:val="18"/>
          <w:szCs w:val="18"/>
        </w:rPr>
        <w:t xml:space="preserve">ed. </w:t>
      </w:r>
      <w:r w:rsidRPr="00DD4C67">
        <w:rPr>
          <w:rFonts w:ascii="Calibri" w:hAnsi="Calibri"/>
          <w:sz w:val="18"/>
          <w:szCs w:val="18"/>
        </w:rPr>
        <w:t xml:space="preserve">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G.3 * H.4 = Adjusted CFM50</w:t>
      </w:r>
    </w:p>
    <w:p w14:paraId="44D69B0D" w14:textId="77777777" w:rsidR="00AF6AC7" w:rsidRDefault="00AF6AC7" w:rsidP="00AF6AC7">
      <w:pPr>
        <w:pStyle w:val="ListParagraph"/>
        <w:numPr>
          <w:ilvl w:val="0"/>
          <w:numId w:val="49"/>
        </w:numPr>
        <w:rPr>
          <w:rFonts w:ascii="Calibri" w:hAnsi="Calibri"/>
          <w:sz w:val="18"/>
          <w:szCs w:val="18"/>
        </w:rPr>
      </w:pPr>
      <w:r w:rsidRPr="00855947">
        <w:rPr>
          <w:rFonts w:ascii="Calibri" w:hAnsi="Calibri"/>
          <w:sz w:val="18"/>
          <w:szCs w:val="18"/>
        </w:rPr>
        <w:t xml:space="preserve">Enter the </w:t>
      </w:r>
      <w:r w:rsidR="003C405A">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44D69B0E" w14:textId="77777777" w:rsidR="00AF6AC7" w:rsidRDefault="00AF6AC7" w:rsidP="00AF6AC7">
      <w:pPr>
        <w:pStyle w:val="ListParagraph"/>
        <w:numPr>
          <w:ilvl w:val="0"/>
          <w:numId w:val="49"/>
        </w:numPr>
        <w:rPr>
          <w:rFonts w:ascii="Calibri" w:hAnsi="Calibri"/>
          <w:sz w:val="18"/>
          <w:szCs w:val="18"/>
        </w:rPr>
      </w:pPr>
      <w:r w:rsidRPr="00855947">
        <w:rPr>
          <w:rFonts w:ascii="Calibri" w:hAnsi="Calibri"/>
          <w:sz w:val="18"/>
          <w:szCs w:val="18"/>
        </w:rPr>
        <w:t xml:space="preserve">Enter the </w:t>
      </w:r>
      <w:r w:rsidR="003C405A">
        <w:rPr>
          <w:rFonts w:ascii="Calibri" w:hAnsi="Calibri"/>
          <w:sz w:val="18"/>
          <w:szCs w:val="18"/>
        </w:rPr>
        <w:t>P</w:t>
      </w:r>
      <w:r>
        <w:rPr>
          <w:rFonts w:ascii="Calibri" w:hAnsi="Calibri"/>
          <w:sz w:val="18"/>
          <w:szCs w:val="18"/>
        </w:rPr>
        <w:t xml:space="preserve">ercent </w:t>
      </w:r>
      <w:r w:rsidR="003C405A">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44D69B0F" w14:textId="2301B674" w:rsidR="00F10490" w:rsidDel="007B1A70" w:rsidRDefault="00F10490" w:rsidP="00F10490">
      <w:pPr>
        <w:rPr>
          <w:del w:id="52" w:author="Shewmaker, Michael@Energy" w:date="2016-03-29T15:31:00Z"/>
          <w:rFonts w:ascii="Calibri" w:hAnsi="Calibri"/>
        </w:rPr>
      </w:pPr>
    </w:p>
    <w:p w14:paraId="44D69B10" w14:textId="3A0446D9" w:rsidR="00F10490" w:rsidRPr="00782762" w:rsidDel="007B1A70" w:rsidRDefault="00F10490" w:rsidP="00F10490">
      <w:pPr>
        <w:rPr>
          <w:del w:id="53" w:author="Shewmaker, Michael@Energy" w:date="2016-03-29T15:31:00Z"/>
          <w:rFonts w:ascii="Calibri" w:hAnsi="Calibri"/>
          <w:b/>
          <w:sz w:val="18"/>
          <w:szCs w:val="18"/>
        </w:rPr>
      </w:pPr>
      <w:del w:id="54" w:author="Shewmaker, Michael@Energy" w:date="2016-03-29T15:31:00Z">
        <w:r w:rsidRPr="00782762" w:rsidDel="007B1A70">
          <w:rPr>
            <w:rFonts w:ascii="Calibri" w:hAnsi="Calibri"/>
            <w:b/>
            <w:sz w:val="18"/>
            <w:szCs w:val="18"/>
          </w:rPr>
          <w:delText xml:space="preserve">Section </w:delText>
        </w:r>
        <w:r w:rsidR="00AF6AC7" w:rsidDel="007B1A70">
          <w:rPr>
            <w:rFonts w:ascii="Calibri" w:hAnsi="Calibri"/>
            <w:b/>
            <w:sz w:val="18"/>
            <w:szCs w:val="18"/>
          </w:rPr>
          <w:delText>I</w:delText>
        </w:r>
        <w:r w:rsidRPr="00782762" w:rsidDel="007B1A70">
          <w:rPr>
            <w:rFonts w:ascii="Calibri" w:hAnsi="Calibri"/>
            <w:b/>
            <w:sz w:val="18"/>
            <w:szCs w:val="18"/>
          </w:rPr>
          <w:delText>. Additional Requirements for Compliance</w:delText>
        </w:r>
      </w:del>
    </w:p>
    <w:p w14:paraId="44D69B11" w14:textId="259BD44A" w:rsidR="00F10490" w:rsidRPr="00782762" w:rsidDel="007B1A70" w:rsidRDefault="00F10490" w:rsidP="00F10490">
      <w:pPr>
        <w:pStyle w:val="ListParagraph"/>
        <w:numPr>
          <w:ilvl w:val="0"/>
          <w:numId w:val="44"/>
        </w:numPr>
        <w:rPr>
          <w:del w:id="55" w:author="Shewmaker, Michael@Energy" w:date="2016-03-29T15:31:00Z"/>
          <w:rFonts w:ascii="Calibri" w:hAnsi="Calibri"/>
          <w:sz w:val="18"/>
          <w:szCs w:val="18"/>
        </w:rPr>
      </w:pPr>
      <w:del w:id="56" w:author="Shewmaker, Michael@Energy" w:date="2016-03-29T15:31:00Z">
        <w:r w:rsidRPr="00782762" w:rsidDel="007B1A70">
          <w:rPr>
            <w:rFonts w:ascii="Calibri" w:hAnsi="Calibri"/>
            <w:sz w:val="18"/>
            <w:szCs w:val="18"/>
          </w:rPr>
          <w:delText>This statement must be true (or not applicable) for the test to conform to the protocols.</w:delText>
        </w:r>
      </w:del>
    </w:p>
    <w:p w14:paraId="44D69B12" w14:textId="3A254AC2" w:rsidR="00F10490" w:rsidRPr="00782762" w:rsidDel="007B1A70" w:rsidRDefault="00F10490" w:rsidP="00F10490">
      <w:pPr>
        <w:pStyle w:val="ListParagraph"/>
        <w:numPr>
          <w:ilvl w:val="0"/>
          <w:numId w:val="44"/>
        </w:numPr>
        <w:rPr>
          <w:del w:id="57" w:author="Shewmaker, Michael@Energy" w:date="2016-03-29T15:31:00Z"/>
          <w:rFonts w:ascii="Calibri" w:hAnsi="Calibri"/>
          <w:sz w:val="18"/>
          <w:szCs w:val="18"/>
        </w:rPr>
      </w:pPr>
      <w:del w:id="58" w:author="Shewmaker, Michael@Energy" w:date="2016-03-29T15:31:00Z">
        <w:r w:rsidRPr="00782762" w:rsidDel="007B1A70">
          <w:rPr>
            <w:rFonts w:ascii="Calibri" w:hAnsi="Calibri"/>
            <w:sz w:val="18"/>
            <w:szCs w:val="18"/>
          </w:rPr>
          <w:delText>This statement must be true (or not applicable) for the test to conform to the protocols.</w:delText>
        </w:r>
      </w:del>
    </w:p>
    <w:p w14:paraId="44D69B13" w14:textId="086804E4" w:rsidR="00F10490" w:rsidRPr="00782762" w:rsidDel="007B1A70" w:rsidRDefault="00F10490" w:rsidP="00F10490">
      <w:pPr>
        <w:pStyle w:val="ListParagraph"/>
        <w:numPr>
          <w:ilvl w:val="0"/>
          <w:numId w:val="44"/>
        </w:numPr>
        <w:rPr>
          <w:del w:id="59" w:author="Shewmaker, Michael@Energy" w:date="2016-03-29T15:31:00Z"/>
          <w:rFonts w:ascii="Calibri" w:hAnsi="Calibri"/>
          <w:sz w:val="18"/>
          <w:szCs w:val="18"/>
        </w:rPr>
      </w:pPr>
      <w:del w:id="60" w:author="Shewmaker, Michael@Energy" w:date="2016-03-29T15:31:00Z">
        <w:r w:rsidRPr="00782762" w:rsidDel="007B1A70">
          <w:rPr>
            <w:rFonts w:ascii="Calibri" w:hAnsi="Calibri"/>
            <w:sz w:val="18"/>
            <w:szCs w:val="18"/>
          </w:rPr>
          <w:delText>This statement must be true (or not applicable) for the test to conform to the protocols.</w:delText>
        </w:r>
      </w:del>
    </w:p>
    <w:p w14:paraId="44D69B14" w14:textId="5289B6CC" w:rsidR="00F10490" w:rsidRPr="00782762" w:rsidDel="007B1A70" w:rsidRDefault="00F10490" w:rsidP="00F10490">
      <w:pPr>
        <w:pStyle w:val="ListParagraph"/>
        <w:numPr>
          <w:ilvl w:val="0"/>
          <w:numId w:val="44"/>
        </w:numPr>
        <w:rPr>
          <w:del w:id="61" w:author="Shewmaker, Michael@Energy" w:date="2016-03-29T15:31:00Z"/>
          <w:rFonts w:ascii="Calibri" w:hAnsi="Calibri"/>
          <w:sz w:val="18"/>
          <w:szCs w:val="18"/>
        </w:rPr>
      </w:pPr>
      <w:del w:id="62" w:author="Shewmaker, Michael@Energy" w:date="2016-03-29T15:31:00Z">
        <w:r w:rsidRPr="00782762" w:rsidDel="007B1A70">
          <w:rPr>
            <w:rFonts w:ascii="Calibri" w:hAnsi="Calibri"/>
            <w:sz w:val="18"/>
            <w:szCs w:val="18"/>
          </w:rPr>
          <w:delText>This statement must be true (or not applicable) for the test to conform to the protocols.</w:delText>
        </w:r>
      </w:del>
    </w:p>
    <w:p w14:paraId="44D69B15" w14:textId="100EDAE5" w:rsidR="00F10490" w:rsidDel="007B1A70" w:rsidRDefault="00F10490" w:rsidP="00F10490">
      <w:pPr>
        <w:pStyle w:val="ListParagraph"/>
        <w:numPr>
          <w:ilvl w:val="0"/>
          <w:numId w:val="44"/>
        </w:numPr>
        <w:rPr>
          <w:del w:id="63" w:author="Shewmaker, Michael@Energy" w:date="2016-03-29T15:31:00Z"/>
          <w:rFonts w:ascii="Calibri" w:hAnsi="Calibri"/>
          <w:sz w:val="18"/>
          <w:szCs w:val="18"/>
        </w:rPr>
      </w:pPr>
      <w:del w:id="64" w:author="Shewmaker, Michael@Energy" w:date="2016-03-29T15:31:00Z">
        <w:r w:rsidRPr="00782762" w:rsidDel="007B1A70">
          <w:rPr>
            <w:rFonts w:ascii="Calibri" w:hAnsi="Calibri"/>
            <w:sz w:val="18"/>
            <w:szCs w:val="18"/>
          </w:rPr>
          <w:delText>This statement must be true (or not applicable) for the test to conform to the protocols.</w:delText>
        </w:r>
      </w:del>
    </w:p>
    <w:p w14:paraId="34A36449" w14:textId="77777777" w:rsidR="00316E81" w:rsidRDefault="00316E81" w:rsidP="008940EC">
      <w:pPr>
        <w:rPr>
          <w:rFonts w:ascii="Calibri" w:hAnsi="Calibri"/>
          <w:sz w:val="18"/>
          <w:szCs w:val="18"/>
        </w:rPr>
      </w:pPr>
    </w:p>
    <w:p w14:paraId="6D7A43B8" w14:textId="77777777" w:rsidR="00316E81" w:rsidRDefault="00316E81" w:rsidP="00316E81">
      <w:pPr>
        <w:rPr>
          <w:rFonts w:ascii="Calibri" w:hAnsi="Calibri"/>
          <w:sz w:val="18"/>
          <w:szCs w:val="18"/>
        </w:rPr>
        <w:sectPr w:rsidR="00316E81" w:rsidSect="00271C5A">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p w14:paraId="0D9DE79B" w14:textId="7DCAF086" w:rsidR="00316E81" w:rsidRPr="008940EC" w:rsidRDefault="00316E81" w:rsidP="008940EC">
      <w:pPr>
        <w:rPr>
          <w:rFonts w:ascii="Calibri" w:hAnsi="Calibri"/>
          <w:sz w:val="18"/>
        </w:rPr>
      </w:pPr>
    </w:p>
    <w:p w14:paraId="5C19F009" w14:textId="77777777" w:rsidR="008A4853" w:rsidRDefault="008A4853" w:rsidP="002A7445">
      <w:pPr>
        <w:pStyle w:val="ListParagraph"/>
        <w:rPr>
          <w:rFonts w:ascii="Calibri" w:hAnsi="Calibri"/>
          <w:sz w:val="18"/>
          <w:szCs w:val="18"/>
        </w:rPr>
        <w:sectPr w:rsidR="008A4853" w:rsidSect="00271C5A">
          <w:headerReference w:type="default" r:id="rId18"/>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918"/>
        <w:gridCol w:w="5508"/>
      </w:tblGrid>
      <w:tr w:rsidR="006129F1" w:rsidRPr="000A4E42" w14:paraId="44D69B1C" w14:textId="77777777" w:rsidTr="00025255">
        <w:tc>
          <w:tcPr>
            <w:tcW w:w="11016" w:type="dxa"/>
            <w:gridSpan w:val="3"/>
            <w:vAlign w:val="center"/>
          </w:tcPr>
          <w:p w14:paraId="44D69B1B" w14:textId="77777777" w:rsidR="006129F1" w:rsidRPr="00FD4DC5"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D271E4">
              <w:rPr>
                <w:rFonts w:ascii="Calibri" w:hAnsi="Calibri"/>
                <w:b/>
                <w:szCs w:val="18"/>
              </w:rPr>
              <w:lastRenderedPageBreak/>
              <w:t>A. Building Air Leakage – General Information</w:t>
            </w:r>
          </w:p>
        </w:tc>
      </w:tr>
      <w:tr w:rsidR="006129F1" w:rsidRPr="000A4E42" w14:paraId="44D69B20" w14:textId="77777777" w:rsidTr="00EE2DB2">
        <w:tc>
          <w:tcPr>
            <w:tcW w:w="590" w:type="dxa"/>
            <w:vAlign w:val="center"/>
          </w:tcPr>
          <w:p w14:paraId="44D69B1D" w14:textId="77777777" w:rsidR="006129F1" w:rsidRPr="000A4E42" w:rsidRDefault="003654DB" w:rsidP="00454828">
            <w:pPr>
              <w:jc w:val="center"/>
              <w:rPr>
                <w:rFonts w:ascii="Calibri" w:hAnsi="Calibri"/>
                <w:b/>
                <w:sz w:val="18"/>
                <w:szCs w:val="18"/>
              </w:rPr>
            </w:pPr>
            <w:r>
              <w:rPr>
                <w:rFonts w:ascii="Calibri" w:hAnsi="Calibri"/>
                <w:sz w:val="18"/>
                <w:szCs w:val="18"/>
              </w:rPr>
              <w:t>01</w:t>
            </w:r>
          </w:p>
        </w:tc>
        <w:tc>
          <w:tcPr>
            <w:tcW w:w="4918" w:type="dxa"/>
          </w:tcPr>
          <w:p w14:paraId="44D69B1E" w14:textId="5AB30C7D" w:rsidR="006129F1" w:rsidRPr="000A4E42" w:rsidRDefault="006129F1" w:rsidP="00EE2DB2">
            <w:pPr>
              <w:rPr>
                <w:rFonts w:ascii="Calibri" w:hAnsi="Calibri"/>
                <w:sz w:val="18"/>
                <w:szCs w:val="18"/>
              </w:rPr>
            </w:pPr>
            <w:r w:rsidRPr="000A4E42">
              <w:rPr>
                <w:rFonts w:ascii="Calibri" w:hAnsi="Calibri"/>
                <w:sz w:val="18"/>
                <w:szCs w:val="18"/>
              </w:rPr>
              <w:t xml:space="preserve">Indoor </w:t>
            </w:r>
            <w:r w:rsidR="0054477F">
              <w:rPr>
                <w:rFonts w:ascii="Calibri" w:hAnsi="Calibri"/>
                <w:sz w:val="18"/>
                <w:szCs w:val="18"/>
              </w:rPr>
              <w:t>T</w:t>
            </w:r>
            <w:r w:rsidRPr="000A4E42">
              <w:rPr>
                <w:rFonts w:ascii="Calibri" w:hAnsi="Calibri"/>
                <w:sz w:val="18"/>
                <w:szCs w:val="18"/>
              </w:rPr>
              <w:t xml:space="preserve">emperature </w:t>
            </w:r>
            <w:r w:rsidR="0054477F">
              <w:rPr>
                <w:rFonts w:ascii="Calibri" w:hAnsi="Calibri"/>
                <w:sz w:val="18"/>
                <w:szCs w:val="18"/>
              </w:rPr>
              <w:t>D</w:t>
            </w:r>
            <w:r w:rsidRPr="000A4E42">
              <w:rPr>
                <w:rFonts w:ascii="Calibri" w:hAnsi="Calibri"/>
                <w:sz w:val="18"/>
                <w:szCs w:val="18"/>
              </w:rPr>
              <w:t xml:space="preserve">uring </w:t>
            </w:r>
            <w:r w:rsidR="0054477F">
              <w:rPr>
                <w:rFonts w:ascii="Calibri" w:hAnsi="Calibri"/>
                <w:sz w:val="18"/>
                <w:szCs w:val="18"/>
              </w:rPr>
              <w:t>T</w:t>
            </w:r>
            <w:r w:rsidRPr="000A4E42">
              <w:rPr>
                <w:rFonts w:ascii="Calibri" w:hAnsi="Calibri"/>
                <w:sz w:val="18"/>
                <w:szCs w:val="18"/>
              </w:rPr>
              <w:t>est (</w:t>
            </w:r>
            <w:r w:rsidR="00EE2DB2">
              <w:rPr>
                <w:rFonts w:ascii="Calibri" w:hAnsi="Calibri"/>
                <w:sz w:val="18"/>
                <w:szCs w:val="18"/>
              </w:rPr>
              <w:t>°</w:t>
            </w:r>
            <w:r w:rsidRPr="000A4E42">
              <w:rPr>
                <w:rFonts w:ascii="Calibri" w:hAnsi="Calibri"/>
                <w:sz w:val="18"/>
                <w:szCs w:val="18"/>
              </w:rPr>
              <w:t>F)</w:t>
            </w:r>
          </w:p>
        </w:tc>
        <w:tc>
          <w:tcPr>
            <w:tcW w:w="5508" w:type="dxa"/>
          </w:tcPr>
          <w:p w14:paraId="44D69B1F" w14:textId="77777777" w:rsidR="006129F1" w:rsidRPr="000A4E42" w:rsidRDefault="006129F1" w:rsidP="00025255">
            <w:pPr>
              <w:tabs>
                <w:tab w:val="left" w:pos="2189"/>
              </w:tabs>
              <w:rPr>
                <w:rFonts w:ascii="Calibri" w:hAnsi="Calibri"/>
                <w:sz w:val="18"/>
                <w:szCs w:val="18"/>
              </w:rPr>
            </w:pPr>
            <w:r w:rsidRPr="000A4E42">
              <w:rPr>
                <w:rFonts w:ascii="Calibri" w:hAnsi="Calibri"/>
                <w:sz w:val="18"/>
                <w:szCs w:val="18"/>
              </w:rPr>
              <w:t xml:space="preserve">&lt;&lt;user input, </w:t>
            </w:r>
            <w:proofErr w:type="spellStart"/>
            <w:r w:rsidRPr="000A4E42">
              <w:rPr>
                <w:rFonts w:ascii="Calibri" w:hAnsi="Calibri"/>
                <w:sz w:val="18"/>
                <w:szCs w:val="18"/>
              </w:rPr>
              <w:t>degF</w:t>
            </w:r>
            <w:proofErr w:type="spellEnd"/>
            <w:r w:rsidRPr="000A4E42">
              <w:rPr>
                <w:rFonts w:ascii="Calibri" w:hAnsi="Calibri"/>
                <w:sz w:val="18"/>
                <w:szCs w:val="18"/>
              </w:rPr>
              <w:t>&gt;&gt;</w:t>
            </w:r>
            <w:r w:rsidRPr="000A4E42">
              <w:rPr>
                <w:rFonts w:ascii="Calibri" w:hAnsi="Calibri"/>
                <w:sz w:val="18"/>
                <w:szCs w:val="18"/>
              </w:rPr>
              <w:tab/>
            </w:r>
          </w:p>
        </w:tc>
      </w:tr>
      <w:tr w:rsidR="006129F1" w:rsidRPr="000A4E42" w14:paraId="44D69B24" w14:textId="77777777" w:rsidTr="00EE2DB2">
        <w:tc>
          <w:tcPr>
            <w:tcW w:w="590" w:type="dxa"/>
            <w:vAlign w:val="center"/>
          </w:tcPr>
          <w:p w14:paraId="44D69B21" w14:textId="77777777" w:rsidR="006129F1" w:rsidRPr="000A4E42" w:rsidRDefault="003654DB" w:rsidP="00454828">
            <w:pPr>
              <w:jc w:val="center"/>
              <w:rPr>
                <w:rFonts w:ascii="Calibri" w:hAnsi="Calibri"/>
                <w:b/>
                <w:sz w:val="18"/>
                <w:szCs w:val="18"/>
              </w:rPr>
            </w:pPr>
            <w:r>
              <w:rPr>
                <w:rFonts w:ascii="Calibri" w:hAnsi="Calibri"/>
                <w:sz w:val="18"/>
                <w:szCs w:val="18"/>
              </w:rPr>
              <w:t>02</w:t>
            </w:r>
          </w:p>
        </w:tc>
        <w:tc>
          <w:tcPr>
            <w:tcW w:w="4918" w:type="dxa"/>
          </w:tcPr>
          <w:p w14:paraId="44D69B22" w14:textId="21F307A8" w:rsidR="006129F1" w:rsidRPr="000A4E42" w:rsidRDefault="006129F1" w:rsidP="00EE2DB2">
            <w:pPr>
              <w:rPr>
                <w:rFonts w:ascii="Calibri" w:hAnsi="Calibri"/>
                <w:sz w:val="18"/>
                <w:szCs w:val="18"/>
              </w:rPr>
            </w:pPr>
            <w:r w:rsidRPr="000A4E42">
              <w:rPr>
                <w:rFonts w:ascii="Calibri" w:hAnsi="Calibri"/>
                <w:sz w:val="18"/>
                <w:szCs w:val="18"/>
              </w:rPr>
              <w:t xml:space="preserve">Outdoor </w:t>
            </w:r>
            <w:r w:rsidR="0054477F">
              <w:rPr>
                <w:rFonts w:ascii="Calibri" w:hAnsi="Calibri"/>
                <w:sz w:val="18"/>
                <w:szCs w:val="18"/>
              </w:rPr>
              <w:t>T</w:t>
            </w:r>
            <w:r w:rsidRPr="000A4E42">
              <w:rPr>
                <w:rFonts w:ascii="Calibri" w:hAnsi="Calibri"/>
                <w:sz w:val="18"/>
                <w:szCs w:val="18"/>
              </w:rPr>
              <w:t xml:space="preserve">emperature </w:t>
            </w:r>
            <w:r w:rsidR="0054477F">
              <w:rPr>
                <w:rFonts w:ascii="Calibri" w:hAnsi="Calibri"/>
                <w:sz w:val="18"/>
                <w:szCs w:val="18"/>
              </w:rPr>
              <w:t>D</w:t>
            </w:r>
            <w:r w:rsidRPr="000A4E42">
              <w:rPr>
                <w:rFonts w:ascii="Calibri" w:hAnsi="Calibri"/>
                <w:sz w:val="18"/>
                <w:szCs w:val="18"/>
              </w:rPr>
              <w:t xml:space="preserve">uring </w:t>
            </w:r>
            <w:r w:rsidR="0054477F">
              <w:rPr>
                <w:rFonts w:ascii="Calibri" w:hAnsi="Calibri"/>
                <w:sz w:val="18"/>
                <w:szCs w:val="18"/>
              </w:rPr>
              <w:t>T</w:t>
            </w:r>
            <w:r w:rsidRPr="000A4E42">
              <w:rPr>
                <w:rFonts w:ascii="Calibri" w:hAnsi="Calibri"/>
                <w:sz w:val="18"/>
                <w:szCs w:val="18"/>
              </w:rPr>
              <w:t>est (</w:t>
            </w:r>
            <w:r w:rsidR="00EE2DB2">
              <w:rPr>
                <w:rFonts w:ascii="Calibri" w:hAnsi="Calibri"/>
                <w:sz w:val="18"/>
                <w:szCs w:val="18"/>
              </w:rPr>
              <w:t>°</w:t>
            </w:r>
            <w:r w:rsidRPr="000A4E42">
              <w:rPr>
                <w:rFonts w:ascii="Calibri" w:hAnsi="Calibri"/>
                <w:sz w:val="18"/>
                <w:szCs w:val="18"/>
              </w:rPr>
              <w:t>F)</w:t>
            </w:r>
          </w:p>
        </w:tc>
        <w:tc>
          <w:tcPr>
            <w:tcW w:w="5508" w:type="dxa"/>
          </w:tcPr>
          <w:p w14:paraId="44D69B23" w14:textId="77777777" w:rsidR="006129F1" w:rsidRPr="000A4E42" w:rsidRDefault="006129F1" w:rsidP="00025255">
            <w:pPr>
              <w:rPr>
                <w:rFonts w:ascii="Calibri" w:hAnsi="Calibri"/>
                <w:sz w:val="18"/>
                <w:szCs w:val="18"/>
              </w:rPr>
            </w:pPr>
            <w:r w:rsidRPr="000A4E42">
              <w:rPr>
                <w:rFonts w:ascii="Calibri" w:hAnsi="Calibri"/>
                <w:sz w:val="18"/>
                <w:szCs w:val="18"/>
              </w:rPr>
              <w:t xml:space="preserve">&lt;&lt;user input, </w:t>
            </w:r>
            <w:proofErr w:type="spellStart"/>
            <w:r w:rsidRPr="000A4E42">
              <w:rPr>
                <w:rFonts w:ascii="Calibri" w:hAnsi="Calibri"/>
                <w:sz w:val="18"/>
                <w:szCs w:val="18"/>
              </w:rPr>
              <w:t>degF</w:t>
            </w:r>
            <w:proofErr w:type="spellEnd"/>
            <w:r w:rsidRPr="000A4E42">
              <w:rPr>
                <w:rFonts w:ascii="Calibri" w:hAnsi="Calibri"/>
                <w:sz w:val="18"/>
                <w:szCs w:val="18"/>
              </w:rPr>
              <w:t>&gt;&gt;</w:t>
            </w:r>
            <w:r w:rsidRPr="000A4E42">
              <w:rPr>
                <w:rFonts w:ascii="Calibri" w:hAnsi="Calibri"/>
                <w:sz w:val="18"/>
                <w:szCs w:val="18"/>
              </w:rPr>
              <w:tab/>
            </w:r>
          </w:p>
        </w:tc>
      </w:tr>
      <w:tr w:rsidR="006129F1" w:rsidRPr="000A4E42" w14:paraId="44D69B28" w14:textId="77777777" w:rsidTr="00EE2DB2">
        <w:tc>
          <w:tcPr>
            <w:tcW w:w="590" w:type="dxa"/>
            <w:vAlign w:val="center"/>
          </w:tcPr>
          <w:p w14:paraId="44D69B25" w14:textId="77777777" w:rsidR="006129F1" w:rsidRPr="000A4E42" w:rsidRDefault="003654DB" w:rsidP="00454828">
            <w:pPr>
              <w:jc w:val="center"/>
              <w:rPr>
                <w:rFonts w:ascii="Calibri" w:hAnsi="Calibri"/>
                <w:sz w:val="18"/>
                <w:szCs w:val="18"/>
              </w:rPr>
            </w:pPr>
            <w:r>
              <w:rPr>
                <w:rFonts w:ascii="Calibri" w:hAnsi="Calibri"/>
                <w:sz w:val="18"/>
                <w:szCs w:val="18"/>
              </w:rPr>
              <w:t>03</w:t>
            </w:r>
          </w:p>
        </w:tc>
        <w:tc>
          <w:tcPr>
            <w:tcW w:w="4918" w:type="dxa"/>
          </w:tcPr>
          <w:p w14:paraId="44D69B26" w14:textId="669DD15F" w:rsidR="006129F1" w:rsidRPr="000A4E42" w:rsidRDefault="006129F1" w:rsidP="00D271E4">
            <w:pPr>
              <w:rPr>
                <w:rFonts w:ascii="Calibri" w:hAnsi="Calibri"/>
                <w:sz w:val="18"/>
                <w:szCs w:val="18"/>
              </w:rPr>
            </w:pPr>
            <w:r w:rsidRPr="000A4E42">
              <w:rPr>
                <w:rFonts w:ascii="Calibri" w:hAnsi="Calibri"/>
                <w:sz w:val="18"/>
                <w:szCs w:val="18"/>
              </w:rPr>
              <w:t xml:space="preserve">Blower </w:t>
            </w:r>
            <w:r w:rsidR="0054477F">
              <w:rPr>
                <w:rFonts w:ascii="Calibri" w:hAnsi="Calibri"/>
                <w:sz w:val="18"/>
                <w:szCs w:val="18"/>
              </w:rPr>
              <w:t>D</w:t>
            </w:r>
            <w:r w:rsidRPr="000A4E42">
              <w:rPr>
                <w:rFonts w:ascii="Calibri" w:hAnsi="Calibri"/>
                <w:sz w:val="18"/>
                <w:szCs w:val="18"/>
              </w:rPr>
              <w:t xml:space="preserve">oor </w:t>
            </w:r>
            <w:r w:rsidR="0054477F">
              <w:rPr>
                <w:rFonts w:ascii="Calibri" w:hAnsi="Calibri"/>
                <w:sz w:val="18"/>
                <w:szCs w:val="18"/>
              </w:rPr>
              <w:t>L</w:t>
            </w:r>
            <w:r w:rsidRPr="000A4E42">
              <w:rPr>
                <w:rFonts w:ascii="Calibri" w:hAnsi="Calibri"/>
                <w:sz w:val="18"/>
                <w:szCs w:val="18"/>
              </w:rPr>
              <w:t>ocation</w:t>
            </w:r>
          </w:p>
        </w:tc>
        <w:tc>
          <w:tcPr>
            <w:tcW w:w="5508" w:type="dxa"/>
          </w:tcPr>
          <w:p w14:paraId="44D69B27" w14:textId="77777777" w:rsidR="006129F1" w:rsidRPr="000A4E42" w:rsidRDefault="006129F1" w:rsidP="00025255">
            <w:pPr>
              <w:rPr>
                <w:rFonts w:ascii="Calibri" w:hAnsi="Calibri"/>
                <w:sz w:val="18"/>
                <w:szCs w:val="18"/>
              </w:rPr>
            </w:pPr>
            <w:r w:rsidRPr="000A4E42">
              <w:rPr>
                <w:rFonts w:ascii="Calibri" w:hAnsi="Calibri"/>
                <w:sz w:val="18"/>
                <w:szCs w:val="18"/>
              </w:rPr>
              <w:t>&lt;&lt;user input, text, maximum 50 characters&gt;&gt;</w:t>
            </w:r>
          </w:p>
        </w:tc>
      </w:tr>
      <w:tr w:rsidR="006129F1" w:rsidRPr="000A4E42" w14:paraId="44D69B2C" w14:textId="77777777" w:rsidTr="00EE2DB2">
        <w:tc>
          <w:tcPr>
            <w:tcW w:w="590" w:type="dxa"/>
            <w:vAlign w:val="center"/>
          </w:tcPr>
          <w:p w14:paraId="44D69B29" w14:textId="77777777" w:rsidR="006129F1" w:rsidRPr="000A4E42" w:rsidRDefault="003654DB" w:rsidP="00454828">
            <w:pPr>
              <w:jc w:val="center"/>
              <w:rPr>
                <w:rFonts w:ascii="Calibri" w:hAnsi="Calibri"/>
                <w:sz w:val="18"/>
                <w:szCs w:val="18"/>
              </w:rPr>
            </w:pPr>
            <w:r>
              <w:rPr>
                <w:rFonts w:ascii="Calibri" w:hAnsi="Calibri"/>
                <w:sz w:val="18"/>
                <w:szCs w:val="18"/>
              </w:rPr>
              <w:t>04</w:t>
            </w:r>
          </w:p>
        </w:tc>
        <w:tc>
          <w:tcPr>
            <w:tcW w:w="4918" w:type="dxa"/>
          </w:tcPr>
          <w:p w14:paraId="44D69B2A" w14:textId="4F760885" w:rsidR="006129F1" w:rsidRPr="000A4E42" w:rsidDel="00752910" w:rsidRDefault="006129F1" w:rsidP="00025255">
            <w:pPr>
              <w:rPr>
                <w:rFonts w:ascii="Calibri" w:hAnsi="Calibri"/>
                <w:sz w:val="18"/>
                <w:szCs w:val="18"/>
              </w:rPr>
            </w:pPr>
            <w:r w:rsidRPr="000A4E42">
              <w:rPr>
                <w:rFonts w:ascii="Calibri" w:hAnsi="Calibri"/>
                <w:sz w:val="18"/>
                <w:szCs w:val="18"/>
              </w:rPr>
              <w:t>Building Elevation (</w:t>
            </w:r>
            <w:proofErr w:type="spellStart"/>
            <w:r w:rsidRPr="000A4E42">
              <w:rPr>
                <w:rFonts w:ascii="Calibri" w:hAnsi="Calibri"/>
                <w:sz w:val="18"/>
                <w:szCs w:val="18"/>
              </w:rPr>
              <w:t>ft</w:t>
            </w:r>
            <w:proofErr w:type="spellEnd"/>
            <w:r w:rsidRPr="000A4E42">
              <w:rPr>
                <w:rFonts w:ascii="Calibri" w:hAnsi="Calibri"/>
                <w:sz w:val="18"/>
                <w:szCs w:val="18"/>
              </w:rPr>
              <w:t>)</w:t>
            </w:r>
          </w:p>
        </w:tc>
        <w:tc>
          <w:tcPr>
            <w:tcW w:w="5508" w:type="dxa"/>
          </w:tcPr>
          <w:p w14:paraId="44D69B2B" w14:textId="77777777" w:rsidR="006129F1" w:rsidRPr="000A4E42" w:rsidDel="00752910" w:rsidRDefault="006129F1" w:rsidP="00025255">
            <w:pPr>
              <w:rPr>
                <w:rFonts w:ascii="Calibri" w:hAnsi="Calibri"/>
                <w:sz w:val="18"/>
                <w:szCs w:val="18"/>
              </w:rPr>
            </w:pPr>
            <w:r w:rsidRPr="000A4E42">
              <w:rPr>
                <w:rFonts w:ascii="Calibri" w:hAnsi="Calibri"/>
                <w:sz w:val="18"/>
                <w:szCs w:val="18"/>
              </w:rPr>
              <w:t>&lt;&lt;user input, Ft&gt;&gt;</w:t>
            </w:r>
          </w:p>
        </w:tc>
      </w:tr>
      <w:tr w:rsidR="006129F1" w:rsidRPr="000A4E42" w14:paraId="44D69B30" w14:textId="77777777" w:rsidTr="00EE2DB2">
        <w:tc>
          <w:tcPr>
            <w:tcW w:w="590" w:type="dxa"/>
            <w:vAlign w:val="center"/>
          </w:tcPr>
          <w:p w14:paraId="44D69B2D" w14:textId="77777777" w:rsidR="006129F1" w:rsidRPr="000A4E42" w:rsidRDefault="003654DB" w:rsidP="00454828">
            <w:pPr>
              <w:jc w:val="center"/>
              <w:rPr>
                <w:rFonts w:ascii="Calibri" w:hAnsi="Calibri"/>
                <w:sz w:val="18"/>
                <w:szCs w:val="18"/>
              </w:rPr>
            </w:pPr>
            <w:r>
              <w:rPr>
                <w:rFonts w:ascii="Calibri" w:hAnsi="Calibri"/>
                <w:sz w:val="18"/>
                <w:szCs w:val="18"/>
              </w:rPr>
              <w:t>05</w:t>
            </w:r>
          </w:p>
        </w:tc>
        <w:tc>
          <w:tcPr>
            <w:tcW w:w="4918" w:type="dxa"/>
          </w:tcPr>
          <w:p w14:paraId="44D69B2E" w14:textId="7E31BC71" w:rsidR="006129F1" w:rsidRPr="000A4E42" w:rsidRDefault="006129F1" w:rsidP="00025255">
            <w:pPr>
              <w:rPr>
                <w:rFonts w:ascii="Calibri" w:hAnsi="Calibri"/>
                <w:sz w:val="18"/>
                <w:szCs w:val="18"/>
              </w:rPr>
            </w:pPr>
            <w:r w:rsidRPr="000A4E42">
              <w:rPr>
                <w:rFonts w:ascii="Calibri" w:hAnsi="Calibri"/>
                <w:sz w:val="18"/>
                <w:szCs w:val="18"/>
              </w:rPr>
              <w:t>Building Volume (ft</w:t>
            </w:r>
            <w:r w:rsidRPr="00D271E4">
              <w:rPr>
                <w:rFonts w:ascii="Calibri" w:hAnsi="Calibri"/>
                <w:sz w:val="18"/>
                <w:szCs w:val="18"/>
                <w:vertAlign w:val="superscript"/>
              </w:rPr>
              <w:t>3</w:t>
            </w:r>
            <w:r w:rsidRPr="000A4E42">
              <w:rPr>
                <w:rFonts w:ascii="Calibri" w:hAnsi="Calibri"/>
                <w:sz w:val="18"/>
                <w:szCs w:val="18"/>
              </w:rPr>
              <w:t>)</w:t>
            </w:r>
          </w:p>
        </w:tc>
        <w:tc>
          <w:tcPr>
            <w:tcW w:w="5508" w:type="dxa"/>
          </w:tcPr>
          <w:p w14:paraId="44D69B2F" w14:textId="77777777" w:rsidR="006129F1" w:rsidRPr="000A4E42" w:rsidRDefault="006129F1" w:rsidP="00025255">
            <w:pPr>
              <w:rPr>
                <w:rFonts w:ascii="Calibri" w:hAnsi="Calibri"/>
                <w:sz w:val="18"/>
                <w:szCs w:val="18"/>
              </w:rPr>
            </w:pPr>
            <w:r w:rsidRPr="000A4E42">
              <w:rPr>
                <w:rFonts w:ascii="Calibri" w:hAnsi="Calibri"/>
                <w:sz w:val="18"/>
                <w:szCs w:val="18"/>
              </w:rPr>
              <w:t xml:space="preserve">&lt;&lt;pull from </w:t>
            </w:r>
            <w:r>
              <w:rPr>
                <w:rFonts w:ascii="Calibri" w:hAnsi="Calibri"/>
                <w:sz w:val="18"/>
                <w:szCs w:val="18"/>
              </w:rPr>
              <w:t>CF1R</w:t>
            </w:r>
            <w:r w:rsidRPr="000A4E42">
              <w:rPr>
                <w:rFonts w:ascii="Calibri" w:hAnsi="Calibri"/>
                <w:sz w:val="18"/>
                <w:szCs w:val="18"/>
              </w:rPr>
              <w:t>&gt;&gt;</w:t>
            </w:r>
          </w:p>
        </w:tc>
      </w:tr>
      <w:tr w:rsidR="006129F1" w:rsidRPr="000A4E42" w14:paraId="44D69B34" w14:textId="77777777" w:rsidTr="00EE2DB2">
        <w:tc>
          <w:tcPr>
            <w:tcW w:w="590" w:type="dxa"/>
            <w:vAlign w:val="center"/>
          </w:tcPr>
          <w:p w14:paraId="44D69B31" w14:textId="77777777" w:rsidR="006129F1" w:rsidRPr="000A4E42" w:rsidDel="0053362D" w:rsidRDefault="003654DB" w:rsidP="00454828">
            <w:pPr>
              <w:jc w:val="center"/>
              <w:rPr>
                <w:rFonts w:ascii="Calibri" w:hAnsi="Calibri"/>
                <w:sz w:val="18"/>
                <w:szCs w:val="18"/>
              </w:rPr>
            </w:pPr>
            <w:r>
              <w:rPr>
                <w:rFonts w:ascii="Calibri" w:hAnsi="Calibri"/>
                <w:sz w:val="18"/>
                <w:szCs w:val="18"/>
              </w:rPr>
              <w:t>06</w:t>
            </w:r>
          </w:p>
        </w:tc>
        <w:tc>
          <w:tcPr>
            <w:tcW w:w="4918" w:type="dxa"/>
          </w:tcPr>
          <w:p w14:paraId="44D69B32" w14:textId="55172AFE" w:rsidR="006129F1" w:rsidRPr="000A4E42" w:rsidRDefault="006129F1" w:rsidP="00D271E4">
            <w:pPr>
              <w:rPr>
                <w:rFonts w:ascii="Calibri" w:hAnsi="Calibri"/>
                <w:sz w:val="18"/>
                <w:szCs w:val="18"/>
              </w:rPr>
            </w:pPr>
            <w:r w:rsidRPr="000A4E42">
              <w:rPr>
                <w:rFonts w:ascii="Calibri" w:hAnsi="Calibri"/>
                <w:sz w:val="18"/>
                <w:szCs w:val="18"/>
              </w:rPr>
              <w:t xml:space="preserve">Date of the </w:t>
            </w:r>
            <w:r w:rsidR="0054477F">
              <w:rPr>
                <w:rFonts w:ascii="Calibri" w:hAnsi="Calibri"/>
                <w:sz w:val="18"/>
                <w:szCs w:val="18"/>
              </w:rPr>
              <w:t>D</w:t>
            </w:r>
            <w:r w:rsidRPr="000A4E42">
              <w:rPr>
                <w:rFonts w:ascii="Calibri" w:hAnsi="Calibri"/>
                <w:sz w:val="18"/>
                <w:szCs w:val="18"/>
              </w:rPr>
              <w:t xml:space="preserve">iagnostic </w:t>
            </w:r>
            <w:r w:rsidR="0054477F">
              <w:rPr>
                <w:rFonts w:ascii="Calibri" w:hAnsi="Calibri"/>
                <w:sz w:val="18"/>
                <w:szCs w:val="18"/>
              </w:rPr>
              <w:t>T</w:t>
            </w:r>
            <w:r w:rsidRPr="000A4E42">
              <w:rPr>
                <w:rFonts w:ascii="Calibri" w:hAnsi="Calibri"/>
                <w:sz w:val="18"/>
                <w:szCs w:val="18"/>
              </w:rPr>
              <w:t xml:space="preserve">est for this </w:t>
            </w:r>
            <w:r w:rsidR="0054477F">
              <w:rPr>
                <w:rFonts w:ascii="Calibri" w:hAnsi="Calibri"/>
                <w:sz w:val="18"/>
                <w:szCs w:val="18"/>
              </w:rPr>
              <w:t>D</w:t>
            </w:r>
            <w:r w:rsidRPr="000A4E42">
              <w:rPr>
                <w:rFonts w:ascii="Calibri" w:hAnsi="Calibri"/>
                <w:sz w:val="18"/>
                <w:szCs w:val="18"/>
              </w:rPr>
              <w:t>welling</w:t>
            </w:r>
          </w:p>
        </w:tc>
        <w:tc>
          <w:tcPr>
            <w:tcW w:w="5508" w:type="dxa"/>
          </w:tcPr>
          <w:p w14:paraId="44D69B33" w14:textId="77777777" w:rsidR="006129F1" w:rsidRPr="000A4E42" w:rsidRDefault="006129F1" w:rsidP="00025255">
            <w:pPr>
              <w:rPr>
                <w:rFonts w:ascii="Calibri" w:hAnsi="Calibri"/>
                <w:sz w:val="18"/>
                <w:szCs w:val="18"/>
              </w:rPr>
            </w:pPr>
            <w:r w:rsidRPr="000A4E42">
              <w:rPr>
                <w:rFonts w:ascii="Calibri" w:hAnsi="Calibri"/>
                <w:sz w:val="18"/>
                <w:szCs w:val="18"/>
              </w:rPr>
              <w:t>&lt;&lt;user input: date (use date format validation control)&gt;&gt;</w:t>
            </w:r>
          </w:p>
        </w:tc>
      </w:tr>
    </w:tbl>
    <w:p w14:paraId="44D69B35" w14:textId="77777777" w:rsidR="006129F1" w:rsidRPr="00D271E4" w:rsidRDefault="006129F1" w:rsidP="00025255">
      <w:pPr>
        <w:rPr>
          <w:rFonts w:ascii="Calibri" w:hAnsi="Calibri"/>
          <w:sz w:val="22"/>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6129F1" w:rsidRPr="00D271E4" w14:paraId="44D69B37" w14:textId="77777777" w:rsidTr="008000D6">
        <w:tc>
          <w:tcPr>
            <w:tcW w:w="11016" w:type="dxa"/>
            <w:gridSpan w:val="9"/>
          </w:tcPr>
          <w:p w14:paraId="44D69B36" w14:textId="77777777" w:rsidR="006129F1" w:rsidRPr="00D271E4" w:rsidRDefault="006129F1" w:rsidP="00772163">
            <w:pPr>
              <w:rPr>
                <w:rFonts w:ascii="Calibri" w:hAnsi="Calibri"/>
                <w:sz w:val="22"/>
              </w:rPr>
            </w:pPr>
            <w:r w:rsidRPr="00D271E4">
              <w:rPr>
                <w:rFonts w:ascii="Calibri" w:hAnsi="Calibri"/>
                <w:b/>
                <w:szCs w:val="18"/>
              </w:rPr>
              <w:t>B. Diagnostic Equipment Information</w:t>
            </w:r>
          </w:p>
        </w:tc>
      </w:tr>
      <w:tr w:rsidR="006129F1" w14:paraId="44D69B3B" w14:textId="77777777" w:rsidTr="008000D6">
        <w:tc>
          <w:tcPr>
            <w:tcW w:w="590" w:type="dxa"/>
            <w:vAlign w:val="center"/>
          </w:tcPr>
          <w:p w14:paraId="44D69B38" w14:textId="77777777" w:rsidR="006129F1" w:rsidRPr="008000D6" w:rsidRDefault="006129F1" w:rsidP="008000D6">
            <w:pPr>
              <w:jc w:val="center"/>
              <w:rPr>
                <w:rFonts w:ascii="Calibri" w:hAnsi="Calibri"/>
              </w:rPr>
            </w:pPr>
            <w:r w:rsidRPr="008000D6">
              <w:rPr>
                <w:rFonts w:ascii="Calibri" w:hAnsi="Calibri"/>
                <w:sz w:val="18"/>
                <w:szCs w:val="18"/>
              </w:rPr>
              <w:t>01</w:t>
            </w:r>
          </w:p>
        </w:tc>
        <w:tc>
          <w:tcPr>
            <w:tcW w:w="4925" w:type="dxa"/>
            <w:gridSpan w:val="4"/>
            <w:vAlign w:val="center"/>
          </w:tcPr>
          <w:p w14:paraId="44D69B39" w14:textId="74D93A59" w:rsidR="006129F1" w:rsidRPr="008000D6" w:rsidRDefault="006129F1" w:rsidP="00772163">
            <w:pPr>
              <w:rPr>
                <w:rFonts w:ascii="Calibri" w:hAnsi="Calibri"/>
              </w:rPr>
            </w:pPr>
            <w:r w:rsidRPr="008000D6">
              <w:rPr>
                <w:rFonts w:ascii="Calibri" w:hAnsi="Calibri"/>
                <w:sz w:val="18"/>
                <w:szCs w:val="18"/>
              </w:rPr>
              <w:t>Number of Manometers Used to Measure Home Pressurization</w:t>
            </w:r>
          </w:p>
        </w:tc>
        <w:tc>
          <w:tcPr>
            <w:tcW w:w="5501" w:type="dxa"/>
            <w:gridSpan w:val="4"/>
          </w:tcPr>
          <w:p w14:paraId="44D69B3A" w14:textId="77777777" w:rsidR="006129F1" w:rsidRPr="008000D6" w:rsidRDefault="006129F1" w:rsidP="00772163">
            <w:pPr>
              <w:rPr>
                <w:rFonts w:ascii="Calibri" w:hAnsi="Calibri"/>
              </w:rPr>
            </w:pPr>
            <w:r w:rsidRPr="008000D6">
              <w:rPr>
                <w:rFonts w:ascii="Calibri" w:hAnsi="Calibri"/>
                <w:sz w:val="18"/>
                <w:szCs w:val="18"/>
              </w:rPr>
              <w:t>&lt;&lt;user input, integer&gt;&gt; For entries &gt;1, duplicate lines B. 2-6</w:t>
            </w:r>
          </w:p>
        </w:tc>
      </w:tr>
      <w:tr w:rsidR="006129F1" w14:paraId="44D69B41" w14:textId="77777777" w:rsidTr="008000D6">
        <w:tc>
          <w:tcPr>
            <w:tcW w:w="2203" w:type="dxa"/>
            <w:gridSpan w:val="2"/>
            <w:vAlign w:val="center"/>
          </w:tcPr>
          <w:p w14:paraId="44D69B3C" w14:textId="77777777" w:rsidR="006129F1" w:rsidRPr="008000D6" w:rsidRDefault="006129F1" w:rsidP="008000D6">
            <w:pPr>
              <w:jc w:val="center"/>
              <w:rPr>
                <w:rFonts w:ascii="Calibri" w:hAnsi="Calibri"/>
                <w:sz w:val="18"/>
                <w:szCs w:val="18"/>
              </w:rPr>
            </w:pPr>
            <w:r w:rsidRPr="008000D6">
              <w:rPr>
                <w:rFonts w:ascii="Calibri" w:hAnsi="Calibri"/>
                <w:sz w:val="18"/>
                <w:szCs w:val="18"/>
              </w:rPr>
              <w:t>02</w:t>
            </w:r>
          </w:p>
        </w:tc>
        <w:tc>
          <w:tcPr>
            <w:tcW w:w="2203" w:type="dxa"/>
            <w:gridSpan w:val="2"/>
            <w:vAlign w:val="center"/>
          </w:tcPr>
          <w:p w14:paraId="44D69B3D" w14:textId="77777777" w:rsidR="006129F1" w:rsidRPr="008000D6" w:rsidRDefault="006129F1" w:rsidP="008000D6">
            <w:pPr>
              <w:jc w:val="center"/>
              <w:rPr>
                <w:rFonts w:ascii="Calibri" w:hAnsi="Calibri"/>
                <w:sz w:val="18"/>
                <w:szCs w:val="18"/>
              </w:rPr>
            </w:pPr>
            <w:r w:rsidRPr="008000D6">
              <w:rPr>
                <w:rFonts w:ascii="Calibri" w:hAnsi="Calibri"/>
                <w:sz w:val="18"/>
                <w:szCs w:val="18"/>
              </w:rPr>
              <w:t>03</w:t>
            </w:r>
          </w:p>
        </w:tc>
        <w:tc>
          <w:tcPr>
            <w:tcW w:w="2203" w:type="dxa"/>
            <w:gridSpan w:val="2"/>
            <w:vAlign w:val="center"/>
          </w:tcPr>
          <w:p w14:paraId="44D69B3E" w14:textId="77777777" w:rsidR="006129F1" w:rsidRPr="008000D6" w:rsidRDefault="006129F1" w:rsidP="008000D6">
            <w:pPr>
              <w:jc w:val="center"/>
              <w:rPr>
                <w:rFonts w:ascii="Calibri" w:hAnsi="Calibri"/>
                <w:sz w:val="18"/>
                <w:szCs w:val="18"/>
              </w:rPr>
            </w:pPr>
            <w:r w:rsidRPr="008000D6">
              <w:rPr>
                <w:rFonts w:ascii="Calibri" w:hAnsi="Calibri"/>
                <w:sz w:val="18"/>
                <w:szCs w:val="18"/>
              </w:rPr>
              <w:t>04</w:t>
            </w:r>
          </w:p>
        </w:tc>
        <w:tc>
          <w:tcPr>
            <w:tcW w:w="2203" w:type="dxa"/>
            <w:gridSpan w:val="2"/>
            <w:vAlign w:val="center"/>
          </w:tcPr>
          <w:p w14:paraId="44D69B3F" w14:textId="77777777" w:rsidR="006129F1" w:rsidRPr="008000D6" w:rsidRDefault="006129F1" w:rsidP="008000D6">
            <w:pPr>
              <w:jc w:val="center"/>
              <w:rPr>
                <w:rFonts w:ascii="Calibri" w:hAnsi="Calibri"/>
                <w:sz w:val="18"/>
                <w:szCs w:val="18"/>
              </w:rPr>
            </w:pPr>
            <w:r w:rsidRPr="008000D6">
              <w:rPr>
                <w:rFonts w:ascii="Calibri" w:hAnsi="Calibri"/>
                <w:sz w:val="18"/>
                <w:szCs w:val="18"/>
              </w:rPr>
              <w:t>05</w:t>
            </w:r>
          </w:p>
        </w:tc>
        <w:tc>
          <w:tcPr>
            <w:tcW w:w="2204" w:type="dxa"/>
            <w:vAlign w:val="center"/>
          </w:tcPr>
          <w:p w14:paraId="44D69B40" w14:textId="77777777" w:rsidR="006129F1" w:rsidRPr="008000D6" w:rsidRDefault="006129F1" w:rsidP="008000D6">
            <w:pPr>
              <w:jc w:val="center"/>
              <w:rPr>
                <w:rFonts w:ascii="Calibri" w:hAnsi="Calibri"/>
                <w:sz w:val="18"/>
                <w:szCs w:val="18"/>
              </w:rPr>
            </w:pPr>
            <w:r w:rsidRPr="008000D6">
              <w:rPr>
                <w:rFonts w:ascii="Calibri" w:hAnsi="Calibri"/>
                <w:sz w:val="18"/>
                <w:szCs w:val="18"/>
              </w:rPr>
              <w:t>06</w:t>
            </w:r>
          </w:p>
        </w:tc>
      </w:tr>
      <w:tr w:rsidR="006129F1" w14:paraId="44D69B47" w14:textId="77777777" w:rsidTr="00EE2DB2">
        <w:tc>
          <w:tcPr>
            <w:tcW w:w="2203" w:type="dxa"/>
            <w:gridSpan w:val="2"/>
            <w:vAlign w:val="bottom"/>
          </w:tcPr>
          <w:p w14:paraId="44D69B42" w14:textId="77777777" w:rsidR="006129F1" w:rsidRPr="008000D6" w:rsidRDefault="006129F1" w:rsidP="00EE2DB2">
            <w:pPr>
              <w:jc w:val="center"/>
              <w:rPr>
                <w:rFonts w:ascii="Calibri" w:hAnsi="Calibri"/>
                <w:sz w:val="18"/>
                <w:szCs w:val="18"/>
              </w:rPr>
            </w:pPr>
            <w:r w:rsidRPr="008000D6">
              <w:rPr>
                <w:rFonts w:ascii="Calibri" w:hAnsi="Calibri"/>
                <w:sz w:val="18"/>
                <w:szCs w:val="18"/>
              </w:rPr>
              <w:t>Manometer                  Make</w:t>
            </w:r>
          </w:p>
        </w:tc>
        <w:tc>
          <w:tcPr>
            <w:tcW w:w="2203" w:type="dxa"/>
            <w:gridSpan w:val="2"/>
            <w:vAlign w:val="bottom"/>
          </w:tcPr>
          <w:p w14:paraId="44D69B43" w14:textId="77777777" w:rsidR="006129F1" w:rsidRPr="008000D6" w:rsidRDefault="006129F1" w:rsidP="00EE2DB2">
            <w:pPr>
              <w:jc w:val="center"/>
              <w:rPr>
                <w:rFonts w:ascii="Calibri" w:hAnsi="Calibri"/>
                <w:sz w:val="18"/>
                <w:szCs w:val="18"/>
              </w:rPr>
            </w:pPr>
            <w:r w:rsidRPr="008000D6">
              <w:rPr>
                <w:rFonts w:ascii="Calibri" w:hAnsi="Calibri"/>
                <w:sz w:val="18"/>
                <w:szCs w:val="18"/>
              </w:rPr>
              <w:t>Manometer                 Model</w:t>
            </w:r>
          </w:p>
        </w:tc>
        <w:tc>
          <w:tcPr>
            <w:tcW w:w="2203" w:type="dxa"/>
            <w:gridSpan w:val="2"/>
            <w:vAlign w:val="bottom"/>
          </w:tcPr>
          <w:p w14:paraId="44D69B44" w14:textId="77777777" w:rsidR="006129F1" w:rsidRPr="008000D6" w:rsidRDefault="006129F1" w:rsidP="00EE2DB2">
            <w:pPr>
              <w:jc w:val="center"/>
              <w:rPr>
                <w:rFonts w:ascii="Calibri" w:hAnsi="Calibri"/>
                <w:sz w:val="18"/>
                <w:szCs w:val="18"/>
              </w:rPr>
            </w:pPr>
            <w:r w:rsidRPr="008000D6">
              <w:rPr>
                <w:rFonts w:ascii="Calibri" w:hAnsi="Calibri"/>
                <w:sz w:val="18"/>
                <w:szCs w:val="18"/>
              </w:rPr>
              <w:t>Manometer                   Serial                          Number</w:t>
            </w:r>
          </w:p>
        </w:tc>
        <w:tc>
          <w:tcPr>
            <w:tcW w:w="2203" w:type="dxa"/>
            <w:gridSpan w:val="2"/>
            <w:vAlign w:val="bottom"/>
          </w:tcPr>
          <w:p w14:paraId="44D69B45" w14:textId="77777777" w:rsidR="006129F1" w:rsidRPr="008000D6" w:rsidRDefault="006129F1" w:rsidP="00EE2DB2">
            <w:pPr>
              <w:jc w:val="center"/>
              <w:rPr>
                <w:rFonts w:ascii="Calibri" w:hAnsi="Calibri"/>
                <w:sz w:val="18"/>
                <w:szCs w:val="18"/>
              </w:rPr>
            </w:pPr>
            <w:r w:rsidRPr="008000D6">
              <w:rPr>
                <w:rFonts w:ascii="Calibri" w:hAnsi="Calibri"/>
                <w:sz w:val="18"/>
                <w:szCs w:val="18"/>
              </w:rPr>
              <w:t>Manometer         Calibration                      Date</w:t>
            </w:r>
          </w:p>
        </w:tc>
        <w:tc>
          <w:tcPr>
            <w:tcW w:w="2204" w:type="dxa"/>
            <w:vAlign w:val="bottom"/>
          </w:tcPr>
          <w:p w14:paraId="44D69B46" w14:textId="77777777" w:rsidR="006129F1" w:rsidRPr="008000D6" w:rsidRDefault="006129F1" w:rsidP="00EE2DB2">
            <w:pPr>
              <w:jc w:val="center"/>
              <w:rPr>
                <w:rFonts w:ascii="Calibri" w:hAnsi="Calibri"/>
                <w:sz w:val="18"/>
                <w:szCs w:val="18"/>
              </w:rPr>
            </w:pPr>
            <w:r w:rsidRPr="008000D6">
              <w:rPr>
                <w:rFonts w:ascii="Calibri" w:hAnsi="Calibri"/>
                <w:sz w:val="18"/>
                <w:szCs w:val="18"/>
              </w:rPr>
              <w:t>Manometer        Calibration                   Status</w:t>
            </w:r>
          </w:p>
        </w:tc>
      </w:tr>
      <w:tr w:rsidR="006129F1" w14:paraId="44D69B4D" w14:textId="77777777" w:rsidTr="00EE2DB2">
        <w:tc>
          <w:tcPr>
            <w:tcW w:w="2203" w:type="dxa"/>
            <w:gridSpan w:val="2"/>
            <w:tcBorders>
              <w:bottom w:val="single" w:sz="4" w:space="0" w:color="000000"/>
            </w:tcBorders>
            <w:vAlign w:val="center"/>
          </w:tcPr>
          <w:p w14:paraId="44D69B48"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44D69B49"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44D69B4A"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203" w:type="dxa"/>
            <w:gridSpan w:val="2"/>
            <w:tcBorders>
              <w:bottom w:val="single" w:sz="4" w:space="0" w:color="000000"/>
            </w:tcBorders>
            <w:vAlign w:val="center"/>
          </w:tcPr>
          <w:p w14:paraId="44D69B4B"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(Date), maximum 50 characters&gt;&gt;</w:t>
            </w:r>
          </w:p>
        </w:tc>
        <w:tc>
          <w:tcPr>
            <w:tcW w:w="2204" w:type="dxa"/>
            <w:tcBorders>
              <w:bottom w:val="single" w:sz="4" w:space="0" w:color="000000"/>
            </w:tcBorders>
            <w:vAlign w:val="center"/>
          </w:tcPr>
          <w:p w14:paraId="44D69B4C" w14:textId="77777777" w:rsidR="006129F1" w:rsidRPr="008000D6" w:rsidRDefault="006129F1" w:rsidP="003654DB">
            <w:pPr>
              <w:jc w:val="center"/>
              <w:rPr>
                <w:rFonts w:ascii="Calibri" w:hAnsi="Calibri"/>
                <w:sz w:val="18"/>
                <w:szCs w:val="18"/>
              </w:rPr>
            </w:pPr>
            <w:r w:rsidRPr="008000D6">
              <w:rPr>
                <w:rFonts w:ascii="Calibri" w:hAnsi="Calibri"/>
                <w:sz w:val="18"/>
                <w:szCs w:val="18"/>
              </w:rPr>
              <w:t>&lt;&lt;calculated field: if manometer Calibration Date in B</w:t>
            </w:r>
            <w:r w:rsidR="001B1B16">
              <w:rPr>
                <w:rFonts w:ascii="Calibri" w:hAnsi="Calibri"/>
                <w:sz w:val="18"/>
                <w:szCs w:val="18"/>
              </w:rPr>
              <w:t>. 5</w:t>
            </w:r>
            <w:r w:rsidRPr="008000D6">
              <w:rPr>
                <w:rFonts w:ascii="Calibri" w:hAnsi="Calibri"/>
                <w:sz w:val="18"/>
                <w:szCs w:val="18"/>
              </w:rPr>
              <w:t xml:space="preserve"> is within 12 months of the date of the diagnostic test A. </w:t>
            </w:r>
            <w:r w:rsidR="003654DB">
              <w:rPr>
                <w:rFonts w:ascii="Calibri" w:hAnsi="Calibri"/>
                <w:sz w:val="18"/>
                <w:szCs w:val="18"/>
              </w:rPr>
              <w:t>6</w:t>
            </w:r>
            <w:r w:rsidRPr="008000D6">
              <w:rPr>
                <w:rFonts w:ascii="Calibri" w:hAnsi="Calibri"/>
                <w:sz w:val="18"/>
                <w:szCs w:val="18"/>
              </w:rPr>
              <w:t xml:space="preserve">, then display message: Manometer Calibration is valid"; else display message: "WARNING - Manometer Calibration is expired.  A manometer with current calibration is required in order to comply with this </w:t>
            </w:r>
            <w:r w:rsidR="00232FF0">
              <w:rPr>
                <w:rFonts w:ascii="Calibri" w:hAnsi="Calibri"/>
                <w:sz w:val="18"/>
                <w:szCs w:val="18"/>
              </w:rPr>
              <w:t>B</w:t>
            </w:r>
            <w:r w:rsidRPr="008000D6">
              <w:rPr>
                <w:rFonts w:ascii="Calibri" w:hAnsi="Calibri"/>
                <w:sz w:val="18"/>
                <w:szCs w:val="18"/>
              </w:rPr>
              <w:t>uilding Leakage</w:t>
            </w:r>
            <w:r w:rsidR="00232FF0" w:rsidRPr="00F502B3">
              <w:rPr>
                <w:rFonts w:ascii="Calibri" w:hAnsi="Calibri"/>
                <w:sz w:val="18"/>
                <w:szCs w:val="18"/>
              </w:rPr>
              <w:t xml:space="preserve"> </w:t>
            </w:r>
            <w:r w:rsidR="00232FF0">
              <w:rPr>
                <w:rFonts w:ascii="Calibri" w:hAnsi="Calibri"/>
                <w:sz w:val="18"/>
                <w:szCs w:val="18"/>
              </w:rPr>
              <w:t>Worksheet measurement procedure</w:t>
            </w:r>
            <w:r w:rsidRPr="008000D6">
              <w:rPr>
                <w:rFonts w:ascii="Calibri" w:hAnsi="Calibri"/>
                <w:sz w:val="18"/>
                <w:szCs w:val="18"/>
              </w:rPr>
              <w:t xml:space="preserve"> "&gt;&gt;</w:t>
            </w:r>
          </w:p>
        </w:tc>
      </w:tr>
      <w:tr w:rsidR="006129F1" w14:paraId="44D69B53" w14:textId="77777777" w:rsidTr="00EE2DB2">
        <w:tc>
          <w:tcPr>
            <w:tcW w:w="2203" w:type="dxa"/>
            <w:gridSpan w:val="2"/>
            <w:tcBorders>
              <w:bottom w:val="single" w:sz="4" w:space="0" w:color="000000"/>
            </w:tcBorders>
            <w:vAlign w:val="center"/>
          </w:tcPr>
          <w:p w14:paraId="44D69B4E" w14:textId="77777777" w:rsidR="006129F1" w:rsidRPr="008000D6" w:rsidRDefault="006129F1" w:rsidP="008000D6">
            <w:pPr>
              <w:jc w:val="center"/>
              <w:rPr>
                <w:rFonts w:ascii="Calibri" w:hAnsi="Calibri"/>
                <w:sz w:val="18"/>
                <w:szCs w:val="18"/>
              </w:rPr>
            </w:pPr>
          </w:p>
        </w:tc>
        <w:tc>
          <w:tcPr>
            <w:tcW w:w="2203" w:type="dxa"/>
            <w:gridSpan w:val="2"/>
            <w:tcBorders>
              <w:bottom w:val="single" w:sz="4" w:space="0" w:color="000000"/>
            </w:tcBorders>
            <w:vAlign w:val="center"/>
          </w:tcPr>
          <w:p w14:paraId="44D69B4F" w14:textId="77777777" w:rsidR="006129F1" w:rsidRPr="008000D6" w:rsidRDefault="006129F1" w:rsidP="008000D6">
            <w:pPr>
              <w:jc w:val="center"/>
              <w:rPr>
                <w:rFonts w:ascii="Calibri" w:hAnsi="Calibri"/>
                <w:sz w:val="18"/>
                <w:szCs w:val="18"/>
              </w:rPr>
            </w:pPr>
          </w:p>
        </w:tc>
        <w:tc>
          <w:tcPr>
            <w:tcW w:w="2203" w:type="dxa"/>
            <w:gridSpan w:val="2"/>
            <w:tcBorders>
              <w:bottom w:val="single" w:sz="4" w:space="0" w:color="000000"/>
            </w:tcBorders>
            <w:vAlign w:val="center"/>
          </w:tcPr>
          <w:p w14:paraId="44D69B50" w14:textId="77777777" w:rsidR="006129F1" w:rsidRPr="008000D6" w:rsidRDefault="006129F1" w:rsidP="008000D6">
            <w:pPr>
              <w:jc w:val="center"/>
              <w:rPr>
                <w:rFonts w:ascii="Calibri" w:hAnsi="Calibri"/>
                <w:sz w:val="18"/>
                <w:szCs w:val="18"/>
              </w:rPr>
            </w:pPr>
          </w:p>
        </w:tc>
        <w:tc>
          <w:tcPr>
            <w:tcW w:w="2203" w:type="dxa"/>
            <w:gridSpan w:val="2"/>
            <w:tcBorders>
              <w:bottom w:val="single" w:sz="4" w:space="0" w:color="000000"/>
            </w:tcBorders>
            <w:vAlign w:val="center"/>
          </w:tcPr>
          <w:p w14:paraId="44D69B51" w14:textId="77777777" w:rsidR="006129F1" w:rsidRPr="008000D6" w:rsidRDefault="006129F1" w:rsidP="008000D6">
            <w:pPr>
              <w:jc w:val="center"/>
              <w:rPr>
                <w:rFonts w:ascii="Calibri" w:hAnsi="Calibri"/>
                <w:sz w:val="18"/>
                <w:szCs w:val="18"/>
              </w:rPr>
            </w:pPr>
          </w:p>
        </w:tc>
        <w:tc>
          <w:tcPr>
            <w:tcW w:w="2204" w:type="dxa"/>
            <w:tcBorders>
              <w:bottom w:val="single" w:sz="4" w:space="0" w:color="000000"/>
            </w:tcBorders>
            <w:vAlign w:val="center"/>
          </w:tcPr>
          <w:p w14:paraId="44D69B52" w14:textId="77777777" w:rsidR="006129F1" w:rsidRPr="008000D6" w:rsidRDefault="006129F1" w:rsidP="008000D6">
            <w:pPr>
              <w:jc w:val="center"/>
              <w:rPr>
                <w:rFonts w:ascii="Calibri" w:hAnsi="Calibri"/>
                <w:sz w:val="18"/>
                <w:szCs w:val="18"/>
              </w:rPr>
            </w:pPr>
          </w:p>
        </w:tc>
      </w:tr>
      <w:tr w:rsidR="006129F1" w14:paraId="44D69B57" w14:textId="77777777" w:rsidTr="00EE2DB2">
        <w:tc>
          <w:tcPr>
            <w:tcW w:w="590" w:type="dxa"/>
            <w:tcBorders>
              <w:top w:val="single" w:sz="4" w:space="0" w:color="000000"/>
            </w:tcBorders>
            <w:vAlign w:val="center"/>
          </w:tcPr>
          <w:p w14:paraId="44D69B54" w14:textId="77777777" w:rsidR="006129F1" w:rsidRPr="008000D6" w:rsidRDefault="006129F1" w:rsidP="008000D6">
            <w:pPr>
              <w:jc w:val="center"/>
              <w:rPr>
                <w:rFonts w:ascii="Calibri" w:hAnsi="Calibri"/>
                <w:sz w:val="18"/>
                <w:szCs w:val="18"/>
              </w:rPr>
            </w:pPr>
            <w:r w:rsidRPr="008000D6">
              <w:rPr>
                <w:rFonts w:ascii="Calibri" w:hAnsi="Calibri"/>
                <w:sz w:val="18"/>
                <w:szCs w:val="18"/>
              </w:rPr>
              <w:t>07</w:t>
            </w:r>
          </w:p>
        </w:tc>
        <w:tc>
          <w:tcPr>
            <w:tcW w:w="4925" w:type="dxa"/>
            <w:gridSpan w:val="4"/>
            <w:tcBorders>
              <w:top w:val="single" w:sz="4" w:space="0" w:color="000000"/>
            </w:tcBorders>
            <w:vAlign w:val="center"/>
          </w:tcPr>
          <w:p w14:paraId="44D69B55" w14:textId="4CA04DA2" w:rsidR="006129F1" w:rsidRPr="008000D6" w:rsidRDefault="006129F1" w:rsidP="00663E5B">
            <w:pPr>
              <w:rPr>
                <w:rFonts w:ascii="Calibri" w:hAnsi="Calibri"/>
                <w:sz w:val="18"/>
                <w:szCs w:val="18"/>
              </w:rPr>
            </w:pPr>
            <w:r w:rsidRPr="008000D6">
              <w:rPr>
                <w:rFonts w:ascii="Calibri" w:hAnsi="Calibri"/>
                <w:sz w:val="18"/>
                <w:szCs w:val="18"/>
              </w:rPr>
              <w:t>Number of Fans Used to Pressurize Home</w:t>
            </w:r>
          </w:p>
        </w:tc>
        <w:tc>
          <w:tcPr>
            <w:tcW w:w="5501" w:type="dxa"/>
            <w:gridSpan w:val="4"/>
            <w:tcBorders>
              <w:top w:val="single" w:sz="4" w:space="0" w:color="000000"/>
            </w:tcBorders>
            <w:vAlign w:val="center"/>
          </w:tcPr>
          <w:p w14:paraId="44D69B56" w14:textId="77777777" w:rsidR="006129F1" w:rsidRPr="008000D6" w:rsidRDefault="006129F1" w:rsidP="00772163">
            <w:pPr>
              <w:rPr>
                <w:rFonts w:ascii="Calibri" w:hAnsi="Calibri"/>
                <w:sz w:val="18"/>
                <w:szCs w:val="18"/>
              </w:rPr>
            </w:pPr>
            <w:r w:rsidRPr="008000D6">
              <w:rPr>
                <w:rFonts w:ascii="Calibri" w:hAnsi="Calibri"/>
                <w:sz w:val="18"/>
                <w:szCs w:val="18"/>
              </w:rPr>
              <w:t>&lt;&lt;user input, integer&gt;&gt; For entries &gt;1, duplicate lines B. 8-11</w:t>
            </w:r>
          </w:p>
        </w:tc>
      </w:tr>
      <w:tr w:rsidR="006129F1" w14:paraId="44D69B5C" w14:textId="77777777" w:rsidTr="008000D6">
        <w:tc>
          <w:tcPr>
            <w:tcW w:w="2765" w:type="dxa"/>
            <w:gridSpan w:val="3"/>
            <w:vAlign w:val="center"/>
          </w:tcPr>
          <w:p w14:paraId="44D69B58" w14:textId="77777777" w:rsidR="006129F1" w:rsidRPr="008000D6" w:rsidRDefault="006129F1" w:rsidP="008000D6">
            <w:pPr>
              <w:jc w:val="center"/>
              <w:rPr>
                <w:rFonts w:ascii="Calibri" w:hAnsi="Calibri"/>
                <w:sz w:val="18"/>
                <w:szCs w:val="18"/>
              </w:rPr>
            </w:pPr>
            <w:r w:rsidRPr="008000D6">
              <w:rPr>
                <w:rFonts w:ascii="Calibri" w:hAnsi="Calibri"/>
                <w:sz w:val="18"/>
                <w:szCs w:val="18"/>
              </w:rPr>
              <w:t>08</w:t>
            </w:r>
          </w:p>
        </w:tc>
        <w:tc>
          <w:tcPr>
            <w:tcW w:w="2750" w:type="dxa"/>
            <w:gridSpan w:val="2"/>
            <w:vAlign w:val="center"/>
          </w:tcPr>
          <w:p w14:paraId="44D69B59" w14:textId="77777777" w:rsidR="006129F1" w:rsidRPr="008000D6" w:rsidRDefault="006129F1" w:rsidP="008000D6">
            <w:pPr>
              <w:jc w:val="center"/>
              <w:rPr>
                <w:rFonts w:ascii="Calibri" w:hAnsi="Calibri"/>
                <w:sz w:val="18"/>
                <w:szCs w:val="18"/>
              </w:rPr>
            </w:pPr>
            <w:r w:rsidRPr="008000D6">
              <w:rPr>
                <w:rFonts w:ascii="Calibri" w:hAnsi="Calibri"/>
                <w:sz w:val="18"/>
                <w:szCs w:val="18"/>
              </w:rPr>
              <w:t>09</w:t>
            </w:r>
          </w:p>
        </w:tc>
        <w:tc>
          <w:tcPr>
            <w:tcW w:w="2750" w:type="dxa"/>
            <w:gridSpan w:val="2"/>
            <w:vAlign w:val="center"/>
          </w:tcPr>
          <w:p w14:paraId="44D69B5A" w14:textId="77777777" w:rsidR="006129F1" w:rsidRPr="008000D6" w:rsidRDefault="006129F1" w:rsidP="008000D6">
            <w:pPr>
              <w:jc w:val="center"/>
              <w:rPr>
                <w:rFonts w:ascii="Calibri" w:hAnsi="Calibri"/>
                <w:sz w:val="18"/>
                <w:szCs w:val="18"/>
              </w:rPr>
            </w:pPr>
            <w:r w:rsidRPr="008000D6">
              <w:rPr>
                <w:rFonts w:ascii="Calibri" w:hAnsi="Calibri"/>
                <w:sz w:val="18"/>
                <w:szCs w:val="18"/>
              </w:rPr>
              <w:t>10</w:t>
            </w:r>
          </w:p>
        </w:tc>
        <w:tc>
          <w:tcPr>
            <w:tcW w:w="2751" w:type="dxa"/>
            <w:gridSpan w:val="2"/>
            <w:vAlign w:val="center"/>
          </w:tcPr>
          <w:p w14:paraId="44D69B5B" w14:textId="77777777" w:rsidR="006129F1" w:rsidRPr="008000D6" w:rsidRDefault="006129F1" w:rsidP="008000D6">
            <w:pPr>
              <w:jc w:val="center"/>
              <w:rPr>
                <w:rFonts w:ascii="Calibri" w:hAnsi="Calibri"/>
                <w:sz w:val="18"/>
                <w:szCs w:val="18"/>
              </w:rPr>
            </w:pPr>
            <w:r w:rsidRPr="008000D6">
              <w:rPr>
                <w:rFonts w:ascii="Calibri" w:hAnsi="Calibri"/>
                <w:sz w:val="18"/>
                <w:szCs w:val="18"/>
              </w:rPr>
              <w:t>11</w:t>
            </w:r>
          </w:p>
        </w:tc>
      </w:tr>
      <w:tr w:rsidR="006129F1" w14:paraId="44D69B61" w14:textId="77777777" w:rsidTr="008000D6">
        <w:tc>
          <w:tcPr>
            <w:tcW w:w="2765" w:type="dxa"/>
            <w:gridSpan w:val="3"/>
            <w:vAlign w:val="center"/>
          </w:tcPr>
          <w:p w14:paraId="44D69B5D" w14:textId="77777777" w:rsidR="006129F1" w:rsidRPr="008000D6" w:rsidRDefault="006129F1" w:rsidP="008000D6">
            <w:pPr>
              <w:jc w:val="center"/>
              <w:rPr>
                <w:rFonts w:ascii="Calibri" w:hAnsi="Calibri"/>
                <w:sz w:val="18"/>
                <w:szCs w:val="18"/>
              </w:rPr>
            </w:pPr>
            <w:r w:rsidRPr="008000D6">
              <w:rPr>
                <w:rFonts w:ascii="Calibri" w:hAnsi="Calibri"/>
                <w:sz w:val="18"/>
                <w:szCs w:val="18"/>
              </w:rPr>
              <w:t>Fan Make</w:t>
            </w:r>
          </w:p>
        </w:tc>
        <w:tc>
          <w:tcPr>
            <w:tcW w:w="2750" w:type="dxa"/>
            <w:gridSpan w:val="2"/>
            <w:vAlign w:val="center"/>
          </w:tcPr>
          <w:p w14:paraId="44D69B5E" w14:textId="77777777" w:rsidR="006129F1" w:rsidRPr="008000D6" w:rsidRDefault="006129F1" w:rsidP="008000D6">
            <w:pPr>
              <w:jc w:val="center"/>
              <w:rPr>
                <w:rFonts w:ascii="Calibri" w:hAnsi="Calibri"/>
                <w:sz w:val="18"/>
                <w:szCs w:val="18"/>
              </w:rPr>
            </w:pPr>
            <w:r w:rsidRPr="008000D6">
              <w:rPr>
                <w:rFonts w:ascii="Calibri" w:hAnsi="Calibri"/>
                <w:sz w:val="18"/>
                <w:szCs w:val="18"/>
              </w:rPr>
              <w:t>Fan Model</w:t>
            </w:r>
          </w:p>
        </w:tc>
        <w:tc>
          <w:tcPr>
            <w:tcW w:w="2750" w:type="dxa"/>
            <w:gridSpan w:val="2"/>
            <w:vAlign w:val="center"/>
          </w:tcPr>
          <w:p w14:paraId="44D69B5F" w14:textId="77777777" w:rsidR="006129F1" w:rsidRPr="008000D6" w:rsidRDefault="006129F1" w:rsidP="008000D6">
            <w:pPr>
              <w:jc w:val="center"/>
              <w:rPr>
                <w:rFonts w:ascii="Calibri" w:hAnsi="Calibri"/>
                <w:sz w:val="18"/>
                <w:szCs w:val="18"/>
              </w:rPr>
            </w:pPr>
            <w:r w:rsidRPr="008000D6">
              <w:rPr>
                <w:rFonts w:ascii="Calibri" w:hAnsi="Calibri"/>
                <w:sz w:val="18"/>
                <w:szCs w:val="18"/>
              </w:rPr>
              <w:t>Fan Serial Number</w:t>
            </w:r>
          </w:p>
        </w:tc>
        <w:tc>
          <w:tcPr>
            <w:tcW w:w="2751" w:type="dxa"/>
            <w:gridSpan w:val="2"/>
            <w:vAlign w:val="center"/>
          </w:tcPr>
          <w:p w14:paraId="44D69B60" w14:textId="1C978F48" w:rsidR="006129F1" w:rsidRPr="008000D6" w:rsidRDefault="006129F1">
            <w:pPr>
              <w:jc w:val="center"/>
              <w:rPr>
                <w:rFonts w:ascii="Calibri" w:hAnsi="Calibri"/>
                <w:sz w:val="18"/>
                <w:szCs w:val="18"/>
              </w:rPr>
            </w:pPr>
            <w:r w:rsidRPr="008000D6">
              <w:rPr>
                <w:rFonts w:ascii="Calibri" w:hAnsi="Calibri"/>
                <w:sz w:val="18"/>
                <w:szCs w:val="18"/>
              </w:rPr>
              <w:t xml:space="preserve">Fan </w:t>
            </w:r>
            <w:r w:rsidR="0054477F">
              <w:rPr>
                <w:rFonts w:ascii="Calibri" w:hAnsi="Calibri"/>
                <w:sz w:val="18"/>
                <w:szCs w:val="18"/>
              </w:rPr>
              <w:t>C</w:t>
            </w:r>
            <w:r w:rsidRPr="008000D6">
              <w:rPr>
                <w:rFonts w:ascii="Calibri" w:hAnsi="Calibri"/>
                <w:sz w:val="18"/>
                <w:szCs w:val="18"/>
              </w:rPr>
              <w:t>onfiguration (rings)</w:t>
            </w:r>
          </w:p>
        </w:tc>
      </w:tr>
      <w:tr w:rsidR="006129F1" w14:paraId="44D69B66" w14:textId="77777777" w:rsidTr="008000D6">
        <w:tc>
          <w:tcPr>
            <w:tcW w:w="2765" w:type="dxa"/>
            <w:gridSpan w:val="3"/>
            <w:vAlign w:val="center"/>
          </w:tcPr>
          <w:p w14:paraId="44D69B62"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750" w:type="dxa"/>
            <w:gridSpan w:val="2"/>
            <w:vAlign w:val="center"/>
          </w:tcPr>
          <w:p w14:paraId="44D69B63"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750" w:type="dxa"/>
            <w:gridSpan w:val="2"/>
            <w:vAlign w:val="center"/>
          </w:tcPr>
          <w:p w14:paraId="44D69B64"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c>
          <w:tcPr>
            <w:tcW w:w="2751" w:type="dxa"/>
            <w:gridSpan w:val="2"/>
            <w:vAlign w:val="center"/>
          </w:tcPr>
          <w:p w14:paraId="44D69B65" w14:textId="77777777" w:rsidR="006129F1" w:rsidRPr="008000D6" w:rsidRDefault="006129F1" w:rsidP="008000D6">
            <w:pPr>
              <w:jc w:val="center"/>
              <w:rPr>
                <w:rFonts w:ascii="Calibri" w:hAnsi="Calibri"/>
                <w:sz w:val="18"/>
                <w:szCs w:val="18"/>
              </w:rPr>
            </w:pPr>
            <w:r w:rsidRPr="008000D6">
              <w:rPr>
                <w:rFonts w:ascii="Calibri" w:hAnsi="Calibri"/>
                <w:sz w:val="18"/>
                <w:szCs w:val="18"/>
              </w:rPr>
              <w:t>&lt;&lt;user input, text, maximum 50 characters&gt;&gt;</w:t>
            </w:r>
          </w:p>
        </w:tc>
      </w:tr>
      <w:tr w:rsidR="006129F1" w14:paraId="44D69B6B" w14:textId="77777777" w:rsidTr="008000D6">
        <w:tc>
          <w:tcPr>
            <w:tcW w:w="2765" w:type="dxa"/>
            <w:gridSpan w:val="3"/>
            <w:vAlign w:val="center"/>
          </w:tcPr>
          <w:p w14:paraId="44D69B67" w14:textId="77777777" w:rsidR="006129F1" w:rsidRPr="008000D6" w:rsidRDefault="006129F1" w:rsidP="008000D6">
            <w:pPr>
              <w:jc w:val="center"/>
              <w:rPr>
                <w:rFonts w:ascii="Calibri" w:hAnsi="Calibri"/>
                <w:sz w:val="18"/>
                <w:szCs w:val="18"/>
              </w:rPr>
            </w:pPr>
          </w:p>
        </w:tc>
        <w:tc>
          <w:tcPr>
            <w:tcW w:w="2750" w:type="dxa"/>
            <w:gridSpan w:val="2"/>
            <w:vAlign w:val="center"/>
          </w:tcPr>
          <w:p w14:paraId="44D69B68" w14:textId="77777777" w:rsidR="006129F1" w:rsidRPr="008000D6" w:rsidRDefault="006129F1" w:rsidP="008000D6">
            <w:pPr>
              <w:jc w:val="center"/>
              <w:rPr>
                <w:rFonts w:ascii="Calibri" w:hAnsi="Calibri"/>
                <w:sz w:val="18"/>
                <w:szCs w:val="18"/>
              </w:rPr>
            </w:pPr>
          </w:p>
        </w:tc>
        <w:tc>
          <w:tcPr>
            <w:tcW w:w="2750" w:type="dxa"/>
            <w:gridSpan w:val="2"/>
            <w:vAlign w:val="center"/>
          </w:tcPr>
          <w:p w14:paraId="44D69B69" w14:textId="77777777" w:rsidR="006129F1" w:rsidRPr="008000D6" w:rsidRDefault="006129F1" w:rsidP="008000D6">
            <w:pPr>
              <w:jc w:val="center"/>
              <w:rPr>
                <w:rFonts w:ascii="Calibri" w:hAnsi="Calibri"/>
                <w:sz w:val="18"/>
                <w:szCs w:val="18"/>
              </w:rPr>
            </w:pPr>
          </w:p>
        </w:tc>
        <w:tc>
          <w:tcPr>
            <w:tcW w:w="2751" w:type="dxa"/>
            <w:gridSpan w:val="2"/>
            <w:vAlign w:val="center"/>
          </w:tcPr>
          <w:p w14:paraId="44D69B6A" w14:textId="77777777" w:rsidR="006129F1" w:rsidRPr="008000D6" w:rsidRDefault="006129F1" w:rsidP="008000D6">
            <w:pPr>
              <w:jc w:val="center"/>
              <w:rPr>
                <w:rFonts w:ascii="Calibri" w:hAnsi="Calibri"/>
                <w:sz w:val="18"/>
                <w:szCs w:val="18"/>
              </w:rPr>
            </w:pPr>
          </w:p>
        </w:tc>
      </w:tr>
    </w:tbl>
    <w:p w14:paraId="44D69B76" w14:textId="77777777" w:rsidR="006129F1" w:rsidRDefault="006129F1" w:rsidP="00025255">
      <w:pPr>
        <w:rPr>
          <w:rFonts w:ascii="Calibri" w:hAnsi="Calibri"/>
        </w:rPr>
      </w:pPr>
    </w:p>
    <w:p w14:paraId="44D69B77" w14:textId="77777777" w:rsidR="006129F1" w:rsidRDefault="006129F1" w:rsidP="00025255">
      <w:pPr>
        <w:rPr>
          <w:rFonts w:ascii="Calibri" w:hAnsi="Calibri"/>
        </w:rPr>
      </w:pPr>
    </w:p>
    <w:p w14:paraId="44D69B78" w14:textId="77777777" w:rsidR="006129F1" w:rsidRDefault="006129F1" w:rsidP="00025255">
      <w:pPr>
        <w:rPr>
          <w:rFonts w:ascii="Calibri" w:hAnsi="Calibri"/>
        </w:rPr>
      </w:pPr>
    </w:p>
    <w:p w14:paraId="44D69B79" w14:textId="77777777" w:rsidR="006129F1" w:rsidRDefault="006129F1" w:rsidP="00025255">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6129F1" w:rsidRPr="00B27D63" w14:paraId="44D69B7B" w14:textId="77777777" w:rsidTr="00125151">
        <w:tc>
          <w:tcPr>
            <w:tcW w:w="11016" w:type="dxa"/>
            <w:gridSpan w:val="7"/>
            <w:tcBorders>
              <w:top w:val="single" w:sz="4" w:space="0" w:color="auto"/>
            </w:tcBorders>
            <w:vAlign w:val="center"/>
          </w:tcPr>
          <w:p w14:paraId="44D69B7A" w14:textId="77777777" w:rsidR="006129F1" w:rsidRPr="000A4E42"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271E4">
              <w:rPr>
                <w:rFonts w:ascii="Calibri" w:hAnsi="Calibri"/>
                <w:b/>
                <w:szCs w:val="18"/>
              </w:rPr>
              <w:lastRenderedPageBreak/>
              <w:t xml:space="preserve">C. Envelope Leakage </w:t>
            </w:r>
            <w:r w:rsidR="001B1B16" w:rsidRPr="00D271E4">
              <w:rPr>
                <w:rFonts w:ascii="Calibri" w:hAnsi="Calibri"/>
                <w:b/>
                <w:szCs w:val="18"/>
              </w:rPr>
              <w:t xml:space="preserve">Worksheet – Depressurization </w:t>
            </w:r>
            <w:r w:rsidRPr="00D271E4">
              <w:rPr>
                <w:rFonts w:ascii="Calibri" w:hAnsi="Calibri"/>
                <w:b/>
                <w:szCs w:val="18"/>
              </w:rPr>
              <w:t xml:space="preserve">- </w:t>
            </w:r>
            <w:r w:rsidR="001B1B16" w:rsidRPr="00D271E4">
              <w:rPr>
                <w:rFonts w:ascii="Calibri" w:hAnsi="Calibri"/>
                <w:b/>
                <w:szCs w:val="18"/>
              </w:rPr>
              <w:t>MCH</w:t>
            </w:r>
            <w:r w:rsidRPr="00D271E4">
              <w:rPr>
                <w:rFonts w:ascii="Calibri" w:hAnsi="Calibri"/>
                <w:b/>
                <w:szCs w:val="18"/>
              </w:rPr>
              <w:t>2</w:t>
            </w:r>
            <w:r w:rsidR="001B1B16" w:rsidRPr="00D271E4">
              <w:rPr>
                <w:rFonts w:ascii="Calibri" w:hAnsi="Calibri"/>
                <w:b/>
                <w:szCs w:val="18"/>
              </w:rPr>
              <w:t>4</w:t>
            </w:r>
            <w:r w:rsidRPr="00D271E4">
              <w:rPr>
                <w:rFonts w:ascii="Calibri" w:hAnsi="Calibri"/>
                <w:b/>
                <w:szCs w:val="18"/>
              </w:rPr>
              <w:t>d – Repeated Single Point Air Tightness Test With Manual Meter</w:t>
            </w:r>
          </w:p>
        </w:tc>
      </w:tr>
      <w:tr w:rsidR="006129F1" w:rsidRPr="00B27D63" w14:paraId="44D69B7F" w14:textId="77777777" w:rsidTr="00125151">
        <w:tc>
          <w:tcPr>
            <w:tcW w:w="590" w:type="dxa"/>
            <w:vAlign w:val="center"/>
          </w:tcPr>
          <w:p w14:paraId="44D69B7C"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44D69B7D" w14:textId="3CCF2FDF" w:rsidR="006129F1" w:rsidRPr="000A4E42"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54477F">
              <w:rPr>
                <w:rFonts w:ascii="Calibri" w:hAnsi="Calibri"/>
                <w:sz w:val="18"/>
                <w:szCs w:val="18"/>
              </w:rPr>
              <w:t>A</w:t>
            </w:r>
            <w:r w:rsidRPr="000A4E42">
              <w:rPr>
                <w:rFonts w:ascii="Calibri" w:hAnsi="Calibri"/>
                <w:sz w:val="18"/>
                <w:szCs w:val="18"/>
              </w:rPr>
              <w:t xml:space="preserve">verage </w:t>
            </w:r>
            <w:r w:rsidR="0054477F">
              <w:rPr>
                <w:rFonts w:ascii="Calibri" w:hAnsi="Calibri"/>
                <w:sz w:val="18"/>
                <w:szCs w:val="18"/>
              </w:rPr>
              <w:t>P</w:t>
            </w:r>
            <w:r w:rsidRPr="000A4E42">
              <w:rPr>
                <w:rFonts w:ascii="Calibri" w:hAnsi="Calibri"/>
                <w:sz w:val="18"/>
                <w:szCs w:val="18"/>
              </w:rPr>
              <w:t xml:space="preserve">eriod of </w:t>
            </w:r>
            <w:r w:rsidR="0054477F">
              <w:rPr>
                <w:rFonts w:ascii="Calibri" w:hAnsi="Calibri"/>
                <w:sz w:val="18"/>
                <w:szCs w:val="18"/>
              </w:rPr>
              <w:t>M</w:t>
            </w:r>
            <w:r w:rsidRPr="000A4E42">
              <w:rPr>
                <w:rFonts w:ascii="Calibri" w:hAnsi="Calibri"/>
                <w:sz w:val="18"/>
                <w:szCs w:val="18"/>
              </w:rPr>
              <w:t>eter</w:t>
            </w:r>
          </w:p>
        </w:tc>
        <w:tc>
          <w:tcPr>
            <w:tcW w:w="5508" w:type="dxa"/>
            <w:gridSpan w:val="3"/>
            <w:vAlign w:val="center"/>
          </w:tcPr>
          <w:p w14:paraId="44D69B7E"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but must be no less than 10, in second&gt;&gt;</w:t>
            </w:r>
          </w:p>
        </w:tc>
      </w:tr>
      <w:tr w:rsidR="006129F1" w:rsidRPr="00B27D63" w14:paraId="44D69B83" w14:textId="77777777" w:rsidTr="00125151">
        <w:tc>
          <w:tcPr>
            <w:tcW w:w="590" w:type="dxa"/>
            <w:vAlign w:val="center"/>
          </w:tcPr>
          <w:p w14:paraId="44D69B80" w14:textId="77777777" w:rsidR="006129F1" w:rsidRPr="000A4E42"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44D69B81" w14:textId="085323D9" w:rsidR="006129F1" w:rsidRPr="000A4E42"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Blower Door Software </w:t>
            </w:r>
            <w:r w:rsidR="0054477F">
              <w:rPr>
                <w:rFonts w:ascii="Calibri" w:hAnsi="Calibri"/>
                <w:sz w:val="18"/>
                <w:szCs w:val="18"/>
                <w:lang w:eastAsia="zh-TW"/>
              </w:rPr>
              <w:t>U</w:t>
            </w:r>
            <w:r w:rsidRPr="000A4E42">
              <w:rPr>
                <w:rFonts w:ascii="Calibri" w:hAnsi="Calibri"/>
                <w:sz w:val="18"/>
                <w:szCs w:val="18"/>
                <w:lang w:eastAsia="zh-TW"/>
              </w:rPr>
              <w:t xml:space="preserve">sed for </w:t>
            </w:r>
            <w:r w:rsidR="0054477F">
              <w:rPr>
                <w:rFonts w:ascii="Calibri" w:hAnsi="Calibri"/>
                <w:sz w:val="18"/>
                <w:szCs w:val="18"/>
                <w:lang w:eastAsia="zh-TW"/>
              </w:rPr>
              <w:t>C</w:t>
            </w:r>
            <w:r w:rsidRPr="000A4E42">
              <w:rPr>
                <w:rFonts w:ascii="Calibri" w:hAnsi="Calibri"/>
                <w:sz w:val="18"/>
                <w:szCs w:val="18"/>
                <w:lang w:eastAsia="zh-TW"/>
              </w:rPr>
              <w:t>alculations?</w:t>
            </w:r>
          </w:p>
        </w:tc>
        <w:tc>
          <w:tcPr>
            <w:tcW w:w="5508" w:type="dxa"/>
            <w:gridSpan w:val="3"/>
          </w:tcPr>
          <w:p w14:paraId="44D69B82"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choices are “yes” or “no”&gt;</w:t>
            </w:r>
          </w:p>
        </w:tc>
      </w:tr>
      <w:tr w:rsidR="006129F1" w:rsidRPr="00B27D63" w14:paraId="44D69B87" w14:textId="77777777" w:rsidTr="00125151">
        <w:tc>
          <w:tcPr>
            <w:tcW w:w="590" w:type="dxa"/>
            <w:vAlign w:val="center"/>
          </w:tcPr>
          <w:p w14:paraId="44D69B84" w14:textId="77777777" w:rsidR="006129F1" w:rsidRPr="000A4E42"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44D69B85" w14:textId="736C46B0"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44D69B86" w14:textId="77777777" w:rsidR="006129F1" w:rsidRPr="000A4E42" w:rsidRDefault="00D441CF" w:rsidP="00454828">
            <w:pPr>
              <w:rPr>
                <w:rFonts w:ascii="Calibri" w:hAnsi="Calibri"/>
                <w:sz w:val="18"/>
                <w:szCs w:val="18"/>
              </w:rPr>
            </w:pPr>
            <w:r w:rsidRPr="001046D3">
              <w:rPr>
                <w:rFonts w:ascii="Calibri" w:hAnsi="Calibri"/>
                <w:sz w:val="18"/>
                <w:szCs w:val="18"/>
              </w:rPr>
              <w:t>Depressurization</w:t>
            </w:r>
            <w:r>
              <w:rPr>
                <w:rFonts w:ascii="Calibri" w:hAnsi="Calibri"/>
                <w:sz w:val="18"/>
                <w:szCs w:val="18"/>
              </w:rPr>
              <w:t>&gt;&gt;</w:t>
            </w:r>
          </w:p>
        </w:tc>
      </w:tr>
      <w:tr w:rsidR="006129F1" w:rsidRPr="00B27D63" w14:paraId="44D69B89" w14:textId="77777777" w:rsidTr="00EE2DB2">
        <w:trPr>
          <w:trHeight w:hRule="exact" w:val="75"/>
        </w:trPr>
        <w:tc>
          <w:tcPr>
            <w:tcW w:w="11016" w:type="dxa"/>
            <w:gridSpan w:val="7"/>
            <w:vAlign w:val="center"/>
          </w:tcPr>
          <w:p w14:paraId="44D69B88" w14:textId="77777777" w:rsidR="006129F1" w:rsidRPr="00B27D63"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6129F1" w:rsidRPr="00B27D63" w14:paraId="44D69B8F" w14:textId="77777777" w:rsidTr="00125151">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B8A"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44D69B8B"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44D69B8C"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44D69B8D"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44D69B8E"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6129F1" w:rsidRPr="00B27D63" w14:paraId="44D69B95" w14:textId="77777777" w:rsidTr="00EE2DB2">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44D69B90" w14:textId="77777777" w:rsidR="006129F1" w:rsidRPr="00327B45" w:rsidRDefault="006129F1" w:rsidP="00EE2D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bottom"/>
          </w:tcPr>
          <w:p w14:paraId="44D69B91" w14:textId="35B4953D" w:rsidR="006129F1" w:rsidRPr="00327B45" w:rsidRDefault="006129F1" w:rsidP="00EE2D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54477F">
              <w:rPr>
                <w:rFonts w:ascii="Calibri" w:hAnsi="Calibri"/>
                <w:sz w:val="18"/>
                <w:szCs w:val="18"/>
              </w:rPr>
              <w:t>B</w:t>
            </w:r>
            <w:r w:rsidRPr="00327B45">
              <w:rPr>
                <w:rFonts w:ascii="Calibri" w:hAnsi="Calibri"/>
                <w:sz w:val="18"/>
                <w:szCs w:val="18"/>
              </w:rPr>
              <w:t xml:space="preserve">uilding </w:t>
            </w:r>
            <w:r w:rsidR="0054477F">
              <w:rPr>
                <w:rFonts w:ascii="Calibri" w:hAnsi="Calibri"/>
                <w:sz w:val="18"/>
                <w:szCs w:val="18"/>
              </w:rPr>
              <w:t>P</w:t>
            </w:r>
            <w:r w:rsidRPr="00327B45">
              <w:rPr>
                <w:rFonts w:ascii="Calibri" w:hAnsi="Calibri"/>
                <w:sz w:val="18"/>
                <w:szCs w:val="18"/>
              </w:rPr>
              <w:t>ressure</w:t>
            </w:r>
          </w:p>
        </w:tc>
        <w:tc>
          <w:tcPr>
            <w:tcW w:w="2203" w:type="dxa"/>
            <w:gridSpan w:val="2"/>
            <w:vAlign w:val="bottom"/>
          </w:tcPr>
          <w:p w14:paraId="44D69B92" w14:textId="5A7FF797" w:rsidR="006129F1" w:rsidRPr="00327B45" w:rsidRDefault="006129F1" w:rsidP="00EE2D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54477F">
              <w:rPr>
                <w:rFonts w:ascii="Calibri" w:hAnsi="Calibri"/>
                <w:sz w:val="18"/>
                <w:szCs w:val="18"/>
              </w:rPr>
              <w:t>F</w:t>
            </w:r>
            <w:r w:rsidRPr="00327B45">
              <w:rPr>
                <w:rFonts w:ascii="Calibri" w:hAnsi="Calibri"/>
                <w:sz w:val="18"/>
                <w:szCs w:val="18"/>
              </w:rPr>
              <w:t xml:space="preserve">an </w:t>
            </w:r>
            <w:r w:rsidR="0054477F">
              <w:rPr>
                <w:rFonts w:ascii="Calibri" w:hAnsi="Calibri"/>
                <w:sz w:val="18"/>
                <w:szCs w:val="18"/>
              </w:rPr>
              <w:t>F</w:t>
            </w:r>
            <w:r w:rsidRPr="00327B45">
              <w:rPr>
                <w:rFonts w:ascii="Calibri" w:hAnsi="Calibri"/>
                <w:sz w:val="18"/>
                <w:szCs w:val="18"/>
              </w:rPr>
              <w:t>low</w:t>
            </w:r>
          </w:p>
        </w:tc>
        <w:tc>
          <w:tcPr>
            <w:tcW w:w="2203" w:type="dxa"/>
            <w:vAlign w:val="bottom"/>
          </w:tcPr>
          <w:p w14:paraId="44D69B93" w14:textId="77777777" w:rsidR="006129F1" w:rsidRPr="00327B45" w:rsidRDefault="006129F1" w:rsidP="00EE2D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bottom"/>
          </w:tcPr>
          <w:p w14:paraId="44D69B94" w14:textId="77777777" w:rsidR="006129F1" w:rsidRPr="00327B45" w:rsidRDefault="006129F1" w:rsidP="00EE2DB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6129F1" w:rsidRPr="00B27D63" w14:paraId="44D69B9B"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B96"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B97"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B98" w14:textId="77777777" w:rsidR="006129F1" w:rsidRPr="00327B45" w:rsidRDefault="006129F1" w:rsidP="00637C9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B99" w14:textId="77777777" w:rsidR="006129F1" w:rsidRPr="00327B45" w:rsidRDefault="006129F1" w:rsidP="00FC712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44D69B9A" w14:textId="77777777" w:rsidR="006129F1" w:rsidRPr="00327B45" w:rsidRDefault="006129F1" w:rsidP="00E1732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(50/[C.</w:t>
            </w:r>
            <w:r>
              <w:rPr>
                <w:rFonts w:ascii="Calibri" w:hAnsi="Calibri"/>
                <w:sz w:val="18"/>
                <w:szCs w:val="18"/>
              </w:rPr>
              <w:t>7</w:t>
            </w:r>
            <w:r w:rsidRPr="00327B45">
              <w:rPr>
                <w:rFonts w:ascii="Calibri" w:hAnsi="Calibri"/>
                <w:sz w:val="18"/>
                <w:szCs w:val="18"/>
              </w:rPr>
              <w:t>])^0.65 x[C.</w:t>
            </w:r>
            <w:r>
              <w:rPr>
                <w:rFonts w:ascii="Calibri" w:hAnsi="Calibri"/>
                <w:sz w:val="18"/>
                <w:szCs w:val="18"/>
              </w:rPr>
              <w:t>6</w:t>
            </w:r>
            <w:r w:rsidRPr="00327B45">
              <w:rPr>
                <w:rFonts w:ascii="Calibri" w:hAnsi="Calibri"/>
                <w:sz w:val="18"/>
                <w:szCs w:val="18"/>
              </w:rPr>
              <w:t>]&gt;&gt;</w:t>
            </w:r>
          </w:p>
        </w:tc>
      </w:tr>
      <w:tr w:rsidR="006129F1" w:rsidRPr="00B27D63" w14:paraId="44D69BA1"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B9C"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B9D"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B9E"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B9F"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44D69BA0"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44D69BA7"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BA2"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BA3"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BA4"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BA5"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44D69BA6"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44D69BAD"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BA8"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BA9"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BAA"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BAB"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44D69BAC"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44D69BB3"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BAE"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BAF"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BB0"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BB1" w14:textId="77777777" w:rsidR="006129F1" w:rsidRPr="00327B45" w:rsidRDefault="006129F1" w:rsidP="00ED66E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44D69BB2"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44D69BB9" w14:textId="77777777" w:rsidTr="00F42828">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BB4"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 </w:t>
            </w:r>
            <w:r>
              <w:rPr>
                <w:rFonts w:ascii="Calibri" w:hAnsi="Calibri"/>
                <w:sz w:val="18"/>
                <w:szCs w:val="18"/>
              </w:rPr>
              <w:t xml:space="preserve">Lines 6-9 </w:t>
            </w:r>
            <w:r w:rsidRPr="00327B45">
              <w:rPr>
                <w:rFonts w:ascii="Calibri" w:hAnsi="Calibri"/>
                <w:sz w:val="18"/>
                <w:szCs w:val="18"/>
              </w:rPr>
              <w:t>optional data&gt;</w:t>
            </w:r>
            <w:r>
              <w:rPr>
                <w:rFonts w:ascii="Calibri" w:hAnsi="Calibri"/>
                <w:sz w:val="18"/>
                <w:szCs w:val="18"/>
              </w:rPr>
              <w:t xml:space="preserve"> (Resolution of 0.1 Pa)</w:t>
            </w:r>
          </w:p>
        </w:tc>
        <w:tc>
          <w:tcPr>
            <w:tcW w:w="2203" w:type="dxa"/>
            <w:vAlign w:val="center"/>
          </w:tcPr>
          <w:p w14:paraId="44D69BB5"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0.1 Pa)</w:t>
            </w:r>
          </w:p>
        </w:tc>
        <w:tc>
          <w:tcPr>
            <w:tcW w:w="2203" w:type="dxa"/>
            <w:gridSpan w:val="2"/>
            <w:vAlign w:val="center"/>
          </w:tcPr>
          <w:p w14:paraId="44D69BB6" w14:textId="77777777" w:rsidR="006129F1" w:rsidRPr="00327B45" w:rsidRDefault="006129F1" w:rsidP="00F428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1 CFM)</w:t>
            </w:r>
          </w:p>
        </w:tc>
        <w:tc>
          <w:tcPr>
            <w:tcW w:w="2203" w:type="dxa"/>
            <w:vAlign w:val="center"/>
          </w:tcPr>
          <w:p w14:paraId="44D69BB7" w14:textId="77777777" w:rsidR="006129F1" w:rsidRPr="00327B45" w:rsidRDefault="006129F1" w:rsidP="007721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w:t>
            </w:r>
            <w:r w:rsidRPr="00327B45">
              <w:rPr>
                <w:rFonts w:ascii="Calibri" w:hAnsi="Calibri"/>
                <w:sz w:val="18"/>
                <w:szCs w:val="18"/>
              </w:rPr>
              <w:t>C.</w:t>
            </w:r>
            <w:r>
              <w:rPr>
                <w:rFonts w:ascii="Calibri" w:hAnsi="Calibri"/>
                <w:sz w:val="18"/>
                <w:szCs w:val="18"/>
              </w:rPr>
              <w:t>5</w:t>
            </w:r>
            <w:r w:rsidRPr="00327B45">
              <w:rPr>
                <w:rFonts w:ascii="Calibri" w:hAnsi="Calibri"/>
                <w:sz w:val="18"/>
                <w:szCs w:val="18"/>
              </w:rPr>
              <w:t xml:space="preserve"> - C.</w:t>
            </w:r>
            <w:r>
              <w:rPr>
                <w:rFonts w:ascii="Calibri" w:hAnsi="Calibri"/>
                <w:sz w:val="18"/>
                <w:szCs w:val="18"/>
              </w:rPr>
              <w:t>4)</w:t>
            </w:r>
            <w:r w:rsidRPr="00327B45">
              <w:rPr>
                <w:rFonts w:ascii="Calibri" w:hAnsi="Calibri"/>
                <w:sz w:val="18"/>
                <w:szCs w:val="18"/>
              </w:rPr>
              <w:t>]&gt;&gt;</w:t>
            </w:r>
          </w:p>
        </w:tc>
        <w:tc>
          <w:tcPr>
            <w:tcW w:w="2204" w:type="dxa"/>
            <w:vAlign w:val="center"/>
          </w:tcPr>
          <w:p w14:paraId="44D69BB8" w14:textId="77777777" w:rsidR="006129F1" w:rsidRPr="00327B45" w:rsidRDefault="006129F1" w:rsidP="001B1B1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1B1B16">
              <w:rPr>
                <w:rFonts w:ascii="Calibri" w:hAnsi="Calibri"/>
                <w:sz w:val="18"/>
                <w:szCs w:val="18"/>
              </w:rPr>
              <w:t xml:space="preserve">   </w:t>
            </w:r>
            <w:r w:rsidRPr="00327B45">
              <w:rPr>
                <w:rFonts w:ascii="Calibri" w:hAnsi="Calibri"/>
                <w:sz w:val="18"/>
                <w:szCs w:val="18"/>
              </w:rPr>
              <w:t>(50/[C.</w:t>
            </w:r>
            <w:r>
              <w:rPr>
                <w:rFonts w:ascii="Calibri" w:hAnsi="Calibri"/>
                <w:sz w:val="18"/>
                <w:szCs w:val="18"/>
              </w:rPr>
              <w:t>7</w:t>
            </w:r>
            <w:r w:rsidRPr="00327B45">
              <w:rPr>
                <w:rFonts w:ascii="Calibri" w:hAnsi="Calibri"/>
                <w:sz w:val="18"/>
                <w:szCs w:val="18"/>
              </w:rPr>
              <w:t>])^0.65 x [C.</w:t>
            </w:r>
            <w:r>
              <w:rPr>
                <w:rFonts w:ascii="Calibri" w:hAnsi="Calibri"/>
                <w:sz w:val="18"/>
                <w:szCs w:val="18"/>
              </w:rPr>
              <w:t>6</w:t>
            </w:r>
            <w:r w:rsidRPr="00327B45">
              <w:rPr>
                <w:rFonts w:ascii="Calibri" w:hAnsi="Calibri"/>
                <w:sz w:val="18"/>
                <w:szCs w:val="18"/>
              </w:rPr>
              <w:t>]&gt;&gt;</w:t>
            </w:r>
          </w:p>
        </w:tc>
      </w:tr>
      <w:tr w:rsidR="006129F1" w:rsidRPr="00B27D63" w14:paraId="44D69BBB" w14:textId="77777777" w:rsidTr="00EE2DB2">
        <w:tblPrEx>
          <w:tblBorders>
            <w:top w:val="single" w:sz="4" w:space="0" w:color="000000"/>
            <w:left w:val="single" w:sz="4" w:space="0" w:color="000000"/>
            <w:bottom w:val="single" w:sz="4" w:space="0" w:color="000000"/>
            <w:right w:val="single" w:sz="4" w:space="0" w:color="000000"/>
          </w:tblBorders>
        </w:tblPrEx>
        <w:trPr>
          <w:trHeight w:hRule="exact" w:val="75"/>
        </w:trPr>
        <w:tc>
          <w:tcPr>
            <w:tcW w:w="11016" w:type="dxa"/>
            <w:gridSpan w:val="7"/>
            <w:vAlign w:val="center"/>
          </w:tcPr>
          <w:p w14:paraId="44D69BBA"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6129F1" w:rsidRPr="00B27D63" w14:paraId="44D69BBF" w14:textId="77777777" w:rsidTr="00D271E4">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44D69BBC" w14:textId="77777777" w:rsidR="006129F1" w:rsidRPr="000A4E42" w:rsidRDefault="006129F1" w:rsidP="000D308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vAlign w:val="center"/>
          </w:tcPr>
          <w:p w14:paraId="44D69BBD" w14:textId="1BE0D57C" w:rsidR="006129F1" w:rsidRPr="000A4E42"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54477F">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44D69BBE" w14:textId="77777777" w:rsidR="00CB311A" w:rsidRDefault="004E628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00D441CF">
              <w:rPr>
                <w:rFonts w:ascii="Calibri" w:hAnsi="Calibri"/>
                <w:sz w:val="18"/>
                <w:szCs w:val="18"/>
              </w:rPr>
              <w:t>calculated value</w:t>
            </w:r>
            <w:r w:rsidR="006129F1">
              <w:rPr>
                <w:rFonts w:ascii="Calibri" w:hAnsi="Calibri"/>
                <w:sz w:val="18"/>
                <w:szCs w:val="18"/>
              </w:rPr>
              <w:t xml:space="preserve"> =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1</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2</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3</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4</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5</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6</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7</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8</w:t>
            </w:r>
            <w:r w:rsidR="006129F1" w:rsidRPr="00DD4C67">
              <w:rPr>
                <w:rFonts w:ascii="Calibri" w:hAnsi="Calibri"/>
                <w:sz w:val="18"/>
                <w:szCs w:val="18"/>
              </w:rPr>
              <w:t>+</w:t>
            </w:r>
            <w:r w:rsidR="006129F1" w:rsidRPr="00217230">
              <w:rPr>
                <w:rFonts w:ascii="Calibri" w:hAnsi="Calibri"/>
                <w:sz w:val="18"/>
                <w:szCs w:val="18"/>
              </w:rPr>
              <w:t xml:space="preserve"> </w:t>
            </w:r>
            <w:r w:rsidR="006129F1" w:rsidRPr="00DD4C67">
              <w:rPr>
                <w:rFonts w:ascii="Calibri" w:hAnsi="Calibri"/>
                <w:sz w:val="18"/>
                <w:szCs w:val="18"/>
              </w:rPr>
              <w:t>C.</w:t>
            </w:r>
            <w:r w:rsidR="006129F1">
              <w:rPr>
                <w:rFonts w:ascii="Calibri" w:hAnsi="Calibri"/>
                <w:sz w:val="18"/>
                <w:szCs w:val="18"/>
              </w:rPr>
              <w:t>8</w:t>
            </w:r>
            <w:r w:rsidR="006129F1">
              <w:rPr>
                <w:rFonts w:ascii="Calibri" w:hAnsi="Calibri"/>
                <w:sz w:val="18"/>
                <w:szCs w:val="18"/>
                <w:vertAlign w:val="subscript"/>
              </w:rPr>
              <w:t>9</w:t>
            </w:r>
            <w:r w:rsidR="006129F1" w:rsidRPr="00DD4C67">
              <w:rPr>
                <w:rFonts w:ascii="Calibri" w:hAnsi="Calibri"/>
                <w:sz w:val="18"/>
                <w:szCs w:val="18"/>
              </w:rPr>
              <w:t>)/</w:t>
            </w:r>
            <w:r w:rsidR="006129F1">
              <w:rPr>
                <w:rFonts w:ascii="Calibri" w:hAnsi="Calibri"/>
                <w:sz w:val="18"/>
                <w:szCs w:val="18"/>
              </w:rPr>
              <w:t xml:space="preserve">N </w:t>
            </w:r>
            <w:r>
              <w:rPr>
                <w:rFonts w:ascii="Calibri" w:hAnsi="Calibri"/>
                <w:sz w:val="18"/>
                <w:szCs w:val="18"/>
              </w:rPr>
              <w:t>(N equals the number of tests)&gt;&gt;</w:t>
            </w:r>
          </w:p>
        </w:tc>
      </w:tr>
      <w:tr w:rsidR="007B1A70" w:rsidRPr="00B27D63" w14:paraId="571D5AB4" w14:textId="77777777" w:rsidTr="00CC5F53">
        <w:tblPrEx>
          <w:tblBorders>
            <w:top w:val="single" w:sz="4" w:space="0" w:color="000000"/>
            <w:left w:val="single" w:sz="4" w:space="0" w:color="000000"/>
            <w:bottom w:val="single" w:sz="4" w:space="0" w:color="000000"/>
            <w:right w:val="single" w:sz="4" w:space="0" w:color="000000"/>
          </w:tblBorders>
        </w:tblPrEx>
        <w:trPr>
          <w:ins w:id="68" w:author="Shewmaker, Michael@Energy" w:date="2016-03-29T15:31:00Z"/>
        </w:trPr>
        <w:tc>
          <w:tcPr>
            <w:tcW w:w="11016" w:type="dxa"/>
            <w:gridSpan w:val="7"/>
            <w:vAlign w:val="center"/>
          </w:tcPr>
          <w:p w14:paraId="2DBDC5E7" w14:textId="77777777" w:rsidR="007B1A70" w:rsidRDefault="007B1A70" w:rsidP="007B1A7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69" w:author="Shewmaker, Michael@Energy" w:date="2016-03-29T15:32:00Z"/>
                <w:rFonts w:ascii="Calibri" w:hAnsi="Calibri"/>
                <w:sz w:val="18"/>
                <w:szCs w:val="18"/>
              </w:rPr>
            </w:pPr>
            <w:ins w:id="70" w:author="Shewmaker, Michael@Energy" w:date="2016-03-29T15:32:00Z">
              <w:r>
                <w:rPr>
                  <w:rFonts w:ascii="Calibri" w:hAnsi="Calibri"/>
                  <w:sz w:val="18"/>
                  <w:szCs w:val="18"/>
                </w:rPr>
                <w:t>Note:</w:t>
              </w:r>
            </w:ins>
          </w:p>
          <w:p w14:paraId="2F4DCF7A" w14:textId="645DFA38" w:rsidR="007B1A70" w:rsidRPr="007B1A70" w:rsidRDefault="007B1A70">
            <w:pPr>
              <w:pStyle w:val="ListParagraph"/>
              <w:keepNext/>
              <w:numPr>
                <w:ilvl w:val="0"/>
                <w:numId w:val="5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1" w:author="Shewmaker, Michael@Energy" w:date="2016-03-29T15:31:00Z"/>
                <w:rFonts w:ascii="Calibri" w:hAnsi="Calibri"/>
                <w:sz w:val="18"/>
                <w:rPrChange w:id="72" w:author="Shewmaker, Michael@Energy" w:date="2016-08-31T15:06:00Z">
                  <w:rPr>
                    <w:ins w:id="73" w:author="Shewmaker, Michael@Energy" w:date="2016-03-29T15:31:00Z"/>
                    <w:rFonts w:ascii="Calibri" w:hAnsi="Calibri"/>
                    <w:sz w:val="18"/>
                    <w:szCs w:val="18"/>
                  </w:rPr>
                </w:rPrChange>
              </w:rPr>
            </w:pPr>
            <w:ins w:id="74" w:author="Shewmaker, Michael@Energy" w:date="2016-03-29T15:32:00Z">
              <w:r w:rsidRPr="006C41EA">
                <w:rPr>
                  <w:rFonts w:asciiTheme="minorHAnsi" w:hAnsiTheme="minorHAnsi"/>
                  <w:sz w:val="18"/>
                </w:rPr>
                <w:t>For multifamily, each dwelling unit must be tested individually and shown to meet the leakage requirements. Depressurization of the adjacent dwelling units while conducting this test is not allowed.</w:t>
              </w:r>
            </w:ins>
          </w:p>
        </w:tc>
      </w:tr>
    </w:tbl>
    <w:p w14:paraId="44D69BC0" w14:textId="77777777" w:rsidR="006129F1" w:rsidRPr="00D271E4" w:rsidRDefault="006129F1" w:rsidP="00025255">
      <w:pPr>
        <w:rPr>
          <w:rFonts w:ascii="Calibri" w:hAnsi="Calibri"/>
          <w:sz w:val="22"/>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6129F1" w:rsidRPr="00D271E4" w14:paraId="44D69BC2" w14:textId="77777777" w:rsidTr="00D271E4">
        <w:tc>
          <w:tcPr>
            <w:tcW w:w="11014" w:type="dxa"/>
            <w:gridSpan w:val="3"/>
            <w:tcBorders>
              <w:bottom w:val="nil"/>
            </w:tcBorders>
            <w:vAlign w:val="center"/>
          </w:tcPr>
          <w:p w14:paraId="44D69BC1" w14:textId="77777777" w:rsidR="006129F1" w:rsidRPr="00D271E4"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D271E4">
              <w:rPr>
                <w:rFonts w:ascii="Calibri" w:hAnsi="Calibri"/>
                <w:b/>
                <w:szCs w:val="18"/>
              </w:rPr>
              <w:t>D. Altitude and Temperature Correction</w:t>
            </w:r>
          </w:p>
        </w:tc>
      </w:tr>
      <w:tr w:rsidR="006129F1" w:rsidRPr="000A4E42" w14:paraId="44D69BC4" w14:textId="77777777" w:rsidTr="00D271E4">
        <w:tc>
          <w:tcPr>
            <w:tcW w:w="11014" w:type="dxa"/>
            <w:gridSpan w:val="3"/>
            <w:tcBorders>
              <w:top w:val="nil"/>
            </w:tcBorders>
            <w:vAlign w:val="center"/>
          </w:tcPr>
          <w:p w14:paraId="44D69BC3" w14:textId="77777777" w:rsidR="006129F1" w:rsidRPr="000A4E42" w:rsidRDefault="006129F1" w:rsidP="0066343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0A4E42">
              <w:rPr>
                <w:rFonts w:ascii="Calibri" w:hAnsi="Calibri"/>
                <w:sz w:val="18"/>
                <w:szCs w:val="18"/>
              </w:rPr>
              <w:t xml:space="preserve">&lt;&lt;if row C. </w:t>
            </w:r>
            <w:r>
              <w:rPr>
                <w:rFonts w:ascii="Calibri" w:hAnsi="Calibri"/>
                <w:sz w:val="18"/>
                <w:szCs w:val="18"/>
              </w:rPr>
              <w:t>2</w:t>
            </w:r>
            <w:r w:rsidRPr="000A4E42">
              <w:rPr>
                <w:rFonts w:ascii="Calibri" w:hAnsi="Calibri"/>
                <w:sz w:val="18"/>
                <w:szCs w:val="18"/>
              </w:rPr>
              <w:t xml:space="preserve"> = “no”, use this section&gt;&gt;</w:t>
            </w:r>
          </w:p>
        </w:tc>
      </w:tr>
      <w:tr w:rsidR="006129F1" w:rsidRPr="000A4E42" w14:paraId="44D69BCA" w14:textId="77777777" w:rsidTr="00D271E4">
        <w:tc>
          <w:tcPr>
            <w:tcW w:w="589" w:type="dxa"/>
            <w:vAlign w:val="center"/>
          </w:tcPr>
          <w:p w14:paraId="44D69BC5"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651" w:type="dxa"/>
            <w:vAlign w:val="center"/>
          </w:tcPr>
          <w:p w14:paraId="44D69BC6" w14:textId="1B6AC027" w:rsidR="006129F1" w:rsidRPr="000A4E42" w:rsidRDefault="006129F1" w:rsidP="00D271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54477F">
              <w:rPr>
                <w:rFonts w:ascii="Calibri" w:hAnsi="Calibri"/>
                <w:sz w:val="18"/>
                <w:szCs w:val="18"/>
              </w:rPr>
              <w:t>C</w:t>
            </w:r>
            <w:r w:rsidRPr="000A4E42">
              <w:rPr>
                <w:rFonts w:ascii="Calibri" w:hAnsi="Calibri"/>
                <w:sz w:val="18"/>
                <w:szCs w:val="18"/>
              </w:rPr>
              <w:t xml:space="preserve">orrection </w:t>
            </w:r>
            <w:r w:rsidR="0054477F">
              <w:rPr>
                <w:rFonts w:ascii="Calibri" w:hAnsi="Calibri"/>
                <w:sz w:val="18"/>
                <w:szCs w:val="18"/>
              </w:rPr>
              <w:t>F</w:t>
            </w:r>
            <w:r w:rsidRPr="000A4E42">
              <w:rPr>
                <w:rFonts w:ascii="Calibri" w:hAnsi="Calibri"/>
                <w:sz w:val="18"/>
                <w:szCs w:val="18"/>
              </w:rPr>
              <w:t>actor</w:t>
            </w:r>
          </w:p>
        </w:tc>
        <w:tc>
          <w:tcPr>
            <w:tcW w:w="5774" w:type="dxa"/>
          </w:tcPr>
          <w:p w14:paraId="44D69BC7"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if </w:t>
            </w:r>
          </w:p>
          <w:p w14:paraId="44D69BC8"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row A. </w:t>
            </w:r>
            <w:r w:rsidR="003654DB">
              <w:rPr>
                <w:rFonts w:ascii="Calibri" w:hAnsi="Calibri"/>
                <w:sz w:val="18"/>
                <w:szCs w:val="18"/>
              </w:rPr>
              <w:t>4</w:t>
            </w:r>
            <w:r w:rsidR="003654DB" w:rsidRPr="000A4E42">
              <w:rPr>
                <w:rFonts w:ascii="Calibri" w:hAnsi="Calibri"/>
                <w:sz w:val="18"/>
                <w:szCs w:val="18"/>
              </w:rPr>
              <w:t xml:space="preserve"> </w:t>
            </w:r>
            <w:r w:rsidRPr="000A4E42">
              <w:rPr>
                <w:rFonts w:ascii="Calibri" w:hAnsi="Calibri"/>
                <w:sz w:val="18"/>
                <w:szCs w:val="18"/>
              </w:rPr>
              <w:t>≤ 5000 Ft = 1;</w:t>
            </w:r>
          </w:p>
          <w:p w14:paraId="44D69BC9" w14:textId="77777777" w:rsidR="006129F1" w:rsidRPr="000A4E42" w:rsidRDefault="006129F1" w:rsidP="003654D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row A. </w:t>
            </w:r>
            <w:r w:rsidR="003654DB">
              <w:rPr>
                <w:rFonts w:ascii="Calibri" w:hAnsi="Calibri"/>
                <w:sz w:val="18"/>
                <w:szCs w:val="18"/>
              </w:rPr>
              <w:t>4</w:t>
            </w:r>
            <w:r w:rsidR="003654DB" w:rsidRPr="000A4E42">
              <w:rPr>
                <w:rFonts w:ascii="Calibri" w:hAnsi="Calibri"/>
                <w:sz w:val="18"/>
                <w:szCs w:val="18"/>
              </w:rPr>
              <w:t xml:space="preserve"> </w:t>
            </w:r>
            <w:r w:rsidRPr="000A4E42">
              <w:rPr>
                <w:rFonts w:ascii="Calibri" w:hAnsi="Calibri"/>
                <w:sz w:val="18"/>
                <w:szCs w:val="18"/>
              </w:rPr>
              <w:t xml:space="preserve">&gt; 5000 =, 1 + .000006 * row A. </w:t>
            </w:r>
            <w:r w:rsidR="003654DB">
              <w:rPr>
                <w:rFonts w:ascii="Calibri" w:hAnsi="Calibri"/>
                <w:sz w:val="18"/>
                <w:szCs w:val="18"/>
              </w:rPr>
              <w:t>4</w:t>
            </w:r>
            <w:r w:rsidR="00A93663">
              <w:rPr>
                <w:rFonts w:ascii="Calibri" w:hAnsi="Calibri"/>
                <w:sz w:val="18"/>
                <w:szCs w:val="18"/>
              </w:rPr>
              <w:t>&gt;&gt;</w:t>
            </w:r>
          </w:p>
        </w:tc>
      </w:tr>
      <w:tr w:rsidR="006129F1" w:rsidRPr="000A4E42" w14:paraId="44D69BCE" w14:textId="77777777" w:rsidTr="00025255">
        <w:tc>
          <w:tcPr>
            <w:tcW w:w="589" w:type="dxa"/>
            <w:vAlign w:val="center"/>
          </w:tcPr>
          <w:p w14:paraId="44D69BCB"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651" w:type="dxa"/>
          </w:tcPr>
          <w:p w14:paraId="44D69BCC" w14:textId="695A644B" w:rsidR="006129F1" w:rsidRPr="000A4E42" w:rsidRDefault="006129F1" w:rsidP="00D271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54477F">
              <w:rPr>
                <w:rFonts w:ascii="Calibri" w:hAnsi="Calibri"/>
                <w:sz w:val="18"/>
                <w:szCs w:val="18"/>
              </w:rPr>
              <w:t>C</w:t>
            </w:r>
            <w:r w:rsidRPr="000A4E42">
              <w:rPr>
                <w:rFonts w:ascii="Calibri" w:hAnsi="Calibri"/>
                <w:sz w:val="18"/>
                <w:szCs w:val="18"/>
              </w:rPr>
              <w:t xml:space="preserve">orrection </w:t>
            </w:r>
            <w:r w:rsidR="0054477F">
              <w:rPr>
                <w:rFonts w:ascii="Calibri" w:hAnsi="Calibri"/>
                <w:sz w:val="18"/>
                <w:szCs w:val="18"/>
              </w:rPr>
              <w:t>F</w:t>
            </w:r>
            <w:r w:rsidRPr="000A4E42">
              <w:rPr>
                <w:rFonts w:ascii="Calibri" w:hAnsi="Calibri"/>
                <w:sz w:val="18"/>
                <w:szCs w:val="18"/>
              </w:rPr>
              <w:t>actor</w:t>
            </w:r>
          </w:p>
        </w:tc>
        <w:tc>
          <w:tcPr>
            <w:tcW w:w="5774" w:type="dxa"/>
          </w:tcPr>
          <w:p w14:paraId="44D69BCD" w14:textId="77777777" w:rsidR="006129F1" w:rsidRPr="000A4E42" w:rsidRDefault="006129F1" w:rsidP="000A4E4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&lt;&lt;from tables RA3.8-2 and RA3.8-3&gt;&gt;</w:t>
            </w:r>
          </w:p>
        </w:tc>
      </w:tr>
      <w:tr w:rsidR="006129F1" w:rsidRPr="000A4E42" w14:paraId="44D69BD2" w14:textId="77777777" w:rsidTr="00D271E4">
        <w:tc>
          <w:tcPr>
            <w:tcW w:w="589" w:type="dxa"/>
            <w:vAlign w:val="center"/>
          </w:tcPr>
          <w:p w14:paraId="44D69BCF"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651" w:type="dxa"/>
            <w:vAlign w:val="center"/>
          </w:tcPr>
          <w:p w14:paraId="44D69BD0" w14:textId="4BC68011" w:rsidR="006129F1" w:rsidRPr="000A4E42" w:rsidRDefault="006129F1" w:rsidP="00D271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774" w:type="dxa"/>
          </w:tcPr>
          <w:p w14:paraId="44D69BD1" w14:textId="77777777" w:rsidR="006129F1" w:rsidRPr="000A4E42" w:rsidRDefault="006129F1" w:rsidP="00CE3A1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Row C. </w:t>
            </w:r>
            <w:r>
              <w:rPr>
                <w:rFonts w:ascii="Calibri" w:hAnsi="Calibri"/>
                <w:sz w:val="18"/>
                <w:szCs w:val="18"/>
              </w:rPr>
              <w:t>9</w:t>
            </w:r>
            <w:r w:rsidRPr="000A4E42">
              <w:rPr>
                <w:rFonts w:ascii="Calibri" w:hAnsi="Calibri"/>
                <w:sz w:val="18"/>
                <w:szCs w:val="18"/>
              </w:rPr>
              <w:t>*altitude correction D. 1 * temperature correction D. 2&gt;&gt;</w:t>
            </w:r>
          </w:p>
        </w:tc>
      </w:tr>
    </w:tbl>
    <w:p w14:paraId="44D69BD3" w14:textId="77777777" w:rsidR="006129F1" w:rsidRPr="00D271E4" w:rsidRDefault="006129F1">
      <w:pPr>
        <w:rPr>
          <w:rFonts w:ascii="Calibri" w:hAnsi="Calibri"/>
          <w:sz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6129F1" w:rsidRPr="00D271E4" w14:paraId="44D69BD5" w14:textId="77777777" w:rsidTr="00D271E4">
        <w:tc>
          <w:tcPr>
            <w:tcW w:w="11016" w:type="dxa"/>
            <w:gridSpan w:val="3"/>
            <w:tcBorders>
              <w:bottom w:val="nil"/>
            </w:tcBorders>
          </w:tcPr>
          <w:p w14:paraId="44D69BD4" w14:textId="77777777" w:rsidR="006129F1" w:rsidRPr="00D271E4" w:rsidRDefault="006129F1" w:rsidP="00025255">
            <w:pPr>
              <w:keepNext/>
              <w:rPr>
                <w:rFonts w:ascii="Calibri" w:hAnsi="Calibri"/>
                <w:szCs w:val="18"/>
              </w:rPr>
            </w:pPr>
            <w:r w:rsidRPr="00D271E4">
              <w:rPr>
                <w:rFonts w:ascii="Calibri" w:hAnsi="Calibri"/>
                <w:b/>
                <w:szCs w:val="18"/>
              </w:rPr>
              <w:t>E. Accuracy Adjustment</w:t>
            </w:r>
          </w:p>
        </w:tc>
      </w:tr>
      <w:tr w:rsidR="006129F1" w:rsidRPr="000A4E42" w14:paraId="44D69BD7" w14:textId="77777777" w:rsidTr="00D271E4">
        <w:tc>
          <w:tcPr>
            <w:tcW w:w="11016" w:type="dxa"/>
            <w:gridSpan w:val="3"/>
            <w:tcBorders>
              <w:top w:val="nil"/>
            </w:tcBorders>
          </w:tcPr>
          <w:p w14:paraId="44D69BD6" w14:textId="77777777" w:rsidR="006129F1" w:rsidRPr="000A4E42" w:rsidRDefault="006129F1" w:rsidP="00663438">
            <w:pPr>
              <w:keepNext/>
              <w:rPr>
                <w:rFonts w:ascii="Calibri" w:hAnsi="Calibri"/>
                <w:b/>
                <w:sz w:val="18"/>
                <w:szCs w:val="18"/>
              </w:rPr>
            </w:pPr>
            <w:r w:rsidRPr="000A4E42">
              <w:rPr>
                <w:rFonts w:ascii="Calibri" w:hAnsi="Calibri"/>
                <w:sz w:val="18"/>
                <w:szCs w:val="18"/>
              </w:rPr>
              <w:t xml:space="preserve">&lt;&lt;if row C. </w:t>
            </w:r>
            <w:r>
              <w:rPr>
                <w:rFonts w:ascii="Calibri" w:hAnsi="Calibri"/>
                <w:sz w:val="18"/>
                <w:szCs w:val="18"/>
              </w:rPr>
              <w:t>2</w:t>
            </w:r>
            <w:r w:rsidRPr="000A4E42">
              <w:rPr>
                <w:rFonts w:ascii="Calibri" w:hAnsi="Calibri"/>
                <w:sz w:val="18"/>
                <w:szCs w:val="18"/>
              </w:rPr>
              <w:t xml:space="preserve"> = “no”, use this section&gt;&gt;</w:t>
            </w:r>
          </w:p>
        </w:tc>
      </w:tr>
      <w:tr w:rsidR="006129F1" w:rsidRPr="000A4E42" w14:paraId="44D69BDB" w14:textId="77777777" w:rsidTr="00D271E4">
        <w:tc>
          <w:tcPr>
            <w:tcW w:w="558" w:type="dxa"/>
            <w:vAlign w:val="center"/>
          </w:tcPr>
          <w:p w14:paraId="44D69BD8"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vAlign w:val="center"/>
          </w:tcPr>
          <w:p w14:paraId="44D69BD9" w14:textId="192BD875" w:rsidR="006129F1" w:rsidRPr="000A4E42"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D271E4">
              <w:rPr>
                <w:rFonts w:ascii="Calibri" w:hAnsi="Calibri"/>
                <w:sz w:val="18"/>
                <w:szCs w:val="18"/>
                <w:lang w:eastAsia="zh-TW"/>
              </w:rPr>
              <w:t>D</w:t>
            </w:r>
            <w:r w:rsidRPr="000A4E42">
              <w:rPr>
                <w:rFonts w:ascii="Calibri" w:hAnsi="Calibri"/>
                <w:sz w:val="18"/>
                <w:szCs w:val="18"/>
                <w:lang w:eastAsia="zh-TW"/>
              </w:rPr>
              <w:t xml:space="preserve">eviation of </w:t>
            </w:r>
            <w:r w:rsidR="00D271E4">
              <w:rPr>
                <w:rFonts w:ascii="Calibri" w:hAnsi="Calibri"/>
                <w:sz w:val="18"/>
                <w:szCs w:val="18"/>
                <w:lang w:eastAsia="zh-TW"/>
              </w:rPr>
              <w:t>N</w:t>
            </w:r>
            <w:r w:rsidRPr="000A4E42">
              <w:rPr>
                <w:rFonts w:ascii="Calibri" w:hAnsi="Calibri"/>
                <w:sz w:val="18"/>
                <w:szCs w:val="18"/>
                <w:lang w:eastAsia="zh-TW"/>
              </w:rPr>
              <w:t xml:space="preserve">ominal CFM 50 </w:t>
            </w:r>
            <w:r w:rsidR="00D271E4">
              <w:rPr>
                <w:rFonts w:ascii="Calibri" w:hAnsi="Calibri"/>
                <w:sz w:val="18"/>
                <w:szCs w:val="18"/>
                <w:lang w:eastAsia="zh-TW"/>
              </w:rPr>
              <w:t>V</w:t>
            </w:r>
            <w:r w:rsidRPr="000A4E42">
              <w:rPr>
                <w:rFonts w:ascii="Calibri" w:hAnsi="Calibri"/>
                <w:sz w:val="18"/>
                <w:szCs w:val="18"/>
                <w:lang w:eastAsia="zh-TW"/>
              </w:rPr>
              <w:t xml:space="preserve">alues </w:t>
            </w:r>
            <w:r w:rsidR="00D271E4">
              <w:rPr>
                <w:rFonts w:ascii="Calibri" w:hAnsi="Calibri"/>
                <w:sz w:val="18"/>
                <w:szCs w:val="18"/>
                <w:lang w:eastAsia="zh-TW"/>
              </w:rPr>
              <w:t>A</w:t>
            </w:r>
            <w:r w:rsidRPr="000A4E42">
              <w:rPr>
                <w:rFonts w:ascii="Calibri" w:hAnsi="Calibri"/>
                <w:sz w:val="18"/>
                <w:szCs w:val="18"/>
                <w:lang w:eastAsia="zh-TW"/>
              </w:rPr>
              <w:t>bove</w:t>
            </w:r>
          </w:p>
        </w:tc>
        <w:tc>
          <w:tcPr>
            <w:tcW w:w="5778" w:type="dxa"/>
          </w:tcPr>
          <w:p w14:paraId="44D69BDA" w14:textId="77777777" w:rsidR="006129F1" w:rsidRPr="000A4E42" w:rsidRDefault="006129F1" w:rsidP="000C36F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sidRPr="00A96082">
              <w:rPr>
                <w:rFonts w:ascii="Calibri" w:hAnsi="Calibri"/>
                <w:sz w:val="18"/>
                <w:szCs w:val="18"/>
                <w:vertAlign w:val="subscript"/>
              </w:rPr>
              <w:t>1</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2</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3</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4</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5</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6</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7</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8</w:t>
            </w:r>
            <w:r>
              <w:rPr>
                <w:rFonts w:ascii="Calibri" w:hAnsi="Calibri"/>
                <w:sz w:val="18"/>
                <w:szCs w:val="18"/>
              </w:rPr>
              <w:t>)^2+(C.9-</w:t>
            </w:r>
            <w:r w:rsidRPr="00A67747">
              <w:rPr>
                <w:rFonts w:ascii="Calibri" w:hAnsi="Calibri"/>
                <w:sz w:val="18"/>
                <w:szCs w:val="18"/>
              </w:rPr>
              <w:t xml:space="preserve"> </w:t>
            </w:r>
            <w:r w:rsidRPr="00A96082">
              <w:rPr>
                <w:rFonts w:ascii="Calibri" w:hAnsi="Calibri"/>
                <w:sz w:val="18"/>
                <w:szCs w:val="18"/>
              </w:rPr>
              <w:t>C.</w:t>
            </w:r>
            <w:r>
              <w:rPr>
                <w:rFonts w:ascii="Calibri" w:hAnsi="Calibri"/>
                <w:sz w:val="18"/>
                <w:szCs w:val="18"/>
              </w:rPr>
              <w:t>8</w:t>
            </w:r>
            <w:r>
              <w:rPr>
                <w:rFonts w:ascii="Calibri" w:hAnsi="Calibri"/>
                <w:sz w:val="18"/>
                <w:szCs w:val="18"/>
                <w:vertAlign w:val="subscript"/>
              </w:rPr>
              <w:t>9</w:t>
            </w:r>
            <w:r>
              <w:rPr>
                <w:rFonts w:ascii="Calibri" w:hAnsi="Calibri"/>
                <w:sz w:val="18"/>
                <w:szCs w:val="18"/>
              </w:rPr>
              <w:t>)^2]/N-1</w:t>
            </w:r>
            <w:r w:rsidR="004E6288">
              <w:rPr>
                <w:rFonts w:ascii="Calibri" w:hAnsi="Calibri"/>
                <w:sz w:val="18"/>
                <w:szCs w:val="18"/>
              </w:rPr>
              <w:t xml:space="preserve"> (N equals the number of tests)</w:t>
            </w:r>
            <w:r w:rsidRPr="000A4E42">
              <w:rPr>
                <w:rFonts w:ascii="Calibri" w:hAnsi="Calibri"/>
                <w:sz w:val="18"/>
                <w:szCs w:val="18"/>
                <w:lang w:eastAsia="zh-TW"/>
              </w:rPr>
              <w:t>&gt;&gt;</w:t>
            </w:r>
          </w:p>
        </w:tc>
      </w:tr>
      <w:tr w:rsidR="006129F1" w:rsidRPr="000A4E42" w14:paraId="44D69BDF" w14:textId="77777777" w:rsidTr="00D271E4">
        <w:tc>
          <w:tcPr>
            <w:tcW w:w="558" w:type="dxa"/>
            <w:vAlign w:val="center"/>
          </w:tcPr>
          <w:p w14:paraId="44D69BDC"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vAlign w:val="center"/>
          </w:tcPr>
          <w:p w14:paraId="44D69BDD" w14:textId="421BB088" w:rsidR="006129F1" w:rsidRPr="000A4E42"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D271E4">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44D69BDE"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&lt;&lt;calculated, {[ </w:t>
            </w:r>
            <w:proofErr w:type="spellStart"/>
            <w:r w:rsidRPr="000A4E42">
              <w:rPr>
                <w:rFonts w:ascii="Calibri" w:hAnsi="Calibri"/>
                <w:sz w:val="18"/>
                <w:szCs w:val="18"/>
                <w:lang w:eastAsia="zh-TW"/>
              </w:rPr>
              <w:t>std</w:t>
            </w:r>
            <w:proofErr w:type="spellEnd"/>
            <w:r w:rsidRPr="000A4E42">
              <w:rPr>
                <w:rFonts w:ascii="Calibri" w:hAnsi="Calibri"/>
                <w:sz w:val="18"/>
                <w:szCs w:val="18"/>
                <w:lang w:eastAsia="zh-TW"/>
              </w:rPr>
              <w:t xml:space="preserve"> </w:t>
            </w:r>
            <w:proofErr w:type="spellStart"/>
            <w:r w:rsidRPr="000A4E42">
              <w:rPr>
                <w:rFonts w:ascii="Calibri" w:hAnsi="Calibri"/>
                <w:sz w:val="18"/>
                <w:szCs w:val="18"/>
                <w:lang w:eastAsia="zh-TW"/>
              </w:rPr>
              <w:t>dev</w:t>
            </w:r>
            <w:proofErr w:type="spellEnd"/>
            <w:r w:rsidRPr="000A4E42">
              <w:rPr>
                <w:rFonts w:ascii="Calibri" w:hAnsi="Calibri"/>
                <w:sz w:val="18"/>
                <w:szCs w:val="18"/>
                <w:lang w:eastAsia="zh-TW"/>
              </w:rPr>
              <w:t>/</w:t>
            </w:r>
            <w:proofErr w:type="spellStart"/>
            <w:r w:rsidRPr="000A4E42">
              <w:rPr>
                <w:rFonts w:ascii="Calibri" w:hAnsi="Calibri"/>
                <w:sz w:val="18"/>
                <w:szCs w:val="18"/>
                <w:lang w:eastAsia="zh-TW"/>
              </w:rPr>
              <w:t>sqrt</w:t>
            </w:r>
            <w:proofErr w:type="spellEnd"/>
            <w:r w:rsidRPr="000A4E42">
              <w:rPr>
                <w:rFonts w:ascii="Calibri" w:hAnsi="Calibri"/>
                <w:sz w:val="18"/>
                <w:szCs w:val="18"/>
                <w:lang w:eastAsia="zh-TW"/>
              </w:rPr>
              <w:t>(N) ] * look up table RA 3.8-1}/corrected CFM50</w:t>
            </w:r>
            <w:r w:rsidR="004E6288">
              <w:rPr>
                <w:rFonts w:ascii="Calibri" w:hAnsi="Calibri"/>
                <w:sz w:val="18"/>
                <w:szCs w:val="18"/>
                <w:lang w:eastAsia="zh-TW"/>
              </w:rPr>
              <w:t xml:space="preserve"> </w:t>
            </w:r>
            <w:r w:rsidR="004E6288">
              <w:rPr>
                <w:rFonts w:ascii="Calibri" w:hAnsi="Calibri"/>
                <w:sz w:val="18"/>
                <w:szCs w:val="18"/>
              </w:rPr>
              <w:t>(N equals the number of tests)</w:t>
            </w:r>
            <w:r w:rsidRPr="000A4E42">
              <w:rPr>
                <w:rFonts w:ascii="Calibri" w:hAnsi="Calibri"/>
                <w:sz w:val="18"/>
                <w:szCs w:val="18"/>
                <w:lang w:eastAsia="zh-TW"/>
              </w:rPr>
              <w:t>&gt;&gt;</w:t>
            </w:r>
          </w:p>
        </w:tc>
      </w:tr>
      <w:tr w:rsidR="006129F1" w:rsidRPr="000A4E42" w14:paraId="44D69BE3" w14:textId="77777777" w:rsidTr="00D271E4">
        <w:tc>
          <w:tcPr>
            <w:tcW w:w="558" w:type="dxa"/>
            <w:vAlign w:val="center"/>
          </w:tcPr>
          <w:p w14:paraId="44D69BE0"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vAlign w:val="center"/>
          </w:tcPr>
          <w:p w14:paraId="44D69BE1" w14:textId="3B503BCE" w:rsidR="006129F1" w:rsidRPr="000A4E42"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D271E4">
              <w:rPr>
                <w:rFonts w:ascii="Calibri" w:hAnsi="Calibri"/>
                <w:sz w:val="18"/>
                <w:szCs w:val="18"/>
                <w:lang w:eastAsia="zh-TW"/>
              </w:rPr>
              <w:t>L</w:t>
            </w:r>
            <w:r w:rsidRPr="000A4E42">
              <w:rPr>
                <w:rFonts w:ascii="Calibri" w:hAnsi="Calibri"/>
                <w:sz w:val="18"/>
                <w:szCs w:val="18"/>
                <w:lang w:eastAsia="zh-TW"/>
              </w:rPr>
              <w:t>evel</w:t>
            </w:r>
          </w:p>
        </w:tc>
        <w:tc>
          <w:tcPr>
            <w:tcW w:w="5778" w:type="dxa"/>
          </w:tcPr>
          <w:p w14:paraId="44D69BE2"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&lt;&lt;calculated, if % uncertainty ≤10, “Standard”; if % uncertainty &gt; 10, “Reduced”&gt;&gt;</w:t>
            </w:r>
          </w:p>
        </w:tc>
      </w:tr>
      <w:tr w:rsidR="006129F1" w:rsidRPr="000A4E42" w14:paraId="44D69BE8" w14:textId="77777777" w:rsidTr="00D271E4">
        <w:tc>
          <w:tcPr>
            <w:tcW w:w="558" w:type="dxa"/>
            <w:vAlign w:val="center"/>
          </w:tcPr>
          <w:p w14:paraId="44D69BE4"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vAlign w:val="center"/>
          </w:tcPr>
          <w:p w14:paraId="44D69BE5" w14:textId="101324FB" w:rsidR="006129F1" w:rsidRPr="000A4E42" w:rsidRDefault="00D441CF"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0A4E42">
              <w:rPr>
                <w:rFonts w:ascii="Calibri" w:hAnsi="Calibri"/>
                <w:sz w:val="18"/>
                <w:szCs w:val="18"/>
              </w:rPr>
              <w:t xml:space="preserve"> </w:t>
            </w:r>
            <w:r w:rsidR="00D271E4">
              <w:rPr>
                <w:rFonts w:ascii="Calibri" w:hAnsi="Calibri"/>
                <w:sz w:val="18"/>
                <w:szCs w:val="18"/>
              </w:rPr>
              <w:t>F</w:t>
            </w:r>
            <w:r w:rsidR="006129F1" w:rsidRPr="000A4E42">
              <w:rPr>
                <w:rFonts w:ascii="Calibri" w:hAnsi="Calibri"/>
                <w:sz w:val="18"/>
                <w:szCs w:val="18"/>
              </w:rPr>
              <w:t>actor</w:t>
            </w:r>
          </w:p>
        </w:tc>
        <w:tc>
          <w:tcPr>
            <w:tcW w:w="5778" w:type="dxa"/>
          </w:tcPr>
          <w:p w14:paraId="44D69BE6" w14:textId="77777777" w:rsidR="006129F1" w:rsidRPr="000A4E42" w:rsidRDefault="006129F1" w:rsidP="0002525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&lt;&lt;calculated, if row E. 3 is “Standard”=1;</w:t>
            </w:r>
          </w:p>
          <w:p w14:paraId="44D69BE7"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If it is “Reduced”, 1+ (% uncertainty/100)&gt;&gt;</w:t>
            </w:r>
          </w:p>
        </w:tc>
      </w:tr>
      <w:tr w:rsidR="006129F1" w:rsidRPr="000A4E42" w14:paraId="44D69BED" w14:textId="77777777" w:rsidTr="00025255">
        <w:tc>
          <w:tcPr>
            <w:tcW w:w="558" w:type="dxa"/>
            <w:vAlign w:val="center"/>
          </w:tcPr>
          <w:p w14:paraId="44D69BE9"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44D69BEA" w14:textId="77777777" w:rsidR="003654DB"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3654DB">
              <w:rPr>
                <w:rFonts w:ascii="Calibri" w:hAnsi="Calibri"/>
                <w:sz w:val="18"/>
                <w:szCs w:val="18"/>
              </w:rPr>
              <w:t>Depressurization</w:t>
            </w:r>
          </w:p>
          <w:p w14:paraId="44D69BEB" w14:textId="497E6E2D"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(measured air leakage rate)</w:t>
            </w:r>
          </w:p>
        </w:tc>
        <w:tc>
          <w:tcPr>
            <w:tcW w:w="5778" w:type="dxa"/>
          </w:tcPr>
          <w:p w14:paraId="44D69BEC"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&lt;&lt;calculated, row D. 3 * row E. 4&gt;&gt;</w:t>
            </w:r>
          </w:p>
        </w:tc>
      </w:tr>
      <w:tr w:rsidR="006129F1" w:rsidRPr="000A4E42" w14:paraId="44D69BEF" w14:textId="77777777" w:rsidTr="00025255">
        <w:tc>
          <w:tcPr>
            <w:tcW w:w="11016" w:type="dxa"/>
            <w:gridSpan w:val="3"/>
            <w:vAlign w:val="center"/>
          </w:tcPr>
          <w:p w14:paraId="44D69BEE" w14:textId="77777777" w:rsidR="006129F1" w:rsidRPr="000A4E42" w:rsidRDefault="006129F1" w:rsidP="0066343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&lt;&lt;if row C. </w:t>
            </w:r>
            <w:r>
              <w:rPr>
                <w:rFonts w:ascii="Calibri" w:hAnsi="Calibri"/>
                <w:sz w:val="18"/>
                <w:szCs w:val="18"/>
              </w:rPr>
              <w:t>2</w:t>
            </w:r>
            <w:r w:rsidRPr="000A4E42">
              <w:rPr>
                <w:rFonts w:ascii="Calibri" w:hAnsi="Calibri"/>
                <w:sz w:val="18"/>
                <w:szCs w:val="18"/>
              </w:rPr>
              <w:t xml:space="preserve"> = “yes”, use next two lines&gt;&gt;</w:t>
            </w:r>
          </w:p>
        </w:tc>
      </w:tr>
      <w:tr w:rsidR="006129F1" w:rsidRPr="000A4E42" w14:paraId="44D69BF3" w14:textId="77777777" w:rsidTr="00025255">
        <w:tc>
          <w:tcPr>
            <w:tcW w:w="558" w:type="dxa"/>
            <w:vAlign w:val="center"/>
          </w:tcPr>
          <w:p w14:paraId="44D69BF0"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44D69BF1" w14:textId="125588A5"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44D69BF2"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w:t>
            </w:r>
            <w:r w:rsidR="00D441CF">
              <w:rPr>
                <w:rFonts w:ascii="Calibri" w:hAnsi="Calibri"/>
                <w:sz w:val="18"/>
                <w:szCs w:val="18"/>
              </w:rPr>
              <w:t xml:space="preserve">user entry of value </w:t>
            </w:r>
            <w:r w:rsidRPr="000A4E42">
              <w:rPr>
                <w:rFonts w:ascii="Calibri" w:hAnsi="Calibri"/>
                <w:sz w:val="18"/>
                <w:szCs w:val="18"/>
              </w:rPr>
              <w:t>calculated by software&gt;&gt;</w:t>
            </w:r>
          </w:p>
        </w:tc>
      </w:tr>
      <w:tr w:rsidR="006129F1" w:rsidRPr="000A4E42" w14:paraId="44D69BF7" w14:textId="77777777" w:rsidTr="00025255">
        <w:tc>
          <w:tcPr>
            <w:tcW w:w="558" w:type="dxa"/>
            <w:vAlign w:val="center"/>
          </w:tcPr>
          <w:p w14:paraId="44D69BF4"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102075CD" w14:textId="380D8EA5" w:rsidR="00D271E4"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D271E4">
              <w:rPr>
                <w:rFonts w:ascii="Calibri" w:hAnsi="Calibri"/>
                <w:sz w:val="18"/>
                <w:szCs w:val="18"/>
                <w:lang w:eastAsia="zh-TW"/>
              </w:rPr>
              <w:t>U</w:t>
            </w:r>
            <w:r w:rsidRPr="000A4E42">
              <w:rPr>
                <w:rFonts w:ascii="Calibri" w:hAnsi="Calibri"/>
                <w:sz w:val="18"/>
                <w:szCs w:val="18"/>
                <w:lang w:eastAsia="zh-TW"/>
              </w:rPr>
              <w:t xml:space="preserve">ncertainty @ 95% </w:t>
            </w:r>
            <w:r w:rsidR="00D271E4">
              <w:rPr>
                <w:rFonts w:ascii="Calibri" w:hAnsi="Calibri"/>
                <w:sz w:val="18"/>
                <w:szCs w:val="18"/>
                <w:lang w:eastAsia="zh-TW"/>
              </w:rPr>
              <w:t>C</w:t>
            </w:r>
            <w:r w:rsidRPr="000A4E42">
              <w:rPr>
                <w:rFonts w:ascii="Calibri" w:hAnsi="Calibri"/>
                <w:sz w:val="18"/>
                <w:szCs w:val="18"/>
                <w:lang w:eastAsia="zh-TW"/>
              </w:rPr>
              <w:t xml:space="preserve">onfidence </w:t>
            </w:r>
            <w:r w:rsidR="00D271E4">
              <w:rPr>
                <w:rFonts w:ascii="Calibri" w:hAnsi="Calibri"/>
                <w:sz w:val="18"/>
                <w:szCs w:val="18"/>
                <w:lang w:eastAsia="zh-TW"/>
              </w:rPr>
              <w:t>L</w:t>
            </w:r>
            <w:r w:rsidRPr="000A4E42">
              <w:rPr>
                <w:rFonts w:ascii="Calibri" w:hAnsi="Calibri"/>
                <w:sz w:val="18"/>
                <w:szCs w:val="18"/>
                <w:lang w:eastAsia="zh-TW"/>
              </w:rPr>
              <w:t xml:space="preserve">evel </w:t>
            </w:r>
          </w:p>
          <w:p w14:paraId="44D69BF5" w14:textId="7667E2AD" w:rsidR="006129F1" w:rsidRPr="000A4E42" w:rsidRDefault="006129F1"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44D69BF6" w14:textId="77777777" w:rsidR="006129F1" w:rsidRPr="000A4E42" w:rsidRDefault="006129F1" w:rsidP="0002525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w:t>
            </w:r>
            <w:r w:rsidR="00D441CF">
              <w:rPr>
                <w:rFonts w:ascii="Calibri" w:hAnsi="Calibri"/>
                <w:sz w:val="18"/>
                <w:szCs w:val="18"/>
                <w:lang w:eastAsia="zh-TW"/>
              </w:rPr>
              <w:t xml:space="preserve">user entry of value </w:t>
            </w:r>
            <w:r w:rsidRPr="000A4E42">
              <w:rPr>
                <w:rFonts w:ascii="Calibri" w:hAnsi="Calibri"/>
                <w:sz w:val="18"/>
                <w:szCs w:val="18"/>
                <w:lang w:eastAsia="zh-TW"/>
              </w:rPr>
              <w:t>calculated by software&gt;&gt;</w:t>
            </w:r>
          </w:p>
        </w:tc>
      </w:tr>
    </w:tbl>
    <w:p w14:paraId="44D69BF8" w14:textId="77777777" w:rsidR="006129F1" w:rsidRDefault="006129F1">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1613"/>
        <w:gridCol w:w="2203"/>
        <w:gridCol w:w="1102"/>
        <w:gridCol w:w="1101"/>
        <w:gridCol w:w="2203"/>
        <w:gridCol w:w="2204"/>
      </w:tblGrid>
      <w:tr w:rsidR="00427FE4" w:rsidRPr="00B27D63" w14:paraId="44D69BFD" w14:textId="77777777" w:rsidTr="00427FE4">
        <w:tc>
          <w:tcPr>
            <w:tcW w:w="11016" w:type="dxa"/>
            <w:gridSpan w:val="7"/>
            <w:tcBorders>
              <w:top w:val="single" w:sz="4" w:space="0" w:color="auto"/>
            </w:tcBorders>
            <w:vAlign w:val="center"/>
          </w:tcPr>
          <w:p w14:paraId="44D69BFC"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271E4">
              <w:rPr>
                <w:rFonts w:ascii="Calibri" w:hAnsi="Calibri"/>
                <w:b/>
                <w:szCs w:val="18"/>
              </w:rPr>
              <w:lastRenderedPageBreak/>
              <w:t>F. Envelope Leakage Worksheet – Pressurization - MCH24d – Repeated Single Point Air Tightness Test With Manual Meter</w:t>
            </w:r>
          </w:p>
        </w:tc>
      </w:tr>
      <w:tr w:rsidR="00427FE4" w:rsidRPr="00B27D63" w14:paraId="44D69C01" w14:textId="77777777" w:rsidTr="00427FE4">
        <w:tc>
          <w:tcPr>
            <w:tcW w:w="590" w:type="dxa"/>
            <w:vAlign w:val="center"/>
          </w:tcPr>
          <w:p w14:paraId="44D69BFE"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1</w:t>
            </w:r>
          </w:p>
        </w:tc>
        <w:tc>
          <w:tcPr>
            <w:tcW w:w="4918" w:type="dxa"/>
            <w:gridSpan w:val="3"/>
            <w:vAlign w:val="center"/>
          </w:tcPr>
          <w:p w14:paraId="44D69BFF" w14:textId="269FAFAA" w:rsidR="00427FE4" w:rsidRPr="000A4E42" w:rsidRDefault="00427FE4" w:rsidP="008160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Time </w:t>
            </w:r>
            <w:r w:rsidR="00816071">
              <w:rPr>
                <w:rFonts w:ascii="Calibri" w:hAnsi="Calibri"/>
                <w:sz w:val="18"/>
                <w:szCs w:val="18"/>
              </w:rPr>
              <w:t>A</w:t>
            </w:r>
            <w:r w:rsidRPr="000A4E42">
              <w:rPr>
                <w:rFonts w:ascii="Calibri" w:hAnsi="Calibri"/>
                <w:sz w:val="18"/>
                <w:szCs w:val="18"/>
              </w:rPr>
              <w:t xml:space="preserve">verage </w:t>
            </w:r>
            <w:r w:rsidR="00816071">
              <w:rPr>
                <w:rFonts w:ascii="Calibri" w:hAnsi="Calibri"/>
                <w:sz w:val="18"/>
                <w:szCs w:val="18"/>
              </w:rPr>
              <w:t>P</w:t>
            </w:r>
            <w:r w:rsidRPr="000A4E42">
              <w:rPr>
                <w:rFonts w:ascii="Calibri" w:hAnsi="Calibri"/>
                <w:sz w:val="18"/>
                <w:szCs w:val="18"/>
              </w:rPr>
              <w:t xml:space="preserve">eriod of </w:t>
            </w:r>
            <w:r w:rsidR="00816071">
              <w:rPr>
                <w:rFonts w:ascii="Calibri" w:hAnsi="Calibri"/>
                <w:sz w:val="18"/>
                <w:szCs w:val="18"/>
              </w:rPr>
              <w:t>M</w:t>
            </w:r>
            <w:r w:rsidRPr="000A4E42">
              <w:rPr>
                <w:rFonts w:ascii="Calibri" w:hAnsi="Calibri"/>
                <w:sz w:val="18"/>
                <w:szCs w:val="18"/>
              </w:rPr>
              <w:t>eter</w:t>
            </w:r>
          </w:p>
        </w:tc>
        <w:tc>
          <w:tcPr>
            <w:tcW w:w="5508" w:type="dxa"/>
            <w:gridSpan w:val="3"/>
            <w:vAlign w:val="center"/>
          </w:tcPr>
          <w:p w14:paraId="44D69C00"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but must be no less than 10, in second&gt;&gt;</w:t>
            </w:r>
          </w:p>
        </w:tc>
      </w:tr>
      <w:tr w:rsidR="00427FE4" w:rsidRPr="00B27D63" w14:paraId="44D69C05" w14:textId="77777777" w:rsidTr="00427FE4">
        <w:tc>
          <w:tcPr>
            <w:tcW w:w="590" w:type="dxa"/>
            <w:vAlign w:val="center"/>
          </w:tcPr>
          <w:p w14:paraId="44D69C02"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02</w:t>
            </w:r>
          </w:p>
        </w:tc>
        <w:tc>
          <w:tcPr>
            <w:tcW w:w="4918" w:type="dxa"/>
            <w:gridSpan w:val="3"/>
          </w:tcPr>
          <w:p w14:paraId="44D69C03" w14:textId="0351417F" w:rsidR="00427FE4" w:rsidRPr="000A4E42" w:rsidRDefault="00427FE4"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Blower Door Software </w:t>
            </w:r>
            <w:r w:rsidR="00D271E4">
              <w:rPr>
                <w:rFonts w:ascii="Calibri" w:hAnsi="Calibri"/>
                <w:sz w:val="18"/>
                <w:szCs w:val="18"/>
                <w:lang w:eastAsia="zh-TW"/>
              </w:rPr>
              <w:t>U</w:t>
            </w:r>
            <w:r w:rsidRPr="000A4E42">
              <w:rPr>
                <w:rFonts w:ascii="Calibri" w:hAnsi="Calibri"/>
                <w:sz w:val="18"/>
                <w:szCs w:val="18"/>
                <w:lang w:eastAsia="zh-TW"/>
              </w:rPr>
              <w:t xml:space="preserve">sed for </w:t>
            </w:r>
            <w:r w:rsidR="00D271E4">
              <w:rPr>
                <w:rFonts w:ascii="Calibri" w:hAnsi="Calibri"/>
                <w:sz w:val="18"/>
                <w:szCs w:val="18"/>
                <w:lang w:eastAsia="zh-TW"/>
              </w:rPr>
              <w:t>C</w:t>
            </w:r>
            <w:r w:rsidRPr="000A4E42">
              <w:rPr>
                <w:rFonts w:ascii="Calibri" w:hAnsi="Calibri"/>
                <w:sz w:val="18"/>
                <w:szCs w:val="18"/>
                <w:lang w:eastAsia="zh-TW"/>
              </w:rPr>
              <w:t>alculations?</w:t>
            </w:r>
          </w:p>
        </w:tc>
        <w:tc>
          <w:tcPr>
            <w:tcW w:w="5508" w:type="dxa"/>
            <w:gridSpan w:val="3"/>
          </w:tcPr>
          <w:p w14:paraId="44D69C04"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&lt;&lt;user entry, choices are “yes” or “no”&gt;</w:t>
            </w:r>
            <w:r w:rsidR="00A93663">
              <w:rPr>
                <w:rFonts w:ascii="Calibri" w:hAnsi="Calibri"/>
                <w:sz w:val="18"/>
                <w:szCs w:val="18"/>
              </w:rPr>
              <w:t>&gt;</w:t>
            </w:r>
          </w:p>
        </w:tc>
      </w:tr>
      <w:tr w:rsidR="00427FE4" w:rsidRPr="00B27D63" w14:paraId="44D69C09" w14:textId="77777777" w:rsidTr="00427FE4">
        <w:tc>
          <w:tcPr>
            <w:tcW w:w="590" w:type="dxa"/>
            <w:vAlign w:val="center"/>
          </w:tcPr>
          <w:p w14:paraId="44D69C06"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03</w:t>
            </w:r>
          </w:p>
        </w:tc>
        <w:tc>
          <w:tcPr>
            <w:tcW w:w="4918" w:type="dxa"/>
            <w:gridSpan w:val="3"/>
          </w:tcPr>
          <w:p w14:paraId="44D69C07" w14:textId="066F539D"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1046D3">
              <w:rPr>
                <w:rFonts w:ascii="Calibri" w:hAnsi="Calibri"/>
                <w:sz w:val="18"/>
                <w:szCs w:val="18"/>
              </w:rPr>
              <w:t>Test Methodology</w:t>
            </w:r>
          </w:p>
        </w:tc>
        <w:tc>
          <w:tcPr>
            <w:tcW w:w="5508" w:type="dxa"/>
            <w:gridSpan w:val="3"/>
          </w:tcPr>
          <w:p w14:paraId="44D69C08" w14:textId="77777777" w:rsidR="00427FE4" w:rsidRPr="000A4E42" w:rsidRDefault="00427FE4" w:rsidP="00427FE4">
            <w:pPr>
              <w:rPr>
                <w:rFonts w:ascii="Calibri" w:hAnsi="Calibri"/>
                <w:sz w:val="18"/>
                <w:szCs w:val="18"/>
              </w:rPr>
            </w:pPr>
            <w:r w:rsidRPr="001046D3">
              <w:rPr>
                <w:rFonts w:ascii="Calibri" w:hAnsi="Calibri"/>
                <w:sz w:val="18"/>
                <w:szCs w:val="18"/>
              </w:rPr>
              <w:t xml:space="preserve">&lt;&lt; </w:t>
            </w:r>
            <w:r>
              <w:rPr>
                <w:rFonts w:ascii="Calibri" w:hAnsi="Calibri"/>
                <w:sz w:val="18"/>
                <w:szCs w:val="18"/>
              </w:rPr>
              <w:t>Pre</w:t>
            </w:r>
            <w:r w:rsidRPr="001046D3">
              <w:rPr>
                <w:rFonts w:ascii="Calibri" w:hAnsi="Calibri"/>
                <w:sz w:val="18"/>
                <w:szCs w:val="18"/>
              </w:rPr>
              <w:t>ssurization</w:t>
            </w:r>
            <w:r w:rsidR="00A93663">
              <w:rPr>
                <w:rFonts w:ascii="Calibri" w:hAnsi="Calibri"/>
                <w:sz w:val="18"/>
                <w:szCs w:val="18"/>
              </w:rPr>
              <w:t>&gt;&gt;</w:t>
            </w:r>
          </w:p>
        </w:tc>
      </w:tr>
      <w:tr w:rsidR="00427FE4" w:rsidRPr="00B27D63" w14:paraId="44D69C0B" w14:textId="77777777" w:rsidTr="00816071">
        <w:trPr>
          <w:trHeight w:hRule="exact" w:val="75"/>
        </w:trPr>
        <w:tc>
          <w:tcPr>
            <w:tcW w:w="11016" w:type="dxa"/>
            <w:gridSpan w:val="7"/>
            <w:vAlign w:val="center"/>
          </w:tcPr>
          <w:p w14:paraId="44D69C0A" w14:textId="77777777" w:rsidR="00427FE4" w:rsidRPr="00B27D63"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tc>
      </w:tr>
      <w:tr w:rsidR="00427FE4" w:rsidRPr="00B27D63" w14:paraId="44D69C11"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C0C"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04</w:t>
            </w:r>
          </w:p>
        </w:tc>
        <w:tc>
          <w:tcPr>
            <w:tcW w:w="2203" w:type="dxa"/>
            <w:vAlign w:val="center"/>
          </w:tcPr>
          <w:p w14:paraId="44D69C0D"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05</w:t>
            </w:r>
          </w:p>
        </w:tc>
        <w:tc>
          <w:tcPr>
            <w:tcW w:w="2203" w:type="dxa"/>
            <w:gridSpan w:val="2"/>
            <w:vAlign w:val="center"/>
          </w:tcPr>
          <w:p w14:paraId="44D69C0E"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lang w:eastAsia="zh-TW"/>
              </w:rPr>
              <w:t>06</w:t>
            </w:r>
          </w:p>
        </w:tc>
        <w:tc>
          <w:tcPr>
            <w:tcW w:w="2203" w:type="dxa"/>
            <w:vAlign w:val="center"/>
          </w:tcPr>
          <w:p w14:paraId="44D69C0F"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07</w:t>
            </w:r>
          </w:p>
        </w:tc>
        <w:tc>
          <w:tcPr>
            <w:tcW w:w="2204" w:type="dxa"/>
            <w:vAlign w:val="center"/>
          </w:tcPr>
          <w:p w14:paraId="44D69C10"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08</w:t>
            </w:r>
          </w:p>
        </w:tc>
      </w:tr>
      <w:tr w:rsidR="00427FE4" w:rsidRPr="00B27D63" w14:paraId="44D69C17" w14:textId="77777777" w:rsidTr="00816071">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bottom"/>
          </w:tcPr>
          <w:p w14:paraId="44D69C12" w14:textId="77777777" w:rsidR="00427FE4" w:rsidRPr="00327B45" w:rsidRDefault="00427FE4" w:rsidP="008160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Baseline Building Pressure Reading</w:t>
            </w:r>
          </w:p>
        </w:tc>
        <w:tc>
          <w:tcPr>
            <w:tcW w:w="2203" w:type="dxa"/>
            <w:vAlign w:val="bottom"/>
          </w:tcPr>
          <w:p w14:paraId="44D69C13" w14:textId="3F50B213" w:rsidR="00427FE4" w:rsidRPr="00327B45" w:rsidRDefault="00427FE4" w:rsidP="008160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Unadjusted </w:t>
            </w:r>
            <w:r w:rsidR="00D271E4">
              <w:rPr>
                <w:rFonts w:ascii="Calibri" w:hAnsi="Calibri"/>
                <w:sz w:val="18"/>
                <w:szCs w:val="18"/>
              </w:rPr>
              <w:t>B</w:t>
            </w:r>
            <w:r w:rsidRPr="00327B45">
              <w:rPr>
                <w:rFonts w:ascii="Calibri" w:hAnsi="Calibri"/>
                <w:sz w:val="18"/>
                <w:szCs w:val="18"/>
              </w:rPr>
              <w:t xml:space="preserve">uilding </w:t>
            </w:r>
            <w:r w:rsidR="00D271E4">
              <w:rPr>
                <w:rFonts w:ascii="Calibri" w:hAnsi="Calibri"/>
                <w:sz w:val="18"/>
                <w:szCs w:val="18"/>
              </w:rPr>
              <w:t>P</w:t>
            </w:r>
            <w:r w:rsidRPr="00327B45">
              <w:rPr>
                <w:rFonts w:ascii="Calibri" w:hAnsi="Calibri"/>
                <w:sz w:val="18"/>
                <w:szCs w:val="18"/>
              </w:rPr>
              <w:t>ressure</w:t>
            </w:r>
          </w:p>
        </w:tc>
        <w:tc>
          <w:tcPr>
            <w:tcW w:w="2203" w:type="dxa"/>
            <w:gridSpan w:val="2"/>
            <w:vAlign w:val="bottom"/>
          </w:tcPr>
          <w:p w14:paraId="44D69C14" w14:textId="5DCC42A6" w:rsidR="00427FE4" w:rsidRPr="00327B45" w:rsidRDefault="00427FE4" w:rsidP="008160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sidRPr="00327B45">
              <w:rPr>
                <w:rFonts w:ascii="Calibri" w:hAnsi="Calibri"/>
                <w:sz w:val="18"/>
                <w:szCs w:val="18"/>
              </w:rPr>
              <w:t xml:space="preserve">Nominal </w:t>
            </w:r>
            <w:r w:rsidR="00D271E4">
              <w:rPr>
                <w:rFonts w:ascii="Calibri" w:hAnsi="Calibri"/>
                <w:sz w:val="18"/>
                <w:szCs w:val="18"/>
              </w:rPr>
              <w:t>F</w:t>
            </w:r>
            <w:r w:rsidRPr="00327B45">
              <w:rPr>
                <w:rFonts w:ascii="Calibri" w:hAnsi="Calibri"/>
                <w:sz w:val="18"/>
                <w:szCs w:val="18"/>
              </w:rPr>
              <w:t xml:space="preserve">an </w:t>
            </w:r>
            <w:r w:rsidR="00D271E4">
              <w:rPr>
                <w:rFonts w:ascii="Calibri" w:hAnsi="Calibri"/>
                <w:sz w:val="18"/>
                <w:szCs w:val="18"/>
              </w:rPr>
              <w:t>F</w:t>
            </w:r>
            <w:r w:rsidRPr="00327B45">
              <w:rPr>
                <w:rFonts w:ascii="Calibri" w:hAnsi="Calibri"/>
                <w:sz w:val="18"/>
                <w:szCs w:val="18"/>
              </w:rPr>
              <w:t>low</w:t>
            </w:r>
          </w:p>
        </w:tc>
        <w:tc>
          <w:tcPr>
            <w:tcW w:w="2203" w:type="dxa"/>
            <w:vAlign w:val="bottom"/>
          </w:tcPr>
          <w:p w14:paraId="44D69C15" w14:textId="77777777" w:rsidR="00427FE4" w:rsidRPr="00327B45" w:rsidRDefault="00427FE4" w:rsidP="008160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Induced Building Pressure</w:t>
            </w:r>
          </w:p>
        </w:tc>
        <w:tc>
          <w:tcPr>
            <w:tcW w:w="2204" w:type="dxa"/>
            <w:vAlign w:val="bottom"/>
          </w:tcPr>
          <w:p w14:paraId="44D69C16" w14:textId="77777777" w:rsidR="00427FE4" w:rsidRPr="00327B45" w:rsidRDefault="00427FE4" w:rsidP="0081607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327B45">
              <w:rPr>
                <w:rFonts w:ascii="Calibri" w:hAnsi="Calibri"/>
                <w:sz w:val="18"/>
                <w:szCs w:val="18"/>
              </w:rPr>
              <w:t>Nominal CFM50</w:t>
            </w:r>
          </w:p>
        </w:tc>
      </w:tr>
      <w:tr w:rsidR="00427FE4" w:rsidRPr="00B27D63" w14:paraId="44D69C1D"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C18"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C19"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C1A"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C1B"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44D69C1C"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sidR="00A93663">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w:t>
            </w:r>
            <w:r>
              <w:rPr>
                <w:rFonts w:ascii="Calibri" w:hAnsi="Calibri"/>
                <w:sz w:val="18"/>
                <w:szCs w:val="18"/>
              </w:rPr>
              <w:t>F.6</w:t>
            </w:r>
            <w:r w:rsidRPr="00327B45">
              <w:rPr>
                <w:rFonts w:ascii="Calibri" w:hAnsi="Calibri"/>
                <w:sz w:val="18"/>
                <w:szCs w:val="18"/>
              </w:rPr>
              <w:t>]&gt;&gt;</w:t>
            </w:r>
          </w:p>
        </w:tc>
      </w:tr>
      <w:tr w:rsidR="00427FE4" w:rsidRPr="00B27D63" w14:paraId="44D69C23"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C1E"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C1F"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C20"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C21"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44D69C22"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44D69C29"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C24"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C25"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C26"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C27"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44D69C28"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44D69C2F"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C2A"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C2B"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C2C"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C2D"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44D69C2E"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44D69C35"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C30"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 required data&gt;</w:t>
            </w:r>
            <w:r>
              <w:rPr>
                <w:rFonts w:ascii="Calibri" w:hAnsi="Calibri"/>
                <w:sz w:val="18"/>
                <w:szCs w:val="18"/>
              </w:rPr>
              <w:t xml:space="preserve"> (Resolution of 0.1 Pa)</w:t>
            </w:r>
          </w:p>
        </w:tc>
        <w:tc>
          <w:tcPr>
            <w:tcW w:w="2203" w:type="dxa"/>
            <w:vAlign w:val="center"/>
          </w:tcPr>
          <w:p w14:paraId="44D69C31"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&lt;required data&gt;</w:t>
            </w:r>
            <w:r>
              <w:rPr>
                <w:rFonts w:ascii="Calibri" w:hAnsi="Calibri"/>
                <w:sz w:val="18"/>
                <w:szCs w:val="18"/>
              </w:rPr>
              <w:t xml:space="preserve"> (Resolution of 0.1 Pa)</w:t>
            </w:r>
          </w:p>
        </w:tc>
        <w:tc>
          <w:tcPr>
            <w:tcW w:w="2203" w:type="dxa"/>
            <w:gridSpan w:val="2"/>
            <w:vAlign w:val="center"/>
          </w:tcPr>
          <w:p w14:paraId="44D69C32"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required data&gt;</w:t>
            </w:r>
            <w:r>
              <w:rPr>
                <w:rFonts w:ascii="Calibri" w:hAnsi="Calibri"/>
                <w:sz w:val="18"/>
                <w:szCs w:val="18"/>
              </w:rPr>
              <w:t xml:space="preserve"> (Resolution of 1 CFM)</w:t>
            </w:r>
          </w:p>
        </w:tc>
        <w:tc>
          <w:tcPr>
            <w:tcW w:w="2203" w:type="dxa"/>
            <w:vAlign w:val="center"/>
          </w:tcPr>
          <w:p w14:paraId="44D69C33"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44D69C34"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44D69C3B" w14:textId="77777777" w:rsidTr="00427FE4">
        <w:tblPrEx>
          <w:tblBorders>
            <w:top w:val="single" w:sz="4" w:space="0" w:color="000000"/>
            <w:left w:val="single" w:sz="4" w:space="0" w:color="000000"/>
            <w:bottom w:val="single" w:sz="4" w:space="0" w:color="000000"/>
            <w:right w:val="single" w:sz="4" w:space="0" w:color="000000"/>
          </w:tblBorders>
        </w:tblPrEx>
        <w:trPr>
          <w:trHeight w:val="230"/>
        </w:trPr>
        <w:tc>
          <w:tcPr>
            <w:tcW w:w="2203" w:type="dxa"/>
            <w:gridSpan w:val="2"/>
            <w:vAlign w:val="center"/>
          </w:tcPr>
          <w:p w14:paraId="44D69C36"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 </w:t>
            </w:r>
            <w:r>
              <w:rPr>
                <w:rFonts w:ascii="Calibri" w:hAnsi="Calibri"/>
                <w:sz w:val="18"/>
                <w:szCs w:val="18"/>
              </w:rPr>
              <w:t xml:space="preserve">Lines 6-9 </w:t>
            </w:r>
            <w:r w:rsidRPr="00327B45">
              <w:rPr>
                <w:rFonts w:ascii="Calibri" w:hAnsi="Calibri"/>
                <w:sz w:val="18"/>
                <w:szCs w:val="18"/>
              </w:rPr>
              <w:t>optional data&gt;</w:t>
            </w:r>
            <w:r>
              <w:rPr>
                <w:rFonts w:ascii="Calibri" w:hAnsi="Calibri"/>
                <w:sz w:val="18"/>
                <w:szCs w:val="18"/>
              </w:rPr>
              <w:t xml:space="preserve"> (Resolution of 0.1 Pa)</w:t>
            </w:r>
          </w:p>
        </w:tc>
        <w:tc>
          <w:tcPr>
            <w:tcW w:w="2203" w:type="dxa"/>
            <w:vAlign w:val="center"/>
          </w:tcPr>
          <w:p w14:paraId="44D69C37"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0.1 Pa)</w:t>
            </w:r>
          </w:p>
        </w:tc>
        <w:tc>
          <w:tcPr>
            <w:tcW w:w="2203" w:type="dxa"/>
            <w:gridSpan w:val="2"/>
            <w:vAlign w:val="center"/>
          </w:tcPr>
          <w:p w14:paraId="44D69C38"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327B45">
              <w:rPr>
                <w:rFonts w:ascii="Calibri" w:hAnsi="Calibri"/>
                <w:sz w:val="18"/>
                <w:szCs w:val="18"/>
              </w:rPr>
              <w:t>&lt; optional data&gt;</w:t>
            </w:r>
            <w:r>
              <w:rPr>
                <w:rFonts w:ascii="Calibri" w:hAnsi="Calibri"/>
                <w:sz w:val="18"/>
                <w:szCs w:val="18"/>
              </w:rPr>
              <w:t xml:space="preserve"> (Resolution of 1 CFM)</w:t>
            </w:r>
          </w:p>
        </w:tc>
        <w:tc>
          <w:tcPr>
            <w:tcW w:w="2203" w:type="dxa"/>
            <w:vAlign w:val="center"/>
          </w:tcPr>
          <w:p w14:paraId="44D69C39" w14:textId="77777777" w:rsidR="00427FE4" w:rsidRPr="00327B45"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&lt;&lt;calculated field: = [</w:t>
            </w:r>
            <w:r w:rsidRPr="001046D3">
              <w:rPr>
                <w:rFonts w:ascii="Calibri" w:hAnsi="Calibri"/>
                <w:sz w:val="18"/>
                <w:szCs w:val="18"/>
              </w:rPr>
              <w:t>absolute value</w:t>
            </w:r>
            <w:r w:rsidRPr="00327B45">
              <w:rPr>
                <w:rFonts w:ascii="Calibri" w:hAnsi="Calibri"/>
                <w:sz w:val="18"/>
                <w:szCs w:val="18"/>
              </w:rPr>
              <w:t xml:space="preserve"> </w:t>
            </w:r>
            <w:r>
              <w:rPr>
                <w:rFonts w:ascii="Calibri" w:hAnsi="Calibri"/>
                <w:sz w:val="18"/>
                <w:szCs w:val="18"/>
              </w:rPr>
              <w:t>(F.5</w:t>
            </w:r>
            <w:r w:rsidRPr="00327B45">
              <w:rPr>
                <w:rFonts w:ascii="Calibri" w:hAnsi="Calibri"/>
                <w:sz w:val="18"/>
                <w:szCs w:val="18"/>
              </w:rPr>
              <w:t xml:space="preserve"> - </w:t>
            </w:r>
            <w:r>
              <w:rPr>
                <w:rFonts w:ascii="Calibri" w:hAnsi="Calibri"/>
                <w:sz w:val="18"/>
                <w:szCs w:val="18"/>
              </w:rPr>
              <w:t>F.4)</w:t>
            </w:r>
            <w:r w:rsidRPr="00327B45">
              <w:rPr>
                <w:rFonts w:ascii="Calibri" w:hAnsi="Calibri"/>
                <w:sz w:val="18"/>
                <w:szCs w:val="18"/>
              </w:rPr>
              <w:t>]&gt;&gt;</w:t>
            </w:r>
          </w:p>
        </w:tc>
        <w:tc>
          <w:tcPr>
            <w:tcW w:w="2204" w:type="dxa"/>
            <w:vAlign w:val="center"/>
          </w:tcPr>
          <w:p w14:paraId="44D69C3A" w14:textId="77777777" w:rsidR="00427FE4" w:rsidRPr="00327B45" w:rsidRDefault="00427FE4" w:rsidP="00A9366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27B45">
              <w:rPr>
                <w:rFonts w:ascii="Calibri" w:hAnsi="Calibri"/>
                <w:sz w:val="18"/>
                <w:szCs w:val="18"/>
              </w:rPr>
              <w:t xml:space="preserve">&lt;&lt;calculated field: = </w:t>
            </w:r>
            <w:r>
              <w:rPr>
                <w:rFonts w:ascii="Calibri" w:hAnsi="Calibri"/>
                <w:sz w:val="18"/>
                <w:szCs w:val="18"/>
              </w:rPr>
              <w:t xml:space="preserve">   </w:t>
            </w:r>
            <w:r w:rsidRPr="00327B45">
              <w:rPr>
                <w:rFonts w:ascii="Calibri" w:hAnsi="Calibri"/>
                <w:sz w:val="18"/>
                <w:szCs w:val="18"/>
              </w:rPr>
              <w:t>(50/[</w:t>
            </w:r>
            <w:r>
              <w:rPr>
                <w:rFonts w:ascii="Calibri" w:hAnsi="Calibri"/>
                <w:sz w:val="18"/>
                <w:szCs w:val="18"/>
              </w:rPr>
              <w:t>F.7</w:t>
            </w:r>
            <w:r w:rsidRPr="00327B45">
              <w:rPr>
                <w:rFonts w:ascii="Calibri" w:hAnsi="Calibri"/>
                <w:sz w:val="18"/>
                <w:szCs w:val="18"/>
              </w:rPr>
              <w:t>])^0.65 x [</w:t>
            </w:r>
            <w:r>
              <w:rPr>
                <w:rFonts w:ascii="Calibri" w:hAnsi="Calibri"/>
                <w:sz w:val="18"/>
                <w:szCs w:val="18"/>
              </w:rPr>
              <w:t>F.6</w:t>
            </w:r>
            <w:r w:rsidRPr="00327B45">
              <w:rPr>
                <w:rFonts w:ascii="Calibri" w:hAnsi="Calibri"/>
                <w:sz w:val="18"/>
                <w:szCs w:val="18"/>
              </w:rPr>
              <w:t>]&gt;&gt;</w:t>
            </w:r>
          </w:p>
        </w:tc>
      </w:tr>
      <w:tr w:rsidR="00427FE4" w:rsidRPr="00B27D63" w14:paraId="44D69C3D" w14:textId="77777777" w:rsidTr="00816071">
        <w:tblPrEx>
          <w:tblBorders>
            <w:top w:val="single" w:sz="4" w:space="0" w:color="000000"/>
            <w:left w:val="single" w:sz="4" w:space="0" w:color="000000"/>
            <w:bottom w:val="single" w:sz="4" w:space="0" w:color="000000"/>
            <w:right w:val="single" w:sz="4" w:space="0" w:color="000000"/>
          </w:tblBorders>
        </w:tblPrEx>
        <w:trPr>
          <w:trHeight w:hRule="exact" w:val="75"/>
        </w:trPr>
        <w:tc>
          <w:tcPr>
            <w:tcW w:w="11016" w:type="dxa"/>
            <w:gridSpan w:val="7"/>
            <w:vAlign w:val="center"/>
          </w:tcPr>
          <w:p w14:paraId="44D69C3C"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p>
        </w:tc>
      </w:tr>
      <w:tr w:rsidR="00427FE4" w:rsidRPr="00B27D63" w14:paraId="44D69C41" w14:textId="77777777" w:rsidTr="00D271E4">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44D69C3E"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sidRPr="000A4E42">
              <w:rPr>
                <w:rFonts w:ascii="Calibri" w:hAnsi="Calibri"/>
                <w:sz w:val="18"/>
                <w:szCs w:val="18"/>
              </w:rPr>
              <w:t>0</w:t>
            </w:r>
            <w:r>
              <w:rPr>
                <w:rFonts w:ascii="Calibri" w:hAnsi="Calibri"/>
                <w:sz w:val="18"/>
                <w:szCs w:val="18"/>
              </w:rPr>
              <w:t>9</w:t>
            </w:r>
          </w:p>
        </w:tc>
        <w:tc>
          <w:tcPr>
            <w:tcW w:w="4918" w:type="dxa"/>
            <w:gridSpan w:val="3"/>
            <w:vAlign w:val="center"/>
          </w:tcPr>
          <w:p w14:paraId="44D69C3F" w14:textId="77E75272" w:rsidR="00427FE4" w:rsidRPr="000A4E42" w:rsidRDefault="00427FE4"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Average </w:t>
            </w:r>
            <w:r w:rsidR="00D271E4">
              <w:rPr>
                <w:rFonts w:ascii="Calibri" w:hAnsi="Calibri"/>
                <w:sz w:val="18"/>
                <w:szCs w:val="18"/>
                <w:lang w:eastAsia="zh-TW"/>
              </w:rPr>
              <w:t>N</w:t>
            </w:r>
            <w:r w:rsidRPr="000A4E42">
              <w:rPr>
                <w:rFonts w:ascii="Calibri" w:hAnsi="Calibri"/>
                <w:sz w:val="18"/>
                <w:szCs w:val="18"/>
                <w:lang w:eastAsia="zh-TW"/>
              </w:rPr>
              <w:t>ominal CFM50</w:t>
            </w:r>
          </w:p>
        </w:tc>
        <w:tc>
          <w:tcPr>
            <w:tcW w:w="5508" w:type="dxa"/>
            <w:gridSpan w:val="3"/>
          </w:tcPr>
          <w:p w14:paraId="44D69C40" w14:textId="77777777" w:rsidR="00427FE4" w:rsidRPr="000A4E42" w:rsidRDefault="00A93663"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sz w:val="18"/>
                <w:szCs w:val="18"/>
              </w:rPr>
              <w:t>&lt;&lt;</w:t>
            </w:r>
            <w:r w:rsidR="00427FE4" w:rsidRPr="00DD4C67">
              <w:rPr>
                <w:rFonts w:ascii="Calibri" w:hAnsi="Calibri"/>
                <w:sz w:val="18"/>
                <w:szCs w:val="18"/>
              </w:rPr>
              <w:t xml:space="preserve">Average </w:t>
            </w:r>
            <w:r w:rsidR="00427FE4">
              <w:rPr>
                <w:rFonts w:ascii="Calibri" w:hAnsi="Calibri"/>
                <w:sz w:val="18"/>
                <w:szCs w:val="18"/>
              </w:rPr>
              <w:t>Nominal CFM50</w:t>
            </w:r>
            <w:r w:rsidR="00427FE4" w:rsidRPr="00DD4C67">
              <w:rPr>
                <w:rFonts w:ascii="Calibri" w:hAnsi="Calibri"/>
                <w:sz w:val="18"/>
                <w:szCs w:val="18"/>
              </w:rPr>
              <w:t xml:space="preserve"> </w:t>
            </w:r>
            <w:r w:rsidR="00427FE4">
              <w:rPr>
                <w:rFonts w:ascii="Calibri" w:hAnsi="Calibri"/>
                <w:sz w:val="18"/>
                <w:szCs w:val="18"/>
              </w:rPr>
              <w:t xml:space="preserve"> = </w:t>
            </w:r>
            <w:r w:rsidR="00427FE4" w:rsidRPr="00DD4C67">
              <w:rPr>
                <w:rFonts w:ascii="Calibri" w:hAnsi="Calibri"/>
                <w:sz w:val="18"/>
                <w:szCs w:val="18"/>
              </w:rPr>
              <w:t>(</w:t>
            </w:r>
            <w:r w:rsidR="00427FE4">
              <w:rPr>
                <w:rFonts w:ascii="Calibri" w:hAnsi="Calibri"/>
                <w:sz w:val="18"/>
                <w:szCs w:val="18"/>
              </w:rPr>
              <w:t>F.8</w:t>
            </w:r>
            <w:r w:rsidR="00427FE4">
              <w:rPr>
                <w:rFonts w:ascii="Calibri" w:hAnsi="Calibri"/>
                <w:sz w:val="18"/>
                <w:szCs w:val="18"/>
                <w:vertAlign w:val="subscript"/>
              </w:rPr>
              <w:t>1</w:t>
            </w:r>
            <w:r w:rsidR="00427FE4" w:rsidRPr="00DD4C67">
              <w:rPr>
                <w:rFonts w:ascii="Calibri" w:hAnsi="Calibri"/>
                <w:sz w:val="18"/>
                <w:szCs w:val="18"/>
              </w:rPr>
              <w:t>+</w:t>
            </w:r>
            <w:r w:rsidR="00427FE4">
              <w:rPr>
                <w:rFonts w:ascii="Calibri" w:hAnsi="Calibri"/>
                <w:sz w:val="18"/>
                <w:szCs w:val="18"/>
              </w:rPr>
              <w:t>F.8</w:t>
            </w:r>
            <w:r w:rsidR="00427FE4">
              <w:rPr>
                <w:rFonts w:ascii="Calibri" w:hAnsi="Calibri"/>
                <w:sz w:val="18"/>
                <w:szCs w:val="18"/>
                <w:vertAlign w:val="subscript"/>
              </w:rPr>
              <w:t>2</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3</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4</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5</w:t>
            </w:r>
            <w:r w:rsidR="00427FE4" w:rsidRPr="00DD4C67">
              <w:rPr>
                <w:rFonts w:ascii="Calibri" w:hAnsi="Calibri"/>
                <w:sz w:val="18"/>
                <w:szCs w:val="18"/>
              </w:rPr>
              <w:t>+</w:t>
            </w:r>
            <w:r w:rsidR="00427FE4">
              <w:rPr>
                <w:rFonts w:ascii="Calibri" w:hAnsi="Calibri"/>
                <w:sz w:val="18"/>
                <w:szCs w:val="18"/>
              </w:rPr>
              <w:t>F.8</w:t>
            </w:r>
            <w:r w:rsidR="00427FE4">
              <w:rPr>
                <w:rFonts w:ascii="Calibri" w:hAnsi="Calibri"/>
                <w:sz w:val="18"/>
                <w:szCs w:val="18"/>
                <w:vertAlign w:val="subscript"/>
              </w:rPr>
              <w:t>6</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7</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8</w:t>
            </w:r>
            <w:r w:rsidR="00427FE4" w:rsidRPr="00DD4C67">
              <w:rPr>
                <w:rFonts w:ascii="Calibri" w:hAnsi="Calibri"/>
                <w:sz w:val="18"/>
                <w:szCs w:val="18"/>
              </w:rPr>
              <w:t>+</w:t>
            </w:r>
            <w:r w:rsidR="00427FE4" w:rsidRPr="00217230">
              <w:rPr>
                <w:rFonts w:ascii="Calibri" w:hAnsi="Calibri"/>
                <w:sz w:val="18"/>
                <w:szCs w:val="18"/>
              </w:rPr>
              <w:t xml:space="preserve"> </w:t>
            </w:r>
            <w:r w:rsidR="00427FE4">
              <w:rPr>
                <w:rFonts w:ascii="Calibri" w:hAnsi="Calibri"/>
                <w:sz w:val="18"/>
                <w:szCs w:val="18"/>
              </w:rPr>
              <w:t>F.8</w:t>
            </w:r>
            <w:r w:rsidR="00427FE4">
              <w:rPr>
                <w:rFonts w:ascii="Calibri" w:hAnsi="Calibri"/>
                <w:sz w:val="18"/>
                <w:szCs w:val="18"/>
                <w:vertAlign w:val="subscript"/>
              </w:rPr>
              <w:t>9</w:t>
            </w:r>
            <w:r w:rsidR="00427FE4" w:rsidRPr="00DD4C67">
              <w:rPr>
                <w:rFonts w:ascii="Calibri" w:hAnsi="Calibri"/>
                <w:sz w:val="18"/>
                <w:szCs w:val="18"/>
              </w:rPr>
              <w:t>)/</w:t>
            </w:r>
            <w:r w:rsidR="00427FE4">
              <w:rPr>
                <w:rFonts w:ascii="Calibri" w:hAnsi="Calibri"/>
                <w:sz w:val="18"/>
                <w:szCs w:val="18"/>
              </w:rPr>
              <w:t>N or the number of tests</w:t>
            </w:r>
            <w:r>
              <w:rPr>
                <w:rFonts w:ascii="Calibri" w:hAnsi="Calibri"/>
                <w:sz w:val="18"/>
                <w:szCs w:val="18"/>
              </w:rPr>
              <w:t>&gt;&gt;</w:t>
            </w:r>
          </w:p>
        </w:tc>
      </w:tr>
      <w:tr w:rsidR="007B1A70" w:rsidRPr="00B27D63" w14:paraId="368A7CD3" w14:textId="77777777" w:rsidTr="00CC5F53">
        <w:tblPrEx>
          <w:tblBorders>
            <w:top w:val="single" w:sz="4" w:space="0" w:color="000000"/>
            <w:left w:val="single" w:sz="4" w:space="0" w:color="000000"/>
            <w:bottom w:val="single" w:sz="4" w:space="0" w:color="000000"/>
            <w:right w:val="single" w:sz="4" w:space="0" w:color="000000"/>
          </w:tblBorders>
        </w:tblPrEx>
        <w:trPr>
          <w:ins w:id="75" w:author="Shewmaker, Michael@Energy" w:date="2016-03-29T15:31:00Z"/>
        </w:trPr>
        <w:tc>
          <w:tcPr>
            <w:tcW w:w="11016" w:type="dxa"/>
            <w:gridSpan w:val="7"/>
            <w:vAlign w:val="center"/>
          </w:tcPr>
          <w:p w14:paraId="29D9705E" w14:textId="77777777" w:rsidR="007B1A70" w:rsidRDefault="007B1A70" w:rsidP="007B1A7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6" w:author="Shewmaker, Michael@Energy" w:date="2016-03-29T15:31:00Z"/>
                <w:rFonts w:ascii="Calibri" w:hAnsi="Calibri"/>
                <w:sz w:val="18"/>
                <w:szCs w:val="18"/>
              </w:rPr>
            </w:pPr>
            <w:ins w:id="77" w:author="Shewmaker, Michael@Energy" w:date="2016-03-29T15:31:00Z">
              <w:r>
                <w:rPr>
                  <w:rFonts w:ascii="Calibri" w:hAnsi="Calibri"/>
                  <w:sz w:val="18"/>
                  <w:szCs w:val="18"/>
                </w:rPr>
                <w:t>Note:</w:t>
              </w:r>
            </w:ins>
          </w:p>
          <w:p w14:paraId="7A80B41C" w14:textId="15B88B63" w:rsidR="007B1A70" w:rsidRPr="007B1A70" w:rsidRDefault="007B1A70">
            <w:pPr>
              <w:pStyle w:val="ListParagraph"/>
              <w:keepNext/>
              <w:numPr>
                <w:ilvl w:val="0"/>
                <w:numId w:val="50"/>
              </w:num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78" w:author="Shewmaker, Michael@Energy" w:date="2016-03-29T15:31:00Z"/>
                <w:rFonts w:ascii="Calibri" w:hAnsi="Calibri"/>
                <w:sz w:val="18"/>
                <w:rPrChange w:id="79" w:author="Shewmaker, Michael@Energy" w:date="2016-08-31T15:06:00Z">
                  <w:rPr>
                    <w:ins w:id="80" w:author="Shewmaker, Michael@Energy" w:date="2016-03-29T15:31:00Z"/>
                    <w:rFonts w:ascii="Calibri" w:hAnsi="Calibri"/>
                    <w:sz w:val="18"/>
                    <w:szCs w:val="18"/>
                  </w:rPr>
                </w:rPrChange>
              </w:rPr>
            </w:pPr>
            <w:ins w:id="81" w:author="Shewmaker, Michael@Energy" w:date="2016-03-29T15:31:00Z">
              <w:r w:rsidRPr="006C41EA">
                <w:rPr>
                  <w:rFonts w:asciiTheme="minorHAnsi" w:hAnsiTheme="minorHAnsi"/>
                  <w:sz w:val="18"/>
                </w:rPr>
                <w:t>For multifamily, each dwelling unit must be tested individually and shown to meet the leakage requirements. Pressurization of the adjacent dwelling units while conducting this test is not allowed.</w:t>
              </w:r>
            </w:ins>
          </w:p>
        </w:tc>
      </w:tr>
    </w:tbl>
    <w:p w14:paraId="44D69C42" w14:textId="77777777" w:rsidR="006129F1" w:rsidRDefault="006129F1">
      <w:pPr>
        <w:rPr>
          <w:rFonts w:ascii="Calibri" w:hAnsi="Calibri"/>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427FE4" w:rsidRPr="000A4E42" w14:paraId="44D69C44" w14:textId="77777777" w:rsidTr="00D271E4">
        <w:tc>
          <w:tcPr>
            <w:tcW w:w="11014" w:type="dxa"/>
            <w:gridSpan w:val="3"/>
            <w:tcBorders>
              <w:bottom w:val="nil"/>
            </w:tcBorders>
            <w:vAlign w:val="center"/>
          </w:tcPr>
          <w:p w14:paraId="44D69C43" w14:textId="77777777" w:rsidR="00427FE4" w:rsidRPr="00D271E4"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Cs w:val="18"/>
              </w:rPr>
            </w:pPr>
            <w:r w:rsidRPr="00D271E4">
              <w:rPr>
                <w:rFonts w:ascii="Calibri" w:hAnsi="Calibri"/>
                <w:b/>
                <w:szCs w:val="18"/>
              </w:rPr>
              <w:t>G. Altitude and Temperature Correction</w:t>
            </w:r>
          </w:p>
        </w:tc>
      </w:tr>
      <w:tr w:rsidR="00427FE4" w:rsidRPr="000A4E42" w14:paraId="44D69C46" w14:textId="77777777" w:rsidTr="00D271E4">
        <w:tc>
          <w:tcPr>
            <w:tcW w:w="11014" w:type="dxa"/>
            <w:gridSpan w:val="3"/>
            <w:tcBorders>
              <w:top w:val="nil"/>
            </w:tcBorders>
            <w:vAlign w:val="center"/>
          </w:tcPr>
          <w:p w14:paraId="44D69C45"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sz w:val="18"/>
                <w:szCs w:val="18"/>
              </w:rPr>
            </w:pPr>
            <w:r w:rsidRPr="000A4E42">
              <w:rPr>
                <w:rFonts w:ascii="Calibri" w:hAnsi="Calibri"/>
                <w:sz w:val="18"/>
                <w:szCs w:val="18"/>
              </w:rPr>
              <w:t xml:space="preserve">&lt;&lt;if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2</w:t>
            </w:r>
            <w:r w:rsidRPr="000A4E42">
              <w:rPr>
                <w:rFonts w:ascii="Calibri" w:hAnsi="Calibri"/>
                <w:sz w:val="18"/>
                <w:szCs w:val="18"/>
              </w:rPr>
              <w:t xml:space="preserve"> = “no”, use this section&gt;&gt;</w:t>
            </w:r>
          </w:p>
        </w:tc>
      </w:tr>
      <w:tr w:rsidR="00427FE4" w:rsidRPr="000A4E42" w14:paraId="44D69C4C" w14:textId="77777777" w:rsidTr="00D271E4">
        <w:tc>
          <w:tcPr>
            <w:tcW w:w="589" w:type="dxa"/>
            <w:vAlign w:val="center"/>
          </w:tcPr>
          <w:p w14:paraId="44D69C47"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1</w:t>
            </w:r>
          </w:p>
        </w:tc>
        <w:tc>
          <w:tcPr>
            <w:tcW w:w="4651" w:type="dxa"/>
            <w:vAlign w:val="center"/>
          </w:tcPr>
          <w:p w14:paraId="44D69C48" w14:textId="0052EA43" w:rsidR="00427FE4" w:rsidRPr="000A4E42" w:rsidRDefault="00427FE4" w:rsidP="00D271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Altitude </w:t>
            </w:r>
            <w:r w:rsidR="00D271E4">
              <w:rPr>
                <w:rFonts w:ascii="Calibri" w:hAnsi="Calibri"/>
                <w:sz w:val="18"/>
                <w:szCs w:val="18"/>
              </w:rPr>
              <w:t>C</w:t>
            </w:r>
            <w:r w:rsidRPr="000A4E42">
              <w:rPr>
                <w:rFonts w:ascii="Calibri" w:hAnsi="Calibri"/>
                <w:sz w:val="18"/>
                <w:szCs w:val="18"/>
              </w:rPr>
              <w:t xml:space="preserve">orrection </w:t>
            </w:r>
            <w:r w:rsidR="00D271E4">
              <w:rPr>
                <w:rFonts w:ascii="Calibri" w:hAnsi="Calibri"/>
                <w:sz w:val="18"/>
                <w:szCs w:val="18"/>
              </w:rPr>
              <w:t>F</w:t>
            </w:r>
            <w:r w:rsidRPr="000A4E42">
              <w:rPr>
                <w:rFonts w:ascii="Calibri" w:hAnsi="Calibri"/>
                <w:sz w:val="18"/>
                <w:szCs w:val="18"/>
              </w:rPr>
              <w:t>actor</w:t>
            </w:r>
          </w:p>
        </w:tc>
        <w:tc>
          <w:tcPr>
            <w:tcW w:w="5774" w:type="dxa"/>
          </w:tcPr>
          <w:p w14:paraId="44D69C49"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if </w:t>
            </w:r>
          </w:p>
          <w:p w14:paraId="44D69C4A"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row A. </w:t>
            </w:r>
            <w:r w:rsidR="003654DB">
              <w:rPr>
                <w:rFonts w:ascii="Calibri" w:hAnsi="Calibri"/>
                <w:sz w:val="18"/>
                <w:szCs w:val="18"/>
              </w:rPr>
              <w:t>4</w:t>
            </w:r>
            <w:r w:rsidR="003654DB" w:rsidRPr="000A4E42">
              <w:rPr>
                <w:rFonts w:ascii="Calibri" w:hAnsi="Calibri"/>
                <w:sz w:val="18"/>
                <w:szCs w:val="18"/>
              </w:rPr>
              <w:t xml:space="preserve"> </w:t>
            </w:r>
            <w:r w:rsidRPr="000A4E42">
              <w:rPr>
                <w:rFonts w:ascii="Calibri" w:hAnsi="Calibri"/>
                <w:sz w:val="18"/>
                <w:szCs w:val="18"/>
              </w:rPr>
              <w:t>≤ 5000 Ft = 1;</w:t>
            </w:r>
          </w:p>
          <w:p w14:paraId="44D69C4B" w14:textId="77777777" w:rsidR="00427FE4" w:rsidRPr="000A4E42" w:rsidRDefault="00427FE4" w:rsidP="003654D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row A. </w:t>
            </w:r>
            <w:r w:rsidR="003654DB">
              <w:rPr>
                <w:rFonts w:ascii="Calibri" w:hAnsi="Calibri"/>
                <w:sz w:val="18"/>
                <w:szCs w:val="18"/>
              </w:rPr>
              <w:t>4</w:t>
            </w:r>
            <w:r w:rsidR="003654DB" w:rsidRPr="000A4E42">
              <w:rPr>
                <w:rFonts w:ascii="Calibri" w:hAnsi="Calibri"/>
                <w:sz w:val="18"/>
                <w:szCs w:val="18"/>
              </w:rPr>
              <w:t xml:space="preserve"> </w:t>
            </w:r>
            <w:r w:rsidRPr="000A4E42">
              <w:rPr>
                <w:rFonts w:ascii="Calibri" w:hAnsi="Calibri"/>
                <w:sz w:val="18"/>
                <w:szCs w:val="18"/>
              </w:rPr>
              <w:t xml:space="preserve">&gt; 5000 =, 1 + .000006 * row A. </w:t>
            </w:r>
            <w:r w:rsidR="003654DB">
              <w:rPr>
                <w:rFonts w:ascii="Calibri" w:hAnsi="Calibri"/>
                <w:sz w:val="18"/>
                <w:szCs w:val="18"/>
              </w:rPr>
              <w:t>4</w:t>
            </w:r>
            <w:r w:rsidR="00A93663">
              <w:rPr>
                <w:rFonts w:ascii="Calibri" w:hAnsi="Calibri"/>
                <w:sz w:val="18"/>
                <w:szCs w:val="18"/>
              </w:rPr>
              <w:t>&gt;&gt;</w:t>
            </w:r>
          </w:p>
        </w:tc>
      </w:tr>
      <w:tr w:rsidR="00427FE4" w:rsidRPr="000A4E42" w14:paraId="44D69C50" w14:textId="77777777" w:rsidTr="00D271E4">
        <w:tc>
          <w:tcPr>
            <w:tcW w:w="589" w:type="dxa"/>
            <w:vAlign w:val="center"/>
          </w:tcPr>
          <w:p w14:paraId="44D69C4D"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highlight w:val="cyan"/>
              </w:rPr>
            </w:pPr>
            <w:r>
              <w:rPr>
                <w:rFonts w:ascii="Calibri" w:hAnsi="Calibri"/>
                <w:sz w:val="18"/>
                <w:szCs w:val="18"/>
              </w:rPr>
              <w:t>0</w:t>
            </w:r>
            <w:r w:rsidRPr="000A4E42">
              <w:rPr>
                <w:rFonts w:ascii="Calibri" w:hAnsi="Calibri"/>
                <w:sz w:val="18"/>
                <w:szCs w:val="18"/>
              </w:rPr>
              <w:t>2</w:t>
            </w:r>
          </w:p>
        </w:tc>
        <w:tc>
          <w:tcPr>
            <w:tcW w:w="4651" w:type="dxa"/>
            <w:vAlign w:val="center"/>
          </w:tcPr>
          <w:p w14:paraId="44D69C4E" w14:textId="07F1AFC9" w:rsidR="00427FE4" w:rsidRPr="000A4E42" w:rsidRDefault="00427FE4" w:rsidP="00D271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 xml:space="preserve">Temperature </w:t>
            </w:r>
            <w:r w:rsidR="00D271E4">
              <w:rPr>
                <w:rFonts w:ascii="Calibri" w:hAnsi="Calibri"/>
                <w:sz w:val="18"/>
                <w:szCs w:val="18"/>
              </w:rPr>
              <w:t>C</w:t>
            </w:r>
            <w:r w:rsidRPr="000A4E42">
              <w:rPr>
                <w:rFonts w:ascii="Calibri" w:hAnsi="Calibri"/>
                <w:sz w:val="18"/>
                <w:szCs w:val="18"/>
              </w:rPr>
              <w:t xml:space="preserve">orrection </w:t>
            </w:r>
            <w:r w:rsidR="00D271E4">
              <w:rPr>
                <w:rFonts w:ascii="Calibri" w:hAnsi="Calibri"/>
                <w:sz w:val="18"/>
                <w:szCs w:val="18"/>
              </w:rPr>
              <w:t>F</w:t>
            </w:r>
            <w:r w:rsidRPr="000A4E42">
              <w:rPr>
                <w:rFonts w:ascii="Calibri" w:hAnsi="Calibri"/>
                <w:sz w:val="18"/>
                <w:szCs w:val="18"/>
              </w:rPr>
              <w:t>actor</w:t>
            </w:r>
          </w:p>
        </w:tc>
        <w:tc>
          <w:tcPr>
            <w:tcW w:w="5774" w:type="dxa"/>
          </w:tcPr>
          <w:p w14:paraId="44D69C4F"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highlight w:val="cyan"/>
              </w:rPr>
            </w:pPr>
            <w:r w:rsidRPr="000A4E42">
              <w:rPr>
                <w:rFonts w:ascii="Calibri" w:hAnsi="Calibri"/>
                <w:sz w:val="18"/>
                <w:szCs w:val="18"/>
              </w:rPr>
              <w:t>&lt;&lt;from tables RA3.8-2 and RA3.8-3&gt;&gt;</w:t>
            </w:r>
          </w:p>
        </w:tc>
      </w:tr>
      <w:tr w:rsidR="00427FE4" w:rsidRPr="000A4E42" w14:paraId="44D69C54" w14:textId="77777777" w:rsidTr="00D271E4">
        <w:tc>
          <w:tcPr>
            <w:tcW w:w="589" w:type="dxa"/>
            <w:vAlign w:val="center"/>
          </w:tcPr>
          <w:p w14:paraId="44D69C51"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rPr>
              <w:t>0</w:t>
            </w:r>
            <w:r w:rsidRPr="000A4E42">
              <w:rPr>
                <w:rFonts w:ascii="Calibri" w:hAnsi="Calibri"/>
                <w:sz w:val="18"/>
                <w:szCs w:val="18"/>
              </w:rPr>
              <w:t>3</w:t>
            </w:r>
          </w:p>
        </w:tc>
        <w:tc>
          <w:tcPr>
            <w:tcW w:w="4651" w:type="dxa"/>
            <w:vAlign w:val="center"/>
          </w:tcPr>
          <w:p w14:paraId="44D69C52" w14:textId="5DF16246" w:rsidR="00427FE4" w:rsidRPr="000A4E42" w:rsidRDefault="00427FE4" w:rsidP="00D271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w:t>
            </w:r>
          </w:p>
        </w:tc>
        <w:tc>
          <w:tcPr>
            <w:tcW w:w="5774" w:type="dxa"/>
          </w:tcPr>
          <w:p w14:paraId="44D69C53"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value,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9</w:t>
            </w:r>
            <w:r w:rsidRPr="000A4E42">
              <w:rPr>
                <w:rFonts w:ascii="Calibri" w:hAnsi="Calibri"/>
                <w:sz w:val="18"/>
                <w:szCs w:val="18"/>
              </w:rPr>
              <w:t xml:space="preserve">*altitude correction </w:t>
            </w:r>
            <w:r>
              <w:rPr>
                <w:rFonts w:ascii="Calibri" w:hAnsi="Calibri"/>
                <w:sz w:val="18"/>
                <w:szCs w:val="18"/>
              </w:rPr>
              <w:t>G</w:t>
            </w:r>
            <w:r w:rsidRPr="000A4E42">
              <w:rPr>
                <w:rFonts w:ascii="Calibri" w:hAnsi="Calibri"/>
                <w:sz w:val="18"/>
                <w:szCs w:val="18"/>
              </w:rPr>
              <w:t xml:space="preserve">. 1 * temperature correction </w:t>
            </w:r>
            <w:r>
              <w:rPr>
                <w:rFonts w:ascii="Calibri" w:hAnsi="Calibri"/>
                <w:sz w:val="18"/>
                <w:szCs w:val="18"/>
              </w:rPr>
              <w:t>G</w:t>
            </w:r>
            <w:r w:rsidRPr="000A4E42">
              <w:rPr>
                <w:rFonts w:ascii="Calibri" w:hAnsi="Calibri"/>
                <w:sz w:val="18"/>
                <w:szCs w:val="18"/>
              </w:rPr>
              <w:t>. 2&gt;&gt;</w:t>
            </w:r>
          </w:p>
        </w:tc>
      </w:tr>
    </w:tbl>
    <w:p w14:paraId="44D69C55" w14:textId="77777777" w:rsidR="00427FE4" w:rsidRDefault="00427FE4">
      <w:pPr>
        <w:rPr>
          <w:rFonts w:ascii="Calibri" w:hAnsi="Calibr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427FE4" w:rsidRPr="000A4E42" w14:paraId="44D69C57" w14:textId="77777777" w:rsidTr="00D271E4">
        <w:tc>
          <w:tcPr>
            <w:tcW w:w="11016" w:type="dxa"/>
            <w:gridSpan w:val="3"/>
            <w:tcBorders>
              <w:bottom w:val="nil"/>
            </w:tcBorders>
          </w:tcPr>
          <w:p w14:paraId="44D69C56" w14:textId="77777777" w:rsidR="00427FE4" w:rsidRPr="000A4E42" w:rsidRDefault="00427FE4" w:rsidP="00427FE4">
            <w:pPr>
              <w:keepNext/>
              <w:rPr>
                <w:rFonts w:ascii="Calibri" w:hAnsi="Calibri"/>
                <w:sz w:val="18"/>
                <w:szCs w:val="18"/>
              </w:rPr>
            </w:pPr>
            <w:r w:rsidRPr="00D271E4">
              <w:rPr>
                <w:rFonts w:ascii="Calibri" w:hAnsi="Calibri"/>
                <w:b/>
                <w:szCs w:val="18"/>
              </w:rPr>
              <w:t>H. Accuracy Adjustment</w:t>
            </w:r>
          </w:p>
        </w:tc>
      </w:tr>
      <w:tr w:rsidR="00427FE4" w:rsidRPr="000A4E42" w14:paraId="44D69C59" w14:textId="77777777" w:rsidTr="00D271E4">
        <w:tc>
          <w:tcPr>
            <w:tcW w:w="11016" w:type="dxa"/>
            <w:gridSpan w:val="3"/>
            <w:tcBorders>
              <w:top w:val="nil"/>
            </w:tcBorders>
          </w:tcPr>
          <w:p w14:paraId="44D69C58" w14:textId="77777777" w:rsidR="00427FE4" w:rsidRPr="000A4E42" w:rsidRDefault="00427FE4" w:rsidP="00427FE4">
            <w:pPr>
              <w:keepNext/>
              <w:rPr>
                <w:rFonts w:ascii="Calibri" w:hAnsi="Calibri"/>
                <w:b/>
                <w:sz w:val="18"/>
                <w:szCs w:val="18"/>
              </w:rPr>
            </w:pPr>
            <w:r w:rsidRPr="000A4E42">
              <w:rPr>
                <w:rFonts w:ascii="Calibri" w:hAnsi="Calibri"/>
                <w:sz w:val="18"/>
                <w:szCs w:val="18"/>
              </w:rPr>
              <w:t xml:space="preserve">&lt;&lt;if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2</w:t>
            </w:r>
            <w:r w:rsidRPr="000A4E42">
              <w:rPr>
                <w:rFonts w:ascii="Calibri" w:hAnsi="Calibri"/>
                <w:sz w:val="18"/>
                <w:szCs w:val="18"/>
              </w:rPr>
              <w:t xml:space="preserve"> = “no”, use this section&gt;&gt;</w:t>
            </w:r>
          </w:p>
        </w:tc>
      </w:tr>
      <w:tr w:rsidR="00427FE4" w:rsidRPr="000A4E42" w14:paraId="44D69C5D" w14:textId="77777777" w:rsidTr="00D271E4">
        <w:tc>
          <w:tcPr>
            <w:tcW w:w="558" w:type="dxa"/>
            <w:vAlign w:val="center"/>
          </w:tcPr>
          <w:p w14:paraId="44D69C5A"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1</w:t>
            </w:r>
          </w:p>
        </w:tc>
        <w:tc>
          <w:tcPr>
            <w:tcW w:w="4680" w:type="dxa"/>
            <w:vAlign w:val="center"/>
          </w:tcPr>
          <w:p w14:paraId="44D69C5B" w14:textId="1053FEC0" w:rsidR="00427FE4" w:rsidRPr="000A4E42" w:rsidRDefault="00427FE4"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Standard </w:t>
            </w:r>
            <w:r w:rsidR="00D271E4">
              <w:rPr>
                <w:rFonts w:ascii="Calibri" w:hAnsi="Calibri"/>
                <w:sz w:val="18"/>
                <w:szCs w:val="18"/>
                <w:lang w:eastAsia="zh-TW"/>
              </w:rPr>
              <w:t>D</w:t>
            </w:r>
            <w:r w:rsidRPr="000A4E42">
              <w:rPr>
                <w:rFonts w:ascii="Calibri" w:hAnsi="Calibri"/>
                <w:sz w:val="18"/>
                <w:szCs w:val="18"/>
                <w:lang w:eastAsia="zh-TW"/>
              </w:rPr>
              <w:t xml:space="preserve">eviation of </w:t>
            </w:r>
            <w:r w:rsidR="00D271E4">
              <w:rPr>
                <w:rFonts w:ascii="Calibri" w:hAnsi="Calibri"/>
                <w:sz w:val="18"/>
                <w:szCs w:val="18"/>
                <w:lang w:eastAsia="zh-TW"/>
              </w:rPr>
              <w:t>N</w:t>
            </w:r>
            <w:r w:rsidRPr="000A4E42">
              <w:rPr>
                <w:rFonts w:ascii="Calibri" w:hAnsi="Calibri"/>
                <w:sz w:val="18"/>
                <w:szCs w:val="18"/>
                <w:lang w:eastAsia="zh-TW"/>
              </w:rPr>
              <w:t xml:space="preserve">ominal CFM 50 </w:t>
            </w:r>
            <w:r w:rsidR="00D271E4">
              <w:rPr>
                <w:rFonts w:ascii="Calibri" w:hAnsi="Calibri"/>
                <w:sz w:val="18"/>
                <w:szCs w:val="18"/>
                <w:lang w:eastAsia="zh-TW"/>
              </w:rPr>
              <w:t>V</w:t>
            </w:r>
            <w:r w:rsidRPr="000A4E42">
              <w:rPr>
                <w:rFonts w:ascii="Calibri" w:hAnsi="Calibri"/>
                <w:sz w:val="18"/>
                <w:szCs w:val="18"/>
                <w:lang w:eastAsia="zh-TW"/>
              </w:rPr>
              <w:t xml:space="preserve">alues </w:t>
            </w:r>
            <w:r w:rsidR="00D271E4">
              <w:rPr>
                <w:rFonts w:ascii="Calibri" w:hAnsi="Calibri"/>
                <w:sz w:val="18"/>
                <w:szCs w:val="18"/>
                <w:lang w:eastAsia="zh-TW"/>
              </w:rPr>
              <w:t>A</w:t>
            </w:r>
            <w:r w:rsidRPr="000A4E42">
              <w:rPr>
                <w:rFonts w:ascii="Calibri" w:hAnsi="Calibri"/>
                <w:sz w:val="18"/>
                <w:szCs w:val="18"/>
                <w:lang w:eastAsia="zh-TW"/>
              </w:rPr>
              <w:t>bove</w:t>
            </w:r>
          </w:p>
        </w:tc>
        <w:tc>
          <w:tcPr>
            <w:tcW w:w="5778" w:type="dxa"/>
          </w:tcPr>
          <w:p w14:paraId="44D69C5C"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&lt;&lt;calculated</w:t>
            </w:r>
            <w:r>
              <w:rPr>
                <w:rFonts w:ascii="Calibri" w:hAnsi="Calibri"/>
                <w:sz w:val="18"/>
                <w:szCs w:val="18"/>
                <w:lang w:eastAsia="zh-TW"/>
              </w:rPr>
              <w:t xml:space="preserve">, </w:t>
            </w:r>
            <w:r>
              <w:rPr>
                <w:rFonts w:ascii="Calibri" w:hAnsi="Calibri"/>
                <w:sz w:val="18"/>
                <w:szCs w:val="18"/>
              </w:rPr>
              <w:t>equals</w:t>
            </w:r>
            <w:r w:rsidRPr="00A96082">
              <w:rPr>
                <w:rFonts w:ascii="Calibri" w:hAnsi="Calibri"/>
                <w:sz w:val="18"/>
                <w:szCs w:val="18"/>
              </w:rPr>
              <w:t xml:space="preserve"> the square root of </w:t>
            </w:r>
            <w:r>
              <w:rPr>
                <w:rFonts w:ascii="Calibri" w:hAnsi="Calibri"/>
                <w:sz w:val="18"/>
                <w:szCs w:val="18"/>
              </w:rPr>
              <w:t>{[(F.9-</w:t>
            </w:r>
            <w:r w:rsidRPr="00A67747">
              <w:rPr>
                <w:rFonts w:ascii="Calibri" w:hAnsi="Calibri"/>
                <w:sz w:val="18"/>
                <w:szCs w:val="18"/>
              </w:rPr>
              <w:t xml:space="preserve"> </w:t>
            </w:r>
            <w:r>
              <w:rPr>
                <w:rFonts w:ascii="Calibri" w:hAnsi="Calibri"/>
                <w:sz w:val="18"/>
                <w:szCs w:val="18"/>
              </w:rPr>
              <w:t>F.8</w:t>
            </w:r>
            <w:r w:rsidRPr="00A96082">
              <w:rPr>
                <w:rFonts w:ascii="Calibri" w:hAnsi="Calibri"/>
                <w:sz w:val="18"/>
                <w:szCs w:val="18"/>
                <w:vertAlign w:val="subscript"/>
              </w:rPr>
              <w:t>1</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2</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3</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4</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5</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6</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7</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8</w:t>
            </w:r>
            <w:r>
              <w:rPr>
                <w:rFonts w:ascii="Calibri" w:hAnsi="Calibri"/>
                <w:sz w:val="18"/>
                <w:szCs w:val="18"/>
              </w:rPr>
              <w:t>)^2+(F.9-</w:t>
            </w:r>
            <w:r w:rsidRPr="00A67747">
              <w:rPr>
                <w:rFonts w:ascii="Calibri" w:hAnsi="Calibri"/>
                <w:sz w:val="18"/>
                <w:szCs w:val="18"/>
              </w:rPr>
              <w:t xml:space="preserve"> </w:t>
            </w:r>
            <w:r>
              <w:rPr>
                <w:rFonts w:ascii="Calibri" w:hAnsi="Calibri"/>
                <w:sz w:val="18"/>
                <w:szCs w:val="18"/>
              </w:rPr>
              <w:t>F.8</w:t>
            </w:r>
            <w:r>
              <w:rPr>
                <w:rFonts w:ascii="Calibri" w:hAnsi="Calibri"/>
                <w:sz w:val="18"/>
                <w:szCs w:val="18"/>
                <w:vertAlign w:val="subscript"/>
              </w:rPr>
              <w:t>9</w:t>
            </w:r>
            <w:r>
              <w:rPr>
                <w:rFonts w:ascii="Calibri" w:hAnsi="Calibri"/>
                <w:sz w:val="18"/>
                <w:szCs w:val="18"/>
              </w:rPr>
              <w:t>)^2]/N-1</w:t>
            </w:r>
            <w:r w:rsidRPr="000A4E42">
              <w:rPr>
                <w:rFonts w:ascii="Calibri" w:hAnsi="Calibri"/>
                <w:sz w:val="18"/>
                <w:szCs w:val="18"/>
                <w:lang w:eastAsia="zh-TW"/>
              </w:rPr>
              <w:t>&gt;&gt;</w:t>
            </w:r>
          </w:p>
        </w:tc>
      </w:tr>
      <w:tr w:rsidR="00427FE4" w:rsidRPr="000A4E42" w14:paraId="44D69C61" w14:textId="77777777" w:rsidTr="00D271E4">
        <w:tc>
          <w:tcPr>
            <w:tcW w:w="558" w:type="dxa"/>
            <w:vAlign w:val="center"/>
          </w:tcPr>
          <w:p w14:paraId="44D69C5E"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2</w:t>
            </w:r>
          </w:p>
        </w:tc>
        <w:tc>
          <w:tcPr>
            <w:tcW w:w="4680" w:type="dxa"/>
            <w:vAlign w:val="center"/>
          </w:tcPr>
          <w:p w14:paraId="44D69C5F" w14:textId="0160C274" w:rsidR="00427FE4" w:rsidRPr="000A4E42" w:rsidRDefault="00427FE4"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Percent </w:t>
            </w:r>
            <w:r w:rsidR="00D271E4">
              <w:rPr>
                <w:rFonts w:ascii="Calibri" w:hAnsi="Calibri"/>
                <w:sz w:val="18"/>
                <w:szCs w:val="18"/>
                <w:lang w:eastAsia="zh-TW"/>
              </w:rPr>
              <w:t>U</w:t>
            </w:r>
            <w:r w:rsidRPr="000A4E42">
              <w:rPr>
                <w:rFonts w:ascii="Calibri" w:hAnsi="Calibri"/>
                <w:sz w:val="18"/>
                <w:szCs w:val="18"/>
                <w:lang w:eastAsia="zh-TW"/>
              </w:rPr>
              <w:t>ncertainty</w:t>
            </w:r>
          </w:p>
        </w:tc>
        <w:tc>
          <w:tcPr>
            <w:tcW w:w="5778" w:type="dxa"/>
          </w:tcPr>
          <w:p w14:paraId="44D69C60"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 xml:space="preserve">&lt;&lt;calculated, {[ </w:t>
            </w:r>
            <w:proofErr w:type="spellStart"/>
            <w:r w:rsidRPr="000A4E42">
              <w:rPr>
                <w:rFonts w:ascii="Calibri" w:hAnsi="Calibri"/>
                <w:sz w:val="18"/>
                <w:szCs w:val="18"/>
                <w:lang w:eastAsia="zh-TW"/>
              </w:rPr>
              <w:t>std</w:t>
            </w:r>
            <w:proofErr w:type="spellEnd"/>
            <w:r w:rsidRPr="000A4E42">
              <w:rPr>
                <w:rFonts w:ascii="Calibri" w:hAnsi="Calibri"/>
                <w:sz w:val="18"/>
                <w:szCs w:val="18"/>
                <w:lang w:eastAsia="zh-TW"/>
              </w:rPr>
              <w:t xml:space="preserve"> </w:t>
            </w:r>
            <w:proofErr w:type="spellStart"/>
            <w:r w:rsidRPr="000A4E42">
              <w:rPr>
                <w:rFonts w:ascii="Calibri" w:hAnsi="Calibri"/>
                <w:sz w:val="18"/>
                <w:szCs w:val="18"/>
                <w:lang w:eastAsia="zh-TW"/>
              </w:rPr>
              <w:t>dev</w:t>
            </w:r>
            <w:proofErr w:type="spellEnd"/>
            <w:r w:rsidRPr="000A4E42">
              <w:rPr>
                <w:rFonts w:ascii="Calibri" w:hAnsi="Calibri"/>
                <w:sz w:val="18"/>
                <w:szCs w:val="18"/>
                <w:lang w:eastAsia="zh-TW"/>
              </w:rPr>
              <w:t>/</w:t>
            </w:r>
            <w:proofErr w:type="spellStart"/>
            <w:r w:rsidRPr="000A4E42">
              <w:rPr>
                <w:rFonts w:ascii="Calibri" w:hAnsi="Calibri"/>
                <w:sz w:val="18"/>
                <w:szCs w:val="18"/>
                <w:lang w:eastAsia="zh-TW"/>
              </w:rPr>
              <w:t>sqrt</w:t>
            </w:r>
            <w:proofErr w:type="spellEnd"/>
            <w:r w:rsidRPr="000A4E42">
              <w:rPr>
                <w:rFonts w:ascii="Calibri" w:hAnsi="Calibri"/>
                <w:sz w:val="18"/>
                <w:szCs w:val="18"/>
                <w:lang w:eastAsia="zh-TW"/>
              </w:rPr>
              <w:t>(N) ] * look up table RA 3.8-1}/corrected CFM50&gt;&gt;</w:t>
            </w:r>
          </w:p>
        </w:tc>
      </w:tr>
      <w:tr w:rsidR="00427FE4" w:rsidRPr="000A4E42" w14:paraId="44D69C65" w14:textId="77777777" w:rsidTr="00D271E4">
        <w:tc>
          <w:tcPr>
            <w:tcW w:w="558" w:type="dxa"/>
            <w:vAlign w:val="center"/>
          </w:tcPr>
          <w:p w14:paraId="44D69C62"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3</w:t>
            </w:r>
          </w:p>
        </w:tc>
        <w:tc>
          <w:tcPr>
            <w:tcW w:w="4680" w:type="dxa"/>
            <w:vAlign w:val="center"/>
          </w:tcPr>
          <w:p w14:paraId="44D69C63" w14:textId="7810802E" w:rsidR="00427FE4" w:rsidRPr="000A4E42" w:rsidRDefault="00427FE4"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Accuracy </w:t>
            </w:r>
            <w:r w:rsidR="00D271E4">
              <w:rPr>
                <w:rFonts w:ascii="Calibri" w:hAnsi="Calibri"/>
                <w:sz w:val="18"/>
                <w:szCs w:val="18"/>
                <w:lang w:eastAsia="zh-TW"/>
              </w:rPr>
              <w:t>L</w:t>
            </w:r>
            <w:r w:rsidRPr="000A4E42">
              <w:rPr>
                <w:rFonts w:ascii="Calibri" w:hAnsi="Calibri"/>
                <w:sz w:val="18"/>
                <w:szCs w:val="18"/>
                <w:lang w:eastAsia="zh-TW"/>
              </w:rPr>
              <w:t>evel</w:t>
            </w:r>
          </w:p>
        </w:tc>
        <w:tc>
          <w:tcPr>
            <w:tcW w:w="5778" w:type="dxa"/>
          </w:tcPr>
          <w:p w14:paraId="44D69C64"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&lt;&lt;calculated, if % uncertainty ≤10, “Standard”; if % uncertainty &gt; 10, “Reduced”&gt;&gt;</w:t>
            </w:r>
          </w:p>
        </w:tc>
      </w:tr>
      <w:tr w:rsidR="00427FE4" w:rsidRPr="000A4E42" w14:paraId="44D69C6A" w14:textId="77777777" w:rsidTr="00D271E4">
        <w:tc>
          <w:tcPr>
            <w:tcW w:w="558" w:type="dxa"/>
            <w:vAlign w:val="center"/>
          </w:tcPr>
          <w:p w14:paraId="44D69C66"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4</w:t>
            </w:r>
          </w:p>
        </w:tc>
        <w:tc>
          <w:tcPr>
            <w:tcW w:w="4680" w:type="dxa"/>
            <w:vAlign w:val="center"/>
          </w:tcPr>
          <w:p w14:paraId="44D69C67" w14:textId="2C124CB7" w:rsidR="00427FE4" w:rsidRPr="000A4E42" w:rsidRDefault="003654DB"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Pr>
                <w:rFonts w:ascii="Calibri" w:hAnsi="Calibri"/>
                <w:sz w:val="18"/>
                <w:szCs w:val="18"/>
              </w:rPr>
              <w:t>Accuracy Adjustment</w:t>
            </w:r>
            <w:r w:rsidRPr="000A4E42">
              <w:rPr>
                <w:rFonts w:ascii="Calibri" w:hAnsi="Calibri"/>
                <w:sz w:val="18"/>
                <w:szCs w:val="18"/>
              </w:rPr>
              <w:t xml:space="preserve"> </w:t>
            </w:r>
            <w:r w:rsidR="00D271E4">
              <w:rPr>
                <w:rFonts w:ascii="Calibri" w:hAnsi="Calibri"/>
                <w:sz w:val="18"/>
                <w:szCs w:val="18"/>
              </w:rPr>
              <w:t>F</w:t>
            </w:r>
            <w:r w:rsidR="00427FE4" w:rsidRPr="000A4E42">
              <w:rPr>
                <w:rFonts w:ascii="Calibri" w:hAnsi="Calibri"/>
                <w:sz w:val="18"/>
                <w:szCs w:val="18"/>
              </w:rPr>
              <w:t>actor</w:t>
            </w:r>
          </w:p>
        </w:tc>
        <w:tc>
          <w:tcPr>
            <w:tcW w:w="5778" w:type="dxa"/>
          </w:tcPr>
          <w:p w14:paraId="44D69C68" w14:textId="77777777" w:rsidR="00427FE4" w:rsidRPr="000A4E42" w:rsidRDefault="00427FE4" w:rsidP="00427FE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&lt;&lt;calculated, if row </w:t>
            </w:r>
            <w:r>
              <w:rPr>
                <w:rFonts w:ascii="Calibri" w:hAnsi="Calibri"/>
                <w:sz w:val="18"/>
                <w:szCs w:val="18"/>
              </w:rPr>
              <w:t>H</w:t>
            </w:r>
            <w:r w:rsidRPr="000A4E42">
              <w:rPr>
                <w:rFonts w:ascii="Calibri" w:hAnsi="Calibri"/>
                <w:sz w:val="18"/>
                <w:szCs w:val="18"/>
              </w:rPr>
              <w:t>. 3 is “Standard”=1;</w:t>
            </w:r>
          </w:p>
          <w:p w14:paraId="44D69C69"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If it is “Reduced”, 1+ (% uncertainty/100)&gt;&gt;</w:t>
            </w:r>
          </w:p>
        </w:tc>
      </w:tr>
      <w:tr w:rsidR="00427FE4" w:rsidRPr="000A4E42" w14:paraId="44D69C6E" w14:textId="77777777" w:rsidTr="00427FE4">
        <w:tc>
          <w:tcPr>
            <w:tcW w:w="558" w:type="dxa"/>
            <w:vAlign w:val="center"/>
          </w:tcPr>
          <w:p w14:paraId="44D69C6B"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lang w:eastAsia="zh-TW"/>
              </w:rPr>
            </w:pPr>
            <w:r>
              <w:rPr>
                <w:rFonts w:ascii="Calibri" w:hAnsi="Calibri"/>
                <w:sz w:val="18"/>
                <w:szCs w:val="18"/>
              </w:rPr>
              <w:t>0</w:t>
            </w:r>
            <w:r w:rsidRPr="000A4E42">
              <w:rPr>
                <w:rFonts w:ascii="Calibri" w:hAnsi="Calibri"/>
                <w:sz w:val="18"/>
                <w:szCs w:val="18"/>
              </w:rPr>
              <w:t>5</w:t>
            </w:r>
          </w:p>
        </w:tc>
        <w:tc>
          <w:tcPr>
            <w:tcW w:w="4680" w:type="dxa"/>
          </w:tcPr>
          <w:p w14:paraId="55E4DACA" w14:textId="77777777" w:rsidR="00816071"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Adjusted CFM50 </w:t>
            </w:r>
            <w:r w:rsidR="003654DB">
              <w:rPr>
                <w:rFonts w:ascii="Calibri" w:hAnsi="Calibri"/>
                <w:sz w:val="18"/>
                <w:szCs w:val="18"/>
              </w:rPr>
              <w:t xml:space="preserve">Pressurization </w:t>
            </w:r>
          </w:p>
          <w:p w14:paraId="44D69C6C" w14:textId="5515CBFD"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(measured air leakage rate)</w:t>
            </w:r>
          </w:p>
        </w:tc>
        <w:tc>
          <w:tcPr>
            <w:tcW w:w="5778" w:type="dxa"/>
          </w:tcPr>
          <w:p w14:paraId="44D69C6D"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rPr>
              <w:t xml:space="preserve">&lt;&lt;calculated, row </w:t>
            </w:r>
            <w:r>
              <w:rPr>
                <w:rFonts w:ascii="Calibri" w:hAnsi="Calibri"/>
                <w:sz w:val="18"/>
                <w:szCs w:val="18"/>
              </w:rPr>
              <w:t>G</w:t>
            </w:r>
            <w:r w:rsidRPr="000A4E42">
              <w:rPr>
                <w:rFonts w:ascii="Calibri" w:hAnsi="Calibri"/>
                <w:sz w:val="18"/>
                <w:szCs w:val="18"/>
              </w:rPr>
              <w:t xml:space="preserve">. 3 * row </w:t>
            </w:r>
            <w:r>
              <w:rPr>
                <w:rFonts w:ascii="Calibri" w:hAnsi="Calibri"/>
                <w:sz w:val="18"/>
                <w:szCs w:val="18"/>
              </w:rPr>
              <w:t>H</w:t>
            </w:r>
            <w:r w:rsidRPr="000A4E42">
              <w:rPr>
                <w:rFonts w:ascii="Calibri" w:hAnsi="Calibri"/>
                <w:sz w:val="18"/>
                <w:szCs w:val="18"/>
              </w:rPr>
              <w:t>. 4&gt;&gt;</w:t>
            </w:r>
          </w:p>
        </w:tc>
      </w:tr>
      <w:tr w:rsidR="00427FE4" w:rsidRPr="000A4E42" w14:paraId="44D69C70" w14:textId="77777777" w:rsidTr="00427FE4">
        <w:tc>
          <w:tcPr>
            <w:tcW w:w="11016" w:type="dxa"/>
            <w:gridSpan w:val="3"/>
            <w:vAlign w:val="center"/>
          </w:tcPr>
          <w:p w14:paraId="44D69C6F"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 xml:space="preserve">&lt;&lt;if row </w:t>
            </w:r>
            <w:r>
              <w:rPr>
                <w:rFonts w:ascii="Calibri" w:hAnsi="Calibri"/>
                <w:sz w:val="18"/>
                <w:szCs w:val="18"/>
              </w:rPr>
              <w:t>F.</w:t>
            </w:r>
            <w:r w:rsidRPr="000A4E42">
              <w:rPr>
                <w:rFonts w:ascii="Calibri" w:hAnsi="Calibri"/>
                <w:sz w:val="18"/>
                <w:szCs w:val="18"/>
              </w:rPr>
              <w:t xml:space="preserve"> </w:t>
            </w:r>
            <w:r>
              <w:rPr>
                <w:rFonts w:ascii="Calibri" w:hAnsi="Calibri"/>
                <w:sz w:val="18"/>
                <w:szCs w:val="18"/>
              </w:rPr>
              <w:t>2</w:t>
            </w:r>
            <w:r w:rsidRPr="000A4E42">
              <w:rPr>
                <w:rFonts w:ascii="Calibri" w:hAnsi="Calibri"/>
                <w:sz w:val="18"/>
                <w:szCs w:val="18"/>
              </w:rPr>
              <w:t xml:space="preserve"> = “yes”, use next two lines&gt;&gt;</w:t>
            </w:r>
          </w:p>
        </w:tc>
      </w:tr>
      <w:tr w:rsidR="00427FE4" w:rsidRPr="000A4E42" w14:paraId="44D69C74" w14:textId="77777777" w:rsidTr="00427FE4">
        <w:tc>
          <w:tcPr>
            <w:tcW w:w="558" w:type="dxa"/>
            <w:vAlign w:val="center"/>
          </w:tcPr>
          <w:p w14:paraId="44D69C71"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6</w:t>
            </w:r>
          </w:p>
        </w:tc>
        <w:tc>
          <w:tcPr>
            <w:tcW w:w="4680" w:type="dxa"/>
          </w:tcPr>
          <w:p w14:paraId="44D69C72" w14:textId="403F9C00"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Corrected CFM50 (from software)</w:t>
            </w:r>
          </w:p>
        </w:tc>
        <w:tc>
          <w:tcPr>
            <w:tcW w:w="5778" w:type="dxa"/>
          </w:tcPr>
          <w:p w14:paraId="44D69C73"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rPr>
              <w:t>&lt;&lt;calculated by software&gt;&gt;</w:t>
            </w:r>
          </w:p>
        </w:tc>
      </w:tr>
      <w:tr w:rsidR="00427FE4" w:rsidRPr="000A4E42" w14:paraId="44D69C78" w14:textId="77777777" w:rsidTr="00427FE4">
        <w:tc>
          <w:tcPr>
            <w:tcW w:w="558" w:type="dxa"/>
            <w:vAlign w:val="center"/>
          </w:tcPr>
          <w:p w14:paraId="44D69C75"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Calibri" w:hAnsi="Calibri"/>
                <w:sz w:val="18"/>
                <w:szCs w:val="18"/>
              </w:rPr>
            </w:pPr>
            <w:r>
              <w:rPr>
                <w:rFonts w:ascii="Calibri" w:hAnsi="Calibri"/>
                <w:sz w:val="18"/>
                <w:szCs w:val="18"/>
                <w:lang w:eastAsia="zh-TW"/>
              </w:rPr>
              <w:t>0</w:t>
            </w:r>
            <w:r w:rsidRPr="000A4E42">
              <w:rPr>
                <w:rFonts w:ascii="Calibri" w:hAnsi="Calibri"/>
                <w:sz w:val="18"/>
                <w:szCs w:val="18"/>
                <w:lang w:eastAsia="zh-TW"/>
              </w:rPr>
              <w:t>7</w:t>
            </w:r>
          </w:p>
        </w:tc>
        <w:tc>
          <w:tcPr>
            <w:tcW w:w="4680" w:type="dxa"/>
          </w:tcPr>
          <w:p w14:paraId="5C21A1D0" w14:textId="6D063825" w:rsidR="00D271E4" w:rsidRDefault="00427FE4"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lang w:eastAsia="zh-TW"/>
              </w:rPr>
            </w:pPr>
            <w:r w:rsidRPr="000A4E42">
              <w:rPr>
                <w:rFonts w:ascii="Calibri" w:hAnsi="Calibri"/>
                <w:sz w:val="18"/>
                <w:szCs w:val="18"/>
                <w:lang w:eastAsia="zh-TW"/>
              </w:rPr>
              <w:t xml:space="preserve">Percent </w:t>
            </w:r>
            <w:r w:rsidR="00D271E4">
              <w:rPr>
                <w:rFonts w:ascii="Calibri" w:hAnsi="Calibri"/>
                <w:sz w:val="18"/>
                <w:szCs w:val="18"/>
                <w:lang w:eastAsia="zh-TW"/>
              </w:rPr>
              <w:t>U</w:t>
            </w:r>
            <w:r w:rsidRPr="000A4E42">
              <w:rPr>
                <w:rFonts w:ascii="Calibri" w:hAnsi="Calibri"/>
                <w:sz w:val="18"/>
                <w:szCs w:val="18"/>
                <w:lang w:eastAsia="zh-TW"/>
              </w:rPr>
              <w:t xml:space="preserve">ncertainty @ 95% </w:t>
            </w:r>
            <w:r w:rsidR="00D271E4">
              <w:rPr>
                <w:rFonts w:ascii="Calibri" w:hAnsi="Calibri"/>
                <w:sz w:val="18"/>
                <w:szCs w:val="18"/>
                <w:lang w:eastAsia="zh-TW"/>
              </w:rPr>
              <w:t>C</w:t>
            </w:r>
            <w:r w:rsidRPr="000A4E42">
              <w:rPr>
                <w:rFonts w:ascii="Calibri" w:hAnsi="Calibri"/>
                <w:sz w:val="18"/>
                <w:szCs w:val="18"/>
                <w:lang w:eastAsia="zh-TW"/>
              </w:rPr>
              <w:t xml:space="preserve">onfidence </w:t>
            </w:r>
            <w:r w:rsidR="00D271E4">
              <w:rPr>
                <w:rFonts w:ascii="Calibri" w:hAnsi="Calibri"/>
                <w:sz w:val="18"/>
                <w:szCs w:val="18"/>
                <w:lang w:eastAsia="zh-TW"/>
              </w:rPr>
              <w:t>L</w:t>
            </w:r>
            <w:r w:rsidRPr="000A4E42">
              <w:rPr>
                <w:rFonts w:ascii="Calibri" w:hAnsi="Calibri"/>
                <w:sz w:val="18"/>
                <w:szCs w:val="18"/>
                <w:lang w:eastAsia="zh-TW"/>
              </w:rPr>
              <w:t xml:space="preserve">evel </w:t>
            </w:r>
          </w:p>
          <w:p w14:paraId="44D69C76" w14:textId="635085D6" w:rsidR="00427FE4" w:rsidRPr="000A4E42" w:rsidRDefault="00427FE4" w:rsidP="00D271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(from software)</w:t>
            </w:r>
          </w:p>
        </w:tc>
        <w:tc>
          <w:tcPr>
            <w:tcW w:w="5778" w:type="dxa"/>
          </w:tcPr>
          <w:p w14:paraId="44D69C77" w14:textId="77777777" w:rsidR="00427FE4" w:rsidRPr="000A4E42" w:rsidRDefault="00427FE4" w:rsidP="00427FE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0A4E42">
              <w:rPr>
                <w:rFonts w:ascii="Calibri" w:hAnsi="Calibri"/>
                <w:sz w:val="18"/>
                <w:szCs w:val="18"/>
                <w:lang w:eastAsia="zh-TW"/>
              </w:rPr>
              <w:t>&lt;&lt;calculated by software&gt;&gt;</w:t>
            </w:r>
          </w:p>
        </w:tc>
      </w:tr>
    </w:tbl>
    <w:p w14:paraId="0684D5D2" w14:textId="77777777" w:rsidR="00316E81" w:rsidRDefault="00316E81">
      <w:pPr>
        <w:rPr>
          <w:rFonts w:ascii="Calibri" w:hAnsi="Calibri"/>
        </w:rPr>
      </w:pPr>
    </w:p>
    <w:p w14:paraId="2ED074A5" w14:textId="4A46A044" w:rsidR="00D271E4" w:rsidDel="007B1A70" w:rsidRDefault="00D271E4">
      <w:pPr>
        <w:rPr>
          <w:del w:id="82" w:author="Shewmaker, Michael@Energy" w:date="2016-03-29T15:31:00Z"/>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063792" w:rsidRPr="00063792" w:rsidDel="007B1A70" w14:paraId="44D69C7B" w14:textId="09885C5C" w:rsidTr="00063792">
        <w:trPr>
          <w:del w:id="83" w:author="Shewmaker, Michael@Energy" w:date="2016-03-29T15:31:00Z"/>
        </w:trPr>
        <w:tc>
          <w:tcPr>
            <w:tcW w:w="11020" w:type="dxa"/>
            <w:gridSpan w:val="2"/>
          </w:tcPr>
          <w:p w14:paraId="44D69C7A" w14:textId="5831CCBD" w:rsidR="00063792" w:rsidRPr="00063792" w:rsidDel="007B1A70" w:rsidRDefault="0006379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84" w:author="Shewmaker, Michael@Energy" w:date="2016-03-29T15:31:00Z"/>
                <w:rFonts w:asciiTheme="minorHAnsi" w:hAnsiTheme="minorHAnsi"/>
                <w:sz w:val="18"/>
                <w:szCs w:val="18"/>
                <w:highlight w:val="cyan"/>
              </w:rPr>
            </w:pPr>
            <w:del w:id="85" w:author="Shewmaker, Michael@Energy" w:date="2016-03-29T15:31:00Z">
              <w:r w:rsidRPr="00D271E4" w:rsidDel="007B1A70">
                <w:rPr>
                  <w:rFonts w:asciiTheme="minorHAnsi" w:hAnsiTheme="minorHAnsi"/>
                  <w:b/>
                  <w:szCs w:val="18"/>
                </w:rPr>
                <w:delText xml:space="preserve">I. Additional Requirements </w:delText>
              </w:r>
              <w:r w:rsidR="00D271E4" w:rsidRPr="00D271E4" w:rsidDel="007B1A70">
                <w:rPr>
                  <w:rFonts w:asciiTheme="minorHAnsi" w:hAnsiTheme="minorHAnsi"/>
                  <w:b/>
                  <w:szCs w:val="18"/>
                </w:rPr>
                <w:delText>f</w:delText>
              </w:r>
              <w:r w:rsidRPr="00D271E4" w:rsidDel="007B1A70">
                <w:rPr>
                  <w:rFonts w:asciiTheme="minorHAnsi" w:hAnsiTheme="minorHAnsi"/>
                  <w:b/>
                  <w:szCs w:val="18"/>
                </w:rPr>
                <w:delText>or Compliance</w:delText>
              </w:r>
            </w:del>
          </w:p>
        </w:tc>
      </w:tr>
      <w:tr w:rsidR="00063792" w:rsidRPr="00063792" w:rsidDel="007B1A70" w14:paraId="44D69C7E" w14:textId="7EA055B5" w:rsidTr="00063792">
        <w:trPr>
          <w:del w:id="86" w:author="Shewmaker, Michael@Energy" w:date="2016-03-29T15:31:00Z"/>
        </w:trPr>
        <w:tc>
          <w:tcPr>
            <w:tcW w:w="590" w:type="dxa"/>
            <w:vAlign w:val="center"/>
          </w:tcPr>
          <w:p w14:paraId="44D69C7C" w14:textId="2DBF9667" w:rsidR="00063792" w:rsidRPr="00063792" w:rsidDel="007B1A70" w:rsidRDefault="00063792" w:rsidP="008940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87" w:author="Shewmaker, Michael@Energy" w:date="2016-03-29T15:31:00Z"/>
                <w:rFonts w:asciiTheme="minorHAnsi" w:hAnsiTheme="minorHAnsi"/>
                <w:sz w:val="18"/>
                <w:szCs w:val="18"/>
                <w:highlight w:val="cyan"/>
              </w:rPr>
            </w:pPr>
            <w:del w:id="88" w:author="Shewmaker, Michael@Energy" w:date="2016-03-29T15:31:00Z">
              <w:r w:rsidRPr="00063792" w:rsidDel="007B1A70">
                <w:rPr>
                  <w:rFonts w:asciiTheme="minorHAnsi" w:hAnsiTheme="minorHAnsi"/>
                  <w:sz w:val="18"/>
                  <w:szCs w:val="18"/>
                </w:rPr>
                <w:delText>01</w:delText>
              </w:r>
            </w:del>
          </w:p>
        </w:tc>
        <w:tc>
          <w:tcPr>
            <w:tcW w:w="10430" w:type="dxa"/>
            <w:vAlign w:val="center"/>
          </w:tcPr>
          <w:p w14:paraId="44D69C7D" w14:textId="6A41EFFB" w:rsidR="00063792" w:rsidRPr="00063792" w:rsidDel="007B1A70" w:rsidRDefault="00063792" w:rsidP="008940EC">
            <w:pPr>
              <w:shd w:val="clear" w:color="auto" w:fill="FFFFFF"/>
              <w:rPr>
                <w:del w:id="89" w:author="Shewmaker, Michael@Energy" w:date="2016-03-29T15:31:00Z"/>
                <w:rFonts w:asciiTheme="minorHAnsi" w:hAnsiTheme="minorHAnsi"/>
                <w:sz w:val="18"/>
                <w:szCs w:val="18"/>
                <w:highlight w:val="cyan"/>
              </w:rPr>
            </w:pPr>
            <w:del w:id="90" w:author="Shewmaker, Michael@Energy" w:date="2016-03-29T15:31:00Z">
              <w:r w:rsidRPr="00063792" w:rsidDel="007B1A70">
                <w:rPr>
                  <w:rFonts w:asciiTheme="minorHAnsi" w:hAnsiTheme="minorHAnsi"/>
                  <w:sz w:val="18"/>
                  <w:szCs w:val="18"/>
                </w:rPr>
                <w:delText>Open all interior doors and access including those to closets and those between a conditioned basement and attic.</w:delText>
              </w:r>
            </w:del>
          </w:p>
        </w:tc>
      </w:tr>
      <w:tr w:rsidR="00063792" w:rsidRPr="00063792" w:rsidDel="007B1A70" w14:paraId="44D69C81" w14:textId="4281A9F7" w:rsidTr="00063792">
        <w:trPr>
          <w:del w:id="91" w:author="Shewmaker, Michael@Energy" w:date="2016-03-29T15:31:00Z"/>
        </w:trPr>
        <w:tc>
          <w:tcPr>
            <w:tcW w:w="590" w:type="dxa"/>
            <w:vAlign w:val="center"/>
          </w:tcPr>
          <w:p w14:paraId="44D69C7F" w14:textId="23B7A088" w:rsidR="00063792" w:rsidRPr="00063792" w:rsidDel="007B1A70" w:rsidRDefault="00063792" w:rsidP="008940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2" w:author="Shewmaker, Michael@Energy" w:date="2016-03-29T15:31:00Z"/>
                <w:rFonts w:asciiTheme="minorHAnsi" w:hAnsiTheme="minorHAnsi"/>
                <w:sz w:val="18"/>
                <w:szCs w:val="18"/>
                <w:highlight w:val="cyan"/>
              </w:rPr>
            </w:pPr>
            <w:del w:id="93" w:author="Shewmaker, Michael@Energy" w:date="2016-03-29T15:31:00Z">
              <w:r w:rsidRPr="00063792" w:rsidDel="007B1A70">
                <w:rPr>
                  <w:rFonts w:asciiTheme="minorHAnsi" w:hAnsiTheme="minorHAnsi"/>
                  <w:sz w:val="18"/>
                  <w:szCs w:val="18"/>
                </w:rPr>
                <w:delText>02</w:delText>
              </w:r>
            </w:del>
          </w:p>
        </w:tc>
        <w:tc>
          <w:tcPr>
            <w:tcW w:w="10430" w:type="dxa"/>
            <w:vAlign w:val="center"/>
          </w:tcPr>
          <w:p w14:paraId="44D69C80" w14:textId="5CBC6528" w:rsidR="00063792" w:rsidRPr="00063792" w:rsidDel="007B1A70" w:rsidRDefault="00063792" w:rsidP="008940EC">
            <w:pPr>
              <w:shd w:val="clear" w:color="auto" w:fill="FFFFFF"/>
              <w:contextualSpacing/>
              <w:rPr>
                <w:del w:id="94" w:author="Shewmaker, Michael@Energy" w:date="2016-03-29T15:31:00Z"/>
                <w:rFonts w:asciiTheme="minorHAnsi" w:hAnsiTheme="minorHAnsi"/>
                <w:sz w:val="18"/>
                <w:szCs w:val="18"/>
              </w:rPr>
            </w:pPr>
            <w:del w:id="95" w:author="Shewmaker, Michael@Energy" w:date="2016-03-29T15:31:00Z">
              <w:r w:rsidRPr="00063792" w:rsidDel="007B1A70">
                <w:rPr>
                  <w:rFonts w:asciiTheme="minorHAnsi" w:eastAsia="Calibri" w:hAnsiTheme="minorHAnsi"/>
                  <w:sz w:val="18"/>
                  <w:szCs w:val="18"/>
                </w:rPr>
                <w:delText>HVAC Supply and return register dampers shall be fully open.</w:delText>
              </w:r>
            </w:del>
          </w:p>
        </w:tc>
      </w:tr>
      <w:tr w:rsidR="00063792" w:rsidRPr="00063792" w:rsidDel="007B1A70" w14:paraId="44D69C84" w14:textId="137F9642" w:rsidTr="00063792">
        <w:trPr>
          <w:del w:id="96" w:author="Shewmaker, Michael@Energy" w:date="2016-03-29T15:31:00Z"/>
        </w:trPr>
        <w:tc>
          <w:tcPr>
            <w:tcW w:w="590" w:type="dxa"/>
            <w:vAlign w:val="center"/>
          </w:tcPr>
          <w:p w14:paraId="44D69C82" w14:textId="6A7B79E6" w:rsidR="00063792" w:rsidRPr="00063792" w:rsidDel="007B1A70" w:rsidRDefault="00063792" w:rsidP="008940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97" w:author="Shewmaker, Michael@Energy" w:date="2016-03-29T15:31:00Z"/>
                <w:rFonts w:asciiTheme="minorHAnsi" w:hAnsiTheme="minorHAnsi"/>
                <w:sz w:val="18"/>
                <w:szCs w:val="18"/>
              </w:rPr>
            </w:pPr>
            <w:del w:id="98" w:author="Shewmaker, Michael@Energy" w:date="2016-03-29T15:31:00Z">
              <w:r w:rsidRPr="00063792" w:rsidDel="007B1A70">
                <w:rPr>
                  <w:rFonts w:asciiTheme="minorHAnsi" w:hAnsiTheme="minorHAnsi"/>
                  <w:sz w:val="18"/>
                  <w:szCs w:val="18"/>
                </w:rPr>
                <w:delText>03</w:delText>
              </w:r>
            </w:del>
          </w:p>
        </w:tc>
        <w:tc>
          <w:tcPr>
            <w:tcW w:w="10430" w:type="dxa"/>
            <w:vAlign w:val="center"/>
          </w:tcPr>
          <w:p w14:paraId="44D69C83" w14:textId="1108A3C6" w:rsidR="00063792" w:rsidRPr="00063792" w:rsidDel="007B1A70" w:rsidRDefault="00063792" w:rsidP="008940EC">
            <w:pPr>
              <w:shd w:val="clear" w:color="auto" w:fill="FFFFFF"/>
              <w:rPr>
                <w:del w:id="99" w:author="Shewmaker, Michael@Energy" w:date="2016-03-29T15:31:00Z"/>
                <w:rFonts w:asciiTheme="minorHAnsi" w:eastAsia="Calibri" w:hAnsiTheme="minorHAnsi"/>
                <w:sz w:val="18"/>
                <w:szCs w:val="18"/>
              </w:rPr>
            </w:pPr>
            <w:del w:id="100" w:author="Shewmaker, Michael@Energy" w:date="2016-03-29T15:31:00Z">
              <w:r w:rsidRPr="00063792" w:rsidDel="007B1A70">
                <w:rPr>
                  <w:rFonts w:asciiTheme="minorHAnsi" w:hAnsiTheme="minorHAnsi"/>
                  <w:sz w:val="18"/>
                  <w:szCs w:val="18"/>
                </w:rPr>
                <w:delText xml:space="preserve">Temporarily sealing of combustion flues and intermittent exhaust fans are not allowed.  Some examples are: combustion flues, fresh air intakes, dryer vents, bathroom and kitchen exhaust vents and fire place.  </w:delText>
              </w:r>
            </w:del>
          </w:p>
        </w:tc>
      </w:tr>
      <w:tr w:rsidR="00063792" w:rsidRPr="00063792" w:rsidDel="007B1A70" w14:paraId="44D69C87" w14:textId="2ED20D79" w:rsidTr="00063792">
        <w:trPr>
          <w:del w:id="101" w:author="Shewmaker, Michael@Energy" w:date="2016-03-29T15:31:00Z"/>
        </w:trPr>
        <w:tc>
          <w:tcPr>
            <w:tcW w:w="590" w:type="dxa"/>
            <w:vAlign w:val="center"/>
          </w:tcPr>
          <w:p w14:paraId="44D69C85" w14:textId="3A1798C0" w:rsidR="00063792" w:rsidRPr="00063792" w:rsidDel="007B1A70" w:rsidRDefault="00063792" w:rsidP="008940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2" w:author="Shewmaker, Michael@Energy" w:date="2016-03-29T15:31:00Z"/>
                <w:rFonts w:asciiTheme="minorHAnsi" w:hAnsiTheme="minorHAnsi"/>
                <w:sz w:val="18"/>
                <w:szCs w:val="18"/>
              </w:rPr>
            </w:pPr>
            <w:del w:id="103" w:author="Shewmaker, Michael@Energy" w:date="2016-03-29T15:31:00Z">
              <w:r w:rsidRPr="00063792" w:rsidDel="007B1A70">
                <w:rPr>
                  <w:rFonts w:asciiTheme="minorHAnsi" w:hAnsiTheme="minorHAnsi"/>
                  <w:sz w:val="18"/>
                  <w:szCs w:val="18"/>
                </w:rPr>
                <w:delText>04</w:delText>
              </w:r>
            </w:del>
          </w:p>
        </w:tc>
        <w:tc>
          <w:tcPr>
            <w:tcW w:w="10430" w:type="dxa"/>
            <w:vAlign w:val="center"/>
          </w:tcPr>
          <w:p w14:paraId="44D69C86" w14:textId="14C042DE" w:rsidR="00063792" w:rsidRPr="00063792" w:rsidDel="007B1A70" w:rsidRDefault="00063792" w:rsidP="008940EC">
            <w:pPr>
              <w:autoSpaceDE w:val="0"/>
              <w:autoSpaceDN w:val="0"/>
              <w:adjustRightInd w:val="0"/>
              <w:rPr>
                <w:del w:id="104" w:author="Shewmaker, Michael@Energy" w:date="2016-03-29T15:31:00Z"/>
                <w:rFonts w:asciiTheme="minorHAnsi" w:eastAsia="Calibri" w:hAnsiTheme="minorHAnsi"/>
                <w:sz w:val="18"/>
                <w:szCs w:val="18"/>
              </w:rPr>
            </w:pPr>
            <w:del w:id="105" w:author="Shewmaker, Michael@Energy" w:date="2016-03-29T15:31:00Z">
              <w:r w:rsidRPr="00063792" w:rsidDel="007B1A70">
                <w:rPr>
                  <w:rFonts w:asciiTheme="minorHAnsi" w:hAnsiTheme="minorHAnsi"/>
                  <w:sz w:val="18"/>
                  <w:szCs w:val="18"/>
                </w:rPr>
                <w:delText xml:space="preserve">Continuously operated ventilation devices like energy recovery ventilators may be sealed.  </w:delText>
              </w:r>
            </w:del>
          </w:p>
        </w:tc>
      </w:tr>
      <w:tr w:rsidR="00063792" w:rsidRPr="00063792" w:rsidDel="007B1A70" w14:paraId="44D69C8A" w14:textId="1A43A5C0" w:rsidTr="00063792">
        <w:trPr>
          <w:del w:id="106" w:author="Shewmaker, Michael@Energy" w:date="2016-03-29T15:31:00Z"/>
        </w:trPr>
        <w:tc>
          <w:tcPr>
            <w:tcW w:w="590" w:type="dxa"/>
            <w:vAlign w:val="center"/>
          </w:tcPr>
          <w:p w14:paraId="44D69C88" w14:textId="18B24218" w:rsidR="00063792" w:rsidRPr="00063792" w:rsidDel="007B1A70" w:rsidRDefault="00063792" w:rsidP="008940E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107" w:author="Shewmaker, Michael@Energy" w:date="2016-03-29T15:31:00Z"/>
                <w:rFonts w:asciiTheme="minorHAnsi" w:hAnsiTheme="minorHAnsi"/>
                <w:sz w:val="18"/>
                <w:szCs w:val="18"/>
              </w:rPr>
            </w:pPr>
            <w:del w:id="108" w:author="Shewmaker, Michael@Energy" w:date="2016-03-29T15:31:00Z">
              <w:r w:rsidRPr="00063792" w:rsidDel="007B1A70">
                <w:rPr>
                  <w:rFonts w:asciiTheme="minorHAnsi" w:hAnsiTheme="minorHAnsi"/>
                  <w:sz w:val="18"/>
                  <w:szCs w:val="18"/>
                </w:rPr>
                <w:delText>05</w:delText>
              </w:r>
            </w:del>
          </w:p>
        </w:tc>
        <w:tc>
          <w:tcPr>
            <w:tcW w:w="10430" w:type="dxa"/>
            <w:vAlign w:val="center"/>
          </w:tcPr>
          <w:p w14:paraId="44D69C89" w14:textId="4F16017B" w:rsidR="00063792" w:rsidRPr="00063792" w:rsidDel="007B1A70" w:rsidRDefault="00063792" w:rsidP="008940EC">
            <w:pPr>
              <w:autoSpaceDE w:val="0"/>
              <w:autoSpaceDN w:val="0"/>
              <w:adjustRightInd w:val="0"/>
              <w:rPr>
                <w:del w:id="109" w:author="Shewmaker, Michael@Energy" w:date="2016-03-29T15:31:00Z"/>
                <w:rFonts w:asciiTheme="minorHAnsi" w:hAnsiTheme="minorHAnsi"/>
                <w:sz w:val="18"/>
                <w:szCs w:val="18"/>
              </w:rPr>
            </w:pPr>
            <w:del w:id="110" w:author="Shewmaker, Michael@Energy" w:date="2016-03-29T15:31:00Z">
              <w:r w:rsidRPr="00063792" w:rsidDel="007B1A70">
                <w:rPr>
                  <w:rFonts w:asciiTheme="minorHAnsi" w:hAnsiTheme="minorHAnsi"/>
                  <w:sz w:val="18"/>
                  <w:szCs w:val="18"/>
                </w:rPr>
                <w:delText>Multifamily – Each dwelling unit must be tested individually and shown to meet the leakage requirements.  Pressurization of the adjacent dwelling units while conducting this test is not allowed.</w:delText>
              </w:r>
            </w:del>
          </w:p>
        </w:tc>
      </w:tr>
      <w:tr w:rsidR="00063792" w:rsidRPr="00063792" w:rsidDel="007B1A70" w14:paraId="44D69C8C" w14:textId="60C9E134" w:rsidTr="00063792">
        <w:trPr>
          <w:del w:id="111" w:author="Shewmaker, Michael@Energy" w:date="2016-03-29T15:31:00Z"/>
        </w:trPr>
        <w:tc>
          <w:tcPr>
            <w:tcW w:w="11020" w:type="dxa"/>
            <w:gridSpan w:val="2"/>
            <w:vAlign w:val="center"/>
          </w:tcPr>
          <w:p w14:paraId="44D69C8B" w14:textId="722717D3" w:rsidR="00CB311A" w:rsidDel="007B1A70" w:rsidRDefault="00063792" w:rsidP="008940EC">
            <w:pPr>
              <w:autoSpaceDE w:val="0"/>
              <w:autoSpaceDN w:val="0"/>
              <w:adjustRightInd w:val="0"/>
              <w:rPr>
                <w:del w:id="112" w:author="Shewmaker, Michael@Energy" w:date="2016-03-29T15:31:00Z"/>
                <w:rFonts w:asciiTheme="minorHAnsi" w:hAnsiTheme="minorHAnsi"/>
                <w:sz w:val="18"/>
                <w:szCs w:val="18"/>
              </w:rPr>
            </w:pPr>
            <w:del w:id="113" w:author="Shewmaker, Michael@Energy" w:date="2016-03-29T15:31:00Z">
              <w:r w:rsidDel="007B1A70">
                <w:rPr>
                  <w:rFonts w:ascii="Calibri" w:hAnsi="Calibri"/>
                  <w:b/>
                  <w:sz w:val="18"/>
                  <w:szCs w:val="18"/>
                </w:rPr>
                <w:delText>The responsible person’s signature on this compliance document affirms that all applicable requirements in this table have been met</w:delText>
              </w:r>
              <w:r w:rsidR="00D441CF" w:rsidDel="007B1A70">
                <w:rPr>
                  <w:rFonts w:ascii="Calibri" w:hAnsi="Calibri"/>
                  <w:b/>
                  <w:sz w:val="18"/>
                  <w:szCs w:val="18"/>
                </w:rPr>
                <w:delText>.</w:delText>
              </w:r>
            </w:del>
          </w:p>
        </w:tc>
      </w:tr>
    </w:tbl>
    <w:p w14:paraId="44D69C8D" w14:textId="77777777" w:rsidR="00063792" w:rsidRDefault="00063792">
      <w:pPr>
        <w:rPr>
          <w:rFonts w:ascii="Calibri" w:hAnsi="Calibri"/>
        </w:rPr>
      </w:pPr>
    </w:p>
    <w:p w14:paraId="44D69C8E" w14:textId="77777777" w:rsidR="006129F1" w:rsidRPr="000832EF" w:rsidRDefault="006129F1" w:rsidP="000832EF">
      <w:pPr>
        <w:widowControl w:val="0"/>
        <w:autoSpaceDE w:val="0"/>
        <w:autoSpaceDN w:val="0"/>
        <w:adjustRightInd w:val="0"/>
        <w:rPr>
          <w:rFonts w:ascii="Calibri" w:hAnsi="Calibri" w:cs="Arial"/>
          <w:bCs/>
          <w:caps/>
          <w:sz w:val="18"/>
          <w:szCs w:val="18"/>
        </w:rPr>
      </w:pPr>
    </w:p>
    <w:sectPr w:rsidR="006129F1" w:rsidRPr="000832EF" w:rsidSect="008940EC">
      <w:headerReference w:type="even" r:id="rId19"/>
      <w:headerReference w:type="default" r:id="rId20"/>
      <w:footerReference w:type="default" r:id="rId21"/>
      <w:headerReference w:type="first" r:id="rId22"/>
      <w:type w:val="continuous"/>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1C89F5" w14:textId="77777777" w:rsidR="00CC5F53" w:rsidRDefault="00CC5F53">
      <w:r>
        <w:separator/>
      </w:r>
    </w:p>
  </w:endnote>
  <w:endnote w:type="continuationSeparator" w:id="0">
    <w:p w14:paraId="1F2127E7" w14:textId="77777777" w:rsidR="00CC5F53" w:rsidRDefault="00CC5F53">
      <w:r>
        <w:continuationSeparator/>
      </w:r>
    </w:p>
  </w:endnote>
  <w:endnote w:type="continuationNotice" w:id="1">
    <w:p w14:paraId="0A498523" w14:textId="77777777" w:rsidR="00CC5F53" w:rsidRDefault="00CC5F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A6" w14:textId="77777777" w:rsidR="00CC5F53" w:rsidRPr="00654C7A" w:rsidRDefault="00CC5F53" w:rsidP="00654C7A">
    <w:pPr>
      <w:pStyle w:val="Style7"/>
      <w:rPr>
        <w:b w:val="0"/>
        <w:i w:val="0"/>
      </w:rPr>
    </w:pPr>
    <w:r w:rsidRPr="00654C7A">
      <w:rPr>
        <w:b w:val="0"/>
        <w:i w:val="0"/>
      </w:rPr>
      <w:t xml:space="preserve">Registration Number:                                                           Registration Date/Time:                                           HERS Provider:                       </w:t>
    </w:r>
  </w:p>
  <w:p w14:paraId="44D69CA7" w14:textId="648AE6C2" w:rsidR="00CC5F53" w:rsidRPr="00654C7A" w:rsidRDefault="00CC5F53" w:rsidP="00654C7A">
    <w:pPr>
      <w:pStyle w:val="Style7"/>
      <w:rPr>
        <w:b w:val="0"/>
        <w:i w:val="0"/>
      </w:rPr>
    </w:pPr>
    <w:r w:rsidRPr="00654C7A">
      <w:rPr>
        <w:b w:val="0"/>
        <w:i w:val="0"/>
      </w:rPr>
      <w:t>CA Building Energy Efficiency Standards - 201</w:t>
    </w:r>
    <w:r>
      <w:rPr>
        <w:b w:val="0"/>
        <w:i w:val="0"/>
      </w:rPr>
      <w:t>6</w:t>
    </w:r>
    <w:r w:rsidRPr="00654C7A">
      <w:rPr>
        <w:b w:val="0"/>
        <w:i w:val="0"/>
      </w:rPr>
      <w:t xml:space="preserve"> Residential Compliance</w:t>
    </w:r>
    <w:r w:rsidRPr="00654C7A">
      <w:rPr>
        <w:b w:val="0"/>
        <w:i w:val="0"/>
      </w:rPr>
      <w:tab/>
    </w:r>
    <w:del w:id="49" w:author="Shewmaker, Michael@Energy" w:date="2016-03-29T15:29:00Z">
      <w:r w:rsidDel="007B1A70">
        <w:rPr>
          <w:b w:val="0"/>
          <w:i w:val="0"/>
        </w:rPr>
        <w:delText xml:space="preserve">January </w:delText>
      </w:r>
    </w:del>
    <w:ins w:id="50" w:author="Shewmaker, Michael@Energy" w:date="2016-09-29T13:59:00Z">
      <w:r w:rsidR="006C41EA">
        <w:rPr>
          <w:b w:val="0"/>
          <w:i w:val="0"/>
        </w:rPr>
        <w:t>September</w:t>
      </w:r>
    </w:ins>
    <w:ins w:id="51" w:author="Shewmaker, Michael@Energy" w:date="2016-03-29T15:29:00Z">
      <w:r>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B1" w14:textId="5FB36A71" w:rsidR="00CC5F53" w:rsidRPr="00654C7A" w:rsidRDefault="00CC5F53" w:rsidP="00654C7A">
    <w:pPr>
      <w:pStyle w:val="Footer"/>
    </w:pPr>
    <w:r w:rsidRPr="00654C7A">
      <w:t>CA Building Energy Efficiency Standards - 201</w:t>
    </w:r>
    <w:r>
      <w:t>6</w:t>
    </w:r>
    <w:r w:rsidRPr="00654C7A">
      <w:t xml:space="preserve"> Residential Compliance</w:t>
    </w:r>
    <w:r w:rsidRPr="00654C7A">
      <w:tab/>
    </w:r>
    <w:del w:id="65" w:author="Shewmaker, Michael@Energy" w:date="2016-03-29T15:30:00Z">
      <w:r w:rsidDel="007B1A70">
        <w:delText xml:space="preserve">January </w:delText>
      </w:r>
    </w:del>
    <w:ins w:id="66" w:author="Shewmaker, Michael@Energy" w:date="2016-09-29T14:00:00Z">
      <w:r w:rsidR="006C41EA">
        <w:t>September</w:t>
      </w:r>
    </w:ins>
    <w:ins w:id="67" w:author="Shewmaker, Michael@Energy" w:date="2016-03-29T15:30:00Z">
      <w:r>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B6" w14:textId="2995B3B1" w:rsidR="00CC5F53" w:rsidRPr="00C81BD7" w:rsidRDefault="00CC5F53">
    <w:pPr>
      <w:pStyle w:val="Footer"/>
    </w:pPr>
    <w:r w:rsidRPr="00654C7A">
      <w:t>CA Building Energy Efficiency Standards - 201</w:t>
    </w:r>
    <w:r>
      <w:t>6</w:t>
    </w:r>
    <w:r w:rsidRPr="00654C7A">
      <w:t xml:space="preserve"> Residential Compliance</w:t>
    </w:r>
    <w:r w:rsidRPr="00654C7A">
      <w:tab/>
    </w:r>
    <w:del w:id="114" w:author="Shewmaker, Michael@Energy" w:date="2016-03-29T15:30:00Z">
      <w:r w:rsidDel="007B1A70">
        <w:delText xml:space="preserve">January </w:delText>
      </w:r>
    </w:del>
    <w:ins w:id="115" w:author="Shewmaker, Michael@Energy" w:date="2016-09-29T14:00:00Z">
      <w:r w:rsidR="006C41EA">
        <w:t>September</w:t>
      </w:r>
    </w:ins>
    <w:ins w:id="116" w:author="Shewmaker, Michael@Energy" w:date="2016-03-29T15:30:00Z">
      <w:r>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7D2F68" w14:textId="77777777" w:rsidR="00CC5F53" w:rsidRDefault="00CC5F53">
      <w:r>
        <w:separator/>
      </w:r>
    </w:p>
  </w:footnote>
  <w:footnote w:type="continuationSeparator" w:id="0">
    <w:p w14:paraId="175DC890" w14:textId="77777777" w:rsidR="00CC5F53" w:rsidRDefault="00CC5F53">
      <w:r>
        <w:continuationSeparator/>
      </w:r>
    </w:p>
  </w:footnote>
  <w:footnote w:type="continuationNotice" w:id="1">
    <w:p w14:paraId="5B4D6039" w14:textId="77777777" w:rsidR="00CC5F53" w:rsidRDefault="00CC5F5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93" w14:textId="77777777" w:rsidR="00CC5F53" w:rsidRDefault="006C41EA">
    <w:pPr>
      <w:pStyle w:val="Header"/>
    </w:pPr>
    <w:r>
      <w:rPr>
        <w:noProof/>
      </w:rPr>
      <w:pict w14:anchorId="44D69C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2"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94" w14:textId="79A11B66" w:rsidR="00CC5F53" w:rsidRPr="007770C5" w:rsidRDefault="00CC5F53" w:rsidP="00DA6E50">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44D69CB9" wp14:editId="1F957DB7">
          <wp:simplePos x="0" y="0"/>
          <wp:positionH relativeFrom="margin">
            <wp:posOffset>6629400</wp:posOffset>
          </wp:positionH>
          <wp:positionV relativeFrom="margin">
            <wp:posOffset>-1110615</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44D69C95" w14:textId="77777777" w:rsidR="00CC5F53" w:rsidRPr="007770C5" w:rsidRDefault="00CC5F53" w:rsidP="00DA6E50">
    <w:pPr>
      <w:suppressAutoHyphens/>
      <w:ind w:left="-90"/>
      <w:rPr>
        <w:rFonts w:ascii="Arial" w:hAnsi="Arial" w:cs="Arial"/>
        <w:b/>
        <w:sz w:val="24"/>
        <w:szCs w:val="24"/>
      </w:rPr>
    </w:pPr>
    <w:r>
      <w:rPr>
        <w:rFonts w:ascii="Arial" w:hAnsi="Arial" w:cs="Arial"/>
        <w:b/>
        <w:sz w:val="24"/>
        <w:szCs w:val="24"/>
      </w:rPr>
      <w:t>BUILDING LEAKAGE WORKSHEET</w:t>
    </w:r>
  </w:p>
  <w:p w14:paraId="44D69C96" w14:textId="43603B96" w:rsidR="00CC5F53" w:rsidRPr="007770C5" w:rsidRDefault="00CC5F53" w:rsidP="00DA6E50">
    <w:pPr>
      <w:suppressAutoHyphens/>
      <w:ind w:left="-90"/>
      <w:rPr>
        <w:rFonts w:ascii="Arial" w:hAnsi="Arial" w:cs="Arial"/>
        <w:sz w:val="14"/>
        <w:szCs w:val="14"/>
      </w:rPr>
    </w:pPr>
    <w:r>
      <w:rPr>
        <w:rFonts w:ascii="Arial" w:hAnsi="Arial" w:cs="Arial"/>
        <w:sz w:val="14"/>
        <w:szCs w:val="14"/>
      </w:rPr>
      <w:t>CEC-CF3R-MCH-24-H</w:t>
    </w:r>
    <w:r w:rsidRPr="007770C5">
      <w:rPr>
        <w:rFonts w:ascii="Arial" w:hAnsi="Arial" w:cs="Arial"/>
        <w:sz w:val="14"/>
        <w:szCs w:val="14"/>
      </w:rPr>
      <w:t xml:space="preserve"> (Revised </w:t>
    </w:r>
    <w:del w:id="46" w:author="Shewmaker, Michael@Energy" w:date="2016-09-29T13:59:00Z">
      <w:r w:rsidDel="006C41EA">
        <w:rPr>
          <w:rFonts w:ascii="Arial" w:hAnsi="Arial" w:cs="Arial"/>
          <w:sz w:val="14"/>
          <w:szCs w:val="14"/>
        </w:rPr>
        <w:delText>0</w:delText>
      </w:r>
    </w:del>
    <w:del w:id="47" w:author="Shewmaker, Michael@Energy" w:date="2016-03-29T15:29:00Z">
      <w:r w:rsidDel="007B1A70">
        <w:rPr>
          <w:rFonts w:ascii="Arial" w:hAnsi="Arial" w:cs="Arial"/>
          <w:sz w:val="14"/>
          <w:szCs w:val="14"/>
        </w:rPr>
        <w:delText>1</w:delText>
      </w:r>
    </w:del>
    <w:ins w:id="48" w:author="Shewmaker, Michael@Energy" w:date="2016-09-29T13:59:00Z">
      <w:r w:rsidR="006C41EA">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CC5F53" w:rsidRPr="00F85124" w14:paraId="44D69C99" w14:textId="77777777" w:rsidTr="00DA6E50">
      <w:trPr>
        <w:cantSplit/>
        <w:trHeight w:val="288"/>
      </w:trPr>
      <w:tc>
        <w:tcPr>
          <w:tcW w:w="3877" w:type="pct"/>
          <w:gridSpan w:val="2"/>
          <w:tcBorders>
            <w:right w:val="nil"/>
          </w:tcBorders>
          <w:vAlign w:val="center"/>
        </w:tcPr>
        <w:p w14:paraId="44D69C97" w14:textId="77777777" w:rsidR="00CC5F53" w:rsidRPr="008000D6" w:rsidRDefault="006C41EA" w:rsidP="00A46ACB">
          <w:pPr>
            <w:pStyle w:val="Heading1"/>
            <w:rPr>
              <w:rFonts w:ascii="Calibri" w:hAnsi="Calibri"/>
              <w:b w:val="0"/>
              <w:bCs/>
              <w:sz w:val="20"/>
            </w:rPr>
          </w:pPr>
          <w:r>
            <w:rPr>
              <w:noProof/>
            </w:rPr>
            <w:pict w14:anchorId="44D69C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3"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CC5F53" w:rsidRPr="008000D6">
            <w:rPr>
              <w:rFonts w:ascii="Calibri" w:hAnsi="Calibri"/>
              <w:b w:val="0"/>
              <w:bCs/>
              <w:sz w:val="20"/>
            </w:rPr>
            <w:t>CERTIFICATE OF INSTALLATION</w:t>
          </w:r>
        </w:p>
      </w:tc>
      <w:tc>
        <w:tcPr>
          <w:tcW w:w="1123" w:type="pct"/>
          <w:tcBorders>
            <w:left w:val="nil"/>
          </w:tcBorders>
          <w:tcMar>
            <w:left w:w="115" w:type="dxa"/>
            <w:right w:w="115" w:type="dxa"/>
          </w:tcMar>
          <w:vAlign w:val="center"/>
        </w:tcPr>
        <w:p w14:paraId="44D69C98" w14:textId="77777777" w:rsidR="00CC5F53" w:rsidRPr="008000D6" w:rsidRDefault="00CC5F53" w:rsidP="00E6486D">
          <w:pPr>
            <w:pStyle w:val="Heading1"/>
            <w:jc w:val="right"/>
            <w:rPr>
              <w:rFonts w:ascii="Calibri" w:hAnsi="Calibri"/>
              <w:b w:val="0"/>
              <w:bCs/>
              <w:sz w:val="20"/>
            </w:rPr>
          </w:pPr>
          <w:r w:rsidRPr="008000D6">
            <w:rPr>
              <w:rFonts w:ascii="Calibri" w:hAnsi="Calibri"/>
              <w:b w:val="0"/>
              <w:bCs/>
              <w:sz w:val="20"/>
            </w:rPr>
            <w:t>CF</w:t>
          </w:r>
          <w:r>
            <w:rPr>
              <w:rFonts w:ascii="Calibri" w:hAnsi="Calibri"/>
              <w:b w:val="0"/>
              <w:bCs/>
              <w:sz w:val="20"/>
            </w:rPr>
            <w:t>3</w:t>
          </w:r>
          <w:r w:rsidRPr="008000D6">
            <w:rPr>
              <w:rFonts w:ascii="Calibri" w:hAnsi="Calibri"/>
              <w:b w:val="0"/>
              <w:bCs/>
              <w:sz w:val="20"/>
            </w:rPr>
            <w:t>R-</w:t>
          </w:r>
          <w:r>
            <w:rPr>
              <w:rFonts w:ascii="Calibri" w:hAnsi="Calibri"/>
              <w:b w:val="0"/>
              <w:bCs/>
              <w:sz w:val="20"/>
            </w:rPr>
            <w:t>MCH</w:t>
          </w:r>
          <w:r w:rsidRPr="008000D6">
            <w:rPr>
              <w:rFonts w:ascii="Calibri" w:hAnsi="Calibri"/>
              <w:b w:val="0"/>
              <w:bCs/>
              <w:sz w:val="20"/>
            </w:rPr>
            <w:t>-2</w:t>
          </w:r>
          <w:r>
            <w:rPr>
              <w:rFonts w:ascii="Calibri" w:hAnsi="Calibri"/>
              <w:b w:val="0"/>
              <w:bCs/>
              <w:sz w:val="20"/>
            </w:rPr>
            <w:t>4</w:t>
          </w:r>
          <w:r w:rsidRPr="008000D6">
            <w:rPr>
              <w:rFonts w:ascii="Calibri" w:hAnsi="Calibri"/>
              <w:b w:val="0"/>
              <w:bCs/>
              <w:sz w:val="20"/>
            </w:rPr>
            <w:t>-H</w:t>
          </w:r>
        </w:p>
      </w:tc>
    </w:tr>
    <w:tr w:rsidR="00CC5F53" w:rsidRPr="00F85124" w14:paraId="44D69C9C" w14:textId="77777777" w:rsidTr="00A46ACB">
      <w:trPr>
        <w:cantSplit/>
        <w:trHeight w:val="288"/>
      </w:trPr>
      <w:tc>
        <w:tcPr>
          <w:tcW w:w="2500" w:type="pct"/>
          <w:tcBorders>
            <w:right w:val="nil"/>
          </w:tcBorders>
        </w:tcPr>
        <w:p w14:paraId="44D69C9A" w14:textId="77777777" w:rsidR="00CC5F53" w:rsidRPr="00F85124" w:rsidRDefault="00CC5F53" w:rsidP="00193313">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w:t>
          </w:r>
        </w:p>
      </w:tc>
      <w:tc>
        <w:tcPr>
          <w:tcW w:w="2500" w:type="pct"/>
          <w:gridSpan w:val="2"/>
          <w:tcBorders>
            <w:left w:val="nil"/>
          </w:tcBorders>
        </w:tcPr>
        <w:p w14:paraId="44D69C9B" w14:textId="77777777" w:rsidR="00CC5F53" w:rsidRPr="00F85124" w:rsidRDefault="00CC5F53" w:rsidP="00A46AC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C41EA">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6C41EA">
            <w:fldChar w:fldCharType="begin"/>
          </w:r>
          <w:r w:rsidR="006C41EA">
            <w:instrText xml:space="preserve"> SECTIONPAGES   \* MERGEFORMAT </w:instrText>
          </w:r>
          <w:r w:rsidR="006C41EA">
            <w:fldChar w:fldCharType="separate"/>
          </w:r>
          <w:r w:rsidR="006C41EA" w:rsidRPr="006C41EA">
            <w:rPr>
              <w:rFonts w:ascii="Calibri" w:hAnsi="Calibri"/>
              <w:bCs/>
              <w:noProof/>
            </w:rPr>
            <w:t>3</w:t>
          </w:r>
          <w:r w:rsidR="006C41EA">
            <w:rPr>
              <w:rFonts w:ascii="Calibri" w:hAnsi="Calibri"/>
              <w:bCs/>
              <w:noProof/>
            </w:rPr>
            <w:fldChar w:fldCharType="end"/>
          </w:r>
          <w:r w:rsidRPr="00F85124">
            <w:rPr>
              <w:rFonts w:ascii="Calibri" w:hAnsi="Calibri"/>
              <w:bCs/>
            </w:rPr>
            <w:t>)</w:t>
          </w:r>
        </w:p>
      </w:tc>
    </w:tr>
    <w:tr w:rsidR="00CC5F53" w:rsidRPr="00F85124" w14:paraId="44D69CA0" w14:textId="77777777" w:rsidTr="00DA6E50">
      <w:trPr>
        <w:cantSplit/>
        <w:trHeight w:val="288"/>
      </w:trPr>
      <w:tc>
        <w:tcPr>
          <w:tcW w:w="0" w:type="auto"/>
        </w:tcPr>
        <w:p w14:paraId="44D69C9D" w14:textId="77777777" w:rsidR="00CC5F53" w:rsidRPr="00F85124" w:rsidRDefault="00CC5F53" w:rsidP="00A46ACB">
          <w:pPr>
            <w:rPr>
              <w:rFonts w:ascii="Calibri" w:hAnsi="Calibri"/>
              <w:sz w:val="12"/>
              <w:szCs w:val="12"/>
            </w:rPr>
          </w:pPr>
          <w:r w:rsidRPr="00F85124">
            <w:rPr>
              <w:rFonts w:ascii="Calibri" w:hAnsi="Calibri"/>
              <w:sz w:val="12"/>
              <w:szCs w:val="12"/>
            </w:rPr>
            <w:t>Project Name:</w:t>
          </w:r>
        </w:p>
      </w:tc>
      <w:tc>
        <w:tcPr>
          <w:tcW w:w="1377" w:type="pct"/>
        </w:tcPr>
        <w:p w14:paraId="44D69C9E" w14:textId="77777777" w:rsidR="00CC5F53" w:rsidRPr="00F85124" w:rsidRDefault="00CC5F53" w:rsidP="00A46ACB">
          <w:pPr>
            <w:rPr>
              <w:rFonts w:ascii="Calibri" w:hAnsi="Calibri"/>
              <w:sz w:val="12"/>
              <w:szCs w:val="12"/>
            </w:rPr>
          </w:pPr>
          <w:r w:rsidRPr="00F85124">
            <w:rPr>
              <w:rFonts w:ascii="Calibri" w:hAnsi="Calibri"/>
              <w:sz w:val="12"/>
              <w:szCs w:val="12"/>
            </w:rPr>
            <w:t>Enforcement Agency:</w:t>
          </w:r>
        </w:p>
      </w:tc>
      <w:tc>
        <w:tcPr>
          <w:tcW w:w="1123" w:type="pct"/>
        </w:tcPr>
        <w:p w14:paraId="44D69C9F" w14:textId="77777777" w:rsidR="00CC5F53" w:rsidRPr="00F85124" w:rsidRDefault="00CC5F53" w:rsidP="00A46ACB">
          <w:pPr>
            <w:rPr>
              <w:rFonts w:ascii="Calibri" w:hAnsi="Calibri"/>
              <w:sz w:val="12"/>
              <w:szCs w:val="12"/>
            </w:rPr>
          </w:pPr>
          <w:r w:rsidRPr="00F85124">
            <w:rPr>
              <w:rFonts w:ascii="Calibri" w:hAnsi="Calibri"/>
              <w:sz w:val="12"/>
              <w:szCs w:val="12"/>
            </w:rPr>
            <w:t>Permit Number:</w:t>
          </w:r>
        </w:p>
      </w:tc>
    </w:tr>
    <w:tr w:rsidR="00CC5F53" w:rsidRPr="00F85124" w14:paraId="44D69CA4" w14:textId="77777777" w:rsidTr="00DA6E50">
      <w:trPr>
        <w:cantSplit/>
        <w:trHeight w:val="288"/>
      </w:trPr>
      <w:tc>
        <w:tcPr>
          <w:tcW w:w="0" w:type="auto"/>
        </w:tcPr>
        <w:p w14:paraId="44D69CA1" w14:textId="77777777" w:rsidR="00CC5F53" w:rsidRPr="00F85124" w:rsidRDefault="00CC5F53" w:rsidP="00A46ACB">
          <w:pPr>
            <w:rPr>
              <w:rFonts w:ascii="Calibri" w:hAnsi="Calibri"/>
              <w:sz w:val="12"/>
              <w:szCs w:val="12"/>
              <w:vertAlign w:val="superscript"/>
            </w:rPr>
          </w:pPr>
          <w:r w:rsidRPr="00F85124">
            <w:rPr>
              <w:rFonts w:ascii="Calibri" w:hAnsi="Calibri"/>
              <w:sz w:val="12"/>
              <w:szCs w:val="12"/>
            </w:rPr>
            <w:t>Dwelling Address:</w:t>
          </w:r>
        </w:p>
      </w:tc>
      <w:tc>
        <w:tcPr>
          <w:tcW w:w="1377" w:type="pct"/>
        </w:tcPr>
        <w:p w14:paraId="44D69CA2" w14:textId="5C6B57D5" w:rsidR="00CC5F53" w:rsidRPr="00F85124" w:rsidRDefault="00CC5F53" w:rsidP="00A46ACB">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44D69CA3" w14:textId="1D15695D" w:rsidR="00CC5F53" w:rsidRPr="00F85124" w:rsidRDefault="00CC5F53" w:rsidP="00A46ACB">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4D69CA5" w14:textId="77777777" w:rsidR="00CC5F53" w:rsidRPr="009A54DD" w:rsidRDefault="00CC5F53" w:rsidP="00A46ACB">
    <w:pPr>
      <w:pStyle w:val="Header"/>
      <w:spacing w:line="4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A8" w14:textId="77777777" w:rsidR="00CC5F53" w:rsidRDefault="006C41EA">
    <w:pPr>
      <w:pStyle w:val="Header"/>
    </w:pPr>
    <w:r>
      <w:rPr>
        <w:noProof/>
      </w:rPr>
      <w:pict w14:anchorId="44D69C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1"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A9" w14:textId="77777777" w:rsidR="00CC5F53" w:rsidRDefault="006C41EA">
    <w:pPr>
      <w:pStyle w:val="Header"/>
    </w:pPr>
    <w:r>
      <w:rPr>
        <w:noProof/>
      </w:rPr>
      <w:pict w14:anchorId="44D69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5"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CC5F53" w:rsidRPr="00F85124" w14:paraId="44D69CAC" w14:textId="77777777" w:rsidTr="009A54DD">
      <w:trPr>
        <w:cantSplit/>
        <w:trHeight w:val="288"/>
      </w:trPr>
      <w:tc>
        <w:tcPr>
          <w:tcW w:w="3877" w:type="pct"/>
          <w:gridSpan w:val="2"/>
          <w:tcBorders>
            <w:right w:val="nil"/>
          </w:tcBorders>
          <w:vAlign w:val="center"/>
        </w:tcPr>
        <w:p w14:paraId="44D69CAA" w14:textId="6077AB58" w:rsidR="00CC5F53" w:rsidRPr="008000D6" w:rsidRDefault="006C41EA" w:rsidP="00A46ACB">
          <w:pPr>
            <w:pStyle w:val="Heading1"/>
            <w:rPr>
              <w:rFonts w:ascii="Calibri" w:hAnsi="Calibri"/>
              <w:b w:val="0"/>
              <w:bCs/>
              <w:sz w:val="20"/>
            </w:rPr>
          </w:pPr>
          <w:r>
            <w:rPr>
              <w:noProof/>
            </w:rPr>
            <w:pict w14:anchorId="44D69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6"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CC5F53" w:rsidRPr="008000D6">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4D69CAB" w14:textId="77777777" w:rsidR="00CC5F53" w:rsidRPr="008000D6" w:rsidRDefault="00CC5F53" w:rsidP="00E6486D">
          <w:pPr>
            <w:pStyle w:val="Heading1"/>
            <w:jc w:val="right"/>
            <w:rPr>
              <w:rFonts w:ascii="Calibri" w:hAnsi="Calibri"/>
              <w:b w:val="0"/>
              <w:bCs/>
              <w:sz w:val="20"/>
            </w:rPr>
          </w:pPr>
          <w:r w:rsidRPr="008000D6">
            <w:rPr>
              <w:rFonts w:ascii="Calibri" w:hAnsi="Calibri"/>
              <w:b w:val="0"/>
              <w:bCs/>
              <w:sz w:val="20"/>
            </w:rPr>
            <w:t>CF</w:t>
          </w:r>
          <w:r>
            <w:rPr>
              <w:rFonts w:ascii="Calibri" w:hAnsi="Calibri"/>
              <w:b w:val="0"/>
              <w:bCs/>
              <w:sz w:val="20"/>
            </w:rPr>
            <w:t>3</w:t>
          </w:r>
          <w:r w:rsidRPr="008000D6">
            <w:rPr>
              <w:rFonts w:ascii="Calibri" w:hAnsi="Calibri"/>
              <w:b w:val="0"/>
              <w:bCs/>
              <w:sz w:val="20"/>
            </w:rPr>
            <w:t>R-</w:t>
          </w:r>
          <w:r>
            <w:rPr>
              <w:rFonts w:ascii="Calibri" w:hAnsi="Calibri"/>
              <w:b w:val="0"/>
              <w:bCs/>
              <w:sz w:val="20"/>
            </w:rPr>
            <w:t>MCH</w:t>
          </w:r>
          <w:r w:rsidRPr="008000D6">
            <w:rPr>
              <w:rFonts w:ascii="Calibri" w:hAnsi="Calibri"/>
              <w:b w:val="0"/>
              <w:bCs/>
              <w:sz w:val="20"/>
            </w:rPr>
            <w:t>-2</w:t>
          </w:r>
          <w:r>
            <w:rPr>
              <w:rFonts w:ascii="Calibri" w:hAnsi="Calibri"/>
              <w:b w:val="0"/>
              <w:bCs/>
              <w:sz w:val="20"/>
            </w:rPr>
            <w:t>4</w:t>
          </w:r>
          <w:r w:rsidRPr="008000D6">
            <w:rPr>
              <w:rFonts w:ascii="Calibri" w:hAnsi="Calibri"/>
              <w:b w:val="0"/>
              <w:bCs/>
              <w:sz w:val="20"/>
            </w:rPr>
            <w:t>-H</w:t>
          </w:r>
        </w:p>
      </w:tc>
    </w:tr>
    <w:tr w:rsidR="00CC5F53" w:rsidRPr="00F85124" w14:paraId="44D69CAF" w14:textId="77777777" w:rsidTr="00A46ACB">
      <w:trPr>
        <w:cantSplit/>
        <w:trHeight w:val="288"/>
      </w:trPr>
      <w:tc>
        <w:tcPr>
          <w:tcW w:w="2500" w:type="pct"/>
          <w:tcBorders>
            <w:right w:val="nil"/>
          </w:tcBorders>
        </w:tcPr>
        <w:p w14:paraId="44D69CAD" w14:textId="77777777" w:rsidR="00CC5F53" w:rsidRPr="00F85124" w:rsidRDefault="00CC5F53" w:rsidP="00193313">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MCH-24d</w:t>
          </w:r>
        </w:p>
      </w:tc>
      <w:tc>
        <w:tcPr>
          <w:tcW w:w="2500" w:type="pct"/>
          <w:gridSpan w:val="2"/>
          <w:tcBorders>
            <w:left w:val="nil"/>
          </w:tcBorders>
        </w:tcPr>
        <w:p w14:paraId="44D69CAE" w14:textId="2E84B6B0" w:rsidR="00CC5F53" w:rsidRPr="00F85124" w:rsidRDefault="00CC5F53" w:rsidP="00316E81">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C41EA">
            <w:rPr>
              <w:rFonts w:ascii="Calibri" w:hAnsi="Calibri"/>
              <w:bCs/>
              <w:noProof/>
            </w:rPr>
            <w:t>1</w:t>
          </w:r>
          <w:r w:rsidRPr="00E32371">
            <w:rPr>
              <w:rFonts w:ascii="Calibri" w:hAnsi="Calibri"/>
              <w:bCs/>
            </w:rPr>
            <w:fldChar w:fldCharType="end"/>
          </w:r>
          <w:r w:rsidRPr="00F85124">
            <w:rPr>
              <w:rFonts w:ascii="Calibri" w:hAnsi="Calibri"/>
              <w:bCs/>
            </w:rPr>
            <w:t xml:space="preserve"> of </w:t>
          </w:r>
          <w:r>
            <w:t>4</w:t>
          </w:r>
          <w:r w:rsidRPr="00F85124">
            <w:rPr>
              <w:rFonts w:ascii="Calibri" w:hAnsi="Calibri"/>
              <w:bCs/>
            </w:rPr>
            <w:t>)</w:t>
          </w:r>
        </w:p>
      </w:tc>
    </w:tr>
  </w:tbl>
  <w:p w14:paraId="44D69CB0" w14:textId="77777777" w:rsidR="00CC5F53" w:rsidRDefault="00CC5F53" w:rsidP="00A46ACB">
    <w:pPr>
      <w:pStyle w:val="Header"/>
      <w:spacing w:line="4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B2" w14:textId="77777777" w:rsidR="00CC5F53" w:rsidRDefault="006C41EA">
    <w:pPr>
      <w:pStyle w:val="Header"/>
    </w:pPr>
    <w:r>
      <w:rPr>
        <w:noProof/>
      </w:rPr>
      <w:pict w14:anchorId="44D69C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74"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CC5F53" w:rsidRPr="00F85124" w14:paraId="18B4C269" w14:textId="77777777" w:rsidTr="009A54DD">
      <w:trPr>
        <w:cantSplit/>
        <w:trHeight w:val="288"/>
      </w:trPr>
      <w:tc>
        <w:tcPr>
          <w:tcW w:w="3877" w:type="pct"/>
          <w:gridSpan w:val="2"/>
          <w:tcBorders>
            <w:right w:val="nil"/>
          </w:tcBorders>
          <w:vAlign w:val="center"/>
        </w:tcPr>
        <w:p w14:paraId="51F77C07" w14:textId="19875CD1" w:rsidR="00CC5F53" w:rsidRPr="008000D6" w:rsidRDefault="006C41EA" w:rsidP="00271C5A">
          <w:pPr>
            <w:pStyle w:val="Heading1"/>
            <w:rPr>
              <w:rFonts w:ascii="Calibri" w:hAnsi="Calibri"/>
              <w:b w:val="0"/>
              <w:bCs/>
              <w:sz w:val="20"/>
            </w:rPr>
          </w:pPr>
          <w:r>
            <w:rPr>
              <w:noProof/>
            </w:rPr>
            <w:pict w14:anchorId="1961A4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2" type="#_x0000_t75" style="position:absolute;margin-left:0;margin-top:0;width:10in;height:540pt;z-index:-251658229;mso-position-horizontal:center;mso-position-horizontal-relative:margin;mso-position-vertical:center;mso-position-vertical-relative:margin" o:allowincell="f">
                <v:imagedata r:id="rId1" o:title="" gain="19661f" blacklevel="22938f"/>
                <w10:wrap anchorx="margin" anchory="margin"/>
              </v:shape>
            </w:pict>
          </w:r>
          <w:r w:rsidR="00CC5F53" w:rsidRPr="008000D6">
            <w:rPr>
              <w:rFonts w:ascii="Calibri" w:hAnsi="Calibri"/>
              <w:b w:val="0"/>
              <w:bCs/>
              <w:sz w:val="20"/>
            </w:rPr>
            <w:t xml:space="preserve">CERTIFICATE OF INSTALLATION – </w:t>
          </w:r>
          <w:r w:rsidR="00CC5F53">
            <w:rPr>
              <w:rFonts w:ascii="Calibri" w:hAnsi="Calibri"/>
              <w:b w:val="0"/>
              <w:bCs/>
              <w:sz w:val="20"/>
            </w:rPr>
            <w:t>DATA FIELD DEFINTIONS AND CALCULATIONS</w:t>
          </w:r>
        </w:p>
      </w:tc>
      <w:tc>
        <w:tcPr>
          <w:tcW w:w="1123" w:type="pct"/>
          <w:tcBorders>
            <w:left w:val="nil"/>
          </w:tcBorders>
          <w:tcMar>
            <w:left w:w="115" w:type="dxa"/>
            <w:right w:w="115" w:type="dxa"/>
          </w:tcMar>
          <w:vAlign w:val="center"/>
        </w:tcPr>
        <w:p w14:paraId="1E5E0A10" w14:textId="77777777" w:rsidR="00CC5F53" w:rsidRPr="008000D6" w:rsidRDefault="00CC5F53" w:rsidP="00E6486D">
          <w:pPr>
            <w:pStyle w:val="Heading1"/>
            <w:jc w:val="right"/>
            <w:rPr>
              <w:rFonts w:ascii="Calibri" w:hAnsi="Calibri"/>
              <w:b w:val="0"/>
              <w:bCs/>
              <w:sz w:val="20"/>
            </w:rPr>
          </w:pPr>
          <w:r w:rsidRPr="008000D6">
            <w:rPr>
              <w:rFonts w:ascii="Calibri" w:hAnsi="Calibri"/>
              <w:b w:val="0"/>
              <w:bCs/>
              <w:sz w:val="20"/>
            </w:rPr>
            <w:t>CF</w:t>
          </w:r>
          <w:r>
            <w:rPr>
              <w:rFonts w:ascii="Calibri" w:hAnsi="Calibri"/>
              <w:b w:val="0"/>
              <w:bCs/>
              <w:sz w:val="20"/>
            </w:rPr>
            <w:t>3</w:t>
          </w:r>
          <w:r w:rsidRPr="008000D6">
            <w:rPr>
              <w:rFonts w:ascii="Calibri" w:hAnsi="Calibri"/>
              <w:b w:val="0"/>
              <w:bCs/>
              <w:sz w:val="20"/>
            </w:rPr>
            <w:t>R-</w:t>
          </w:r>
          <w:r>
            <w:rPr>
              <w:rFonts w:ascii="Calibri" w:hAnsi="Calibri"/>
              <w:b w:val="0"/>
              <w:bCs/>
              <w:sz w:val="20"/>
            </w:rPr>
            <w:t>MCH</w:t>
          </w:r>
          <w:r w:rsidRPr="008000D6">
            <w:rPr>
              <w:rFonts w:ascii="Calibri" w:hAnsi="Calibri"/>
              <w:b w:val="0"/>
              <w:bCs/>
              <w:sz w:val="20"/>
            </w:rPr>
            <w:t>-2</w:t>
          </w:r>
          <w:r>
            <w:rPr>
              <w:rFonts w:ascii="Calibri" w:hAnsi="Calibri"/>
              <w:b w:val="0"/>
              <w:bCs/>
              <w:sz w:val="20"/>
            </w:rPr>
            <w:t>4</w:t>
          </w:r>
          <w:r w:rsidRPr="008000D6">
            <w:rPr>
              <w:rFonts w:ascii="Calibri" w:hAnsi="Calibri"/>
              <w:b w:val="0"/>
              <w:bCs/>
              <w:sz w:val="20"/>
            </w:rPr>
            <w:t>-H</w:t>
          </w:r>
        </w:p>
      </w:tc>
    </w:tr>
    <w:tr w:rsidR="00CC5F53" w:rsidRPr="00F85124" w14:paraId="13567750" w14:textId="77777777" w:rsidTr="00A46ACB">
      <w:trPr>
        <w:cantSplit/>
        <w:trHeight w:val="288"/>
      </w:trPr>
      <w:tc>
        <w:tcPr>
          <w:tcW w:w="2500" w:type="pct"/>
          <w:tcBorders>
            <w:right w:val="nil"/>
          </w:tcBorders>
        </w:tcPr>
        <w:p w14:paraId="6992EB44" w14:textId="77777777" w:rsidR="00CC5F53" w:rsidRPr="00F85124" w:rsidRDefault="00CC5F53" w:rsidP="00193313">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MCH-24d</w:t>
          </w:r>
        </w:p>
      </w:tc>
      <w:tc>
        <w:tcPr>
          <w:tcW w:w="2500" w:type="pct"/>
          <w:gridSpan w:val="2"/>
          <w:tcBorders>
            <w:left w:val="nil"/>
          </w:tcBorders>
        </w:tcPr>
        <w:p w14:paraId="44588797" w14:textId="77777777" w:rsidR="00CC5F53" w:rsidRPr="00F85124" w:rsidRDefault="00CC5F53" w:rsidP="00316E81">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C41EA">
            <w:rPr>
              <w:rFonts w:ascii="Calibri" w:hAnsi="Calibri"/>
              <w:bCs/>
              <w:noProof/>
            </w:rPr>
            <w:t>1</w:t>
          </w:r>
          <w:r w:rsidRPr="00E32371">
            <w:rPr>
              <w:rFonts w:ascii="Calibri" w:hAnsi="Calibri"/>
              <w:bCs/>
            </w:rPr>
            <w:fldChar w:fldCharType="end"/>
          </w:r>
          <w:r w:rsidRPr="00F85124">
            <w:rPr>
              <w:rFonts w:ascii="Calibri" w:hAnsi="Calibri"/>
              <w:bCs/>
            </w:rPr>
            <w:t xml:space="preserve"> of </w:t>
          </w:r>
          <w:r>
            <w:t>4</w:t>
          </w:r>
          <w:r w:rsidRPr="00F85124">
            <w:rPr>
              <w:rFonts w:ascii="Calibri" w:hAnsi="Calibri"/>
              <w:bCs/>
            </w:rPr>
            <w:t>)</w:t>
          </w:r>
        </w:p>
      </w:tc>
    </w:tr>
  </w:tbl>
  <w:p w14:paraId="772BE82A" w14:textId="77777777" w:rsidR="00CC5F53" w:rsidRDefault="00CC5F53" w:rsidP="00A46ACB">
    <w:pPr>
      <w:pStyle w:val="Header"/>
      <w:spacing w:line="40" w:lineRule="exac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B3" w14:textId="77777777" w:rsidR="00CC5F53" w:rsidRDefault="006C41EA">
    <w:pPr>
      <w:pStyle w:val="Header"/>
    </w:pPr>
    <w:r>
      <w:rPr>
        <w:noProof/>
      </w:rPr>
      <w:pict w14:anchorId="44D69C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1" o:spid="_x0000_s205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CC5F53" w:rsidRPr="00F85124" w14:paraId="7F30889C" w14:textId="77777777" w:rsidTr="008A4853">
      <w:trPr>
        <w:cantSplit/>
        <w:trHeight w:val="288"/>
      </w:trPr>
      <w:tc>
        <w:tcPr>
          <w:tcW w:w="3877" w:type="pct"/>
          <w:gridSpan w:val="2"/>
          <w:tcBorders>
            <w:right w:val="nil"/>
          </w:tcBorders>
          <w:vAlign w:val="center"/>
        </w:tcPr>
        <w:p w14:paraId="10CCC725" w14:textId="667D7F03" w:rsidR="00CC5F53" w:rsidRPr="008000D6" w:rsidRDefault="00CC5F53" w:rsidP="008A4853">
          <w:pPr>
            <w:pStyle w:val="Heading1"/>
            <w:rPr>
              <w:rFonts w:ascii="Calibri" w:hAnsi="Calibri"/>
              <w:b w:val="0"/>
              <w:bCs/>
              <w:sz w:val="20"/>
            </w:rPr>
          </w:pPr>
          <w:r>
            <w:rPr>
              <w:noProof/>
            </w:rPr>
            <w:drawing>
              <wp:anchor distT="0" distB="0" distL="114300" distR="114300" simplePos="0" relativeHeight="251658250" behindDoc="1" locked="0" layoutInCell="0" allowOverlap="1" wp14:anchorId="25F3B0A7" wp14:editId="694A67D0">
                <wp:simplePos x="0" y="0"/>
                <wp:positionH relativeFrom="margin">
                  <wp:align>center</wp:align>
                </wp:positionH>
                <wp:positionV relativeFrom="margin">
                  <wp:align>center</wp:align>
                </wp:positionV>
                <wp:extent cx="9144000" cy="6858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8000D6">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1B008D11" w14:textId="77777777" w:rsidR="00CC5F53" w:rsidRPr="008000D6" w:rsidRDefault="00CC5F53" w:rsidP="008A4853">
          <w:pPr>
            <w:pStyle w:val="Heading1"/>
            <w:jc w:val="right"/>
            <w:rPr>
              <w:rFonts w:ascii="Calibri" w:hAnsi="Calibri"/>
              <w:b w:val="0"/>
              <w:bCs/>
              <w:sz w:val="20"/>
            </w:rPr>
          </w:pPr>
          <w:r w:rsidRPr="008000D6">
            <w:rPr>
              <w:rFonts w:ascii="Calibri" w:hAnsi="Calibri"/>
              <w:b w:val="0"/>
              <w:bCs/>
              <w:sz w:val="20"/>
            </w:rPr>
            <w:t>CF</w:t>
          </w:r>
          <w:r>
            <w:rPr>
              <w:rFonts w:ascii="Calibri" w:hAnsi="Calibri"/>
              <w:b w:val="0"/>
              <w:bCs/>
              <w:sz w:val="20"/>
            </w:rPr>
            <w:t>3</w:t>
          </w:r>
          <w:r w:rsidRPr="008000D6">
            <w:rPr>
              <w:rFonts w:ascii="Calibri" w:hAnsi="Calibri"/>
              <w:b w:val="0"/>
              <w:bCs/>
              <w:sz w:val="20"/>
            </w:rPr>
            <w:t>R-</w:t>
          </w:r>
          <w:r>
            <w:rPr>
              <w:rFonts w:ascii="Calibri" w:hAnsi="Calibri"/>
              <w:b w:val="0"/>
              <w:bCs/>
              <w:sz w:val="20"/>
            </w:rPr>
            <w:t>MCH</w:t>
          </w:r>
          <w:r w:rsidRPr="008000D6">
            <w:rPr>
              <w:rFonts w:ascii="Calibri" w:hAnsi="Calibri"/>
              <w:b w:val="0"/>
              <w:bCs/>
              <w:sz w:val="20"/>
            </w:rPr>
            <w:t>-2</w:t>
          </w:r>
          <w:r>
            <w:rPr>
              <w:rFonts w:ascii="Calibri" w:hAnsi="Calibri"/>
              <w:b w:val="0"/>
              <w:bCs/>
              <w:sz w:val="20"/>
            </w:rPr>
            <w:t>4</w:t>
          </w:r>
          <w:r w:rsidRPr="008000D6">
            <w:rPr>
              <w:rFonts w:ascii="Calibri" w:hAnsi="Calibri"/>
              <w:b w:val="0"/>
              <w:bCs/>
              <w:sz w:val="20"/>
            </w:rPr>
            <w:t>-H</w:t>
          </w:r>
        </w:p>
      </w:tc>
    </w:tr>
    <w:tr w:rsidR="00CC5F53" w:rsidRPr="00F85124" w14:paraId="3488A9EC" w14:textId="77777777" w:rsidTr="008A4853">
      <w:trPr>
        <w:cantSplit/>
        <w:trHeight w:val="288"/>
      </w:trPr>
      <w:tc>
        <w:tcPr>
          <w:tcW w:w="2500" w:type="pct"/>
          <w:tcBorders>
            <w:right w:val="nil"/>
          </w:tcBorders>
        </w:tcPr>
        <w:p w14:paraId="03F5B4CC" w14:textId="77777777" w:rsidR="00CC5F53" w:rsidRPr="00F85124" w:rsidRDefault="00CC5F53" w:rsidP="008A4853">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w:t>
          </w:r>
          <w:r>
            <w:rPr>
              <w:rFonts w:ascii="Calibri" w:hAnsi="Calibri"/>
              <w:bCs/>
            </w:rPr>
            <w:t>Worksheet – MCH-24d</w:t>
          </w:r>
        </w:p>
      </w:tc>
      <w:tc>
        <w:tcPr>
          <w:tcW w:w="2500" w:type="pct"/>
          <w:gridSpan w:val="2"/>
          <w:tcBorders>
            <w:left w:val="nil"/>
          </w:tcBorders>
        </w:tcPr>
        <w:p w14:paraId="0425ADC9" w14:textId="721E4935" w:rsidR="00CC5F53" w:rsidRPr="00F85124" w:rsidRDefault="00CC5F53">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C41EA">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rPr>
            <w:t>4</w:t>
          </w:r>
          <w:r w:rsidRPr="00F85124">
            <w:rPr>
              <w:rFonts w:ascii="Calibri" w:hAnsi="Calibri"/>
              <w:bCs/>
            </w:rPr>
            <w:t>)</w:t>
          </w:r>
        </w:p>
      </w:tc>
    </w:tr>
  </w:tbl>
  <w:p w14:paraId="44D69CB4" w14:textId="77777777" w:rsidR="00CC5F53" w:rsidRDefault="006C41EA">
    <w:pPr>
      <w:pStyle w:val="Header"/>
    </w:pPr>
    <w:r>
      <w:rPr>
        <w:noProof/>
      </w:rPr>
      <w:pict w14:anchorId="44D69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2" o:spid="_x0000_s2060" type="#_x0000_t75" style="position:absolute;margin-left:0;margin-top:0;width:10in;height:540pt;z-index:-251658232;mso-position-horizontal:center;mso-position-horizontal-relative:margin;mso-position-vertical:center;mso-position-vertical-relative:margin" o:allowincell="f">
          <v:imagedata r:id="rId2" o:title="" gain="19661f" blacklevel="22938f"/>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D69CB7" w14:textId="77777777" w:rsidR="00CC5F53" w:rsidRDefault="006C41EA">
    <w:pPr>
      <w:pStyle w:val="Header"/>
    </w:pPr>
    <w:r>
      <w:rPr>
        <w:noProof/>
      </w:rPr>
      <w:pict w14:anchorId="44D69C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0" o:spid="_x0000_s206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0DB6274C"/>
    <w:multiLevelType w:val="hybridMultilevel"/>
    <w:tmpl w:val="67E08B8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EA03408"/>
    <w:multiLevelType w:val="hybridMultilevel"/>
    <w:tmpl w:val="BE50728A"/>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5">
    <w:nsid w:val="1133086F"/>
    <w:multiLevelType w:val="hybridMultilevel"/>
    <w:tmpl w:val="5DB432D0"/>
    <w:lvl w:ilvl="0" w:tplc="DBACD8E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15A167A6"/>
    <w:multiLevelType w:val="hybridMultilevel"/>
    <w:tmpl w:val="0F3AA7B6"/>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7">
    <w:nsid w:val="1764113D"/>
    <w:multiLevelType w:val="hybridMultilevel"/>
    <w:tmpl w:val="91EC9B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E096DD4"/>
    <w:multiLevelType w:val="hybridMultilevel"/>
    <w:tmpl w:val="07C456A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nsid w:val="2A4260FF"/>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2B702BA7"/>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5">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6">
    <w:nsid w:val="30EB7193"/>
    <w:multiLevelType w:val="hybridMultilevel"/>
    <w:tmpl w:val="5D7E3E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362E4EF6"/>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9">
    <w:nsid w:val="48871769"/>
    <w:multiLevelType w:val="hybridMultilevel"/>
    <w:tmpl w:val="7AA2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5">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639216E4"/>
    <w:multiLevelType w:val="hybridMultilevel"/>
    <w:tmpl w:val="AE964F7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63D66742"/>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661E5A79"/>
    <w:multiLevelType w:val="hybridMultilevel"/>
    <w:tmpl w:val="C8B0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6CF96D91"/>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4">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1"/>
  </w:num>
  <w:num w:numId="18">
    <w:abstractNumId w:val="2"/>
  </w:num>
  <w:num w:numId="19">
    <w:abstractNumId w:val="21"/>
  </w:num>
  <w:num w:numId="20">
    <w:abstractNumId w:val="1"/>
  </w:num>
  <w:num w:numId="21">
    <w:abstractNumId w:val="0"/>
  </w:num>
  <w:num w:numId="22">
    <w:abstractNumId w:val="30"/>
  </w:num>
  <w:num w:numId="23">
    <w:abstractNumId w:val="10"/>
  </w:num>
  <w:num w:numId="24">
    <w:abstractNumId w:val="22"/>
  </w:num>
  <w:num w:numId="25">
    <w:abstractNumId w:val="26"/>
  </w:num>
  <w:num w:numId="26">
    <w:abstractNumId w:val="31"/>
  </w:num>
  <w:num w:numId="27">
    <w:abstractNumId w:val="8"/>
  </w:num>
  <w:num w:numId="28">
    <w:abstractNumId w:val="7"/>
  </w:num>
  <w:num w:numId="29">
    <w:abstractNumId w:val="23"/>
  </w:num>
  <w:num w:numId="30">
    <w:abstractNumId w:val="4"/>
  </w:num>
  <w:num w:numId="31">
    <w:abstractNumId w:val="27"/>
  </w:num>
  <w:num w:numId="32">
    <w:abstractNumId w:val="24"/>
  </w:num>
  <w:num w:numId="33">
    <w:abstractNumId w:val="6"/>
  </w:num>
  <w:num w:numId="34">
    <w:abstractNumId w:val="5"/>
  </w:num>
  <w:num w:numId="35">
    <w:abstractNumId w:val="18"/>
  </w:num>
  <w:num w:numId="36">
    <w:abstractNumId w:val="33"/>
  </w:num>
  <w:num w:numId="37">
    <w:abstractNumId w:val="15"/>
  </w:num>
  <w:num w:numId="38">
    <w:abstractNumId w:val="34"/>
  </w:num>
  <w:num w:numId="39">
    <w:abstractNumId w:val="20"/>
  </w:num>
  <w:num w:numId="40">
    <w:abstractNumId w:val="14"/>
  </w:num>
  <w:num w:numId="41">
    <w:abstractNumId w:val="32"/>
  </w:num>
  <w:num w:numId="42">
    <w:abstractNumId w:val="9"/>
  </w:num>
  <w:num w:numId="43">
    <w:abstractNumId w:val="16"/>
  </w:num>
  <w:num w:numId="44">
    <w:abstractNumId w:val="25"/>
  </w:num>
  <w:num w:numId="45">
    <w:abstractNumId w:val="12"/>
  </w:num>
  <w:num w:numId="46">
    <w:abstractNumId w:val="17"/>
  </w:num>
  <w:num w:numId="47">
    <w:abstractNumId w:val="28"/>
  </w:num>
  <w:num w:numId="48">
    <w:abstractNumId w:val="3"/>
  </w:num>
  <w:num w:numId="49">
    <w:abstractNumId w:val="13"/>
  </w:num>
  <w:num w:numId="50">
    <w:abstractNumId w:val="29"/>
  </w:num>
  <w:num w:numId="51">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377B"/>
    <w:rsid w:val="000116A2"/>
    <w:rsid w:val="000208A8"/>
    <w:rsid w:val="00025255"/>
    <w:rsid w:val="000505E9"/>
    <w:rsid w:val="0005177A"/>
    <w:rsid w:val="00063792"/>
    <w:rsid w:val="00076739"/>
    <w:rsid w:val="000832EF"/>
    <w:rsid w:val="00090346"/>
    <w:rsid w:val="000A4E42"/>
    <w:rsid w:val="000C36F8"/>
    <w:rsid w:val="000D1CB5"/>
    <w:rsid w:val="000D308D"/>
    <w:rsid w:val="000D7ED2"/>
    <w:rsid w:val="000E66C8"/>
    <w:rsid w:val="00100F9C"/>
    <w:rsid w:val="00101F71"/>
    <w:rsid w:val="001046D3"/>
    <w:rsid w:val="00125151"/>
    <w:rsid w:val="00126EEC"/>
    <w:rsid w:val="0013199B"/>
    <w:rsid w:val="00156CE3"/>
    <w:rsid w:val="00163079"/>
    <w:rsid w:val="001804AB"/>
    <w:rsid w:val="001876D1"/>
    <w:rsid w:val="00193313"/>
    <w:rsid w:val="00193348"/>
    <w:rsid w:val="001A18CE"/>
    <w:rsid w:val="001B14D6"/>
    <w:rsid w:val="001B1B16"/>
    <w:rsid w:val="001B4468"/>
    <w:rsid w:val="001B6B55"/>
    <w:rsid w:val="001E1638"/>
    <w:rsid w:val="00210E36"/>
    <w:rsid w:val="00217230"/>
    <w:rsid w:val="00230E1E"/>
    <w:rsid w:val="00232FF0"/>
    <w:rsid w:val="00234DF8"/>
    <w:rsid w:val="0024372E"/>
    <w:rsid w:val="00254BCB"/>
    <w:rsid w:val="00256180"/>
    <w:rsid w:val="00271C5A"/>
    <w:rsid w:val="002A2BE1"/>
    <w:rsid w:val="002A7445"/>
    <w:rsid w:val="002C018A"/>
    <w:rsid w:val="002C3040"/>
    <w:rsid w:val="002D6C45"/>
    <w:rsid w:val="002E227D"/>
    <w:rsid w:val="002F26D2"/>
    <w:rsid w:val="002F3BEA"/>
    <w:rsid w:val="00316E81"/>
    <w:rsid w:val="00327B45"/>
    <w:rsid w:val="00335DDF"/>
    <w:rsid w:val="0034520F"/>
    <w:rsid w:val="00355EA2"/>
    <w:rsid w:val="00357503"/>
    <w:rsid w:val="003654DB"/>
    <w:rsid w:val="003677C0"/>
    <w:rsid w:val="00380962"/>
    <w:rsid w:val="00385EC0"/>
    <w:rsid w:val="0039164C"/>
    <w:rsid w:val="003A465E"/>
    <w:rsid w:val="003C405A"/>
    <w:rsid w:val="003C7906"/>
    <w:rsid w:val="003E301D"/>
    <w:rsid w:val="003E7136"/>
    <w:rsid w:val="003F5400"/>
    <w:rsid w:val="003F6B21"/>
    <w:rsid w:val="004208A5"/>
    <w:rsid w:val="00427FE4"/>
    <w:rsid w:val="004435DD"/>
    <w:rsid w:val="0044494F"/>
    <w:rsid w:val="00451A4E"/>
    <w:rsid w:val="00454828"/>
    <w:rsid w:val="00464FC9"/>
    <w:rsid w:val="0047600B"/>
    <w:rsid w:val="004833F6"/>
    <w:rsid w:val="004843EA"/>
    <w:rsid w:val="00491CC2"/>
    <w:rsid w:val="00495EA6"/>
    <w:rsid w:val="00497CE5"/>
    <w:rsid w:val="004A1492"/>
    <w:rsid w:val="004B239B"/>
    <w:rsid w:val="004D0C2C"/>
    <w:rsid w:val="004E6288"/>
    <w:rsid w:val="004F425F"/>
    <w:rsid w:val="00510B8A"/>
    <w:rsid w:val="00512680"/>
    <w:rsid w:val="0053362D"/>
    <w:rsid w:val="0054477F"/>
    <w:rsid w:val="00557D5A"/>
    <w:rsid w:val="00561B01"/>
    <w:rsid w:val="00566A02"/>
    <w:rsid w:val="00566D5C"/>
    <w:rsid w:val="00576978"/>
    <w:rsid w:val="005806EF"/>
    <w:rsid w:val="005835B3"/>
    <w:rsid w:val="005909BF"/>
    <w:rsid w:val="0059370D"/>
    <w:rsid w:val="005A2CB9"/>
    <w:rsid w:val="005C4AE0"/>
    <w:rsid w:val="005E1A30"/>
    <w:rsid w:val="005F775E"/>
    <w:rsid w:val="005F7FA4"/>
    <w:rsid w:val="006075B2"/>
    <w:rsid w:val="006129F1"/>
    <w:rsid w:val="00614B90"/>
    <w:rsid w:val="0063647E"/>
    <w:rsid w:val="00637C91"/>
    <w:rsid w:val="006532D3"/>
    <w:rsid w:val="0065393D"/>
    <w:rsid w:val="00654C7A"/>
    <w:rsid w:val="00663438"/>
    <w:rsid w:val="00663E5B"/>
    <w:rsid w:val="00674EAB"/>
    <w:rsid w:val="006812BB"/>
    <w:rsid w:val="0068664A"/>
    <w:rsid w:val="00687068"/>
    <w:rsid w:val="0068749B"/>
    <w:rsid w:val="006A4FB9"/>
    <w:rsid w:val="006A67DE"/>
    <w:rsid w:val="006C3118"/>
    <w:rsid w:val="006C41EA"/>
    <w:rsid w:val="006D1F91"/>
    <w:rsid w:val="006E135D"/>
    <w:rsid w:val="006E6E23"/>
    <w:rsid w:val="006F27DF"/>
    <w:rsid w:val="00701779"/>
    <w:rsid w:val="007364C8"/>
    <w:rsid w:val="00741F9C"/>
    <w:rsid w:val="00752910"/>
    <w:rsid w:val="00760262"/>
    <w:rsid w:val="00772163"/>
    <w:rsid w:val="007770C5"/>
    <w:rsid w:val="00777B2F"/>
    <w:rsid w:val="00780AE5"/>
    <w:rsid w:val="00791813"/>
    <w:rsid w:val="00797423"/>
    <w:rsid w:val="007A38B5"/>
    <w:rsid w:val="007A4247"/>
    <w:rsid w:val="007B1A70"/>
    <w:rsid w:val="007C4C58"/>
    <w:rsid w:val="007D780C"/>
    <w:rsid w:val="007F07AA"/>
    <w:rsid w:val="008000D6"/>
    <w:rsid w:val="00801296"/>
    <w:rsid w:val="00801510"/>
    <w:rsid w:val="00814157"/>
    <w:rsid w:val="00815F73"/>
    <w:rsid w:val="00816071"/>
    <w:rsid w:val="008315D6"/>
    <w:rsid w:val="00841E5F"/>
    <w:rsid w:val="00842F38"/>
    <w:rsid w:val="00846833"/>
    <w:rsid w:val="00855947"/>
    <w:rsid w:val="008940EC"/>
    <w:rsid w:val="008A4853"/>
    <w:rsid w:val="008E6C57"/>
    <w:rsid w:val="0090427A"/>
    <w:rsid w:val="00905BD1"/>
    <w:rsid w:val="009139C1"/>
    <w:rsid w:val="0091667B"/>
    <w:rsid w:val="00924052"/>
    <w:rsid w:val="009351D2"/>
    <w:rsid w:val="00940A02"/>
    <w:rsid w:val="0094169A"/>
    <w:rsid w:val="00944818"/>
    <w:rsid w:val="00960414"/>
    <w:rsid w:val="00980C29"/>
    <w:rsid w:val="00992776"/>
    <w:rsid w:val="00997081"/>
    <w:rsid w:val="009A54DD"/>
    <w:rsid w:val="009B04D9"/>
    <w:rsid w:val="009B4E6B"/>
    <w:rsid w:val="009C528F"/>
    <w:rsid w:val="009C71FD"/>
    <w:rsid w:val="009E2039"/>
    <w:rsid w:val="009E2C1C"/>
    <w:rsid w:val="009E47ED"/>
    <w:rsid w:val="009E7875"/>
    <w:rsid w:val="009F39DC"/>
    <w:rsid w:val="00A37133"/>
    <w:rsid w:val="00A46ACB"/>
    <w:rsid w:val="00A67747"/>
    <w:rsid w:val="00A87F37"/>
    <w:rsid w:val="00A90EF3"/>
    <w:rsid w:val="00A91945"/>
    <w:rsid w:val="00A93663"/>
    <w:rsid w:val="00A96082"/>
    <w:rsid w:val="00AA5279"/>
    <w:rsid w:val="00AA7D5B"/>
    <w:rsid w:val="00AB2BDC"/>
    <w:rsid w:val="00AC725F"/>
    <w:rsid w:val="00AF0EBD"/>
    <w:rsid w:val="00AF3462"/>
    <w:rsid w:val="00AF65BE"/>
    <w:rsid w:val="00AF6AC7"/>
    <w:rsid w:val="00B004E7"/>
    <w:rsid w:val="00B13FDC"/>
    <w:rsid w:val="00B16CEE"/>
    <w:rsid w:val="00B16FDE"/>
    <w:rsid w:val="00B23C9C"/>
    <w:rsid w:val="00B272DC"/>
    <w:rsid w:val="00B27D63"/>
    <w:rsid w:val="00B430D1"/>
    <w:rsid w:val="00B46F25"/>
    <w:rsid w:val="00B568D2"/>
    <w:rsid w:val="00B6047F"/>
    <w:rsid w:val="00B70715"/>
    <w:rsid w:val="00B912D2"/>
    <w:rsid w:val="00B9190B"/>
    <w:rsid w:val="00BA2946"/>
    <w:rsid w:val="00BB159C"/>
    <w:rsid w:val="00BD46E1"/>
    <w:rsid w:val="00BE6F41"/>
    <w:rsid w:val="00BF1ADA"/>
    <w:rsid w:val="00C024F0"/>
    <w:rsid w:val="00C0380D"/>
    <w:rsid w:val="00C10E35"/>
    <w:rsid w:val="00C375F4"/>
    <w:rsid w:val="00C52F78"/>
    <w:rsid w:val="00C71AF1"/>
    <w:rsid w:val="00C73302"/>
    <w:rsid w:val="00C756A6"/>
    <w:rsid w:val="00C77D58"/>
    <w:rsid w:val="00C81BD7"/>
    <w:rsid w:val="00C83A99"/>
    <w:rsid w:val="00CB311A"/>
    <w:rsid w:val="00CC5F53"/>
    <w:rsid w:val="00CD4641"/>
    <w:rsid w:val="00CE35E4"/>
    <w:rsid w:val="00CE3A1D"/>
    <w:rsid w:val="00CF5DF8"/>
    <w:rsid w:val="00D039CD"/>
    <w:rsid w:val="00D065DB"/>
    <w:rsid w:val="00D12DA0"/>
    <w:rsid w:val="00D271E4"/>
    <w:rsid w:val="00D336FC"/>
    <w:rsid w:val="00D37E48"/>
    <w:rsid w:val="00D441CF"/>
    <w:rsid w:val="00D509DF"/>
    <w:rsid w:val="00D65A12"/>
    <w:rsid w:val="00D72FE9"/>
    <w:rsid w:val="00D747FD"/>
    <w:rsid w:val="00D814DE"/>
    <w:rsid w:val="00D900FA"/>
    <w:rsid w:val="00D94A04"/>
    <w:rsid w:val="00DA03D5"/>
    <w:rsid w:val="00DA19AE"/>
    <w:rsid w:val="00DA6E50"/>
    <w:rsid w:val="00DD4C67"/>
    <w:rsid w:val="00DE2219"/>
    <w:rsid w:val="00E01502"/>
    <w:rsid w:val="00E0372E"/>
    <w:rsid w:val="00E136A4"/>
    <w:rsid w:val="00E14358"/>
    <w:rsid w:val="00E166C6"/>
    <w:rsid w:val="00E17325"/>
    <w:rsid w:val="00E32371"/>
    <w:rsid w:val="00E36C1D"/>
    <w:rsid w:val="00E42265"/>
    <w:rsid w:val="00E605A3"/>
    <w:rsid w:val="00E6486D"/>
    <w:rsid w:val="00E6796F"/>
    <w:rsid w:val="00E67E81"/>
    <w:rsid w:val="00E74533"/>
    <w:rsid w:val="00EA0AB3"/>
    <w:rsid w:val="00EA2DC4"/>
    <w:rsid w:val="00EC442F"/>
    <w:rsid w:val="00EC51F3"/>
    <w:rsid w:val="00EC6244"/>
    <w:rsid w:val="00ED66EE"/>
    <w:rsid w:val="00EE043E"/>
    <w:rsid w:val="00EE2DB2"/>
    <w:rsid w:val="00EE3EB0"/>
    <w:rsid w:val="00EF1B97"/>
    <w:rsid w:val="00EF32C6"/>
    <w:rsid w:val="00F10490"/>
    <w:rsid w:val="00F26268"/>
    <w:rsid w:val="00F42828"/>
    <w:rsid w:val="00F51996"/>
    <w:rsid w:val="00F67D53"/>
    <w:rsid w:val="00F80A2C"/>
    <w:rsid w:val="00F85124"/>
    <w:rsid w:val="00FC7124"/>
    <w:rsid w:val="00FD4DC5"/>
    <w:rsid w:val="00FF1003"/>
    <w:rsid w:val="00FF6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3"/>
    <o:shapelayout v:ext="edit">
      <o:idmap v:ext="edit" data="1"/>
    </o:shapelayout>
  </w:shapeDefaults>
  <w:decimalSymbol w:val="."/>
  <w:listSeparator w:val=","/>
  <w14:docId w14:val="44D69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27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0427A"/>
    <w:rPr>
      <w:rFonts w:cs="Times New Roman"/>
      <w:b/>
      <w:sz w:val="30"/>
    </w:rPr>
  </w:style>
  <w:style w:type="character" w:customStyle="1" w:styleId="Heading2Char">
    <w:name w:val="Heading 2 Char"/>
    <w:aliases w:val="h2 Char,h21 Char,h22 Char"/>
    <w:basedOn w:val="DefaultParagraphFont"/>
    <w:link w:val="Heading2"/>
    <w:uiPriority w:val="99"/>
    <w:locked/>
    <w:rsid w:val="006E6E2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90427A"/>
    <w:rPr>
      <w:rFonts w:ascii="Arial Black" w:hAnsi="Arial Black"/>
      <w:szCs w:val="20"/>
    </w:rPr>
  </w:style>
  <w:style w:type="paragraph" w:customStyle="1" w:styleId="Style2">
    <w:name w:val="Style2"/>
    <w:basedOn w:val="Normal"/>
    <w:uiPriority w:val="99"/>
    <w:rsid w:val="0090427A"/>
    <w:pPr>
      <w:spacing w:before="120"/>
    </w:pPr>
  </w:style>
  <w:style w:type="paragraph" w:customStyle="1" w:styleId="Style3">
    <w:name w:val="Style3"/>
    <w:basedOn w:val="Normal"/>
    <w:autoRedefine/>
    <w:uiPriority w:val="99"/>
    <w:rsid w:val="0090427A"/>
    <w:pPr>
      <w:spacing w:before="120"/>
    </w:pPr>
  </w:style>
  <w:style w:type="paragraph" w:customStyle="1" w:styleId="Style4">
    <w:name w:val="Style4"/>
    <w:basedOn w:val="Normal"/>
    <w:uiPriority w:val="99"/>
    <w:rsid w:val="0090427A"/>
    <w:pPr>
      <w:numPr>
        <w:numId w:val="19"/>
      </w:numPr>
      <w:spacing w:before="120"/>
    </w:pPr>
    <w:rPr>
      <w:sz w:val="22"/>
    </w:rPr>
  </w:style>
  <w:style w:type="paragraph" w:customStyle="1" w:styleId="Style5">
    <w:name w:val="Style5"/>
    <w:basedOn w:val="Normal"/>
    <w:autoRedefine/>
    <w:uiPriority w:val="99"/>
    <w:rsid w:val="0090427A"/>
    <w:pPr>
      <w:spacing w:before="120"/>
    </w:pPr>
    <w:rPr>
      <w:sz w:val="22"/>
    </w:rPr>
  </w:style>
  <w:style w:type="paragraph" w:customStyle="1" w:styleId="Style6">
    <w:name w:val="Style6"/>
    <w:basedOn w:val="Normal"/>
    <w:uiPriority w:val="99"/>
    <w:rsid w:val="0090427A"/>
    <w:pPr>
      <w:spacing w:before="120"/>
    </w:pPr>
    <w:rPr>
      <w:sz w:val="22"/>
      <w:szCs w:val="22"/>
    </w:rPr>
  </w:style>
  <w:style w:type="paragraph" w:customStyle="1" w:styleId="Style8">
    <w:name w:val="Style8"/>
    <w:basedOn w:val="Heading2"/>
    <w:uiPriority w:val="99"/>
    <w:rsid w:val="0090427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90427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6E6E23"/>
    <w:rPr>
      <w:rFonts w:cs="Times New Roman"/>
      <w:b/>
      <w:bCs/>
      <w:sz w:val="20"/>
      <w:szCs w:val="20"/>
    </w:rPr>
  </w:style>
  <w:style w:type="paragraph" w:styleId="Header">
    <w:name w:val="header"/>
    <w:basedOn w:val="Normal"/>
    <w:link w:val="HeaderChar"/>
    <w:uiPriority w:val="99"/>
    <w:rsid w:val="0090427A"/>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90427A"/>
  </w:style>
  <w:style w:type="character" w:customStyle="1" w:styleId="FootnoteTextChar">
    <w:name w:val="Footnote Text Char"/>
    <w:basedOn w:val="DefaultParagraphFont"/>
    <w:link w:val="FootnoteText"/>
    <w:uiPriority w:val="99"/>
    <w:semiHidden/>
    <w:locked/>
    <w:rsid w:val="006E6E23"/>
    <w:rPr>
      <w:rFonts w:cs="Times New Roman"/>
      <w:sz w:val="20"/>
      <w:szCs w:val="20"/>
    </w:rPr>
  </w:style>
  <w:style w:type="paragraph" w:styleId="ListNumber3">
    <w:name w:val="List Number 3"/>
    <w:basedOn w:val="Normal"/>
    <w:uiPriority w:val="99"/>
    <w:rsid w:val="0090427A"/>
    <w:pPr>
      <w:numPr>
        <w:numId w:val="7"/>
      </w:numPr>
      <w:tabs>
        <w:tab w:val="clear" w:pos="1800"/>
        <w:tab w:val="num" w:pos="1080"/>
      </w:tabs>
      <w:ind w:left="1080"/>
    </w:pPr>
  </w:style>
  <w:style w:type="paragraph" w:customStyle="1" w:styleId="doublelineabove">
    <w:name w:val="double line above"/>
    <w:basedOn w:val="Normal"/>
    <w:uiPriority w:val="99"/>
    <w:rsid w:val="0090427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90427A"/>
    <w:pPr>
      <w:widowControl w:val="0"/>
      <w:tabs>
        <w:tab w:val="left" w:pos="357"/>
      </w:tabs>
      <w:spacing w:line="255" w:lineRule="atLeast"/>
      <w:ind w:left="1083" w:hanging="357"/>
    </w:pPr>
    <w:rPr>
      <w:sz w:val="24"/>
    </w:rPr>
  </w:style>
  <w:style w:type="paragraph" w:styleId="BlockText">
    <w:name w:val="Block Text"/>
    <w:basedOn w:val="Normal"/>
    <w:uiPriority w:val="99"/>
    <w:rsid w:val="0090427A"/>
    <w:pPr>
      <w:spacing w:after="120"/>
      <w:ind w:left="1440" w:right="1440"/>
    </w:pPr>
  </w:style>
  <w:style w:type="paragraph" w:styleId="BalloonText">
    <w:name w:val="Balloon Text"/>
    <w:basedOn w:val="Normal"/>
    <w:link w:val="BalloonTextChar"/>
    <w:uiPriority w:val="99"/>
    <w:semiHidden/>
    <w:rsid w:val="0090427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E6E23"/>
    <w:rPr>
      <w:rFonts w:cs="Times New Roman"/>
      <w:sz w:val="2"/>
    </w:rPr>
  </w:style>
  <w:style w:type="character" w:styleId="CommentReference">
    <w:name w:val="annotation reference"/>
    <w:basedOn w:val="DefaultParagraphFont"/>
    <w:uiPriority w:val="99"/>
    <w:rsid w:val="0090427A"/>
    <w:rPr>
      <w:rFonts w:cs="Times New Roman"/>
      <w:sz w:val="16"/>
    </w:rPr>
  </w:style>
  <w:style w:type="table" w:styleId="TableGrid">
    <w:name w:val="Table Grid"/>
    <w:basedOn w:val="TableNormal"/>
    <w:uiPriority w:val="99"/>
    <w:rsid w:val="0090427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90427A"/>
    <w:rPr>
      <w:rFonts w:cs="Times New Roman"/>
      <w:i/>
    </w:rPr>
  </w:style>
  <w:style w:type="paragraph" w:customStyle="1" w:styleId="DarkList-Accent31">
    <w:name w:val="Dark List - Accent 31"/>
    <w:hidden/>
    <w:uiPriority w:val="99"/>
    <w:semiHidden/>
    <w:rsid w:val="0090427A"/>
    <w:rPr>
      <w:sz w:val="20"/>
      <w:szCs w:val="20"/>
    </w:rPr>
  </w:style>
  <w:style w:type="paragraph" w:customStyle="1" w:styleId="ColorfulShading-Accent31">
    <w:name w:val="Colorful Shading - Accent 31"/>
    <w:basedOn w:val="Normal"/>
    <w:uiPriority w:val="99"/>
    <w:rsid w:val="0090427A"/>
    <w:pPr>
      <w:ind w:left="720"/>
      <w:contextualSpacing/>
    </w:pPr>
  </w:style>
  <w:style w:type="paragraph" w:customStyle="1" w:styleId="NormalBullet">
    <w:name w:val="Normal Bullet"/>
    <w:basedOn w:val="Normal"/>
    <w:uiPriority w:val="99"/>
    <w:rsid w:val="0090427A"/>
    <w:pPr>
      <w:numPr>
        <w:numId w:val="22"/>
      </w:numPr>
      <w:spacing w:before="120"/>
    </w:pPr>
    <w:rPr>
      <w:rFonts w:ascii="Arial" w:hAnsi="Arial"/>
    </w:rPr>
  </w:style>
  <w:style w:type="paragraph" w:customStyle="1" w:styleId="ColorfulShading-Accent11">
    <w:name w:val="Colorful Shading - Accent 11"/>
    <w:hidden/>
    <w:uiPriority w:val="99"/>
    <w:rsid w:val="0090427A"/>
    <w:rPr>
      <w:sz w:val="20"/>
      <w:szCs w:val="20"/>
    </w:rPr>
  </w:style>
  <w:style w:type="paragraph" w:styleId="ListParagraph">
    <w:name w:val="List Paragraph"/>
    <w:basedOn w:val="Normal"/>
    <w:uiPriority w:val="99"/>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F10490"/>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27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039CD"/>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039CD"/>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0427A"/>
    <w:rPr>
      <w:rFonts w:cs="Times New Roman"/>
      <w:b/>
      <w:sz w:val="30"/>
    </w:rPr>
  </w:style>
  <w:style w:type="character" w:customStyle="1" w:styleId="Heading2Char">
    <w:name w:val="Heading 2 Char"/>
    <w:aliases w:val="h2 Char,h21 Char,h22 Char"/>
    <w:basedOn w:val="DefaultParagraphFont"/>
    <w:link w:val="Heading2"/>
    <w:uiPriority w:val="99"/>
    <w:locked/>
    <w:rsid w:val="006E6E2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90427A"/>
    <w:rPr>
      <w:rFonts w:ascii="Arial Black" w:hAnsi="Arial Black"/>
      <w:szCs w:val="20"/>
    </w:rPr>
  </w:style>
  <w:style w:type="paragraph" w:customStyle="1" w:styleId="Style2">
    <w:name w:val="Style2"/>
    <w:basedOn w:val="Normal"/>
    <w:uiPriority w:val="99"/>
    <w:rsid w:val="0090427A"/>
    <w:pPr>
      <w:spacing w:before="120"/>
    </w:pPr>
  </w:style>
  <w:style w:type="paragraph" w:customStyle="1" w:styleId="Style3">
    <w:name w:val="Style3"/>
    <w:basedOn w:val="Normal"/>
    <w:autoRedefine/>
    <w:uiPriority w:val="99"/>
    <w:rsid w:val="0090427A"/>
    <w:pPr>
      <w:spacing w:before="120"/>
    </w:pPr>
  </w:style>
  <w:style w:type="paragraph" w:customStyle="1" w:styleId="Style4">
    <w:name w:val="Style4"/>
    <w:basedOn w:val="Normal"/>
    <w:uiPriority w:val="99"/>
    <w:rsid w:val="0090427A"/>
    <w:pPr>
      <w:numPr>
        <w:numId w:val="19"/>
      </w:numPr>
      <w:spacing w:before="120"/>
    </w:pPr>
    <w:rPr>
      <w:sz w:val="22"/>
    </w:rPr>
  </w:style>
  <w:style w:type="paragraph" w:customStyle="1" w:styleId="Style5">
    <w:name w:val="Style5"/>
    <w:basedOn w:val="Normal"/>
    <w:autoRedefine/>
    <w:uiPriority w:val="99"/>
    <w:rsid w:val="0090427A"/>
    <w:pPr>
      <w:spacing w:before="120"/>
    </w:pPr>
    <w:rPr>
      <w:sz w:val="22"/>
    </w:rPr>
  </w:style>
  <w:style w:type="paragraph" w:customStyle="1" w:styleId="Style6">
    <w:name w:val="Style6"/>
    <w:basedOn w:val="Normal"/>
    <w:uiPriority w:val="99"/>
    <w:rsid w:val="0090427A"/>
    <w:pPr>
      <w:spacing w:before="120"/>
    </w:pPr>
    <w:rPr>
      <w:sz w:val="22"/>
      <w:szCs w:val="22"/>
    </w:rPr>
  </w:style>
  <w:style w:type="paragraph" w:customStyle="1" w:styleId="Style8">
    <w:name w:val="Style8"/>
    <w:basedOn w:val="Heading2"/>
    <w:uiPriority w:val="99"/>
    <w:rsid w:val="0090427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54C7A"/>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654C7A"/>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90427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6E6E23"/>
    <w:rPr>
      <w:rFonts w:cs="Times New Roman"/>
      <w:b/>
      <w:bCs/>
      <w:sz w:val="20"/>
      <w:szCs w:val="20"/>
    </w:rPr>
  </w:style>
  <w:style w:type="paragraph" w:styleId="Header">
    <w:name w:val="header"/>
    <w:basedOn w:val="Normal"/>
    <w:link w:val="HeaderChar"/>
    <w:uiPriority w:val="99"/>
    <w:rsid w:val="0090427A"/>
    <w:pPr>
      <w:tabs>
        <w:tab w:val="center" w:pos="4320"/>
        <w:tab w:val="right" w:pos="8640"/>
      </w:tabs>
    </w:pPr>
  </w:style>
  <w:style w:type="character" w:customStyle="1" w:styleId="HeaderChar">
    <w:name w:val="Header Char"/>
    <w:basedOn w:val="DefaultParagraphFont"/>
    <w:link w:val="Header"/>
    <w:uiPriority w:val="99"/>
    <w:locked/>
    <w:rsid w:val="00A46ACB"/>
    <w:rPr>
      <w:rFonts w:cs="Times New Roman"/>
    </w:rPr>
  </w:style>
  <w:style w:type="paragraph" w:styleId="FootnoteText">
    <w:name w:val="footnote text"/>
    <w:basedOn w:val="Normal"/>
    <w:link w:val="FootnoteTextChar"/>
    <w:uiPriority w:val="99"/>
    <w:semiHidden/>
    <w:rsid w:val="0090427A"/>
  </w:style>
  <w:style w:type="character" w:customStyle="1" w:styleId="FootnoteTextChar">
    <w:name w:val="Footnote Text Char"/>
    <w:basedOn w:val="DefaultParagraphFont"/>
    <w:link w:val="FootnoteText"/>
    <w:uiPriority w:val="99"/>
    <w:semiHidden/>
    <w:locked/>
    <w:rsid w:val="006E6E23"/>
    <w:rPr>
      <w:rFonts w:cs="Times New Roman"/>
      <w:sz w:val="20"/>
      <w:szCs w:val="20"/>
    </w:rPr>
  </w:style>
  <w:style w:type="paragraph" w:styleId="ListNumber3">
    <w:name w:val="List Number 3"/>
    <w:basedOn w:val="Normal"/>
    <w:uiPriority w:val="99"/>
    <w:rsid w:val="0090427A"/>
    <w:pPr>
      <w:numPr>
        <w:numId w:val="7"/>
      </w:numPr>
      <w:tabs>
        <w:tab w:val="clear" w:pos="1800"/>
        <w:tab w:val="num" w:pos="1080"/>
      </w:tabs>
      <w:ind w:left="1080"/>
    </w:pPr>
  </w:style>
  <w:style w:type="paragraph" w:customStyle="1" w:styleId="doublelineabove">
    <w:name w:val="double line above"/>
    <w:basedOn w:val="Normal"/>
    <w:uiPriority w:val="99"/>
    <w:rsid w:val="0090427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90427A"/>
    <w:pPr>
      <w:widowControl w:val="0"/>
      <w:tabs>
        <w:tab w:val="left" w:pos="357"/>
      </w:tabs>
      <w:spacing w:line="255" w:lineRule="atLeast"/>
      <w:ind w:left="1083" w:hanging="357"/>
    </w:pPr>
    <w:rPr>
      <w:sz w:val="24"/>
    </w:rPr>
  </w:style>
  <w:style w:type="paragraph" w:styleId="BlockText">
    <w:name w:val="Block Text"/>
    <w:basedOn w:val="Normal"/>
    <w:uiPriority w:val="99"/>
    <w:rsid w:val="0090427A"/>
    <w:pPr>
      <w:spacing w:after="120"/>
      <w:ind w:left="1440" w:right="1440"/>
    </w:pPr>
  </w:style>
  <w:style w:type="paragraph" w:styleId="BalloonText">
    <w:name w:val="Balloon Text"/>
    <w:basedOn w:val="Normal"/>
    <w:link w:val="BalloonTextChar"/>
    <w:uiPriority w:val="99"/>
    <w:semiHidden/>
    <w:rsid w:val="0090427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E6E23"/>
    <w:rPr>
      <w:rFonts w:cs="Times New Roman"/>
      <w:sz w:val="2"/>
    </w:rPr>
  </w:style>
  <w:style w:type="character" w:styleId="CommentReference">
    <w:name w:val="annotation reference"/>
    <w:basedOn w:val="DefaultParagraphFont"/>
    <w:uiPriority w:val="99"/>
    <w:rsid w:val="0090427A"/>
    <w:rPr>
      <w:rFonts w:cs="Times New Roman"/>
      <w:sz w:val="16"/>
    </w:rPr>
  </w:style>
  <w:style w:type="table" w:styleId="TableGrid">
    <w:name w:val="Table Grid"/>
    <w:basedOn w:val="TableNormal"/>
    <w:uiPriority w:val="99"/>
    <w:rsid w:val="0090427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90427A"/>
    <w:rPr>
      <w:rFonts w:cs="Times New Roman"/>
      <w:i/>
    </w:rPr>
  </w:style>
  <w:style w:type="paragraph" w:customStyle="1" w:styleId="DarkList-Accent31">
    <w:name w:val="Dark List - Accent 31"/>
    <w:hidden/>
    <w:uiPriority w:val="99"/>
    <w:semiHidden/>
    <w:rsid w:val="0090427A"/>
    <w:rPr>
      <w:sz w:val="20"/>
      <w:szCs w:val="20"/>
    </w:rPr>
  </w:style>
  <w:style w:type="paragraph" w:customStyle="1" w:styleId="ColorfulShading-Accent31">
    <w:name w:val="Colorful Shading - Accent 31"/>
    <w:basedOn w:val="Normal"/>
    <w:uiPriority w:val="99"/>
    <w:rsid w:val="0090427A"/>
    <w:pPr>
      <w:ind w:left="720"/>
      <w:contextualSpacing/>
    </w:pPr>
  </w:style>
  <w:style w:type="paragraph" w:customStyle="1" w:styleId="NormalBullet">
    <w:name w:val="Normal Bullet"/>
    <w:basedOn w:val="Normal"/>
    <w:uiPriority w:val="99"/>
    <w:rsid w:val="0090427A"/>
    <w:pPr>
      <w:numPr>
        <w:numId w:val="22"/>
      </w:numPr>
      <w:spacing w:before="120"/>
    </w:pPr>
    <w:rPr>
      <w:rFonts w:ascii="Arial" w:hAnsi="Arial"/>
    </w:rPr>
  </w:style>
  <w:style w:type="paragraph" w:customStyle="1" w:styleId="ColorfulShading-Accent11">
    <w:name w:val="Colorful Shading - Accent 11"/>
    <w:hidden/>
    <w:uiPriority w:val="99"/>
    <w:rsid w:val="0090427A"/>
    <w:rPr>
      <w:sz w:val="20"/>
      <w:szCs w:val="20"/>
    </w:rPr>
  </w:style>
  <w:style w:type="paragraph" w:styleId="ListParagraph">
    <w:name w:val="List Paragraph"/>
    <w:basedOn w:val="Normal"/>
    <w:uiPriority w:val="99"/>
    <w:qFormat/>
    <w:rsid w:val="009B04D9"/>
    <w:pPr>
      <w:ind w:left="720"/>
      <w:contextualSpacing/>
    </w:pPr>
  </w:style>
  <w:style w:type="paragraph" w:customStyle="1" w:styleId="Style7">
    <w:name w:val="Style7"/>
    <w:basedOn w:val="Footer"/>
    <w:link w:val="Style7Char"/>
    <w:uiPriority w:val="99"/>
    <w:rsid w:val="00654C7A"/>
    <w:rPr>
      <w:b/>
      <w:i/>
    </w:rPr>
  </w:style>
  <w:style w:type="character" w:customStyle="1" w:styleId="Style7Char">
    <w:name w:val="Style7 Char"/>
    <w:basedOn w:val="FooterChar"/>
    <w:link w:val="Style7"/>
    <w:uiPriority w:val="99"/>
    <w:locked/>
    <w:rsid w:val="00654C7A"/>
    <w:rPr>
      <w:rFonts w:ascii="Calibri" w:hAnsi="Calibri" w:cs="Times New Roman"/>
      <w:b/>
      <w:i/>
    </w:rPr>
  </w:style>
  <w:style w:type="paragraph" w:styleId="Revision">
    <w:name w:val="Revision"/>
    <w:hidden/>
    <w:uiPriority w:val="99"/>
    <w:rsid w:val="00F1049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77282">
      <w:bodyDiv w:val="1"/>
      <w:marLeft w:val="0"/>
      <w:marRight w:val="0"/>
      <w:marTop w:val="0"/>
      <w:marBottom w:val="0"/>
      <w:divBdr>
        <w:top w:val="none" w:sz="0" w:space="0" w:color="auto"/>
        <w:left w:val="none" w:sz="0" w:space="0" w:color="auto"/>
        <w:bottom w:val="none" w:sz="0" w:space="0" w:color="auto"/>
        <w:right w:val="none" w:sz="0" w:space="0" w:color="auto"/>
      </w:divBdr>
    </w:div>
    <w:div w:id="326135352">
      <w:marLeft w:val="0"/>
      <w:marRight w:val="0"/>
      <w:marTop w:val="0"/>
      <w:marBottom w:val="0"/>
      <w:divBdr>
        <w:top w:val="none" w:sz="0" w:space="0" w:color="auto"/>
        <w:left w:val="none" w:sz="0" w:space="0" w:color="auto"/>
        <w:bottom w:val="none" w:sz="0" w:space="0" w:color="auto"/>
        <w:right w:val="none" w:sz="0" w:space="0" w:color="auto"/>
      </w:divBdr>
    </w:div>
    <w:div w:id="326135353">
      <w:marLeft w:val="0"/>
      <w:marRight w:val="0"/>
      <w:marTop w:val="0"/>
      <w:marBottom w:val="0"/>
      <w:divBdr>
        <w:top w:val="none" w:sz="0" w:space="0" w:color="auto"/>
        <w:left w:val="none" w:sz="0" w:space="0" w:color="auto"/>
        <w:bottom w:val="none" w:sz="0" w:space="0" w:color="auto"/>
        <w:right w:val="none" w:sz="0" w:space="0" w:color="auto"/>
      </w:divBdr>
    </w:div>
    <w:div w:id="326135354">
      <w:marLeft w:val="0"/>
      <w:marRight w:val="0"/>
      <w:marTop w:val="0"/>
      <w:marBottom w:val="0"/>
      <w:divBdr>
        <w:top w:val="none" w:sz="0" w:space="0" w:color="auto"/>
        <w:left w:val="none" w:sz="0" w:space="0" w:color="auto"/>
        <w:bottom w:val="none" w:sz="0" w:space="0" w:color="auto"/>
        <w:right w:val="none" w:sz="0" w:space="0" w:color="auto"/>
      </w:divBdr>
    </w:div>
    <w:div w:id="1375617059">
      <w:bodyDiv w:val="1"/>
      <w:marLeft w:val="0"/>
      <w:marRight w:val="0"/>
      <w:marTop w:val="0"/>
      <w:marBottom w:val="0"/>
      <w:divBdr>
        <w:top w:val="none" w:sz="0" w:space="0" w:color="auto"/>
        <w:left w:val="none" w:sz="0" w:space="0" w:color="auto"/>
        <w:bottom w:val="none" w:sz="0" w:space="0" w:color="auto"/>
        <w:right w:val="none" w:sz="0" w:space="0" w:color="auto"/>
      </w:divBdr>
    </w:div>
    <w:div w:id="1860585209">
      <w:bodyDiv w:val="1"/>
      <w:marLeft w:val="0"/>
      <w:marRight w:val="0"/>
      <w:marTop w:val="0"/>
      <w:marBottom w:val="0"/>
      <w:divBdr>
        <w:top w:val="none" w:sz="0" w:space="0" w:color="auto"/>
        <w:left w:val="none" w:sz="0" w:space="0" w:color="auto"/>
        <w:bottom w:val="none" w:sz="0" w:space="0" w:color="auto"/>
        <w:right w:val="none" w:sz="0" w:space="0" w:color="auto"/>
      </w:divBdr>
    </w:div>
    <w:div w:id="1952592553">
      <w:bodyDiv w:val="1"/>
      <w:marLeft w:val="0"/>
      <w:marRight w:val="0"/>
      <w:marTop w:val="0"/>
      <w:marBottom w:val="0"/>
      <w:divBdr>
        <w:top w:val="none" w:sz="0" w:space="0" w:color="auto"/>
        <w:left w:val="none" w:sz="0" w:space="0" w:color="auto"/>
        <w:bottom w:val="none" w:sz="0" w:space="0" w:color="auto"/>
        <w:right w:val="none" w:sz="0" w:space="0" w:color="auto"/>
      </w:divBdr>
    </w:div>
    <w:div w:id="201903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2FD56A-F73D-41E5-8453-E96AAFE126FB}">
  <ds:schemaRefs>
    <ds:schemaRef ds:uri="http://schemas.openxmlformats.org/officeDocument/2006/bibliography"/>
  </ds:schemaRefs>
</ds:datastoreItem>
</file>

<file path=customXml/itemProps2.xml><?xml version="1.0" encoding="utf-8"?>
<ds:datastoreItem xmlns:ds="http://schemas.openxmlformats.org/officeDocument/2006/customXml" ds:itemID="{7FA4C55D-96C8-4798-BCB4-63A87F1BC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4176</Words>
  <Characters>25235</Characters>
  <Application>Microsoft Office Word</Application>
  <DocSecurity>0</DocSecurity>
  <Lines>210</Lines>
  <Paragraphs>58</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29353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10</cp:revision>
  <cp:lastPrinted>2013-09-16T19:23:00Z</cp:lastPrinted>
  <dcterms:created xsi:type="dcterms:W3CDTF">2015-06-09T18:51:00Z</dcterms:created>
  <dcterms:modified xsi:type="dcterms:W3CDTF">2016-09-29T21:00:00Z</dcterms:modified>
</cp:coreProperties>
</file>