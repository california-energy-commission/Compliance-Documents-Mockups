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042F2E6" w14:textId="77777777" w:rsidR="00EC1F21" w:rsidRPr="00DA43C3" w:rsidRDefault="00EC1F21" w:rsidP="00DA43C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8"/>
        <w:gridCol w:w="4650"/>
        <w:gridCol w:w="5778"/>
      </w:tblGrid>
      <w:tr w:rsidR="00EC1F21" w:rsidRPr="00DA43C3" w14:paraId="1042F2E8" w14:textId="77777777" w:rsidTr="008C6542">
        <w:tc>
          <w:tcPr>
            <w:tcW w:w="11016" w:type="dxa"/>
            <w:gridSpan w:val="3"/>
            <w:vAlign w:val="center"/>
          </w:tcPr>
          <w:p w14:paraId="1042F2E7" w14:textId="77777777" w:rsidR="00EC1F21" w:rsidRPr="00DA43C3" w:rsidRDefault="00EC1F21" w:rsidP="00DA43C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43446B">
              <w:rPr>
                <w:rFonts w:asciiTheme="minorHAnsi" w:hAnsiTheme="minorHAnsi"/>
                <w:b/>
                <w:szCs w:val="18"/>
              </w:rPr>
              <w:t>A. Building Air Leakage – General Information</w:t>
            </w:r>
          </w:p>
        </w:tc>
      </w:tr>
      <w:tr w:rsidR="00EC1F21" w:rsidRPr="00DA43C3" w14:paraId="1042F2EC" w14:textId="77777777" w:rsidTr="008C6542">
        <w:tc>
          <w:tcPr>
            <w:tcW w:w="588" w:type="dxa"/>
            <w:vAlign w:val="center"/>
          </w:tcPr>
          <w:p w14:paraId="1042F2E9" w14:textId="77777777" w:rsidR="00EC1F21" w:rsidRPr="00DA43C3" w:rsidRDefault="00EC1F21" w:rsidP="00DA43C3">
            <w:pPr>
              <w:jc w:val="center"/>
              <w:rPr>
                <w:rFonts w:asciiTheme="minorHAnsi" w:hAnsiTheme="minorHAnsi"/>
                <w:sz w:val="18"/>
                <w:szCs w:val="18"/>
              </w:rPr>
            </w:pPr>
            <w:r w:rsidRPr="00DA43C3">
              <w:rPr>
                <w:rFonts w:asciiTheme="minorHAnsi" w:hAnsiTheme="minorHAnsi"/>
                <w:sz w:val="18"/>
                <w:szCs w:val="18"/>
              </w:rPr>
              <w:t>01</w:t>
            </w:r>
          </w:p>
        </w:tc>
        <w:tc>
          <w:tcPr>
            <w:tcW w:w="4650" w:type="dxa"/>
          </w:tcPr>
          <w:p w14:paraId="1042F2EA" w14:textId="2092A7A5" w:rsidR="00EC1F21" w:rsidRPr="00DA43C3" w:rsidRDefault="00EC1F21" w:rsidP="00DA43C3">
            <w:pPr>
              <w:rPr>
                <w:rFonts w:asciiTheme="minorHAnsi" w:hAnsiTheme="minorHAnsi"/>
                <w:sz w:val="18"/>
                <w:szCs w:val="18"/>
              </w:rPr>
            </w:pPr>
            <w:r w:rsidRPr="00DA43C3">
              <w:rPr>
                <w:rFonts w:asciiTheme="minorHAnsi" w:hAnsiTheme="minorHAnsi"/>
                <w:sz w:val="18"/>
                <w:szCs w:val="18"/>
              </w:rPr>
              <w:t>Test Procedure Used</w:t>
            </w:r>
          </w:p>
        </w:tc>
        <w:tc>
          <w:tcPr>
            <w:tcW w:w="5778" w:type="dxa"/>
          </w:tcPr>
          <w:p w14:paraId="1042F2EB" w14:textId="77777777" w:rsidR="00EC1F21" w:rsidRPr="00DA43C3" w:rsidRDefault="00EC1F21" w:rsidP="00DA43C3">
            <w:pPr>
              <w:rPr>
                <w:rFonts w:asciiTheme="minorHAnsi" w:hAnsiTheme="minorHAnsi"/>
                <w:sz w:val="18"/>
                <w:szCs w:val="18"/>
              </w:rPr>
            </w:pPr>
          </w:p>
        </w:tc>
      </w:tr>
      <w:tr w:rsidR="00EC1F21" w:rsidRPr="00DA43C3" w14:paraId="1042F2F0" w14:textId="77777777" w:rsidTr="008C6542">
        <w:tc>
          <w:tcPr>
            <w:tcW w:w="588" w:type="dxa"/>
            <w:vAlign w:val="center"/>
          </w:tcPr>
          <w:p w14:paraId="1042F2ED" w14:textId="77777777" w:rsidR="00EC1F21" w:rsidRPr="00DA43C3" w:rsidRDefault="00EC1F21" w:rsidP="00DA43C3">
            <w:pPr>
              <w:jc w:val="center"/>
              <w:rPr>
                <w:rFonts w:asciiTheme="minorHAnsi" w:hAnsiTheme="minorHAnsi"/>
                <w:sz w:val="18"/>
                <w:szCs w:val="18"/>
              </w:rPr>
            </w:pPr>
            <w:r w:rsidRPr="00DA43C3">
              <w:rPr>
                <w:rFonts w:asciiTheme="minorHAnsi" w:hAnsiTheme="minorHAnsi"/>
                <w:sz w:val="18"/>
                <w:szCs w:val="18"/>
              </w:rPr>
              <w:t>02</w:t>
            </w:r>
          </w:p>
        </w:tc>
        <w:tc>
          <w:tcPr>
            <w:tcW w:w="4650" w:type="dxa"/>
          </w:tcPr>
          <w:p w14:paraId="1042F2EE" w14:textId="35363411" w:rsidR="00EC1F21" w:rsidRPr="00DA43C3" w:rsidRDefault="00EC1F21" w:rsidP="00DA43C3">
            <w:pPr>
              <w:rPr>
                <w:rFonts w:asciiTheme="minorHAnsi" w:hAnsiTheme="minorHAnsi"/>
                <w:sz w:val="18"/>
                <w:szCs w:val="18"/>
              </w:rPr>
            </w:pPr>
            <w:r w:rsidRPr="00DA43C3">
              <w:rPr>
                <w:rFonts w:asciiTheme="minorHAnsi" w:hAnsiTheme="minorHAnsi"/>
                <w:sz w:val="18"/>
                <w:szCs w:val="18"/>
              </w:rPr>
              <w:t>Building Air Leakage Target from CF1R</w:t>
            </w:r>
          </w:p>
        </w:tc>
        <w:tc>
          <w:tcPr>
            <w:tcW w:w="5778" w:type="dxa"/>
          </w:tcPr>
          <w:p w14:paraId="1042F2EF" w14:textId="77777777" w:rsidR="00EC1F21" w:rsidRPr="00DA43C3" w:rsidRDefault="00EC1F21" w:rsidP="00DA43C3">
            <w:pPr>
              <w:rPr>
                <w:rFonts w:asciiTheme="minorHAnsi" w:hAnsiTheme="minorHAnsi"/>
                <w:sz w:val="18"/>
                <w:szCs w:val="18"/>
              </w:rPr>
            </w:pPr>
          </w:p>
        </w:tc>
      </w:tr>
      <w:tr w:rsidR="00EC1F21" w:rsidRPr="00DA43C3" w14:paraId="1042F2F4" w14:textId="77777777" w:rsidTr="008C6542">
        <w:tc>
          <w:tcPr>
            <w:tcW w:w="588" w:type="dxa"/>
            <w:vAlign w:val="center"/>
          </w:tcPr>
          <w:p w14:paraId="1042F2F1" w14:textId="77777777" w:rsidR="00EC1F21" w:rsidRPr="00DA43C3" w:rsidRDefault="00EC1F21" w:rsidP="00DA43C3">
            <w:pPr>
              <w:jc w:val="center"/>
              <w:rPr>
                <w:rFonts w:asciiTheme="minorHAnsi" w:hAnsiTheme="minorHAnsi"/>
                <w:b/>
                <w:sz w:val="18"/>
                <w:szCs w:val="18"/>
              </w:rPr>
            </w:pPr>
            <w:r w:rsidRPr="00DA43C3">
              <w:rPr>
                <w:rFonts w:asciiTheme="minorHAnsi" w:hAnsiTheme="minorHAnsi"/>
                <w:sz w:val="18"/>
                <w:szCs w:val="18"/>
              </w:rPr>
              <w:t>03</w:t>
            </w:r>
          </w:p>
        </w:tc>
        <w:tc>
          <w:tcPr>
            <w:tcW w:w="4650" w:type="dxa"/>
          </w:tcPr>
          <w:p w14:paraId="1042F2F2" w14:textId="6E3E20BC" w:rsidR="00EC1F21" w:rsidRPr="00DA43C3" w:rsidRDefault="00EC1F21" w:rsidP="00FB2328">
            <w:pPr>
              <w:rPr>
                <w:rFonts w:asciiTheme="minorHAnsi" w:hAnsiTheme="minorHAnsi"/>
                <w:sz w:val="18"/>
                <w:szCs w:val="18"/>
              </w:rPr>
            </w:pPr>
            <w:r w:rsidRPr="00DA43C3">
              <w:rPr>
                <w:rFonts w:asciiTheme="minorHAnsi" w:hAnsiTheme="minorHAnsi"/>
                <w:sz w:val="18"/>
                <w:szCs w:val="18"/>
              </w:rPr>
              <w:t xml:space="preserve">Indoor </w:t>
            </w:r>
            <w:r w:rsidR="00FB2328">
              <w:rPr>
                <w:rFonts w:asciiTheme="minorHAnsi" w:hAnsiTheme="minorHAnsi"/>
                <w:sz w:val="18"/>
                <w:szCs w:val="18"/>
              </w:rPr>
              <w:t>T</w:t>
            </w:r>
            <w:r w:rsidRPr="00DA43C3">
              <w:rPr>
                <w:rFonts w:asciiTheme="minorHAnsi" w:hAnsiTheme="minorHAnsi"/>
                <w:sz w:val="18"/>
                <w:szCs w:val="18"/>
              </w:rPr>
              <w:t xml:space="preserve">emperature </w:t>
            </w:r>
            <w:r w:rsidR="00FB2328">
              <w:rPr>
                <w:rFonts w:asciiTheme="minorHAnsi" w:hAnsiTheme="minorHAnsi"/>
                <w:sz w:val="18"/>
                <w:szCs w:val="18"/>
              </w:rPr>
              <w:t>D</w:t>
            </w:r>
            <w:r w:rsidRPr="00DA43C3">
              <w:rPr>
                <w:rFonts w:asciiTheme="minorHAnsi" w:hAnsiTheme="minorHAnsi"/>
                <w:sz w:val="18"/>
                <w:szCs w:val="18"/>
              </w:rPr>
              <w:t xml:space="preserve">uring </w:t>
            </w:r>
            <w:r w:rsidR="00FB2328">
              <w:rPr>
                <w:rFonts w:asciiTheme="minorHAnsi" w:hAnsiTheme="minorHAnsi"/>
                <w:sz w:val="18"/>
                <w:szCs w:val="18"/>
              </w:rPr>
              <w:t>T</w:t>
            </w:r>
            <w:r w:rsidRPr="00DA43C3">
              <w:rPr>
                <w:rFonts w:asciiTheme="minorHAnsi" w:hAnsiTheme="minorHAnsi"/>
                <w:sz w:val="18"/>
                <w:szCs w:val="18"/>
              </w:rPr>
              <w:t>est (</w:t>
            </w:r>
            <w:r w:rsidR="00FB2328">
              <w:rPr>
                <w:rFonts w:asciiTheme="minorHAnsi" w:hAnsiTheme="minorHAnsi"/>
                <w:sz w:val="18"/>
                <w:szCs w:val="18"/>
              </w:rPr>
              <w:t>°</w:t>
            </w:r>
            <w:r w:rsidRPr="00DA43C3">
              <w:rPr>
                <w:rFonts w:asciiTheme="minorHAnsi" w:hAnsiTheme="minorHAnsi"/>
                <w:sz w:val="18"/>
                <w:szCs w:val="18"/>
              </w:rPr>
              <w:t>F)</w:t>
            </w:r>
          </w:p>
        </w:tc>
        <w:tc>
          <w:tcPr>
            <w:tcW w:w="5778" w:type="dxa"/>
          </w:tcPr>
          <w:p w14:paraId="1042F2F3" w14:textId="77777777" w:rsidR="00EC1F21" w:rsidRPr="00DA43C3" w:rsidRDefault="00EC1F21" w:rsidP="00DA43C3">
            <w:pPr>
              <w:tabs>
                <w:tab w:val="left" w:pos="2189"/>
              </w:tabs>
              <w:rPr>
                <w:rFonts w:asciiTheme="minorHAnsi" w:hAnsiTheme="minorHAnsi"/>
                <w:sz w:val="18"/>
                <w:szCs w:val="18"/>
              </w:rPr>
            </w:pPr>
          </w:p>
        </w:tc>
      </w:tr>
      <w:tr w:rsidR="00EC1F21" w:rsidRPr="00DA43C3" w14:paraId="1042F2F8" w14:textId="77777777" w:rsidTr="008C6542">
        <w:tc>
          <w:tcPr>
            <w:tcW w:w="588" w:type="dxa"/>
            <w:vAlign w:val="center"/>
          </w:tcPr>
          <w:p w14:paraId="1042F2F5" w14:textId="77777777" w:rsidR="00EC1F21" w:rsidRPr="00DA43C3" w:rsidRDefault="00EC1F21" w:rsidP="00DA43C3">
            <w:pPr>
              <w:jc w:val="center"/>
              <w:rPr>
                <w:rFonts w:asciiTheme="minorHAnsi" w:hAnsiTheme="minorHAnsi"/>
                <w:b/>
                <w:sz w:val="18"/>
                <w:szCs w:val="18"/>
              </w:rPr>
            </w:pPr>
            <w:r w:rsidRPr="00DA43C3">
              <w:rPr>
                <w:rFonts w:asciiTheme="minorHAnsi" w:hAnsiTheme="minorHAnsi"/>
                <w:sz w:val="18"/>
                <w:szCs w:val="18"/>
              </w:rPr>
              <w:t>04</w:t>
            </w:r>
          </w:p>
        </w:tc>
        <w:tc>
          <w:tcPr>
            <w:tcW w:w="4650" w:type="dxa"/>
          </w:tcPr>
          <w:p w14:paraId="1042F2F6" w14:textId="28609D6E" w:rsidR="00EC1F21" w:rsidRPr="00DA43C3" w:rsidRDefault="00EC1F21" w:rsidP="00FB2328">
            <w:pPr>
              <w:rPr>
                <w:rFonts w:asciiTheme="minorHAnsi" w:hAnsiTheme="minorHAnsi"/>
                <w:sz w:val="18"/>
                <w:szCs w:val="18"/>
              </w:rPr>
            </w:pPr>
            <w:r w:rsidRPr="00DA43C3">
              <w:rPr>
                <w:rFonts w:asciiTheme="minorHAnsi" w:hAnsiTheme="minorHAnsi"/>
                <w:sz w:val="18"/>
                <w:szCs w:val="18"/>
              </w:rPr>
              <w:t xml:space="preserve">Outdoor </w:t>
            </w:r>
            <w:r w:rsidR="00FB2328">
              <w:rPr>
                <w:rFonts w:asciiTheme="minorHAnsi" w:hAnsiTheme="minorHAnsi"/>
                <w:sz w:val="18"/>
                <w:szCs w:val="18"/>
              </w:rPr>
              <w:t>T</w:t>
            </w:r>
            <w:r w:rsidRPr="00DA43C3">
              <w:rPr>
                <w:rFonts w:asciiTheme="minorHAnsi" w:hAnsiTheme="minorHAnsi"/>
                <w:sz w:val="18"/>
                <w:szCs w:val="18"/>
              </w:rPr>
              <w:t xml:space="preserve">emperature </w:t>
            </w:r>
            <w:r w:rsidR="00FB2328">
              <w:rPr>
                <w:rFonts w:asciiTheme="minorHAnsi" w:hAnsiTheme="minorHAnsi"/>
                <w:sz w:val="18"/>
                <w:szCs w:val="18"/>
              </w:rPr>
              <w:t>D</w:t>
            </w:r>
            <w:r w:rsidRPr="00DA43C3">
              <w:rPr>
                <w:rFonts w:asciiTheme="minorHAnsi" w:hAnsiTheme="minorHAnsi"/>
                <w:sz w:val="18"/>
                <w:szCs w:val="18"/>
              </w:rPr>
              <w:t xml:space="preserve">uring </w:t>
            </w:r>
            <w:r w:rsidR="00FB2328">
              <w:rPr>
                <w:rFonts w:asciiTheme="minorHAnsi" w:hAnsiTheme="minorHAnsi"/>
                <w:sz w:val="18"/>
                <w:szCs w:val="18"/>
              </w:rPr>
              <w:t>T</w:t>
            </w:r>
            <w:r w:rsidRPr="00DA43C3">
              <w:rPr>
                <w:rFonts w:asciiTheme="minorHAnsi" w:hAnsiTheme="minorHAnsi"/>
                <w:sz w:val="18"/>
                <w:szCs w:val="18"/>
              </w:rPr>
              <w:t>est (</w:t>
            </w:r>
            <w:r w:rsidR="00FB2328">
              <w:rPr>
                <w:rFonts w:asciiTheme="minorHAnsi" w:hAnsiTheme="minorHAnsi"/>
                <w:sz w:val="18"/>
                <w:szCs w:val="18"/>
              </w:rPr>
              <w:t>°</w:t>
            </w:r>
            <w:r w:rsidRPr="00DA43C3">
              <w:rPr>
                <w:rFonts w:asciiTheme="minorHAnsi" w:hAnsiTheme="minorHAnsi"/>
                <w:sz w:val="18"/>
                <w:szCs w:val="18"/>
              </w:rPr>
              <w:t>F)</w:t>
            </w:r>
          </w:p>
        </w:tc>
        <w:tc>
          <w:tcPr>
            <w:tcW w:w="5778" w:type="dxa"/>
          </w:tcPr>
          <w:p w14:paraId="1042F2F7" w14:textId="77777777" w:rsidR="00EC1F21" w:rsidRPr="00DA43C3" w:rsidRDefault="00EC1F21" w:rsidP="00DA43C3">
            <w:pPr>
              <w:rPr>
                <w:rFonts w:asciiTheme="minorHAnsi" w:hAnsiTheme="minorHAnsi"/>
                <w:sz w:val="18"/>
                <w:szCs w:val="18"/>
              </w:rPr>
            </w:pPr>
          </w:p>
        </w:tc>
      </w:tr>
      <w:tr w:rsidR="00EC1F21" w:rsidRPr="00DA43C3" w14:paraId="1042F2FC" w14:textId="77777777" w:rsidTr="008C6542">
        <w:tc>
          <w:tcPr>
            <w:tcW w:w="588" w:type="dxa"/>
            <w:vAlign w:val="center"/>
          </w:tcPr>
          <w:p w14:paraId="1042F2F9" w14:textId="77777777" w:rsidR="00EC1F21" w:rsidRPr="00DA43C3" w:rsidRDefault="00EC1F21" w:rsidP="00DA43C3">
            <w:pPr>
              <w:jc w:val="center"/>
              <w:rPr>
                <w:rFonts w:asciiTheme="minorHAnsi" w:hAnsiTheme="minorHAnsi"/>
                <w:sz w:val="18"/>
                <w:szCs w:val="18"/>
              </w:rPr>
            </w:pPr>
            <w:r w:rsidRPr="00DA43C3">
              <w:rPr>
                <w:rFonts w:asciiTheme="minorHAnsi" w:hAnsiTheme="minorHAnsi"/>
                <w:sz w:val="18"/>
                <w:szCs w:val="18"/>
              </w:rPr>
              <w:t>05</w:t>
            </w:r>
          </w:p>
        </w:tc>
        <w:tc>
          <w:tcPr>
            <w:tcW w:w="4650" w:type="dxa"/>
          </w:tcPr>
          <w:p w14:paraId="1042F2FA" w14:textId="77DA0B4D" w:rsidR="00EC1F21" w:rsidRPr="00DA43C3" w:rsidRDefault="00EC1F21" w:rsidP="00FB2328">
            <w:pPr>
              <w:rPr>
                <w:rFonts w:asciiTheme="minorHAnsi" w:hAnsiTheme="minorHAnsi"/>
                <w:sz w:val="18"/>
                <w:szCs w:val="18"/>
              </w:rPr>
            </w:pPr>
            <w:r w:rsidRPr="00DA43C3">
              <w:rPr>
                <w:rFonts w:asciiTheme="minorHAnsi" w:hAnsiTheme="minorHAnsi"/>
                <w:sz w:val="18"/>
                <w:szCs w:val="18"/>
              </w:rPr>
              <w:t xml:space="preserve">Blower </w:t>
            </w:r>
            <w:r w:rsidR="00FB2328">
              <w:rPr>
                <w:rFonts w:asciiTheme="minorHAnsi" w:hAnsiTheme="minorHAnsi"/>
                <w:sz w:val="18"/>
                <w:szCs w:val="18"/>
              </w:rPr>
              <w:t>D</w:t>
            </w:r>
            <w:r w:rsidRPr="00DA43C3">
              <w:rPr>
                <w:rFonts w:asciiTheme="minorHAnsi" w:hAnsiTheme="minorHAnsi"/>
                <w:sz w:val="18"/>
                <w:szCs w:val="18"/>
              </w:rPr>
              <w:t xml:space="preserve">oor </w:t>
            </w:r>
            <w:r w:rsidR="00FB2328">
              <w:rPr>
                <w:rFonts w:asciiTheme="minorHAnsi" w:hAnsiTheme="minorHAnsi"/>
                <w:sz w:val="18"/>
                <w:szCs w:val="18"/>
              </w:rPr>
              <w:t>L</w:t>
            </w:r>
            <w:r w:rsidRPr="00DA43C3">
              <w:rPr>
                <w:rFonts w:asciiTheme="minorHAnsi" w:hAnsiTheme="minorHAnsi"/>
                <w:sz w:val="18"/>
                <w:szCs w:val="18"/>
              </w:rPr>
              <w:t>ocation</w:t>
            </w:r>
          </w:p>
        </w:tc>
        <w:tc>
          <w:tcPr>
            <w:tcW w:w="5778" w:type="dxa"/>
          </w:tcPr>
          <w:p w14:paraId="1042F2FB" w14:textId="77777777" w:rsidR="00EC1F21" w:rsidRPr="00DA43C3" w:rsidRDefault="00EC1F21" w:rsidP="00DA43C3">
            <w:pPr>
              <w:rPr>
                <w:rFonts w:asciiTheme="minorHAnsi" w:hAnsiTheme="minorHAnsi"/>
                <w:sz w:val="18"/>
                <w:szCs w:val="18"/>
              </w:rPr>
            </w:pPr>
          </w:p>
        </w:tc>
      </w:tr>
      <w:tr w:rsidR="00EC1F21" w:rsidRPr="00DA43C3" w14:paraId="1042F300" w14:textId="77777777" w:rsidTr="008C6542">
        <w:tc>
          <w:tcPr>
            <w:tcW w:w="588" w:type="dxa"/>
            <w:vAlign w:val="center"/>
          </w:tcPr>
          <w:p w14:paraId="1042F2FD" w14:textId="77777777" w:rsidR="00EC1F21" w:rsidRPr="00DA43C3" w:rsidRDefault="00EC1F21" w:rsidP="00DA43C3">
            <w:pPr>
              <w:jc w:val="center"/>
              <w:rPr>
                <w:rFonts w:asciiTheme="minorHAnsi" w:hAnsiTheme="minorHAnsi"/>
                <w:sz w:val="18"/>
                <w:szCs w:val="18"/>
              </w:rPr>
            </w:pPr>
            <w:r w:rsidRPr="00DA43C3">
              <w:rPr>
                <w:rFonts w:asciiTheme="minorHAnsi" w:hAnsiTheme="minorHAnsi"/>
                <w:sz w:val="18"/>
                <w:szCs w:val="18"/>
              </w:rPr>
              <w:t>06</w:t>
            </w:r>
          </w:p>
        </w:tc>
        <w:tc>
          <w:tcPr>
            <w:tcW w:w="4650" w:type="dxa"/>
          </w:tcPr>
          <w:p w14:paraId="1042F2FE" w14:textId="2E07BA37" w:rsidR="00EC1F21" w:rsidRPr="00DA43C3" w:rsidDel="00752910" w:rsidRDefault="00EC1F21" w:rsidP="00DA43C3">
            <w:pPr>
              <w:rPr>
                <w:rFonts w:asciiTheme="minorHAnsi" w:hAnsiTheme="minorHAnsi"/>
                <w:sz w:val="18"/>
                <w:szCs w:val="18"/>
              </w:rPr>
            </w:pPr>
            <w:r w:rsidRPr="00DA43C3">
              <w:rPr>
                <w:rFonts w:asciiTheme="minorHAnsi" w:hAnsiTheme="minorHAnsi"/>
                <w:sz w:val="18"/>
                <w:szCs w:val="18"/>
              </w:rPr>
              <w:t>Building Elevation (</w:t>
            </w:r>
            <w:proofErr w:type="spellStart"/>
            <w:r w:rsidRPr="00DA43C3">
              <w:rPr>
                <w:rFonts w:asciiTheme="minorHAnsi" w:hAnsiTheme="minorHAnsi"/>
                <w:sz w:val="18"/>
                <w:szCs w:val="18"/>
              </w:rPr>
              <w:t>ft</w:t>
            </w:r>
            <w:proofErr w:type="spellEnd"/>
            <w:r w:rsidRPr="00DA43C3">
              <w:rPr>
                <w:rFonts w:asciiTheme="minorHAnsi" w:hAnsiTheme="minorHAnsi"/>
                <w:sz w:val="18"/>
                <w:szCs w:val="18"/>
              </w:rPr>
              <w:t>)</w:t>
            </w:r>
          </w:p>
        </w:tc>
        <w:tc>
          <w:tcPr>
            <w:tcW w:w="5778" w:type="dxa"/>
          </w:tcPr>
          <w:p w14:paraId="1042F2FF" w14:textId="77777777" w:rsidR="00EC1F21" w:rsidRPr="00DA43C3" w:rsidDel="00752910" w:rsidRDefault="00EC1F21" w:rsidP="00DA43C3">
            <w:pPr>
              <w:rPr>
                <w:rFonts w:asciiTheme="minorHAnsi" w:hAnsiTheme="minorHAnsi"/>
                <w:sz w:val="18"/>
                <w:szCs w:val="18"/>
              </w:rPr>
            </w:pPr>
          </w:p>
        </w:tc>
      </w:tr>
      <w:tr w:rsidR="00EC1F21" w:rsidRPr="00DA43C3" w14:paraId="1042F304" w14:textId="77777777" w:rsidTr="008C6542">
        <w:tc>
          <w:tcPr>
            <w:tcW w:w="588" w:type="dxa"/>
            <w:vAlign w:val="center"/>
          </w:tcPr>
          <w:p w14:paraId="1042F301" w14:textId="77777777" w:rsidR="00EC1F21" w:rsidRPr="00DA43C3" w:rsidRDefault="00EC1F21" w:rsidP="00DA43C3">
            <w:pPr>
              <w:jc w:val="center"/>
              <w:rPr>
                <w:rFonts w:asciiTheme="minorHAnsi" w:hAnsiTheme="minorHAnsi"/>
                <w:sz w:val="18"/>
                <w:szCs w:val="18"/>
              </w:rPr>
            </w:pPr>
            <w:r w:rsidRPr="00DA43C3">
              <w:rPr>
                <w:rFonts w:asciiTheme="minorHAnsi" w:hAnsiTheme="minorHAnsi"/>
                <w:sz w:val="18"/>
                <w:szCs w:val="18"/>
              </w:rPr>
              <w:t>07</w:t>
            </w:r>
          </w:p>
        </w:tc>
        <w:tc>
          <w:tcPr>
            <w:tcW w:w="4650" w:type="dxa"/>
          </w:tcPr>
          <w:p w14:paraId="1042F302" w14:textId="797F9489" w:rsidR="00EC1F21" w:rsidRPr="00DA43C3" w:rsidRDefault="00EC1F21" w:rsidP="00DA43C3">
            <w:pPr>
              <w:rPr>
                <w:rFonts w:asciiTheme="minorHAnsi" w:hAnsiTheme="minorHAnsi"/>
                <w:sz w:val="18"/>
                <w:szCs w:val="18"/>
              </w:rPr>
            </w:pPr>
            <w:r w:rsidRPr="00DA43C3">
              <w:rPr>
                <w:rFonts w:asciiTheme="minorHAnsi" w:hAnsiTheme="minorHAnsi"/>
                <w:sz w:val="18"/>
                <w:szCs w:val="18"/>
              </w:rPr>
              <w:t>Building Volume (ft</w:t>
            </w:r>
            <w:r w:rsidRPr="0043446B">
              <w:rPr>
                <w:rFonts w:asciiTheme="minorHAnsi" w:hAnsiTheme="minorHAnsi"/>
                <w:sz w:val="18"/>
                <w:szCs w:val="18"/>
                <w:vertAlign w:val="superscript"/>
              </w:rPr>
              <w:t>3</w:t>
            </w:r>
            <w:r w:rsidRPr="00DA43C3">
              <w:rPr>
                <w:rFonts w:asciiTheme="minorHAnsi" w:hAnsiTheme="minorHAnsi"/>
                <w:sz w:val="18"/>
                <w:szCs w:val="18"/>
              </w:rPr>
              <w:t>)</w:t>
            </w:r>
          </w:p>
        </w:tc>
        <w:tc>
          <w:tcPr>
            <w:tcW w:w="5778" w:type="dxa"/>
          </w:tcPr>
          <w:p w14:paraId="1042F303" w14:textId="77777777" w:rsidR="00EC1F21" w:rsidRPr="00DA43C3" w:rsidRDefault="00EC1F21" w:rsidP="00DA43C3">
            <w:pPr>
              <w:rPr>
                <w:rFonts w:asciiTheme="minorHAnsi" w:hAnsiTheme="minorHAnsi"/>
                <w:sz w:val="18"/>
                <w:szCs w:val="18"/>
              </w:rPr>
            </w:pPr>
          </w:p>
        </w:tc>
      </w:tr>
      <w:tr w:rsidR="00EC1F21" w:rsidRPr="00DA43C3" w14:paraId="1042F308" w14:textId="77777777" w:rsidTr="008C6542">
        <w:tc>
          <w:tcPr>
            <w:tcW w:w="588" w:type="dxa"/>
            <w:vAlign w:val="center"/>
          </w:tcPr>
          <w:p w14:paraId="1042F305" w14:textId="77777777" w:rsidR="00EC1F21" w:rsidRPr="00DA43C3" w:rsidDel="0053362D" w:rsidRDefault="00EC1F21" w:rsidP="00DA43C3">
            <w:pPr>
              <w:jc w:val="center"/>
              <w:rPr>
                <w:rFonts w:asciiTheme="minorHAnsi" w:hAnsiTheme="minorHAnsi"/>
                <w:sz w:val="18"/>
                <w:szCs w:val="18"/>
              </w:rPr>
            </w:pPr>
            <w:r w:rsidRPr="00DA43C3">
              <w:rPr>
                <w:rFonts w:asciiTheme="minorHAnsi" w:hAnsiTheme="minorHAnsi"/>
                <w:sz w:val="18"/>
                <w:szCs w:val="18"/>
              </w:rPr>
              <w:t>08</w:t>
            </w:r>
          </w:p>
        </w:tc>
        <w:tc>
          <w:tcPr>
            <w:tcW w:w="4650" w:type="dxa"/>
          </w:tcPr>
          <w:p w14:paraId="1042F306" w14:textId="2E7253B1" w:rsidR="00EC1F21" w:rsidRPr="00DA43C3" w:rsidRDefault="00EC1F21" w:rsidP="00FB22B6">
            <w:pPr>
              <w:rPr>
                <w:rFonts w:asciiTheme="minorHAnsi" w:hAnsiTheme="minorHAnsi"/>
                <w:sz w:val="18"/>
                <w:szCs w:val="18"/>
              </w:rPr>
            </w:pPr>
            <w:r w:rsidRPr="00DA43C3">
              <w:rPr>
                <w:rFonts w:asciiTheme="minorHAnsi" w:hAnsiTheme="minorHAnsi"/>
                <w:sz w:val="18"/>
                <w:szCs w:val="18"/>
              </w:rPr>
              <w:t xml:space="preserve">Date of the </w:t>
            </w:r>
            <w:r w:rsidR="00FB22B6">
              <w:rPr>
                <w:rFonts w:asciiTheme="minorHAnsi" w:hAnsiTheme="minorHAnsi"/>
                <w:sz w:val="18"/>
                <w:szCs w:val="18"/>
              </w:rPr>
              <w:t>D</w:t>
            </w:r>
            <w:r w:rsidRPr="00DA43C3">
              <w:rPr>
                <w:rFonts w:asciiTheme="minorHAnsi" w:hAnsiTheme="minorHAnsi"/>
                <w:sz w:val="18"/>
                <w:szCs w:val="18"/>
              </w:rPr>
              <w:t xml:space="preserve">iagnostic </w:t>
            </w:r>
            <w:r w:rsidR="00FB22B6">
              <w:rPr>
                <w:rFonts w:asciiTheme="minorHAnsi" w:hAnsiTheme="minorHAnsi"/>
                <w:sz w:val="18"/>
                <w:szCs w:val="18"/>
              </w:rPr>
              <w:t>T</w:t>
            </w:r>
            <w:r w:rsidRPr="00DA43C3">
              <w:rPr>
                <w:rFonts w:asciiTheme="minorHAnsi" w:hAnsiTheme="minorHAnsi"/>
                <w:sz w:val="18"/>
                <w:szCs w:val="18"/>
              </w:rPr>
              <w:t xml:space="preserve">est for this </w:t>
            </w:r>
            <w:r w:rsidR="00FB22B6">
              <w:rPr>
                <w:rFonts w:asciiTheme="minorHAnsi" w:hAnsiTheme="minorHAnsi"/>
                <w:sz w:val="18"/>
                <w:szCs w:val="18"/>
              </w:rPr>
              <w:t>D</w:t>
            </w:r>
            <w:r w:rsidRPr="00DA43C3">
              <w:rPr>
                <w:rFonts w:asciiTheme="minorHAnsi" w:hAnsiTheme="minorHAnsi"/>
                <w:sz w:val="18"/>
                <w:szCs w:val="18"/>
              </w:rPr>
              <w:t>welling</w:t>
            </w:r>
          </w:p>
        </w:tc>
        <w:tc>
          <w:tcPr>
            <w:tcW w:w="5778" w:type="dxa"/>
          </w:tcPr>
          <w:p w14:paraId="1042F307" w14:textId="77777777" w:rsidR="00EC1F21" w:rsidRPr="00DA43C3" w:rsidRDefault="00EC1F21" w:rsidP="00DA43C3">
            <w:pPr>
              <w:rPr>
                <w:rFonts w:asciiTheme="minorHAnsi" w:hAnsiTheme="minorHAnsi"/>
                <w:sz w:val="18"/>
                <w:szCs w:val="18"/>
              </w:rPr>
            </w:pPr>
          </w:p>
        </w:tc>
      </w:tr>
    </w:tbl>
    <w:p w14:paraId="1042F309" w14:textId="77777777" w:rsidR="00EC1F21" w:rsidRPr="0043446B" w:rsidRDefault="00EC1F21" w:rsidP="00DA43C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p>
    <w:tbl>
      <w:tblPr>
        <w:tblW w:w="11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613"/>
        <w:gridCol w:w="562"/>
        <w:gridCol w:w="1641"/>
        <w:gridCol w:w="1109"/>
        <w:gridCol w:w="1094"/>
        <w:gridCol w:w="1656"/>
        <w:gridCol w:w="547"/>
        <w:gridCol w:w="2204"/>
      </w:tblGrid>
      <w:tr w:rsidR="00EC1F21" w:rsidRPr="00DA43C3" w14:paraId="1042F30B" w14:textId="77777777" w:rsidTr="00495B12">
        <w:tc>
          <w:tcPr>
            <w:tcW w:w="11016" w:type="dxa"/>
            <w:gridSpan w:val="9"/>
          </w:tcPr>
          <w:p w14:paraId="1042F30A" w14:textId="77777777" w:rsidR="00EC1F21" w:rsidRPr="00DA43C3" w:rsidRDefault="00EC1F21" w:rsidP="00DA43C3">
            <w:pPr>
              <w:rPr>
                <w:rFonts w:asciiTheme="minorHAnsi" w:hAnsiTheme="minorHAnsi"/>
                <w:sz w:val="18"/>
                <w:szCs w:val="18"/>
              </w:rPr>
            </w:pPr>
            <w:r w:rsidRPr="0043446B">
              <w:rPr>
                <w:rFonts w:asciiTheme="minorHAnsi" w:hAnsiTheme="minorHAnsi"/>
                <w:b/>
                <w:szCs w:val="18"/>
              </w:rPr>
              <w:t>B. Diagnostic Equipment Information</w:t>
            </w:r>
          </w:p>
        </w:tc>
      </w:tr>
      <w:tr w:rsidR="00EC1F21" w:rsidRPr="00DA43C3" w14:paraId="1042F30F" w14:textId="77777777" w:rsidTr="00495B12">
        <w:tc>
          <w:tcPr>
            <w:tcW w:w="590" w:type="dxa"/>
            <w:vAlign w:val="center"/>
          </w:tcPr>
          <w:p w14:paraId="1042F30C" w14:textId="77777777" w:rsidR="00EC1F21" w:rsidRPr="00DA43C3" w:rsidRDefault="00EC1F21" w:rsidP="00DA43C3">
            <w:pPr>
              <w:jc w:val="center"/>
              <w:rPr>
                <w:rFonts w:asciiTheme="minorHAnsi" w:hAnsiTheme="minorHAnsi"/>
                <w:sz w:val="18"/>
                <w:szCs w:val="18"/>
              </w:rPr>
            </w:pPr>
            <w:r w:rsidRPr="00DA43C3">
              <w:rPr>
                <w:rFonts w:asciiTheme="minorHAnsi" w:hAnsiTheme="minorHAnsi"/>
                <w:sz w:val="18"/>
                <w:szCs w:val="18"/>
              </w:rPr>
              <w:t>01</w:t>
            </w:r>
          </w:p>
        </w:tc>
        <w:tc>
          <w:tcPr>
            <w:tcW w:w="4925" w:type="dxa"/>
            <w:gridSpan w:val="4"/>
            <w:vAlign w:val="center"/>
          </w:tcPr>
          <w:p w14:paraId="1042F30D" w14:textId="730173CE" w:rsidR="00EC1F21" w:rsidRPr="00DA43C3" w:rsidRDefault="00EC1F21" w:rsidP="00DA43C3">
            <w:pPr>
              <w:rPr>
                <w:rFonts w:asciiTheme="minorHAnsi" w:hAnsiTheme="minorHAnsi"/>
                <w:sz w:val="18"/>
                <w:szCs w:val="18"/>
              </w:rPr>
            </w:pPr>
            <w:r w:rsidRPr="00DA43C3">
              <w:rPr>
                <w:rFonts w:asciiTheme="minorHAnsi" w:hAnsiTheme="minorHAnsi"/>
                <w:sz w:val="18"/>
                <w:szCs w:val="18"/>
              </w:rPr>
              <w:t>Number of Manometers Used to Measure Home Pressurization</w:t>
            </w:r>
          </w:p>
        </w:tc>
        <w:tc>
          <w:tcPr>
            <w:tcW w:w="5501" w:type="dxa"/>
            <w:gridSpan w:val="4"/>
          </w:tcPr>
          <w:p w14:paraId="1042F30E" w14:textId="77777777" w:rsidR="00EC1F21" w:rsidRPr="00DA43C3" w:rsidRDefault="00EC1F21" w:rsidP="00DA43C3">
            <w:pPr>
              <w:rPr>
                <w:rFonts w:asciiTheme="minorHAnsi" w:hAnsiTheme="minorHAnsi"/>
                <w:sz w:val="18"/>
                <w:szCs w:val="18"/>
              </w:rPr>
            </w:pPr>
          </w:p>
        </w:tc>
      </w:tr>
      <w:tr w:rsidR="00EC1F21" w:rsidRPr="00DA43C3" w14:paraId="1042F315" w14:textId="77777777" w:rsidTr="00495B12">
        <w:tc>
          <w:tcPr>
            <w:tcW w:w="2203" w:type="dxa"/>
            <w:gridSpan w:val="2"/>
            <w:vAlign w:val="center"/>
          </w:tcPr>
          <w:p w14:paraId="1042F310" w14:textId="77777777" w:rsidR="00EC1F21" w:rsidRPr="00DA43C3" w:rsidRDefault="00EC1F21" w:rsidP="00DA43C3">
            <w:pPr>
              <w:jc w:val="center"/>
              <w:rPr>
                <w:rFonts w:asciiTheme="minorHAnsi" w:hAnsiTheme="minorHAnsi"/>
                <w:sz w:val="18"/>
                <w:szCs w:val="18"/>
              </w:rPr>
            </w:pPr>
            <w:r w:rsidRPr="00DA43C3">
              <w:rPr>
                <w:rFonts w:asciiTheme="minorHAnsi" w:hAnsiTheme="minorHAnsi"/>
                <w:sz w:val="18"/>
                <w:szCs w:val="18"/>
              </w:rPr>
              <w:t>02</w:t>
            </w:r>
          </w:p>
        </w:tc>
        <w:tc>
          <w:tcPr>
            <w:tcW w:w="2203" w:type="dxa"/>
            <w:gridSpan w:val="2"/>
            <w:vAlign w:val="center"/>
          </w:tcPr>
          <w:p w14:paraId="1042F311" w14:textId="77777777" w:rsidR="00EC1F21" w:rsidRPr="00DA43C3" w:rsidRDefault="00EC1F21" w:rsidP="00DA43C3">
            <w:pPr>
              <w:jc w:val="center"/>
              <w:rPr>
                <w:rFonts w:asciiTheme="minorHAnsi" w:hAnsiTheme="minorHAnsi"/>
                <w:sz w:val="18"/>
                <w:szCs w:val="18"/>
              </w:rPr>
            </w:pPr>
            <w:r w:rsidRPr="00DA43C3">
              <w:rPr>
                <w:rFonts w:asciiTheme="minorHAnsi" w:hAnsiTheme="minorHAnsi"/>
                <w:sz w:val="18"/>
                <w:szCs w:val="18"/>
              </w:rPr>
              <w:t>03</w:t>
            </w:r>
          </w:p>
        </w:tc>
        <w:tc>
          <w:tcPr>
            <w:tcW w:w="2203" w:type="dxa"/>
            <w:gridSpan w:val="2"/>
            <w:vAlign w:val="center"/>
          </w:tcPr>
          <w:p w14:paraId="1042F312" w14:textId="77777777" w:rsidR="00EC1F21" w:rsidRPr="00DA43C3" w:rsidRDefault="00EC1F21" w:rsidP="00DA43C3">
            <w:pPr>
              <w:jc w:val="center"/>
              <w:rPr>
                <w:rFonts w:asciiTheme="minorHAnsi" w:hAnsiTheme="minorHAnsi"/>
                <w:sz w:val="18"/>
                <w:szCs w:val="18"/>
              </w:rPr>
            </w:pPr>
            <w:r w:rsidRPr="00DA43C3">
              <w:rPr>
                <w:rFonts w:asciiTheme="minorHAnsi" w:hAnsiTheme="minorHAnsi"/>
                <w:sz w:val="18"/>
                <w:szCs w:val="18"/>
              </w:rPr>
              <w:t>04</w:t>
            </w:r>
          </w:p>
        </w:tc>
        <w:tc>
          <w:tcPr>
            <w:tcW w:w="2203" w:type="dxa"/>
            <w:gridSpan w:val="2"/>
            <w:vAlign w:val="center"/>
          </w:tcPr>
          <w:p w14:paraId="1042F313" w14:textId="77777777" w:rsidR="00EC1F21" w:rsidRPr="00DA43C3" w:rsidRDefault="00EC1F21" w:rsidP="00DA43C3">
            <w:pPr>
              <w:jc w:val="center"/>
              <w:rPr>
                <w:rFonts w:asciiTheme="minorHAnsi" w:hAnsiTheme="minorHAnsi"/>
                <w:sz w:val="18"/>
                <w:szCs w:val="18"/>
              </w:rPr>
            </w:pPr>
            <w:r w:rsidRPr="00DA43C3">
              <w:rPr>
                <w:rFonts w:asciiTheme="minorHAnsi" w:hAnsiTheme="minorHAnsi"/>
                <w:sz w:val="18"/>
                <w:szCs w:val="18"/>
              </w:rPr>
              <w:t>05</w:t>
            </w:r>
          </w:p>
        </w:tc>
        <w:tc>
          <w:tcPr>
            <w:tcW w:w="2204" w:type="dxa"/>
            <w:vAlign w:val="center"/>
          </w:tcPr>
          <w:p w14:paraId="1042F314" w14:textId="77777777" w:rsidR="00EC1F21" w:rsidRPr="00DA43C3" w:rsidRDefault="00EC1F21" w:rsidP="00DA43C3">
            <w:pPr>
              <w:jc w:val="center"/>
              <w:rPr>
                <w:rFonts w:asciiTheme="minorHAnsi" w:hAnsiTheme="minorHAnsi"/>
                <w:sz w:val="18"/>
                <w:szCs w:val="18"/>
              </w:rPr>
            </w:pPr>
            <w:r w:rsidRPr="00DA43C3">
              <w:rPr>
                <w:rFonts w:asciiTheme="minorHAnsi" w:hAnsiTheme="minorHAnsi"/>
                <w:sz w:val="18"/>
                <w:szCs w:val="18"/>
              </w:rPr>
              <w:t>06</w:t>
            </w:r>
          </w:p>
        </w:tc>
      </w:tr>
      <w:tr w:rsidR="00EC1F21" w:rsidRPr="00DA43C3" w14:paraId="1042F31B" w14:textId="77777777" w:rsidTr="00495B12">
        <w:tc>
          <w:tcPr>
            <w:tcW w:w="2203" w:type="dxa"/>
            <w:gridSpan w:val="2"/>
            <w:vAlign w:val="center"/>
          </w:tcPr>
          <w:p w14:paraId="1042F316" w14:textId="77777777" w:rsidR="00EC1F21" w:rsidRPr="00DA43C3" w:rsidRDefault="00EC1F21" w:rsidP="00DA43C3">
            <w:pPr>
              <w:jc w:val="center"/>
              <w:rPr>
                <w:rFonts w:asciiTheme="minorHAnsi" w:hAnsiTheme="minorHAnsi"/>
                <w:sz w:val="18"/>
                <w:szCs w:val="18"/>
              </w:rPr>
            </w:pPr>
            <w:r w:rsidRPr="00DA43C3">
              <w:rPr>
                <w:rFonts w:asciiTheme="minorHAnsi" w:hAnsiTheme="minorHAnsi"/>
                <w:sz w:val="18"/>
                <w:szCs w:val="18"/>
              </w:rPr>
              <w:t>Manometer                  Make</w:t>
            </w:r>
          </w:p>
        </w:tc>
        <w:tc>
          <w:tcPr>
            <w:tcW w:w="2203" w:type="dxa"/>
            <w:gridSpan w:val="2"/>
            <w:vAlign w:val="center"/>
          </w:tcPr>
          <w:p w14:paraId="1042F317" w14:textId="77777777" w:rsidR="00EC1F21" w:rsidRPr="00DA43C3" w:rsidRDefault="00EC1F21" w:rsidP="00DA43C3">
            <w:pPr>
              <w:jc w:val="center"/>
              <w:rPr>
                <w:rFonts w:asciiTheme="minorHAnsi" w:hAnsiTheme="minorHAnsi"/>
                <w:sz w:val="18"/>
                <w:szCs w:val="18"/>
              </w:rPr>
            </w:pPr>
            <w:r w:rsidRPr="00DA43C3">
              <w:rPr>
                <w:rFonts w:asciiTheme="minorHAnsi" w:hAnsiTheme="minorHAnsi"/>
                <w:sz w:val="18"/>
                <w:szCs w:val="18"/>
              </w:rPr>
              <w:t>Manometer                 Model</w:t>
            </w:r>
          </w:p>
        </w:tc>
        <w:tc>
          <w:tcPr>
            <w:tcW w:w="2203" w:type="dxa"/>
            <w:gridSpan w:val="2"/>
            <w:vAlign w:val="center"/>
          </w:tcPr>
          <w:p w14:paraId="1042F318" w14:textId="77777777" w:rsidR="00EC1F21" w:rsidRPr="00DA43C3" w:rsidRDefault="00EC1F21" w:rsidP="00DA43C3">
            <w:pPr>
              <w:jc w:val="center"/>
              <w:rPr>
                <w:rFonts w:asciiTheme="minorHAnsi" w:hAnsiTheme="minorHAnsi"/>
                <w:sz w:val="18"/>
                <w:szCs w:val="18"/>
              </w:rPr>
            </w:pPr>
            <w:r w:rsidRPr="00DA43C3">
              <w:rPr>
                <w:rFonts w:asciiTheme="minorHAnsi" w:hAnsiTheme="minorHAnsi"/>
                <w:sz w:val="18"/>
                <w:szCs w:val="18"/>
              </w:rPr>
              <w:t>Manometer                   Serial                          Number</w:t>
            </w:r>
          </w:p>
        </w:tc>
        <w:tc>
          <w:tcPr>
            <w:tcW w:w="2203" w:type="dxa"/>
            <w:gridSpan w:val="2"/>
            <w:vAlign w:val="center"/>
          </w:tcPr>
          <w:p w14:paraId="1042F319" w14:textId="77777777" w:rsidR="00EC1F21" w:rsidRPr="00DA43C3" w:rsidRDefault="00EC1F21" w:rsidP="00DA43C3">
            <w:pPr>
              <w:jc w:val="center"/>
              <w:rPr>
                <w:rFonts w:asciiTheme="minorHAnsi" w:hAnsiTheme="minorHAnsi"/>
                <w:sz w:val="18"/>
                <w:szCs w:val="18"/>
              </w:rPr>
            </w:pPr>
            <w:r w:rsidRPr="00DA43C3">
              <w:rPr>
                <w:rFonts w:asciiTheme="minorHAnsi" w:hAnsiTheme="minorHAnsi"/>
                <w:sz w:val="18"/>
                <w:szCs w:val="18"/>
              </w:rPr>
              <w:t>Manometer         Calibration                      Date</w:t>
            </w:r>
          </w:p>
        </w:tc>
        <w:tc>
          <w:tcPr>
            <w:tcW w:w="2204" w:type="dxa"/>
            <w:vAlign w:val="center"/>
          </w:tcPr>
          <w:p w14:paraId="1042F31A" w14:textId="77777777" w:rsidR="00EC1F21" w:rsidRPr="00DA43C3" w:rsidRDefault="00EC1F21" w:rsidP="00DA43C3">
            <w:pPr>
              <w:jc w:val="center"/>
              <w:rPr>
                <w:rFonts w:asciiTheme="minorHAnsi" w:hAnsiTheme="minorHAnsi"/>
                <w:sz w:val="18"/>
                <w:szCs w:val="18"/>
              </w:rPr>
            </w:pPr>
            <w:r w:rsidRPr="00DA43C3">
              <w:rPr>
                <w:rFonts w:asciiTheme="minorHAnsi" w:hAnsiTheme="minorHAnsi"/>
                <w:sz w:val="18"/>
                <w:szCs w:val="18"/>
              </w:rPr>
              <w:t>Manometer        Calibration                   Status</w:t>
            </w:r>
          </w:p>
        </w:tc>
      </w:tr>
      <w:tr w:rsidR="00EC1F21" w:rsidRPr="00DA43C3" w14:paraId="1042F321" w14:textId="77777777" w:rsidTr="00FB2328">
        <w:tc>
          <w:tcPr>
            <w:tcW w:w="2203" w:type="dxa"/>
            <w:gridSpan w:val="2"/>
            <w:tcBorders>
              <w:bottom w:val="single" w:sz="4" w:space="0" w:color="000000"/>
            </w:tcBorders>
            <w:vAlign w:val="center"/>
          </w:tcPr>
          <w:p w14:paraId="1042F31C" w14:textId="77777777" w:rsidR="00EC1F21" w:rsidRPr="00DA43C3" w:rsidRDefault="00EC1F21" w:rsidP="00DA43C3">
            <w:pPr>
              <w:jc w:val="center"/>
              <w:rPr>
                <w:rFonts w:asciiTheme="minorHAnsi" w:hAnsiTheme="minorHAnsi"/>
                <w:sz w:val="18"/>
                <w:szCs w:val="18"/>
              </w:rPr>
            </w:pPr>
          </w:p>
        </w:tc>
        <w:tc>
          <w:tcPr>
            <w:tcW w:w="2203" w:type="dxa"/>
            <w:gridSpan w:val="2"/>
            <w:tcBorders>
              <w:bottom w:val="single" w:sz="4" w:space="0" w:color="000000"/>
            </w:tcBorders>
            <w:vAlign w:val="center"/>
          </w:tcPr>
          <w:p w14:paraId="1042F31D" w14:textId="77777777" w:rsidR="00EC1F21" w:rsidRPr="00DA43C3" w:rsidRDefault="00EC1F21" w:rsidP="00DA43C3">
            <w:pPr>
              <w:jc w:val="center"/>
              <w:rPr>
                <w:rFonts w:asciiTheme="minorHAnsi" w:hAnsiTheme="minorHAnsi"/>
                <w:sz w:val="18"/>
                <w:szCs w:val="18"/>
              </w:rPr>
            </w:pPr>
          </w:p>
        </w:tc>
        <w:tc>
          <w:tcPr>
            <w:tcW w:w="2203" w:type="dxa"/>
            <w:gridSpan w:val="2"/>
            <w:tcBorders>
              <w:bottom w:val="single" w:sz="4" w:space="0" w:color="000000"/>
            </w:tcBorders>
            <w:vAlign w:val="center"/>
          </w:tcPr>
          <w:p w14:paraId="1042F31E" w14:textId="77777777" w:rsidR="00EC1F21" w:rsidRPr="00DA43C3" w:rsidRDefault="00EC1F21" w:rsidP="00DA43C3">
            <w:pPr>
              <w:jc w:val="center"/>
              <w:rPr>
                <w:rFonts w:asciiTheme="minorHAnsi" w:hAnsiTheme="minorHAnsi"/>
                <w:sz w:val="18"/>
                <w:szCs w:val="18"/>
              </w:rPr>
            </w:pPr>
          </w:p>
        </w:tc>
        <w:tc>
          <w:tcPr>
            <w:tcW w:w="2203" w:type="dxa"/>
            <w:gridSpan w:val="2"/>
            <w:tcBorders>
              <w:bottom w:val="single" w:sz="4" w:space="0" w:color="000000"/>
            </w:tcBorders>
            <w:vAlign w:val="center"/>
          </w:tcPr>
          <w:p w14:paraId="1042F31F" w14:textId="77777777" w:rsidR="00EC1F21" w:rsidRPr="00DA43C3" w:rsidRDefault="00EC1F21" w:rsidP="00DA43C3">
            <w:pPr>
              <w:jc w:val="center"/>
              <w:rPr>
                <w:rFonts w:asciiTheme="minorHAnsi" w:hAnsiTheme="minorHAnsi"/>
                <w:sz w:val="18"/>
                <w:szCs w:val="18"/>
              </w:rPr>
            </w:pPr>
          </w:p>
        </w:tc>
        <w:tc>
          <w:tcPr>
            <w:tcW w:w="2204" w:type="dxa"/>
            <w:tcBorders>
              <w:bottom w:val="single" w:sz="4" w:space="0" w:color="000000"/>
            </w:tcBorders>
            <w:vAlign w:val="center"/>
          </w:tcPr>
          <w:p w14:paraId="1042F320" w14:textId="77777777" w:rsidR="00EC1F21" w:rsidRPr="00DA43C3" w:rsidRDefault="00EC1F21" w:rsidP="00DA43C3">
            <w:pPr>
              <w:jc w:val="center"/>
              <w:rPr>
                <w:rFonts w:asciiTheme="minorHAnsi" w:hAnsiTheme="minorHAnsi"/>
                <w:sz w:val="18"/>
                <w:szCs w:val="18"/>
              </w:rPr>
            </w:pPr>
          </w:p>
        </w:tc>
      </w:tr>
      <w:tr w:rsidR="00EC1F21" w:rsidRPr="00DA43C3" w14:paraId="1042F327" w14:textId="77777777" w:rsidTr="00FB2328">
        <w:tc>
          <w:tcPr>
            <w:tcW w:w="2203" w:type="dxa"/>
            <w:gridSpan w:val="2"/>
            <w:tcBorders>
              <w:bottom w:val="single" w:sz="4" w:space="0" w:color="000000"/>
            </w:tcBorders>
            <w:vAlign w:val="center"/>
          </w:tcPr>
          <w:p w14:paraId="1042F322" w14:textId="77777777" w:rsidR="00EC1F21" w:rsidRPr="00DA43C3" w:rsidRDefault="00EC1F21" w:rsidP="00DA43C3">
            <w:pPr>
              <w:jc w:val="center"/>
              <w:rPr>
                <w:rFonts w:asciiTheme="minorHAnsi" w:hAnsiTheme="minorHAnsi"/>
                <w:sz w:val="18"/>
                <w:szCs w:val="18"/>
              </w:rPr>
            </w:pPr>
          </w:p>
        </w:tc>
        <w:tc>
          <w:tcPr>
            <w:tcW w:w="2203" w:type="dxa"/>
            <w:gridSpan w:val="2"/>
            <w:tcBorders>
              <w:bottom w:val="single" w:sz="4" w:space="0" w:color="000000"/>
            </w:tcBorders>
            <w:vAlign w:val="center"/>
          </w:tcPr>
          <w:p w14:paraId="1042F323" w14:textId="77777777" w:rsidR="00EC1F21" w:rsidRPr="00DA43C3" w:rsidRDefault="00EC1F21" w:rsidP="00DA43C3">
            <w:pPr>
              <w:jc w:val="center"/>
              <w:rPr>
                <w:rFonts w:asciiTheme="minorHAnsi" w:hAnsiTheme="minorHAnsi"/>
                <w:sz w:val="18"/>
                <w:szCs w:val="18"/>
              </w:rPr>
            </w:pPr>
          </w:p>
        </w:tc>
        <w:tc>
          <w:tcPr>
            <w:tcW w:w="2203" w:type="dxa"/>
            <w:gridSpan w:val="2"/>
            <w:tcBorders>
              <w:bottom w:val="single" w:sz="4" w:space="0" w:color="000000"/>
            </w:tcBorders>
            <w:vAlign w:val="center"/>
          </w:tcPr>
          <w:p w14:paraId="1042F324" w14:textId="77777777" w:rsidR="00EC1F21" w:rsidRPr="00DA43C3" w:rsidRDefault="00EC1F21" w:rsidP="00DA43C3">
            <w:pPr>
              <w:jc w:val="center"/>
              <w:rPr>
                <w:rFonts w:asciiTheme="minorHAnsi" w:hAnsiTheme="minorHAnsi"/>
                <w:sz w:val="18"/>
                <w:szCs w:val="18"/>
              </w:rPr>
            </w:pPr>
          </w:p>
        </w:tc>
        <w:tc>
          <w:tcPr>
            <w:tcW w:w="2203" w:type="dxa"/>
            <w:gridSpan w:val="2"/>
            <w:tcBorders>
              <w:bottom w:val="single" w:sz="4" w:space="0" w:color="000000"/>
            </w:tcBorders>
            <w:vAlign w:val="center"/>
          </w:tcPr>
          <w:p w14:paraId="1042F325" w14:textId="77777777" w:rsidR="00EC1F21" w:rsidRPr="00DA43C3" w:rsidRDefault="00EC1F21" w:rsidP="00DA43C3">
            <w:pPr>
              <w:jc w:val="center"/>
              <w:rPr>
                <w:rFonts w:asciiTheme="minorHAnsi" w:hAnsiTheme="minorHAnsi"/>
                <w:sz w:val="18"/>
                <w:szCs w:val="18"/>
              </w:rPr>
            </w:pPr>
          </w:p>
        </w:tc>
        <w:tc>
          <w:tcPr>
            <w:tcW w:w="2204" w:type="dxa"/>
            <w:tcBorders>
              <w:bottom w:val="single" w:sz="4" w:space="0" w:color="000000"/>
            </w:tcBorders>
            <w:vAlign w:val="center"/>
          </w:tcPr>
          <w:p w14:paraId="1042F326" w14:textId="77777777" w:rsidR="00EC1F21" w:rsidRPr="00DA43C3" w:rsidRDefault="00EC1F21" w:rsidP="00DA43C3">
            <w:pPr>
              <w:jc w:val="center"/>
              <w:rPr>
                <w:rFonts w:asciiTheme="minorHAnsi" w:hAnsiTheme="minorHAnsi"/>
                <w:sz w:val="18"/>
                <w:szCs w:val="18"/>
              </w:rPr>
            </w:pPr>
          </w:p>
        </w:tc>
      </w:tr>
      <w:tr w:rsidR="00EC1F21" w:rsidRPr="00DA43C3" w14:paraId="1042F32B" w14:textId="77777777" w:rsidTr="00FB2328">
        <w:tc>
          <w:tcPr>
            <w:tcW w:w="590" w:type="dxa"/>
            <w:tcBorders>
              <w:top w:val="single" w:sz="4" w:space="0" w:color="000000"/>
            </w:tcBorders>
            <w:vAlign w:val="center"/>
          </w:tcPr>
          <w:p w14:paraId="1042F328" w14:textId="77777777" w:rsidR="00EC1F21" w:rsidRPr="00DA43C3" w:rsidRDefault="00EC1F21" w:rsidP="00DA43C3">
            <w:pPr>
              <w:jc w:val="center"/>
              <w:rPr>
                <w:rFonts w:asciiTheme="minorHAnsi" w:hAnsiTheme="minorHAnsi"/>
                <w:sz w:val="18"/>
                <w:szCs w:val="18"/>
              </w:rPr>
            </w:pPr>
            <w:r w:rsidRPr="00DA43C3">
              <w:rPr>
                <w:rFonts w:asciiTheme="minorHAnsi" w:hAnsiTheme="minorHAnsi"/>
                <w:sz w:val="18"/>
                <w:szCs w:val="18"/>
              </w:rPr>
              <w:t>07</w:t>
            </w:r>
          </w:p>
        </w:tc>
        <w:tc>
          <w:tcPr>
            <w:tcW w:w="4925" w:type="dxa"/>
            <w:gridSpan w:val="4"/>
            <w:tcBorders>
              <w:top w:val="single" w:sz="4" w:space="0" w:color="000000"/>
            </w:tcBorders>
            <w:vAlign w:val="center"/>
          </w:tcPr>
          <w:p w14:paraId="1042F329" w14:textId="77777777" w:rsidR="00EC1F21" w:rsidRPr="00DA43C3" w:rsidRDefault="00EC1F21" w:rsidP="00DA43C3">
            <w:pPr>
              <w:rPr>
                <w:rFonts w:asciiTheme="minorHAnsi" w:hAnsiTheme="minorHAnsi"/>
                <w:sz w:val="18"/>
                <w:szCs w:val="18"/>
              </w:rPr>
            </w:pPr>
            <w:r w:rsidRPr="00DA43C3">
              <w:rPr>
                <w:rFonts w:asciiTheme="minorHAnsi" w:hAnsiTheme="minorHAnsi"/>
                <w:sz w:val="18"/>
                <w:szCs w:val="18"/>
              </w:rPr>
              <w:t>Number of Fans Used to Pressurize Home</w:t>
            </w:r>
          </w:p>
        </w:tc>
        <w:tc>
          <w:tcPr>
            <w:tcW w:w="5501" w:type="dxa"/>
            <w:gridSpan w:val="4"/>
            <w:tcBorders>
              <w:top w:val="single" w:sz="4" w:space="0" w:color="000000"/>
            </w:tcBorders>
            <w:vAlign w:val="center"/>
          </w:tcPr>
          <w:p w14:paraId="1042F32A" w14:textId="77777777" w:rsidR="00EC1F21" w:rsidRPr="00DA43C3" w:rsidRDefault="00EC1F21" w:rsidP="00DA43C3">
            <w:pPr>
              <w:rPr>
                <w:rFonts w:asciiTheme="minorHAnsi" w:hAnsiTheme="minorHAnsi"/>
                <w:sz w:val="18"/>
                <w:szCs w:val="18"/>
              </w:rPr>
            </w:pPr>
          </w:p>
        </w:tc>
      </w:tr>
      <w:tr w:rsidR="00EC1F21" w:rsidRPr="00DA43C3" w14:paraId="1042F330" w14:textId="77777777" w:rsidTr="00495B12">
        <w:tc>
          <w:tcPr>
            <w:tcW w:w="2765" w:type="dxa"/>
            <w:gridSpan w:val="3"/>
            <w:vAlign w:val="center"/>
          </w:tcPr>
          <w:p w14:paraId="1042F32C" w14:textId="77777777" w:rsidR="00EC1F21" w:rsidRPr="00DA43C3" w:rsidRDefault="00EC1F21" w:rsidP="00DA43C3">
            <w:pPr>
              <w:jc w:val="center"/>
              <w:rPr>
                <w:rFonts w:asciiTheme="minorHAnsi" w:hAnsiTheme="minorHAnsi"/>
                <w:sz w:val="18"/>
                <w:szCs w:val="18"/>
              </w:rPr>
            </w:pPr>
            <w:r w:rsidRPr="00DA43C3">
              <w:rPr>
                <w:rFonts w:asciiTheme="minorHAnsi" w:hAnsiTheme="minorHAnsi"/>
                <w:sz w:val="18"/>
                <w:szCs w:val="18"/>
              </w:rPr>
              <w:t>08</w:t>
            </w:r>
          </w:p>
        </w:tc>
        <w:tc>
          <w:tcPr>
            <w:tcW w:w="2750" w:type="dxa"/>
            <w:gridSpan w:val="2"/>
            <w:vAlign w:val="center"/>
          </w:tcPr>
          <w:p w14:paraId="1042F32D" w14:textId="77777777" w:rsidR="00EC1F21" w:rsidRPr="00DA43C3" w:rsidRDefault="00EC1F21" w:rsidP="00DA43C3">
            <w:pPr>
              <w:jc w:val="center"/>
              <w:rPr>
                <w:rFonts w:asciiTheme="minorHAnsi" w:hAnsiTheme="minorHAnsi"/>
                <w:sz w:val="18"/>
                <w:szCs w:val="18"/>
              </w:rPr>
            </w:pPr>
            <w:r w:rsidRPr="00DA43C3">
              <w:rPr>
                <w:rFonts w:asciiTheme="minorHAnsi" w:hAnsiTheme="minorHAnsi"/>
                <w:sz w:val="18"/>
                <w:szCs w:val="18"/>
              </w:rPr>
              <w:t>09</w:t>
            </w:r>
          </w:p>
        </w:tc>
        <w:tc>
          <w:tcPr>
            <w:tcW w:w="2750" w:type="dxa"/>
            <w:gridSpan w:val="2"/>
            <w:vAlign w:val="center"/>
          </w:tcPr>
          <w:p w14:paraId="1042F32E" w14:textId="77777777" w:rsidR="00EC1F21" w:rsidRPr="00DA43C3" w:rsidRDefault="00EC1F21" w:rsidP="00DA43C3">
            <w:pPr>
              <w:jc w:val="center"/>
              <w:rPr>
                <w:rFonts w:asciiTheme="minorHAnsi" w:hAnsiTheme="minorHAnsi"/>
                <w:sz w:val="18"/>
                <w:szCs w:val="18"/>
              </w:rPr>
            </w:pPr>
            <w:r w:rsidRPr="00DA43C3">
              <w:rPr>
                <w:rFonts w:asciiTheme="minorHAnsi" w:hAnsiTheme="minorHAnsi"/>
                <w:sz w:val="18"/>
                <w:szCs w:val="18"/>
              </w:rPr>
              <w:t>10</w:t>
            </w:r>
          </w:p>
        </w:tc>
        <w:tc>
          <w:tcPr>
            <w:tcW w:w="2751" w:type="dxa"/>
            <w:gridSpan w:val="2"/>
            <w:vAlign w:val="center"/>
          </w:tcPr>
          <w:p w14:paraId="1042F32F" w14:textId="77777777" w:rsidR="00EC1F21" w:rsidRPr="00DA43C3" w:rsidRDefault="00EC1F21" w:rsidP="00DA43C3">
            <w:pPr>
              <w:jc w:val="center"/>
              <w:rPr>
                <w:rFonts w:asciiTheme="minorHAnsi" w:hAnsiTheme="minorHAnsi"/>
                <w:sz w:val="18"/>
                <w:szCs w:val="18"/>
              </w:rPr>
            </w:pPr>
            <w:r w:rsidRPr="00DA43C3">
              <w:rPr>
                <w:rFonts w:asciiTheme="minorHAnsi" w:hAnsiTheme="minorHAnsi"/>
                <w:sz w:val="18"/>
                <w:szCs w:val="18"/>
              </w:rPr>
              <w:t>11</w:t>
            </w:r>
          </w:p>
        </w:tc>
      </w:tr>
      <w:tr w:rsidR="00EC1F21" w:rsidRPr="00DA43C3" w14:paraId="1042F335" w14:textId="77777777" w:rsidTr="00495B12">
        <w:tc>
          <w:tcPr>
            <w:tcW w:w="2765" w:type="dxa"/>
            <w:gridSpan w:val="3"/>
            <w:vAlign w:val="center"/>
          </w:tcPr>
          <w:p w14:paraId="1042F331" w14:textId="77777777" w:rsidR="00EC1F21" w:rsidRPr="00DA43C3" w:rsidRDefault="00EC1F21" w:rsidP="00DA43C3">
            <w:pPr>
              <w:jc w:val="center"/>
              <w:rPr>
                <w:rFonts w:asciiTheme="minorHAnsi" w:hAnsiTheme="minorHAnsi"/>
                <w:sz w:val="18"/>
                <w:szCs w:val="18"/>
              </w:rPr>
            </w:pPr>
            <w:r w:rsidRPr="00DA43C3">
              <w:rPr>
                <w:rFonts w:asciiTheme="minorHAnsi" w:hAnsiTheme="minorHAnsi"/>
                <w:sz w:val="18"/>
                <w:szCs w:val="18"/>
              </w:rPr>
              <w:t>Fan Make</w:t>
            </w:r>
          </w:p>
        </w:tc>
        <w:tc>
          <w:tcPr>
            <w:tcW w:w="2750" w:type="dxa"/>
            <w:gridSpan w:val="2"/>
            <w:vAlign w:val="center"/>
          </w:tcPr>
          <w:p w14:paraId="1042F332" w14:textId="77777777" w:rsidR="00EC1F21" w:rsidRPr="00DA43C3" w:rsidRDefault="00EC1F21" w:rsidP="00DA43C3">
            <w:pPr>
              <w:jc w:val="center"/>
              <w:rPr>
                <w:rFonts w:asciiTheme="minorHAnsi" w:hAnsiTheme="minorHAnsi"/>
                <w:sz w:val="18"/>
                <w:szCs w:val="18"/>
              </w:rPr>
            </w:pPr>
            <w:r w:rsidRPr="00DA43C3">
              <w:rPr>
                <w:rFonts w:asciiTheme="minorHAnsi" w:hAnsiTheme="minorHAnsi"/>
                <w:sz w:val="18"/>
                <w:szCs w:val="18"/>
              </w:rPr>
              <w:t>Fan Model</w:t>
            </w:r>
          </w:p>
        </w:tc>
        <w:tc>
          <w:tcPr>
            <w:tcW w:w="2750" w:type="dxa"/>
            <w:gridSpan w:val="2"/>
            <w:vAlign w:val="center"/>
          </w:tcPr>
          <w:p w14:paraId="1042F333" w14:textId="77777777" w:rsidR="00EC1F21" w:rsidRPr="00DA43C3" w:rsidRDefault="00EC1F21" w:rsidP="00DA43C3">
            <w:pPr>
              <w:jc w:val="center"/>
              <w:rPr>
                <w:rFonts w:asciiTheme="minorHAnsi" w:hAnsiTheme="minorHAnsi"/>
                <w:sz w:val="18"/>
                <w:szCs w:val="18"/>
              </w:rPr>
            </w:pPr>
            <w:r w:rsidRPr="00DA43C3">
              <w:rPr>
                <w:rFonts w:asciiTheme="minorHAnsi" w:hAnsiTheme="minorHAnsi"/>
                <w:sz w:val="18"/>
                <w:szCs w:val="18"/>
              </w:rPr>
              <w:t>Fan Serial Number</w:t>
            </w:r>
          </w:p>
        </w:tc>
        <w:tc>
          <w:tcPr>
            <w:tcW w:w="2751" w:type="dxa"/>
            <w:gridSpan w:val="2"/>
            <w:vAlign w:val="center"/>
          </w:tcPr>
          <w:p w14:paraId="1042F334" w14:textId="02F077CC" w:rsidR="00EC1F21" w:rsidRPr="00DA43C3" w:rsidRDefault="00EC1F21" w:rsidP="00FB2328">
            <w:pPr>
              <w:jc w:val="center"/>
              <w:rPr>
                <w:rFonts w:asciiTheme="minorHAnsi" w:hAnsiTheme="minorHAnsi"/>
                <w:sz w:val="18"/>
                <w:szCs w:val="18"/>
              </w:rPr>
            </w:pPr>
            <w:r w:rsidRPr="00DA43C3">
              <w:rPr>
                <w:rFonts w:asciiTheme="minorHAnsi" w:hAnsiTheme="minorHAnsi"/>
                <w:sz w:val="18"/>
                <w:szCs w:val="18"/>
              </w:rPr>
              <w:t xml:space="preserve">Fan </w:t>
            </w:r>
            <w:r w:rsidR="00FB2328">
              <w:rPr>
                <w:rFonts w:asciiTheme="minorHAnsi" w:hAnsiTheme="minorHAnsi"/>
                <w:sz w:val="18"/>
                <w:szCs w:val="18"/>
              </w:rPr>
              <w:t>C</w:t>
            </w:r>
            <w:r w:rsidRPr="00DA43C3">
              <w:rPr>
                <w:rFonts w:asciiTheme="minorHAnsi" w:hAnsiTheme="minorHAnsi"/>
                <w:sz w:val="18"/>
                <w:szCs w:val="18"/>
              </w:rPr>
              <w:t>onfiguration (rings)</w:t>
            </w:r>
          </w:p>
        </w:tc>
      </w:tr>
      <w:tr w:rsidR="00EC1F21" w:rsidRPr="00DA43C3" w14:paraId="1042F33A" w14:textId="77777777" w:rsidTr="00495B12">
        <w:tc>
          <w:tcPr>
            <w:tcW w:w="2765" w:type="dxa"/>
            <w:gridSpan w:val="3"/>
            <w:vAlign w:val="center"/>
          </w:tcPr>
          <w:p w14:paraId="1042F336" w14:textId="77777777" w:rsidR="00EC1F21" w:rsidRPr="00DA43C3" w:rsidRDefault="00EC1F21" w:rsidP="00DA43C3">
            <w:pPr>
              <w:jc w:val="center"/>
              <w:rPr>
                <w:rFonts w:asciiTheme="minorHAnsi" w:hAnsiTheme="minorHAnsi"/>
                <w:sz w:val="18"/>
                <w:szCs w:val="18"/>
              </w:rPr>
            </w:pPr>
          </w:p>
        </w:tc>
        <w:tc>
          <w:tcPr>
            <w:tcW w:w="2750" w:type="dxa"/>
            <w:gridSpan w:val="2"/>
            <w:vAlign w:val="center"/>
          </w:tcPr>
          <w:p w14:paraId="1042F337" w14:textId="77777777" w:rsidR="00EC1F21" w:rsidRPr="00DA43C3" w:rsidRDefault="00EC1F21" w:rsidP="00DA43C3">
            <w:pPr>
              <w:jc w:val="center"/>
              <w:rPr>
                <w:rFonts w:asciiTheme="minorHAnsi" w:hAnsiTheme="minorHAnsi"/>
                <w:sz w:val="18"/>
                <w:szCs w:val="18"/>
              </w:rPr>
            </w:pPr>
          </w:p>
        </w:tc>
        <w:tc>
          <w:tcPr>
            <w:tcW w:w="2750" w:type="dxa"/>
            <w:gridSpan w:val="2"/>
            <w:vAlign w:val="center"/>
          </w:tcPr>
          <w:p w14:paraId="1042F338" w14:textId="77777777" w:rsidR="00EC1F21" w:rsidRPr="00DA43C3" w:rsidRDefault="00EC1F21" w:rsidP="00DA43C3">
            <w:pPr>
              <w:jc w:val="center"/>
              <w:rPr>
                <w:rFonts w:asciiTheme="minorHAnsi" w:hAnsiTheme="minorHAnsi"/>
                <w:sz w:val="18"/>
                <w:szCs w:val="18"/>
              </w:rPr>
            </w:pPr>
          </w:p>
        </w:tc>
        <w:tc>
          <w:tcPr>
            <w:tcW w:w="2751" w:type="dxa"/>
            <w:gridSpan w:val="2"/>
            <w:vAlign w:val="center"/>
          </w:tcPr>
          <w:p w14:paraId="1042F339" w14:textId="77777777" w:rsidR="00EC1F21" w:rsidRPr="00DA43C3" w:rsidRDefault="00EC1F21" w:rsidP="00DA43C3">
            <w:pPr>
              <w:jc w:val="center"/>
              <w:rPr>
                <w:rFonts w:asciiTheme="minorHAnsi" w:hAnsiTheme="minorHAnsi"/>
                <w:sz w:val="18"/>
                <w:szCs w:val="18"/>
              </w:rPr>
            </w:pPr>
          </w:p>
        </w:tc>
      </w:tr>
      <w:tr w:rsidR="00EC1F21" w:rsidRPr="00DA43C3" w14:paraId="1042F33F" w14:textId="77777777" w:rsidTr="00495B12">
        <w:tc>
          <w:tcPr>
            <w:tcW w:w="2765" w:type="dxa"/>
            <w:gridSpan w:val="3"/>
            <w:vAlign w:val="center"/>
          </w:tcPr>
          <w:p w14:paraId="1042F33B" w14:textId="77777777" w:rsidR="00EC1F21" w:rsidRPr="00DA43C3" w:rsidRDefault="00EC1F21" w:rsidP="00DA43C3">
            <w:pPr>
              <w:jc w:val="center"/>
              <w:rPr>
                <w:rFonts w:asciiTheme="minorHAnsi" w:hAnsiTheme="minorHAnsi"/>
                <w:sz w:val="18"/>
                <w:szCs w:val="18"/>
              </w:rPr>
            </w:pPr>
          </w:p>
        </w:tc>
        <w:tc>
          <w:tcPr>
            <w:tcW w:w="2750" w:type="dxa"/>
            <w:gridSpan w:val="2"/>
            <w:vAlign w:val="center"/>
          </w:tcPr>
          <w:p w14:paraId="1042F33C" w14:textId="77777777" w:rsidR="00EC1F21" w:rsidRPr="00DA43C3" w:rsidRDefault="00EC1F21" w:rsidP="00DA43C3">
            <w:pPr>
              <w:jc w:val="center"/>
              <w:rPr>
                <w:rFonts w:asciiTheme="minorHAnsi" w:hAnsiTheme="minorHAnsi"/>
                <w:sz w:val="18"/>
                <w:szCs w:val="18"/>
              </w:rPr>
            </w:pPr>
          </w:p>
        </w:tc>
        <w:tc>
          <w:tcPr>
            <w:tcW w:w="2750" w:type="dxa"/>
            <w:gridSpan w:val="2"/>
            <w:vAlign w:val="center"/>
          </w:tcPr>
          <w:p w14:paraId="1042F33D" w14:textId="77777777" w:rsidR="00EC1F21" w:rsidRPr="00DA43C3" w:rsidRDefault="00EC1F21" w:rsidP="00DA43C3">
            <w:pPr>
              <w:jc w:val="center"/>
              <w:rPr>
                <w:rFonts w:asciiTheme="minorHAnsi" w:hAnsiTheme="minorHAnsi"/>
                <w:sz w:val="18"/>
                <w:szCs w:val="18"/>
              </w:rPr>
            </w:pPr>
          </w:p>
        </w:tc>
        <w:tc>
          <w:tcPr>
            <w:tcW w:w="2751" w:type="dxa"/>
            <w:gridSpan w:val="2"/>
            <w:vAlign w:val="center"/>
          </w:tcPr>
          <w:p w14:paraId="1042F33E" w14:textId="77777777" w:rsidR="00EC1F21" w:rsidRPr="00DA43C3" w:rsidRDefault="00EC1F21" w:rsidP="00DA43C3">
            <w:pPr>
              <w:jc w:val="center"/>
              <w:rPr>
                <w:rFonts w:asciiTheme="minorHAnsi" w:hAnsiTheme="minorHAnsi"/>
                <w:sz w:val="18"/>
                <w:szCs w:val="18"/>
              </w:rPr>
            </w:pPr>
          </w:p>
        </w:tc>
      </w:tr>
    </w:tbl>
    <w:p w14:paraId="1042F340" w14:textId="77777777" w:rsidR="00EC1F21" w:rsidRPr="0043446B" w:rsidRDefault="00EC1F21" w:rsidP="00DA43C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p>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1018"/>
      </w:tblGrid>
      <w:tr w:rsidR="00F7703E" w:rsidRPr="00DA43C3" w14:paraId="1042F342" w14:textId="77777777" w:rsidTr="00FB520C">
        <w:tc>
          <w:tcPr>
            <w:tcW w:w="11018" w:type="dxa"/>
          </w:tcPr>
          <w:p w14:paraId="1042F341" w14:textId="77777777" w:rsidR="00F7703E" w:rsidRPr="00DA43C3" w:rsidRDefault="00F7703E" w:rsidP="00DA43C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43446B">
              <w:rPr>
                <w:rFonts w:asciiTheme="minorHAnsi" w:hAnsiTheme="minorHAnsi"/>
                <w:b/>
                <w:szCs w:val="18"/>
              </w:rPr>
              <w:t>ENV20b - Single Point Air Tightness Test With Automatic Meter</w:t>
            </w:r>
          </w:p>
        </w:tc>
      </w:tr>
    </w:tbl>
    <w:p w14:paraId="1042F343" w14:textId="77777777" w:rsidR="00F7703E" w:rsidRPr="0043446B" w:rsidRDefault="00F7703E">
      <w:pPr>
        <w:rPr>
          <w:rFonts w:asciiTheme="minorHAnsi" w:hAnsiTheme="minorHAnsi"/>
          <w:szCs w:val="18"/>
        </w:rPr>
      </w:pPr>
    </w:p>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4651"/>
        <w:gridCol w:w="5777"/>
      </w:tblGrid>
      <w:tr w:rsidR="00EC1F21" w:rsidRPr="00DA43C3" w14:paraId="1042F345" w14:textId="77777777" w:rsidTr="00FB520C">
        <w:tc>
          <w:tcPr>
            <w:tcW w:w="11018" w:type="dxa"/>
            <w:gridSpan w:val="3"/>
          </w:tcPr>
          <w:p w14:paraId="1042F344" w14:textId="77777777" w:rsidR="00EC1F21" w:rsidRPr="00DA43C3" w:rsidRDefault="00EC1F21" w:rsidP="00DA43C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43446B">
              <w:rPr>
                <w:rFonts w:asciiTheme="minorHAnsi" w:hAnsiTheme="minorHAnsi"/>
                <w:b/>
                <w:szCs w:val="18"/>
              </w:rPr>
              <w:t>C. Envelope Leakage Diagnostic Test</w:t>
            </w:r>
          </w:p>
        </w:tc>
      </w:tr>
      <w:tr w:rsidR="00EC1F21" w:rsidRPr="00DA43C3" w14:paraId="1042F349" w14:textId="77777777" w:rsidTr="00FB520C">
        <w:tc>
          <w:tcPr>
            <w:tcW w:w="590" w:type="dxa"/>
            <w:vAlign w:val="center"/>
          </w:tcPr>
          <w:p w14:paraId="1042F346" w14:textId="77777777" w:rsidR="00EC1F21" w:rsidRPr="00DA43C3" w:rsidRDefault="00EC1F21" w:rsidP="00DA43C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DA43C3">
              <w:rPr>
                <w:rFonts w:asciiTheme="minorHAnsi" w:hAnsiTheme="minorHAnsi"/>
                <w:sz w:val="18"/>
                <w:szCs w:val="18"/>
              </w:rPr>
              <w:t>01</w:t>
            </w:r>
          </w:p>
        </w:tc>
        <w:tc>
          <w:tcPr>
            <w:tcW w:w="4651" w:type="dxa"/>
            <w:vAlign w:val="center"/>
          </w:tcPr>
          <w:p w14:paraId="1042F347" w14:textId="19C4A31E" w:rsidR="00EC1F21" w:rsidRPr="00DA43C3" w:rsidRDefault="00EC1F21" w:rsidP="00FB22B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A43C3">
              <w:rPr>
                <w:rFonts w:asciiTheme="minorHAnsi" w:hAnsiTheme="minorHAnsi"/>
                <w:sz w:val="18"/>
                <w:szCs w:val="18"/>
              </w:rPr>
              <w:t xml:space="preserve">Time </w:t>
            </w:r>
            <w:r w:rsidR="00FB22B6">
              <w:rPr>
                <w:rFonts w:asciiTheme="minorHAnsi" w:hAnsiTheme="minorHAnsi"/>
                <w:sz w:val="18"/>
                <w:szCs w:val="18"/>
              </w:rPr>
              <w:t>A</w:t>
            </w:r>
            <w:r w:rsidRPr="00DA43C3">
              <w:rPr>
                <w:rFonts w:asciiTheme="minorHAnsi" w:hAnsiTheme="minorHAnsi"/>
                <w:sz w:val="18"/>
                <w:szCs w:val="18"/>
              </w:rPr>
              <w:t xml:space="preserve">verage </w:t>
            </w:r>
            <w:r w:rsidR="00FB22B6">
              <w:rPr>
                <w:rFonts w:asciiTheme="minorHAnsi" w:hAnsiTheme="minorHAnsi"/>
                <w:sz w:val="18"/>
                <w:szCs w:val="18"/>
              </w:rPr>
              <w:t>P</w:t>
            </w:r>
            <w:r w:rsidRPr="00DA43C3">
              <w:rPr>
                <w:rFonts w:asciiTheme="minorHAnsi" w:hAnsiTheme="minorHAnsi"/>
                <w:sz w:val="18"/>
                <w:szCs w:val="18"/>
              </w:rPr>
              <w:t xml:space="preserve">eriod of </w:t>
            </w:r>
            <w:r w:rsidR="00FB22B6">
              <w:rPr>
                <w:rFonts w:asciiTheme="minorHAnsi" w:hAnsiTheme="minorHAnsi"/>
                <w:sz w:val="18"/>
                <w:szCs w:val="18"/>
              </w:rPr>
              <w:t>M</w:t>
            </w:r>
            <w:r w:rsidRPr="00DA43C3">
              <w:rPr>
                <w:rFonts w:asciiTheme="minorHAnsi" w:hAnsiTheme="minorHAnsi"/>
                <w:sz w:val="18"/>
                <w:szCs w:val="18"/>
              </w:rPr>
              <w:t>eter</w:t>
            </w:r>
          </w:p>
        </w:tc>
        <w:tc>
          <w:tcPr>
            <w:tcW w:w="5777" w:type="dxa"/>
            <w:vAlign w:val="center"/>
          </w:tcPr>
          <w:p w14:paraId="1042F348" w14:textId="77777777" w:rsidR="00EC1F21" w:rsidRPr="00DA43C3" w:rsidRDefault="00EC1F21" w:rsidP="00DA43C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EC1F21" w:rsidRPr="00DA43C3" w14:paraId="1042F34D" w14:textId="77777777" w:rsidTr="00FB520C">
        <w:tc>
          <w:tcPr>
            <w:tcW w:w="590" w:type="dxa"/>
            <w:vAlign w:val="center"/>
          </w:tcPr>
          <w:p w14:paraId="1042F34A" w14:textId="77777777" w:rsidR="00EC1F21" w:rsidRPr="00DA43C3" w:rsidRDefault="00EC1F21" w:rsidP="00DA43C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DA43C3">
              <w:rPr>
                <w:rFonts w:asciiTheme="minorHAnsi" w:hAnsiTheme="minorHAnsi"/>
                <w:sz w:val="18"/>
                <w:szCs w:val="18"/>
              </w:rPr>
              <w:t>02</w:t>
            </w:r>
          </w:p>
        </w:tc>
        <w:tc>
          <w:tcPr>
            <w:tcW w:w="4651" w:type="dxa"/>
            <w:vAlign w:val="center"/>
          </w:tcPr>
          <w:p w14:paraId="1042F34B" w14:textId="27B2845A" w:rsidR="00EC1F21" w:rsidRPr="00DA43C3" w:rsidRDefault="00EC1F21" w:rsidP="00DA43C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A43C3">
              <w:rPr>
                <w:rFonts w:asciiTheme="minorHAnsi" w:hAnsiTheme="minorHAnsi"/>
                <w:sz w:val="18"/>
                <w:szCs w:val="18"/>
              </w:rPr>
              <w:t>Baseline Building Pressure Reading #1</w:t>
            </w:r>
          </w:p>
        </w:tc>
        <w:tc>
          <w:tcPr>
            <w:tcW w:w="5777" w:type="dxa"/>
            <w:vAlign w:val="center"/>
          </w:tcPr>
          <w:p w14:paraId="1042F34C" w14:textId="77777777" w:rsidR="00EC1F21" w:rsidRPr="00DA43C3" w:rsidRDefault="00EC1F21" w:rsidP="00DA43C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EC1F21" w:rsidRPr="00DA43C3" w14:paraId="1042F351" w14:textId="77777777" w:rsidTr="00FB520C">
        <w:tc>
          <w:tcPr>
            <w:tcW w:w="590" w:type="dxa"/>
            <w:vAlign w:val="center"/>
          </w:tcPr>
          <w:p w14:paraId="1042F34E" w14:textId="77777777" w:rsidR="00EC1F21" w:rsidRPr="00DA43C3" w:rsidRDefault="00EC1F21" w:rsidP="00DA43C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DA43C3">
              <w:rPr>
                <w:rFonts w:asciiTheme="minorHAnsi" w:hAnsiTheme="minorHAnsi"/>
                <w:sz w:val="18"/>
                <w:szCs w:val="18"/>
              </w:rPr>
              <w:t>03</w:t>
            </w:r>
          </w:p>
        </w:tc>
        <w:tc>
          <w:tcPr>
            <w:tcW w:w="4651" w:type="dxa"/>
            <w:vAlign w:val="center"/>
          </w:tcPr>
          <w:p w14:paraId="1042F34F" w14:textId="068C2AFE" w:rsidR="00EC1F21" w:rsidRPr="00DA43C3" w:rsidRDefault="00EC1F21" w:rsidP="00DA43C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A43C3">
              <w:rPr>
                <w:rFonts w:asciiTheme="minorHAnsi" w:hAnsiTheme="minorHAnsi"/>
                <w:sz w:val="18"/>
                <w:szCs w:val="18"/>
              </w:rPr>
              <w:t>Baseline Building Pressure Reading #2</w:t>
            </w:r>
          </w:p>
        </w:tc>
        <w:tc>
          <w:tcPr>
            <w:tcW w:w="5777" w:type="dxa"/>
            <w:vAlign w:val="center"/>
          </w:tcPr>
          <w:p w14:paraId="1042F350" w14:textId="77777777" w:rsidR="00EC1F21" w:rsidRPr="00DA43C3" w:rsidRDefault="00EC1F21" w:rsidP="00DA43C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EC1F21" w:rsidRPr="00DA43C3" w14:paraId="1042F355" w14:textId="77777777" w:rsidTr="00FB520C">
        <w:tc>
          <w:tcPr>
            <w:tcW w:w="590" w:type="dxa"/>
            <w:vAlign w:val="center"/>
          </w:tcPr>
          <w:p w14:paraId="1042F352" w14:textId="77777777" w:rsidR="00EC1F21" w:rsidRPr="00DA43C3" w:rsidRDefault="00EC1F21" w:rsidP="00DA43C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DA43C3">
              <w:rPr>
                <w:rFonts w:asciiTheme="minorHAnsi" w:hAnsiTheme="minorHAnsi"/>
                <w:sz w:val="18"/>
                <w:szCs w:val="18"/>
              </w:rPr>
              <w:t>04</w:t>
            </w:r>
          </w:p>
        </w:tc>
        <w:tc>
          <w:tcPr>
            <w:tcW w:w="4651" w:type="dxa"/>
            <w:vAlign w:val="center"/>
          </w:tcPr>
          <w:p w14:paraId="1042F353" w14:textId="4A5A11E3" w:rsidR="00EC1F21" w:rsidRPr="00DA43C3" w:rsidRDefault="00EC1F21" w:rsidP="00DA43C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A43C3">
              <w:rPr>
                <w:rFonts w:asciiTheme="minorHAnsi" w:hAnsiTheme="minorHAnsi"/>
                <w:sz w:val="18"/>
                <w:szCs w:val="18"/>
              </w:rPr>
              <w:t>Baseline Building Pressure Reading #3</w:t>
            </w:r>
          </w:p>
        </w:tc>
        <w:tc>
          <w:tcPr>
            <w:tcW w:w="5777" w:type="dxa"/>
            <w:vAlign w:val="center"/>
          </w:tcPr>
          <w:p w14:paraId="1042F354" w14:textId="77777777" w:rsidR="00EC1F21" w:rsidRPr="00DA43C3" w:rsidRDefault="00EC1F21" w:rsidP="00DA43C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EC1F21" w:rsidRPr="00DA43C3" w14:paraId="1042F359" w14:textId="77777777" w:rsidTr="00FB520C">
        <w:tc>
          <w:tcPr>
            <w:tcW w:w="590" w:type="dxa"/>
            <w:vAlign w:val="center"/>
          </w:tcPr>
          <w:p w14:paraId="1042F356" w14:textId="77777777" w:rsidR="00EC1F21" w:rsidRPr="00DA43C3" w:rsidRDefault="00EC1F21" w:rsidP="00DA43C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DA43C3">
              <w:rPr>
                <w:rFonts w:asciiTheme="minorHAnsi" w:hAnsiTheme="minorHAnsi"/>
                <w:sz w:val="18"/>
                <w:szCs w:val="18"/>
              </w:rPr>
              <w:t>05</w:t>
            </w:r>
          </w:p>
        </w:tc>
        <w:tc>
          <w:tcPr>
            <w:tcW w:w="4651" w:type="dxa"/>
            <w:vAlign w:val="center"/>
          </w:tcPr>
          <w:p w14:paraId="1042F357" w14:textId="7C6D1378" w:rsidR="00EC1F21" w:rsidRPr="00DA43C3" w:rsidRDefault="00EC1F21" w:rsidP="00DA43C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A43C3">
              <w:rPr>
                <w:rFonts w:asciiTheme="minorHAnsi" w:hAnsiTheme="minorHAnsi"/>
                <w:sz w:val="18"/>
                <w:szCs w:val="18"/>
              </w:rPr>
              <w:t>Baseline Building Pressure Reading #4</w:t>
            </w:r>
          </w:p>
        </w:tc>
        <w:tc>
          <w:tcPr>
            <w:tcW w:w="5777" w:type="dxa"/>
            <w:vAlign w:val="center"/>
          </w:tcPr>
          <w:p w14:paraId="1042F358" w14:textId="77777777" w:rsidR="00EC1F21" w:rsidRPr="00DA43C3" w:rsidRDefault="00EC1F21" w:rsidP="00DA43C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EC1F21" w:rsidRPr="00DA43C3" w14:paraId="1042F35D" w14:textId="77777777" w:rsidTr="00FB520C">
        <w:tc>
          <w:tcPr>
            <w:tcW w:w="590" w:type="dxa"/>
            <w:vAlign w:val="center"/>
          </w:tcPr>
          <w:p w14:paraId="1042F35A" w14:textId="77777777" w:rsidR="00EC1F21" w:rsidRPr="00DA43C3" w:rsidRDefault="00EC1F21" w:rsidP="00DA43C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DA43C3">
              <w:rPr>
                <w:rFonts w:asciiTheme="minorHAnsi" w:hAnsiTheme="minorHAnsi"/>
                <w:sz w:val="18"/>
                <w:szCs w:val="18"/>
              </w:rPr>
              <w:t>06</w:t>
            </w:r>
          </w:p>
        </w:tc>
        <w:tc>
          <w:tcPr>
            <w:tcW w:w="4651" w:type="dxa"/>
            <w:vAlign w:val="center"/>
          </w:tcPr>
          <w:p w14:paraId="1042F35B" w14:textId="7F90D2E8" w:rsidR="00EC1F21" w:rsidRPr="00DA43C3" w:rsidRDefault="00EC1F21" w:rsidP="00DA43C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A43C3">
              <w:rPr>
                <w:rFonts w:asciiTheme="minorHAnsi" w:hAnsiTheme="minorHAnsi"/>
                <w:sz w:val="18"/>
                <w:szCs w:val="18"/>
              </w:rPr>
              <w:t>Baseline Building Pressure Reading #5</w:t>
            </w:r>
          </w:p>
        </w:tc>
        <w:tc>
          <w:tcPr>
            <w:tcW w:w="5777" w:type="dxa"/>
            <w:vAlign w:val="center"/>
          </w:tcPr>
          <w:p w14:paraId="1042F35C" w14:textId="77777777" w:rsidR="00EC1F21" w:rsidRPr="00DA43C3" w:rsidRDefault="00EC1F21" w:rsidP="00DA43C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EC1F21" w:rsidRPr="00DA43C3" w14:paraId="1042F361" w14:textId="77777777" w:rsidTr="00FB520C">
        <w:tc>
          <w:tcPr>
            <w:tcW w:w="590" w:type="dxa"/>
            <w:vAlign w:val="center"/>
          </w:tcPr>
          <w:p w14:paraId="1042F35E" w14:textId="77777777" w:rsidR="00EC1F21" w:rsidRPr="00DA43C3" w:rsidRDefault="00EC1F21" w:rsidP="00DA43C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DA43C3">
              <w:rPr>
                <w:rFonts w:asciiTheme="minorHAnsi" w:hAnsiTheme="minorHAnsi"/>
                <w:sz w:val="18"/>
                <w:szCs w:val="18"/>
              </w:rPr>
              <w:t>07</w:t>
            </w:r>
          </w:p>
        </w:tc>
        <w:tc>
          <w:tcPr>
            <w:tcW w:w="4651" w:type="dxa"/>
          </w:tcPr>
          <w:p w14:paraId="1042F35F" w14:textId="71F81945" w:rsidR="00EC1F21" w:rsidRPr="00DA43C3" w:rsidRDefault="00EC1F21" w:rsidP="00DA43C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A43C3">
              <w:rPr>
                <w:rFonts w:asciiTheme="minorHAnsi" w:hAnsiTheme="minorHAnsi"/>
                <w:sz w:val="18"/>
                <w:szCs w:val="18"/>
              </w:rPr>
              <w:t>Baseline Range</w:t>
            </w:r>
          </w:p>
        </w:tc>
        <w:tc>
          <w:tcPr>
            <w:tcW w:w="5777" w:type="dxa"/>
            <w:vAlign w:val="center"/>
          </w:tcPr>
          <w:p w14:paraId="1042F360" w14:textId="77777777" w:rsidR="00EC1F21" w:rsidRPr="00DA43C3" w:rsidRDefault="00EC1F21" w:rsidP="00DA43C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EC1F21" w:rsidRPr="00DA43C3" w14:paraId="1042F365" w14:textId="77777777" w:rsidTr="00FB520C">
        <w:tc>
          <w:tcPr>
            <w:tcW w:w="590" w:type="dxa"/>
            <w:vAlign w:val="center"/>
          </w:tcPr>
          <w:p w14:paraId="1042F362" w14:textId="77777777" w:rsidR="00EC1F21" w:rsidRPr="00DA43C3" w:rsidRDefault="00EC1F21" w:rsidP="00DA43C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DA43C3">
              <w:rPr>
                <w:rFonts w:asciiTheme="minorHAnsi" w:hAnsiTheme="minorHAnsi"/>
                <w:sz w:val="18"/>
                <w:szCs w:val="18"/>
              </w:rPr>
              <w:t>08</w:t>
            </w:r>
          </w:p>
        </w:tc>
        <w:tc>
          <w:tcPr>
            <w:tcW w:w="4651" w:type="dxa"/>
          </w:tcPr>
          <w:p w14:paraId="1042F363" w14:textId="55EE6A2B" w:rsidR="00EC1F21" w:rsidRPr="00DA43C3" w:rsidRDefault="00EC1F21" w:rsidP="00DA43C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A43C3">
              <w:rPr>
                <w:rFonts w:asciiTheme="minorHAnsi" w:hAnsiTheme="minorHAnsi"/>
                <w:sz w:val="18"/>
                <w:szCs w:val="18"/>
              </w:rPr>
              <w:t>Accuracy Level</w:t>
            </w:r>
          </w:p>
        </w:tc>
        <w:tc>
          <w:tcPr>
            <w:tcW w:w="5777" w:type="dxa"/>
            <w:vAlign w:val="center"/>
          </w:tcPr>
          <w:p w14:paraId="1042F364" w14:textId="77777777" w:rsidR="00EC1F21" w:rsidRPr="00DA43C3" w:rsidRDefault="00EC1F21" w:rsidP="00DA43C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EC1F21" w:rsidRPr="00DA43C3" w14:paraId="1042F369" w14:textId="77777777" w:rsidTr="00FB520C">
        <w:tc>
          <w:tcPr>
            <w:tcW w:w="590" w:type="dxa"/>
            <w:vAlign w:val="center"/>
          </w:tcPr>
          <w:p w14:paraId="1042F366" w14:textId="77777777" w:rsidR="00EC1F21" w:rsidRPr="00DA43C3" w:rsidRDefault="00EC1F21" w:rsidP="00DA43C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DA43C3">
              <w:rPr>
                <w:rFonts w:asciiTheme="minorHAnsi" w:hAnsiTheme="minorHAnsi"/>
                <w:sz w:val="18"/>
                <w:szCs w:val="18"/>
              </w:rPr>
              <w:t>09</w:t>
            </w:r>
          </w:p>
        </w:tc>
        <w:tc>
          <w:tcPr>
            <w:tcW w:w="4651" w:type="dxa"/>
            <w:vAlign w:val="center"/>
          </w:tcPr>
          <w:p w14:paraId="1042F367" w14:textId="38D4AB30" w:rsidR="00EC1F21" w:rsidRPr="00DA43C3" w:rsidRDefault="00EC1F21" w:rsidP="00DA43C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A43C3">
              <w:rPr>
                <w:rFonts w:asciiTheme="minorHAnsi" w:hAnsiTheme="minorHAnsi"/>
                <w:sz w:val="18"/>
                <w:szCs w:val="18"/>
              </w:rPr>
              <w:t>Average Baseline Building Pressure Reading</w:t>
            </w:r>
            <w:ins w:id="0" w:author="Shewmaker, Michael@Energy" w:date="2016-03-29T14:20:00Z">
              <w:r w:rsidR="000D5D61">
                <w:rPr>
                  <w:rFonts w:asciiTheme="minorHAnsi" w:hAnsiTheme="minorHAnsi"/>
                  <w:sz w:val="18"/>
                  <w:szCs w:val="18"/>
                </w:rPr>
                <w:t xml:space="preserve"> (Pa)</w:t>
              </w:r>
            </w:ins>
          </w:p>
        </w:tc>
        <w:tc>
          <w:tcPr>
            <w:tcW w:w="5777" w:type="dxa"/>
            <w:vAlign w:val="center"/>
          </w:tcPr>
          <w:p w14:paraId="1042F368" w14:textId="77777777" w:rsidR="00EC1F21" w:rsidRPr="00DA43C3" w:rsidRDefault="00EC1F21" w:rsidP="00DA43C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EC1F21" w:rsidRPr="00DA43C3" w14:paraId="1042F36D" w14:textId="77777777" w:rsidTr="00FB520C">
        <w:tc>
          <w:tcPr>
            <w:tcW w:w="590" w:type="dxa"/>
            <w:vAlign w:val="center"/>
          </w:tcPr>
          <w:p w14:paraId="1042F36A" w14:textId="77777777" w:rsidR="00EC1F21" w:rsidRPr="00DA43C3" w:rsidRDefault="00EC1F21" w:rsidP="00DA43C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DA43C3">
              <w:rPr>
                <w:rFonts w:asciiTheme="minorHAnsi" w:hAnsiTheme="minorHAnsi"/>
                <w:sz w:val="18"/>
                <w:szCs w:val="18"/>
              </w:rPr>
              <w:t>10</w:t>
            </w:r>
          </w:p>
        </w:tc>
        <w:tc>
          <w:tcPr>
            <w:tcW w:w="4651" w:type="dxa"/>
            <w:vAlign w:val="center"/>
          </w:tcPr>
          <w:p w14:paraId="1042F36B" w14:textId="51B82614" w:rsidR="00EC1F21" w:rsidRPr="00DA43C3" w:rsidRDefault="00EC1F21" w:rsidP="00FB2328">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A43C3">
              <w:rPr>
                <w:rFonts w:asciiTheme="minorHAnsi" w:hAnsiTheme="minorHAnsi"/>
                <w:sz w:val="18"/>
                <w:szCs w:val="18"/>
              </w:rPr>
              <w:t>Pre-</w:t>
            </w:r>
            <w:r w:rsidR="00FB2328">
              <w:rPr>
                <w:rFonts w:asciiTheme="minorHAnsi" w:hAnsiTheme="minorHAnsi"/>
                <w:sz w:val="18"/>
                <w:szCs w:val="18"/>
              </w:rPr>
              <w:t>T</w:t>
            </w:r>
            <w:r w:rsidRPr="00DA43C3">
              <w:rPr>
                <w:rFonts w:asciiTheme="minorHAnsi" w:hAnsiTheme="minorHAnsi"/>
                <w:sz w:val="18"/>
                <w:szCs w:val="18"/>
              </w:rPr>
              <w:t xml:space="preserve">est </w:t>
            </w:r>
            <w:r w:rsidR="00FB22B6">
              <w:rPr>
                <w:rFonts w:asciiTheme="minorHAnsi" w:hAnsiTheme="minorHAnsi"/>
                <w:sz w:val="18"/>
                <w:szCs w:val="18"/>
              </w:rPr>
              <w:t>B</w:t>
            </w:r>
            <w:r w:rsidRPr="00DA43C3">
              <w:rPr>
                <w:rFonts w:asciiTheme="minorHAnsi" w:hAnsiTheme="minorHAnsi"/>
                <w:sz w:val="18"/>
                <w:szCs w:val="18"/>
              </w:rPr>
              <w:t xml:space="preserve">aseline </w:t>
            </w:r>
            <w:r w:rsidR="00FB22B6">
              <w:rPr>
                <w:rFonts w:asciiTheme="minorHAnsi" w:hAnsiTheme="minorHAnsi"/>
                <w:sz w:val="18"/>
                <w:szCs w:val="18"/>
              </w:rPr>
              <w:t>B</w:t>
            </w:r>
            <w:r w:rsidRPr="00DA43C3">
              <w:rPr>
                <w:rFonts w:asciiTheme="minorHAnsi" w:hAnsiTheme="minorHAnsi"/>
                <w:sz w:val="18"/>
                <w:szCs w:val="18"/>
              </w:rPr>
              <w:t xml:space="preserve">uilding </w:t>
            </w:r>
            <w:r w:rsidR="00FB22B6">
              <w:rPr>
                <w:rFonts w:asciiTheme="minorHAnsi" w:hAnsiTheme="minorHAnsi"/>
                <w:sz w:val="18"/>
                <w:szCs w:val="18"/>
              </w:rPr>
              <w:t>P</w:t>
            </w:r>
            <w:r w:rsidRPr="00DA43C3">
              <w:rPr>
                <w:rFonts w:asciiTheme="minorHAnsi" w:hAnsiTheme="minorHAnsi"/>
                <w:sz w:val="18"/>
                <w:szCs w:val="18"/>
              </w:rPr>
              <w:t>ressure</w:t>
            </w:r>
            <w:ins w:id="1" w:author="Shewmaker, Michael@Energy" w:date="2016-03-29T14:20:00Z">
              <w:r w:rsidR="000D5D61">
                <w:rPr>
                  <w:rFonts w:asciiTheme="minorHAnsi" w:hAnsiTheme="minorHAnsi"/>
                  <w:sz w:val="18"/>
                  <w:szCs w:val="18"/>
                </w:rPr>
                <w:t xml:space="preserve"> (Pa)</w:t>
              </w:r>
            </w:ins>
          </w:p>
        </w:tc>
        <w:tc>
          <w:tcPr>
            <w:tcW w:w="5777" w:type="dxa"/>
            <w:vAlign w:val="center"/>
          </w:tcPr>
          <w:p w14:paraId="1042F36C" w14:textId="77777777" w:rsidR="00EC1F21" w:rsidRPr="00DA43C3" w:rsidRDefault="00EC1F21" w:rsidP="00DA43C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EC1F21" w:rsidRPr="00DA43C3" w14:paraId="1042F371" w14:textId="77777777" w:rsidTr="00FB520C">
        <w:tc>
          <w:tcPr>
            <w:tcW w:w="590" w:type="dxa"/>
            <w:vAlign w:val="center"/>
          </w:tcPr>
          <w:p w14:paraId="1042F36E" w14:textId="77777777" w:rsidR="00EC1F21" w:rsidRPr="00DA43C3" w:rsidDel="0092568A" w:rsidRDefault="00EC1F21" w:rsidP="00DA43C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DA43C3">
              <w:rPr>
                <w:rFonts w:asciiTheme="minorHAnsi" w:hAnsiTheme="minorHAnsi"/>
                <w:sz w:val="18"/>
                <w:szCs w:val="18"/>
              </w:rPr>
              <w:t>11</w:t>
            </w:r>
          </w:p>
        </w:tc>
        <w:tc>
          <w:tcPr>
            <w:tcW w:w="4651" w:type="dxa"/>
            <w:vAlign w:val="center"/>
          </w:tcPr>
          <w:p w14:paraId="1042F36F" w14:textId="2099BEB6" w:rsidR="00EC1F21" w:rsidRPr="00DA43C3" w:rsidRDefault="00EC1F21" w:rsidP="00FB22B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A43C3">
              <w:rPr>
                <w:rFonts w:asciiTheme="minorHAnsi" w:hAnsiTheme="minorHAnsi"/>
                <w:sz w:val="18"/>
                <w:szCs w:val="18"/>
              </w:rPr>
              <w:t xml:space="preserve">Induced </w:t>
            </w:r>
            <w:r w:rsidR="00FB22B6">
              <w:rPr>
                <w:rFonts w:asciiTheme="minorHAnsi" w:hAnsiTheme="minorHAnsi"/>
                <w:sz w:val="18"/>
                <w:szCs w:val="18"/>
              </w:rPr>
              <w:t>B</w:t>
            </w:r>
            <w:r w:rsidRPr="00DA43C3">
              <w:rPr>
                <w:rFonts w:asciiTheme="minorHAnsi" w:hAnsiTheme="minorHAnsi"/>
                <w:sz w:val="18"/>
                <w:szCs w:val="18"/>
              </w:rPr>
              <w:t xml:space="preserve">uilding </w:t>
            </w:r>
            <w:r w:rsidR="00FB22B6">
              <w:rPr>
                <w:rFonts w:asciiTheme="minorHAnsi" w:hAnsiTheme="minorHAnsi"/>
                <w:sz w:val="18"/>
                <w:szCs w:val="18"/>
              </w:rPr>
              <w:t>P</w:t>
            </w:r>
            <w:r w:rsidRPr="00DA43C3">
              <w:rPr>
                <w:rFonts w:asciiTheme="minorHAnsi" w:hAnsiTheme="minorHAnsi"/>
                <w:sz w:val="18"/>
                <w:szCs w:val="18"/>
              </w:rPr>
              <w:t xml:space="preserve">ressure from </w:t>
            </w:r>
            <w:r w:rsidR="00FB22B6">
              <w:rPr>
                <w:rFonts w:asciiTheme="minorHAnsi" w:hAnsiTheme="minorHAnsi"/>
                <w:sz w:val="18"/>
                <w:szCs w:val="18"/>
              </w:rPr>
              <w:t>M</w:t>
            </w:r>
            <w:r w:rsidRPr="00DA43C3">
              <w:rPr>
                <w:rFonts w:asciiTheme="minorHAnsi" w:hAnsiTheme="minorHAnsi"/>
                <w:sz w:val="18"/>
                <w:szCs w:val="18"/>
              </w:rPr>
              <w:t>anometer</w:t>
            </w:r>
            <w:ins w:id="2" w:author="Shewmaker, Michael@Energy" w:date="2016-03-29T14:20:00Z">
              <w:r w:rsidR="000D5D61">
                <w:rPr>
                  <w:rFonts w:asciiTheme="minorHAnsi" w:hAnsiTheme="minorHAnsi"/>
                  <w:sz w:val="18"/>
                  <w:szCs w:val="18"/>
                </w:rPr>
                <w:t xml:space="preserve"> (Pa)</w:t>
              </w:r>
            </w:ins>
          </w:p>
        </w:tc>
        <w:tc>
          <w:tcPr>
            <w:tcW w:w="5777" w:type="dxa"/>
            <w:vAlign w:val="center"/>
          </w:tcPr>
          <w:p w14:paraId="1042F370" w14:textId="77777777" w:rsidR="00EC1F21" w:rsidRPr="00DA43C3" w:rsidRDefault="00EC1F21" w:rsidP="00DA43C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EC1F21" w:rsidRPr="00DA43C3" w14:paraId="1042F375" w14:textId="77777777" w:rsidTr="00FB520C">
        <w:tc>
          <w:tcPr>
            <w:tcW w:w="590" w:type="dxa"/>
            <w:vAlign w:val="center"/>
          </w:tcPr>
          <w:p w14:paraId="1042F372" w14:textId="77777777" w:rsidR="00EC1F21" w:rsidRPr="00DA43C3" w:rsidRDefault="00EC1F21" w:rsidP="00DA43C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DA43C3">
              <w:rPr>
                <w:rFonts w:asciiTheme="minorHAnsi" w:hAnsiTheme="minorHAnsi"/>
                <w:sz w:val="18"/>
                <w:szCs w:val="18"/>
              </w:rPr>
              <w:t>12</w:t>
            </w:r>
          </w:p>
        </w:tc>
        <w:tc>
          <w:tcPr>
            <w:tcW w:w="4651" w:type="dxa"/>
            <w:vAlign w:val="center"/>
          </w:tcPr>
          <w:p w14:paraId="1042F373" w14:textId="225F37E7" w:rsidR="00EC1F21" w:rsidRPr="00DA43C3" w:rsidRDefault="00EC1F21" w:rsidP="00FB22B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A43C3">
              <w:rPr>
                <w:rFonts w:asciiTheme="minorHAnsi" w:hAnsiTheme="minorHAnsi"/>
                <w:sz w:val="18"/>
                <w:szCs w:val="18"/>
              </w:rPr>
              <w:t xml:space="preserve">Induced </w:t>
            </w:r>
            <w:r w:rsidR="00FB22B6">
              <w:rPr>
                <w:rFonts w:asciiTheme="minorHAnsi" w:hAnsiTheme="minorHAnsi"/>
                <w:sz w:val="18"/>
                <w:szCs w:val="18"/>
              </w:rPr>
              <w:t>B</w:t>
            </w:r>
            <w:r w:rsidRPr="00DA43C3">
              <w:rPr>
                <w:rFonts w:asciiTheme="minorHAnsi" w:hAnsiTheme="minorHAnsi"/>
                <w:sz w:val="18"/>
                <w:szCs w:val="18"/>
              </w:rPr>
              <w:t xml:space="preserve">uilding </w:t>
            </w:r>
            <w:r w:rsidR="00FB22B6">
              <w:rPr>
                <w:rFonts w:asciiTheme="minorHAnsi" w:hAnsiTheme="minorHAnsi"/>
                <w:sz w:val="18"/>
                <w:szCs w:val="18"/>
              </w:rPr>
              <w:t>P</w:t>
            </w:r>
            <w:r w:rsidRPr="00DA43C3">
              <w:rPr>
                <w:rFonts w:asciiTheme="minorHAnsi" w:hAnsiTheme="minorHAnsi"/>
                <w:sz w:val="18"/>
                <w:szCs w:val="18"/>
              </w:rPr>
              <w:t xml:space="preserve">ressure </w:t>
            </w:r>
            <w:r w:rsidR="00FB22B6">
              <w:rPr>
                <w:rFonts w:asciiTheme="minorHAnsi" w:hAnsiTheme="minorHAnsi"/>
                <w:sz w:val="18"/>
                <w:szCs w:val="18"/>
              </w:rPr>
              <w:t>C</w:t>
            </w:r>
            <w:r w:rsidRPr="00DA43C3">
              <w:rPr>
                <w:rFonts w:asciiTheme="minorHAnsi" w:hAnsiTheme="minorHAnsi"/>
                <w:sz w:val="18"/>
                <w:szCs w:val="18"/>
              </w:rPr>
              <w:t>heck</w:t>
            </w:r>
          </w:p>
        </w:tc>
        <w:tc>
          <w:tcPr>
            <w:tcW w:w="5777" w:type="dxa"/>
            <w:vAlign w:val="center"/>
          </w:tcPr>
          <w:p w14:paraId="1042F374" w14:textId="77777777" w:rsidR="00EC1F21" w:rsidRPr="00DA43C3" w:rsidRDefault="00EC1F21" w:rsidP="00DA43C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EC1F21" w:rsidRPr="00DA43C3" w14:paraId="1042F379" w14:textId="77777777" w:rsidTr="00FB520C">
        <w:tc>
          <w:tcPr>
            <w:tcW w:w="590" w:type="dxa"/>
            <w:vAlign w:val="center"/>
          </w:tcPr>
          <w:p w14:paraId="1042F376" w14:textId="77777777" w:rsidR="00EC1F21" w:rsidRPr="00DA43C3" w:rsidRDefault="00EC1F21" w:rsidP="00DA43C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DA43C3">
              <w:rPr>
                <w:rFonts w:asciiTheme="minorHAnsi" w:hAnsiTheme="minorHAnsi"/>
                <w:sz w:val="18"/>
                <w:szCs w:val="18"/>
              </w:rPr>
              <w:t>13</w:t>
            </w:r>
          </w:p>
        </w:tc>
        <w:tc>
          <w:tcPr>
            <w:tcW w:w="4651" w:type="dxa"/>
            <w:vAlign w:val="center"/>
          </w:tcPr>
          <w:p w14:paraId="1042F377" w14:textId="39F062DF" w:rsidR="00EC1F21" w:rsidRPr="00DA43C3" w:rsidRDefault="00EC1F21" w:rsidP="00DA43C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A43C3">
              <w:rPr>
                <w:rFonts w:asciiTheme="minorHAnsi" w:hAnsiTheme="minorHAnsi"/>
                <w:sz w:val="18"/>
                <w:szCs w:val="18"/>
              </w:rPr>
              <w:t>Nominal CFM50</w:t>
            </w:r>
          </w:p>
        </w:tc>
        <w:tc>
          <w:tcPr>
            <w:tcW w:w="5777" w:type="dxa"/>
            <w:vAlign w:val="center"/>
          </w:tcPr>
          <w:p w14:paraId="1042F378" w14:textId="77777777" w:rsidR="00EC1F21" w:rsidRPr="00DA43C3" w:rsidRDefault="00EC1F21" w:rsidP="00DA43C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1042F37A" w14:textId="77777777" w:rsidR="00EC1F21" w:rsidRPr="0043446B" w:rsidRDefault="00EC1F21" w:rsidP="00DA43C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4651"/>
        <w:gridCol w:w="5779"/>
      </w:tblGrid>
      <w:tr w:rsidR="00EC1F21" w:rsidRPr="0043446B" w14:paraId="1042F37C" w14:textId="77777777" w:rsidTr="008750F3">
        <w:tc>
          <w:tcPr>
            <w:tcW w:w="11017" w:type="dxa"/>
            <w:gridSpan w:val="3"/>
          </w:tcPr>
          <w:p w14:paraId="1042F37B" w14:textId="77777777" w:rsidR="00EC1F21" w:rsidRPr="0043446B" w:rsidRDefault="00EC1F21" w:rsidP="00DA43C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highlight w:val="cyan"/>
              </w:rPr>
            </w:pPr>
            <w:r w:rsidRPr="0043446B">
              <w:rPr>
                <w:rFonts w:asciiTheme="minorHAnsi" w:hAnsiTheme="minorHAnsi"/>
                <w:b/>
                <w:szCs w:val="18"/>
              </w:rPr>
              <w:t>D. Altitude and Temperature Correction</w:t>
            </w:r>
          </w:p>
        </w:tc>
      </w:tr>
      <w:tr w:rsidR="00EC1F21" w:rsidRPr="00DA43C3" w14:paraId="1042F380" w14:textId="77777777" w:rsidTr="008750F3">
        <w:tc>
          <w:tcPr>
            <w:tcW w:w="590" w:type="dxa"/>
            <w:vAlign w:val="center"/>
          </w:tcPr>
          <w:p w14:paraId="1042F37D" w14:textId="77777777" w:rsidR="00EC1F21" w:rsidRPr="00DA43C3" w:rsidRDefault="00EC1F21" w:rsidP="00DA43C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highlight w:val="cyan"/>
              </w:rPr>
            </w:pPr>
            <w:r w:rsidRPr="00DA43C3">
              <w:rPr>
                <w:rFonts w:asciiTheme="minorHAnsi" w:hAnsiTheme="minorHAnsi"/>
                <w:sz w:val="18"/>
                <w:szCs w:val="18"/>
              </w:rPr>
              <w:t>01</w:t>
            </w:r>
          </w:p>
        </w:tc>
        <w:tc>
          <w:tcPr>
            <w:tcW w:w="4651" w:type="dxa"/>
          </w:tcPr>
          <w:p w14:paraId="1042F37E" w14:textId="560DE991" w:rsidR="00EC1F21" w:rsidRPr="00DA43C3" w:rsidRDefault="00EC1F21" w:rsidP="00FB22B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sidRPr="00DA43C3">
              <w:rPr>
                <w:rFonts w:asciiTheme="minorHAnsi" w:hAnsiTheme="minorHAnsi"/>
                <w:sz w:val="18"/>
                <w:szCs w:val="18"/>
              </w:rPr>
              <w:t xml:space="preserve">Altitude </w:t>
            </w:r>
            <w:r w:rsidR="00FB22B6">
              <w:rPr>
                <w:rFonts w:asciiTheme="minorHAnsi" w:hAnsiTheme="minorHAnsi"/>
                <w:sz w:val="18"/>
                <w:szCs w:val="18"/>
              </w:rPr>
              <w:t>C</w:t>
            </w:r>
            <w:r w:rsidRPr="00DA43C3">
              <w:rPr>
                <w:rFonts w:asciiTheme="minorHAnsi" w:hAnsiTheme="minorHAnsi"/>
                <w:sz w:val="18"/>
                <w:szCs w:val="18"/>
              </w:rPr>
              <w:t xml:space="preserve">orrection </w:t>
            </w:r>
            <w:r w:rsidR="00FB22B6">
              <w:rPr>
                <w:rFonts w:asciiTheme="minorHAnsi" w:hAnsiTheme="minorHAnsi"/>
                <w:sz w:val="18"/>
                <w:szCs w:val="18"/>
              </w:rPr>
              <w:t>F</w:t>
            </w:r>
            <w:r w:rsidRPr="00DA43C3">
              <w:rPr>
                <w:rFonts w:asciiTheme="minorHAnsi" w:hAnsiTheme="minorHAnsi"/>
                <w:sz w:val="18"/>
                <w:szCs w:val="18"/>
              </w:rPr>
              <w:t>actor</w:t>
            </w:r>
          </w:p>
        </w:tc>
        <w:tc>
          <w:tcPr>
            <w:tcW w:w="5779" w:type="dxa"/>
          </w:tcPr>
          <w:p w14:paraId="1042F37F" w14:textId="77777777" w:rsidR="00EC1F21" w:rsidRPr="00DA43C3" w:rsidRDefault="00EC1F21" w:rsidP="00DA43C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p>
        </w:tc>
      </w:tr>
      <w:tr w:rsidR="00EC1F21" w:rsidRPr="00DA43C3" w14:paraId="1042F384" w14:textId="77777777" w:rsidTr="008750F3">
        <w:tc>
          <w:tcPr>
            <w:tcW w:w="590" w:type="dxa"/>
            <w:vAlign w:val="center"/>
          </w:tcPr>
          <w:p w14:paraId="1042F381" w14:textId="77777777" w:rsidR="00EC1F21" w:rsidRPr="00DA43C3" w:rsidRDefault="00EC1F21" w:rsidP="00DA43C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highlight w:val="cyan"/>
              </w:rPr>
            </w:pPr>
            <w:r w:rsidRPr="00DA43C3">
              <w:rPr>
                <w:rFonts w:asciiTheme="minorHAnsi" w:hAnsiTheme="minorHAnsi"/>
                <w:sz w:val="18"/>
                <w:szCs w:val="18"/>
              </w:rPr>
              <w:t>02</w:t>
            </w:r>
          </w:p>
        </w:tc>
        <w:tc>
          <w:tcPr>
            <w:tcW w:w="4651" w:type="dxa"/>
          </w:tcPr>
          <w:p w14:paraId="1042F382" w14:textId="6EC6305F" w:rsidR="00EC1F21" w:rsidRPr="00DA43C3" w:rsidRDefault="00EC1F21" w:rsidP="00FB22B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sidRPr="00DA43C3">
              <w:rPr>
                <w:rFonts w:asciiTheme="minorHAnsi" w:hAnsiTheme="minorHAnsi"/>
                <w:sz w:val="18"/>
                <w:szCs w:val="18"/>
              </w:rPr>
              <w:t xml:space="preserve">Temperature </w:t>
            </w:r>
            <w:r w:rsidR="00FB22B6">
              <w:rPr>
                <w:rFonts w:asciiTheme="minorHAnsi" w:hAnsiTheme="minorHAnsi"/>
                <w:sz w:val="18"/>
                <w:szCs w:val="18"/>
              </w:rPr>
              <w:t>C</w:t>
            </w:r>
            <w:r w:rsidRPr="00DA43C3">
              <w:rPr>
                <w:rFonts w:asciiTheme="minorHAnsi" w:hAnsiTheme="minorHAnsi"/>
                <w:sz w:val="18"/>
                <w:szCs w:val="18"/>
              </w:rPr>
              <w:t xml:space="preserve">orrection </w:t>
            </w:r>
            <w:r w:rsidR="00FB22B6">
              <w:rPr>
                <w:rFonts w:asciiTheme="minorHAnsi" w:hAnsiTheme="minorHAnsi"/>
                <w:sz w:val="18"/>
                <w:szCs w:val="18"/>
              </w:rPr>
              <w:t>F</w:t>
            </w:r>
            <w:r w:rsidRPr="00DA43C3">
              <w:rPr>
                <w:rFonts w:asciiTheme="minorHAnsi" w:hAnsiTheme="minorHAnsi"/>
                <w:sz w:val="18"/>
                <w:szCs w:val="18"/>
              </w:rPr>
              <w:t>actor</w:t>
            </w:r>
          </w:p>
        </w:tc>
        <w:tc>
          <w:tcPr>
            <w:tcW w:w="5779" w:type="dxa"/>
          </w:tcPr>
          <w:p w14:paraId="1042F383" w14:textId="77777777" w:rsidR="00EC1F21" w:rsidRPr="00DA43C3" w:rsidRDefault="00EC1F21" w:rsidP="00DA43C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p>
        </w:tc>
      </w:tr>
      <w:tr w:rsidR="00EC1F21" w:rsidRPr="00DA43C3" w14:paraId="1042F388" w14:textId="77777777" w:rsidTr="008750F3">
        <w:tc>
          <w:tcPr>
            <w:tcW w:w="590" w:type="dxa"/>
            <w:vAlign w:val="center"/>
          </w:tcPr>
          <w:p w14:paraId="1042F385" w14:textId="77777777" w:rsidR="00EC1F21" w:rsidRPr="00DA43C3" w:rsidRDefault="00EC1F21" w:rsidP="00DA43C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DA43C3">
              <w:rPr>
                <w:rFonts w:asciiTheme="minorHAnsi" w:hAnsiTheme="minorHAnsi"/>
                <w:sz w:val="18"/>
                <w:szCs w:val="18"/>
              </w:rPr>
              <w:t>03</w:t>
            </w:r>
          </w:p>
        </w:tc>
        <w:tc>
          <w:tcPr>
            <w:tcW w:w="4651" w:type="dxa"/>
          </w:tcPr>
          <w:p w14:paraId="1042F386" w14:textId="443A9E67" w:rsidR="00EC1F21" w:rsidRPr="00DA43C3" w:rsidRDefault="00EC1F21" w:rsidP="00DA43C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A43C3">
              <w:rPr>
                <w:rFonts w:asciiTheme="minorHAnsi" w:hAnsiTheme="minorHAnsi"/>
                <w:sz w:val="18"/>
                <w:szCs w:val="18"/>
              </w:rPr>
              <w:t>Corrected CFM50</w:t>
            </w:r>
          </w:p>
        </w:tc>
        <w:tc>
          <w:tcPr>
            <w:tcW w:w="5779" w:type="dxa"/>
          </w:tcPr>
          <w:p w14:paraId="1042F387" w14:textId="77777777" w:rsidR="00EC1F21" w:rsidRPr="00DA43C3" w:rsidRDefault="00EC1F21" w:rsidP="00DA43C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1042F389" w14:textId="77777777" w:rsidR="00EC1F21" w:rsidRPr="0043446B" w:rsidRDefault="00EC1F21" w:rsidP="00DA43C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4651"/>
        <w:gridCol w:w="5779"/>
      </w:tblGrid>
      <w:tr w:rsidR="00EC1F21" w:rsidRPr="0043446B" w14:paraId="1042F38B" w14:textId="77777777" w:rsidTr="008750F3">
        <w:tc>
          <w:tcPr>
            <w:tcW w:w="11017" w:type="dxa"/>
            <w:gridSpan w:val="3"/>
          </w:tcPr>
          <w:p w14:paraId="1042F38A" w14:textId="77777777" w:rsidR="00EC1F21" w:rsidRPr="0043446B" w:rsidRDefault="00EC1F21" w:rsidP="00DA43C3">
            <w:pPr>
              <w:keepNext/>
              <w:rPr>
                <w:rFonts w:asciiTheme="minorHAnsi" w:hAnsiTheme="minorHAnsi"/>
                <w:szCs w:val="18"/>
              </w:rPr>
            </w:pPr>
            <w:r w:rsidRPr="0043446B">
              <w:rPr>
                <w:rFonts w:asciiTheme="minorHAnsi" w:hAnsiTheme="minorHAnsi"/>
                <w:b/>
                <w:szCs w:val="18"/>
              </w:rPr>
              <w:t>E. Accuracy Adjustment</w:t>
            </w:r>
          </w:p>
        </w:tc>
      </w:tr>
      <w:tr w:rsidR="00EC1F21" w:rsidRPr="00DA43C3" w14:paraId="1042F38F" w14:textId="77777777" w:rsidTr="004B489D">
        <w:tc>
          <w:tcPr>
            <w:tcW w:w="590" w:type="dxa"/>
            <w:tcBorders>
              <w:bottom w:val="single" w:sz="4" w:space="0" w:color="auto"/>
            </w:tcBorders>
            <w:vAlign w:val="center"/>
          </w:tcPr>
          <w:p w14:paraId="1042F38C" w14:textId="77777777" w:rsidR="00EC1F21" w:rsidRPr="00DA43C3" w:rsidRDefault="00EC1F21" w:rsidP="00DA43C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DA43C3">
              <w:rPr>
                <w:rFonts w:asciiTheme="minorHAnsi" w:hAnsiTheme="minorHAnsi"/>
                <w:sz w:val="18"/>
                <w:szCs w:val="18"/>
              </w:rPr>
              <w:t>01</w:t>
            </w:r>
          </w:p>
        </w:tc>
        <w:tc>
          <w:tcPr>
            <w:tcW w:w="4651" w:type="dxa"/>
          </w:tcPr>
          <w:p w14:paraId="1042F38D" w14:textId="17DBB2DB" w:rsidR="00EC1F21" w:rsidRPr="00DA43C3" w:rsidRDefault="00AE7ECF" w:rsidP="00FB22B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A43C3">
              <w:rPr>
                <w:rFonts w:asciiTheme="minorHAnsi" w:hAnsiTheme="minorHAnsi"/>
                <w:sz w:val="18"/>
                <w:szCs w:val="18"/>
              </w:rPr>
              <w:t xml:space="preserve">Accuracy Adjustment </w:t>
            </w:r>
            <w:r w:rsidR="00FB22B6">
              <w:rPr>
                <w:rFonts w:asciiTheme="minorHAnsi" w:hAnsiTheme="minorHAnsi"/>
                <w:sz w:val="18"/>
                <w:szCs w:val="18"/>
              </w:rPr>
              <w:t>F</w:t>
            </w:r>
            <w:r w:rsidR="00EC1F21" w:rsidRPr="00DA43C3">
              <w:rPr>
                <w:rFonts w:asciiTheme="minorHAnsi" w:hAnsiTheme="minorHAnsi"/>
                <w:sz w:val="18"/>
                <w:szCs w:val="18"/>
              </w:rPr>
              <w:t>actor</w:t>
            </w:r>
          </w:p>
        </w:tc>
        <w:tc>
          <w:tcPr>
            <w:tcW w:w="5779" w:type="dxa"/>
          </w:tcPr>
          <w:p w14:paraId="1042F38E" w14:textId="77777777" w:rsidR="00EC1F21" w:rsidRPr="00DA43C3" w:rsidRDefault="00EC1F21" w:rsidP="00DA43C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EC1F21" w:rsidRPr="00DA43C3" w14:paraId="1042F393" w14:textId="77777777" w:rsidTr="004B489D">
        <w:tc>
          <w:tcPr>
            <w:tcW w:w="590" w:type="dxa"/>
            <w:tcBorders>
              <w:top w:val="single" w:sz="4" w:space="0" w:color="auto"/>
              <w:left w:val="single" w:sz="4" w:space="0" w:color="auto"/>
              <w:bottom w:val="single" w:sz="4" w:space="0" w:color="auto"/>
              <w:right w:val="single" w:sz="4" w:space="0" w:color="auto"/>
            </w:tcBorders>
            <w:vAlign w:val="center"/>
          </w:tcPr>
          <w:p w14:paraId="1042F390" w14:textId="77777777" w:rsidR="00EC1F21" w:rsidRPr="00DA43C3" w:rsidRDefault="00EC1F21" w:rsidP="00DA43C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DA43C3">
              <w:rPr>
                <w:rFonts w:asciiTheme="minorHAnsi" w:hAnsiTheme="minorHAnsi"/>
                <w:sz w:val="18"/>
                <w:szCs w:val="18"/>
              </w:rPr>
              <w:t>02</w:t>
            </w:r>
          </w:p>
        </w:tc>
        <w:tc>
          <w:tcPr>
            <w:tcW w:w="4651" w:type="dxa"/>
            <w:tcBorders>
              <w:left w:val="single" w:sz="4" w:space="0" w:color="auto"/>
            </w:tcBorders>
          </w:tcPr>
          <w:p w14:paraId="1042F391" w14:textId="62694270" w:rsidR="00EC1F21" w:rsidRPr="00DA43C3" w:rsidRDefault="00EC1F21" w:rsidP="00DA43C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A43C3">
              <w:rPr>
                <w:rFonts w:asciiTheme="minorHAnsi" w:hAnsiTheme="minorHAnsi"/>
                <w:sz w:val="18"/>
                <w:szCs w:val="18"/>
              </w:rPr>
              <w:t>Adjusted CFM50 (measured air leakage rate)</w:t>
            </w:r>
          </w:p>
        </w:tc>
        <w:tc>
          <w:tcPr>
            <w:tcW w:w="5779" w:type="dxa"/>
          </w:tcPr>
          <w:p w14:paraId="1042F392" w14:textId="77777777" w:rsidR="00EC1F21" w:rsidRPr="00DA43C3" w:rsidRDefault="00EC1F21" w:rsidP="00DA43C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1042F394" w14:textId="77777777" w:rsidR="00EC1F21" w:rsidRDefault="00EC1F21" w:rsidP="00DA43C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p>
    <w:p w14:paraId="5082C12C" w14:textId="77777777" w:rsidR="00753E8D" w:rsidRDefault="00753E8D" w:rsidP="00DA43C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p>
    <w:p w14:paraId="433997F7" w14:textId="77777777" w:rsidR="00753E8D" w:rsidRDefault="00753E8D" w:rsidP="00DA43C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p>
    <w:p w14:paraId="1387B68D" w14:textId="77777777" w:rsidR="00753E8D" w:rsidRPr="0043446B" w:rsidRDefault="00753E8D" w:rsidP="00DA43C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08"/>
        <w:gridCol w:w="10408"/>
      </w:tblGrid>
      <w:tr w:rsidR="00EC1F21" w:rsidRPr="0043446B" w14:paraId="1042F396" w14:textId="77777777" w:rsidTr="007E3465">
        <w:tc>
          <w:tcPr>
            <w:tcW w:w="11016" w:type="dxa"/>
            <w:gridSpan w:val="2"/>
          </w:tcPr>
          <w:p w14:paraId="1042F395" w14:textId="77777777" w:rsidR="00EC1F21" w:rsidRPr="0043446B" w:rsidRDefault="00EC1F21" w:rsidP="00DA43C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43446B">
              <w:rPr>
                <w:rFonts w:asciiTheme="minorHAnsi" w:hAnsiTheme="minorHAnsi"/>
                <w:b/>
                <w:szCs w:val="18"/>
              </w:rPr>
              <w:t>F. Compliance Statement</w:t>
            </w:r>
          </w:p>
        </w:tc>
      </w:tr>
      <w:tr w:rsidR="00EC1F21" w:rsidRPr="00DA43C3" w14:paraId="1042F399" w14:textId="77777777" w:rsidTr="004B489D">
        <w:tc>
          <w:tcPr>
            <w:tcW w:w="608" w:type="dxa"/>
            <w:vAlign w:val="center"/>
          </w:tcPr>
          <w:p w14:paraId="1042F397" w14:textId="77777777" w:rsidR="00EC1F21" w:rsidRPr="00DA43C3" w:rsidRDefault="00EC1F21" w:rsidP="00DA43C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DA43C3">
              <w:rPr>
                <w:rFonts w:asciiTheme="minorHAnsi" w:hAnsiTheme="minorHAnsi"/>
                <w:sz w:val="18"/>
                <w:szCs w:val="18"/>
              </w:rPr>
              <w:t>01</w:t>
            </w:r>
          </w:p>
        </w:tc>
        <w:tc>
          <w:tcPr>
            <w:tcW w:w="10408" w:type="dxa"/>
            <w:vAlign w:val="center"/>
          </w:tcPr>
          <w:p w14:paraId="1042F398" w14:textId="77777777" w:rsidR="00EC1F21" w:rsidRPr="00DA43C3" w:rsidRDefault="00EC1F21" w:rsidP="00DA43C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1042F39B" w14:textId="77777777" w:rsidR="00EC1F21" w:rsidRPr="00DA43C3" w:rsidRDefault="00EC1F21" w:rsidP="00DA43C3">
      <w:pPr>
        <w:rPr>
          <w:rFonts w:asciiTheme="minorHAnsi" w:hAnsiTheme="minorHAnsi"/>
          <w:b/>
          <w:sz w:val="18"/>
          <w:szCs w:val="18"/>
          <w:lang w:eastAsia="zh-TW"/>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2578"/>
        <w:gridCol w:w="7852"/>
      </w:tblGrid>
      <w:tr w:rsidR="00EC1F21" w:rsidRPr="00DA43C3" w14:paraId="1042F39D" w14:textId="77777777" w:rsidTr="008257E4">
        <w:tc>
          <w:tcPr>
            <w:tcW w:w="11020" w:type="dxa"/>
            <w:gridSpan w:val="3"/>
          </w:tcPr>
          <w:p w14:paraId="1042F39C" w14:textId="2608BAE5" w:rsidR="00EC1F21" w:rsidRPr="00DA43C3" w:rsidRDefault="00EC1F21" w:rsidP="00DA43C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sidRPr="0043446B">
              <w:rPr>
                <w:rFonts w:asciiTheme="minorHAnsi" w:hAnsiTheme="minorHAnsi"/>
                <w:b/>
                <w:szCs w:val="18"/>
              </w:rPr>
              <w:t xml:space="preserve">G. Additional Requirements </w:t>
            </w:r>
            <w:r w:rsidR="00FB22B6" w:rsidRPr="0043446B">
              <w:rPr>
                <w:rFonts w:asciiTheme="minorHAnsi" w:hAnsiTheme="minorHAnsi"/>
                <w:b/>
                <w:szCs w:val="18"/>
              </w:rPr>
              <w:t>f</w:t>
            </w:r>
            <w:r w:rsidRPr="0043446B">
              <w:rPr>
                <w:rFonts w:asciiTheme="minorHAnsi" w:hAnsiTheme="minorHAnsi"/>
                <w:b/>
                <w:szCs w:val="18"/>
              </w:rPr>
              <w:t>or Compliance</w:t>
            </w:r>
          </w:p>
        </w:tc>
      </w:tr>
      <w:tr w:rsidR="00EC1F21" w:rsidRPr="00DA43C3" w14:paraId="1042F3A0" w14:textId="77777777" w:rsidTr="008257E4">
        <w:tc>
          <w:tcPr>
            <w:tcW w:w="590" w:type="dxa"/>
            <w:vAlign w:val="center"/>
          </w:tcPr>
          <w:p w14:paraId="1042F39E" w14:textId="77777777" w:rsidR="00EC1F21" w:rsidRPr="00DA43C3" w:rsidRDefault="00EC1F21" w:rsidP="00DA43C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highlight w:val="cyan"/>
              </w:rPr>
            </w:pPr>
            <w:r w:rsidRPr="00DA43C3">
              <w:rPr>
                <w:rFonts w:asciiTheme="minorHAnsi" w:hAnsiTheme="minorHAnsi"/>
                <w:sz w:val="18"/>
                <w:szCs w:val="18"/>
              </w:rPr>
              <w:t>01</w:t>
            </w:r>
          </w:p>
        </w:tc>
        <w:tc>
          <w:tcPr>
            <w:tcW w:w="10430" w:type="dxa"/>
            <w:gridSpan w:val="2"/>
            <w:vAlign w:val="center"/>
          </w:tcPr>
          <w:p w14:paraId="1042F39F" w14:textId="77777777" w:rsidR="00EC1F21" w:rsidRPr="00DA43C3" w:rsidRDefault="00EC1F21" w:rsidP="00DA43C3">
            <w:pPr>
              <w:shd w:val="clear" w:color="auto" w:fill="FFFFFF"/>
              <w:rPr>
                <w:rFonts w:asciiTheme="minorHAnsi" w:hAnsiTheme="minorHAnsi"/>
                <w:sz w:val="18"/>
                <w:szCs w:val="18"/>
                <w:highlight w:val="cyan"/>
              </w:rPr>
            </w:pPr>
            <w:r w:rsidRPr="00DA43C3">
              <w:rPr>
                <w:rFonts w:asciiTheme="minorHAnsi" w:hAnsiTheme="minorHAnsi"/>
                <w:sz w:val="18"/>
                <w:szCs w:val="18"/>
              </w:rPr>
              <w:t>Open all interior doors and access including those to closets and those between a conditioned basement and attic.</w:t>
            </w:r>
          </w:p>
        </w:tc>
      </w:tr>
      <w:tr w:rsidR="00EC1F21" w:rsidRPr="00DA43C3" w14:paraId="1042F3A3" w14:textId="77777777" w:rsidTr="008257E4">
        <w:tc>
          <w:tcPr>
            <w:tcW w:w="590" w:type="dxa"/>
            <w:vAlign w:val="center"/>
          </w:tcPr>
          <w:p w14:paraId="1042F3A1" w14:textId="77777777" w:rsidR="00EC1F21" w:rsidRPr="00DA43C3" w:rsidRDefault="00EC1F21" w:rsidP="00DA43C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highlight w:val="cyan"/>
              </w:rPr>
            </w:pPr>
            <w:r w:rsidRPr="00DA43C3">
              <w:rPr>
                <w:rFonts w:asciiTheme="minorHAnsi" w:hAnsiTheme="minorHAnsi"/>
                <w:sz w:val="18"/>
                <w:szCs w:val="18"/>
              </w:rPr>
              <w:t>02</w:t>
            </w:r>
          </w:p>
        </w:tc>
        <w:tc>
          <w:tcPr>
            <w:tcW w:w="10430" w:type="dxa"/>
            <w:gridSpan w:val="2"/>
            <w:vAlign w:val="center"/>
          </w:tcPr>
          <w:p w14:paraId="1042F3A2" w14:textId="77777777" w:rsidR="00EC1F21" w:rsidRPr="00DA43C3" w:rsidRDefault="00EC1F21" w:rsidP="00DA43C3">
            <w:pPr>
              <w:shd w:val="clear" w:color="auto" w:fill="FFFFFF"/>
              <w:rPr>
                <w:rFonts w:asciiTheme="minorHAnsi" w:hAnsiTheme="minorHAnsi"/>
                <w:sz w:val="18"/>
                <w:szCs w:val="18"/>
              </w:rPr>
            </w:pPr>
            <w:r w:rsidRPr="00DA43C3">
              <w:rPr>
                <w:rFonts w:asciiTheme="minorHAnsi" w:hAnsiTheme="minorHAnsi"/>
                <w:sz w:val="18"/>
                <w:szCs w:val="18"/>
              </w:rPr>
              <w:t>HVAC Supply and return register dampers shall be fully open.</w:t>
            </w:r>
          </w:p>
        </w:tc>
      </w:tr>
      <w:tr w:rsidR="00EC1F21" w:rsidRPr="00DA43C3" w14:paraId="1042F3A6" w14:textId="77777777" w:rsidTr="008257E4">
        <w:tc>
          <w:tcPr>
            <w:tcW w:w="590" w:type="dxa"/>
            <w:vAlign w:val="center"/>
          </w:tcPr>
          <w:p w14:paraId="1042F3A4" w14:textId="77777777" w:rsidR="00EC1F21" w:rsidRPr="00DA43C3" w:rsidRDefault="00EC1F21" w:rsidP="00DA43C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DA43C3">
              <w:rPr>
                <w:rFonts w:asciiTheme="minorHAnsi" w:hAnsiTheme="minorHAnsi"/>
                <w:sz w:val="18"/>
                <w:szCs w:val="18"/>
              </w:rPr>
              <w:t>03</w:t>
            </w:r>
          </w:p>
        </w:tc>
        <w:tc>
          <w:tcPr>
            <w:tcW w:w="10430" w:type="dxa"/>
            <w:gridSpan w:val="2"/>
            <w:vAlign w:val="center"/>
          </w:tcPr>
          <w:p w14:paraId="1042F3A5" w14:textId="77777777" w:rsidR="00EC1F21" w:rsidRPr="00DA43C3" w:rsidRDefault="00EC1F21" w:rsidP="00DA43C3">
            <w:pPr>
              <w:shd w:val="clear" w:color="auto" w:fill="FFFFFF"/>
              <w:rPr>
                <w:rFonts w:asciiTheme="minorHAnsi" w:hAnsiTheme="minorHAnsi"/>
                <w:sz w:val="18"/>
                <w:szCs w:val="18"/>
              </w:rPr>
            </w:pPr>
            <w:r w:rsidRPr="00DA43C3">
              <w:rPr>
                <w:rFonts w:asciiTheme="minorHAnsi" w:hAnsiTheme="minorHAnsi"/>
                <w:sz w:val="18"/>
                <w:szCs w:val="18"/>
              </w:rPr>
              <w:t xml:space="preserve">Temporarily sealing of combustion flues and intermittent exhaust fans are not allowed.  Some examples are: combustion flues, fresh air intakes, dryer vents, bathroom and kitchen exhaust vents and fire place.  </w:t>
            </w:r>
          </w:p>
        </w:tc>
      </w:tr>
      <w:tr w:rsidR="00EC1F21" w:rsidRPr="00DA43C3" w14:paraId="1042F3A9" w14:textId="77777777" w:rsidTr="008257E4">
        <w:tc>
          <w:tcPr>
            <w:tcW w:w="590" w:type="dxa"/>
            <w:vAlign w:val="center"/>
          </w:tcPr>
          <w:p w14:paraId="1042F3A7" w14:textId="77777777" w:rsidR="00EC1F21" w:rsidRPr="00DA43C3" w:rsidRDefault="00EC1F21" w:rsidP="00DA43C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DA43C3">
              <w:rPr>
                <w:rFonts w:asciiTheme="minorHAnsi" w:hAnsiTheme="minorHAnsi"/>
                <w:sz w:val="18"/>
                <w:szCs w:val="18"/>
              </w:rPr>
              <w:t>04</w:t>
            </w:r>
          </w:p>
        </w:tc>
        <w:tc>
          <w:tcPr>
            <w:tcW w:w="10430" w:type="dxa"/>
            <w:gridSpan w:val="2"/>
            <w:vAlign w:val="center"/>
          </w:tcPr>
          <w:p w14:paraId="1042F3A8" w14:textId="77777777" w:rsidR="00EC1F21" w:rsidRPr="00DA43C3" w:rsidRDefault="00EC1F21" w:rsidP="00DA43C3">
            <w:pPr>
              <w:autoSpaceDE w:val="0"/>
              <w:autoSpaceDN w:val="0"/>
              <w:adjustRightInd w:val="0"/>
              <w:rPr>
                <w:rFonts w:asciiTheme="minorHAnsi" w:hAnsiTheme="minorHAnsi"/>
                <w:sz w:val="18"/>
                <w:szCs w:val="18"/>
              </w:rPr>
            </w:pPr>
            <w:r w:rsidRPr="00DA43C3">
              <w:rPr>
                <w:rFonts w:asciiTheme="minorHAnsi" w:hAnsiTheme="minorHAnsi"/>
                <w:sz w:val="18"/>
                <w:szCs w:val="18"/>
              </w:rPr>
              <w:t xml:space="preserve">Continuously operated ventilation devices like energy recovery ventilators may be sealed.  </w:t>
            </w:r>
          </w:p>
        </w:tc>
      </w:tr>
      <w:tr w:rsidR="00EC1F21" w:rsidRPr="00DA43C3" w14:paraId="1042F3AC" w14:textId="77777777" w:rsidTr="008257E4">
        <w:tc>
          <w:tcPr>
            <w:tcW w:w="590" w:type="dxa"/>
            <w:vAlign w:val="center"/>
          </w:tcPr>
          <w:p w14:paraId="1042F3AA" w14:textId="77777777" w:rsidR="00EC1F21" w:rsidRPr="00DA43C3" w:rsidRDefault="00EC1F21" w:rsidP="00DA43C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DA43C3">
              <w:rPr>
                <w:rFonts w:asciiTheme="minorHAnsi" w:hAnsiTheme="minorHAnsi"/>
                <w:sz w:val="18"/>
                <w:szCs w:val="18"/>
              </w:rPr>
              <w:t>05</w:t>
            </w:r>
          </w:p>
        </w:tc>
        <w:tc>
          <w:tcPr>
            <w:tcW w:w="10430" w:type="dxa"/>
            <w:gridSpan w:val="2"/>
            <w:vAlign w:val="center"/>
          </w:tcPr>
          <w:p w14:paraId="1042F3AB" w14:textId="77777777" w:rsidR="00EC1F21" w:rsidRPr="00DA43C3" w:rsidRDefault="00EC1F21" w:rsidP="00DA43C3">
            <w:pPr>
              <w:autoSpaceDE w:val="0"/>
              <w:autoSpaceDN w:val="0"/>
              <w:adjustRightInd w:val="0"/>
              <w:rPr>
                <w:rFonts w:asciiTheme="minorHAnsi" w:hAnsiTheme="minorHAnsi"/>
                <w:sz w:val="18"/>
                <w:szCs w:val="18"/>
              </w:rPr>
            </w:pPr>
            <w:r w:rsidRPr="00DA43C3">
              <w:rPr>
                <w:rFonts w:asciiTheme="minorHAnsi" w:hAnsiTheme="minorHAnsi"/>
                <w:sz w:val="18"/>
                <w:szCs w:val="18"/>
              </w:rPr>
              <w:t>Multifamily – Each dwelling unit must be tested individually and shown to meet the leakage requirements.  Pressurization of the adjacent dwelling units while conducting this test is not allowed.</w:t>
            </w:r>
          </w:p>
        </w:tc>
      </w:tr>
      <w:tr w:rsidR="00EC1F21" w:rsidRPr="00DA43C3" w14:paraId="1042F3B0" w14:textId="77777777" w:rsidTr="00FE3F96">
        <w:tc>
          <w:tcPr>
            <w:tcW w:w="590" w:type="dxa"/>
            <w:vAlign w:val="center"/>
          </w:tcPr>
          <w:p w14:paraId="1042F3AD" w14:textId="77777777" w:rsidR="00EC1F21" w:rsidRPr="00DA43C3" w:rsidRDefault="00EC1F21" w:rsidP="00DA43C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DA43C3">
              <w:rPr>
                <w:rFonts w:asciiTheme="minorHAnsi" w:hAnsiTheme="minorHAnsi"/>
                <w:sz w:val="18"/>
                <w:szCs w:val="18"/>
              </w:rPr>
              <w:t>06</w:t>
            </w:r>
          </w:p>
        </w:tc>
        <w:tc>
          <w:tcPr>
            <w:tcW w:w="2578" w:type="dxa"/>
            <w:vAlign w:val="center"/>
          </w:tcPr>
          <w:p w14:paraId="1042F3AE" w14:textId="77777777" w:rsidR="00EC1F21" w:rsidRPr="00DA43C3" w:rsidRDefault="00EC1F21" w:rsidP="00DA43C3">
            <w:pPr>
              <w:keepNext/>
              <w:rPr>
                <w:rFonts w:asciiTheme="minorHAnsi" w:hAnsiTheme="minorHAnsi"/>
                <w:sz w:val="18"/>
                <w:szCs w:val="18"/>
              </w:rPr>
            </w:pPr>
            <w:r w:rsidRPr="00DA43C3">
              <w:rPr>
                <w:rFonts w:asciiTheme="minorHAnsi" w:hAnsiTheme="minorHAnsi"/>
                <w:sz w:val="18"/>
                <w:szCs w:val="18"/>
              </w:rPr>
              <w:t>Verification Status:</w:t>
            </w:r>
          </w:p>
        </w:tc>
        <w:tc>
          <w:tcPr>
            <w:tcW w:w="7852" w:type="dxa"/>
            <w:vAlign w:val="center"/>
          </w:tcPr>
          <w:p w14:paraId="01A4893B" w14:textId="77777777" w:rsidR="00FE3F96" w:rsidRDefault="00FE3F96" w:rsidP="00FE3F96">
            <w:pPr>
              <w:pStyle w:val="ListParagraph"/>
              <w:keepNext/>
              <w:numPr>
                <w:ilvl w:val="0"/>
                <w:numId w:val="46"/>
              </w:numPr>
              <w:tabs>
                <w:tab w:val="left" w:pos="356"/>
              </w:tabs>
              <w:rPr>
                <w:rFonts w:ascii="Calibri" w:hAnsi="Calibri"/>
                <w:sz w:val="18"/>
                <w:szCs w:val="18"/>
              </w:rPr>
            </w:pPr>
            <w:r>
              <w:rPr>
                <w:rFonts w:ascii="Calibri" w:hAnsi="Calibri"/>
                <w:sz w:val="18"/>
                <w:szCs w:val="18"/>
                <w:u w:val="single"/>
              </w:rPr>
              <w:t>Pass</w:t>
            </w:r>
            <w:r>
              <w:rPr>
                <w:rFonts w:ascii="Calibri" w:hAnsi="Calibri"/>
                <w:sz w:val="18"/>
                <w:szCs w:val="18"/>
              </w:rPr>
              <w:t xml:space="preserve"> - all applicable requirements are met; or</w:t>
            </w:r>
          </w:p>
          <w:p w14:paraId="20313E87" w14:textId="77777777" w:rsidR="00FE3F96" w:rsidRDefault="00FE3F96" w:rsidP="00FE3F96">
            <w:pPr>
              <w:pStyle w:val="ListParagraph"/>
              <w:keepNext/>
              <w:numPr>
                <w:ilvl w:val="0"/>
                <w:numId w:val="46"/>
              </w:numPr>
              <w:tabs>
                <w:tab w:val="left" w:pos="356"/>
              </w:tabs>
              <w:rPr>
                <w:rFonts w:ascii="Calibri" w:hAnsi="Calibri"/>
                <w:sz w:val="18"/>
                <w:szCs w:val="18"/>
              </w:rPr>
            </w:pPr>
            <w:r>
              <w:rPr>
                <w:rFonts w:ascii="Calibri" w:hAnsi="Calibri"/>
                <w:sz w:val="18"/>
                <w:szCs w:val="18"/>
                <w:u w:val="single"/>
              </w:rPr>
              <w:t>Fail</w:t>
            </w:r>
            <w:r>
              <w:rPr>
                <w:rFonts w:ascii="Calibri" w:hAnsi="Calibri"/>
                <w:sz w:val="18"/>
                <w:szCs w:val="18"/>
              </w:rPr>
              <w:t xml:space="preserve"> - one or more applicable requirements are not met. Enter reason for failure in corrections notes field below; or</w:t>
            </w:r>
          </w:p>
          <w:p w14:paraId="1042F3AF" w14:textId="1C388D53" w:rsidR="00EC1F21" w:rsidRPr="00FE3F96" w:rsidRDefault="00FE3F96" w:rsidP="00FE3F96">
            <w:pPr>
              <w:pStyle w:val="ListParagraph"/>
              <w:numPr>
                <w:ilvl w:val="0"/>
                <w:numId w:val="46"/>
              </w:numPr>
              <w:autoSpaceDE w:val="0"/>
              <w:autoSpaceDN w:val="0"/>
              <w:adjustRightInd w:val="0"/>
              <w:rPr>
                <w:rFonts w:asciiTheme="minorHAnsi" w:hAnsiTheme="minorHAnsi"/>
                <w:sz w:val="18"/>
                <w:szCs w:val="18"/>
              </w:rPr>
            </w:pPr>
            <w:r w:rsidRPr="00FE3F96">
              <w:rPr>
                <w:rFonts w:ascii="Calibri" w:hAnsi="Calibri"/>
                <w:sz w:val="18"/>
                <w:szCs w:val="18"/>
                <w:u w:val="single"/>
              </w:rPr>
              <w:t>All N/A</w:t>
            </w:r>
            <w:r w:rsidRPr="00FE3F96">
              <w:rPr>
                <w:rFonts w:ascii="Calibri" w:hAnsi="Calibri"/>
                <w:sz w:val="18"/>
                <w:szCs w:val="18"/>
              </w:rPr>
              <w:t xml:space="preserve"> - This entire table is not applicable</w:t>
            </w:r>
          </w:p>
        </w:tc>
      </w:tr>
      <w:tr w:rsidR="00FE3F96" w:rsidRPr="00DA43C3" w14:paraId="1042F3B4" w14:textId="77777777" w:rsidTr="00753E8D">
        <w:tc>
          <w:tcPr>
            <w:tcW w:w="590" w:type="dxa"/>
            <w:vAlign w:val="center"/>
          </w:tcPr>
          <w:p w14:paraId="1042F3B1" w14:textId="77777777" w:rsidR="00FE3F96" w:rsidRPr="00DA43C3" w:rsidRDefault="00FE3F96" w:rsidP="00DA43C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DA43C3">
              <w:rPr>
                <w:rFonts w:asciiTheme="minorHAnsi" w:hAnsiTheme="minorHAnsi"/>
                <w:sz w:val="18"/>
                <w:szCs w:val="18"/>
              </w:rPr>
              <w:t>07</w:t>
            </w:r>
          </w:p>
        </w:tc>
        <w:tc>
          <w:tcPr>
            <w:tcW w:w="10430" w:type="dxa"/>
            <w:gridSpan w:val="2"/>
            <w:vAlign w:val="center"/>
          </w:tcPr>
          <w:p w14:paraId="1042F3B3" w14:textId="28FE6EB9" w:rsidR="00FE3F96" w:rsidRPr="00DA43C3" w:rsidRDefault="00FE3F96" w:rsidP="00DA43C3">
            <w:pPr>
              <w:autoSpaceDE w:val="0"/>
              <w:autoSpaceDN w:val="0"/>
              <w:adjustRightInd w:val="0"/>
              <w:rPr>
                <w:rFonts w:asciiTheme="minorHAnsi" w:hAnsiTheme="minorHAnsi"/>
                <w:sz w:val="18"/>
                <w:szCs w:val="18"/>
              </w:rPr>
            </w:pPr>
            <w:r w:rsidRPr="00DA43C3">
              <w:rPr>
                <w:rFonts w:asciiTheme="minorHAnsi" w:hAnsiTheme="minorHAnsi"/>
                <w:sz w:val="18"/>
                <w:szCs w:val="18"/>
              </w:rPr>
              <w:t>Correction Notes:</w:t>
            </w:r>
          </w:p>
        </w:tc>
      </w:tr>
      <w:tr w:rsidR="00EC1F21" w:rsidRPr="00DA43C3" w14:paraId="1042F3B6" w14:textId="77777777" w:rsidTr="008257E4">
        <w:tc>
          <w:tcPr>
            <w:tcW w:w="11020" w:type="dxa"/>
            <w:gridSpan w:val="3"/>
            <w:vAlign w:val="center"/>
          </w:tcPr>
          <w:p w14:paraId="1042F3B5" w14:textId="77777777" w:rsidR="00EC1F21" w:rsidRPr="00DA43C3" w:rsidRDefault="00EC1F21" w:rsidP="00DA43C3">
            <w:pPr>
              <w:autoSpaceDE w:val="0"/>
              <w:autoSpaceDN w:val="0"/>
              <w:adjustRightInd w:val="0"/>
              <w:rPr>
                <w:rFonts w:asciiTheme="minorHAnsi" w:hAnsiTheme="minorHAnsi"/>
                <w:sz w:val="18"/>
                <w:szCs w:val="18"/>
              </w:rPr>
            </w:pPr>
            <w:r w:rsidRPr="00DA43C3">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1042F3B7" w14:textId="77777777" w:rsidR="00EC1F21" w:rsidRPr="0043446B" w:rsidRDefault="00EC1F21" w:rsidP="00DA43C3">
      <w:pPr>
        <w:rPr>
          <w:rFonts w:asciiTheme="minorHAnsi" w:hAnsiTheme="minorHAnsi"/>
          <w:b/>
          <w:szCs w:val="18"/>
          <w:lang w:eastAsia="zh-TW"/>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EC1F21" w:rsidRPr="00DA43C3" w14:paraId="1042F3BA" w14:textId="77777777" w:rsidTr="00075CA7">
        <w:trPr>
          <w:cantSplit/>
          <w:trHeight w:val="432"/>
        </w:trPr>
        <w:tc>
          <w:tcPr>
            <w:tcW w:w="5000" w:type="pct"/>
            <w:gridSpan w:val="2"/>
            <w:vAlign w:val="center"/>
          </w:tcPr>
          <w:p w14:paraId="1042F3B8" w14:textId="37F69997" w:rsidR="00EC1F21" w:rsidRPr="0043446B" w:rsidRDefault="00EC1F21" w:rsidP="00DA43C3">
            <w:pPr>
              <w:keepNext/>
              <w:rPr>
                <w:rFonts w:asciiTheme="minorHAnsi" w:hAnsiTheme="minorHAnsi"/>
                <w:b/>
                <w:szCs w:val="18"/>
              </w:rPr>
            </w:pPr>
            <w:r w:rsidRPr="0043446B">
              <w:rPr>
                <w:rFonts w:asciiTheme="minorHAnsi" w:hAnsiTheme="minorHAnsi"/>
                <w:b/>
                <w:szCs w:val="18"/>
              </w:rPr>
              <w:t>H. Determination of HERS Verification Compliance</w:t>
            </w:r>
          </w:p>
          <w:p w14:paraId="1042F3B9" w14:textId="77777777" w:rsidR="00EC1F21" w:rsidRPr="00DA43C3" w:rsidRDefault="00EC1F21" w:rsidP="00DA43C3">
            <w:pPr>
              <w:keepNext/>
              <w:rPr>
                <w:rFonts w:asciiTheme="minorHAnsi" w:hAnsiTheme="minorHAnsi"/>
                <w:sz w:val="18"/>
                <w:szCs w:val="18"/>
              </w:rPr>
            </w:pPr>
            <w:r w:rsidRPr="00DA43C3">
              <w:rPr>
                <w:rFonts w:asciiTheme="minorHAnsi" w:hAnsiTheme="minorHAnsi"/>
                <w:sz w:val="18"/>
                <w:szCs w:val="18"/>
              </w:rPr>
              <w:t>All applicable sections of this document shall indicate compliance with the specified verification protocol requirements in order for this Certificate of Verification as a whole to be determined to be in compliance.</w:t>
            </w:r>
          </w:p>
        </w:tc>
      </w:tr>
      <w:tr w:rsidR="00EC1F21" w:rsidRPr="00DA43C3" w14:paraId="1042F3BD" w14:textId="77777777" w:rsidTr="00AE7ECF">
        <w:trPr>
          <w:cantSplit/>
          <w:trHeight w:val="144"/>
        </w:trPr>
        <w:tc>
          <w:tcPr>
            <w:tcW w:w="253" w:type="pct"/>
            <w:vAlign w:val="center"/>
          </w:tcPr>
          <w:p w14:paraId="1042F3BB" w14:textId="77777777" w:rsidR="00EC1F21" w:rsidRPr="00DA43C3" w:rsidDel="00C76C40" w:rsidRDefault="00EC1F21" w:rsidP="00DA43C3">
            <w:pPr>
              <w:keepNext/>
              <w:jc w:val="center"/>
              <w:rPr>
                <w:rFonts w:asciiTheme="minorHAnsi" w:hAnsiTheme="minorHAnsi"/>
                <w:sz w:val="18"/>
                <w:szCs w:val="18"/>
              </w:rPr>
            </w:pPr>
            <w:r w:rsidRPr="00DA43C3">
              <w:rPr>
                <w:rFonts w:asciiTheme="minorHAnsi" w:hAnsiTheme="minorHAnsi"/>
                <w:sz w:val="18"/>
                <w:szCs w:val="18"/>
              </w:rPr>
              <w:t>01</w:t>
            </w:r>
          </w:p>
        </w:tc>
        <w:tc>
          <w:tcPr>
            <w:tcW w:w="4747" w:type="pct"/>
            <w:vAlign w:val="center"/>
          </w:tcPr>
          <w:p w14:paraId="1042F3BC" w14:textId="77777777" w:rsidR="00EC1F21" w:rsidRPr="00DA43C3" w:rsidRDefault="00EC1F21" w:rsidP="00DA43C3">
            <w:pPr>
              <w:keepNext/>
              <w:rPr>
                <w:rFonts w:asciiTheme="minorHAnsi" w:hAnsiTheme="minorHAnsi"/>
                <w:sz w:val="18"/>
                <w:szCs w:val="18"/>
              </w:rPr>
            </w:pPr>
          </w:p>
        </w:tc>
      </w:tr>
    </w:tbl>
    <w:p w14:paraId="1042F3BE" w14:textId="77777777" w:rsidR="00EC1F21" w:rsidRDefault="00EC1F21">
      <w:pPr>
        <w:rPr>
          <w:rFonts w:ascii="Calibri" w:hAnsi="Calibri"/>
          <w:b/>
          <w:sz w:val="18"/>
          <w:szCs w:val="18"/>
          <w:lang w:eastAsia="zh-TW"/>
        </w:rPr>
      </w:pPr>
    </w:p>
    <w:p w14:paraId="1042F3BF" w14:textId="77777777" w:rsidR="00EC1F21" w:rsidRPr="0091667B" w:rsidRDefault="00EC1F21">
      <w:pPr>
        <w:rPr>
          <w:rFonts w:ascii="Calibri" w:hAnsi="Calibri"/>
          <w:b/>
          <w:sz w:val="18"/>
          <w:szCs w:val="18"/>
          <w:lang w:eastAsia="zh-TW"/>
        </w:rPr>
      </w:pPr>
    </w:p>
    <w:p w14:paraId="1042F3C0" w14:textId="77777777" w:rsidR="00EC1F21" w:rsidRDefault="00EC1F21">
      <w:pPr>
        <w:rPr>
          <w:rFonts w:ascii="Calibri" w:hAnsi="Calibri"/>
          <w:b/>
          <w:lang w:eastAsia="zh-TW"/>
        </w:rPr>
      </w:pPr>
    </w:p>
    <w:p w14:paraId="1042F3C1" w14:textId="77777777" w:rsidR="00EC1F21" w:rsidRDefault="00EC1F21">
      <w:pPr>
        <w:rPr>
          <w:rFonts w:ascii="Calibri" w:hAnsi="Calibri"/>
          <w:b/>
          <w:lang w:eastAsia="zh-TW"/>
        </w:rPr>
      </w:pPr>
      <w:r>
        <w:rPr>
          <w:rFonts w:ascii="Calibri" w:hAnsi="Calibri"/>
          <w:b/>
          <w:lang w:eastAsia="zh-TW"/>
        </w:rPr>
        <w:br w:type="page"/>
      </w:r>
    </w:p>
    <w:p w14:paraId="1042F3C2" w14:textId="77777777" w:rsidR="00EC1F21" w:rsidRPr="0043446B" w:rsidRDefault="00EC1F21" w:rsidP="0049702F">
      <w:pPr>
        <w:rPr>
          <w:rFonts w:ascii="Calibri" w:hAnsi="Calibri"/>
          <w:sz w:val="18"/>
          <w:szCs w:val="16"/>
        </w:rPr>
      </w:pPr>
    </w:p>
    <w:tbl>
      <w:tblPr>
        <w:tblW w:w="49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434"/>
        <w:gridCol w:w="41"/>
        <w:gridCol w:w="7"/>
        <w:gridCol w:w="5468"/>
      </w:tblGrid>
      <w:tr w:rsidR="00EC1F21" w:rsidRPr="009351D2" w14:paraId="1042F3C4" w14:textId="77777777" w:rsidTr="00FB520C">
        <w:trPr>
          <w:trHeight w:val="288"/>
        </w:trPr>
        <w:tc>
          <w:tcPr>
            <w:tcW w:w="10950" w:type="dxa"/>
            <w:gridSpan w:val="4"/>
            <w:vAlign w:val="center"/>
          </w:tcPr>
          <w:p w14:paraId="1042F3C3" w14:textId="77777777" w:rsidR="00EC1F21" w:rsidRPr="009351D2" w:rsidRDefault="00EC1F21" w:rsidP="00FB520C">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E136A4">
              <w:rPr>
                <w:rFonts w:ascii="Calibri" w:hAnsi="Calibri" w:cs="Arial"/>
                <w:b/>
                <w:caps/>
                <w:sz w:val="18"/>
                <w:szCs w:val="18"/>
              </w:rPr>
              <w:t>Documentation Author's Declaration Statement</w:t>
            </w:r>
          </w:p>
        </w:tc>
      </w:tr>
      <w:tr w:rsidR="00EC1F21" w:rsidRPr="00E136A4" w14:paraId="1042F3C6" w14:textId="77777777" w:rsidTr="0043446B">
        <w:trPr>
          <w:trHeight w:val="269"/>
        </w:trPr>
        <w:tc>
          <w:tcPr>
            <w:tcW w:w="10950" w:type="dxa"/>
            <w:gridSpan w:val="4"/>
            <w:vAlign w:val="center"/>
          </w:tcPr>
          <w:p w14:paraId="1042F3C5" w14:textId="77777777" w:rsidR="00EC1F21" w:rsidRPr="00E136A4" w:rsidRDefault="00EC1F21" w:rsidP="0043446B">
            <w:pPr>
              <w:numPr>
                <w:ilvl w:val="0"/>
                <w:numId w:val="24"/>
              </w:numPr>
              <w:ind w:left="270" w:hanging="270"/>
              <w:rPr>
                <w:rFonts w:ascii="Calibri" w:hAnsi="Calibri"/>
                <w:sz w:val="18"/>
                <w:szCs w:val="18"/>
              </w:rPr>
            </w:pPr>
            <w:r>
              <w:rPr>
                <w:rFonts w:ascii="Calibri" w:hAnsi="Calibri"/>
                <w:sz w:val="18"/>
                <w:szCs w:val="18"/>
              </w:rPr>
              <w:t xml:space="preserve">I </w:t>
            </w:r>
            <w:r w:rsidRPr="00E136A4">
              <w:rPr>
                <w:rFonts w:ascii="Calibri" w:hAnsi="Calibri"/>
                <w:sz w:val="18"/>
                <w:szCs w:val="18"/>
              </w:rPr>
              <w:t xml:space="preserve">certify that this Certificate of </w:t>
            </w:r>
            <w:r>
              <w:rPr>
                <w:rFonts w:ascii="Calibri" w:hAnsi="Calibri"/>
                <w:sz w:val="18"/>
                <w:szCs w:val="18"/>
              </w:rPr>
              <w:t xml:space="preserve">Verification </w:t>
            </w:r>
            <w:r w:rsidRPr="00E136A4">
              <w:rPr>
                <w:rFonts w:ascii="Calibri" w:hAnsi="Calibri"/>
                <w:sz w:val="18"/>
                <w:szCs w:val="18"/>
              </w:rPr>
              <w:t>documentation is accurate and complete.</w:t>
            </w:r>
          </w:p>
        </w:tc>
      </w:tr>
      <w:tr w:rsidR="00EC1F21" w:rsidRPr="0047600B" w14:paraId="1042F3C9" w14:textId="77777777" w:rsidTr="00FB520C">
        <w:trPr>
          <w:trHeight w:val="360"/>
        </w:trPr>
        <w:tc>
          <w:tcPr>
            <w:tcW w:w="5434" w:type="dxa"/>
          </w:tcPr>
          <w:p w14:paraId="1042F3C7" w14:textId="77777777" w:rsidR="00EC1F21" w:rsidRPr="0047600B" w:rsidRDefault="00EC1F21" w:rsidP="00FB520C">
            <w:pPr>
              <w:rPr>
                <w:rFonts w:ascii="Calibri" w:hAnsi="Calibri"/>
                <w:sz w:val="14"/>
                <w:szCs w:val="14"/>
              </w:rPr>
            </w:pPr>
            <w:r>
              <w:rPr>
                <w:rFonts w:ascii="Calibri" w:hAnsi="Calibri"/>
                <w:sz w:val="14"/>
                <w:szCs w:val="14"/>
              </w:rPr>
              <w:t xml:space="preserve">Documentation Author </w:t>
            </w:r>
            <w:r w:rsidRPr="0047600B">
              <w:rPr>
                <w:rFonts w:ascii="Calibri" w:hAnsi="Calibri"/>
                <w:sz w:val="14"/>
                <w:szCs w:val="14"/>
              </w:rPr>
              <w:t>Name:</w:t>
            </w:r>
          </w:p>
        </w:tc>
        <w:tc>
          <w:tcPr>
            <w:tcW w:w="5516" w:type="dxa"/>
            <w:gridSpan w:val="3"/>
          </w:tcPr>
          <w:p w14:paraId="1042F3C8" w14:textId="77777777" w:rsidR="00EC1F21" w:rsidRPr="0047600B" w:rsidRDefault="00EC1F21" w:rsidP="00FB520C">
            <w:pPr>
              <w:rPr>
                <w:rFonts w:ascii="Calibri" w:hAnsi="Calibri"/>
                <w:sz w:val="14"/>
                <w:szCs w:val="14"/>
              </w:rPr>
            </w:pPr>
            <w:r>
              <w:rPr>
                <w:rFonts w:ascii="Calibri" w:hAnsi="Calibri"/>
                <w:sz w:val="14"/>
                <w:szCs w:val="14"/>
              </w:rPr>
              <w:t xml:space="preserve">Documentation Author </w:t>
            </w:r>
            <w:r w:rsidRPr="0047600B">
              <w:rPr>
                <w:rFonts w:ascii="Calibri" w:hAnsi="Calibri"/>
                <w:sz w:val="14"/>
                <w:szCs w:val="14"/>
              </w:rPr>
              <w:t>Signature:</w:t>
            </w:r>
          </w:p>
        </w:tc>
      </w:tr>
      <w:tr w:rsidR="00EC1F21" w:rsidRPr="0047600B" w14:paraId="1042F3CC" w14:textId="77777777" w:rsidTr="00FB520C">
        <w:trPr>
          <w:trHeight w:val="360"/>
        </w:trPr>
        <w:tc>
          <w:tcPr>
            <w:tcW w:w="5434" w:type="dxa"/>
          </w:tcPr>
          <w:p w14:paraId="1042F3CA" w14:textId="77777777" w:rsidR="00EC1F21" w:rsidRPr="0047600B" w:rsidRDefault="00EC1F21" w:rsidP="00FB520C">
            <w:pPr>
              <w:rPr>
                <w:rFonts w:ascii="Calibri" w:hAnsi="Calibri"/>
                <w:sz w:val="14"/>
                <w:szCs w:val="14"/>
              </w:rPr>
            </w:pPr>
            <w:r>
              <w:rPr>
                <w:rFonts w:ascii="Calibri" w:hAnsi="Calibri"/>
                <w:sz w:val="14"/>
                <w:szCs w:val="14"/>
              </w:rPr>
              <w:t>Company</w:t>
            </w:r>
            <w:r w:rsidRPr="0047600B">
              <w:rPr>
                <w:rFonts w:ascii="Calibri" w:hAnsi="Calibri"/>
                <w:sz w:val="14"/>
                <w:szCs w:val="14"/>
              </w:rPr>
              <w:t>:</w:t>
            </w:r>
          </w:p>
        </w:tc>
        <w:tc>
          <w:tcPr>
            <w:tcW w:w="5516" w:type="dxa"/>
            <w:gridSpan w:val="3"/>
          </w:tcPr>
          <w:p w14:paraId="1042F3CB" w14:textId="77777777" w:rsidR="00EC1F21" w:rsidRPr="0047600B" w:rsidRDefault="00EC1F21" w:rsidP="00FB520C">
            <w:pPr>
              <w:rPr>
                <w:rFonts w:ascii="Calibri" w:hAnsi="Calibri"/>
                <w:sz w:val="14"/>
                <w:szCs w:val="14"/>
              </w:rPr>
            </w:pPr>
            <w:r w:rsidRPr="0047600B">
              <w:rPr>
                <w:rFonts w:ascii="Calibri" w:hAnsi="Calibri"/>
                <w:sz w:val="14"/>
                <w:szCs w:val="14"/>
              </w:rPr>
              <w:t>Date</w:t>
            </w:r>
            <w:r>
              <w:rPr>
                <w:rFonts w:ascii="Calibri" w:hAnsi="Calibri"/>
                <w:sz w:val="14"/>
                <w:szCs w:val="14"/>
              </w:rPr>
              <w:t xml:space="preserve"> Signed</w:t>
            </w:r>
            <w:r w:rsidRPr="0047600B">
              <w:rPr>
                <w:rFonts w:ascii="Calibri" w:hAnsi="Calibri"/>
                <w:sz w:val="14"/>
                <w:szCs w:val="14"/>
              </w:rPr>
              <w:t>:</w:t>
            </w:r>
          </w:p>
        </w:tc>
      </w:tr>
      <w:tr w:rsidR="00EC1F21" w:rsidRPr="0047600B" w14:paraId="1042F3CF" w14:textId="77777777" w:rsidTr="00FB520C">
        <w:trPr>
          <w:trHeight w:val="360"/>
        </w:trPr>
        <w:tc>
          <w:tcPr>
            <w:tcW w:w="5434" w:type="dxa"/>
          </w:tcPr>
          <w:p w14:paraId="1042F3CD" w14:textId="77777777" w:rsidR="00EC1F21" w:rsidRPr="0047600B" w:rsidRDefault="00EC1F21" w:rsidP="00FB520C">
            <w:pPr>
              <w:rPr>
                <w:rFonts w:ascii="Calibri" w:hAnsi="Calibri"/>
                <w:sz w:val="14"/>
                <w:szCs w:val="14"/>
              </w:rPr>
            </w:pPr>
            <w:r w:rsidRPr="0047600B">
              <w:rPr>
                <w:rFonts w:ascii="Calibri" w:hAnsi="Calibri"/>
                <w:sz w:val="14"/>
                <w:szCs w:val="14"/>
              </w:rPr>
              <w:t>Address:</w:t>
            </w:r>
          </w:p>
        </w:tc>
        <w:tc>
          <w:tcPr>
            <w:tcW w:w="5516" w:type="dxa"/>
            <w:gridSpan w:val="3"/>
          </w:tcPr>
          <w:p w14:paraId="1042F3CE" w14:textId="77777777" w:rsidR="00EC1F21" w:rsidRPr="0047600B" w:rsidRDefault="00EC1F21" w:rsidP="00FB520C">
            <w:pPr>
              <w:rPr>
                <w:rFonts w:ascii="Calibri" w:hAnsi="Calibri"/>
                <w:sz w:val="14"/>
                <w:szCs w:val="14"/>
              </w:rPr>
            </w:pPr>
            <w:r>
              <w:rPr>
                <w:rFonts w:ascii="Calibri" w:hAnsi="Calibri"/>
                <w:sz w:val="14"/>
                <w:szCs w:val="14"/>
              </w:rPr>
              <w:t>CEA/HERS Certification Information (if a</w:t>
            </w:r>
            <w:r w:rsidRPr="0047600B">
              <w:rPr>
                <w:rFonts w:ascii="Calibri" w:hAnsi="Calibri"/>
                <w:sz w:val="14"/>
                <w:szCs w:val="14"/>
              </w:rPr>
              <w:t>pplicable</w:t>
            </w:r>
            <w:r>
              <w:rPr>
                <w:rFonts w:ascii="Calibri" w:hAnsi="Calibri"/>
                <w:sz w:val="14"/>
                <w:szCs w:val="14"/>
              </w:rPr>
              <w:t>)</w:t>
            </w:r>
            <w:r w:rsidRPr="0047600B">
              <w:rPr>
                <w:rFonts w:ascii="Calibri" w:hAnsi="Calibri"/>
                <w:sz w:val="14"/>
                <w:szCs w:val="14"/>
              </w:rPr>
              <w:t>:</w:t>
            </w:r>
          </w:p>
        </w:tc>
      </w:tr>
      <w:tr w:rsidR="00EC1F21" w:rsidRPr="0047600B" w14:paraId="1042F3D2" w14:textId="77777777" w:rsidTr="00FB520C">
        <w:trPr>
          <w:trHeight w:val="360"/>
        </w:trPr>
        <w:tc>
          <w:tcPr>
            <w:tcW w:w="5434" w:type="dxa"/>
          </w:tcPr>
          <w:p w14:paraId="1042F3D0" w14:textId="77777777" w:rsidR="00EC1F21" w:rsidRPr="0047600B" w:rsidRDefault="00EC1F21" w:rsidP="00FB520C">
            <w:pPr>
              <w:rPr>
                <w:rFonts w:ascii="Calibri" w:hAnsi="Calibri"/>
                <w:sz w:val="14"/>
                <w:szCs w:val="14"/>
              </w:rPr>
            </w:pPr>
            <w:r w:rsidRPr="0047600B">
              <w:rPr>
                <w:rFonts w:ascii="Calibri" w:hAnsi="Calibri"/>
                <w:sz w:val="14"/>
                <w:szCs w:val="14"/>
              </w:rPr>
              <w:t>City/State/Zip:</w:t>
            </w:r>
          </w:p>
        </w:tc>
        <w:tc>
          <w:tcPr>
            <w:tcW w:w="5516" w:type="dxa"/>
            <w:gridSpan w:val="3"/>
          </w:tcPr>
          <w:p w14:paraId="1042F3D1" w14:textId="77777777" w:rsidR="00EC1F21" w:rsidRPr="0047600B" w:rsidRDefault="00EC1F21" w:rsidP="00FB520C">
            <w:pPr>
              <w:rPr>
                <w:rFonts w:ascii="Calibri" w:hAnsi="Calibri"/>
                <w:sz w:val="14"/>
                <w:szCs w:val="14"/>
              </w:rPr>
            </w:pPr>
            <w:r w:rsidRPr="0047600B">
              <w:rPr>
                <w:rFonts w:ascii="Calibri" w:hAnsi="Calibri"/>
                <w:sz w:val="14"/>
                <w:szCs w:val="14"/>
              </w:rPr>
              <w:t>Phone:</w:t>
            </w:r>
          </w:p>
        </w:tc>
      </w:tr>
      <w:tr w:rsidR="00EC1F21" w14:paraId="1042F3D4" w14:textId="77777777" w:rsidTr="00FB520C">
        <w:tblPrEx>
          <w:tblCellMar>
            <w:left w:w="115" w:type="dxa"/>
            <w:right w:w="115" w:type="dxa"/>
          </w:tblCellMar>
        </w:tblPrEx>
        <w:trPr>
          <w:trHeight w:val="296"/>
        </w:trPr>
        <w:tc>
          <w:tcPr>
            <w:tcW w:w="10950" w:type="dxa"/>
            <w:gridSpan w:val="4"/>
            <w:vAlign w:val="center"/>
          </w:tcPr>
          <w:p w14:paraId="1042F3D3" w14:textId="77777777" w:rsidR="00EC1F21" w:rsidRDefault="00EC1F21" w:rsidP="00FB520C">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Pr>
                <w:rFonts w:ascii="Calibri" w:hAnsi="Calibri" w:cs="Arial"/>
                <w:b/>
                <w:caps/>
                <w:sz w:val="18"/>
                <w:szCs w:val="18"/>
              </w:rPr>
              <w:t xml:space="preserve">Responsible Person's </w:t>
            </w:r>
            <w:r w:rsidRPr="008E6C57">
              <w:rPr>
                <w:rFonts w:ascii="Calibri" w:hAnsi="Calibri" w:cs="Arial"/>
                <w:b/>
                <w:caps/>
                <w:sz w:val="18"/>
                <w:szCs w:val="18"/>
              </w:rPr>
              <w:t>Declaration statement</w:t>
            </w:r>
            <w:r>
              <w:rPr>
                <w:rFonts w:ascii="Calibri" w:hAnsi="Calibri" w:cs="Arial"/>
                <w:b/>
                <w:caps/>
                <w:sz w:val="18"/>
                <w:szCs w:val="18"/>
              </w:rPr>
              <w:t xml:space="preserve"> </w:t>
            </w:r>
          </w:p>
        </w:tc>
      </w:tr>
      <w:tr w:rsidR="00EC1F21" w:rsidRPr="00BA699E" w14:paraId="1042F3DB" w14:textId="77777777" w:rsidTr="00FB520C">
        <w:tblPrEx>
          <w:tblCellMar>
            <w:left w:w="115" w:type="dxa"/>
            <w:right w:w="115" w:type="dxa"/>
          </w:tblCellMar>
        </w:tblPrEx>
        <w:trPr>
          <w:trHeight w:val="504"/>
        </w:trPr>
        <w:tc>
          <w:tcPr>
            <w:tcW w:w="10950" w:type="dxa"/>
            <w:gridSpan w:val="4"/>
          </w:tcPr>
          <w:p w14:paraId="1042F3D5" w14:textId="77777777" w:rsidR="00EC1F21" w:rsidRPr="00B706BB" w:rsidRDefault="00EC1F21" w:rsidP="00FB2328">
            <w:pPr>
              <w:pStyle w:val="p2"/>
              <w:keepNext/>
              <w:tabs>
                <w:tab w:val="clear" w:pos="357"/>
              </w:tabs>
              <w:spacing w:line="240" w:lineRule="auto"/>
              <w:ind w:left="0" w:right="90" w:firstLine="0"/>
              <w:rPr>
                <w:rFonts w:ascii="Calibri" w:hAnsi="Calibri"/>
                <w:sz w:val="18"/>
                <w:szCs w:val="18"/>
              </w:rPr>
            </w:pPr>
            <w:r w:rsidRPr="00B706BB">
              <w:rPr>
                <w:rFonts w:ascii="Calibri" w:hAnsi="Calibri"/>
                <w:sz w:val="18"/>
                <w:szCs w:val="18"/>
              </w:rPr>
              <w:t xml:space="preserve">I certify the following under penalty of perjury, under the laws of the State of California: </w:t>
            </w:r>
          </w:p>
          <w:p w14:paraId="1042F3D6" w14:textId="77777777" w:rsidR="00EC1F21" w:rsidRPr="00B706BB" w:rsidRDefault="00EC1F21" w:rsidP="00FB2328">
            <w:pPr>
              <w:pStyle w:val="p2"/>
              <w:keepNext/>
              <w:numPr>
                <w:ilvl w:val="0"/>
                <w:numId w:val="38"/>
              </w:numPr>
              <w:tabs>
                <w:tab w:val="clear" w:pos="357"/>
              </w:tabs>
              <w:spacing w:line="240" w:lineRule="auto"/>
              <w:ind w:right="90"/>
              <w:rPr>
                <w:rFonts w:ascii="Calibri" w:hAnsi="Calibri"/>
                <w:sz w:val="18"/>
                <w:szCs w:val="18"/>
              </w:rPr>
            </w:pPr>
            <w:r>
              <w:rPr>
                <w:rFonts w:ascii="Calibri" w:hAnsi="Calibri"/>
                <w:sz w:val="18"/>
                <w:szCs w:val="18"/>
              </w:rPr>
              <w:t xml:space="preserve">The </w:t>
            </w:r>
            <w:r w:rsidRPr="008E6C57">
              <w:rPr>
                <w:rFonts w:ascii="Calibri" w:hAnsi="Calibri"/>
                <w:sz w:val="18"/>
                <w:szCs w:val="18"/>
              </w:rPr>
              <w:t xml:space="preserve">information provided on this </w:t>
            </w:r>
            <w:r>
              <w:rPr>
                <w:rFonts w:ascii="Calibri" w:hAnsi="Calibri"/>
                <w:sz w:val="18"/>
                <w:szCs w:val="18"/>
              </w:rPr>
              <w:t>Certificate of Verification</w:t>
            </w:r>
            <w:r w:rsidRPr="008E6C57">
              <w:rPr>
                <w:rFonts w:ascii="Calibri" w:hAnsi="Calibri"/>
                <w:sz w:val="18"/>
                <w:szCs w:val="18"/>
              </w:rPr>
              <w:t xml:space="preserve"> is true and correct.</w:t>
            </w:r>
          </w:p>
          <w:p w14:paraId="1042F3D7" w14:textId="77777777" w:rsidR="00EC1F21" w:rsidRPr="00907289" w:rsidRDefault="00EC1F21" w:rsidP="00FB2328">
            <w:pPr>
              <w:pStyle w:val="p2"/>
              <w:keepNext/>
              <w:numPr>
                <w:ilvl w:val="0"/>
                <w:numId w:val="38"/>
              </w:numPr>
              <w:tabs>
                <w:tab w:val="clear" w:pos="357"/>
              </w:tabs>
              <w:spacing w:line="240" w:lineRule="auto"/>
              <w:ind w:right="90"/>
              <w:rPr>
                <w:rFonts w:ascii="Calibri" w:hAnsi="Calibri"/>
                <w:sz w:val="18"/>
                <w:szCs w:val="18"/>
              </w:rPr>
            </w:pPr>
            <w:r>
              <w:rPr>
                <w:rFonts w:ascii="Calibri" w:hAnsi="Calibri"/>
                <w:sz w:val="18"/>
                <w:szCs w:val="18"/>
              </w:rPr>
              <w:t>I am the certified HERS R</w:t>
            </w:r>
            <w:r w:rsidRPr="00907289">
              <w:rPr>
                <w:rFonts w:ascii="Calibri" w:hAnsi="Calibri"/>
                <w:sz w:val="18"/>
                <w:szCs w:val="18"/>
              </w:rPr>
              <w:t xml:space="preserve">ater who performed the verification </w:t>
            </w:r>
            <w:r>
              <w:rPr>
                <w:rFonts w:ascii="Calibri" w:hAnsi="Calibri"/>
                <w:sz w:val="18"/>
                <w:szCs w:val="18"/>
              </w:rPr>
              <w:t>identified and reported on this C</w:t>
            </w:r>
            <w:r w:rsidRPr="00907289">
              <w:rPr>
                <w:rFonts w:ascii="Calibri" w:hAnsi="Calibri"/>
                <w:sz w:val="18"/>
                <w:szCs w:val="18"/>
              </w:rPr>
              <w:t>ertificate</w:t>
            </w:r>
            <w:r>
              <w:rPr>
                <w:rFonts w:ascii="Calibri" w:hAnsi="Calibri"/>
                <w:sz w:val="18"/>
                <w:szCs w:val="18"/>
              </w:rPr>
              <w:t xml:space="preserve"> of Verification (responsible rater)</w:t>
            </w:r>
            <w:r w:rsidRPr="00907289">
              <w:rPr>
                <w:rFonts w:ascii="Calibri" w:hAnsi="Calibri"/>
                <w:sz w:val="18"/>
                <w:szCs w:val="18"/>
              </w:rPr>
              <w:t>.</w:t>
            </w:r>
          </w:p>
          <w:p w14:paraId="1042F3D8" w14:textId="77777777" w:rsidR="00EC1F21" w:rsidRDefault="00EC1F21" w:rsidP="00FB2328">
            <w:pPr>
              <w:pStyle w:val="p2"/>
              <w:keepNext/>
              <w:numPr>
                <w:ilvl w:val="0"/>
                <w:numId w:val="38"/>
              </w:numPr>
              <w:tabs>
                <w:tab w:val="clear" w:pos="357"/>
              </w:tabs>
              <w:spacing w:line="240" w:lineRule="auto"/>
              <w:ind w:right="90"/>
              <w:rPr>
                <w:rFonts w:ascii="Calibri" w:hAnsi="Calibri"/>
                <w:sz w:val="18"/>
                <w:szCs w:val="18"/>
              </w:rPr>
            </w:pPr>
            <w:r>
              <w:rPr>
                <w:rFonts w:ascii="Calibri" w:hAnsi="Calibri"/>
                <w:sz w:val="18"/>
                <w:szCs w:val="18"/>
              </w:rPr>
              <w:t xml:space="preserve">The </w:t>
            </w:r>
            <w:r w:rsidRPr="00B706BB">
              <w:rPr>
                <w:rFonts w:ascii="Calibri" w:hAnsi="Calibri"/>
                <w:sz w:val="18"/>
                <w:szCs w:val="18"/>
              </w:rPr>
              <w:t>installed features, materials, components, manufactured devices, or system performance diagnostic results that require HERS verification</w:t>
            </w:r>
            <w:r>
              <w:rPr>
                <w:rFonts w:ascii="Calibri" w:hAnsi="Calibri"/>
                <w:sz w:val="18"/>
                <w:szCs w:val="18"/>
              </w:rPr>
              <w:t xml:space="preserve"> identified on this Certificate of Verification comply</w:t>
            </w:r>
            <w:r w:rsidRPr="00907289">
              <w:rPr>
                <w:rFonts w:ascii="Calibri" w:hAnsi="Calibri"/>
                <w:sz w:val="18"/>
                <w:szCs w:val="18"/>
              </w:rPr>
              <w:t xml:space="preserve"> with the applicable requirements in Reference Appendices </w:t>
            </w:r>
            <w:r w:rsidRPr="00057A11">
              <w:rPr>
                <w:rFonts w:ascii="Calibri" w:hAnsi="Calibri"/>
                <w:sz w:val="18"/>
                <w:szCs w:val="18"/>
              </w:rPr>
              <w:t>RA2</w:t>
            </w:r>
            <w:r>
              <w:rPr>
                <w:rFonts w:ascii="Calibri" w:hAnsi="Calibri"/>
                <w:sz w:val="18"/>
                <w:szCs w:val="18"/>
              </w:rPr>
              <w:t>,</w:t>
            </w:r>
            <w:r w:rsidRPr="00907289">
              <w:rPr>
                <w:rFonts w:ascii="Calibri" w:hAnsi="Calibri"/>
                <w:sz w:val="18"/>
                <w:szCs w:val="18"/>
              </w:rPr>
              <w:t xml:space="preserve"> </w:t>
            </w:r>
            <w:r w:rsidRPr="00057A11">
              <w:rPr>
                <w:rFonts w:ascii="Calibri" w:hAnsi="Calibri"/>
                <w:sz w:val="18"/>
                <w:szCs w:val="18"/>
              </w:rPr>
              <w:t>RA3</w:t>
            </w:r>
            <w:r>
              <w:rPr>
                <w:rFonts w:ascii="Calibri" w:hAnsi="Calibri"/>
                <w:sz w:val="18"/>
                <w:szCs w:val="18"/>
              </w:rPr>
              <w:t xml:space="preserve">, and </w:t>
            </w:r>
            <w:r w:rsidRPr="00907289">
              <w:rPr>
                <w:rFonts w:ascii="Calibri" w:hAnsi="Calibri"/>
                <w:sz w:val="18"/>
                <w:szCs w:val="18"/>
              </w:rPr>
              <w:t xml:space="preserve">the </w:t>
            </w:r>
            <w:r>
              <w:rPr>
                <w:rFonts w:ascii="Calibri" w:hAnsi="Calibri"/>
                <w:sz w:val="18"/>
                <w:szCs w:val="18"/>
              </w:rPr>
              <w:t xml:space="preserve">requirements specified on the </w:t>
            </w:r>
            <w:r w:rsidRPr="00907289">
              <w:rPr>
                <w:rFonts w:ascii="Calibri" w:hAnsi="Calibri"/>
                <w:sz w:val="18"/>
                <w:szCs w:val="18"/>
              </w:rPr>
              <w:t>Certifica</w:t>
            </w:r>
            <w:r>
              <w:rPr>
                <w:rFonts w:ascii="Calibri" w:hAnsi="Calibri"/>
                <w:sz w:val="18"/>
                <w:szCs w:val="18"/>
              </w:rPr>
              <w:t>te of Compliance</w:t>
            </w:r>
            <w:r w:rsidRPr="00907289">
              <w:rPr>
                <w:rFonts w:ascii="Calibri" w:hAnsi="Calibri"/>
                <w:sz w:val="18"/>
                <w:szCs w:val="18"/>
              </w:rPr>
              <w:t xml:space="preserve"> </w:t>
            </w:r>
            <w:r>
              <w:rPr>
                <w:rFonts w:ascii="Calibri" w:hAnsi="Calibri"/>
                <w:sz w:val="18"/>
                <w:szCs w:val="18"/>
              </w:rPr>
              <w:t xml:space="preserve">for the building </w:t>
            </w:r>
            <w:r w:rsidRPr="00907289">
              <w:rPr>
                <w:rFonts w:ascii="Calibri" w:hAnsi="Calibri"/>
                <w:sz w:val="18"/>
                <w:szCs w:val="18"/>
              </w:rPr>
              <w:t>appro</w:t>
            </w:r>
            <w:r>
              <w:rPr>
                <w:rFonts w:ascii="Calibri" w:hAnsi="Calibri"/>
                <w:sz w:val="18"/>
                <w:szCs w:val="18"/>
              </w:rPr>
              <w:t>ved by the enforcement agency.</w:t>
            </w:r>
          </w:p>
          <w:p w14:paraId="1042F3D9" w14:textId="77777777" w:rsidR="00EC1F21" w:rsidRDefault="00EC1F21" w:rsidP="00FB2328">
            <w:pPr>
              <w:pStyle w:val="p2"/>
              <w:keepNext/>
              <w:numPr>
                <w:ilvl w:val="0"/>
                <w:numId w:val="38"/>
              </w:numPr>
              <w:tabs>
                <w:tab w:val="clear" w:pos="357"/>
              </w:tabs>
              <w:spacing w:line="240" w:lineRule="auto"/>
              <w:ind w:right="90"/>
              <w:rPr>
                <w:rFonts w:ascii="Calibri" w:hAnsi="Calibri"/>
                <w:sz w:val="18"/>
                <w:szCs w:val="18"/>
              </w:rPr>
            </w:pPr>
            <w:r>
              <w:rPr>
                <w:rFonts w:ascii="Calibri" w:hAnsi="Calibri"/>
                <w:sz w:val="18"/>
                <w:szCs w:val="18"/>
              </w:rPr>
              <w:t xml:space="preserve"> The </w:t>
            </w:r>
            <w:r w:rsidRPr="00907289">
              <w:rPr>
                <w:rFonts w:ascii="Calibri" w:hAnsi="Calibri"/>
                <w:sz w:val="18"/>
                <w:szCs w:val="18"/>
              </w:rPr>
              <w:t xml:space="preserve">information reported on applicable sections of </w:t>
            </w:r>
            <w:r>
              <w:rPr>
                <w:rFonts w:ascii="Calibri" w:hAnsi="Calibri"/>
                <w:sz w:val="18"/>
                <w:szCs w:val="18"/>
              </w:rPr>
              <w:t>the</w:t>
            </w:r>
            <w:r w:rsidRPr="00BA699E">
              <w:rPr>
                <w:rFonts w:ascii="Calibri" w:hAnsi="Calibri"/>
                <w:sz w:val="18"/>
                <w:szCs w:val="18"/>
              </w:rPr>
              <w:t xml:space="preserve"> Certificate(s) of Installation </w:t>
            </w:r>
            <w:r>
              <w:rPr>
                <w:rFonts w:ascii="Calibri" w:hAnsi="Calibri"/>
                <w:sz w:val="18"/>
                <w:szCs w:val="18"/>
              </w:rPr>
              <w:t xml:space="preserve">(CF2R) </w:t>
            </w:r>
            <w:r w:rsidRPr="00BA699E">
              <w:rPr>
                <w:rFonts w:ascii="Calibri" w:hAnsi="Calibri"/>
                <w:sz w:val="18"/>
                <w:szCs w:val="18"/>
              </w:rPr>
              <w:t>signed and submitted by the person(s) responsible for the construction or installation</w:t>
            </w:r>
            <w:r w:rsidRPr="00907289">
              <w:rPr>
                <w:rFonts w:ascii="Calibri" w:hAnsi="Calibri"/>
                <w:sz w:val="18"/>
                <w:szCs w:val="18"/>
              </w:rPr>
              <w:t xml:space="preserve"> conforms to the requirements specified on the Certificate(s) of Compliance (</w:t>
            </w:r>
            <w:r>
              <w:rPr>
                <w:rFonts w:ascii="Calibri" w:hAnsi="Calibri"/>
                <w:sz w:val="18"/>
                <w:szCs w:val="18"/>
              </w:rPr>
              <w:t>CF1R</w:t>
            </w:r>
            <w:r w:rsidRPr="00907289">
              <w:rPr>
                <w:rFonts w:ascii="Calibri" w:hAnsi="Calibri"/>
                <w:sz w:val="18"/>
                <w:szCs w:val="18"/>
              </w:rPr>
              <w:t>) approved by the enforcement agency.</w:t>
            </w:r>
          </w:p>
          <w:p w14:paraId="1042F3DA" w14:textId="77777777" w:rsidR="00EC1F21" w:rsidRPr="00BA699E" w:rsidRDefault="00EC1F21" w:rsidP="00FB2328">
            <w:pPr>
              <w:pStyle w:val="p2"/>
              <w:keepNext/>
              <w:numPr>
                <w:ilvl w:val="0"/>
                <w:numId w:val="38"/>
              </w:numPr>
              <w:tabs>
                <w:tab w:val="clear" w:pos="357"/>
              </w:tabs>
              <w:spacing w:line="240" w:lineRule="auto"/>
              <w:ind w:right="90"/>
              <w:rPr>
                <w:rFonts w:ascii="Calibri" w:hAnsi="Calibri"/>
                <w:sz w:val="18"/>
                <w:szCs w:val="18"/>
              </w:rPr>
            </w:pPr>
            <w:r w:rsidRPr="00760262">
              <w:rPr>
                <w:rFonts w:ascii="Calibri" w:hAnsi="Calibri"/>
                <w:sz w:val="18"/>
                <w:szCs w:val="18"/>
              </w:rPr>
              <w:t xml:space="preserve">I will ensure that a </w:t>
            </w:r>
            <w:r>
              <w:rPr>
                <w:rFonts w:ascii="Calibri" w:hAnsi="Calibri"/>
                <w:sz w:val="18"/>
                <w:szCs w:val="18"/>
              </w:rPr>
              <w:t>registered</w:t>
            </w:r>
            <w:r w:rsidRPr="00760262">
              <w:rPr>
                <w:rFonts w:ascii="Calibri" w:hAnsi="Calibri"/>
                <w:sz w:val="18"/>
                <w:szCs w:val="18"/>
              </w:rPr>
              <w:t xml:space="preserve"> copy of this Certificate of </w:t>
            </w:r>
            <w:r>
              <w:rPr>
                <w:rFonts w:ascii="Calibri" w:hAnsi="Calibri"/>
                <w:sz w:val="18"/>
                <w:szCs w:val="18"/>
              </w:rPr>
              <w:t>Verification</w:t>
            </w:r>
            <w:r w:rsidRPr="00760262">
              <w:rPr>
                <w:rFonts w:ascii="Calibri" w:hAnsi="Calibri"/>
                <w:sz w:val="18"/>
                <w:szCs w:val="18"/>
              </w:rPr>
              <w:t xml:space="preserve"> shall be posted, or made available with the building permit(s) issued for the building, and made available to the enforcement agency f</w:t>
            </w:r>
            <w:r>
              <w:rPr>
                <w:rFonts w:ascii="Calibri" w:hAnsi="Calibri"/>
                <w:sz w:val="18"/>
                <w:szCs w:val="18"/>
              </w:rPr>
              <w:t xml:space="preserve">or all applicable inspections. </w:t>
            </w:r>
            <w:r w:rsidRPr="00760262">
              <w:rPr>
                <w:rFonts w:ascii="Calibri" w:hAnsi="Calibri"/>
                <w:sz w:val="18"/>
                <w:szCs w:val="18"/>
              </w:rPr>
              <w:t xml:space="preserve">I understand that a </w:t>
            </w:r>
            <w:r>
              <w:rPr>
                <w:rFonts w:ascii="Calibri" w:hAnsi="Calibri"/>
                <w:sz w:val="18"/>
                <w:szCs w:val="18"/>
              </w:rPr>
              <w:t>registered</w:t>
            </w:r>
            <w:r w:rsidRPr="00760262">
              <w:rPr>
                <w:rFonts w:ascii="Calibri" w:hAnsi="Calibri"/>
                <w:sz w:val="18"/>
                <w:szCs w:val="18"/>
              </w:rPr>
              <w:t xml:space="preserve"> copy of this Certificate of </w:t>
            </w:r>
            <w:r>
              <w:rPr>
                <w:rFonts w:ascii="Calibri" w:hAnsi="Calibri"/>
                <w:sz w:val="18"/>
                <w:szCs w:val="18"/>
              </w:rPr>
              <w:t>Verification</w:t>
            </w:r>
            <w:r w:rsidRPr="00760262">
              <w:rPr>
                <w:rFonts w:ascii="Calibri" w:hAnsi="Calibri"/>
                <w:sz w:val="18"/>
                <w:szCs w:val="18"/>
              </w:rPr>
              <w:t xml:space="preserve"> is required to be included with the documentation the builder provides to the building owner at occupancy.</w:t>
            </w:r>
            <w:r w:rsidRPr="008E6C57">
              <w:rPr>
                <w:rFonts w:ascii="Calibri" w:hAnsi="Calibri"/>
                <w:sz w:val="18"/>
                <w:szCs w:val="18"/>
              </w:rPr>
              <w:t xml:space="preserve">  </w:t>
            </w:r>
          </w:p>
        </w:tc>
      </w:tr>
      <w:tr w:rsidR="00EC1F21" w:rsidRPr="00026C7B" w14:paraId="1042F3DD" w14:textId="77777777" w:rsidTr="00FB520C">
        <w:tblPrEx>
          <w:tblCellMar>
            <w:left w:w="115" w:type="dxa"/>
            <w:right w:w="115" w:type="dxa"/>
          </w:tblCellMar>
        </w:tblPrEx>
        <w:trPr>
          <w:trHeight w:val="278"/>
        </w:trPr>
        <w:tc>
          <w:tcPr>
            <w:tcW w:w="10950" w:type="dxa"/>
            <w:gridSpan w:val="4"/>
            <w:vAlign w:val="center"/>
          </w:tcPr>
          <w:p w14:paraId="1042F3DC" w14:textId="77777777" w:rsidR="00EC1F21" w:rsidRPr="00026C7B" w:rsidRDefault="00EC1F21" w:rsidP="00FB520C">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cs="Arial"/>
                <w:b/>
                <w:caps/>
                <w:sz w:val="18"/>
                <w:szCs w:val="18"/>
              </w:rPr>
            </w:pPr>
            <w:r w:rsidRPr="00026C7B">
              <w:rPr>
                <w:rFonts w:ascii="Calibri" w:hAnsi="Calibri" w:cs="Arial"/>
                <w:b/>
                <w:caps/>
                <w:sz w:val="18"/>
                <w:szCs w:val="18"/>
              </w:rPr>
              <w:t>BUILDER OR INSTALLER INFORMATION AS SHOWN ON THE CERTIFICATE</w:t>
            </w:r>
            <w:r>
              <w:rPr>
                <w:rFonts w:ascii="Calibri" w:hAnsi="Calibri" w:cs="Arial"/>
                <w:b/>
                <w:caps/>
                <w:sz w:val="18"/>
                <w:szCs w:val="18"/>
              </w:rPr>
              <w:t xml:space="preserve"> OF INSTALLATION</w:t>
            </w:r>
          </w:p>
        </w:tc>
      </w:tr>
      <w:tr w:rsidR="00EC1F21" w:rsidRPr="008223A4" w14:paraId="1042F3DF" w14:textId="77777777" w:rsidTr="00FB520C">
        <w:tblPrEx>
          <w:tblCellMar>
            <w:left w:w="115" w:type="dxa"/>
            <w:right w:w="115" w:type="dxa"/>
          </w:tblCellMar>
        </w:tblPrEx>
        <w:trPr>
          <w:trHeight w:hRule="exact" w:val="360"/>
        </w:trPr>
        <w:tc>
          <w:tcPr>
            <w:tcW w:w="10950" w:type="dxa"/>
            <w:gridSpan w:val="4"/>
            <w:vAlign w:val="center"/>
          </w:tcPr>
          <w:p w14:paraId="1042F3DE" w14:textId="77777777" w:rsidR="00EC1F21" w:rsidRPr="008223A4" w:rsidRDefault="00EC1F21" w:rsidP="00FB520C">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Calibri" w:hAnsi="Calibri"/>
                <w:sz w:val="14"/>
                <w:szCs w:val="14"/>
              </w:rPr>
            </w:pPr>
            <w:r w:rsidRPr="008223A4">
              <w:rPr>
                <w:rFonts w:ascii="Calibri" w:hAnsi="Calibri"/>
                <w:sz w:val="14"/>
                <w:szCs w:val="14"/>
              </w:rPr>
              <w:t>Company N</w:t>
            </w:r>
            <w:r>
              <w:rPr>
                <w:rFonts w:ascii="Calibri" w:hAnsi="Calibri"/>
                <w:sz w:val="14"/>
                <w:szCs w:val="14"/>
              </w:rPr>
              <w:t>ame (Installing Subcontractor,</w:t>
            </w:r>
            <w:r w:rsidRPr="008223A4">
              <w:rPr>
                <w:rFonts w:ascii="Calibri" w:hAnsi="Calibri"/>
                <w:sz w:val="14"/>
                <w:szCs w:val="14"/>
              </w:rPr>
              <w:t xml:space="preserve"> General Contractor</w:t>
            </w:r>
            <w:r>
              <w:rPr>
                <w:rFonts w:ascii="Calibri" w:hAnsi="Calibri"/>
                <w:sz w:val="14"/>
                <w:szCs w:val="14"/>
              </w:rPr>
              <w:t>,</w:t>
            </w:r>
            <w:r w:rsidRPr="008223A4">
              <w:rPr>
                <w:rFonts w:ascii="Calibri" w:hAnsi="Calibri"/>
                <w:sz w:val="14"/>
                <w:szCs w:val="14"/>
              </w:rPr>
              <w:t xml:space="preserve"> or Builder/Owner):</w:t>
            </w:r>
          </w:p>
        </w:tc>
      </w:tr>
      <w:tr w:rsidR="00EC1F21" w:rsidRPr="008223A4" w14:paraId="1042F3E2" w14:textId="77777777" w:rsidTr="00FB520C">
        <w:tblPrEx>
          <w:tblCellMar>
            <w:left w:w="115" w:type="dxa"/>
            <w:right w:w="115" w:type="dxa"/>
          </w:tblCellMar>
        </w:tblPrEx>
        <w:trPr>
          <w:trHeight w:hRule="exact" w:val="360"/>
        </w:trPr>
        <w:tc>
          <w:tcPr>
            <w:tcW w:w="5475" w:type="dxa"/>
            <w:gridSpan w:val="2"/>
          </w:tcPr>
          <w:p w14:paraId="1042F3E0" w14:textId="77777777" w:rsidR="00EC1F21" w:rsidRPr="008223A4" w:rsidRDefault="00EC1F21" w:rsidP="00FB520C">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Calibri" w:hAnsi="Calibri"/>
                <w:sz w:val="14"/>
                <w:szCs w:val="14"/>
              </w:rPr>
            </w:pPr>
            <w:r w:rsidRPr="008223A4">
              <w:rPr>
                <w:rFonts w:ascii="Calibri" w:hAnsi="Calibri"/>
                <w:sz w:val="14"/>
                <w:szCs w:val="14"/>
              </w:rPr>
              <w:t xml:space="preserve">Responsible </w:t>
            </w:r>
            <w:r>
              <w:rPr>
                <w:rFonts w:ascii="Calibri" w:hAnsi="Calibri"/>
                <w:sz w:val="14"/>
                <w:szCs w:val="14"/>
              </w:rPr>
              <w:t>Builder or Installer</w:t>
            </w:r>
            <w:r w:rsidRPr="008223A4">
              <w:rPr>
                <w:rFonts w:ascii="Calibri" w:hAnsi="Calibri"/>
                <w:sz w:val="14"/>
                <w:szCs w:val="14"/>
              </w:rPr>
              <w:t xml:space="preserve"> Name:</w:t>
            </w:r>
          </w:p>
        </w:tc>
        <w:tc>
          <w:tcPr>
            <w:tcW w:w="5475" w:type="dxa"/>
            <w:gridSpan w:val="2"/>
          </w:tcPr>
          <w:p w14:paraId="1042F3E1" w14:textId="77777777" w:rsidR="00EC1F21" w:rsidRPr="008223A4" w:rsidRDefault="00EC1F21" w:rsidP="00FB520C">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4"/>
                <w:szCs w:val="14"/>
              </w:rPr>
            </w:pPr>
            <w:r w:rsidRPr="008223A4">
              <w:rPr>
                <w:rFonts w:ascii="Calibri" w:hAnsi="Calibri"/>
                <w:sz w:val="14"/>
                <w:szCs w:val="14"/>
              </w:rPr>
              <w:t>CSLB License:</w:t>
            </w:r>
          </w:p>
        </w:tc>
      </w:tr>
      <w:tr w:rsidR="00EC1F21" w:rsidRPr="001B6B55" w14:paraId="1042F3E4" w14:textId="77777777" w:rsidTr="00FB520C">
        <w:tblPrEx>
          <w:tblCellMar>
            <w:left w:w="108" w:type="dxa"/>
            <w:right w:w="108" w:type="dxa"/>
          </w:tblCellMar>
        </w:tblPrEx>
        <w:trPr>
          <w:trHeight w:hRule="exact" w:val="288"/>
        </w:trPr>
        <w:tc>
          <w:tcPr>
            <w:tcW w:w="10950" w:type="dxa"/>
            <w:gridSpan w:val="4"/>
            <w:vAlign w:val="center"/>
          </w:tcPr>
          <w:p w14:paraId="1042F3E3" w14:textId="77777777" w:rsidR="00EC1F21" w:rsidRPr="001B6B55" w:rsidRDefault="00EC1F21" w:rsidP="00FB520C">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Pr>
                <w:rFonts w:ascii="Calibri" w:hAnsi="Calibri" w:cs="Arial"/>
                <w:b/>
                <w:caps/>
                <w:sz w:val="18"/>
                <w:szCs w:val="18"/>
              </w:rPr>
              <w:t>HERS PROVIDER DATA REGISTRY INFORMATION</w:t>
            </w:r>
          </w:p>
        </w:tc>
      </w:tr>
      <w:tr w:rsidR="00EC1F21" w:rsidRPr="008223A4" w14:paraId="1042F3E7" w14:textId="77777777" w:rsidTr="00FB520C">
        <w:tblPrEx>
          <w:tblCellMar>
            <w:left w:w="108" w:type="dxa"/>
            <w:right w:w="108" w:type="dxa"/>
          </w:tblCellMar>
        </w:tblPrEx>
        <w:trPr>
          <w:trHeight w:hRule="exact" w:val="360"/>
        </w:trPr>
        <w:tc>
          <w:tcPr>
            <w:tcW w:w="5482" w:type="dxa"/>
            <w:gridSpan w:val="3"/>
          </w:tcPr>
          <w:p w14:paraId="1042F3E5" w14:textId="77777777" w:rsidR="00EC1F21" w:rsidRPr="008223A4" w:rsidRDefault="00EC1F21" w:rsidP="00FB520C">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4"/>
                <w:szCs w:val="14"/>
              </w:rPr>
            </w:pPr>
            <w:r>
              <w:rPr>
                <w:rFonts w:ascii="Calibri" w:hAnsi="Calibri"/>
                <w:sz w:val="14"/>
                <w:szCs w:val="14"/>
              </w:rPr>
              <w:t>Sample Group Number</w:t>
            </w:r>
            <w:r w:rsidRPr="008223A4">
              <w:rPr>
                <w:rFonts w:ascii="Calibri" w:hAnsi="Calibri"/>
                <w:sz w:val="14"/>
                <w:szCs w:val="14"/>
              </w:rPr>
              <w:t xml:space="preserve"> (if applicable):</w:t>
            </w:r>
          </w:p>
        </w:tc>
        <w:tc>
          <w:tcPr>
            <w:tcW w:w="5468" w:type="dxa"/>
          </w:tcPr>
          <w:p w14:paraId="1042F3E6" w14:textId="37B69A6B" w:rsidR="00EC1F21" w:rsidRPr="008223A4" w:rsidRDefault="00EC1F21" w:rsidP="00FB520C">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4"/>
                <w:szCs w:val="14"/>
              </w:rPr>
            </w:pPr>
            <w:r w:rsidRPr="00C637A7">
              <w:rPr>
                <w:rFonts w:ascii="Calibri" w:hAnsi="Calibri"/>
                <w:sz w:val="14"/>
                <w:szCs w:val="14"/>
              </w:rPr>
              <w:t>Dwelling Test Status in Sample Group (if applicable)</w:t>
            </w:r>
            <w:r w:rsidR="00FB22B6">
              <w:rPr>
                <w:rFonts w:ascii="Calibri" w:hAnsi="Calibri"/>
                <w:sz w:val="14"/>
                <w:szCs w:val="14"/>
              </w:rPr>
              <w:t>:</w:t>
            </w:r>
          </w:p>
        </w:tc>
      </w:tr>
      <w:tr w:rsidR="00EC1F21" w:rsidRPr="001B6B55" w14:paraId="1042F3E9" w14:textId="77777777" w:rsidTr="00FB520C">
        <w:tblPrEx>
          <w:tblCellMar>
            <w:left w:w="108" w:type="dxa"/>
            <w:right w:w="108" w:type="dxa"/>
          </w:tblCellMar>
        </w:tblPrEx>
        <w:trPr>
          <w:trHeight w:val="288"/>
        </w:trPr>
        <w:tc>
          <w:tcPr>
            <w:tcW w:w="10950" w:type="dxa"/>
            <w:gridSpan w:val="4"/>
            <w:vAlign w:val="center"/>
          </w:tcPr>
          <w:p w14:paraId="1042F3E8" w14:textId="77777777" w:rsidR="00EC1F21" w:rsidRPr="001B6B55" w:rsidRDefault="00EC1F21" w:rsidP="00FB520C">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Pr>
                <w:rFonts w:ascii="Calibri" w:hAnsi="Calibri" w:cs="Arial"/>
                <w:b/>
                <w:caps/>
                <w:sz w:val="18"/>
                <w:szCs w:val="18"/>
              </w:rPr>
              <w:t>HERS RATER INFORMATION</w:t>
            </w:r>
          </w:p>
        </w:tc>
      </w:tr>
      <w:tr w:rsidR="00EC1F21" w:rsidRPr="008223A4" w14:paraId="1042F3EB" w14:textId="77777777" w:rsidTr="00FB520C">
        <w:tblPrEx>
          <w:tblCellMar>
            <w:left w:w="108" w:type="dxa"/>
            <w:right w:w="108" w:type="dxa"/>
          </w:tblCellMar>
        </w:tblPrEx>
        <w:trPr>
          <w:trHeight w:hRule="exact" w:val="360"/>
        </w:trPr>
        <w:tc>
          <w:tcPr>
            <w:tcW w:w="10950" w:type="dxa"/>
            <w:gridSpan w:val="4"/>
          </w:tcPr>
          <w:p w14:paraId="1042F3EA" w14:textId="77777777" w:rsidR="00EC1F21" w:rsidRPr="008223A4" w:rsidRDefault="00EC1F21" w:rsidP="00FB520C">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8223A4">
              <w:rPr>
                <w:rFonts w:ascii="Calibri" w:hAnsi="Calibri"/>
                <w:sz w:val="14"/>
                <w:szCs w:val="14"/>
              </w:rPr>
              <w:t>HERS Rater Company Name:</w:t>
            </w:r>
          </w:p>
        </w:tc>
      </w:tr>
      <w:tr w:rsidR="00EC1F21" w:rsidRPr="008223A4" w14:paraId="1042F3EE" w14:textId="77777777" w:rsidTr="00FB520C">
        <w:tblPrEx>
          <w:tblCellMar>
            <w:left w:w="108" w:type="dxa"/>
            <w:right w:w="108" w:type="dxa"/>
          </w:tblCellMar>
        </w:tblPrEx>
        <w:trPr>
          <w:trHeight w:hRule="exact" w:val="360"/>
        </w:trPr>
        <w:tc>
          <w:tcPr>
            <w:tcW w:w="5482" w:type="dxa"/>
            <w:gridSpan w:val="3"/>
          </w:tcPr>
          <w:p w14:paraId="1042F3EC" w14:textId="77777777" w:rsidR="00EC1F21" w:rsidRPr="008223A4" w:rsidRDefault="00EC1F21" w:rsidP="00FB520C">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8223A4">
              <w:rPr>
                <w:rFonts w:ascii="Calibri" w:hAnsi="Calibri"/>
                <w:sz w:val="14"/>
                <w:szCs w:val="14"/>
              </w:rPr>
              <w:t xml:space="preserve">Responsible </w:t>
            </w:r>
            <w:r>
              <w:rPr>
                <w:rFonts w:ascii="Calibri" w:hAnsi="Calibri"/>
                <w:sz w:val="14"/>
                <w:szCs w:val="14"/>
              </w:rPr>
              <w:t>Rater</w:t>
            </w:r>
            <w:r w:rsidRPr="008223A4">
              <w:rPr>
                <w:rFonts w:ascii="Calibri" w:hAnsi="Calibri"/>
                <w:sz w:val="14"/>
                <w:szCs w:val="14"/>
              </w:rPr>
              <w:t xml:space="preserve"> Name:</w:t>
            </w:r>
          </w:p>
        </w:tc>
        <w:tc>
          <w:tcPr>
            <w:tcW w:w="5468" w:type="dxa"/>
          </w:tcPr>
          <w:p w14:paraId="1042F3ED" w14:textId="77777777" w:rsidR="00EC1F21" w:rsidRPr="008223A4" w:rsidRDefault="00EC1F21" w:rsidP="00FB520C">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8223A4">
              <w:rPr>
                <w:rFonts w:ascii="Calibri" w:hAnsi="Calibri"/>
                <w:sz w:val="14"/>
                <w:szCs w:val="14"/>
              </w:rPr>
              <w:t>Responsible Rater Signature:</w:t>
            </w:r>
          </w:p>
        </w:tc>
      </w:tr>
      <w:tr w:rsidR="00EC1F21" w:rsidRPr="008223A4" w14:paraId="1042F3F1" w14:textId="77777777" w:rsidTr="00FB520C">
        <w:tblPrEx>
          <w:tblCellMar>
            <w:left w:w="108" w:type="dxa"/>
            <w:right w:w="108" w:type="dxa"/>
          </w:tblCellMar>
        </w:tblPrEx>
        <w:trPr>
          <w:trHeight w:hRule="exact" w:val="360"/>
        </w:trPr>
        <w:tc>
          <w:tcPr>
            <w:tcW w:w="5482" w:type="dxa"/>
            <w:gridSpan w:val="3"/>
          </w:tcPr>
          <w:p w14:paraId="1042F3EF" w14:textId="6A7F7BA0" w:rsidR="00EC1F21" w:rsidRPr="008223A4" w:rsidRDefault="00EC1F21" w:rsidP="00FB520C">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Pr>
                <w:rFonts w:ascii="Calibri" w:hAnsi="Calibri"/>
                <w:sz w:val="14"/>
                <w:szCs w:val="14"/>
              </w:rPr>
              <w:t>Responsible Rater</w:t>
            </w:r>
            <w:r w:rsidRPr="008223A4">
              <w:rPr>
                <w:rFonts w:ascii="Calibri" w:hAnsi="Calibri"/>
                <w:sz w:val="14"/>
                <w:szCs w:val="14"/>
              </w:rPr>
              <w:t xml:space="preserve"> Certification Number w/ this HERS Provider</w:t>
            </w:r>
            <w:r w:rsidR="00FB22B6">
              <w:rPr>
                <w:rFonts w:ascii="Calibri" w:hAnsi="Calibri"/>
                <w:sz w:val="14"/>
                <w:szCs w:val="14"/>
              </w:rPr>
              <w:t>:</w:t>
            </w:r>
          </w:p>
        </w:tc>
        <w:tc>
          <w:tcPr>
            <w:tcW w:w="5468" w:type="dxa"/>
          </w:tcPr>
          <w:p w14:paraId="1042F3F0" w14:textId="77777777" w:rsidR="00EC1F21" w:rsidRPr="008223A4" w:rsidRDefault="00EC1F21" w:rsidP="00FB520C">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8223A4">
              <w:rPr>
                <w:rFonts w:ascii="Calibri" w:hAnsi="Calibri"/>
                <w:sz w:val="14"/>
                <w:szCs w:val="14"/>
              </w:rPr>
              <w:t>Date Signed:</w:t>
            </w:r>
          </w:p>
        </w:tc>
      </w:tr>
    </w:tbl>
    <w:p w14:paraId="1042F3F2" w14:textId="77777777" w:rsidR="00EC1F21" w:rsidRPr="008E6C57" w:rsidRDefault="00EC1F21" w:rsidP="0049702F">
      <w:pPr>
        <w:rPr>
          <w:rFonts w:ascii="Calibri" w:hAnsi="Calibri"/>
          <w:sz w:val="16"/>
          <w:szCs w:val="16"/>
        </w:rPr>
      </w:pPr>
    </w:p>
    <w:p w14:paraId="1042F3F3" w14:textId="77777777" w:rsidR="00EC1F21" w:rsidRDefault="00EC1F21" w:rsidP="0049702F">
      <w:pPr>
        <w:ind w:hanging="677"/>
        <w:rPr>
          <w:rFonts w:ascii="Calibri" w:hAnsi="Calibri"/>
        </w:rPr>
      </w:pPr>
    </w:p>
    <w:p w14:paraId="1042F3F4" w14:textId="77777777" w:rsidR="00EC1F21" w:rsidRDefault="00EC1F21">
      <w:pPr>
        <w:sectPr w:rsidR="00EC1F21" w:rsidSect="00753E8D">
          <w:headerReference w:type="even" r:id="rId9"/>
          <w:headerReference w:type="default" r:id="rId10"/>
          <w:footerReference w:type="even" r:id="rId11"/>
          <w:footerReference w:type="default" r:id="rId12"/>
          <w:headerReference w:type="first" r:id="rId13"/>
          <w:footerReference w:type="first" r:id="rId14"/>
          <w:type w:val="continuous"/>
          <w:pgSz w:w="12240" w:h="15840" w:code="1"/>
          <w:pgMar w:top="720" w:right="720" w:bottom="720" w:left="720" w:header="432" w:footer="432" w:gutter="0"/>
          <w:cols w:space="720"/>
          <w:docGrid w:linePitch="272"/>
        </w:sectPr>
      </w:pPr>
    </w:p>
    <w:p w14:paraId="1042F3F5" w14:textId="77777777" w:rsidR="00EC1F21" w:rsidRPr="0091667B" w:rsidRDefault="00EC1F21">
      <w:pPr>
        <w:rPr>
          <w:rFonts w:ascii="Calibri" w:hAnsi="Calibri" w:cs="Arial"/>
          <w:b/>
          <w:bCs/>
          <w:i/>
          <w:caps/>
          <w:sz w:val="18"/>
          <w:szCs w:val="18"/>
          <w:u w:val="single"/>
        </w:rPr>
      </w:pPr>
    </w:p>
    <w:p w14:paraId="1042F3F6" w14:textId="4744FCD9" w:rsidR="00EC1F21" w:rsidRPr="0043446B" w:rsidRDefault="00FB22B6" w:rsidP="0043446B">
      <w:pPr>
        <w:jc w:val="center"/>
        <w:rPr>
          <w:rFonts w:ascii="Calibri" w:hAnsi="Calibri"/>
          <w:b/>
          <w:szCs w:val="18"/>
        </w:rPr>
      </w:pPr>
      <w:r>
        <w:rPr>
          <w:rFonts w:ascii="Calibri" w:hAnsi="Calibri"/>
          <w:b/>
          <w:szCs w:val="18"/>
        </w:rPr>
        <w:t>CF3R-</w:t>
      </w:r>
      <w:r w:rsidR="00EC1F21" w:rsidRPr="0043446B">
        <w:rPr>
          <w:rFonts w:ascii="Calibri" w:hAnsi="Calibri"/>
          <w:b/>
          <w:szCs w:val="18"/>
        </w:rPr>
        <w:t>ENV20b</w:t>
      </w:r>
      <w:r>
        <w:rPr>
          <w:rFonts w:ascii="Calibri" w:hAnsi="Calibri"/>
          <w:b/>
          <w:szCs w:val="18"/>
        </w:rPr>
        <w:t>-H User Instructions</w:t>
      </w:r>
    </w:p>
    <w:p w14:paraId="1042F3F7" w14:textId="77777777" w:rsidR="00EC1F21" w:rsidRPr="0091667B" w:rsidRDefault="00EC1F21" w:rsidP="004F4BFD">
      <w:pPr>
        <w:rPr>
          <w:rFonts w:ascii="Calibri" w:hAnsi="Calibri"/>
          <w:sz w:val="18"/>
          <w:szCs w:val="18"/>
        </w:rPr>
      </w:pPr>
    </w:p>
    <w:p w14:paraId="1042F3F8" w14:textId="77777777" w:rsidR="0046104C" w:rsidRPr="00621003" w:rsidRDefault="0046104C" w:rsidP="0046104C">
      <w:pPr>
        <w:rPr>
          <w:rFonts w:ascii="Calibri" w:hAnsi="Calibri"/>
          <w:b/>
          <w:sz w:val="18"/>
          <w:szCs w:val="18"/>
        </w:rPr>
      </w:pPr>
      <w:r w:rsidRPr="00621003">
        <w:rPr>
          <w:rFonts w:ascii="Calibri" w:hAnsi="Calibri"/>
          <w:b/>
          <w:sz w:val="18"/>
          <w:szCs w:val="18"/>
        </w:rPr>
        <w:t xml:space="preserve">Section A. Building Air Leakage – General Information </w:t>
      </w:r>
    </w:p>
    <w:p w14:paraId="1042F3F9" w14:textId="4852F4F8" w:rsidR="0046104C" w:rsidRPr="00BF1ADA" w:rsidRDefault="0046104C" w:rsidP="0046104C">
      <w:pPr>
        <w:pStyle w:val="ListParagraph"/>
        <w:numPr>
          <w:ilvl w:val="0"/>
          <w:numId w:val="25"/>
        </w:numPr>
        <w:rPr>
          <w:rFonts w:ascii="Calibri" w:hAnsi="Calibri"/>
          <w:sz w:val="18"/>
          <w:szCs w:val="18"/>
        </w:rPr>
      </w:pPr>
      <w:r w:rsidRPr="00BF1ADA">
        <w:rPr>
          <w:rFonts w:ascii="Calibri" w:hAnsi="Calibri"/>
          <w:sz w:val="18"/>
          <w:szCs w:val="18"/>
        </w:rPr>
        <w:t>Select the appropriate test procedure. This selection will determine which version of this document will be used (a, b, c, d, or e) and therefore which data must be collected. Note that single-point tests can only be used under certain conditions. Note that newer manometers have automatic functions for compensating for baseline (automatic baseline) and compensating for house pressures other than the target (@50 Pa). It is preferable to use these, when available, however if these automatic functions are to be used, they must be used for BOTH automatic baseline and pressure compensation.</w:t>
      </w:r>
    </w:p>
    <w:p w14:paraId="1042F3FA" w14:textId="6D3FE354" w:rsidR="0046104C" w:rsidRPr="00BF1ADA" w:rsidRDefault="0046104C" w:rsidP="0046104C">
      <w:pPr>
        <w:pStyle w:val="ListParagraph"/>
        <w:numPr>
          <w:ilvl w:val="0"/>
          <w:numId w:val="25"/>
        </w:numPr>
        <w:rPr>
          <w:rFonts w:ascii="Calibri" w:hAnsi="Calibri"/>
          <w:sz w:val="18"/>
          <w:szCs w:val="18"/>
        </w:rPr>
      </w:pPr>
      <w:r w:rsidRPr="00BF1ADA">
        <w:rPr>
          <w:rFonts w:ascii="Calibri" w:hAnsi="Calibri"/>
          <w:sz w:val="18"/>
          <w:szCs w:val="18"/>
        </w:rPr>
        <w:t xml:space="preserve">This number is automatically pulled from the </w:t>
      </w:r>
      <w:r w:rsidR="00FB2328">
        <w:rPr>
          <w:rFonts w:ascii="Calibri" w:hAnsi="Calibri"/>
          <w:sz w:val="18"/>
          <w:szCs w:val="18"/>
        </w:rPr>
        <w:t>CF1R</w:t>
      </w:r>
      <w:r w:rsidRPr="00BF1ADA">
        <w:rPr>
          <w:rFonts w:ascii="Calibri" w:hAnsi="Calibri"/>
          <w:sz w:val="18"/>
          <w:szCs w:val="18"/>
        </w:rPr>
        <w:t xml:space="preserve"> and is the target maximum that was entered by the documentation author. If this number cannot be achieved, the performance compliance calculations can be redone with a higher number or without the requirement for building air leakage.</w:t>
      </w:r>
    </w:p>
    <w:p w14:paraId="1042F3FB" w14:textId="77777777" w:rsidR="0046104C" w:rsidRPr="00BF1ADA" w:rsidRDefault="0046104C" w:rsidP="0046104C">
      <w:pPr>
        <w:pStyle w:val="ListParagraph"/>
        <w:numPr>
          <w:ilvl w:val="0"/>
          <w:numId w:val="25"/>
        </w:numPr>
        <w:rPr>
          <w:rFonts w:ascii="Calibri" w:hAnsi="Calibri"/>
          <w:sz w:val="18"/>
          <w:szCs w:val="18"/>
        </w:rPr>
      </w:pPr>
      <w:r w:rsidRPr="00BF1ADA">
        <w:rPr>
          <w:rFonts w:ascii="Calibri" w:hAnsi="Calibri"/>
          <w:sz w:val="18"/>
          <w:szCs w:val="18"/>
        </w:rPr>
        <w:t>Enter the indoor temperature measured at the time that the building air leakage test was performed.</w:t>
      </w:r>
    </w:p>
    <w:p w14:paraId="1042F3FC" w14:textId="77777777" w:rsidR="0046104C" w:rsidRPr="00BF1ADA" w:rsidRDefault="0046104C" w:rsidP="0046104C">
      <w:pPr>
        <w:pStyle w:val="ListParagraph"/>
        <w:numPr>
          <w:ilvl w:val="0"/>
          <w:numId w:val="25"/>
        </w:numPr>
        <w:rPr>
          <w:rFonts w:ascii="Calibri" w:hAnsi="Calibri"/>
          <w:sz w:val="18"/>
          <w:szCs w:val="18"/>
        </w:rPr>
      </w:pPr>
      <w:r w:rsidRPr="00BF1ADA">
        <w:rPr>
          <w:rFonts w:ascii="Calibri" w:hAnsi="Calibri"/>
          <w:sz w:val="18"/>
          <w:szCs w:val="18"/>
        </w:rPr>
        <w:t>Enter the outdoor temperature measured at the time that the building air leakage test was performed.</w:t>
      </w:r>
    </w:p>
    <w:p w14:paraId="1042F3FD" w14:textId="7BD9D014" w:rsidR="0046104C" w:rsidRPr="00BF1ADA" w:rsidRDefault="0046104C" w:rsidP="0046104C">
      <w:pPr>
        <w:pStyle w:val="ListParagraph"/>
        <w:numPr>
          <w:ilvl w:val="0"/>
          <w:numId w:val="25"/>
        </w:numPr>
        <w:rPr>
          <w:rFonts w:ascii="Calibri" w:hAnsi="Calibri"/>
          <w:sz w:val="18"/>
          <w:szCs w:val="18"/>
        </w:rPr>
      </w:pPr>
      <w:r w:rsidRPr="00BF1ADA">
        <w:rPr>
          <w:rFonts w:ascii="Calibri" w:hAnsi="Calibri"/>
          <w:sz w:val="18"/>
          <w:szCs w:val="18"/>
        </w:rPr>
        <w:t>Provide a brief description of the location where the blower door was installed for the test. Examples: “front entry door on west side of house”, “door between house and garage”, “large window in family room”.</w:t>
      </w:r>
    </w:p>
    <w:p w14:paraId="1042F3FE" w14:textId="42E3B411" w:rsidR="0046104C" w:rsidRPr="00BF1ADA" w:rsidRDefault="0046104C" w:rsidP="0046104C">
      <w:pPr>
        <w:pStyle w:val="ListParagraph"/>
        <w:numPr>
          <w:ilvl w:val="0"/>
          <w:numId w:val="25"/>
        </w:numPr>
        <w:rPr>
          <w:rFonts w:ascii="Calibri" w:hAnsi="Calibri"/>
          <w:sz w:val="18"/>
          <w:szCs w:val="18"/>
        </w:rPr>
      </w:pPr>
      <w:r w:rsidRPr="00BF1ADA">
        <w:rPr>
          <w:rFonts w:ascii="Calibri" w:hAnsi="Calibri"/>
          <w:sz w:val="18"/>
          <w:szCs w:val="18"/>
        </w:rPr>
        <w:t xml:space="preserve"> Enter the building elevation</w:t>
      </w:r>
      <w:r w:rsidR="00FB2328">
        <w:rPr>
          <w:rFonts w:ascii="Calibri" w:hAnsi="Calibri"/>
          <w:sz w:val="18"/>
          <w:szCs w:val="18"/>
        </w:rPr>
        <w:t>;</w:t>
      </w:r>
      <w:r w:rsidRPr="00BF1ADA">
        <w:rPr>
          <w:rFonts w:ascii="Calibri" w:hAnsi="Calibri"/>
          <w:sz w:val="18"/>
          <w:szCs w:val="18"/>
        </w:rPr>
        <w:t xml:space="preserve"> use the value for the closest city found in Joint Appendix JA2.2. Only elevations higher than 5</w:t>
      </w:r>
      <w:r w:rsidR="00FB22B6">
        <w:rPr>
          <w:rFonts w:ascii="Calibri" w:hAnsi="Calibri"/>
          <w:sz w:val="18"/>
          <w:szCs w:val="18"/>
        </w:rPr>
        <w:t>,</w:t>
      </w:r>
      <w:r w:rsidRPr="00BF1ADA">
        <w:rPr>
          <w:rFonts w:ascii="Calibri" w:hAnsi="Calibri"/>
          <w:sz w:val="18"/>
          <w:szCs w:val="18"/>
        </w:rPr>
        <w:t>000 feet require an adjustment to the calculations.</w:t>
      </w:r>
    </w:p>
    <w:p w14:paraId="1042F3FF" w14:textId="47010254" w:rsidR="0046104C" w:rsidRPr="00BF1ADA" w:rsidRDefault="0046104C" w:rsidP="0046104C">
      <w:pPr>
        <w:pStyle w:val="ListParagraph"/>
        <w:numPr>
          <w:ilvl w:val="0"/>
          <w:numId w:val="25"/>
        </w:numPr>
        <w:rPr>
          <w:rFonts w:ascii="Calibri" w:hAnsi="Calibri"/>
          <w:sz w:val="18"/>
          <w:szCs w:val="18"/>
        </w:rPr>
      </w:pPr>
      <w:r w:rsidRPr="00BF1ADA">
        <w:rPr>
          <w:rFonts w:ascii="Calibri" w:hAnsi="Calibri"/>
          <w:sz w:val="18"/>
          <w:szCs w:val="18"/>
        </w:rPr>
        <w:t xml:space="preserve">This number is automatically pulled from the </w:t>
      </w:r>
      <w:r w:rsidR="00FB2328">
        <w:rPr>
          <w:rFonts w:ascii="Calibri" w:hAnsi="Calibri"/>
          <w:sz w:val="18"/>
          <w:szCs w:val="18"/>
        </w:rPr>
        <w:t>CF1R</w:t>
      </w:r>
      <w:r w:rsidRPr="00BF1ADA">
        <w:rPr>
          <w:rFonts w:ascii="Calibri" w:hAnsi="Calibri"/>
          <w:sz w:val="18"/>
          <w:szCs w:val="18"/>
        </w:rPr>
        <w:t xml:space="preserve">. It is used to calculate air changes. </w:t>
      </w:r>
    </w:p>
    <w:p w14:paraId="1042F400" w14:textId="77777777" w:rsidR="0046104C" w:rsidRPr="00BF1ADA" w:rsidRDefault="0046104C" w:rsidP="0046104C">
      <w:pPr>
        <w:pStyle w:val="ListParagraph"/>
        <w:numPr>
          <w:ilvl w:val="0"/>
          <w:numId w:val="25"/>
        </w:numPr>
        <w:rPr>
          <w:rFonts w:ascii="Calibri" w:hAnsi="Calibri"/>
          <w:sz w:val="18"/>
          <w:szCs w:val="18"/>
        </w:rPr>
      </w:pPr>
      <w:r w:rsidRPr="00BF1ADA">
        <w:rPr>
          <w:rFonts w:ascii="Calibri" w:hAnsi="Calibri"/>
          <w:sz w:val="18"/>
          <w:szCs w:val="18"/>
        </w:rPr>
        <w:t>Enter the date that the building leakage test data was collected.</w:t>
      </w:r>
    </w:p>
    <w:p w14:paraId="1042F401" w14:textId="77777777" w:rsidR="0046104C" w:rsidRPr="00BF1ADA" w:rsidRDefault="0046104C" w:rsidP="0046104C">
      <w:pPr>
        <w:rPr>
          <w:rFonts w:ascii="Calibri" w:hAnsi="Calibri"/>
          <w:sz w:val="18"/>
          <w:szCs w:val="18"/>
        </w:rPr>
      </w:pPr>
    </w:p>
    <w:p w14:paraId="1042F402" w14:textId="77777777" w:rsidR="0046104C" w:rsidRPr="00621003" w:rsidRDefault="0046104C" w:rsidP="0046104C">
      <w:pPr>
        <w:rPr>
          <w:rFonts w:ascii="Calibri" w:hAnsi="Calibri"/>
          <w:b/>
          <w:sz w:val="18"/>
          <w:szCs w:val="18"/>
        </w:rPr>
      </w:pPr>
      <w:r w:rsidRPr="00621003">
        <w:rPr>
          <w:rFonts w:ascii="Calibri" w:hAnsi="Calibri"/>
          <w:b/>
          <w:sz w:val="18"/>
          <w:szCs w:val="18"/>
        </w:rPr>
        <w:t>Section B. Diagnostic Equipment Information</w:t>
      </w:r>
    </w:p>
    <w:p w14:paraId="1042F403" w14:textId="048C9E63" w:rsidR="0046104C" w:rsidRPr="00BF1ADA" w:rsidRDefault="0046104C" w:rsidP="0046104C">
      <w:pPr>
        <w:pStyle w:val="ListParagraph"/>
        <w:numPr>
          <w:ilvl w:val="0"/>
          <w:numId w:val="26"/>
        </w:numPr>
        <w:rPr>
          <w:rFonts w:ascii="Calibri" w:hAnsi="Calibri"/>
          <w:sz w:val="18"/>
          <w:szCs w:val="18"/>
        </w:rPr>
      </w:pPr>
      <w:r w:rsidRPr="00BF1ADA">
        <w:rPr>
          <w:rFonts w:ascii="Calibri" w:hAnsi="Calibri"/>
          <w:sz w:val="18"/>
          <w:szCs w:val="18"/>
        </w:rPr>
        <w:t xml:space="preserve">Enter the number of </w:t>
      </w:r>
      <w:r>
        <w:rPr>
          <w:rFonts w:ascii="Calibri" w:hAnsi="Calibri"/>
          <w:sz w:val="18"/>
          <w:szCs w:val="18"/>
        </w:rPr>
        <w:t>manometers used to measure the home pressurization</w:t>
      </w:r>
      <w:r w:rsidRPr="00BF1ADA">
        <w:rPr>
          <w:rFonts w:ascii="Calibri" w:hAnsi="Calibri"/>
          <w:sz w:val="18"/>
          <w:szCs w:val="18"/>
        </w:rPr>
        <w:t>. If more than one system is used, the fan flow numbers need to be manually added together, unless blower door software is used that will accommodate multiple fan systems running simultaneously.</w:t>
      </w:r>
    </w:p>
    <w:p w14:paraId="1042F404" w14:textId="21A500E7" w:rsidR="0046104C" w:rsidRPr="00BF1ADA" w:rsidRDefault="0046104C" w:rsidP="0046104C">
      <w:pPr>
        <w:pStyle w:val="ListParagraph"/>
        <w:numPr>
          <w:ilvl w:val="0"/>
          <w:numId w:val="26"/>
        </w:numPr>
        <w:rPr>
          <w:rFonts w:ascii="Calibri" w:hAnsi="Calibri"/>
          <w:sz w:val="18"/>
          <w:szCs w:val="18"/>
        </w:rPr>
      </w:pPr>
      <w:r w:rsidRPr="00BF1ADA">
        <w:rPr>
          <w:rFonts w:ascii="Calibri" w:hAnsi="Calibri"/>
          <w:sz w:val="18"/>
          <w:szCs w:val="18"/>
        </w:rPr>
        <w:t xml:space="preserve">Enter the make (brand) of the manometer used to collect the building air leakage data. Examples: </w:t>
      </w:r>
      <w:proofErr w:type="spellStart"/>
      <w:r w:rsidRPr="00BF1ADA">
        <w:rPr>
          <w:rFonts w:ascii="Calibri" w:hAnsi="Calibri"/>
          <w:sz w:val="18"/>
          <w:szCs w:val="18"/>
        </w:rPr>
        <w:t>Retrotec</w:t>
      </w:r>
      <w:proofErr w:type="spellEnd"/>
      <w:r w:rsidRPr="00BF1ADA">
        <w:rPr>
          <w:rFonts w:ascii="Calibri" w:hAnsi="Calibri"/>
          <w:sz w:val="18"/>
          <w:szCs w:val="18"/>
        </w:rPr>
        <w:t>, Energy Conservatory.</w:t>
      </w:r>
    </w:p>
    <w:p w14:paraId="1042F405" w14:textId="52205597" w:rsidR="0046104C" w:rsidRPr="00BF1ADA" w:rsidRDefault="0046104C" w:rsidP="0046104C">
      <w:pPr>
        <w:pStyle w:val="ListParagraph"/>
        <w:numPr>
          <w:ilvl w:val="0"/>
          <w:numId w:val="26"/>
        </w:numPr>
        <w:rPr>
          <w:rFonts w:ascii="Calibri" w:hAnsi="Calibri"/>
          <w:sz w:val="18"/>
          <w:szCs w:val="18"/>
        </w:rPr>
      </w:pPr>
      <w:r w:rsidRPr="00BF1ADA">
        <w:rPr>
          <w:rFonts w:ascii="Calibri" w:hAnsi="Calibri"/>
          <w:sz w:val="18"/>
          <w:szCs w:val="18"/>
        </w:rPr>
        <w:t>Enter the model of the manometer used to collect the building air leakage data. Examples: DM-2 Mark II, DG700.</w:t>
      </w:r>
    </w:p>
    <w:p w14:paraId="1042F406" w14:textId="77777777" w:rsidR="0046104C" w:rsidRDefault="0046104C" w:rsidP="0046104C">
      <w:pPr>
        <w:pStyle w:val="ListParagraph"/>
        <w:numPr>
          <w:ilvl w:val="0"/>
          <w:numId w:val="26"/>
        </w:numPr>
        <w:rPr>
          <w:rFonts w:ascii="Calibri" w:hAnsi="Calibri"/>
          <w:sz w:val="18"/>
          <w:szCs w:val="18"/>
        </w:rPr>
      </w:pPr>
      <w:r w:rsidRPr="00BF1ADA">
        <w:rPr>
          <w:rFonts w:ascii="Calibri" w:hAnsi="Calibri"/>
          <w:sz w:val="18"/>
          <w:szCs w:val="18"/>
        </w:rPr>
        <w:t>Enter the serial number of the manometer used to collect the building air leakage data.</w:t>
      </w:r>
    </w:p>
    <w:p w14:paraId="1042F407" w14:textId="77777777" w:rsidR="0046104C" w:rsidRDefault="0046104C" w:rsidP="0046104C">
      <w:pPr>
        <w:pStyle w:val="ListParagraph"/>
        <w:numPr>
          <w:ilvl w:val="0"/>
          <w:numId w:val="26"/>
        </w:numPr>
        <w:rPr>
          <w:rFonts w:ascii="Calibri" w:hAnsi="Calibri"/>
          <w:sz w:val="18"/>
          <w:szCs w:val="18"/>
        </w:rPr>
      </w:pPr>
      <w:r w:rsidRPr="00BF1ADA">
        <w:rPr>
          <w:rFonts w:ascii="Calibri" w:hAnsi="Calibri"/>
          <w:sz w:val="18"/>
          <w:szCs w:val="18"/>
        </w:rPr>
        <w:t>Enter the most recent date that the manometer was calibrated by following manufacturer’s calibration specifications.</w:t>
      </w:r>
    </w:p>
    <w:p w14:paraId="1042F408" w14:textId="37452AD5" w:rsidR="0046104C" w:rsidRPr="00BF1ADA" w:rsidRDefault="0046104C" w:rsidP="0046104C">
      <w:pPr>
        <w:pStyle w:val="ListParagraph"/>
        <w:numPr>
          <w:ilvl w:val="0"/>
          <w:numId w:val="26"/>
        </w:numPr>
        <w:rPr>
          <w:rFonts w:ascii="Calibri" w:hAnsi="Calibri"/>
          <w:sz w:val="18"/>
          <w:szCs w:val="18"/>
        </w:rPr>
      </w:pPr>
      <w:r w:rsidRPr="00BF1ADA">
        <w:rPr>
          <w:rFonts w:ascii="Calibri" w:hAnsi="Calibri"/>
          <w:sz w:val="18"/>
          <w:szCs w:val="18"/>
        </w:rPr>
        <w:t>This field is automatically filled. If the calibration date was more than 12 months prior to the test date entered in A</w:t>
      </w:r>
      <w:r w:rsidR="00FB2328">
        <w:rPr>
          <w:rFonts w:ascii="Calibri" w:hAnsi="Calibri"/>
          <w:sz w:val="18"/>
          <w:szCs w:val="18"/>
        </w:rPr>
        <w:t>0</w:t>
      </w:r>
      <w:r w:rsidRPr="00BF1ADA">
        <w:rPr>
          <w:rFonts w:ascii="Calibri" w:hAnsi="Calibri"/>
          <w:sz w:val="18"/>
          <w:szCs w:val="18"/>
        </w:rPr>
        <w:t>8, above, an error will appear.</w:t>
      </w:r>
    </w:p>
    <w:p w14:paraId="1042F409" w14:textId="000E300E" w:rsidR="0046104C" w:rsidRPr="002E227D" w:rsidRDefault="0046104C" w:rsidP="0046104C">
      <w:pPr>
        <w:pStyle w:val="ListParagraph"/>
        <w:numPr>
          <w:ilvl w:val="0"/>
          <w:numId w:val="26"/>
        </w:numPr>
        <w:rPr>
          <w:rFonts w:ascii="Calibri" w:hAnsi="Calibri"/>
          <w:sz w:val="18"/>
          <w:szCs w:val="18"/>
        </w:rPr>
      </w:pPr>
      <w:r w:rsidRPr="002E227D">
        <w:rPr>
          <w:rFonts w:ascii="Calibri" w:hAnsi="Calibri"/>
          <w:sz w:val="18"/>
          <w:szCs w:val="18"/>
        </w:rPr>
        <w:t>Enter the number of blower door fan systems required to run simultaneously to pressurize the home for the building air leakage test. If more than one system is used, the fan flow numbers need to be manually added together, unless blower door software is used that will accommodate multiple fan systems running simultaneously.</w:t>
      </w:r>
    </w:p>
    <w:p w14:paraId="1042F40A" w14:textId="3B5645EE" w:rsidR="0046104C" w:rsidRPr="00BF1ADA" w:rsidRDefault="0046104C" w:rsidP="0046104C">
      <w:pPr>
        <w:pStyle w:val="ListParagraph"/>
        <w:numPr>
          <w:ilvl w:val="0"/>
          <w:numId w:val="26"/>
        </w:numPr>
        <w:rPr>
          <w:rFonts w:ascii="Calibri" w:hAnsi="Calibri"/>
          <w:sz w:val="18"/>
          <w:szCs w:val="18"/>
        </w:rPr>
      </w:pPr>
      <w:r w:rsidRPr="00BF1ADA">
        <w:rPr>
          <w:rFonts w:ascii="Calibri" w:hAnsi="Calibri"/>
          <w:sz w:val="18"/>
          <w:szCs w:val="18"/>
        </w:rPr>
        <w:t xml:space="preserve">Enter the make (brand) of the fan used to collect the building air leakage data. Examples: </w:t>
      </w:r>
      <w:proofErr w:type="spellStart"/>
      <w:r w:rsidRPr="00BF1ADA">
        <w:rPr>
          <w:rFonts w:ascii="Calibri" w:hAnsi="Calibri"/>
          <w:sz w:val="18"/>
          <w:szCs w:val="18"/>
        </w:rPr>
        <w:t>Retrotec</w:t>
      </w:r>
      <w:proofErr w:type="spellEnd"/>
      <w:r w:rsidRPr="00BF1ADA">
        <w:rPr>
          <w:rFonts w:ascii="Calibri" w:hAnsi="Calibri"/>
          <w:sz w:val="18"/>
          <w:szCs w:val="18"/>
        </w:rPr>
        <w:t>, Energy Conservatory.</w:t>
      </w:r>
    </w:p>
    <w:p w14:paraId="1042F40B" w14:textId="77C581D1" w:rsidR="0046104C" w:rsidRDefault="0046104C" w:rsidP="0046104C">
      <w:pPr>
        <w:pStyle w:val="ListParagraph"/>
        <w:numPr>
          <w:ilvl w:val="0"/>
          <w:numId w:val="26"/>
        </w:numPr>
        <w:rPr>
          <w:rFonts w:ascii="Calibri" w:hAnsi="Calibri"/>
          <w:sz w:val="18"/>
          <w:szCs w:val="18"/>
        </w:rPr>
      </w:pPr>
      <w:r w:rsidRPr="00BF1ADA">
        <w:rPr>
          <w:rFonts w:ascii="Calibri" w:hAnsi="Calibri"/>
          <w:sz w:val="18"/>
          <w:szCs w:val="18"/>
        </w:rPr>
        <w:t>Enter the model of the fan used to collect the building air leakage data. Examples: US1000, Q46, BD3, BD4.</w:t>
      </w:r>
    </w:p>
    <w:p w14:paraId="1042F40C" w14:textId="77777777" w:rsidR="0046104C" w:rsidRDefault="0046104C" w:rsidP="0046104C">
      <w:pPr>
        <w:pStyle w:val="ListParagraph"/>
        <w:numPr>
          <w:ilvl w:val="0"/>
          <w:numId w:val="26"/>
        </w:numPr>
        <w:rPr>
          <w:rFonts w:ascii="Calibri" w:hAnsi="Calibri"/>
          <w:sz w:val="18"/>
          <w:szCs w:val="18"/>
        </w:rPr>
      </w:pPr>
      <w:r w:rsidRPr="002E227D">
        <w:rPr>
          <w:rFonts w:ascii="Calibri" w:hAnsi="Calibri"/>
          <w:sz w:val="18"/>
          <w:szCs w:val="18"/>
        </w:rPr>
        <w:t>Enter the serial number of the fan used to collect the building air leakage data.</w:t>
      </w:r>
    </w:p>
    <w:p w14:paraId="1042F40D" w14:textId="73890B43" w:rsidR="0046104C" w:rsidRPr="008F0D91" w:rsidRDefault="0046104C" w:rsidP="0046104C">
      <w:pPr>
        <w:pStyle w:val="ListParagraph"/>
        <w:numPr>
          <w:ilvl w:val="0"/>
          <w:numId w:val="26"/>
        </w:numPr>
        <w:rPr>
          <w:rFonts w:ascii="Calibri" w:hAnsi="Calibri"/>
          <w:sz w:val="18"/>
          <w:szCs w:val="18"/>
        </w:rPr>
      </w:pPr>
      <w:r>
        <w:rPr>
          <w:rFonts w:ascii="Calibri" w:hAnsi="Calibri"/>
          <w:sz w:val="18"/>
          <w:szCs w:val="18"/>
        </w:rPr>
        <w:t>Enter the fan configuration shown on the meter. This is sometimes referred to as “range configuration”, “CONFIG” or “rings”. Examples: Open, A, B, C8.</w:t>
      </w:r>
    </w:p>
    <w:p w14:paraId="1042F40E" w14:textId="77777777" w:rsidR="0046104C" w:rsidRPr="00BF1ADA" w:rsidRDefault="0046104C" w:rsidP="0046104C">
      <w:pPr>
        <w:ind w:left="360"/>
        <w:rPr>
          <w:rFonts w:ascii="Calibri" w:hAnsi="Calibri"/>
          <w:sz w:val="18"/>
          <w:szCs w:val="18"/>
        </w:rPr>
      </w:pPr>
    </w:p>
    <w:p w14:paraId="1042F40F" w14:textId="77777777" w:rsidR="0046104C" w:rsidRPr="00621003" w:rsidRDefault="0046104C" w:rsidP="0046104C">
      <w:pPr>
        <w:rPr>
          <w:rFonts w:ascii="Calibri" w:hAnsi="Calibri"/>
          <w:b/>
          <w:sz w:val="18"/>
          <w:szCs w:val="18"/>
        </w:rPr>
      </w:pPr>
      <w:r w:rsidRPr="00621003">
        <w:rPr>
          <w:rFonts w:ascii="Calibri" w:hAnsi="Calibri"/>
          <w:b/>
          <w:sz w:val="18"/>
          <w:szCs w:val="18"/>
        </w:rPr>
        <w:t xml:space="preserve">Section </w:t>
      </w:r>
      <w:r>
        <w:rPr>
          <w:rFonts w:ascii="Calibri" w:hAnsi="Calibri"/>
          <w:b/>
          <w:sz w:val="18"/>
          <w:szCs w:val="18"/>
        </w:rPr>
        <w:t>C. Envelope Leakage Test (ENV20b</w:t>
      </w:r>
      <w:r w:rsidRPr="00621003">
        <w:rPr>
          <w:rFonts w:ascii="Calibri" w:hAnsi="Calibri"/>
          <w:b/>
          <w:sz w:val="18"/>
          <w:szCs w:val="18"/>
        </w:rPr>
        <w:t>)</w:t>
      </w:r>
    </w:p>
    <w:p w14:paraId="1042F410" w14:textId="3E0B094A" w:rsidR="0046104C" w:rsidRPr="00782762" w:rsidRDefault="0046104C" w:rsidP="0046104C">
      <w:pPr>
        <w:pStyle w:val="ListParagraph"/>
        <w:numPr>
          <w:ilvl w:val="0"/>
          <w:numId w:val="27"/>
        </w:numPr>
        <w:rPr>
          <w:rFonts w:ascii="Calibri" w:hAnsi="Calibri"/>
          <w:sz w:val="18"/>
          <w:szCs w:val="18"/>
        </w:rPr>
      </w:pPr>
      <w:r w:rsidRPr="00782762">
        <w:rPr>
          <w:rFonts w:ascii="Calibri" w:hAnsi="Calibri"/>
          <w:sz w:val="18"/>
          <w:szCs w:val="18"/>
        </w:rPr>
        <w:t xml:space="preserve">Enter the </w:t>
      </w:r>
      <w:r w:rsidR="009D13BF">
        <w:rPr>
          <w:rFonts w:ascii="Calibri" w:hAnsi="Calibri"/>
          <w:sz w:val="18"/>
          <w:szCs w:val="18"/>
        </w:rPr>
        <w:t>T</w:t>
      </w:r>
      <w:r w:rsidRPr="00782762">
        <w:rPr>
          <w:rFonts w:ascii="Calibri" w:hAnsi="Calibri"/>
          <w:sz w:val="18"/>
          <w:szCs w:val="18"/>
        </w:rPr>
        <w:t xml:space="preserve">ime </w:t>
      </w:r>
      <w:r w:rsidR="009D13BF">
        <w:rPr>
          <w:rFonts w:ascii="Calibri" w:hAnsi="Calibri"/>
          <w:sz w:val="18"/>
          <w:szCs w:val="18"/>
        </w:rPr>
        <w:t>A</w:t>
      </w:r>
      <w:r w:rsidRPr="00782762">
        <w:rPr>
          <w:rFonts w:ascii="Calibri" w:hAnsi="Calibri"/>
          <w:sz w:val="18"/>
          <w:szCs w:val="18"/>
        </w:rPr>
        <w:t xml:space="preserve">verage </w:t>
      </w:r>
      <w:r w:rsidR="009D13BF">
        <w:rPr>
          <w:rFonts w:ascii="Calibri" w:hAnsi="Calibri"/>
          <w:sz w:val="18"/>
          <w:szCs w:val="18"/>
        </w:rPr>
        <w:t>P</w:t>
      </w:r>
      <w:r w:rsidRPr="00782762">
        <w:rPr>
          <w:rFonts w:ascii="Calibri" w:hAnsi="Calibri"/>
          <w:sz w:val="18"/>
          <w:szCs w:val="18"/>
        </w:rPr>
        <w:t>eriod used on the manometer during the test. Must be at least 10 seconds.</w:t>
      </w:r>
    </w:p>
    <w:p w14:paraId="1042F411" w14:textId="77777777" w:rsidR="0046104C" w:rsidRPr="00782762" w:rsidRDefault="0046104C" w:rsidP="0046104C">
      <w:pPr>
        <w:pStyle w:val="ListParagraph"/>
        <w:numPr>
          <w:ilvl w:val="0"/>
          <w:numId w:val="27"/>
        </w:numPr>
        <w:rPr>
          <w:rFonts w:ascii="Calibri" w:hAnsi="Calibri"/>
          <w:sz w:val="18"/>
          <w:szCs w:val="18"/>
        </w:rPr>
      </w:pPr>
      <w:r w:rsidRPr="00782762">
        <w:rPr>
          <w:rFonts w:ascii="Calibri" w:hAnsi="Calibri"/>
          <w:sz w:val="18"/>
          <w:szCs w:val="18"/>
        </w:rPr>
        <w:t>Enter the first of five baseline building pressure readings (Resolution of 0.1 Pa).</w:t>
      </w:r>
    </w:p>
    <w:p w14:paraId="1042F412" w14:textId="77777777" w:rsidR="0046104C" w:rsidRPr="00782762" w:rsidRDefault="0046104C" w:rsidP="0046104C">
      <w:pPr>
        <w:pStyle w:val="ListParagraph"/>
        <w:numPr>
          <w:ilvl w:val="0"/>
          <w:numId w:val="27"/>
        </w:numPr>
        <w:rPr>
          <w:rFonts w:ascii="Calibri" w:hAnsi="Calibri"/>
          <w:sz w:val="18"/>
          <w:szCs w:val="18"/>
        </w:rPr>
      </w:pPr>
      <w:r w:rsidRPr="00782762">
        <w:rPr>
          <w:rFonts w:ascii="Calibri" w:hAnsi="Calibri"/>
          <w:sz w:val="18"/>
          <w:szCs w:val="18"/>
        </w:rPr>
        <w:t>Enter the second of five baseline building pressure readings (Resolution of 0.1 Pa).</w:t>
      </w:r>
    </w:p>
    <w:p w14:paraId="1042F413" w14:textId="77777777" w:rsidR="0046104C" w:rsidRPr="00782762" w:rsidRDefault="0046104C" w:rsidP="0046104C">
      <w:pPr>
        <w:pStyle w:val="ListParagraph"/>
        <w:numPr>
          <w:ilvl w:val="0"/>
          <w:numId w:val="27"/>
        </w:numPr>
        <w:rPr>
          <w:rFonts w:ascii="Calibri" w:hAnsi="Calibri"/>
          <w:sz w:val="18"/>
          <w:szCs w:val="18"/>
        </w:rPr>
      </w:pPr>
      <w:r w:rsidRPr="00782762">
        <w:rPr>
          <w:rFonts w:ascii="Calibri" w:hAnsi="Calibri"/>
          <w:sz w:val="18"/>
          <w:szCs w:val="18"/>
        </w:rPr>
        <w:t>Enter the third of five baseline building pressure readings (Resolution of 0.1 Pa).</w:t>
      </w:r>
    </w:p>
    <w:p w14:paraId="1042F414" w14:textId="77777777" w:rsidR="0046104C" w:rsidRPr="00782762" w:rsidRDefault="0046104C" w:rsidP="0046104C">
      <w:pPr>
        <w:pStyle w:val="ListParagraph"/>
        <w:numPr>
          <w:ilvl w:val="0"/>
          <w:numId w:val="27"/>
        </w:numPr>
        <w:rPr>
          <w:rFonts w:ascii="Calibri" w:hAnsi="Calibri"/>
          <w:sz w:val="18"/>
          <w:szCs w:val="18"/>
        </w:rPr>
      </w:pPr>
      <w:r w:rsidRPr="00782762">
        <w:rPr>
          <w:rFonts w:ascii="Calibri" w:hAnsi="Calibri"/>
          <w:sz w:val="18"/>
          <w:szCs w:val="18"/>
        </w:rPr>
        <w:t>Enter the fourth of five baseline building pressure readings (Resolution of 0.1 Pa).</w:t>
      </w:r>
    </w:p>
    <w:p w14:paraId="1042F415" w14:textId="77777777" w:rsidR="0046104C" w:rsidRPr="00782762" w:rsidRDefault="0046104C" w:rsidP="0046104C">
      <w:pPr>
        <w:pStyle w:val="ListParagraph"/>
        <w:numPr>
          <w:ilvl w:val="0"/>
          <w:numId w:val="27"/>
        </w:numPr>
        <w:rPr>
          <w:rFonts w:ascii="Calibri" w:hAnsi="Calibri"/>
          <w:sz w:val="18"/>
          <w:szCs w:val="18"/>
        </w:rPr>
      </w:pPr>
      <w:r w:rsidRPr="00782762">
        <w:rPr>
          <w:rFonts w:ascii="Calibri" w:hAnsi="Calibri"/>
          <w:sz w:val="18"/>
          <w:szCs w:val="18"/>
        </w:rPr>
        <w:t>Enter the fifth of five baseline building pressure readings (Resolution of 0.1 Pa).</w:t>
      </w:r>
    </w:p>
    <w:p w14:paraId="1042F416" w14:textId="48702A8F" w:rsidR="0046104C" w:rsidRPr="00782762" w:rsidRDefault="0046104C" w:rsidP="0046104C">
      <w:pPr>
        <w:pStyle w:val="ListParagraph"/>
        <w:numPr>
          <w:ilvl w:val="0"/>
          <w:numId w:val="27"/>
        </w:numPr>
        <w:rPr>
          <w:rFonts w:ascii="Calibri" w:hAnsi="Calibri"/>
          <w:sz w:val="18"/>
          <w:szCs w:val="18"/>
        </w:rPr>
      </w:pPr>
      <w:r w:rsidRPr="00782762">
        <w:rPr>
          <w:rFonts w:ascii="Calibri" w:hAnsi="Calibri"/>
          <w:sz w:val="18"/>
          <w:szCs w:val="18"/>
        </w:rPr>
        <w:t>This field is automatically calculated. The Baseline Range is the largest value of the five baseline readings minus the smallest value of the five baseline readings.</w:t>
      </w:r>
    </w:p>
    <w:p w14:paraId="1042F417" w14:textId="10A3AE6C" w:rsidR="0046104C" w:rsidRPr="00782762" w:rsidRDefault="0046104C" w:rsidP="0046104C">
      <w:pPr>
        <w:pStyle w:val="ListParagraph"/>
        <w:numPr>
          <w:ilvl w:val="0"/>
          <w:numId w:val="27"/>
        </w:numPr>
        <w:rPr>
          <w:rFonts w:ascii="Calibri" w:hAnsi="Calibri"/>
          <w:sz w:val="18"/>
          <w:szCs w:val="18"/>
        </w:rPr>
      </w:pPr>
      <w:r w:rsidRPr="00782762">
        <w:rPr>
          <w:rFonts w:ascii="Calibri" w:hAnsi="Calibri"/>
          <w:sz w:val="18"/>
          <w:szCs w:val="18"/>
        </w:rPr>
        <w:t>This field is automatically calculated. “Standard” is when the baseline range is less than 5 Pa; “Reduced” is when the baseline range is between 5 and 10 Pa (inclusive). If the baseline range is greater than 10 you must use a multi-point procedure.</w:t>
      </w:r>
    </w:p>
    <w:p w14:paraId="1042F418" w14:textId="2DEA9C37" w:rsidR="0046104C" w:rsidRPr="00782762" w:rsidRDefault="0046104C" w:rsidP="0046104C">
      <w:pPr>
        <w:pStyle w:val="ListParagraph"/>
        <w:numPr>
          <w:ilvl w:val="0"/>
          <w:numId w:val="27"/>
        </w:numPr>
        <w:rPr>
          <w:rFonts w:ascii="Calibri" w:hAnsi="Calibri"/>
          <w:sz w:val="18"/>
          <w:szCs w:val="18"/>
        </w:rPr>
      </w:pPr>
      <w:r w:rsidRPr="00782762">
        <w:rPr>
          <w:rFonts w:ascii="Calibri" w:hAnsi="Calibri"/>
          <w:sz w:val="18"/>
          <w:szCs w:val="18"/>
        </w:rPr>
        <w:t>This field is automatically calculated. Average Baseline Building Pressure Reading is simply the average of the five baseline readings.</w:t>
      </w:r>
    </w:p>
    <w:p w14:paraId="1042F419" w14:textId="1C77C060" w:rsidR="0046104C" w:rsidRPr="00782762" w:rsidRDefault="0046104C" w:rsidP="0046104C">
      <w:pPr>
        <w:pStyle w:val="ListParagraph"/>
        <w:numPr>
          <w:ilvl w:val="0"/>
          <w:numId w:val="27"/>
        </w:numPr>
        <w:rPr>
          <w:rFonts w:ascii="Calibri" w:hAnsi="Calibri"/>
          <w:sz w:val="18"/>
          <w:szCs w:val="18"/>
        </w:rPr>
      </w:pPr>
      <w:r w:rsidRPr="00782762">
        <w:rPr>
          <w:rFonts w:ascii="Calibri" w:hAnsi="Calibri"/>
          <w:sz w:val="18"/>
          <w:szCs w:val="18"/>
        </w:rPr>
        <w:t>Enter the Pre-</w:t>
      </w:r>
      <w:r w:rsidR="00FB2328">
        <w:rPr>
          <w:rFonts w:ascii="Calibri" w:hAnsi="Calibri"/>
          <w:sz w:val="18"/>
          <w:szCs w:val="18"/>
        </w:rPr>
        <w:t>T</w:t>
      </w:r>
      <w:r w:rsidRPr="00782762">
        <w:rPr>
          <w:rFonts w:ascii="Calibri" w:hAnsi="Calibri"/>
          <w:sz w:val="18"/>
          <w:szCs w:val="18"/>
        </w:rPr>
        <w:t>est Baseline Building Pressure. The protocols allow the average to be used or a newly measured number can be used.</w:t>
      </w:r>
    </w:p>
    <w:p w14:paraId="1042F41A" w14:textId="391BE6E9" w:rsidR="0046104C" w:rsidRPr="00782762" w:rsidRDefault="0046104C" w:rsidP="0046104C">
      <w:pPr>
        <w:pStyle w:val="ListParagraph"/>
        <w:numPr>
          <w:ilvl w:val="0"/>
          <w:numId w:val="27"/>
        </w:numPr>
        <w:rPr>
          <w:rFonts w:ascii="Calibri" w:hAnsi="Calibri"/>
          <w:sz w:val="18"/>
          <w:szCs w:val="18"/>
        </w:rPr>
      </w:pPr>
      <w:r w:rsidRPr="00782762">
        <w:rPr>
          <w:rFonts w:ascii="Calibri" w:hAnsi="Calibri"/>
          <w:sz w:val="18"/>
          <w:szCs w:val="18"/>
        </w:rPr>
        <w:t xml:space="preserve">Enter the </w:t>
      </w:r>
      <w:r>
        <w:rPr>
          <w:rFonts w:ascii="Calibri" w:hAnsi="Calibri"/>
          <w:sz w:val="18"/>
          <w:szCs w:val="18"/>
        </w:rPr>
        <w:t>Induced</w:t>
      </w:r>
      <w:r w:rsidRPr="00782762">
        <w:rPr>
          <w:rFonts w:ascii="Calibri" w:hAnsi="Calibri"/>
          <w:sz w:val="18"/>
          <w:szCs w:val="18"/>
        </w:rPr>
        <w:t xml:space="preserve"> Building Pressure straight from the manometer</w:t>
      </w:r>
      <w:r>
        <w:rPr>
          <w:rFonts w:ascii="Calibri" w:hAnsi="Calibri"/>
          <w:sz w:val="18"/>
          <w:szCs w:val="18"/>
        </w:rPr>
        <w:t>.</w:t>
      </w:r>
    </w:p>
    <w:p w14:paraId="1042F41B" w14:textId="7E764FC8" w:rsidR="0046104C" w:rsidRPr="00782762" w:rsidRDefault="0046104C" w:rsidP="0046104C">
      <w:pPr>
        <w:pStyle w:val="ListParagraph"/>
        <w:numPr>
          <w:ilvl w:val="0"/>
          <w:numId w:val="27"/>
        </w:numPr>
        <w:rPr>
          <w:rFonts w:ascii="Calibri" w:hAnsi="Calibri"/>
          <w:sz w:val="18"/>
          <w:szCs w:val="18"/>
        </w:rPr>
      </w:pPr>
      <w:r w:rsidRPr="00782762">
        <w:rPr>
          <w:rFonts w:ascii="Calibri" w:hAnsi="Calibri"/>
          <w:sz w:val="18"/>
          <w:szCs w:val="18"/>
        </w:rPr>
        <w:t>This field is automatically calculated. A check is performed to make sure that a pressure of at least -15 pa was achieved. If not, the Single Point Test may not be used.</w:t>
      </w:r>
    </w:p>
    <w:p w14:paraId="1042F41C" w14:textId="146670BA" w:rsidR="0046104C" w:rsidRPr="00782762" w:rsidRDefault="0046104C" w:rsidP="0046104C">
      <w:pPr>
        <w:pStyle w:val="ListParagraph"/>
        <w:numPr>
          <w:ilvl w:val="0"/>
          <w:numId w:val="27"/>
        </w:numPr>
        <w:rPr>
          <w:rFonts w:ascii="Calibri" w:hAnsi="Calibri"/>
          <w:sz w:val="18"/>
          <w:szCs w:val="18"/>
        </w:rPr>
      </w:pPr>
      <w:r w:rsidRPr="00782762">
        <w:rPr>
          <w:rFonts w:ascii="Calibri" w:hAnsi="Calibri"/>
          <w:sz w:val="18"/>
          <w:szCs w:val="18"/>
        </w:rPr>
        <w:t xml:space="preserve">Enter the </w:t>
      </w:r>
      <w:r>
        <w:rPr>
          <w:rFonts w:ascii="Calibri" w:hAnsi="Calibri"/>
          <w:sz w:val="18"/>
          <w:szCs w:val="18"/>
        </w:rPr>
        <w:t xml:space="preserve">Nominal CFM50 </w:t>
      </w:r>
      <w:r w:rsidRPr="00782762">
        <w:rPr>
          <w:rFonts w:ascii="Calibri" w:hAnsi="Calibri"/>
          <w:sz w:val="18"/>
          <w:szCs w:val="18"/>
        </w:rPr>
        <w:t xml:space="preserve">fan flow from the manometer. </w:t>
      </w:r>
      <w:r>
        <w:rPr>
          <w:rFonts w:ascii="Calibri" w:hAnsi="Calibri"/>
          <w:sz w:val="18"/>
          <w:szCs w:val="18"/>
        </w:rPr>
        <w:t>The meter should be set to automatically adjust to -50 Pa (@50 setting).</w:t>
      </w:r>
    </w:p>
    <w:p w14:paraId="1042F41D" w14:textId="77777777" w:rsidR="0046104C" w:rsidRDefault="0046104C" w:rsidP="0046104C">
      <w:pPr>
        <w:rPr>
          <w:rFonts w:ascii="Calibri" w:hAnsi="Calibri"/>
          <w:sz w:val="18"/>
          <w:szCs w:val="18"/>
        </w:rPr>
      </w:pPr>
    </w:p>
    <w:p w14:paraId="1AB46A56" w14:textId="77777777" w:rsidR="00753E8D" w:rsidRDefault="00753E8D" w:rsidP="0046104C">
      <w:pPr>
        <w:rPr>
          <w:rFonts w:ascii="Calibri" w:hAnsi="Calibri"/>
          <w:sz w:val="18"/>
          <w:szCs w:val="18"/>
        </w:rPr>
      </w:pPr>
    </w:p>
    <w:p w14:paraId="16602276" w14:textId="77777777" w:rsidR="00753E8D" w:rsidRDefault="00753E8D" w:rsidP="0046104C">
      <w:pPr>
        <w:rPr>
          <w:rFonts w:ascii="Calibri" w:hAnsi="Calibri"/>
          <w:sz w:val="18"/>
          <w:szCs w:val="18"/>
        </w:rPr>
      </w:pPr>
    </w:p>
    <w:p w14:paraId="1042F41E" w14:textId="77777777" w:rsidR="0046104C" w:rsidRPr="00621003" w:rsidRDefault="0046104C" w:rsidP="0046104C">
      <w:pPr>
        <w:rPr>
          <w:rFonts w:ascii="Calibri" w:hAnsi="Calibri"/>
          <w:b/>
          <w:sz w:val="18"/>
          <w:szCs w:val="18"/>
        </w:rPr>
      </w:pPr>
      <w:r w:rsidRPr="00621003">
        <w:rPr>
          <w:rFonts w:ascii="Calibri" w:hAnsi="Calibri"/>
          <w:b/>
          <w:sz w:val="18"/>
          <w:szCs w:val="18"/>
        </w:rPr>
        <w:t>Section D. Altitude and Temperature Correction</w:t>
      </w:r>
    </w:p>
    <w:p w14:paraId="1042F41F" w14:textId="38FF40A6" w:rsidR="0046104C" w:rsidRPr="00782762" w:rsidRDefault="0046104C" w:rsidP="0046104C">
      <w:pPr>
        <w:pStyle w:val="ListParagraph"/>
        <w:numPr>
          <w:ilvl w:val="0"/>
          <w:numId w:val="28"/>
        </w:numPr>
        <w:rPr>
          <w:rFonts w:ascii="Calibri" w:hAnsi="Calibri"/>
          <w:sz w:val="18"/>
          <w:szCs w:val="18"/>
        </w:rPr>
      </w:pPr>
      <w:r>
        <w:rPr>
          <w:rFonts w:ascii="Calibri" w:hAnsi="Calibri"/>
          <w:sz w:val="18"/>
          <w:szCs w:val="18"/>
        </w:rPr>
        <w:t>This field is automatically calculated. The equation used to calculate this value in the field equals:</w:t>
      </w:r>
    </w:p>
    <w:p w14:paraId="1042F420" w14:textId="49211E43" w:rsidR="0046104C" w:rsidRPr="00782762" w:rsidRDefault="0046104C" w:rsidP="0046104C">
      <w:pPr>
        <w:pStyle w:val="ListParagraph"/>
        <w:numPr>
          <w:ilvl w:val="1"/>
          <w:numId w:val="25"/>
        </w:numPr>
        <w:rPr>
          <w:rFonts w:ascii="Calibri" w:hAnsi="Calibri"/>
          <w:sz w:val="18"/>
          <w:szCs w:val="18"/>
        </w:rPr>
      </w:pPr>
      <w:r>
        <w:rPr>
          <w:rFonts w:ascii="Calibri" w:hAnsi="Calibri"/>
          <w:sz w:val="18"/>
          <w:szCs w:val="18"/>
        </w:rPr>
        <w:t>If the elevation</w:t>
      </w:r>
      <w:r w:rsidR="00FB2328">
        <w:rPr>
          <w:rFonts w:ascii="Calibri" w:hAnsi="Calibri"/>
          <w:sz w:val="18"/>
          <w:szCs w:val="18"/>
        </w:rPr>
        <w:t xml:space="preserve"> is</w:t>
      </w:r>
      <w:r>
        <w:rPr>
          <w:rFonts w:ascii="Calibri" w:hAnsi="Calibri"/>
          <w:sz w:val="18"/>
          <w:szCs w:val="18"/>
        </w:rPr>
        <w:t xml:space="preserve"> less than or equal to 5,000 </w:t>
      </w:r>
      <w:proofErr w:type="spellStart"/>
      <w:r>
        <w:rPr>
          <w:rFonts w:ascii="Calibri" w:hAnsi="Calibri"/>
          <w:sz w:val="18"/>
          <w:szCs w:val="18"/>
        </w:rPr>
        <w:t>ft</w:t>
      </w:r>
      <w:proofErr w:type="spellEnd"/>
      <w:r>
        <w:rPr>
          <w:rFonts w:ascii="Calibri" w:hAnsi="Calibri"/>
          <w:sz w:val="18"/>
          <w:szCs w:val="18"/>
        </w:rPr>
        <w:t xml:space="preserve">, the </w:t>
      </w:r>
      <w:r w:rsidR="00FB22B6">
        <w:rPr>
          <w:rFonts w:ascii="Calibri" w:hAnsi="Calibri"/>
          <w:sz w:val="18"/>
          <w:szCs w:val="18"/>
        </w:rPr>
        <w:t>A</w:t>
      </w:r>
      <w:r>
        <w:rPr>
          <w:rFonts w:ascii="Calibri" w:hAnsi="Calibri"/>
          <w:sz w:val="18"/>
          <w:szCs w:val="18"/>
        </w:rPr>
        <w:t xml:space="preserve">ltitude </w:t>
      </w:r>
      <w:r w:rsidR="00FB22B6">
        <w:rPr>
          <w:rFonts w:ascii="Calibri" w:hAnsi="Calibri"/>
          <w:sz w:val="18"/>
          <w:szCs w:val="18"/>
        </w:rPr>
        <w:t>C</w:t>
      </w:r>
      <w:r>
        <w:rPr>
          <w:rFonts w:ascii="Calibri" w:hAnsi="Calibri"/>
          <w:sz w:val="18"/>
          <w:szCs w:val="18"/>
        </w:rPr>
        <w:t xml:space="preserve">orrection </w:t>
      </w:r>
      <w:r w:rsidR="00FB22B6">
        <w:rPr>
          <w:rFonts w:ascii="Calibri" w:hAnsi="Calibri"/>
          <w:sz w:val="18"/>
          <w:szCs w:val="18"/>
        </w:rPr>
        <w:t>F</w:t>
      </w:r>
      <w:r>
        <w:rPr>
          <w:rFonts w:ascii="Calibri" w:hAnsi="Calibri"/>
          <w:sz w:val="18"/>
          <w:szCs w:val="18"/>
        </w:rPr>
        <w:t>actor is 1 (no adjustment).</w:t>
      </w:r>
    </w:p>
    <w:p w14:paraId="1042F421" w14:textId="03E6D0CC" w:rsidR="0046104C" w:rsidRPr="00782762" w:rsidRDefault="0046104C" w:rsidP="0046104C">
      <w:pPr>
        <w:pStyle w:val="ListParagraph"/>
        <w:numPr>
          <w:ilvl w:val="1"/>
          <w:numId w:val="25"/>
        </w:numPr>
        <w:rPr>
          <w:rFonts w:ascii="Calibri" w:hAnsi="Calibri"/>
          <w:sz w:val="18"/>
          <w:szCs w:val="18"/>
        </w:rPr>
      </w:pPr>
      <w:r>
        <w:rPr>
          <w:rFonts w:ascii="Calibri" w:hAnsi="Calibri"/>
          <w:sz w:val="18"/>
          <w:szCs w:val="18"/>
        </w:rPr>
        <w:lastRenderedPageBreak/>
        <w:t xml:space="preserve">If the elevation is greater than 5,000 </w:t>
      </w:r>
      <w:proofErr w:type="spellStart"/>
      <w:r>
        <w:rPr>
          <w:rFonts w:ascii="Calibri" w:hAnsi="Calibri"/>
          <w:sz w:val="18"/>
          <w:szCs w:val="18"/>
        </w:rPr>
        <w:t>ft</w:t>
      </w:r>
      <w:proofErr w:type="spellEnd"/>
      <w:r>
        <w:rPr>
          <w:rFonts w:ascii="Calibri" w:hAnsi="Calibri"/>
          <w:sz w:val="18"/>
          <w:szCs w:val="18"/>
        </w:rPr>
        <w:t xml:space="preserve">, the </w:t>
      </w:r>
      <w:r w:rsidR="00F235E2">
        <w:rPr>
          <w:rFonts w:ascii="Calibri" w:hAnsi="Calibri"/>
          <w:sz w:val="18"/>
          <w:szCs w:val="18"/>
        </w:rPr>
        <w:t>A</w:t>
      </w:r>
      <w:r>
        <w:rPr>
          <w:rFonts w:ascii="Calibri" w:hAnsi="Calibri"/>
          <w:sz w:val="18"/>
          <w:szCs w:val="18"/>
        </w:rPr>
        <w:t xml:space="preserve">ltitude </w:t>
      </w:r>
      <w:r w:rsidR="00F235E2">
        <w:rPr>
          <w:rFonts w:ascii="Calibri" w:hAnsi="Calibri"/>
          <w:sz w:val="18"/>
          <w:szCs w:val="18"/>
        </w:rPr>
        <w:t>C</w:t>
      </w:r>
      <w:r>
        <w:rPr>
          <w:rFonts w:ascii="Calibri" w:hAnsi="Calibri"/>
          <w:sz w:val="18"/>
          <w:szCs w:val="18"/>
        </w:rPr>
        <w:t xml:space="preserve">orrection equation equals 1 + (0.000006 * elevation in feet) </w:t>
      </w:r>
    </w:p>
    <w:p w14:paraId="1042F422" w14:textId="50D08F08" w:rsidR="0046104C" w:rsidRPr="00782762" w:rsidRDefault="0046104C" w:rsidP="0046104C">
      <w:pPr>
        <w:pStyle w:val="ListParagraph"/>
        <w:numPr>
          <w:ilvl w:val="0"/>
          <w:numId w:val="28"/>
        </w:numPr>
        <w:rPr>
          <w:rFonts w:ascii="Calibri" w:hAnsi="Calibri"/>
          <w:sz w:val="18"/>
          <w:szCs w:val="18"/>
        </w:rPr>
      </w:pPr>
      <w:r>
        <w:rPr>
          <w:rFonts w:ascii="Calibri" w:hAnsi="Calibri"/>
          <w:sz w:val="18"/>
          <w:szCs w:val="18"/>
        </w:rPr>
        <w:t xml:space="preserve">Enter the </w:t>
      </w:r>
      <w:r w:rsidR="00FB22B6">
        <w:rPr>
          <w:rFonts w:ascii="Calibri" w:hAnsi="Calibri"/>
          <w:sz w:val="18"/>
          <w:szCs w:val="18"/>
        </w:rPr>
        <w:t>T</w:t>
      </w:r>
      <w:r>
        <w:rPr>
          <w:rFonts w:ascii="Calibri" w:hAnsi="Calibri"/>
          <w:sz w:val="18"/>
          <w:szCs w:val="18"/>
        </w:rPr>
        <w:t xml:space="preserve">emperature </w:t>
      </w:r>
      <w:r w:rsidR="00FB22B6">
        <w:rPr>
          <w:rFonts w:ascii="Calibri" w:hAnsi="Calibri"/>
          <w:sz w:val="18"/>
          <w:szCs w:val="18"/>
        </w:rPr>
        <w:t>C</w:t>
      </w:r>
      <w:r>
        <w:rPr>
          <w:rFonts w:ascii="Calibri" w:hAnsi="Calibri"/>
          <w:sz w:val="18"/>
          <w:szCs w:val="18"/>
        </w:rPr>
        <w:t xml:space="preserve">orrection </w:t>
      </w:r>
      <w:r w:rsidR="00FB22B6">
        <w:rPr>
          <w:rFonts w:ascii="Calibri" w:hAnsi="Calibri"/>
          <w:sz w:val="18"/>
          <w:szCs w:val="18"/>
        </w:rPr>
        <w:t>F</w:t>
      </w:r>
      <w:r>
        <w:rPr>
          <w:rFonts w:ascii="Calibri" w:hAnsi="Calibri"/>
          <w:sz w:val="18"/>
          <w:szCs w:val="18"/>
        </w:rPr>
        <w:t>actor from Table RA3.8-2 or RA3.8-3 using the indoor and outdoor temperatures entered in Section A.</w:t>
      </w:r>
    </w:p>
    <w:p w14:paraId="1042F423" w14:textId="77777777" w:rsidR="0046104C" w:rsidRDefault="0046104C" w:rsidP="0046104C">
      <w:pPr>
        <w:pStyle w:val="ListParagraph"/>
        <w:rPr>
          <w:rFonts w:ascii="Calibri" w:hAnsi="Calibri"/>
          <w:sz w:val="18"/>
          <w:szCs w:val="18"/>
        </w:rPr>
      </w:pPr>
    </w:p>
    <w:p w14:paraId="1042F424" w14:textId="77777777" w:rsidR="0046104C" w:rsidRDefault="0046104C" w:rsidP="0046104C">
      <w:pPr>
        <w:pStyle w:val="ListParagraph"/>
        <w:rPr>
          <w:rFonts w:ascii="Calibri" w:hAnsi="Calibri"/>
          <w:sz w:val="18"/>
          <w:szCs w:val="18"/>
        </w:rPr>
      </w:pPr>
    </w:p>
    <w:p w14:paraId="1042F425" w14:textId="77777777" w:rsidR="0046104C" w:rsidRDefault="0046104C" w:rsidP="00147921">
      <w:pPr>
        <w:autoSpaceDE w:val="0"/>
        <w:autoSpaceDN w:val="0"/>
        <w:adjustRightInd w:val="0"/>
        <w:jc w:val="center"/>
        <w:rPr>
          <w:rFonts w:ascii="Calibri" w:hAnsi="Calibri" w:cs="Arial"/>
          <w:i/>
          <w:iCs/>
          <w:sz w:val="18"/>
          <w:szCs w:val="18"/>
        </w:rPr>
      </w:pPr>
      <w:r w:rsidRPr="000D1CB5">
        <w:rPr>
          <w:rFonts w:ascii="Calibri" w:hAnsi="Calibri"/>
          <w:b/>
          <w:sz w:val="18"/>
          <w:szCs w:val="18"/>
        </w:rPr>
        <w:t xml:space="preserve">Table RA3.8-2 </w:t>
      </w:r>
      <w:r w:rsidRPr="000D1CB5">
        <w:rPr>
          <w:rFonts w:ascii="Calibri" w:hAnsi="Calibri" w:cs="Arial"/>
          <w:b/>
          <w:i/>
          <w:iCs/>
          <w:sz w:val="18"/>
          <w:szCs w:val="18"/>
        </w:rPr>
        <w:t>Temperature Correction Factors for Depressurization Testing</w:t>
      </w:r>
      <w:r w:rsidRPr="00D814DE">
        <w:rPr>
          <w:rFonts w:ascii="Calibri" w:hAnsi="Calibri" w:cs="Arial"/>
          <w:i/>
          <w:iCs/>
          <w:sz w:val="18"/>
          <w:szCs w:val="18"/>
        </w:rPr>
        <w:t>- Calculated according to ASTM</w:t>
      </w:r>
      <w:r>
        <w:rPr>
          <w:rFonts w:ascii="Calibri" w:hAnsi="Calibri" w:cs="Arial"/>
          <w:i/>
          <w:iCs/>
          <w:sz w:val="18"/>
          <w:szCs w:val="18"/>
        </w:rPr>
        <w:t xml:space="preserve"> </w:t>
      </w:r>
      <w:r w:rsidRPr="00D814DE">
        <w:rPr>
          <w:rFonts w:ascii="Calibri" w:hAnsi="Calibri" w:cs="Arial"/>
          <w:i/>
          <w:iCs/>
          <w:sz w:val="18"/>
          <w:szCs w:val="18"/>
        </w:rPr>
        <w:t>E779-10</w:t>
      </w:r>
    </w:p>
    <w:tbl>
      <w:tblPr>
        <w:tblW w:w="0" w:type="auto"/>
        <w:jc w:val="center"/>
        <w:tblInd w:w="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499"/>
        <w:gridCol w:w="490"/>
        <w:gridCol w:w="627"/>
        <w:gridCol w:w="627"/>
        <w:gridCol w:w="627"/>
        <w:gridCol w:w="627"/>
        <w:gridCol w:w="627"/>
        <w:gridCol w:w="627"/>
        <w:gridCol w:w="627"/>
        <w:gridCol w:w="627"/>
        <w:gridCol w:w="627"/>
      </w:tblGrid>
      <w:tr w:rsidR="0046104C" w:rsidRPr="000D1CB5" w14:paraId="1042F429" w14:textId="77777777" w:rsidTr="00147921">
        <w:trPr>
          <w:cantSplit/>
          <w:trHeight w:hRule="exact" w:val="187"/>
          <w:jc w:val="center"/>
        </w:trPr>
        <w:tc>
          <w:tcPr>
            <w:tcW w:w="0" w:type="auto"/>
            <w:vAlign w:val="center"/>
          </w:tcPr>
          <w:p w14:paraId="1042F426" w14:textId="77777777" w:rsidR="0046104C" w:rsidRPr="000D1CB5" w:rsidRDefault="0046104C" w:rsidP="0048330D">
            <w:pPr>
              <w:jc w:val="center"/>
              <w:rPr>
                <w:rFonts w:ascii="Calibri" w:hAnsi="Calibri"/>
                <w:sz w:val="18"/>
                <w:szCs w:val="18"/>
              </w:rPr>
            </w:pPr>
          </w:p>
        </w:tc>
        <w:tc>
          <w:tcPr>
            <w:tcW w:w="0" w:type="auto"/>
            <w:vAlign w:val="center"/>
          </w:tcPr>
          <w:p w14:paraId="1042F427" w14:textId="77777777" w:rsidR="0046104C" w:rsidRPr="000D1CB5" w:rsidRDefault="0046104C" w:rsidP="0048330D">
            <w:pPr>
              <w:jc w:val="center"/>
              <w:rPr>
                <w:rFonts w:ascii="Calibri" w:hAnsi="Calibri"/>
                <w:sz w:val="18"/>
                <w:szCs w:val="18"/>
              </w:rPr>
            </w:pPr>
          </w:p>
        </w:tc>
        <w:tc>
          <w:tcPr>
            <w:tcW w:w="0" w:type="auto"/>
            <w:gridSpan w:val="9"/>
            <w:vAlign w:val="center"/>
          </w:tcPr>
          <w:p w14:paraId="1042F428" w14:textId="77777777" w:rsidR="0046104C" w:rsidRPr="000D1CB5" w:rsidRDefault="0046104C" w:rsidP="0048330D">
            <w:pPr>
              <w:keepNext/>
              <w:keepLines/>
              <w:jc w:val="center"/>
              <w:rPr>
                <w:rFonts w:ascii="Calibri" w:hAnsi="Calibri"/>
                <w:b/>
                <w:sz w:val="18"/>
                <w:szCs w:val="18"/>
              </w:rPr>
            </w:pPr>
            <w:r w:rsidRPr="000D1CB5">
              <w:rPr>
                <w:rFonts w:ascii="Calibri" w:hAnsi="Calibri"/>
                <w:b/>
                <w:sz w:val="18"/>
                <w:szCs w:val="18"/>
              </w:rPr>
              <w:t>Inside Temperature (F)</w:t>
            </w:r>
          </w:p>
        </w:tc>
      </w:tr>
      <w:tr w:rsidR="0046104C" w:rsidRPr="000D1CB5" w14:paraId="1042F435" w14:textId="77777777" w:rsidTr="00147921">
        <w:trPr>
          <w:cantSplit/>
          <w:trHeight w:hRule="exact" w:val="187"/>
          <w:jc w:val="center"/>
        </w:trPr>
        <w:tc>
          <w:tcPr>
            <w:tcW w:w="0" w:type="auto"/>
            <w:vAlign w:val="center"/>
          </w:tcPr>
          <w:p w14:paraId="1042F42A" w14:textId="77777777" w:rsidR="0046104C" w:rsidRPr="000D1CB5" w:rsidRDefault="0046104C" w:rsidP="0048330D">
            <w:pPr>
              <w:jc w:val="center"/>
              <w:rPr>
                <w:rFonts w:ascii="Calibri" w:hAnsi="Calibri"/>
                <w:sz w:val="18"/>
                <w:szCs w:val="18"/>
              </w:rPr>
            </w:pPr>
          </w:p>
        </w:tc>
        <w:tc>
          <w:tcPr>
            <w:tcW w:w="0" w:type="auto"/>
            <w:vAlign w:val="center"/>
          </w:tcPr>
          <w:p w14:paraId="1042F42B" w14:textId="77777777" w:rsidR="0046104C" w:rsidRPr="000D1CB5" w:rsidRDefault="0046104C" w:rsidP="0048330D">
            <w:pPr>
              <w:jc w:val="center"/>
              <w:rPr>
                <w:rFonts w:ascii="Calibri" w:hAnsi="Calibri"/>
                <w:sz w:val="18"/>
                <w:szCs w:val="18"/>
              </w:rPr>
            </w:pPr>
          </w:p>
        </w:tc>
        <w:tc>
          <w:tcPr>
            <w:tcW w:w="0" w:type="auto"/>
            <w:vAlign w:val="center"/>
          </w:tcPr>
          <w:p w14:paraId="1042F42C" w14:textId="77777777" w:rsidR="0046104C" w:rsidRPr="000D1CB5" w:rsidRDefault="0046104C" w:rsidP="0048330D">
            <w:pPr>
              <w:jc w:val="center"/>
              <w:rPr>
                <w:rFonts w:ascii="Calibri" w:hAnsi="Calibri"/>
                <w:b/>
                <w:sz w:val="18"/>
                <w:szCs w:val="18"/>
              </w:rPr>
            </w:pPr>
            <w:r w:rsidRPr="000D1CB5">
              <w:rPr>
                <w:rFonts w:ascii="Calibri" w:hAnsi="Calibri"/>
                <w:b/>
                <w:sz w:val="18"/>
                <w:szCs w:val="18"/>
              </w:rPr>
              <w:t>50</w:t>
            </w:r>
          </w:p>
        </w:tc>
        <w:tc>
          <w:tcPr>
            <w:tcW w:w="0" w:type="auto"/>
            <w:vAlign w:val="center"/>
          </w:tcPr>
          <w:p w14:paraId="1042F42D" w14:textId="77777777" w:rsidR="0046104C" w:rsidRPr="000D1CB5" w:rsidRDefault="0046104C" w:rsidP="0048330D">
            <w:pPr>
              <w:jc w:val="center"/>
              <w:rPr>
                <w:rFonts w:ascii="Calibri" w:hAnsi="Calibri"/>
                <w:b/>
                <w:sz w:val="18"/>
                <w:szCs w:val="18"/>
              </w:rPr>
            </w:pPr>
            <w:r w:rsidRPr="000D1CB5">
              <w:rPr>
                <w:rFonts w:ascii="Calibri" w:hAnsi="Calibri"/>
                <w:b/>
                <w:sz w:val="18"/>
                <w:szCs w:val="18"/>
              </w:rPr>
              <w:t>55</w:t>
            </w:r>
          </w:p>
        </w:tc>
        <w:tc>
          <w:tcPr>
            <w:tcW w:w="0" w:type="auto"/>
            <w:vAlign w:val="center"/>
          </w:tcPr>
          <w:p w14:paraId="1042F42E" w14:textId="77777777" w:rsidR="0046104C" w:rsidRPr="000D1CB5" w:rsidRDefault="0046104C" w:rsidP="0048330D">
            <w:pPr>
              <w:jc w:val="center"/>
              <w:rPr>
                <w:rFonts w:ascii="Calibri" w:hAnsi="Calibri"/>
                <w:b/>
                <w:sz w:val="18"/>
                <w:szCs w:val="18"/>
              </w:rPr>
            </w:pPr>
            <w:r w:rsidRPr="000D1CB5">
              <w:rPr>
                <w:rFonts w:ascii="Calibri" w:hAnsi="Calibri"/>
                <w:b/>
                <w:sz w:val="18"/>
                <w:szCs w:val="18"/>
              </w:rPr>
              <w:t>60</w:t>
            </w:r>
          </w:p>
        </w:tc>
        <w:tc>
          <w:tcPr>
            <w:tcW w:w="0" w:type="auto"/>
            <w:vAlign w:val="center"/>
          </w:tcPr>
          <w:p w14:paraId="1042F42F" w14:textId="77777777" w:rsidR="0046104C" w:rsidRPr="000D1CB5" w:rsidRDefault="0046104C" w:rsidP="0048330D">
            <w:pPr>
              <w:jc w:val="center"/>
              <w:rPr>
                <w:rFonts w:ascii="Calibri" w:hAnsi="Calibri"/>
                <w:b/>
                <w:sz w:val="18"/>
                <w:szCs w:val="18"/>
              </w:rPr>
            </w:pPr>
            <w:r w:rsidRPr="000D1CB5">
              <w:rPr>
                <w:rFonts w:ascii="Calibri" w:hAnsi="Calibri"/>
                <w:b/>
                <w:sz w:val="18"/>
                <w:szCs w:val="18"/>
              </w:rPr>
              <w:t>65</w:t>
            </w:r>
          </w:p>
        </w:tc>
        <w:tc>
          <w:tcPr>
            <w:tcW w:w="0" w:type="auto"/>
            <w:vAlign w:val="center"/>
          </w:tcPr>
          <w:p w14:paraId="1042F430" w14:textId="77777777" w:rsidR="0046104C" w:rsidRPr="000D1CB5" w:rsidRDefault="0046104C" w:rsidP="0048330D">
            <w:pPr>
              <w:jc w:val="center"/>
              <w:rPr>
                <w:rFonts w:ascii="Calibri" w:hAnsi="Calibri"/>
                <w:b/>
                <w:sz w:val="18"/>
                <w:szCs w:val="18"/>
              </w:rPr>
            </w:pPr>
            <w:r w:rsidRPr="000D1CB5">
              <w:rPr>
                <w:rFonts w:ascii="Calibri" w:hAnsi="Calibri"/>
                <w:b/>
                <w:sz w:val="18"/>
                <w:szCs w:val="18"/>
              </w:rPr>
              <w:t>70</w:t>
            </w:r>
          </w:p>
        </w:tc>
        <w:tc>
          <w:tcPr>
            <w:tcW w:w="0" w:type="auto"/>
            <w:vAlign w:val="center"/>
          </w:tcPr>
          <w:p w14:paraId="1042F431" w14:textId="77777777" w:rsidR="0046104C" w:rsidRPr="000D1CB5" w:rsidRDefault="0046104C" w:rsidP="0048330D">
            <w:pPr>
              <w:jc w:val="center"/>
              <w:rPr>
                <w:rFonts w:ascii="Calibri" w:hAnsi="Calibri"/>
                <w:b/>
                <w:sz w:val="18"/>
                <w:szCs w:val="18"/>
              </w:rPr>
            </w:pPr>
            <w:r w:rsidRPr="000D1CB5">
              <w:rPr>
                <w:rFonts w:ascii="Calibri" w:hAnsi="Calibri"/>
                <w:b/>
                <w:sz w:val="18"/>
                <w:szCs w:val="18"/>
              </w:rPr>
              <w:t>75</w:t>
            </w:r>
          </w:p>
        </w:tc>
        <w:tc>
          <w:tcPr>
            <w:tcW w:w="0" w:type="auto"/>
            <w:vAlign w:val="center"/>
          </w:tcPr>
          <w:p w14:paraId="1042F432" w14:textId="77777777" w:rsidR="0046104C" w:rsidRPr="000D1CB5" w:rsidRDefault="0046104C" w:rsidP="0048330D">
            <w:pPr>
              <w:jc w:val="center"/>
              <w:rPr>
                <w:rFonts w:ascii="Calibri" w:hAnsi="Calibri"/>
                <w:b/>
                <w:sz w:val="18"/>
                <w:szCs w:val="18"/>
              </w:rPr>
            </w:pPr>
            <w:r w:rsidRPr="000D1CB5">
              <w:rPr>
                <w:rFonts w:ascii="Calibri" w:hAnsi="Calibri"/>
                <w:b/>
                <w:sz w:val="18"/>
                <w:szCs w:val="18"/>
              </w:rPr>
              <w:t>80</w:t>
            </w:r>
          </w:p>
        </w:tc>
        <w:tc>
          <w:tcPr>
            <w:tcW w:w="0" w:type="auto"/>
            <w:vAlign w:val="center"/>
          </w:tcPr>
          <w:p w14:paraId="1042F433" w14:textId="77777777" w:rsidR="0046104C" w:rsidRPr="000D1CB5" w:rsidRDefault="0046104C" w:rsidP="0048330D">
            <w:pPr>
              <w:jc w:val="center"/>
              <w:rPr>
                <w:rFonts w:ascii="Calibri" w:hAnsi="Calibri"/>
                <w:b/>
                <w:sz w:val="18"/>
                <w:szCs w:val="18"/>
              </w:rPr>
            </w:pPr>
            <w:r w:rsidRPr="000D1CB5">
              <w:rPr>
                <w:rFonts w:ascii="Calibri" w:hAnsi="Calibri"/>
                <w:b/>
                <w:sz w:val="18"/>
                <w:szCs w:val="18"/>
              </w:rPr>
              <w:t>85</w:t>
            </w:r>
          </w:p>
        </w:tc>
        <w:tc>
          <w:tcPr>
            <w:tcW w:w="0" w:type="auto"/>
            <w:vAlign w:val="center"/>
          </w:tcPr>
          <w:p w14:paraId="1042F434" w14:textId="77777777" w:rsidR="0046104C" w:rsidRPr="000D1CB5" w:rsidRDefault="0046104C" w:rsidP="0048330D">
            <w:pPr>
              <w:jc w:val="center"/>
              <w:rPr>
                <w:rFonts w:ascii="Calibri" w:hAnsi="Calibri"/>
                <w:b/>
                <w:sz w:val="18"/>
                <w:szCs w:val="18"/>
              </w:rPr>
            </w:pPr>
            <w:r w:rsidRPr="000D1CB5">
              <w:rPr>
                <w:rFonts w:ascii="Calibri" w:hAnsi="Calibri"/>
                <w:b/>
                <w:sz w:val="18"/>
                <w:szCs w:val="18"/>
              </w:rPr>
              <w:t>90</w:t>
            </w:r>
          </w:p>
        </w:tc>
      </w:tr>
      <w:tr w:rsidR="0046104C" w:rsidRPr="000D1CB5" w14:paraId="1042F441" w14:textId="77777777" w:rsidTr="00147921">
        <w:trPr>
          <w:cantSplit/>
          <w:trHeight w:hRule="exact" w:val="187"/>
          <w:jc w:val="center"/>
        </w:trPr>
        <w:tc>
          <w:tcPr>
            <w:tcW w:w="0" w:type="auto"/>
            <w:vMerge w:val="restart"/>
          </w:tcPr>
          <w:p w14:paraId="1042F436" w14:textId="77777777" w:rsidR="0046104C" w:rsidRPr="000D1CB5" w:rsidRDefault="0046104C" w:rsidP="0048330D">
            <w:pPr>
              <w:keepNext/>
              <w:keepLines/>
              <w:rPr>
                <w:rFonts w:ascii="Calibri" w:hAnsi="Calibri"/>
                <w:b/>
                <w:sz w:val="18"/>
                <w:szCs w:val="18"/>
              </w:rPr>
            </w:pPr>
            <w:r w:rsidRPr="000D1CB5">
              <w:rPr>
                <w:rFonts w:ascii="Calibri" w:hAnsi="Calibri"/>
                <w:b/>
                <w:sz w:val="18"/>
                <w:szCs w:val="18"/>
              </w:rPr>
              <w:t>Outside Temp (F)</w:t>
            </w:r>
          </w:p>
        </w:tc>
        <w:tc>
          <w:tcPr>
            <w:tcW w:w="0" w:type="auto"/>
            <w:vAlign w:val="center"/>
          </w:tcPr>
          <w:p w14:paraId="1042F437" w14:textId="77777777" w:rsidR="0046104C" w:rsidRPr="000D1CB5" w:rsidRDefault="0046104C" w:rsidP="0048330D">
            <w:pPr>
              <w:jc w:val="center"/>
              <w:rPr>
                <w:rFonts w:ascii="Calibri" w:hAnsi="Calibri"/>
                <w:b/>
                <w:sz w:val="18"/>
                <w:szCs w:val="18"/>
              </w:rPr>
            </w:pPr>
            <w:r w:rsidRPr="000D1CB5">
              <w:rPr>
                <w:rFonts w:ascii="Calibri" w:hAnsi="Calibri"/>
                <w:b/>
                <w:sz w:val="18"/>
                <w:szCs w:val="18"/>
              </w:rPr>
              <w:t>-20</w:t>
            </w:r>
          </w:p>
        </w:tc>
        <w:tc>
          <w:tcPr>
            <w:tcW w:w="0" w:type="auto"/>
            <w:vAlign w:val="center"/>
          </w:tcPr>
          <w:p w14:paraId="1042F438" w14:textId="77777777" w:rsidR="0046104C" w:rsidRPr="000D1CB5" w:rsidRDefault="0046104C" w:rsidP="0048330D">
            <w:pPr>
              <w:jc w:val="center"/>
              <w:rPr>
                <w:rFonts w:ascii="Calibri" w:hAnsi="Calibri"/>
                <w:sz w:val="18"/>
                <w:szCs w:val="18"/>
              </w:rPr>
            </w:pPr>
            <w:r w:rsidRPr="000D1CB5">
              <w:rPr>
                <w:rFonts w:ascii="Calibri" w:hAnsi="Calibri"/>
                <w:sz w:val="18"/>
                <w:szCs w:val="18"/>
              </w:rPr>
              <w:t>1.062</w:t>
            </w:r>
          </w:p>
        </w:tc>
        <w:tc>
          <w:tcPr>
            <w:tcW w:w="0" w:type="auto"/>
            <w:vAlign w:val="center"/>
          </w:tcPr>
          <w:p w14:paraId="1042F439" w14:textId="77777777" w:rsidR="0046104C" w:rsidRPr="000D1CB5" w:rsidRDefault="0046104C" w:rsidP="0048330D">
            <w:pPr>
              <w:jc w:val="center"/>
              <w:rPr>
                <w:rFonts w:ascii="Calibri" w:hAnsi="Calibri"/>
                <w:sz w:val="18"/>
                <w:szCs w:val="18"/>
              </w:rPr>
            </w:pPr>
            <w:r w:rsidRPr="000D1CB5">
              <w:rPr>
                <w:rFonts w:ascii="Calibri" w:hAnsi="Calibri"/>
                <w:sz w:val="18"/>
                <w:szCs w:val="18"/>
              </w:rPr>
              <w:t>1.072</w:t>
            </w:r>
          </w:p>
        </w:tc>
        <w:tc>
          <w:tcPr>
            <w:tcW w:w="0" w:type="auto"/>
            <w:vAlign w:val="center"/>
          </w:tcPr>
          <w:p w14:paraId="1042F43A" w14:textId="77777777" w:rsidR="0046104C" w:rsidRPr="000D1CB5" w:rsidRDefault="0046104C" w:rsidP="0048330D">
            <w:pPr>
              <w:jc w:val="center"/>
              <w:rPr>
                <w:rFonts w:ascii="Calibri" w:hAnsi="Calibri"/>
                <w:sz w:val="18"/>
                <w:szCs w:val="18"/>
              </w:rPr>
            </w:pPr>
            <w:r w:rsidRPr="000D1CB5">
              <w:rPr>
                <w:rFonts w:ascii="Calibri" w:hAnsi="Calibri"/>
                <w:sz w:val="18"/>
                <w:szCs w:val="18"/>
              </w:rPr>
              <w:t>1.081</w:t>
            </w:r>
          </w:p>
        </w:tc>
        <w:tc>
          <w:tcPr>
            <w:tcW w:w="0" w:type="auto"/>
            <w:vAlign w:val="center"/>
          </w:tcPr>
          <w:p w14:paraId="1042F43B" w14:textId="77777777" w:rsidR="0046104C" w:rsidRPr="000D1CB5" w:rsidRDefault="0046104C" w:rsidP="0048330D">
            <w:pPr>
              <w:jc w:val="center"/>
              <w:rPr>
                <w:rFonts w:ascii="Calibri" w:hAnsi="Calibri"/>
                <w:sz w:val="18"/>
                <w:szCs w:val="18"/>
              </w:rPr>
            </w:pPr>
            <w:r w:rsidRPr="000D1CB5">
              <w:rPr>
                <w:rFonts w:ascii="Calibri" w:hAnsi="Calibri"/>
                <w:sz w:val="18"/>
                <w:szCs w:val="18"/>
              </w:rPr>
              <w:t>1.090</w:t>
            </w:r>
          </w:p>
        </w:tc>
        <w:tc>
          <w:tcPr>
            <w:tcW w:w="0" w:type="auto"/>
            <w:vAlign w:val="center"/>
          </w:tcPr>
          <w:p w14:paraId="1042F43C" w14:textId="77777777" w:rsidR="0046104C" w:rsidRPr="000D1CB5" w:rsidRDefault="0046104C" w:rsidP="0048330D">
            <w:pPr>
              <w:jc w:val="center"/>
              <w:rPr>
                <w:rFonts w:ascii="Calibri" w:hAnsi="Calibri"/>
                <w:sz w:val="18"/>
                <w:szCs w:val="18"/>
              </w:rPr>
            </w:pPr>
            <w:r w:rsidRPr="000D1CB5">
              <w:rPr>
                <w:rFonts w:ascii="Calibri" w:hAnsi="Calibri"/>
                <w:sz w:val="18"/>
                <w:szCs w:val="18"/>
              </w:rPr>
              <w:t>1.099</w:t>
            </w:r>
          </w:p>
        </w:tc>
        <w:tc>
          <w:tcPr>
            <w:tcW w:w="0" w:type="auto"/>
            <w:vAlign w:val="center"/>
          </w:tcPr>
          <w:p w14:paraId="1042F43D" w14:textId="77777777" w:rsidR="0046104C" w:rsidRPr="000D1CB5" w:rsidRDefault="0046104C" w:rsidP="0048330D">
            <w:pPr>
              <w:jc w:val="center"/>
              <w:rPr>
                <w:rFonts w:ascii="Calibri" w:hAnsi="Calibri"/>
                <w:sz w:val="18"/>
                <w:szCs w:val="18"/>
              </w:rPr>
            </w:pPr>
            <w:r w:rsidRPr="000D1CB5">
              <w:rPr>
                <w:rFonts w:ascii="Calibri" w:hAnsi="Calibri"/>
                <w:sz w:val="18"/>
                <w:szCs w:val="18"/>
              </w:rPr>
              <w:t>1.108</w:t>
            </w:r>
          </w:p>
        </w:tc>
        <w:tc>
          <w:tcPr>
            <w:tcW w:w="0" w:type="auto"/>
            <w:vAlign w:val="center"/>
          </w:tcPr>
          <w:p w14:paraId="1042F43E" w14:textId="77777777" w:rsidR="0046104C" w:rsidRPr="000D1CB5" w:rsidRDefault="0046104C" w:rsidP="0048330D">
            <w:pPr>
              <w:jc w:val="center"/>
              <w:rPr>
                <w:rFonts w:ascii="Calibri" w:hAnsi="Calibri"/>
                <w:sz w:val="18"/>
                <w:szCs w:val="18"/>
              </w:rPr>
            </w:pPr>
            <w:r w:rsidRPr="000D1CB5">
              <w:rPr>
                <w:rFonts w:ascii="Calibri" w:hAnsi="Calibri"/>
                <w:sz w:val="18"/>
                <w:szCs w:val="18"/>
              </w:rPr>
              <w:t>1.117</w:t>
            </w:r>
          </w:p>
        </w:tc>
        <w:tc>
          <w:tcPr>
            <w:tcW w:w="0" w:type="auto"/>
            <w:vAlign w:val="center"/>
          </w:tcPr>
          <w:p w14:paraId="1042F43F" w14:textId="77777777" w:rsidR="0046104C" w:rsidRPr="000D1CB5" w:rsidRDefault="0046104C" w:rsidP="0048330D">
            <w:pPr>
              <w:jc w:val="center"/>
              <w:rPr>
                <w:rFonts w:ascii="Calibri" w:hAnsi="Calibri"/>
                <w:sz w:val="18"/>
                <w:szCs w:val="18"/>
              </w:rPr>
            </w:pPr>
            <w:r w:rsidRPr="000D1CB5">
              <w:rPr>
                <w:rFonts w:ascii="Calibri" w:hAnsi="Calibri"/>
                <w:sz w:val="18"/>
                <w:szCs w:val="18"/>
              </w:rPr>
              <w:t>1.127</w:t>
            </w:r>
          </w:p>
        </w:tc>
        <w:tc>
          <w:tcPr>
            <w:tcW w:w="0" w:type="auto"/>
            <w:vAlign w:val="center"/>
          </w:tcPr>
          <w:p w14:paraId="1042F440" w14:textId="77777777" w:rsidR="0046104C" w:rsidRPr="000D1CB5" w:rsidRDefault="0046104C" w:rsidP="0048330D">
            <w:pPr>
              <w:jc w:val="center"/>
              <w:rPr>
                <w:rFonts w:ascii="Calibri" w:hAnsi="Calibri"/>
                <w:sz w:val="18"/>
                <w:szCs w:val="18"/>
              </w:rPr>
            </w:pPr>
            <w:r w:rsidRPr="000D1CB5">
              <w:rPr>
                <w:rFonts w:ascii="Calibri" w:hAnsi="Calibri"/>
                <w:sz w:val="18"/>
                <w:szCs w:val="18"/>
              </w:rPr>
              <w:t>1.136</w:t>
            </w:r>
          </w:p>
        </w:tc>
      </w:tr>
      <w:tr w:rsidR="0046104C" w:rsidRPr="000D1CB5" w14:paraId="1042F44D" w14:textId="77777777" w:rsidTr="00147921">
        <w:trPr>
          <w:cantSplit/>
          <w:trHeight w:hRule="exact" w:val="187"/>
          <w:jc w:val="center"/>
        </w:trPr>
        <w:tc>
          <w:tcPr>
            <w:tcW w:w="0" w:type="auto"/>
            <w:vMerge/>
            <w:vAlign w:val="center"/>
          </w:tcPr>
          <w:p w14:paraId="1042F442" w14:textId="77777777" w:rsidR="0046104C" w:rsidRPr="000D1CB5" w:rsidRDefault="0046104C" w:rsidP="0048330D">
            <w:pPr>
              <w:jc w:val="center"/>
              <w:rPr>
                <w:rFonts w:ascii="Calibri" w:hAnsi="Calibri"/>
                <w:sz w:val="18"/>
                <w:szCs w:val="18"/>
              </w:rPr>
            </w:pPr>
          </w:p>
        </w:tc>
        <w:tc>
          <w:tcPr>
            <w:tcW w:w="0" w:type="auto"/>
            <w:vAlign w:val="center"/>
          </w:tcPr>
          <w:p w14:paraId="1042F443" w14:textId="77777777" w:rsidR="0046104C" w:rsidRPr="000D1CB5" w:rsidRDefault="0046104C" w:rsidP="0048330D">
            <w:pPr>
              <w:jc w:val="center"/>
              <w:rPr>
                <w:rFonts w:ascii="Calibri" w:hAnsi="Calibri"/>
                <w:b/>
                <w:sz w:val="18"/>
                <w:szCs w:val="18"/>
              </w:rPr>
            </w:pPr>
            <w:r w:rsidRPr="000D1CB5">
              <w:rPr>
                <w:rFonts w:ascii="Calibri" w:hAnsi="Calibri"/>
                <w:b/>
                <w:sz w:val="18"/>
                <w:szCs w:val="18"/>
              </w:rPr>
              <w:t>-15</w:t>
            </w:r>
          </w:p>
        </w:tc>
        <w:tc>
          <w:tcPr>
            <w:tcW w:w="0" w:type="auto"/>
            <w:vAlign w:val="center"/>
          </w:tcPr>
          <w:p w14:paraId="1042F444" w14:textId="77777777" w:rsidR="0046104C" w:rsidRPr="000D1CB5" w:rsidRDefault="0046104C" w:rsidP="0048330D">
            <w:pPr>
              <w:jc w:val="center"/>
              <w:rPr>
                <w:rFonts w:ascii="Calibri" w:hAnsi="Calibri"/>
                <w:sz w:val="18"/>
                <w:szCs w:val="18"/>
              </w:rPr>
            </w:pPr>
            <w:r w:rsidRPr="000D1CB5">
              <w:rPr>
                <w:rFonts w:ascii="Calibri" w:hAnsi="Calibri"/>
                <w:sz w:val="18"/>
                <w:szCs w:val="18"/>
              </w:rPr>
              <w:t>1.056</w:t>
            </w:r>
          </w:p>
        </w:tc>
        <w:tc>
          <w:tcPr>
            <w:tcW w:w="0" w:type="auto"/>
            <w:vAlign w:val="center"/>
          </w:tcPr>
          <w:p w14:paraId="1042F445" w14:textId="77777777" w:rsidR="0046104C" w:rsidRPr="000D1CB5" w:rsidRDefault="0046104C" w:rsidP="0048330D">
            <w:pPr>
              <w:jc w:val="center"/>
              <w:rPr>
                <w:rFonts w:ascii="Calibri" w:hAnsi="Calibri"/>
                <w:sz w:val="18"/>
                <w:szCs w:val="18"/>
              </w:rPr>
            </w:pPr>
            <w:r w:rsidRPr="000D1CB5">
              <w:rPr>
                <w:rFonts w:ascii="Calibri" w:hAnsi="Calibri"/>
                <w:sz w:val="18"/>
                <w:szCs w:val="18"/>
              </w:rPr>
              <w:t>1.066</w:t>
            </w:r>
          </w:p>
        </w:tc>
        <w:tc>
          <w:tcPr>
            <w:tcW w:w="0" w:type="auto"/>
            <w:vAlign w:val="center"/>
          </w:tcPr>
          <w:p w14:paraId="1042F446" w14:textId="77777777" w:rsidR="0046104C" w:rsidRPr="000D1CB5" w:rsidRDefault="0046104C" w:rsidP="0048330D">
            <w:pPr>
              <w:jc w:val="center"/>
              <w:rPr>
                <w:rFonts w:ascii="Calibri" w:hAnsi="Calibri"/>
                <w:sz w:val="18"/>
                <w:szCs w:val="18"/>
              </w:rPr>
            </w:pPr>
            <w:r w:rsidRPr="000D1CB5">
              <w:rPr>
                <w:rFonts w:ascii="Calibri" w:hAnsi="Calibri"/>
                <w:sz w:val="18"/>
                <w:szCs w:val="18"/>
              </w:rPr>
              <w:t>1.075</w:t>
            </w:r>
          </w:p>
        </w:tc>
        <w:tc>
          <w:tcPr>
            <w:tcW w:w="0" w:type="auto"/>
            <w:vAlign w:val="center"/>
          </w:tcPr>
          <w:p w14:paraId="1042F447" w14:textId="77777777" w:rsidR="0046104C" w:rsidRPr="000D1CB5" w:rsidRDefault="0046104C" w:rsidP="0048330D">
            <w:pPr>
              <w:jc w:val="center"/>
              <w:rPr>
                <w:rFonts w:ascii="Calibri" w:hAnsi="Calibri"/>
                <w:sz w:val="18"/>
                <w:szCs w:val="18"/>
              </w:rPr>
            </w:pPr>
            <w:r w:rsidRPr="000D1CB5">
              <w:rPr>
                <w:rFonts w:ascii="Calibri" w:hAnsi="Calibri"/>
                <w:sz w:val="18"/>
                <w:szCs w:val="18"/>
              </w:rPr>
              <w:t>1.084</w:t>
            </w:r>
          </w:p>
        </w:tc>
        <w:tc>
          <w:tcPr>
            <w:tcW w:w="0" w:type="auto"/>
            <w:vAlign w:val="center"/>
          </w:tcPr>
          <w:p w14:paraId="1042F448" w14:textId="77777777" w:rsidR="0046104C" w:rsidRPr="000D1CB5" w:rsidRDefault="0046104C" w:rsidP="0048330D">
            <w:pPr>
              <w:jc w:val="center"/>
              <w:rPr>
                <w:rFonts w:ascii="Calibri" w:hAnsi="Calibri"/>
                <w:sz w:val="18"/>
                <w:szCs w:val="18"/>
              </w:rPr>
            </w:pPr>
            <w:r w:rsidRPr="000D1CB5">
              <w:rPr>
                <w:rFonts w:ascii="Calibri" w:hAnsi="Calibri"/>
                <w:sz w:val="18"/>
                <w:szCs w:val="18"/>
              </w:rPr>
              <w:t>1.093</w:t>
            </w:r>
          </w:p>
        </w:tc>
        <w:tc>
          <w:tcPr>
            <w:tcW w:w="0" w:type="auto"/>
            <w:vAlign w:val="center"/>
          </w:tcPr>
          <w:p w14:paraId="1042F449" w14:textId="77777777" w:rsidR="0046104C" w:rsidRPr="000D1CB5" w:rsidRDefault="0046104C" w:rsidP="0048330D">
            <w:pPr>
              <w:jc w:val="center"/>
              <w:rPr>
                <w:rFonts w:ascii="Calibri" w:hAnsi="Calibri"/>
                <w:sz w:val="18"/>
                <w:szCs w:val="18"/>
              </w:rPr>
            </w:pPr>
            <w:r w:rsidRPr="000D1CB5">
              <w:rPr>
                <w:rFonts w:ascii="Calibri" w:hAnsi="Calibri"/>
                <w:sz w:val="18"/>
                <w:szCs w:val="18"/>
              </w:rPr>
              <w:t>1.102</w:t>
            </w:r>
          </w:p>
        </w:tc>
        <w:tc>
          <w:tcPr>
            <w:tcW w:w="0" w:type="auto"/>
            <w:vAlign w:val="center"/>
          </w:tcPr>
          <w:p w14:paraId="1042F44A" w14:textId="77777777" w:rsidR="0046104C" w:rsidRPr="000D1CB5" w:rsidRDefault="0046104C" w:rsidP="0048330D">
            <w:pPr>
              <w:jc w:val="center"/>
              <w:rPr>
                <w:rFonts w:ascii="Calibri" w:hAnsi="Calibri"/>
                <w:sz w:val="18"/>
                <w:szCs w:val="18"/>
              </w:rPr>
            </w:pPr>
            <w:r w:rsidRPr="000D1CB5">
              <w:rPr>
                <w:rFonts w:ascii="Calibri" w:hAnsi="Calibri"/>
                <w:sz w:val="18"/>
                <w:szCs w:val="18"/>
              </w:rPr>
              <w:t>1.111</w:t>
            </w:r>
          </w:p>
        </w:tc>
        <w:tc>
          <w:tcPr>
            <w:tcW w:w="0" w:type="auto"/>
            <w:vAlign w:val="center"/>
          </w:tcPr>
          <w:p w14:paraId="1042F44B" w14:textId="77777777" w:rsidR="0046104C" w:rsidRPr="000D1CB5" w:rsidRDefault="0046104C" w:rsidP="0048330D">
            <w:pPr>
              <w:jc w:val="center"/>
              <w:rPr>
                <w:rFonts w:ascii="Calibri" w:hAnsi="Calibri"/>
                <w:sz w:val="18"/>
                <w:szCs w:val="18"/>
              </w:rPr>
            </w:pPr>
            <w:r w:rsidRPr="000D1CB5">
              <w:rPr>
                <w:rFonts w:ascii="Calibri" w:hAnsi="Calibri"/>
                <w:sz w:val="18"/>
                <w:szCs w:val="18"/>
              </w:rPr>
              <w:t>1.120</w:t>
            </w:r>
          </w:p>
        </w:tc>
        <w:tc>
          <w:tcPr>
            <w:tcW w:w="0" w:type="auto"/>
            <w:vAlign w:val="center"/>
          </w:tcPr>
          <w:p w14:paraId="1042F44C" w14:textId="77777777" w:rsidR="0046104C" w:rsidRPr="000D1CB5" w:rsidRDefault="0046104C" w:rsidP="0048330D">
            <w:pPr>
              <w:jc w:val="center"/>
              <w:rPr>
                <w:rFonts w:ascii="Calibri" w:hAnsi="Calibri"/>
                <w:sz w:val="18"/>
                <w:szCs w:val="18"/>
              </w:rPr>
            </w:pPr>
            <w:r w:rsidRPr="000D1CB5">
              <w:rPr>
                <w:rFonts w:ascii="Calibri" w:hAnsi="Calibri"/>
                <w:sz w:val="18"/>
                <w:szCs w:val="18"/>
              </w:rPr>
              <w:t>1.129</w:t>
            </w:r>
          </w:p>
        </w:tc>
      </w:tr>
      <w:tr w:rsidR="0046104C" w:rsidRPr="000D1CB5" w14:paraId="1042F459" w14:textId="77777777" w:rsidTr="00147921">
        <w:trPr>
          <w:cantSplit/>
          <w:trHeight w:hRule="exact" w:val="187"/>
          <w:jc w:val="center"/>
        </w:trPr>
        <w:tc>
          <w:tcPr>
            <w:tcW w:w="0" w:type="auto"/>
            <w:vMerge/>
            <w:vAlign w:val="center"/>
          </w:tcPr>
          <w:p w14:paraId="1042F44E" w14:textId="77777777" w:rsidR="0046104C" w:rsidRPr="000D1CB5" w:rsidRDefault="0046104C" w:rsidP="0048330D">
            <w:pPr>
              <w:jc w:val="center"/>
              <w:rPr>
                <w:rFonts w:ascii="Calibri" w:hAnsi="Calibri"/>
                <w:sz w:val="18"/>
                <w:szCs w:val="18"/>
              </w:rPr>
            </w:pPr>
          </w:p>
        </w:tc>
        <w:tc>
          <w:tcPr>
            <w:tcW w:w="0" w:type="auto"/>
            <w:vAlign w:val="center"/>
          </w:tcPr>
          <w:p w14:paraId="1042F44F" w14:textId="77777777" w:rsidR="0046104C" w:rsidRPr="000D1CB5" w:rsidRDefault="0046104C" w:rsidP="0048330D">
            <w:pPr>
              <w:jc w:val="center"/>
              <w:rPr>
                <w:rFonts w:ascii="Calibri" w:hAnsi="Calibri"/>
                <w:b/>
                <w:sz w:val="18"/>
                <w:szCs w:val="18"/>
              </w:rPr>
            </w:pPr>
            <w:r w:rsidRPr="000D1CB5">
              <w:rPr>
                <w:rFonts w:ascii="Calibri" w:hAnsi="Calibri"/>
                <w:b/>
                <w:sz w:val="18"/>
                <w:szCs w:val="18"/>
              </w:rPr>
              <w:t>-10</w:t>
            </w:r>
          </w:p>
        </w:tc>
        <w:tc>
          <w:tcPr>
            <w:tcW w:w="0" w:type="auto"/>
            <w:vAlign w:val="center"/>
          </w:tcPr>
          <w:p w14:paraId="1042F450" w14:textId="77777777" w:rsidR="0046104C" w:rsidRPr="000D1CB5" w:rsidRDefault="0046104C" w:rsidP="0048330D">
            <w:pPr>
              <w:jc w:val="center"/>
              <w:rPr>
                <w:rFonts w:ascii="Calibri" w:hAnsi="Calibri"/>
                <w:sz w:val="18"/>
                <w:szCs w:val="18"/>
              </w:rPr>
            </w:pPr>
            <w:r w:rsidRPr="000D1CB5">
              <w:rPr>
                <w:rFonts w:ascii="Calibri" w:hAnsi="Calibri"/>
                <w:sz w:val="18"/>
                <w:szCs w:val="18"/>
              </w:rPr>
              <w:t>1.051</w:t>
            </w:r>
          </w:p>
        </w:tc>
        <w:tc>
          <w:tcPr>
            <w:tcW w:w="0" w:type="auto"/>
            <w:vAlign w:val="center"/>
          </w:tcPr>
          <w:p w14:paraId="1042F451" w14:textId="77777777" w:rsidR="0046104C" w:rsidRPr="000D1CB5" w:rsidRDefault="0046104C" w:rsidP="0048330D">
            <w:pPr>
              <w:jc w:val="center"/>
              <w:rPr>
                <w:rFonts w:ascii="Calibri" w:hAnsi="Calibri"/>
                <w:sz w:val="18"/>
                <w:szCs w:val="18"/>
              </w:rPr>
            </w:pPr>
            <w:r w:rsidRPr="000D1CB5">
              <w:rPr>
                <w:rFonts w:ascii="Calibri" w:hAnsi="Calibri"/>
                <w:sz w:val="18"/>
                <w:szCs w:val="18"/>
              </w:rPr>
              <w:t>1.060</w:t>
            </w:r>
          </w:p>
        </w:tc>
        <w:tc>
          <w:tcPr>
            <w:tcW w:w="0" w:type="auto"/>
            <w:vAlign w:val="center"/>
          </w:tcPr>
          <w:p w14:paraId="1042F452" w14:textId="77777777" w:rsidR="0046104C" w:rsidRPr="000D1CB5" w:rsidRDefault="0046104C" w:rsidP="0048330D">
            <w:pPr>
              <w:jc w:val="center"/>
              <w:rPr>
                <w:rFonts w:ascii="Calibri" w:hAnsi="Calibri"/>
                <w:sz w:val="18"/>
                <w:szCs w:val="18"/>
              </w:rPr>
            </w:pPr>
            <w:r w:rsidRPr="000D1CB5">
              <w:rPr>
                <w:rFonts w:ascii="Calibri" w:hAnsi="Calibri"/>
                <w:sz w:val="18"/>
                <w:szCs w:val="18"/>
              </w:rPr>
              <w:t>1.069</w:t>
            </w:r>
          </w:p>
        </w:tc>
        <w:tc>
          <w:tcPr>
            <w:tcW w:w="0" w:type="auto"/>
            <w:vAlign w:val="center"/>
          </w:tcPr>
          <w:p w14:paraId="1042F453" w14:textId="77777777" w:rsidR="0046104C" w:rsidRPr="000D1CB5" w:rsidRDefault="0046104C" w:rsidP="0048330D">
            <w:pPr>
              <w:jc w:val="center"/>
              <w:rPr>
                <w:rFonts w:ascii="Calibri" w:hAnsi="Calibri"/>
                <w:sz w:val="18"/>
                <w:szCs w:val="18"/>
              </w:rPr>
            </w:pPr>
            <w:r w:rsidRPr="000D1CB5">
              <w:rPr>
                <w:rFonts w:ascii="Calibri" w:hAnsi="Calibri"/>
                <w:sz w:val="18"/>
                <w:szCs w:val="18"/>
              </w:rPr>
              <w:t>1.078</w:t>
            </w:r>
          </w:p>
        </w:tc>
        <w:tc>
          <w:tcPr>
            <w:tcW w:w="0" w:type="auto"/>
            <w:vAlign w:val="center"/>
          </w:tcPr>
          <w:p w14:paraId="1042F454" w14:textId="77777777" w:rsidR="0046104C" w:rsidRPr="000D1CB5" w:rsidRDefault="0046104C" w:rsidP="0048330D">
            <w:pPr>
              <w:jc w:val="center"/>
              <w:rPr>
                <w:rFonts w:ascii="Calibri" w:hAnsi="Calibri"/>
                <w:sz w:val="18"/>
                <w:szCs w:val="18"/>
              </w:rPr>
            </w:pPr>
            <w:r w:rsidRPr="000D1CB5">
              <w:rPr>
                <w:rFonts w:ascii="Calibri" w:hAnsi="Calibri"/>
                <w:sz w:val="18"/>
                <w:szCs w:val="18"/>
              </w:rPr>
              <w:t>1.087</w:t>
            </w:r>
          </w:p>
        </w:tc>
        <w:tc>
          <w:tcPr>
            <w:tcW w:w="0" w:type="auto"/>
            <w:vAlign w:val="center"/>
          </w:tcPr>
          <w:p w14:paraId="1042F455" w14:textId="77777777" w:rsidR="0046104C" w:rsidRPr="000D1CB5" w:rsidRDefault="0046104C" w:rsidP="0048330D">
            <w:pPr>
              <w:jc w:val="center"/>
              <w:rPr>
                <w:rFonts w:ascii="Calibri" w:hAnsi="Calibri"/>
                <w:sz w:val="18"/>
                <w:szCs w:val="18"/>
              </w:rPr>
            </w:pPr>
            <w:r w:rsidRPr="000D1CB5">
              <w:rPr>
                <w:rFonts w:ascii="Calibri" w:hAnsi="Calibri"/>
                <w:sz w:val="18"/>
                <w:szCs w:val="18"/>
              </w:rPr>
              <w:t>1.096</w:t>
            </w:r>
          </w:p>
        </w:tc>
        <w:tc>
          <w:tcPr>
            <w:tcW w:w="0" w:type="auto"/>
            <w:vAlign w:val="center"/>
          </w:tcPr>
          <w:p w14:paraId="1042F456" w14:textId="77777777" w:rsidR="0046104C" w:rsidRPr="000D1CB5" w:rsidRDefault="0046104C" w:rsidP="0048330D">
            <w:pPr>
              <w:jc w:val="center"/>
              <w:rPr>
                <w:rFonts w:ascii="Calibri" w:hAnsi="Calibri"/>
                <w:sz w:val="18"/>
                <w:szCs w:val="18"/>
              </w:rPr>
            </w:pPr>
            <w:r w:rsidRPr="000D1CB5">
              <w:rPr>
                <w:rFonts w:ascii="Calibri" w:hAnsi="Calibri"/>
                <w:sz w:val="18"/>
                <w:szCs w:val="18"/>
              </w:rPr>
              <w:t>1.105</w:t>
            </w:r>
          </w:p>
        </w:tc>
        <w:tc>
          <w:tcPr>
            <w:tcW w:w="0" w:type="auto"/>
            <w:vAlign w:val="center"/>
          </w:tcPr>
          <w:p w14:paraId="1042F457" w14:textId="77777777" w:rsidR="0046104C" w:rsidRPr="000D1CB5" w:rsidRDefault="0046104C" w:rsidP="0048330D">
            <w:pPr>
              <w:jc w:val="center"/>
              <w:rPr>
                <w:rFonts w:ascii="Calibri" w:hAnsi="Calibri"/>
                <w:sz w:val="18"/>
                <w:szCs w:val="18"/>
              </w:rPr>
            </w:pPr>
            <w:r w:rsidRPr="000D1CB5">
              <w:rPr>
                <w:rFonts w:ascii="Calibri" w:hAnsi="Calibri"/>
                <w:sz w:val="18"/>
                <w:szCs w:val="18"/>
              </w:rPr>
              <w:t>1.114</w:t>
            </w:r>
          </w:p>
        </w:tc>
        <w:tc>
          <w:tcPr>
            <w:tcW w:w="0" w:type="auto"/>
            <w:vAlign w:val="center"/>
          </w:tcPr>
          <w:p w14:paraId="1042F458" w14:textId="77777777" w:rsidR="0046104C" w:rsidRPr="000D1CB5" w:rsidRDefault="0046104C" w:rsidP="0048330D">
            <w:pPr>
              <w:jc w:val="center"/>
              <w:rPr>
                <w:rFonts w:ascii="Calibri" w:hAnsi="Calibri"/>
                <w:sz w:val="18"/>
                <w:szCs w:val="18"/>
              </w:rPr>
            </w:pPr>
            <w:r w:rsidRPr="000D1CB5">
              <w:rPr>
                <w:rFonts w:ascii="Calibri" w:hAnsi="Calibri"/>
                <w:sz w:val="18"/>
                <w:szCs w:val="18"/>
              </w:rPr>
              <w:t>1.123</w:t>
            </w:r>
          </w:p>
        </w:tc>
      </w:tr>
      <w:tr w:rsidR="0046104C" w:rsidRPr="000D1CB5" w14:paraId="1042F465" w14:textId="77777777" w:rsidTr="00147921">
        <w:trPr>
          <w:cantSplit/>
          <w:trHeight w:hRule="exact" w:val="187"/>
          <w:jc w:val="center"/>
        </w:trPr>
        <w:tc>
          <w:tcPr>
            <w:tcW w:w="0" w:type="auto"/>
            <w:vMerge/>
            <w:vAlign w:val="center"/>
          </w:tcPr>
          <w:p w14:paraId="1042F45A" w14:textId="77777777" w:rsidR="0046104C" w:rsidRPr="000D1CB5" w:rsidRDefault="0046104C" w:rsidP="0048330D">
            <w:pPr>
              <w:jc w:val="center"/>
              <w:rPr>
                <w:rFonts w:ascii="Calibri" w:hAnsi="Calibri"/>
                <w:sz w:val="18"/>
                <w:szCs w:val="18"/>
              </w:rPr>
            </w:pPr>
          </w:p>
        </w:tc>
        <w:tc>
          <w:tcPr>
            <w:tcW w:w="0" w:type="auto"/>
            <w:vAlign w:val="center"/>
          </w:tcPr>
          <w:p w14:paraId="1042F45B" w14:textId="77777777" w:rsidR="0046104C" w:rsidRPr="000D1CB5" w:rsidRDefault="0046104C" w:rsidP="0048330D">
            <w:pPr>
              <w:jc w:val="center"/>
              <w:rPr>
                <w:rFonts w:ascii="Calibri" w:hAnsi="Calibri"/>
                <w:b/>
                <w:sz w:val="18"/>
                <w:szCs w:val="18"/>
              </w:rPr>
            </w:pPr>
            <w:r w:rsidRPr="000D1CB5">
              <w:rPr>
                <w:rFonts w:ascii="Calibri" w:hAnsi="Calibri"/>
                <w:b/>
                <w:sz w:val="18"/>
                <w:szCs w:val="18"/>
              </w:rPr>
              <w:t>-5</w:t>
            </w:r>
          </w:p>
        </w:tc>
        <w:tc>
          <w:tcPr>
            <w:tcW w:w="0" w:type="auto"/>
            <w:vAlign w:val="center"/>
          </w:tcPr>
          <w:p w14:paraId="1042F45C" w14:textId="77777777" w:rsidR="0046104C" w:rsidRPr="000D1CB5" w:rsidRDefault="0046104C" w:rsidP="0048330D">
            <w:pPr>
              <w:jc w:val="center"/>
              <w:rPr>
                <w:rFonts w:ascii="Calibri" w:hAnsi="Calibri"/>
                <w:sz w:val="18"/>
                <w:szCs w:val="18"/>
              </w:rPr>
            </w:pPr>
            <w:r w:rsidRPr="000D1CB5">
              <w:rPr>
                <w:rFonts w:ascii="Calibri" w:hAnsi="Calibri"/>
                <w:sz w:val="18"/>
                <w:szCs w:val="18"/>
              </w:rPr>
              <w:t>1.045</w:t>
            </w:r>
          </w:p>
        </w:tc>
        <w:tc>
          <w:tcPr>
            <w:tcW w:w="0" w:type="auto"/>
            <w:vAlign w:val="center"/>
          </w:tcPr>
          <w:p w14:paraId="1042F45D" w14:textId="77777777" w:rsidR="0046104C" w:rsidRPr="000D1CB5" w:rsidRDefault="0046104C" w:rsidP="0048330D">
            <w:pPr>
              <w:jc w:val="center"/>
              <w:rPr>
                <w:rFonts w:ascii="Calibri" w:hAnsi="Calibri"/>
                <w:sz w:val="18"/>
                <w:szCs w:val="18"/>
              </w:rPr>
            </w:pPr>
            <w:r w:rsidRPr="000D1CB5">
              <w:rPr>
                <w:rFonts w:ascii="Calibri" w:hAnsi="Calibri"/>
                <w:sz w:val="18"/>
                <w:szCs w:val="18"/>
              </w:rPr>
              <w:t>1.054</w:t>
            </w:r>
          </w:p>
        </w:tc>
        <w:tc>
          <w:tcPr>
            <w:tcW w:w="0" w:type="auto"/>
            <w:vAlign w:val="center"/>
          </w:tcPr>
          <w:p w14:paraId="1042F45E" w14:textId="77777777" w:rsidR="0046104C" w:rsidRPr="000D1CB5" w:rsidRDefault="0046104C" w:rsidP="0048330D">
            <w:pPr>
              <w:jc w:val="center"/>
              <w:rPr>
                <w:rFonts w:ascii="Calibri" w:hAnsi="Calibri"/>
                <w:sz w:val="18"/>
                <w:szCs w:val="18"/>
              </w:rPr>
            </w:pPr>
            <w:r w:rsidRPr="000D1CB5">
              <w:rPr>
                <w:rFonts w:ascii="Calibri" w:hAnsi="Calibri"/>
                <w:sz w:val="18"/>
                <w:szCs w:val="18"/>
              </w:rPr>
              <w:t>1.063</w:t>
            </w:r>
          </w:p>
        </w:tc>
        <w:tc>
          <w:tcPr>
            <w:tcW w:w="0" w:type="auto"/>
            <w:vAlign w:val="center"/>
          </w:tcPr>
          <w:p w14:paraId="1042F45F" w14:textId="77777777" w:rsidR="0046104C" w:rsidRPr="000D1CB5" w:rsidRDefault="0046104C" w:rsidP="0048330D">
            <w:pPr>
              <w:jc w:val="center"/>
              <w:rPr>
                <w:rFonts w:ascii="Calibri" w:hAnsi="Calibri"/>
                <w:sz w:val="18"/>
                <w:szCs w:val="18"/>
              </w:rPr>
            </w:pPr>
            <w:r w:rsidRPr="000D1CB5">
              <w:rPr>
                <w:rFonts w:ascii="Calibri" w:hAnsi="Calibri"/>
                <w:sz w:val="18"/>
                <w:szCs w:val="18"/>
              </w:rPr>
              <w:t>1.072</w:t>
            </w:r>
          </w:p>
        </w:tc>
        <w:tc>
          <w:tcPr>
            <w:tcW w:w="0" w:type="auto"/>
            <w:vAlign w:val="center"/>
          </w:tcPr>
          <w:p w14:paraId="1042F460" w14:textId="77777777" w:rsidR="0046104C" w:rsidRPr="000D1CB5" w:rsidRDefault="0046104C" w:rsidP="0048330D">
            <w:pPr>
              <w:jc w:val="center"/>
              <w:rPr>
                <w:rFonts w:ascii="Calibri" w:hAnsi="Calibri"/>
                <w:sz w:val="18"/>
                <w:szCs w:val="18"/>
              </w:rPr>
            </w:pPr>
            <w:r w:rsidRPr="000D1CB5">
              <w:rPr>
                <w:rFonts w:ascii="Calibri" w:hAnsi="Calibri"/>
                <w:sz w:val="18"/>
                <w:szCs w:val="18"/>
              </w:rPr>
              <w:t>1.081</w:t>
            </w:r>
          </w:p>
        </w:tc>
        <w:tc>
          <w:tcPr>
            <w:tcW w:w="0" w:type="auto"/>
            <w:vAlign w:val="center"/>
          </w:tcPr>
          <w:p w14:paraId="1042F461" w14:textId="77777777" w:rsidR="0046104C" w:rsidRPr="000D1CB5" w:rsidRDefault="0046104C" w:rsidP="0048330D">
            <w:pPr>
              <w:jc w:val="center"/>
              <w:rPr>
                <w:rFonts w:ascii="Calibri" w:hAnsi="Calibri"/>
                <w:sz w:val="18"/>
                <w:szCs w:val="18"/>
              </w:rPr>
            </w:pPr>
            <w:r w:rsidRPr="000D1CB5">
              <w:rPr>
                <w:rFonts w:ascii="Calibri" w:hAnsi="Calibri"/>
                <w:sz w:val="18"/>
                <w:szCs w:val="18"/>
              </w:rPr>
              <w:t>1.090</w:t>
            </w:r>
          </w:p>
        </w:tc>
        <w:tc>
          <w:tcPr>
            <w:tcW w:w="0" w:type="auto"/>
            <w:vAlign w:val="center"/>
          </w:tcPr>
          <w:p w14:paraId="1042F462" w14:textId="77777777" w:rsidR="0046104C" w:rsidRPr="000D1CB5" w:rsidRDefault="0046104C" w:rsidP="0048330D">
            <w:pPr>
              <w:jc w:val="center"/>
              <w:rPr>
                <w:rFonts w:ascii="Calibri" w:hAnsi="Calibri"/>
                <w:sz w:val="18"/>
                <w:szCs w:val="18"/>
              </w:rPr>
            </w:pPr>
            <w:r w:rsidRPr="000D1CB5">
              <w:rPr>
                <w:rFonts w:ascii="Calibri" w:hAnsi="Calibri"/>
                <w:sz w:val="18"/>
                <w:szCs w:val="18"/>
              </w:rPr>
              <w:t>1.099</w:t>
            </w:r>
          </w:p>
        </w:tc>
        <w:tc>
          <w:tcPr>
            <w:tcW w:w="0" w:type="auto"/>
            <w:vAlign w:val="center"/>
          </w:tcPr>
          <w:p w14:paraId="1042F463" w14:textId="77777777" w:rsidR="0046104C" w:rsidRPr="000D1CB5" w:rsidRDefault="0046104C" w:rsidP="0048330D">
            <w:pPr>
              <w:jc w:val="center"/>
              <w:rPr>
                <w:rFonts w:ascii="Calibri" w:hAnsi="Calibri"/>
                <w:sz w:val="18"/>
                <w:szCs w:val="18"/>
              </w:rPr>
            </w:pPr>
            <w:r w:rsidRPr="000D1CB5">
              <w:rPr>
                <w:rFonts w:ascii="Calibri" w:hAnsi="Calibri"/>
                <w:sz w:val="18"/>
                <w:szCs w:val="18"/>
              </w:rPr>
              <w:t>1.108</w:t>
            </w:r>
          </w:p>
        </w:tc>
        <w:tc>
          <w:tcPr>
            <w:tcW w:w="0" w:type="auto"/>
            <w:vAlign w:val="center"/>
          </w:tcPr>
          <w:p w14:paraId="1042F464" w14:textId="77777777" w:rsidR="0046104C" w:rsidRPr="000D1CB5" w:rsidRDefault="0046104C" w:rsidP="0048330D">
            <w:pPr>
              <w:jc w:val="center"/>
              <w:rPr>
                <w:rFonts w:ascii="Calibri" w:hAnsi="Calibri"/>
                <w:sz w:val="18"/>
                <w:szCs w:val="18"/>
              </w:rPr>
            </w:pPr>
            <w:r w:rsidRPr="000D1CB5">
              <w:rPr>
                <w:rFonts w:ascii="Calibri" w:hAnsi="Calibri"/>
                <w:sz w:val="18"/>
                <w:szCs w:val="18"/>
              </w:rPr>
              <w:t>1.117</w:t>
            </w:r>
          </w:p>
        </w:tc>
      </w:tr>
      <w:tr w:rsidR="0046104C" w:rsidRPr="000D1CB5" w14:paraId="1042F471" w14:textId="77777777" w:rsidTr="00147921">
        <w:trPr>
          <w:cantSplit/>
          <w:trHeight w:hRule="exact" w:val="187"/>
          <w:jc w:val="center"/>
        </w:trPr>
        <w:tc>
          <w:tcPr>
            <w:tcW w:w="0" w:type="auto"/>
            <w:vMerge/>
            <w:vAlign w:val="center"/>
          </w:tcPr>
          <w:p w14:paraId="1042F466" w14:textId="77777777" w:rsidR="0046104C" w:rsidRPr="000D1CB5" w:rsidRDefault="0046104C" w:rsidP="0048330D">
            <w:pPr>
              <w:jc w:val="center"/>
              <w:rPr>
                <w:rFonts w:ascii="Calibri" w:hAnsi="Calibri"/>
                <w:sz w:val="18"/>
                <w:szCs w:val="18"/>
              </w:rPr>
            </w:pPr>
          </w:p>
        </w:tc>
        <w:tc>
          <w:tcPr>
            <w:tcW w:w="0" w:type="auto"/>
            <w:vAlign w:val="center"/>
          </w:tcPr>
          <w:p w14:paraId="1042F467" w14:textId="77777777" w:rsidR="0046104C" w:rsidRPr="000D1CB5" w:rsidRDefault="0046104C" w:rsidP="0048330D">
            <w:pPr>
              <w:jc w:val="center"/>
              <w:rPr>
                <w:rFonts w:ascii="Calibri" w:hAnsi="Calibri"/>
                <w:b/>
                <w:sz w:val="18"/>
                <w:szCs w:val="18"/>
              </w:rPr>
            </w:pPr>
            <w:r w:rsidRPr="000D1CB5">
              <w:rPr>
                <w:rFonts w:ascii="Calibri" w:hAnsi="Calibri"/>
                <w:b/>
                <w:sz w:val="18"/>
                <w:szCs w:val="18"/>
              </w:rPr>
              <w:t>0</w:t>
            </w:r>
          </w:p>
        </w:tc>
        <w:tc>
          <w:tcPr>
            <w:tcW w:w="0" w:type="auto"/>
            <w:vAlign w:val="center"/>
          </w:tcPr>
          <w:p w14:paraId="1042F468" w14:textId="77777777" w:rsidR="0046104C" w:rsidRPr="000D1CB5" w:rsidRDefault="0046104C" w:rsidP="0048330D">
            <w:pPr>
              <w:jc w:val="center"/>
              <w:rPr>
                <w:rFonts w:ascii="Calibri" w:hAnsi="Calibri"/>
                <w:sz w:val="18"/>
                <w:szCs w:val="18"/>
              </w:rPr>
            </w:pPr>
            <w:r w:rsidRPr="000D1CB5">
              <w:rPr>
                <w:rFonts w:ascii="Calibri" w:hAnsi="Calibri"/>
                <w:sz w:val="18"/>
                <w:szCs w:val="18"/>
              </w:rPr>
              <w:t>1.039</w:t>
            </w:r>
          </w:p>
        </w:tc>
        <w:tc>
          <w:tcPr>
            <w:tcW w:w="0" w:type="auto"/>
            <w:vAlign w:val="center"/>
          </w:tcPr>
          <w:p w14:paraId="1042F469" w14:textId="77777777" w:rsidR="0046104C" w:rsidRPr="000D1CB5" w:rsidRDefault="0046104C" w:rsidP="0048330D">
            <w:pPr>
              <w:jc w:val="center"/>
              <w:rPr>
                <w:rFonts w:ascii="Calibri" w:hAnsi="Calibri"/>
                <w:sz w:val="18"/>
                <w:szCs w:val="18"/>
              </w:rPr>
            </w:pPr>
            <w:r w:rsidRPr="000D1CB5">
              <w:rPr>
                <w:rFonts w:ascii="Calibri" w:hAnsi="Calibri"/>
                <w:sz w:val="18"/>
                <w:szCs w:val="18"/>
              </w:rPr>
              <w:t>1.048</w:t>
            </w:r>
          </w:p>
        </w:tc>
        <w:tc>
          <w:tcPr>
            <w:tcW w:w="0" w:type="auto"/>
            <w:vAlign w:val="center"/>
          </w:tcPr>
          <w:p w14:paraId="1042F46A" w14:textId="77777777" w:rsidR="0046104C" w:rsidRPr="000D1CB5" w:rsidRDefault="0046104C" w:rsidP="0048330D">
            <w:pPr>
              <w:jc w:val="center"/>
              <w:rPr>
                <w:rFonts w:ascii="Calibri" w:hAnsi="Calibri"/>
                <w:sz w:val="18"/>
                <w:szCs w:val="18"/>
              </w:rPr>
            </w:pPr>
            <w:r w:rsidRPr="000D1CB5">
              <w:rPr>
                <w:rFonts w:ascii="Calibri" w:hAnsi="Calibri"/>
                <w:sz w:val="18"/>
                <w:szCs w:val="18"/>
              </w:rPr>
              <w:t>1.057</w:t>
            </w:r>
          </w:p>
        </w:tc>
        <w:tc>
          <w:tcPr>
            <w:tcW w:w="0" w:type="auto"/>
            <w:vAlign w:val="center"/>
          </w:tcPr>
          <w:p w14:paraId="1042F46B" w14:textId="77777777" w:rsidR="0046104C" w:rsidRPr="000D1CB5" w:rsidRDefault="0046104C" w:rsidP="0048330D">
            <w:pPr>
              <w:jc w:val="center"/>
              <w:rPr>
                <w:rFonts w:ascii="Calibri" w:hAnsi="Calibri"/>
                <w:sz w:val="18"/>
                <w:szCs w:val="18"/>
              </w:rPr>
            </w:pPr>
            <w:r w:rsidRPr="000D1CB5">
              <w:rPr>
                <w:rFonts w:ascii="Calibri" w:hAnsi="Calibri"/>
                <w:sz w:val="18"/>
                <w:szCs w:val="18"/>
              </w:rPr>
              <w:t>1.066</w:t>
            </w:r>
          </w:p>
        </w:tc>
        <w:tc>
          <w:tcPr>
            <w:tcW w:w="0" w:type="auto"/>
            <w:vAlign w:val="center"/>
          </w:tcPr>
          <w:p w14:paraId="1042F46C" w14:textId="77777777" w:rsidR="0046104C" w:rsidRPr="000D1CB5" w:rsidRDefault="0046104C" w:rsidP="0048330D">
            <w:pPr>
              <w:jc w:val="center"/>
              <w:rPr>
                <w:rFonts w:ascii="Calibri" w:hAnsi="Calibri"/>
                <w:sz w:val="18"/>
                <w:szCs w:val="18"/>
              </w:rPr>
            </w:pPr>
            <w:r w:rsidRPr="000D1CB5">
              <w:rPr>
                <w:rFonts w:ascii="Calibri" w:hAnsi="Calibri"/>
                <w:sz w:val="18"/>
                <w:szCs w:val="18"/>
              </w:rPr>
              <w:t>1.075</w:t>
            </w:r>
          </w:p>
        </w:tc>
        <w:tc>
          <w:tcPr>
            <w:tcW w:w="0" w:type="auto"/>
            <w:vAlign w:val="center"/>
          </w:tcPr>
          <w:p w14:paraId="1042F46D" w14:textId="77777777" w:rsidR="0046104C" w:rsidRPr="000D1CB5" w:rsidRDefault="0046104C" w:rsidP="0048330D">
            <w:pPr>
              <w:jc w:val="center"/>
              <w:rPr>
                <w:rFonts w:ascii="Calibri" w:hAnsi="Calibri"/>
                <w:sz w:val="18"/>
                <w:szCs w:val="18"/>
              </w:rPr>
            </w:pPr>
            <w:r w:rsidRPr="000D1CB5">
              <w:rPr>
                <w:rFonts w:ascii="Calibri" w:hAnsi="Calibri"/>
                <w:sz w:val="18"/>
                <w:szCs w:val="18"/>
              </w:rPr>
              <w:t>1.084</w:t>
            </w:r>
          </w:p>
        </w:tc>
        <w:tc>
          <w:tcPr>
            <w:tcW w:w="0" w:type="auto"/>
            <w:vAlign w:val="center"/>
          </w:tcPr>
          <w:p w14:paraId="1042F46E" w14:textId="77777777" w:rsidR="0046104C" w:rsidRPr="000D1CB5" w:rsidRDefault="0046104C" w:rsidP="0048330D">
            <w:pPr>
              <w:jc w:val="center"/>
              <w:rPr>
                <w:rFonts w:ascii="Calibri" w:hAnsi="Calibri"/>
                <w:sz w:val="18"/>
                <w:szCs w:val="18"/>
              </w:rPr>
            </w:pPr>
            <w:r w:rsidRPr="000D1CB5">
              <w:rPr>
                <w:rFonts w:ascii="Calibri" w:hAnsi="Calibri"/>
                <w:sz w:val="18"/>
                <w:szCs w:val="18"/>
              </w:rPr>
              <w:t>1.093</w:t>
            </w:r>
          </w:p>
        </w:tc>
        <w:tc>
          <w:tcPr>
            <w:tcW w:w="0" w:type="auto"/>
            <w:vAlign w:val="center"/>
          </w:tcPr>
          <w:p w14:paraId="1042F46F" w14:textId="77777777" w:rsidR="0046104C" w:rsidRPr="000D1CB5" w:rsidRDefault="0046104C" w:rsidP="0048330D">
            <w:pPr>
              <w:jc w:val="center"/>
              <w:rPr>
                <w:rFonts w:ascii="Calibri" w:hAnsi="Calibri"/>
                <w:sz w:val="18"/>
                <w:szCs w:val="18"/>
              </w:rPr>
            </w:pPr>
            <w:r w:rsidRPr="000D1CB5">
              <w:rPr>
                <w:rFonts w:ascii="Calibri" w:hAnsi="Calibri"/>
                <w:sz w:val="18"/>
                <w:szCs w:val="18"/>
              </w:rPr>
              <w:t>1.102</w:t>
            </w:r>
          </w:p>
        </w:tc>
        <w:tc>
          <w:tcPr>
            <w:tcW w:w="0" w:type="auto"/>
            <w:vAlign w:val="center"/>
          </w:tcPr>
          <w:p w14:paraId="1042F470" w14:textId="77777777" w:rsidR="0046104C" w:rsidRPr="000D1CB5" w:rsidRDefault="0046104C" w:rsidP="0048330D">
            <w:pPr>
              <w:jc w:val="center"/>
              <w:rPr>
                <w:rFonts w:ascii="Calibri" w:hAnsi="Calibri"/>
                <w:sz w:val="18"/>
                <w:szCs w:val="18"/>
              </w:rPr>
            </w:pPr>
            <w:r w:rsidRPr="000D1CB5">
              <w:rPr>
                <w:rFonts w:ascii="Calibri" w:hAnsi="Calibri"/>
                <w:sz w:val="18"/>
                <w:szCs w:val="18"/>
              </w:rPr>
              <w:t>1.111</w:t>
            </w:r>
          </w:p>
        </w:tc>
      </w:tr>
      <w:tr w:rsidR="0046104C" w:rsidRPr="000D1CB5" w14:paraId="1042F47D" w14:textId="77777777" w:rsidTr="00147921">
        <w:trPr>
          <w:cantSplit/>
          <w:trHeight w:hRule="exact" w:val="187"/>
          <w:jc w:val="center"/>
        </w:trPr>
        <w:tc>
          <w:tcPr>
            <w:tcW w:w="0" w:type="auto"/>
            <w:vMerge/>
            <w:vAlign w:val="center"/>
          </w:tcPr>
          <w:p w14:paraId="1042F472" w14:textId="77777777" w:rsidR="0046104C" w:rsidRPr="000D1CB5" w:rsidRDefault="0046104C" w:rsidP="0048330D">
            <w:pPr>
              <w:jc w:val="center"/>
              <w:rPr>
                <w:rFonts w:ascii="Calibri" w:hAnsi="Calibri"/>
                <w:sz w:val="18"/>
                <w:szCs w:val="18"/>
              </w:rPr>
            </w:pPr>
          </w:p>
        </w:tc>
        <w:tc>
          <w:tcPr>
            <w:tcW w:w="0" w:type="auto"/>
            <w:vAlign w:val="center"/>
          </w:tcPr>
          <w:p w14:paraId="1042F473" w14:textId="77777777" w:rsidR="0046104C" w:rsidRPr="000D1CB5" w:rsidRDefault="0046104C" w:rsidP="0048330D">
            <w:pPr>
              <w:jc w:val="center"/>
              <w:rPr>
                <w:rFonts w:ascii="Calibri" w:hAnsi="Calibri"/>
                <w:b/>
                <w:sz w:val="18"/>
                <w:szCs w:val="18"/>
              </w:rPr>
            </w:pPr>
            <w:r w:rsidRPr="000D1CB5">
              <w:rPr>
                <w:rFonts w:ascii="Calibri" w:hAnsi="Calibri"/>
                <w:b/>
                <w:sz w:val="18"/>
                <w:szCs w:val="18"/>
              </w:rPr>
              <w:t>5</w:t>
            </w:r>
          </w:p>
        </w:tc>
        <w:tc>
          <w:tcPr>
            <w:tcW w:w="0" w:type="auto"/>
            <w:vAlign w:val="center"/>
          </w:tcPr>
          <w:p w14:paraId="1042F474" w14:textId="77777777" w:rsidR="0046104C" w:rsidRPr="000D1CB5" w:rsidRDefault="0046104C" w:rsidP="0048330D">
            <w:pPr>
              <w:jc w:val="center"/>
              <w:rPr>
                <w:rFonts w:ascii="Calibri" w:hAnsi="Calibri"/>
                <w:sz w:val="18"/>
                <w:szCs w:val="18"/>
              </w:rPr>
            </w:pPr>
            <w:r w:rsidRPr="000D1CB5">
              <w:rPr>
                <w:rFonts w:ascii="Calibri" w:hAnsi="Calibri"/>
                <w:sz w:val="18"/>
                <w:szCs w:val="18"/>
              </w:rPr>
              <w:t>1.033</w:t>
            </w:r>
          </w:p>
        </w:tc>
        <w:tc>
          <w:tcPr>
            <w:tcW w:w="0" w:type="auto"/>
            <w:vAlign w:val="center"/>
          </w:tcPr>
          <w:p w14:paraId="1042F475" w14:textId="77777777" w:rsidR="0046104C" w:rsidRPr="000D1CB5" w:rsidRDefault="0046104C" w:rsidP="0048330D">
            <w:pPr>
              <w:jc w:val="center"/>
              <w:rPr>
                <w:rFonts w:ascii="Calibri" w:hAnsi="Calibri"/>
                <w:sz w:val="18"/>
                <w:szCs w:val="18"/>
              </w:rPr>
            </w:pPr>
            <w:r w:rsidRPr="000D1CB5">
              <w:rPr>
                <w:rFonts w:ascii="Calibri" w:hAnsi="Calibri"/>
                <w:sz w:val="18"/>
                <w:szCs w:val="18"/>
              </w:rPr>
              <w:t>1.042</w:t>
            </w:r>
          </w:p>
        </w:tc>
        <w:tc>
          <w:tcPr>
            <w:tcW w:w="0" w:type="auto"/>
            <w:vAlign w:val="center"/>
          </w:tcPr>
          <w:p w14:paraId="1042F476" w14:textId="77777777" w:rsidR="0046104C" w:rsidRPr="000D1CB5" w:rsidRDefault="0046104C" w:rsidP="0048330D">
            <w:pPr>
              <w:jc w:val="center"/>
              <w:rPr>
                <w:rFonts w:ascii="Calibri" w:hAnsi="Calibri"/>
                <w:sz w:val="18"/>
                <w:szCs w:val="18"/>
              </w:rPr>
            </w:pPr>
            <w:r w:rsidRPr="000D1CB5">
              <w:rPr>
                <w:rFonts w:ascii="Calibri" w:hAnsi="Calibri"/>
                <w:sz w:val="18"/>
                <w:szCs w:val="18"/>
              </w:rPr>
              <w:t>1.051</w:t>
            </w:r>
          </w:p>
        </w:tc>
        <w:tc>
          <w:tcPr>
            <w:tcW w:w="0" w:type="auto"/>
            <w:vAlign w:val="center"/>
          </w:tcPr>
          <w:p w14:paraId="1042F477" w14:textId="77777777" w:rsidR="0046104C" w:rsidRPr="000D1CB5" w:rsidRDefault="0046104C" w:rsidP="0048330D">
            <w:pPr>
              <w:jc w:val="center"/>
              <w:rPr>
                <w:rFonts w:ascii="Calibri" w:hAnsi="Calibri"/>
                <w:sz w:val="18"/>
                <w:szCs w:val="18"/>
              </w:rPr>
            </w:pPr>
            <w:r w:rsidRPr="000D1CB5">
              <w:rPr>
                <w:rFonts w:ascii="Calibri" w:hAnsi="Calibri"/>
                <w:sz w:val="18"/>
                <w:szCs w:val="18"/>
              </w:rPr>
              <w:t>1.060</w:t>
            </w:r>
          </w:p>
        </w:tc>
        <w:tc>
          <w:tcPr>
            <w:tcW w:w="0" w:type="auto"/>
            <w:vAlign w:val="center"/>
          </w:tcPr>
          <w:p w14:paraId="1042F478" w14:textId="77777777" w:rsidR="0046104C" w:rsidRPr="000D1CB5" w:rsidRDefault="0046104C" w:rsidP="0048330D">
            <w:pPr>
              <w:jc w:val="center"/>
              <w:rPr>
                <w:rFonts w:ascii="Calibri" w:hAnsi="Calibri"/>
                <w:sz w:val="18"/>
                <w:szCs w:val="18"/>
              </w:rPr>
            </w:pPr>
            <w:r w:rsidRPr="000D1CB5">
              <w:rPr>
                <w:rFonts w:ascii="Calibri" w:hAnsi="Calibri"/>
                <w:sz w:val="18"/>
                <w:szCs w:val="18"/>
              </w:rPr>
              <w:t>1.069</w:t>
            </w:r>
          </w:p>
        </w:tc>
        <w:tc>
          <w:tcPr>
            <w:tcW w:w="0" w:type="auto"/>
            <w:vAlign w:val="center"/>
          </w:tcPr>
          <w:p w14:paraId="1042F479" w14:textId="77777777" w:rsidR="0046104C" w:rsidRPr="000D1CB5" w:rsidRDefault="0046104C" w:rsidP="0048330D">
            <w:pPr>
              <w:jc w:val="center"/>
              <w:rPr>
                <w:rFonts w:ascii="Calibri" w:hAnsi="Calibri"/>
                <w:sz w:val="18"/>
                <w:szCs w:val="18"/>
              </w:rPr>
            </w:pPr>
            <w:r w:rsidRPr="000D1CB5">
              <w:rPr>
                <w:rFonts w:ascii="Calibri" w:hAnsi="Calibri"/>
                <w:sz w:val="18"/>
                <w:szCs w:val="18"/>
              </w:rPr>
              <w:t>1.078</w:t>
            </w:r>
          </w:p>
        </w:tc>
        <w:tc>
          <w:tcPr>
            <w:tcW w:w="0" w:type="auto"/>
            <w:vAlign w:val="center"/>
          </w:tcPr>
          <w:p w14:paraId="1042F47A" w14:textId="77777777" w:rsidR="0046104C" w:rsidRPr="000D1CB5" w:rsidRDefault="0046104C" w:rsidP="0048330D">
            <w:pPr>
              <w:jc w:val="center"/>
              <w:rPr>
                <w:rFonts w:ascii="Calibri" w:hAnsi="Calibri"/>
                <w:sz w:val="18"/>
                <w:szCs w:val="18"/>
              </w:rPr>
            </w:pPr>
            <w:r w:rsidRPr="000D1CB5">
              <w:rPr>
                <w:rFonts w:ascii="Calibri" w:hAnsi="Calibri"/>
                <w:sz w:val="18"/>
                <w:szCs w:val="18"/>
              </w:rPr>
              <w:t>1.087</w:t>
            </w:r>
          </w:p>
        </w:tc>
        <w:tc>
          <w:tcPr>
            <w:tcW w:w="0" w:type="auto"/>
            <w:vAlign w:val="center"/>
          </w:tcPr>
          <w:p w14:paraId="1042F47B" w14:textId="77777777" w:rsidR="0046104C" w:rsidRPr="000D1CB5" w:rsidRDefault="0046104C" w:rsidP="0048330D">
            <w:pPr>
              <w:jc w:val="center"/>
              <w:rPr>
                <w:rFonts w:ascii="Calibri" w:hAnsi="Calibri"/>
                <w:sz w:val="18"/>
                <w:szCs w:val="18"/>
              </w:rPr>
            </w:pPr>
            <w:r w:rsidRPr="000D1CB5">
              <w:rPr>
                <w:rFonts w:ascii="Calibri" w:hAnsi="Calibri"/>
                <w:sz w:val="18"/>
                <w:szCs w:val="18"/>
              </w:rPr>
              <w:t>1.096</w:t>
            </w:r>
          </w:p>
        </w:tc>
        <w:tc>
          <w:tcPr>
            <w:tcW w:w="0" w:type="auto"/>
            <w:vAlign w:val="center"/>
          </w:tcPr>
          <w:p w14:paraId="1042F47C" w14:textId="77777777" w:rsidR="0046104C" w:rsidRPr="000D1CB5" w:rsidRDefault="0046104C" w:rsidP="0048330D">
            <w:pPr>
              <w:jc w:val="center"/>
              <w:rPr>
                <w:rFonts w:ascii="Calibri" w:hAnsi="Calibri"/>
                <w:sz w:val="18"/>
                <w:szCs w:val="18"/>
              </w:rPr>
            </w:pPr>
            <w:r w:rsidRPr="000D1CB5">
              <w:rPr>
                <w:rFonts w:ascii="Calibri" w:hAnsi="Calibri"/>
                <w:sz w:val="18"/>
                <w:szCs w:val="18"/>
              </w:rPr>
              <w:t>1.105</w:t>
            </w:r>
          </w:p>
        </w:tc>
      </w:tr>
      <w:tr w:rsidR="0046104C" w:rsidRPr="000D1CB5" w14:paraId="1042F489" w14:textId="77777777" w:rsidTr="00147921">
        <w:trPr>
          <w:cantSplit/>
          <w:trHeight w:hRule="exact" w:val="187"/>
          <w:jc w:val="center"/>
        </w:trPr>
        <w:tc>
          <w:tcPr>
            <w:tcW w:w="0" w:type="auto"/>
            <w:vMerge/>
            <w:vAlign w:val="center"/>
          </w:tcPr>
          <w:p w14:paraId="1042F47E" w14:textId="77777777" w:rsidR="0046104C" w:rsidRPr="000D1CB5" w:rsidRDefault="0046104C" w:rsidP="0048330D">
            <w:pPr>
              <w:jc w:val="center"/>
              <w:rPr>
                <w:rFonts w:ascii="Calibri" w:hAnsi="Calibri"/>
                <w:sz w:val="18"/>
                <w:szCs w:val="18"/>
              </w:rPr>
            </w:pPr>
          </w:p>
        </w:tc>
        <w:tc>
          <w:tcPr>
            <w:tcW w:w="0" w:type="auto"/>
            <w:vAlign w:val="center"/>
          </w:tcPr>
          <w:p w14:paraId="1042F47F" w14:textId="77777777" w:rsidR="0046104C" w:rsidRPr="000D1CB5" w:rsidRDefault="0046104C" w:rsidP="0048330D">
            <w:pPr>
              <w:jc w:val="center"/>
              <w:rPr>
                <w:rFonts w:ascii="Calibri" w:hAnsi="Calibri"/>
                <w:b/>
                <w:sz w:val="18"/>
                <w:szCs w:val="18"/>
              </w:rPr>
            </w:pPr>
            <w:r w:rsidRPr="000D1CB5">
              <w:rPr>
                <w:rFonts w:ascii="Calibri" w:hAnsi="Calibri"/>
                <w:b/>
                <w:sz w:val="18"/>
                <w:szCs w:val="18"/>
              </w:rPr>
              <w:t>10</w:t>
            </w:r>
          </w:p>
        </w:tc>
        <w:tc>
          <w:tcPr>
            <w:tcW w:w="0" w:type="auto"/>
            <w:vAlign w:val="center"/>
          </w:tcPr>
          <w:p w14:paraId="1042F480" w14:textId="77777777" w:rsidR="0046104C" w:rsidRPr="000D1CB5" w:rsidRDefault="0046104C" w:rsidP="0048330D">
            <w:pPr>
              <w:jc w:val="center"/>
              <w:rPr>
                <w:rFonts w:ascii="Calibri" w:hAnsi="Calibri"/>
                <w:sz w:val="18"/>
                <w:szCs w:val="18"/>
              </w:rPr>
            </w:pPr>
            <w:r w:rsidRPr="000D1CB5">
              <w:rPr>
                <w:rFonts w:ascii="Calibri" w:hAnsi="Calibri"/>
                <w:sz w:val="18"/>
                <w:szCs w:val="18"/>
              </w:rPr>
              <w:t>1.028</w:t>
            </w:r>
          </w:p>
        </w:tc>
        <w:tc>
          <w:tcPr>
            <w:tcW w:w="0" w:type="auto"/>
            <w:vAlign w:val="center"/>
          </w:tcPr>
          <w:p w14:paraId="1042F481" w14:textId="77777777" w:rsidR="0046104C" w:rsidRPr="000D1CB5" w:rsidRDefault="0046104C" w:rsidP="0048330D">
            <w:pPr>
              <w:jc w:val="center"/>
              <w:rPr>
                <w:rFonts w:ascii="Calibri" w:hAnsi="Calibri"/>
                <w:sz w:val="18"/>
                <w:szCs w:val="18"/>
              </w:rPr>
            </w:pPr>
            <w:r w:rsidRPr="000D1CB5">
              <w:rPr>
                <w:rFonts w:ascii="Calibri" w:hAnsi="Calibri"/>
                <w:sz w:val="18"/>
                <w:szCs w:val="18"/>
              </w:rPr>
              <w:t>1.037</w:t>
            </w:r>
          </w:p>
        </w:tc>
        <w:tc>
          <w:tcPr>
            <w:tcW w:w="0" w:type="auto"/>
            <w:vAlign w:val="center"/>
          </w:tcPr>
          <w:p w14:paraId="1042F482" w14:textId="77777777" w:rsidR="0046104C" w:rsidRPr="000D1CB5" w:rsidRDefault="0046104C" w:rsidP="0048330D">
            <w:pPr>
              <w:jc w:val="center"/>
              <w:rPr>
                <w:rFonts w:ascii="Calibri" w:hAnsi="Calibri"/>
                <w:sz w:val="18"/>
                <w:szCs w:val="18"/>
              </w:rPr>
            </w:pPr>
            <w:r w:rsidRPr="000D1CB5">
              <w:rPr>
                <w:rFonts w:ascii="Calibri" w:hAnsi="Calibri"/>
                <w:sz w:val="18"/>
                <w:szCs w:val="18"/>
              </w:rPr>
              <w:t>1.046</w:t>
            </w:r>
          </w:p>
        </w:tc>
        <w:tc>
          <w:tcPr>
            <w:tcW w:w="0" w:type="auto"/>
            <w:vAlign w:val="center"/>
          </w:tcPr>
          <w:p w14:paraId="1042F483" w14:textId="77777777" w:rsidR="0046104C" w:rsidRPr="000D1CB5" w:rsidRDefault="0046104C" w:rsidP="0048330D">
            <w:pPr>
              <w:jc w:val="center"/>
              <w:rPr>
                <w:rFonts w:ascii="Calibri" w:hAnsi="Calibri"/>
                <w:sz w:val="18"/>
                <w:szCs w:val="18"/>
              </w:rPr>
            </w:pPr>
            <w:r w:rsidRPr="000D1CB5">
              <w:rPr>
                <w:rFonts w:ascii="Calibri" w:hAnsi="Calibri"/>
                <w:sz w:val="18"/>
                <w:szCs w:val="18"/>
              </w:rPr>
              <w:t>1.055</w:t>
            </w:r>
          </w:p>
        </w:tc>
        <w:tc>
          <w:tcPr>
            <w:tcW w:w="0" w:type="auto"/>
            <w:vAlign w:val="center"/>
          </w:tcPr>
          <w:p w14:paraId="1042F484" w14:textId="77777777" w:rsidR="0046104C" w:rsidRPr="000D1CB5" w:rsidRDefault="0046104C" w:rsidP="0048330D">
            <w:pPr>
              <w:jc w:val="center"/>
              <w:rPr>
                <w:rFonts w:ascii="Calibri" w:hAnsi="Calibri"/>
                <w:sz w:val="18"/>
                <w:szCs w:val="18"/>
              </w:rPr>
            </w:pPr>
            <w:r w:rsidRPr="000D1CB5">
              <w:rPr>
                <w:rFonts w:ascii="Calibri" w:hAnsi="Calibri"/>
                <w:sz w:val="18"/>
                <w:szCs w:val="18"/>
              </w:rPr>
              <w:t>1.064</w:t>
            </w:r>
          </w:p>
        </w:tc>
        <w:tc>
          <w:tcPr>
            <w:tcW w:w="0" w:type="auto"/>
            <w:vAlign w:val="center"/>
          </w:tcPr>
          <w:p w14:paraId="1042F485" w14:textId="77777777" w:rsidR="0046104C" w:rsidRPr="000D1CB5" w:rsidRDefault="0046104C" w:rsidP="0048330D">
            <w:pPr>
              <w:jc w:val="center"/>
              <w:rPr>
                <w:rFonts w:ascii="Calibri" w:hAnsi="Calibri"/>
                <w:sz w:val="18"/>
                <w:szCs w:val="18"/>
              </w:rPr>
            </w:pPr>
            <w:r w:rsidRPr="000D1CB5">
              <w:rPr>
                <w:rFonts w:ascii="Calibri" w:hAnsi="Calibri"/>
                <w:sz w:val="18"/>
                <w:szCs w:val="18"/>
              </w:rPr>
              <w:t>1.072</w:t>
            </w:r>
          </w:p>
        </w:tc>
        <w:tc>
          <w:tcPr>
            <w:tcW w:w="0" w:type="auto"/>
            <w:vAlign w:val="center"/>
          </w:tcPr>
          <w:p w14:paraId="1042F486" w14:textId="77777777" w:rsidR="0046104C" w:rsidRPr="000D1CB5" w:rsidRDefault="0046104C" w:rsidP="0048330D">
            <w:pPr>
              <w:jc w:val="center"/>
              <w:rPr>
                <w:rFonts w:ascii="Calibri" w:hAnsi="Calibri"/>
                <w:sz w:val="18"/>
                <w:szCs w:val="18"/>
              </w:rPr>
            </w:pPr>
            <w:r w:rsidRPr="000D1CB5">
              <w:rPr>
                <w:rFonts w:ascii="Calibri" w:hAnsi="Calibri"/>
                <w:sz w:val="18"/>
                <w:szCs w:val="18"/>
              </w:rPr>
              <w:t>1.081</w:t>
            </w:r>
          </w:p>
        </w:tc>
        <w:tc>
          <w:tcPr>
            <w:tcW w:w="0" w:type="auto"/>
            <w:vAlign w:val="center"/>
          </w:tcPr>
          <w:p w14:paraId="1042F487" w14:textId="77777777" w:rsidR="0046104C" w:rsidRPr="000D1CB5" w:rsidRDefault="0046104C" w:rsidP="0048330D">
            <w:pPr>
              <w:jc w:val="center"/>
              <w:rPr>
                <w:rFonts w:ascii="Calibri" w:hAnsi="Calibri"/>
                <w:sz w:val="18"/>
                <w:szCs w:val="18"/>
              </w:rPr>
            </w:pPr>
            <w:r w:rsidRPr="000D1CB5">
              <w:rPr>
                <w:rFonts w:ascii="Calibri" w:hAnsi="Calibri"/>
                <w:sz w:val="18"/>
                <w:szCs w:val="18"/>
              </w:rPr>
              <w:t>1.090</w:t>
            </w:r>
          </w:p>
        </w:tc>
        <w:tc>
          <w:tcPr>
            <w:tcW w:w="0" w:type="auto"/>
            <w:vAlign w:val="center"/>
          </w:tcPr>
          <w:p w14:paraId="1042F488" w14:textId="77777777" w:rsidR="0046104C" w:rsidRPr="000D1CB5" w:rsidRDefault="0046104C" w:rsidP="0048330D">
            <w:pPr>
              <w:jc w:val="center"/>
              <w:rPr>
                <w:rFonts w:ascii="Calibri" w:hAnsi="Calibri"/>
                <w:sz w:val="18"/>
                <w:szCs w:val="18"/>
              </w:rPr>
            </w:pPr>
            <w:r w:rsidRPr="000D1CB5">
              <w:rPr>
                <w:rFonts w:ascii="Calibri" w:hAnsi="Calibri"/>
                <w:sz w:val="18"/>
                <w:szCs w:val="18"/>
              </w:rPr>
              <w:t>1.099</w:t>
            </w:r>
          </w:p>
        </w:tc>
      </w:tr>
      <w:tr w:rsidR="0046104C" w:rsidRPr="000D1CB5" w14:paraId="1042F495" w14:textId="77777777" w:rsidTr="00147921">
        <w:trPr>
          <w:cantSplit/>
          <w:trHeight w:hRule="exact" w:val="187"/>
          <w:jc w:val="center"/>
        </w:trPr>
        <w:tc>
          <w:tcPr>
            <w:tcW w:w="0" w:type="auto"/>
            <w:vMerge/>
            <w:vAlign w:val="center"/>
          </w:tcPr>
          <w:p w14:paraId="1042F48A" w14:textId="77777777" w:rsidR="0046104C" w:rsidRPr="000D1CB5" w:rsidRDefault="0046104C" w:rsidP="0048330D">
            <w:pPr>
              <w:jc w:val="center"/>
              <w:rPr>
                <w:rFonts w:ascii="Calibri" w:hAnsi="Calibri"/>
                <w:sz w:val="18"/>
                <w:szCs w:val="18"/>
              </w:rPr>
            </w:pPr>
          </w:p>
        </w:tc>
        <w:tc>
          <w:tcPr>
            <w:tcW w:w="0" w:type="auto"/>
            <w:vAlign w:val="center"/>
          </w:tcPr>
          <w:p w14:paraId="1042F48B" w14:textId="77777777" w:rsidR="0046104C" w:rsidRPr="000D1CB5" w:rsidRDefault="0046104C" w:rsidP="0048330D">
            <w:pPr>
              <w:jc w:val="center"/>
              <w:rPr>
                <w:rFonts w:ascii="Calibri" w:hAnsi="Calibri"/>
                <w:b/>
                <w:sz w:val="18"/>
                <w:szCs w:val="18"/>
              </w:rPr>
            </w:pPr>
            <w:r w:rsidRPr="000D1CB5">
              <w:rPr>
                <w:rFonts w:ascii="Calibri" w:hAnsi="Calibri"/>
                <w:b/>
                <w:sz w:val="18"/>
                <w:szCs w:val="18"/>
              </w:rPr>
              <w:t>15</w:t>
            </w:r>
          </w:p>
        </w:tc>
        <w:tc>
          <w:tcPr>
            <w:tcW w:w="0" w:type="auto"/>
            <w:vAlign w:val="center"/>
          </w:tcPr>
          <w:p w14:paraId="1042F48C" w14:textId="77777777" w:rsidR="0046104C" w:rsidRPr="000D1CB5" w:rsidRDefault="0046104C" w:rsidP="0048330D">
            <w:pPr>
              <w:jc w:val="center"/>
              <w:rPr>
                <w:rFonts w:ascii="Calibri" w:hAnsi="Calibri"/>
                <w:sz w:val="18"/>
                <w:szCs w:val="18"/>
              </w:rPr>
            </w:pPr>
            <w:r w:rsidRPr="000D1CB5">
              <w:rPr>
                <w:rFonts w:ascii="Calibri" w:hAnsi="Calibri"/>
                <w:sz w:val="18"/>
                <w:szCs w:val="18"/>
              </w:rPr>
              <w:t>1.023</w:t>
            </w:r>
          </w:p>
        </w:tc>
        <w:tc>
          <w:tcPr>
            <w:tcW w:w="0" w:type="auto"/>
            <w:vAlign w:val="center"/>
          </w:tcPr>
          <w:p w14:paraId="1042F48D" w14:textId="77777777" w:rsidR="0046104C" w:rsidRPr="000D1CB5" w:rsidRDefault="0046104C" w:rsidP="0048330D">
            <w:pPr>
              <w:jc w:val="center"/>
              <w:rPr>
                <w:rFonts w:ascii="Calibri" w:hAnsi="Calibri"/>
                <w:sz w:val="18"/>
                <w:szCs w:val="18"/>
              </w:rPr>
            </w:pPr>
            <w:r w:rsidRPr="000D1CB5">
              <w:rPr>
                <w:rFonts w:ascii="Calibri" w:hAnsi="Calibri"/>
                <w:sz w:val="18"/>
                <w:szCs w:val="18"/>
              </w:rPr>
              <w:t>1.031</w:t>
            </w:r>
          </w:p>
        </w:tc>
        <w:tc>
          <w:tcPr>
            <w:tcW w:w="0" w:type="auto"/>
            <w:vAlign w:val="center"/>
          </w:tcPr>
          <w:p w14:paraId="1042F48E" w14:textId="77777777" w:rsidR="0046104C" w:rsidRPr="000D1CB5" w:rsidRDefault="0046104C" w:rsidP="0048330D">
            <w:pPr>
              <w:jc w:val="center"/>
              <w:rPr>
                <w:rFonts w:ascii="Calibri" w:hAnsi="Calibri"/>
                <w:sz w:val="18"/>
                <w:szCs w:val="18"/>
              </w:rPr>
            </w:pPr>
            <w:r w:rsidRPr="000D1CB5">
              <w:rPr>
                <w:rFonts w:ascii="Calibri" w:hAnsi="Calibri"/>
                <w:sz w:val="18"/>
                <w:szCs w:val="18"/>
              </w:rPr>
              <w:t>1.040</w:t>
            </w:r>
          </w:p>
        </w:tc>
        <w:tc>
          <w:tcPr>
            <w:tcW w:w="0" w:type="auto"/>
            <w:vAlign w:val="center"/>
          </w:tcPr>
          <w:p w14:paraId="1042F48F" w14:textId="77777777" w:rsidR="0046104C" w:rsidRPr="000D1CB5" w:rsidRDefault="0046104C" w:rsidP="0048330D">
            <w:pPr>
              <w:jc w:val="center"/>
              <w:rPr>
                <w:rFonts w:ascii="Calibri" w:hAnsi="Calibri"/>
                <w:sz w:val="18"/>
                <w:szCs w:val="18"/>
              </w:rPr>
            </w:pPr>
            <w:r w:rsidRPr="000D1CB5">
              <w:rPr>
                <w:rFonts w:ascii="Calibri" w:hAnsi="Calibri"/>
                <w:sz w:val="18"/>
                <w:szCs w:val="18"/>
              </w:rPr>
              <w:t>1.049</w:t>
            </w:r>
          </w:p>
        </w:tc>
        <w:tc>
          <w:tcPr>
            <w:tcW w:w="0" w:type="auto"/>
            <w:vAlign w:val="center"/>
          </w:tcPr>
          <w:p w14:paraId="1042F490" w14:textId="77777777" w:rsidR="0046104C" w:rsidRPr="000D1CB5" w:rsidRDefault="0046104C" w:rsidP="0048330D">
            <w:pPr>
              <w:jc w:val="center"/>
              <w:rPr>
                <w:rFonts w:ascii="Calibri" w:hAnsi="Calibri"/>
                <w:sz w:val="18"/>
                <w:szCs w:val="18"/>
              </w:rPr>
            </w:pPr>
            <w:r w:rsidRPr="000D1CB5">
              <w:rPr>
                <w:rFonts w:ascii="Calibri" w:hAnsi="Calibri"/>
                <w:sz w:val="18"/>
                <w:szCs w:val="18"/>
              </w:rPr>
              <w:t>1.058</w:t>
            </w:r>
          </w:p>
        </w:tc>
        <w:tc>
          <w:tcPr>
            <w:tcW w:w="0" w:type="auto"/>
            <w:vAlign w:val="center"/>
          </w:tcPr>
          <w:p w14:paraId="1042F491" w14:textId="77777777" w:rsidR="0046104C" w:rsidRPr="000D1CB5" w:rsidRDefault="0046104C" w:rsidP="0048330D">
            <w:pPr>
              <w:jc w:val="center"/>
              <w:rPr>
                <w:rFonts w:ascii="Calibri" w:hAnsi="Calibri"/>
                <w:sz w:val="18"/>
                <w:szCs w:val="18"/>
              </w:rPr>
            </w:pPr>
            <w:r w:rsidRPr="000D1CB5">
              <w:rPr>
                <w:rFonts w:ascii="Calibri" w:hAnsi="Calibri"/>
                <w:sz w:val="18"/>
                <w:szCs w:val="18"/>
              </w:rPr>
              <w:t>1.067</w:t>
            </w:r>
          </w:p>
        </w:tc>
        <w:tc>
          <w:tcPr>
            <w:tcW w:w="0" w:type="auto"/>
            <w:vAlign w:val="center"/>
          </w:tcPr>
          <w:p w14:paraId="1042F492" w14:textId="77777777" w:rsidR="0046104C" w:rsidRPr="000D1CB5" w:rsidRDefault="0046104C" w:rsidP="0048330D">
            <w:pPr>
              <w:jc w:val="center"/>
              <w:rPr>
                <w:rFonts w:ascii="Calibri" w:hAnsi="Calibri"/>
                <w:sz w:val="18"/>
                <w:szCs w:val="18"/>
              </w:rPr>
            </w:pPr>
            <w:r w:rsidRPr="000D1CB5">
              <w:rPr>
                <w:rFonts w:ascii="Calibri" w:hAnsi="Calibri"/>
                <w:sz w:val="18"/>
                <w:szCs w:val="18"/>
              </w:rPr>
              <w:t>1.076</w:t>
            </w:r>
          </w:p>
        </w:tc>
        <w:tc>
          <w:tcPr>
            <w:tcW w:w="0" w:type="auto"/>
            <w:vAlign w:val="center"/>
          </w:tcPr>
          <w:p w14:paraId="1042F493" w14:textId="77777777" w:rsidR="0046104C" w:rsidRPr="000D1CB5" w:rsidRDefault="0046104C" w:rsidP="0048330D">
            <w:pPr>
              <w:jc w:val="center"/>
              <w:rPr>
                <w:rFonts w:ascii="Calibri" w:hAnsi="Calibri"/>
                <w:sz w:val="18"/>
                <w:szCs w:val="18"/>
              </w:rPr>
            </w:pPr>
            <w:r w:rsidRPr="000D1CB5">
              <w:rPr>
                <w:rFonts w:ascii="Calibri" w:hAnsi="Calibri"/>
                <w:sz w:val="18"/>
                <w:szCs w:val="18"/>
              </w:rPr>
              <w:t>1.084</w:t>
            </w:r>
          </w:p>
        </w:tc>
        <w:tc>
          <w:tcPr>
            <w:tcW w:w="0" w:type="auto"/>
            <w:vAlign w:val="center"/>
          </w:tcPr>
          <w:p w14:paraId="1042F494" w14:textId="77777777" w:rsidR="0046104C" w:rsidRPr="000D1CB5" w:rsidRDefault="0046104C" w:rsidP="0048330D">
            <w:pPr>
              <w:jc w:val="center"/>
              <w:rPr>
                <w:rFonts w:ascii="Calibri" w:hAnsi="Calibri"/>
                <w:sz w:val="18"/>
                <w:szCs w:val="18"/>
              </w:rPr>
            </w:pPr>
            <w:r w:rsidRPr="000D1CB5">
              <w:rPr>
                <w:rFonts w:ascii="Calibri" w:hAnsi="Calibri"/>
                <w:sz w:val="18"/>
                <w:szCs w:val="18"/>
              </w:rPr>
              <w:t>1.093</w:t>
            </w:r>
          </w:p>
        </w:tc>
      </w:tr>
      <w:tr w:rsidR="0046104C" w:rsidRPr="000D1CB5" w14:paraId="1042F4A1" w14:textId="77777777" w:rsidTr="00147921">
        <w:trPr>
          <w:cantSplit/>
          <w:trHeight w:hRule="exact" w:val="187"/>
          <w:jc w:val="center"/>
        </w:trPr>
        <w:tc>
          <w:tcPr>
            <w:tcW w:w="0" w:type="auto"/>
            <w:vMerge/>
            <w:vAlign w:val="center"/>
          </w:tcPr>
          <w:p w14:paraId="1042F496" w14:textId="77777777" w:rsidR="0046104C" w:rsidRPr="000D1CB5" w:rsidRDefault="0046104C" w:rsidP="0048330D">
            <w:pPr>
              <w:jc w:val="center"/>
              <w:rPr>
                <w:rFonts w:ascii="Calibri" w:hAnsi="Calibri"/>
                <w:sz w:val="18"/>
                <w:szCs w:val="18"/>
              </w:rPr>
            </w:pPr>
          </w:p>
        </w:tc>
        <w:tc>
          <w:tcPr>
            <w:tcW w:w="0" w:type="auto"/>
            <w:vAlign w:val="center"/>
          </w:tcPr>
          <w:p w14:paraId="1042F497" w14:textId="77777777" w:rsidR="0046104C" w:rsidRPr="000D1CB5" w:rsidRDefault="0046104C" w:rsidP="0048330D">
            <w:pPr>
              <w:jc w:val="center"/>
              <w:rPr>
                <w:rFonts w:ascii="Calibri" w:hAnsi="Calibri"/>
                <w:b/>
                <w:sz w:val="18"/>
                <w:szCs w:val="18"/>
              </w:rPr>
            </w:pPr>
            <w:r w:rsidRPr="000D1CB5">
              <w:rPr>
                <w:rFonts w:ascii="Calibri" w:hAnsi="Calibri"/>
                <w:b/>
                <w:sz w:val="18"/>
                <w:szCs w:val="18"/>
              </w:rPr>
              <w:t>20</w:t>
            </w:r>
          </w:p>
        </w:tc>
        <w:tc>
          <w:tcPr>
            <w:tcW w:w="0" w:type="auto"/>
            <w:vAlign w:val="center"/>
          </w:tcPr>
          <w:p w14:paraId="1042F498" w14:textId="77777777" w:rsidR="0046104C" w:rsidRPr="000D1CB5" w:rsidRDefault="0046104C" w:rsidP="0048330D">
            <w:pPr>
              <w:jc w:val="center"/>
              <w:rPr>
                <w:rFonts w:ascii="Calibri" w:hAnsi="Calibri"/>
                <w:sz w:val="18"/>
                <w:szCs w:val="18"/>
              </w:rPr>
            </w:pPr>
            <w:r w:rsidRPr="000D1CB5">
              <w:rPr>
                <w:rFonts w:ascii="Calibri" w:hAnsi="Calibri"/>
                <w:sz w:val="18"/>
                <w:szCs w:val="18"/>
              </w:rPr>
              <w:t>1.017</w:t>
            </w:r>
          </w:p>
        </w:tc>
        <w:tc>
          <w:tcPr>
            <w:tcW w:w="0" w:type="auto"/>
            <w:vAlign w:val="center"/>
          </w:tcPr>
          <w:p w14:paraId="1042F499" w14:textId="77777777" w:rsidR="0046104C" w:rsidRPr="000D1CB5" w:rsidRDefault="0046104C" w:rsidP="0048330D">
            <w:pPr>
              <w:jc w:val="center"/>
              <w:rPr>
                <w:rFonts w:ascii="Calibri" w:hAnsi="Calibri"/>
                <w:sz w:val="18"/>
                <w:szCs w:val="18"/>
              </w:rPr>
            </w:pPr>
            <w:r w:rsidRPr="000D1CB5">
              <w:rPr>
                <w:rFonts w:ascii="Calibri" w:hAnsi="Calibri"/>
                <w:sz w:val="18"/>
                <w:szCs w:val="18"/>
              </w:rPr>
              <w:t>1.026</w:t>
            </w:r>
          </w:p>
        </w:tc>
        <w:tc>
          <w:tcPr>
            <w:tcW w:w="0" w:type="auto"/>
            <w:vAlign w:val="center"/>
          </w:tcPr>
          <w:p w14:paraId="1042F49A" w14:textId="77777777" w:rsidR="0046104C" w:rsidRPr="000D1CB5" w:rsidRDefault="0046104C" w:rsidP="0048330D">
            <w:pPr>
              <w:jc w:val="center"/>
              <w:rPr>
                <w:rFonts w:ascii="Calibri" w:hAnsi="Calibri"/>
                <w:sz w:val="18"/>
                <w:szCs w:val="18"/>
              </w:rPr>
            </w:pPr>
            <w:r w:rsidRPr="000D1CB5">
              <w:rPr>
                <w:rFonts w:ascii="Calibri" w:hAnsi="Calibri"/>
                <w:sz w:val="18"/>
                <w:szCs w:val="18"/>
              </w:rPr>
              <w:t>1.035</w:t>
            </w:r>
          </w:p>
        </w:tc>
        <w:tc>
          <w:tcPr>
            <w:tcW w:w="0" w:type="auto"/>
            <w:vAlign w:val="center"/>
          </w:tcPr>
          <w:p w14:paraId="1042F49B" w14:textId="77777777" w:rsidR="0046104C" w:rsidRPr="000D1CB5" w:rsidRDefault="0046104C" w:rsidP="0048330D">
            <w:pPr>
              <w:jc w:val="center"/>
              <w:rPr>
                <w:rFonts w:ascii="Calibri" w:hAnsi="Calibri"/>
                <w:sz w:val="18"/>
                <w:szCs w:val="18"/>
              </w:rPr>
            </w:pPr>
            <w:r w:rsidRPr="000D1CB5">
              <w:rPr>
                <w:rFonts w:ascii="Calibri" w:hAnsi="Calibri"/>
                <w:sz w:val="18"/>
                <w:szCs w:val="18"/>
              </w:rPr>
              <w:t>1.044</w:t>
            </w:r>
          </w:p>
        </w:tc>
        <w:tc>
          <w:tcPr>
            <w:tcW w:w="0" w:type="auto"/>
            <w:vAlign w:val="center"/>
          </w:tcPr>
          <w:p w14:paraId="1042F49C" w14:textId="77777777" w:rsidR="0046104C" w:rsidRPr="000D1CB5" w:rsidRDefault="0046104C" w:rsidP="0048330D">
            <w:pPr>
              <w:jc w:val="center"/>
              <w:rPr>
                <w:rFonts w:ascii="Calibri" w:hAnsi="Calibri"/>
                <w:sz w:val="18"/>
                <w:szCs w:val="18"/>
              </w:rPr>
            </w:pPr>
            <w:r w:rsidRPr="000D1CB5">
              <w:rPr>
                <w:rFonts w:ascii="Calibri" w:hAnsi="Calibri"/>
                <w:sz w:val="18"/>
                <w:szCs w:val="18"/>
              </w:rPr>
              <w:t>1.052</w:t>
            </w:r>
          </w:p>
        </w:tc>
        <w:tc>
          <w:tcPr>
            <w:tcW w:w="0" w:type="auto"/>
            <w:vAlign w:val="center"/>
          </w:tcPr>
          <w:p w14:paraId="1042F49D" w14:textId="77777777" w:rsidR="0046104C" w:rsidRPr="000D1CB5" w:rsidRDefault="0046104C" w:rsidP="0048330D">
            <w:pPr>
              <w:jc w:val="center"/>
              <w:rPr>
                <w:rFonts w:ascii="Calibri" w:hAnsi="Calibri"/>
                <w:sz w:val="18"/>
                <w:szCs w:val="18"/>
              </w:rPr>
            </w:pPr>
            <w:r w:rsidRPr="000D1CB5">
              <w:rPr>
                <w:rFonts w:ascii="Calibri" w:hAnsi="Calibri"/>
                <w:sz w:val="18"/>
                <w:szCs w:val="18"/>
              </w:rPr>
              <w:t>1.061</w:t>
            </w:r>
          </w:p>
        </w:tc>
        <w:tc>
          <w:tcPr>
            <w:tcW w:w="0" w:type="auto"/>
            <w:vAlign w:val="center"/>
          </w:tcPr>
          <w:p w14:paraId="1042F49E" w14:textId="77777777" w:rsidR="0046104C" w:rsidRPr="000D1CB5" w:rsidRDefault="0046104C" w:rsidP="0048330D">
            <w:pPr>
              <w:jc w:val="center"/>
              <w:rPr>
                <w:rFonts w:ascii="Calibri" w:hAnsi="Calibri"/>
                <w:sz w:val="18"/>
                <w:szCs w:val="18"/>
              </w:rPr>
            </w:pPr>
            <w:r w:rsidRPr="000D1CB5">
              <w:rPr>
                <w:rFonts w:ascii="Calibri" w:hAnsi="Calibri"/>
                <w:sz w:val="18"/>
                <w:szCs w:val="18"/>
              </w:rPr>
              <w:t>1.070</w:t>
            </w:r>
          </w:p>
        </w:tc>
        <w:tc>
          <w:tcPr>
            <w:tcW w:w="0" w:type="auto"/>
            <w:vAlign w:val="center"/>
          </w:tcPr>
          <w:p w14:paraId="1042F49F" w14:textId="77777777" w:rsidR="0046104C" w:rsidRPr="000D1CB5" w:rsidRDefault="0046104C" w:rsidP="0048330D">
            <w:pPr>
              <w:jc w:val="center"/>
              <w:rPr>
                <w:rFonts w:ascii="Calibri" w:hAnsi="Calibri"/>
                <w:sz w:val="18"/>
                <w:szCs w:val="18"/>
              </w:rPr>
            </w:pPr>
            <w:r w:rsidRPr="000D1CB5">
              <w:rPr>
                <w:rFonts w:ascii="Calibri" w:hAnsi="Calibri"/>
                <w:sz w:val="18"/>
                <w:szCs w:val="18"/>
              </w:rPr>
              <w:t>1.079</w:t>
            </w:r>
          </w:p>
        </w:tc>
        <w:tc>
          <w:tcPr>
            <w:tcW w:w="0" w:type="auto"/>
            <w:vAlign w:val="center"/>
          </w:tcPr>
          <w:p w14:paraId="1042F4A0" w14:textId="77777777" w:rsidR="0046104C" w:rsidRPr="000D1CB5" w:rsidRDefault="0046104C" w:rsidP="0048330D">
            <w:pPr>
              <w:jc w:val="center"/>
              <w:rPr>
                <w:rFonts w:ascii="Calibri" w:hAnsi="Calibri"/>
                <w:sz w:val="18"/>
                <w:szCs w:val="18"/>
              </w:rPr>
            </w:pPr>
            <w:r w:rsidRPr="000D1CB5">
              <w:rPr>
                <w:rFonts w:ascii="Calibri" w:hAnsi="Calibri"/>
                <w:sz w:val="18"/>
                <w:szCs w:val="18"/>
              </w:rPr>
              <w:t>1.087</w:t>
            </w:r>
          </w:p>
        </w:tc>
      </w:tr>
      <w:tr w:rsidR="0046104C" w:rsidRPr="000D1CB5" w14:paraId="1042F4AD" w14:textId="77777777" w:rsidTr="00147921">
        <w:trPr>
          <w:cantSplit/>
          <w:trHeight w:hRule="exact" w:val="187"/>
          <w:jc w:val="center"/>
        </w:trPr>
        <w:tc>
          <w:tcPr>
            <w:tcW w:w="0" w:type="auto"/>
            <w:vMerge/>
            <w:vAlign w:val="center"/>
          </w:tcPr>
          <w:p w14:paraId="1042F4A2" w14:textId="77777777" w:rsidR="0046104C" w:rsidRPr="000D1CB5" w:rsidRDefault="0046104C" w:rsidP="0048330D">
            <w:pPr>
              <w:jc w:val="center"/>
              <w:rPr>
                <w:rFonts w:ascii="Calibri" w:hAnsi="Calibri"/>
                <w:sz w:val="18"/>
                <w:szCs w:val="18"/>
              </w:rPr>
            </w:pPr>
          </w:p>
        </w:tc>
        <w:tc>
          <w:tcPr>
            <w:tcW w:w="0" w:type="auto"/>
            <w:vAlign w:val="center"/>
          </w:tcPr>
          <w:p w14:paraId="1042F4A3" w14:textId="77777777" w:rsidR="0046104C" w:rsidRPr="000D1CB5" w:rsidRDefault="0046104C" w:rsidP="0048330D">
            <w:pPr>
              <w:jc w:val="center"/>
              <w:rPr>
                <w:rFonts w:ascii="Calibri" w:hAnsi="Calibri"/>
                <w:b/>
                <w:sz w:val="18"/>
                <w:szCs w:val="18"/>
              </w:rPr>
            </w:pPr>
            <w:r w:rsidRPr="000D1CB5">
              <w:rPr>
                <w:rFonts w:ascii="Calibri" w:hAnsi="Calibri"/>
                <w:b/>
                <w:sz w:val="18"/>
                <w:szCs w:val="18"/>
              </w:rPr>
              <w:t>25</w:t>
            </w:r>
          </w:p>
        </w:tc>
        <w:tc>
          <w:tcPr>
            <w:tcW w:w="0" w:type="auto"/>
            <w:vAlign w:val="center"/>
          </w:tcPr>
          <w:p w14:paraId="1042F4A4" w14:textId="77777777" w:rsidR="0046104C" w:rsidRPr="000D1CB5" w:rsidRDefault="0046104C" w:rsidP="0048330D">
            <w:pPr>
              <w:jc w:val="center"/>
              <w:rPr>
                <w:rFonts w:ascii="Calibri" w:hAnsi="Calibri"/>
                <w:sz w:val="18"/>
                <w:szCs w:val="18"/>
              </w:rPr>
            </w:pPr>
            <w:r w:rsidRPr="000D1CB5">
              <w:rPr>
                <w:rFonts w:ascii="Calibri" w:hAnsi="Calibri"/>
                <w:sz w:val="18"/>
                <w:szCs w:val="18"/>
              </w:rPr>
              <w:t>1.012</w:t>
            </w:r>
          </w:p>
        </w:tc>
        <w:tc>
          <w:tcPr>
            <w:tcW w:w="0" w:type="auto"/>
            <w:vAlign w:val="center"/>
          </w:tcPr>
          <w:p w14:paraId="1042F4A5" w14:textId="77777777" w:rsidR="0046104C" w:rsidRPr="000D1CB5" w:rsidRDefault="0046104C" w:rsidP="0048330D">
            <w:pPr>
              <w:jc w:val="center"/>
              <w:rPr>
                <w:rFonts w:ascii="Calibri" w:hAnsi="Calibri"/>
                <w:sz w:val="18"/>
                <w:szCs w:val="18"/>
              </w:rPr>
            </w:pPr>
            <w:r w:rsidRPr="000D1CB5">
              <w:rPr>
                <w:rFonts w:ascii="Calibri" w:hAnsi="Calibri"/>
                <w:sz w:val="18"/>
                <w:szCs w:val="18"/>
              </w:rPr>
              <w:t>1.021</w:t>
            </w:r>
          </w:p>
        </w:tc>
        <w:tc>
          <w:tcPr>
            <w:tcW w:w="0" w:type="auto"/>
            <w:vAlign w:val="center"/>
          </w:tcPr>
          <w:p w14:paraId="1042F4A6" w14:textId="77777777" w:rsidR="0046104C" w:rsidRPr="000D1CB5" w:rsidRDefault="0046104C" w:rsidP="0048330D">
            <w:pPr>
              <w:jc w:val="center"/>
              <w:rPr>
                <w:rFonts w:ascii="Calibri" w:hAnsi="Calibri"/>
                <w:sz w:val="18"/>
                <w:szCs w:val="18"/>
              </w:rPr>
            </w:pPr>
            <w:r w:rsidRPr="000D1CB5">
              <w:rPr>
                <w:rFonts w:ascii="Calibri" w:hAnsi="Calibri"/>
                <w:sz w:val="18"/>
                <w:szCs w:val="18"/>
              </w:rPr>
              <w:t>1.029</w:t>
            </w:r>
          </w:p>
        </w:tc>
        <w:tc>
          <w:tcPr>
            <w:tcW w:w="0" w:type="auto"/>
            <w:vAlign w:val="center"/>
          </w:tcPr>
          <w:p w14:paraId="1042F4A7" w14:textId="77777777" w:rsidR="0046104C" w:rsidRPr="000D1CB5" w:rsidRDefault="0046104C" w:rsidP="0048330D">
            <w:pPr>
              <w:jc w:val="center"/>
              <w:rPr>
                <w:rFonts w:ascii="Calibri" w:hAnsi="Calibri"/>
                <w:sz w:val="18"/>
                <w:szCs w:val="18"/>
              </w:rPr>
            </w:pPr>
            <w:r w:rsidRPr="000D1CB5">
              <w:rPr>
                <w:rFonts w:ascii="Calibri" w:hAnsi="Calibri"/>
                <w:sz w:val="18"/>
                <w:szCs w:val="18"/>
              </w:rPr>
              <w:t>1.038</w:t>
            </w:r>
          </w:p>
        </w:tc>
        <w:tc>
          <w:tcPr>
            <w:tcW w:w="0" w:type="auto"/>
            <w:vAlign w:val="center"/>
          </w:tcPr>
          <w:p w14:paraId="1042F4A8" w14:textId="77777777" w:rsidR="0046104C" w:rsidRPr="000D1CB5" w:rsidRDefault="0046104C" w:rsidP="0048330D">
            <w:pPr>
              <w:jc w:val="center"/>
              <w:rPr>
                <w:rFonts w:ascii="Calibri" w:hAnsi="Calibri"/>
                <w:sz w:val="18"/>
                <w:szCs w:val="18"/>
              </w:rPr>
            </w:pPr>
            <w:r w:rsidRPr="000D1CB5">
              <w:rPr>
                <w:rFonts w:ascii="Calibri" w:hAnsi="Calibri"/>
                <w:sz w:val="18"/>
                <w:szCs w:val="18"/>
              </w:rPr>
              <w:t>1.047</w:t>
            </w:r>
          </w:p>
        </w:tc>
        <w:tc>
          <w:tcPr>
            <w:tcW w:w="0" w:type="auto"/>
            <w:vAlign w:val="center"/>
          </w:tcPr>
          <w:p w14:paraId="1042F4A9" w14:textId="77777777" w:rsidR="0046104C" w:rsidRPr="000D1CB5" w:rsidRDefault="0046104C" w:rsidP="0048330D">
            <w:pPr>
              <w:jc w:val="center"/>
              <w:rPr>
                <w:rFonts w:ascii="Calibri" w:hAnsi="Calibri"/>
                <w:sz w:val="18"/>
                <w:szCs w:val="18"/>
              </w:rPr>
            </w:pPr>
            <w:r w:rsidRPr="000D1CB5">
              <w:rPr>
                <w:rFonts w:ascii="Calibri" w:hAnsi="Calibri"/>
                <w:sz w:val="18"/>
                <w:szCs w:val="18"/>
              </w:rPr>
              <w:t>1.056</w:t>
            </w:r>
          </w:p>
        </w:tc>
        <w:tc>
          <w:tcPr>
            <w:tcW w:w="0" w:type="auto"/>
            <w:vAlign w:val="center"/>
          </w:tcPr>
          <w:p w14:paraId="1042F4AA" w14:textId="77777777" w:rsidR="0046104C" w:rsidRPr="000D1CB5" w:rsidRDefault="0046104C" w:rsidP="0048330D">
            <w:pPr>
              <w:jc w:val="center"/>
              <w:rPr>
                <w:rFonts w:ascii="Calibri" w:hAnsi="Calibri"/>
                <w:sz w:val="18"/>
                <w:szCs w:val="18"/>
              </w:rPr>
            </w:pPr>
            <w:r w:rsidRPr="000D1CB5">
              <w:rPr>
                <w:rFonts w:ascii="Calibri" w:hAnsi="Calibri"/>
                <w:sz w:val="18"/>
                <w:szCs w:val="18"/>
              </w:rPr>
              <w:t>1.064</w:t>
            </w:r>
          </w:p>
        </w:tc>
        <w:tc>
          <w:tcPr>
            <w:tcW w:w="0" w:type="auto"/>
            <w:vAlign w:val="center"/>
          </w:tcPr>
          <w:p w14:paraId="1042F4AB" w14:textId="77777777" w:rsidR="0046104C" w:rsidRPr="000D1CB5" w:rsidRDefault="0046104C" w:rsidP="0048330D">
            <w:pPr>
              <w:jc w:val="center"/>
              <w:rPr>
                <w:rFonts w:ascii="Calibri" w:hAnsi="Calibri"/>
                <w:sz w:val="18"/>
                <w:szCs w:val="18"/>
              </w:rPr>
            </w:pPr>
            <w:r w:rsidRPr="000D1CB5">
              <w:rPr>
                <w:rFonts w:ascii="Calibri" w:hAnsi="Calibri"/>
                <w:sz w:val="18"/>
                <w:szCs w:val="18"/>
              </w:rPr>
              <w:t>1.073</w:t>
            </w:r>
          </w:p>
        </w:tc>
        <w:tc>
          <w:tcPr>
            <w:tcW w:w="0" w:type="auto"/>
            <w:vAlign w:val="center"/>
          </w:tcPr>
          <w:p w14:paraId="1042F4AC" w14:textId="77777777" w:rsidR="0046104C" w:rsidRPr="000D1CB5" w:rsidRDefault="0046104C" w:rsidP="0048330D">
            <w:pPr>
              <w:jc w:val="center"/>
              <w:rPr>
                <w:rFonts w:ascii="Calibri" w:hAnsi="Calibri"/>
                <w:sz w:val="18"/>
                <w:szCs w:val="18"/>
              </w:rPr>
            </w:pPr>
            <w:r w:rsidRPr="000D1CB5">
              <w:rPr>
                <w:rFonts w:ascii="Calibri" w:hAnsi="Calibri"/>
                <w:sz w:val="18"/>
                <w:szCs w:val="18"/>
              </w:rPr>
              <w:t>1.082</w:t>
            </w:r>
          </w:p>
        </w:tc>
      </w:tr>
      <w:tr w:rsidR="0046104C" w:rsidRPr="000D1CB5" w14:paraId="1042F4B9" w14:textId="77777777" w:rsidTr="00147921">
        <w:trPr>
          <w:cantSplit/>
          <w:trHeight w:hRule="exact" w:val="187"/>
          <w:jc w:val="center"/>
        </w:trPr>
        <w:tc>
          <w:tcPr>
            <w:tcW w:w="0" w:type="auto"/>
            <w:vMerge/>
            <w:vAlign w:val="center"/>
          </w:tcPr>
          <w:p w14:paraId="1042F4AE" w14:textId="77777777" w:rsidR="0046104C" w:rsidRPr="000D1CB5" w:rsidRDefault="0046104C" w:rsidP="0048330D">
            <w:pPr>
              <w:jc w:val="center"/>
              <w:rPr>
                <w:rFonts w:ascii="Calibri" w:hAnsi="Calibri"/>
                <w:sz w:val="18"/>
                <w:szCs w:val="18"/>
              </w:rPr>
            </w:pPr>
          </w:p>
        </w:tc>
        <w:tc>
          <w:tcPr>
            <w:tcW w:w="0" w:type="auto"/>
            <w:vAlign w:val="center"/>
          </w:tcPr>
          <w:p w14:paraId="1042F4AF" w14:textId="77777777" w:rsidR="0046104C" w:rsidRPr="000D1CB5" w:rsidRDefault="0046104C" w:rsidP="0048330D">
            <w:pPr>
              <w:jc w:val="center"/>
              <w:rPr>
                <w:rFonts w:ascii="Calibri" w:hAnsi="Calibri"/>
                <w:b/>
                <w:sz w:val="18"/>
                <w:szCs w:val="18"/>
              </w:rPr>
            </w:pPr>
            <w:r w:rsidRPr="000D1CB5">
              <w:rPr>
                <w:rFonts w:ascii="Calibri" w:hAnsi="Calibri"/>
                <w:b/>
                <w:sz w:val="18"/>
                <w:szCs w:val="18"/>
              </w:rPr>
              <w:t>30</w:t>
            </w:r>
          </w:p>
        </w:tc>
        <w:tc>
          <w:tcPr>
            <w:tcW w:w="0" w:type="auto"/>
            <w:vAlign w:val="center"/>
          </w:tcPr>
          <w:p w14:paraId="1042F4B0" w14:textId="77777777" w:rsidR="0046104C" w:rsidRPr="000D1CB5" w:rsidRDefault="0046104C" w:rsidP="0048330D">
            <w:pPr>
              <w:jc w:val="center"/>
              <w:rPr>
                <w:rFonts w:ascii="Calibri" w:hAnsi="Calibri"/>
                <w:sz w:val="18"/>
                <w:szCs w:val="18"/>
              </w:rPr>
            </w:pPr>
            <w:r w:rsidRPr="000D1CB5">
              <w:rPr>
                <w:rFonts w:ascii="Calibri" w:hAnsi="Calibri"/>
                <w:sz w:val="18"/>
                <w:szCs w:val="18"/>
              </w:rPr>
              <w:t>1.007</w:t>
            </w:r>
          </w:p>
        </w:tc>
        <w:tc>
          <w:tcPr>
            <w:tcW w:w="0" w:type="auto"/>
            <w:vAlign w:val="center"/>
          </w:tcPr>
          <w:p w14:paraId="1042F4B1" w14:textId="77777777" w:rsidR="0046104C" w:rsidRPr="000D1CB5" w:rsidRDefault="0046104C" w:rsidP="0048330D">
            <w:pPr>
              <w:jc w:val="center"/>
              <w:rPr>
                <w:rFonts w:ascii="Calibri" w:hAnsi="Calibri"/>
                <w:sz w:val="18"/>
                <w:szCs w:val="18"/>
              </w:rPr>
            </w:pPr>
            <w:r w:rsidRPr="000D1CB5">
              <w:rPr>
                <w:rFonts w:ascii="Calibri" w:hAnsi="Calibri"/>
                <w:sz w:val="18"/>
                <w:szCs w:val="18"/>
              </w:rPr>
              <w:t>1.015</w:t>
            </w:r>
          </w:p>
        </w:tc>
        <w:tc>
          <w:tcPr>
            <w:tcW w:w="0" w:type="auto"/>
            <w:vAlign w:val="center"/>
          </w:tcPr>
          <w:p w14:paraId="1042F4B2" w14:textId="77777777" w:rsidR="0046104C" w:rsidRPr="000D1CB5" w:rsidRDefault="0046104C" w:rsidP="0048330D">
            <w:pPr>
              <w:jc w:val="center"/>
              <w:rPr>
                <w:rFonts w:ascii="Calibri" w:hAnsi="Calibri"/>
                <w:sz w:val="18"/>
                <w:szCs w:val="18"/>
              </w:rPr>
            </w:pPr>
            <w:r w:rsidRPr="000D1CB5">
              <w:rPr>
                <w:rFonts w:ascii="Calibri" w:hAnsi="Calibri"/>
                <w:sz w:val="18"/>
                <w:szCs w:val="18"/>
              </w:rPr>
              <w:t>1.024</w:t>
            </w:r>
          </w:p>
        </w:tc>
        <w:tc>
          <w:tcPr>
            <w:tcW w:w="0" w:type="auto"/>
            <w:vAlign w:val="center"/>
          </w:tcPr>
          <w:p w14:paraId="1042F4B3" w14:textId="77777777" w:rsidR="0046104C" w:rsidRPr="000D1CB5" w:rsidRDefault="0046104C" w:rsidP="0048330D">
            <w:pPr>
              <w:jc w:val="center"/>
              <w:rPr>
                <w:rFonts w:ascii="Calibri" w:hAnsi="Calibri"/>
                <w:sz w:val="18"/>
                <w:szCs w:val="18"/>
              </w:rPr>
            </w:pPr>
            <w:r w:rsidRPr="000D1CB5">
              <w:rPr>
                <w:rFonts w:ascii="Calibri" w:hAnsi="Calibri"/>
                <w:sz w:val="18"/>
                <w:szCs w:val="18"/>
              </w:rPr>
              <w:t>1.033</w:t>
            </w:r>
          </w:p>
        </w:tc>
        <w:tc>
          <w:tcPr>
            <w:tcW w:w="0" w:type="auto"/>
            <w:vAlign w:val="center"/>
          </w:tcPr>
          <w:p w14:paraId="1042F4B4" w14:textId="77777777" w:rsidR="0046104C" w:rsidRPr="000D1CB5" w:rsidRDefault="0046104C" w:rsidP="0048330D">
            <w:pPr>
              <w:jc w:val="center"/>
              <w:rPr>
                <w:rFonts w:ascii="Calibri" w:hAnsi="Calibri"/>
                <w:sz w:val="18"/>
                <w:szCs w:val="18"/>
              </w:rPr>
            </w:pPr>
            <w:r w:rsidRPr="000D1CB5">
              <w:rPr>
                <w:rFonts w:ascii="Calibri" w:hAnsi="Calibri"/>
                <w:sz w:val="18"/>
                <w:szCs w:val="18"/>
              </w:rPr>
              <w:t>1.041</w:t>
            </w:r>
          </w:p>
        </w:tc>
        <w:tc>
          <w:tcPr>
            <w:tcW w:w="0" w:type="auto"/>
            <w:vAlign w:val="center"/>
          </w:tcPr>
          <w:p w14:paraId="1042F4B5" w14:textId="77777777" w:rsidR="0046104C" w:rsidRPr="000D1CB5" w:rsidRDefault="0046104C" w:rsidP="0048330D">
            <w:pPr>
              <w:jc w:val="center"/>
              <w:rPr>
                <w:rFonts w:ascii="Calibri" w:hAnsi="Calibri"/>
                <w:sz w:val="18"/>
                <w:szCs w:val="18"/>
              </w:rPr>
            </w:pPr>
            <w:r w:rsidRPr="000D1CB5">
              <w:rPr>
                <w:rFonts w:ascii="Calibri" w:hAnsi="Calibri"/>
                <w:sz w:val="18"/>
                <w:szCs w:val="18"/>
              </w:rPr>
              <w:t>1.050</w:t>
            </w:r>
          </w:p>
        </w:tc>
        <w:tc>
          <w:tcPr>
            <w:tcW w:w="0" w:type="auto"/>
            <w:vAlign w:val="center"/>
          </w:tcPr>
          <w:p w14:paraId="1042F4B6" w14:textId="77777777" w:rsidR="0046104C" w:rsidRPr="000D1CB5" w:rsidRDefault="0046104C" w:rsidP="0048330D">
            <w:pPr>
              <w:jc w:val="center"/>
              <w:rPr>
                <w:rFonts w:ascii="Calibri" w:hAnsi="Calibri"/>
                <w:sz w:val="18"/>
                <w:szCs w:val="18"/>
              </w:rPr>
            </w:pPr>
            <w:r w:rsidRPr="000D1CB5">
              <w:rPr>
                <w:rFonts w:ascii="Calibri" w:hAnsi="Calibri"/>
                <w:sz w:val="18"/>
                <w:szCs w:val="18"/>
              </w:rPr>
              <w:t>1.059</w:t>
            </w:r>
          </w:p>
        </w:tc>
        <w:tc>
          <w:tcPr>
            <w:tcW w:w="0" w:type="auto"/>
            <w:vAlign w:val="center"/>
          </w:tcPr>
          <w:p w14:paraId="1042F4B7" w14:textId="77777777" w:rsidR="0046104C" w:rsidRPr="000D1CB5" w:rsidRDefault="0046104C" w:rsidP="0048330D">
            <w:pPr>
              <w:jc w:val="center"/>
              <w:rPr>
                <w:rFonts w:ascii="Calibri" w:hAnsi="Calibri"/>
                <w:sz w:val="18"/>
                <w:szCs w:val="18"/>
              </w:rPr>
            </w:pPr>
            <w:r w:rsidRPr="000D1CB5">
              <w:rPr>
                <w:rFonts w:ascii="Calibri" w:hAnsi="Calibri"/>
                <w:sz w:val="18"/>
                <w:szCs w:val="18"/>
              </w:rPr>
              <w:t>1.067</w:t>
            </w:r>
          </w:p>
        </w:tc>
        <w:tc>
          <w:tcPr>
            <w:tcW w:w="0" w:type="auto"/>
            <w:vAlign w:val="center"/>
          </w:tcPr>
          <w:p w14:paraId="1042F4B8" w14:textId="77777777" w:rsidR="0046104C" w:rsidRPr="000D1CB5" w:rsidRDefault="0046104C" w:rsidP="0048330D">
            <w:pPr>
              <w:jc w:val="center"/>
              <w:rPr>
                <w:rFonts w:ascii="Calibri" w:hAnsi="Calibri"/>
                <w:sz w:val="18"/>
                <w:szCs w:val="18"/>
              </w:rPr>
            </w:pPr>
            <w:r w:rsidRPr="000D1CB5">
              <w:rPr>
                <w:rFonts w:ascii="Calibri" w:hAnsi="Calibri"/>
                <w:sz w:val="18"/>
                <w:szCs w:val="18"/>
              </w:rPr>
              <w:t>1.076</w:t>
            </w:r>
          </w:p>
        </w:tc>
      </w:tr>
      <w:tr w:rsidR="0046104C" w:rsidRPr="000D1CB5" w14:paraId="1042F4C5" w14:textId="77777777" w:rsidTr="00147921">
        <w:trPr>
          <w:cantSplit/>
          <w:trHeight w:hRule="exact" w:val="187"/>
          <w:jc w:val="center"/>
        </w:trPr>
        <w:tc>
          <w:tcPr>
            <w:tcW w:w="0" w:type="auto"/>
            <w:vMerge/>
            <w:vAlign w:val="center"/>
          </w:tcPr>
          <w:p w14:paraId="1042F4BA" w14:textId="77777777" w:rsidR="0046104C" w:rsidRPr="000D1CB5" w:rsidRDefault="0046104C" w:rsidP="0048330D">
            <w:pPr>
              <w:jc w:val="center"/>
              <w:rPr>
                <w:rFonts w:ascii="Calibri" w:hAnsi="Calibri"/>
                <w:sz w:val="18"/>
                <w:szCs w:val="18"/>
              </w:rPr>
            </w:pPr>
          </w:p>
        </w:tc>
        <w:tc>
          <w:tcPr>
            <w:tcW w:w="0" w:type="auto"/>
            <w:vAlign w:val="center"/>
          </w:tcPr>
          <w:p w14:paraId="1042F4BB" w14:textId="77777777" w:rsidR="0046104C" w:rsidRPr="000D1CB5" w:rsidRDefault="0046104C" w:rsidP="0048330D">
            <w:pPr>
              <w:jc w:val="center"/>
              <w:rPr>
                <w:rFonts w:ascii="Calibri" w:hAnsi="Calibri"/>
                <w:b/>
                <w:sz w:val="18"/>
                <w:szCs w:val="18"/>
              </w:rPr>
            </w:pPr>
            <w:r w:rsidRPr="000D1CB5">
              <w:rPr>
                <w:rFonts w:ascii="Calibri" w:hAnsi="Calibri"/>
                <w:b/>
                <w:sz w:val="18"/>
                <w:szCs w:val="18"/>
              </w:rPr>
              <w:t>35</w:t>
            </w:r>
          </w:p>
        </w:tc>
        <w:tc>
          <w:tcPr>
            <w:tcW w:w="0" w:type="auto"/>
            <w:vAlign w:val="center"/>
          </w:tcPr>
          <w:p w14:paraId="1042F4BC" w14:textId="77777777" w:rsidR="0046104C" w:rsidRPr="000D1CB5" w:rsidRDefault="0046104C" w:rsidP="0048330D">
            <w:pPr>
              <w:jc w:val="center"/>
              <w:rPr>
                <w:rFonts w:ascii="Calibri" w:hAnsi="Calibri"/>
                <w:sz w:val="18"/>
                <w:szCs w:val="18"/>
              </w:rPr>
            </w:pPr>
            <w:r w:rsidRPr="000D1CB5">
              <w:rPr>
                <w:rFonts w:ascii="Calibri" w:hAnsi="Calibri"/>
                <w:sz w:val="18"/>
                <w:szCs w:val="18"/>
              </w:rPr>
              <w:t>1.002</w:t>
            </w:r>
          </w:p>
        </w:tc>
        <w:tc>
          <w:tcPr>
            <w:tcW w:w="0" w:type="auto"/>
            <w:vAlign w:val="center"/>
          </w:tcPr>
          <w:p w14:paraId="1042F4BD" w14:textId="77777777" w:rsidR="0046104C" w:rsidRPr="000D1CB5" w:rsidRDefault="0046104C" w:rsidP="0048330D">
            <w:pPr>
              <w:jc w:val="center"/>
              <w:rPr>
                <w:rFonts w:ascii="Calibri" w:hAnsi="Calibri"/>
                <w:sz w:val="18"/>
                <w:szCs w:val="18"/>
              </w:rPr>
            </w:pPr>
            <w:r w:rsidRPr="000D1CB5">
              <w:rPr>
                <w:rFonts w:ascii="Calibri" w:hAnsi="Calibri"/>
                <w:sz w:val="18"/>
                <w:szCs w:val="18"/>
              </w:rPr>
              <w:t>1.010</w:t>
            </w:r>
          </w:p>
        </w:tc>
        <w:tc>
          <w:tcPr>
            <w:tcW w:w="0" w:type="auto"/>
            <w:vAlign w:val="center"/>
          </w:tcPr>
          <w:p w14:paraId="1042F4BE" w14:textId="77777777" w:rsidR="0046104C" w:rsidRPr="000D1CB5" w:rsidRDefault="0046104C" w:rsidP="0048330D">
            <w:pPr>
              <w:jc w:val="center"/>
              <w:rPr>
                <w:rFonts w:ascii="Calibri" w:hAnsi="Calibri"/>
                <w:sz w:val="18"/>
                <w:szCs w:val="18"/>
              </w:rPr>
            </w:pPr>
            <w:r w:rsidRPr="000D1CB5">
              <w:rPr>
                <w:rFonts w:ascii="Calibri" w:hAnsi="Calibri"/>
                <w:sz w:val="18"/>
                <w:szCs w:val="18"/>
              </w:rPr>
              <w:t>1.019</w:t>
            </w:r>
          </w:p>
        </w:tc>
        <w:tc>
          <w:tcPr>
            <w:tcW w:w="0" w:type="auto"/>
            <w:vAlign w:val="center"/>
          </w:tcPr>
          <w:p w14:paraId="1042F4BF" w14:textId="77777777" w:rsidR="0046104C" w:rsidRPr="000D1CB5" w:rsidRDefault="0046104C" w:rsidP="0048330D">
            <w:pPr>
              <w:jc w:val="center"/>
              <w:rPr>
                <w:rFonts w:ascii="Calibri" w:hAnsi="Calibri"/>
                <w:sz w:val="18"/>
                <w:szCs w:val="18"/>
              </w:rPr>
            </w:pPr>
            <w:r w:rsidRPr="000D1CB5">
              <w:rPr>
                <w:rFonts w:ascii="Calibri" w:hAnsi="Calibri"/>
                <w:sz w:val="18"/>
                <w:szCs w:val="18"/>
              </w:rPr>
              <w:t>1.028</w:t>
            </w:r>
          </w:p>
        </w:tc>
        <w:tc>
          <w:tcPr>
            <w:tcW w:w="0" w:type="auto"/>
            <w:vAlign w:val="center"/>
          </w:tcPr>
          <w:p w14:paraId="1042F4C0" w14:textId="77777777" w:rsidR="0046104C" w:rsidRPr="000D1CB5" w:rsidRDefault="0046104C" w:rsidP="0048330D">
            <w:pPr>
              <w:jc w:val="center"/>
              <w:rPr>
                <w:rFonts w:ascii="Calibri" w:hAnsi="Calibri"/>
                <w:sz w:val="18"/>
                <w:szCs w:val="18"/>
              </w:rPr>
            </w:pPr>
            <w:r w:rsidRPr="000D1CB5">
              <w:rPr>
                <w:rFonts w:ascii="Calibri" w:hAnsi="Calibri"/>
                <w:sz w:val="18"/>
                <w:szCs w:val="18"/>
              </w:rPr>
              <w:t>1.036</w:t>
            </w:r>
          </w:p>
        </w:tc>
        <w:tc>
          <w:tcPr>
            <w:tcW w:w="0" w:type="auto"/>
            <w:vAlign w:val="center"/>
          </w:tcPr>
          <w:p w14:paraId="1042F4C1" w14:textId="77777777" w:rsidR="0046104C" w:rsidRPr="000D1CB5" w:rsidRDefault="0046104C" w:rsidP="0048330D">
            <w:pPr>
              <w:jc w:val="center"/>
              <w:rPr>
                <w:rFonts w:ascii="Calibri" w:hAnsi="Calibri"/>
                <w:sz w:val="18"/>
                <w:szCs w:val="18"/>
              </w:rPr>
            </w:pPr>
            <w:r w:rsidRPr="000D1CB5">
              <w:rPr>
                <w:rFonts w:ascii="Calibri" w:hAnsi="Calibri"/>
                <w:sz w:val="18"/>
                <w:szCs w:val="18"/>
              </w:rPr>
              <w:t>1.045</w:t>
            </w:r>
          </w:p>
        </w:tc>
        <w:tc>
          <w:tcPr>
            <w:tcW w:w="0" w:type="auto"/>
            <w:vAlign w:val="center"/>
          </w:tcPr>
          <w:p w14:paraId="1042F4C2" w14:textId="77777777" w:rsidR="0046104C" w:rsidRPr="000D1CB5" w:rsidRDefault="0046104C" w:rsidP="0048330D">
            <w:pPr>
              <w:jc w:val="center"/>
              <w:rPr>
                <w:rFonts w:ascii="Calibri" w:hAnsi="Calibri"/>
                <w:sz w:val="18"/>
                <w:szCs w:val="18"/>
              </w:rPr>
            </w:pPr>
            <w:r w:rsidRPr="000D1CB5">
              <w:rPr>
                <w:rFonts w:ascii="Calibri" w:hAnsi="Calibri"/>
                <w:sz w:val="18"/>
                <w:szCs w:val="18"/>
              </w:rPr>
              <w:t>1.054</w:t>
            </w:r>
          </w:p>
        </w:tc>
        <w:tc>
          <w:tcPr>
            <w:tcW w:w="0" w:type="auto"/>
            <w:vAlign w:val="center"/>
          </w:tcPr>
          <w:p w14:paraId="1042F4C3" w14:textId="77777777" w:rsidR="0046104C" w:rsidRPr="000D1CB5" w:rsidRDefault="0046104C" w:rsidP="0048330D">
            <w:pPr>
              <w:jc w:val="center"/>
              <w:rPr>
                <w:rFonts w:ascii="Calibri" w:hAnsi="Calibri"/>
                <w:sz w:val="18"/>
                <w:szCs w:val="18"/>
              </w:rPr>
            </w:pPr>
            <w:r w:rsidRPr="000D1CB5">
              <w:rPr>
                <w:rFonts w:ascii="Calibri" w:hAnsi="Calibri"/>
                <w:sz w:val="18"/>
                <w:szCs w:val="18"/>
              </w:rPr>
              <w:t>1.062</w:t>
            </w:r>
          </w:p>
        </w:tc>
        <w:tc>
          <w:tcPr>
            <w:tcW w:w="0" w:type="auto"/>
            <w:vAlign w:val="center"/>
          </w:tcPr>
          <w:p w14:paraId="1042F4C4" w14:textId="77777777" w:rsidR="0046104C" w:rsidRPr="000D1CB5" w:rsidRDefault="0046104C" w:rsidP="0048330D">
            <w:pPr>
              <w:jc w:val="center"/>
              <w:rPr>
                <w:rFonts w:ascii="Calibri" w:hAnsi="Calibri"/>
                <w:sz w:val="18"/>
                <w:szCs w:val="18"/>
              </w:rPr>
            </w:pPr>
            <w:r w:rsidRPr="000D1CB5">
              <w:rPr>
                <w:rFonts w:ascii="Calibri" w:hAnsi="Calibri"/>
                <w:sz w:val="18"/>
                <w:szCs w:val="18"/>
              </w:rPr>
              <w:t>1.071</w:t>
            </w:r>
          </w:p>
        </w:tc>
      </w:tr>
      <w:tr w:rsidR="0046104C" w:rsidRPr="000D1CB5" w14:paraId="1042F4D1" w14:textId="77777777" w:rsidTr="00147921">
        <w:trPr>
          <w:cantSplit/>
          <w:trHeight w:hRule="exact" w:val="187"/>
          <w:jc w:val="center"/>
        </w:trPr>
        <w:tc>
          <w:tcPr>
            <w:tcW w:w="0" w:type="auto"/>
            <w:vMerge/>
            <w:vAlign w:val="center"/>
          </w:tcPr>
          <w:p w14:paraId="1042F4C6" w14:textId="77777777" w:rsidR="0046104C" w:rsidRPr="000D1CB5" w:rsidRDefault="0046104C" w:rsidP="0048330D">
            <w:pPr>
              <w:jc w:val="center"/>
              <w:rPr>
                <w:rFonts w:ascii="Calibri" w:hAnsi="Calibri"/>
                <w:sz w:val="18"/>
                <w:szCs w:val="18"/>
              </w:rPr>
            </w:pPr>
          </w:p>
        </w:tc>
        <w:tc>
          <w:tcPr>
            <w:tcW w:w="0" w:type="auto"/>
            <w:vAlign w:val="center"/>
          </w:tcPr>
          <w:p w14:paraId="1042F4C7" w14:textId="77777777" w:rsidR="0046104C" w:rsidRPr="000D1CB5" w:rsidRDefault="0046104C" w:rsidP="0048330D">
            <w:pPr>
              <w:jc w:val="center"/>
              <w:rPr>
                <w:rFonts w:ascii="Calibri" w:hAnsi="Calibri"/>
                <w:b/>
                <w:sz w:val="18"/>
                <w:szCs w:val="18"/>
              </w:rPr>
            </w:pPr>
            <w:r w:rsidRPr="000D1CB5">
              <w:rPr>
                <w:rFonts w:ascii="Calibri" w:hAnsi="Calibri"/>
                <w:b/>
                <w:sz w:val="18"/>
                <w:szCs w:val="18"/>
              </w:rPr>
              <w:t>40</w:t>
            </w:r>
          </w:p>
        </w:tc>
        <w:tc>
          <w:tcPr>
            <w:tcW w:w="0" w:type="auto"/>
            <w:vAlign w:val="center"/>
          </w:tcPr>
          <w:p w14:paraId="1042F4C8" w14:textId="77777777" w:rsidR="0046104C" w:rsidRPr="000D1CB5" w:rsidRDefault="0046104C" w:rsidP="0048330D">
            <w:pPr>
              <w:jc w:val="center"/>
              <w:rPr>
                <w:rFonts w:ascii="Calibri" w:hAnsi="Calibri"/>
                <w:sz w:val="18"/>
                <w:szCs w:val="18"/>
              </w:rPr>
            </w:pPr>
            <w:r w:rsidRPr="000D1CB5">
              <w:rPr>
                <w:rFonts w:ascii="Calibri" w:hAnsi="Calibri"/>
                <w:sz w:val="18"/>
                <w:szCs w:val="18"/>
              </w:rPr>
              <w:t>0.997</w:t>
            </w:r>
          </w:p>
        </w:tc>
        <w:tc>
          <w:tcPr>
            <w:tcW w:w="0" w:type="auto"/>
            <w:vAlign w:val="center"/>
          </w:tcPr>
          <w:p w14:paraId="1042F4C9" w14:textId="77777777" w:rsidR="0046104C" w:rsidRPr="000D1CB5" w:rsidRDefault="0046104C" w:rsidP="0048330D">
            <w:pPr>
              <w:jc w:val="center"/>
              <w:rPr>
                <w:rFonts w:ascii="Calibri" w:hAnsi="Calibri"/>
                <w:sz w:val="18"/>
                <w:szCs w:val="18"/>
              </w:rPr>
            </w:pPr>
            <w:r w:rsidRPr="000D1CB5">
              <w:rPr>
                <w:rFonts w:ascii="Calibri" w:hAnsi="Calibri"/>
                <w:sz w:val="18"/>
                <w:szCs w:val="18"/>
              </w:rPr>
              <w:t>1.005</w:t>
            </w:r>
          </w:p>
        </w:tc>
        <w:tc>
          <w:tcPr>
            <w:tcW w:w="0" w:type="auto"/>
            <w:vAlign w:val="center"/>
          </w:tcPr>
          <w:p w14:paraId="1042F4CA" w14:textId="77777777" w:rsidR="0046104C" w:rsidRPr="000D1CB5" w:rsidRDefault="0046104C" w:rsidP="0048330D">
            <w:pPr>
              <w:jc w:val="center"/>
              <w:rPr>
                <w:rFonts w:ascii="Calibri" w:hAnsi="Calibri"/>
                <w:sz w:val="18"/>
                <w:szCs w:val="18"/>
              </w:rPr>
            </w:pPr>
            <w:r w:rsidRPr="000D1CB5">
              <w:rPr>
                <w:rFonts w:ascii="Calibri" w:hAnsi="Calibri"/>
                <w:sz w:val="18"/>
                <w:szCs w:val="18"/>
              </w:rPr>
              <w:t>1.014</w:t>
            </w:r>
          </w:p>
        </w:tc>
        <w:tc>
          <w:tcPr>
            <w:tcW w:w="0" w:type="auto"/>
            <w:vAlign w:val="center"/>
          </w:tcPr>
          <w:p w14:paraId="1042F4CB" w14:textId="77777777" w:rsidR="0046104C" w:rsidRPr="000D1CB5" w:rsidRDefault="0046104C" w:rsidP="0048330D">
            <w:pPr>
              <w:jc w:val="center"/>
              <w:rPr>
                <w:rFonts w:ascii="Calibri" w:hAnsi="Calibri"/>
                <w:sz w:val="18"/>
                <w:szCs w:val="18"/>
              </w:rPr>
            </w:pPr>
            <w:r w:rsidRPr="000D1CB5">
              <w:rPr>
                <w:rFonts w:ascii="Calibri" w:hAnsi="Calibri"/>
                <w:sz w:val="18"/>
                <w:szCs w:val="18"/>
              </w:rPr>
              <w:t>1.023</w:t>
            </w:r>
          </w:p>
        </w:tc>
        <w:tc>
          <w:tcPr>
            <w:tcW w:w="0" w:type="auto"/>
            <w:vAlign w:val="center"/>
          </w:tcPr>
          <w:p w14:paraId="1042F4CC" w14:textId="77777777" w:rsidR="0046104C" w:rsidRPr="000D1CB5" w:rsidRDefault="0046104C" w:rsidP="0048330D">
            <w:pPr>
              <w:jc w:val="center"/>
              <w:rPr>
                <w:rFonts w:ascii="Calibri" w:hAnsi="Calibri"/>
                <w:sz w:val="18"/>
                <w:szCs w:val="18"/>
              </w:rPr>
            </w:pPr>
            <w:r w:rsidRPr="000D1CB5">
              <w:rPr>
                <w:rFonts w:ascii="Calibri" w:hAnsi="Calibri"/>
                <w:sz w:val="18"/>
                <w:szCs w:val="18"/>
              </w:rPr>
              <w:t>1.031</w:t>
            </w:r>
          </w:p>
        </w:tc>
        <w:tc>
          <w:tcPr>
            <w:tcW w:w="0" w:type="auto"/>
            <w:vAlign w:val="center"/>
          </w:tcPr>
          <w:p w14:paraId="1042F4CD" w14:textId="77777777" w:rsidR="0046104C" w:rsidRPr="000D1CB5" w:rsidRDefault="0046104C" w:rsidP="0048330D">
            <w:pPr>
              <w:jc w:val="center"/>
              <w:rPr>
                <w:rFonts w:ascii="Calibri" w:hAnsi="Calibri"/>
                <w:sz w:val="18"/>
                <w:szCs w:val="18"/>
              </w:rPr>
            </w:pPr>
            <w:r w:rsidRPr="000D1CB5">
              <w:rPr>
                <w:rFonts w:ascii="Calibri" w:hAnsi="Calibri"/>
                <w:sz w:val="18"/>
                <w:szCs w:val="18"/>
              </w:rPr>
              <w:t>1.040</w:t>
            </w:r>
          </w:p>
        </w:tc>
        <w:tc>
          <w:tcPr>
            <w:tcW w:w="0" w:type="auto"/>
            <w:vAlign w:val="center"/>
          </w:tcPr>
          <w:p w14:paraId="1042F4CE" w14:textId="77777777" w:rsidR="0046104C" w:rsidRPr="000D1CB5" w:rsidRDefault="0046104C" w:rsidP="0048330D">
            <w:pPr>
              <w:jc w:val="center"/>
              <w:rPr>
                <w:rFonts w:ascii="Calibri" w:hAnsi="Calibri"/>
                <w:sz w:val="18"/>
                <w:szCs w:val="18"/>
              </w:rPr>
            </w:pPr>
            <w:r w:rsidRPr="000D1CB5">
              <w:rPr>
                <w:rFonts w:ascii="Calibri" w:hAnsi="Calibri"/>
                <w:sz w:val="18"/>
                <w:szCs w:val="18"/>
              </w:rPr>
              <w:t>1.048</w:t>
            </w:r>
          </w:p>
        </w:tc>
        <w:tc>
          <w:tcPr>
            <w:tcW w:w="0" w:type="auto"/>
            <w:vAlign w:val="center"/>
          </w:tcPr>
          <w:p w14:paraId="1042F4CF" w14:textId="77777777" w:rsidR="0046104C" w:rsidRPr="000D1CB5" w:rsidRDefault="0046104C" w:rsidP="0048330D">
            <w:pPr>
              <w:jc w:val="center"/>
              <w:rPr>
                <w:rFonts w:ascii="Calibri" w:hAnsi="Calibri"/>
                <w:sz w:val="18"/>
                <w:szCs w:val="18"/>
              </w:rPr>
            </w:pPr>
            <w:r w:rsidRPr="000D1CB5">
              <w:rPr>
                <w:rFonts w:ascii="Calibri" w:hAnsi="Calibri"/>
                <w:sz w:val="18"/>
                <w:szCs w:val="18"/>
              </w:rPr>
              <w:t>1.057</w:t>
            </w:r>
          </w:p>
        </w:tc>
        <w:tc>
          <w:tcPr>
            <w:tcW w:w="0" w:type="auto"/>
            <w:vAlign w:val="center"/>
          </w:tcPr>
          <w:p w14:paraId="1042F4D0" w14:textId="77777777" w:rsidR="0046104C" w:rsidRPr="000D1CB5" w:rsidRDefault="0046104C" w:rsidP="0048330D">
            <w:pPr>
              <w:jc w:val="center"/>
              <w:rPr>
                <w:rFonts w:ascii="Calibri" w:hAnsi="Calibri"/>
                <w:sz w:val="18"/>
                <w:szCs w:val="18"/>
              </w:rPr>
            </w:pPr>
            <w:r w:rsidRPr="000D1CB5">
              <w:rPr>
                <w:rFonts w:ascii="Calibri" w:hAnsi="Calibri"/>
                <w:sz w:val="18"/>
                <w:szCs w:val="18"/>
              </w:rPr>
              <w:t>1.065</w:t>
            </w:r>
          </w:p>
        </w:tc>
      </w:tr>
      <w:tr w:rsidR="0046104C" w:rsidRPr="000D1CB5" w14:paraId="1042F4DD" w14:textId="77777777" w:rsidTr="00147921">
        <w:trPr>
          <w:cantSplit/>
          <w:trHeight w:hRule="exact" w:val="187"/>
          <w:jc w:val="center"/>
        </w:trPr>
        <w:tc>
          <w:tcPr>
            <w:tcW w:w="0" w:type="auto"/>
            <w:vMerge/>
            <w:vAlign w:val="center"/>
          </w:tcPr>
          <w:p w14:paraId="1042F4D2" w14:textId="77777777" w:rsidR="0046104C" w:rsidRPr="000D1CB5" w:rsidRDefault="0046104C" w:rsidP="0048330D">
            <w:pPr>
              <w:jc w:val="center"/>
              <w:rPr>
                <w:rFonts w:ascii="Calibri" w:hAnsi="Calibri"/>
                <w:sz w:val="18"/>
                <w:szCs w:val="18"/>
              </w:rPr>
            </w:pPr>
          </w:p>
        </w:tc>
        <w:tc>
          <w:tcPr>
            <w:tcW w:w="0" w:type="auto"/>
            <w:vAlign w:val="center"/>
          </w:tcPr>
          <w:p w14:paraId="1042F4D3" w14:textId="77777777" w:rsidR="0046104C" w:rsidRPr="000D1CB5" w:rsidRDefault="0046104C" w:rsidP="0048330D">
            <w:pPr>
              <w:jc w:val="center"/>
              <w:rPr>
                <w:rFonts w:ascii="Calibri" w:hAnsi="Calibri"/>
                <w:b/>
                <w:sz w:val="18"/>
                <w:szCs w:val="18"/>
              </w:rPr>
            </w:pPr>
            <w:r w:rsidRPr="000D1CB5">
              <w:rPr>
                <w:rFonts w:ascii="Calibri" w:hAnsi="Calibri"/>
                <w:b/>
                <w:sz w:val="18"/>
                <w:szCs w:val="18"/>
              </w:rPr>
              <w:t>45</w:t>
            </w:r>
          </w:p>
        </w:tc>
        <w:tc>
          <w:tcPr>
            <w:tcW w:w="0" w:type="auto"/>
            <w:vAlign w:val="center"/>
          </w:tcPr>
          <w:p w14:paraId="1042F4D4" w14:textId="77777777" w:rsidR="0046104C" w:rsidRPr="000D1CB5" w:rsidRDefault="0046104C" w:rsidP="0048330D">
            <w:pPr>
              <w:jc w:val="center"/>
              <w:rPr>
                <w:rFonts w:ascii="Calibri" w:hAnsi="Calibri"/>
                <w:sz w:val="18"/>
                <w:szCs w:val="18"/>
              </w:rPr>
            </w:pPr>
            <w:r w:rsidRPr="000D1CB5">
              <w:rPr>
                <w:rFonts w:ascii="Calibri" w:hAnsi="Calibri"/>
                <w:sz w:val="18"/>
                <w:szCs w:val="18"/>
              </w:rPr>
              <w:t>0.992</w:t>
            </w:r>
          </w:p>
        </w:tc>
        <w:tc>
          <w:tcPr>
            <w:tcW w:w="0" w:type="auto"/>
            <w:vAlign w:val="center"/>
          </w:tcPr>
          <w:p w14:paraId="1042F4D5" w14:textId="77777777" w:rsidR="0046104C" w:rsidRPr="000D1CB5" w:rsidRDefault="0046104C" w:rsidP="0048330D">
            <w:pPr>
              <w:jc w:val="center"/>
              <w:rPr>
                <w:rFonts w:ascii="Calibri" w:hAnsi="Calibri"/>
                <w:sz w:val="18"/>
                <w:szCs w:val="18"/>
              </w:rPr>
            </w:pPr>
            <w:r w:rsidRPr="000D1CB5">
              <w:rPr>
                <w:rFonts w:ascii="Calibri" w:hAnsi="Calibri"/>
                <w:sz w:val="18"/>
                <w:szCs w:val="18"/>
              </w:rPr>
              <w:t>1.000</w:t>
            </w:r>
          </w:p>
        </w:tc>
        <w:tc>
          <w:tcPr>
            <w:tcW w:w="0" w:type="auto"/>
            <w:vAlign w:val="center"/>
          </w:tcPr>
          <w:p w14:paraId="1042F4D6" w14:textId="77777777" w:rsidR="0046104C" w:rsidRPr="000D1CB5" w:rsidRDefault="0046104C" w:rsidP="0048330D">
            <w:pPr>
              <w:jc w:val="center"/>
              <w:rPr>
                <w:rFonts w:ascii="Calibri" w:hAnsi="Calibri"/>
                <w:sz w:val="18"/>
                <w:szCs w:val="18"/>
              </w:rPr>
            </w:pPr>
            <w:r w:rsidRPr="000D1CB5">
              <w:rPr>
                <w:rFonts w:ascii="Calibri" w:hAnsi="Calibri"/>
                <w:sz w:val="18"/>
                <w:szCs w:val="18"/>
              </w:rPr>
              <w:t>1.009</w:t>
            </w:r>
          </w:p>
        </w:tc>
        <w:tc>
          <w:tcPr>
            <w:tcW w:w="0" w:type="auto"/>
            <w:vAlign w:val="center"/>
          </w:tcPr>
          <w:p w14:paraId="1042F4D7" w14:textId="77777777" w:rsidR="0046104C" w:rsidRPr="000D1CB5" w:rsidRDefault="0046104C" w:rsidP="0048330D">
            <w:pPr>
              <w:jc w:val="center"/>
              <w:rPr>
                <w:rFonts w:ascii="Calibri" w:hAnsi="Calibri"/>
                <w:sz w:val="18"/>
                <w:szCs w:val="18"/>
              </w:rPr>
            </w:pPr>
            <w:r w:rsidRPr="000D1CB5">
              <w:rPr>
                <w:rFonts w:ascii="Calibri" w:hAnsi="Calibri"/>
                <w:sz w:val="18"/>
                <w:szCs w:val="18"/>
              </w:rPr>
              <w:t>1.017</w:t>
            </w:r>
          </w:p>
        </w:tc>
        <w:tc>
          <w:tcPr>
            <w:tcW w:w="0" w:type="auto"/>
            <w:vAlign w:val="center"/>
          </w:tcPr>
          <w:p w14:paraId="1042F4D8" w14:textId="77777777" w:rsidR="0046104C" w:rsidRPr="000D1CB5" w:rsidRDefault="0046104C" w:rsidP="0048330D">
            <w:pPr>
              <w:jc w:val="center"/>
              <w:rPr>
                <w:rFonts w:ascii="Calibri" w:hAnsi="Calibri"/>
                <w:sz w:val="18"/>
                <w:szCs w:val="18"/>
              </w:rPr>
            </w:pPr>
            <w:r w:rsidRPr="000D1CB5">
              <w:rPr>
                <w:rFonts w:ascii="Calibri" w:hAnsi="Calibri"/>
                <w:sz w:val="18"/>
                <w:szCs w:val="18"/>
              </w:rPr>
              <w:t>1.026</w:t>
            </w:r>
          </w:p>
        </w:tc>
        <w:tc>
          <w:tcPr>
            <w:tcW w:w="0" w:type="auto"/>
            <w:vAlign w:val="center"/>
          </w:tcPr>
          <w:p w14:paraId="1042F4D9" w14:textId="77777777" w:rsidR="0046104C" w:rsidRPr="000D1CB5" w:rsidRDefault="0046104C" w:rsidP="0048330D">
            <w:pPr>
              <w:jc w:val="center"/>
              <w:rPr>
                <w:rFonts w:ascii="Calibri" w:hAnsi="Calibri"/>
                <w:sz w:val="18"/>
                <w:szCs w:val="18"/>
              </w:rPr>
            </w:pPr>
            <w:r w:rsidRPr="000D1CB5">
              <w:rPr>
                <w:rFonts w:ascii="Calibri" w:hAnsi="Calibri"/>
                <w:sz w:val="18"/>
                <w:szCs w:val="18"/>
              </w:rPr>
              <w:t>1.035</w:t>
            </w:r>
          </w:p>
        </w:tc>
        <w:tc>
          <w:tcPr>
            <w:tcW w:w="0" w:type="auto"/>
            <w:vAlign w:val="center"/>
          </w:tcPr>
          <w:p w14:paraId="1042F4DA" w14:textId="77777777" w:rsidR="0046104C" w:rsidRPr="000D1CB5" w:rsidRDefault="0046104C" w:rsidP="0048330D">
            <w:pPr>
              <w:jc w:val="center"/>
              <w:rPr>
                <w:rFonts w:ascii="Calibri" w:hAnsi="Calibri"/>
                <w:sz w:val="18"/>
                <w:szCs w:val="18"/>
              </w:rPr>
            </w:pPr>
            <w:r w:rsidRPr="000D1CB5">
              <w:rPr>
                <w:rFonts w:ascii="Calibri" w:hAnsi="Calibri"/>
                <w:sz w:val="18"/>
                <w:szCs w:val="18"/>
              </w:rPr>
              <w:t>1.043</w:t>
            </w:r>
          </w:p>
        </w:tc>
        <w:tc>
          <w:tcPr>
            <w:tcW w:w="0" w:type="auto"/>
            <w:vAlign w:val="center"/>
          </w:tcPr>
          <w:p w14:paraId="1042F4DB" w14:textId="77777777" w:rsidR="0046104C" w:rsidRPr="000D1CB5" w:rsidRDefault="0046104C" w:rsidP="0048330D">
            <w:pPr>
              <w:jc w:val="center"/>
              <w:rPr>
                <w:rFonts w:ascii="Calibri" w:hAnsi="Calibri"/>
                <w:sz w:val="18"/>
                <w:szCs w:val="18"/>
              </w:rPr>
            </w:pPr>
            <w:r w:rsidRPr="000D1CB5">
              <w:rPr>
                <w:rFonts w:ascii="Calibri" w:hAnsi="Calibri"/>
                <w:sz w:val="18"/>
                <w:szCs w:val="18"/>
              </w:rPr>
              <w:t>1.051</w:t>
            </w:r>
          </w:p>
        </w:tc>
        <w:tc>
          <w:tcPr>
            <w:tcW w:w="0" w:type="auto"/>
            <w:vAlign w:val="center"/>
          </w:tcPr>
          <w:p w14:paraId="1042F4DC" w14:textId="77777777" w:rsidR="0046104C" w:rsidRPr="000D1CB5" w:rsidRDefault="0046104C" w:rsidP="0048330D">
            <w:pPr>
              <w:jc w:val="center"/>
              <w:rPr>
                <w:rFonts w:ascii="Calibri" w:hAnsi="Calibri"/>
                <w:sz w:val="18"/>
                <w:szCs w:val="18"/>
              </w:rPr>
            </w:pPr>
            <w:r w:rsidRPr="000D1CB5">
              <w:rPr>
                <w:rFonts w:ascii="Calibri" w:hAnsi="Calibri"/>
                <w:sz w:val="18"/>
                <w:szCs w:val="18"/>
              </w:rPr>
              <w:t>1.060</w:t>
            </w:r>
          </w:p>
        </w:tc>
      </w:tr>
      <w:tr w:rsidR="0046104C" w:rsidRPr="000D1CB5" w14:paraId="1042F4E9" w14:textId="77777777" w:rsidTr="00147921">
        <w:trPr>
          <w:cantSplit/>
          <w:trHeight w:hRule="exact" w:val="187"/>
          <w:jc w:val="center"/>
        </w:trPr>
        <w:tc>
          <w:tcPr>
            <w:tcW w:w="0" w:type="auto"/>
            <w:vMerge/>
            <w:vAlign w:val="center"/>
          </w:tcPr>
          <w:p w14:paraId="1042F4DE" w14:textId="77777777" w:rsidR="0046104C" w:rsidRPr="000D1CB5" w:rsidRDefault="0046104C" w:rsidP="0048330D">
            <w:pPr>
              <w:jc w:val="center"/>
              <w:rPr>
                <w:rFonts w:ascii="Calibri" w:hAnsi="Calibri"/>
                <w:sz w:val="18"/>
                <w:szCs w:val="18"/>
              </w:rPr>
            </w:pPr>
          </w:p>
        </w:tc>
        <w:tc>
          <w:tcPr>
            <w:tcW w:w="0" w:type="auto"/>
            <w:vAlign w:val="center"/>
          </w:tcPr>
          <w:p w14:paraId="1042F4DF" w14:textId="77777777" w:rsidR="0046104C" w:rsidRPr="000D1CB5" w:rsidRDefault="0046104C" w:rsidP="0048330D">
            <w:pPr>
              <w:jc w:val="center"/>
              <w:rPr>
                <w:rFonts w:ascii="Calibri" w:hAnsi="Calibri"/>
                <w:b/>
                <w:sz w:val="18"/>
                <w:szCs w:val="18"/>
              </w:rPr>
            </w:pPr>
            <w:r w:rsidRPr="000D1CB5">
              <w:rPr>
                <w:rFonts w:ascii="Calibri" w:hAnsi="Calibri"/>
                <w:b/>
                <w:sz w:val="18"/>
                <w:szCs w:val="18"/>
              </w:rPr>
              <w:t>50</w:t>
            </w:r>
          </w:p>
        </w:tc>
        <w:tc>
          <w:tcPr>
            <w:tcW w:w="0" w:type="auto"/>
            <w:vAlign w:val="center"/>
          </w:tcPr>
          <w:p w14:paraId="1042F4E0" w14:textId="77777777" w:rsidR="0046104C" w:rsidRPr="000D1CB5" w:rsidRDefault="0046104C" w:rsidP="0048330D">
            <w:pPr>
              <w:jc w:val="center"/>
              <w:rPr>
                <w:rFonts w:ascii="Calibri" w:hAnsi="Calibri"/>
                <w:sz w:val="18"/>
                <w:szCs w:val="18"/>
              </w:rPr>
            </w:pPr>
            <w:r w:rsidRPr="000D1CB5">
              <w:rPr>
                <w:rFonts w:ascii="Calibri" w:hAnsi="Calibri"/>
                <w:sz w:val="18"/>
                <w:szCs w:val="18"/>
              </w:rPr>
              <w:t>0.987</w:t>
            </w:r>
          </w:p>
        </w:tc>
        <w:tc>
          <w:tcPr>
            <w:tcW w:w="0" w:type="auto"/>
            <w:vAlign w:val="center"/>
          </w:tcPr>
          <w:p w14:paraId="1042F4E1" w14:textId="77777777" w:rsidR="0046104C" w:rsidRPr="000D1CB5" w:rsidRDefault="0046104C" w:rsidP="0048330D">
            <w:pPr>
              <w:jc w:val="center"/>
              <w:rPr>
                <w:rFonts w:ascii="Calibri" w:hAnsi="Calibri"/>
                <w:sz w:val="18"/>
                <w:szCs w:val="18"/>
              </w:rPr>
            </w:pPr>
            <w:r w:rsidRPr="000D1CB5">
              <w:rPr>
                <w:rFonts w:ascii="Calibri" w:hAnsi="Calibri"/>
                <w:sz w:val="18"/>
                <w:szCs w:val="18"/>
              </w:rPr>
              <w:t>0.995</w:t>
            </w:r>
          </w:p>
        </w:tc>
        <w:tc>
          <w:tcPr>
            <w:tcW w:w="0" w:type="auto"/>
            <w:vAlign w:val="center"/>
          </w:tcPr>
          <w:p w14:paraId="1042F4E2" w14:textId="77777777" w:rsidR="0046104C" w:rsidRPr="000D1CB5" w:rsidRDefault="0046104C" w:rsidP="0048330D">
            <w:pPr>
              <w:jc w:val="center"/>
              <w:rPr>
                <w:rFonts w:ascii="Calibri" w:hAnsi="Calibri"/>
                <w:sz w:val="18"/>
                <w:szCs w:val="18"/>
              </w:rPr>
            </w:pPr>
            <w:r w:rsidRPr="000D1CB5">
              <w:rPr>
                <w:rFonts w:ascii="Calibri" w:hAnsi="Calibri"/>
                <w:sz w:val="18"/>
                <w:szCs w:val="18"/>
              </w:rPr>
              <w:t>1.004</w:t>
            </w:r>
          </w:p>
        </w:tc>
        <w:tc>
          <w:tcPr>
            <w:tcW w:w="0" w:type="auto"/>
            <w:vAlign w:val="center"/>
          </w:tcPr>
          <w:p w14:paraId="1042F4E3" w14:textId="77777777" w:rsidR="0046104C" w:rsidRPr="000D1CB5" w:rsidRDefault="0046104C" w:rsidP="0048330D">
            <w:pPr>
              <w:jc w:val="center"/>
              <w:rPr>
                <w:rFonts w:ascii="Calibri" w:hAnsi="Calibri"/>
                <w:sz w:val="18"/>
                <w:szCs w:val="18"/>
              </w:rPr>
            </w:pPr>
            <w:r w:rsidRPr="000D1CB5">
              <w:rPr>
                <w:rFonts w:ascii="Calibri" w:hAnsi="Calibri"/>
                <w:sz w:val="18"/>
                <w:szCs w:val="18"/>
              </w:rPr>
              <w:t>1.012</w:t>
            </w:r>
          </w:p>
        </w:tc>
        <w:tc>
          <w:tcPr>
            <w:tcW w:w="0" w:type="auto"/>
            <w:vAlign w:val="center"/>
          </w:tcPr>
          <w:p w14:paraId="1042F4E4" w14:textId="77777777" w:rsidR="0046104C" w:rsidRPr="000D1CB5" w:rsidRDefault="0046104C" w:rsidP="0048330D">
            <w:pPr>
              <w:jc w:val="center"/>
              <w:rPr>
                <w:rFonts w:ascii="Calibri" w:hAnsi="Calibri"/>
                <w:sz w:val="18"/>
                <w:szCs w:val="18"/>
              </w:rPr>
            </w:pPr>
            <w:r w:rsidRPr="000D1CB5">
              <w:rPr>
                <w:rFonts w:ascii="Calibri" w:hAnsi="Calibri"/>
                <w:sz w:val="18"/>
                <w:szCs w:val="18"/>
              </w:rPr>
              <w:t>1.021</w:t>
            </w:r>
          </w:p>
        </w:tc>
        <w:tc>
          <w:tcPr>
            <w:tcW w:w="0" w:type="auto"/>
            <w:vAlign w:val="center"/>
          </w:tcPr>
          <w:p w14:paraId="1042F4E5" w14:textId="77777777" w:rsidR="0046104C" w:rsidRPr="000D1CB5" w:rsidRDefault="0046104C" w:rsidP="0048330D">
            <w:pPr>
              <w:jc w:val="center"/>
              <w:rPr>
                <w:rFonts w:ascii="Calibri" w:hAnsi="Calibri"/>
                <w:sz w:val="18"/>
                <w:szCs w:val="18"/>
              </w:rPr>
            </w:pPr>
            <w:r w:rsidRPr="000D1CB5">
              <w:rPr>
                <w:rFonts w:ascii="Calibri" w:hAnsi="Calibri"/>
                <w:sz w:val="18"/>
                <w:szCs w:val="18"/>
              </w:rPr>
              <w:t>1.029</w:t>
            </w:r>
          </w:p>
        </w:tc>
        <w:tc>
          <w:tcPr>
            <w:tcW w:w="0" w:type="auto"/>
            <w:vAlign w:val="center"/>
          </w:tcPr>
          <w:p w14:paraId="1042F4E6" w14:textId="77777777" w:rsidR="0046104C" w:rsidRPr="000D1CB5" w:rsidRDefault="0046104C" w:rsidP="0048330D">
            <w:pPr>
              <w:jc w:val="center"/>
              <w:rPr>
                <w:rFonts w:ascii="Calibri" w:hAnsi="Calibri"/>
                <w:sz w:val="18"/>
                <w:szCs w:val="18"/>
              </w:rPr>
            </w:pPr>
            <w:r w:rsidRPr="000D1CB5">
              <w:rPr>
                <w:rFonts w:ascii="Calibri" w:hAnsi="Calibri"/>
                <w:sz w:val="18"/>
                <w:szCs w:val="18"/>
              </w:rPr>
              <w:t>1.038</w:t>
            </w:r>
          </w:p>
        </w:tc>
        <w:tc>
          <w:tcPr>
            <w:tcW w:w="0" w:type="auto"/>
            <w:vAlign w:val="center"/>
          </w:tcPr>
          <w:p w14:paraId="1042F4E7" w14:textId="77777777" w:rsidR="0046104C" w:rsidRPr="000D1CB5" w:rsidRDefault="0046104C" w:rsidP="0048330D">
            <w:pPr>
              <w:jc w:val="center"/>
              <w:rPr>
                <w:rFonts w:ascii="Calibri" w:hAnsi="Calibri"/>
                <w:sz w:val="18"/>
                <w:szCs w:val="18"/>
              </w:rPr>
            </w:pPr>
            <w:r w:rsidRPr="000D1CB5">
              <w:rPr>
                <w:rFonts w:ascii="Calibri" w:hAnsi="Calibri"/>
                <w:sz w:val="18"/>
                <w:szCs w:val="18"/>
              </w:rPr>
              <w:t>1.046</w:t>
            </w:r>
          </w:p>
        </w:tc>
        <w:tc>
          <w:tcPr>
            <w:tcW w:w="0" w:type="auto"/>
            <w:vAlign w:val="center"/>
          </w:tcPr>
          <w:p w14:paraId="1042F4E8" w14:textId="77777777" w:rsidR="0046104C" w:rsidRPr="000D1CB5" w:rsidRDefault="0046104C" w:rsidP="0048330D">
            <w:pPr>
              <w:jc w:val="center"/>
              <w:rPr>
                <w:rFonts w:ascii="Calibri" w:hAnsi="Calibri"/>
                <w:sz w:val="18"/>
                <w:szCs w:val="18"/>
              </w:rPr>
            </w:pPr>
            <w:r w:rsidRPr="000D1CB5">
              <w:rPr>
                <w:rFonts w:ascii="Calibri" w:hAnsi="Calibri"/>
                <w:sz w:val="18"/>
                <w:szCs w:val="18"/>
              </w:rPr>
              <w:t>1.055</w:t>
            </w:r>
          </w:p>
        </w:tc>
      </w:tr>
      <w:tr w:rsidR="0046104C" w:rsidRPr="000D1CB5" w14:paraId="1042F4F5" w14:textId="77777777" w:rsidTr="00147921">
        <w:trPr>
          <w:cantSplit/>
          <w:trHeight w:hRule="exact" w:val="187"/>
          <w:jc w:val="center"/>
        </w:trPr>
        <w:tc>
          <w:tcPr>
            <w:tcW w:w="0" w:type="auto"/>
            <w:vMerge/>
            <w:vAlign w:val="center"/>
          </w:tcPr>
          <w:p w14:paraId="1042F4EA" w14:textId="77777777" w:rsidR="0046104C" w:rsidRPr="000D1CB5" w:rsidRDefault="0046104C" w:rsidP="0048330D">
            <w:pPr>
              <w:jc w:val="center"/>
              <w:rPr>
                <w:rFonts w:ascii="Calibri" w:hAnsi="Calibri"/>
                <w:sz w:val="18"/>
                <w:szCs w:val="18"/>
              </w:rPr>
            </w:pPr>
          </w:p>
        </w:tc>
        <w:tc>
          <w:tcPr>
            <w:tcW w:w="0" w:type="auto"/>
            <w:vAlign w:val="center"/>
          </w:tcPr>
          <w:p w14:paraId="1042F4EB" w14:textId="77777777" w:rsidR="0046104C" w:rsidRPr="000D1CB5" w:rsidRDefault="0046104C" w:rsidP="0048330D">
            <w:pPr>
              <w:jc w:val="center"/>
              <w:rPr>
                <w:rFonts w:ascii="Calibri" w:hAnsi="Calibri"/>
                <w:b/>
                <w:sz w:val="18"/>
                <w:szCs w:val="18"/>
              </w:rPr>
            </w:pPr>
            <w:r w:rsidRPr="000D1CB5">
              <w:rPr>
                <w:rFonts w:ascii="Calibri" w:hAnsi="Calibri"/>
                <w:b/>
                <w:sz w:val="18"/>
                <w:szCs w:val="18"/>
              </w:rPr>
              <w:t>55</w:t>
            </w:r>
          </w:p>
        </w:tc>
        <w:tc>
          <w:tcPr>
            <w:tcW w:w="0" w:type="auto"/>
            <w:vAlign w:val="center"/>
          </w:tcPr>
          <w:p w14:paraId="1042F4EC" w14:textId="77777777" w:rsidR="0046104C" w:rsidRPr="000D1CB5" w:rsidRDefault="0046104C" w:rsidP="0048330D">
            <w:pPr>
              <w:jc w:val="center"/>
              <w:rPr>
                <w:rFonts w:ascii="Calibri" w:hAnsi="Calibri"/>
                <w:sz w:val="18"/>
                <w:szCs w:val="18"/>
              </w:rPr>
            </w:pPr>
            <w:r w:rsidRPr="000D1CB5">
              <w:rPr>
                <w:rFonts w:ascii="Calibri" w:hAnsi="Calibri"/>
                <w:sz w:val="18"/>
                <w:szCs w:val="18"/>
              </w:rPr>
              <w:t>0.982</w:t>
            </w:r>
          </w:p>
        </w:tc>
        <w:tc>
          <w:tcPr>
            <w:tcW w:w="0" w:type="auto"/>
            <w:vAlign w:val="center"/>
          </w:tcPr>
          <w:p w14:paraId="1042F4ED" w14:textId="77777777" w:rsidR="0046104C" w:rsidRPr="000D1CB5" w:rsidRDefault="0046104C" w:rsidP="0048330D">
            <w:pPr>
              <w:jc w:val="center"/>
              <w:rPr>
                <w:rFonts w:ascii="Calibri" w:hAnsi="Calibri"/>
                <w:sz w:val="18"/>
                <w:szCs w:val="18"/>
              </w:rPr>
            </w:pPr>
            <w:r w:rsidRPr="000D1CB5">
              <w:rPr>
                <w:rFonts w:ascii="Calibri" w:hAnsi="Calibri"/>
                <w:sz w:val="18"/>
                <w:szCs w:val="18"/>
              </w:rPr>
              <w:t>0.990</w:t>
            </w:r>
          </w:p>
        </w:tc>
        <w:tc>
          <w:tcPr>
            <w:tcW w:w="0" w:type="auto"/>
            <w:vAlign w:val="center"/>
          </w:tcPr>
          <w:p w14:paraId="1042F4EE" w14:textId="77777777" w:rsidR="0046104C" w:rsidRPr="000D1CB5" w:rsidRDefault="0046104C" w:rsidP="0048330D">
            <w:pPr>
              <w:jc w:val="center"/>
              <w:rPr>
                <w:rFonts w:ascii="Calibri" w:hAnsi="Calibri"/>
                <w:sz w:val="18"/>
                <w:szCs w:val="18"/>
              </w:rPr>
            </w:pPr>
            <w:r w:rsidRPr="000D1CB5">
              <w:rPr>
                <w:rFonts w:ascii="Calibri" w:hAnsi="Calibri"/>
                <w:sz w:val="18"/>
                <w:szCs w:val="18"/>
              </w:rPr>
              <w:t>0.999</w:t>
            </w:r>
          </w:p>
        </w:tc>
        <w:tc>
          <w:tcPr>
            <w:tcW w:w="0" w:type="auto"/>
            <w:vAlign w:val="center"/>
          </w:tcPr>
          <w:p w14:paraId="1042F4EF" w14:textId="77777777" w:rsidR="0046104C" w:rsidRPr="000D1CB5" w:rsidRDefault="0046104C" w:rsidP="0048330D">
            <w:pPr>
              <w:jc w:val="center"/>
              <w:rPr>
                <w:rFonts w:ascii="Calibri" w:hAnsi="Calibri"/>
                <w:sz w:val="18"/>
                <w:szCs w:val="18"/>
              </w:rPr>
            </w:pPr>
            <w:r w:rsidRPr="000D1CB5">
              <w:rPr>
                <w:rFonts w:ascii="Calibri" w:hAnsi="Calibri"/>
                <w:sz w:val="18"/>
                <w:szCs w:val="18"/>
              </w:rPr>
              <w:t>1.008</w:t>
            </w:r>
          </w:p>
        </w:tc>
        <w:tc>
          <w:tcPr>
            <w:tcW w:w="0" w:type="auto"/>
            <w:vAlign w:val="center"/>
          </w:tcPr>
          <w:p w14:paraId="1042F4F0" w14:textId="77777777" w:rsidR="0046104C" w:rsidRPr="000D1CB5" w:rsidRDefault="0046104C" w:rsidP="0048330D">
            <w:pPr>
              <w:jc w:val="center"/>
              <w:rPr>
                <w:rFonts w:ascii="Calibri" w:hAnsi="Calibri"/>
                <w:sz w:val="18"/>
                <w:szCs w:val="18"/>
              </w:rPr>
            </w:pPr>
            <w:r w:rsidRPr="000D1CB5">
              <w:rPr>
                <w:rFonts w:ascii="Calibri" w:hAnsi="Calibri"/>
                <w:sz w:val="18"/>
                <w:szCs w:val="18"/>
              </w:rPr>
              <w:t>1.016</w:t>
            </w:r>
          </w:p>
        </w:tc>
        <w:tc>
          <w:tcPr>
            <w:tcW w:w="0" w:type="auto"/>
            <w:vAlign w:val="center"/>
          </w:tcPr>
          <w:p w14:paraId="1042F4F1" w14:textId="77777777" w:rsidR="0046104C" w:rsidRPr="000D1CB5" w:rsidRDefault="0046104C" w:rsidP="0048330D">
            <w:pPr>
              <w:jc w:val="center"/>
              <w:rPr>
                <w:rFonts w:ascii="Calibri" w:hAnsi="Calibri"/>
                <w:sz w:val="18"/>
                <w:szCs w:val="18"/>
              </w:rPr>
            </w:pPr>
            <w:r w:rsidRPr="000D1CB5">
              <w:rPr>
                <w:rFonts w:ascii="Calibri" w:hAnsi="Calibri"/>
                <w:sz w:val="18"/>
                <w:szCs w:val="18"/>
              </w:rPr>
              <w:t>1.024</w:t>
            </w:r>
          </w:p>
        </w:tc>
        <w:tc>
          <w:tcPr>
            <w:tcW w:w="0" w:type="auto"/>
            <w:vAlign w:val="center"/>
          </w:tcPr>
          <w:p w14:paraId="1042F4F2" w14:textId="77777777" w:rsidR="0046104C" w:rsidRPr="000D1CB5" w:rsidRDefault="0046104C" w:rsidP="0048330D">
            <w:pPr>
              <w:jc w:val="center"/>
              <w:rPr>
                <w:rFonts w:ascii="Calibri" w:hAnsi="Calibri"/>
                <w:sz w:val="18"/>
                <w:szCs w:val="18"/>
              </w:rPr>
            </w:pPr>
            <w:r w:rsidRPr="000D1CB5">
              <w:rPr>
                <w:rFonts w:ascii="Calibri" w:hAnsi="Calibri"/>
                <w:sz w:val="18"/>
                <w:szCs w:val="18"/>
              </w:rPr>
              <w:t>1.033</w:t>
            </w:r>
          </w:p>
        </w:tc>
        <w:tc>
          <w:tcPr>
            <w:tcW w:w="0" w:type="auto"/>
            <w:vAlign w:val="center"/>
          </w:tcPr>
          <w:p w14:paraId="1042F4F3" w14:textId="77777777" w:rsidR="0046104C" w:rsidRPr="000D1CB5" w:rsidRDefault="0046104C" w:rsidP="0048330D">
            <w:pPr>
              <w:jc w:val="center"/>
              <w:rPr>
                <w:rFonts w:ascii="Calibri" w:hAnsi="Calibri"/>
                <w:sz w:val="18"/>
                <w:szCs w:val="18"/>
              </w:rPr>
            </w:pPr>
            <w:r w:rsidRPr="000D1CB5">
              <w:rPr>
                <w:rFonts w:ascii="Calibri" w:hAnsi="Calibri"/>
                <w:sz w:val="18"/>
                <w:szCs w:val="18"/>
              </w:rPr>
              <w:t>1.041</w:t>
            </w:r>
          </w:p>
        </w:tc>
        <w:tc>
          <w:tcPr>
            <w:tcW w:w="0" w:type="auto"/>
            <w:vAlign w:val="center"/>
          </w:tcPr>
          <w:p w14:paraId="1042F4F4" w14:textId="77777777" w:rsidR="0046104C" w:rsidRPr="000D1CB5" w:rsidRDefault="0046104C" w:rsidP="0048330D">
            <w:pPr>
              <w:jc w:val="center"/>
              <w:rPr>
                <w:rFonts w:ascii="Calibri" w:hAnsi="Calibri"/>
                <w:sz w:val="18"/>
                <w:szCs w:val="18"/>
              </w:rPr>
            </w:pPr>
            <w:r w:rsidRPr="000D1CB5">
              <w:rPr>
                <w:rFonts w:ascii="Calibri" w:hAnsi="Calibri"/>
                <w:sz w:val="18"/>
                <w:szCs w:val="18"/>
              </w:rPr>
              <w:t>1.050</w:t>
            </w:r>
          </w:p>
        </w:tc>
      </w:tr>
      <w:tr w:rsidR="0046104C" w:rsidRPr="000D1CB5" w14:paraId="1042F501" w14:textId="77777777" w:rsidTr="00147921">
        <w:trPr>
          <w:cantSplit/>
          <w:trHeight w:hRule="exact" w:val="187"/>
          <w:jc w:val="center"/>
        </w:trPr>
        <w:tc>
          <w:tcPr>
            <w:tcW w:w="0" w:type="auto"/>
            <w:vMerge/>
            <w:vAlign w:val="center"/>
          </w:tcPr>
          <w:p w14:paraId="1042F4F6" w14:textId="77777777" w:rsidR="0046104C" w:rsidRPr="000D1CB5" w:rsidRDefault="0046104C" w:rsidP="0048330D">
            <w:pPr>
              <w:jc w:val="center"/>
              <w:rPr>
                <w:rFonts w:ascii="Calibri" w:hAnsi="Calibri"/>
                <w:sz w:val="18"/>
                <w:szCs w:val="18"/>
              </w:rPr>
            </w:pPr>
          </w:p>
        </w:tc>
        <w:tc>
          <w:tcPr>
            <w:tcW w:w="0" w:type="auto"/>
            <w:vAlign w:val="center"/>
          </w:tcPr>
          <w:p w14:paraId="1042F4F7" w14:textId="77777777" w:rsidR="0046104C" w:rsidRPr="000D1CB5" w:rsidRDefault="0046104C" w:rsidP="0048330D">
            <w:pPr>
              <w:jc w:val="center"/>
              <w:rPr>
                <w:rFonts w:ascii="Calibri" w:hAnsi="Calibri"/>
                <w:b/>
                <w:sz w:val="18"/>
                <w:szCs w:val="18"/>
              </w:rPr>
            </w:pPr>
            <w:r w:rsidRPr="000D1CB5">
              <w:rPr>
                <w:rFonts w:ascii="Calibri" w:hAnsi="Calibri"/>
                <w:b/>
                <w:sz w:val="18"/>
                <w:szCs w:val="18"/>
              </w:rPr>
              <w:t>60</w:t>
            </w:r>
          </w:p>
        </w:tc>
        <w:tc>
          <w:tcPr>
            <w:tcW w:w="0" w:type="auto"/>
            <w:vAlign w:val="center"/>
          </w:tcPr>
          <w:p w14:paraId="1042F4F8" w14:textId="77777777" w:rsidR="0046104C" w:rsidRPr="000D1CB5" w:rsidRDefault="0046104C" w:rsidP="0048330D">
            <w:pPr>
              <w:jc w:val="center"/>
              <w:rPr>
                <w:rFonts w:ascii="Calibri" w:hAnsi="Calibri"/>
                <w:sz w:val="18"/>
                <w:szCs w:val="18"/>
              </w:rPr>
            </w:pPr>
            <w:r w:rsidRPr="000D1CB5">
              <w:rPr>
                <w:rFonts w:ascii="Calibri" w:hAnsi="Calibri"/>
                <w:sz w:val="18"/>
                <w:szCs w:val="18"/>
              </w:rPr>
              <w:t>0.997</w:t>
            </w:r>
          </w:p>
        </w:tc>
        <w:tc>
          <w:tcPr>
            <w:tcW w:w="0" w:type="auto"/>
            <w:vAlign w:val="center"/>
          </w:tcPr>
          <w:p w14:paraId="1042F4F9" w14:textId="77777777" w:rsidR="0046104C" w:rsidRPr="000D1CB5" w:rsidRDefault="0046104C" w:rsidP="0048330D">
            <w:pPr>
              <w:jc w:val="center"/>
              <w:rPr>
                <w:rFonts w:ascii="Calibri" w:hAnsi="Calibri"/>
                <w:sz w:val="18"/>
                <w:szCs w:val="18"/>
              </w:rPr>
            </w:pPr>
            <w:r w:rsidRPr="000D1CB5">
              <w:rPr>
                <w:rFonts w:ascii="Calibri" w:hAnsi="Calibri"/>
                <w:sz w:val="18"/>
                <w:szCs w:val="18"/>
              </w:rPr>
              <w:t>0.986</w:t>
            </w:r>
          </w:p>
        </w:tc>
        <w:tc>
          <w:tcPr>
            <w:tcW w:w="0" w:type="auto"/>
            <w:vAlign w:val="center"/>
          </w:tcPr>
          <w:p w14:paraId="1042F4FA" w14:textId="77777777" w:rsidR="0046104C" w:rsidRPr="000D1CB5" w:rsidRDefault="0046104C" w:rsidP="0048330D">
            <w:pPr>
              <w:jc w:val="center"/>
              <w:rPr>
                <w:rFonts w:ascii="Calibri" w:hAnsi="Calibri"/>
                <w:sz w:val="18"/>
                <w:szCs w:val="18"/>
              </w:rPr>
            </w:pPr>
            <w:r w:rsidRPr="000D1CB5">
              <w:rPr>
                <w:rFonts w:ascii="Calibri" w:hAnsi="Calibri"/>
                <w:sz w:val="18"/>
                <w:szCs w:val="18"/>
              </w:rPr>
              <w:t>0.994</w:t>
            </w:r>
          </w:p>
        </w:tc>
        <w:tc>
          <w:tcPr>
            <w:tcW w:w="0" w:type="auto"/>
            <w:vAlign w:val="center"/>
          </w:tcPr>
          <w:p w14:paraId="1042F4FB" w14:textId="77777777" w:rsidR="0046104C" w:rsidRPr="000D1CB5" w:rsidRDefault="0046104C" w:rsidP="0048330D">
            <w:pPr>
              <w:jc w:val="center"/>
              <w:rPr>
                <w:rFonts w:ascii="Calibri" w:hAnsi="Calibri"/>
                <w:sz w:val="18"/>
                <w:szCs w:val="18"/>
              </w:rPr>
            </w:pPr>
            <w:r w:rsidRPr="000D1CB5">
              <w:rPr>
                <w:rFonts w:ascii="Calibri" w:hAnsi="Calibri"/>
                <w:sz w:val="18"/>
                <w:szCs w:val="18"/>
              </w:rPr>
              <w:t>1.003</w:t>
            </w:r>
          </w:p>
        </w:tc>
        <w:tc>
          <w:tcPr>
            <w:tcW w:w="0" w:type="auto"/>
            <w:vAlign w:val="center"/>
          </w:tcPr>
          <w:p w14:paraId="1042F4FC" w14:textId="77777777" w:rsidR="0046104C" w:rsidRPr="000D1CB5" w:rsidRDefault="0046104C" w:rsidP="0048330D">
            <w:pPr>
              <w:jc w:val="center"/>
              <w:rPr>
                <w:rFonts w:ascii="Calibri" w:hAnsi="Calibri"/>
                <w:sz w:val="18"/>
                <w:szCs w:val="18"/>
              </w:rPr>
            </w:pPr>
            <w:r w:rsidRPr="000D1CB5">
              <w:rPr>
                <w:rFonts w:ascii="Calibri" w:hAnsi="Calibri"/>
                <w:sz w:val="18"/>
                <w:szCs w:val="18"/>
              </w:rPr>
              <w:t>1.011</w:t>
            </w:r>
          </w:p>
        </w:tc>
        <w:tc>
          <w:tcPr>
            <w:tcW w:w="0" w:type="auto"/>
            <w:vAlign w:val="center"/>
          </w:tcPr>
          <w:p w14:paraId="1042F4FD" w14:textId="77777777" w:rsidR="0046104C" w:rsidRPr="000D1CB5" w:rsidRDefault="0046104C" w:rsidP="0048330D">
            <w:pPr>
              <w:jc w:val="center"/>
              <w:rPr>
                <w:rFonts w:ascii="Calibri" w:hAnsi="Calibri"/>
                <w:sz w:val="18"/>
                <w:szCs w:val="18"/>
              </w:rPr>
            </w:pPr>
            <w:r w:rsidRPr="000D1CB5">
              <w:rPr>
                <w:rFonts w:ascii="Calibri" w:hAnsi="Calibri"/>
                <w:sz w:val="18"/>
                <w:szCs w:val="18"/>
              </w:rPr>
              <w:t>1.019</w:t>
            </w:r>
          </w:p>
        </w:tc>
        <w:tc>
          <w:tcPr>
            <w:tcW w:w="0" w:type="auto"/>
            <w:vAlign w:val="center"/>
          </w:tcPr>
          <w:p w14:paraId="1042F4FE" w14:textId="77777777" w:rsidR="0046104C" w:rsidRPr="000D1CB5" w:rsidRDefault="0046104C" w:rsidP="0048330D">
            <w:pPr>
              <w:jc w:val="center"/>
              <w:rPr>
                <w:rFonts w:ascii="Calibri" w:hAnsi="Calibri"/>
                <w:sz w:val="18"/>
                <w:szCs w:val="18"/>
              </w:rPr>
            </w:pPr>
            <w:r w:rsidRPr="000D1CB5">
              <w:rPr>
                <w:rFonts w:ascii="Calibri" w:hAnsi="Calibri"/>
                <w:sz w:val="18"/>
                <w:szCs w:val="18"/>
              </w:rPr>
              <w:t>1.028</w:t>
            </w:r>
          </w:p>
        </w:tc>
        <w:tc>
          <w:tcPr>
            <w:tcW w:w="0" w:type="auto"/>
            <w:vAlign w:val="center"/>
          </w:tcPr>
          <w:p w14:paraId="1042F4FF" w14:textId="77777777" w:rsidR="0046104C" w:rsidRPr="000D1CB5" w:rsidRDefault="0046104C" w:rsidP="0048330D">
            <w:pPr>
              <w:jc w:val="center"/>
              <w:rPr>
                <w:rFonts w:ascii="Calibri" w:hAnsi="Calibri"/>
                <w:sz w:val="18"/>
                <w:szCs w:val="18"/>
              </w:rPr>
            </w:pPr>
            <w:r w:rsidRPr="000D1CB5">
              <w:rPr>
                <w:rFonts w:ascii="Calibri" w:hAnsi="Calibri"/>
                <w:sz w:val="18"/>
                <w:szCs w:val="18"/>
              </w:rPr>
              <w:t>1.036</w:t>
            </w:r>
          </w:p>
        </w:tc>
        <w:tc>
          <w:tcPr>
            <w:tcW w:w="0" w:type="auto"/>
            <w:vAlign w:val="center"/>
          </w:tcPr>
          <w:p w14:paraId="1042F500" w14:textId="77777777" w:rsidR="0046104C" w:rsidRPr="000D1CB5" w:rsidRDefault="0046104C" w:rsidP="0048330D">
            <w:pPr>
              <w:jc w:val="center"/>
              <w:rPr>
                <w:rFonts w:ascii="Calibri" w:hAnsi="Calibri"/>
                <w:sz w:val="18"/>
                <w:szCs w:val="18"/>
              </w:rPr>
            </w:pPr>
            <w:r w:rsidRPr="000D1CB5">
              <w:rPr>
                <w:rFonts w:ascii="Calibri" w:hAnsi="Calibri"/>
                <w:sz w:val="18"/>
                <w:szCs w:val="18"/>
              </w:rPr>
              <w:t>1.045</w:t>
            </w:r>
          </w:p>
        </w:tc>
      </w:tr>
      <w:tr w:rsidR="0046104C" w:rsidRPr="000D1CB5" w14:paraId="1042F50D" w14:textId="77777777" w:rsidTr="00147921">
        <w:trPr>
          <w:cantSplit/>
          <w:trHeight w:hRule="exact" w:val="187"/>
          <w:jc w:val="center"/>
        </w:trPr>
        <w:tc>
          <w:tcPr>
            <w:tcW w:w="0" w:type="auto"/>
            <w:vMerge/>
            <w:vAlign w:val="center"/>
          </w:tcPr>
          <w:p w14:paraId="1042F502" w14:textId="77777777" w:rsidR="0046104C" w:rsidRPr="000D1CB5" w:rsidRDefault="0046104C" w:rsidP="0048330D">
            <w:pPr>
              <w:jc w:val="center"/>
              <w:rPr>
                <w:rFonts w:ascii="Calibri" w:hAnsi="Calibri"/>
                <w:sz w:val="18"/>
                <w:szCs w:val="18"/>
              </w:rPr>
            </w:pPr>
          </w:p>
        </w:tc>
        <w:tc>
          <w:tcPr>
            <w:tcW w:w="0" w:type="auto"/>
            <w:vAlign w:val="center"/>
          </w:tcPr>
          <w:p w14:paraId="1042F503" w14:textId="77777777" w:rsidR="0046104C" w:rsidRPr="000D1CB5" w:rsidRDefault="0046104C" w:rsidP="0048330D">
            <w:pPr>
              <w:jc w:val="center"/>
              <w:rPr>
                <w:rFonts w:ascii="Calibri" w:hAnsi="Calibri"/>
                <w:b/>
                <w:sz w:val="18"/>
                <w:szCs w:val="18"/>
              </w:rPr>
            </w:pPr>
            <w:r w:rsidRPr="000D1CB5">
              <w:rPr>
                <w:rFonts w:ascii="Calibri" w:hAnsi="Calibri"/>
                <w:b/>
                <w:sz w:val="18"/>
                <w:szCs w:val="18"/>
              </w:rPr>
              <w:t>65</w:t>
            </w:r>
          </w:p>
        </w:tc>
        <w:tc>
          <w:tcPr>
            <w:tcW w:w="0" w:type="auto"/>
            <w:vAlign w:val="center"/>
          </w:tcPr>
          <w:p w14:paraId="1042F504" w14:textId="77777777" w:rsidR="0046104C" w:rsidRPr="000D1CB5" w:rsidRDefault="0046104C" w:rsidP="0048330D">
            <w:pPr>
              <w:jc w:val="center"/>
              <w:rPr>
                <w:rFonts w:ascii="Calibri" w:hAnsi="Calibri"/>
                <w:sz w:val="18"/>
                <w:szCs w:val="18"/>
              </w:rPr>
            </w:pPr>
            <w:r w:rsidRPr="000D1CB5">
              <w:rPr>
                <w:rFonts w:ascii="Calibri" w:hAnsi="Calibri"/>
                <w:sz w:val="18"/>
                <w:szCs w:val="18"/>
              </w:rPr>
              <w:t>0.973</w:t>
            </w:r>
          </w:p>
        </w:tc>
        <w:tc>
          <w:tcPr>
            <w:tcW w:w="0" w:type="auto"/>
            <w:vAlign w:val="center"/>
          </w:tcPr>
          <w:p w14:paraId="1042F505" w14:textId="77777777" w:rsidR="0046104C" w:rsidRPr="000D1CB5" w:rsidRDefault="0046104C" w:rsidP="0048330D">
            <w:pPr>
              <w:jc w:val="center"/>
              <w:rPr>
                <w:rFonts w:ascii="Calibri" w:hAnsi="Calibri"/>
                <w:sz w:val="18"/>
                <w:szCs w:val="18"/>
              </w:rPr>
            </w:pPr>
            <w:r w:rsidRPr="000D1CB5">
              <w:rPr>
                <w:rFonts w:ascii="Calibri" w:hAnsi="Calibri"/>
                <w:sz w:val="18"/>
                <w:szCs w:val="18"/>
              </w:rPr>
              <w:t>0.981</w:t>
            </w:r>
          </w:p>
        </w:tc>
        <w:tc>
          <w:tcPr>
            <w:tcW w:w="0" w:type="auto"/>
            <w:vAlign w:val="center"/>
          </w:tcPr>
          <w:p w14:paraId="1042F506" w14:textId="77777777" w:rsidR="0046104C" w:rsidRPr="000D1CB5" w:rsidRDefault="0046104C" w:rsidP="0048330D">
            <w:pPr>
              <w:jc w:val="center"/>
              <w:rPr>
                <w:rFonts w:ascii="Calibri" w:hAnsi="Calibri"/>
                <w:sz w:val="18"/>
                <w:szCs w:val="18"/>
              </w:rPr>
            </w:pPr>
            <w:r w:rsidRPr="000D1CB5">
              <w:rPr>
                <w:rFonts w:ascii="Calibri" w:hAnsi="Calibri"/>
                <w:sz w:val="18"/>
                <w:szCs w:val="18"/>
              </w:rPr>
              <w:t>0.989</w:t>
            </w:r>
          </w:p>
        </w:tc>
        <w:tc>
          <w:tcPr>
            <w:tcW w:w="0" w:type="auto"/>
            <w:vAlign w:val="center"/>
          </w:tcPr>
          <w:p w14:paraId="1042F507" w14:textId="77777777" w:rsidR="0046104C" w:rsidRPr="000D1CB5" w:rsidRDefault="0046104C" w:rsidP="0048330D">
            <w:pPr>
              <w:jc w:val="center"/>
              <w:rPr>
                <w:rFonts w:ascii="Calibri" w:hAnsi="Calibri"/>
                <w:sz w:val="18"/>
                <w:szCs w:val="18"/>
              </w:rPr>
            </w:pPr>
            <w:r w:rsidRPr="000D1CB5">
              <w:rPr>
                <w:rFonts w:ascii="Calibri" w:hAnsi="Calibri"/>
                <w:sz w:val="18"/>
                <w:szCs w:val="18"/>
              </w:rPr>
              <w:t>0.998</w:t>
            </w:r>
          </w:p>
        </w:tc>
        <w:tc>
          <w:tcPr>
            <w:tcW w:w="0" w:type="auto"/>
            <w:vAlign w:val="center"/>
          </w:tcPr>
          <w:p w14:paraId="1042F508" w14:textId="77777777" w:rsidR="0046104C" w:rsidRPr="000D1CB5" w:rsidRDefault="0046104C" w:rsidP="0048330D">
            <w:pPr>
              <w:jc w:val="center"/>
              <w:rPr>
                <w:rFonts w:ascii="Calibri" w:hAnsi="Calibri"/>
                <w:sz w:val="18"/>
                <w:szCs w:val="18"/>
              </w:rPr>
            </w:pPr>
            <w:r w:rsidRPr="000D1CB5">
              <w:rPr>
                <w:rFonts w:ascii="Calibri" w:hAnsi="Calibri"/>
                <w:sz w:val="18"/>
                <w:szCs w:val="18"/>
              </w:rPr>
              <w:t>1.006</w:t>
            </w:r>
          </w:p>
        </w:tc>
        <w:tc>
          <w:tcPr>
            <w:tcW w:w="0" w:type="auto"/>
            <w:vAlign w:val="center"/>
          </w:tcPr>
          <w:p w14:paraId="1042F509" w14:textId="77777777" w:rsidR="0046104C" w:rsidRPr="000D1CB5" w:rsidRDefault="0046104C" w:rsidP="0048330D">
            <w:pPr>
              <w:jc w:val="center"/>
              <w:rPr>
                <w:rFonts w:ascii="Calibri" w:hAnsi="Calibri"/>
                <w:sz w:val="18"/>
                <w:szCs w:val="18"/>
              </w:rPr>
            </w:pPr>
            <w:r w:rsidRPr="000D1CB5">
              <w:rPr>
                <w:rFonts w:ascii="Calibri" w:hAnsi="Calibri"/>
                <w:sz w:val="18"/>
                <w:szCs w:val="18"/>
              </w:rPr>
              <w:t>1.015</w:t>
            </w:r>
          </w:p>
        </w:tc>
        <w:tc>
          <w:tcPr>
            <w:tcW w:w="0" w:type="auto"/>
            <w:vAlign w:val="center"/>
          </w:tcPr>
          <w:p w14:paraId="1042F50A" w14:textId="77777777" w:rsidR="0046104C" w:rsidRPr="000D1CB5" w:rsidRDefault="0046104C" w:rsidP="0048330D">
            <w:pPr>
              <w:jc w:val="center"/>
              <w:rPr>
                <w:rFonts w:ascii="Calibri" w:hAnsi="Calibri"/>
                <w:sz w:val="18"/>
                <w:szCs w:val="18"/>
              </w:rPr>
            </w:pPr>
            <w:r w:rsidRPr="000D1CB5">
              <w:rPr>
                <w:rFonts w:ascii="Calibri" w:hAnsi="Calibri"/>
                <w:sz w:val="18"/>
                <w:szCs w:val="18"/>
              </w:rPr>
              <w:t>1.023</w:t>
            </w:r>
          </w:p>
        </w:tc>
        <w:tc>
          <w:tcPr>
            <w:tcW w:w="0" w:type="auto"/>
            <w:vAlign w:val="center"/>
          </w:tcPr>
          <w:p w14:paraId="1042F50B" w14:textId="77777777" w:rsidR="0046104C" w:rsidRPr="000D1CB5" w:rsidRDefault="0046104C" w:rsidP="0048330D">
            <w:pPr>
              <w:jc w:val="center"/>
              <w:rPr>
                <w:rFonts w:ascii="Calibri" w:hAnsi="Calibri"/>
                <w:sz w:val="18"/>
                <w:szCs w:val="18"/>
              </w:rPr>
            </w:pPr>
            <w:r w:rsidRPr="000D1CB5">
              <w:rPr>
                <w:rFonts w:ascii="Calibri" w:hAnsi="Calibri"/>
                <w:sz w:val="18"/>
                <w:szCs w:val="18"/>
              </w:rPr>
              <w:t>1.031</w:t>
            </w:r>
          </w:p>
        </w:tc>
        <w:tc>
          <w:tcPr>
            <w:tcW w:w="0" w:type="auto"/>
            <w:vAlign w:val="center"/>
          </w:tcPr>
          <w:p w14:paraId="1042F50C" w14:textId="77777777" w:rsidR="0046104C" w:rsidRPr="000D1CB5" w:rsidRDefault="0046104C" w:rsidP="0048330D">
            <w:pPr>
              <w:jc w:val="center"/>
              <w:rPr>
                <w:rFonts w:ascii="Calibri" w:hAnsi="Calibri"/>
                <w:sz w:val="18"/>
                <w:szCs w:val="18"/>
              </w:rPr>
            </w:pPr>
            <w:r w:rsidRPr="000D1CB5">
              <w:rPr>
                <w:rFonts w:ascii="Calibri" w:hAnsi="Calibri"/>
                <w:sz w:val="18"/>
                <w:szCs w:val="18"/>
              </w:rPr>
              <w:t>1.040</w:t>
            </w:r>
          </w:p>
        </w:tc>
      </w:tr>
      <w:tr w:rsidR="0046104C" w:rsidRPr="000D1CB5" w14:paraId="1042F519" w14:textId="77777777" w:rsidTr="00147921">
        <w:trPr>
          <w:cantSplit/>
          <w:trHeight w:hRule="exact" w:val="187"/>
          <w:jc w:val="center"/>
        </w:trPr>
        <w:tc>
          <w:tcPr>
            <w:tcW w:w="0" w:type="auto"/>
            <w:vMerge/>
            <w:vAlign w:val="center"/>
          </w:tcPr>
          <w:p w14:paraId="1042F50E" w14:textId="77777777" w:rsidR="0046104C" w:rsidRPr="000D1CB5" w:rsidRDefault="0046104C" w:rsidP="0048330D">
            <w:pPr>
              <w:jc w:val="center"/>
              <w:rPr>
                <w:rFonts w:ascii="Calibri" w:hAnsi="Calibri"/>
                <w:sz w:val="18"/>
                <w:szCs w:val="18"/>
              </w:rPr>
            </w:pPr>
          </w:p>
        </w:tc>
        <w:tc>
          <w:tcPr>
            <w:tcW w:w="0" w:type="auto"/>
            <w:vAlign w:val="center"/>
          </w:tcPr>
          <w:p w14:paraId="1042F50F" w14:textId="77777777" w:rsidR="0046104C" w:rsidRPr="000D1CB5" w:rsidRDefault="0046104C" w:rsidP="0048330D">
            <w:pPr>
              <w:jc w:val="center"/>
              <w:rPr>
                <w:rFonts w:ascii="Calibri" w:hAnsi="Calibri"/>
                <w:b/>
                <w:sz w:val="18"/>
                <w:szCs w:val="18"/>
              </w:rPr>
            </w:pPr>
            <w:r w:rsidRPr="000D1CB5">
              <w:rPr>
                <w:rFonts w:ascii="Calibri" w:hAnsi="Calibri"/>
                <w:b/>
                <w:sz w:val="18"/>
                <w:szCs w:val="18"/>
              </w:rPr>
              <w:t>70</w:t>
            </w:r>
          </w:p>
        </w:tc>
        <w:tc>
          <w:tcPr>
            <w:tcW w:w="0" w:type="auto"/>
            <w:vAlign w:val="center"/>
          </w:tcPr>
          <w:p w14:paraId="1042F510" w14:textId="77777777" w:rsidR="0046104C" w:rsidRPr="000D1CB5" w:rsidRDefault="0046104C" w:rsidP="0048330D">
            <w:pPr>
              <w:jc w:val="center"/>
              <w:rPr>
                <w:rFonts w:ascii="Calibri" w:hAnsi="Calibri"/>
                <w:sz w:val="18"/>
                <w:szCs w:val="18"/>
              </w:rPr>
            </w:pPr>
            <w:r w:rsidRPr="000D1CB5">
              <w:rPr>
                <w:rFonts w:ascii="Calibri" w:hAnsi="Calibri"/>
                <w:sz w:val="18"/>
                <w:szCs w:val="18"/>
              </w:rPr>
              <w:t>0.968</w:t>
            </w:r>
          </w:p>
        </w:tc>
        <w:tc>
          <w:tcPr>
            <w:tcW w:w="0" w:type="auto"/>
            <w:vAlign w:val="center"/>
          </w:tcPr>
          <w:p w14:paraId="1042F511" w14:textId="77777777" w:rsidR="0046104C" w:rsidRPr="000D1CB5" w:rsidRDefault="0046104C" w:rsidP="0048330D">
            <w:pPr>
              <w:jc w:val="center"/>
              <w:rPr>
                <w:rFonts w:ascii="Calibri" w:hAnsi="Calibri"/>
                <w:sz w:val="18"/>
                <w:szCs w:val="18"/>
              </w:rPr>
            </w:pPr>
            <w:r w:rsidRPr="000D1CB5">
              <w:rPr>
                <w:rFonts w:ascii="Calibri" w:hAnsi="Calibri"/>
                <w:sz w:val="18"/>
                <w:szCs w:val="18"/>
              </w:rPr>
              <w:t>0.976</w:t>
            </w:r>
          </w:p>
        </w:tc>
        <w:tc>
          <w:tcPr>
            <w:tcW w:w="0" w:type="auto"/>
            <w:vAlign w:val="center"/>
          </w:tcPr>
          <w:p w14:paraId="1042F512" w14:textId="77777777" w:rsidR="0046104C" w:rsidRPr="000D1CB5" w:rsidRDefault="0046104C" w:rsidP="0048330D">
            <w:pPr>
              <w:jc w:val="center"/>
              <w:rPr>
                <w:rFonts w:ascii="Calibri" w:hAnsi="Calibri"/>
                <w:sz w:val="18"/>
                <w:szCs w:val="18"/>
              </w:rPr>
            </w:pPr>
            <w:r w:rsidRPr="000D1CB5">
              <w:rPr>
                <w:rFonts w:ascii="Calibri" w:hAnsi="Calibri"/>
                <w:sz w:val="18"/>
                <w:szCs w:val="18"/>
              </w:rPr>
              <w:t>0.985</w:t>
            </w:r>
          </w:p>
        </w:tc>
        <w:tc>
          <w:tcPr>
            <w:tcW w:w="0" w:type="auto"/>
            <w:vAlign w:val="center"/>
          </w:tcPr>
          <w:p w14:paraId="1042F513" w14:textId="77777777" w:rsidR="0046104C" w:rsidRPr="000D1CB5" w:rsidRDefault="0046104C" w:rsidP="0048330D">
            <w:pPr>
              <w:jc w:val="center"/>
              <w:rPr>
                <w:rFonts w:ascii="Calibri" w:hAnsi="Calibri"/>
                <w:sz w:val="18"/>
                <w:szCs w:val="18"/>
              </w:rPr>
            </w:pPr>
            <w:r w:rsidRPr="000D1CB5">
              <w:rPr>
                <w:rFonts w:ascii="Calibri" w:hAnsi="Calibri"/>
                <w:sz w:val="18"/>
                <w:szCs w:val="18"/>
              </w:rPr>
              <w:t>0.993</w:t>
            </w:r>
          </w:p>
        </w:tc>
        <w:tc>
          <w:tcPr>
            <w:tcW w:w="0" w:type="auto"/>
            <w:vAlign w:val="center"/>
          </w:tcPr>
          <w:p w14:paraId="1042F514" w14:textId="77777777" w:rsidR="0046104C" w:rsidRPr="000D1CB5" w:rsidRDefault="0046104C" w:rsidP="0048330D">
            <w:pPr>
              <w:jc w:val="center"/>
              <w:rPr>
                <w:rFonts w:ascii="Calibri" w:hAnsi="Calibri"/>
                <w:sz w:val="18"/>
                <w:szCs w:val="18"/>
              </w:rPr>
            </w:pPr>
            <w:r w:rsidRPr="000D1CB5">
              <w:rPr>
                <w:rFonts w:ascii="Calibri" w:hAnsi="Calibri"/>
                <w:sz w:val="18"/>
                <w:szCs w:val="18"/>
              </w:rPr>
              <w:t>1.001</w:t>
            </w:r>
          </w:p>
        </w:tc>
        <w:tc>
          <w:tcPr>
            <w:tcW w:w="0" w:type="auto"/>
            <w:vAlign w:val="center"/>
          </w:tcPr>
          <w:p w14:paraId="1042F515" w14:textId="77777777" w:rsidR="0046104C" w:rsidRPr="000D1CB5" w:rsidRDefault="0046104C" w:rsidP="0048330D">
            <w:pPr>
              <w:jc w:val="center"/>
              <w:rPr>
                <w:rFonts w:ascii="Calibri" w:hAnsi="Calibri"/>
                <w:sz w:val="18"/>
                <w:szCs w:val="18"/>
              </w:rPr>
            </w:pPr>
            <w:r w:rsidRPr="000D1CB5">
              <w:rPr>
                <w:rFonts w:ascii="Calibri" w:hAnsi="Calibri"/>
                <w:sz w:val="18"/>
                <w:szCs w:val="18"/>
              </w:rPr>
              <w:t>1.010</w:t>
            </w:r>
          </w:p>
        </w:tc>
        <w:tc>
          <w:tcPr>
            <w:tcW w:w="0" w:type="auto"/>
            <w:vAlign w:val="center"/>
          </w:tcPr>
          <w:p w14:paraId="1042F516" w14:textId="77777777" w:rsidR="0046104C" w:rsidRPr="000D1CB5" w:rsidRDefault="0046104C" w:rsidP="0048330D">
            <w:pPr>
              <w:jc w:val="center"/>
              <w:rPr>
                <w:rFonts w:ascii="Calibri" w:hAnsi="Calibri"/>
                <w:sz w:val="18"/>
                <w:szCs w:val="18"/>
              </w:rPr>
            </w:pPr>
            <w:r w:rsidRPr="000D1CB5">
              <w:rPr>
                <w:rFonts w:ascii="Calibri" w:hAnsi="Calibri"/>
                <w:sz w:val="18"/>
                <w:szCs w:val="18"/>
              </w:rPr>
              <w:t>1.018</w:t>
            </w:r>
          </w:p>
        </w:tc>
        <w:tc>
          <w:tcPr>
            <w:tcW w:w="0" w:type="auto"/>
            <w:vAlign w:val="center"/>
          </w:tcPr>
          <w:p w14:paraId="1042F517" w14:textId="77777777" w:rsidR="0046104C" w:rsidRPr="000D1CB5" w:rsidRDefault="0046104C" w:rsidP="0048330D">
            <w:pPr>
              <w:jc w:val="center"/>
              <w:rPr>
                <w:rFonts w:ascii="Calibri" w:hAnsi="Calibri"/>
                <w:sz w:val="18"/>
                <w:szCs w:val="18"/>
              </w:rPr>
            </w:pPr>
            <w:r w:rsidRPr="000D1CB5">
              <w:rPr>
                <w:rFonts w:ascii="Calibri" w:hAnsi="Calibri"/>
                <w:sz w:val="18"/>
                <w:szCs w:val="18"/>
              </w:rPr>
              <w:t>1.026</w:t>
            </w:r>
          </w:p>
        </w:tc>
        <w:tc>
          <w:tcPr>
            <w:tcW w:w="0" w:type="auto"/>
            <w:vAlign w:val="center"/>
          </w:tcPr>
          <w:p w14:paraId="1042F518" w14:textId="77777777" w:rsidR="0046104C" w:rsidRPr="000D1CB5" w:rsidRDefault="0046104C" w:rsidP="0048330D">
            <w:pPr>
              <w:jc w:val="center"/>
              <w:rPr>
                <w:rFonts w:ascii="Calibri" w:hAnsi="Calibri"/>
                <w:sz w:val="18"/>
                <w:szCs w:val="18"/>
              </w:rPr>
            </w:pPr>
            <w:r w:rsidRPr="000D1CB5">
              <w:rPr>
                <w:rFonts w:ascii="Calibri" w:hAnsi="Calibri"/>
                <w:sz w:val="18"/>
                <w:szCs w:val="18"/>
              </w:rPr>
              <w:t>1.035</w:t>
            </w:r>
          </w:p>
        </w:tc>
      </w:tr>
      <w:tr w:rsidR="0046104C" w:rsidRPr="000D1CB5" w14:paraId="1042F525" w14:textId="77777777" w:rsidTr="00147921">
        <w:trPr>
          <w:cantSplit/>
          <w:trHeight w:hRule="exact" w:val="187"/>
          <w:jc w:val="center"/>
        </w:trPr>
        <w:tc>
          <w:tcPr>
            <w:tcW w:w="0" w:type="auto"/>
            <w:vMerge/>
            <w:vAlign w:val="center"/>
          </w:tcPr>
          <w:p w14:paraId="1042F51A" w14:textId="77777777" w:rsidR="0046104C" w:rsidRPr="000D1CB5" w:rsidRDefault="0046104C" w:rsidP="0048330D">
            <w:pPr>
              <w:jc w:val="center"/>
              <w:rPr>
                <w:rFonts w:ascii="Calibri" w:hAnsi="Calibri"/>
                <w:sz w:val="18"/>
                <w:szCs w:val="18"/>
              </w:rPr>
            </w:pPr>
          </w:p>
        </w:tc>
        <w:tc>
          <w:tcPr>
            <w:tcW w:w="0" w:type="auto"/>
            <w:vAlign w:val="center"/>
          </w:tcPr>
          <w:p w14:paraId="1042F51B" w14:textId="77777777" w:rsidR="0046104C" w:rsidRPr="000D1CB5" w:rsidRDefault="0046104C" w:rsidP="0048330D">
            <w:pPr>
              <w:jc w:val="center"/>
              <w:rPr>
                <w:rFonts w:ascii="Calibri" w:hAnsi="Calibri"/>
                <w:b/>
                <w:sz w:val="18"/>
                <w:szCs w:val="18"/>
              </w:rPr>
            </w:pPr>
            <w:r w:rsidRPr="000D1CB5">
              <w:rPr>
                <w:rFonts w:ascii="Calibri" w:hAnsi="Calibri"/>
                <w:b/>
                <w:sz w:val="18"/>
                <w:szCs w:val="18"/>
              </w:rPr>
              <w:t>75</w:t>
            </w:r>
          </w:p>
        </w:tc>
        <w:tc>
          <w:tcPr>
            <w:tcW w:w="0" w:type="auto"/>
            <w:vAlign w:val="center"/>
          </w:tcPr>
          <w:p w14:paraId="1042F51C" w14:textId="77777777" w:rsidR="0046104C" w:rsidRPr="000D1CB5" w:rsidRDefault="0046104C" w:rsidP="0048330D">
            <w:pPr>
              <w:jc w:val="center"/>
              <w:rPr>
                <w:rFonts w:ascii="Calibri" w:hAnsi="Calibri"/>
                <w:sz w:val="18"/>
                <w:szCs w:val="18"/>
              </w:rPr>
            </w:pPr>
            <w:r w:rsidRPr="000D1CB5">
              <w:rPr>
                <w:rFonts w:ascii="Calibri" w:hAnsi="Calibri"/>
                <w:sz w:val="18"/>
                <w:szCs w:val="18"/>
              </w:rPr>
              <w:t>0.963</w:t>
            </w:r>
          </w:p>
        </w:tc>
        <w:tc>
          <w:tcPr>
            <w:tcW w:w="0" w:type="auto"/>
            <w:vAlign w:val="center"/>
          </w:tcPr>
          <w:p w14:paraId="1042F51D" w14:textId="77777777" w:rsidR="0046104C" w:rsidRPr="000D1CB5" w:rsidRDefault="0046104C" w:rsidP="0048330D">
            <w:pPr>
              <w:jc w:val="center"/>
              <w:rPr>
                <w:rFonts w:ascii="Calibri" w:hAnsi="Calibri"/>
                <w:sz w:val="18"/>
                <w:szCs w:val="18"/>
              </w:rPr>
            </w:pPr>
            <w:r w:rsidRPr="000D1CB5">
              <w:rPr>
                <w:rFonts w:ascii="Calibri" w:hAnsi="Calibri"/>
                <w:sz w:val="18"/>
                <w:szCs w:val="18"/>
              </w:rPr>
              <w:t>0.972</w:t>
            </w:r>
          </w:p>
        </w:tc>
        <w:tc>
          <w:tcPr>
            <w:tcW w:w="0" w:type="auto"/>
            <w:vAlign w:val="center"/>
          </w:tcPr>
          <w:p w14:paraId="1042F51E" w14:textId="77777777" w:rsidR="0046104C" w:rsidRPr="000D1CB5" w:rsidRDefault="0046104C" w:rsidP="0048330D">
            <w:pPr>
              <w:jc w:val="center"/>
              <w:rPr>
                <w:rFonts w:ascii="Calibri" w:hAnsi="Calibri"/>
                <w:sz w:val="18"/>
                <w:szCs w:val="18"/>
              </w:rPr>
            </w:pPr>
            <w:r w:rsidRPr="000D1CB5">
              <w:rPr>
                <w:rFonts w:ascii="Calibri" w:hAnsi="Calibri"/>
                <w:sz w:val="18"/>
                <w:szCs w:val="18"/>
              </w:rPr>
              <w:t>0.980</w:t>
            </w:r>
          </w:p>
        </w:tc>
        <w:tc>
          <w:tcPr>
            <w:tcW w:w="0" w:type="auto"/>
            <w:vAlign w:val="center"/>
          </w:tcPr>
          <w:p w14:paraId="1042F51F" w14:textId="77777777" w:rsidR="0046104C" w:rsidRPr="000D1CB5" w:rsidRDefault="0046104C" w:rsidP="0048330D">
            <w:pPr>
              <w:jc w:val="center"/>
              <w:rPr>
                <w:rFonts w:ascii="Calibri" w:hAnsi="Calibri"/>
                <w:sz w:val="18"/>
                <w:szCs w:val="18"/>
              </w:rPr>
            </w:pPr>
            <w:r w:rsidRPr="000D1CB5">
              <w:rPr>
                <w:rFonts w:ascii="Calibri" w:hAnsi="Calibri"/>
                <w:sz w:val="18"/>
                <w:szCs w:val="18"/>
              </w:rPr>
              <w:t>0.988</w:t>
            </w:r>
          </w:p>
        </w:tc>
        <w:tc>
          <w:tcPr>
            <w:tcW w:w="0" w:type="auto"/>
            <w:vAlign w:val="center"/>
          </w:tcPr>
          <w:p w14:paraId="1042F520" w14:textId="77777777" w:rsidR="0046104C" w:rsidRPr="000D1CB5" w:rsidRDefault="0046104C" w:rsidP="0048330D">
            <w:pPr>
              <w:jc w:val="center"/>
              <w:rPr>
                <w:rFonts w:ascii="Calibri" w:hAnsi="Calibri"/>
                <w:sz w:val="18"/>
                <w:szCs w:val="18"/>
              </w:rPr>
            </w:pPr>
            <w:r w:rsidRPr="000D1CB5">
              <w:rPr>
                <w:rFonts w:ascii="Calibri" w:hAnsi="Calibri"/>
                <w:sz w:val="18"/>
                <w:szCs w:val="18"/>
              </w:rPr>
              <w:t>0.997</w:t>
            </w:r>
          </w:p>
        </w:tc>
        <w:tc>
          <w:tcPr>
            <w:tcW w:w="0" w:type="auto"/>
            <w:vAlign w:val="center"/>
          </w:tcPr>
          <w:p w14:paraId="1042F521" w14:textId="77777777" w:rsidR="0046104C" w:rsidRPr="000D1CB5" w:rsidRDefault="0046104C" w:rsidP="0048330D">
            <w:pPr>
              <w:jc w:val="center"/>
              <w:rPr>
                <w:rFonts w:ascii="Calibri" w:hAnsi="Calibri"/>
                <w:sz w:val="18"/>
                <w:szCs w:val="18"/>
              </w:rPr>
            </w:pPr>
            <w:r w:rsidRPr="000D1CB5">
              <w:rPr>
                <w:rFonts w:ascii="Calibri" w:hAnsi="Calibri"/>
                <w:sz w:val="18"/>
                <w:szCs w:val="18"/>
              </w:rPr>
              <w:t>1.005</w:t>
            </w:r>
          </w:p>
        </w:tc>
        <w:tc>
          <w:tcPr>
            <w:tcW w:w="0" w:type="auto"/>
            <w:vAlign w:val="center"/>
          </w:tcPr>
          <w:p w14:paraId="1042F522" w14:textId="77777777" w:rsidR="0046104C" w:rsidRPr="000D1CB5" w:rsidRDefault="0046104C" w:rsidP="0048330D">
            <w:pPr>
              <w:jc w:val="center"/>
              <w:rPr>
                <w:rFonts w:ascii="Calibri" w:hAnsi="Calibri"/>
                <w:sz w:val="18"/>
                <w:szCs w:val="18"/>
              </w:rPr>
            </w:pPr>
            <w:r w:rsidRPr="000D1CB5">
              <w:rPr>
                <w:rFonts w:ascii="Calibri" w:hAnsi="Calibri"/>
                <w:sz w:val="18"/>
                <w:szCs w:val="18"/>
              </w:rPr>
              <w:t>1.013</w:t>
            </w:r>
          </w:p>
        </w:tc>
        <w:tc>
          <w:tcPr>
            <w:tcW w:w="0" w:type="auto"/>
            <w:vAlign w:val="center"/>
          </w:tcPr>
          <w:p w14:paraId="1042F523" w14:textId="77777777" w:rsidR="0046104C" w:rsidRPr="000D1CB5" w:rsidRDefault="0046104C" w:rsidP="0048330D">
            <w:pPr>
              <w:jc w:val="center"/>
              <w:rPr>
                <w:rFonts w:ascii="Calibri" w:hAnsi="Calibri"/>
                <w:sz w:val="18"/>
                <w:szCs w:val="18"/>
              </w:rPr>
            </w:pPr>
            <w:r w:rsidRPr="000D1CB5">
              <w:rPr>
                <w:rFonts w:ascii="Calibri" w:hAnsi="Calibri"/>
                <w:sz w:val="18"/>
                <w:szCs w:val="18"/>
              </w:rPr>
              <w:t>1.022</w:t>
            </w:r>
          </w:p>
        </w:tc>
        <w:tc>
          <w:tcPr>
            <w:tcW w:w="0" w:type="auto"/>
            <w:vAlign w:val="center"/>
          </w:tcPr>
          <w:p w14:paraId="1042F524" w14:textId="77777777" w:rsidR="0046104C" w:rsidRPr="000D1CB5" w:rsidRDefault="0046104C" w:rsidP="0048330D">
            <w:pPr>
              <w:jc w:val="center"/>
              <w:rPr>
                <w:rFonts w:ascii="Calibri" w:hAnsi="Calibri"/>
                <w:sz w:val="18"/>
                <w:szCs w:val="18"/>
              </w:rPr>
            </w:pPr>
            <w:r w:rsidRPr="000D1CB5">
              <w:rPr>
                <w:rFonts w:ascii="Calibri" w:hAnsi="Calibri"/>
                <w:sz w:val="18"/>
                <w:szCs w:val="18"/>
              </w:rPr>
              <w:t>1.030</w:t>
            </w:r>
          </w:p>
        </w:tc>
      </w:tr>
      <w:tr w:rsidR="0046104C" w:rsidRPr="000D1CB5" w14:paraId="1042F531" w14:textId="77777777" w:rsidTr="00147921">
        <w:trPr>
          <w:cantSplit/>
          <w:trHeight w:hRule="exact" w:val="187"/>
          <w:jc w:val="center"/>
        </w:trPr>
        <w:tc>
          <w:tcPr>
            <w:tcW w:w="0" w:type="auto"/>
            <w:vMerge/>
            <w:vAlign w:val="center"/>
          </w:tcPr>
          <w:p w14:paraId="1042F526" w14:textId="77777777" w:rsidR="0046104C" w:rsidRPr="000D1CB5" w:rsidRDefault="0046104C" w:rsidP="0048330D">
            <w:pPr>
              <w:jc w:val="center"/>
              <w:rPr>
                <w:rFonts w:ascii="Calibri" w:hAnsi="Calibri"/>
                <w:sz w:val="18"/>
                <w:szCs w:val="18"/>
              </w:rPr>
            </w:pPr>
          </w:p>
        </w:tc>
        <w:tc>
          <w:tcPr>
            <w:tcW w:w="0" w:type="auto"/>
            <w:vAlign w:val="center"/>
          </w:tcPr>
          <w:p w14:paraId="1042F527" w14:textId="77777777" w:rsidR="0046104C" w:rsidRPr="000D1CB5" w:rsidRDefault="0046104C" w:rsidP="0048330D">
            <w:pPr>
              <w:jc w:val="center"/>
              <w:rPr>
                <w:rFonts w:ascii="Calibri" w:hAnsi="Calibri"/>
                <w:b/>
                <w:sz w:val="18"/>
                <w:szCs w:val="18"/>
              </w:rPr>
            </w:pPr>
            <w:r w:rsidRPr="000D1CB5">
              <w:rPr>
                <w:rFonts w:ascii="Calibri" w:hAnsi="Calibri"/>
                <w:b/>
                <w:sz w:val="18"/>
                <w:szCs w:val="18"/>
              </w:rPr>
              <w:t>80</w:t>
            </w:r>
          </w:p>
        </w:tc>
        <w:tc>
          <w:tcPr>
            <w:tcW w:w="0" w:type="auto"/>
            <w:vAlign w:val="center"/>
          </w:tcPr>
          <w:p w14:paraId="1042F528" w14:textId="77777777" w:rsidR="0046104C" w:rsidRPr="000D1CB5" w:rsidRDefault="0046104C" w:rsidP="0048330D">
            <w:pPr>
              <w:jc w:val="center"/>
              <w:rPr>
                <w:rFonts w:ascii="Calibri" w:hAnsi="Calibri"/>
                <w:sz w:val="18"/>
                <w:szCs w:val="18"/>
              </w:rPr>
            </w:pPr>
            <w:r w:rsidRPr="000D1CB5">
              <w:rPr>
                <w:rFonts w:ascii="Calibri" w:hAnsi="Calibri"/>
                <w:sz w:val="18"/>
                <w:szCs w:val="18"/>
              </w:rPr>
              <w:t>0.959</w:t>
            </w:r>
          </w:p>
        </w:tc>
        <w:tc>
          <w:tcPr>
            <w:tcW w:w="0" w:type="auto"/>
            <w:vAlign w:val="center"/>
          </w:tcPr>
          <w:p w14:paraId="1042F529" w14:textId="77777777" w:rsidR="0046104C" w:rsidRPr="000D1CB5" w:rsidRDefault="0046104C" w:rsidP="0048330D">
            <w:pPr>
              <w:jc w:val="center"/>
              <w:rPr>
                <w:rFonts w:ascii="Calibri" w:hAnsi="Calibri"/>
                <w:sz w:val="18"/>
                <w:szCs w:val="18"/>
              </w:rPr>
            </w:pPr>
            <w:r w:rsidRPr="000D1CB5">
              <w:rPr>
                <w:rFonts w:ascii="Calibri" w:hAnsi="Calibri"/>
                <w:sz w:val="18"/>
                <w:szCs w:val="18"/>
              </w:rPr>
              <w:t>0.967</w:t>
            </w:r>
          </w:p>
        </w:tc>
        <w:tc>
          <w:tcPr>
            <w:tcW w:w="0" w:type="auto"/>
            <w:vAlign w:val="center"/>
          </w:tcPr>
          <w:p w14:paraId="1042F52A" w14:textId="77777777" w:rsidR="0046104C" w:rsidRPr="000D1CB5" w:rsidRDefault="0046104C" w:rsidP="0048330D">
            <w:pPr>
              <w:jc w:val="center"/>
              <w:rPr>
                <w:rFonts w:ascii="Calibri" w:hAnsi="Calibri"/>
                <w:sz w:val="18"/>
                <w:szCs w:val="18"/>
              </w:rPr>
            </w:pPr>
            <w:r w:rsidRPr="000D1CB5">
              <w:rPr>
                <w:rFonts w:ascii="Calibri" w:hAnsi="Calibri"/>
                <w:sz w:val="18"/>
                <w:szCs w:val="18"/>
              </w:rPr>
              <w:t>0.976</w:t>
            </w:r>
          </w:p>
        </w:tc>
        <w:tc>
          <w:tcPr>
            <w:tcW w:w="0" w:type="auto"/>
            <w:vAlign w:val="center"/>
          </w:tcPr>
          <w:p w14:paraId="1042F52B" w14:textId="77777777" w:rsidR="0046104C" w:rsidRPr="000D1CB5" w:rsidRDefault="0046104C" w:rsidP="0048330D">
            <w:pPr>
              <w:jc w:val="center"/>
              <w:rPr>
                <w:rFonts w:ascii="Calibri" w:hAnsi="Calibri"/>
                <w:sz w:val="18"/>
                <w:szCs w:val="18"/>
              </w:rPr>
            </w:pPr>
            <w:r w:rsidRPr="000D1CB5">
              <w:rPr>
                <w:rFonts w:ascii="Calibri" w:hAnsi="Calibri"/>
                <w:sz w:val="18"/>
                <w:szCs w:val="18"/>
              </w:rPr>
              <w:t>0.984</w:t>
            </w:r>
          </w:p>
        </w:tc>
        <w:tc>
          <w:tcPr>
            <w:tcW w:w="0" w:type="auto"/>
            <w:vAlign w:val="center"/>
          </w:tcPr>
          <w:p w14:paraId="1042F52C" w14:textId="77777777" w:rsidR="0046104C" w:rsidRPr="000D1CB5" w:rsidRDefault="0046104C" w:rsidP="0048330D">
            <w:pPr>
              <w:jc w:val="center"/>
              <w:rPr>
                <w:rFonts w:ascii="Calibri" w:hAnsi="Calibri"/>
                <w:sz w:val="18"/>
                <w:szCs w:val="18"/>
              </w:rPr>
            </w:pPr>
            <w:r w:rsidRPr="000D1CB5">
              <w:rPr>
                <w:rFonts w:ascii="Calibri" w:hAnsi="Calibri"/>
                <w:sz w:val="18"/>
                <w:szCs w:val="18"/>
              </w:rPr>
              <w:t>0.992</w:t>
            </w:r>
          </w:p>
        </w:tc>
        <w:tc>
          <w:tcPr>
            <w:tcW w:w="0" w:type="auto"/>
            <w:vAlign w:val="center"/>
          </w:tcPr>
          <w:p w14:paraId="1042F52D" w14:textId="77777777" w:rsidR="0046104C" w:rsidRPr="000D1CB5" w:rsidRDefault="0046104C" w:rsidP="0048330D">
            <w:pPr>
              <w:jc w:val="center"/>
              <w:rPr>
                <w:rFonts w:ascii="Calibri" w:hAnsi="Calibri"/>
                <w:sz w:val="18"/>
                <w:szCs w:val="18"/>
              </w:rPr>
            </w:pPr>
            <w:r w:rsidRPr="000D1CB5">
              <w:rPr>
                <w:rFonts w:ascii="Calibri" w:hAnsi="Calibri"/>
                <w:sz w:val="18"/>
                <w:szCs w:val="18"/>
              </w:rPr>
              <w:t>1.000</w:t>
            </w:r>
          </w:p>
        </w:tc>
        <w:tc>
          <w:tcPr>
            <w:tcW w:w="0" w:type="auto"/>
            <w:vAlign w:val="center"/>
          </w:tcPr>
          <w:p w14:paraId="1042F52E" w14:textId="77777777" w:rsidR="0046104C" w:rsidRPr="000D1CB5" w:rsidRDefault="0046104C" w:rsidP="0048330D">
            <w:pPr>
              <w:jc w:val="center"/>
              <w:rPr>
                <w:rFonts w:ascii="Calibri" w:hAnsi="Calibri"/>
                <w:sz w:val="18"/>
                <w:szCs w:val="18"/>
              </w:rPr>
            </w:pPr>
            <w:r w:rsidRPr="000D1CB5">
              <w:rPr>
                <w:rFonts w:ascii="Calibri" w:hAnsi="Calibri"/>
                <w:sz w:val="18"/>
                <w:szCs w:val="18"/>
              </w:rPr>
              <w:t>1.009</w:t>
            </w:r>
          </w:p>
        </w:tc>
        <w:tc>
          <w:tcPr>
            <w:tcW w:w="0" w:type="auto"/>
            <w:vAlign w:val="center"/>
          </w:tcPr>
          <w:p w14:paraId="1042F52F" w14:textId="77777777" w:rsidR="0046104C" w:rsidRPr="000D1CB5" w:rsidRDefault="0046104C" w:rsidP="0048330D">
            <w:pPr>
              <w:jc w:val="center"/>
              <w:rPr>
                <w:rFonts w:ascii="Calibri" w:hAnsi="Calibri"/>
                <w:sz w:val="18"/>
                <w:szCs w:val="18"/>
              </w:rPr>
            </w:pPr>
            <w:r w:rsidRPr="000D1CB5">
              <w:rPr>
                <w:rFonts w:ascii="Calibri" w:hAnsi="Calibri"/>
                <w:sz w:val="18"/>
                <w:szCs w:val="18"/>
              </w:rPr>
              <w:t>1.017</w:t>
            </w:r>
          </w:p>
        </w:tc>
        <w:tc>
          <w:tcPr>
            <w:tcW w:w="0" w:type="auto"/>
            <w:vAlign w:val="center"/>
          </w:tcPr>
          <w:p w14:paraId="1042F530" w14:textId="77777777" w:rsidR="0046104C" w:rsidRPr="000D1CB5" w:rsidRDefault="0046104C" w:rsidP="0048330D">
            <w:pPr>
              <w:jc w:val="center"/>
              <w:rPr>
                <w:rFonts w:ascii="Calibri" w:hAnsi="Calibri"/>
                <w:sz w:val="18"/>
                <w:szCs w:val="18"/>
              </w:rPr>
            </w:pPr>
            <w:r w:rsidRPr="000D1CB5">
              <w:rPr>
                <w:rFonts w:ascii="Calibri" w:hAnsi="Calibri"/>
                <w:sz w:val="18"/>
                <w:szCs w:val="18"/>
              </w:rPr>
              <w:t>1.025</w:t>
            </w:r>
          </w:p>
        </w:tc>
      </w:tr>
      <w:tr w:rsidR="0046104C" w:rsidRPr="000D1CB5" w14:paraId="1042F53D" w14:textId="77777777" w:rsidTr="00147921">
        <w:trPr>
          <w:cantSplit/>
          <w:trHeight w:hRule="exact" w:val="187"/>
          <w:jc w:val="center"/>
        </w:trPr>
        <w:tc>
          <w:tcPr>
            <w:tcW w:w="0" w:type="auto"/>
            <w:vMerge/>
            <w:vAlign w:val="center"/>
          </w:tcPr>
          <w:p w14:paraId="1042F532" w14:textId="77777777" w:rsidR="0046104C" w:rsidRPr="000D1CB5" w:rsidRDefault="0046104C" w:rsidP="0048330D">
            <w:pPr>
              <w:jc w:val="center"/>
              <w:rPr>
                <w:rFonts w:ascii="Calibri" w:hAnsi="Calibri"/>
                <w:sz w:val="18"/>
                <w:szCs w:val="18"/>
              </w:rPr>
            </w:pPr>
          </w:p>
        </w:tc>
        <w:tc>
          <w:tcPr>
            <w:tcW w:w="0" w:type="auto"/>
            <w:vAlign w:val="center"/>
          </w:tcPr>
          <w:p w14:paraId="1042F533" w14:textId="77777777" w:rsidR="0046104C" w:rsidRPr="000D1CB5" w:rsidRDefault="0046104C" w:rsidP="0048330D">
            <w:pPr>
              <w:jc w:val="center"/>
              <w:rPr>
                <w:rFonts w:ascii="Calibri" w:hAnsi="Calibri"/>
                <w:b/>
                <w:sz w:val="18"/>
                <w:szCs w:val="18"/>
              </w:rPr>
            </w:pPr>
            <w:r w:rsidRPr="000D1CB5">
              <w:rPr>
                <w:rFonts w:ascii="Calibri" w:hAnsi="Calibri"/>
                <w:b/>
                <w:sz w:val="18"/>
                <w:szCs w:val="18"/>
              </w:rPr>
              <w:t>85</w:t>
            </w:r>
          </w:p>
        </w:tc>
        <w:tc>
          <w:tcPr>
            <w:tcW w:w="0" w:type="auto"/>
            <w:vAlign w:val="center"/>
          </w:tcPr>
          <w:p w14:paraId="1042F534" w14:textId="77777777" w:rsidR="0046104C" w:rsidRPr="000D1CB5" w:rsidRDefault="0046104C" w:rsidP="0048330D">
            <w:pPr>
              <w:jc w:val="center"/>
              <w:rPr>
                <w:rFonts w:ascii="Calibri" w:hAnsi="Calibri"/>
                <w:sz w:val="18"/>
                <w:szCs w:val="18"/>
              </w:rPr>
            </w:pPr>
            <w:r w:rsidRPr="000D1CB5">
              <w:rPr>
                <w:rFonts w:ascii="Calibri" w:hAnsi="Calibri"/>
                <w:sz w:val="18"/>
                <w:szCs w:val="18"/>
              </w:rPr>
              <w:t>0.955</w:t>
            </w:r>
          </w:p>
        </w:tc>
        <w:tc>
          <w:tcPr>
            <w:tcW w:w="0" w:type="auto"/>
            <w:vAlign w:val="center"/>
          </w:tcPr>
          <w:p w14:paraId="1042F535" w14:textId="77777777" w:rsidR="0046104C" w:rsidRPr="000D1CB5" w:rsidRDefault="0046104C" w:rsidP="0048330D">
            <w:pPr>
              <w:jc w:val="center"/>
              <w:rPr>
                <w:rFonts w:ascii="Calibri" w:hAnsi="Calibri"/>
                <w:sz w:val="18"/>
                <w:szCs w:val="18"/>
              </w:rPr>
            </w:pPr>
            <w:r w:rsidRPr="000D1CB5">
              <w:rPr>
                <w:rFonts w:ascii="Calibri" w:hAnsi="Calibri"/>
                <w:sz w:val="18"/>
                <w:szCs w:val="18"/>
              </w:rPr>
              <w:t>0.963</w:t>
            </w:r>
          </w:p>
        </w:tc>
        <w:tc>
          <w:tcPr>
            <w:tcW w:w="0" w:type="auto"/>
            <w:vAlign w:val="center"/>
          </w:tcPr>
          <w:p w14:paraId="1042F536" w14:textId="77777777" w:rsidR="0046104C" w:rsidRPr="000D1CB5" w:rsidRDefault="0046104C" w:rsidP="0048330D">
            <w:pPr>
              <w:jc w:val="center"/>
              <w:rPr>
                <w:rFonts w:ascii="Calibri" w:hAnsi="Calibri"/>
                <w:sz w:val="18"/>
                <w:szCs w:val="18"/>
              </w:rPr>
            </w:pPr>
            <w:r w:rsidRPr="000D1CB5">
              <w:rPr>
                <w:rFonts w:ascii="Calibri" w:hAnsi="Calibri"/>
                <w:sz w:val="18"/>
                <w:szCs w:val="18"/>
              </w:rPr>
              <w:t>0.971</w:t>
            </w:r>
          </w:p>
        </w:tc>
        <w:tc>
          <w:tcPr>
            <w:tcW w:w="0" w:type="auto"/>
            <w:vAlign w:val="center"/>
          </w:tcPr>
          <w:p w14:paraId="1042F537" w14:textId="77777777" w:rsidR="0046104C" w:rsidRPr="000D1CB5" w:rsidRDefault="0046104C" w:rsidP="0048330D">
            <w:pPr>
              <w:jc w:val="center"/>
              <w:rPr>
                <w:rFonts w:ascii="Calibri" w:hAnsi="Calibri"/>
                <w:sz w:val="18"/>
                <w:szCs w:val="18"/>
              </w:rPr>
            </w:pPr>
            <w:r w:rsidRPr="000D1CB5">
              <w:rPr>
                <w:rFonts w:ascii="Calibri" w:hAnsi="Calibri"/>
                <w:sz w:val="18"/>
                <w:szCs w:val="18"/>
              </w:rPr>
              <w:t>0.979</w:t>
            </w:r>
          </w:p>
        </w:tc>
        <w:tc>
          <w:tcPr>
            <w:tcW w:w="0" w:type="auto"/>
            <w:vAlign w:val="center"/>
          </w:tcPr>
          <w:p w14:paraId="1042F538" w14:textId="77777777" w:rsidR="0046104C" w:rsidRPr="000D1CB5" w:rsidRDefault="0046104C" w:rsidP="0048330D">
            <w:pPr>
              <w:jc w:val="center"/>
              <w:rPr>
                <w:rFonts w:ascii="Calibri" w:hAnsi="Calibri"/>
                <w:sz w:val="18"/>
                <w:szCs w:val="18"/>
              </w:rPr>
            </w:pPr>
            <w:r w:rsidRPr="000D1CB5">
              <w:rPr>
                <w:rFonts w:ascii="Calibri" w:hAnsi="Calibri"/>
                <w:sz w:val="18"/>
                <w:szCs w:val="18"/>
              </w:rPr>
              <w:t>0.988</w:t>
            </w:r>
          </w:p>
        </w:tc>
        <w:tc>
          <w:tcPr>
            <w:tcW w:w="0" w:type="auto"/>
            <w:vAlign w:val="center"/>
          </w:tcPr>
          <w:p w14:paraId="1042F539" w14:textId="77777777" w:rsidR="0046104C" w:rsidRPr="000D1CB5" w:rsidRDefault="0046104C" w:rsidP="0048330D">
            <w:pPr>
              <w:jc w:val="center"/>
              <w:rPr>
                <w:rFonts w:ascii="Calibri" w:hAnsi="Calibri"/>
                <w:sz w:val="18"/>
                <w:szCs w:val="18"/>
              </w:rPr>
            </w:pPr>
            <w:r w:rsidRPr="000D1CB5">
              <w:rPr>
                <w:rFonts w:ascii="Calibri" w:hAnsi="Calibri"/>
                <w:sz w:val="18"/>
                <w:szCs w:val="18"/>
              </w:rPr>
              <w:t>0.996</w:t>
            </w:r>
          </w:p>
        </w:tc>
        <w:tc>
          <w:tcPr>
            <w:tcW w:w="0" w:type="auto"/>
            <w:vAlign w:val="center"/>
          </w:tcPr>
          <w:p w14:paraId="1042F53A" w14:textId="77777777" w:rsidR="0046104C" w:rsidRPr="000D1CB5" w:rsidRDefault="0046104C" w:rsidP="0048330D">
            <w:pPr>
              <w:jc w:val="center"/>
              <w:rPr>
                <w:rFonts w:ascii="Calibri" w:hAnsi="Calibri"/>
                <w:sz w:val="18"/>
                <w:szCs w:val="18"/>
              </w:rPr>
            </w:pPr>
            <w:r w:rsidRPr="000D1CB5">
              <w:rPr>
                <w:rFonts w:ascii="Calibri" w:hAnsi="Calibri"/>
                <w:sz w:val="18"/>
                <w:szCs w:val="18"/>
              </w:rPr>
              <w:t>1.004</w:t>
            </w:r>
          </w:p>
        </w:tc>
        <w:tc>
          <w:tcPr>
            <w:tcW w:w="0" w:type="auto"/>
            <w:vAlign w:val="center"/>
          </w:tcPr>
          <w:p w14:paraId="1042F53B" w14:textId="77777777" w:rsidR="0046104C" w:rsidRPr="000D1CB5" w:rsidRDefault="0046104C" w:rsidP="0048330D">
            <w:pPr>
              <w:jc w:val="center"/>
              <w:rPr>
                <w:rFonts w:ascii="Calibri" w:hAnsi="Calibri"/>
                <w:sz w:val="18"/>
                <w:szCs w:val="18"/>
              </w:rPr>
            </w:pPr>
            <w:r w:rsidRPr="000D1CB5">
              <w:rPr>
                <w:rFonts w:ascii="Calibri" w:hAnsi="Calibri"/>
                <w:sz w:val="18"/>
                <w:szCs w:val="18"/>
              </w:rPr>
              <w:t>1.012</w:t>
            </w:r>
          </w:p>
        </w:tc>
        <w:tc>
          <w:tcPr>
            <w:tcW w:w="0" w:type="auto"/>
            <w:vAlign w:val="center"/>
          </w:tcPr>
          <w:p w14:paraId="1042F53C" w14:textId="77777777" w:rsidR="0046104C" w:rsidRPr="000D1CB5" w:rsidRDefault="0046104C" w:rsidP="0048330D">
            <w:pPr>
              <w:jc w:val="center"/>
              <w:rPr>
                <w:rFonts w:ascii="Calibri" w:hAnsi="Calibri"/>
                <w:sz w:val="18"/>
                <w:szCs w:val="18"/>
              </w:rPr>
            </w:pPr>
            <w:r w:rsidRPr="000D1CB5">
              <w:rPr>
                <w:rFonts w:ascii="Calibri" w:hAnsi="Calibri"/>
                <w:sz w:val="18"/>
                <w:szCs w:val="18"/>
              </w:rPr>
              <w:t>1.020</w:t>
            </w:r>
          </w:p>
        </w:tc>
      </w:tr>
      <w:tr w:rsidR="0046104C" w:rsidRPr="000D1CB5" w14:paraId="1042F549" w14:textId="77777777" w:rsidTr="00147921">
        <w:trPr>
          <w:cantSplit/>
          <w:trHeight w:hRule="exact" w:val="187"/>
          <w:jc w:val="center"/>
        </w:trPr>
        <w:tc>
          <w:tcPr>
            <w:tcW w:w="0" w:type="auto"/>
            <w:vMerge/>
            <w:vAlign w:val="center"/>
          </w:tcPr>
          <w:p w14:paraId="1042F53E" w14:textId="77777777" w:rsidR="0046104C" w:rsidRPr="000D1CB5" w:rsidRDefault="0046104C" w:rsidP="0048330D">
            <w:pPr>
              <w:jc w:val="center"/>
              <w:rPr>
                <w:rFonts w:ascii="Calibri" w:hAnsi="Calibri"/>
                <w:sz w:val="18"/>
                <w:szCs w:val="18"/>
              </w:rPr>
            </w:pPr>
          </w:p>
        </w:tc>
        <w:tc>
          <w:tcPr>
            <w:tcW w:w="0" w:type="auto"/>
            <w:vAlign w:val="center"/>
          </w:tcPr>
          <w:p w14:paraId="1042F53F" w14:textId="77777777" w:rsidR="0046104C" w:rsidRPr="000D1CB5" w:rsidRDefault="0046104C" w:rsidP="0048330D">
            <w:pPr>
              <w:jc w:val="center"/>
              <w:rPr>
                <w:rFonts w:ascii="Calibri" w:hAnsi="Calibri"/>
                <w:b/>
                <w:sz w:val="18"/>
                <w:szCs w:val="18"/>
              </w:rPr>
            </w:pPr>
            <w:r w:rsidRPr="000D1CB5">
              <w:rPr>
                <w:rFonts w:ascii="Calibri" w:hAnsi="Calibri"/>
                <w:b/>
                <w:sz w:val="18"/>
                <w:szCs w:val="18"/>
              </w:rPr>
              <w:t>90</w:t>
            </w:r>
          </w:p>
        </w:tc>
        <w:tc>
          <w:tcPr>
            <w:tcW w:w="0" w:type="auto"/>
            <w:vAlign w:val="center"/>
          </w:tcPr>
          <w:p w14:paraId="1042F540" w14:textId="77777777" w:rsidR="0046104C" w:rsidRPr="000D1CB5" w:rsidRDefault="0046104C" w:rsidP="0048330D">
            <w:pPr>
              <w:jc w:val="center"/>
              <w:rPr>
                <w:rFonts w:ascii="Calibri" w:hAnsi="Calibri"/>
                <w:sz w:val="18"/>
                <w:szCs w:val="18"/>
              </w:rPr>
            </w:pPr>
            <w:r w:rsidRPr="000D1CB5">
              <w:rPr>
                <w:rFonts w:ascii="Calibri" w:hAnsi="Calibri"/>
                <w:sz w:val="18"/>
                <w:szCs w:val="18"/>
              </w:rPr>
              <w:t>0.950</w:t>
            </w:r>
          </w:p>
        </w:tc>
        <w:tc>
          <w:tcPr>
            <w:tcW w:w="0" w:type="auto"/>
            <w:vAlign w:val="center"/>
          </w:tcPr>
          <w:p w14:paraId="1042F541" w14:textId="77777777" w:rsidR="0046104C" w:rsidRPr="000D1CB5" w:rsidRDefault="0046104C" w:rsidP="0048330D">
            <w:pPr>
              <w:jc w:val="center"/>
              <w:rPr>
                <w:rFonts w:ascii="Calibri" w:hAnsi="Calibri"/>
                <w:sz w:val="18"/>
                <w:szCs w:val="18"/>
              </w:rPr>
            </w:pPr>
            <w:r w:rsidRPr="000D1CB5">
              <w:rPr>
                <w:rFonts w:ascii="Calibri" w:hAnsi="Calibri"/>
                <w:sz w:val="18"/>
                <w:szCs w:val="18"/>
              </w:rPr>
              <w:t>0.958</w:t>
            </w:r>
          </w:p>
        </w:tc>
        <w:tc>
          <w:tcPr>
            <w:tcW w:w="0" w:type="auto"/>
            <w:vAlign w:val="center"/>
          </w:tcPr>
          <w:p w14:paraId="1042F542" w14:textId="77777777" w:rsidR="0046104C" w:rsidRPr="000D1CB5" w:rsidRDefault="0046104C" w:rsidP="0048330D">
            <w:pPr>
              <w:jc w:val="center"/>
              <w:rPr>
                <w:rFonts w:ascii="Calibri" w:hAnsi="Calibri"/>
                <w:sz w:val="18"/>
                <w:szCs w:val="18"/>
              </w:rPr>
            </w:pPr>
            <w:r w:rsidRPr="000D1CB5">
              <w:rPr>
                <w:rFonts w:ascii="Calibri" w:hAnsi="Calibri"/>
                <w:sz w:val="18"/>
                <w:szCs w:val="18"/>
              </w:rPr>
              <w:t>0.967</w:t>
            </w:r>
          </w:p>
        </w:tc>
        <w:tc>
          <w:tcPr>
            <w:tcW w:w="0" w:type="auto"/>
            <w:vAlign w:val="center"/>
          </w:tcPr>
          <w:p w14:paraId="1042F543" w14:textId="77777777" w:rsidR="0046104C" w:rsidRPr="000D1CB5" w:rsidRDefault="0046104C" w:rsidP="0048330D">
            <w:pPr>
              <w:jc w:val="center"/>
              <w:rPr>
                <w:rFonts w:ascii="Calibri" w:hAnsi="Calibri"/>
                <w:sz w:val="18"/>
                <w:szCs w:val="18"/>
              </w:rPr>
            </w:pPr>
            <w:r w:rsidRPr="000D1CB5">
              <w:rPr>
                <w:rFonts w:ascii="Calibri" w:hAnsi="Calibri"/>
                <w:sz w:val="18"/>
                <w:szCs w:val="18"/>
              </w:rPr>
              <w:t>0.975</w:t>
            </w:r>
          </w:p>
        </w:tc>
        <w:tc>
          <w:tcPr>
            <w:tcW w:w="0" w:type="auto"/>
            <w:vAlign w:val="center"/>
          </w:tcPr>
          <w:p w14:paraId="1042F544" w14:textId="77777777" w:rsidR="0046104C" w:rsidRPr="000D1CB5" w:rsidRDefault="0046104C" w:rsidP="0048330D">
            <w:pPr>
              <w:jc w:val="center"/>
              <w:rPr>
                <w:rFonts w:ascii="Calibri" w:hAnsi="Calibri"/>
                <w:sz w:val="18"/>
                <w:szCs w:val="18"/>
              </w:rPr>
            </w:pPr>
            <w:r w:rsidRPr="000D1CB5">
              <w:rPr>
                <w:rFonts w:ascii="Calibri" w:hAnsi="Calibri"/>
                <w:sz w:val="18"/>
                <w:szCs w:val="18"/>
              </w:rPr>
              <w:t>0.983</w:t>
            </w:r>
          </w:p>
        </w:tc>
        <w:tc>
          <w:tcPr>
            <w:tcW w:w="0" w:type="auto"/>
            <w:vAlign w:val="center"/>
          </w:tcPr>
          <w:p w14:paraId="1042F545" w14:textId="77777777" w:rsidR="0046104C" w:rsidRPr="000D1CB5" w:rsidRDefault="0046104C" w:rsidP="0048330D">
            <w:pPr>
              <w:jc w:val="center"/>
              <w:rPr>
                <w:rFonts w:ascii="Calibri" w:hAnsi="Calibri"/>
                <w:sz w:val="18"/>
                <w:szCs w:val="18"/>
              </w:rPr>
            </w:pPr>
            <w:r w:rsidRPr="000D1CB5">
              <w:rPr>
                <w:rFonts w:ascii="Calibri" w:hAnsi="Calibri"/>
                <w:sz w:val="18"/>
                <w:szCs w:val="18"/>
              </w:rPr>
              <w:t>0.991</w:t>
            </w:r>
          </w:p>
        </w:tc>
        <w:tc>
          <w:tcPr>
            <w:tcW w:w="0" w:type="auto"/>
            <w:vAlign w:val="center"/>
          </w:tcPr>
          <w:p w14:paraId="1042F546" w14:textId="77777777" w:rsidR="0046104C" w:rsidRPr="000D1CB5" w:rsidRDefault="0046104C" w:rsidP="0048330D">
            <w:pPr>
              <w:jc w:val="center"/>
              <w:rPr>
                <w:rFonts w:ascii="Calibri" w:hAnsi="Calibri"/>
                <w:sz w:val="18"/>
                <w:szCs w:val="18"/>
              </w:rPr>
            </w:pPr>
            <w:r w:rsidRPr="000D1CB5">
              <w:rPr>
                <w:rFonts w:ascii="Calibri" w:hAnsi="Calibri"/>
                <w:sz w:val="18"/>
                <w:szCs w:val="18"/>
              </w:rPr>
              <w:t>0.999</w:t>
            </w:r>
          </w:p>
        </w:tc>
        <w:tc>
          <w:tcPr>
            <w:tcW w:w="0" w:type="auto"/>
            <w:vAlign w:val="center"/>
          </w:tcPr>
          <w:p w14:paraId="1042F547" w14:textId="77777777" w:rsidR="0046104C" w:rsidRPr="000D1CB5" w:rsidRDefault="0046104C" w:rsidP="0048330D">
            <w:pPr>
              <w:jc w:val="center"/>
              <w:rPr>
                <w:rFonts w:ascii="Calibri" w:hAnsi="Calibri"/>
                <w:sz w:val="18"/>
                <w:szCs w:val="18"/>
              </w:rPr>
            </w:pPr>
            <w:r w:rsidRPr="000D1CB5">
              <w:rPr>
                <w:rFonts w:ascii="Calibri" w:hAnsi="Calibri"/>
                <w:sz w:val="18"/>
                <w:szCs w:val="18"/>
              </w:rPr>
              <w:t>1.008</w:t>
            </w:r>
          </w:p>
        </w:tc>
        <w:tc>
          <w:tcPr>
            <w:tcW w:w="0" w:type="auto"/>
            <w:vAlign w:val="center"/>
          </w:tcPr>
          <w:p w14:paraId="1042F548" w14:textId="77777777" w:rsidR="0046104C" w:rsidRPr="000D1CB5" w:rsidRDefault="0046104C" w:rsidP="0048330D">
            <w:pPr>
              <w:jc w:val="center"/>
              <w:rPr>
                <w:rFonts w:ascii="Calibri" w:hAnsi="Calibri"/>
                <w:sz w:val="18"/>
                <w:szCs w:val="18"/>
              </w:rPr>
            </w:pPr>
            <w:r w:rsidRPr="000D1CB5">
              <w:rPr>
                <w:rFonts w:ascii="Calibri" w:hAnsi="Calibri"/>
                <w:sz w:val="18"/>
                <w:szCs w:val="18"/>
              </w:rPr>
              <w:t>1.016</w:t>
            </w:r>
          </w:p>
        </w:tc>
      </w:tr>
      <w:tr w:rsidR="0046104C" w:rsidRPr="000D1CB5" w14:paraId="1042F555" w14:textId="77777777" w:rsidTr="00147921">
        <w:trPr>
          <w:cantSplit/>
          <w:trHeight w:hRule="exact" w:val="187"/>
          <w:jc w:val="center"/>
        </w:trPr>
        <w:tc>
          <w:tcPr>
            <w:tcW w:w="0" w:type="auto"/>
            <w:vMerge/>
            <w:vAlign w:val="center"/>
          </w:tcPr>
          <w:p w14:paraId="1042F54A" w14:textId="77777777" w:rsidR="0046104C" w:rsidRPr="000D1CB5" w:rsidRDefault="0046104C" w:rsidP="0048330D">
            <w:pPr>
              <w:jc w:val="center"/>
              <w:rPr>
                <w:rFonts w:ascii="Calibri" w:hAnsi="Calibri"/>
                <w:sz w:val="18"/>
                <w:szCs w:val="18"/>
              </w:rPr>
            </w:pPr>
          </w:p>
        </w:tc>
        <w:tc>
          <w:tcPr>
            <w:tcW w:w="0" w:type="auto"/>
            <w:vAlign w:val="center"/>
          </w:tcPr>
          <w:p w14:paraId="1042F54B" w14:textId="77777777" w:rsidR="0046104C" w:rsidRPr="000D1CB5" w:rsidRDefault="0046104C" w:rsidP="0048330D">
            <w:pPr>
              <w:jc w:val="center"/>
              <w:rPr>
                <w:rFonts w:ascii="Calibri" w:hAnsi="Calibri"/>
                <w:b/>
                <w:sz w:val="18"/>
                <w:szCs w:val="18"/>
              </w:rPr>
            </w:pPr>
            <w:r w:rsidRPr="000D1CB5">
              <w:rPr>
                <w:rFonts w:ascii="Calibri" w:hAnsi="Calibri"/>
                <w:b/>
                <w:sz w:val="18"/>
                <w:szCs w:val="18"/>
              </w:rPr>
              <w:t>95</w:t>
            </w:r>
          </w:p>
        </w:tc>
        <w:tc>
          <w:tcPr>
            <w:tcW w:w="0" w:type="auto"/>
            <w:vAlign w:val="center"/>
          </w:tcPr>
          <w:p w14:paraId="1042F54C" w14:textId="77777777" w:rsidR="0046104C" w:rsidRPr="000D1CB5" w:rsidRDefault="0046104C" w:rsidP="0048330D">
            <w:pPr>
              <w:jc w:val="center"/>
              <w:rPr>
                <w:rFonts w:ascii="Calibri" w:hAnsi="Calibri"/>
                <w:sz w:val="18"/>
                <w:szCs w:val="18"/>
              </w:rPr>
            </w:pPr>
            <w:r w:rsidRPr="000D1CB5">
              <w:rPr>
                <w:rFonts w:ascii="Calibri" w:hAnsi="Calibri"/>
                <w:sz w:val="18"/>
                <w:szCs w:val="18"/>
              </w:rPr>
              <w:t>0.946</w:t>
            </w:r>
          </w:p>
        </w:tc>
        <w:tc>
          <w:tcPr>
            <w:tcW w:w="0" w:type="auto"/>
            <w:vAlign w:val="center"/>
          </w:tcPr>
          <w:p w14:paraId="1042F54D" w14:textId="77777777" w:rsidR="0046104C" w:rsidRPr="000D1CB5" w:rsidRDefault="0046104C" w:rsidP="0048330D">
            <w:pPr>
              <w:jc w:val="center"/>
              <w:rPr>
                <w:rFonts w:ascii="Calibri" w:hAnsi="Calibri"/>
                <w:sz w:val="18"/>
                <w:szCs w:val="18"/>
              </w:rPr>
            </w:pPr>
            <w:r w:rsidRPr="000D1CB5">
              <w:rPr>
                <w:rFonts w:ascii="Calibri" w:hAnsi="Calibri"/>
                <w:sz w:val="18"/>
                <w:szCs w:val="18"/>
              </w:rPr>
              <w:t>0.954</w:t>
            </w:r>
          </w:p>
        </w:tc>
        <w:tc>
          <w:tcPr>
            <w:tcW w:w="0" w:type="auto"/>
            <w:vAlign w:val="center"/>
          </w:tcPr>
          <w:p w14:paraId="1042F54E" w14:textId="77777777" w:rsidR="0046104C" w:rsidRPr="000D1CB5" w:rsidRDefault="0046104C" w:rsidP="0048330D">
            <w:pPr>
              <w:jc w:val="center"/>
              <w:rPr>
                <w:rFonts w:ascii="Calibri" w:hAnsi="Calibri"/>
                <w:sz w:val="18"/>
                <w:szCs w:val="18"/>
              </w:rPr>
            </w:pPr>
            <w:r w:rsidRPr="000D1CB5">
              <w:rPr>
                <w:rFonts w:ascii="Calibri" w:hAnsi="Calibri"/>
                <w:sz w:val="18"/>
                <w:szCs w:val="18"/>
              </w:rPr>
              <w:t>0.962</w:t>
            </w:r>
          </w:p>
        </w:tc>
        <w:tc>
          <w:tcPr>
            <w:tcW w:w="0" w:type="auto"/>
            <w:vAlign w:val="center"/>
          </w:tcPr>
          <w:p w14:paraId="1042F54F" w14:textId="77777777" w:rsidR="0046104C" w:rsidRPr="000D1CB5" w:rsidRDefault="0046104C" w:rsidP="0048330D">
            <w:pPr>
              <w:jc w:val="center"/>
              <w:rPr>
                <w:rFonts w:ascii="Calibri" w:hAnsi="Calibri"/>
                <w:sz w:val="18"/>
                <w:szCs w:val="18"/>
              </w:rPr>
            </w:pPr>
            <w:r w:rsidRPr="000D1CB5">
              <w:rPr>
                <w:rFonts w:ascii="Calibri" w:hAnsi="Calibri"/>
                <w:sz w:val="18"/>
                <w:szCs w:val="18"/>
              </w:rPr>
              <w:t>0.970</w:t>
            </w:r>
          </w:p>
        </w:tc>
        <w:tc>
          <w:tcPr>
            <w:tcW w:w="0" w:type="auto"/>
            <w:vAlign w:val="center"/>
          </w:tcPr>
          <w:p w14:paraId="1042F550" w14:textId="77777777" w:rsidR="0046104C" w:rsidRPr="000D1CB5" w:rsidRDefault="0046104C" w:rsidP="0048330D">
            <w:pPr>
              <w:jc w:val="center"/>
              <w:rPr>
                <w:rFonts w:ascii="Calibri" w:hAnsi="Calibri"/>
                <w:sz w:val="18"/>
                <w:szCs w:val="18"/>
              </w:rPr>
            </w:pPr>
            <w:r w:rsidRPr="000D1CB5">
              <w:rPr>
                <w:rFonts w:ascii="Calibri" w:hAnsi="Calibri"/>
                <w:sz w:val="18"/>
                <w:szCs w:val="18"/>
              </w:rPr>
              <w:t>0.979</w:t>
            </w:r>
          </w:p>
        </w:tc>
        <w:tc>
          <w:tcPr>
            <w:tcW w:w="0" w:type="auto"/>
            <w:vAlign w:val="center"/>
          </w:tcPr>
          <w:p w14:paraId="1042F551" w14:textId="77777777" w:rsidR="0046104C" w:rsidRPr="000D1CB5" w:rsidRDefault="0046104C" w:rsidP="0048330D">
            <w:pPr>
              <w:jc w:val="center"/>
              <w:rPr>
                <w:rFonts w:ascii="Calibri" w:hAnsi="Calibri"/>
                <w:sz w:val="18"/>
                <w:szCs w:val="18"/>
              </w:rPr>
            </w:pPr>
            <w:r w:rsidRPr="000D1CB5">
              <w:rPr>
                <w:rFonts w:ascii="Calibri" w:hAnsi="Calibri"/>
                <w:sz w:val="18"/>
                <w:szCs w:val="18"/>
              </w:rPr>
              <w:t>0.987</w:t>
            </w:r>
          </w:p>
        </w:tc>
        <w:tc>
          <w:tcPr>
            <w:tcW w:w="0" w:type="auto"/>
            <w:vAlign w:val="center"/>
          </w:tcPr>
          <w:p w14:paraId="1042F552" w14:textId="77777777" w:rsidR="0046104C" w:rsidRPr="000D1CB5" w:rsidRDefault="0046104C" w:rsidP="0048330D">
            <w:pPr>
              <w:jc w:val="center"/>
              <w:rPr>
                <w:rFonts w:ascii="Calibri" w:hAnsi="Calibri"/>
                <w:sz w:val="18"/>
                <w:szCs w:val="18"/>
              </w:rPr>
            </w:pPr>
            <w:r w:rsidRPr="000D1CB5">
              <w:rPr>
                <w:rFonts w:ascii="Calibri" w:hAnsi="Calibri"/>
                <w:sz w:val="18"/>
                <w:szCs w:val="18"/>
              </w:rPr>
              <w:t>0.995</w:t>
            </w:r>
          </w:p>
        </w:tc>
        <w:tc>
          <w:tcPr>
            <w:tcW w:w="0" w:type="auto"/>
            <w:vAlign w:val="center"/>
          </w:tcPr>
          <w:p w14:paraId="1042F553" w14:textId="77777777" w:rsidR="0046104C" w:rsidRPr="000D1CB5" w:rsidRDefault="0046104C" w:rsidP="0048330D">
            <w:pPr>
              <w:jc w:val="center"/>
              <w:rPr>
                <w:rFonts w:ascii="Calibri" w:hAnsi="Calibri"/>
                <w:sz w:val="18"/>
                <w:szCs w:val="18"/>
              </w:rPr>
            </w:pPr>
            <w:r w:rsidRPr="000D1CB5">
              <w:rPr>
                <w:rFonts w:ascii="Calibri" w:hAnsi="Calibri"/>
                <w:sz w:val="18"/>
                <w:szCs w:val="18"/>
              </w:rPr>
              <w:t>1.003</w:t>
            </w:r>
          </w:p>
        </w:tc>
        <w:tc>
          <w:tcPr>
            <w:tcW w:w="0" w:type="auto"/>
            <w:vAlign w:val="center"/>
          </w:tcPr>
          <w:p w14:paraId="1042F554" w14:textId="77777777" w:rsidR="0046104C" w:rsidRPr="000D1CB5" w:rsidRDefault="0046104C" w:rsidP="0048330D">
            <w:pPr>
              <w:jc w:val="center"/>
              <w:rPr>
                <w:rFonts w:ascii="Calibri" w:hAnsi="Calibri"/>
                <w:sz w:val="18"/>
                <w:szCs w:val="18"/>
              </w:rPr>
            </w:pPr>
            <w:r w:rsidRPr="000D1CB5">
              <w:rPr>
                <w:rFonts w:ascii="Calibri" w:hAnsi="Calibri"/>
                <w:sz w:val="18"/>
                <w:szCs w:val="18"/>
              </w:rPr>
              <w:t>1.011</w:t>
            </w:r>
          </w:p>
        </w:tc>
      </w:tr>
      <w:tr w:rsidR="0046104C" w:rsidRPr="000D1CB5" w14:paraId="1042F561" w14:textId="77777777" w:rsidTr="00147921">
        <w:trPr>
          <w:cantSplit/>
          <w:trHeight w:hRule="exact" w:val="187"/>
          <w:jc w:val="center"/>
        </w:trPr>
        <w:tc>
          <w:tcPr>
            <w:tcW w:w="0" w:type="auto"/>
            <w:vMerge/>
            <w:vAlign w:val="center"/>
          </w:tcPr>
          <w:p w14:paraId="1042F556" w14:textId="77777777" w:rsidR="0046104C" w:rsidRPr="000D1CB5" w:rsidRDefault="0046104C" w:rsidP="0048330D">
            <w:pPr>
              <w:jc w:val="center"/>
              <w:rPr>
                <w:rFonts w:ascii="Calibri" w:hAnsi="Calibri"/>
                <w:sz w:val="18"/>
                <w:szCs w:val="18"/>
              </w:rPr>
            </w:pPr>
          </w:p>
        </w:tc>
        <w:tc>
          <w:tcPr>
            <w:tcW w:w="0" w:type="auto"/>
            <w:vAlign w:val="center"/>
          </w:tcPr>
          <w:p w14:paraId="1042F557" w14:textId="77777777" w:rsidR="0046104C" w:rsidRPr="000D1CB5" w:rsidRDefault="0046104C" w:rsidP="0048330D">
            <w:pPr>
              <w:jc w:val="center"/>
              <w:rPr>
                <w:rFonts w:ascii="Calibri" w:hAnsi="Calibri"/>
                <w:b/>
                <w:sz w:val="18"/>
                <w:szCs w:val="18"/>
              </w:rPr>
            </w:pPr>
            <w:r w:rsidRPr="000D1CB5">
              <w:rPr>
                <w:rFonts w:ascii="Calibri" w:hAnsi="Calibri"/>
                <w:b/>
                <w:sz w:val="18"/>
                <w:szCs w:val="18"/>
              </w:rPr>
              <w:t>100</w:t>
            </w:r>
          </w:p>
        </w:tc>
        <w:tc>
          <w:tcPr>
            <w:tcW w:w="0" w:type="auto"/>
            <w:vAlign w:val="center"/>
          </w:tcPr>
          <w:p w14:paraId="1042F558" w14:textId="77777777" w:rsidR="0046104C" w:rsidRPr="000D1CB5" w:rsidRDefault="0046104C" w:rsidP="0048330D">
            <w:pPr>
              <w:jc w:val="center"/>
              <w:rPr>
                <w:rFonts w:ascii="Calibri" w:hAnsi="Calibri"/>
                <w:sz w:val="18"/>
                <w:szCs w:val="18"/>
              </w:rPr>
            </w:pPr>
            <w:r w:rsidRPr="000D1CB5">
              <w:rPr>
                <w:rFonts w:ascii="Calibri" w:hAnsi="Calibri"/>
                <w:sz w:val="18"/>
                <w:szCs w:val="18"/>
              </w:rPr>
              <w:t>0.942</w:t>
            </w:r>
          </w:p>
        </w:tc>
        <w:tc>
          <w:tcPr>
            <w:tcW w:w="0" w:type="auto"/>
            <w:vAlign w:val="center"/>
          </w:tcPr>
          <w:p w14:paraId="1042F559" w14:textId="77777777" w:rsidR="0046104C" w:rsidRPr="000D1CB5" w:rsidRDefault="0046104C" w:rsidP="0048330D">
            <w:pPr>
              <w:jc w:val="center"/>
              <w:rPr>
                <w:rFonts w:ascii="Calibri" w:hAnsi="Calibri"/>
                <w:sz w:val="18"/>
                <w:szCs w:val="18"/>
              </w:rPr>
            </w:pPr>
            <w:r w:rsidRPr="000D1CB5">
              <w:rPr>
                <w:rFonts w:ascii="Calibri" w:hAnsi="Calibri"/>
                <w:sz w:val="18"/>
                <w:szCs w:val="18"/>
              </w:rPr>
              <w:t>0.950</w:t>
            </w:r>
          </w:p>
        </w:tc>
        <w:tc>
          <w:tcPr>
            <w:tcW w:w="0" w:type="auto"/>
            <w:vAlign w:val="center"/>
          </w:tcPr>
          <w:p w14:paraId="1042F55A" w14:textId="77777777" w:rsidR="0046104C" w:rsidRPr="000D1CB5" w:rsidRDefault="0046104C" w:rsidP="0048330D">
            <w:pPr>
              <w:jc w:val="center"/>
              <w:rPr>
                <w:rFonts w:ascii="Calibri" w:hAnsi="Calibri"/>
                <w:sz w:val="18"/>
                <w:szCs w:val="18"/>
              </w:rPr>
            </w:pPr>
            <w:r w:rsidRPr="000D1CB5">
              <w:rPr>
                <w:rFonts w:ascii="Calibri" w:hAnsi="Calibri"/>
                <w:sz w:val="18"/>
                <w:szCs w:val="18"/>
              </w:rPr>
              <w:t>0.958</w:t>
            </w:r>
          </w:p>
        </w:tc>
        <w:tc>
          <w:tcPr>
            <w:tcW w:w="0" w:type="auto"/>
            <w:vAlign w:val="center"/>
          </w:tcPr>
          <w:p w14:paraId="1042F55B" w14:textId="77777777" w:rsidR="0046104C" w:rsidRPr="000D1CB5" w:rsidRDefault="0046104C" w:rsidP="0048330D">
            <w:pPr>
              <w:jc w:val="center"/>
              <w:rPr>
                <w:rFonts w:ascii="Calibri" w:hAnsi="Calibri"/>
                <w:sz w:val="18"/>
                <w:szCs w:val="18"/>
              </w:rPr>
            </w:pPr>
            <w:r w:rsidRPr="000D1CB5">
              <w:rPr>
                <w:rFonts w:ascii="Calibri" w:hAnsi="Calibri"/>
                <w:sz w:val="18"/>
                <w:szCs w:val="18"/>
              </w:rPr>
              <w:t>0.966</w:t>
            </w:r>
          </w:p>
        </w:tc>
        <w:tc>
          <w:tcPr>
            <w:tcW w:w="0" w:type="auto"/>
            <w:vAlign w:val="center"/>
          </w:tcPr>
          <w:p w14:paraId="1042F55C" w14:textId="77777777" w:rsidR="0046104C" w:rsidRPr="000D1CB5" w:rsidRDefault="0046104C" w:rsidP="0048330D">
            <w:pPr>
              <w:jc w:val="center"/>
              <w:rPr>
                <w:rFonts w:ascii="Calibri" w:hAnsi="Calibri"/>
                <w:sz w:val="18"/>
                <w:szCs w:val="18"/>
              </w:rPr>
            </w:pPr>
            <w:r w:rsidRPr="000D1CB5">
              <w:rPr>
                <w:rFonts w:ascii="Calibri" w:hAnsi="Calibri"/>
                <w:sz w:val="18"/>
                <w:szCs w:val="18"/>
              </w:rPr>
              <w:t>0.970</w:t>
            </w:r>
          </w:p>
        </w:tc>
        <w:tc>
          <w:tcPr>
            <w:tcW w:w="0" w:type="auto"/>
            <w:vAlign w:val="center"/>
          </w:tcPr>
          <w:p w14:paraId="1042F55D" w14:textId="77777777" w:rsidR="0046104C" w:rsidRPr="000D1CB5" w:rsidRDefault="0046104C" w:rsidP="0048330D">
            <w:pPr>
              <w:jc w:val="center"/>
              <w:rPr>
                <w:rFonts w:ascii="Calibri" w:hAnsi="Calibri"/>
                <w:sz w:val="18"/>
                <w:szCs w:val="18"/>
              </w:rPr>
            </w:pPr>
            <w:r w:rsidRPr="000D1CB5">
              <w:rPr>
                <w:rFonts w:ascii="Calibri" w:hAnsi="Calibri"/>
                <w:sz w:val="18"/>
                <w:szCs w:val="18"/>
              </w:rPr>
              <w:t>0.982</w:t>
            </w:r>
          </w:p>
        </w:tc>
        <w:tc>
          <w:tcPr>
            <w:tcW w:w="0" w:type="auto"/>
            <w:vAlign w:val="center"/>
          </w:tcPr>
          <w:p w14:paraId="1042F55E" w14:textId="77777777" w:rsidR="0046104C" w:rsidRPr="000D1CB5" w:rsidRDefault="0046104C" w:rsidP="0048330D">
            <w:pPr>
              <w:jc w:val="center"/>
              <w:rPr>
                <w:rFonts w:ascii="Calibri" w:hAnsi="Calibri"/>
                <w:sz w:val="18"/>
                <w:szCs w:val="18"/>
              </w:rPr>
            </w:pPr>
            <w:r w:rsidRPr="000D1CB5">
              <w:rPr>
                <w:rFonts w:ascii="Calibri" w:hAnsi="Calibri"/>
                <w:sz w:val="18"/>
                <w:szCs w:val="18"/>
              </w:rPr>
              <w:t>0.990</w:t>
            </w:r>
          </w:p>
        </w:tc>
        <w:tc>
          <w:tcPr>
            <w:tcW w:w="0" w:type="auto"/>
            <w:vAlign w:val="center"/>
          </w:tcPr>
          <w:p w14:paraId="1042F55F" w14:textId="77777777" w:rsidR="0046104C" w:rsidRPr="000D1CB5" w:rsidRDefault="0046104C" w:rsidP="0048330D">
            <w:pPr>
              <w:jc w:val="center"/>
              <w:rPr>
                <w:rFonts w:ascii="Calibri" w:hAnsi="Calibri"/>
                <w:sz w:val="18"/>
                <w:szCs w:val="18"/>
              </w:rPr>
            </w:pPr>
            <w:r w:rsidRPr="000D1CB5">
              <w:rPr>
                <w:rFonts w:ascii="Calibri" w:hAnsi="Calibri"/>
                <w:sz w:val="18"/>
                <w:szCs w:val="18"/>
              </w:rPr>
              <w:t>0.998</w:t>
            </w:r>
          </w:p>
        </w:tc>
        <w:tc>
          <w:tcPr>
            <w:tcW w:w="0" w:type="auto"/>
            <w:vAlign w:val="center"/>
          </w:tcPr>
          <w:p w14:paraId="1042F560" w14:textId="77777777" w:rsidR="0046104C" w:rsidRPr="000D1CB5" w:rsidRDefault="0046104C" w:rsidP="0048330D">
            <w:pPr>
              <w:jc w:val="center"/>
              <w:rPr>
                <w:rFonts w:ascii="Calibri" w:hAnsi="Calibri"/>
                <w:sz w:val="18"/>
                <w:szCs w:val="18"/>
              </w:rPr>
            </w:pPr>
            <w:r w:rsidRPr="000D1CB5">
              <w:rPr>
                <w:rFonts w:ascii="Calibri" w:hAnsi="Calibri"/>
                <w:sz w:val="18"/>
                <w:szCs w:val="18"/>
              </w:rPr>
              <w:t>1.007</w:t>
            </w:r>
          </w:p>
        </w:tc>
      </w:tr>
      <w:tr w:rsidR="0046104C" w:rsidRPr="000D1CB5" w14:paraId="1042F56D" w14:textId="77777777" w:rsidTr="00147921">
        <w:trPr>
          <w:cantSplit/>
          <w:trHeight w:hRule="exact" w:val="187"/>
          <w:jc w:val="center"/>
        </w:trPr>
        <w:tc>
          <w:tcPr>
            <w:tcW w:w="0" w:type="auto"/>
            <w:vMerge/>
            <w:vAlign w:val="center"/>
          </w:tcPr>
          <w:p w14:paraId="1042F562" w14:textId="77777777" w:rsidR="0046104C" w:rsidRPr="000D1CB5" w:rsidRDefault="0046104C" w:rsidP="0048330D">
            <w:pPr>
              <w:jc w:val="center"/>
              <w:rPr>
                <w:rFonts w:ascii="Calibri" w:hAnsi="Calibri"/>
                <w:sz w:val="18"/>
                <w:szCs w:val="18"/>
              </w:rPr>
            </w:pPr>
          </w:p>
        </w:tc>
        <w:tc>
          <w:tcPr>
            <w:tcW w:w="0" w:type="auto"/>
            <w:vAlign w:val="center"/>
          </w:tcPr>
          <w:p w14:paraId="1042F563" w14:textId="77777777" w:rsidR="0046104C" w:rsidRPr="000D1CB5" w:rsidRDefault="0046104C" w:rsidP="0048330D">
            <w:pPr>
              <w:jc w:val="center"/>
              <w:rPr>
                <w:rFonts w:ascii="Calibri" w:hAnsi="Calibri"/>
                <w:b/>
                <w:sz w:val="18"/>
                <w:szCs w:val="18"/>
              </w:rPr>
            </w:pPr>
            <w:r w:rsidRPr="000D1CB5">
              <w:rPr>
                <w:rFonts w:ascii="Calibri" w:hAnsi="Calibri"/>
                <w:b/>
                <w:sz w:val="18"/>
                <w:szCs w:val="18"/>
              </w:rPr>
              <w:t>105</w:t>
            </w:r>
          </w:p>
        </w:tc>
        <w:tc>
          <w:tcPr>
            <w:tcW w:w="0" w:type="auto"/>
            <w:vAlign w:val="center"/>
          </w:tcPr>
          <w:p w14:paraId="1042F564" w14:textId="77777777" w:rsidR="0046104C" w:rsidRPr="000D1CB5" w:rsidRDefault="0046104C" w:rsidP="0048330D">
            <w:pPr>
              <w:jc w:val="center"/>
              <w:rPr>
                <w:rFonts w:ascii="Calibri" w:hAnsi="Calibri"/>
                <w:sz w:val="18"/>
                <w:szCs w:val="18"/>
              </w:rPr>
            </w:pPr>
            <w:r w:rsidRPr="000D1CB5">
              <w:rPr>
                <w:rFonts w:ascii="Calibri" w:hAnsi="Calibri"/>
                <w:sz w:val="18"/>
                <w:szCs w:val="18"/>
              </w:rPr>
              <w:t>0.938</w:t>
            </w:r>
          </w:p>
        </w:tc>
        <w:tc>
          <w:tcPr>
            <w:tcW w:w="0" w:type="auto"/>
            <w:vAlign w:val="center"/>
          </w:tcPr>
          <w:p w14:paraId="1042F565" w14:textId="77777777" w:rsidR="0046104C" w:rsidRPr="000D1CB5" w:rsidRDefault="0046104C" w:rsidP="0048330D">
            <w:pPr>
              <w:jc w:val="center"/>
              <w:rPr>
                <w:rFonts w:ascii="Calibri" w:hAnsi="Calibri"/>
                <w:sz w:val="18"/>
                <w:szCs w:val="18"/>
              </w:rPr>
            </w:pPr>
            <w:r w:rsidRPr="000D1CB5">
              <w:rPr>
                <w:rFonts w:ascii="Calibri" w:hAnsi="Calibri"/>
                <w:sz w:val="18"/>
                <w:szCs w:val="18"/>
              </w:rPr>
              <w:t>0.946</w:t>
            </w:r>
          </w:p>
        </w:tc>
        <w:tc>
          <w:tcPr>
            <w:tcW w:w="0" w:type="auto"/>
            <w:vAlign w:val="center"/>
          </w:tcPr>
          <w:p w14:paraId="1042F566" w14:textId="77777777" w:rsidR="0046104C" w:rsidRPr="000D1CB5" w:rsidRDefault="0046104C" w:rsidP="0048330D">
            <w:pPr>
              <w:jc w:val="center"/>
              <w:rPr>
                <w:rFonts w:ascii="Calibri" w:hAnsi="Calibri"/>
                <w:sz w:val="18"/>
                <w:szCs w:val="18"/>
              </w:rPr>
            </w:pPr>
            <w:r w:rsidRPr="000D1CB5">
              <w:rPr>
                <w:rFonts w:ascii="Calibri" w:hAnsi="Calibri"/>
                <w:sz w:val="18"/>
                <w:szCs w:val="18"/>
              </w:rPr>
              <w:t>0.954</w:t>
            </w:r>
          </w:p>
        </w:tc>
        <w:tc>
          <w:tcPr>
            <w:tcW w:w="0" w:type="auto"/>
            <w:vAlign w:val="center"/>
          </w:tcPr>
          <w:p w14:paraId="1042F567" w14:textId="77777777" w:rsidR="0046104C" w:rsidRPr="000D1CB5" w:rsidRDefault="0046104C" w:rsidP="0048330D">
            <w:pPr>
              <w:jc w:val="center"/>
              <w:rPr>
                <w:rFonts w:ascii="Calibri" w:hAnsi="Calibri"/>
                <w:sz w:val="18"/>
                <w:szCs w:val="18"/>
              </w:rPr>
            </w:pPr>
            <w:r w:rsidRPr="000D1CB5">
              <w:rPr>
                <w:rFonts w:ascii="Calibri" w:hAnsi="Calibri"/>
                <w:sz w:val="18"/>
                <w:szCs w:val="18"/>
              </w:rPr>
              <w:t>0.962</w:t>
            </w:r>
          </w:p>
        </w:tc>
        <w:tc>
          <w:tcPr>
            <w:tcW w:w="0" w:type="auto"/>
            <w:vAlign w:val="center"/>
          </w:tcPr>
          <w:p w14:paraId="1042F568" w14:textId="77777777" w:rsidR="0046104C" w:rsidRPr="000D1CB5" w:rsidRDefault="0046104C" w:rsidP="0048330D">
            <w:pPr>
              <w:jc w:val="center"/>
              <w:rPr>
                <w:rFonts w:ascii="Calibri" w:hAnsi="Calibri"/>
                <w:sz w:val="18"/>
                <w:szCs w:val="18"/>
              </w:rPr>
            </w:pPr>
            <w:r w:rsidRPr="000D1CB5">
              <w:rPr>
                <w:rFonts w:ascii="Calibri" w:hAnsi="Calibri"/>
                <w:sz w:val="18"/>
                <w:szCs w:val="18"/>
              </w:rPr>
              <w:t>0.970</w:t>
            </w:r>
          </w:p>
        </w:tc>
        <w:tc>
          <w:tcPr>
            <w:tcW w:w="0" w:type="auto"/>
            <w:vAlign w:val="center"/>
          </w:tcPr>
          <w:p w14:paraId="1042F569" w14:textId="77777777" w:rsidR="0046104C" w:rsidRPr="000D1CB5" w:rsidRDefault="0046104C" w:rsidP="0048330D">
            <w:pPr>
              <w:jc w:val="center"/>
              <w:rPr>
                <w:rFonts w:ascii="Calibri" w:hAnsi="Calibri"/>
                <w:sz w:val="18"/>
                <w:szCs w:val="18"/>
              </w:rPr>
            </w:pPr>
            <w:r w:rsidRPr="000D1CB5">
              <w:rPr>
                <w:rFonts w:ascii="Calibri" w:hAnsi="Calibri"/>
                <w:sz w:val="18"/>
                <w:szCs w:val="18"/>
              </w:rPr>
              <w:t>0.978</w:t>
            </w:r>
          </w:p>
        </w:tc>
        <w:tc>
          <w:tcPr>
            <w:tcW w:w="0" w:type="auto"/>
            <w:vAlign w:val="center"/>
          </w:tcPr>
          <w:p w14:paraId="1042F56A" w14:textId="77777777" w:rsidR="0046104C" w:rsidRPr="000D1CB5" w:rsidRDefault="0046104C" w:rsidP="0048330D">
            <w:pPr>
              <w:jc w:val="center"/>
              <w:rPr>
                <w:rFonts w:ascii="Calibri" w:hAnsi="Calibri"/>
                <w:sz w:val="18"/>
                <w:szCs w:val="18"/>
              </w:rPr>
            </w:pPr>
            <w:r w:rsidRPr="000D1CB5">
              <w:rPr>
                <w:rFonts w:ascii="Calibri" w:hAnsi="Calibri"/>
                <w:sz w:val="18"/>
                <w:szCs w:val="18"/>
              </w:rPr>
              <w:t>0.986</w:t>
            </w:r>
          </w:p>
        </w:tc>
        <w:tc>
          <w:tcPr>
            <w:tcW w:w="0" w:type="auto"/>
            <w:vAlign w:val="center"/>
          </w:tcPr>
          <w:p w14:paraId="1042F56B" w14:textId="77777777" w:rsidR="0046104C" w:rsidRPr="000D1CB5" w:rsidRDefault="0046104C" w:rsidP="0048330D">
            <w:pPr>
              <w:jc w:val="center"/>
              <w:rPr>
                <w:rFonts w:ascii="Calibri" w:hAnsi="Calibri"/>
                <w:sz w:val="18"/>
                <w:szCs w:val="18"/>
              </w:rPr>
            </w:pPr>
            <w:r w:rsidRPr="000D1CB5">
              <w:rPr>
                <w:rFonts w:ascii="Calibri" w:hAnsi="Calibri"/>
                <w:sz w:val="18"/>
                <w:szCs w:val="18"/>
              </w:rPr>
              <w:t>0.994</w:t>
            </w:r>
          </w:p>
        </w:tc>
        <w:tc>
          <w:tcPr>
            <w:tcW w:w="0" w:type="auto"/>
            <w:vAlign w:val="center"/>
          </w:tcPr>
          <w:p w14:paraId="1042F56C" w14:textId="77777777" w:rsidR="0046104C" w:rsidRPr="000D1CB5" w:rsidRDefault="0046104C" w:rsidP="0048330D">
            <w:pPr>
              <w:jc w:val="center"/>
              <w:rPr>
                <w:rFonts w:ascii="Calibri" w:hAnsi="Calibri"/>
                <w:sz w:val="18"/>
                <w:szCs w:val="18"/>
              </w:rPr>
            </w:pPr>
            <w:r w:rsidRPr="000D1CB5">
              <w:rPr>
                <w:rFonts w:ascii="Calibri" w:hAnsi="Calibri"/>
                <w:sz w:val="18"/>
                <w:szCs w:val="18"/>
              </w:rPr>
              <w:t>1.002</w:t>
            </w:r>
          </w:p>
        </w:tc>
      </w:tr>
      <w:tr w:rsidR="0046104C" w:rsidRPr="000D1CB5" w14:paraId="1042F579" w14:textId="77777777" w:rsidTr="00147921">
        <w:trPr>
          <w:cantSplit/>
          <w:trHeight w:hRule="exact" w:val="187"/>
          <w:jc w:val="center"/>
        </w:trPr>
        <w:tc>
          <w:tcPr>
            <w:tcW w:w="0" w:type="auto"/>
            <w:vMerge/>
            <w:vAlign w:val="center"/>
          </w:tcPr>
          <w:p w14:paraId="1042F56E" w14:textId="77777777" w:rsidR="0046104C" w:rsidRPr="000D1CB5" w:rsidRDefault="0046104C" w:rsidP="0048330D">
            <w:pPr>
              <w:jc w:val="center"/>
              <w:rPr>
                <w:rFonts w:ascii="Calibri" w:hAnsi="Calibri"/>
                <w:sz w:val="18"/>
                <w:szCs w:val="18"/>
              </w:rPr>
            </w:pPr>
          </w:p>
        </w:tc>
        <w:tc>
          <w:tcPr>
            <w:tcW w:w="0" w:type="auto"/>
            <w:vAlign w:val="center"/>
          </w:tcPr>
          <w:p w14:paraId="1042F56F" w14:textId="77777777" w:rsidR="0046104C" w:rsidRPr="000D1CB5" w:rsidRDefault="0046104C" w:rsidP="0048330D">
            <w:pPr>
              <w:jc w:val="center"/>
              <w:rPr>
                <w:rFonts w:ascii="Calibri" w:hAnsi="Calibri"/>
                <w:b/>
                <w:sz w:val="18"/>
                <w:szCs w:val="18"/>
              </w:rPr>
            </w:pPr>
            <w:r w:rsidRPr="000D1CB5">
              <w:rPr>
                <w:rFonts w:ascii="Calibri" w:hAnsi="Calibri"/>
                <w:b/>
                <w:sz w:val="18"/>
                <w:szCs w:val="18"/>
              </w:rPr>
              <w:t>110</w:t>
            </w:r>
          </w:p>
        </w:tc>
        <w:tc>
          <w:tcPr>
            <w:tcW w:w="0" w:type="auto"/>
            <w:vAlign w:val="center"/>
          </w:tcPr>
          <w:p w14:paraId="1042F570" w14:textId="77777777" w:rsidR="0046104C" w:rsidRPr="000D1CB5" w:rsidRDefault="0046104C" w:rsidP="0048330D">
            <w:pPr>
              <w:jc w:val="center"/>
              <w:rPr>
                <w:rFonts w:ascii="Calibri" w:hAnsi="Calibri"/>
                <w:sz w:val="18"/>
                <w:szCs w:val="18"/>
              </w:rPr>
            </w:pPr>
            <w:r w:rsidRPr="000D1CB5">
              <w:rPr>
                <w:rFonts w:ascii="Calibri" w:hAnsi="Calibri"/>
                <w:sz w:val="18"/>
                <w:szCs w:val="18"/>
              </w:rPr>
              <w:t>0.933</w:t>
            </w:r>
          </w:p>
        </w:tc>
        <w:tc>
          <w:tcPr>
            <w:tcW w:w="0" w:type="auto"/>
            <w:vAlign w:val="center"/>
          </w:tcPr>
          <w:p w14:paraId="1042F571" w14:textId="77777777" w:rsidR="0046104C" w:rsidRPr="000D1CB5" w:rsidRDefault="0046104C" w:rsidP="0048330D">
            <w:pPr>
              <w:jc w:val="center"/>
              <w:rPr>
                <w:rFonts w:ascii="Calibri" w:hAnsi="Calibri"/>
                <w:sz w:val="18"/>
                <w:szCs w:val="18"/>
              </w:rPr>
            </w:pPr>
            <w:r w:rsidRPr="000D1CB5">
              <w:rPr>
                <w:rFonts w:ascii="Calibri" w:hAnsi="Calibri"/>
                <w:sz w:val="18"/>
                <w:szCs w:val="18"/>
              </w:rPr>
              <w:t>0.942</w:t>
            </w:r>
          </w:p>
        </w:tc>
        <w:tc>
          <w:tcPr>
            <w:tcW w:w="0" w:type="auto"/>
            <w:vAlign w:val="center"/>
          </w:tcPr>
          <w:p w14:paraId="1042F572" w14:textId="77777777" w:rsidR="0046104C" w:rsidRPr="000D1CB5" w:rsidRDefault="0046104C" w:rsidP="0048330D">
            <w:pPr>
              <w:jc w:val="center"/>
              <w:rPr>
                <w:rFonts w:ascii="Calibri" w:hAnsi="Calibri"/>
                <w:sz w:val="18"/>
                <w:szCs w:val="18"/>
              </w:rPr>
            </w:pPr>
            <w:r w:rsidRPr="000D1CB5">
              <w:rPr>
                <w:rFonts w:ascii="Calibri" w:hAnsi="Calibri"/>
                <w:sz w:val="18"/>
                <w:szCs w:val="18"/>
              </w:rPr>
              <w:t>0.950</w:t>
            </w:r>
          </w:p>
        </w:tc>
        <w:tc>
          <w:tcPr>
            <w:tcW w:w="0" w:type="auto"/>
            <w:vAlign w:val="center"/>
          </w:tcPr>
          <w:p w14:paraId="1042F573" w14:textId="77777777" w:rsidR="0046104C" w:rsidRPr="000D1CB5" w:rsidRDefault="0046104C" w:rsidP="0048330D">
            <w:pPr>
              <w:jc w:val="center"/>
              <w:rPr>
                <w:rFonts w:ascii="Calibri" w:hAnsi="Calibri"/>
                <w:sz w:val="18"/>
                <w:szCs w:val="18"/>
              </w:rPr>
            </w:pPr>
            <w:r w:rsidRPr="000D1CB5">
              <w:rPr>
                <w:rFonts w:ascii="Calibri" w:hAnsi="Calibri"/>
                <w:sz w:val="18"/>
                <w:szCs w:val="18"/>
              </w:rPr>
              <w:t>0.952</w:t>
            </w:r>
          </w:p>
        </w:tc>
        <w:tc>
          <w:tcPr>
            <w:tcW w:w="0" w:type="auto"/>
            <w:vAlign w:val="center"/>
          </w:tcPr>
          <w:p w14:paraId="1042F574" w14:textId="77777777" w:rsidR="0046104C" w:rsidRPr="000D1CB5" w:rsidRDefault="0046104C" w:rsidP="0048330D">
            <w:pPr>
              <w:jc w:val="center"/>
              <w:rPr>
                <w:rFonts w:ascii="Calibri" w:hAnsi="Calibri"/>
                <w:sz w:val="18"/>
                <w:szCs w:val="18"/>
              </w:rPr>
            </w:pPr>
            <w:r w:rsidRPr="000D1CB5">
              <w:rPr>
                <w:rFonts w:ascii="Calibri" w:hAnsi="Calibri"/>
                <w:sz w:val="18"/>
                <w:szCs w:val="18"/>
              </w:rPr>
              <w:t>0.966</w:t>
            </w:r>
          </w:p>
        </w:tc>
        <w:tc>
          <w:tcPr>
            <w:tcW w:w="0" w:type="auto"/>
            <w:vAlign w:val="center"/>
          </w:tcPr>
          <w:p w14:paraId="1042F575" w14:textId="77777777" w:rsidR="0046104C" w:rsidRPr="000D1CB5" w:rsidRDefault="0046104C" w:rsidP="0048330D">
            <w:pPr>
              <w:jc w:val="center"/>
              <w:rPr>
                <w:rFonts w:ascii="Calibri" w:hAnsi="Calibri"/>
                <w:sz w:val="18"/>
                <w:szCs w:val="18"/>
              </w:rPr>
            </w:pPr>
            <w:r w:rsidRPr="000D1CB5">
              <w:rPr>
                <w:rFonts w:ascii="Calibri" w:hAnsi="Calibri"/>
                <w:sz w:val="18"/>
                <w:szCs w:val="18"/>
              </w:rPr>
              <w:t>0.974</w:t>
            </w:r>
          </w:p>
        </w:tc>
        <w:tc>
          <w:tcPr>
            <w:tcW w:w="0" w:type="auto"/>
            <w:vAlign w:val="center"/>
          </w:tcPr>
          <w:p w14:paraId="1042F576" w14:textId="77777777" w:rsidR="0046104C" w:rsidRPr="000D1CB5" w:rsidRDefault="0046104C" w:rsidP="0048330D">
            <w:pPr>
              <w:jc w:val="center"/>
              <w:rPr>
                <w:rFonts w:ascii="Calibri" w:hAnsi="Calibri"/>
                <w:sz w:val="18"/>
                <w:szCs w:val="18"/>
              </w:rPr>
            </w:pPr>
            <w:r w:rsidRPr="000D1CB5">
              <w:rPr>
                <w:rFonts w:ascii="Calibri" w:hAnsi="Calibri"/>
                <w:sz w:val="18"/>
                <w:szCs w:val="18"/>
              </w:rPr>
              <w:t>0.982</w:t>
            </w:r>
          </w:p>
        </w:tc>
        <w:tc>
          <w:tcPr>
            <w:tcW w:w="0" w:type="auto"/>
            <w:vAlign w:val="center"/>
          </w:tcPr>
          <w:p w14:paraId="1042F577" w14:textId="77777777" w:rsidR="0046104C" w:rsidRPr="000D1CB5" w:rsidRDefault="0046104C" w:rsidP="0048330D">
            <w:pPr>
              <w:jc w:val="center"/>
              <w:rPr>
                <w:rFonts w:ascii="Calibri" w:hAnsi="Calibri"/>
                <w:sz w:val="18"/>
                <w:szCs w:val="18"/>
              </w:rPr>
            </w:pPr>
            <w:r w:rsidRPr="000D1CB5">
              <w:rPr>
                <w:rFonts w:ascii="Calibri" w:hAnsi="Calibri"/>
                <w:sz w:val="18"/>
                <w:szCs w:val="18"/>
              </w:rPr>
              <w:t>0.990</w:t>
            </w:r>
          </w:p>
        </w:tc>
        <w:tc>
          <w:tcPr>
            <w:tcW w:w="0" w:type="auto"/>
            <w:vAlign w:val="center"/>
          </w:tcPr>
          <w:p w14:paraId="1042F578" w14:textId="77777777" w:rsidR="0046104C" w:rsidRPr="000D1CB5" w:rsidRDefault="0046104C" w:rsidP="0048330D">
            <w:pPr>
              <w:jc w:val="center"/>
              <w:rPr>
                <w:rFonts w:ascii="Calibri" w:hAnsi="Calibri"/>
                <w:sz w:val="18"/>
                <w:szCs w:val="18"/>
              </w:rPr>
            </w:pPr>
            <w:r w:rsidRPr="000D1CB5">
              <w:rPr>
                <w:rFonts w:ascii="Calibri" w:hAnsi="Calibri"/>
                <w:sz w:val="18"/>
                <w:szCs w:val="18"/>
              </w:rPr>
              <w:t>0.998</w:t>
            </w:r>
          </w:p>
        </w:tc>
      </w:tr>
    </w:tbl>
    <w:p w14:paraId="1042F57A" w14:textId="77777777" w:rsidR="0046104C" w:rsidRDefault="0046104C" w:rsidP="0046104C">
      <w:pPr>
        <w:autoSpaceDE w:val="0"/>
        <w:autoSpaceDN w:val="0"/>
        <w:adjustRightInd w:val="0"/>
        <w:ind w:left="720"/>
        <w:rPr>
          <w:rFonts w:ascii="Calibri" w:hAnsi="Calibri" w:cs="Arial"/>
          <w:i/>
          <w:iCs/>
          <w:sz w:val="18"/>
          <w:szCs w:val="18"/>
        </w:rPr>
      </w:pPr>
    </w:p>
    <w:p w14:paraId="1042F57B" w14:textId="77777777" w:rsidR="0046104C" w:rsidRDefault="0046104C" w:rsidP="0046104C">
      <w:pPr>
        <w:rPr>
          <w:rFonts w:ascii="Calibri" w:hAnsi="Calibri"/>
          <w:b/>
          <w:sz w:val="18"/>
          <w:szCs w:val="18"/>
        </w:rPr>
      </w:pPr>
      <w:r>
        <w:rPr>
          <w:rFonts w:ascii="Calibri" w:hAnsi="Calibri"/>
          <w:b/>
          <w:sz w:val="18"/>
          <w:szCs w:val="18"/>
        </w:rPr>
        <w:br w:type="page"/>
      </w:r>
    </w:p>
    <w:p w14:paraId="0116CBB5" w14:textId="77777777" w:rsidR="00753E8D" w:rsidRDefault="00753E8D" w:rsidP="00147921">
      <w:pPr>
        <w:pStyle w:val="ListParagraph"/>
        <w:ind w:left="0"/>
        <w:jc w:val="center"/>
        <w:rPr>
          <w:rFonts w:ascii="Calibri" w:hAnsi="Calibri"/>
          <w:b/>
          <w:sz w:val="18"/>
          <w:szCs w:val="18"/>
        </w:rPr>
      </w:pPr>
    </w:p>
    <w:p w14:paraId="1042F57C" w14:textId="77777777" w:rsidR="0046104C" w:rsidRDefault="0046104C" w:rsidP="00147921">
      <w:pPr>
        <w:pStyle w:val="ListParagraph"/>
        <w:ind w:left="0"/>
        <w:jc w:val="center"/>
        <w:rPr>
          <w:rFonts w:ascii="Calibri" w:hAnsi="Calibri" w:cs="Arial"/>
          <w:i/>
          <w:iCs/>
          <w:sz w:val="18"/>
          <w:szCs w:val="18"/>
        </w:rPr>
      </w:pPr>
      <w:r w:rsidRPr="00163079">
        <w:rPr>
          <w:rFonts w:ascii="Calibri" w:hAnsi="Calibri"/>
          <w:b/>
          <w:sz w:val="18"/>
          <w:szCs w:val="18"/>
        </w:rPr>
        <w:t xml:space="preserve">Table RA3.8-3 </w:t>
      </w:r>
      <w:r w:rsidRPr="00163079">
        <w:rPr>
          <w:rFonts w:ascii="Calibri" w:hAnsi="Calibri" w:cs="Arial"/>
          <w:b/>
          <w:i/>
          <w:iCs/>
          <w:sz w:val="18"/>
          <w:szCs w:val="18"/>
        </w:rPr>
        <w:t>Temperature Correction Factors for Pressurization Testing</w:t>
      </w:r>
      <w:r w:rsidRPr="00D814DE">
        <w:rPr>
          <w:rFonts w:ascii="Calibri" w:hAnsi="Calibri" w:cs="Arial"/>
          <w:i/>
          <w:iCs/>
          <w:sz w:val="18"/>
          <w:szCs w:val="18"/>
        </w:rPr>
        <w:t>- Calculated according to ASTM</w:t>
      </w:r>
      <w:r>
        <w:rPr>
          <w:rFonts w:ascii="Calibri" w:hAnsi="Calibri" w:cs="Arial"/>
          <w:i/>
          <w:iCs/>
          <w:sz w:val="18"/>
          <w:szCs w:val="18"/>
        </w:rPr>
        <w:t xml:space="preserve"> </w:t>
      </w:r>
      <w:r w:rsidRPr="00D814DE">
        <w:rPr>
          <w:rFonts w:ascii="Calibri" w:hAnsi="Calibri" w:cs="Arial"/>
          <w:i/>
          <w:iCs/>
          <w:sz w:val="18"/>
          <w:szCs w:val="18"/>
        </w:rPr>
        <w:t>E779-10</w:t>
      </w:r>
    </w:p>
    <w:tbl>
      <w:tblPr>
        <w:tblW w:w="0" w:type="auto"/>
        <w:jc w:val="center"/>
        <w:tblInd w:w="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499"/>
        <w:gridCol w:w="490"/>
        <w:gridCol w:w="627"/>
        <w:gridCol w:w="627"/>
        <w:gridCol w:w="627"/>
        <w:gridCol w:w="627"/>
        <w:gridCol w:w="627"/>
        <w:gridCol w:w="627"/>
        <w:gridCol w:w="627"/>
        <w:gridCol w:w="627"/>
        <w:gridCol w:w="627"/>
      </w:tblGrid>
      <w:tr w:rsidR="0046104C" w:rsidRPr="000D1CB5" w14:paraId="1042F580" w14:textId="77777777" w:rsidTr="00147921">
        <w:trPr>
          <w:cantSplit/>
          <w:trHeight w:hRule="exact" w:val="187"/>
          <w:jc w:val="center"/>
        </w:trPr>
        <w:tc>
          <w:tcPr>
            <w:tcW w:w="0" w:type="auto"/>
            <w:vAlign w:val="center"/>
          </w:tcPr>
          <w:p w14:paraId="1042F57D" w14:textId="77777777" w:rsidR="0046104C" w:rsidRPr="000D1CB5" w:rsidRDefault="0046104C" w:rsidP="0048330D">
            <w:pPr>
              <w:jc w:val="center"/>
              <w:rPr>
                <w:rFonts w:ascii="Calibri" w:hAnsi="Calibri"/>
                <w:sz w:val="18"/>
                <w:szCs w:val="18"/>
              </w:rPr>
            </w:pPr>
          </w:p>
        </w:tc>
        <w:tc>
          <w:tcPr>
            <w:tcW w:w="0" w:type="auto"/>
            <w:vAlign w:val="center"/>
          </w:tcPr>
          <w:p w14:paraId="1042F57E" w14:textId="77777777" w:rsidR="0046104C" w:rsidRPr="000D1CB5" w:rsidRDefault="0046104C" w:rsidP="0048330D">
            <w:pPr>
              <w:jc w:val="center"/>
              <w:rPr>
                <w:rFonts w:ascii="Calibri" w:hAnsi="Calibri"/>
                <w:sz w:val="18"/>
                <w:szCs w:val="18"/>
              </w:rPr>
            </w:pPr>
          </w:p>
        </w:tc>
        <w:tc>
          <w:tcPr>
            <w:tcW w:w="0" w:type="auto"/>
            <w:gridSpan w:val="9"/>
            <w:vAlign w:val="center"/>
          </w:tcPr>
          <w:p w14:paraId="1042F57F" w14:textId="77777777" w:rsidR="0046104C" w:rsidRPr="000D1CB5" w:rsidRDefault="0046104C" w:rsidP="0048330D">
            <w:pPr>
              <w:keepNext/>
              <w:keepLines/>
              <w:suppressAutoHyphens/>
              <w:jc w:val="center"/>
              <w:rPr>
                <w:rFonts w:ascii="Calibri" w:hAnsi="Calibri"/>
                <w:b/>
                <w:sz w:val="18"/>
                <w:szCs w:val="18"/>
              </w:rPr>
            </w:pPr>
            <w:r w:rsidRPr="000D1CB5">
              <w:rPr>
                <w:rFonts w:ascii="Calibri" w:hAnsi="Calibri"/>
                <w:b/>
                <w:sz w:val="18"/>
                <w:szCs w:val="18"/>
              </w:rPr>
              <w:t>Inside Temperature (F)</w:t>
            </w:r>
          </w:p>
        </w:tc>
      </w:tr>
      <w:tr w:rsidR="0046104C" w:rsidRPr="000D1CB5" w14:paraId="1042F58C" w14:textId="77777777" w:rsidTr="00147921">
        <w:trPr>
          <w:cantSplit/>
          <w:trHeight w:hRule="exact" w:val="187"/>
          <w:jc w:val="center"/>
        </w:trPr>
        <w:tc>
          <w:tcPr>
            <w:tcW w:w="0" w:type="auto"/>
            <w:vAlign w:val="center"/>
          </w:tcPr>
          <w:p w14:paraId="1042F581" w14:textId="77777777" w:rsidR="0046104C" w:rsidRPr="000D1CB5" w:rsidRDefault="0046104C" w:rsidP="0048330D">
            <w:pPr>
              <w:jc w:val="center"/>
              <w:rPr>
                <w:rFonts w:ascii="Calibri" w:hAnsi="Calibri"/>
                <w:sz w:val="18"/>
                <w:szCs w:val="18"/>
              </w:rPr>
            </w:pPr>
          </w:p>
        </w:tc>
        <w:tc>
          <w:tcPr>
            <w:tcW w:w="0" w:type="auto"/>
            <w:vAlign w:val="center"/>
          </w:tcPr>
          <w:p w14:paraId="1042F582" w14:textId="77777777" w:rsidR="0046104C" w:rsidRPr="000D1CB5" w:rsidRDefault="0046104C" w:rsidP="0048330D">
            <w:pPr>
              <w:jc w:val="center"/>
              <w:rPr>
                <w:rFonts w:ascii="Calibri" w:hAnsi="Calibri"/>
                <w:sz w:val="18"/>
                <w:szCs w:val="18"/>
              </w:rPr>
            </w:pPr>
          </w:p>
        </w:tc>
        <w:tc>
          <w:tcPr>
            <w:tcW w:w="0" w:type="auto"/>
            <w:vAlign w:val="center"/>
          </w:tcPr>
          <w:p w14:paraId="1042F583" w14:textId="77777777" w:rsidR="0046104C" w:rsidRPr="000D1CB5" w:rsidRDefault="0046104C" w:rsidP="0048330D">
            <w:pPr>
              <w:jc w:val="center"/>
              <w:rPr>
                <w:rFonts w:ascii="Calibri" w:hAnsi="Calibri"/>
                <w:b/>
                <w:sz w:val="18"/>
                <w:szCs w:val="18"/>
              </w:rPr>
            </w:pPr>
            <w:r w:rsidRPr="000D1CB5">
              <w:rPr>
                <w:rFonts w:ascii="Calibri" w:hAnsi="Calibri"/>
                <w:b/>
                <w:sz w:val="18"/>
                <w:szCs w:val="18"/>
              </w:rPr>
              <w:t>50</w:t>
            </w:r>
          </w:p>
        </w:tc>
        <w:tc>
          <w:tcPr>
            <w:tcW w:w="0" w:type="auto"/>
            <w:vAlign w:val="center"/>
          </w:tcPr>
          <w:p w14:paraId="1042F584" w14:textId="77777777" w:rsidR="0046104C" w:rsidRPr="000D1CB5" w:rsidRDefault="0046104C" w:rsidP="0048330D">
            <w:pPr>
              <w:jc w:val="center"/>
              <w:rPr>
                <w:rFonts w:ascii="Calibri" w:hAnsi="Calibri"/>
                <w:b/>
                <w:sz w:val="18"/>
                <w:szCs w:val="18"/>
              </w:rPr>
            </w:pPr>
            <w:r w:rsidRPr="000D1CB5">
              <w:rPr>
                <w:rFonts w:ascii="Calibri" w:hAnsi="Calibri"/>
                <w:b/>
                <w:sz w:val="18"/>
                <w:szCs w:val="18"/>
              </w:rPr>
              <w:t>55</w:t>
            </w:r>
          </w:p>
        </w:tc>
        <w:tc>
          <w:tcPr>
            <w:tcW w:w="0" w:type="auto"/>
            <w:vAlign w:val="center"/>
          </w:tcPr>
          <w:p w14:paraId="1042F585" w14:textId="77777777" w:rsidR="0046104C" w:rsidRPr="000D1CB5" w:rsidRDefault="0046104C" w:rsidP="0048330D">
            <w:pPr>
              <w:jc w:val="center"/>
              <w:rPr>
                <w:rFonts w:ascii="Calibri" w:hAnsi="Calibri"/>
                <w:b/>
                <w:sz w:val="18"/>
                <w:szCs w:val="18"/>
              </w:rPr>
            </w:pPr>
            <w:r w:rsidRPr="000D1CB5">
              <w:rPr>
                <w:rFonts w:ascii="Calibri" w:hAnsi="Calibri"/>
                <w:b/>
                <w:sz w:val="18"/>
                <w:szCs w:val="18"/>
              </w:rPr>
              <w:t>60</w:t>
            </w:r>
          </w:p>
        </w:tc>
        <w:tc>
          <w:tcPr>
            <w:tcW w:w="0" w:type="auto"/>
            <w:vAlign w:val="center"/>
          </w:tcPr>
          <w:p w14:paraId="1042F586" w14:textId="77777777" w:rsidR="0046104C" w:rsidRPr="000D1CB5" w:rsidRDefault="0046104C" w:rsidP="0048330D">
            <w:pPr>
              <w:jc w:val="center"/>
              <w:rPr>
                <w:rFonts w:ascii="Calibri" w:hAnsi="Calibri"/>
                <w:b/>
                <w:sz w:val="18"/>
                <w:szCs w:val="18"/>
              </w:rPr>
            </w:pPr>
            <w:r w:rsidRPr="000D1CB5">
              <w:rPr>
                <w:rFonts w:ascii="Calibri" w:hAnsi="Calibri"/>
                <w:b/>
                <w:sz w:val="18"/>
                <w:szCs w:val="18"/>
              </w:rPr>
              <w:t>65</w:t>
            </w:r>
          </w:p>
        </w:tc>
        <w:tc>
          <w:tcPr>
            <w:tcW w:w="0" w:type="auto"/>
            <w:vAlign w:val="center"/>
          </w:tcPr>
          <w:p w14:paraId="1042F587" w14:textId="77777777" w:rsidR="0046104C" w:rsidRPr="000D1CB5" w:rsidRDefault="0046104C" w:rsidP="0048330D">
            <w:pPr>
              <w:jc w:val="center"/>
              <w:rPr>
                <w:rFonts w:ascii="Calibri" w:hAnsi="Calibri"/>
                <w:b/>
                <w:sz w:val="18"/>
                <w:szCs w:val="18"/>
              </w:rPr>
            </w:pPr>
            <w:r w:rsidRPr="000D1CB5">
              <w:rPr>
                <w:rFonts w:ascii="Calibri" w:hAnsi="Calibri"/>
                <w:b/>
                <w:sz w:val="18"/>
                <w:szCs w:val="18"/>
              </w:rPr>
              <w:t>70</w:t>
            </w:r>
          </w:p>
        </w:tc>
        <w:tc>
          <w:tcPr>
            <w:tcW w:w="0" w:type="auto"/>
            <w:vAlign w:val="center"/>
          </w:tcPr>
          <w:p w14:paraId="1042F588" w14:textId="77777777" w:rsidR="0046104C" w:rsidRPr="000D1CB5" w:rsidRDefault="0046104C" w:rsidP="0048330D">
            <w:pPr>
              <w:jc w:val="center"/>
              <w:rPr>
                <w:rFonts w:ascii="Calibri" w:hAnsi="Calibri"/>
                <w:b/>
                <w:sz w:val="18"/>
                <w:szCs w:val="18"/>
              </w:rPr>
            </w:pPr>
            <w:r w:rsidRPr="000D1CB5">
              <w:rPr>
                <w:rFonts w:ascii="Calibri" w:hAnsi="Calibri"/>
                <w:b/>
                <w:sz w:val="18"/>
                <w:szCs w:val="18"/>
              </w:rPr>
              <w:t>75</w:t>
            </w:r>
          </w:p>
        </w:tc>
        <w:tc>
          <w:tcPr>
            <w:tcW w:w="0" w:type="auto"/>
            <w:vAlign w:val="center"/>
          </w:tcPr>
          <w:p w14:paraId="1042F589" w14:textId="77777777" w:rsidR="0046104C" w:rsidRPr="000D1CB5" w:rsidRDefault="0046104C" w:rsidP="0048330D">
            <w:pPr>
              <w:jc w:val="center"/>
              <w:rPr>
                <w:rFonts w:ascii="Calibri" w:hAnsi="Calibri"/>
                <w:b/>
                <w:sz w:val="18"/>
                <w:szCs w:val="18"/>
              </w:rPr>
            </w:pPr>
            <w:r w:rsidRPr="000D1CB5">
              <w:rPr>
                <w:rFonts w:ascii="Calibri" w:hAnsi="Calibri"/>
                <w:b/>
                <w:sz w:val="18"/>
                <w:szCs w:val="18"/>
              </w:rPr>
              <w:t>80</w:t>
            </w:r>
          </w:p>
        </w:tc>
        <w:tc>
          <w:tcPr>
            <w:tcW w:w="0" w:type="auto"/>
            <w:vAlign w:val="center"/>
          </w:tcPr>
          <w:p w14:paraId="1042F58A" w14:textId="77777777" w:rsidR="0046104C" w:rsidRPr="000D1CB5" w:rsidRDefault="0046104C" w:rsidP="0048330D">
            <w:pPr>
              <w:jc w:val="center"/>
              <w:rPr>
                <w:rFonts w:ascii="Calibri" w:hAnsi="Calibri"/>
                <w:b/>
                <w:sz w:val="18"/>
                <w:szCs w:val="18"/>
              </w:rPr>
            </w:pPr>
            <w:r w:rsidRPr="000D1CB5">
              <w:rPr>
                <w:rFonts w:ascii="Calibri" w:hAnsi="Calibri"/>
                <w:b/>
                <w:sz w:val="18"/>
                <w:szCs w:val="18"/>
              </w:rPr>
              <w:t>85</w:t>
            </w:r>
          </w:p>
        </w:tc>
        <w:tc>
          <w:tcPr>
            <w:tcW w:w="0" w:type="auto"/>
            <w:vAlign w:val="center"/>
          </w:tcPr>
          <w:p w14:paraId="1042F58B" w14:textId="77777777" w:rsidR="0046104C" w:rsidRPr="000D1CB5" w:rsidRDefault="0046104C" w:rsidP="0048330D">
            <w:pPr>
              <w:jc w:val="center"/>
              <w:rPr>
                <w:rFonts w:ascii="Calibri" w:hAnsi="Calibri"/>
                <w:b/>
                <w:sz w:val="18"/>
                <w:szCs w:val="18"/>
              </w:rPr>
            </w:pPr>
            <w:r w:rsidRPr="000D1CB5">
              <w:rPr>
                <w:rFonts w:ascii="Calibri" w:hAnsi="Calibri"/>
                <w:b/>
                <w:sz w:val="18"/>
                <w:szCs w:val="18"/>
              </w:rPr>
              <w:t>90</w:t>
            </w:r>
          </w:p>
        </w:tc>
      </w:tr>
      <w:tr w:rsidR="0046104C" w:rsidRPr="000D1CB5" w14:paraId="1042F598" w14:textId="77777777" w:rsidTr="00147921">
        <w:trPr>
          <w:cantSplit/>
          <w:trHeight w:hRule="exact" w:val="187"/>
          <w:jc w:val="center"/>
        </w:trPr>
        <w:tc>
          <w:tcPr>
            <w:tcW w:w="0" w:type="auto"/>
            <w:vMerge w:val="restart"/>
            <w:vAlign w:val="center"/>
          </w:tcPr>
          <w:p w14:paraId="1042F58D" w14:textId="77777777" w:rsidR="0046104C" w:rsidRPr="000D1CB5" w:rsidRDefault="0046104C" w:rsidP="0048330D">
            <w:pPr>
              <w:keepNext/>
              <w:keepLines/>
              <w:suppressAutoHyphens/>
              <w:jc w:val="center"/>
              <w:rPr>
                <w:rFonts w:ascii="Calibri" w:hAnsi="Calibri"/>
                <w:b/>
                <w:sz w:val="18"/>
                <w:szCs w:val="18"/>
              </w:rPr>
            </w:pPr>
            <w:r w:rsidRPr="000D1CB5">
              <w:rPr>
                <w:rFonts w:ascii="Calibri" w:hAnsi="Calibri"/>
                <w:b/>
                <w:sz w:val="18"/>
                <w:szCs w:val="18"/>
              </w:rPr>
              <w:t>Outside Temp (F)</w:t>
            </w:r>
          </w:p>
        </w:tc>
        <w:tc>
          <w:tcPr>
            <w:tcW w:w="0" w:type="auto"/>
            <w:vAlign w:val="center"/>
          </w:tcPr>
          <w:p w14:paraId="1042F58E" w14:textId="77777777" w:rsidR="0046104C" w:rsidRPr="000D1CB5" w:rsidRDefault="0046104C" w:rsidP="0048330D">
            <w:pPr>
              <w:jc w:val="center"/>
              <w:rPr>
                <w:rFonts w:ascii="Calibri" w:hAnsi="Calibri"/>
                <w:b/>
                <w:sz w:val="18"/>
                <w:szCs w:val="18"/>
              </w:rPr>
            </w:pPr>
            <w:r w:rsidRPr="000D1CB5">
              <w:rPr>
                <w:rFonts w:ascii="Calibri" w:hAnsi="Calibri"/>
                <w:b/>
                <w:sz w:val="18"/>
                <w:szCs w:val="18"/>
              </w:rPr>
              <w:t>-20</w:t>
            </w:r>
          </w:p>
        </w:tc>
        <w:tc>
          <w:tcPr>
            <w:tcW w:w="0" w:type="auto"/>
            <w:vAlign w:val="center"/>
          </w:tcPr>
          <w:p w14:paraId="1042F58F" w14:textId="77777777" w:rsidR="0046104C" w:rsidRPr="000D1CB5" w:rsidRDefault="0046104C" w:rsidP="0048330D">
            <w:pPr>
              <w:jc w:val="center"/>
              <w:rPr>
                <w:rFonts w:ascii="Calibri" w:hAnsi="Calibri"/>
                <w:sz w:val="18"/>
                <w:szCs w:val="18"/>
              </w:rPr>
            </w:pPr>
            <w:r w:rsidRPr="000D1CB5">
              <w:rPr>
                <w:rFonts w:ascii="Calibri" w:hAnsi="Calibri"/>
                <w:sz w:val="18"/>
                <w:szCs w:val="18"/>
              </w:rPr>
              <w:t>0.865</w:t>
            </w:r>
          </w:p>
        </w:tc>
        <w:tc>
          <w:tcPr>
            <w:tcW w:w="0" w:type="auto"/>
            <w:vAlign w:val="center"/>
          </w:tcPr>
          <w:p w14:paraId="1042F590" w14:textId="77777777" w:rsidR="0046104C" w:rsidRPr="000D1CB5" w:rsidRDefault="0046104C" w:rsidP="0048330D">
            <w:pPr>
              <w:jc w:val="center"/>
              <w:rPr>
                <w:rFonts w:ascii="Calibri" w:hAnsi="Calibri"/>
                <w:sz w:val="18"/>
                <w:szCs w:val="18"/>
              </w:rPr>
            </w:pPr>
            <w:r w:rsidRPr="000D1CB5">
              <w:rPr>
                <w:rFonts w:ascii="Calibri" w:hAnsi="Calibri"/>
                <w:sz w:val="18"/>
                <w:szCs w:val="18"/>
              </w:rPr>
              <w:t>0.861</w:t>
            </w:r>
          </w:p>
        </w:tc>
        <w:tc>
          <w:tcPr>
            <w:tcW w:w="0" w:type="auto"/>
            <w:vAlign w:val="center"/>
          </w:tcPr>
          <w:p w14:paraId="1042F591" w14:textId="77777777" w:rsidR="0046104C" w:rsidRPr="000D1CB5" w:rsidRDefault="0046104C" w:rsidP="0048330D">
            <w:pPr>
              <w:jc w:val="center"/>
              <w:rPr>
                <w:rFonts w:ascii="Calibri" w:hAnsi="Calibri"/>
                <w:sz w:val="18"/>
                <w:szCs w:val="18"/>
              </w:rPr>
            </w:pPr>
            <w:r w:rsidRPr="000D1CB5">
              <w:rPr>
                <w:rFonts w:ascii="Calibri" w:hAnsi="Calibri"/>
                <w:sz w:val="18"/>
                <w:szCs w:val="18"/>
              </w:rPr>
              <w:t>0.857</w:t>
            </w:r>
          </w:p>
        </w:tc>
        <w:tc>
          <w:tcPr>
            <w:tcW w:w="0" w:type="auto"/>
            <w:vAlign w:val="center"/>
          </w:tcPr>
          <w:p w14:paraId="1042F592" w14:textId="77777777" w:rsidR="0046104C" w:rsidRPr="000D1CB5" w:rsidRDefault="0046104C" w:rsidP="0048330D">
            <w:pPr>
              <w:jc w:val="center"/>
              <w:rPr>
                <w:rFonts w:ascii="Calibri" w:hAnsi="Calibri"/>
                <w:sz w:val="18"/>
                <w:szCs w:val="18"/>
              </w:rPr>
            </w:pPr>
            <w:r w:rsidRPr="000D1CB5">
              <w:rPr>
                <w:rFonts w:ascii="Calibri" w:hAnsi="Calibri"/>
                <w:sz w:val="18"/>
                <w:szCs w:val="18"/>
              </w:rPr>
              <w:t>0.853</w:t>
            </w:r>
          </w:p>
        </w:tc>
        <w:tc>
          <w:tcPr>
            <w:tcW w:w="0" w:type="auto"/>
            <w:vAlign w:val="center"/>
          </w:tcPr>
          <w:p w14:paraId="1042F593" w14:textId="77777777" w:rsidR="0046104C" w:rsidRPr="000D1CB5" w:rsidRDefault="0046104C" w:rsidP="0048330D">
            <w:pPr>
              <w:jc w:val="center"/>
              <w:rPr>
                <w:rFonts w:ascii="Calibri" w:hAnsi="Calibri"/>
                <w:sz w:val="18"/>
                <w:szCs w:val="18"/>
              </w:rPr>
            </w:pPr>
            <w:r w:rsidRPr="000D1CB5">
              <w:rPr>
                <w:rFonts w:ascii="Calibri" w:hAnsi="Calibri"/>
                <w:sz w:val="18"/>
                <w:szCs w:val="18"/>
              </w:rPr>
              <w:t>0.849</w:t>
            </w:r>
          </w:p>
        </w:tc>
        <w:tc>
          <w:tcPr>
            <w:tcW w:w="0" w:type="auto"/>
            <w:vAlign w:val="center"/>
          </w:tcPr>
          <w:p w14:paraId="1042F594" w14:textId="77777777" w:rsidR="0046104C" w:rsidRPr="000D1CB5" w:rsidRDefault="0046104C" w:rsidP="0048330D">
            <w:pPr>
              <w:jc w:val="center"/>
              <w:rPr>
                <w:rFonts w:ascii="Calibri" w:hAnsi="Calibri"/>
                <w:sz w:val="18"/>
                <w:szCs w:val="18"/>
              </w:rPr>
            </w:pPr>
            <w:r w:rsidRPr="000D1CB5">
              <w:rPr>
                <w:rFonts w:ascii="Calibri" w:hAnsi="Calibri"/>
                <w:sz w:val="18"/>
                <w:szCs w:val="18"/>
              </w:rPr>
              <w:t>0.845</w:t>
            </w:r>
          </w:p>
        </w:tc>
        <w:tc>
          <w:tcPr>
            <w:tcW w:w="0" w:type="auto"/>
            <w:vAlign w:val="center"/>
          </w:tcPr>
          <w:p w14:paraId="1042F595" w14:textId="77777777" w:rsidR="0046104C" w:rsidRPr="000D1CB5" w:rsidRDefault="0046104C" w:rsidP="0048330D">
            <w:pPr>
              <w:jc w:val="center"/>
              <w:rPr>
                <w:rFonts w:ascii="Calibri" w:hAnsi="Calibri"/>
                <w:sz w:val="18"/>
                <w:szCs w:val="18"/>
              </w:rPr>
            </w:pPr>
            <w:r w:rsidRPr="000D1CB5">
              <w:rPr>
                <w:rFonts w:ascii="Calibri" w:hAnsi="Calibri"/>
                <w:sz w:val="18"/>
                <w:szCs w:val="18"/>
              </w:rPr>
              <w:t>0.841</w:t>
            </w:r>
          </w:p>
        </w:tc>
        <w:tc>
          <w:tcPr>
            <w:tcW w:w="0" w:type="auto"/>
            <w:vAlign w:val="center"/>
          </w:tcPr>
          <w:p w14:paraId="1042F596" w14:textId="77777777" w:rsidR="0046104C" w:rsidRPr="000D1CB5" w:rsidRDefault="0046104C" w:rsidP="0048330D">
            <w:pPr>
              <w:jc w:val="center"/>
              <w:rPr>
                <w:rFonts w:ascii="Calibri" w:hAnsi="Calibri"/>
                <w:sz w:val="18"/>
                <w:szCs w:val="18"/>
              </w:rPr>
            </w:pPr>
            <w:r w:rsidRPr="000D1CB5">
              <w:rPr>
                <w:rFonts w:ascii="Calibri" w:hAnsi="Calibri"/>
                <w:sz w:val="18"/>
                <w:szCs w:val="18"/>
              </w:rPr>
              <w:t>0.837</w:t>
            </w:r>
          </w:p>
        </w:tc>
        <w:tc>
          <w:tcPr>
            <w:tcW w:w="0" w:type="auto"/>
            <w:vAlign w:val="center"/>
          </w:tcPr>
          <w:p w14:paraId="1042F597" w14:textId="77777777" w:rsidR="0046104C" w:rsidRPr="000D1CB5" w:rsidRDefault="0046104C" w:rsidP="0048330D">
            <w:pPr>
              <w:jc w:val="center"/>
              <w:rPr>
                <w:rFonts w:ascii="Calibri" w:hAnsi="Calibri"/>
                <w:sz w:val="18"/>
                <w:szCs w:val="18"/>
              </w:rPr>
            </w:pPr>
            <w:r w:rsidRPr="000D1CB5">
              <w:rPr>
                <w:rFonts w:ascii="Calibri" w:hAnsi="Calibri"/>
                <w:sz w:val="18"/>
                <w:szCs w:val="18"/>
              </w:rPr>
              <w:t>0.833</w:t>
            </w:r>
          </w:p>
        </w:tc>
      </w:tr>
      <w:tr w:rsidR="0046104C" w:rsidRPr="000D1CB5" w14:paraId="1042F5A4" w14:textId="77777777" w:rsidTr="00147921">
        <w:trPr>
          <w:cantSplit/>
          <w:trHeight w:hRule="exact" w:val="187"/>
          <w:jc w:val="center"/>
        </w:trPr>
        <w:tc>
          <w:tcPr>
            <w:tcW w:w="0" w:type="auto"/>
            <w:vMerge/>
            <w:vAlign w:val="center"/>
          </w:tcPr>
          <w:p w14:paraId="1042F599" w14:textId="77777777" w:rsidR="0046104C" w:rsidRPr="000D1CB5" w:rsidRDefault="0046104C" w:rsidP="0048330D">
            <w:pPr>
              <w:jc w:val="center"/>
              <w:rPr>
                <w:rFonts w:ascii="Calibri" w:hAnsi="Calibri"/>
                <w:sz w:val="18"/>
                <w:szCs w:val="18"/>
              </w:rPr>
            </w:pPr>
          </w:p>
        </w:tc>
        <w:tc>
          <w:tcPr>
            <w:tcW w:w="0" w:type="auto"/>
            <w:vAlign w:val="center"/>
          </w:tcPr>
          <w:p w14:paraId="1042F59A" w14:textId="77777777" w:rsidR="0046104C" w:rsidRPr="000D1CB5" w:rsidRDefault="0046104C" w:rsidP="0048330D">
            <w:pPr>
              <w:jc w:val="center"/>
              <w:rPr>
                <w:rFonts w:ascii="Calibri" w:hAnsi="Calibri"/>
                <w:b/>
                <w:sz w:val="18"/>
                <w:szCs w:val="18"/>
              </w:rPr>
            </w:pPr>
            <w:r w:rsidRPr="000D1CB5">
              <w:rPr>
                <w:rFonts w:ascii="Calibri" w:hAnsi="Calibri"/>
                <w:b/>
                <w:sz w:val="18"/>
                <w:szCs w:val="18"/>
              </w:rPr>
              <w:t>-15</w:t>
            </w:r>
          </w:p>
        </w:tc>
        <w:tc>
          <w:tcPr>
            <w:tcW w:w="0" w:type="auto"/>
            <w:vAlign w:val="center"/>
          </w:tcPr>
          <w:p w14:paraId="1042F59B" w14:textId="77777777" w:rsidR="0046104C" w:rsidRPr="000D1CB5" w:rsidRDefault="0046104C" w:rsidP="0048330D">
            <w:pPr>
              <w:jc w:val="center"/>
              <w:rPr>
                <w:rFonts w:ascii="Calibri" w:hAnsi="Calibri"/>
                <w:sz w:val="18"/>
                <w:szCs w:val="18"/>
              </w:rPr>
            </w:pPr>
            <w:r w:rsidRPr="000D1CB5">
              <w:rPr>
                <w:rFonts w:ascii="Calibri" w:hAnsi="Calibri"/>
                <w:sz w:val="18"/>
                <w:szCs w:val="18"/>
              </w:rPr>
              <w:t>0.874</w:t>
            </w:r>
          </w:p>
        </w:tc>
        <w:tc>
          <w:tcPr>
            <w:tcW w:w="0" w:type="auto"/>
            <w:vAlign w:val="center"/>
          </w:tcPr>
          <w:p w14:paraId="1042F59C" w14:textId="77777777" w:rsidR="0046104C" w:rsidRPr="000D1CB5" w:rsidRDefault="0046104C" w:rsidP="0048330D">
            <w:pPr>
              <w:jc w:val="center"/>
              <w:rPr>
                <w:rFonts w:ascii="Calibri" w:hAnsi="Calibri"/>
                <w:sz w:val="18"/>
                <w:szCs w:val="18"/>
              </w:rPr>
            </w:pPr>
            <w:r w:rsidRPr="000D1CB5">
              <w:rPr>
                <w:rFonts w:ascii="Calibri" w:hAnsi="Calibri"/>
                <w:sz w:val="18"/>
                <w:szCs w:val="18"/>
              </w:rPr>
              <w:t>0.870</w:t>
            </w:r>
          </w:p>
        </w:tc>
        <w:tc>
          <w:tcPr>
            <w:tcW w:w="0" w:type="auto"/>
            <w:vAlign w:val="center"/>
          </w:tcPr>
          <w:p w14:paraId="1042F59D" w14:textId="77777777" w:rsidR="0046104C" w:rsidRPr="000D1CB5" w:rsidRDefault="0046104C" w:rsidP="0048330D">
            <w:pPr>
              <w:jc w:val="center"/>
              <w:rPr>
                <w:rFonts w:ascii="Calibri" w:hAnsi="Calibri"/>
                <w:sz w:val="18"/>
                <w:szCs w:val="18"/>
              </w:rPr>
            </w:pPr>
            <w:r w:rsidRPr="000D1CB5">
              <w:rPr>
                <w:rFonts w:ascii="Calibri" w:hAnsi="Calibri"/>
                <w:sz w:val="18"/>
                <w:szCs w:val="18"/>
              </w:rPr>
              <w:t>0.866</w:t>
            </w:r>
          </w:p>
        </w:tc>
        <w:tc>
          <w:tcPr>
            <w:tcW w:w="0" w:type="auto"/>
            <w:vAlign w:val="center"/>
          </w:tcPr>
          <w:p w14:paraId="1042F59E" w14:textId="77777777" w:rsidR="0046104C" w:rsidRPr="000D1CB5" w:rsidRDefault="0046104C" w:rsidP="0048330D">
            <w:pPr>
              <w:jc w:val="center"/>
              <w:rPr>
                <w:rFonts w:ascii="Calibri" w:hAnsi="Calibri"/>
                <w:sz w:val="18"/>
                <w:szCs w:val="18"/>
              </w:rPr>
            </w:pPr>
            <w:r w:rsidRPr="000D1CB5">
              <w:rPr>
                <w:rFonts w:ascii="Calibri" w:hAnsi="Calibri"/>
                <w:sz w:val="18"/>
                <w:szCs w:val="18"/>
              </w:rPr>
              <w:t>0.862</w:t>
            </w:r>
          </w:p>
        </w:tc>
        <w:tc>
          <w:tcPr>
            <w:tcW w:w="0" w:type="auto"/>
            <w:vAlign w:val="center"/>
          </w:tcPr>
          <w:p w14:paraId="1042F59F" w14:textId="77777777" w:rsidR="0046104C" w:rsidRPr="000D1CB5" w:rsidRDefault="0046104C" w:rsidP="0048330D">
            <w:pPr>
              <w:jc w:val="center"/>
              <w:rPr>
                <w:rFonts w:ascii="Calibri" w:hAnsi="Calibri"/>
                <w:sz w:val="18"/>
                <w:szCs w:val="18"/>
              </w:rPr>
            </w:pPr>
            <w:r w:rsidRPr="000D1CB5">
              <w:rPr>
                <w:rFonts w:ascii="Calibri" w:hAnsi="Calibri"/>
                <w:sz w:val="18"/>
                <w:szCs w:val="18"/>
              </w:rPr>
              <w:t>0.858</w:t>
            </w:r>
          </w:p>
        </w:tc>
        <w:tc>
          <w:tcPr>
            <w:tcW w:w="0" w:type="auto"/>
            <w:vAlign w:val="center"/>
          </w:tcPr>
          <w:p w14:paraId="1042F5A0" w14:textId="77777777" w:rsidR="0046104C" w:rsidRPr="000D1CB5" w:rsidRDefault="0046104C" w:rsidP="0048330D">
            <w:pPr>
              <w:jc w:val="center"/>
              <w:rPr>
                <w:rFonts w:ascii="Calibri" w:hAnsi="Calibri"/>
                <w:sz w:val="18"/>
                <w:szCs w:val="18"/>
              </w:rPr>
            </w:pPr>
            <w:r w:rsidRPr="000D1CB5">
              <w:rPr>
                <w:rFonts w:ascii="Calibri" w:hAnsi="Calibri"/>
                <w:sz w:val="18"/>
                <w:szCs w:val="18"/>
              </w:rPr>
              <w:t>0.854</w:t>
            </w:r>
          </w:p>
        </w:tc>
        <w:tc>
          <w:tcPr>
            <w:tcW w:w="0" w:type="auto"/>
            <w:vAlign w:val="center"/>
          </w:tcPr>
          <w:p w14:paraId="1042F5A1" w14:textId="77777777" w:rsidR="0046104C" w:rsidRPr="000D1CB5" w:rsidRDefault="0046104C" w:rsidP="0048330D">
            <w:pPr>
              <w:jc w:val="center"/>
              <w:rPr>
                <w:rFonts w:ascii="Calibri" w:hAnsi="Calibri"/>
                <w:sz w:val="18"/>
                <w:szCs w:val="18"/>
              </w:rPr>
            </w:pPr>
            <w:r w:rsidRPr="000D1CB5">
              <w:rPr>
                <w:rFonts w:ascii="Calibri" w:hAnsi="Calibri"/>
                <w:sz w:val="18"/>
                <w:szCs w:val="18"/>
              </w:rPr>
              <w:t>0.850</w:t>
            </w:r>
          </w:p>
        </w:tc>
        <w:tc>
          <w:tcPr>
            <w:tcW w:w="0" w:type="auto"/>
            <w:vAlign w:val="center"/>
          </w:tcPr>
          <w:p w14:paraId="1042F5A2" w14:textId="77777777" w:rsidR="0046104C" w:rsidRPr="000D1CB5" w:rsidRDefault="0046104C" w:rsidP="0048330D">
            <w:pPr>
              <w:jc w:val="center"/>
              <w:rPr>
                <w:rFonts w:ascii="Calibri" w:hAnsi="Calibri"/>
                <w:sz w:val="18"/>
                <w:szCs w:val="18"/>
              </w:rPr>
            </w:pPr>
            <w:r w:rsidRPr="000D1CB5">
              <w:rPr>
                <w:rFonts w:ascii="Calibri" w:hAnsi="Calibri"/>
                <w:sz w:val="18"/>
                <w:szCs w:val="18"/>
              </w:rPr>
              <w:t>0.846</w:t>
            </w:r>
          </w:p>
        </w:tc>
        <w:tc>
          <w:tcPr>
            <w:tcW w:w="0" w:type="auto"/>
            <w:vAlign w:val="center"/>
          </w:tcPr>
          <w:p w14:paraId="1042F5A3" w14:textId="77777777" w:rsidR="0046104C" w:rsidRPr="000D1CB5" w:rsidRDefault="0046104C" w:rsidP="0048330D">
            <w:pPr>
              <w:jc w:val="center"/>
              <w:rPr>
                <w:rFonts w:ascii="Calibri" w:hAnsi="Calibri"/>
                <w:sz w:val="18"/>
                <w:szCs w:val="18"/>
              </w:rPr>
            </w:pPr>
            <w:r w:rsidRPr="000D1CB5">
              <w:rPr>
                <w:rFonts w:ascii="Calibri" w:hAnsi="Calibri"/>
                <w:sz w:val="18"/>
                <w:szCs w:val="18"/>
              </w:rPr>
              <w:t>0.842</w:t>
            </w:r>
          </w:p>
        </w:tc>
      </w:tr>
      <w:tr w:rsidR="0046104C" w:rsidRPr="000D1CB5" w14:paraId="1042F5B0" w14:textId="77777777" w:rsidTr="00147921">
        <w:trPr>
          <w:cantSplit/>
          <w:trHeight w:hRule="exact" w:val="187"/>
          <w:jc w:val="center"/>
        </w:trPr>
        <w:tc>
          <w:tcPr>
            <w:tcW w:w="0" w:type="auto"/>
            <w:vMerge/>
            <w:vAlign w:val="center"/>
          </w:tcPr>
          <w:p w14:paraId="1042F5A5" w14:textId="77777777" w:rsidR="0046104C" w:rsidRPr="000D1CB5" w:rsidRDefault="0046104C" w:rsidP="0048330D">
            <w:pPr>
              <w:jc w:val="center"/>
              <w:rPr>
                <w:rFonts w:ascii="Calibri" w:hAnsi="Calibri"/>
                <w:sz w:val="18"/>
                <w:szCs w:val="18"/>
              </w:rPr>
            </w:pPr>
          </w:p>
        </w:tc>
        <w:tc>
          <w:tcPr>
            <w:tcW w:w="0" w:type="auto"/>
            <w:vAlign w:val="center"/>
          </w:tcPr>
          <w:p w14:paraId="1042F5A6" w14:textId="77777777" w:rsidR="0046104C" w:rsidRPr="000D1CB5" w:rsidRDefault="0046104C" w:rsidP="0048330D">
            <w:pPr>
              <w:jc w:val="center"/>
              <w:rPr>
                <w:rFonts w:ascii="Calibri" w:hAnsi="Calibri"/>
                <w:b/>
                <w:sz w:val="18"/>
                <w:szCs w:val="18"/>
              </w:rPr>
            </w:pPr>
            <w:r w:rsidRPr="000D1CB5">
              <w:rPr>
                <w:rFonts w:ascii="Calibri" w:hAnsi="Calibri"/>
                <w:b/>
                <w:sz w:val="18"/>
                <w:szCs w:val="18"/>
              </w:rPr>
              <w:t>-10</w:t>
            </w:r>
          </w:p>
        </w:tc>
        <w:tc>
          <w:tcPr>
            <w:tcW w:w="0" w:type="auto"/>
            <w:vAlign w:val="center"/>
          </w:tcPr>
          <w:p w14:paraId="1042F5A7" w14:textId="77777777" w:rsidR="0046104C" w:rsidRPr="000D1CB5" w:rsidRDefault="0046104C" w:rsidP="0048330D">
            <w:pPr>
              <w:jc w:val="center"/>
              <w:rPr>
                <w:rFonts w:ascii="Calibri" w:hAnsi="Calibri"/>
                <w:sz w:val="18"/>
                <w:szCs w:val="18"/>
              </w:rPr>
            </w:pPr>
            <w:r w:rsidRPr="000D1CB5">
              <w:rPr>
                <w:rFonts w:ascii="Calibri" w:hAnsi="Calibri"/>
                <w:sz w:val="18"/>
                <w:szCs w:val="18"/>
              </w:rPr>
              <w:t>0.883</w:t>
            </w:r>
          </w:p>
        </w:tc>
        <w:tc>
          <w:tcPr>
            <w:tcW w:w="0" w:type="auto"/>
            <w:vAlign w:val="center"/>
          </w:tcPr>
          <w:p w14:paraId="1042F5A8" w14:textId="77777777" w:rsidR="0046104C" w:rsidRPr="000D1CB5" w:rsidRDefault="0046104C" w:rsidP="0048330D">
            <w:pPr>
              <w:jc w:val="center"/>
              <w:rPr>
                <w:rFonts w:ascii="Calibri" w:hAnsi="Calibri"/>
                <w:sz w:val="18"/>
                <w:szCs w:val="18"/>
              </w:rPr>
            </w:pPr>
            <w:r w:rsidRPr="000D1CB5">
              <w:rPr>
                <w:rFonts w:ascii="Calibri" w:hAnsi="Calibri"/>
                <w:sz w:val="18"/>
                <w:szCs w:val="18"/>
              </w:rPr>
              <w:t>0.879</w:t>
            </w:r>
          </w:p>
        </w:tc>
        <w:tc>
          <w:tcPr>
            <w:tcW w:w="0" w:type="auto"/>
            <w:vAlign w:val="center"/>
          </w:tcPr>
          <w:p w14:paraId="1042F5A9" w14:textId="77777777" w:rsidR="0046104C" w:rsidRPr="000D1CB5" w:rsidRDefault="0046104C" w:rsidP="0048330D">
            <w:pPr>
              <w:jc w:val="center"/>
              <w:rPr>
                <w:rFonts w:ascii="Calibri" w:hAnsi="Calibri"/>
                <w:sz w:val="18"/>
                <w:szCs w:val="18"/>
              </w:rPr>
            </w:pPr>
            <w:r w:rsidRPr="000D1CB5">
              <w:rPr>
                <w:rFonts w:ascii="Calibri" w:hAnsi="Calibri"/>
                <w:sz w:val="18"/>
                <w:szCs w:val="18"/>
              </w:rPr>
              <w:t>0.874</w:t>
            </w:r>
          </w:p>
        </w:tc>
        <w:tc>
          <w:tcPr>
            <w:tcW w:w="0" w:type="auto"/>
            <w:vAlign w:val="center"/>
          </w:tcPr>
          <w:p w14:paraId="1042F5AA" w14:textId="77777777" w:rsidR="0046104C" w:rsidRPr="000D1CB5" w:rsidRDefault="0046104C" w:rsidP="0048330D">
            <w:pPr>
              <w:jc w:val="center"/>
              <w:rPr>
                <w:rFonts w:ascii="Calibri" w:hAnsi="Calibri"/>
                <w:sz w:val="18"/>
                <w:szCs w:val="18"/>
              </w:rPr>
            </w:pPr>
            <w:r w:rsidRPr="000D1CB5">
              <w:rPr>
                <w:rFonts w:ascii="Calibri" w:hAnsi="Calibri"/>
                <w:sz w:val="18"/>
                <w:szCs w:val="18"/>
              </w:rPr>
              <w:t>0.870</w:t>
            </w:r>
          </w:p>
        </w:tc>
        <w:tc>
          <w:tcPr>
            <w:tcW w:w="0" w:type="auto"/>
            <w:vAlign w:val="center"/>
          </w:tcPr>
          <w:p w14:paraId="1042F5AB" w14:textId="77777777" w:rsidR="0046104C" w:rsidRPr="000D1CB5" w:rsidRDefault="0046104C" w:rsidP="0048330D">
            <w:pPr>
              <w:jc w:val="center"/>
              <w:rPr>
                <w:rFonts w:ascii="Calibri" w:hAnsi="Calibri"/>
                <w:sz w:val="18"/>
                <w:szCs w:val="18"/>
              </w:rPr>
            </w:pPr>
            <w:r w:rsidRPr="000D1CB5">
              <w:rPr>
                <w:rFonts w:ascii="Calibri" w:hAnsi="Calibri"/>
                <w:sz w:val="18"/>
                <w:szCs w:val="18"/>
              </w:rPr>
              <w:t>0.866</w:t>
            </w:r>
          </w:p>
        </w:tc>
        <w:tc>
          <w:tcPr>
            <w:tcW w:w="0" w:type="auto"/>
            <w:vAlign w:val="center"/>
          </w:tcPr>
          <w:p w14:paraId="1042F5AC" w14:textId="77777777" w:rsidR="0046104C" w:rsidRPr="000D1CB5" w:rsidRDefault="0046104C" w:rsidP="0048330D">
            <w:pPr>
              <w:jc w:val="center"/>
              <w:rPr>
                <w:rFonts w:ascii="Calibri" w:hAnsi="Calibri"/>
                <w:sz w:val="18"/>
                <w:szCs w:val="18"/>
              </w:rPr>
            </w:pPr>
            <w:r w:rsidRPr="000D1CB5">
              <w:rPr>
                <w:rFonts w:ascii="Calibri" w:hAnsi="Calibri"/>
                <w:sz w:val="18"/>
                <w:szCs w:val="18"/>
              </w:rPr>
              <w:t>0.862</w:t>
            </w:r>
          </w:p>
        </w:tc>
        <w:tc>
          <w:tcPr>
            <w:tcW w:w="0" w:type="auto"/>
            <w:vAlign w:val="center"/>
          </w:tcPr>
          <w:p w14:paraId="1042F5AD" w14:textId="77777777" w:rsidR="0046104C" w:rsidRPr="000D1CB5" w:rsidRDefault="0046104C" w:rsidP="0048330D">
            <w:pPr>
              <w:jc w:val="center"/>
              <w:rPr>
                <w:rFonts w:ascii="Calibri" w:hAnsi="Calibri"/>
                <w:sz w:val="18"/>
                <w:szCs w:val="18"/>
              </w:rPr>
            </w:pPr>
            <w:r w:rsidRPr="000D1CB5">
              <w:rPr>
                <w:rFonts w:ascii="Calibri" w:hAnsi="Calibri"/>
                <w:sz w:val="18"/>
                <w:szCs w:val="18"/>
              </w:rPr>
              <w:t>0.858</w:t>
            </w:r>
          </w:p>
        </w:tc>
        <w:tc>
          <w:tcPr>
            <w:tcW w:w="0" w:type="auto"/>
            <w:vAlign w:val="center"/>
          </w:tcPr>
          <w:p w14:paraId="1042F5AE" w14:textId="77777777" w:rsidR="0046104C" w:rsidRPr="000D1CB5" w:rsidRDefault="0046104C" w:rsidP="0048330D">
            <w:pPr>
              <w:jc w:val="center"/>
              <w:rPr>
                <w:rFonts w:ascii="Calibri" w:hAnsi="Calibri"/>
                <w:sz w:val="18"/>
                <w:szCs w:val="18"/>
              </w:rPr>
            </w:pPr>
            <w:r w:rsidRPr="000D1CB5">
              <w:rPr>
                <w:rFonts w:ascii="Calibri" w:hAnsi="Calibri"/>
                <w:sz w:val="18"/>
                <w:szCs w:val="18"/>
              </w:rPr>
              <w:t>0.854</w:t>
            </w:r>
          </w:p>
        </w:tc>
        <w:tc>
          <w:tcPr>
            <w:tcW w:w="0" w:type="auto"/>
            <w:vAlign w:val="center"/>
          </w:tcPr>
          <w:p w14:paraId="1042F5AF" w14:textId="77777777" w:rsidR="0046104C" w:rsidRPr="000D1CB5" w:rsidRDefault="0046104C" w:rsidP="0048330D">
            <w:pPr>
              <w:jc w:val="center"/>
              <w:rPr>
                <w:rFonts w:ascii="Calibri" w:hAnsi="Calibri"/>
                <w:sz w:val="18"/>
                <w:szCs w:val="18"/>
              </w:rPr>
            </w:pPr>
            <w:r w:rsidRPr="000D1CB5">
              <w:rPr>
                <w:rFonts w:ascii="Calibri" w:hAnsi="Calibri"/>
                <w:sz w:val="18"/>
                <w:szCs w:val="18"/>
              </w:rPr>
              <w:t>0.850</w:t>
            </w:r>
          </w:p>
        </w:tc>
      </w:tr>
      <w:tr w:rsidR="0046104C" w:rsidRPr="000D1CB5" w14:paraId="1042F5BC" w14:textId="77777777" w:rsidTr="00147921">
        <w:trPr>
          <w:cantSplit/>
          <w:trHeight w:hRule="exact" w:val="187"/>
          <w:jc w:val="center"/>
        </w:trPr>
        <w:tc>
          <w:tcPr>
            <w:tcW w:w="0" w:type="auto"/>
            <w:vMerge/>
            <w:vAlign w:val="center"/>
          </w:tcPr>
          <w:p w14:paraId="1042F5B1" w14:textId="77777777" w:rsidR="0046104C" w:rsidRPr="000D1CB5" w:rsidRDefault="0046104C" w:rsidP="0048330D">
            <w:pPr>
              <w:jc w:val="center"/>
              <w:rPr>
                <w:rFonts w:ascii="Calibri" w:hAnsi="Calibri"/>
                <w:sz w:val="18"/>
                <w:szCs w:val="18"/>
              </w:rPr>
            </w:pPr>
          </w:p>
        </w:tc>
        <w:tc>
          <w:tcPr>
            <w:tcW w:w="0" w:type="auto"/>
            <w:vAlign w:val="center"/>
          </w:tcPr>
          <w:p w14:paraId="1042F5B2" w14:textId="77777777" w:rsidR="0046104C" w:rsidRPr="000D1CB5" w:rsidRDefault="0046104C" w:rsidP="0048330D">
            <w:pPr>
              <w:jc w:val="center"/>
              <w:rPr>
                <w:rFonts w:ascii="Calibri" w:hAnsi="Calibri"/>
                <w:b/>
                <w:sz w:val="18"/>
                <w:szCs w:val="18"/>
              </w:rPr>
            </w:pPr>
            <w:r w:rsidRPr="000D1CB5">
              <w:rPr>
                <w:rFonts w:ascii="Calibri" w:hAnsi="Calibri"/>
                <w:b/>
                <w:sz w:val="18"/>
                <w:szCs w:val="18"/>
              </w:rPr>
              <w:t>-5</w:t>
            </w:r>
          </w:p>
        </w:tc>
        <w:tc>
          <w:tcPr>
            <w:tcW w:w="0" w:type="auto"/>
            <w:vAlign w:val="center"/>
          </w:tcPr>
          <w:p w14:paraId="1042F5B3" w14:textId="77777777" w:rsidR="0046104C" w:rsidRPr="000D1CB5" w:rsidRDefault="0046104C" w:rsidP="0048330D">
            <w:pPr>
              <w:jc w:val="center"/>
              <w:rPr>
                <w:rFonts w:ascii="Calibri" w:hAnsi="Calibri"/>
                <w:sz w:val="18"/>
                <w:szCs w:val="18"/>
              </w:rPr>
            </w:pPr>
            <w:r w:rsidRPr="000D1CB5">
              <w:rPr>
                <w:rFonts w:ascii="Calibri" w:hAnsi="Calibri"/>
                <w:sz w:val="18"/>
                <w:szCs w:val="18"/>
              </w:rPr>
              <w:t>0.892</w:t>
            </w:r>
          </w:p>
        </w:tc>
        <w:tc>
          <w:tcPr>
            <w:tcW w:w="0" w:type="auto"/>
            <w:vAlign w:val="center"/>
          </w:tcPr>
          <w:p w14:paraId="1042F5B4" w14:textId="77777777" w:rsidR="0046104C" w:rsidRPr="000D1CB5" w:rsidRDefault="0046104C" w:rsidP="0048330D">
            <w:pPr>
              <w:jc w:val="center"/>
              <w:rPr>
                <w:rFonts w:ascii="Calibri" w:hAnsi="Calibri"/>
                <w:sz w:val="18"/>
                <w:szCs w:val="18"/>
              </w:rPr>
            </w:pPr>
            <w:r w:rsidRPr="000D1CB5">
              <w:rPr>
                <w:rFonts w:ascii="Calibri" w:hAnsi="Calibri"/>
                <w:sz w:val="18"/>
                <w:szCs w:val="18"/>
              </w:rPr>
              <w:t>0.887</w:t>
            </w:r>
          </w:p>
        </w:tc>
        <w:tc>
          <w:tcPr>
            <w:tcW w:w="0" w:type="auto"/>
            <w:vAlign w:val="center"/>
          </w:tcPr>
          <w:p w14:paraId="1042F5B5" w14:textId="77777777" w:rsidR="0046104C" w:rsidRPr="000D1CB5" w:rsidRDefault="0046104C" w:rsidP="0048330D">
            <w:pPr>
              <w:jc w:val="center"/>
              <w:rPr>
                <w:rFonts w:ascii="Calibri" w:hAnsi="Calibri"/>
                <w:sz w:val="18"/>
                <w:szCs w:val="18"/>
              </w:rPr>
            </w:pPr>
            <w:r w:rsidRPr="000D1CB5">
              <w:rPr>
                <w:rFonts w:ascii="Calibri" w:hAnsi="Calibri"/>
                <w:sz w:val="18"/>
                <w:szCs w:val="18"/>
              </w:rPr>
              <w:t>0.883</w:t>
            </w:r>
          </w:p>
        </w:tc>
        <w:tc>
          <w:tcPr>
            <w:tcW w:w="0" w:type="auto"/>
            <w:vAlign w:val="center"/>
          </w:tcPr>
          <w:p w14:paraId="1042F5B6" w14:textId="77777777" w:rsidR="0046104C" w:rsidRPr="000D1CB5" w:rsidRDefault="0046104C" w:rsidP="0048330D">
            <w:pPr>
              <w:jc w:val="center"/>
              <w:rPr>
                <w:rFonts w:ascii="Calibri" w:hAnsi="Calibri"/>
                <w:sz w:val="18"/>
                <w:szCs w:val="18"/>
              </w:rPr>
            </w:pPr>
            <w:r w:rsidRPr="000D1CB5">
              <w:rPr>
                <w:rFonts w:ascii="Calibri" w:hAnsi="Calibri"/>
                <w:sz w:val="18"/>
                <w:szCs w:val="18"/>
              </w:rPr>
              <w:t>0.879</w:t>
            </w:r>
          </w:p>
        </w:tc>
        <w:tc>
          <w:tcPr>
            <w:tcW w:w="0" w:type="auto"/>
            <w:vAlign w:val="center"/>
          </w:tcPr>
          <w:p w14:paraId="1042F5B7" w14:textId="77777777" w:rsidR="0046104C" w:rsidRPr="000D1CB5" w:rsidRDefault="0046104C" w:rsidP="0048330D">
            <w:pPr>
              <w:jc w:val="center"/>
              <w:rPr>
                <w:rFonts w:ascii="Calibri" w:hAnsi="Calibri"/>
                <w:sz w:val="18"/>
                <w:szCs w:val="18"/>
              </w:rPr>
            </w:pPr>
            <w:r w:rsidRPr="000D1CB5">
              <w:rPr>
                <w:rFonts w:ascii="Calibri" w:hAnsi="Calibri"/>
                <w:sz w:val="18"/>
                <w:szCs w:val="18"/>
              </w:rPr>
              <w:t>0.875</w:t>
            </w:r>
          </w:p>
        </w:tc>
        <w:tc>
          <w:tcPr>
            <w:tcW w:w="0" w:type="auto"/>
            <w:vAlign w:val="center"/>
          </w:tcPr>
          <w:p w14:paraId="1042F5B8" w14:textId="77777777" w:rsidR="0046104C" w:rsidRPr="000D1CB5" w:rsidRDefault="0046104C" w:rsidP="0048330D">
            <w:pPr>
              <w:jc w:val="center"/>
              <w:rPr>
                <w:rFonts w:ascii="Calibri" w:hAnsi="Calibri"/>
                <w:sz w:val="18"/>
                <w:szCs w:val="18"/>
              </w:rPr>
            </w:pPr>
            <w:r w:rsidRPr="000D1CB5">
              <w:rPr>
                <w:rFonts w:ascii="Calibri" w:hAnsi="Calibri"/>
                <w:sz w:val="18"/>
                <w:szCs w:val="18"/>
              </w:rPr>
              <w:t>0.871</w:t>
            </w:r>
          </w:p>
        </w:tc>
        <w:tc>
          <w:tcPr>
            <w:tcW w:w="0" w:type="auto"/>
            <w:vAlign w:val="center"/>
          </w:tcPr>
          <w:p w14:paraId="1042F5B9" w14:textId="77777777" w:rsidR="0046104C" w:rsidRPr="000D1CB5" w:rsidRDefault="0046104C" w:rsidP="0048330D">
            <w:pPr>
              <w:jc w:val="center"/>
              <w:rPr>
                <w:rFonts w:ascii="Calibri" w:hAnsi="Calibri"/>
                <w:sz w:val="18"/>
                <w:szCs w:val="18"/>
              </w:rPr>
            </w:pPr>
            <w:r w:rsidRPr="000D1CB5">
              <w:rPr>
                <w:rFonts w:ascii="Calibri" w:hAnsi="Calibri"/>
                <w:sz w:val="18"/>
                <w:szCs w:val="18"/>
              </w:rPr>
              <w:t>0.867</w:t>
            </w:r>
          </w:p>
        </w:tc>
        <w:tc>
          <w:tcPr>
            <w:tcW w:w="0" w:type="auto"/>
            <w:vAlign w:val="center"/>
          </w:tcPr>
          <w:p w14:paraId="1042F5BA" w14:textId="77777777" w:rsidR="0046104C" w:rsidRPr="000D1CB5" w:rsidRDefault="0046104C" w:rsidP="0048330D">
            <w:pPr>
              <w:jc w:val="center"/>
              <w:rPr>
                <w:rFonts w:ascii="Calibri" w:hAnsi="Calibri"/>
                <w:sz w:val="18"/>
                <w:szCs w:val="18"/>
              </w:rPr>
            </w:pPr>
            <w:r w:rsidRPr="000D1CB5">
              <w:rPr>
                <w:rFonts w:ascii="Calibri" w:hAnsi="Calibri"/>
                <w:sz w:val="18"/>
                <w:szCs w:val="18"/>
              </w:rPr>
              <w:t>0.863</w:t>
            </w:r>
          </w:p>
        </w:tc>
        <w:tc>
          <w:tcPr>
            <w:tcW w:w="0" w:type="auto"/>
            <w:vAlign w:val="center"/>
          </w:tcPr>
          <w:p w14:paraId="1042F5BB" w14:textId="77777777" w:rsidR="0046104C" w:rsidRPr="000D1CB5" w:rsidRDefault="0046104C" w:rsidP="0048330D">
            <w:pPr>
              <w:jc w:val="center"/>
              <w:rPr>
                <w:rFonts w:ascii="Calibri" w:hAnsi="Calibri"/>
                <w:sz w:val="18"/>
                <w:szCs w:val="18"/>
              </w:rPr>
            </w:pPr>
            <w:r w:rsidRPr="000D1CB5">
              <w:rPr>
                <w:rFonts w:ascii="Calibri" w:hAnsi="Calibri"/>
                <w:sz w:val="18"/>
                <w:szCs w:val="18"/>
              </w:rPr>
              <w:t>0.859</w:t>
            </w:r>
          </w:p>
        </w:tc>
      </w:tr>
      <w:tr w:rsidR="0046104C" w:rsidRPr="000D1CB5" w14:paraId="1042F5C8" w14:textId="77777777" w:rsidTr="00147921">
        <w:trPr>
          <w:cantSplit/>
          <w:trHeight w:hRule="exact" w:val="187"/>
          <w:jc w:val="center"/>
        </w:trPr>
        <w:tc>
          <w:tcPr>
            <w:tcW w:w="0" w:type="auto"/>
            <w:vMerge/>
            <w:vAlign w:val="center"/>
          </w:tcPr>
          <w:p w14:paraId="1042F5BD" w14:textId="77777777" w:rsidR="0046104C" w:rsidRPr="000D1CB5" w:rsidRDefault="0046104C" w:rsidP="0048330D">
            <w:pPr>
              <w:jc w:val="center"/>
              <w:rPr>
                <w:rFonts w:ascii="Calibri" w:hAnsi="Calibri"/>
                <w:sz w:val="18"/>
                <w:szCs w:val="18"/>
              </w:rPr>
            </w:pPr>
          </w:p>
        </w:tc>
        <w:tc>
          <w:tcPr>
            <w:tcW w:w="0" w:type="auto"/>
            <w:vAlign w:val="center"/>
          </w:tcPr>
          <w:p w14:paraId="1042F5BE" w14:textId="77777777" w:rsidR="0046104C" w:rsidRPr="000D1CB5" w:rsidRDefault="0046104C" w:rsidP="0048330D">
            <w:pPr>
              <w:jc w:val="center"/>
              <w:rPr>
                <w:rFonts w:ascii="Calibri" w:hAnsi="Calibri"/>
                <w:b/>
                <w:sz w:val="18"/>
                <w:szCs w:val="18"/>
              </w:rPr>
            </w:pPr>
            <w:r w:rsidRPr="000D1CB5">
              <w:rPr>
                <w:rFonts w:ascii="Calibri" w:hAnsi="Calibri"/>
                <w:b/>
                <w:sz w:val="18"/>
                <w:szCs w:val="18"/>
              </w:rPr>
              <w:t>0</w:t>
            </w:r>
          </w:p>
        </w:tc>
        <w:tc>
          <w:tcPr>
            <w:tcW w:w="0" w:type="auto"/>
            <w:vAlign w:val="center"/>
          </w:tcPr>
          <w:p w14:paraId="1042F5BF" w14:textId="77777777" w:rsidR="0046104C" w:rsidRPr="000D1CB5" w:rsidRDefault="0046104C" w:rsidP="0048330D">
            <w:pPr>
              <w:jc w:val="center"/>
              <w:rPr>
                <w:rFonts w:ascii="Calibri" w:hAnsi="Calibri"/>
                <w:sz w:val="18"/>
                <w:szCs w:val="18"/>
              </w:rPr>
            </w:pPr>
            <w:r w:rsidRPr="000D1CB5">
              <w:rPr>
                <w:rFonts w:ascii="Calibri" w:hAnsi="Calibri"/>
                <w:sz w:val="18"/>
                <w:szCs w:val="18"/>
              </w:rPr>
              <w:t>0.900</w:t>
            </w:r>
          </w:p>
        </w:tc>
        <w:tc>
          <w:tcPr>
            <w:tcW w:w="0" w:type="auto"/>
            <w:vAlign w:val="center"/>
          </w:tcPr>
          <w:p w14:paraId="1042F5C0" w14:textId="77777777" w:rsidR="0046104C" w:rsidRPr="000D1CB5" w:rsidRDefault="0046104C" w:rsidP="0048330D">
            <w:pPr>
              <w:jc w:val="center"/>
              <w:rPr>
                <w:rFonts w:ascii="Calibri" w:hAnsi="Calibri"/>
                <w:sz w:val="18"/>
                <w:szCs w:val="18"/>
              </w:rPr>
            </w:pPr>
            <w:r w:rsidRPr="000D1CB5">
              <w:rPr>
                <w:rFonts w:ascii="Calibri" w:hAnsi="Calibri"/>
                <w:sz w:val="18"/>
                <w:szCs w:val="18"/>
              </w:rPr>
              <w:t>0.896</w:t>
            </w:r>
          </w:p>
        </w:tc>
        <w:tc>
          <w:tcPr>
            <w:tcW w:w="0" w:type="auto"/>
            <w:vAlign w:val="center"/>
          </w:tcPr>
          <w:p w14:paraId="1042F5C1" w14:textId="77777777" w:rsidR="0046104C" w:rsidRPr="000D1CB5" w:rsidRDefault="0046104C" w:rsidP="0048330D">
            <w:pPr>
              <w:jc w:val="center"/>
              <w:rPr>
                <w:rFonts w:ascii="Calibri" w:hAnsi="Calibri"/>
                <w:sz w:val="18"/>
                <w:szCs w:val="18"/>
              </w:rPr>
            </w:pPr>
            <w:r w:rsidRPr="000D1CB5">
              <w:rPr>
                <w:rFonts w:ascii="Calibri" w:hAnsi="Calibri"/>
                <w:sz w:val="18"/>
                <w:szCs w:val="18"/>
              </w:rPr>
              <w:t>0.892</w:t>
            </w:r>
          </w:p>
        </w:tc>
        <w:tc>
          <w:tcPr>
            <w:tcW w:w="0" w:type="auto"/>
            <w:vAlign w:val="center"/>
          </w:tcPr>
          <w:p w14:paraId="1042F5C2" w14:textId="77777777" w:rsidR="0046104C" w:rsidRPr="000D1CB5" w:rsidRDefault="0046104C" w:rsidP="0048330D">
            <w:pPr>
              <w:jc w:val="center"/>
              <w:rPr>
                <w:rFonts w:ascii="Calibri" w:hAnsi="Calibri"/>
                <w:sz w:val="18"/>
                <w:szCs w:val="18"/>
              </w:rPr>
            </w:pPr>
            <w:r w:rsidRPr="000D1CB5">
              <w:rPr>
                <w:rFonts w:ascii="Calibri" w:hAnsi="Calibri"/>
                <w:sz w:val="18"/>
                <w:szCs w:val="18"/>
              </w:rPr>
              <w:t>0.887</w:t>
            </w:r>
          </w:p>
        </w:tc>
        <w:tc>
          <w:tcPr>
            <w:tcW w:w="0" w:type="auto"/>
            <w:vAlign w:val="center"/>
          </w:tcPr>
          <w:p w14:paraId="1042F5C3" w14:textId="77777777" w:rsidR="0046104C" w:rsidRPr="000D1CB5" w:rsidRDefault="0046104C" w:rsidP="0048330D">
            <w:pPr>
              <w:jc w:val="center"/>
              <w:rPr>
                <w:rFonts w:ascii="Calibri" w:hAnsi="Calibri"/>
                <w:sz w:val="18"/>
                <w:szCs w:val="18"/>
              </w:rPr>
            </w:pPr>
            <w:r w:rsidRPr="000D1CB5">
              <w:rPr>
                <w:rFonts w:ascii="Calibri" w:hAnsi="Calibri"/>
                <w:sz w:val="18"/>
                <w:szCs w:val="18"/>
              </w:rPr>
              <w:t>0.883</w:t>
            </w:r>
          </w:p>
        </w:tc>
        <w:tc>
          <w:tcPr>
            <w:tcW w:w="0" w:type="auto"/>
            <w:vAlign w:val="center"/>
          </w:tcPr>
          <w:p w14:paraId="1042F5C4" w14:textId="77777777" w:rsidR="0046104C" w:rsidRPr="000D1CB5" w:rsidRDefault="0046104C" w:rsidP="0048330D">
            <w:pPr>
              <w:jc w:val="center"/>
              <w:rPr>
                <w:rFonts w:ascii="Calibri" w:hAnsi="Calibri"/>
                <w:sz w:val="18"/>
                <w:szCs w:val="18"/>
              </w:rPr>
            </w:pPr>
            <w:r w:rsidRPr="000D1CB5">
              <w:rPr>
                <w:rFonts w:ascii="Calibri" w:hAnsi="Calibri"/>
                <w:sz w:val="18"/>
                <w:szCs w:val="18"/>
              </w:rPr>
              <w:t>0.879</w:t>
            </w:r>
          </w:p>
        </w:tc>
        <w:tc>
          <w:tcPr>
            <w:tcW w:w="0" w:type="auto"/>
            <w:vAlign w:val="center"/>
          </w:tcPr>
          <w:p w14:paraId="1042F5C5" w14:textId="77777777" w:rsidR="0046104C" w:rsidRPr="000D1CB5" w:rsidRDefault="0046104C" w:rsidP="0048330D">
            <w:pPr>
              <w:jc w:val="center"/>
              <w:rPr>
                <w:rFonts w:ascii="Calibri" w:hAnsi="Calibri"/>
                <w:sz w:val="18"/>
                <w:szCs w:val="18"/>
              </w:rPr>
            </w:pPr>
            <w:r w:rsidRPr="000D1CB5">
              <w:rPr>
                <w:rFonts w:ascii="Calibri" w:hAnsi="Calibri"/>
                <w:sz w:val="18"/>
                <w:szCs w:val="18"/>
              </w:rPr>
              <w:t>0.875</w:t>
            </w:r>
          </w:p>
        </w:tc>
        <w:tc>
          <w:tcPr>
            <w:tcW w:w="0" w:type="auto"/>
            <w:vAlign w:val="center"/>
          </w:tcPr>
          <w:p w14:paraId="1042F5C6" w14:textId="77777777" w:rsidR="0046104C" w:rsidRPr="000D1CB5" w:rsidRDefault="0046104C" w:rsidP="0048330D">
            <w:pPr>
              <w:jc w:val="center"/>
              <w:rPr>
                <w:rFonts w:ascii="Calibri" w:hAnsi="Calibri"/>
                <w:sz w:val="18"/>
                <w:szCs w:val="18"/>
              </w:rPr>
            </w:pPr>
            <w:r w:rsidRPr="000D1CB5">
              <w:rPr>
                <w:rFonts w:ascii="Calibri" w:hAnsi="Calibri"/>
                <w:sz w:val="18"/>
                <w:szCs w:val="18"/>
              </w:rPr>
              <w:t>0.871</w:t>
            </w:r>
          </w:p>
        </w:tc>
        <w:tc>
          <w:tcPr>
            <w:tcW w:w="0" w:type="auto"/>
            <w:vAlign w:val="center"/>
          </w:tcPr>
          <w:p w14:paraId="1042F5C7" w14:textId="77777777" w:rsidR="0046104C" w:rsidRPr="000D1CB5" w:rsidRDefault="0046104C" w:rsidP="0048330D">
            <w:pPr>
              <w:jc w:val="center"/>
              <w:rPr>
                <w:rFonts w:ascii="Calibri" w:hAnsi="Calibri"/>
                <w:sz w:val="18"/>
                <w:szCs w:val="18"/>
              </w:rPr>
            </w:pPr>
            <w:r w:rsidRPr="000D1CB5">
              <w:rPr>
                <w:rFonts w:ascii="Calibri" w:hAnsi="Calibri"/>
                <w:sz w:val="18"/>
                <w:szCs w:val="18"/>
              </w:rPr>
              <w:t>0.867</w:t>
            </w:r>
          </w:p>
        </w:tc>
      </w:tr>
      <w:tr w:rsidR="0046104C" w:rsidRPr="000D1CB5" w14:paraId="1042F5D4" w14:textId="77777777" w:rsidTr="00147921">
        <w:trPr>
          <w:cantSplit/>
          <w:trHeight w:hRule="exact" w:val="187"/>
          <w:jc w:val="center"/>
        </w:trPr>
        <w:tc>
          <w:tcPr>
            <w:tcW w:w="0" w:type="auto"/>
            <w:vMerge/>
            <w:vAlign w:val="center"/>
          </w:tcPr>
          <w:p w14:paraId="1042F5C9" w14:textId="77777777" w:rsidR="0046104C" w:rsidRPr="000D1CB5" w:rsidRDefault="0046104C" w:rsidP="0048330D">
            <w:pPr>
              <w:jc w:val="center"/>
              <w:rPr>
                <w:rFonts w:ascii="Calibri" w:hAnsi="Calibri"/>
                <w:sz w:val="18"/>
                <w:szCs w:val="18"/>
              </w:rPr>
            </w:pPr>
          </w:p>
        </w:tc>
        <w:tc>
          <w:tcPr>
            <w:tcW w:w="0" w:type="auto"/>
            <w:vAlign w:val="center"/>
          </w:tcPr>
          <w:p w14:paraId="1042F5CA" w14:textId="77777777" w:rsidR="0046104C" w:rsidRPr="000D1CB5" w:rsidRDefault="0046104C" w:rsidP="0048330D">
            <w:pPr>
              <w:jc w:val="center"/>
              <w:rPr>
                <w:rFonts w:ascii="Calibri" w:hAnsi="Calibri"/>
                <w:b/>
                <w:sz w:val="18"/>
                <w:szCs w:val="18"/>
              </w:rPr>
            </w:pPr>
            <w:r w:rsidRPr="000D1CB5">
              <w:rPr>
                <w:rFonts w:ascii="Calibri" w:hAnsi="Calibri"/>
                <w:b/>
                <w:sz w:val="18"/>
                <w:szCs w:val="18"/>
              </w:rPr>
              <w:t>5</w:t>
            </w:r>
          </w:p>
        </w:tc>
        <w:tc>
          <w:tcPr>
            <w:tcW w:w="0" w:type="auto"/>
            <w:vAlign w:val="center"/>
          </w:tcPr>
          <w:p w14:paraId="1042F5CB" w14:textId="77777777" w:rsidR="0046104C" w:rsidRPr="000D1CB5" w:rsidRDefault="0046104C" w:rsidP="0048330D">
            <w:pPr>
              <w:jc w:val="center"/>
              <w:rPr>
                <w:rFonts w:ascii="Calibri" w:hAnsi="Calibri"/>
                <w:sz w:val="18"/>
                <w:szCs w:val="18"/>
              </w:rPr>
            </w:pPr>
            <w:r w:rsidRPr="000D1CB5">
              <w:rPr>
                <w:rFonts w:ascii="Calibri" w:hAnsi="Calibri"/>
                <w:sz w:val="18"/>
                <w:szCs w:val="18"/>
              </w:rPr>
              <w:t>0.909</w:t>
            </w:r>
          </w:p>
        </w:tc>
        <w:tc>
          <w:tcPr>
            <w:tcW w:w="0" w:type="auto"/>
            <w:vAlign w:val="center"/>
          </w:tcPr>
          <w:p w14:paraId="1042F5CC" w14:textId="77777777" w:rsidR="0046104C" w:rsidRPr="000D1CB5" w:rsidRDefault="0046104C" w:rsidP="0048330D">
            <w:pPr>
              <w:jc w:val="center"/>
              <w:rPr>
                <w:rFonts w:ascii="Calibri" w:hAnsi="Calibri"/>
                <w:sz w:val="18"/>
                <w:szCs w:val="18"/>
              </w:rPr>
            </w:pPr>
            <w:r w:rsidRPr="000D1CB5">
              <w:rPr>
                <w:rFonts w:ascii="Calibri" w:hAnsi="Calibri"/>
                <w:sz w:val="18"/>
                <w:szCs w:val="18"/>
              </w:rPr>
              <w:t>0.905</w:t>
            </w:r>
          </w:p>
        </w:tc>
        <w:tc>
          <w:tcPr>
            <w:tcW w:w="0" w:type="auto"/>
            <w:vAlign w:val="center"/>
          </w:tcPr>
          <w:p w14:paraId="1042F5CD" w14:textId="77777777" w:rsidR="0046104C" w:rsidRPr="000D1CB5" w:rsidRDefault="0046104C" w:rsidP="0048330D">
            <w:pPr>
              <w:jc w:val="center"/>
              <w:rPr>
                <w:rFonts w:ascii="Calibri" w:hAnsi="Calibri"/>
                <w:sz w:val="18"/>
                <w:szCs w:val="18"/>
              </w:rPr>
            </w:pPr>
            <w:r w:rsidRPr="000D1CB5">
              <w:rPr>
                <w:rFonts w:ascii="Calibri" w:hAnsi="Calibri"/>
                <w:sz w:val="18"/>
                <w:szCs w:val="18"/>
              </w:rPr>
              <w:t>0.900</w:t>
            </w:r>
          </w:p>
        </w:tc>
        <w:tc>
          <w:tcPr>
            <w:tcW w:w="0" w:type="auto"/>
            <w:vAlign w:val="center"/>
          </w:tcPr>
          <w:p w14:paraId="1042F5CE" w14:textId="77777777" w:rsidR="0046104C" w:rsidRPr="000D1CB5" w:rsidRDefault="0046104C" w:rsidP="0048330D">
            <w:pPr>
              <w:jc w:val="center"/>
              <w:rPr>
                <w:rFonts w:ascii="Calibri" w:hAnsi="Calibri"/>
                <w:sz w:val="18"/>
                <w:szCs w:val="18"/>
              </w:rPr>
            </w:pPr>
            <w:r w:rsidRPr="000D1CB5">
              <w:rPr>
                <w:rFonts w:ascii="Calibri" w:hAnsi="Calibri"/>
                <w:sz w:val="18"/>
                <w:szCs w:val="18"/>
              </w:rPr>
              <w:t>0.896</w:t>
            </w:r>
          </w:p>
        </w:tc>
        <w:tc>
          <w:tcPr>
            <w:tcW w:w="0" w:type="auto"/>
            <w:vAlign w:val="center"/>
          </w:tcPr>
          <w:p w14:paraId="1042F5CF" w14:textId="77777777" w:rsidR="0046104C" w:rsidRPr="000D1CB5" w:rsidRDefault="0046104C" w:rsidP="0048330D">
            <w:pPr>
              <w:jc w:val="center"/>
              <w:rPr>
                <w:rFonts w:ascii="Calibri" w:hAnsi="Calibri"/>
                <w:sz w:val="18"/>
                <w:szCs w:val="18"/>
              </w:rPr>
            </w:pPr>
            <w:r w:rsidRPr="000D1CB5">
              <w:rPr>
                <w:rFonts w:ascii="Calibri" w:hAnsi="Calibri"/>
                <w:sz w:val="18"/>
                <w:szCs w:val="18"/>
              </w:rPr>
              <w:t>0.892</w:t>
            </w:r>
          </w:p>
        </w:tc>
        <w:tc>
          <w:tcPr>
            <w:tcW w:w="0" w:type="auto"/>
            <w:vAlign w:val="center"/>
          </w:tcPr>
          <w:p w14:paraId="1042F5D0" w14:textId="77777777" w:rsidR="0046104C" w:rsidRPr="000D1CB5" w:rsidRDefault="0046104C" w:rsidP="0048330D">
            <w:pPr>
              <w:jc w:val="center"/>
              <w:rPr>
                <w:rFonts w:ascii="Calibri" w:hAnsi="Calibri"/>
                <w:sz w:val="18"/>
                <w:szCs w:val="18"/>
              </w:rPr>
            </w:pPr>
            <w:r w:rsidRPr="000D1CB5">
              <w:rPr>
                <w:rFonts w:ascii="Calibri" w:hAnsi="Calibri"/>
                <w:sz w:val="18"/>
                <w:szCs w:val="18"/>
              </w:rPr>
              <w:t>0.888</w:t>
            </w:r>
          </w:p>
        </w:tc>
        <w:tc>
          <w:tcPr>
            <w:tcW w:w="0" w:type="auto"/>
            <w:vAlign w:val="center"/>
          </w:tcPr>
          <w:p w14:paraId="1042F5D1" w14:textId="77777777" w:rsidR="0046104C" w:rsidRPr="000D1CB5" w:rsidRDefault="0046104C" w:rsidP="0048330D">
            <w:pPr>
              <w:jc w:val="center"/>
              <w:rPr>
                <w:rFonts w:ascii="Calibri" w:hAnsi="Calibri"/>
                <w:sz w:val="18"/>
                <w:szCs w:val="18"/>
              </w:rPr>
            </w:pPr>
            <w:r w:rsidRPr="000D1CB5">
              <w:rPr>
                <w:rFonts w:ascii="Calibri" w:hAnsi="Calibri"/>
                <w:sz w:val="18"/>
                <w:szCs w:val="18"/>
              </w:rPr>
              <w:t>0.883</w:t>
            </w:r>
          </w:p>
        </w:tc>
        <w:tc>
          <w:tcPr>
            <w:tcW w:w="0" w:type="auto"/>
            <w:vAlign w:val="center"/>
          </w:tcPr>
          <w:p w14:paraId="1042F5D2" w14:textId="77777777" w:rsidR="0046104C" w:rsidRPr="000D1CB5" w:rsidRDefault="0046104C" w:rsidP="0048330D">
            <w:pPr>
              <w:jc w:val="center"/>
              <w:rPr>
                <w:rFonts w:ascii="Calibri" w:hAnsi="Calibri"/>
                <w:sz w:val="18"/>
                <w:szCs w:val="18"/>
              </w:rPr>
            </w:pPr>
            <w:r w:rsidRPr="000D1CB5">
              <w:rPr>
                <w:rFonts w:ascii="Calibri" w:hAnsi="Calibri"/>
                <w:sz w:val="18"/>
                <w:szCs w:val="18"/>
              </w:rPr>
              <w:t>0.879</w:t>
            </w:r>
          </w:p>
        </w:tc>
        <w:tc>
          <w:tcPr>
            <w:tcW w:w="0" w:type="auto"/>
            <w:vAlign w:val="center"/>
          </w:tcPr>
          <w:p w14:paraId="1042F5D3" w14:textId="77777777" w:rsidR="0046104C" w:rsidRPr="000D1CB5" w:rsidRDefault="0046104C" w:rsidP="0048330D">
            <w:pPr>
              <w:jc w:val="center"/>
              <w:rPr>
                <w:rFonts w:ascii="Calibri" w:hAnsi="Calibri"/>
                <w:sz w:val="18"/>
                <w:szCs w:val="18"/>
              </w:rPr>
            </w:pPr>
            <w:r w:rsidRPr="000D1CB5">
              <w:rPr>
                <w:rFonts w:ascii="Calibri" w:hAnsi="Calibri"/>
                <w:sz w:val="18"/>
                <w:szCs w:val="18"/>
              </w:rPr>
              <w:t>0.875</w:t>
            </w:r>
          </w:p>
        </w:tc>
      </w:tr>
      <w:tr w:rsidR="0046104C" w:rsidRPr="000D1CB5" w14:paraId="1042F5E0" w14:textId="77777777" w:rsidTr="00147921">
        <w:trPr>
          <w:cantSplit/>
          <w:trHeight w:hRule="exact" w:val="187"/>
          <w:jc w:val="center"/>
        </w:trPr>
        <w:tc>
          <w:tcPr>
            <w:tcW w:w="0" w:type="auto"/>
            <w:vMerge/>
            <w:vAlign w:val="center"/>
          </w:tcPr>
          <w:p w14:paraId="1042F5D5" w14:textId="77777777" w:rsidR="0046104C" w:rsidRPr="000D1CB5" w:rsidRDefault="0046104C" w:rsidP="0048330D">
            <w:pPr>
              <w:jc w:val="center"/>
              <w:rPr>
                <w:rFonts w:ascii="Calibri" w:hAnsi="Calibri"/>
                <w:sz w:val="18"/>
                <w:szCs w:val="18"/>
              </w:rPr>
            </w:pPr>
          </w:p>
        </w:tc>
        <w:tc>
          <w:tcPr>
            <w:tcW w:w="0" w:type="auto"/>
            <w:vAlign w:val="center"/>
          </w:tcPr>
          <w:p w14:paraId="1042F5D6" w14:textId="77777777" w:rsidR="0046104C" w:rsidRPr="000D1CB5" w:rsidRDefault="0046104C" w:rsidP="0048330D">
            <w:pPr>
              <w:jc w:val="center"/>
              <w:rPr>
                <w:rFonts w:ascii="Calibri" w:hAnsi="Calibri"/>
                <w:b/>
                <w:sz w:val="18"/>
                <w:szCs w:val="18"/>
              </w:rPr>
            </w:pPr>
            <w:r w:rsidRPr="000D1CB5">
              <w:rPr>
                <w:rFonts w:ascii="Calibri" w:hAnsi="Calibri"/>
                <w:b/>
                <w:sz w:val="18"/>
                <w:szCs w:val="18"/>
              </w:rPr>
              <w:t>10</w:t>
            </w:r>
          </w:p>
        </w:tc>
        <w:tc>
          <w:tcPr>
            <w:tcW w:w="0" w:type="auto"/>
            <w:vAlign w:val="center"/>
          </w:tcPr>
          <w:p w14:paraId="1042F5D7" w14:textId="77777777" w:rsidR="0046104C" w:rsidRPr="000D1CB5" w:rsidRDefault="0046104C" w:rsidP="0048330D">
            <w:pPr>
              <w:jc w:val="center"/>
              <w:rPr>
                <w:rFonts w:ascii="Calibri" w:hAnsi="Calibri"/>
                <w:sz w:val="18"/>
                <w:szCs w:val="18"/>
              </w:rPr>
            </w:pPr>
            <w:r w:rsidRPr="000D1CB5">
              <w:rPr>
                <w:rFonts w:ascii="Calibri" w:hAnsi="Calibri"/>
                <w:sz w:val="18"/>
                <w:szCs w:val="18"/>
              </w:rPr>
              <w:t>0.918</w:t>
            </w:r>
          </w:p>
        </w:tc>
        <w:tc>
          <w:tcPr>
            <w:tcW w:w="0" w:type="auto"/>
            <w:vAlign w:val="center"/>
          </w:tcPr>
          <w:p w14:paraId="1042F5D8" w14:textId="77777777" w:rsidR="0046104C" w:rsidRPr="000D1CB5" w:rsidRDefault="0046104C" w:rsidP="0048330D">
            <w:pPr>
              <w:jc w:val="center"/>
              <w:rPr>
                <w:rFonts w:ascii="Calibri" w:hAnsi="Calibri"/>
                <w:sz w:val="18"/>
                <w:szCs w:val="18"/>
              </w:rPr>
            </w:pPr>
            <w:r w:rsidRPr="000D1CB5">
              <w:rPr>
                <w:rFonts w:ascii="Calibri" w:hAnsi="Calibri"/>
                <w:sz w:val="18"/>
                <w:szCs w:val="18"/>
              </w:rPr>
              <w:t>0.913</w:t>
            </w:r>
          </w:p>
        </w:tc>
        <w:tc>
          <w:tcPr>
            <w:tcW w:w="0" w:type="auto"/>
            <w:vAlign w:val="center"/>
          </w:tcPr>
          <w:p w14:paraId="1042F5D9" w14:textId="77777777" w:rsidR="0046104C" w:rsidRPr="000D1CB5" w:rsidRDefault="0046104C" w:rsidP="0048330D">
            <w:pPr>
              <w:jc w:val="center"/>
              <w:rPr>
                <w:rFonts w:ascii="Calibri" w:hAnsi="Calibri"/>
                <w:sz w:val="18"/>
                <w:szCs w:val="18"/>
              </w:rPr>
            </w:pPr>
            <w:r w:rsidRPr="000D1CB5">
              <w:rPr>
                <w:rFonts w:ascii="Calibri" w:hAnsi="Calibri"/>
                <w:sz w:val="18"/>
                <w:szCs w:val="18"/>
              </w:rPr>
              <w:t>0.909</w:t>
            </w:r>
          </w:p>
        </w:tc>
        <w:tc>
          <w:tcPr>
            <w:tcW w:w="0" w:type="auto"/>
            <w:vAlign w:val="center"/>
          </w:tcPr>
          <w:p w14:paraId="1042F5DA" w14:textId="77777777" w:rsidR="0046104C" w:rsidRPr="000D1CB5" w:rsidRDefault="0046104C" w:rsidP="0048330D">
            <w:pPr>
              <w:jc w:val="center"/>
              <w:rPr>
                <w:rFonts w:ascii="Calibri" w:hAnsi="Calibri"/>
                <w:sz w:val="18"/>
                <w:szCs w:val="18"/>
              </w:rPr>
            </w:pPr>
            <w:r w:rsidRPr="000D1CB5">
              <w:rPr>
                <w:rFonts w:ascii="Calibri" w:hAnsi="Calibri"/>
                <w:sz w:val="18"/>
                <w:szCs w:val="18"/>
              </w:rPr>
              <w:t>0.905</w:t>
            </w:r>
          </w:p>
        </w:tc>
        <w:tc>
          <w:tcPr>
            <w:tcW w:w="0" w:type="auto"/>
            <w:vAlign w:val="center"/>
          </w:tcPr>
          <w:p w14:paraId="1042F5DB" w14:textId="77777777" w:rsidR="0046104C" w:rsidRPr="000D1CB5" w:rsidRDefault="0046104C" w:rsidP="0048330D">
            <w:pPr>
              <w:jc w:val="center"/>
              <w:rPr>
                <w:rFonts w:ascii="Calibri" w:hAnsi="Calibri"/>
                <w:sz w:val="18"/>
                <w:szCs w:val="18"/>
              </w:rPr>
            </w:pPr>
            <w:r w:rsidRPr="000D1CB5">
              <w:rPr>
                <w:rFonts w:ascii="Calibri" w:hAnsi="Calibri"/>
                <w:sz w:val="18"/>
                <w:szCs w:val="18"/>
              </w:rPr>
              <w:t>0.900</w:t>
            </w:r>
          </w:p>
        </w:tc>
        <w:tc>
          <w:tcPr>
            <w:tcW w:w="0" w:type="auto"/>
            <w:vAlign w:val="center"/>
          </w:tcPr>
          <w:p w14:paraId="1042F5DC" w14:textId="77777777" w:rsidR="0046104C" w:rsidRPr="000D1CB5" w:rsidRDefault="0046104C" w:rsidP="0048330D">
            <w:pPr>
              <w:jc w:val="center"/>
              <w:rPr>
                <w:rFonts w:ascii="Calibri" w:hAnsi="Calibri"/>
                <w:sz w:val="18"/>
                <w:szCs w:val="18"/>
              </w:rPr>
            </w:pPr>
            <w:r w:rsidRPr="000D1CB5">
              <w:rPr>
                <w:rFonts w:ascii="Calibri" w:hAnsi="Calibri"/>
                <w:sz w:val="18"/>
                <w:szCs w:val="18"/>
              </w:rPr>
              <w:t>0.896</w:t>
            </w:r>
          </w:p>
        </w:tc>
        <w:tc>
          <w:tcPr>
            <w:tcW w:w="0" w:type="auto"/>
            <w:vAlign w:val="center"/>
          </w:tcPr>
          <w:p w14:paraId="1042F5DD" w14:textId="77777777" w:rsidR="0046104C" w:rsidRPr="000D1CB5" w:rsidRDefault="0046104C" w:rsidP="0048330D">
            <w:pPr>
              <w:jc w:val="center"/>
              <w:rPr>
                <w:rFonts w:ascii="Calibri" w:hAnsi="Calibri"/>
                <w:sz w:val="18"/>
                <w:szCs w:val="18"/>
              </w:rPr>
            </w:pPr>
            <w:r w:rsidRPr="000D1CB5">
              <w:rPr>
                <w:rFonts w:ascii="Calibri" w:hAnsi="Calibri"/>
                <w:sz w:val="18"/>
                <w:szCs w:val="18"/>
              </w:rPr>
              <w:t>0.892</w:t>
            </w:r>
          </w:p>
        </w:tc>
        <w:tc>
          <w:tcPr>
            <w:tcW w:w="0" w:type="auto"/>
            <w:vAlign w:val="center"/>
          </w:tcPr>
          <w:p w14:paraId="1042F5DE" w14:textId="77777777" w:rsidR="0046104C" w:rsidRPr="000D1CB5" w:rsidRDefault="0046104C" w:rsidP="0048330D">
            <w:pPr>
              <w:jc w:val="center"/>
              <w:rPr>
                <w:rFonts w:ascii="Calibri" w:hAnsi="Calibri"/>
                <w:sz w:val="18"/>
                <w:szCs w:val="18"/>
              </w:rPr>
            </w:pPr>
            <w:r w:rsidRPr="000D1CB5">
              <w:rPr>
                <w:rFonts w:ascii="Calibri" w:hAnsi="Calibri"/>
                <w:sz w:val="18"/>
                <w:szCs w:val="18"/>
              </w:rPr>
              <w:t>0.888</w:t>
            </w:r>
          </w:p>
        </w:tc>
        <w:tc>
          <w:tcPr>
            <w:tcW w:w="0" w:type="auto"/>
            <w:vAlign w:val="center"/>
          </w:tcPr>
          <w:p w14:paraId="1042F5DF" w14:textId="77777777" w:rsidR="0046104C" w:rsidRPr="000D1CB5" w:rsidRDefault="0046104C" w:rsidP="0048330D">
            <w:pPr>
              <w:jc w:val="center"/>
              <w:rPr>
                <w:rFonts w:ascii="Calibri" w:hAnsi="Calibri"/>
                <w:sz w:val="18"/>
                <w:szCs w:val="18"/>
              </w:rPr>
            </w:pPr>
            <w:r w:rsidRPr="000D1CB5">
              <w:rPr>
                <w:rFonts w:ascii="Calibri" w:hAnsi="Calibri"/>
                <w:sz w:val="18"/>
                <w:szCs w:val="18"/>
              </w:rPr>
              <w:t>0.884</w:t>
            </w:r>
          </w:p>
        </w:tc>
      </w:tr>
      <w:tr w:rsidR="0046104C" w:rsidRPr="000D1CB5" w14:paraId="1042F5EC" w14:textId="77777777" w:rsidTr="00147921">
        <w:trPr>
          <w:cantSplit/>
          <w:trHeight w:hRule="exact" w:val="187"/>
          <w:jc w:val="center"/>
        </w:trPr>
        <w:tc>
          <w:tcPr>
            <w:tcW w:w="0" w:type="auto"/>
            <w:vMerge/>
            <w:vAlign w:val="center"/>
          </w:tcPr>
          <w:p w14:paraId="1042F5E1" w14:textId="77777777" w:rsidR="0046104C" w:rsidRPr="000D1CB5" w:rsidRDefault="0046104C" w:rsidP="0048330D">
            <w:pPr>
              <w:jc w:val="center"/>
              <w:rPr>
                <w:rFonts w:ascii="Calibri" w:hAnsi="Calibri"/>
                <w:sz w:val="18"/>
                <w:szCs w:val="18"/>
              </w:rPr>
            </w:pPr>
          </w:p>
        </w:tc>
        <w:tc>
          <w:tcPr>
            <w:tcW w:w="0" w:type="auto"/>
            <w:vAlign w:val="center"/>
          </w:tcPr>
          <w:p w14:paraId="1042F5E2" w14:textId="77777777" w:rsidR="0046104C" w:rsidRPr="000D1CB5" w:rsidRDefault="0046104C" w:rsidP="0048330D">
            <w:pPr>
              <w:jc w:val="center"/>
              <w:rPr>
                <w:rFonts w:ascii="Calibri" w:hAnsi="Calibri"/>
                <w:b/>
                <w:sz w:val="18"/>
                <w:szCs w:val="18"/>
              </w:rPr>
            </w:pPr>
            <w:r w:rsidRPr="000D1CB5">
              <w:rPr>
                <w:rFonts w:ascii="Calibri" w:hAnsi="Calibri"/>
                <w:b/>
                <w:sz w:val="18"/>
                <w:szCs w:val="18"/>
              </w:rPr>
              <w:t>15</w:t>
            </w:r>
          </w:p>
        </w:tc>
        <w:tc>
          <w:tcPr>
            <w:tcW w:w="0" w:type="auto"/>
            <w:vAlign w:val="center"/>
          </w:tcPr>
          <w:p w14:paraId="1042F5E3" w14:textId="77777777" w:rsidR="0046104C" w:rsidRPr="000D1CB5" w:rsidRDefault="0046104C" w:rsidP="0048330D">
            <w:pPr>
              <w:jc w:val="center"/>
              <w:rPr>
                <w:rFonts w:ascii="Calibri" w:hAnsi="Calibri"/>
                <w:sz w:val="18"/>
                <w:szCs w:val="18"/>
              </w:rPr>
            </w:pPr>
            <w:r w:rsidRPr="000D1CB5">
              <w:rPr>
                <w:rFonts w:ascii="Calibri" w:hAnsi="Calibri"/>
                <w:sz w:val="18"/>
                <w:szCs w:val="18"/>
              </w:rPr>
              <w:t>0.927</w:t>
            </w:r>
          </w:p>
        </w:tc>
        <w:tc>
          <w:tcPr>
            <w:tcW w:w="0" w:type="auto"/>
            <w:vAlign w:val="center"/>
          </w:tcPr>
          <w:p w14:paraId="1042F5E4" w14:textId="77777777" w:rsidR="0046104C" w:rsidRPr="000D1CB5" w:rsidRDefault="0046104C" w:rsidP="0048330D">
            <w:pPr>
              <w:jc w:val="center"/>
              <w:rPr>
                <w:rFonts w:ascii="Calibri" w:hAnsi="Calibri"/>
                <w:sz w:val="18"/>
                <w:szCs w:val="18"/>
              </w:rPr>
            </w:pPr>
            <w:r w:rsidRPr="000D1CB5">
              <w:rPr>
                <w:rFonts w:ascii="Calibri" w:hAnsi="Calibri"/>
                <w:sz w:val="18"/>
                <w:szCs w:val="18"/>
              </w:rPr>
              <w:t>0.922</w:t>
            </w:r>
          </w:p>
        </w:tc>
        <w:tc>
          <w:tcPr>
            <w:tcW w:w="0" w:type="auto"/>
            <w:vAlign w:val="center"/>
          </w:tcPr>
          <w:p w14:paraId="1042F5E5" w14:textId="77777777" w:rsidR="0046104C" w:rsidRPr="000D1CB5" w:rsidRDefault="0046104C" w:rsidP="0048330D">
            <w:pPr>
              <w:jc w:val="center"/>
              <w:rPr>
                <w:rFonts w:ascii="Calibri" w:hAnsi="Calibri"/>
                <w:sz w:val="18"/>
                <w:szCs w:val="18"/>
              </w:rPr>
            </w:pPr>
            <w:r w:rsidRPr="000D1CB5">
              <w:rPr>
                <w:rFonts w:ascii="Calibri" w:hAnsi="Calibri"/>
                <w:sz w:val="18"/>
                <w:szCs w:val="18"/>
              </w:rPr>
              <w:t>0.918</w:t>
            </w:r>
          </w:p>
        </w:tc>
        <w:tc>
          <w:tcPr>
            <w:tcW w:w="0" w:type="auto"/>
            <w:vAlign w:val="center"/>
          </w:tcPr>
          <w:p w14:paraId="1042F5E6" w14:textId="77777777" w:rsidR="0046104C" w:rsidRPr="000D1CB5" w:rsidRDefault="0046104C" w:rsidP="0048330D">
            <w:pPr>
              <w:jc w:val="center"/>
              <w:rPr>
                <w:rFonts w:ascii="Calibri" w:hAnsi="Calibri"/>
                <w:sz w:val="18"/>
                <w:szCs w:val="18"/>
              </w:rPr>
            </w:pPr>
            <w:r w:rsidRPr="000D1CB5">
              <w:rPr>
                <w:rFonts w:ascii="Calibri" w:hAnsi="Calibri"/>
                <w:sz w:val="18"/>
                <w:szCs w:val="18"/>
              </w:rPr>
              <w:t>0.913</w:t>
            </w:r>
          </w:p>
        </w:tc>
        <w:tc>
          <w:tcPr>
            <w:tcW w:w="0" w:type="auto"/>
            <w:vAlign w:val="center"/>
          </w:tcPr>
          <w:p w14:paraId="1042F5E7" w14:textId="77777777" w:rsidR="0046104C" w:rsidRPr="000D1CB5" w:rsidRDefault="0046104C" w:rsidP="0048330D">
            <w:pPr>
              <w:jc w:val="center"/>
              <w:rPr>
                <w:rFonts w:ascii="Calibri" w:hAnsi="Calibri"/>
                <w:sz w:val="18"/>
                <w:szCs w:val="18"/>
              </w:rPr>
            </w:pPr>
            <w:r w:rsidRPr="000D1CB5">
              <w:rPr>
                <w:rFonts w:ascii="Calibri" w:hAnsi="Calibri"/>
                <w:sz w:val="18"/>
                <w:szCs w:val="18"/>
              </w:rPr>
              <w:t>0.909</w:t>
            </w:r>
          </w:p>
        </w:tc>
        <w:tc>
          <w:tcPr>
            <w:tcW w:w="0" w:type="auto"/>
            <w:vAlign w:val="center"/>
          </w:tcPr>
          <w:p w14:paraId="1042F5E8" w14:textId="77777777" w:rsidR="0046104C" w:rsidRPr="000D1CB5" w:rsidRDefault="0046104C" w:rsidP="0048330D">
            <w:pPr>
              <w:jc w:val="center"/>
              <w:rPr>
                <w:rFonts w:ascii="Calibri" w:hAnsi="Calibri"/>
                <w:sz w:val="18"/>
                <w:szCs w:val="18"/>
              </w:rPr>
            </w:pPr>
            <w:r w:rsidRPr="000D1CB5">
              <w:rPr>
                <w:rFonts w:ascii="Calibri" w:hAnsi="Calibri"/>
                <w:sz w:val="18"/>
                <w:szCs w:val="18"/>
              </w:rPr>
              <w:t>0.905</w:t>
            </w:r>
          </w:p>
        </w:tc>
        <w:tc>
          <w:tcPr>
            <w:tcW w:w="0" w:type="auto"/>
            <w:vAlign w:val="center"/>
          </w:tcPr>
          <w:p w14:paraId="1042F5E9" w14:textId="77777777" w:rsidR="0046104C" w:rsidRPr="000D1CB5" w:rsidRDefault="0046104C" w:rsidP="0048330D">
            <w:pPr>
              <w:jc w:val="center"/>
              <w:rPr>
                <w:rFonts w:ascii="Calibri" w:hAnsi="Calibri"/>
                <w:sz w:val="18"/>
                <w:szCs w:val="18"/>
              </w:rPr>
            </w:pPr>
            <w:r w:rsidRPr="000D1CB5">
              <w:rPr>
                <w:rFonts w:ascii="Calibri" w:hAnsi="Calibri"/>
                <w:sz w:val="18"/>
                <w:szCs w:val="18"/>
              </w:rPr>
              <w:t>0.900</w:t>
            </w:r>
          </w:p>
        </w:tc>
        <w:tc>
          <w:tcPr>
            <w:tcW w:w="0" w:type="auto"/>
            <w:vAlign w:val="center"/>
          </w:tcPr>
          <w:p w14:paraId="1042F5EA" w14:textId="77777777" w:rsidR="0046104C" w:rsidRPr="000D1CB5" w:rsidRDefault="0046104C" w:rsidP="0048330D">
            <w:pPr>
              <w:jc w:val="center"/>
              <w:rPr>
                <w:rFonts w:ascii="Calibri" w:hAnsi="Calibri"/>
                <w:sz w:val="18"/>
                <w:szCs w:val="18"/>
              </w:rPr>
            </w:pPr>
            <w:r w:rsidRPr="000D1CB5">
              <w:rPr>
                <w:rFonts w:ascii="Calibri" w:hAnsi="Calibri"/>
                <w:sz w:val="18"/>
                <w:szCs w:val="18"/>
              </w:rPr>
              <w:t>0.896</w:t>
            </w:r>
          </w:p>
        </w:tc>
        <w:tc>
          <w:tcPr>
            <w:tcW w:w="0" w:type="auto"/>
            <w:vAlign w:val="center"/>
          </w:tcPr>
          <w:p w14:paraId="1042F5EB" w14:textId="77777777" w:rsidR="0046104C" w:rsidRPr="000D1CB5" w:rsidRDefault="0046104C" w:rsidP="0048330D">
            <w:pPr>
              <w:jc w:val="center"/>
              <w:rPr>
                <w:rFonts w:ascii="Calibri" w:hAnsi="Calibri"/>
                <w:sz w:val="18"/>
                <w:szCs w:val="18"/>
              </w:rPr>
            </w:pPr>
            <w:r w:rsidRPr="000D1CB5">
              <w:rPr>
                <w:rFonts w:ascii="Calibri" w:hAnsi="Calibri"/>
                <w:sz w:val="18"/>
                <w:szCs w:val="18"/>
              </w:rPr>
              <w:t>0.892</w:t>
            </w:r>
          </w:p>
        </w:tc>
      </w:tr>
      <w:tr w:rsidR="0046104C" w:rsidRPr="000D1CB5" w14:paraId="1042F5F8" w14:textId="77777777" w:rsidTr="00147921">
        <w:trPr>
          <w:cantSplit/>
          <w:trHeight w:hRule="exact" w:val="187"/>
          <w:jc w:val="center"/>
        </w:trPr>
        <w:tc>
          <w:tcPr>
            <w:tcW w:w="0" w:type="auto"/>
            <w:vMerge/>
            <w:vAlign w:val="center"/>
          </w:tcPr>
          <w:p w14:paraId="1042F5ED" w14:textId="77777777" w:rsidR="0046104C" w:rsidRPr="000D1CB5" w:rsidRDefault="0046104C" w:rsidP="0048330D">
            <w:pPr>
              <w:jc w:val="center"/>
              <w:rPr>
                <w:rFonts w:ascii="Calibri" w:hAnsi="Calibri"/>
                <w:sz w:val="18"/>
                <w:szCs w:val="18"/>
              </w:rPr>
            </w:pPr>
          </w:p>
        </w:tc>
        <w:tc>
          <w:tcPr>
            <w:tcW w:w="0" w:type="auto"/>
            <w:vAlign w:val="center"/>
          </w:tcPr>
          <w:p w14:paraId="1042F5EE" w14:textId="77777777" w:rsidR="0046104C" w:rsidRPr="000D1CB5" w:rsidRDefault="0046104C" w:rsidP="0048330D">
            <w:pPr>
              <w:jc w:val="center"/>
              <w:rPr>
                <w:rFonts w:ascii="Calibri" w:hAnsi="Calibri"/>
                <w:b/>
                <w:sz w:val="18"/>
                <w:szCs w:val="18"/>
              </w:rPr>
            </w:pPr>
            <w:r w:rsidRPr="000D1CB5">
              <w:rPr>
                <w:rFonts w:ascii="Calibri" w:hAnsi="Calibri"/>
                <w:b/>
                <w:sz w:val="18"/>
                <w:szCs w:val="18"/>
              </w:rPr>
              <w:t>20</w:t>
            </w:r>
          </w:p>
        </w:tc>
        <w:tc>
          <w:tcPr>
            <w:tcW w:w="0" w:type="auto"/>
            <w:vAlign w:val="center"/>
          </w:tcPr>
          <w:p w14:paraId="1042F5EF" w14:textId="77777777" w:rsidR="0046104C" w:rsidRPr="000D1CB5" w:rsidRDefault="0046104C" w:rsidP="0048330D">
            <w:pPr>
              <w:jc w:val="center"/>
              <w:rPr>
                <w:rFonts w:ascii="Calibri" w:hAnsi="Calibri"/>
                <w:sz w:val="18"/>
                <w:szCs w:val="18"/>
              </w:rPr>
            </w:pPr>
            <w:r w:rsidRPr="000D1CB5">
              <w:rPr>
                <w:rFonts w:ascii="Calibri" w:hAnsi="Calibri"/>
                <w:sz w:val="18"/>
                <w:szCs w:val="18"/>
              </w:rPr>
              <w:t>0.935</w:t>
            </w:r>
          </w:p>
        </w:tc>
        <w:tc>
          <w:tcPr>
            <w:tcW w:w="0" w:type="auto"/>
            <w:vAlign w:val="center"/>
          </w:tcPr>
          <w:p w14:paraId="1042F5F0" w14:textId="77777777" w:rsidR="0046104C" w:rsidRPr="000D1CB5" w:rsidRDefault="0046104C" w:rsidP="0048330D">
            <w:pPr>
              <w:jc w:val="center"/>
              <w:rPr>
                <w:rFonts w:ascii="Calibri" w:hAnsi="Calibri"/>
                <w:sz w:val="18"/>
                <w:szCs w:val="18"/>
              </w:rPr>
            </w:pPr>
            <w:r w:rsidRPr="000D1CB5">
              <w:rPr>
                <w:rFonts w:ascii="Calibri" w:hAnsi="Calibri"/>
                <w:sz w:val="18"/>
                <w:szCs w:val="18"/>
              </w:rPr>
              <w:t>0.931</w:t>
            </w:r>
          </w:p>
        </w:tc>
        <w:tc>
          <w:tcPr>
            <w:tcW w:w="0" w:type="auto"/>
            <w:vAlign w:val="center"/>
          </w:tcPr>
          <w:p w14:paraId="1042F5F1" w14:textId="77777777" w:rsidR="0046104C" w:rsidRPr="000D1CB5" w:rsidRDefault="0046104C" w:rsidP="0048330D">
            <w:pPr>
              <w:jc w:val="center"/>
              <w:rPr>
                <w:rFonts w:ascii="Calibri" w:hAnsi="Calibri"/>
                <w:sz w:val="18"/>
                <w:szCs w:val="18"/>
              </w:rPr>
            </w:pPr>
            <w:r w:rsidRPr="000D1CB5">
              <w:rPr>
                <w:rFonts w:ascii="Calibri" w:hAnsi="Calibri"/>
                <w:sz w:val="18"/>
                <w:szCs w:val="18"/>
              </w:rPr>
              <w:t>0.926</w:t>
            </w:r>
          </w:p>
        </w:tc>
        <w:tc>
          <w:tcPr>
            <w:tcW w:w="0" w:type="auto"/>
            <w:vAlign w:val="center"/>
          </w:tcPr>
          <w:p w14:paraId="1042F5F2" w14:textId="77777777" w:rsidR="0046104C" w:rsidRPr="000D1CB5" w:rsidRDefault="0046104C" w:rsidP="0048330D">
            <w:pPr>
              <w:jc w:val="center"/>
              <w:rPr>
                <w:rFonts w:ascii="Calibri" w:hAnsi="Calibri"/>
                <w:sz w:val="18"/>
                <w:szCs w:val="18"/>
              </w:rPr>
            </w:pPr>
            <w:r w:rsidRPr="000D1CB5">
              <w:rPr>
                <w:rFonts w:ascii="Calibri" w:hAnsi="Calibri"/>
                <w:sz w:val="18"/>
                <w:szCs w:val="18"/>
              </w:rPr>
              <w:t>0.922</w:t>
            </w:r>
          </w:p>
        </w:tc>
        <w:tc>
          <w:tcPr>
            <w:tcW w:w="0" w:type="auto"/>
            <w:vAlign w:val="center"/>
          </w:tcPr>
          <w:p w14:paraId="1042F5F3" w14:textId="77777777" w:rsidR="0046104C" w:rsidRPr="000D1CB5" w:rsidRDefault="0046104C" w:rsidP="0048330D">
            <w:pPr>
              <w:jc w:val="center"/>
              <w:rPr>
                <w:rFonts w:ascii="Calibri" w:hAnsi="Calibri"/>
                <w:sz w:val="18"/>
                <w:szCs w:val="18"/>
              </w:rPr>
            </w:pPr>
            <w:r w:rsidRPr="000D1CB5">
              <w:rPr>
                <w:rFonts w:ascii="Calibri" w:hAnsi="Calibri"/>
                <w:sz w:val="18"/>
                <w:szCs w:val="18"/>
              </w:rPr>
              <w:t>09.17</w:t>
            </w:r>
          </w:p>
        </w:tc>
        <w:tc>
          <w:tcPr>
            <w:tcW w:w="0" w:type="auto"/>
            <w:vAlign w:val="center"/>
          </w:tcPr>
          <w:p w14:paraId="1042F5F4" w14:textId="77777777" w:rsidR="0046104C" w:rsidRPr="000D1CB5" w:rsidRDefault="0046104C" w:rsidP="0048330D">
            <w:pPr>
              <w:jc w:val="center"/>
              <w:rPr>
                <w:rFonts w:ascii="Calibri" w:hAnsi="Calibri"/>
                <w:sz w:val="18"/>
                <w:szCs w:val="18"/>
              </w:rPr>
            </w:pPr>
            <w:r w:rsidRPr="000D1CB5">
              <w:rPr>
                <w:rFonts w:ascii="Calibri" w:hAnsi="Calibri"/>
                <w:sz w:val="18"/>
                <w:szCs w:val="18"/>
              </w:rPr>
              <w:t>0.913</w:t>
            </w:r>
          </w:p>
        </w:tc>
        <w:tc>
          <w:tcPr>
            <w:tcW w:w="0" w:type="auto"/>
            <w:vAlign w:val="center"/>
          </w:tcPr>
          <w:p w14:paraId="1042F5F5" w14:textId="77777777" w:rsidR="0046104C" w:rsidRPr="000D1CB5" w:rsidRDefault="0046104C" w:rsidP="0048330D">
            <w:pPr>
              <w:jc w:val="center"/>
              <w:rPr>
                <w:rFonts w:ascii="Calibri" w:hAnsi="Calibri"/>
                <w:sz w:val="18"/>
                <w:szCs w:val="18"/>
              </w:rPr>
            </w:pPr>
            <w:r w:rsidRPr="000D1CB5">
              <w:rPr>
                <w:rFonts w:ascii="Calibri" w:hAnsi="Calibri"/>
                <w:sz w:val="18"/>
                <w:szCs w:val="18"/>
              </w:rPr>
              <w:t>0.909</w:t>
            </w:r>
          </w:p>
        </w:tc>
        <w:tc>
          <w:tcPr>
            <w:tcW w:w="0" w:type="auto"/>
            <w:vAlign w:val="center"/>
          </w:tcPr>
          <w:p w14:paraId="1042F5F6" w14:textId="77777777" w:rsidR="0046104C" w:rsidRPr="000D1CB5" w:rsidRDefault="0046104C" w:rsidP="0048330D">
            <w:pPr>
              <w:jc w:val="center"/>
              <w:rPr>
                <w:rFonts w:ascii="Calibri" w:hAnsi="Calibri"/>
                <w:sz w:val="18"/>
                <w:szCs w:val="18"/>
              </w:rPr>
            </w:pPr>
            <w:r w:rsidRPr="000D1CB5">
              <w:rPr>
                <w:rFonts w:ascii="Calibri" w:hAnsi="Calibri"/>
                <w:sz w:val="18"/>
                <w:szCs w:val="18"/>
              </w:rPr>
              <w:t>0.905</w:t>
            </w:r>
          </w:p>
        </w:tc>
        <w:tc>
          <w:tcPr>
            <w:tcW w:w="0" w:type="auto"/>
            <w:vAlign w:val="center"/>
          </w:tcPr>
          <w:p w14:paraId="1042F5F7" w14:textId="77777777" w:rsidR="0046104C" w:rsidRPr="000D1CB5" w:rsidRDefault="0046104C" w:rsidP="0048330D">
            <w:pPr>
              <w:jc w:val="center"/>
              <w:rPr>
                <w:rFonts w:ascii="Calibri" w:hAnsi="Calibri"/>
                <w:sz w:val="18"/>
                <w:szCs w:val="18"/>
              </w:rPr>
            </w:pPr>
            <w:r w:rsidRPr="000D1CB5">
              <w:rPr>
                <w:rFonts w:ascii="Calibri" w:hAnsi="Calibri"/>
                <w:sz w:val="18"/>
                <w:szCs w:val="18"/>
              </w:rPr>
              <w:t>0.900</w:t>
            </w:r>
          </w:p>
        </w:tc>
      </w:tr>
      <w:tr w:rsidR="0046104C" w:rsidRPr="000D1CB5" w14:paraId="1042F604" w14:textId="77777777" w:rsidTr="00147921">
        <w:trPr>
          <w:cantSplit/>
          <w:trHeight w:hRule="exact" w:val="187"/>
          <w:jc w:val="center"/>
        </w:trPr>
        <w:tc>
          <w:tcPr>
            <w:tcW w:w="0" w:type="auto"/>
            <w:vMerge/>
            <w:vAlign w:val="center"/>
          </w:tcPr>
          <w:p w14:paraId="1042F5F9" w14:textId="77777777" w:rsidR="0046104C" w:rsidRPr="000D1CB5" w:rsidRDefault="0046104C" w:rsidP="0048330D">
            <w:pPr>
              <w:jc w:val="center"/>
              <w:rPr>
                <w:rFonts w:ascii="Calibri" w:hAnsi="Calibri"/>
                <w:sz w:val="18"/>
                <w:szCs w:val="18"/>
              </w:rPr>
            </w:pPr>
          </w:p>
        </w:tc>
        <w:tc>
          <w:tcPr>
            <w:tcW w:w="0" w:type="auto"/>
            <w:vAlign w:val="center"/>
          </w:tcPr>
          <w:p w14:paraId="1042F5FA" w14:textId="77777777" w:rsidR="0046104C" w:rsidRPr="000D1CB5" w:rsidRDefault="0046104C" w:rsidP="0048330D">
            <w:pPr>
              <w:jc w:val="center"/>
              <w:rPr>
                <w:rFonts w:ascii="Calibri" w:hAnsi="Calibri"/>
                <w:b/>
                <w:sz w:val="18"/>
                <w:szCs w:val="18"/>
              </w:rPr>
            </w:pPr>
            <w:r w:rsidRPr="000D1CB5">
              <w:rPr>
                <w:rFonts w:ascii="Calibri" w:hAnsi="Calibri"/>
                <w:b/>
                <w:sz w:val="18"/>
                <w:szCs w:val="18"/>
              </w:rPr>
              <w:t>25</w:t>
            </w:r>
          </w:p>
        </w:tc>
        <w:tc>
          <w:tcPr>
            <w:tcW w:w="0" w:type="auto"/>
            <w:vAlign w:val="center"/>
          </w:tcPr>
          <w:p w14:paraId="1042F5FB" w14:textId="77777777" w:rsidR="0046104C" w:rsidRPr="000D1CB5" w:rsidRDefault="0046104C" w:rsidP="0048330D">
            <w:pPr>
              <w:jc w:val="center"/>
              <w:rPr>
                <w:rFonts w:ascii="Calibri" w:hAnsi="Calibri"/>
                <w:sz w:val="18"/>
                <w:szCs w:val="18"/>
              </w:rPr>
            </w:pPr>
            <w:r w:rsidRPr="000D1CB5">
              <w:rPr>
                <w:rFonts w:ascii="Calibri" w:hAnsi="Calibri"/>
                <w:sz w:val="18"/>
                <w:szCs w:val="18"/>
              </w:rPr>
              <w:t>0.944</w:t>
            </w:r>
          </w:p>
        </w:tc>
        <w:tc>
          <w:tcPr>
            <w:tcW w:w="0" w:type="auto"/>
            <w:vAlign w:val="center"/>
          </w:tcPr>
          <w:p w14:paraId="1042F5FC" w14:textId="77777777" w:rsidR="0046104C" w:rsidRPr="000D1CB5" w:rsidRDefault="0046104C" w:rsidP="0048330D">
            <w:pPr>
              <w:jc w:val="center"/>
              <w:rPr>
                <w:rFonts w:ascii="Calibri" w:hAnsi="Calibri"/>
                <w:sz w:val="18"/>
                <w:szCs w:val="18"/>
              </w:rPr>
            </w:pPr>
            <w:r w:rsidRPr="000D1CB5">
              <w:rPr>
                <w:rFonts w:ascii="Calibri" w:hAnsi="Calibri"/>
                <w:sz w:val="18"/>
                <w:szCs w:val="18"/>
              </w:rPr>
              <w:t>0.939</w:t>
            </w:r>
          </w:p>
        </w:tc>
        <w:tc>
          <w:tcPr>
            <w:tcW w:w="0" w:type="auto"/>
            <w:vAlign w:val="center"/>
          </w:tcPr>
          <w:p w14:paraId="1042F5FD" w14:textId="77777777" w:rsidR="0046104C" w:rsidRPr="000D1CB5" w:rsidRDefault="0046104C" w:rsidP="0048330D">
            <w:pPr>
              <w:jc w:val="center"/>
              <w:rPr>
                <w:rFonts w:ascii="Calibri" w:hAnsi="Calibri"/>
                <w:sz w:val="18"/>
                <w:szCs w:val="18"/>
              </w:rPr>
            </w:pPr>
            <w:r w:rsidRPr="000D1CB5">
              <w:rPr>
                <w:rFonts w:ascii="Calibri" w:hAnsi="Calibri"/>
                <w:sz w:val="18"/>
                <w:szCs w:val="18"/>
              </w:rPr>
              <w:t>0.935</w:t>
            </w:r>
          </w:p>
        </w:tc>
        <w:tc>
          <w:tcPr>
            <w:tcW w:w="0" w:type="auto"/>
            <w:vAlign w:val="center"/>
          </w:tcPr>
          <w:p w14:paraId="1042F5FE" w14:textId="77777777" w:rsidR="0046104C" w:rsidRPr="000D1CB5" w:rsidRDefault="0046104C" w:rsidP="0048330D">
            <w:pPr>
              <w:jc w:val="center"/>
              <w:rPr>
                <w:rFonts w:ascii="Calibri" w:hAnsi="Calibri"/>
                <w:sz w:val="18"/>
                <w:szCs w:val="18"/>
              </w:rPr>
            </w:pPr>
            <w:r w:rsidRPr="000D1CB5">
              <w:rPr>
                <w:rFonts w:ascii="Calibri" w:hAnsi="Calibri"/>
                <w:sz w:val="18"/>
                <w:szCs w:val="18"/>
              </w:rPr>
              <w:t>0.930</w:t>
            </w:r>
          </w:p>
        </w:tc>
        <w:tc>
          <w:tcPr>
            <w:tcW w:w="0" w:type="auto"/>
            <w:vAlign w:val="center"/>
          </w:tcPr>
          <w:p w14:paraId="1042F5FF" w14:textId="77777777" w:rsidR="0046104C" w:rsidRPr="000D1CB5" w:rsidRDefault="0046104C" w:rsidP="0048330D">
            <w:pPr>
              <w:jc w:val="center"/>
              <w:rPr>
                <w:rFonts w:ascii="Calibri" w:hAnsi="Calibri"/>
                <w:sz w:val="18"/>
                <w:szCs w:val="18"/>
              </w:rPr>
            </w:pPr>
            <w:r w:rsidRPr="000D1CB5">
              <w:rPr>
                <w:rFonts w:ascii="Calibri" w:hAnsi="Calibri"/>
                <w:sz w:val="18"/>
                <w:szCs w:val="18"/>
              </w:rPr>
              <w:t>0.926</w:t>
            </w:r>
          </w:p>
        </w:tc>
        <w:tc>
          <w:tcPr>
            <w:tcW w:w="0" w:type="auto"/>
            <w:vAlign w:val="center"/>
          </w:tcPr>
          <w:p w14:paraId="1042F600" w14:textId="77777777" w:rsidR="0046104C" w:rsidRPr="000D1CB5" w:rsidRDefault="0046104C" w:rsidP="0048330D">
            <w:pPr>
              <w:jc w:val="center"/>
              <w:rPr>
                <w:rFonts w:ascii="Calibri" w:hAnsi="Calibri"/>
                <w:sz w:val="18"/>
                <w:szCs w:val="18"/>
              </w:rPr>
            </w:pPr>
            <w:r w:rsidRPr="000D1CB5">
              <w:rPr>
                <w:rFonts w:ascii="Calibri" w:hAnsi="Calibri"/>
                <w:sz w:val="18"/>
                <w:szCs w:val="18"/>
              </w:rPr>
              <w:t>0.922</w:t>
            </w:r>
          </w:p>
        </w:tc>
        <w:tc>
          <w:tcPr>
            <w:tcW w:w="0" w:type="auto"/>
            <w:vAlign w:val="center"/>
          </w:tcPr>
          <w:p w14:paraId="1042F601" w14:textId="77777777" w:rsidR="0046104C" w:rsidRPr="000D1CB5" w:rsidRDefault="0046104C" w:rsidP="0048330D">
            <w:pPr>
              <w:jc w:val="center"/>
              <w:rPr>
                <w:rFonts w:ascii="Calibri" w:hAnsi="Calibri"/>
                <w:sz w:val="18"/>
                <w:szCs w:val="18"/>
              </w:rPr>
            </w:pPr>
            <w:r w:rsidRPr="000D1CB5">
              <w:rPr>
                <w:rFonts w:ascii="Calibri" w:hAnsi="Calibri"/>
                <w:sz w:val="18"/>
                <w:szCs w:val="18"/>
              </w:rPr>
              <w:t>0.917</w:t>
            </w:r>
          </w:p>
        </w:tc>
        <w:tc>
          <w:tcPr>
            <w:tcW w:w="0" w:type="auto"/>
            <w:vAlign w:val="center"/>
          </w:tcPr>
          <w:p w14:paraId="1042F602" w14:textId="77777777" w:rsidR="0046104C" w:rsidRPr="000D1CB5" w:rsidRDefault="0046104C" w:rsidP="0048330D">
            <w:pPr>
              <w:jc w:val="center"/>
              <w:rPr>
                <w:rFonts w:ascii="Calibri" w:hAnsi="Calibri"/>
                <w:sz w:val="18"/>
                <w:szCs w:val="18"/>
              </w:rPr>
            </w:pPr>
            <w:r w:rsidRPr="000D1CB5">
              <w:rPr>
                <w:rFonts w:ascii="Calibri" w:hAnsi="Calibri"/>
                <w:sz w:val="18"/>
                <w:szCs w:val="18"/>
              </w:rPr>
              <w:t>0.913</w:t>
            </w:r>
          </w:p>
        </w:tc>
        <w:tc>
          <w:tcPr>
            <w:tcW w:w="0" w:type="auto"/>
            <w:vAlign w:val="center"/>
          </w:tcPr>
          <w:p w14:paraId="1042F603" w14:textId="77777777" w:rsidR="0046104C" w:rsidRPr="000D1CB5" w:rsidRDefault="0046104C" w:rsidP="0048330D">
            <w:pPr>
              <w:jc w:val="center"/>
              <w:rPr>
                <w:rFonts w:ascii="Calibri" w:hAnsi="Calibri"/>
                <w:sz w:val="18"/>
                <w:szCs w:val="18"/>
              </w:rPr>
            </w:pPr>
            <w:r w:rsidRPr="000D1CB5">
              <w:rPr>
                <w:rFonts w:ascii="Calibri" w:hAnsi="Calibri"/>
                <w:sz w:val="18"/>
                <w:szCs w:val="18"/>
              </w:rPr>
              <w:t>0.909</w:t>
            </w:r>
          </w:p>
        </w:tc>
      </w:tr>
      <w:tr w:rsidR="0046104C" w:rsidRPr="000D1CB5" w14:paraId="1042F610" w14:textId="77777777" w:rsidTr="00147921">
        <w:trPr>
          <w:cantSplit/>
          <w:trHeight w:hRule="exact" w:val="187"/>
          <w:jc w:val="center"/>
        </w:trPr>
        <w:tc>
          <w:tcPr>
            <w:tcW w:w="0" w:type="auto"/>
            <w:vMerge/>
            <w:vAlign w:val="center"/>
          </w:tcPr>
          <w:p w14:paraId="1042F605" w14:textId="77777777" w:rsidR="0046104C" w:rsidRPr="000D1CB5" w:rsidRDefault="0046104C" w:rsidP="0048330D">
            <w:pPr>
              <w:jc w:val="center"/>
              <w:rPr>
                <w:rFonts w:ascii="Calibri" w:hAnsi="Calibri"/>
                <w:sz w:val="18"/>
                <w:szCs w:val="18"/>
              </w:rPr>
            </w:pPr>
          </w:p>
        </w:tc>
        <w:tc>
          <w:tcPr>
            <w:tcW w:w="0" w:type="auto"/>
            <w:vAlign w:val="center"/>
          </w:tcPr>
          <w:p w14:paraId="1042F606" w14:textId="77777777" w:rsidR="0046104C" w:rsidRPr="000D1CB5" w:rsidRDefault="0046104C" w:rsidP="0048330D">
            <w:pPr>
              <w:jc w:val="center"/>
              <w:rPr>
                <w:rFonts w:ascii="Calibri" w:hAnsi="Calibri"/>
                <w:b/>
                <w:sz w:val="18"/>
                <w:szCs w:val="18"/>
              </w:rPr>
            </w:pPr>
            <w:r w:rsidRPr="000D1CB5">
              <w:rPr>
                <w:rFonts w:ascii="Calibri" w:hAnsi="Calibri"/>
                <w:b/>
                <w:sz w:val="18"/>
                <w:szCs w:val="18"/>
              </w:rPr>
              <w:t>30</w:t>
            </w:r>
          </w:p>
        </w:tc>
        <w:tc>
          <w:tcPr>
            <w:tcW w:w="0" w:type="auto"/>
            <w:vAlign w:val="center"/>
          </w:tcPr>
          <w:p w14:paraId="1042F607" w14:textId="77777777" w:rsidR="0046104C" w:rsidRPr="000D1CB5" w:rsidRDefault="0046104C" w:rsidP="0048330D">
            <w:pPr>
              <w:jc w:val="center"/>
              <w:rPr>
                <w:rFonts w:ascii="Calibri" w:hAnsi="Calibri"/>
                <w:sz w:val="18"/>
                <w:szCs w:val="18"/>
              </w:rPr>
            </w:pPr>
            <w:r w:rsidRPr="000D1CB5">
              <w:rPr>
                <w:rFonts w:ascii="Calibri" w:hAnsi="Calibri"/>
                <w:sz w:val="18"/>
                <w:szCs w:val="18"/>
              </w:rPr>
              <w:t>0.952</w:t>
            </w:r>
          </w:p>
        </w:tc>
        <w:tc>
          <w:tcPr>
            <w:tcW w:w="0" w:type="auto"/>
            <w:vAlign w:val="center"/>
          </w:tcPr>
          <w:p w14:paraId="1042F608" w14:textId="77777777" w:rsidR="0046104C" w:rsidRPr="000D1CB5" w:rsidRDefault="0046104C" w:rsidP="0048330D">
            <w:pPr>
              <w:jc w:val="center"/>
              <w:rPr>
                <w:rFonts w:ascii="Calibri" w:hAnsi="Calibri"/>
                <w:sz w:val="18"/>
                <w:szCs w:val="18"/>
              </w:rPr>
            </w:pPr>
            <w:r w:rsidRPr="000D1CB5">
              <w:rPr>
                <w:rFonts w:ascii="Calibri" w:hAnsi="Calibri"/>
                <w:sz w:val="18"/>
                <w:szCs w:val="18"/>
              </w:rPr>
              <w:t>0.948</w:t>
            </w:r>
          </w:p>
        </w:tc>
        <w:tc>
          <w:tcPr>
            <w:tcW w:w="0" w:type="auto"/>
            <w:vAlign w:val="center"/>
          </w:tcPr>
          <w:p w14:paraId="1042F609" w14:textId="77777777" w:rsidR="0046104C" w:rsidRPr="000D1CB5" w:rsidRDefault="0046104C" w:rsidP="0048330D">
            <w:pPr>
              <w:jc w:val="center"/>
              <w:rPr>
                <w:rFonts w:ascii="Calibri" w:hAnsi="Calibri"/>
                <w:sz w:val="18"/>
                <w:szCs w:val="18"/>
              </w:rPr>
            </w:pPr>
            <w:r w:rsidRPr="000D1CB5">
              <w:rPr>
                <w:rFonts w:ascii="Calibri" w:hAnsi="Calibri"/>
                <w:sz w:val="18"/>
                <w:szCs w:val="18"/>
              </w:rPr>
              <w:t>0.943</w:t>
            </w:r>
          </w:p>
        </w:tc>
        <w:tc>
          <w:tcPr>
            <w:tcW w:w="0" w:type="auto"/>
            <w:vAlign w:val="center"/>
          </w:tcPr>
          <w:p w14:paraId="1042F60A" w14:textId="77777777" w:rsidR="0046104C" w:rsidRPr="000D1CB5" w:rsidRDefault="0046104C" w:rsidP="0048330D">
            <w:pPr>
              <w:jc w:val="center"/>
              <w:rPr>
                <w:rFonts w:ascii="Calibri" w:hAnsi="Calibri"/>
                <w:sz w:val="18"/>
                <w:szCs w:val="18"/>
              </w:rPr>
            </w:pPr>
            <w:r w:rsidRPr="000D1CB5">
              <w:rPr>
                <w:rFonts w:ascii="Calibri" w:hAnsi="Calibri"/>
                <w:sz w:val="18"/>
                <w:szCs w:val="18"/>
              </w:rPr>
              <w:t>0.939</w:t>
            </w:r>
          </w:p>
        </w:tc>
        <w:tc>
          <w:tcPr>
            <w:tcW w:w="0" w:type="auto"/>
            <w:vAlign w:val="center"/>
          </w:tcPr>
          <w:p w14:paraId="1042F60B" w14:textId="77777777" w:rsidR="0046104C" w:rsidRPr="000D1CB5" w:rsidRDefault="0046104C" w:rsidP="0048330D">
            <w:pPr>
              <w:jc w:val="center"/>
              <w:rPr>
                <w:rFonts w:ascii="Calibri" w:hAnsi="Calibri"/>
                <w:sz w:val="18"/>
                <w:szCs w:val="18"/>
              </w:rPr>
            </w:pPr>
            <w:r w:rsidRPr="000D1CB5">
              <w:rPr>
                <w:rFonts w:ascii="Calibri" w:hAnsi="Calibri"/>
                <w:sz w:val="18"/>
                <w:szCs w:val="18"/>
              </w:rPr>
              <w:t>0.934</w:t>
            </w:r>
          </w:p>
        </w:tc>
        <w:tc>
          <w:tcPr>
            <w:tcW w:w="0" w:type="auto"/>
            <w:vAlign w:val="center"/>
          </w:tcPr>
          <w:p w14:paraId="1042F60C" w14:textId="77777777" w:rsidR="0046104C" w:rsidRPr="000D1CB5" w:rsidRDefault="0046104C" w:rsidP="0048330D">
            <w:pPr>
              <w:jc w:val="center"/>
              <w:rPr>
                <w:rFonts w:ascii="Calibri" w:hAnsi="Calibri"/>
                <w:sz w:val="18"/>
                <w:szCs w:val="18"/>
              </w:rPr>
            </w:pPr>
            <w:r w:rsidRPr="000D1CB5">
              <w:rPr>
                <w:rFonts w:ascii="Calibri" w:hAnsi="Calibri"/>
                <w:sz w:val="18"/>
                <w:szCs w:val="18"/>
              </w:rPr>
              <w:t>0.930</w:t>
            </w:r>
          </w:p>
        </w:tc>
        <w:tc>
          <w:tcPr>
            <w:tcW w:w="0" w:type="auto"/>
            <w:vAlign w:val="center"/>
          </w:tcPr>
          <w:p w14:paraId="1042F60D" w14:textId="77777777" w:rsidR="0046104C" w:rsidRPr="000D1CB5" w:rsidRDefault="0046104C" w:rsidP="0048330D">
            <w:pPr>
              <w:jc w:val="center"/>
              <w:rPr>
                <w:rFonts w:ascii="Calibri" w:hAnsi="Calibri"/>
                <w:sz w:val="18"/>
                <w:szCs w:val="18"/>
              </w:rPr>
            </w:pPr>
            <w:r w:rsidRPr="000D1CB5">
              <w:rPr>
                <w:rFonts w:ascii="Calibri" w:hAnsi="Calibri"/>
                <w:sz w:val="18"/>
                <w:szCs w:val="18"/>
              </w:rPr>
              <w:t>0.926</w:t>
            </w:r>
          </w:p>
        </w:tc>
        <w:tc>
          <w:tcPr>
            <w:tcW w:w="0" w:type="auto"/>
            <w:vAlign w:val="center"/>
          </w:tcPr>
          <w:p w14:paraId="1042F60E" w14:textId="77777777" w:rsidR="0046104C" w:rsidRPr="000D1CB5" w:rsidRDefault="0046104C" w:rsidP="0048330D">
            <w:pPr>
              <w:jc w:val="center"/>
              <w:rPr>
                <w:rFonts w:ascii="Calibri" w:hAnsi="Calibri"/>
                <w:sz w:val="18"/>
                <w:szCs w:val="18"/>
              </w:rPr>
            </w:pPr>
            <w:r w:rsidRPr="000D1CB5">
              <w:rPr>
                <w:rFonts w:ascii="Calibri" w:hAnsi="Calibri"/>
                <w:sz w:val="18"/>
                <w:szCs w:val="18"/>
              </w:rPr>
              <w:t>0.921</w:t>
            </w:r>
          </w:p>
        </w:tc>
        <w:tc>
          <w:tcPr>
            <w:tcW w:w="0" w:type="auto"/>
            <w:vAlign w:val="center"/>
          </w:tcPr>
          <w:p w14:paraId="1042F60F" w14:textId="77777777" w:rsidR="0046104C" w:rsidRPr="000D1CB5" w:rsidRDefault="0046104C" w:rsidP="0048330D">
            <w:pPr>
              <w:jc w:val="center"/>
              <w:rPr>
                <w:rFonts w:ascii="Calibri" w:hAnsi="Calibri"/>
                <w:sz w:val="18"/>
                <w:szCs w:val="18"/>
              </w:rPr>
            </w:pPr>
            <w:r w:rsidRPr="000D1CB5">
              <w:rPr>
                <w:rFonts w:ascii="Calibri" w:hAnsi="Calibri"/>
                <w:sz w:val="18"/>
                <w:szCs w:val="18"/>
              </w:rPr>
              <w:t>0.917</w:t>
            </w:r>
          </w:p>
        </w:tc>
      </w:tr>
      <w:tr w:rsidR="0046104C" w:rsidRPr="000D1CB5" w14:paraId="1042F61C" w14:textId="77777777" w:rsidTr="00147921">
        <w:trPr>
          <w:cantSplit/>
          <w:trHeight w:hRule="exact" w:val="187"/>
          <w:jc w:val="center"/>
        </w:trPr>
        <w:tc>
          <w:tcPr>
            <w:tcW w:w="0" w:type="auto"/>
            <w:vMerge/>
            <w:vAlign w:val="center"/>
          </w:tcPr>
          <w:p w14:paraId="1042F611" w14:textId="77777777" w:rsidR="0046104C" w:rsidRPr="000D1CB5" w:rsidRDefault="0046104C" w:rsidP="0048330D">
            <w:pPr>
              <w:jc w:val="center"/>
              <w:rPr>
                <w:rFonts w:ascii="Calibri" w:hAnsi="Calibri"/>
                <w:sz w:val="18"/>
                <w:szCs w:val="18"/>
              </w:rPr>
            </w:pPr>
          </w:p>
        </w:tc>
        <w:tc>
          <w:tcPr>
            <w:tcW w:w="0" w:type="auto"/>
            <w:vAlign w:val="center"/>
          </w:tcPr>
          <w:p w14:paraId="1042F612" w14:textId="77777777" w:rsidR="0046104C" w:rsidRPr="000D1CB5" w:rsidRDefault="0046104C" w:rsidP="0048330D">
            <w:pPr>
              <w:jc w:val="center"/>
              <w:rPr>
                <w:rFonts w:ascii="Calibri" w:hAnsi="Calibri"/>
                <w:b/>
                <w:sz w:val="18"/>
                <w:szCs w:val="18"/>
              </w:rPr>
            </w:pPr>
            <w:r w:rsidRPr="000D1CB5">
              <w:rPr>
                <w:rFonts w:ascii="Calibri" w:hAnsi="Calibri"/>
                <w:b/>
                <w:sz w:val="18"/>
                <w:szCs w:val="18"/>
              </w:rPr>
              <w:t>35</w:t>
            </w:r>
          </w:p>
        </w:tc>
        <w:tc>
          <w:tcPr>
            <w:tcW w:w="0" w:type="auto"/>
            <w:vAlign w:val="center"/>
          </w:tcPr>
          <w:p w14:paraId="1042F613" w14:textId="77777777" w:rsidR="0046104C" w:rsidRPr="000D1CB5" w:rsidRDefault="0046104C" w:rsidP="0048330D">
            <w:pPr>
              <w:jc w:val="center"/>
              <w:rPr>
                <w:rFonts w:ascii="Calibri" w:hAnsi="Calibri"/>
                <w:sz w:val="18"/>
                <w:szCs w:val="18"/>
              </w:rPr>
            </w:pPr>
            <w:r w:rsidRPr="000D1CB5">
              <w:rPr>
                <w:rFonts w:ascii="Calibri" w:hAnsi="Calibri"/>
                <w:sz w:val="18"/>
                <w:szCs w:val="18"/>
              </w:rPr>
              <w:t>0.961</w:t>
            </w:r>
          </w:p>
        </w:tc>
        <w:tc>
          <w:tcPr>
            <w:tcW w:w="0" w:type="auto"/>
            <w:vAlign w:val="center"/>
          </w:tcPr>
          <w:p w14:paraId="1042F614" w14:textId="77777777" w:rsidR="0046104C" w:rsidRPr="000D1CB5" w:rsidRDefault="0046104C" w:rsidP="0048330D">
            <w:pPr>
              <w:jc w:val="center"/>
              <w:rPr>
                <w:rFonts w:ascii="Calibri" w:hAnsi="Calibri"/>
                <w:sz w:val="18"/>
                <w:szCs w:val="18"/>
              </w:rPr>
            </w:pPr>
            <w:r w:rsidRPr="000D1CB5">
              <w:rPr>
                <w:rFonts w:ascii="Calibri" w:hAnsi="Calibri"/>
                <w:sz w:val="18"/>
                <w:szCs w:val="18"/>
              </w:rPr>
              <w:t>0.956</w:t>
            </w:r>
          </w:p>
        </w:tc>
        <w:tc>
          <w:tcPr>
            <w:tcW w:w="0" w:type="auto"/>
            <w:vAlign w:val="center"/>
          </w:tcPr>
          <w:p w14:paraId="1042F615" w14:textId="77777777" w:rsidR="0046104C" w:rsidRPr="000D1CB5" w:rsidRDefault="0046104C" w:rsidP="0048330D">
            <w:pPr>
              <w:jc w:val="center"/>
              <w:rPr>
                <w:rFonts w:ascii="Calibri" w:hAnsi="Calibri"/>
                <w:sz w:val="18"/>
                <w:szCs w:val="18"/>
              </w:rPr>
            </w:pPr>
            <w:r w:rsidRPr="000D1CB5">
              <w:rPr>
                <w:rFonts w:ascii="Calibri" w:hAnsi="Calibri"/>
                <w:sz w:val="18"/>
                <w:szCs w:val="18"/>
              </w:rPr>
              <w:t>0.952</w:t>
            </w:r>
          </w:p>
        </w:tc>
        <w:tc>
          <w:tcPr>
            <w:tcW w:w="0" w:type="auto"/>
            <w:vAlign w:val="center"/>
          </w:tcPr>
          <w:p w14:paraId="1042F616" w14:textId="77777777" w:rsidR="0046104C" w:rsidRPr="000D1CB5" w:rsidRDefault="0046104C" w:rsidP="0048330D">
            <w:pPr>
              <w:jc w:val="center"/>
              <w:rPr>
                <w:rFonts w:ascii="Calibri" w:hAnsi="Calibri"/>
                <w:sz w:val="18"/>
                <w:szCs w:val="18"/>
              </w:rPr>
            </w:pPr>
            <w:r w:rsidRPr="000D1CB5">
              <w:rPr>
                <w:rFonts w:ascii="Calibri" w:hAnsi="Calibri"/>
                <w:sz w:val="18"/>
                <w:szCs w:val="18"/>
              </w:rPr>
              <w:t>0.947</w:t>
            </w:r>
          </w:p>
        </w:tc>
        <w:tc>
          <w:tcPr>
            <w:tcW w:w="0" w:type="auto"/>
            <w:vAlign w:val="center"/>
          </w:tcPr>
          <w:p w14:paraId="1042F617" w14:textId="77777777" w:rsidR="0046104C" w:rsidRPr="000D1CB5" w:rsidRDefault="0046104C" w:rsidP="0048330D">
            <w:pPr>
              <w:jc w:val="center"/>
              <w:rPr>
                <w:rFonts w:ascii="Calibri" w:hAnsi="Calibri"/>
                <w:sz w:val="18"/>
                <w:szCs w:val="18"/>
              </w:rPr>
            </w:pPr>
            <w:r w:rsidRPr="000D1CB5">
              <w:rPr>
                <w:rFonts w:ascii="Calibri" w:hAnsi="Calibri"/>
                <w:sz w:val="18"/>
                <w:szCs w:val="18"/>
              </w:rPr>
              <w:t>0.943</w:t>
            </w:r>
          </w:p>
        </w:tc>
        <w:tc>
          <w:tcPr>
            <w:tcW w:w="0" w:type="auto"/>
            <w:vAlign w:val="center"/>
          </w:tcPr>
          <w:p w14:paraId="1042F618" w14:textId="77777777" w:rsidR="0046104C" w:rsidRPr="000D1CB5" w:rsidRDefault="0046104C" w:rsidP="0048330D">
            <w:pPr>
              <w:jc w:val="center"/>
              <w:rPr>
                <w:rFonts w:ascii="Calibri" w:hAnsi="Calibri"/>
                <w:sz w:val="18"/>
                <w:szCs w:val="18"/>
              </w:rPr>
            </w:pPr>
            <w:r w:rsidRPr="000D1CB5">
              <w:rPr>
                <w:rFonts w:ascii="Calibri" w:hAnsi="Calibri"/>
                <w:sz w:val="18"/>
                <w:szCs w:val="18"/>
              </w:rPr>
              <w:t>0.938</w:t>
            </w:r>
          </w:p>
        </w:tc>
        <w:tc>
          <w:tcPr>
            <w:tcW w:w="0" w:type="auto"/>
            <w:vAlign w:val="center"/>
          </w:tcPr>
          <w:p w14:paraId="1042F619" w14:textId="77777777" w:rsidR="0046104C" w:rsidRPr="000D1CB5" w:rsidRDefault="0046104C" w:rsidP="0048330D">
            <w:pPr>
              <w:jc w:val="center"/>
              <w:rPr>
                <w:rFonts w:ascii="Calibri" w:hAnsi="Calibri"/>
                <w:sz w:val="18"/>
                <w:szCs w:val="18"/>
              </w:rPr>
            </w:pPr>
            <w:r w:rsidRPr="000D1CB5">
              <w:rPr>
                <w:rFonts w:ascii="Calibri" w:hAnsi="Calibri"/>
                <w:sz w:val="18"/>
                <w:szCs w:val="18"/>
              </w:rPr>
              <w:t>0.934</w:t>
            </w:r>
          </w:p>
        </w:tc>
        <w:tc>
          <w:tcPr>
            <w:tcW w:w="0" w:type="auto"/>
            <w:vAlign w:val="center"/>
          </w:tcPr>
          <w:p w14:paraId="1042F61A" w14:textId="77777777" w:rsidR="0046104C" w:rsidRPr="000D1CB5" w:rsidRDefault="0046104C" w:rsidP="0048330D">
            <w:pPr>
              <w:jc w:val="center"/>
              <w:rPr>
                <w:rFonts w:ascii="Calibri" w:hAnsi="Calibri"/>
                <w:sz w:val="18"/>
                <w:szCs w:val="18"/>
              </w:rPr>
            </w:pPr>
            <w:r w:rsidRPr="000D1CB5">
              <w:rPr>
                <w:rFonts w:ascii="Calibri" w:hAnsi="Calibri"/>
                <w:sz w:val="18"/>
                <w:szCs w:val="18"/>
              </w:rPr>
              <w:t>0.930</w:t>
            </w:r>
          </w:p>
        </w:tc>
        <w:tc>
          <w:tcPr>
            <w:tcW w:w="0" w:type="auto"/>
            <w:vAlign w:val="center"/>
          </w:tcPr>
          <w:p w14:paraId="1042F61B" w14:textId="77777777" w:rsidR="0046104C" w:rsidRPr="000D1CB5" w:rsidRDefault="0046104C" w:rsidP="0048330D">
            <w:pPr>
              <w:jc w:val="center"/>
              <w:rPr>
                <w:rFonts w:ascii="Calibri" w:hAnsi="Calibri"/>
                <w:sz w:val="18"/>
                <w:szCs w:val="18"/>
              </w:rPr>
            </w:pPr>
            <w:r w:rsidRPr="000D1CB5">
              <w:rPr>
                <w:rFonts w:ascii="Calibri" w:hAnsi="Calibri"/>
                <w:sz w:val="18"/>
                <w:szCs w:val="18"/>
              </w:rPr>
              <w:t>0.926</w:t>
            </w:r>
          </w:p>
        </w:tc>
      </w:tr>
      <w:tr w:rsidR="0046104C" w:rsidRPr="000D1CB5" w14:paraId="1042F628" w14:textId="77777777" w:rsidTr="00147921">
        <w:trPr>
          <w:cantSplit/>
          <w:trHeight w:hRule="exact" w:val="187"/>
          <w:jc w:val="center"/>
        </w:trPr>
        <w:tc>
          <w:tcPr>
            <w:tcW w:w="0" w:type="auto"/>
            <w:vMerge/>
            <w:vAlign w:val="center"/>
          </w:tcPr>
          <w:p w14:paraId="1042F61D" w14:textId="77777777" w:rsidR="0046104C" w:rsidRPr="000D1CB5" w:rsidRDefault="0046104C" w:rsidP="0048330D">
            <w:pPr>
              <w:jc w:val="center"/>
              <w:rPr>
                <w:rFonts w:ascii="Calibri" w:hAnsi="Calibri"/>
                <w:sz w:val="18"/>
                <w:szCs w:val="18"/>
              </w:rPr>
            </w:pPr>
          </w:p>
        </w:tc>
        <w:tc>
          <w:tcPr>
            <w:tcW w:w="0" w:type="auto"/>
            <w:vAlign w:val="center"/>
          </w:tcPr>
          <w:p w14:paraId="1042F61E" w14:textId="77777777" w:rsidR="0046104C" w:rsidRPr="000D1CB5" w:rsidRDefault="0046104C" w:rsidP="0048330D">
            <w:pPr>
              <w:jc w:val="center"/>
              <w:rPr>
                <w:rFonts w:ascii="Calibri" w:hAnsi="Calibri"/>
                <w:b/>
                <w:sz w:val="18"/>
                <w:szCs w:val="18"/>
              </w:rPr>
            </w:pPr>
            <w:r w:rsidRPr="000D1CB5">
              <w:rPr>
                <w:rFonts w:ascii="Calibri" w:hAnsi="Calibri"/>
                <w:b/>
                <w:sz w:val="18"/>
                <w:szCs w:val="18"/>
              </w:rPr>
              <w:t>40</w:t>
            </w:r>
          </w:p>
        </w:tc>
        <w:tc>
          <w:tcPr>
            <w:tcW w:w="0" w:type="auto"/>
            <w:vAlign w:val="center"/>
          </w:tcPr>
          <w:p w14:paraId="1042F61F" w14:textId="77777777" w:rsidR="0046104C" w:rsidRPr="000D1CB5" w:rsidRDefault="0046104C" w:rsidP="0048330D">
            <w:pPr>
              <w:jc w:val="center"/>
              <w:rPr>
                <w:rFonts w:ascii="Calibri" w:hAnsi="Calibri"/>
                <w:sz w:val="18"/>
                <w:szCs w:val="18"/>
              </w:rPr>
            </w:pPr>
            <w:r w:rsidRPr="000D1CB5">
              <w:rPr>
                <w:rFonts w:ascii="Calibri" w:hAnsi="Calibri"/>
                <w:sz w:val="18"/>
                <w:szCs w:val="18"/>
              </w:rPr>
              <w:t>0.970</w:t>
            </w:r>
          </w:p>
        </w:tc>
        <w:tc>
          <w:tcPr>
            <w:tcW w:w="0" w:type="auto"/>
            <w:vAlign w:val="center"/>
          </w:tcPr>
          <w:p w14:paraId="1042F620" w14:textId="77777777" w:rsidR="0046104C" w:rsidRPr="000D1CB5" w:rsidRDefault="0046104C" w:rsidP="0048330D">
            <w:pPr>
              <w:jc w:val="center"/>
              <w:rPr>
                <w:rFonts w:ascii="Calibri" w:hAnsi="Calibri"/>
                <w:sz w:val="18"/>
                <w:szCs w:val="18"/>
              </w:rPr>
            </w:pPr>
            <w:r w:rsidRPr="000D1CB5">
              <w:rPr>
                <w:rFonts w:ascii="Calibri" w:hAnsi="Calibri"/>
                <w:sz w:val="18"/>
                <w:szCs w:val="18"/>
              </w:rPr>
              <w:t>0.965</w:t>
            </w:r>
          </w:p>
        </w:tc>
        <w:tc>
          <w:tcPr>
            <w:tcW w:w="0" w:type="auto"/>
            <w:vAlign w:val="center"/>
          </w:tcPr>
          <w:p w14:paraId="1042F621" w14:textId="77777777" w:rsidR="0046104C" w:rsidRPr="000D1CB5" w:rsidRDefault="0046104C" w:rsidP="0048330D">
            <w:pPr>
              <w:jc w:val="center"/>
              <w:rPr>
                <w:rFonts w:ascii="Calibri" w:hAnsi="Calibri"/>
                <w:sz w:val="18"/>
                <w:szCs w:val="18"/>
              </w:rPr>
            </w:pPr>
            <w:r w:rsidRPr="000D1CB5">
              <w:rPr>
                <w:rFonts w:ascii="Calibri" w:hAnsi="Calibri"/>
                <w:sz w:val="18"/>
                <w:szCs w:val="18"/>
              </w:rPr>
              <w:t>0.960</w:t>
            </w:r>
          </w:p>
        </w:tc>
        <w:tc>
          <w:tcPr>
            <w:tcW w:w="0" w:type="auto"/>
            <w:vAlign w:val="center"/>
          </w:tcPr>
          <w:p w14:paraId="1042F622" w14:textId="77777777" w:rsidR="0046104C" w:rsidRPr="000D1CB5" w:rsidRDefault="0046104C" w:rsidP="0048330D">
            <w:pPr>
              <w:jc w:val="center"/>
              <w:rPr>
                <w:rFonts w:ascii="Calibri" w:hAnsi="Calibri"/>
                <w:sz w:val="18"/>
                <w:szCs w:val="18"/>
              </w:rPr>
            </w:pPr>
            <w:r w:rsidRPr="000D1CB5">
              <w:rPr>
                <w:rFonts w:ascii="Calibri" w:hAnsi="Calibri"/>
                <w:sz w:val="18"/>
                <w:szCs w:val="18"/>
              </w:rPr>
              <w:t>0.956</w:t>
            </w:r>
          </w:p>
        </w:tc>
        <w:tc>
          <w:tcPr>
            <w:tcW w:w="0" w:type="auto"/>
            <w:vAlign w:val="center"/>
          </w:tcPr>
          <w:p w14:paraId="1042F623" w14:textId="77777777" w:rsidR="0046104C" w:rsidRPr="000D1CB5" w:rsidRDefault="0046104C" w:rsidP="0048330D">
            <w:pPr>
              <w:jc w:val="center"/>
              <w:rPr>
                <w:rFonts w:ascii="Calibri" w:hAnsi="Calibri"/>
                <w:sz w:val="18"/>
                <w:szCs w:val="18"/>
              </w:rPr>
            </w:pPr>
            <w:r w:rsidRPr="000D1CB5">
              <w:rPr>
                <w:rFonts w:ascii="Calibri" w:hAnsi="Calibri"/>
                <w:sz w:val="18"/>
                <w:szCs w:val="18"/>
              </w:rPr>
              <w:t>0.951</w:t>
            </w:r>
          </w:p>
        </w:tc>
        <w:tc>
          <w:tcPr>
            <w:tcW w:w="0" w:type="auto"/>
            <w:vAlign w:val="center"/>
          </w:tcPr>
          <w:p w14:paraId="1042F624" w14:textId="77777777" w:rsidR="0046104C" w:rsidRPr="000D1CB5" w:rsidRDefault="0046104C" w:rsidP="0048330D">
            <w:pPr>
              <w:jc w:val="center"/>
              <w:rPr>
                <w:rFonts w:ascii="Calibri" w:hAnsi="Calibri"/>
                <w:sz w:val="18"/>
                <w:szCs w:val="18"/>
              </w:rPr>
            </w:pPr>
            <w:r w:rsidRPr="000D1CB5">
              <w:rPr>
                <w:rFonts w:ascii="Calibri" w:hAnsi="Calibri"/>
                <w:sz w:val="18"/>
                <w:szCs w:val="18"/>
              </w:rPr>
              <w:t>0.947</w:t>
            </w:r>
          </w:p>
        </w:tc>
        <w:tc>
          <w:tcPr>
            <w:tcW w:w="0" w:type="auto"/>
            <w:vAlign w:val="center"/>
          </w:tcPr>
          <w:p w14:paraId="1042F625" w14:textId="77777777" w:rsidR="0046104C" w:rsidRPr="000D1CB5" w:rsidRDefault="0046104C" w:rsidP="0048330D">
            <w:pPr>
              <w:jc w:val="center"/>
              <w:rPr>
                <w:rFonts w:ascii="Calibri" w:hAnsi="Calibri"/>
                <w:sz w:val="18"/>
                <w:szCs w:val="18"/>
              </w:rPr>
            </w:pPr>
            <w:r w:rsidRPr="000D1CB5">
              <w:rPr>
                <w:rFonts w:ascii="Calibri" w:hAnsi="Calibri"/>
                <w:sz w:val="18"/>
                <w:szCs w:val="18"/>
              </w:rPr>
              <w:t>0.942</w:t>
            </w:r>
          </w:p>
        </w:tc>
        <w:tc>
          <w:tcPr>
            <w:tcW w:w="0" w:type="auto"/>
            <w:vAlign w:val="center"/>
          </w:tcPr>
          <w:p w14:paraId="1042F626" w14:textId="77777777" w:rsidR="0046104C" w:rsidRPr="000D1CB5" w:rsidRDefault="0046104C" w:rsidP="0048330D">
            <w:pPr>
              <w:jc w:val="center"/>
              <w:rPr>
                <w:rFonts w:ascii="Calibri" w:hAnsi="Calibri"/>
                <w:sz w:val="18"/>
                <w:szCs w:val="18"/>
              </w:rPr>
            </w:pPr>
            <w:r w:rsidRPr="000D1CB5">
              <w:rPr>
                <w:rFonts w:ascii="Calibri" w:hAnsi="Calibri"/>
                <w:sz w:val="18"/>
                <w:szCs w:val="18"/>
              </w:rPr>
              <w:t>0.938</w:t>
            </w:r>
          </w:p>
        </w:tc>
        <w:tc>
          <w:tcPr>
            <w:tcW w:w="0" w:type="auto"/>
            <w:vAlign w:val="center"/>
          </w:tcPr>
          <w:p w14:paraId="1042F627" w14:textId="77777777" w:rsidR="0046104C" w:rsidRPr="000D1CB5" w:rsidRDefault="0046104C" w:rsidP="0048330D">
            <w:pPr>
              <w:jc w:val="center"/>
              <w:rPr>
                <w:rFonts w:ascii="Calibri" w:hAnsi="Calibri"/>
                <w:sz w:val="18"/>
                <w:szCs w:val="18"/>
              </w:rPr>
            </w:pPr>
            <w:r w:rsidRPr="000D1CB5">
              <w:rPr>
                <w:rFonts w:ascii="Calibri" w:hAnsi="Calibri"/>
                <w:sz w:val="18"/>
                <w:szCs w:val="18"/>
              </w:rPr>
              <w:t>0.934</w:t>
            </w:r>
          </w:p>
        </w:tc>
      </w:tr>
      <w:tr w:rsidR="0046104C" w:rsidRPr="000D1CB5" w14:paraId="1042F634" w14:textId="77777777" w:rsidTr="00147921">
        <w:trPr>
          <w:cantSplit/>
          <w:trHeight w:hRule="exact" w:val="187"/>
          <w:jc w:val="center"/>
        </w:trPr>
        <w:tc>
          <w:tcPr>
            <w:tcW w:w="0" w:type="auto"/>
            <w:vMerge/>
            <w:vAlign w:val="center"/>
          </w:tcPr>
          <w:p w14:paraId="1042F629" w14:textId="77777777" w:rsidR="0046104C" w:rsidRPr="000D1CB5" w:rsidRDefault="0046104C" w:rsidP="0048330D">
            <w:pPr>
              <w:jc w:val="center"/>
              <w:rPr>
                <w:rFonts w:ascii="Calibri" w:hAnsi="Calibri"/>
                <w:sz w:val="18"/>
                <w:szCs w:val="18"/>
              </w:rPr>
            </w:pPr>
          </w:p>
        </w:tc>
        <w:tc>
          <w:tcPr>
            <w:tcW w:w="0" w:type="auto"/>
            <w:vAlign w:val="center"/>
          </w:tcPr>
          <w:p w14:paraId="1042F62A" w14:textId="77777777" w:rsidR="0046104C" w:rsidRPr="000D1CB5" w:rsidRDefault="0046104C" w:rsidP="0048330D">
            <w:pPr>
              <w:jc w:val="center"/>
              <w:rPr>
                <w:rFonts w:ascii="Calibri" w:hAnsi="Calibri"/>
                <w:b/>
                <w:sz w:val="18"/>
                <w:szCs w:val="18"/>
              </w:rPr>
            </w:pPr>
            <w:r w:rsidRPr="000D1CB5">
              <w:rPr>
                <w:rFonts w:ascii="Calibri" w:hAnsi="Calibri"/>
                <w:b/>
                <w:sz w:val="18"/>
                <w:szCs w:val="18"/>
              </w:rPr>
              <w:t>45</w:t>
            </w:r>
          </w:p>
        </w:tc>
        <w:tc>
          <w:tcPr>
            <w:tcW w:w="0" w:type="auto"/>
            <w:vAlign w:val="center"/>
          </w:tcPr>
          <w:p w14:paraId="1042F62B" w14:textId="77777777" w:rsidR="0046104C" w:rsidRPr="000D1CB5" w:rsidRDefault="0046104C" w:rsidP="0048330D">
            <w:pPr>
              <w:jc w:val="center"/>
              <w:rPr>
                <w:rFonts w:ascii="Calibri" w:hAnsi="Calibri"/>
                <w:sz w:val="18"/>
                <w:szCs w:val="18"/>
              </w:rPr>
            </w:pPr>
            <w:r w:rsidRPr="000D1CB5">
              <w:rPr>
                <w:rFonts w:ascii="Calibri" w:hAnsi="Calibri"/>
                <w:sz w:val="18"/>
                <w:szCs w:val="18"/>
              </w:rPr>
              <w:t>0.978</w:t>
            </w:r>
          </w:p>
        </w:tc>
        <w:tc>
          <w:tcPr>
            <w:tcW w:w="0" w:type="auto"/>
            <w:vAlign w:val="center"/>
          </w:tcPr>
          <w:p w14:paraId="1042F62C" w14:textId="77777777" w:rsidR="0046104C" w:rsidRPr="000D1CB5" w:rsidRDefault="0046104C" w:rsidP="0048330D">
            <w:pPr>
              <w:jc w:val="center"/>
              <w:rPr>
                <w:rFonts w:ascii="Calibri" w:hAnsi="Calibri"/>
                <w:sz w:val="18"/>
                <w:szCs w:val="18"/>
              </w:rPr>
            </w:pPr>
            <w:r w:rsidRPr="000D1CB5">
              <w:rPr>
                <w:rFonts w:ascii="Calibri" w:hAnsi="Calibri"/>
                <w:sz w:val="18"/>
                <w:szCs w:val="18"/>
              </w:rPr>
              <w:t>0.974</w:t>
            </w:r>
          </w:p>
        </w:tc>
        <w:tc>
          <w:tcPr>
            <w:tcW w:w="0" w:type="auto"/>
            <w:vAlign w:val="center"/>
          </w:tcPr>
          <w:p w14:paraId="1042F62D" w14:textId="77777777" w:rsidR="0046104C" w:rsidRPr="000D1CB5" w:rsidRDefault="0046104C" w:rsidP="0048330D">
            <w:pPr>
              <w:jc w:val="center"/>
              <w:rPr>
                <w:rFonts w:ascii="Calibri" w:hAnsi="Calibri"/>
                <w:sz w:val="18"/>
                <w:szCs w:val="18"/>
              </w:rPr>
            </w:pPr>
            <w:r w:rsidRPr="000D1CB5">
              <w:rPr>
                <w:rFonts w:ascii="Calibri" w:hAnsi="Calibri"/>
                <w:sz w:val="18"/>
                <w:szCs w:val="18"/>
              </w:rPr>
              <w:t>0.961</w:t>
            </w:r>
          </w:p>
        </w:tc>
        <w:tc>
          <w:tcPr>
            <w:tcW w:w="0" w:type="auto"/>
            <w:vAlign w:val="center"/>
          </w:tcPr>
          <w:p w14:paraId="1042F62E" w14:textId="77777777" w:rsidR="0046104C" w:rsidRPr="000D1CB5" w:rsidRDefault="0046104C" w:rsidP="0048330D">
            <w:pPr>
              <w:jc w:val="center"/>
              <w:rPr>
                <w:rFonts w:ascii="Calibri" w:hAnsi="Calibri"/>
                <w:sz w:val="18"/>
                <w:szCs w:val="18"/>
              </w:rPr>
            </w:pPr>
            <w:r w:rsidRPr="000D1CB5">
              <w:rPr>
                <w:rFonts w:ascii="Calibri" w:hAnsi="Calibri"/>
                <w:sz w:val="18"/>
                <w:szCs w:val="18"/>
              </w:rPr>
              <w:t>0.964</w:t>
            </w:r>
          </w:p>
        </w:tc>
        <w:tc>
          <w:tcPr>
            <w:tcW w:w="0" w:type="auto"/>
            <w:vAlign w:val="center"/>
          </w:tcPr>
          <w:p w14:paraId="1042F62F" w14:textId="77777777" w:rsidR="0046104C" w:rsidRPr="000D1CB5" w:rsidRDefault="0046104C" w:rsidP="0048330D">
            <w:pPr>
              <w:jc w:val="center"/>
              <w:rPr>
                <w:rFonts w:ascii="Calibri" w:hAnsi="Calibri"/>
                <w:sz w:val="18"/>
                <w:szCs w:val="18"/>
              </w:rPr>
            </w:pPr>
            <w:r w:rsidRPr="000D1CB5">
              <w:rPr>
                <w:rFonts w:ascii="Calibri" w:hAnsi="Calibri"/>
                <w:sz w:val="18"/>
                <w:szCs w:val="18"/>
              </w:rPr>
              <w:t>0.960</w:t>
            </w:r>
          </w:p>
        </w:tc>
        <w:tc>
          <w:tcPr>
            <w:tcW w:w="0" w:type="auto"/>
            <w:vAlign w:val="center"/>
          </w:tcPr>
          <w:p w14:paraId="1042F630" w14:textId="77777777" w:rsidR="0046104C" w:rsidRPr="000D1CB5" w:rsidRDefault="0046104C" w:rsidP="0048330D">
            <w:pPr>
              <w:jc w:val="center"/>
              <w:rPr>
                <w:rFonts w:ascii="Calibri" w:hAnsi="Calibri"/>
                <w:sz w:val="18"/>
                <w:szCs w:val="18"/>
              </w:rPr>
            </w:pPr>
            <w:r w:rsidRPr="000D1CB5">
              <w:rPr>
                <w:rFonts w:ascii="Calibri" w:hAnsi="Calibri"/>
                <w:sz w:val="18"/>
                <w:szCs w:val="18"/>
              </w:rPr>
              <w:t>0.955</w:t>
            </w:r>
          </w:p>
        </w:tc>
        <w:tc>
          <w:tcPr>
            <w:tcW w:w="0" w:type="auto"/>
            <w:vAlign w:val="center"/>
          </w:tcPr>
          <w:p w14:paraId="1042F631" w14:textId="77777777" w:rsidR="0046104C" w:rsidRPr="000D1CB5" w:rsidRDefault="0046104C" w:rsidP="0048330D">
            <w:pPr>
              <w:jc w:val="center"/>
              <w:rPr>
                <w:rFonts w:ascii="Calibri" w:hAnsi="Calibri"/>
                <w:sz w:val="18"/>
                <w:szCs w:val="18"/>
              </w:rPr>
            </w:pPr>
            <w:r w:rsidRPr="000D1CB5">
              <w:rPr>
                <w:rFonts w:ascii="Calibri" w:hAnsi="Calibri"/>
                <w:sz w:val="18"/>
                <w:szCs w:val="18"/>
              </w:rPr>
              <w:t>0.951</w:t>
            </w:r>
          </w:p>
        </w:tc>
        <w:tc>
          <w:tcPr>
            <w:tcW w:w="0" w:type="auto"/>
            <w:vAlign w:val="center"/>
          </w:tcPr>
          <w:p w14:paraId="1042F632" w14:textId="77777777" w:rsidR="0046104C" w:rsidRPr="000D1CB5" w:rsidRDefault="0046104C" w:rsidP="0048330D">
            <w:pPr>
              <w:jc w:val="center"/>
              <w:rPr>
                <w:rFonts w:ascii="Calibri" w:hAnsi="Calibri"/>
                <w:sz w:val="18"/>
                <w:szCs w:val="18"/>
              </w:rPr>
            </w:pPr>
            <w:r w:rsidRPr="000D1CB5">
              <w:rPr>
                <w:rFonts w:ascii="Calibri" w:hAnsi="Calibri"/>
                <w:sz w:val="18"/>
                <w:szCs w:val="18"/>
              </w:rPr>
              <w:t>0.946</w:t>
            </w:r>
          </w:p>
        </w:tc>
        <w:tc>
          <w:tcPr>
            <w:tcW w:w="0" w:type="auto"/>
            <w:vAlign w:val="center"/>
          </w:tcPr>
          <w:p w14:paraId="1042F633" w14:textId="77777777" w:rsidR="0046104C" w:rsidRPr="000D1CB5" w:rsidRDefault="0046104C" w:rsidP="0048330D">
            <w:pPr>
              <w:jc w:val="center"/>
              <w:rPr>
                <w:rFonts w:ascii="Calibri" w:hAnsi="Calibri"/>
                <w:sz w:val="18"/>
                <w:szCs w:val="18"/>
              </w:rPr>
            </w:pPr>
            <w:r w:rsidRPr="000D1CB5">
              <w:rPr>
                <w:rFonts w:ascii="Calibri" w:hAnsi="Calibri"/>
                <w:sz w:val="18"/>
                <w:szCs w:val="18"/>
              </w:rPr>
              <w:t>0.942</w:t>
            </w:r>
          </w:p>
        </w:tc>
      </w:tr>
      <w:tr w:rsidR="0046104C" w:rsidRPr="000D1CB5" w14:paraId="1042F640" w14:textId="77777777" w:rsidTr="00147921">
        <w:trPr>
          <w:cantSplit/>
          <w:trHeight w:hRule="exact" w:val="187"/>
          <w:jc w:val="center"/>
        </w:trPr>
        <w:tc>
          <w:tcPr>
            <w:tcW w:w="0" w:type="auto"/>
            <w:vMerge/>
            <w:vAlign w:val="center"/>
          </w:tcPr>
          <w:p w14:paraId="1042F635" w14:textId="77777777" w:rsidR="0046104C" w:rsidRPr="000D1CB5" w:rsidRDefault="0046104C" w:rsidP="0048330D">
            <w:pPr>
              <w:jc w:val="center"/>
              <w:rPr>
                <w:rFonts w:ascii="Calibri" w:hAnsi="Calibri"/>
                <w:sz w:val="18"/>
                <w:szCs w:val="18"/>
              </w:rPr>
            </w:pPr>
          </w:p>
        </w:tc>
        <w:tc>
          <w:tcPr>
            <w:tcW w:w="0" w:type="auto"/>
            <w:vAlign w:val="center"/>
          </w:tcPr>
          <w:p w14:paraId="1042F636" w14:textId="77777777" w:rsidR="0046104C" w:rsidRPr="000D1CB5" w:rsidRDefault="0046104C" w:rsidP="0048330D">
            <w:pPr>
              <w:jc w:val="center"/>
              <w:rPr>
                <w:rFonts w:ascii="Calibri" w:hAnsi="Calibri"/>
                <w:b/>
                <w:sz w:val="18"/>
                <w:szCs w:val="18"/>
              </w:rPr>
            </w:pPr>
            <w:r w:rsidRPr="000D1CB5">
              <w:rPr>
                <w:rFonts w:ascii="Calibri" w:hAnsi="Calibri"/>
                <w:b/>
                <w:sz w:val="18"/>
                <w:szCs w:val="18"/>
              </w:rPr>
              <w:t>50</w:t>
            </w:r>
          </w:p>
        </w:tc>
        <w:tc>
          <w:tcPr>
            <w:tcW w:w="0" w:type="auto"/>
            <w:vAlign w:val="center"/>
          </w:tcPr>
          <w:p w14:paraId="1042F637" w14:textId="77777777" w:rsidR="0046104C" w:rsidRPr="000D1CB5" w:rsidRDefault="0046104C" w:rsidP="0048330D">
            <w:pPr>
              <w:jc w:val="center"/>
              <w:rPr>
                <w:rFonts w:ascii="Calibri" w:hAnsi="Calibri"/>
                <w:sz w:val="18"/>
                <w:szCs w:val="18"/>
              </w:rPr>
            </w:pPr>
            <w:r w:rsidRPr="000D1CB5">
              <w:rPr>
                <w:rFonts w:ascii="Calibri" w:hAnsi="Calibri"/>
                <w:sz w:val="18"/>
                <w:szCs w:val="18"/>
              </w:rPr>
              <w:t>0.987</w:t>
            </w:r>
          </w:p>
        </w:tc>
        <w:tc>
          <w:tcPr>
            <w:tcW w:w="0" w:type="auto"/>
            <w:vAlign w:val="center"/>
          </w:tcPr>
          <w:p w14:paraId="1042F638" w14:textId="77777777" w:rsidR="0046104C" w:rsidRPr="000D1CB5" w:rsidRDefault="0046104C" w:rsidP="0048330D">
            <w:pPr>
              <w:jc w:val="center"/>
              <w:rPr>
                <w:rFonts w:ascii="Calibri" w:hAnsi="Calibri"/>
                <w:sz w:val="18"/>
                <w:szCs w:val="18"/>
              </w:rPr>
            </w:pPr>
            <w:r w:rsidRPr="000D1CB5">
              <w:rPr>
                <w:rFonts w:ascii="Calibri" w:hAnsi="Calibri"/>
                <w:sz w:val="18"/>
                <w:szCs w:val="18"/>
              </w:rPr>
              <w:t>0.982</w:t>
            </w:r>
          </w:p>
        </w:tc>
        <w:tc>
          <w:tcPr>
            <w:tcW w:w="0" w:type="auto"/>
            <w:vAlign w:val="center"/>
          </w:tcPr>
          <w:p w14:paraId="1042F639" w14:textId="77777777" w:rsidR="0046104C" w:rsidRPr="000D1CB5" w:rsidRDefault="0046104C" w:rsidP="0048330D">
            <w:pPr>
              <w:jc w:val="center"/>
              <w:rPr>
                <w:rFonts w:ascii="Calibri" w:hAnsi="Calibri"/>
                <w:sz w:val="18"/>
                <w:szCs w:val="18"/>
              </w:rPr>
            </w:pPr>
            <w:r w:rsidRPr="000D1CB5">
              <w:rPr>
                <w:rFonts w:ascii="Calibri" w:hAnsi="Calibri"/>
                <w:sz w:val="18"/>
                <w:szCs w:val="18"/>
              </w:rPr>
              <w:t>0.977</w:t>
            </w:r>
          </w:p>
        </w:tc>
        <w:tc>
          <w:tcPr>
            <w:tcW w:w="0" w:type="auto"/>
            <w:vAlign w:val="center"/>
          </w:tcPr>
          <w:p w14:paraId="1042F63A" w14:textId="77777777" w:rsidR="0046104C" w:rsidRPr="000D1CB5" w:rsidRDefault="0046104C" w:rsidP="0048330D">
            <w:pPr>
              <w:jc w:val="center"/>
              <w:rPr>
                <w:rFonts w:ascii="Calibri" w:hAnsi="Calibri"/>
                <w:sz w:val="18"/>
                <w:szCs w:val="18"/>
              </w:rPr>
            </w:pPr>
            <w:r w:rsidRPr="000D1CB5">
              <w:rPr>
                <w:rFonts w:ascii="Calibri" w:hAnsi="Calibri"/>
                <w:sz w:val="18"/>
                <w:szCs w:val="18"/>
              </w:rPr>
              <w:t>0.973</w:t>
            </w:r>
          </w:p>
        </w:tc>
        <w:tc>
          <w:tcPr>
            <w:tcW w:w="0" w:type="auto"/>
            <w:vAlign w:val="center"/>
          </w:tcPr>
          <w:p w14:paraId="1042F63B" w14:textId="77777777" w:rsidR="0046104C" w:rsidRPr="000D1CB5" w:rsidRDefault="0046104C" w:rsidP="0048330D">
            <w:pPr>
              <w:jc w:val="center"/>
              <w:rPr>
                <w:rFonts w:ascii="Calibri" w:hAnsi="Calibri"/>
                <w:sz w:val="18"/>
                <w:szCs w:val="18"/>
              </w:rPr>
            </w:pPr>
            <w:r w:rsidRPr="000D1CB5">
              <w:rPr>
                <w:rFonts w:ascii="Calibri" w:hAnsi="Calibri"/>
                <w:sz w:val="18"/>
                <w:szCs w:val="18"/>
              </w:rPr>
              <w:t>0.968</w:t>
            </w:r>
          </w:p>
        </w:tc>
        <w:tc>
          <w:tcPr>
            <w:tcW w:w="0" w:type="auto"/>
            <w:vAlign w:val="center"/>
          </w:tcPr>
          <w:p w14:paraId="1042F63C" w14:textId="77777777" w:rsidR="0046104C" w:rsidRPr="000D1CB5" w:rsidRDefault="0046104C" w:rsidP="0048330D">
            <w:pPr>
              <w:jc w:val="center"/>
              <w:rPr>
                <w:rFonts w:ascii="Calibri" w:hAnsi="Calibri"/>
                <w:sz w:val="18"/>
                <w:szCs w:val="18"/>
              </w:rPr>
            </w:pPr>
            <w:r w:rsidRPr="000D1CB5">
              <w:rPr>
                <w:rFonts w:ascii="Calibri" w:hAnsi="Calibri"/>
                <w:sz w:val="18"/>
                <w:szCs w:val="18"/>
              </w:rPr>
              <w:t>0.963</w:t>
            </w:r>
          </w:p>
        </w:tc>
        <w:tc>
          <w:tcPr>
            <w:tcW w:w="0" w:type="auto"/>
            <w:vAlign w:val="center"/>
          </w:tcPr>
          <w:p w14:paraId="1042F63D" w14:textId="77777777" w:rsidR="0046104C" w:rsidRPr="000D1CB5" w:rsidRDefault="0046104C" w:rsidP="0048330D">
            <w:pPr>
              <w:jc w:val="center"/>
              <w:rPr>
                <w:rFonts w:ascii="Calibri" w:hAnsi="Calibri"/>
                <w:sz w:val="18"/>
                <w:szCs w:val="18"/>
              </w:rPr>
            </w:pPr>
            <w:r w:rsidRPr="000D1CB5">
              <w:rPr>
                <w:rFonts w:ascii="Calibri" w:hAnsi="Calibri"/>
                <w:sz w:val="18"/>
                <w:szCs w:val="18"/>
              </w:rPr>
              <w:t>0.959</w:t>
            </w:r>
          </w:p>
        </w:tc>
        <w:tc>
          <w:tcPr>
            <w:tcW w:w="0" w:type="auto"/>
            <w:vAlign w:val="center"/>
          </w:tcPr>
          <w:p w14:paraId="1042F63E" w14:textId="77777777" w:rsidR="0046104C" w:rsidRPr="000D1CB5" w:rsidRDefault="0046104C" w:rsidP="0048330D">
            <w:pPr>
              <w:jc w:val="center"/>
              <w:rPr>
                <w:rFonts w:ascii="Calibri" w:hAnsi="Calibri"/>
                <w:sz w:val="18"/>
                <w:szCs w:val="18"/>
              </w:rPr>
            </w:pPr>
            <w:r w:rsidRPr="000D1CB5">
              <w:rPr>
                <w:rFonts w:ascii="Calibri" w:hAnsi="Calibri"/>
                <w:sz w:val="18"/>
                <w:szCs w:val="18"/>
              </w:rPr>
              <w:t>0.955</w:t>
            </w:r>
          </w:p>
        </w:tc>
        <w:tc>
          <w:tcPr>
            <w:tcW w:w="0" w:type="auto"/>
            <w:vAlign w:val="center"/>
          </w:tcPr>
          <w:p w14:paraId="1042F63F" w14:textId="77777777" w:rsidR="0046104C" w:rsidRPr="000D1CB5" w:rsidRDefault="0046104C" w:rsidP="0048330D">
            <w:pPr>
              <w:jc w:val="center"/>
              <w:rPr>
                <w:rFonts w:ascii="Calibri" w:hAnsi="Calibri"/>
                <w:sz w:val="18"/>
                <w:szCs w:val="18"/>
              </w:rPr>
            </w:pPr>
            <w:r w:rsidRPr="000D1CB5">
              <w:rPr>
                <w:rFonts w:ascii="Calibri" w:hAnsi="Calibri"/>
                <w:sz w:val="18"/>
                <w:szCs w:val="18"/>
              </w:rPr>
              <w:t>0.950</w:t>
            </w:r>
          </w:p>
        </w:tc>
      </w:tr>
      <w:tr w:rsidR="0046104C" w:rsidRPr="000D1CB5" w14:paraId="1042F64C" w14:textId="77777777" w:rsidTr="00147921">
        <w:trPr>
          <w:cantSplit/>
          <w:trHeight w:hRule="exact" w:val="187"/>
          <w:jc w:val="center"/>
        </w:trPr>
        <w:tc>
          <w:tcPr>
            <w:tcW w:w="0" w:type="auto"/>
            <w:vMerge/>
            <w:vAlign w:val="center"/>
          </w:tcPr>
          <w:p w14:paraId="1042F641" w14:textId="77777777" w:rsidR="0046104C" w:rsidRPr="000D1CB5" w:rsidRDefault="0046104C" w:rsidP="0048330D">
            <w:pPr>
              <w:jc w:val="center"/>
              <w:rPr>
                <w:rFonts w:ascii="Calibri" w:hAnsi="Calibri"/>
                <w:sz w:val="18"/>
                <w:szCs w:val="18"/>
              </w:rPr>
            </w:pPr>
          </w:p>
        </w:tc>
        <w:tc>
          <w:tcPr>
            <w:tcW w:w="0" w:type="auto"/>
            <w:vAlign w:val="center"/>
          </w:tcPr>
          <w:p w14:paraId="1042F642" w14:textId="77777777" w:rsidR="0046104C" w:rsidRPr="000D1CB5" w:rsidRDefault="0046104C" w:rsidP="0048330D">
            <w:pPr>
              <w:jc w:val="center"/>
              <w:rPr>
                <w:rFonts w:ascii="Calibri" w:hAnsi="Calibri"/>
                <w:b/>
                <w:sz w:val="18"/>
                <w:szCs w:val="18"/>
              </w:rPr>
            </w:pPr>
            <w:r w:rsidRPr="000D1CB5">
              <w:rPr>
                <w:rFonts w:ascii="Calibri" w:hAnsi="Calibri"/>
                <w:b/>
                <w:sz w:val="18"/>
                <w:szCs w:val="18"/>
              </w:rPr>
              <w:t>55</w:t>
            </w:r>
          </w:p>
        </w:tc>
        <w:tc>
          <w:tcPr>
            <w:tcW w:w="0" w:type="auto"/>
            <w:vAlign w:val="center"/>
          </w:tcPr>
          <w:p w14:paraId="1042F643" w14:textId="77777777" w:rsidR="0046104C" w:rsidRPr="000D1CB5" w:rsidRDefault="0046104C" w:rsidP="0048330D">
            <w:pPr>
              <w:jc w:val="center"/>
              <w:rPr>
                <w:rFonts w:ascii="Calibri" w:hAnsi="Calibri"/>
                <w:sz w:val="18"/>
                <w:szCs w:val="18"/>
              </w:rPr>
            </w:pPr>
            <w:r w:rsidRPr="000D1CB5">
              <w:rPr>
                <w:rFonts w:ascii="Calibri" w:hAnsi="Calibri"/>
                <w:sz w:val="18"/>
                <w:szCs w:val="18"/>
              </w:rPr>
              <w:t>0.995</w:t>
            </w:r>
          </w:p>
        </w:tc>
        <w:tc>
          <w:tcPr>
            <w:tcW w:w="0" w:type="auto"/>
            <w:vAlign w:val="center"/>
          </w:tcPr>
          <w:p w14:paraId="1042F644" w14:textId="77777777" w:rsidR="0046104C" w:rsidRPr="000D1CB5" w:rsidRDefault="0046104C" w:rsidP="0048330D">
            <w:pPr>
              <w:jc w:val="center"/>
              <w:rPr>
                <w:rFonts w:ascii="Calibri" w:hAnsi="Calibri"/>
                <w:sz w:val="18"/>
                <w:szCs w:val="18"/>
              </w:rPr>
            </w:pPr>
            <w:r w:rsidRPr="000D1CB5">
              <w:rPr>
                <w:rFonts w:ascii="Calibri" w:hAnsi="Calibri"/>
                <w:sz w:val="18"/>
                <w:szCs w:val="18"/>
              </w:rPr>
              <w:t>0.990</w:t>
            </w:r>
          </w:p>
        </w:tc>
        <w:tc>
          <w:tcPr>
            <w:tcW w:w="0" w:type="auto"/>
            <w:vAlign w:val="center"/>
          </w:tcPr>
          <w:p w14:paraId="1042F645" w14:textId="77777777" w:rsidR="0046104C" w:rsidRPr="000D1CB5" w:rsidRDefault="0046104C" w:rsidP="0048330D">
            <w:pPr>
              <w:jc w:val="center"/>
              <w:rPr>
                <w:rFonts w:ascii="Calibri" w:hAnsi="Calibri"/>
                <w:sz w:val="18"/>
                <w:szCs w:val="18"/>
              </w:rPr>
            </w:pPr>
            <w:r w:rsidRPr="000D1CB5">
              <w:rPr>
                <w:rFonts w:ascii="Calibri" w:hAnsi="Calibri"/>
                <w:sz w:val="18"/>
                <w:szCs w:val="18"/>
              </w:rPr>
              <w:t>0.986</w:t>
            </w:r>
          </w:p>
        </w:tc>
        <w:tc>
          <w:tcPr>
            <w:tcW w:w="0" w:type="auto"/>
            <w:vAlign w:val="center"/>
          </w:tcPr>
          <w:p w14:paraId="1042F646" w14:textId="77777777" w:rsidR="0046104C" w:rsidRPr="000D1CB5" w:rsidRDefault="0046104C" w:rsidP="0048330D">
            <w:pPr>
              <w:jc w:val="center"/>
              <w:rPr>
                <w:rFonts w:ascii="Calibri" w:hAnsi="Calibri"/>
                <w:sz w:val="18"/>
                <w:szCs w:val="18"/>
              </w:rPr>
            </w:pPr>
            <w:r w:rsidRPr="000D1CB5">
              <w:rPr>
                <w:rFonts w:ascii="Calibri" w:hAnsi="Calibri"/>
                <w:sz w:val="18"/>
                <w:szCs w:val="18"/>
              </w:rPr>
              <w:t>0.981</w:t>
            </w:r>
          </w:p>
        </w:tc>
        <w:tc>
          <w:tcPr>
            <w:tcW w:w="0" w:type="auto"/>
            <w:vAlign w:val="center"/>
          </w:tcPr>
          <w:p w14:paraId="1042F647" w14:textId="77777777" w:rsidR="0046104C" w:rsidRPr="000D1CB5" w:rsidRDefault="0046104C" w:rsidP="0048330D">
            <w:pPr>
              <w:jc w:val="center"/>
              <w:rPr>
                <w:rFonts w:ascii="Calibri" w:hAnsi="Calibri"/>
                <w:sz w:val="18"/>
                <w:szCs w:val="18"/>
              </w:rPr>
            </w:pPr>
            <w:r w:rsidRPr="000D1CB5">
              <w:rPr>
                <w:rFonts w:ascii="Calibri" w:hAnsi="Calibri"/>
                <w:sz w:val="18"/>
                <w:szCs w:val="18"/>
              </w:rPr>
              <w:t>0.976</w:t>
            </w:r>
          </w:p>
        </w:tc>
        <w:tc>
          <w:tcPr>
            <w:tcW w:w="0" w:type="auto"/>
            <w:vAlign w:val="center"/>
          </w:tcPr>
          <w:p w14:paraId="1042F648" w14:textId="77777777" w:rsidR="0046104C" w:rsidRPr="000D1CB5" w:rsidRDefault="0046104C" w:rsidP="0048330D">
            <w:pPr>
              <w:jc w:val="center"/>
              <w:rPr>
                <w:rFonts w:ascii="Calibri" w:hAnsi="Calibri"/>
                <w:sz w:val="18"/>
                <w:szCs w:val="18"/>
              </w:rPr>
            </w:pPr>
            <w:r w:rsidRPr="000D1CB5">
              <w:rPr>
                <w:rFonts w:ascii="Calibri" w:hAnsi="Calibri"/>
                <w:sz w:val="18"/>
                <w:szCs w:val="18"/>
              </w:rPr>
              <w:t>0.972</w:t>
            </w:r>
          </w:p>
        </w:tc>
        <w:tc>
          <w:tcPr>
            <w:tcW w:w="0" w:type="auto"/>
            <w:vAlign w:val="center"/>
          </w:tcPr>
          <w:p w14:paraId="1042F649" w14:textId="77777777" w:rsidR="0046104C" w:rsidRPr="000D1CB5" w:rsidRDefault="0046104C" w:rsidP="0048330D">
            <w:pPr>
              <w:jc w:val="center"/>
              <w:rPr>
                <w:rFonts w:ascii="Calibri" w:hAnsi="Calibri"/>
                <w:sz w:val="18"/>
                <w:szCs w:val="18"/>
              </w:rPr>
            </w:pPr>
            <w:r w:rsidRPr="000D1CB5">
              <w:rPr>
                <w:rFonts w:ascii="Calibri" w:hAnsi="Calibri"/>
                <w:sz w:val="18"/>
                <w:szCs w:val="18"/>
              </w:rPr>
              <w:t>0.967</w:t>
            </w:r>
          </w:p>
        </w:tc>
        <w:tc>
          <w:tcPr>
            <w:tcW w:w="0" w:type="auto"/>
            <w:vAlign w:val="center"/>
          </w:tcPr>
          <w:p w14:paraId="1042F64A" w14:textId="77777777" w:rsidR="0046104C" w:rsidRPr="000D1CB5" w:rsidRDefault="0046104C" w:rsidP="0048330D">
            <w:pPr>
              <w:jc w:val="center"/>
              <w:rPr>
                <w:rFonts w:ascii="Calibri" w:hAnsi="Calibri"/>
                <w:sz w:val="18"/>
                <w:szCs w:val="18"/>
              </w:rPr>
            </w:pPr>
            <w:r w:rsidRPr="000D1CB5">
              <w:rPr>
                <w:rFonts w:ascii="Calibri" w:hAnsi="Calibri"/>
                <w:sz w:val="18"/>
                <w:szCs w:val="18"/>
              </w:rPr>
              <w:t>0.963</w:t>
            </w:r>
          </w:p>
        </w:tc>
        <w:tc>
          <w:tcPr>
            <w:tcW w:w="0" w:type="auto"/>
            <w:vAlign w:val="center"/>
          </w:tcPr>
          <w:p w14:paraId="1042F64B" w14:textId="77777777" w:rsidR="0046104C" w:rsidRPr="000D1CB5" w:rsidRDefault="0046104C" w:rsidP="0048330D">
            <w:pPr>
              <w:jc w:val="center"/>
              <w:rPr>
                <w:rFonts w:ascii="Calibri" w:hAnsi="Calibri"/>
                <w:sz w:val="18"/>
                <w:szCs w:val="18"/>
              </w:rPr>
            </w:pPr>
            <w:r w:rsidRPr="000D1CB5">
              <w:rPr>
                <w:rFonts w:ascii="Calibri" w:hAnsi="Calibri"/>
                <w:sz w:val="18"/>
                <w:szCs w:val="18"/>
              </w:rPr>
              <w:t>0.958</w:t>
            </w:r>
          </w:p>
        </w:tc>
      </w:tr>
      <w:tr w:rsidR="0046104C" w:rsidRPr="000D1CB5" w14:paraId="1042F658" w14:textId="77777777" w:rsidTr="00147921">
        <w:trPr>
          <w:cantSplit/>
          <w:trHeight w:hRule="exact" w:val="187"/>
          <w:jc w:val="center"/>
        </w:trPr>
        <w:tc>
          <w:tcPr>
            <w:tcW w:w="0" w:type="auto"/>
            <w:vMerge/>
            <w:vAlign w:val="center"/>
          </w:tcPr>
          <w:p w14:paraId="1042F64D" w14:textId="77777777" w:rsidR="0046104C" w:rsidRPr="000D1CB5" w:rsidRDefault="0046104C" w:rsidP="0048330D">
            <w:pPr>
              <w:jc w:val="center"/>
              <w:rPr>
                <w:rFonts w:ascii="Calibri" w:hAnsi="Calibri"/>
                <w:sz w:val="18"/>
                <w:szCs w:val="18"/>
              </w:rPr>
            </w:pPr>
          </w:p>
        </w:tc>
        <w:tc>
          <w:tcPr>
            <w:tcW w:w="0" w:type="auto"/>
            <w:vAlign w:val="center"/>
          </w:tcPr>
          <w:p w14:paraId="1042F64E" w14:textId="77777777" w:rsidR="0046104C" w:rsidRPr="000D1CB5" w:rsidRDefault="0046104C" w:rsidP="0048330D">
            <w:pPr>
              <w:jc w:val="center"/>
              <w:rPr>
                <w:rFonts w:ascii="Calibri" w:hAnsi="Calibri"/>
                <w:b/>
                <w:sz w:val="18"/>
                <w:szCs w:val="18"/>
              </w:rPr>
            </w:pPr>
            <w:r w:rsidRPr="000D1CB5">
              <w:rPr>
                <w:rFonts w:ascii="Calibri" w:hAnsi="Calibri"/>
                <w:b/>
                <w:sz w:val="18"/>
                <w:szCs w:val="18"/>
              </w:rPr>
              <w:t>60</w:t>
            </w:r>
          </w:p>
        </w:tc>
        <w:tc>
          <w:tcPr>
            <w:tcW w:w="0" w:type="auto"/>
            <w:vAlign w:val="center"/>
          </w:tcPr>
          <w:p w14:paraId="1042F64F" w14:textId="77777777" w:rsidR="0046104C" w:rsidRPr="000D1CB5" w:rsidRDefault="0046104C" w:rsidP="0048330D">
            <w:pPr>
              <w:jc w:val="center"/>
              <w:rPr>
                <w:rFonts w:ascii="Calibri" w:hAnsi="Calibri"/>
                <w:sz w:val="18"/>
                <w:szCs w:val="18"/>
              </w:rPr>
            </w:pPr>
            <w:r w:rsidRPr="000D1CB5">
              <w:rPr>
                <w:rFonts w:ascii="Calibri" w:hAnsi="Calibri"/>
                <w:sz w:val="18"/>
                <w:szCs w:val="18"/>
              </w:rPr>
              <w:t>1.004</w:t>
            </w:r>
          </w:p>
        </w:tc>
        <w:tc>
          <w:tcPr>
            <w:tcW w:w="0" w:type="auto"/>
            <w:vAlign w:val="center"/>
          </w:tcPr>
          <w:p w14:paraId="1042F650" w14:textId="77777777" w:rsidR="0046104C" w:rsidRPr="000D1CB5" w:rsidRDefault="0046104C" w:rsidP="0048330D">
            <w:pPr>
              <w:jc w:val="center"/>
              <w:rPr>
                <w:rFonts w:ascii="Calibri" w:hAnsi="Calibri"/>
                <w:sz w:val="18"/>
                <w:szCs w:val="18"/>
              </w:rPr>
            </w:pPr>
            <w:r w:rsidRPr="000D1CB5">
              <w:rPr>
                <w:rFonts w:ascii="Calibri" w:hAnsi="Calibri"/>
                <w:sz w:val="18"/>
                <w:szCs w:val="18"/>
              </w:rPr>
              <w:t>0.999</w:t>
            </w:r>
          </w:p>
        </w:tc>
        <w:tc>
          <w:tcPr>
            <w:tcW w:w="0" w:type="auto"/>
            <w:vAlign w:val="center"/>
          </w:tcPr>
          <w:p w14:paraId="1042F651" w14:textId="77777777" w:rsidR="0046104C" w:rsidRPr="000D1CB5" w:rsidRDefault="0046104C" w:rsidP="0048330D">
            <w:pPr>
              <w:jc w:val="center"/>
              <w:rPr>
                <w:rFonts w:ascii="Calibri" w:hAnsi="Calibri"/>
                <w:sz w:val="18"/>
                <w:szCs w:val="18"/>
              </w:rPr>
            </w:pPr>
            <w:r w:rsidRPr="000D1CB5">
              <w:rPr>
                <w:rFonts w:ascii="Calibri" w:hAnsi="Calibri"/>
                <w:sz w:val="18"/>
                <w:szCs w:val="18"/>
              </w:rPr>
              <w:t>0.994</w:t>
            </w:r>
          </w:p>
        </w:tc>
        <w:tc>
          <w:tcPr>
            <w:tcW w:w="0" w:type="auto"/>
            <w:vAlign w:val="center"/>
          </w:tcPr>
          <w:p w14:paraId="1042F652" w14:textId="77777777" w:rsidR="0046104C" w:rsidRPr="000D1CB5" w:rsidRDefault="0046104C" w:rsidP="0048330D">
            <w:pPr>
              <w:jc w:val="center"/>
              <w:rPr>
                <w:rFonts w:ascii="Calibri" w:hAnsi="Calibri"/>
                <w:sz w:val="18"/>
                <w:szCs w:val="18"/>
              </w:rPr>
            </w:pPr>
            <w:r w:rsidRPr="000D1CB5">
              <w:rPr>
                <w:rFonts w:ascii="Calibri" w:hAnsi="Calibri"/>
                <w:sz w:val="18"/>
                <w:szCs w:val="18"/>
              </w:rPr>
              <w:t>0.998</w:t>
            </w:r>
          </w:p>
        </w:tc>
        <w:tc>
          <w:tcPr>
            <w:tcW w:w="0" w:type="auto"/>
            <w:vAlign w:val="center"/>
          </w:tcPr>
          <w:p w14:paraId="1042F653" w14:textId="77777777" w:rsidR="0046104C" w:rsidRPr="000D1CB5" w:rsidRDefault="0046104C" w:rsidP="0048330D">
            <w:pPr>
              <w:jc w:val="center"/>
              <w:rPr>
                <w:rFonts w:ascii="Calibri" w:hAnsi="Calibri"/>
                <w:sz w:val="18"/>
                <w:szCs w:val="18"/>
              </w:rPr>
            </w:pPr>
            <w:r w:rsidRPr="000D1CB5">
              <w:rPr>
                <w:rFonts w:ascii="Calibri" w:hAnsi="Calibri"/>
                <w:sz w:val="18"/>
                <w:szCs w:val="18"/>
              </w:rPr>
              <w:t>0.985</w:t>
            </w:r>
          </w:p>
        </w:tc>
        <w:tc>
          <w:tcPr>
            <w:tcW w:w="0" w:type="auto"/>
            <w:vAlign w:val="center"/>
          </w:tcPr>
          <w:p w14:paraId="1042F654" w14:textId="77777777" w:rsidR="0046104C" w:rsidRPr="000D1CB5" w:rsidRDefault="0046104C" w:rsidP="0048330D">
            <w:pPr>
              <w:jc w:val="center"/>
              <w:rPr>
                <w:rFonts w:ascii="Calibri" w:hAnsi="Calibri"/>
                <w:sz w:val="18"/>
                <w:szCs w:val="18"/>
              </w:rPr>
            </w:pPr>
            <w:r w:rsidRPr="000D1CB5">
              <w:rPr>
                <w:rFonts w:ascii="Calibri" w:hAnsi="Calibri"/>
                <w:sz w:val="18"/>
                <w:szCs w:val="18"/>
              </w:rPr>
              <w:t>0.980</w:t>
            </w:r>
          </w:p>
        </w:tc>
        <w:tc>
          <w:tcPr>
            <w:tcW w:w="0" w:type="auto"/>
            <w:vAlign w:val="center"/>
          </w:tcPr>
          <w:p w14:paraId="1042F655" w14:textId="77777777" w:rsidR="0046104C" w:rsidRPr="000D1CB5" w:rsidRDefault="0046104C" w:rsidP="0048330D">
            <w:pPr>
              <w:jc w:val="center"/>
              <w:rPr>
                <w:rFonts w:ascii="Calibri" w:hAnsi="Calibri"/>
                <w:sz w:val="18"/>
                <w:szCs w:val="18"/>
              </w:rPr>
            </w:pPr>
            <w:r w:rsidRPr="000D1CB5">
              <w:rPr>
                <w:rFonts w:ascii="Calibri" w:hAnsi="Calibri"/>
                <w:sz w:val="18"/>
                <w:szCs w:val="18"/>
              </w:rPr>
              <w:t>0.976</w:t>
            </w:r>
          </w:p>
        </w:tc>
        <w:tc>
          <w:tcPr>
            <w:tcW w:w="0" w:type="auto"/>
            <w:vAlign w:val="center"/>
          </w:tcPr>
          <w:p w14:paraId="1042F656" w14:textId="77777777" w:rsidR="0046104C" w:rsidRPr="000D1CB5" w:rsidRDefault="0046104C" w:rsidP="0048330D">
            <w:pPr>
              <w:jc w:val="center"/>
              <w:rPr>
                <w:rFonts w:ascii="Calibri" w:hAnsi="Calibri"/>
                <w:sz w:val="18"/>
                <w:szCs w:val="18"/>
              </w:rPr>
            </w:pPr>
            <w:r w:rsidRPr="000D1CB5">
              <w:rPr>
                <w:rFonts w:ascii="Calibri" w:hAnsi="Calibri"/>
                <w:sz w:val="18"/>
                <w:szCs w:val="18"/>
              </w:rPr>
              <w:t>0.971</w:t>
            </w:r>
          </w:p>
        </w:tc>
        <w:tc>
          <w:tcPr>
            <w:tcW w:w="0" w:type="auto"/>
            <w:vAlign w:val="center"/>
          </w:tcPr>
          <w:p w14:paraId="1042F657" w14:textId="77777777" w:rsidR="0046104C" w:rsidRPr="000D1CB5" w:rsidRDefault="0046104C" w:rsidP="0048330D">
            <w:pPr>
              <w:jc w:val="center"/>
              <w:rPr>
                <w:rFonts w:ascii="Calibri" w:hAnsi="Calibri"/>
                <w:sz w:val="18"/>
                <w:szCs w:val="18"/>
              </w:rPr>
            </w:pPr>
            <w:r w:rsidRPr="000D1CB5">
              <w:rPr>
                <w:rFonts w:ascii="Calibri" w:hAnsi="Calibri"/>
                <w:sz w:val="18"/>
                <w:szCs w:val="18"/>
              </w:rPr>
              <w:t>0.967</w:t>
            </w:r>
          </w:p>
        </w:tc>
      </w:tr>
      <w:tr w:rsidR="0046104C" w:rsidRPr="000D1CB5" w14:paraId="1042F664" w14:textId="77777777" w:rsidTr="00147921">
        <w:trPr>
          <w:cantSplit/>
          <w:trHeight w:hRule="exact" w:val="187"/>
          <w:jc w:val="center"/>
        </w:trPr>
        <w:tc>
          <w:tcPr>
            <w:tcW w:w="0" w:type="auto"/>
            <w:vMerge/>
            <w:vAlign w:val="center"/>
          </w:tcPr>
          <w:p w14:paraId="1042F659" w14:textId="77777777" w:rsidR="0046104C" w:rsidRPr="000D1CB5" w:rsidRDefault="0046104C" w:rsidP="0048330D">
            <w:pPr>
              <w:jc w:val="center"/>
              <w:rPr>
                <w:rFonts w:ascii="Calibri" w:hAnsi="Calibri"/>
                <w:sz w:val="18"/>
                <w:szCs w:val="18"/>
              </w:rPr>
            </w:pPr>
          </w:p>
        </w:tc>
        <w:tc>
          <w:tcPr>
            <w:tcW w:w="0" w:type="auto"/>
            <w:vAlign w:val="center"/>
          </w:tcPr>
          <w:p w14:paraId="1042F65A" w14:textId="77777777" w:rsidR="0046104C" w:rsidRPr="000D1CB5" w:rsidRDefault="0046104C" w:rsidP="0048330D">
            <w:pPr>
              <w:jc w:val="center"/>
              <w:rPr>
                <w:rFonts w:ascii="Calibri" w:hAnsi="Calibri"/>
                <w:b/>
                <w:sz w:val="18"/>
                <w:szCs w:val="18"/>
              </w:rPr>
            </w:pPr>
            <w:r w:rsidRPr="000D1CB5">
              <w:rPr>
                <w:rFonts w:ascii="Calibri" w:hAnsi="Calibri"/>
                <w:b/>
                <w:sz w:val="18"/>
                <w:szCs w:val="18"/>
              </w:rPr>
              <w:t>65</w:t>
            </w:r>
          </w:p>
        </w:tc>
        <w:tc>
          <w:tcPr>
            <w:tcW w:w="0" w:type="auto"/>
            <w:vAlign w:val="center"/>
          </w:tcPr>
          <w:p w14:paraId="1042F65B" w14:textId="77777777" w:rsidR="0046104C" w:rsidRPr="000D1CB5" w:rsidRDefault="0046104C" w:rsidP="0048330D">
            <w:pPr>
              <w:jc w:val="center"/>
              <w:rPr>
                <w:rFonts w:ascii="Calibri" w:hAnsi="Calibri"/>
                <w:sz w:val="18"/>
                <w:szCs w:val="18"/>
              </w:rPr>
            </w:pPr>
            <w:r w:rsidRPr="000D1CB5">
              <w:rPr>
                <w:rFonts w:ascii="Calibri" w:hAnsi="Calibri"/>
                <w:sz w:val="18"/>
                <w:szCs w:val="18"/>
              </w:rPr>
              <w:t>1.012</w:t>
            </w:r>
          </w:p>
        </w:tc>
        <w:tc>
          <w:tcPr>
            <w:tcW w:w="0" w:type="auto"/>
            <w:vAlign w:val="center"/>
          </w:tcPr>
          <w:p w14:paraId="1042F65C" w14:textId="77777777" w:rsidR="0046104C" w:rsidRPr="000D1CB5" w:rsidRDefault="0046104C" w:rsidP="0048330D">
            <w:pPr>
              <w:jc w:val="center"/>
              <w:rPr>
                <w:rFonts w:ascii="Calibri" w:hAnsi="Calibri"/>
                <w:sz w:val="18"/>
                <w:szCs w:val="18"/>
              </w:rPr>
            </w:pPr>
            <w:r w:rsidRPr="000D1CB5">
              <w:rPr>
                <w:rFonts w:ascii="Calibri" w:hAnsi="Calibri"/>
                <w:sz w:val="18"/>
                <w:szCs w:val="18"/>
              </w:rPr>
              <w:t>1.008</w:t>
            </w:r>
          </w:p>
        </w:tc>
        <w:tc>
          <w:tcPr>
            <w:tcW w:w="0" w:type="auto"/>
            <w:vAlign w:val="center"/>
          </w:tcPr>
          <w:p w14:paraId="1042F65D" w14:textId="77777777" w:rsidR="0046104C" w:rsidRPr="000D1CB5" w:rsidRDefault="0046104C" w:rsidP="0048330D">
            <w:pPr>
              <w:jc w:val="center"/>
              <w:rPr>
                <w:rFonts w:ascii="Calibri" w:hAnsi="Calibri"/>
                <w:sz w:val="18"/>
                <w:szCs w:val="18"/>
              </w:rPr>
            </w:pPr>
            <w:r w:rsidRPr="000D1CB5">
              <w:rPr>
                <w:rFonts w:ascii="Calibri" w:hAnsi="Calibri"/>
                <w:sz w:val="18"/>
                <w:szCs w:val="18"/>
              </w:rPr>
              <w:t>1.003</w:t>
            </w:r>
          </w:p>
        </w:tc>
        <w:tc>
          <w:tcPr>
            <w:tcW w:w="0" w:type="auto"/>
            <w:vAlign w:val="center"/>
          </w:tcPr>
          <w:p w14:paraId="1042F65E" w14:textId="77777777" w:rsidR="0046104C" w:rsidRPr="000D1CB5" w:rsidRDefault="0046104C" w:rsidP="0048330D">
            <w:pPr>
              <w:jc w:val="center"/>
              <w:rPr>
                <w:rFonts w:ascii="Calibri" w:hAnsi="Calibri"/>
                <w:sz w:val="18"/>
                <w:szCs w:val="18"/>
              </w:rPr>
            </w:pPr>
            <w:r w:rsidRPr="000D1CB5">
              <w:rPr>
                <w:rFonts w:ascii="Calibri" w:hAnsi="Calibri"/>
                <w:sz w:val="18"/>
                <w:szCs w:val="18"/>
              </w:rPr>
              <w:t>0.998</w:t>
            </w:r>
          </w:p>
        </w:tc>
        <w:tc>
          <w:tcPr>
            <w:tcW w:w="0" w:type="auto"/>
            <w:vAlign w:val="center"/>
          </w:tcPr>
          <w:p w14:paraId="1042F65F" w14:textId="77777777" w:rsidR="0046104C" w:rsidRPr="000D1CB5" w:rsidRDefault="0046104C" w:rsidP="0048330D">
            <w:pPr>
              <w:jc w:val="center"/>
              <w:rPr>
                <w:rFonts w:ascii="Calibri" w:hAnsi="Calibri"/>
                <w:sz w:val="18"/>
                <w:szCs w:val="18"/>
              </w:rPr>
            </w:pPr>
            <w:r w:rsidRPr="000D1CB5">
              <w:rPr>
                <w:rFonts w:ascii="Calibri" w:hAnsi="Calibri"/>
                <w:sz w:val="18"/>
                <w:szCs w:val="18"/>
              </w:rPr>
              <w:t>0.993</w:t>
            </w:r>
          </w:p>
        </w:tc>
        <w:tc>
          <w:tcPr>
            <w:tcW w:w="0" w:type="auto"/>
            <w:vAlign w:val="center"/>
          </w:tcPr>
          <w:p w14:paraId="1042F660" w14:textId="77777777" w:rsidR="0046104C" w:rsidRPr="000D1CB5" w:rsidRDefault="0046104C" w:rsidP="0048330D">
            <w:pPr>
              <w:jc w:val="center"/>
              <w:rPr>
                <w:rFonts w:ascii="Calibri" w:hAnsi="Calibri"/>
                <w:sz w:val="18"/>
                <w:szCs w:val="18"/>
              </w:rPr>
            </w:pPr>
            <w:r w:rsidRPr="000D1CB5">
              <w:rPr>
                <w:rFonts w:ascii="Calibri" w:hAnsi="Calibri"/>
                <w:sz w:val="18"/>
                <w:szCs w:val="18"/>
              </w:rPr>
              <w:t>0.988</w:t>
            </w:r>
          </w:p>
        </w:tc>
        <w:tc>
          <w:tcPr>
            <w:tcW w:w="0" w:type="auto"/>
            <w:vAlign w:val="center"/>
          </w:tcPr>
          <w:p w14:paraId="1042F661" w14:textId="77777777" w:rsidR="0046104C" w:rsidRPr="000D1CB5" w:rsidRDefault="0046104C" w:rsidP="0048330D">
            <w:pPr>
              <w:jc w:val="center"/>
              <w:rPr>
                <w:rFonts w:ascii="Calibri" w:hAnsi="Calibri"/>
                <w:sz w:val="18"/>
                <w:szCs w:val="18"/>
              </w:rPr>
            </w:pPr>
            <w:r w:rsidRPr="000D1CB5">
              <w:rPr>
                <w:rFonts w:ascii="Calibri" w:hAnsi="Calibri"/>
                <w:sz w:val="18"/>
                <w:szCs w:val="18"/>
              </w:rPr>
              <w:t>0.984</w:t>
            </w:r>
          </w:p>
        </w:tc>
        <w:tc>
          <w:tcPr>
            <w:tcW w:w="0" w:type="auto"/>
            <w:vAlign w:val="center"/>
          </w:tcPr>
          <w:p w14:paraId="1042F662" w14:textId="77777777" w:rsidR="0046104C" w:rsidRPr="000D1CB5" w:rsidRDefault="0046104C" w:rsidP="0048330D">
            <w:pPr>
              <w:jc w:val="center"/>
              <w:rPr>
                <w:rFonts w:ascii="Calibri" w:hAnsi="Calibri"/>
                <w:sz w:val="18"/>
                <w:szCs w:val="18"/>
              </w:rPr>
            </w:pPr>
            <w:r w:rsidRPr="000D1CB5">
              <w:rPr>
                <w:rFonts w:ascii="Calibri" w:hAnsi="Calibri"/>
                <w:sz w:val="18"/>
                <w:szCs w:val="18"/>
              </w:rPr>
              <w:t>0.979</w:t>
            </w:r>
          </w:p>
        </w:tc>
        <w:tc>
          <w:tcPr>
            <w:tcW w:w="0" w:type="auto"/>
            <w:vAlign w:val="center"/>
          </w:tcPr>
          <w:p w14:paraId="1042F663" w14:textId="77777777" w:rsidR="0046104C" w:rsidRPr="000D1CB5" w:rsidRDefault="0046104C" w:rsidP="0048330D">
            <w:pPr>
              <w:jc w:val="center"/>
              <w:rPr>
                <w:rFonts w:ascii="Calibri" w:hAnsi="Calibri"/>
                <w:sz w:val="18"/>
                <w:szCs w:val="18"/>
              </w:rPr>
            </w:pPr>
            <w:r w:rsidRPr="000D1CB5">
              <w:rPr>
                <w:rFonts w:ascii="Calibri" w:hAnsi="Calibri"/>
                <w:sz w:val="18"/>
                <w:szCs w:val="18"/>
              </w:rPr>
              <w:t>0.975</w:t>
            </w:r>
          </w:p>
        </w:tc>
      </w:tr>
      <w:tr w:rsidR="0046104C" w:rsidRPr="000D1CB5" w14:paraId="1042F670" w14:textId="77777777" w:rsidTr="00147921">
        <w:trPr>
          <w:cantSplit/>
          <w:trHeight w:hRule="exact" w:val="187"/>
          <w:jc w:val="center"/>
        </w:trPr>
        <w:tc>
          <w:tcPr>
            <w:tcW w:w="0" w:type="auto"/>
            <w:vMerge/>
            <w:vAlign w:val="center"/>
          </w:tcPr>
          <w:p w14:paraId="1042F665" w14:textId="77777777" w:rsidR="0046104C" w:rsidRPr="000D1CB5" w:rsidRDefault="0046104C" w:rsidP="0048330D">
            <w:pPr>
              <w:jc w:val="center"/>
              <w:rPr>
                <w:rFonts w:ascii="Calibri" w:hAnsi="Calibri"/>
                <w:sz w:val="18"/>
                <w:szCs w:val="18"/>
              </w:rPr>
            </w:pPr>
          </w:p>
        </w:tc>
        <w:tc>
          <w:tcPr>
            <w:tcW w:w="0" w:type="auto"/>
            <w:vAlign w:val="center"/>
          </w:tcPr>
          <w:p w14:paraId="1042F666" w14:textId="77777777" w:rsidR="0046104C" w:rsidRPr="000D1CB5" w:rsidRDefault="0046104C" w:rsidP="0048330D">
            <w:pPr>
              <w:jc w:val="center"/>
              <w:rPr>
                <w:rFonts w:ascii="Calibri" w:hAnsi="Calibri"/>
                <w:b/>
                <w:sz w:val="18"/>
                <w:szCs w:val="18"/>
              </w:rPr>
            </w:pPr>
            <w:r w:rsidRPr="000D1CB5">
              <w:rPr>
                <w:rFonts w:ascii="Calibri" w:hAnsi="Calibri"/>
                <w:b/>
                <w:sz w:val="18"/>
                <w:szCs w:val="18"/>
              </w:rPr>
              <w:t>70</w:t>
            </w:r>
          </w:p>
        </w:tc>
        <w:tc>
          <w:tcPr>
            <w:tcW w:w="0" w:type="auto"/>
            <w:vAlign w:val="center"/>
          </w:tcPr>
          <w:p w14:paraId="1042F667" w14:textId="77777777" w:rsidR="0046104C" w:rsidRPr="000D1CB5" w:rsidRDefault="0046104C" w:rsidP="0048330D">
            <w:pPr>
              <w:jc w:val="center"/>
              <w:rPr>
                <w:rFonts w:ascii="Calibri" w:hAnsi="Calibri"/>
                <w:sz w:val="18"/>
                <w:szCs w:val="18"/>
              </w:rPr>
            </w:pPr>
            <w:r w:rsidRPr="000D1CB5">
              <w:rPr>
                <w:rFonts w:ascii="Calibri" w:hAnsi="Calibri"/>
                <w:sz w:val="18"/>
                <w:szCs w:val="18"/>
              </w:rPr>
              <w:t>1.021</w:t>
            </w:r>
          </w:p>
        </w:tc>
        <w:tc>
          <w:tcPr>
            <w:tcW w:w="0" w:type="auto"/>
            <w:vAlign w:val="center"/>
          </w:tcPr>
          <w:p w14:paraId="1042F668" w14:textId="77777777" w:rsidR="0046104C" w:rsidRPr="000D1CB5" w:rsidRDefault="0046104C" w:rsidP="0048330D">
            <w:pPr>
              <w:jc w:val="center"/>
              <w:rPr>
                <w:rFonts w:ascii="Calibri" w:hAnsi="Calibri"/>
                <w:sz w:val="18"/>
                <w:szCs w:val="18"/>
              </w:rPr>
            </w:pPr>
            <w:r w:rsidRPr="000D1CB5">
              <w:rPr>
                <w:rFonts w:ascii="Calibri" w:hAnsi="Calibri"/>
                <w:sz w:val="18"/>
                <w:szCs w:val="18"/>
              </w:rPr>
              <w:t>1.016</w:t>
            </w:r>
          </w:p>
        </w:tc>
        <w:tc>
          <w:tcPr>
            <w:tcW w:w="0" w:type="auto"/>
            <w:vAlign w:val="center"/>
          </w:tcPr>
          <w:p w14:paraId="1042F669" w14:textId="77777777" w:rsidR="0046104C" w:rsidRPr="000D1CB5" w:rsidRDefault="0046104C" w:rsidP="0048330D">
            <w:pPr>
              <w:jc w:val="center"/>
              <w:rPr>
                <w:rFonts w:ascii="Calibri" w:hAnsi="Calibri"/>
                <w:sz w:val="18"/>
                <w:szCs w:val="18"/>
              </w:rPr>
            </w:pPr>
            <w:r w:rsidRPr="000D1CB5">
              <w:rPr>
                <w:rFonts w:ascii="Calibri" w:hAnsi="Calibri"/>
                <w:sz w:val="18"/>
                <w:szCs w:val="18"/>
              </w:rPr>
              <w:t>1.011</w:t>
            </w:r>
          </w:p>
        </w:tc>
        <w:tc>
          <w:tcPr>
            <w:tcW w:w="0" w:type="auto"/>
            <w:vAlign w:val="center"/>
          </w:tcPr>
          <w:p w14:paraId="1042F66A" w14:textId="77777777" w:rsidR="0046104C" w:rsidRPr="000D1CB5" w:rsidRDefault="0046104C" w:rsidP="0048330D">
            <w:pPr>
              <w:jc w:val="center"/>
              <w:rPr>
                <w:rFonts w:ascii="Calibri" w:hAnsi="Calibri"/>
                <w:sz w:val="18"/>
                <w:szCs w:val="18"/>
              </w:rPr>
            </w:pPr>
            <w:r w:rsidRPr="000D1CB5">
              <w:rPr>
                <w:rFonts w:ascii="Calibri" w:hAnsi="Calibri"/>
                <w:sz w:val="18"/>
                <w:szCs w:val="18"/>
              </w:rPr>
              <w:t>1.006</w:t>
            </w:r>
          </w:p>
        </w:tc>
        <w:tc>
          <w:tcPr>
            <w:tcW w:w="0" w:type="auto"/>
            <w:vAlign w:val="center"/>
          </w:tcPr>
          <w:p w14:paraId="1042F66B" w14:textId="77777777" w:rsidR="0046104C" w:rsidRPr="000D1CB5" w:rsidRDefault="0046104C" w:rsidP="0048330D">
            <w:pPr>
              <w:jc w:val="center"/>
              <w:rPr>
                <w:rFonts w:ascii="Calibri" w:hAnsi="Calibri"/>
                <w:sz w:val="18"/>
                <w:szCs w:val="18"/>
              </w:rPr>
            </w:pPr>
            <w:r w:rsidRPr="000D1CB5">
              <w:rPr>
                <w:rFonts w:ascii="Calibri" w:hAnsi="Calibri"/>
                <w:sz w:val="18"/>
                <w:szCs w:val="18"/>
              </w:rPr>
              <w:t>1.001</w:t>
            </w:r>
          </w:p>
        </w:tc>
        <w:tc>
          <w:tcPr>
            <w:tcW w:w="0" w:type="auto"/>
            <w:vAlign w:val="center"/>
          </w:tcPr>
          <w:p w14:paraId="1042F66C" w14:textId="77777777" w:rsidR="0046104C" w:rsidRPr="000D1CB5" w:rsidRDefault="0046104C" w:rsidP="0048330D">
            <w:pPr>
              <w:jc w:val="center"/>
              <w:rPr>
                <w:rFonts w:ascii="Calibri" w:hAnsi="Calibri"/>
                <w:sz w:val="18"/>
                <w:szCs w:val="18"/>
              </w:rPr>
            </w:pPr>
            <w:r w:rsidRPr="000D1CB5">
              <w:rPr>
                <w:rFonts w:ascii="Calibri" w:hAnsi="Calibri"/>
                <w:sz w:val="18"/>
                <w:szCs w:val="18"/>
              </w:rPr>
              <w:t>0.997</w:t>
            </w:r>
          </w:p>
        </w:tc>
        <w:tc>
          <w:tcPr>
            <w:tcW w:w="0" w:type="auto"/>
            <w:vAlign w:val="center"/>
          </w:tcPr>
          <w:p w14:paraId="1042F66D" w14:textId="77777777" w:rsidR="0046104C" w:rsidRPr="000D1CB5" w:rsidRDefault="0046104C" w:rsidP="0048330D">
            <w:pPr>
              <w:jc w:val="center"/>
              <w:rPr>
                <w:rFonts w:ascii="Calibri" w:hAnsi="Calibri"/>
                <w:sz w:val="18"/>
                <w:szCs w:val="18"/>
              </w:rPr>
            </w:pPr>
            <w:r w:rsidRPr="000D1CB5">
              <w:rPr>
                <w:rFonts w:ascii="Calibri" w:hAnsi="Calibri"/>
                <w:sz w:val="18"/>
                <w:szCs w:val="18"/>
              </w:rPr>
              <w:t>0.992</w:t>
            </w:r>
          </w:p>
        </w:tc>
        <w:tc>
          <w:tcPr>
            <w:tcW w:w="0" w:type="auto"/>
            <w:vAlign w:val="center"/>
          </w:tcPr>
          <w:p w14:paraId="1042F66E" w14:textId="77777777" w:rsidR="0046104C" w:rsidRPr="000D1CB5" w:rsidRDefault="0046104C" w:rsidP="0048330D">
            <w:pPr>
              <w:jc w:val="center"/>
              <w:rPr>
                <w:rFonts w:ascii="Calibri" w:hAnsi="Calibri"/>
                <w:sz w:val="18"/>
                <w:szCs w:val="18"/>
              </w:rPr>
            </w:pPr>
            <w:r w:rsidRPr="000D1CB5">
              <w:rPr>
                <w:rFonts w:ascii="Calibri" w:hAnsi="Calibri"/>
                <w:sz w:val="18"/>
                <w:szCs w:val="18"/>
              </w:rPr>
              <w:t>0.988</w:t>
            </w:r>
          </w:p>
        </w:tc>
        <w:tc>
          <w:tcPr>
            <w:tcW w:w="0" w:type="auto"/>
            <w:vAlign w:val="center"/>
          </w:tcPr>
          <w:p w14:paraId="1042F66F" w14:textId="77777777" w:rsidR="0046104C" w:rsidRPr="000D1CB5" w:rsidRDefault="0046104C" w:rsidP="0048330D">
            <w:pPr>
              <w:jc w:val="center"/>
              <w:rPr>
                <w:rFonts w:ascii="Calibri" w:hAnsi="Calibri"/>
                <w:sz w:val="18"/>
                <w:szCs w:val="18"/>
              </w:rPr>
            </w:pPr>
            <w:r w:rsidRPr="000D1CB5">
              <w:rPr>
                <w:rFonts w:ascii="Calibri" w:hAnsi="Calibri"/>
                <w:sz w:val="18"/>
                <w:szCs w:val="18"/>
              </w:rPr>
              <w:t>0.983</w:t>
            </w:r>
          </w:p>
        </w:tc>
      </w:tr>
      <w:tr w:rsidR="0046104C" w:rsidRPr="000D1CB5" w14:paraId="1042F67C" w14:textId="77777777" w:rsidTr="00147921">
        <w:trPr>
          <w:cantSplit/>
          <w:trHeight w:hRule="exact" w:val="187"/>
          <w:jc w:val="center"/>
        </w:trPr>
        <w:tc>
          <w:tcPr>
            <w:tcW w:w="0" w:type="auto"/>
            <w:vMerge/>
            <w:vAlign w:val="center"/>
          </w:tcPr>
          <w:p w14:paraId="1042F671" w14:textId="77777777" w:rsidR="0046104C" w:rsidRPr="000D1CB5" w:rsidRDefault="0046104C" w:rsidP="0048330D">
            <w:pPr>
              <w:jc w:val="center"/>
              <w:rPr>
                <w:rFonts w:ascii="Calibri" w:hAnsi="Calibri"/>
                <w:sz w:val="18"/>
                <w:szCs w:val="18"/>
              </w:rPr>
            </w:pPr>
          </w:p>
        </w:tc>
        <w:tc>
          <w:tcPr>
            <w:tcW w:w="0" w:type="auto"/>
            <w:vAlign w:val="center"/>
          </w:tcPr>
          <w:p w14:paraId="1042F672" w14:textId="77777777" w:rsidR="0046104C" w:rsidRPr="000D1CB5" w:rsidRDefault="0046104C" w:rsidP="0048330D">
            <w:pPr>
              <w:jc w:val="center"/>
              <w:rPr>
                <w:rFonts w:ascii="Calibri" w:hAnsi="Calibri"/>
                <w:b/>
                <w:sz w:val="18"/>
                <w:szCs w:val="18"/>
              </w:rPr>
            </w:pPr>
            <w:r w:rsidRPr="000D1CB5">
              <w:rPr>
                <w:rFonts w:ascii="Calibri" w:hAnsi="Calibri"/>
                <w:b/>
                <w:sz w:val="18"/>
                <w:szCs w:val="18"/>
              </w:rPr>
              <w:t>75</w:t>
            </w:r>
          </w:p>
        </w:tc>
        <w:tc>
          <w:tcPr>
            <w:tcW w:w="0" w:type="auto"/>
            <w:vAlign w:val="center"/>
          </w:tcPr>
          <w:p w14:paraId="1042F673" w14:textId="77777777" w:rsidR="0046104C" w:rsidRPr="000D1CB5" w:rsidRDefault="0046104C" w:rsidP="0048330D">
            <w:pPr>
              <w:jc w:val="center"/>
              <w:rPr>
                <w:rFonts w:ascii="Calibri" w:hAnsi="Calibri"/>
                <w:sz w:val="18"/>
                <w:szCs w:val="18"/>
              </w:rPr>
            </w:pPr>
            <w:r w:rsidRPr="000D1CB5">
              <w:rPr>
                <w:rFonts w:ascii="Calibri" w:hAnsi="Calibri"/>
                <w:sz w:val="18"/>
                <w:szCs w:val="18"/>
              </w:rPr>
              <w:t>1.029</w:t>
            </w:r>
          </w:p>
        </w:tc>
        <w:tc>
          <w:tcPr>
            <w:tcW w:w="0" w:type="auto"/>
            <w:vAlign w:val="center"/>
          </w:tcPr>
          <w:p w14:paraId="1042F674" w14:textId="77777777" w:rsidR="0046104C" w:rsidRPr="000D1CB5" w:rsidRDefault="0046104C" w:rsidP="0048330D">
            <w:pPr>
              <w:jc w:val="center"/>
              <w:rPr>
                <w:rFonts w:ascii="Calibri" w:hAnsi="Calibri"/>
                <w:sz w:val="18"/>
                <w:szCs w:val="18"/>
              </w:rPr>
            </w:pPr>
            <w:r w:rsidRPr="000D1CB5">
              <w:rPr>
                <w:rFonts w:ascii="Calibri" w:hAnsi="Calibri"/>
                <w:sz w:val="18"/>
                <w:szCs w:val="18"/>
              </w:rPr>
              <w:t>1.024</w:t>
            </w:r>
          </w:p>
        </w:tc>
        <w:tc>
          <w:tcPr>
            <w:tcW w:w="0" w:type="auto"/>
            <w:vAlign w:val="center"/>
          </w:tcPr>
          <w:p w14:paraId="1042F675" w14:textId="77777777" w:rsidR="0046104C" w:rsidRPr="000D1CB5" w:rsidRDefault="0046104C" w:rsidP="0048330D">
            <w:pPr>
              <w:jc w:val="center"/>
              <w:rPr>
                <w:rFonts w:ascii="Calibri" w:hAnsi="Calibri"/>
                <w:sz w:val="18"/>
                <w:szCs w:val="18"/>
              </w:rPr>
            </w:pPr>
            <w:r w:rsidRPr="000D1CB5">
              <w:rPr>
                <w:rFonts w:ascii="Calibri" w:hAnsi="Calibri"/>
                <w:sz w:val="18"/>
                <w:szCs w:val="18"/>
              </w:rPr>
              <w:t>1.019</w:t>
            </w:r>
          </w:p>
        </w:tc>
        <w:tc>
          <w:tcPr>
            <w:tcW w:w="0" w:type="auto"/>
            <w:vAlign w:val="center"/>
          </w:tcPr>
          <w:p w14:paraId="1042F676" w14:textId="77777777" w:rsidR="0046104C" w:rsidRPr="000D1CB5" w:rsidRDefault="0046104C" w:rsidP="0048330D">
            <w:pPr>
              <w:jc w:val="center"/>
              <w:rPr>
                <w:rFonts w:ascii="Calibri" w:hAnsi="Calibri"/>
                <w:sz w:val="18"/>
                <w:szCs w:val="18"/>
              </w:rPr>
            </w:pPr>
            <w:r w:rsidRPr="000D1CB5">
              <w:rPr>
                <w:rFonts w:ascii="Calibri" w:hAnsi="Calibri"/>
                <w:sz w:val="18"/>
                <w:szCs w:val="18"/>
              </w:rPr>
              <w:t>1.015</w:t>
            </w:r>
          </w:p>
        </w:tc>
        <w:tc>
          <w:tcPr>
            <w:tcW w:w="0" w:type="auto"/>
            <w:vAlign w:val="center"/>
          </w:tcPr>
          <w:p w14:paraId="1042F677" w14:textId="77777777" w:rsidR="0046104C" w:rsidRPr="000D1CB5" w:rsidRDefault="0046104C" w:rsidP="0048330D">
            <w:pPr>
              <w:jc w:val="center"/>
              <w:rPr>
                <w:rFonts w:ascii="Calibri" w:hAnsi="Calibri"/>
                <w:sz w:val="18"/>
                <w:szCs w:val="18"/>
              </w:rPr>
            </w:pPr>
            <w:r w:rsidRPr="000D1CB5">
              <w:rPr>
                <w:rFonts w:ascii="Calibri" w:hAnsi="Calibri"/>
                <w:sz w:val="18"/>
                <w:szCs w:val="18"/>
              </w:rPr>
              <w:t>1.010</w:t>
            </w:r>
          </w:p>
        </w:tc>
        <w:tc>
          <w:tcPr>
            <w:tcW w:w="0" w:type="auto"/>
            <w:vAlign w:val="center"/>
          </w:tcPr>
          <w:p w14:paraId="1042F678" w14:textId="77777777" w:rsidR="0046104C" w:rsidRPr="000D1CB5" w:rsidRDefault="0046104C" w:rsidP="0048330D">
            <w:pPr>
              <w:jc w:val="center"/>
              <w:rPr>
                <w:rFonts w:ascii="Calibri" w:hAnsi="Calibri"/>
                <w:sz w:val="18"/>
                <w:szCs w:val="18"/>
              </w:rPr>
            </w:pPr>
            <w:r w:rsidRPr="000D1CB5">
              <w:rPr>
                <w:rFonts w:ascii="Calibri" w:hAnsi="Calibri"/>
                <w:sz w:val="18"/>
                <w:szCs w:val="18"/>
              </w:rPr>
              <w:t>1.005</w:t>
            </w:r>
          </w:p>
        </w:tc>
        <w:tc>
          <w:tcPr>
            <w:tcW w:w="0" w:type="auto"/>
            <w:vAlign w:val="center"/>
          </w:tcPr>
          <w:p w14:paraId="1042F679" w14:textId="77777777" w:rsidR="0046104C" w:rsidRPr="000D1CB5" w:rsidRDefault="0046104C" w:rsidP="0048330D">
            <w:pPr>
              <w:jc w:val="center"/>
              <w:rPr>
                <w:rFonts w:ascii="Calibri" w:hAnsi="Calibri"/>
                <w:sz w:val="18"/>
                <w:szCs w:val="18"/>
              </w:rPr>
            </w:pPr>
            <w:r w:rsidRPr="000D1CB5">
              <w:rPr>
                <w:rFonts w:ascii="Calibri" w:hAnsi="Calibri"/>
                <w:sz w:val="18"/>
                <w:szCs w:val="18"/>
              </w:rPr>
              <w:t>1.000</w:t>
            </w:r>
          </w:p>
        </w:tc>
        <w:tc>
          <w:tcPr>
            <w:tcW w:w="0" w:type="auto"/>
            <w:vAlign w:val="center"/>
          </w:tcPr>
          <w:p w14:paraId="1042F67A" w14:textId="77777777" w:rsidR="0046104C" w:rsidRPr="000D1CB5" w:rsidRDefault="0046104C" w:rsidP="0048330D">
            <w:pPr>
              <w:jc w:val="center"/>
              <w:rPr>
                <w:rFonts w:ascii="Calibri" w:hAnsi="Calibri"/>
                <w:sz w:val="18"/>
                <w:szCs w:val="18"/>
              </w:rPr>
            </w:pPr>
            <w:r w:rsidRPr="000D1CB5">
              <w:rPr>
                <w:rFonts w:ascii="Calibri" w:hAnsi="Calibri"/>
                <w:sz w:val="18"/>
                <w:szCs w:val="18"/>
              </w:rPr>
              <w:t>0.996</w:t>
            </w:r>
          </w:p>
        </w:tc>
        <w:tc>
          <w:tcPr>
            <w:tcW w:w="0" w:type="auto"/>
            <w:vAlign w:val="center"/>
          </w:tcPr>
          <w:p w14:paraId="1042F67B" w14:textId="77777777" w:rsidR="0046104C" w:rsidRPr="000D1CB5" w:rsidRDefault="0046104C" w:rsidP="0048330D">
            <w:pPr>
              <w:jc w:val="center"/>
              <w:rPr>
                <w:rFonts w:ascii="Calibri" w:hAnsi="Calibri"/>
                <w:sz w:val="18"/>
                <w:szCs w:val="18"/>
              </w:rPr>
            </w:pPr>
            <w:r w:rsidRPr="000D1CB5">
              <w:rPr>
                <w:rFonts w:ascii="Calibri" w:hAnsi="Calibri"/>
                <w:sz w:val="18"/>
                <w:szCs w:val="18"/>
              </w:rPr>
              <w:t>0.991</w:t>
            </w:r>
          </w:p>
        </w:tc>
      </w:tr>
      <w:tr w:rsidR="0046104C" w:rsidRPr="000D1CB5" w14:paraId="1042F688" w14:textId="77777777" w:rsidTr="00147921">
        <w:trPr>
          <w:cantSplit/>
          <w:trHeight w:hRule="exact" w:val="187"/>
          <w:jc w:val="center"/>
        </w:trPr>
        <w:tc>
          <w:tcPr>
            <w:tcW w:w="0" w:type="auto"/>
            <w:vMerge/>
            <w:vAlign w:val="center"/>
          </w:tcPr>
          <w:p w14:paraId="1042F67D" w14:textId="77777777" w:rsidR="0046104C" w:rsidRPr="000D1CB5" w:rsidRDefault="0046104C" w:rsidP="0048330D">
            <w:pPr>
              <w:jc w:val="center"/>
              <w:rPr>
                <w:rFonts w:ascii="Calibri" w:hAnsi="Calibri"/>
                <w:sz w:val="18"/>
                <w:szCs w:val="18"/>
              </w:rPr>
            </w:pPr>
          </w:p>
        </w:tc>
        <w:tc>
          <w:tcPr>
            <w:tcW w:w="0" w:type="auto"/>
            <w:vAlign w:val="center"/>
          </w:tcPr>
          <w:p w14:paraId="1042F67E" w14:textId="77777777" w:rsidR="0046104C" w:rsidRPr="000D1CB5" w:rsidRDefault="0046104C" w:rsidP="0048330D">
            <w:pPr>
              <w:jc w:val="center"/>
              <w:rPr>
                <w:rFonts w:ascii="Calibri" w:hAnsi="Calibri"/>
                <w:b/>
                <w:sz w:val="18"/>
                <w:szCs w:val="18"/>
              </w:rPr>
            </w:pPr>
            <w:r w:rsidRPr="000D1CB5">
              <w:rPr>
                <w:rFonts w:ascii="Calibri" w:hAnsi="Calibri"/>
                <w:b/>
                <w:sz w:val="18"/>
                <w:szCs w:val="18"/>
              </w:rPr>
              <w:t>80</w:t>
            </w:r>
          </w:p>
        </w:tc>
        <w:tc>
          <w:tcPr>
            <w:tcW w:w="0" w:type="auto"/>
            <w:vAlign w:val="center"/>
          </w:tcPr>
          <w:p w14:paraId="1042F67F" w14:textId="77777777" w:rsidR="0046104C" w:rsidRPr="000D1CB5" w:rsidRDefault="0046104C" w:rsidP="0048330D">
            <w:pPr>
              <w:jc w:val="center"/>
              <w:rPr>
                <w:rFonts w:ascii="Calibri" w:hAnsi="Calibri"/>
                <w:sz w:val="18"/>
                <w:szCs w:val="18"/>
              </w:rPr>
            </w:pPr>
            <w:r w:rsidRPr="000D1CB5">
              <w:rPr>
                <w:rFonts w:ascii="Calibri" w:hAnsi="Calibri"/>
                <w:sz w:val="18"/>
                <w:szCs w:val="18"/>
              </w:rPr>
              <w:t>1.038</w:t>
            </w:r>
          </w:p>
        </w:tc>
        <w:tc>
          <w:tcPr>
            <w:tcW w:w="0" w:type="auto"/>
            <w:vAlign w:val="center"/>
          </w:tcPr>
          <w:p w14:paraId="1042F680" w14:textId="77777777" w:rsidR="0046104C" w:rsidRPr="000D1CB5" w:rsidRDefault="0046104C" w:rsidP="0048330D">
            <w:pPr>
              <w:jc w:val="center"/>
              <w:rPr>
                <w:rFonts w:ascii="Calibri" w:hAnsi="Calibri"/>
                <w:sz w:val="18"/>
                <w:szCs w:val="18"/>
              </w:rPr>
            </w:pPr>
            <w:r w:rsidRPr="000D1CB5">
              <w:rPr>
                <w:rFonts w:ascii="Calibri" w:hAnsi="Calibri"/>
                <w:sz w:val="18"/>
                <w:szCs w:val="18"/>
              </w:rPr>
              <w:t>1.033</w:t>
            </w:r>
          </w:p>
        </w:tc>
        <w:tc>
          <w:tcPr>
            <w:tcW w:w="0" w:type="auto"/>
            <w:vAlign w:val="center"/>
          </w:tcPr>
          <w:p w14:paraId="1042F681" w14:textId="77777777" w:rsidR="0046104C" w:rsidRPr="000D1CB5" w:rsidRDefault="0046104C" w:rsidP="0048330D">
            <w:pPr>
              <w:jc w:val="center"/>
              <w:rPr>
                <w:rFonts w:ascii="Calibri" w:hAnsi="Calibri"/>
                <w:sz w:val="18"/>
                <w:szCs w:val="18"/>
              </w:rPr>
            </w:pPr>
            <w:r w:rsidRPr="000D1CB5">
              <w:rPr>
                <w:rFonts w:ascii="Calibri" w:hAnsi="Calibri"/>
                <w:sz w:val="18"/>
                <w:szCs w:val="18"/>
              </w:rPr>
              <w:t>1.028</w:t>
            </w:r>
          </w:p>
        </w:tc>
        <w:tc>
          <w:tcPr>
            <w:tcW w:w="0" w:type="auto"/>
            <w:vAlign w:val="center"/>
          </w:tcPr>
          <w:p w14:paraId="1042F682" w14:textId="77777777" w:rsidR="0046104C" w:rsidRPr="000D1CB5" w:rsidRDefault="0046104C" w:rsidP="0048330D">
            <w:pPr>
              <w:jc w:val="center"/>
              <w:rPr>
                <w:rFonts w:ascii="Calibri" w:hAnsi="Calibri"/>
                <w:sz w:val="18"/>
                <w:szCs w:val="18"/>
              </w:rPr>
            </w:pPr>
            <w:r w:rsidRPr="000D1CB5">
              <w:rPr>
                <w:rFonts w:ascii="Calibri" w:hAnsi="Calibri"/>
                <w:sz w:val="18"/>
                <w:szCs w:val="18"/>
              </w:rPr>
              <w:t>1.023</w:t>
            </w:r>
          </w:p>
        </w:tc>
        <w:tc>
          <w:tcPr>
            <w:tcW w:w="0" w:type="auto"/>
            <w:vAlign w:val="center"/>
          </w:tcPr>
          <w:p w14:paraId="1042F683" w14:textId="77777777" w:rsidR="0046104C" w:rsidRPr="000D1CB5" w:rsidRDefault="0046104C" w:rsidP="0048330D">
            <w:pPr>
              <w:jc w:val="center"/>
              <w:rPr>
                <w:rFonts w:ascii="Calibri" w:hAnsi="Calibri"/>
                <w:sz w:val="18"/>
                <w:szCs w:val="18"/>
              </w:rPr>
            </w:pPr>
            <w:r w:rsidRPr="000D1CB5">
              <w:rPr>
                <w:rFonts w:ascii="Calibri" w:hAnsi="Calibri"/>
                <w:sz w:val="18"/>
                <w:szCs w:val="18"/>
              </w:rPr>
              <w:t>1.018</w:t>
            </w:r>
          </w:p>
        </w:tc>
        <w:tc>
          <w:tcPr>
            <w:tcW w:w="0" w:type="auto"/>
            <w:vAlign w:val="center"/>
          </w:tcPr>
          <w:p w14:paraId="1042F684" w14:textId="77777777" w:rsidR="0046104C" w:rsidRPr="000D1CB5" w:rsidRDefault="0046104C" w:rsidP="0048330D">
            <w:pPr>
              <w:jc w:val="center"/>
              <w:rPr>
                <w:rFonts w:ascii="Calibri" w:hAnsi="Calibri"/>
                <w:sz w:val="18"/>
                <w:szCs w:val="18"/>
              </w:rPr>
            </w:pPr>
            <w:r w:rsidRPr="000D1CB5">
              <w:rPr>
                <w:rFonts w:ascii="Calibri" w:hAnsi="Calibri"/>
                <w:sz w:val="18"/>
                <w:szCs w:val="18"/>
              </w:rPr>
              <w:t>1.013</w:t>
            </w:r>
          </w:p>
        </w:tc>
        <w:tc>
          <w:tcPr>
            <w:tcW w:w="0" w:type="auto"/>
            <w:vAlign w:val="center"/>
          </w:tcPr>
          <w:p w14:paraId="1042F685" w14:textId="77777777" w:rsidR="0046104C" w:rsidRPr="000D1CB5" w:rsidRDefault="0046104C" w:rsidP="0048330D">
            <w:pPr>
              <w:jc w:val="center"/>
              <w:rPr>
                <w:rFonts w:ascii="Calibri" w:hAnsi="Calibri"/>
                <w:sz w:val="18"/>
                <w:szCs w:val="18"/>
              </w:rPr>
            </w:pPr>
            <w:r w:rsidRPr="000D1CB5">
              <w:rPr>
                <w:rFonts w:ascii="Calibri" w:hAnsi="Calibri"/>
                <w:sz w:val="18"/>
                <w:szCs w:val="18"/>
              </w:rPr>
              <w:t>1.009</w:t>
            </w:r>
          </w:p>
        </w:tc>
        <w:tc>
          <w:tcPr>
            <w:tcW w:w="0" w:type="auto"/>
            <w:vAlign w:val="center"/>
          </w:tcPr>
          <w:p w14:paraId="1042F686" w14:textId="77777777" w:rsidR="0046104C" w:rsidRPr="000D1CB5" w:rsidRDefault="0046104C" w:rsidP="0048330D">
            <w:pPr>
              <w:jc w:val="center"/>
              <w:rPr>
                <w:rFonts w:ascii="Calibri" w:hAnsi="Calibri"/>
                <w:sz w:val="18"/>
                <w:szCs w:val="18"/>
              </w:rPr>
            </w:pPr>
            <w:r w:rsidRPr="000D1CB5">
              <w:rPr>
                <w:rFonts w:ascii="Calibri" w:hAnsi="Calibri"/>
                <w:sz w:val="18"/>
                <w:szCs w:val="18"/>
              </w:rPr>
              <w:t>1.004</w:t>
            </w:r>
          </w:p>
        </w:tc>
        <w:tc>
          <w:tcPr>
            <w:tcW w:w="0" w:type="auto"/>
            <w:vAlign w:val="center"/>
          </w:tcPr>
          <w:p w14:paraId="1042F687" w14:textId="77777777" w:rsidR="0046104C" w:rsidRPr="000D1CB5" w:rsidRDefault="0046104C" w:rsidP="0048330D">
            <w:pPr>
              <w:jc w:val="center"/>
              <w:rPr>
                <w:rFonts w:ascii="Calibri" w:hAnsi="Calibri"/>
                <w:sz w:val="18"/>
                <w:szCs w:val="18"/>
              </w:rPr>
            </w:pPr>
            <w:r w:rsidRPr="000D1CB5">
              <w:rPr>
                <w:rFonts w:ascii="Calibri" w:hAnsi="Calibri"/>
                <w:sz w:val="18"/>
                <w:szCs w:val="18"/>
              </w:rPr>
              <w:t>0.999</w:t>
            </w:r>
          </w:p>
        </w:tc>
      </w:tr>
      <w:tr w:rsidR="0046104C" w:rsidRPr="000D1CB5" w14:paraId="1042F694" w14:textId="77777777" w:rsidTr="00147921">
        <w:trPr>
          <w:cantSplit/>
          <w:trHeight w:hRule="exact" w:val="187"/>
          <w:jc w:val="center"/>
        </w:trPr>
        <w:tc>
          <w:tcPr>
            <w:tcW w:w="0" w:type="auto"/>
            <w:vMerge/>
            <w:vAlign w:val="center"/>
          </w:tcPr>
          <w:p w14:paraId="1042F689" w14:textId="77777777" w:rsidR="0046104C" w:rsidRPr="000D1CB5" w:rsidRDefault="0046104C" w:rsidP="0048330D">
            <w:pPr>
              <w:jc w:val="center"/>
              <w:rPr>
                <w:rFonts w:ascii="Calibri" w:hAnsi="Calibri"/>
                <w:sz w:val="18"/>
                <w:szCs w:val="18"/>
              </w:rPr>
            </w:pPr>
          </w:p>
        </w:tc>
        <w:tc>
          <w:tcPr>
            <w:tcW w:w="0" w:type="auto"/>
            <w:vAlign w:val="center"/>
          </w:tcPr>
          <w:p w14:paraId="1042F68A" w14:textId="77777777" w:rsidR="0046104C" w:rsidRPr="000D1CB5" w:rsidRDefault="0046104C" w:rsidP="0048330D">
            <w:pPr>
              <w:jc w:val="center"/>
              <w:rPr>
                <w:rFonts w:ascii="Calibri" w:hAnsi="Calibri"/>
                <w:b/>
                <w:sz w:val="18"/>
                <w:szCs w:val="18"/>
              </w:rPr>
            </w:pPr>
            <w:r w:rsidRPr="000D1CB5">
              <w:rPr>
                <w:rFonts w:ascii="Calibri" w:hAnsi="Calibri"/>
                <w:b/>
                <w:sz w:val="18"/>
                <w:szCs w:val="18"/>
              </w:rPr>
              <w:t>85</w:t>
            </w:r>
          </w:p>
        </w:tc>
        <w:tc>
          <w:tcPr>
            <w:tcW w:w="0" w:type="auto"/>
            <w:vAlign w:val="center"/>
          </w:tcPr>
          <w:p w14:paraId="1042F68B" w14:textId="77777777" w:rsidR="0046104C" w:rsidRPr="000D1CB5" w:rsidRDefault="0046104C" w:rsidP="0048330D">
            <w:pPr>
              <w:jc w:val="center"/>
              <w:rPr>
                <w:rFonts w:ascii="Calibri" w:hAnsi="Calibri"/>
                <w:sz w:val="18"/>
                <w:szCs w:val="18"/>
              </w:rPr>
            </w:pPr>
            <w:r w:rsidRPr="000D1CB5">
              <w:rPr>
                <w:rFonts w:ascii="Calibri" w:hAnsi="Calibri"/>
                <w:sz w:val="18"/>
                <w:szCs w:val="18"/>
              </w:rPr>
              <w:t>1.046</w:t>
            </w:r>
          </w:p>
        </w:tc>
        <w:tc>
          <w:tcPr>
            <w:tcW w:w="0" w:type="auto"/>
            <w:vAlign w:val="center"/>
          </w:tcPr>
          <w:p w14:paraId="1042F68C" w14:textId="77777777" w:rsidR="0046104C" w:rsidRPr="000D1CB5" w:rsidRDefault="0046104C" w:rsidP="0048330D">
            <w:pPr>
              <w:jc w:val="center"/>
              <w:rPr>
                <w:rFonts w:ascii="Calibri" w:hAnsi="Calibri"/>
                <w:sz w:val="18"/>
                <w:szCs w:val="18"/>
              </w:rPr>
            </w:pPr>
            <w:r w:rsidRPr="000D1CB5">
              <w:rPr>
                <w:rFonts w:ascii="Calibri" w:hAnsi="Calibri"/>
                <w:sz w:val="18"/>
                <w:szCs w:val="18"/>
              </w:rPr>
              <w:t>1.041</w:t>
            </w:r>
          </w:p>
        </w:tc>
        <w:tc>
          <w:tcPr>
            <w:tcW w:w="0" w:type="auto"/>
            <w:vAlign w:val="center"/>
          </w:tcPr>
          <w:p w14:paraId="1042F68D" w14:textId="77777777" w:rsidR="0046104C" w:rsidRPr="000D1CB5" w:rsidRDefault="0046104C" w:rsidP="0048330D">
            <w:pPr>
              <w:jc w:val="center"/>
              <w:rPr>
                <w:rFonts w:ascii="Calibri" w:hAnsi="Calibri"/>
                <w:sz w:val="18"/>
                <w:szCs w:val="18"/>
              </w:rPr>
            </w:pPr>
            <w:r w:rsidRPr="000D1CB5">
              <w:rPr>
                <w:rFonts w:ascii="Calibri" w:hAnsi="Calibri"/>
                <w:sz w:val="18"/>
                <w:szCs w:val="18"/>
              </w:rPr>
              <w:t>1.036</w:t>
            </w:r>
          </w:p>
        </w:tc>
        <w:tc>
          <w:tcPr>
            <w:tcW w:w="0" w:type="auto"/>
            <w:vAlign w:val="center"/>
          </w:tcPr>
          <w:p w14:paraId="1042F68E" w14:textId="77777777" w:rsidR="0046104C" w:rsidRPr="000D1CB5" w:rsidRDefault="0046104C" w:rsidP="0048330D">
            <w:pPr>
              <w:jc w:val="center"/>
              <w:rPr>
                <w:rFonts w:ascii="Calibri" w:hAnsi="Calibri"/>
                <w:sz w:val="18"/>
                <w:szCs w:val="18"/>
              </w:rPr>
            </w:pPr>
            <w:r w:rsidRPr="000D1CB5">
              <w:rPr>
                <w:rFonts w:ascii="Calibri" w:hAnsi="Calibri"/>
                <w:sz w:val="18"/>
                <w:szCs w:val="18"/>
              </w:rPr>
              <w:t>1.031</w:t>
            </w:r>
          </w:p>
        </w:tc>
        <w:tc>
          <w:tcPr>
            <w:tcW w:w="0" w:type="auto"/>
            <w:vAlign w:val="center"/>
          </w:tcPr>
          <w:p w14:paraId="1042F68F" w14:textId="77777777" w:rsidR="0046104C" w:rsidRPr="000D1CB5" w:rsidRDefault="0046104C" w:rsidP="0048330D">
            <w:pPr>
              <w:jc w:val="center"/>
              <w:rPr>
                <w:rFonts w:ascii="Calibri" w:hAnsi="Calibri"/>
                <w:sz w:val="18"/>
                <w:szCs w:val="18"/>
              </w:rPr>
            </w:pPr>
            <w:r w:rsidRPr="000D1CB5">
              <w:rPr>
                <w:rFonts w:ascii="Calibri" w:hAnsi="Calibri"/>
                <w:sz w:val="18"/>
                <w:szCs w:val="18"/>
              </w:rPr>
              <w:t>1.026</w:t>
            </w:r>
          </w:p>
        </w:tc>
        <w:tc>
          <w:tcPr>
            <w:tcW w:w="0" w:type="auto"/>
            <w:vAlign w:val="center"/>
          </w:tcPr>
          <w:p w14:paraId="1042F690" w14:textId="77777777" w:rsidR="0046104C" w:rsidRPr="000D1CB5" w:rsidRDefault="0046104C" w:rsidP="0048330D">
            <w:pPr>
              <w:jc w:val="center"/>
              <w:rPr>
                <w:rFonts w:ascii="Calibri" w:hAnsi="Calibri"/>
                <w:sz w:val="18"/>
                <w:szCs w:val="18"/>
              </w:rPr>
            </w:pPr>
            <w:r w:rsidRPr="000D1CB5">
              <w:rPr>
                <w:rFonts w:ascii="Calibri" w:hAnsi="Calibri"/>
                <w:sz w:val="18"/>
                <w:szCs w:val="18"/>
              </w:rPr>
              <w:t>1.022</w:t>
            </w:r>
          </w:p>
        </w:tc>
        <w:tc>
          <w:tcPr>
            <w:tcW w:w="0" w:type="auto"/>
            <w:vAlign w:val="center"/>
          </w:tcPr>
          <w:p w14:paraId="1042F691" w14:textId="77777777" w:rsidR="0046104C" w:rsidRPr="000D1CB5" w:rsidRDefault="0046104C" w:rsidP="0048330D">
            <w:pPr>
              <w:jc w:val="center"/>
              <w:rPr>
                <w:rFonts w:ascii="Calibri" w:hAnsi="Calibri"/>
                <w:sz w:val="18"/>
                <w:szCs w:val="18"/>
              </w:rPr>
            </w:pPr>
            <w:r w:rsidRPr="000D1CB5">
              <w:rPr>
                <w:rFonts w:ascii="Calibri" w:hAnsi="Calibri"/>
                <w:sz w:val="18"/>
                <w:szCs w:val="18"/>
              </w:rPr>
              <w:t>1.017</w:t>
            </w:r>
          </w:p>
        </w:tc>
        <w:tc>
          <w:tcPr>
            <w:tcW w:w="0" w:type="auto"/>
            <w:vAlign w:val="center"/>
          </w:tcPr>
          <w:p w14:paraId="1042F692" w14:textId="77777777" w:rsidR="0046104C" w:rsidRPr="000D1CB5" w:rsidRDefault="0046104C" w:rsidP="0048330D">
            <w:pPr>
              <w:jc w:val="center"/>
              <w:rPr>
                <w:rFonts w:ascii="Calibri" w:hAnsi="Calibri"/>
                <w:sz w:val="18"/>
                <w:szCs w:val="18"/>
              </w:rPr>
            </w:pPr>
            <w:r w:rsidRPr="000D1CB5">
              <w:rPr>
                <w:rFonts w:ascii="Calibri" w:hAnsi="Calibri"/>
                <w:sz w:val="18"/>
                <w:szCs w:val="18"/>
              </w:rPr>
              <w:t>1.012</w:t>
            </w:r>
          </w:p>
        </w:tc>
        <w:tc>
          <w:tcPr>
            <w:tcW w:w="0" w:type="auto"/>
            <w:vAlign w:val="center"/>
          </w:tcPr>
          <w:p w14:paraId="1042F693" w14:textId="77777777" w:rsidR="0046104C" w:rsidRPr="000D1CB5" w:rsidRDefault="0046104C" w:rsidP="0048330D">
            <w:pPr>
              <w:jc w:val="center"/>
              <w:rPr>
                <w:rFonts w:ascii="Calibri" w:hAnsi="Calibri"/>
                <w:sz w:val="18"/>
                <w:szCs w:val="18"/>
              </w:rPr>
            </w:pPr>
            <w:r w:rsidRPr="000D1CB5">
              <w:rPr>
                <w:rFonts w:ascii="Calibri" w:hAnsi="Calibri"/>
                <w:sz w:val="18"/>
                <w:szCs w:val="18"/>
              </w:rPr>
              <w:t>1.008</w:t>
            </w:r>
          </w:p>
        </w:tc>
      </w:tr>
      <w:tr w:rsidR="0046104C" w:rsidRPr="000D1CB5" w14:paraId="1042F6A0" w14:textId="77777777" w:rsidTr="00147921">
        <w:trPr>
          <w:cantSplit/>
          <w:trHeight w:hRule="exact" w:val="187"/>
          <w:jc w:val="center"/>
        </w:trPr>
        <w:tc>
          <w:tcPr>
            <w:tcW w:w="0" w:type="auto"/>
            <w:vMerge/>
            <w:vAlign w:val="center"/>
          </w:tcPr>
          <w:p w14:paraId="1042F695" w14:textId="77777777" w:rsidR="0046104C" w:rsidRPr="000D1CB5" w:rsidRDefault="0046104C" w:rsidP="0048330D">
            <w:pPr>
              <w:jc w:val="center"/>
              <w:rPr>
                <w:rFonts w:ascii="Calibri" w:hAnsi="Calibri"/>
                <w:sz w:val="18"/>
                <w:szCs w:val="18"/>
              </w:rPr>
            </w:pPr>
          </w:p>
        </w:tc>
        <w:tc>
          <w:tcPr>
            <w:tcW w:w="0" w:type="auto"/>
            <w:vAlign w:val="center"/>
          </w:tcPr>
          <w:p w14:paraId="1042F696" w14:textId="77777777" w:rsidR="0046104C" w:rsidRPr="000D1CB5" w:rsidRDefault="0046104C" w:rsidP="0048330D">
            <w:pPr>
              <w:jc w:val="center"/>
              <w:rPr>
                <w:rFonts w:ascii="Calibri" w:hAnsi="Calibri"/>
                <w:b/>
                <w:sz w:val="18"/>
                <w:szCs w:val="18"/>
              </w:rPr>
            </w:pPr>
            <w:r w:rsidRPr="000D1CB5">
              <w:rPr>
                <w:rFonts w:ascii="Calibri" w:hAnsi="Calibri"/>
                <w:b/>
                <w:sz w:val="18"/>
                <w:szCs w:val="18"/>
              </w:rPr>
              <w:t>90</w:t>
            </w:r>
          </w:p>
        </w:tc>
        <w:tc>
          <w:tcPr>
            <w:tcW w:w="0" w:type="auto"/>
            <w:vAlign w:val="center"/>
          </w:tcPr>
          <w:p w14:paraId="1042F697" w14:textId="77777777" w:rsidR="0046104C" w:rsidRPr="000D1CB5" w:rsidRDefault="0046104C" w:rsidP="0048330D">
            <w:pPr>
              <w:jc w:val="center"/>
              <w:rPr>
                <w:rFonts w:ascii="Calibri" w:hAnsi="Calibri"/>
                <w:sz w:val="18"/>
                <w:szCs w:val="18"/>
              </w:rPr>
            </w:pPr>
            <w:r w:rsidRPr="000D1CB5">
              <w:rPr>
                <w:rFonts w:ascii="Calibri" w:hAnsi="Calibri"/>
                <w:sz w:val="18"/>
                <w:szCs w:val="18"/>
              </w:rPr>
              <w:t>1.055</w:t>
            </w:r>
          </w:p>
        </w:tc>
        <w:tc>
          <w:tcPr>
            <w:tcW w:w="0" w:type="auto"/>
            <w:vAlign w:val="center"/>
          </w:tcPr>
          <w:p w14:paraId="1042F698" w14:textId="77777777" w:rsidR="0046104C" w:rsidRPr="000D1CB5" w:rsidRDefault="0046104C" w:rsidP="0048330D">
            <w:pPr>
              <w:jc w:val="center"/>
              <w:rPr>
                <w:rFonts w:ascii="Calibri" w:hAnsi="Calibri"/>
                <w:sz w:val="18"/>
                <w:szCs w:val="18"/>
              </w:rPr>
            </w:pPr>
            <w:r w:rsidRPr="000D1CB5">
              <w:rPr>
                <w:rFonts w:ascii="Calibri" w:hAnsi="Calibri"/>
                <w:sz w:val="18"/>
                <w:szCs w:val="18"/>
              </w:rPr>
              <w:t>1.050</w:t>
            </w:r>
          </w:p>
        </w:tc>
        <w:tc>
          <w:tcPr>
            <w:tcW w:w="0" w:type="auto"/>
            <w:vAlign w:val="center"/>
          </w:tcPr>
          <w:p w14:paraId="1042F699" w14:textId="77777777" w:rsidR="0046104C" w:rsidRPr="000D1CB5" w:rsidRDefault="0046104C" w:rsidP="0048330D">
            <w:pPr>
              <w:jc w:val="center"/>
              <w:rPr>
                <w:rFonts w:ascii="Calibri" w:hAnsi="Calibri"/>
                <w:sz w:val="18"/>
                <w:szCs w:val="18"/>
              </w:rPr>
            </w:pPr>
            <w:r w:rsidRPr="000D1CB5">
              <w:rPr>
                <w:rFonts w:ascii="Calibri" w:hAnsi="Calibri"/>
                <w:sz w:val="18"/>
                <w:szCs w:val="18"/>
              </w:rPr>
              <w:t>1.045</w:t>
            </w:r>
          </w:p>
        </w:tc>
        <w:tc>
          <w:tcPr>
            <w:tcW w:w="0" w:type="auto"/>
            <w:vAlign w:val="center"/>
          </w:tcPr>
          <w:p w14:paraId="1042F69A" w14:textId="77777777" w:rsidR="0046104C" w:rsidRPr="000D1CB5" w:rsidRDefault="0046104C" w:rsidP="0048330D">
            <w:pPr>
              <w:jc w:val="center"/>
              <w:rPr>
                <w:rFonts w:ascii="Calibri" w:hAnsi="Calibri"/>
                <w:sz w:val="18"/>
                <w:szCs w:val="18"/>
              </w:rPr>
            </w:pPr>
            <w:r w:rsidRPr="000D1CB5">
              <w:rPr>
                <w:rFonts w:ascii="Calibri" w:hAnsi="Calibri"/>
                <w:sz w:val="18"/>
                <w:szCs w:val="18"/>
              </w:rPr>
              <w:t>1.040</w:t>
            </w:r>
          </w:p>
        </w:tc>
        <w:tc>
          <w:tcPr>
            <w:tcW w:w="0" w:type="auto"/>
            <w:vAlign w:val="center"/>
          </w:tcPr>
          <w:p w14:paraId="1042F69B" w14:textId="77777777" w:rsidR="0046104C" w:rsidRPr="000D1CB5" w:rsidRDefault="0046104C" w:rsidP="0048330D">
            <w:pPr>
              <w:jc w:val="center"/>
              <w:rPr>
                <w:rFonts w:ascii="Calibri" w:hAnsi="Calibri"/>
                <w:sz w:val="18"/>
                <w:szCs w:val="18"/>
              </w:rPr>
            </w:pPr>
            <w:r w:rsidRPr="000D1CB5">
              <w:rPr>
                <w:rFonts w:ascii="Calibri" w:hAnsi="Calibri"/>
                <w:sz w:val="18"/>
                <w:szCs w:val="18"/>
              </w:rPr>
              <w:t>1.035</w:t>
            </w:r>
          </w:p>
        </w:tc>
        <w:tc>
          <w:tcPr>
            <w:tcW w:w="0" w:type="auto"/>
            <w:vAlign w:val="center"/>
          </w:tcPr>
          <w:p w14:paraId="1042F69C" w14:textId="77777777" w:rsidR="0046104C" w:rsidRPr="000D1CB5" w:rsidRDefault="0046104C" w:rsidP="0048330D">
            <w:pPr>
              <w:jc w:val="center"/>
              <w:rPr>
                <w:rFonts w:ascii="Calibri" w:hAnsi="Calibri"/>
                <w:sz w:val="18"/>
                <w:szCs w:val="18"/>
              </w:rPr>
            </w:pPr>
            <w:r w:rsidRPr="000D1CB5">
              <w:rPr>
                <w:rFonts w:ascii="Calibri" w:hAnsi="Calibri"/>
                <w:sz w:val="18"/>
                <w:szCs w:val="18"/>
              </w:rPr>
              <w:t>1.030</w:t>
            </w:r>
          </w:p>
        </w:tc>
        <w:tc>
          <w:tcPr>
            <w:tcW w:w="0" w:type="auto"/>
            <w:vAlign w:val="center"/>
          </w:tcPr>
          <w:p w14:paraId="1042F69D" w14:textId="77777777" w:rsidR="0046104C" w:rsidRPr="000D1CB5" w:rsidRDefault="0046104C" w:rsidP="0048330D">
            <w:pPr>
              <w:jc w:val="center"/>
              <w:rPr>
                <w:rFonts w:ascii="Calibri" w:hAnsi="Calibri"/>
                <w:sz w:val="18"/>
                <w:szCs w:val="18"/>
              </w:rPr>
            </w:pPr>
            <w:r w:rsidRPr="000D1CB5">
              <w:rPr>
                <w:rFonts w:ascii="Calibri" w:hAnsi="Calibri"/>
                <w:sz w:val="18"/>
                <w:szCs w:val="18"/>
              </w:rPr>
              <w:t>1.025</w:t>
            </w:r>
          </w:p>
        </w:tc>
        <w:tc>
          <w:tcPr>
            <w:tcW w:w="0" w:type="auto"/>
            <w:vAlign w:val="center"/>
          </w:tcPr>
          <w:p w14:paraId="1042F69E" w14:textId="77777777" w:rsidR="0046104C" w:rsidRPr="000D1CB5" w:rsidRDefault="0046104C" w:rsidP="0048330D">
            <w:pPr>
              <w:jc w:val="center"/>
              <w:rPr>
                <w:rFonts w:ascii="Calibri" w:hAnsi="Calibri"/>
                <w:sz w:val="18"/>
                <w:szCs w:val="18"/>
              </w:rPr>
            </w:pPr>
            <w:r w:rsidRPr="000D1CB5">
              <w:rPr>
                <w:rFonts w:ascii="Calibri" w:hAnsi="Calibri"/>
                <w:sz w:val="18"/>
                <w:szCs w:val="18"/>
              </w:rPr>
              <w:t>1.020</w:t>
            </w:r>
          </w:p>
        </w:tc>
        <w:tc>
          <w:tcPr>
            <w:tcW w:w="0" w:type="auto"/>
            <w:vAlign w:val="center"/>
          </w:tcPr>
          <w:p w14:paraId="1042F69F" w14:textId="77777777" w:rsidR="0046104C" w:rsidRPr="000D1CB5" w:rsidRDefault="0046104C" w:rsidP="0048330D">
            <w:pPr>
              <w:jc w:val="center"/>
              <w:rPr>
                <w:rFonts w:ascii="Calibri" w:hAnsi="Calibri"/>
                <w:sz w:val="18"/>
                <w:szCs w:val="18"/>
              </w:rPr>
            </w:pPr>
            <w:r w:rsidRPr="000D1CB5">
              <w:rPr>
                <w:rFonts w:ascii="Calibri" w:hAnsi="Calibri"/>
                <w:sz w:val="18"/>
                <w:szCs w:val="18"/>
              </w:rPr>
              <w:t>1.016</w:t>
            </w:r>
          </w:p>
        </w:tc>
      </w:tr>
      <w:tr w:rsidR="0046104C" w:rsidRPr="000D1CB5" w14:paraId="1042F6AC" w14:textId="77777777" w:rsidTr="00147921">
        <w:trPr>
          <w:cantSplit/>
          <w:trHeight w:hRule="exact" w:val="187"/>
          <w:jc w:val="center"/>
        </w:trPr>
        <w:tc>
          <w:tcPr>
            <w:tcW w:w="0" w:type="auto"/>
            <w:vMerge/>
            <w:vAlign w:val="center"/>
          </w:tcPr>
          <w:p w14:paraId="1042F6A1" w14:textId="77777777" w:rsidR="0046104C" w:rsidRPr="000D1CB5" w:rsidRDefault="0046104C" w:rsidP="0048330D">
            <w:pPr>
              <w:jc w:val="center"/>
              <w:rPr>
                <w:rFonts w:ascii="Calibri" w:hAnsi="Calibri"/>
                <w:sz w:val="18"/>
                <w:szCs w:val="18"/>
              </w:rPr>
            </w:pPr>
          </w:p>
        </w:tc>
        <w:tc>
          <w:tcPr>
            <w:tcW w:w="0" w:type="auto"/>
            <w:vAlign w:val="center"/>
          </w:tcPr>
          <w:p w14:paraId="1042F6A2" w14:textId="77777777" w:rsidR="0046104C" w:rsidRPr="000D1CB5" w:rsidRDefault="0046104C" w:rsidP="0048330D">
            <w:pPr>
              <w:jc w:val="center"/>
              <w:rPr>
                <w:rFonts w:ascii="Calibri" w:hAnsi="Calibri"/>
                <w:b/>
                <w:sz w:val="18"/>
                <w:szCs w:val="18"/>
              </w:rPr>
            </w:pPr>
            <w:r w:rsidRPr="000D1CB5">
              <w:rPr>
                <w:rFonts w:ascii="Calibri" w:hAnsi="Calibri"/>
                <w:b/>
                <w:sz w:val="18"/>
                <w:szCs w:val="18"/>
              </w:rPr>
              <w:t>95</w:t>
            </w:r>
          </w:p>
        </w:tc>
        <w:tc>
          <w:tcPr>
            <w:tcW w:w="0" w:type="auto"/>
            <w:vAlign w:val="center"/>
          </w:tcPr>
          <w:p w14:paraId="1042F6A3" w14:textId="77777777" w:rsidR="0046104C" w:rsidRPr="000D1CB5" w:rsidRDefault="0046104C" w:rsidP="0048330D">
            <w:pPr>
              <w:jc w:val="center"/>
              <w:rPr>
                <w:rFonts w:ascii="Calibri" w:hAnsi="Calibri"/>
                <w:sz w:val="18"/>
                <w:szCs w:val="18"/>
              </w:rPr>
            </w:pPr>
            <w:r w:rsidRPr="000D1CB5">
              <w:rPr>
                <w:rFonts w:ascii="Calibri" w:hAnsi="Calibri"/>
                <w:sz w:val="18"/>
                <w:szCs w:val="18"/>
              </w:rPr>
              <w:t>1.063</w:t>
            </w:r>
          </w:p>
        </w:tc>
        <w:tc>
          <w:tcPr>
            <w:tcW w:w="0" w:type="auto"/>
            <w:vAlign w:val="center"/>
          </w:tcPr>
          <w:p w14:paraId="1042F6A4" w14:textId="77777777" w:rsidR="0046104C" w:rsidRPr="000D1CB5" w:rsidRDefault="0046104C" w:rsidP="0048330D">
            <w:pPr>
              <w:jc w:val="center"/>
              <w:rPr>
                <w:rFonts w:ascii="Calibri" w:hAnsi="Calibri"/>
                <w:sz w:val="18"/>
                <w:szCs w:val="18"/>
              </w:rPr>
            </w:pPr>
            <w:r w:rsidRPr="000D1CB5">
              <w:rPr>
                <w:rFonts w:ascii="Calibri" w:hAnsi="Calibri"/>
                <w:sz w:val="18"/>
                <w:szCs w:val="18"/>
              </w:rPr>
              <w:t>1.058</w:t>
            </w:r>
          </w:p>
        </w:tc>
        <w:tc>
          <w:tcPr>
            <w:tcW w:w="0" w:type="auto"/>
            <w:vAlign w:val="center"/>
          </w:tcPr>
          <w:p w14:paraId="1042F6A5" w14:textId="77777777" w:rsidR="0046104C" w:rsidRPr="000D1CB5" w:rsidRDefault="0046104C" w:rsidP="0048330D">
            <w:pPr>
              <w:jc w:val="center"/>
              <w:rPr>
                <w:rFonts w:ascii="Calibri" w:hAnsi="Calibri"/>
                <w:sz w:val="18"/>
                <w:szCs w:val="18"/>
              </w:rPr>
            </w:pPr>
            <w:r w:rsidRPr="000D1CB5">
              <w:rPr>
                <w:rFonts w:ascii="Calibri" w:hAnsi="Calibri"/>
                <w:sz w:val="18"/>
                <w:szCs w:val="18"/>
              </w:rPr>
              <w:t>1.053</w:t>
            </w:r>
          </w:p>
        </w:tc>
        <w:tc>
          <w:tcPr>
            <w:tcW w:w="0" w:type="auto"/>
            <w:vAlign w:val="center"/>
          </w:tcPr>
          <w:p w14:paraId="1042F6A6" w14:textId="77777777" w:rsidR="0046104C" w:rsidRPr="000D1CB5" w:rsidRDefault="0046104C" w:rsidP="0048330D">
            <w:pPr>
              <w:jc w:val="center"/>
              <w:rPr>
                <w:rFonts w:ascii="Calibri" w:hAnsi="Calibri"/>
                <w:sz w:val="18"/>
                <w:szCs w:val="18"/>
              </w:rPr>
            </w:pPr>
            <w:r w:rsidRPr="000D1CB5">
              <w:rPr>
                <w:rFonts w:ascii="Calibri" w:hAnsi="Calibri"/>
                <w:sz w:val="18"/>
                <w:szCs w:val="18"/>
              </w:rPr>
              <w:t>1.048</w:t>
            </w:r>
          </w:p>
        </w:tc>
        <w:tc>
          <w:tcPr>
            <w:tcW w:w="0" w:type="auto"/>
            <w:vAlign w:val="center"/>
          </w:tcPr>
          <w:p w14:paraId="1042F6A7" w14:textId="77777777" w:rsidR="0046104C" w:rsidRPr="000D1CB5" w:rsidRDefault="0046104C" w:rsidP="0048330D">
            <w:pPr>
              <w:jc w:val="center"/>
              <w:rPr>
                <w:rFonts w:ascii="Calibri" w:hAnsi="Calibri"/>
                <w:sz w:val="18"/>
                <w:szCs w:val="18"/>
              </w:rPr>
            </w:pPr>
            <w:r w:rsidRPr="000D1CB5">
              <w:rPr>
                <w:rFonts w:ascii="Calibri" w:hAnsi="Calibri"/>
                <w:sz w:val="18"/>
                <w:szCs w:val="18"/>
              </w:rPr>
              <w:t>1.043</w:t>
            </w:r>
          </w:p>
        </w:tc>
        <w:tc>
          <w:tcPr>
            <w:tcW w:w="0" w:type="auto"/>
            <w:vAlign w:val="center"/>
          </w:tcPr>
          <w:p w14:paraId="1042F6A8" w14:textId="77777777" w:rsidR="0046104C" w:rsidRPr="000D1CB5" w:rsidRDefault="0046104C" w:rsidP="0048330D">
            <w:pPr>
              <w:jc w:val="center"/>
              <w:rPr>
                <w:rFonts w:ascii="Calibri" w:hAnsi="Calibri"/>
                <w:sz w:val="18"/>
                <w:szCs w:val="18"/>
              </w:rPr>
            </w:pPr>
            <w:r w:rsidRPr="000D1CB5">
              <w:rPr>
                <w:rFonts w:ascii="Calibri" w:hAnsi="Calibri"/>
                <w:sz w:val="18"/>
                <w:szCs w:val="18"/>
              </w:rPr>
              <w:t>1.038</w:t>
            </w:r>
          </w:p>
        </w:tc>
        <w:tc>
          <w:tcPr>
            <w:tcW w:w="0" w:type="auto"/>
            <w:vAlign w:val="center"/>
          </w:tcPr>
          <w:p w14:paraId="1042F6A9" w14:textId="77777777" w:rsidR="0046104C" w:rsidRPr="000D1CB5" w:rsidRDefault="0046104C" w:rsidP="0048330D">
            <w:pPr>
              <w:jc w:val="center"/>
              <w:rPr>
                <w:rFonts w:ascii="Calibri" w:hAnsi="Calibri"/>
                <w:sz w:val="18"/>
                <w:szCs w:val="18"/>
              </w:rPr>
            </w:pPr>
            <w:r w:rsidRPr="000D1CB5">
              <w:rPr>
                <w:rFonts w:ascii="Calibri" w:hAnsi="Calibri"/>
                <w:sz w:val="18"/>
                <w:szCs w:val="18"/>
              </w:rPr>
              <w:t>1.033</w:t>
            </w:r>
          </w:p>
        </w:tc>
        <w:tc>
          <w:tcPr>
            <w:tcW w:w="0" w:type="auto"/>
            <w:vAlign w:val="center"/>
          </w:tcPr>
          <w:p w14:paraId="1042F6AA" w14:textId="77777777" w:rsidR="0046104C" w:rsidRPr="000D1CB5" w:rsidRDefault="0046104C" w:rsidP="0048330D">
            <w:pPr>
              <w:jc w:val="center"/>
              <w:rPr>
                <w:rFonts w:ascii="Calibri" w:hAnsi="Calibri"/>
                <w:sz w:val="18"/>
                <w:szCs w:val="18"/>
              </w:rPr>
            </w:pPr>
            <w:r w:rsidRPr="000D1CB5">
              <w:rPr>
                <w:rFonts w:ascii="Calibri" w:hAnsi="Calibri"/>
                <w:sz w:val="18"/>
                <w:szCs w:val="18"/>
              </w:rPr>
              <w:t>1.028</w:t>
            </w:r>
          </w:p>
        </w:tc>
        <w:tc>
          <w:tcPr>
            <w:tcW w:w="0" w:type="auto"/>
            <w:vAlign w:val="center"/>
          </w:tcPr>
          <w:p w14:paraId="1042F6AB" w14:textId="77777777" w:rsidR="0046104C" w:rsidRPr="000D1CB5" w:rsidRDefault="0046104C" w:rsidP="0048330D">
            <w:pPr>
              <w:jc w:val="center"/>
              <w:rPr>
                <w:rFonts w:ascii="Calibri" w:hAnsi="Calibri"/>
                <w:sz w:val="18"/>
                <w:szCs w:val="18"/>
              </w:rPr>
            </w:pPr>
            <w:r w:rsidRPr="000D1CB5">
              <w:rPr>
                <w:rFonts w:ascii="Calibri" w:hAnsi="Calibri"/>
                <w:sz w:val="18"/>
                <w:szCs w:val="18"/>
              </w:rPr>
              <w:t>1.024</w:t>
            </w:r>
          </w:p>
        </w:tc>
      </w:tr>
      <w:tr w:rsidR="0046104C" w:rsidRPr="000D1CB5" w14:paraId="1042F6B8" w14:textId="77777777" w:rsidTr="00147921">
        <w:trPr>
          <w:cantSplit/>
          <w:trHeight w:hRule="exact" w:val="187"/>
          <w:jc w:val="center"/>
        </w:trPr>
        <w:tc>
          <w:tcPr>
            <w:tcW w:w="0" w:type="auto"/>
            <w:vMerge/>
            <w:vAlign w:val="center"/>
          </w:tcPr>
          <w:p w14:paraId="1042F6AD" w14:textId="77777777" w:rsidR="0046104C" w:rsidRPr="000D1CB5" w:rsidRDefault="0046104C" w:rsidP="0048330D">
            <w:pPr>
              <w:jc w:val="center"/>
              <w:rPr>
                <w:rFonts w:ascii="Calibri" w:hAnsi="Calibri"/>
                <w:sz w:val="18"/>
                <w:szCs w:val="18"/>
              </w:rPr>
            </w:pPr>
          </w:p>
        </w:tc>
        <w:tc>
          <w:tcPr>
            <w:tcW w:w="0" w:type="auto"/>
            <w:vAlign w:val="center"/>
          </w:tcPr>
          <w:p w14:paraId="1042F6AE" w14:textId="77777777" w:rsidR="0046104C" w:rsidRPr="000D1CB5" w:rsidRDefault="0046104C" w:rsidP="0048330D">
            <w:pPr>
              <w:jc w:val="center"/>
              <w:rPr>
                <w:rFonts w:ascii="Calibri" w:hAnsi="Calibri"/>
                <w:b/>
                <w:sz w:val="18"/>
                <w:szCs w:val="18"/>
              </w:rPr>
            </w:pPr>
            <w:r w:rsidRPr="000D1CB5">
              <w:rPr>
                <w:rFonts w:ascii="Calibri" w:hAnsi="Calibri"/>
                <w:b/>
                <w:sz w:val="18"/>
                <w:szCs w:val="18"/>
              </w:rPr>
              <w:t>100</w:t>
            </w:r>
          </w:p>
        </w:tc>
        <w:tc>
          <w:tcPr>
            <w:tcW w:w="0" w:type="auto"/>
            <w:vAlign w:val="center"/>
          </w:tcPr>
          <w:p w14:paraId="1042F6AF" w14:textId="77777777" w:rsidR="0046104C" w:rsidRPr="000D1CB5" w:rsidRDefault="0046104C" w:rsidP="0048330D">
            <w:pPr>
              <w:jc w:val="center"/>
              <w:rPr>
                <w:rFonts w:ascii="Calibri" w:hAnsi="Calibri"/>
                <w:sz w:val="18"/>
                <w:szCs w:val="18"/>
              </w:rPr>
            </w:pPr>
            <w:r w:rsidRPr="000D1CB5">
              <w:rPr>
                <w:rFonts w:ascii="Calibri" w:hAnsi="Calibri"/>
                <w:sz w:val="18"/>
                <w:szCs w:val="18"/>
              </w:rPr>
              <w:t>1.072</w:t>
            </w:r>
          </w:p>
        </w:tc>
        <w:tc>
          <w:tcPr>
            <w:tcW w:w="0" w:type="auto"/>
            <w:vAlign w:val="center"/>
          </w:tcPr>
          <w:p w14:paraId="1042F6B0" w14:textId="77777777" w:rsidR="0046104C" w:rsidRPr="000D1CB5" w:rsidRDefault="0046104C" w:rsidP="0048330D">
            <w:pPr>
              <w:jc w:val="center"/>
              <w:rPr>
                <w:rFonts w:ascii="Calibri" w:hAnsi="Calibri"/>
                <w:sz w:val="18"/>
                <w:szCs w:val="18"/>
              </w:rPr>
            </w:pPr>
            <w:r w:rsidRPr="000D1CB5">
              <w:rPr>
                <w:rFonts w:ascii="Calibri" w:hAnsi="Calibri"/>
                <w:sz w:val="18"/>
                <w:szCs w:val="18"/>
              </w:rPr>
              <w:t>1.066</w:t>
            </w:r>
          </w:p>
        </w:tc>
        <w:tc>
          <w:tcPr>
            <w:tcW w:w="0" w:type="auto"/>
            <w:vAlign w:val="center"/>
          </w:tcPr>
          <w:p w14:paraId="1042F6B1" w14:textId="77777777" w:rsidR="0046104C" w:rsidRPr="000D1CB5" w:rsidRDefault="0046104C" w:rsidP="0048330D">
            <w:pPr>
              <w:jc w:val="center"/>
              <w:rPr>
                <w:rFonts w:ascii="Calibri" w:hAnsi="Calibri"/>
                <w:sz w:val="18"/>
                <w:szCs w:val="18"/>
              </w:rPr>
            </w:pPr>
            <w:r w:rsidRPr="000D1CB5">
              <w:rPr>
                <w:rFonts w:ascii="Calibri" w:hAnsi="Calibri"/>
                <w:sz w:val="18"/>
                <w:szCs w:val="18"/>
              </w:rPr>
              <w:t>1.061</w:t>
            </w:r>
          </w:p>
        </w:tc>
        <w:tc>
          <w:tcPr>
            <w:tcW w:w="0" w:type="auto"/>
            <w:vAlign w:val="center"/>
          </w:tcPr>
          <w:p w14:paraId="1042F6B2" w14:textId="77777777" w:rsidR="0046104C" w:rsidRPr="000D1CB5" w:rsidRDefault="0046104C" w:rsidP="0048330D">
            <w:pPr>
              <w:jc w:val="center"/>
              <w:rPr>
                <w:rFonts w:ascii="Calibri" w:hAnsi="Calibri"/>
                <w:sz w:val="18"/>
                <w:szCs w:val="18"/>
              </w:rPr>
            </w:pPr>
            <w:r w:rsidRPr="000D1CB5">
              <w:rPr>
                <w:rFonts w:ascii="Calibri" w:hAnsi="Calibri"/>
                <w:sz w:val="18"/>
                <w:szCs w:val="18"/>
              </w:rPr>
              <w:t>1.056</w:t>
            </w:r>
          </w:p>
        </w:tc>
        <w:tc>
          <w:tcPr>
            <w:tcW w:w="0" w:type="auto"/>
            <w:vAlign w:val="center"/>
          </w:tcPr>
          <w:p w14:paraId="1042F6B3" w14:textId="77777777" w:rsidR="0046104C" w:rsidRPr="000D1CB5" w:rsidRDefault="0046104C" w:rsidP="0048330D">
            <w:pPr>
              <w:jc w:val="center"/>
              <w:rPr>
                <w:rFonts w:ascii="Calibri" w:hAnsi="Calibri"/>
                <w:sz w:val="18"/>
                <w:szCs w:val="18"/>
              </w:rPr>
            </w:pPr>
            <w:r w:rsidRPr="000D1CB5">
              <w:rPr>
                <w:rFonts w:ascii="Calibri" w:hAnsi="Calibri"/>
                <w:sz w:val="18"/>
                <w:szCs w:val="18"/>
              </w:rPr>
              <w:t>1.051</w:t>
            </w:r>
          </w:p>
        </w:tc>
        <w:tc>
          <w:tcPr>
            <w:tcW w:w="0" w:type="auto"/>
            <w:vAlign w:val="center"/>
          </w:tcPr>
          <w:p w14:paraId="1042F6B4" w14:textId="77777777" w:rsidR="0046104C" w:rsidRPr="000D1CB5" w:rsidRDefault="0046104C" w:rsidP="0048330D">
            <w:pPr>
              <w:jc w:val="center"/>
              <w:rPr>
                <w:rFonts w:ascii="Calibri" w:hAnsi="Calibri"/>
                <w:sz w:val="18"/>
                <w:szCs w:val="18"/>
              </w:rPr>
            </w:pPr>
            <w:r w:rsidRPr="000D1CB5">
              <w:rPr>
                <w:rFonts w:ascii="Calibri" w:hAnsi="Calibri"/>
                <w:sz w:val="18"/>
                <w:szCs w:val="18"/>
              </w:rPr>
              <w:t>1.046</w:t>
            </w:r>
          </w:p>
        </w:tc>
        <w:tc>
          <w:tcPr>
            <w:tcW w:w="0" w:type="auto"/>
            <w:vAlign w:val="center"/>
          </w:tcPr>
          <w:p w14:paraId="1042F6B5" w14:textId="77777777" w:rsidR="0046104C" w:rsidRPr="000D1CB5" w:rsidRDefault="0046104C" w:rsidP="0048330D">
            <w:pPr>
              <w:jc w:val="center"/>
              <w:rPr>
                <w:rFonts w:ascii="Calibri" w:hAnsi="Calibri"/>
                <w:sz w:val="18"/>
                <w:szCs w:val="18"/>
              </w:rPr>
            </w:pPr>
            <w:r w:rsidRPr="000D1CB5">
              <w:rPr>
                <w:rFonts w:ascii="Calibri" w:hAnsi="Calibri"/>
                <w:sz w:val="18"/>
                <w:szCs w:val="18"/>
              </w:rPr>
              <w:t>1.041</w:t>
            </w:r>
          </w:p>
        </w:tc>
        <w:tc>
          <w:tcPr>
            <w:tcW w:w="0" w:type="auto"/>
            <w:vAlign w:val="center"/>
          </w:tcPr>
          <w:p w14:paraId="1042F6B6" w14:textId="77777777" w:rsidR="0046104C" w:rsidRPr="000D1CB5" w:rsidRDefault="0046104C" w:rsidP="0048330D">
            <w:pPr>
              <w:jc w:val="center"/>
              <w:rPr>
                <w:rFonts w:ascii="Calibri" w:hAnsi="Calibri"/>
                <w:sz w:val="18"/>
                <w:szCs w:val="18"/>
              </w:rPr>
            </w:pPr>
            <w:r w:rsidRPr="000D1CB5">
              <w:rPr>
                <w:rFonts w:ascii="Calibri" w:hAnsi="Calibri"/>
                <w:sz w:val="18"/>
                <w:szCs w:val="18"/>
              </w:rPr>
              <w:t>1.037</w:t>
            </w:r>
          </w:p>
        </w:tc>
        <w:tc>
          <w:tcPr>
            <w:tcW w:w="0" w:type="auto"/>
            <w:vAlign w:val="center"/>
          </w:tcPr>
          <w:p w14:paraId="1042F6B7" w14:textId="77777777" w:rsidR="0046104C" w:rsidRPr="000D1CB5" w:rsidRDefault="0046104C" w:rsidP="0048330D">
            <w:pPr>
              <w:jc w:val="center"/>
              <w:rPr>
                <w:rFonts w:ascii="Calibri" w:hAnsi="Calibri"/>
                <w:sz w:val="18"/>
                <w:szCs w:val="18"/>
              </w:rPr>
            </w:pPr>
            <w:r w:rsidRPr="000D1CB5">
              <w:rPr>
                <w:rFonts w:ascii="Calibri" w:hAnsi="Calibri"/>
                <w:sz w:val="18"/>
                <w:szCs w:val="18"/>
              </w:rPr>
              <w:t>1.032</w:t>
            </w:r>
          </w:p>
        </w:tc>
      </w:tr>
      <w:tr w:rsidR="0046104C" w:rsidRPr="000D1CB5" w14:paraId="1042F6C4" w14:textId="77777777" w:rsidTr="00147921">
        <w:trPr>
          <w:cantSplit/>
          <w:trHeight w:hRule="exact" w:val="187"/>
          <w:jc w:val="center"/>
        </w:trPr>
        <w:tc>
          <w:tcPr>
            <w:tcW w:w="0" w:type="auto"/>
            <w:vMerge/>
            <w:vAlign w:val="center"/>
          </w:tcPr>
          <w:p w14:paraId="1042F6B9" w14:textId="77777777" w:rsidR="0046104C" w:rsidRPr="000D1CB5" w:rsidRDefault="0046104C" w:rsidP="0048330D">
            <w:pPr>
              <w:jc w:val="center"/>
              <w:rPr>
                <w:rFonts w:ascii="Calibri" w:hAnsi="Calibri"/>
                <w:sz w:val="18"/>
                <w:szCs w:val="18"/>
              </w:rPr>
            </w:pPr>
          </w:p>
        </w:tc>
        <w:tc>
          <w:tcPr>
            <w:tcW w:w="0" w:type="auto"/>
            <w:vAlign w:val="center"/>
          </w:tcPr>
          <w:p w14:paraId="1042F6BA" w14:textId="77777777" w:rsidR="0046104C" w:rsidRPr="000D1CB5" w:rsidRDefault="0046104C" w:rsidP="0048330D">
            <w:pPr>
              <w:jc w:val="center"/>
              <w:rPr>
                <w:rFonts w:ascii="Calibri" w:hAnsi="Calibri"/>
                <w:b/>
                <w:sz w:val="18"/>
                <w:szCs w:val="18"/>
              </w:rPr>
            </w:pPr>
            <w:r w:rsidRPr="000D1CB5">
              <w:rPr>
                <w:rFonts w:ascii="Calibri" w:hAnsi="Calibri"/>
                <w:b/>
                <w:sz w:val="18"/>
                <w:szCs w:val="18"/>
              </w:rPr>
              <w:t>105</w:t>
            </w:r>
          </w:p>
        </w:tc>
        <w:tc>
          <w:tcPr>
            <w:tcW w:w="0" w:type="auto"/>
            <w:vAlign w:val="center"/>
          </w:tcPr>
          <w:p w14:paraId="1042F6BB" w14:textId="77777777" w:rsidR="0046104C" w:rsidRPr="000D1CB5" w:rsidRDefault="0046104C" w:rsidP="0048330D">
            <w:pPr>
              <w:jc w:val="center"/>
              <w:rPr>
                <w:rFonts w:ascii="Calibri" w:hAnsi="Calibri"/>
                <w:sz w:val="18"/>
                <w:szCs w:val="18"/>
              </w:rPr>
            </w:pPr>
            <w:r w:rsidRPr="000D1CB5">
              <w:rPr>
                <w:rFonts w:ascii="Calibri" w:hAnsi="Calibri"/>
                <w:sz w:val="18"/>
                <w:szCs w:val="18"/>
              </w:rPr>
              <w:t>1.080</w:t>
            </w:r>
          </w:p>
        </w:tc>
        <w:tc>
          <w:tcPr>
            <w:tcW w:w="0" w:type="auto"/>
            <w:vAlign w:val="center"/>
          </w:tcPr>
          <w:p w14:paraId="1042F6BC" w14:textId="77777777" w:rsidR="0046104C" w:rsidRPr="000D1CB5" w:rsidRDefault="0046104C" w:rsidP="0048330D">
            <w:pPr>
              <w:jc w:val="center"/>
              <w:rPr>
                <w:rFonts w:ascii="Calibri" w:hAnsi="Calibri"/>
                <w:sz w:val="18"/>
                <w:szCs w:val="18"/>
              </w:rPr>
            </w:pPr>
            <w:r w:rsidRPr="000D1CB5">
              <w:rPr>
                <w:rFonts w:ascii="Calibri" w:hAnsi="Calibri"/>
                <w:sz w:val="18"/>
                <w:szCs w:val="18"/>
              </w:rPr>
              <w:t>1.075</w:t>
            </w:r>
          </w:p>
        </w:tc>
        <w:tc>
          <w:tcPr>
            <w:tcW w:w="0" w:type="auto"/>
            <w:vAlign w:val="center"/>
          </w:tcPr>
          <w:p w14:paraId="1042F6BD" w14:textId="77777777" w:rsidR="0046104C" w:rsidRPr="000D1CB5" w:rsidRDefault="0046104C" w:rsidP="0048330D">
            <w:pPr>
              <w:jc w:val="center"/>
              <w:rPr>
                <w:rFonts w:ascii="Calibri" w:hAnsi="Calibri"/>
                <w:sz w:val="18"/>
                <w:szCs w:val="18"/>
              </w:rPr>
            </w:pPr>
            <w:r w:rsidRPr="000D1CB5">
              <w:rPr>
                <w:rFonts w:ascii="Calibri" w:hAnsi="Calibri"/>
                <w:sz w:val="18"/>
                <w:szCs w:val="18"/>
              </w:rPr>
              <w:t>1.070</w:t>
            </w:r>
          </w:p>
        </w:tc>
        <w:tc>
          <w:tcPr>
            <w:tcW w:w="0" w:type="auto"/>
            <w:vAlign w:val="center"/>
          </w:tcPr>
          <w:p w14:paraId="1042F6BE" w14:textId="77777777" w:rsidR="0046104C" w:rsidRPr="000D1CB5" w:rsidRDefault="0046104C" w:rsidP="0048330D">
            <w:pPr>
              <w:jc w:val="center"/>
              <w:rPr>
                <w:rFonts w:ascii="Calibri" w:hAnsi="Calibri"/>
                <w:sz w:val="18"/>
                <w:szCs w:val="18"/>
              </w:rPr>
            </w:pPr>
            <w:r w:rsidRPr="000D1CB5">
              <w:rPr>
                <w:rFonts w:ascii="Calibri" w:hAnsi="Calibri"/>
                <w:sz w:val="18"/>
                <w:szCs w:val="18"/>
              </w:rPr>
              <w:t>1.064</w:t>
            </w:r>
          </w:p>
        </w:tc>
        <w:tc>
          <w:tcPr>
            <w:tcW w:w="0" w:type="auto"/>
            <w:vAlign w:val="center"/>
          </w:tcPr>
          <w:p w14:paraId="1042F6BF" w14:textId="77777777" w:rsidR="0046104C" w:rsidRPr="000D1CB5" w:rsidRDefault="0046104C" w:rsidP="0048330D">
            <w:pPr>
              <w:jc w:val="center"/>
              <w:rPr>
                <w:rFonts w:ascii="Calibri" w:hAnsi="Calibri"/>
                <w:sz w:val="18"/>
                <w:szCs w:val="18"/>
              </w:rPr>
            </w:pPr>
            <w:r w:rsidRPr="000D1CB5">
              <w:rPr>
                <w:rFonts w:ascii="Calibri" w:hAnsi="Calibri"/>
                <w:sz w:val="18"/>
                <w:szCs w:val="18"/>
              </w:rPr>
              <w:t>1.059</w:t>
            </w:r>
          </w:p>
        </w:tc>
        <w:tc>
          <w:tcPr>
            <w:tcW w:w="0" w:type="auto"/>
            <w:vAlign w:val="center"/>
          </w:tcPr>
          <w:p w14:paraId="1042F6C0" w14:textId="77777777" w:rsidR="0046104C" w:rsidRPr="000D1CB5" w:rsidRDefault="0046104C" w:rsidP="0048330D">
            <w:pPr>
              <w:jc w:val="center"/>
              <w:rPr>
                <w:rFonts w:ascii="Calibri" w:hAnsi="Calibri"/>
                <w:sz w:val="18"/>
                <w:szCs w:val="18"/>
              </w:rPr>
            </w:pPr>
            <w:r w:rsidRPr="000D1CB5">
              <w:rPr>
                <w:rFonts w:ascii="Calibri" w:hAnsi="Calibri"/>
                <w:sz w:val="18"/>
                <w:szCs w:val="18"/>
              </w:rPr>
              <w:t>1.054</w:t>
            </w:r>
          </w:p>
        </w:tc>
        <w:tc>
          <w:tcPr>
            <w:tcW w:w="0" w:type="auto"/>
            <w:vAlign w:val="center"/>
          </w:tcPr>
          <w:p w14:paraId="1042F6C1" w14:textId="77777777" w:rsidR="0046104C" w:rsidRPr="000D1CB5" w:rsidRDefault="0046104C" w:rsidP="0048330D">
            <w:pPr>
              <w:jc w:val="center"/>
              <w:rPr>
                <w:rFonts w:ascii="Calibri" w:hAnsi="Calibri"/>
                <w:sz w:val="18"/>
                <w:szCs w:val="18"/>
              </w:rPr>
            </w:pPr>
            <w:r w:rsidRPr="000D1CB5">
              <w:rPr>
                <w:rFonts w:ascii="Calibri" w:hAnsi="Calibri"/>
                <w:sz w:val="18"/>
                <w:szCs w:val="18"/>
              </w:rPr>
              <w:t>1.050</w:t>
            </w:r>
          </w:p>
        </w:tc>
        <w:tc>
          <w:tcPr>
            <w:tcW w:w="0" w:type="auto"/>
            <w:vAlign w:val="center"/>
          </w:tcPr>
          <w:p w14:paraId="1042F6C2" w14:textId="77777777" w:rsidR="0046104C" w:rsidRPr="000D1CB5" w:rsidRDefault="0046104C" w:rsidP="0048330D">
            <w:pPr>
              <w:jc w:val="center"/>
              <w:rPr>
                <w:rFonts w:ascii="Calibri" w:hAnsi="Calibri"/>
                <w:sz w:val="18"/>
                <w:szCs w:val="18"/>
              </w:rPr>
            </w:pPr>
            <w:r w:rsidRPr="000D1CB5">
              <w:rPr>
                <w:rFonts w:ascii="Calibri" w:hAnsi="Calibri"/>
                <w:sz w:val="18"/>
                <w:szCs w:val="18"/>
              </w:rPr>
              <w:t>1.045</w:t>
            </w:r>
          </w:p>
        </w:tc>
        <w:tc>
          <w:tcPr>
            <w:tcW w:w="0" w:type="auto"/>
            <w:vAlign w:val="center"/>
          </w:tcPr>
          <w:p w14:paraId="1042F6C3" w14:textId="77777777" w:rsidR="0046104C" w:rsidRPr="000D1CB5" w:rsidRDefault="0046104C" w:rsidP="0048330D">
            <w:pPr>
              <w:jc w:val="center"/>
              <w:rPr>
                <w:rFonts w:ascii="Calibri" w:hAnsi="Calibri"/>
                <w:sz w:val="18"/>
                <w:szCs w:val="18"/>
              </w:rPr>
            </w:pPr>
            <w:r w:rsidRPr="000D1CB5">
              <w:rPr>
                <w:rFonts w:ascii="Calibri" w:hAnsi="Calibri"/>
                <w:sz w:val="18"/>
                <w:szCs w:val="18"/>
              </w:rPr>
              <w:t>1.040</w:t>
            </w:r>
          </w:p>
        </w:tc>
      </w:tr>
      <w:tr w:rsidR="0046104C" w:rsidRPr="000D1CB5" w14:paraId="1042F6D0" w14:textId="77777777" w:rsidTr="00147921">
        <w:trPr>
          <w:cantSplit/>
          <w:trHeight w:hRule="exact" w:val="187"/>
          <w:jc w:val="center"/>
        </w:trPr>
        <w:tc>
          <w:tcPr>
            <w:tcW w:w="0" w:type="auto"/>
            <w:vMerge/>
            <w:vAlign w:val="center"/>
          </w:tcPr>
          <w:p w14:paraId="1042F6C5" w14:textId="77777777" w:rsidR="0046104C" w:rsidRPr="000D1CB5" w:rsidRDefault="0046104C" w:rsidP="0048330D">
            <w:pPr>
              <w:jc w:val="center"/>
              <w:rPr>
                <w:rFonts w:ascii="Calibri" w:hAnsi="Calibri"/>
                <w:sz w:val="18"/>
                <w:szCs w:val="18"/>
              </w:rPr>
            </w:pPr>
          </w:p>
        </w:tc>
        <w:tc>
          <w:tcPr>
            <w:tcW w:w="0" w:type="auto"/>
            <w:vAlign w:val="center"/>
          </w:tcPr>
          <w:p w14:paraId="1042F6C6" w14:textId="77777777" w:rsidR="0046104C" w:rsidRPr="000D1CB5" w:rsidRDefault="0046104C" w:rsidP="0048330D">
            <w:pPr>
              <w:jc w:val="center"/>
              <w:rPr>
                <w:rFonts w:ascii="Calibri" w:hAnsi="Calibri"/>
                <w:b/>
                <w:sz w:val="18"/>
                <w:szCs w:val="18"/>
              </w:rPr>
            </w:pPr>
            <w:r w:rsidRPr="000D1CB5">
              <w:rPr>
                <w:rFonts w:ascii="Calibri" w:hAnsi="Calibri"/>
                <w:b/>
                <w:sz w:val="18"/>
                <w:szCs w:val="18"/>
              </w:rPr>
              <w:t>110</w:t>
            </w:r>
          </w:p>
        </w:tc>
        <w:tc>
          <w:tcPr>
            <w:tcW w:w="0" w:type="auto"/>
            <w:vAlign w:val="center"/>
          </w:tcPr>
          <w:p w14:paraId="1042F6C7" w14:textId="77777777" w:rsidR="0046104C" w:rsidRPr="000D1CB5" w:rsidRDefault="0046104C" w:rsidP="0048330D">
            <w:pPr>
              <w:jc w:val="center"/>
              <w:rPr>
                <w:rFonts w:ascii="Calibri" w:hAnsi="Calibri"/>
                <w:sz w:val="18"/>
                <w:szCs w:val="18"/>
              </w:rPr>
            </w:pPr>
            <w:r w:rsidRPr="000D1CB5">
              <w:rPr>
                <w:rFonts w:ascii="Calibri" w:hAnsi="Calibri"/>
                <w:sz w:val="18"/>
                <w:szCs w:val="18"/>
              </w:rPr>
              <w:t>1.088</w:t>
            </w:r>
          </w:p>
        </w:tc>
        <w:tc>
          <w:tcPr>
            <w:tcW w:w="0" w:type="auto"/>
            <w:vAlign w:val="center"/>
          </w:tcPr>
          <w:p w14:paraId="1042F6C8" w14:textId="77777777" w:rsidR="0046104C" w:rsidRPr="000D1CB5" w:rsidRDefault="0046104C" w:rsidP="0048330D">
            <w:pPr>
              <w:jc w:val="center"/>
              <w:rPr>
                <w:rFonts w:ascii="Calibri" w:hAnsi="Calibri"/>
                <w:sz w:val="18"/>
                <w:szCs w:val="18"/>
              </w:rPr>
            </w:pPr>
            <w:r w:rsidRPr="000D1CB5">
              <w:rPr>
                <w:rFonts w:ascii="Calibri" w:hAnsi="Calibri"/>
                <w:sz w:val="18"/>
                <w:szCs w:val="18"/>
              </w:rPr>
              <w:t>1.083</w:t>
            </w:r>
          </w:p>
        </w:tc>
        <w:tc>
          <w:tcPr>
            <w:tcW w:w="0" w:type="auto"/>
            <w:vAlign w:val="center"/>
          </w:tcPr>
          <w:p w14:paraId="1042F6C9" w14:textId="77777777" w:rsidR="0046104C" w:rsidRPr="000D1CB5" w:rsidRDefault="0046104C" w:rsidP="0048330D">
            <w:pPr>
              <w:jc w:val="center"/>
              <w:rPr>
                <w:rFonts w:ascii="Calibri" w:hAnsi="Calibri"/>
                <w:sz w:val="18"/>
                <w:szCs w:val="18"/>
              </w:rPr>
            </w:pPr>
            <w:r w:rsidRPr="000D1CB5">
              <w:rPr>
                <w:rFonts w:ascii="Calibri" w:hAnsi="Calibri"/>
                <w:sz w:val="18"/>
                <w:szCs w:val="18"/>
              </w:rPr>
              <w:t>1.078</w:t>
            </w:r>
          </w:p>
        </w:tc>
        <w:tc>
          <w:tcPr>
            <w:tcW w:w="0" w:type="auto"/>
            <w:vAlign w:val="center"/>
          </w:tcPr>
          <w:p w14:paraId="1042F6CA" w14:textId="77777777" w:rsidR="0046104C" w:rsidRPr="000D1CB5" w:rsidRDefault="0046104C" w:rsidP="0048330D">
            <w:pPr>
              <w:jc w:val="center"/>
              <w:rPr>
                <w:rFonts w:ascii="Calibri" w:hAnsi="Calibri"/>
                <w:sz w:val="18"/>
                <w:szCs w:val="18"/>
              </w:rPr>
            </w:pPr>
            <w:r w:rsidRPr="000D1CB5">
              <w:rPr>
                <w:rFonts w:ascii="Calibri" w:hAnsi="Calibri"/>
                <w:sz w:val="18"/>
                <w:szCs w:val="18"/>
              </w:rPr>
              <w:t>1.073</w:t>
            </w:r>
          </w:p>
        </w:tc>
        <w:tc>
          <w:tcPr>
            <w:tcW w:w="0" w:type="auto"/>
            <w:vAlign w:val="center"/>
          </w:tcPr>
          <w:p w14:paraId="1042F6CB" w14:textId="77777777" w:rsidR="0046104C" w:rsidRPr="000D1CB5" w:rsidRDefault="0046104C" w:rsidP="0048330D">
            <w:pPr>
              <w:jc w:val="center"/>
              <w:rPr>
                <w:rFonts w:ascii="Calibri" w:hAnsi="Calibri"/>
                <w:sz w:val="18"/>
                <w:szCs w:val="18"/>
              </w:rPr>
            </w:pPr>
            <w:r w:rsidRPr="000D1CB5">
              <w:rPr>
                <w:rFonts w:ascii="Calibri" w:hAnsi="Calibri"/>
                <w:sz w:val="18"/>
                <w:szCs w:val="18"/>
              </w:rPr>
              <w:t>1.068</w:t>
            </w:r>
          </w:p>
        </w:tc>
        <w:tc>
          <w:tcPr>
            <w:tcW w:w="0" w:type="auto"/>
            <w:vAlign w:val="center"/>
          </w:tcPr>
          <w:p w14:paraId="1042F6CC" w14:textId="77777777" w:rsidR="0046104C" w:rsidRPr="000D1CB5" w:rsidRDefault="0046104C" w:rsidP="0048330D">
            <w:pPr>
              <w:jc w:val="center"/>
              <w:rPr>
                <w:rFonts w:ascii="Calibri" w:hAnsi="Calibri"/>
                <w:sz w:val="18"/>
                <w:szCs w:val="18"/>
              </w:rPr>
            </w:pPr>
            <w:r w:rsidRPr="000D1CB5">
              <w:rPr>
                <w:rFonts w:ascii="Calibri" w:hAnsi="Calibri"/>
                <w:sz w:val="18"/>
                <w:szCs w:val="18"/>
              </w:rPr>
              <w:t>1.063</w:t>
            </w:r>
          </w:p>
        </w:tc>
        <w:tc>
          <w:tcPr>
            <w:tcW w:w="0" w:type="auto"/>
            <w:vAlign w:val="center"/>
          </w:tcPr>
          <w:p w14:paraId="1042F6CD" w14:textId="77777777" w:rsidR="0046104C" w:rsidRPr="000D1CB5" w:rsidRDefault="0046104C" w:rsidP="0048330D">
            <w:pPr>
              <w:jc w:val="center"/>
              <w:rPr>
                <w:rFonts w:ascii="Calibri" w:hAnsi="Calibri"/>
                <w:sz w:val="18"/>
                <w:szCs w:val="18"/>
              </w:rPr>
            </w:pPr>
            <w:r w:rsidRPr="000D1CB5">
              <w:rPr>
                <w:rFonts w:ascii="Calibri" w:hAnsi="Calibri"/>
                <w:sz w:val="18"/>
                <w:szCs w:val="18"/>
              </w:rPr>
              <w:t>1.058</w:t>
            </w:r>
          </w:p>
        </w:tc>
        <w:tc>
          <w:tcPr>
            <w:tcW w:w="0" w:type="auto"/>
            <w:vAlign w:val="center"/>
          </w:tcPr>
          <w:p w14:paraId="1042F6CE" w14:textId="77777777" w:rsidR="0046104C" w:rsidRPr="000D1CB5" w:rsidRDefault="0046104C" w:rsidP="0048330D">
            <w:pPr>
              <w:jc w:val="center"/>
              <w:rPr>
                <w:rFonts w:ascii="Calibri" w:hAnsi="Calibri"/>
                <w:sz w:val="18"/>
                <w:szCs w:val="18"/>
              </w:rPr>
            </w:pPr>
            <w:r w:rsidRPr="000D1CB5">
              <w:rPr>
                <w:rFonts w:ascii="Calibri" w:hAnsi="Calibri"/>
                <w:sz w:val="18"/>
                <w:szCs w:val="18"/>
              </w:rPr>
              <w:t>1.053</w:t>
            </w:r>
          </w:p>
        </w:tc>
        <w:tc>
          <w:tcPr>
            <w:tcW w:w="0" w:type="auto"/>
            <w:vAlign w:val="center"/>
          </w:tcPr>
          <w:p w14:paraId="1042F6CF" w14:textId="77777777" w:rsidR="0046104C" w:rsidRPr="000D1CB5" w:rsidRDefault="0046104C" w:rsidP="0048330D">
            <w:pPr>
              <w:jc w:val="center"/>
              <w:rPr>
                <w:rFonts w:ascii="Calibri" w:hAnsi="Calibri"/>
                <w:sz w:val="18"/>
                <w:szCs w:val="18"/>
              </w:rPr>
            </w:pPr>
            <w:r w:rsidRPr="000D1CB5">
              <w:rPr>
                <w:rFonts w:ascii="Calibri" w:hAnsi="Calibri"/>
                <w:sz w:val="18"/>
                <w:szCs w:val="18"/>
              </w:rPr>
              <w:t>1.048</w:t>
            </w:r>
          </w:p>
        </w:tc>
      </w:tr>
    </w:tbl>
    <w:p w14:paraId="1042F6D1" w14:textId="77777777" w:rsidR="0046104C" w:rsidRDefault="0046104C" w:rsidP="0046104C">
      <w:pPr>
        <w:pStyle w:val="ListParagraph"/>
        <w:rPr>
          <w:rFonts w:ascii="Calibri" w:hAnsi="Calibri"/>
          <w:sz w:val="18"/>
          <w:szCs w:val="18"/>
        </w:rPr>
      </w:pPr>
    </w:p>
    <w:p w14:paraId="1042F6D2" w14:textId="48E4E459" w:rsidR="0046104C" w:rsidRPr="00782762" w:rsidRDefault="0046104C" w:rsidP="0046104C">
      <w:pPr>
        <w:pStyle w:val="ListParagraph"/>
        <w:numPr>
          <w:ilvl w:val="0"/>
          <w:numId w:val="28"/>
        </w:numPr>
        <w:rPr>
          <w:rFonts w:ascii="Calibri" w:hAnsi="Calibri"/>
          <w:sz w:val="18"/>
          <w:szCs w:val="18"/>
        </w:rPr>
      </w:pPr>
      <w:r>
        <w:rPr>
          <w:rFonts w:ascii="Calibri" w:hAnsi="Calibri"/>
          <w:sz w:val="18"/>
          <w:szCs w:val="18"/>
        </w:rPr>
        <w:t>This field is automatically calculated. The Corrected CFM50 is the Nominal CFM50 from Section C multiplied by the Altitude and Temperature Correction Factors.</w:t>
      </w:r>
    </w:p>
    <w:p w14:paraId="1042F6D3" w14:textId="77777777" w:rsidR="0046104C" w:rsidRPr="0091667B" w:rsidRDefault="0046104C" w:rsidP="0046104C">
      <w:pPr>
        <w:rPr>
          <w:rFonts w:ascii="Calibri" w:hAnsi="Calibri"/>
          <w:sz w:val="18"/>
          <w:szCs w:val="18"/>
        </w:rPr>
      </w:pPr>
    </w:p>
    <w:p w14:paraId="1042F6D4" w14:textId="77777777" w:rsidR="0046104C" w:rsidRPr="008F0D91" w:rsidRDefault="0046104C" w:rsidP="0046104C">
      <w:pPr>
        <w:rPr>
          <w:rFonts w:ascii="Calibri" w:hAnsi="Calibri"/>
          <w:b/>
          <w:sz w:val="18"/>
          <w:szCs w:val="18"/>
        </w:rPr>
      </w:pPr>
      <w:r w:rsidRPr="008F0D91">
        <w:rPr>
          <w:rFonts w:ascii="Calibri" w:hAnsi="Calibri"/>
          <w:b/>
          <w:sz w:val="18"/>
          <w:szCs w:val="18"/>
        </w:rPr>
        <w:t>Section E. Accuracy Adjustment</w:t>
      </w:r>
    </w:p>
    <w:p w14:paraId="1042F6D5" w14:textId="1018F3B1" w:rsidR="0046104C" w:rsidRPr="008F0D91" w:rsidRDefault="0046104C" w:rsidP="0046104C">
      <w:pPr>
        <w:pStyle w:val="ListParagraph"/>
        <w:numPr>
          <w:ilvl w:val="0"/>
          <w:numId w:val="37"/>
        </w:numPr>
        <w:rPr>
          <w:rFonts w:ascii="Calibri" w:hAnsi="Calibri"/>
          <w:sz w:val="18"/>
          <w:szCs w:val="18"/>
        </w:rPr>
      </w:pPr>
      <w:r w:rsidRPr="008F0D91">
        <w:rPr>
          <w:rFonts w:ascii="Calibri" w:hAnsi="Calibri"/>
          <w:sz w:val="18"/>
          <w:szCs w:val="18"/>
        </w:rPr>
        <w:t>This field is automatically calculated:</w:t>
      </w:r>
    </w:p>
    <w:p w14:paraId="1042F6D6" w14:textId="28497A1C" w:rsidR="0046104C" w:rsidRPr="008F0D91" w:rsidRDefault="0046104C" w:rsidP="0046104C">
      <w:pPr>
        <w:pStyle w:val="ListParagraph"/>
        <w:numPr>
          <w:ilvl w:val="0"/>
          <w:numId w:val="42"/>
        </w:numPr>
        <w:rPr>
          <w:rFonts w:ascii="Calibri" w:hAnsi="Calibri"/>
          <w:sz w:val="18"/>
          <w:szCs w:val="18"/>
        </w:rPr>
      </w:pPr>
      <w:r w:rsidRPr="008F0D91">
        <w:rPr>
          <w:rFonts w:ascii="Calibri" w:hAnsi="Calibri"/>
          <w:sz w:val="18"/>
          <w:szCs w:val="18"/>
        </w:rPr>
        <w:t xml:space="preserve">If the Accuracy Level from </w:t>
      </w:r>
      <w:r w:rsidR="002A3DDA">
        <w:rPr>
          <w:rFonts w:ascii="Calibri" w:hAnsi="Calibri"/>
          <w:sz w:val="18"/>
          <w:szCs w:val="18"/>
        </w:rPr>
        <w:t>S</w:t>
      </w:r>
      <w:r w:rsidRPr="008F0D91">
        <w:rPr>
          <w:rFonts w:ascii="Calibri" w:hAnsi="Calibri"/>
          <w:sz w:val="18"/>
          <w:szCs w:val="18"/>
        </w:rPr>
        <w:t>ection C is “Standard”, the Accuracy Adjustment will be 1 (no adjustment)</w:t>
      </w:r>
    </w:p>
    <w:p w14:paraId="1042F6D7" w14:textId="5EB55570" w:rsidR="0046104C" w:rsidRPr="008F0D91" w:rsidRDefault="0046104C" w:rsidP="0046104C">
      <w:pPr>
        <w:pStyle w:val="ListParagraph"/>
        <w:numPr>
          <w:ilvl w:val="0"/>
          <w:numId w:val="42"/>
        </w:numPr>
        <w:rPr>
          <w:rFonts w:ascii="Calibri" w:hAnsi="Calibri"/>
          <w:sz w:val="18"/>
          <w:szCs w:val="18"/>
        </w:rPr>
      </w:pPr>
      <w:r w:rsidRPr="008F0D91">
        <w:rPr>
          <w:rFonts w:ascii="Calibri" w:hAnsi="Calibri"/>
          <w:sz w:val="18"/>
          <w:szCs w:val="18"/>
        </w:rPr>
        <w:t xml:space="preserve">If the Accuracy Level from </w:t>
      </w:r>
      <w:r w:rsidR="002A3DDA">
        <w:rPr>
          <w:rFonts w:ascii="Calibri" w:hAnsi="Calibri"/>
          <w:sz w:val="18"/>
          <w:szCs w:val="18"/>
        </w:rPr>
        <w:t>S</w:t>
      </w:r>
      <w:r w:rsidRPr="008F0D91">
        <w:rPr>
          <w:rFonts w:ascii="Calibri" w:hAnsi="Calibri"/>
          <w:sz w:val="18"/>
          <w:szCs w:val="18"/>
        </w:rPr>
        <w:t xml:space="preserve">ection C is “Reduced”, </w:t>
      </w:r>
      <w:r w:rsidR="00F235E2">
        <w:rPr>
          <w:rFonts w:ascii="Calibri" w:hAnsi="Calibri"/>
          <w:sz w:val="18"/>
          <w:szCs w:val="18"/>
        </w:rPr>
        <w:t>A</w:t>
      </w:r>
      <w:r w:rsidRPr="008F0D91">
        <w:rPr>
          <w:rFonts w:ascii="Calibri" w:hAnsi="Calibri"/>
          <w:sz w:val="18"/>
          <w:szCs w:val="18"/>
        </w:rPr>
        <w:t xml:space="preserve">ccuracy </w:t>
      </w:r>
      <w:r w:rsidR="00F235E2">
        <w:rPr>
          <w:rFonts w:ascii="Calibri" w:hAnsi="Calibri"/>
          <w:sz w:val="18"/>
          <w:szCs w:val="18"/>
        </w:rPr>
        <w:t>A</w:t>
      </w:r>
      <w:r w:rsidRPr="008F0D91">
        <w:rPr>
          <w:rFonts w:ascii="Calibri" w:hAnsi="Calibri"/>
          <w:sz w:val="18"/>
          <w:szCs w:val="18"/>
        </w:rPr>
        <w:t>djustment equation equals 1+[0.1+(50/Nominal CFM50)]</w:t>
      </w:r>
    </w:p>
    <w:p w14:paraId="1042F6D8" w14:textId="00C4E873" w:rsidR="0046104C" w:rsidRPr="008F0D91" w:rsidRDefault="0046104C" w:rsidP="0046104C">
      <w:pPr>
        <w:pStyle w:val="ListParagraph"/>
        <w:numPr>
          <w:ilvl w:val="0"/>
          <w:numId w:val="37"/>
        </w:numPr>
        <w:rPr>
          <w:rFonts w:ascii="Calibri" w:hAnsi="Calibri"/>
          <w:sz w:val="18"/>
          <w:szCs w:val="18"/>
        </w:rPr>
      </w:pPr>
      <w:r w:rsidRPr="008F0D91">
        <w:rPr>
          <w:rFonts w:ascii="Calibri" w:hAnsi="Calibri"/>
          <w:sz w:val="18"/>
          <w:szCs w:val="18"/>
        </w:rPr>
        <w:t xml:space="preserve">This field is automatically calculated. The Adjusted CFM50 is the Corrected CFM50 multiplied </w:t>
      </w:r>
      <w:r w:rsidR="002A3DDA">
        <w:rPr>
          <w:rFonts w:ascii="Calibri" w:hAnsi="Calibri"/>
          <w:sz w:val="18"/>
          <w:szCs w:val="18"/>
        </w:rPr>
        <w:t>by</w:t>
      </w:r>
      <w:r w:rsidR="002A3DDA" w:rsidRPr="008F0D91">
        <w:rPr>
          <w:rFonts w:ascii="Calibri" w:hAnsi="Calibri"/>
          <w:sz w:val="18"/>
          <w:szCs w:val="18"/>
        </w:rPr>
        <w:t xml:space="preserve"> </w:t>
      </w:r>
      <w:r w:rsidRPr="008F0D91">
        <w:rPr>
          <w:rFonts w:ascii="Calibri" w:hAnsi="Calibri"/>
          <w:sz w:val="18"/>
          <w:szCs w:val="18"/>
        </w:rPr>
        <w:t>the Accuracy Adjustment.</w:t>
      </w:r>
      <w:r w:rsidRPr="008F0D91">
        <w:rPr>
          <w:rFonts w:asciiTheme="minorHAnsi" w:hAnsiTheme="minorHAnsi"/>
          <w:b/>
          <w:sz w:val="18"/>
        </w:rPr>
        <w:t xml:space="preserve"> </w:t>
      </w:r>
      <w:r w:rsidRPr="00147921">
        <w:rPr>
          <w:rFonts w:asciiTheme="minorHAnsi" w:hAnsiTheme="minorHAnsi"/>
          <w:sz w:val="18"/>
        </w:rPr>
        <w:t>Note -</w:t>
      </w:r>
      <w:r w:rsidRPr="008F0D91">
        <w:rPr>
          <w:rFonts w:asciiTheme="minorHAnsi" w:hAnsiTheme="minorHAnsi"/>
          <w:b/>
          <w:sz w:val="18"/>
        </w:rPr>
        <w:t xml:space="preserve"> </w:t>
      </w:r>
      <w:r w:rsidRPr="008F0D91">
        <w:rPr>
          <w:rFonts w:asciiTheme="minorHAnsi" w:hAnsiTheme="minorHAnsi"/>
          <w:sz w:val="18"/>
        </w:rPr>
        <w:t>This is the number that must be less than or equal to the target building air leakage from the CF1R, shown in A</w:t>
      </w:r>
      <w:r w:rsidR="002A3DDA">
        <w:rPr>
          <w:rFonts w:asciiTheme="minorHAnsi" w:hAnsiTheme="minorHAnsi"/>
          <w:sz w:val="18"/>
        </w:rPr>
        <w:t>0</w:t>
      </w:r>
      <w:r w:rsidRPr="008F0D91">
        <w:rPr>
          <w:rFonts w:asciiTheme="minorHAnsi" w:hAnsiTheme="minorHAnsi"/>
          <w:sz w:val="18"/>
        </w:rPr>
        <w:t>2.</w:t>
      </w:r>
    </w:p>
    <w:p w14:paraId="1042F6D9" w14:textId="77777777" w:rsidR="0046104C" w:rsidRDefault="0046104C" w:rsidP="0046104C">
      <w:pPr>
        <w:rPr>
          <w:rFonts w:ascii="Calibri" w:hAnsi="Calibri"/>
          <w:sz w:val="18"/>
          <w:szCs w:val="18"/>
        </w:rPr>
      </w:pPr>
    </w:p>
    <w:p w14:paraId="1042F6DA" w14:textId="77777777" w:rsidR="0046104C" w:rsidRPr="008F0D91" w:rsidRDefault="0046104C" w:rsidP="0046104C">
      <w:pPr>
        <w:rPr>
          <w:rFonts w:ascii="Calibri" w:hAnsi="Calibri"/>
          <w:b/>
          <w:sz w:val="18"/>
          <w:szCs w:val="18"/>
        </w:rPr>
      </w:pPr>
      <w:r w:rsidRPr="008F0D91">
        <w:rPr>
          <w:rFonts w:ascii="Calibri" w:hAnsi="Calibri"/>
          <w:b/>
          <w:sz w:val="18"/>
          <w:szCs w:val="18"/>
        </w:rPr>
        <w:t>Section F. Compliance Statement</w:t>
      </w:r>
    </w:p>
    <w:p w14:paraId="1042F6DB" w14:textId="1D162F77" w:rsidR="0046104C" w:rsidRPr="008F0D91" w:rsidRDefault="0046104C" w:rsidP="0046104C">
      <w:pPr>
        <w:pStyle w:val="ListParagraph"/>
        <w:numPr>
          <w:ilvl w:val="0"/>
          <w:numId w:val="44"/>
        </w:numPr>
        <w:rPr>
          <w:rFonts w:ascii="Calibri" w:hAnsi="Calibri"/>
          <w:sz w:val="18"/>
          <w:szCs w:val="18"/>
        </w:rPr>
      </w:pPr>
      <w:r w:rsidRPr="008F0D91">
        <w:rPr>
          <w:rFonts w:ascii="Calibri" w:hAnsi="Calibri"/>
          <w:sz w:val="18"/>
          <w:szCs w:val="18"/>
        </w:rPr>
        <w:t>This field is automatically calculated.</w:t>
      </w:r>
      <w:r>
        <w:rPr>
          <w:rFonts w:ascii="Calibri" w:hAnsi="Calibri"/>
          <w:sz w:val="18"/>
          <w:szCs w:val="18"/>
        </w:rPr>
        <w:t xml:space="preserve"> A check is performed to make sure that the meter has been properly calibrated and that the measured infiltration is less than the target infiltration.</w:t>
      </w:r>
    </w:p>
    <w:p w14:paraId="1042F6DC" w14:textId="77777777" w:rsidR="0046104C" w:rsidRDefault="0046104C" w:rsidP="0046104C">
      <w:pPr>
        <w:pStyle w:val="ListParagraph"/>
      </w:pPr>
    </w:p>
    <w:p w14:paraId="1042F6DD" w14:textId="77777777" w:rsidR="0046104C" w:rsidRPr="00782762" w:rsidRDefault="0046104C" w:rsidP="0046104C">
      <w:pPr>
        <w:rPr>
          <w:rFonts w:ascii="Calibri" w:hAnsi="Calibri"/>
          <w:b/>
          <w:sz w:val="18"/>
          <w:szCs w:val="18"/>
        </w:rPr>
      </w:pPr>
      <w:r>
        <w:rPr>
          <w:rFonts w:ascii="Calibri" w:hAnsi="Calibri"/>
          <w:b/>
          <w:sz w:val="18"/>
          <w:szCs w:val="18"/>
        </w:rPr>
        <w:t>Section G</w:t>
      </w:r>
      <w:r w:rsidRPr="005C7DD1">
        <w:rPr>
          <w:rFonts w:ascii="Calibri" w:hAnsi="Calibri"/>
          <w:b/>
          <w:sz w:val="18"/>
          <w:szCs w:val="18"/>
        </w:rPr>
        <w:t>. Additional Requirements for Compliance</w:t>
      </w:r>
    </w:p>
    <w:p w14:paraId="1042F6DE" w14:textId="77777777" w:rsidR="0046104C" w:rsidRDefault="0046104C" w:rsidP="0046104C">
      <w:pPr>
        <w:pStyle w:val="ListParagraph"/>
        <w:numPr>
          <w:ilvl w:val="0"/>
          <w:numId w:val="43"/>
        </w:numPr>
        <w:rPr>
          <w:rFonts w:ascii="Calibri" w:hAnsi="Calibri"/>
          <w:sz w:val="18"/>
          <w:szCs w:val="18"/>
        </w:rPr>
      </w:pPr>
      <w:r>
        <w:rPr>
          <w:rFonts w:ascii="Calibri" w:hAnsi="Calibri"/>
          <w:sz w:val="18"/>
          <w:szCs w:val="18"/>
        </w:rPr>
        <w:t>This statement must be true (or not applicable) for the test to conform to the protocols.</w:t>
      </w:r>
    </w:p>
    <w:p w14:paraId="1042F6DF" w14:textId="77777777" w:rsidR="0046104C" w:rsidRPr="00782762" w:rsidRDefault="0046104C" w:rsidP="0046104C">
      <w:pPr>
        <w:pStyle w:val="ListParagraph"/>
        <w:numPr>
          <w:ilvl w:val="0"/>
          <w:numId w:val="43"/>
        </w:numPr>
        <w:rPr>
          <w:rFonts w:ascii="Calibri" w:hAnsi="Calibri"/>
          <w:sz w:val="18"/>
          <w:szCs w:val="18"/>
        </w:rPr>
      </w:pPr>
      <w:r>
        <w:rPr>
          <w:rFonts w:ascii="Calibri" w:hAnsi="Calibri"/>
          <w:sz w:val="18"/>
          <w:szCs w:val="18"/>
        </w:rPr>
        <w:t>This statement must be true (or not applicable) for the test to conform to the protocols.</w:t>
      </w:r>
    </w:p>
    <w:p w14:paraId="1042F6E0" w14:textId="77777777" w:rsidR="0046104C" w:rsidRPr="00782762" w:rsidRDefault="0046104C" w:rsidP="0046104C">
      <w:pPr>
        <w:pStyle w:val="ListParagraph"/>
        <w:numPr>
          <w:ilvl w:val="0"/>
          <w:numId w:val="43"/>
        </w:numPr>
        <w:rPr>
          <w:rFonts w:ascii="Calibri" w:hAnsi="Calibri"/>
          <w:sz w:val="18"/>
          <w:szCs w:val="18"/>
        </w:rPr>
      </w:pPr>
      <w:r>
        <w:rPr>
          <w:rFonts w:ascii="Calibri" w:hAnsi="Calibri"/>
          <w:sz w:val="18"/>
          <w:szCs w:val="18"/>
        </w:rPr>
        <w:t>This statement must be true (or not applicable) for the test to conform to the protocols.</w:t>
      </w:r>
    </w:p>
    <w:p w14:paraId="1042F6E1" w14:textId="77777777" w:rsidR="0046104C" w:rsidRPr="00782762" w:rsidRDefault="0046104C" w:rsidP="0046104C">
      <w:pPr>
        <w:pStyle w:val="ListParagraph"/>
        <w:numPr>
          <w:ilvl w:val="0"/>
          <w:numId w:val="43"/>
        </w:numPr>
        <w:rPr>
          <w:rFonts w:ascii="Calibri" w:hAnsi="Calibri"/>
          <w:sz w:val="18"/>
          <w:szCs w:val="18"/>
        </w:rPr>
      </w:pPr>
      <w:r>
        <w:rPr>
          <w:rFonts w:ascii="Calibri" w:hAnsi="Calibri"/>
          <w:sz w:val="18"/>
          <w:szCs w:val="18"/>
        </w:rPr>
        <w:t>This statement must be true (or not applicable) for the test to conform to the protocols.</w:t>
      </w:r>
    </w:p>
    <w:p w14:paraId="1042F6E2" w14:textId="77777777" w:rsidR="0046104C" w:rsidRDefault="0046104C" w:rsidP="0046104C">
      <w:pPr>
        <w:pStyle w:val="ListParagraph"/>
        <w:numPr>
          <w:ilvl w:val="0"/>
          <w:numId w:val="43"/>
        </w:numPr>
        <w:rPr>
          <w:rFonts w:ascii="Calibri" w:hAnsi="Calibri"/>
          <w:sz w:val="18"/>
          <w:szCs w:val="18"/>
        </w:rPr>
      </w:pPr>
      <w:r>
        <w:rPr>
          <w:rFonts w:ascii="Calibri" w:hAnsi="Calibri"/>
          <w:sz w:val="18"/>
          <w:szCs w:val="18"/>
        </w:rPr>
        <w:t>This statement must be true (or not applicable) for the test to conform to the protocols.</w:t>
      </w:r>
    </w:p>
    <w:p w14:paraId="1042F6E3" w14:textId="772797BC" w:rsidR="0046104C" w:rsidRPr="009B64B5" w:rsidRDefault="0046104C" w:rsidP="0046104C">
      <w:pPr>
        <w:pStyle w:val="ListParagraph"/>
        <w:numPr>
          <w:ilvl w:val="0"/>
          <w:numId w:val="43"/>
        </w:numPr>
        <w:rPr>
          <w:rFonts w:ascii="Calibri" w:hAnsi="Calibri"/>
          <w:sz w:val="18"/>
          <w:szCs w:val="18"/>
        </w:rPr>
      </w:pPr>
      <w:r w:rsidRPr="00726A2C">
        <w:rPr>
          <w:rFonts w:asciiTheme="minorHAnsi" w:hAnsiTheme="minorHAnsi"/>
          <w:i/>
          <w:sz w:val="18"/>
        </w:rPr>
        <w:t>Verification Status:</w:t>
      </w:r>
      <w:r w:rsidRPr="00726A2C">
        <w:rPr>
          <w:rFonts w:asciiTheme="minorHAnsi" w:hAnsiTheme="minorHAnsi"/>
          <w:sz w:val="18"/>
        </w:rPr>
        <w:t xml:space="preserve"> If this Section does not apply, then select “All n/a”. If the </w:t>
      </w:r>
      <w:r>
        <w:rPr>
          <w:rFonts w:asciiTheme="minorHAnsi" w:hAnsiTheme="minorHAnsi"/>
          <w:sz w:val="18"/>
        </w:rPr>
        <w:t>home</w:t>
      </w:r>
      <w:r w:rsidRPr="00726A2C">
        <w:rPr>
          <w:rFonts w:asciiTheme="minorHAnsi" w:hAnsiTheme="minorHAnsi"/>
          <w:sz w:val="18"/>
        </w:rPr>
        <w:t xml:space="preserve"> meets all of the additional requirements for compliance then select “Pass”, otherwise select “Fail”. The latter selection means that the </w:t>
      </w:r>
      <w:r>
        <w:rPr>
          <w:rFonts w:asciiTheme="minorHAnsi" w:hAnsiTheme="minorHAnsi"/>
          <w:sz w:val="18"/>
        </w:rPr>
        <w:t>home</w:t>
      </w:r>
      <w:r w:rsidRPr="00726A2C">
        <w:rPr>
          <w:rFonts w:asciiTheme="minorHAnsi" w:hAnsiTheme="minorHAnsi"/>
          <w:sz w:val="18"/>
        </w:rPr>
        <w:t xml:space="preserve"> does not meet the requirements and the </w:t>
      </w:r>
      <w:r>
        <w:rPr>
          <w:rFonts w:asciiTheme="minorHAnsi" w:hAnsiTheme="minorHAnsi"/>
          <w:sz w:val="18"/>
        </w:rPr>
        <w:t>home</w:t>
      </w:r>
      <w:r w:rsidRPr="00726A2C">
        <w:rPr>
          <w:rFonts w:asciiTheme="minorHAnsi" w:hAnsiTheme="minorHAnsi"/>
          <w:sz w:val="18"/>
        </w:rPr>
        <w:t xml:space="preserve"> will need to be modified to meet the requirements.</w:t>
      </w:r>
    </w:p>
    <w:p w14:paraId="1042F6E4" w14:textId="0412BEE6" w:rsidR="0046104C" w:rsidRDefault="0046104C" w:rsidP="0046104C">
      <w:pPr>
        <w:pStyle w:val="ListParagraph"/>
        <w:numPr>
          <w:ilvl w:val="0"/>
          <w:numId w:val="43"/>
        </w:numPr>
        <w:rPr>
          <w:rFonts w:ascii="Calibri" w:hAnsi="Calibri"/>
          <w:sz w:val="18"/>
          <w:szCs w:val="18"/>
        </w:rPr>
      </w:pPr>
      <w:r w:rsidRPr="00726A2C">
        <w:rPr>
          <w:rFonts w:asciiTheme="minorHAnsi" w:hAnsiTheme="minorHAnsi"/>
          <w:i/>
          <w:sz w:val="18"/>
        </w:rPr>
        <w:t>Correction Notes:</w:t>
      </w:r>
      <w:r w:rsidRPr="00726A2C">
        <w:rPr>
          <w:rFonts w:asciiTheme="minorHAnsi" w:hAnsiTheme="minorHAnsi"/>
          <w:sz w:val="18"/>
        </w:rPr>
        <w:t xml:space="preserve"> If one or more applicable requirements are not met “Fail” will appear in the row above. When this occurs the rater is required to enter detailed notes here that describe what failed and why</w:t>
      </w:r>
      <w:r>
        <w:rPr>
          <w:rFonts w:asciiTheme="minorHAnsi" w:hAnsiTheme="minorHAnsi"/>
          <w:sz w:val="18"/>
        </w:rPr>
        <w:t>.</w:t>
      </w:r>
    </w:p>
    <w:p w14:paraId="1042F6E5" w14:textId="77777777" w:rsidR="0046104C" w:rsidRDefault="0046104C" w:rsidP="0046104C">
      <w:pPr>
        <w:rPr>
          <w:rFonts w:ascii="Calibri" w:hAnsi="Calibri"/>
          <w:b/>
          <w:sz w:val="18"/>
        </w:rPr>
      </w:pPr>
    </w:p>
    <w:p w14:paraId="1042F6E6" w14:textId="5449F654" w:rsidR="0046104C" w:rsidRPr="00F0066C" w:rsidRDefault="0046104C" w:rsidP="0046104C">
      <w:pPr>
        <w:rPr>
          <w:rFonts w:ascii="Calibri" w:hAnsi="Calibri"/>
          <w:b/>
          <w:sz w:val="18"/>
          <w:szCs w:val="18"/>
        </w:rPr>
      </w:pPr>
      <w:r w:rsidRPr="00636F19">
        <w:rPr>
          <w:rFonts w:ascii="Calibri" w:hAnsi="Calibri"/>
          <w:b/>
          <w:sz w:val="18"/>
        </w:rPr>
        <w:t xml:space="preserve">Section </w:t>
      </w:r>
      <w:r>
        <w:rPr>
          <w:rFonts w:ascii="Calibri" w:hAnsi="Calibri"/>
          <w:b/>
          <w:sz w:val="18"/>
          <w:szCs w:val="18"/>
        </w:rPr>
        <w:t>H</w:t>
      </w:r>
      <w:r w:rsidRPr="00636F19">
        <w:rPr>
          <w:rFonts w:ascii="Calibri" w:hAnsi="Calibri"/>
          <w:b/>
          <w:sz w:val="18"/>
          <w:szCs w:val="18"/>
        </w:rPr>
        <w:t>. Determination of HERS Verification Compliance</w:t>
      </w:r>
    </w:p>
    <w:p w14:paraId="1042F6E7" w14:textId="347BCA89" w:rsidR="0046104C" w:rsidRPr="00F0066C" w:rsidRDefault="0046104C" w:rsidP="0046104C">
      <w:pPr>
        <w:pStyle w:val="ListParagraph"/>
        <w:numPr>
          <w:ilvl w:val="0"/>
          <w:numId w:val="45"/>
        </w:numPr>
        <w:rPr>
          <w:rFonts w:ascii="Calibri" w:hAnsi="Calibri"/>
          <w:sz w:val="18"/>
        </w:rPr>
      </w:pPr>
      <w:r w:rsidRPr="00636F19">
        <w:rPr>
          <w:rFonts w:ascii="Calibri" w:hAnsi="Calibri"/>
          <w:sz w:val="18"/>
        </w:rPr>
        <w:t>This field is filled out automatically. Compliance requires that all individual criteria pass.</w:t>
      </w:r>
    </w:p>
    <w:p w14:paraId="1042F6E8" w14:textId="77777777" w:rsidR="0046104C" w:rsidRDefault="0046104C" w:rsidP="004F4BFD">
      <w:pPr>
        <w:rPr>
          <w:rFonts w:ascii="Calibri" w:hAnsi="Calibri"/>
          <w:b/>
          <w:sz w:val="18"/>
          <w:szCs w:val="18"/>
        </w:rPr>
      </w:pPr>
    </w:p>
    <w:p w14:paraId="1042F9D0" w14:textId="77777777" w:rsidR="00EC1F21" w:rsidRPr="0091667B" w:rsidRDefault="00EC1F21">
      <w:pPr>
        <w:rPr>
          <w:rFonts w:ascii="Calibri" w:hAnsi="Calibri"/>
          <w:sz w:val="18"/>
          <w:szCs w:val="18"/>
        </w:rPr>
      </w:pPr>
    </w:p>
    <w:p w14:paraId="1042F9D1" w14:textId="77777777" w:rsidR="00EC1F21" w:rsidRPr="0091667B" w:rsidRDefault="00EC1F21">
      <w:pPr>
        <w:rPr>
          <w:rFonts w:ascii="Calibri" w:hAnsi="Calibri"/>
          <w:sz w:val="18"/>
          <w:szCs w:val="18"/>
        </w:rPr>
      </w:pPr>
    </w:p>
    <w:p w14:paraId="1042F9D2" w14:textId="77777777" w:rsidR="00EC1F21" w:rsidRDefault="00EC1F21">
      <w:pPr>
        <w:sectPr w:rsidR="00EC1F21" w:rsidSect="00753E8D">
          <w:headerReference w:type="even" r:id="rId15"/>
          <w:headerReference w:type="default" r:id="rId16"/>
          <w:footerReference w:type="default" r:id="rId17"/>
          <w:headerReference w:type="first" r:id="rId18"/>
          <w:pgSz w:w="12240" w:h="15840" w:code="1"/>
          <w:pgMar w:top="720" w:right="720" w:bottom="720" w:left="720" w:header="576" w:footer="576" w:gutter="0"/>
          <w:pgNumType w:start="1"/>
          <w:cols w:space="720"/>
          <w:docGrid w:linePitch="272"/>
        </w:sectPr>
      </w:pPr>
    </w:p>
    <w:p w14:paraId="1042F9D3" w14:textId="77777777" w:rsidR="00EC1F21" w:rsidRPr="00DA43C3" w:rsidRDefault="00EC1F21" w:rsidP="00DA43C3">
      <w:pPr>
        <w:rPr>
          <w:rFonts w:asciiTheme="minorHAnsi" w:hAnsi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8"/>
        <w:gridCol w:w="4650"/>
        <w:gridCol w:w="5778"/>
      </w:tblGrid>
      <w:tr w:rsidR="00EC1F21" w:rsidRPr="00DA43C3" w14:paraId="1042F9D5" w14:textId="77777777" w:rsidTr="00A843B0">
        <w:tc>
          <w:tcPr>
            <w:tcW w:w="11016" w:type="dxa"/>
            <w:gridSpan w:val="3"/>
            <w:vAlign w:val="center"/>
          </w:tcPr>
          <w:p w14:paraId="1042F9D4" w14:textId="77777777" w:rsidR="00EC1F21" w:rsidRPr="00DA43C3" w:rsidRDefault="00EC1F21" w:rsidP="00DA43C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43446B">
              <w:rPr>
                <w:rFonts w:asciiTheme="minorHAnsi" w:hAnsiTheme="minorHAnsi"/>
                <w:b/>
                <w:szCs w:val="18"/>
              </w:rPr>
              <w:t>A. Building Air Leakage – General Information</w:t>
            </w:r>
          </w:p>
        </w:tc>
      </w:tr>
      <w:tr w:rsidR="00EC1F21" w:rsidRPr="00DA43C3" w14:paraId="1042F9DA" w14:textId="77777777" w:rsidTr="00A843B0">
        <w:tc>
          <w:tcPr>
            <w:tcW w:w="588" w:type="dxa"/>
            <w:vAlign w:val="center"/>
          </w:tcPr>
          <w:p w14:paraId="1042F9D6" w14:textId="77777777" w:rsidR="00EC1F21" w:rsidRPr="00DA43C3" w:rsidRDefault="00EC1F21" w:rsidP="00DA43C3">
            <w:pPr>
              <w:jc w:val="center"/>
              <w:rPr>
                <w:rFonts w:asciiTheme="minorHAnsi" w:hAnsiTheme="minorHAnsi"/>
                <w:sz w:val="18"/>
                <w:szCs w:val="18"/>
              </w:rPr>
            </w:pPr>
            <w:r w:rsidRPr="00DA43C3">
              <w:rPr>
                <w:rFonts w:asciiTheme="minorHAnsi" w:hAnsiTheme="minorHAnsi"/>
                <w:sz w:val="18"/>
                <w:szCs w:val="18"/>
              </w:rPr>
              <w:t>01</w:t>
            </w:r>
          </w:p>
        </w:tc>
        <w:tc>
          <w:tcPr>
            <w:tcW w:w="4650" w:type="dxa"/>
          </w:tcPr>
          <w:p w14:paraId="1042F9D7" w14:textId="5E3221AB" w:rsidR="00EC1F21" w:rsidRPr="00DA43C3" w:rsidRDefault="00EC1F21" w:rsidP="00DA43C3">
            <w:pPr>
              <w:rPr>
                <w:rFonts w:asciiTheme="minorHAnsi" w:hAnsiTheme="minorHAnsi"/>
                <w:sz w:val="18"/>
                <w:szCs w:val="18"/>
              </w:rPr>
            </w:pPr>
            <w:r w:rsidRPr="00DA43C3">
              <w:rPr>
                <w:rFonts w:asciiTheme="minorHAnsi" w:hAnsiTheme="minorHAnsi"/>
                <w:sz w:val="18"/>
                <w:szCs w:val="18"/>
              </w:rPr>
              <w:t>Test Procedure Used</w:t>
            </w:r>
          </w:p>
        </w:tc>
        <w:tc>
          <w:tcPr>
            <w:tcW w:w="5778" w:type="dxa"/>
          </w:tcPr>
          <w:p w14:paraId="1042F9D8" w14:textId="77777777" w:rsidR="00EC1F21" w:rsidRPr="00DA43C3" w:rsidRDefault="00EC1F21" w:rsidP="00DA43C3">
            <w:pPr>
              <w:rPr>
                <w:rFonts w:asciiTheme="minorHAnsi" w:hAnsiTheme="minorHAnsi"/>
                <w:sz w:val="18"/>
                <w:szCs w:val="18"/>
              </w:rPr>
            </w:pPr>
            <w:r w:rsidRPr="00DA43C3">
              <w:rPr>
                <w:rFonts w:asciiTheme="minorHAnsi" w:hAnsiTheme="minorHAnsi"/>
                <w:sz w:val="18"/>
                <w:szCs w:val="18"/>
              </w:rPr>
              <w:t>&lt;&lt;user input, pull down list:</w:t>
            </w:r>
          </w:p>
          <w:p w14:paraId="1042F9D9" w14:textId="77777777" w:rsidR="00EC1F21" w:rsidRPr="00DA43C3" w:rsidRDefault="00EC1F21" w:rsidP="00DA43C3">
            <w:pPr>
              <w:rPr>
                <w:rFonts w:asciiTheme="minorHAnsi" w:hAnsiTheme="minorHAnsi"/>
                <w:sz w:val="18"/>
                <w:szCs w:val="18"/>
              </w:rPr>
            </w:pPr>
            <w:r w:rsidRPr="00DA43C3">
              <w:rPr>
                <w:rFonts w:asciiTheme="minorHAnsi" w:hAnsiTheme="minorHAnsi"/>
                <w:sz w:val="18"/>
                <w:szCs w:val="18"/>
              </w:rPr>
              <w:t xml:space="preserve">Single-Point Test with Manual Meter – Display </w:t>
            </w:r>
            <w:r w:rsidR="004E21F6" w:rsidRPr="00DA43C3">
              <w:rPr>
                <w:rFonts w:asciiTheme="minorHAnsi" w:hAnsiTheme="minorHAnsi"/>
                <w:sz w:val="18"/>
                <w:szCs w:val="18"/>
              </w:rPr>
              <w:t xml:space="preserve">ENV-20a </w:t>
            </w:r>
            <w:r w:rsidRPr="00DA43C3">
              <w:rPr>
                <w:rFonts w:asciiTheme="minorHAnsi" w:hAnsiTheme="minorHAnsi"/>
                <w:sz w:val="18"/>
                <w:szCs w:val="18"/>
              </w:rPr>
              <w:t xml:space="preserve">below; Single-Point Test with Automatic Meter – Display </w:t>
            </w:r>
            <w:r w:rsidR="004E21F6" w:rsidRPr="00DA43C3">
              <w:rPr>
                <w:rFonts w:asciiTheme="minorHAnsi" w:hAnsiTheme="minorHAnsi"/>
                <w:sz w:val="18"/>
                <w:szCs w:val="18"/>
              </w:rPr>
              <w:t xml:space="preserve">ENV-20b </w:t>
            </w:r>
            <w:r w:rsidRPr="00DA43C3">
              <w:rPr>
                <w:rFonts w:asciiTheme="minorHAnsi" w:hAnsiTheme="minorHAnsi"/>
                <w:sz w:val="18"/>
                <w:szCs w:val="18"/>
              </w:rPr>
              <w:t xml:space="preserve">below; Multi-Point Test – Display </w:t>
            </w:r>
            <w:r w:rsidR="004E21F6" w:rsidRPr="00DA43C3">
              <w:rPr>
                <w:rFonts w:asciiTheme="minorHAnsi" w:hAnsiTheme="minorHAnsi"/>
                <w:sz w:val="18"/>
                <w:szCs w:val="18"/>
              </w:rPr>
              <w:t xml:space="preserve">ENV-20c </w:t>
            </w:r>
            <w:r w:rsidRPr="00DA43C3">
              <w:rPr>
                <w:rFonts w:asciiTheme="minorHAnsi" w:hAnsiTheme="minorHAnsi"/>
                <w:sz w:val="18"/>
                <w:szCs w:val="18"/>
              </w:rPr>
              <w:t xml:space="preserve">below; Repeated Single Point with Manual Meter – Display </w:t>
            </w:r>
            <w:r w:rsidR="004E21F6" w:rsidRPr="00DA43C3">
              <w:rPr>
                <w:rFonts w:asciiTheme="minorHAnsi" w:hAnsiTheme="minorHAnsi"/>
                <w:sz w:val="18"/>
                <w:szCs w:val="18"/>
              </w:rPr>
              <w:t xml:space="preserve">ENV-20d </w:t>
            </w:r>
            <w:r w:rsidRPr="00DA43C3">
              <w:rPr>
                <w:rFonts w:asciiTheme="minorHAnsi" w:hAnsiTheme="minorHAnsi"/>
                <w:sz w:val="18"/>
                <w:szCs w:val="18"/>
              </w:rPr>
              <w:t xml:space="preserve">below; Repeated Single Point with Automatic Meter – Display </w:t>
            </w:r>
            <w:r w:rsidR="004E21F6" w:rsidRPr="00DA43C3">
              <w:rPr>
                <w:rFonts w:asciiTheme="minorHAnsi" w:hAnsiTheme="minorHAnsi"/>
                <w:sz w:val="18"/>
                <w:szCs w:val="18"/>
              </w:rPr>
              <w:t xml:space="preserve">ENV-20e </w:t>
            </w:r>
            <w:r w:rsidRPr="00DA43C3">
              <w:rPr>
                <w:rFonts w:asciiTheme="minorHAnsi" w:hAnsiTheme="minorHAnsi"/>
                <w:sz w:val="18"/>
                <w:szCs w:val="18"/>
              </w:rPr>
              <w:t>below</w:t>
            </w:r>
          </w:p>
        </w:tc>
      </w:tr>
      <w:tr w:rsidR="00EC1F21" w:rsidRPr="00DA43C3" w14:paraId="1042F9DE" w14:textId="77777777" w:rsidTr="00A843B0">
        <w:tc>
          <w:tcPr>
            <w:tcW w:w="588" w:type="dxa"/>
            <w:vAlign w:val="center"/>
          </w:tcPr>
          <w:p w14:paraId="1042F9DB" w14:textId="77777777" w:rsidR="00EC1F21" w:rsidRPr="00DA43C3" w:rsidRDefault="00EC1F21" w:rsidP="00DA43C3">
            <w:pPr>
              <w:jc w:val="center"/>
              <w:rPr>
                <w:rFonts w:asciiTheme="minorHAnsi" w:hAnsiTheme="minorHAnsi"/>
                <w:sz w:val="18"/>
                <w:szCs w:val="18"/>
              </w:rPr>
            </w:pPr>
            <w:r w:rsidRPr="00DA43C3">
              <w:rPr>
                <w:rFonts w:asciiTheme="minorHAnsi" w:hAnsiTheme="minorHAnsi"/>
                <w:sz w:val="18"/>
                <w:szCs w:val="18"/>
              </w:rPr>
              <w:t>02</w:t>
            </w:r>
          </w:p>
        </w:tc>
        <w:tc>
          <w:tcPr>
            <w:tcW w:w="4650" w:type="dxa"/>
          </w:tcPr>
          <w:p w14:paraId="1042F9DC" w14:textId="067005D5" w:rsidR="00EC1F21" w:rsidRPr="00DA43C3" w:rsidRDefault="00EC1F21" w:rsidP="00DA43C3">
            <w:pPr>
              <w:rPr>
                <w:rFonts w:asciiTheme="minorHAnsi" w:hAnsiTheme="minorHAnsi"/>
                <w:sz w:val="18"/>
                <w:szCs w:val="18"/>
              </w:rPr>
            </w:pPr>
            <w:r w:rsidRPr="00DA43C3">
              <w:rPr>
                <w:rFonts w:asciiTheme="minorHAnsi" w:hAnsiTheme="minorHAnsi"/>
                <w:sz w:val="18"/>
                <w:szCs w:val="18"/>
              </w:rPr>
              <w:t>Building Air Leakage Target from CF1R</w:t>
            </w:r>
          </w:p>
        </w:tc>
        <w:tc>
          <w:tcPr>
            <w:tcW w:w="5778" w:type="dxa"/>
          </w:tcPr>
          <w:p w14:paraId="1042F9DD" w14:textId="77777777" w:rsidR="00EC1F21" w:rsidRPr="00DA43C3" w:rsidRDefault="00EC1F21" w:rsidP="00DA43C3">
            <w:pPr>
              <w:rPr>
                <w:rFonts w:asciiTheme="minorHAnsi" w:hAnsiTheme="minorHAnsi"/>
                <w:sz w:val="18"/>
                <w:szCs w:val="18"/>
              </w:rPr>
            </w:pPr>
            <w:r w:rsidRPr="00DA43C3">
              <w:rPr>
                <w:rFonts w:asciiTheme="minorHAnsi" w:hAnsiTheme="minorHAnsi"/>
                <w:sz w:val="18"/>
                <w:szCs w:val="18"/>
              </w:rPr>
              <w:t>&lt;&lt;number pulled from CF1R</w:t>
            </w:r>
            <w:r w:rsidR="004E21F6" w:rsidRPr="00DA43C3">
              <w:rPr>
                <w:rFonts w:asciiTheme="minorHAnsi" w:hAnsiTheme="minorHAnsi"/>
                <w:sz w:val="18"/>
                <w:szCs w:val="18"/>
              </w:rPr>
              <w:t>&gt;&gt;</w:t>
            </w:r>
          </w:p>
        </w:tc>
      </w:tr>
      <w:tr w:rsidR="00EC1F21" w:rsidRPr="00DA43C3" w14:paraId="1042F9E2" w14:textId="77777777" w:rsidTr="00A843B0">
        <w:tc>
          <w:tcPr>
            <w:tcW w:w="588" w:type="dxa"/>
            <w:vAlign w:val="center"/>
          </w:tcPr>
          <w:p w14:paraId="1042F9DF" w14:textId="77777777" w:rsidR="00EC1F21" w:rsidRPr="00DA43C3" w:rsidRDefault="00EC1F21" w:rsidP="00DA43C3">
            <w:pPr>
              <w:jc w:val="center"/>
              <w:rPr>
                <w:rFonts w:asciiTheme="minorHAnsi" w:hAnsiTheme="minorHAnsi"/>
                <w:b/>
                <w:sz w:val="18"/>
                <w:szCs w:val="18"/>
              </w:rPr>
            </w:pPr>
            <w:r w:rsidRPr="00DA43C3">
              <w:rPr>
                <w:rFonts w:asciiTheme="minorHAnsi" w:hAnsiTheme="minorHAnsi"/>
                <w:sz w:val="18"/>
                <w:szCs w:val="18"/>
              </w:rPr>
              <w:t>03</w:t>
            </w:r>
          </w:p>
        </w:tc>
        <w:tc>
          <w:tcPr>
            <w:tcW w:w="4650" w:type="dxa"/>
          </w:tcPr>
          <w:p w14:paraId="1042F9E0" w14:textId="4F3C1796" w:rsidR="00EC1F21" w:rsidRPr="00DA43C3" w:rsidRDefault="00EC1F21" w:rsidP="002A3DDA">
            <w:pPr>
              <w:rPr>
                <w:rFonts w:asciiTheme="minorHAnsi" w:hAnsiTheme="minorHAnsi"/>
                <w:sz w:val="18"/>
                <w:szCs w:val="18"/>
              </w:rPr>
            </w:pPr>
            <w:r w:rsidRPr="00DA43C3">
              <w:rPr>
                <w:rFonts w:asciiTheme="minorHAnsi" w:hAnsiTheme="minorHAnsi"/>
                <w:sz w:val="18"/>
                <w:szCs w:val="18"/>
              </w:rPr>
              <w:t xml:space="preserve">Indoor </w:t>
            </w:r>
            <w:r w:rsidR="002A3DDA">
              <w:rPr>
                <w:rFonts w:asciiTheme="minorHAnsi" w:hAnsiTheme="minorHAnsi"/>
                <w:sz w:val="18"/>
                <w:szCs w:val="18"/>
              </w:rPr>
              <w:t>T</w:t>
            </w:r>
            <w:r w:rsidRPr="00DA43C3">
              <w:rPr>
                <w:rFonts w:asciiTheme="minorHAnsi" w:hAnsiTheme="minorHAnsi"/>
                <w:sz w:val="18"/>
                <w:szCs w:val="18"/>
              </w:rPr>
              <w:t xml:space="preserve">emperature </w:t>
            </w:r>
            <w:r w:rsidR="002A3DDA">
              <w:rPr>
                <w:rFonts w:asciiTheme="minorHAnsi" w:hAnsiTheme="minorHAnsi"/>
                <w:sz w:val="18"/>
                <w:szCs w:val="18"/>
              </w:rPr>
              <w:t>D</w:t>
            </w:r>
            <w:r w:rsidRPr="00DA43C3">
              <w:rPr>
                <w:rFonts w:asciiTheme="minorHAnsi" w:hAnsiTheme="minorHAnsi"/>
                <w:sz w:val="18"/>
                <w:szCs w:val="18"/>
              </w:rPr>
              <w:t xml:space="preserve">uring </w:t>
            </w:r>
            <w:r w:rsidR="002A3DDA">
              <w:rPr>
                <w:rFonts w:asciiTheme="minorHAnsi" w:hAnsiTheme="minorHAnsi"/>
                <w:sz w:val="18"/>
                <w:szCs w:val="18"/>
              </w:rPr>
              <w:t>T</w:t>
            </w:r>
            <w:r w:rsidRPr="00DA43C3">
              <w:rPr>
                <w:rFonts w:asciiTheme="minorHAnsi" w:hAnsiTheme="minorHAnsi"/>
                <w:sz w:val="18"/>
                <w:szCs w:val="18"/>
              </w:rPr>
              <w:t>est (</w:t>
            </w:r>
            <w:r w:rsidR="002A3DDA">
              <w:rPr>
                <w:rFonts w:asciiTheme="minorHAnsi" w:hAnsiTheme="minorHAnsi"/>
                <w:sz w:val="18"/>
                <w:szCs w:val="18"/>
              </w:rPr>
              <w:t>°</w:t>
            </w:r>
            <w:r w:rsidRPr="00DA43C3">
              <w:rPr>
                <w:rFonts w:asciiTheme="minorHAnsi" w:hAnsiTheme="minorHAnsi"/>
                <w:sz w:val="18"/>
                <w:szCs w:val="18"/>
              </w:rPr>
              <w:t>F)</w:t>
            </w:r>
          </w:p>
        </w:tc>
        <w:tc>
          <w:tcPr>
            <w:tcW w:w="5778" w:type="dxa"/>
          </w:tcPr>
          <w:p w14:paraId="1042F9E1" w14:textId="77777777" w:rsidR="00EC1F21" w:rsidRPr="00DA43C3" w:rsidRDefault="00EC1F21" w:rsidP="00DA43C3">
            <w:pPr>
              <w:tabs>
                <w:tab w:val="left" w:pos="2189"/>
              </w:tabs>
              <w:rPr>
                <w:rFonts w:asciiTheme="minorHAnsi" w:hAnsiTheme="minorHAnsi"/>
                <w:sz w:val="18"/>
                <w:szCs w:val="18"/>
              </w:rPr>
            </w:pPr>
            <w:r w:rsidRPr="00DA43C3">
              <w:rPr>
                <w:rFonts w:asciiTheme="minorHAnsi" w:hAnsiTheme="minorHAnsi"/>
                <w:sz w:val="18"/>
                <w:szCs w:val="18"/>
              </w:rPr>
              <w:t xml:space="preserve">&lt;&lt;user input, </w:t>
            </w:r>
            <w:proofErr w:type="spellStart"/>
            <w:r w:rsidRPr="00DA43C3">
              <w:rPr>
                <w:rFonts w:asciiTheme="minorHAnsi" w:hAnsiTheme="minorHAnsi"/>
                <w:sz w:val="18"/>
                <w:szCs w:val="18"/>
              </w:rPr>
              <w:t>degF</w:t>
            </w:r>
            <w:proofErr w:type="spellEnd"/>
            <w:r w:rsidRPr="00DA43C3">
              <w:rPr>
                <w:rFonts w:asciiTheme="minorHAnsi" w:hAnsiTheme="minorHAnsi"/>
                <w:sz w:val="18"/>
                <w:szCs w:val="18"/>
              </w:rPr>
              <w:t>&gt;&gt;</w:t>
            </w:r>
            <w:r w:rsidRPr="00DA43C3">
              <w:rPr>
                <w:rFonts w:asciiTheme="minorHAnsi" w:hAnsiTheme="minorHAnsi"/>
                <w:sz w:val="18"/>
                <w:szCs w:val="18"/>
              </w:rPr>
              <w:tab/>
            </w:r>
          </w:p>
        </w:tc>
      </w:tr>
      <w:tr w:rsidR="00EC1F21" w:rsidRPr="00DA43C3" w14:paraId="1042F9E6" w14:textId="77777777" w:rsidTr="00A843B0">
        <w:tc>
          <w:tcPr>
            <w:tcW w:w="588" w:type="dxa"/>
            <w:vAlign w:val="center"/>
          </w:tcPr>
          <w:p w14:paraId="1042F9E3" w14:textId="77777777" w:rsidR="00EC1F21" w:rsidRPr="00DA43C3" w:rsidRDefault="00EC1F21" w:rsidP="00DA43C3">
            <w:pPr>
              <w:jc w:val="center"/>
              <w:rPr>
                <w:rFonts w:asciiTheme="minorHAnsi" w:hAnsiTheme="minorHAnsi"/>
                <w:b/>
                <w:sz w:val="18"/>
                <w:szCs w:val="18"/>
              </w:rPr>
            </w:pPr>
            <w:r w:rsidRPr="00DA43C3">
              <w:rPr>
                <w:rFonts w:asciiTheme="minorHAnsi" w:hAnsiTheme="minorHAnsi"/>
                <w:sz w:val="18"/>
                <w:szCs w:val="18"/>
              </w:rPr>
              <w:t>04</w:t>
            </w:r>
          </w:p>
        </w:tc>
        <w:tc>
          <w:tcPr>
            <w:tcW w:w="4650" w:type="dxa"/>
          </w:tcPr>
          <w:p w14:paraId="1042F9E4" w14:textId="065E55FB" w:rsidR="00EC1F21" w:rsidRPr="00DA43C3" w:rsidRDefault="00EC1F21" w:rsidP="002A3DDA">
            <w:pPr>
              <w:rPr>
                <w:rFonts w:asciiTheme="minorHAnsi" w:hAnsiTheme="minorHAnsi"/>
                <w:sz w:val="18"/>
                <w:szCs w:val="18"/>
              </w:rPr>
            </w:pPr>
            <w:r w:rsidRPr="00DA43C3">
              <w:rPr>
                <w:rFonts w:asciiTheme="minorHAnsi" w:hAnsiTheme="minorHAnsi"/>
                <w:sz w:val="18"/>
                <w:szCs w:val="18"/>
              </w:rPr>
              <w:t xml:space="preserve">Outdoor </w:t>
            </w:r>
            <w:r w:rsidR="002A3DDA">
              <w:rPr>
                <w:rFonts w:asciiTheme="minorHAnsi" w:hAnsiTheme="minorHAnsi"/>
                <w:sz w:val="18"/>
                <w:szCs w:val="18"/>
              </w:rPr>
              <w:t>T</w:t>
            </w:r>
            <w:r w:rsidRPr="00DA43C3">
              <w:rPr>
                <w:rFonts w:asciiTheme="minorHAnsi" w:hAnsiTheme="minorHAnsi"/>
                <w:sz w:val="18"/>
                <w:szCs w:val="18"/>
              </w:rPr>
              <w:t xml:space="preserve">emperature </w:t>
            </w:r>
            <w:r w:rsidR="002A3DDA">
              <w:rPr>
                <w:rFonts w:asciiTheme="minorHAnsi" w:hAnsiTheme="minorHAnsi"/>
                <w:sz w:val="18"/>
                <w:szCs w:val="18"/>
              </w:rPr>
              <w:t>D</w:t>
            </w:r>
            <w:r w:rsidRPr="00DA43C3">
              <w:rPr>
                <w:rFonts w:asciiTheme="minorHAnsi" w:hAnsiTheme="minorHAnsi"/>
                <w:sz w:val="18"/>
                <w:szCs w:val="18"/>
              </w:rPr>
              <w:t xml:space="preserve">uring </w:t>
            </w:r>
            <w:r w:rsidR="002A3DDA">
              <w:rPr>
                <w:rFonts w:asciiTheme="minorHAnsi" w:hAnsiTheme="minorHAnsi"/>
                <w:sz w:val="18"/>
                <w:szCs w:val="18"/>
              </w:rPr>
              <w:t>T</w:t>
            </w:r>
            <w:r w:rsidRPr="00DA43C3">
              <w:rPr>
                <w:rFonts w:asciiTheme="minorHAnsi" w:hAnsiTheme="minorHAnsi"/>
                <w:sz w:val="18"/>
                <w:szCs w:val="18"/>
              </w:rPr>
              <w:t>est (</w:t>
            </w:r>
            <w:r w:rsidR="002A3DDA">
              <w:rPr>
                <w:rFonts w:asciiTheme="minorHAnsi" w:hAnsiTheme="minorHAnsi"/>
                <w:sz w:val="18"/>
                <w:szCs w:val="18"/>
              </w:rPr>
              <w:t>°</w:t>
            </w:r>
            <w:r w:rsidRPr="00DA43C3">
              <w:rPr>
                <w:rFonts w:asciiTheme="minorHAnsi" w:hAnsiTheme="minorHAnsi"/>
                <w:sz w:val="18"/>
                <w:szCs w:val="18"/>
              </w:rPr>
              <w:t>F)</w:t>
            </w:r>
          </w:p>
        </w:tc>
        <w:tc>
          <w:tcPr>
            <w:tcW w:w="5778" w:type="dxa"/>
          </w:tcPr>
          <w:p w14:paraId="1042F9E5" w14:textId="77777777" w:rsidR="00EC1F21" w:rsidRPr="00DA43C3" w:rsidRDefault="00EC1F21" w:rsidP="00DA43C3">
            <w:pPr>
              <w:rPr>
                <w:rFonts w:asciiTheme="minorHAnsi" w:hAnsiTheme="minorHAnsi"/>
                <w:sz w:val="18"/>
                <w:szCs w:val="18"/>
              </w:rPr>
            </w:pPr>
            <w:r w:rsidRPr="00DA43C3">
              <w:rPr>
                <w:rFonts w:asciiTheme="minorHAnsi" w:hAnsiTheme="minorHAnsi"/>
                <w:sz w:val="18"/>
                <w:szCs w:val="18"/>
              </w:rPr>
              <w:t xml:space="preserve">&lt;&lt;user input, </w:t>
            </w:r>
            <w:proofErr w:type="spellStart"/>
            <w:r w:rsidRPr="00DA43C3">
              <w:rPr>
                <w:rFonts w:asciiTheme="minorHAnsi" w:hAnsiTheme="minorHAnsi"/>
                <w:sz w:val="18"/>
                <w:szCs w:val="18"/>
              </w:rPr>
              <w:t>degF</w:t>
            </w:r>
            <w:proofErr w:type="spellEnd"/>
            <w:r w:rsidRPr="00DA43C3">
              <w:rPr>
                <w:rFonts w:asciiTheme="minorHAnsi" w:hAnsiTheme="minorHAnsi"/>
                <w:sz w:val="18"/>
                <w:szCs w:val="18"/>
              </w:rPr>
              <w:t>&gt;&gt;</w:t>
            </w:r>
            <w:r w:rsidRPr="00DA43C3">
              <w:rPr>
                <w:rFonts w:asciiTheme="minorHAnsi" w:hAnsiTheme="minorHAnsi"/>
                <w:sz w:val="18"/>
                <w:szCs w:val="18"/>
              </w:rPr>
              <w:tab/>
            </w:r>
          </w:p>
        </w:tc>
      </w:tr>
      <w:tr w:rsidR="00EC1F21" w:rsidRPr="00DA43C3" w14:paraId="1042F9EA" w14:textId="77777777" w:rsidTr="00A843B0">
        <w:tc>
          <w:tcPr>
            <w:tcW w:w="588" w:type="dxa"/>
            <w:vAlign w:val="center"/>
          </w:tcPr>
          <w:p w14:paraId="1042F9E7" w14:textId="77777777" w:rsidR="00EC1F21" w:rsidRPr="00DA43C3" w:rsidRDefault="00EC1F21" w:rsidP="00DA43C3">
            <w:pPr>
              <w:jc w:val="center"/>
              <w:rPr>
                <w:rFonts w:asciiTheme="minorHAnsi" w:hAnsiTheme="minorHAnsi"/>
                <w:sz w:val="18"/>
                <w:szCs w:val="18"/>
              </w:rPr>
            </w:pPr>
            <w:r w:rsidRPr="00DA43C3">
              <w:rPr>
                <w:rFonts w:asciiTheme="minorHAnsi" w:hAnsiTheme="minorHAnsi"/>
                <w:sz w:val="18"/>
                <w:szCs w:val="18"/>
              </w:rPr>
              <w:t>05</w:t>
            </w:r>
          </w:p>
        </w:tc>
        <w:tc>
          <w:tcPr>
            <w:tcW w:w="4650" w:type="dxa"/>
          </w:tcPr>
          <w:p w14:paraId="1042F9E8" w14:textId="02AC22C1" w:rsidR="00EC1F21" w:rsidRPr="00DA43C3" w:rsidRDefault="00EC1F21" w:rsidP="002A3DDA">
            <w:pPr>
              <w:rPr>
                <w:rFonts w:asciiTheme="minorHAnsi" w:hAnsiTheme="minorHAnsi"/>
                <w:sz w:val="18"/>
                <w:szCs w:val="18"/>
              </w:rPr>
            </w:pPr>
            <w:r w:rsidRPr="00DA43C3">
              <w:rPr>
                <w:rFonts w:asciiTheme="minorHAnsi" w:hAnsiTheme="minorHAnsi"/>
                <w:sz w:val="18"/>
                <w:szCs w:val="18"/>
              </w:rPr>
              <w:t xml:space="preserve">Blower </w:t>
            </w:r>
            <w:r w:rsidR="002A3DDA">
              <w:rPr>
                <w:rFonts w:asciiTheme="minorHAnsi" w:hAnsiTheme="minorHAnsi"/>
                <w:sz w:val="18"/>
                <w:szCs w:val="18"/>
              </w:rPr>
              <w:t>D</w:t>
            </w:r>
            <w:r w:rsidRPr="00DA43C3">
              <w:rPr>
                <w:rFonts w:asciiTheme="minorHAnsi" w:hAnsiTheme="minorHAnsi"/>
                <w:sz w:val="18"/>
                <w:szCs w:val="18"/>
              </w:rPr>
              <w:t xml:space="preserve">oor </w:t>
            </w:r>
            <w:r w:rsidR="002A3DDA">
              <w:rPr>
                <w:rFonts w:asciiTheme="minorHAnsi" w:hAnsiTheme="minorHAnsi"/>
                <w:sz w:val="18"/>
                <w:szCs w:val="18"/>
              </w:rPr>
              <w:t>L</w:t>
            </w:r>
            <w:r w:rsidRPr="00DA43C3">
              <w:rPr>
                <w:rFonts w:asciiTheme="minorHAnsi" w:hAnsiTheme="minorHAnsi"/>
                <w:sz w:val="18"/>
                <w:szCs w:val="18"/>
              </w:rPr>
              <w:t>ocation</w:t>
            </w:r>
          </w:p>
        </w:tc>
        <w:tc>
          <w:tcPr>
            <w:tcW w:w="5778" w:type="dxa"/>
          </w:tcPr>
          <w:p w14:paraId="1042F9E9" w14:textId="77777777" w:rsidR="00EC1F21" w:rsidRPr="00DA43C3" w:rsidRDefault="00EC1F21" w:rsidP="00DA43C3">
            <w:pPr>
              <w:rPr>
                <w:rFonts w:asciiTheme="minorHAnsi" w:hAnsiTheme="minorHAnsi"/>
                <w:sz w:val="18"/>
                <w:szCs w:val="18"/>
              </w:rPr>
            </w:pPr>
            <w:r w:rsidRPr="00DA43C3">
              <w:rPr>
                <w:rFonts w:asciiTheme="minorHAnsi" w:hAnsiTheme="minorHAnsi"/>
                <w:sz w:val="18"/>
                <w:szCs w:val="18"/>
              </w:rPr>
              <w:t>&lt;&lt;user input, text, maximum 50 characters&gt;&gt;</w:t>
            </w:r>
          </w:p>
        </w:tc>
      </w:tr>
      <w:tr w:rsidR="00EC1F21" w:rsidRPr="00DA43C3" w14:paraId="1042F9EE" w14:textId="77777777" w:rsidTr="00A843B0">
        <w:tc>
          <w:tcPr>
            <w:tcW w:w="588" w:type="dxa"/>
            <w:vAlign w:val="center"/>
          </w:tcPr>
          <w:p w14:paraId="1042F9EB" w14:textId="77777777" w:rsidR="00EC1F21" w:rsidRPr="00DA43C3" w:rsidRDefault="00EC1F21" w:rsidP="00DA43C3">
            <w:pPr>
              <w:jc w:val="center"/>
              <w:rPr>
                <w:rFonts w:asciiTheme="minorHAnsi" w:hAnsiTheme="minorHAnsi"/>
                <w:sz w:val="18"/>
                <w:szCs w:val="18"/>
              </w:rPr>
            </w:pPr>
            <w:r w:rsidRPr="00DA43C3">
              <w:rPr>
                <w:rFonts w:asciiTheme="minorHAnsi" w:hAnsiTheme="minorHAnsi"/>
                <w:sz w:val="18"/>
                <w:szCs w:val="18"/>
              </w:rPr>
              <w:t>06</w:t>
            </w:r>
          </w:p>
        </w:tc>
        <w:tc>
          <w:tcPr>
            <w:tcW w:w="4650" w:type="dxa"/>
          </w:tcPr>
          <w:p w14:paraId="1042F9EC" w14:textId="595BA9CF" w:rsidR="00EC1F21" w:rsidRPr="00DA43C3" w:rsidDel="00752910" w:rsidRDefault="00EC1F21" w:rsidP="00DA43C3">
            <w:pPr>
              <w:rPr>
                <w:rFonts w:asciiTheme="minorHAnsi" w:hAnsiTheme="minorHAnsi"/>
                <w:sz w:val="18"/>
                <w:szCs w:val="18"/>
              </w:rPr>
            </w:pPr>
            <w:r w:rsidRPr="00DA43C3">
              <w:rPr>
                <w:rFonts w:asciiTheme="minorHAnsi" w:hAnsiTheme="minorHAnsi"/>
                <w:sz w:val="18"/>
                <w:szCs w:val="18"/>
              </w:rPr>
              <w:t>Building Elevation (</w:t>
            </w:r>
            <w:proofErr w:type="spellStart"/>
            <w:r w:rsidRPr="00DA43C3">
              <w:rPr>
                <w:rFonts w:asciiTheme="minorHAnsi" w:hAnsiTheme="minorHAnsi"/>
                <w:sz w:val="18"/>
                <w:szCs w:val="18"/>
              </w:rPr>
              <w:t>ft</w:t>
            </w:r>
            <w:proofErr w:type="spellEnd"/>
            <w:r w:rsidRPr="00DA43C3">
              <w:rPr>
                <w:rFonts w:asciiTheme="minorHAnsi" w:hAnsiTheme="minorHAnsi"/>
                <w:sz w:val="18"/>
                <w:szCs w:val="18"/>
              </w:rPr>
              <w:t>)</w:t>
            </w:r>
          </w:p>
        </w:tc>
        <w:tc>
          <w:tcPr>
            <w:tcW w:w="5778" w:type="dxa"/>
          </w:tcPr>
          <w:p w14:paraId="1042F9ED" w14:textId="77777777" w:rsidR="00EC1F21" w:rsidRPr="00DA43C3" w:rsidDel="00752910" w:rsidRDefault="00EC1F21" w:rsidP="00DA43C3">
            <w:pPr>
              <w:rPr>
                <w:rFonts w:asciiTheme="minorHAnsi" w:hAnsiTheme="minorHAnsi"/>
                <w:sz w:val="18"/>
                <w:szCs w:val="18"/>
              </w:rPr>
            </w:pPr>
            <w:r w:rsidRPr="00DA43C3">
              <w:rPr>
                <w:rFonts w:asciiTheme="minorHAnsi" w:hAnsiTheme="minorHAnsi"/>
                <w:sz w:val="18"/>
                <w:szCs w:val="18"/>
              </w:rPr>
              <w:t>&lt;&lt;user input, Ft&gt;&gt;</w:t>
            </w:r>
          </w:p>
        </w:tc>
      </w:tr>
      <w:tr w:rsidR="00EC1F21" w:rsidRPr="00DA43C3" w14:paraId="1042F9F2" w14:textId="77777777" w:rsidTr="00A843B0">
        <w:tc>
          <w:tcPr>
            <w:tcW w:w="588" w:type="dxa"/>
            <w:vAlign w:val="center"/>
          </w:tcPr>
          <w:p w14:paraId="1042F9EF" w14:textId="77777777" w:rsidR="00EC1F21" w:rsidRPr="00DA43C3" w:rsidRDefault="00EC1F21" w:rsidP="00DA43C3">
            <w:pPr>
              <w:jc w:val="center"/>
              <w:rPr>
                <w:rFonts w:asciiTheme="minorHAnsi" w:hAnsiTheme="minorHAnsi"/>
                <w:sz w:val="18"/>
                <w:szCs w:val="18"/>
              </w:rPr>
            </w:pPr>
            <w:r w:rsidRPr="00DA43C3">
              <w:rPr>
                <w:rFonts w:asciiTheme="minorHAnsi" w:hAnsiTheme="minorHAnsi"/>
                <w:sz w:val="18"/>
                <w:szCs w:val="18"/>
              </w:rPr>
              <w:t>07</w:t>
            </w:r>
          </w:p>
        </w:tc>
        <w:tc>
          <w:tcPr>
            <w:tcW w:w="4650" w:type="dxa"/>
          </w:tcPr>
          <w:p w14:paraId="1042F9F0" w14:textId="2C8E4457" w:rsidR="00EC1F21" w:rsidRPr="00DA43C3" w:rsidRDefault="00EC1F21" w:rsidP="00DA43C3">
            <w:pPr>
              <w:rPr>
                <w:rFonts w:asciiTheme="minorHAnsi" w:hAnsiTheme="minorHAnsi"/>
                <w:sz w:val="18"/>
                <w:szCs w:val="18"/>
              </w:rPr>
            </w:pPr>
            <w:r w:rsidRPr="00DA43C3">
              <w:rPr>
                <w:rFonts w:asciiTheme="minorHAnsi" w:hAnsiTheme="minorHAnsi"/>
                <w:sz w:val="18"/>
                <w:szCs w:val="18"/>
              </w:rPr>
              <w:t>Building Volume (ft</w:t>
            </w:r>
            <w:r w:rsidRPr="0043446B">
              <w:rPr>
                <w:rFonts w:asciiTheme="minorHAnsi" w:hAnsiTheme="minorHAnsi"/>
                <w:sz w:val="18"/>
                <w:szCs w:val="18"/>
                <w:vertAlign w:val="superscript"/>
              </w:rPr>
              <w:t>3</w:t>
            </w:r>
            <w:r w:rsidRPr="00DA43C3">
              <w:rPr>
                <w:rFonts w:asciiTheme="minorHAnsi" w:hAnsiTheme="minorHAnsi"/>
                <w:sz w:val="18"/>
                <w:szCs w:val="18"/>
              </w:rPr>
              <w:t>)</w:t>
            </w:r>
          </w:p>
        </w:tc>
        <w:tc>
          <w:tcPr>
            <w:tcW w:w="5778" w:type="dxa"/>
          </w:tcPr>
          <w:p w14:paraId="1042F9F1" w14:textId="77777777" w:rsidR="00EC1F21" w:rsidRPr="00DA43C3" w:rsidRDefault="00EC1F21" w:rsidP="00DA43C3">
            <w:pPr>
              <w:rPr>
                <w:rFonts w:asciiTheme="minorHAnsi" w:hAnsiTheme="minorHAnsi"/>
                <w:sz w:val="18"/>
                <w:szCs w:val="18"/>
              </w:rPr>
            </w:pPr>
            <w:r w:rsidRPr="00DA43C3">
              <w:rPr>
                <w:rFonts w:asciiTheme="minorHAnsi" w:hAnsiTheme="minorHAnsi"/>
                <w:sz w:val="18"/>
                <w:szCs w:val="18"/>
              </w:rPr>
              <w:t>&lt;&lt;pull from CF1R&gt;&gt;</w:t>
            </w:r>
          </w:p>
        </w:tc>
      </w:tr>
      <w:tr w:rsidR="00EC1F21" w:rsidRPr="00DA43C3" w14:paraId="1042F9F6" w14:textId="77777777" w:rsidTr="00A843B0">
        <w:tc>
          <w:tcPr>
            <w:tcW w:w="588" w:type="dxa"/>
            <w:vAlign w:val="center"/>
          </w:tcPr>
          <w:p w14:paraId="1042F9F3" w14:textId="77777777" w:rsidR="00EC1F21" w:rsidRPr="00DA43C3" w:rsidDel="0053362D" w:rsidRDefault="00EC1F21" w:rsidP="00DA43C3">
            <w:pPr>
              <w:jc w:val="center"/>
              <w:rPr>
                <w:rFonts w:asciiTheme="minorHAnsi" w:hAnsiTheme="minorHAnsi"/>
                <w:sz w:val="18"/>
                <w:szCs w:val="18"/>
              </w:rPr>
            </w:pPr>
            <w:r w:rsidRPr="00DA43C3">
              <w:rPr>
                <w:rFonts w:asciiTheme="minorHAnsi" w:hAnsiTheme="minorHAnsi"/>
                <w:sz w:val="18"/>
                <w:szCs w:val="18"/>
              </w:rPr>
              <w:t>08</w:t>
            </w:r>
          </w:p>
        </w:tc>
        <w:tc>
          <w:tcPr>
            <w:tcW w:w="4650" w:type="dxa"/>
          </w:tcPr>
          <w:p w14:paraId="1042F9F4" w14:textId="5D76D2F6" w:rsidR="00EC1F21" w:rsidRPr="00DA43C3" w:rsidRDefault="00EC1F21" w:rsidP="002A3DDA">
            <w:pPr>
              <w:rPr>
                <w:rFonts w:asciiTheme="minorHAnsi" w:hAnsiTheme="minorHAnsi"/>
                <w:sz w:val="18"/>
                <w:szCs w:val="18"/>
              </w:rPr>
            </w:pPr>
            <w:r w:rsidRPr="00DA43C3">
              <w:rPr>
                <w:rFonts w:asciiTheme="minorHAnsi" w:hAnsiTheme="minorHAnsi"/>
                <w:sz w:val="18"/>
                <w:szCs w:val="18"/>
              </w:rPr>
              <w:t xml:space="preserve">Date of the </w:t>
            </w:r>
            <w:r w:rsidR="002A3DDA">
              <w:rPr>
                <w:rFonts w:asciiTheme="minorHAnsi" w:hAnsiTheme="minorHAnsi"/>
                <w:sz w:val="18"/>
                <w:szCs w:val="18"/>
              </w:rPr>
              <w:t>D</w:t>
            </w:r>
            <w:r w:rsidRPr="00DA43C3">
              <w:rPr>
                <w:rFonts w:asciiTheme="minorHAnsi" w:hAnsiTheme="minorHAnsi"/>
                <w:sz w:val="18"/>
                <w:szCs w:val="18"/>
              </w:rPr>
              <w:t xml:space="preserve">iagnostic </w:t>
            </w:r>
            <w:r w:rsidR="002A3DDA">
              <w:rPr>
                <w:rFonts w:asciiTheme="minorHAnsi" w:hAnsiTheme="minorHAnsi"/>
                <w:sz w:val="18"/>
                <w:szCs w:val="18"/>
              </w:rPr>
              <w:t>T</w:t>
            </w:r>
            <w:r w:rsidRPr="00DA43C3">
              <w:rPr>
                <w:rFonts w:asciiTheme="minorHAnsi" w:hAnsiTheme="minorHAnsi"/>
                <w:sz w:val="18"/>
                <w:szCs w:val="18"/>
              </w:rPr>
              <w:t xml:space="preserve">est for this </w:t>
            </w:r>
            <w:r w:rsidR="002A3DDA">
              <w:rPr>
                <w:rFonts w:asciiTheme="minorHAnsi" w:hAnsiTheme="minorHAnsi"/>
                <w:sz w:val="18"/>
                <w:szCs w:val="18"/>
              </w:rPr>
              <w:t>D</w:t>
            </w:r>
            <w:r w:rsidRPr="00DA43C3">
              <w:rPr>
                <w:rFonts w:asciiTheme="minorHAnsi" w:hAnsiTheme="minorHAnsi"/>
                <w:sz w:val="18"/>
                <w:szCs w:val="18"/>
              </w:rPr>
              <w:t>welling</w:t>
            </w:r>
          </w:p>
        </w:tc>
        <w:tc>
          <w:tcPr>
            <w:tcW w:w="5778" w:type="dxa"/>
          </w:tcPr>
          <w:p w14:paraId="1042F9F5" w14:textId="77777777" w:rsidR="00EC1F21" w:rsidRPr="00DA43C3" w:rsidRDefault="00EC1F21" w:rsidP="00DA43C3">
            <w:pPr>
              <w:rPr>
                <w:rFonts w:asciiTheme="minorHAnsi" w:hAnsiTheme="minorHAnsi"/>
                <w:sz w:val="18"/>
                <w:szCs w:val="18"/>
              </w:rPr>
            </w:pPr>
            <w:r w:rsidRPr="00DA43C3">
              <w:rPr>
                <w:rFonts w:asciiTheme="minorHAnsi" w:hAnsiTheme="minorHAnsi"/>
                <w:sz w:val="18"/>
                <w:szCs w:val="18"/>
              </w:rPr>
              <w:t>&lt;&lt;user input: date (use date format validation control)&gt;&gt;</w:t>
            </w:r>
          </w:p>
        </w:tc>
      </w:tr>
    </w:tbl>
    <w:p w14:paraId="1042F9F8" w14:textId="77777777" w:rsidR="00AE7ECF" w:rsidRPr="0043446B" w:rsidRDefault="00AE7ECF" w:rsidP="00DA43C3">
      <w:pPr>
        <w:rPr>
          <w:rFonts w:asciiTheme="minorHAnsi" w:hAnsiTheme="minorHAnsi"/>
          <w:szCs w:val="18"/>
        </w:rPr>
      </w:pPr>
    </w:p>
    <w:tbl>
      <w:tblPr>
        <w:tblW w:w="11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613"/>
        <w:gridCol w:w="562"/>
        <w:gridCol w:w="1641"/>
        <w:gridCol w:w="1109"/>
        <w:gridCol w:w="1094"/>
        <w:gridCol w:w="1656"/>
        <w:gridCol w:w="547"/>
        <w:gridCol w:w="2204"/>
      </w:tblGrid>
      <w:tr w:rsidR="00EC1F21" w:rsidRPr="00DA43C3" w14:paraId="1042F9FA" w14:textId="77777777" w:rsidTr="00495B12">
        <w:tc>
          <w:tcPr>
            <w:tcW w:w="11016" w:type="dxa"/>
            <w:gridSpan w:val="9"/>
          </w:tcPr>
          <w:p w14:paraId="1042F9F9" w14:textId="77777777" w:rsidR="00EC1F21" w:rsidRPr="00DA43C3" w:rsidRDefault="00EC1F21" w:rsidP="00DA43C3">
            <w:pPr>
              <w:rPr>
                <w:rFonts w:asciiTheme="minorHAnsi" w:hAnsiTheme="minorHAnsi"/>
                <w:sz w:val="18"/>
                <w:szCs w:val="18"/>
              </w:rPr>
            </w:pPr>
            <w:r w:rsidRPr="0043446B">
              <w:rPr>
                <w:rFonts w:asciiTheme="minorHAnsi" w:hAnsiTheme="minorHAnsi"/>
                <w:b/>
                <w:szCs w:val="18"/>
              </w:rPr>
              <w:t>B. Diagnostic Equipment Information</w:t>
            </w:r>
          </w:p>
        </w:tc>
      </w:tr>
      <w:tr w:rsidR="00EC1F21" w:rsidRPr="00DA43C3" w14:paraId="1042F9FE" w14:textId="77777777" w:rsidTr="00495B12">
        <w:tc>
          <w:tcPr>
            <w:tcW w:w="590" w:type="dxa"/>
            <w:vAlign w:val="center"/>
          </w:tcPr>
          <w:p w14:paraId="1042F9FB" w14:textId="77777777" w:rsidR="00EC1F21" w:rsidRPr="00DA43C3" w:rsidRDefault="00EC1F21" w:rsidP="00DA43C3">
            <w:pPr>
              <w:jc w:val="center"/>
              <w:rPr>
                <w:rFonts w:asciiTheme="minorHAnsi" w:hAnsiTheme="minorHAnsi"/>
                <w:sz w:val="18"/>
                <w:szCs w:val="18"/>
              </w:rPr>
            </w:pPr>
            <w:r w:rsidRPr="00DA43C3">
              <w:rPr>
                <w:rFonts w:asciiTheme="minorHAnsi" w:hAnsiTheme="minorHAnsi"/>
                <w:sz w:val="18"/>
                <w:szCs w:val="18"/>
              </w:rPr>
              <w:t>01</w:t>
            </w:r>
          </w:p>
        </w:tc>
        <w:tc>
          <w:tcPr>
            <w:tcW w:w="4925" w:type="dxa"/>
            <w:gridSpan w:val="4"/>
            <w:vAlign w:val="center"/>
          </w:tcPr>
          <w:p w14:paraId="1042F9FC" w14:textId="0853024B" w:rsidR="00EC1F21" w:rsidRPr="00DA43C3" w:rsidRDefault="00EC1F21" w:rsidP="00DA43C3">
            <w:pPr>
              <w:rPr>
                <w:rFonts w:asciiTheme="minorHAnsi" w:hAnsiTheme="minorHAnsi"/>
                <w:sz w:val="18"/>
                <w:szCs w:val="18"/>
              </w:rPr>
            </w:pPr>
            <w:r w:rsidRPr="00DA43C3">
              <w:rPr>
                <w:rFonts w:asciiTheme="minorHAnsi" w:hAnsiTheme="minorHAnsi"/>
                <w:sz w:val="18"/>
                <w:szCs w:val="18"/>
              </w:rPr>
              <w:t>Number of Manometers Used to Measure Home Pressurization</w:t>
            </w:r>
          </w:p>
        </w:tc>
        <w:tc>
          <w:tcPr>
            <w:tcW w:w="5501" w:type="dxa"/>
            <w:gridSpan w:val="4"/>
          </w:tcPr>
          <w:p w14:paraId="1042F9FD" w14:textId="77777777" w:rsidR="00EC1F21" w:rsidRPr="00DA43C3" w:rsidRDefault="00EC1F21" w:rsidP="00DA43C3">
            <w:pPr>
              <w:rPr>
                <w:rFonts w:asciiTheme="minorHAnsi" w:hAnsiTheme="minorHAnsi"/>
                <w:sz w:val="18"/>
                <w:szCs w:val="18"/>
              </w:rPr>
            </w:pPr>
            <w:r w:rsidRPr="00DA43C3">
              <w:rPr>
                <w:rFonts w:asciiTheme="minorHAnsi" w:hAnsiTheme="minorHAnsi"/>
                <w:sz w:val="18"/>
                <w:szCs w:val="18"/>
              </w:rPr>
              <w:t>&lt;&lt;user input, integer&gt;&gt; For entries &gt;1, duplicate lines B. 2-6</w:t>
            </w:r>
          </w:p>
        </w:tc>
      </w:tr>
      <w:tr w:rsidR="00EC1F21" w:rsidRPr="00DA43C3" w14:paraId="1042FA04" w14:textId="77777777" w:rsidTr="00495B12">
        <w:tc>
          <w:tcPr>
            <w:tcW w:w="2203" w:type="dxa"/>
            <w:gridSpan w:val="2"/>
            <w:vAlign w:val="center"/>
          </w:tcPr>
          <w:p w14:paraId="1042F9FF" w14:textId="77777777" w:rsidR="00EC1F21" w:rsidRPr="00DA43C3" w:rsidRDefault="00EC1F21" w:rsidP="00DA43C3">
            <w:pPr>
              <w:jc w:val="center"/>
              <w:rPr>
                <w:rFonts w:asciiTheme="minorHAnsi" w:hAnsiTheme="minorHAnsi"/>
                <w:sz w:val="18"/>
                <w:szCs w:val="18"/>
              </w:rPr>
            </w:pPr>
            <w:r w:rsidRPr="00DA43C3">
              <w:rPr>
                <w:rFonts w:asciiTheme="minorHAnsi" w:hAnsiTheme="minorHAnsi"/>
                <w:sz w:val="18"/>
                <w:szCs w:val="18"/>
              </w:rPr>
              <w:t>02</w:t>
            </w:r>
          </w:p>
        </w:tc>
        <w:tc>
          <w:tcPr>
            <w:tcW w:w="2203" w:type="dxa"/>
            <w:gridSpan w:val="2"/>
            <w:vAlign w:val="center"/>
          </w:tcPr>
          <w:p w14:paraId="1042FA00" w14:textId="77777777" w:rsidR="00EC1F21" w:rsidRPr="00DA43C3" w:rsidRDefault="00EC1F21" w:rsidP="00DA43C3">
            <w:pPr>
              <w:jc w:val="center"/>
              <w:rPr>
                <w:rFonts w:asciiTheme="minorHAnsi" w:hAnsiTheme="minorHAnsi"/>
                <w:sz w:val="18"/>
                <w:szCs w:val="18"/>
              </w:rPr>
            </w:pPr>
            <w:r w:rsidRPr="00DA43C3">
              <w:rPr>
                <w:rFonts w:asciiTheme="minorHAnsi" w:hAnsiTheme="minorHAnsi"/>
                <w:sz w:val="18"/>
                <w:szCs w:val="18"/>
              </w:rPr>
              <w:t>03</w:t>
            </w:r>
          </w:p>
        </w:tc>
        <w:tc>
          <w:tcPr>
            <w:tcW w:w="2203" w:type="dxa"/>
            <w:gridSpan w:val="2"/>
            <w:vAlign w:val="center"/>
          </w:tcPr>
          <w:p w14:paraId="1042FA01" w14:textId="77777777" w:rsidR="00EC1F21" w:rsidRPr="00DA43C3" w:rsidRDefault="00EC1F21" w:rsidP="00DA43C3">
            <w:pPr>
              <w:jc w:val="center"/>
              <w:rPr>
                <w:rFonts w:asciiTheme="minorHAnsi" w:hAnsiTheme="minorHAnsi"/>
                <w:sz w:val="18"/>
                <w:szCs w:val="18"/>
              </w:rPr>
            </w:pPr>
            <w:r w:rsidRPr="00DA43C3">
              <w:rPr>
                <w:rFonts w:asciiTheme="minorHAnsi" w:hAnsiTheme="minorHAnsi"/>
                <w:sz w:val="18"/>
                <w:szCs w:val="18"/>
              </w:rPr>
              <w:t>04</w:t>
            </w:r>
          </w:p>
        </w:tc>
        <w:tc>
          <w:tcPr>
            <w:tcW w:w="2203" w:type="dxa"/>
            <w:gridSpan w:val="2"/>
            <w:vAlign w:val="center"/>
          </w:tcPr>
          <w:p w14:paraId="1042FA02" w14:textId="77777777" w:rsidR="00EC1F21" w:rsidRPr="00DA43C3" w:rsidRDefault="00EC1F21" w:rsidP="00DA43C3">
            <w:pPr>
              <w:jc w:val="center"/>
              <w:rPr>
                <w:rFonts w:asciiTheme="minorHAnsi" w:hAnsiTheme="minorHAnsi"/>
                <w:sz w:val="18"/>
                <w:szCs w:val="18"/>
              </w:rPr>
            </w:pPr>
            <w:r w:rsidRPr="00DA43C3">
              <w:rPr>
                <w:rFonts w:asciiTheme="minorHAnsi" w:hAnsiTheme="minorHAnsi"/>
                <w:sz w:val="18"/>
                <w:szCs w:val="18"/>
              </w:rPr>
              <w:t>05</w:t>
            </w:r>
          </w:p>
        </w:tc>
        <w:tc>
          <w:tcPr>
            <w:tcW w:w="2204" w:type="dxa"/>
            <w:vAlign w:val="center"/>
          </w:tcPr>
          <w:p w14:paraId="1042FA03" w14:textId="77777777" w:rsidR="00EC1F21" w:rsidRPr="00DA43C3" w:rsidRDefault="00EC1F21" w:rsidP="00DA43C3">
            <w:pPr>
              <w:jc w:val="center"/>
              <w:rPr>
                <w:rFonts w:asciiTheme="minorHAnsi" w:hAnsiTheme="minorHAnsi"/>
                <w:sz w:val="18"/>
                <w:szCs w:val="18"/>
              </w:rPr>
            </w:pPr>
            <w:r w:rsidRPr="00DA43C3">
              <w:rPr>
                <w:rFonts w:asciiTheme="minorHAnsi" w:hAnsiTheme="minorHAnsi"/>
                <w:sz w:val="18"/>
                <w:szCs w:val="18"/>
              </w:rPr>
              <w:t>06</w:t>
            </w:r>
          </w:p>
        </w:tc>
      </w:tr>
      <w:tr w:rsidR="00EC1F21" w:rsidRPr="00DA43C3" w14:paraId="1042FA0A" w14:textId="77777777" w:rsidTr="00495B12">
        <w:tc>
          <w:tcPr>
            <w:tcW w:w="2203" w:type="dxa"/>
            <w:gridSpan w:val="2"/>
            <w:vAlign w:val="center"/>
          </w:tcPr>
          <w:p w14:paraId="1042FA05" w14:textId="77777777" w:rsidR="00EC1F21" w:rsidRPr="00DA43C3" w:rsidRDefault="00EC1F21" w:rsidP="00DA43C3">
            <w:pPr>
              <w:jc w:val="center"/>
              <w:rPr>
                <w:rFonts w:asciiTheme="minorHAnsi" w:hAnsiTheme="minorHAnsi"/>
                <w:sz w:val="18"/>
                <w:szCs w:val="18"/>
              </w:rPr>
            </w:pPr>
            <w:r w:rsidRPr="00DA43C3">
              <w:rPr>
                <w:rFonts w:asciiTheme="minorHAnsi" w:hAnsiTheme="minorHAnsi"/>
                <w:sz w:val="18"/>
                <w:szCs w:val="18"/>
              </w:rPr>
              <w:t>Manometer                  Make</w:t>
            </w:r>
          </w:p>
        </w:tc>
        <w:tc>
          <w:tcPr>
            <w:tcW w:w="2203" w:type="dxa"/>
            <w:gridSpan w:val="2"/>
            <w:vAlign w:val="center"/>
          </w:tcPr>
          <w:p w14:paraId="1042FA06" w14:textId="77777777" w:rsidR="00EC1F21" w:rsidRPr="00DA43C3" w:rsidRDefault="00EC1F21" w:rsidP="00DA43C3">
            <w:pPr>
              <w:jc w:val="center"/>
              <w:rPr>
                <w:rFonts w:asciiTheme="minorHAnsi" w:hAnsiTheme="minorHAnsi"/>
                <w:sz w:val="18"/>
                <w:szCs w:val="18"/>
              </w:rPr>
            </w:pPr>
            <w:r w:rsidRPr="00DA43C3">
              <w:rPr>
                <w:rFonts w:asciiTheme="minorHAnsi" w:hAnsiTheme="minorHAnsi"/>
                <w:sz w:val="18"/>
                <w:szCs w:val="18"/>
              </w:rPr>
              <w:t>Manometer                 Model</w:t>
            </w:r>
          </w:p>
        </w:tc>
        <w:tc>
          <w:tcPr>
            <w:tcW w:w="2203" w:type="dxa"/>
            <w:gridSpan w:val="2"/>
            <w:vAlign w:val="center"/>
          </w:tcPr>
          <w:p w14:paraId="1042FA07" w14:textId="77777777" w:rsidR="00EC1F21" w:rsidRPr="00DA43C3" w:rsidRDefault="00EC1F21" w:rsidP="00DA43C3">
            <w:pPr>
              <w:jc w:val="center"/>
              <w:rPr>
                <w:rFonts w:asciiTheme="minorHAnsi" w:hAnsiTheme="minorHAnsi"/>
                <w:sz w:val="18"/>
                <w:szCs w:val="18"/>
              </w:rPr>
            </w:pPr>
            <w:r w:rsidRPr="00DA43C3">
              <w:rPr>
                <w:rFonts w:asciiTheme="minorHAnsi" w:hAnsiTheme="minorHAnsi"/>
                <w:sz w:val="18"/>
                <w:szCs w:val="18"/>
              </w:rPr>
              <w:t>Manometer                   Serial                          Number</w:t>
            </w:r>
          </w:p>
        </w:tc>
        <w:tc>
          <w:tcPr>
            <w:tcW w:w="2203" w:type="dxa"/>
            <w:gridSpan w:val="2"/>
            <w:vAlign w:val="center"/>
          </w:tcPr>
          <w:p w14:paraId="1042FA08" w14:textId="77777777" w:rsidR="00EC1F21" w:rsidRPr="00DA43C3" w:rsidRDefault="00EC1F21" w:rsidP="00DA43C3">
            <w:pPr>
              <w:jc w:val="center"/>
              <w:rPr>
                <w:rFonts w:asciiTheme="minorHAnsi" w:hAnsiTheme="minorHAnsi"/>
                <w:sz w:val="18"/>
                <w:szCs w:val="18"/>
              </w:rPr>
            </w:pPr>
            <w:r w:rsidRPr="00DA43C3">
              <w:rPr>
                <w:rFonts w:asciiTheme="minorHAnsi" w:hAnsiTheme="minorHAnsi"/>
                <w:sz w:val="18"/>
                <w:szCs w:val="18"/>
              </w:rPr>
              <w:t>Manometer         Calibration                      Date</w:t>
            </w:r>
          </w:p>
        </w:tc>
        <w:tc>
          <w:tcPr>
            <w:tcW w:w="2204" w:type="dxa"/>
            <w:vAlign w:val="center"/>
          </w:tcPr>
          <w:p w14:paraId="1042FA09" w14:textId="77777777" w:rsidR="00EC1F21" w:rsidRPr="00DA43C3" w:rsidRDefault="00EC1F21" w:rsidP="00DA43C3">
            <w:pPr>
              <w:jc w:val="center"/>
              <w:rPr>
                <w:rFonts w:asciiTheme="minorHAnsi" w:hAnsiTheme="minorHAnsi"/>
                <w:sz w:val="18"/>
                <w:szCs w:val="18"/>
              </w:rPr>
            </w:pPr>
            <w:r w:rsidRPr="00DA43C3">
              <w:rPr>
                <w:rFonts w:asciiTheme="minorHAnsi" w:hAnsiTheme="minorHAnsi"/>
                <w:sz w:val="18"/>
                <w:szCs w:val="18"/>
              </w:rPr>
              <w:t>Manometer        Calibration                   Status</w:t>
            </w:r>
          </w:p>
        </w:tc>
      </w:tr>
      <w:tr w:rsidR="00EC1F21" w:rsidRPr="00DA43C3" w14:paraId="1042FA10" w14:textId="77777777" w:rsidTr="002A3DDA">
        <w:tc>
          <w:tcPr>
            <w:tcW w:w="2203" w:type="dxa"/>
            <w:gridSpan w:val="2"/>
            <w:tcBorders>
              <w:bottom w:val="single" w:sz="4" w:space="0" w:color="000000"/>
            </w:tcBorders>
            <w:vAlign w:val="center"/>
          </w:tcPr>
          <w:p w14:paraId="1042FA0B" w14:textId="77777777" w:rsidR="00EC1F21" w:rsidRPr="00DA43C3" w:rsidRDefault="00EC1F21" w:rsidP="00DA43C3">
            <w:pPr>
              <w:jc w:val="center"/>
              <w:rPr>
                <w:rFonts w:asciiTheme="minorHAnsi" w:hAnsiTheme="minorHAnsi"/>
                <w:sz w:val="18"/>
                <w:szCs w:val="18"/>
              </w:rPr>
            </w:pPr>
            <w:r w:rsidRPr="00DA43C3">
              <w:rPr>
                <w:rFonts w:asciiTheme="minorHAnsi" w:hAnsiTheme="minorHAnsi"/>
                <w:sz w:val="18"/>
                <w:szCs w:val="18"/>
              </w:rPr>
              <w:t>&lt;&lt;user input, text, maximum 50 characters&gt;&gt;</w:t>
            </w:r>
          </w:p>
        </w:tc>
        <w:tc>
          <w:tcPr>
            <w:tcW w:w="2203" w:type="dxa"/>
            <w:gridSpan w:val="2"/>
            <w:tcBorders>
              <w:bottom w:val="single" w:sz="4" w:space="0" w:color="000000"/>
            </w:tcBorders>
            <w:vAlign w:val="center"/>
          </w:tcPr>
          <w:p w14:paraId="1042FA0C" w14:textId="77777777" w:rsidR="00EC1F21" w:rsidRPr="00DA43C3" w:rsidRDefault="00EC1F21" w:rsidP="00DA43C3">
            <w:pPr>
              <w:jc w:val="center"/>
              <w:rPr>
                <w:rFonts w:asciiTheme="minorHAnsi" w:hAnsiTheme="minorHAnsi"/>
                <w:sz w:val="18"/>
                <w:szCs w:val="18"/>
              </w:rPr>
            </w:pPr>
            <w:r w:rsidRPr="00DA43C3">
              <w:rPr>
                <w:rFonts w:asciiTheme="minorHAnsi" w:hAnsiTheme="minorHAnsi"/>
                <w:sz w:val="18"/>
                <w:szCs w:val="18"/>
              </w:rPr>
              <w:t>&lt;&lt;user input, text, maximum 50 characters&gt;&gt;</w:t>
            </w:r>
          </w:p>
        </w:tc>
        <w:tc>
          <w:tcPr>
            <w:tcW w:w="2203" w:type="dxa"/>
            <w:gridSpan w:val="2"/>
            <w:tcBorders>
              <w:bottom w:val="single" w:sz="4" w:space="0" w:color="000000"/>
            </w:tcBorders>
            <w:vAlign w:val="center"/>
          </w:tcPr>
          <w:p w14:paraId="1042FA0D" w14:textId="77777777" w:rsidR="00EC1F21" w:rsidRPr="00DA43C3" w:rsidRDefault="00EC1F21" w:rsidP="00DA43C3">
            <w:pPr>
              <w:jc w:val="center"/>
              <w:rPr>
                <w:rFonts w:asciiTheme="minorHAnsi" w:hAnsiTheme="minorHAnsi"/>
                <w:sz w:val="18"/>
                <w:szCs w:val="18"/>
              </w:rPr>
            </w:pPr>
            <w:r w:rsidRPr="00DA43C3">
              <w:rPr>
                <w:rFonts w:asciiTheme="minorHAnsi" w:hAnsiTheme="minorHAnsi"/>
                <w:sz w:val="18"/>
                <w:szCs w:val="18"/>
              </w:rPr>
              <w:t>&lt;&lt;user input, text, maximum 50 characters&gt;&gt;</w:t>
            </w:r>
          </w:p>
        </w:tc>
        <w:tc>
          <w:tcPr>
            <w:tcW w:w="2203" w:type="dxa"/>
            <w:gridSpan w:val="2"/>
            <w:tcBorders>
              <w:bottom w:val="single" w:sz="4" w:space="0" w:color="000000"/>
            </w:tcBorders>
            <w:vAlign w:val="center"/>
          </w:tcPr>
          <w:p w14:paraId="1042FA0E" w14:textId="77777777" w:rsidR="00EC1F21" w:rsidRPr="00DA43C3" w:rsidRDefault="00EC1F21" w:rsidP="00DA43C3">
            <w:pPr>
              <w:jc w:val="center"/>
              <w:rPr>
                <w:rFonts w:asciiTheme="minorHAnsi" w:hAnsiTheme="minorHAnsi"/>
                <w:sz w:val="18"/>
                <w:szCs w:val="18"/>
              </w:rPr>
            </w:pPr>
            <w:r w:rsidRPr="00DA43C3">
              <w:rPr>
                <w:rFonts w:asciiTheme="minorHAnsi" w:hAnsiTheme="minorHAnsi"/>
                <w:sz w:val="18"/>
                <w:szCs w:val="18"/>
              </w:rPr>
              <w:t>&lt;&lt;user input, text (Date), maximum 50 characters&gt;&gt;</w:t>
            </w:r>
          </w:p>
        </w:tc>
        <w:tc>
          <w:tcPr>
            <w:tcW w:w="2204" w:type="dxa"/>
            <w:tcBorders>
              <w:bottom w:val="single" w:sz="4" w:space="0" w:color="000000"/>
            </w:tcBorders>
            <w:vAlign w:val="center"/>
          </w:tcPr>
          <w:p w14:paraId="1042FA0F" w14:textId="77777777" w:rsidR="00EC1F21" w:rsidRPr="00DA43C3" w:rsidRDefault="00EC1F21" w:rsidP="00DA43C3">
            <w:pPr>
              <w:jc w:val="center"/>
              <w:rPr>
                <w:rFonts w:asciiTheme="minorHAnsi" w:hAnsiTheme="minorHAnsi"/>
                <w:sz w:val="18"/>
                <w:szCs w:val="18"/>
              </w:rPr>
            </w:pPr>
            <w:r w:rsidRPr="00DA43C3">
              <w:rPr>
                <w:rFonts w:asciiTheme="minorHAnsi" w:hAnsiTheme="minorHAnsi"/>
                <w:sz w:val="18"/>
                <w:szCs w:val="18"/>
              </w:rPr>
              <w:t>&lt;&lt;calculated field: if manometer Calibration Date in B</w:t>
            </w:r>
            <w:r w:rsidR="004E21F6" w:rsidRPr="00DA43C3">
              <w:rPr>
                <w:rFonts w:asciiTheme="minorHAnsi" w:hAnsiTheme="minorHAnsi"/>
                <w:sz w:val="18"/>
                <w:szCs w:val="18"/>
              </w:rPr>
              <w:t>. 5</w:t>
            </w:r>
            <w:r w:rsidRPr="00DA43C3">
              <w:rPr>
                <w:rFonts w:asciiTheme="minorHAnsi" w:hAnsiTheme="minorHAnsi"/>
                <w:sz w:val="18"/>
                <w:szCs w:val="18"/>
              </w:rPr>
              <w:t xml:space="preserve"> is within 12 months of the date of the diagnostic test A. 8, then display message: Manometer Calibration is valid"; else display message: "WARNING - Manometer Calibration is expired.  A manometer with current calibration is required in order to comply with this </w:t>
            </w:r>
            <w:r w:rsidR="004E21F6" w:rsidRPr="00DA43C3">
              <w:rPr>
                <w:rFonts w:asciiTheme="minorHAnsi" w:hAnsiTheme="minorHAnsi"/>
                <w:sz w:val="18"/>
                <w:szCs w:val="18"/>
              </w:rPr>
              <w:t>B</w:t>
            </w:r>
            <w:r w:rsidRPr="00DA43C3">
              <w:rPr>
                <w:rFonts w:asciiTheme="minorHAnsi" w:hAnsiTheme="minorHAnsi"/>
                <w:sz w:val="18"/>
                <w:szCs w:val="18"/>
              </w:rPr>
              <w:t>uilding Leakage Diagnostic test"&gt;&gt;</w:t>
            </w:r>
          </w:p>
        </w:tc>
      </w:tr>
      <w:tr w:rsidR="00EC1F21" w:rsidRPr="00DA43C3" w14:paraId="1042FA16" w14:textId="77777777" w:rsidTr="002A3DDA">
        <w:tc>
          <w:tcPr>
            <w:tcW w:w="2203" w:type="dxa"/>
            <w:gridSpan w:val="2"/>
            <w:tcBorders>
              <w:bottom w:val="single" w:sz="4" w:space="0" w:color="000000"/>
            </w:tcBorders>
            <w:vAlign w:val="center"/>
          </w:tcPr>
          <w:p w14:paraId="1042FA11" w14:textId="77777777" w:rsidR="00EC1F21" w:rsidRPr="00DA43C3" w:rsidRDefault="00EC1F21" w:rsidP="00DA43C3">
            <w:pPr>
              <w:jc w:val="center"/>
              <w:rPr>
                <w:rFonts w:asciiTheme="minorHAnsi" w:hAnsiTheme="minorHAnsi"/>
                <w:sz w:val="18"/>
                <w:szCs w:val="18"/>
              </w:rPr>
            </w:pPr>
          </w:p>
        </w:tc>
        <w:tc>
          <w:tcPr>
            <w:tcW w:w="2203" w:type="dxa"/>
            <w:gridSpan w:val="2"/>
            <w:tcBorders>
              <w:bottom w:val="single" w:sz="4" w:space="0" w:color="000000"/>
            </w:tcBorders>
            <w:vAlign w:val="center"/>
          </w:tcPr>
          <w:p w14:paraId="1042FA12" w14:textId="77777777" w:rsidR="00EC1F21" w:rsidRPr="00DA43C3" w:rsidRDefault="00EC1F21" w:rsidP="00DA43C3">
            <w:pPr>
              <w:jc w:val="center"/>
              <w:rPr>
                <w:rFonts w:asciiTheme="minorHAnsi" w:hAnsiTheme="minorHAnsi"/>
                <w:sz w:val="18"/>
                <w:szCs w:val="18"/>
              </w:rPr>
            </w:pPr>
          </w:p>
        </w:tc>
        <w:tc>
          <w:tcPr>
            <w:tcW w:w="2203" w:type="dxa"/>
            <w:gridSpan w:val="2"/>
            <w:tcBorders>
              <w:bottom w:val="single" w:sz="4" w:space="0" w:color="000000"/>
            </w:tcBorders>
            <w:vAlign w:val="center"/>
          </w:tcPr>
          <w:p w14:paraId="1042FA13" w14:textId="77777777" w:rsidR="00EC1F21" w:rsidRPr="00DA43C3" w:rsidRDefault="00EC1F21" w:rsidP="00DA43C3">
            <w:pPr>
              <w:jc w:val="center"/>
              <w:rPr>
                <w:rFonts w:asciiTheme="minorHAnsi" w:hAnsiTheme="minorHAnsi"/>
                <w:sz w:val="18"/>
                <w:szCs w:val="18"/>
              </w:rPr>
            </w:pPr>
          </w:p>
        </w:tc>
        <w:tc>
          <w:tcPr>
            <w:tcW w:w="2203" w:type="dxa"/>
            <w:gridSpan w:val="2"/>
            <w:tcBorders>
              <w:bottom w:val="single" w:sz="4" w:space="0" w:color="000000"/>
            </w:tcBorders>
            <w:vAlign w:val="center"/>
          </w:tcPr>
          <w:p w14:paraId="1042FA14" w14:textId="77777777" w:rsidR="00EC1F21" w:rsidRPr="00DA43C3" w:rsidRDefault="00EC1F21" w:rsidP="00DA43C3">
            <w:pPr>
              <w:jc w:val="center"/>
              <w:rPr>
                <w:rFonts w:asciiTheme="minorHAnsi" w:hAnsiTheme="minorHAnsi"/>
                <w:sz w:val="18"/>
                <w:szCs w:val="18"/>
              </w:rPr>
            </w:pPr>
          </w:p>
        </w:tc>
        <w:tc>
          <w:tcPr>
            <w:tcW w:w="2204" w:type="dxa"/>
            <w:tcBorders>
              <w:bottom w:val="single" w:sz="4" w:space="0" w:color="000000"/>
            </w:tcBorders>
            <w:vAlign w:val="center"/>
          </w:tcPr>
          <w:p w14:paraId="1042FA15" w14:textId="77777777" w:rsidR="00EC1F21" w:rsidRPr="00DA43C3" w:rsidRDefault="00EC1F21" w:rsidP="00DA43C3">
            <w:pPr>
              <w:jc w:val="center"/>
              <w:rPr>
                <w:rFonts w:asciiTheme="minorHAnsi" w:hAnsiTheme="minorHAnsi"/>
                <w:sz w:val="18"/>
                <w:szCs w:val="18"/>
              </w:rPr>
            </w:pPr>
          </w:p>
        </w:tc>
      </w:tr>
      <w:tr w:rsidR="00EC1F21" w:rsidRPr="00DA43C3" w14:paraId="1042FA1A" w14:textId="77777777" w:rsidTr="002A3DDA">
        <w:tc>
          <w:tcPr>
            <w:tcW w:w="590" w:type="dxa"/>
            <w:tcBorders>
              <w:top w:val="single" w:sz="4" w:space="0" w:color="000000"/>
            </w:tcBorders>
            <w:vAlign w:val="center"/>
          </w:tcPr>
          <w:p w14:paraId="1042FA17" w14:textId="77777777" w:rsidR="00EC1F21" w:rsidRPr="00DA43C3" w:rsidRDefault="00EC1F21" w:rsidP="00DA43C3">
            <w:pPr>
              <w:jc w:val="center"/>
              <w:rPr>
                <w:rFonts w:asciiTheme="minorHAnsi" w:hAnsiTheme="minorHAnsi"/>
                <w:sz w:val="18"/>
                <w:szCs w:val="18"/>
              </w:rPr>
            </w:pPr>
            <w:r w:rsidRPr="00DA43C3">
              <w:rPr>
                <w:rFonts w:asciiTheme="minorHAnsi" w:hAnsiTheme="minorHAnsi"/>
                <w:sz w:val="18"/>
                <w:szCs w:val="18"/>
              </w:rPr>
              <w:t>07</w:t>
            </w:r>
          </w:p>
        </w:tc>
        <w:tc>
          <w:tcPr>
            <w:tcW w:w="4925" w:type="dxa"/>
            <w:gridSpan w:val="4"/>
            <w:tcBorders>
              <w:top w:val="single" w:sz="4" w:space="0" w:color="000000"/>
            </w:tcBorders>
            <w:vAlign w:val="center"/>
          </w:tcPr>
          <w:p w14:paraId="1042FA18" w14:textId="738BA09B" w:rsidR="00EC1F21" w:rsidRPr="00DA43C3" w:rsidRDefault="00EC1F21" w:rsidP="00DA43C3">
            <w:pPr>
              <w:rPr>
                <w:rFonts w:asciiTheme="minorHAnsi" w:hAnsiTheme="minorHAnsi"/>
                <w:sz w:val="18"/>
                <w:szCs w:val="18"/>
              </w:rPr>
            </w:pPr>
            <w:r w:rsidRPr="00DA43C3">
              <w:rPr>
                <w:rFonts w:asciiTheme="minorHAnsi" w:hAnsiTheme="minorHAnsi"/>
                <w:sz w:val="18"/>
                <w:szCs w:val="18"/>
              </w:rPr>
              <w:t>Number of Fans Used to Pressurize Home</w:t>
            </w:r>
          </w:p>
        </w:tc>
        <w:tc>
          <w:tcPr>
            <w:tcW w:w="5501" w:type="dxa"/>
            <w:gridSpan w:val="4"/>
            <w:tcBorders>
              <w:top w:val="single" w:sz="4" w:space="0" w:color="000000"/>
            </w:tcBorders>
            <w:vAlign w:val="center"/>
          </w:tcPr>
          <w:p w14:paraId="1042FA19" w14:textId="77777777" w:rsidR="00EC1F21" w:rsidRPr="00DA43C3" w:rsidRDefault="00EC1F21" w:rsidP="00DA43C3">
            <w:pPr>
              <w:rPr>
                <w:rFonts w:asciiTheme="minorHAnsi" w:hAnsiTheme="minorHAnsi"/>
                <w:sz w:val="18"/>
                <w:szCs w:val="18"/>
              </w:rPr>
            </w:pPr>
            <w:r w:rsidRPr="00DA43C3">
              <w:rPr>
                <w:rFonts w:asciiTheme="minorHAnsi" w:hAnsiTheme="minorHAnsi"/>
                <w:sz w:val="18"/>
                <w:szCs w:val="18"/>
              </w:rPr>
              <w:t>&lt;&lt;user input, integer&gt;&gt; For entries &gt;1, duplicate lines B. 8-11</w:t>
            </w:r>
          </w:p>
        </w:tc>
      </w:tr>
      <w:tr w:rsidR="00EC1F21" w:rsidRPr="00DA43C3" w14:paraId="1042FA1F" w14:textId="77777777" w:rsidTr="00495B12">
        <w:tc>
          <w:tcPr>
            <w:tcW w:w="2765" w:type="dxa"/>
            <w:gridSpan w:val="3"/>
            <w:vAlign w:val="center"/>
          </w:tcPr>
          <w:p w14:paraId="1042FA1B" w14:textId="77777777" w:rsidR="00EC1F21" w:rsidRPr="00DA43C3" w:rsidRDefault="00EC1F21" w:rsidP="00DA43C3">
            <w:pPr>
              <w:jc w:val="center"/>
              <w:rPr>
                <w:rFonts w:asciiTheme="minorHAnsi" w:hAnsiTheme="minorHAnsi"/>
                <w:sz w:val="18"/>
                <w:szCs w:val="18"/>
              </w:rPr>
            </w:pPr>
            <w:r w:rsidRPr="00DA43C3">
              <w:rPr>
                <w:rFonts w:asciiTheme="minorHAnsi" w:hAnsiTheme="minorHAnsi"/>
                <w:sz w:val="18"/>
                <w:szCs w:val="18"/>
              </w:rPr>
              <w:t>08</w:t>
            </w:r>
          </w:p>
        </w:tc>
        <w:tc>
          <w:tcPr>
            <w:tcW w:w="2750" w:type="dxa"/>
            <w:gridSpan w:val="2"/>
            <w:vAlign w:val="center"/>
          </w:tcPr>
          <w:p w14:paraId="1042FA1C" w14:textId="77777777" w:rsidR="00EC1F21" w:rsidRPr="00DA43C3" w:rsidRDefault="00EC1F21" w:rsidP="00DA43C3">
            <w:pPr>
              <w:jc w:val="center"/>
              <w:rPr>
                <w:rFonts w:asciiTheme="minorHAnsi" w:hAnsiTheme="minorHAnsi"/>
                <w:sz w:val="18"/>
                <w:szCs w:val="18"/>
              </w:rPr>
            </w:pPr>
            <w:r w:rsidRPr="00DA43C3">
              <w:rPr>
                <w:rFonts w:asciiTheme="minorHAnsi" w:hAnsiTheme="minorHAnsi"/>
                <w:sz w:val="18"/>
                <w:szCs w:val="18"/>
              </w:rPr>
              <w:t>09</w:t>
            </w:r>
          </w:p>
        </w:tc>
        <w:tc>
          <w:tcPr>
            <w:tcW w:w="2750" w:type="dxa"/>
            <w:gridSpan w:val="2"/>
            <w:vAlign w:val="center"/>
          </w:tcPr>
          <w:p w14:paraId="1042FA1D" w14:textId="77777777" w:rsidR="00EC1F21" w:rsidRPr="00DA43C3" w:rsidRDefault="00EC1F21" w:rsidP="00DA43C3">
            <w:pPr>
              <w:jc w:val="center"/>
              <w:rPr>
                <w:rFonts w:asciiTheme="minorHAnsi" w:hAnsiTheme="minorHAnsi"/>
                <w:sz w:val="18"/>
                <w:szCs w:val="18"/>
              </w:rPr>
            </w:pPr>
            <w:r w:rsidRPr="00DA43C3">
              <w:rPr>
                <w:rFonts w:asciiTheme="minorHAnsi" w:hAnsiTheme="minorHAnsi"/>
                <w:sz w:val="18"/>
                <w:szCs w:val="18"/>
              </w:rPr>
              <w:t>10</w:t>
            </w:r>
          </w:p>
        </w:tc>
        <w:tc>
          <w:tcPr>
            <w:tcW w:w="2751" w:type="dxa"/>
            <w:gridSpan w:val="2"/>
            <w:vAlign w:val="center"/>
          </w:tcPr>
          <w:p w14:paraId="1042FA1E" w14:textId="77777777" w:rsidR="00EC1F21" w:rsidRPr="00DA43C3" w:rsidRDefault="00EC1F21" w:rsidP="00DA43C3">
            <w:pPr>
              <w:jc w:val="center"/>
              <w:rPr>
                <w:rFonts w:asciiTheme="minorHAnsi" w:hAnsiTheme="minorHAnsi"/>
                <w:sz w:val="18"/>
                <w:szCs w:val="18"/>
              </w:rPr>
            </w:pPr>
            <w:r w:rsidRPr="00DA43C3">
              <w:rPr>
                <w:rFonts w:asciiTheme="minorHAnsi" w:hAnsiTheme="minorHAnsi"/>
                <w:sz w:val="18"/>
                <w:szCs w:val="18"/>
              </w:rPr>
              <w:t>11</w:t>
            </w:r>
          </w:p>
        </w:tc>
      </w:tr>
      <w:tr w:rsidR="00EC1F21" w:rsidRPr="00DA43C3" w14:paraId="1042FA24" w14:textId="77777777" w:rsidTr="00495B12">
        <w:tc>
          <w:tcPr>
            <w:tcW w:w="2765" w:type="dxa"/>
            <w:gridSpan w:val="3"/>
            <w:vAlign w:val="center"/>
          </w:tcPr>
          <w:p w14:paraId="1042FA20" w14:textId="77777777" w:rsidR="00EC1F21" w:rsidRPr="00DA43C3" w:rsidRDefault="00EC1F21" w:rsidP="00DA43C3">
            <w:pPr>
              <w:jc w:val="center"/>
              <w:rPr>
                <w:rFonts w:asciiTheme="minorHAnsi" w:hAnsiTheme="minorHAnsi"/>
                <w:sz w:val="18"/>
                <w:szCs w:val="18"/>
              </w:rPr>
            </w:pPr>
            <w:r w:rsidRPr="00DA43C3">
              <w:rPr>
                <w:rFonts w:asciiTheme="minorHAnsi" w:hAnsiTheme="minorHAnsi"/>
                <w:sz w:val="18"/>
                <w:szCs w:val="18"/>
              </w:rPr>
              <w:t>Fan Make</w:t>
            </w:r>
          </w:p>
        </w:tc>
        <w:tc>
          <w:tcPr>
            <w:tcW w:w="2750" w:type="dxa"/>
            <w:gridSpan w:val="2"/>
            <w:vAlign w:val="center"/>
          </w:tcPr>
          <w:p w14:paraId="1042FA21" w14:textId="77777777" w:rsidR="00EC1F21" w:rsidRPr="00DA43C3" w:rsidRDefault="00EC1F21" w:rsidP="00DA43C3">
            <w:pPr>
              <w:jc w:val="center"/>
              <w:rPr>
                <w:rFonts w:asciiTheme="minorHAnsi" w:hAnsiTheme="minorHAnsi"/>
                <w:sz w:val="18"/>
                <w:szCs w:val="18"/>
              </w:rPr>
            </w:pPr>
            <w:r w:rsidRPr="00DA43C3">
              <w:rPr>
                <w:rFonts w:asciiTheme="minorHAnsi" w:hAnsiTheme="minorHAnsi"/>
                <w:sz w:val="18"/>
                <w:szCs w:val="18"/>
              </w:rPr>
              <w:t>Fan Model</w:t>
            </w:r>
          </w:p>
        </w:tc>
        <w:tc>
          <w:tcPr>
            <w:tcW w:w="2750" w:type="dxa"/>
            <w:gridSpan w:val="2"/>
            <w:vAlign w:val="center"/>
          </w:tcPr>
          <w:p w14:paraId="1042FA22" w14:textId="77777777" w:rsidR="00EC1F21" w:rsidRPr="00DA43C3" w:rsidRDefault="00EC1F21" w:rsidP="00DA43C3">
            <w:pPr>
              <w:jc w:val="center"/>
              <w:rPr>
                <w:rFonts w:asciiTheme="minorHAnsi" w:hAnsiTheme="minorHAnsi"/>
                <w:sz w:val="18"/>
                <w:szCs w:val="18"/>
              </w:rPr>
            </w:pPr>
            <w:r w:rsidRPr="00DA43C3">
              <w:rPr>
                <w:rFonts w:asciiTheme="minorHAnsi" w:hAnsiTheme="minorHAnsi"/>
                <w:sz w:val="18"/>
                <w:szCs w:val="18"/>
              </w:rPr>
              <w:t>Fan Serial Number</w:t>
            </w:r>
          </w:p>
        </w:tc>
        <w:tc>
          <w:tcPr>
            <w:tcW w:w="2751" w:type="dxa"/>
            <w:gridSpan w:val="2"/>
            <w:vAlign w:val="center"/>
          </w:tcPr>
          <w:p w14:paraId="1042FA23" w14:textId="32881C08" w:rsidR="00EC1F21" w:rsidRPr="00DA43C3" w:rsidRDefault="00EC1F21" w:rsidP="002A3DDA">
            <w:pPr>
              <w:jc w:val="center"/>
              <w:rPr>
                <w:rFonts w:asciiTheme="minorHAnsi" w:hAnsiTheme="minorHAnsi"/>
                <w:sz w:val="18"/>
                <w:szCs w:val="18"/>
              </w:rPr>
            </w:pPr>
            <w:r w:rsidRPr="00DA43C3">
              <w:rPr>
                <w:rFonts w:asciiTheme="minorHAnsi" w:hAnsiTheme="minorHAnsi"/>
                <w:sz w:val="18"/>
                <w:szCs w:val="18"/>
              </w:rPr>
              <w:t xml:space="preserve">Fan </w:t>
            </w:r>
            <w:r w:rsidR="002A3DDA">
              <w:rPr>
                <w:rFonts w:asciiTheme="minorHAnsi" w:hAnsiTheme="minorHAnsi"/>
                <w:sz w:val="18"/>
                <w:szCs w:val="18"/>
              </w:rPr>
              <w:t>C</w:t>
            </w:r>
            <w:r w:rsidRPr="00DA43C3">
              <w:rPr>
                <w:rFonts w:asciiTheme="minorHAnsi" w:hAnsiTheme="minorHAnsi"/>
                <w:sz w:val="18"/>
                <w:szCs w:val="18"/>
              </w:rPr>
              <w:t>onfiguration (rings)</w:t>
            </w:r>
          </w:p>
        </w:tc>
      </w:tr>
      <w:tr w:rsidR="00EC1F21" w:rsidRPr="00DA43C3" w14:paraId="1042FA29" w14:textId="77777777" w:rsidTr="00495B12">
        <w:tc>
          <w:tcPr>
            <w:tcW w:w="2765" w:type="dxa"/>
            <w:gridSpan w:val="3"/>
            <w:vAlign w:val="center"/>
          </w:tcPr>
          <w:p w14:paraId="1042FA25" w14:textId="77777777" w:rsidR="00EC1F21" w:rsidRPr="00DA43C3" w:rsidRDefault="00EC1F21" w:rsidP="00DA43C3">
            <w:pPr>
              <w:jc w:val="center"/>
              <w:rPr>
                <w:rFonts w:asciiTheme="minorHAnsi" w:hAnsiTheme="minorHAnsi"/>
                <w:sz w:val="18"/>
                <w:szCs w:val="18"/>
              </w:rPr>
            </w:pPr>
            <w:r w:rsidRPr="00DA43C3">
              <w:rPr>
                <w:rFonts w:asciiTheme="minorHAnsi" w:hAnsiTheme="minorHAnsi"/>
                <w:sz w:val="18"/>
                <w:szCs w:val="18"/>
              </w:rPr>
              <w:t>&lt;&lt;user input, text, maximum 50 characters&gt;&gt;</w:t>
            </w:r>
          </w:p>
        </w:tc>
        <w:tc>
          <w:tcPr>
            <w:tcW w:w="2750" w:type="dxa"/>
            <w:gridSpan w:val="2"/>
            <w:vAlign w:val="center"/>
          </w:tcPr>
          <w:p w14:paraId="1042FA26" w14:textId="77777777" w:rsidR="00EC1F21" w:rsidRPr="00DA43C3" w:rsidRDefault="00EC1F21" w:rsidP="00DA43C3">
            <w:pPr>
              <w:jc w:val="center"/>
              <w:rPr>
                <w:rFonts w:asciiTheme="minorHAnsi" w:hAnsiTheme="minorHAnsi"/>
                <w:sz w:val="18"/>
                <w:szCs w:val="18"/>
              </w:rPr>
            </w:pPr>
            <w:r w:rsidRPr="00DA43C3">
              <w:rPr>
                <w:rFonts w:asciiTheme="minorHAnsi" w:hAnsiTheme="minorHAnsi"/>
                <w:sz w:val="18"/>
                <w:szCs w:val="18"/>
              </w:rPr>
              <w:t>&lt;&lt;user input, text, maximum 50 characters&gt;&gt;</w:t>
            </w:r>
          </w:p>
        </w:tc>
        <w:tc>
          <w:tcPr>
            <w:tcW w:w="2750" w:type="dxa"/>
            <w:gridSpan w:val="2"/>
            <w:vAlign w:val="center"/>
          </w:tcPr>
          <w:p w14:paraId="1042FA27" w14:textId="77777777" w:rsidR="00EC1F21" w:rsidRPr="00DA43C3" w:rsidRDefault="00EC1F21" w:rsidP="00DA43C3">
            <w:pPr>
              <w:jc w:val="center"/>
              <w:rPr>
                <w:rFonts w:asciiTheme="minorHAnsi" w:hAnsiTheme="minorHAnsi"/>
                <w:sz w:val="18"/>
                <w:szCs w:val="18"/>
              </w:rPr>
            </w:pPr>
            <w:r w:rsidRPr="00DA43C3">
              <w:rPr>
                <w:rFonts w:asciiTheme="minorHAnsi" w:hAnsiTheme="minorHAnsi"/>
                <w:sz w:val="18"/>
                <w:szCs w:val="18"/>
              </w:rPr>
              <w:t>&lt;&lt;user input, text, maximum 50 characters&gt;&gt;</w:t>
            </w:r>
          </w:p>
        </w:tc>
        <w:tc>
          <w:tcPr>
            <w:tcW w:w="2751" w:type="dxa"/>
            <w:gridSpan w:val="2"/>
            <w:vAlign w:val="center"/>
          </w:tcPr>
          <w:p w14:paraId="1042FA28" w14:textId="77777777" w:rsidR="00EC1F21" w:rsidRPr="00DA43C3" w:rsidRDefault="00EC1F21" w:rsidP="00DA43C3">
            <w:pPr>
              <w:jc w:val="center"/>
              <w:rPr>
                <w:rFonts w:asciiTheme="minorHAnsi" w:hAnsiTheme="minorHAnsi"/>
                <w:sz w:val="18"/>
                <w:szCs w:val="18"/>
              </w:rPr>
            </w:pPr>
            <w:r w:rsidRPr="00DA43C3">
              <w:rPr>
                <w:rFonts w:asciiTheme="minorHAnsi" w:hAnsiTheme="minorHAnsi"/>
                <w:sz w:val="18"/>
                <w:szCs w:val="18"/>
              </w:rPr>
              <w:t>&lt;&lt;user input, text, maximum 50 characters&gt;&gt;</w:t>
            </w:r>
          </w:p>
        </w:tc>
      </w:tr>
      <w:tr w:rsidR="00EC1F21" w:rsidRPr="00DA43C3" w14:paraId="1042FA2E" w14:textId="77777777" w:rsidTr="00495B12">
        <w:tc>
          <w:tcPr>
            <w:tcW w:w="2765" w:type="dxa"/>
            <w:gridSpan w:val="3"/>
            <w:vAlign w:val="center"/>
          </w:tcPr>
          <w:p w14:paraId="1042FA2A" w14:textId="77777777" w:rsidR="00EC1F21" w:rsidRPr="00DA43C3" w:rsidRDefault="00EC1F21" w:rsidP="00DA43C3">
            <w:pPr>
              <w:jc w:val="center"/>
              <w:rPr>
                <w:rFonts w:asciiTheme="minorHAnsi" w:hAnsiTheme="minorHAnsi"/>
                <w:sz w:val="18"/>
                <w:szCs w:val="18"/>
              </w:rPr>
            </w:pPr>
          </w:p>
        </w:tc>
        <w:tc>
          <w:tcPr>
            <w:tcW w:w="2750" w:type="dxa"/>
            <w:gridSpan w:val="2"/>
            <w:vAlign w:val="center"/>
          </w:tcPr>
          <w:p w14:paraId="1042FA2B" w14:textId="77777777" w:rsidR="00EC1F21" w:rsidRPr="00DA43C3" w:rsidRDefault="00EC1F21" w:rsidP="00DA43C3">
            <w:pPr>
              <w:jc w:val="center"/>
              <w:rPr>
                <w:rFonts w:asciiTheme="minorHAnsi" w:hAnsiTheme="minorHAnsi"/>
                <w:sz w:val="18"/>
                <w:szCs w:val="18"/>
              </w:rPr>
            </w:pPr>
          </w:p>
        </w:tc>
        <w:tc>
          <w:tcPr>
            <w:tcW w:w="2750" w:type="dxa"/>
            <w:gridSpan w:val="2"/>
            <w:vAlign w:val="center"/>
          </w:tcPr>
          <w:p w14:paraId="1042FA2C" w14:textId="77777777" w:rsidR="00EC1F21" w:rsidRPr="00DA43C3" w:rsidRDefault="00EC1F21" w:rsidP="00DA43C3">
            <w:pPr>
              <w:jc w:val="center"/>
              <w:rPr>
                <w:rFonts w:asciiTheme="minorHAnsi" w:hAnsiTheme="minorHAnsi"/>
                <w:sz w:val="18"/>
                <w:szCs w:val="18"/>
              </w:rPr>
            </w:pPr>
          </w:p>
        </w:tc>
        <w:tc>
          <w:tcPr>
            <w:tcW w:w="2751" w:type="dxa"/>
            <w:gridSpan w:val="2"/>
            <w:vAlign w:val="center"/>
          </w:tcPr>
          <w:p w14:paraId="1042FA2D" w14:textId="77777777" w:rsidR="00EC1F21" w:rsidRPr="00DA43C3" w:rsidRDefault="00EC1F21" w:rsidP="00DA43C3">
            <w:pPr>
              <w:jc w:val="center"/>
              <w:rPr>
                <w:rFonts w:asciiTheme="minorHAnsi" w:hAnsiTheme="minorHAnsi"/>
                <w:sz w:val="18"/>
                <w:szCs w:val="18"/>
              </w:rPr>
            </w:pPr>
          </w:p>
        </w:tc>
      </w:tr>
    </w:tbl>
    <w:p w14:paraId="1042FA2F" w14:textId="77777777" w:rsidR="00EC1F21" w:rsidRPr="00DA43C3" w:rsidRDefault="00EC1F21" w:rsidP="00DA43C3">
      <w:pPr>
        <w:rPr>
          <w:rFonts w:asciiTheme="minorHAnsi" w:hAnsiTheme="minorHAnsi"/>
          <w:sz w:val="18"/>
          <w:szCs w:val="18"/>
        </w:rPr>
      </w:pPr>
    </w:p>
    <w:tbl>
      <w:tblPr>
        <w:tblpPr w:leftFromText="180" w:rightFromText="180" w:vertAnchor="text" w:horzAnchor="margin" w:tblpY="132"/>
        <w:tblW w:w="11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1016"/>
      </w:tblGrid>
      <w:tr w:rsidR="006F327F" w:rsidRPr="00DA43C3" w14:paraId="1042FA32" w14:textId="77777777" w:rsidTr="0048330D">
        <w:tc>
          <w:tcPr>
            <w:tcW w:w="11016" w:type="dxa"/>
          </w:tcPr>
          <w:p w14:paraId="1042FA31" w14:textId="77777777" w:rsidR="006F327F" w:rsidRPr="00DA43C3" w:rsidRDefault="006F327F" w:rsidP="006F327F">
            <w:pPr>
              <w:rPr>
                <w:rFonts w:asciiTheme="minorHAnsi" w:hAnsiTheme="minorHAnsi"/>
                <w:b/>
                <w:sz w:val="18"/>
                <w:szCs w:val="18"/>
              </w:rPr>
            </w:pPr>
            <w:r w:rsidRPr="0043446B">
              <w:rPr>
                <w:rFonts w:asciiTheme="minorHAnsi" w:hAnsiTheme="minorHAnsi"/>
                <w:b/>
                <w:szCs w:val="18"/>
              </w:rPr>
              <w:t>ENV20b - Single Point Air Tightness Test With Automatic Meter</w:t>
            </w:r>
          </w:p>
        </w:tc>
      </w:tr>
    </w:tbl>
    <w:p w14:paraId="1042FA33" w14:textId="77777777" w:rsidR="00EC1F21" w:rsidRPr="00DA43C3" w:rsidRDefault="00EC1F21" w:rsidP="00DA43C3">
      <w:pPr>
        <w:rPr>
          <w:rFonts w:asciiTheme="minorHAnsi" w:hAnsiTheme="minorHAnsi"/>
          <w:sz w:val="18"/>
          <w:szCs w:val="18"/>
        </w:rPr>
      </w:pPr>
    </w:p>
    <w:p w14:paraId="1042FA34" w14:textId="77777777" w:rsidR="00EC1F21" w:rsidRPr="00DA43C3" w:rsidRDefault="00EC1F21" w:rsidP="00DA43C3">
      <w:pPr>
        <w:rPr>
          <w:rFonts w:asciiTheme="minorHAnsi" w:hAnsiTheme="minorHAnsi"/>
          <w:sz w:val="18"/>
          <w:szCs w:val="18"/>
        </w:rPr>
      </w:pPr>
    </w:p>
    <w:p w14:paraId="1042FA35" w14:textId="77777777" w:rsidR="00EC1F21" w:rsidRPr="00DA43C3" w:rsidRDefault="00EC1F21" w:rsidP="00DA43C3">
      <w:pPr>
        <w:rPr>
          <w:rFonts w:asciiTheme="minorHAnsi" w:hAnsiTheme="minorHAnsi"/>
          <w:sz w:val="18"/>
          <w:szCs w:val="18"/>
        </w:rPr>
      </w:pPr>
    </w:p>
    <w:p w14:paraId="1042FA36" w14:textId="77777777" w:rsidR="00EC1F21" w:rsidRPr="00DA43C3" w:rsidRDefault="00EC1F21" w:rsidP="00DA43C3">
      <w:pPr>
        <w:rPr>
          <w:rFonts w:asciiTheme="minorHAnsi" w:hAnsiTheme="minorHAnsi"/>
          <w:sz w:val="18"/>
          <w:szCs w:val="18"/>
        </w:rPr>
      </w:pPr>
    </w:p>
    <w:p w14:paraId="1042FA37" w14:textId="77777777" w:rsidR="00EC1F21" w:rsidRPr="00DA43C3" w:rsidRDefault="00EC1F21" w:rsidP="00DA43C3">
      <w:pPr>
        <w:rPr>
          <w:rFonts w:asciiTheme="minorHAnsi" w:hAnsiTheme="minorHAnsi"/>
          <w:sz w:val="18"/>
          <w:szCs w:val="18"/>
        </w:rPr>
      </w:pPr>
    </w:p>
    <w:p w14:paraId="1042FA38" w14:textId="77777777" w:rsidR="00EC1F21" w:rsidRPr="00DA43C3" w:rsidRDefault="00EC1F21" w:rsidP="00DA43C3">
      <w:pPr>
        <w:rPr>
          <w:rFonts w:asciiTheme="minorHAnsi" w:hAnsiTheme="minorHAnsi"/>
          <w:sz w:val="18"/>
          <w:szCs w:val="18"/>
        </w:rPr>
      </w:pPr>
    </w:p>
    <w:p w14:paraId="1042FA39" w14:textId="77777777" w:rsidR="00EC1F21" w:rsidRPr="00DA43C3" w:rsidRDefault="00EC1F21" w:rsidP="00DA43C3">
      <w:pPr>
        <w:rPr>
          <w:rFonts w:asciiTheme="minorHAnsi" w:hAnsiTheme="minorHAnsi"/>
          <w:sz w:val="18"/>
          <w:szCs w:val="18"/>
        </w:rPr>
      </w:pPr>
    </w:p>
    <w:p w14:paraId="1042FA3A" w14:textId="77777777" w:rsidR="00EC1F21" w:rsidRPr="00DA43C3" w:rsidRDefault="00EC1F21" w:rsidP="00DA43C3">
      <w:pPr>
        <w:rPr>
          <w:rFonts w:asciiTheme="minorHAnsi" w:hAnsiTheme="minorHAnsi"/>
          <w:sz w:val="18"/>
          <w:szCs w:val="18"/>
        </w:rPr>
      </w:pPr>
    </w:p>
    <w:p w14:paraId="1042FA3B" w14:textId="77777777" w:rsidR="00EC1F21" w:rsidRPr="00DA43C3" w:rsidRDefault="00EC1F21" w:rsidP="00DA43C3">
      <w:pPr>
        <w:rPr>
          <w:rFonts w:asciiTheme="minorHAnsi" w:hAnsiTheme="minorHAnsi"/>
          <w:sz w:val="18"/>
          <w:szCs w:val="18"/>
        </w:rPr>
      </w:pPr>
    </w:p>
    <w:p w14:paraId="1042FA3C" w14:textId="77777777" w:rsidR="00EC1F21" w:rsidRPr="00DA43C3" w:rsidRDefault="00EC1F21" w:rsidP="00DA43C3">
      <w:pPr>
        <w:rPr>
          <w:rFonts w:asciiTheme="minorHAnsi" w:hAnsiTheme="minorHAnsi"/>
          <w:sz w:val="18"/>
          <w:szCs w:val="18"/>
        </w:rPr>
      </w:pPr>
    </w:p>
    <w:p w14:paraId="1042FA3D" w14:textId="77777777" w:rsidR="00EC1F21" w:rsidRDefault="00EC1F21" w:rsidP="00DA43C3">
      <w:pPr>
        <w:rPr>
          <w:rFonts w:asciiTheme="minorHAnsi" w:hAnsiTheme="minorHAnsi"/>
          <w:sz w:val="18"/>
          <w:szCs w:val="18"/>
        </w:rPr>
      </w:pPr>
    </w:p>
    <w:p w14:paraId="0180EC5E" w14:textId="77777777" w:rsidR="00FB22B6" w:rsidRDefault="00FB22B6" w:rsidP="00DA43C3">
      <w:pPr>
        <w:rPr>
          <w:rFonts w:asciiTheme="minorHAnsi" w:hAnsiTheme="minorHAnsi"/>
          <w:sz w:val="18"/>
          <w:szCs w:val="18"/>
        </w:rPr>
      </w:pPr>
    </w:p>
    <w:p w14:paraId="5D1144CE" w14:textId="77777777" w:rsidR="0043446B" w:rsidRDefault="0043446B" w:rsidP="00DA43C3">
      <w:pPr>
        <w:rPr>
          <w:rFonts w:asciiTheme="minorHAnsi" w:hAnsiTheme="minorHAnsi"/>
          <w:sz w:val="18"/>
          <w:szCs w:val="18"/>
        </w:rPr>
      </w:pPr>
    </w:p>
    <w:p w14:paraId="4F81CF91" w14:textId="77777777" w:rsidR="00753E8D" w:rsidRDefault="00753E8D" w:rsidP="00DA43C3">
      <w:pPr>
        <w:rPr>
          <w:rFonts w:asciiTheme="minorHAnsi" w:hAnsiTheme="minorHAnsi"/>
          <w:sz w:val="18"/>
          <w:szCs w:val="18"/>
        </w:rPr>
      </w:pPr>
    </w:p>
    <w:p w14:paraId="49F893A3" w14:textId="77777777" w:rsidR="00FB22B6" w:rsidRPr="00DA43C3" w:rsidRDefault="00FB22B6" w:rsidP="00DA43C3">
      <w:pPr>
        <w:rPr>
          <w:rFonts w:asciiTheme="minorHAnsi" w:hAnsiTheme="minorHAnsi"/>
          <w:sz w:val="18"/>
          <w:szCs w:val="18"/>
        </w:rPr>
      </w:pPr>
    </w:p>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4651"/>
        <w:gridCol w:w="5777"/>
      </w:tblGrid>
      <w:tr w:rsidR="00EC1F21" w:rsidRPr="00DA43C3" w14:paraId="1042FA3F" w14:textId="77777777" w:rsidTr="00FB520C">
        <w:tc>
          <w:tcPr>
            <w:tcW w:w="11016" w:type="dxa"/>
            <w:gridSpan w:val="3"/>
          </w:tcPr>
          <w:p w14:paraId="1042FA3E" w14:textId="77777777" w:rsidR="00EC1F21" w:rsidRPr="00DA43C3" w:rsidRDefault="00EC1F21" w:rsidP="00DA43C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43446B">
              <w:rPr>
                <w:rFonts w:asciiTheme="minorHAnsi" w:hAnsiTheme="minorHAnsi"/>
                <w:b/>
                <w:szCs w:val="18"/>
              </w:rPr>
              <w:t>C. Envelope Leakage Diagnostic Test</w:t>
            </w:r>
          </w:p>
        </w:tc>
      </w:tr>
      <w:tr w:rsidR="00EC1F21" w:rsidRPr="00DA43C3" w14:paraId="1042FA43" w14:textId="77777777" w:rsidTr="00FB520C">
        <w:tc>
          <w:tcPr>
            <w:tcW w:w="590" w:type="dxa"/>
            <w:vAlign w:val="center"/>
          </w:tcPr>
          <w:p w14:paraId="1042FA40" w14:textId="77777777" w:rsidR="00EC1F21" w:rsidRPr="00DA43C3" w:rsidRDefault="00EC1F21" w:rsidP="00DA43C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DA43C3">
              <w:rPr>
                <w:rFonts w:asciiTheme="minorHAnsi" w:hAnsiTheme="minorHAnsi"/>
                <w:sz w:val="18"/>
                <w:szCs w:val="18"/>
              </w:rPr>
              <w:t>01</w:t>
            </w:r>
          </w:p>
        </w:tc>
        <w:tc>
          <w:tcPr>
            <w:tcW w:w="4651" w:type="dxa"/>
            <w:vAlign w:val="center"/>
          </w:tcPr>
          <w:p w14:paraId="1042FA41" w14:textId="4E9D3E56" w:rsidR="00EC1F21" w:rsidRPr="00DA43C3" w:rsidRDefault="00EC1F21" w:rsidP="0043446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A43C3">
              <w:rPr>
                <w:rFonts w:asciiTheme="minorHAnsi" w:hAnsiTheme="minorHAnsi"/>
                <w:sz w:val="18"/>
                <w:szCs w:val="18"/>
              </w:rPr>
              <w:t xml:space="preserve">Time </w:t>
            </w:r>
            <w:r w:rsidR="0043446B">
              <w:rPr>
                <w:rFonts w:asciiTheme="minorHAnsi" w:hAnsiTheme="minorHAnsi"/>
                <w:sz w:val="18"/>
                <w:szCs w:val="18"/>
              </w:rPr>
              <w:t>A</w:t>
            </w:r>
            <w:r w:rsidRPr="00DA43C3">
              <w:rPr>
                <w:rFonts w:asciiTheme="minorHAnsi" w:hAnsiTheme="minorHAnsi"/>
                <w:sz w:val="18"/>
                <w:szCs w:val="18"/>
              </w:rPr>
              <w:t xml:space="preserve">verage </w:t>
            </w:r>
            <w:r w:rsidR="0043446B">
              <w:rPr>
                <w:rFonts w:asciiTheme="minorHAnsi" w:hAnsiTheme="minorHAnsi"/>
                <w:sz w:val="18"/>
                <w:szCs w:val="18"/>
              </w:rPr>
              <w:t>P</w:t>
            </w:r>
            <w:r w:rsidRPr="00DA43C3">
              <w:rPr>
                <w:rFonts w:asciiTheme="minorHAnsi" w:hAnsiTheme="minorHAnsi"/>
                <w:sz w:val="18"/>
                <w:szCs w:val="18"/>
              </w:rPr>
              <w:t xml:space="preserve">eriod of </w:t>
            </w:r>
            <w:r w:rsidR="0043446B">
              <w:rPr>
                <w:rFonts w:asciiTheme="minorHAnsi" w:hAnsiTheme="minorHAnsi"/>
                <w:sz w:val="18"/>
                <w:szCs w:val="18"/>
              </w:rPr>
              <w:t>M</w:t>
            </w:r>
            <w:r w:rsidRPr="00DA43C3">
              <w:rPr>
                <w:rFonts w:asciiTheme="minorHAnsi" w:hAnsiTheme="minorHAnsi"/>
                <w:sz w:val="18"/>
                <w:szCs w:val="18"/>
              </w:rPr>
              <w:t>eter</w:t>
            </w:r>
          </w:p>
        </w:tc>
        <w:tc>
          <w:tcPr>
            <w:tcW w:w="5778" w:type="dxa"/>
            <w:vAlign w:val="center"/>
          </w:tcPr>
          <w:p w14:paraId="1042FA42" w14:textId="77777777" w:rsidR="00EC1F21" w:rsidRPr="00DA43C3" w:rsidRDefault="00EC1F21" w:rsidP="00DA43C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A43C3">
              <w:rPr>
                <w:rFonts w:asciiTheme="minorHAnsi" w:hAnsiTheme="minorHAnsi"/>
                <w:sz w:val="18"/>
                <w:szCs w:val="18"/>
              </w:rPr>
              <w:t>&lt;&lt;user entry but must be no less than 10, in second&gt;&gt;</w:t>
            </w:r>
          </w:p>
        </w:tc>
      </w:tr>
      <w:tr w:rsidR="00EC1F21" w:rsidRPr="00DA43C3" w14:paraId="1042FA47" w14:textId="77777777" w:rsidTr="00FB520C">
        <w:tc>
          <w:tcPr>
            <w:tcW w:w="590" w:type="dxa"/>
            <w:vAlign w:val="center"/>
          </w:tcPr>
          <w:p w14:paraId="1042FA44" w14:textId="77777777" w:rsidR="00EC1F21" w:rsidRPr="00DA43C3" w:rsidRDefault="00EC1F21" w:rsidP="00DA43C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DA43C3">
              <w:rPr>
                <w:rFonts w:asciiTheme="minorHAnsi" w:hAnsiTheme="minorHAnsi"/>
                <w:sz w:val="18"/>
                <w:szCs w:val="18"/>
              </w:rPr>
              <w:t>02</w:t>
            </w:r>
          </w:p>
        </w:tc>
        <w:tc>
          <w:tcPr>
            <w:tcW w:w="4651" w:type="dxa"/>
            <w:vAlign w:val="center"/>
          </w:tcPr>
          <w:p w14:paraId="1042FA45" w14:textId="016D55F8" w:rsidR="00EC1F21" w:rsidRPr="00DA43C3" w:rsidRDefault="00EC1F21" w:rsidP="00DA43C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A43C3">
              <w:rPr>
                <w:rFonts w:asciiTheme="minorHAnsi" w:hAnsiTheme="minorHAnsi"/>
                <w:sz w:val="18"/>
                <w:szCs w:val="18"/>
              </w:rPr>
              <w:t>Baseline Building Pressure Reading #1</w:t>
            </w:r>
          </w:p>
        </w:tc>
        <w:tc>
          <w:tcPr>
            <w:tcW w:w="5778" w:type="dxa"/>
            <w:vAlign w:val="center"/>
          </w:tcPr>
          <w:p w14:paraId="1042FA46" w14:textId="77777777" w:rsidR="00EC1F21" w:rsidRPr="00DA43C3" w:rsidRDefault="00EC1F21" w:rsidP="00DA43C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A43C3">
              <w:rPr>
                <w:rFonts w:asciiTheme="minorHAnsi" w:hAnsiTheme="minorHAnsi"/>
                <w:sz w:val="18"/>
                <w:szCs w:val="18"/>
              </w:rPr>
              <w:t>&lt;&lt;user entry, Pa&gt;&gt; (Resolution of 0.1 Pa)</w:t>
            </w:r>
          </w:p>
        </w:tc>
      </w:tr>
      <w:tr w:rsidR="00EC1F21" w:rsidRPr="00DA43C3" w14:paraId="1042FA4B" w14:textId="77777777" w:rsidTr="00FB520C">
        <w:tc>
          <w:tcPr>
            <w:tcW w:w="590" w:type="dxa"/>
            <w:vAlign w:val="center"/>
          </w:tcPr>
          <w:p w14:paraId="1042FA48" w14:textId="77777777" w:rsidR="00EC1F21" w:rsidRPr="00DA43C3" w:rsidRDefault="00EC1F21" w:rsidP="00DA43C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DA43C3">
              <w:rPr>
                <w:rFonts w:asciiTheme="minorHAnsi" w:hAnsiTheme="minorHAnsi"/>
                <w:sz w:val="18"/>
                <w:szCs w:val="18"/>
              </w:rPr>
              <w:t>03</w:t>
            </w:r>
          </w:p>
        </w:tc>
        <w:tc>
          <w:tcPr>
            <w:tcW w:w="4651" w:type="dxa"/>
            <w:vAlign w:val="center"/>
          </w:tcPr>
          <w:p w14:paraId="1042FA49" w14:textId="5A87ADB6" w:rsidR="00EC1F21" w:rsidRPr="00DA43C3" w:rsidRDefault="00EC1F21" w:rsidP="00DA43C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A43C3">
              <w:rPr>
                <w:rFonts w:asciiTheme="minorHAnsi" w:hAnsiTheme="minorHAnsi"/>
                <w:sz w:val="18"/>
                <w:szCs w:val="18"/>
              </w:rPr>
              <w:t>Baseline Building Pressure Reading #2</w:t>
            </w:r>
          </w:p>
        </w:tc>
        <w:tc>
          <w:tcPr>
            <w:tcW w:w="5778" w:type="dxa"/>
            <w:vAlign w:val="center"/>
          </w:tcPr>
          <w:p w14:paraId="1042FA4A" w14:textId="77777777" w:rsidR="00EC1F21" w:rsidRPr="00DA43C3" w:rsidRDefault="00EC1F21" w:rsidP="00DA43C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A43C3">
              <w:rPr>
                <w:rFonts w:asciiTheme="minorHAnsi" w:hAnsiTheme="minorHAnsi"/>
                <w:sz w:val="18"/>
                <w:szCs w:val="18"/>
              </w:rPr>
              <w:t>&lt;&lt;user entry, Pa&gt;&gt; (Resolution of 0.1 Pa)</w:t>
            </w:r>
          </w:p>
        </w:tc>
      </w:tr>
      <w:tr w:rsidR="00EC1F21" w:rsidRPr="00DA43C3" w14:paraId="1042FA4F" w14:textId="77777777" w:rsidTr="00FB520C">
        <w:tc>
          <w:tcPr>
            <w:tcW w:w="590" w:type="dxa"/>
            <w:vAlign w:val="center"/>
          </w:tcPr>
          <w:p w14:paraId="1042FA4C" w14:textId="77777777" w:rsidR="00EC1F21" w:rsidRPr="00DA43C3" w:rsidRDefault="00EC1F21" w:rsidP="00DA43C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DA43C3">
              <w:rPr>
                <w:rFonts w:asciiTheme="minorHAnsi" w:hAnsiTheme="minorHAnsi"/>
                <w:sz w:val="18"/>
                <w:szCs w:val="18"/>
              </w:rPr>
              <w:t>04</w:t>
            </w:r>
          </w:p>
        </w:tc>
        <w:tc>
          <w:tcPr>
            <w:tcW w:w="4651" w:type="dxa"/>
            <w:vAlign w:val="center"/>
          </w:tcPr>
          <w:p w14:paraId="1042FA4D" w14:textId="221FF5D0" w:rsidR="00EC1F21" w:rsidRPr="00DA43C3" w:rsidRDefault="00EC1F21" w:rsidP="00DA43C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A43C3">
              <w:rPr>
                <w:rFonts w:asciiTheme="minorHAnsi" w:hAnsiTheme="minorHAnsi"/>
                <w:sz w:val="18"/>
                <w:szCs w:val="18"/>
              </w:rPr>
              <w:t>Baseline Building Pressure Reading #3</w:t>
            </w:r>
          </w:p>
        </w:tc>
        <w:tc>
          <w:tcPr>
            <w:tcW w:w="5778" w:type="dxa"/>
            <w:vAlign w:val="center"/>
          </w:tcPr>
          <w:p w14:paraId="1042FA4E" w14:textId="77777777" w:rsidR="00EC1F21" w:rsidRPr="00DA43C3" w:rsidRDefault="00EC1F21" w:rsidP="00DA43C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A43C3">
              <w:rPr>
                <w:rFonts w:asciiTheme="minorHAnsi" w:hAnsiTheme="minorHAnsi"/>
                <w:sz w:val="18"/>
                <w:szCs w:val="18"/>
              </w:rPr>
              <w:t>&lt;&lt;user entry, Pa&gt;&gt; (Resolution of 0.1 Pa)</w:t>
            </w:r>
          </w:p>
        </w:tc>
      </w:tr>
      <w:tr w:rsidR="00EC1F21" w:rsidRPr="00DA43C3" w14:paraId="1042FA53" w14:textId="77777777" w:rsidTr="00FB520C">
        <w:tc>
          <w:tcPr>
            <w:tcW w:w="590" w:type="dxa"/>
            <w:vAlign w:val="center"/>
          </w:tcPr>
          <w:p w14:paraId="1042FA50" w14:textId="77777777" w:rsidR="00EC1F21" w:rsidRPr="00DA43C3" w:rsidRDefault="00EC1F21" w:rsidP="00DA43C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DA43C3">
              <w:rPr>
                <w:rFonts w:asciiTheme="minorHAnsi" w:hAnsiTheme="minorHAnsi"/>
                <w:sz w:val="18"/>
                <w:szCs w:val="18"/>
              </w:rPr>
              <w:t>05</w:t>
            </w:r>
          </w:p>
        </w:tc>
        <w:tc>
          <w:tcPr>
            <w:tcW w:w="4651" w:type="dxa"/>
            <w:vAlign w:val="center"/>
          </w:tcPr>
          <w:p w14:paraId="1042FA51" w14:textId="3F25F192" w:rsidR="00EC1F21" w:rsidRPr="00DA43C3" w:rsidRDefault="00EC1F21" w:rsidP="00DA43C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A43C3">
              <w:rPr>
                <w:rFonts w:asciiTheme="minorHAnsi" w:hAnsiTheme="minorHAnsi"/>
                <w:sz w:val="18"/>
                <w:szCs w:val="18"/>
              </w:rPr>
              <w:t>Baseline Building Pressure Reading #4</w:t>
            </w:r>
          </w:p>
        </w:tc>
        <w:tc>
          <w:tcPr>
            <w:tcW w:w="5778" w:type="dxa"/>
            <w:vAlign w:val="center"/>
          </w:tcPr>
          <w:p w14:paraId="1042FA52" w14:textId="77777777" w:rsidR="00EC1F21" w:rsidRPr="00DA43C3" w:rsidRDefault="00EC1F21" w:rsidP="00DA43C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A43C3">
              <w:rPr>
                <w:rFonts w:asciiTheme="minorHAnsi" w:hAnsiTheme="minorHAnsi"/>
                <w:sz w:val="18"/>
                <w:szCs w:val="18"/>
              </w:rPr>
              <w:t>&lt;&lt;user entry, Pa&gt;&gt; (Resolution of 0.1 Pa)</w:t>
            </w:r>
          </w:p>
        </w:tc>
      </w:tr>
      <w:tr w:rsidR="00EC1F21" w:rsidRPr="00DA43C3" w14:paraId="1042FA57" w14:textId="77777777" w:rsidTr="00FB520C">
        <w:tc>
          <w:tcPr>
            <w:tcW w:w="590" w:type="dxa"/>
            <w:vAlign w:val="center"/>
          </w:tcPr>
          <w:p w14:paraId="1042FA54" w14:textId="77777777" w:rsidR="00EC1F21" w:rsidRPr="00DA43C3" w:rsidRDefault="00EC1F21" w:rsidP="00DA43C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DA43C3">
              <w:rPr>
                <w:rFonts w:asciiTheme="minorHAnsi" w:hAnsiTheme="minorHAnsi"/>
                <w:sz w:val="18"/>
                <w:szCs w:val="18"/>
              </w:rPr>
              <w:t>06</w:t>
            </w:r>
          </w:p>
        </w:tc>
        <w:tc>
          <w:tcPr>
            <w:tcW w:w="4651" w:type="dxa"/>
            <w:vAlign w:val="center"/>
          </w:tcPr>
          <w:p w14:paraId="1042FA55" w14:textId="2DB1530B" w:rsidR="00EC1F21" w:rsidRPr="00DA43C3" w:rsidRDefault="00EC1F21" w:rsidP="00DA43C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A43C3">
              <w:rPr>
                <w:rFonts w:asciiTheme="minorHAnsi" w:hAnsiTheme="minorHAnsi"/>
                <w:sz w:val="18"/>
                <w:szCs w:val="18"/>
              </w:rPr>
              <w:t>Baseline Building Pressure Reading #5</w:t>
            </w:r>
          </w:p>
        </w:tc>
        <w:tc>
          <w:tcPr>
            <w:tcW w:w="5778" w:type="dxa"/>
            <w:vAlign w:val="center"/>
          </w:tcPr>
          <w:p w14:paraId="1042FA56" w14:textId="77777777" w:rsidR="00EC1F21" w:rsidRPr="00DA43C3" w:rsidRDefault="00EC1F21" w:rsidP="00DA43C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A43C3">
              <w:rPr>
                <w:rFonts w:asciiTheme="minorHAnsi" w:hAnsiTheme="minorHAnsi"/>
                <w:sz w:val="18"/>
                <w:szCs w:val="18"/>
              </w:rPr>
              <w:t>&lt;&lt;user entry, Pa&gt;&gt; (Resolution of 0.1 Pa)</w:t>
            </w:r>
          </w:p>
        </w:tc>
      </w:tr>
      <w:tr w:rsidR="00EC1F21" w:rsidRPr="00DA43C3" w14:paraId="1042FA5B" w14:textId="77777777" w:rsidTr="0043446B">
        <w:tc>
          <w:tcPr>
            <w:tcW w:w="590" w:type="dxa"/>
            <w:vAlign w:val="center"/>
          </w:tcPr>
          <w:p w14:paraId="1042FA58" w14:textId="77777777" w:rsidR="00EC1F21" w:rsidRPr="00DA43C3" w:rsidRDefault="00EC1F21" w:rsidP="00DA43C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DA43C3">
              <w:rPr>
                <w:rFonts w:asciiTheme="minorHAnsi" w:hAnsiTheme="minorHAnsi"/>
                <w:sz w:val="18"/>
                <w:szCs w:val="18"/>
              </w:rPr>
              <w:t>07</w:t>
            </w:r>
          </w:p>
        </w:tc>
        <w:tc>
          <w:tcPr>
            <w:tcW w:w="4651" w:type="dxa"/>
            <w:vAlign w:val="center"/>
          </w:tcPr>
          <w:p w14:paraId="1042FA59" w14:textId="06CBA125" w:rsidR="00EC1F21" w:rsidRPr="00DA43C3" w:rsidRDefault="00EC1F21" w:rsidP="00FB22B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A43C3">
              <w:rPr>
                <w:rFonts w:asciiTheme="minorHAnsi" w:hAnsiTheme="minorHAnsi"/>
                <w:sz w:val="18"/>
                <w:szCs w:val="18"/>
              </w:rPr>
              <w:t>Baseline Range</w:t>
            </w:r>
          </w:p>
        </w:tc>
        <w:tc>
          <w:tcPr>
            <w:tcW w:w="5778" w:type="dxa"/>
            <w:vAlign w:val="center"/>
          </w:tcPr>
          <w:p w14:paraId="1042FA5A" w14:textId="77777777" w:rsidR="00EC1F21" w:rsidRPr="00DA43C3" w:rsidRDefault="00EC1F21" w:rsidP="00DA43C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A43C3">
              <w:rPr>
                <w:rFonts w:asciiTheme="minorHAnsi" w:hAnsiTheme="minorHAnsi"/>
                <w:sz w:val="18"/>
                <w:szCs w:val="18"/>
              </w:rPr>
              <w:t>&lt;&lt;calculated, subtract the lowest of rows C. 2-6 from the highest of rows C. 2-6&gt;&gt;</w:t>
            </w:r>
          </w:p>
        </w:tc>
      </w:tr>
      <w:tr w:rsidR="00EC1F21" w:rsidRPr="00DA43C3" w14:paraId="1042FA5F" w14:textId="77777777" w:rsidTr="0043446B">
        <w:tc>
          <w:tcPr>
            <w:tcW w:w="590" w:type="dxa"/>
            <w:vAlign w:val="center"/>
          </w:tcPr>
          <w:p w14:paraId="1042FA5C" w14:textId="77777777" w:rsidR="00EC1F21" w:rsidRPr="00DA43C3" w:rsidRDefault="00EC1F21" w:rsidP="00DA43C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DA43C3">
              <w:rPr>
                <w:rFonts w:asciiTheme="minorHAnsi" w:hAnsiTheme="minorHAnsi"/>
                <w:sz w:val="18"/>
                <w:szCs w:val="18"/>
              </w:rPr>
              <w:t>08</w:t>
            </w:r>
          </w:p>
        </w:tc>
        <w:tc>
          <w:tcPr>
            <w:tcW w:w="4651" w:type="dxa"/>
            <w:vAlign w:val="center"/>
          </w:tcPr>
          <w:p w14:paraId="1042FA5D" w14:textId="4CF1BB3E" w:rsidR="00EC1F21" w:rsidRPr="00DA43C3" w:rsidRDefault="00EC1F21" w:rsidP="00FB22B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A43C3">
              <w:rPr>
                <w:rFonts w:asciiTheme="minorHAnsi" w:hAnsiTheme="minorHAnsi"/>
                <w:sz w:val="18"/>
                <w:szCs w:val="18"/>
              </w:rPr>
              <w:t>Accuracy Level</w:t>
            </w:r>
          </w:p>
        </w:tc>
        <w:tc>
          <w:tcPr>
            <w:tcW w:w="5778" w:type="dxa"/>
            <w:vAlign w:val="center"/>
          </w:tcPr>
          <w:p w14:paraId="1042FA5E" w14:textId="77777777" w:rsidR="00EC1F21" w:rsidRPr="00DA43C3" w:rsidRDefault="00EC1F21" w:rsidP="00DA43C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A43C3">
              <w:rPr>
                <w:rFonts w:asciiTheme="minorHAnsi" w:hAnsiTheme="minorHAnsi"/>
                <w:sz w:val="18"/>
                <w:szCs w:val="18"/>
              </w:rPr>
              <w:t>&lt;&lt;calculated, if row C. 7 &lt; 5.0, then “Standard”; if row C. 7 ≥ 5 and ≤ 10, then “Reduced”, if row C. 7 &gt; 10, “cannot use single-point test”, do not proceed.&gt;&gt;</w:t>
            </w:r>
          </w:p>
        </w:tc>
      </w:tr>
      <w:tr w:rsidR="00EC1F21" w:rsidRPr="00DA43C3" w14:paraId="1042FA63" w14:textId="77777777" w:rsidTr="00FB520C">
        <w:tc>
          <w:tcPr>
            <w:tcW w:w="590" w:type="dxa"/>
            <w:vAlign w:val="center"/>
          </w:tcPr>
          <w:p w14:paraId="1042FA60" w14:textId="77777777" w:rsidR="00EC1F21" w:rsidRPr="00DA43C3" w:rsidRDefault="00EC1F21" w:rsidP="00DA43C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DA43C3">
              <w:rPr>
                <w:rFonts w:asciiTheme="minorHAnsi" w:hAnsiTheme="minorHAnsi"/>
                <w:sz w:val="18"/>
                <w:szCs w:val="18"/>
              </w:rPr>
              <w:t>09</w:t>
            </w:r>
          </w:p>
        </w:tc>
        <w:tc>
          <w:tcPr>
            <w:tcW w:w="4651" w:type="dxa"/>
            <w:vAlign w:val="center"/>
          </w:tcPr>
          <w:p w14:paraId="1042FA61" w14:textId="4535FFBE" w:rsidR="00EC1F21" w:rsidRPr="00DA43C3" w:rsidRDefault="00EC1F21" w:rsidP="00DA43C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A43C3">
              <w:rPr>
                <w:rFonts w:asciiTheme="minorHAnsi" w:hAnsiTheme="minorHAnsi"/>
                <w:sz w:val="18"/>
                <w:szCs w:val="18"/>
              </w:rPr>
              <w:t>Average Baseline Building Pressure Reading</w:t>
            </w:r>
            <w:ins w:id="10" w:author="Shewmaker, Michael@Energy" w:date="2016-03-29T14:20:00Z">
              <w:r w:rsidR="000D5D61">
                <w:rPr>
                  <w:rFonts w:asciiTheme="minorHAnsi" w:hAnsiTheme="minorHAnsi"/>
                  <w:sz w:val="18"/>
                  <w:szCs w:val="18"/>
                </w:rPr>
                <w:t xml:space="preserve"> (Pa)</w:t>
              </w:r>
            </w:ins>
          </w:p>
        </w:tc>
        <w:tc>
          <w:tcPr>
            <w:tcW w:w="5778" w:type="dxa"/>
            <w:vAlign w:val="center"/>
          </w:tcPr>
          <w:p w14:paraId="1042FA62" w14:textId="77777777" w:rsidR="00EC1F21" w:rsidRPr="00DA43C3" w:rsidRDefault="00EC1F21" w:rsidP="00DA43C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A43C3">
              <w:rPr>
                <w:rFonts w:asciiTheme="minorHAnsi" w:hAnsiTheme="minorHAnsi"/>
                <w:sz w:val="18"/>
                <w:szCs w:val="18"/>
              </w:rPr>
              <w:t>&lt;&lt; calculated average rows C. 2-6&gt;&gt;</w:t>
            </w:r>
          </w:p>
        </w:tc>
      </w:tr>
      <w:tr w:rsidR="00EC1F21" w:rsidRPr="00DA43C3" w14:paraId="1042FA67" w14:textId="77777777" w:rsidTr="00FB520C">
        <w:tc>
          <w:tcPr>
            <w:tcW w:w="590" w:type="dxa"/>
            <w:vAlign w:val="center"/>
          </w:tcPr>
          <w:p w14:paraId="1042FA64" w14:textId="77777777" w:rsidR="00EC1F21" w:rsidRPr="00DA43C3" w:rsidRDefault="00EC1F21" w:rsidP="00DA43C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DA43C3">
              <w:rPr>
                <w:rFonts w:asciiTheme="minorHAnsi" w:hAnsiTheme="minorHAnsi"/>
                <w:sz w:val="18"/>
                <w:szCs w:val="18"/>
              </w:rPr>
              <w:t>10</w:t>
            </w:r>
          </w:p>
        </w:tc>
        <w:tc>
          <w:tcPr>
            <w:tcW w:w="4651" w:type="dxa"/>
            <w:vAlign w:val="center"/>
          </w:tcPr>
          <w:p w14:paraId="1042FA65" w14:textId="43A0FBA2" w:rsidR="00EC1F21" w:rsidRPr="00DA43C3" w:rsidRDefault="00EC1F21" w:rsidP="0043446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A43C3">
              <w:rPr>
                <w:rFonts w:asciiTheme="minorHAnsi" w:hAnsiTheme="minorHAnsi"/>
                <w:sz w:val="18"/>
                <w:szCs w:val="18"/>
              </w:rPr>
              <w:t xml:space="preserve">Pre-test </w:t>
            </w:r>
            <w:r w:rsidR="0043446B">
              <w:rPr>
                <w:rFonts w:asciiTheme="minorHAnsi" w:hAnsiTheme="minorHAnsi"/>
                <w:sz w:val="18"/>
                <w:szCs w:val="18"/>
              </w:rPr>
              <w:t>B</w:t>
            </w:r>
            <w:r w:rsidRPr="00DA43C3">
              <w:rPr>
                <w:rFonts w:asciiTheme="minorHAnsi" w:hAnsiTheme="minorHAnsi"/>
                <w:sz w:val="18"/>
                <w:szCs w:val="18"/>
              </w:rPr>
              <w:t xml:space="preserve">aseline </w:t>
            </w:r>
            <w:r w:rsidR="0043446B">
              <w:rPr>
                <w:rFonts w:asciiTheme="minorHAnsi" w:hAnsiTheme="minorHAnsi"/>
                <w:sz w:val="18"/>
                <w:szCs w:val="18"/>
              </w:rPr>
              <w:t>B</w:t>
            </w:r>
            <w:r w:rsidRPr="00DA43C3">
              <w:rPr>
                <w:rFonts w:asciiTheme="minorHAnsi" w:hAnsiTheme="minorHAnsi"/>
                <w:sz w:val="18"/>
                <w:szCs w:val="18"/>
              </w:rPr>
              <w:t xml:space="preserve">uilding </w:t>
            </w:r>
            <w:r w:rsidR="0043446B">
              <w:rPr>
                <w:rFonts w:asciiTheme="minorHAnsi" w:hAnsiTheme="minorHAnsi"/>
                <w:sz w:val="18"/>
                <w:szCs w:val="18"/>
              </w:rPr>
              <w:t>P</w:t>
            </w:r>
            <w:r w:rsidRPr="00DA43C3">
              <w:rPr>
                <w:rFonts w:asciiTheme="minorHAnsi" w:hAnsiTheme="minorHAnsi"/>
                <w:sz w:val="18"/>
                <w:szCs w:val="18"/>
              </w:rPr>
              <w:t>ressure</w:t>
            </w:r>
            <w:ins w:id="11" w:author="Shewmaker, Michael@Energy" w:date="2016-03-29T14:20:00Z">
              <w:r w:rsidR="000D5D61">
                <w:rPr>
                  <w:rFonts w:asciiTheme="minorHAnsi" w:hAnsiTheme="minorHAnsi"/>
                  <w:sz w:val="18"/>
                  <w:szCs w:val="18"/>
                </w:rPr>
                <w:t xml:space="preserve"> (Pa)</w:t>
              </w:r>
            </w:ins>
          </w:p>
        </w:tc>
        <w:tc>
          <w:tcPr>
            <w:tcW w:w="5778" w:type="dxa"/>
            <w:vAlign w:val="center"/>
          </w:tcPr>
          <w:p w14:paraId="1042FA66" w14:textId="77777777" w:rsidR="00EC1F21" w:rsidRPr="00DA43C3" w:rsidRDefault="00EC1F21" w:rsidP="00DA43C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A43C3">
              <w:rPr>
                <w:rFonts w:asciiTheme="minorHAnsi" w:hAnsiTheme="minorHAnsi"/>
                <w:sz w:val="18"/>
                <w:szCs w:val="18"/>
              </w:rPr>
              <w:t>&lt;&lt;user input OR row C. 9, Pa&gt;&gt;</w:t>
            </w:r>
          </w:p>
        </w:tc>
      </w:tr>
      <w:tr w:rsidR="00EC1F21" w:rsidRPr="00DA43C3" w14:paraId="1042FA6B" w14:textId="77777777" w:rsidTr="00FB520C">
        <w:tc>
          <w:tcPr>
            <w:tcW w:w="590" w:type="dxa"/>
            <w:vAlign w:val="center"/>
          </w:tcPr>
          <w:p w14:paraId="1042FA68" w14:textId="77777777" w:rsidR="00EC1F21" w:rsidRPr="00DA43C3" w:rsidDel="0092568A" w:rsidRDefault="00EC1F21" w:rsidP="00DA43C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DA43C3">
              <w:rPr>
                <w:rFonts w:asciiTheme="minorHAnsi" w:hAnsiTheme="minorHAnsi"/>
                <w:sz w:val="18"/>
                <w:szCs w:val="18"/>
              </w:rPr>
              <w:t>11</w:t>
            </w:r>
          </w:p>
        </w:tc>
        <w:tc>
          <w:tcPr>
            <w:tcW w:w="4651" w:type="dxa"/>
            <w:vAlign w:val="center"/>
          </w:tcPr>
          <w:p w14:paraId="1042FA69" w14:textId="11E24701" w:rsidR="00EC1F21" w:rsidRPr="00DA43C3" w:rsidRDefault="00EC1F21" w:rsidP="0043446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A43C3">
              <w:rPr>
                <w:rFonts w:asciiTheme="minorHAnsi" w:hAnsiTheme="minorHAnsi"/>
                <w:sz w:val="18"/>
                <w:szCs w:val="18"/>
              </w:rPr>
              <w:t xml:space="preserve">Induced </w:t>
            </w:r>
            <w:r w:rsidR="0043446B">
              <w:rPr>
                <w:rFonts w:asciiTheme="minorHAnsi" w:hAnsiTheme="minorHAnsi"/>
                <w:sz w:val="18"/>
                <w:szCs w:val="18"/>
              </w:rPr>
              <w:t>B</w:t>
            </w:r>
            <w:r w:rsidRPr="00DA43C3">
              <w:rPr>
                <w:rFonts w:asciiTheme="minorHAnsi" w:hAnsiTheme="minorHAnsi"/>
                <w:sz w:val="18"/>
                <w:szCs w:val="18"/>
              </w:rPr>
              <w:t xml:space="preserve">uilding </w:t>
            </w:r>
            <w:r w:rsidR="0043446B">
              <w:rPr>
                <w:rFonts w:asciiTheme="minorHAnsi" w:hAnsiTheme="minorHAnsi"/>
                <w:sz w:val="18"/>
                <w:szCs w:val="18"/>
              </w:rPr>
              <w:t>P</w:t>
            </w:r>
            <w:r w:rsidRPr="00DA43C3">
              <w:rPr>
                <w:rFonts w:asciiTheme="minorHAnsi" w:hAnsiTheme="minorHAnsi"/>
                <w:sz w:val="18"/>
                <w:szCs w:val="18"/>
              </w:rPr>
              <w:t xml:space="preserve">ressure from </w:t>
            </w:r>
            <w:r w:rsidR="0043446B">
              <w:rPr>
                <w:rFonts w:asciiTheme="minorHAnsi" w:hAnsiTheme="minorHAnsi"/>
                <w:sz w:val="18"/>
                <w:szCs w:val="18"/>
              </w:rPr>
              <w:t>M</w:t>
            </w:r>
            <w:r w:rsidRPr="00DA43C3">
              <w:rPr>
                <w:rFonts w:asciiTheme="minorHAnsi" w:hAnsiTheme="minorHAnsi"/>
                <w:sz w:val="18"/>
                <w:szCs w:val="18"/>
              </w:rPr>
              <w:t>anometer</w:t>
            </w:r>
            <w:ins w:id="12" w:author="Shewmaker, Michael@Energy" w:date="2016-03-29T14:20:00Z">
              <w:r w:rsidR="000D5D61">
                <w:rPr>
                  <w:rFonts w:asciiTheme="minorHAnsi" w:hAnsiTheme="minorHAnsi"/>
                  <w:sz w:val="18"/>
                  <w:szCs w:val="18"/>
                </w:rPr>
                <w:t xml:space="preserve"> (Pa)</w:t>
              </w:r>
            </w:ins>
          </w:p>
        </w:tc>
        <w:tc>
          <w:tcPr>
            <w:tcW w:w="5778" w:type="dxa"/>
            <w:vAlign w:val="center"/>
          </w:tcPr>
          <w:p w14:paraId="1042FA6A" w14:textId="77777777" w:rsidR="00EC1F21" w:rsidRPr="00DA43C3" w:rsidRDefault="00EC1F21" w:rsidP="00DA43C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A43C3">
              <w:rPr>
                <w:rFonts w:asciiTheme="minorHAnsi" w:hAnsiTheme="minorHAnsi"/>
                <w:sz w:val="18"/>
                <w:szCs w:val="18"/>
              </w:rPr>
              <w:t>&lt;&lt;user entry, Pa, from manometer&gt;&gt;</w:t>
            </w:r>
          </w:p>
        </w:tc>
      </w:tr>
      <w:tr w:rsidR="00EC1F21" w:rsidRPr="00DA43C3" w14:paraId="1042FA6F" w14:textId="77777777" w:rsidTr="009F777E">
        <w:tc>
          <w:tcPr>
            <w:tcW w:w="590" w:type="dxa"/>
            <w:vAlign w:val="center"/>
          </w:tcPr>
          <w:p w14:paraId="1042FA6C" w14:textId="77777777" w:rsidR="00EC1F21" w:rsidRPr="00DA43C3" w:rsidRDefault="00EC1F21" w:rsidP="00DA43C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DA43C3">
              <w:rPr>
                <w:rFonts w:asciiTheme="minorHAnsi" w:hAnsiTheme="minorHAnsi"/>
                <w:sz w:val="18"/>
                <w:szCs w:val="18"/>
              </w:rPr>
              <w:t>12</w:t>
            </w:r>
          </w:p>
        </w:tc>
        <w:tc>
          <w:tcPr>
            <w:tcW w:w="4651" w:type="dxa"/>
            <w:vAlign w:val="center"/>
          </w:tcPr>
          <w:p w14:paraId="1042FA6D" w14:textId="7382B43B" w:rsidR="00EC1F21" w:rsidRPr="00DA43C3" w:rsidRDefault="00EC1F21" w:rsidP="0043446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A43C3">
              <w:rPr>
                <w:rFonts w:asciiTheme="minorHAnsi" w:hAnsiTheme="minorHAnsi"/>
                <w:sz w:val="18"/>
                <w:szCs w:val="18"/>
              </w:rPr>
              <w:t xml:space="preserve">Induced </w:t>
            </w:r>
            <w:r w:rsidR="0043446B">
              <w:rPr>
                <w:rFonts w:asciiTheme="minorHAnsi" w:hAnsiTheme="minorHAnsi"/>
                <w:sz w:val="18"/>
                <w:szCs w:val="18"/>
              </w:rPr>
              <w:t>B</w:t>
            </w:r>
            <w:r w:rsidRPr="00DA43C3">
              <w:rPr>
                <w:rFonts w:asciiTheme="minorHAnsi" w:hAnsiTheme="minorHAnsi"/>
                <w:sz w:val="18"/>
                <w:szCs w:val="18"/>
              </w:rPr>
              <w:t xml:space="preserve">uilding </w:t>
            </w:r>
            <w:r w:rsidR="0043446B">
              <w:rPr>
                <w:rFonts w:asciiTheme="minorHAnsi" w:hAnsiTheme="minorHAnsi"/>
                <w:sz w:val="18"/>
                <w:szCs w:val="18"/>
              </w:rPr>
              <w:t>P</w:t>
            </w:r>
            <w:r w:rsidRPr="00DA43C3">
              <w:rPr>
                <w:rFonts w:asciiTheme="minorHAnsi" w:hAnsiTheme="minorHAnsi"/>
                <w:sz w:val="18"/>
                <w:szCs w:val="18"/>
              </w:rPr>
              <w:t xml:space="preserve">ressure </w:t>
            </w:r>
            <w:r w:rsidR="0043446B">
              <w:rPr>
                <w:rFonts w:asciiTheme="minorHAnsi" w:hAnsiTheme="minorHAnsi"/>
                <w:sz w:val="18"/>
                <w:szCs w:val="18"/>
              </w:rPr>
              <w:t>C</w:t>
            </w:r>
            <w:r w:rsidRPr="00DA43C3">
              <w:rPr>
                <w:rFonts w:asciiTheme="minorHAnsi" w:hAnsiTheme="minorHAnsi"/>
                <w:sz w:val="18"/>
                <w:szCs w:val="18"/>
              </w:rPr>
              <w:t>heck</w:t>
            </w:r>
          </w:p>
        </w:tc>
        <w:tc>
          <w:tcPr>
            <w:tcW w:w="5778" w:type="dxa"/>
            <w:tcMar>
              <w:left w:w="0" w:type="dxa"/>
              <w:right w:w="0" w:type="dxa"/>
            </w:tcMar>
            <w:vAlign w:val="center"/>
          </w:tcPr>
          <w:p w14:paraId="0479F140" w14:textId="77777777" w:rsidR="000A1BAC" w:rsidRDefault="000A1BAC" w:rsidP="000A1BA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ins w:id="13" w:author="Shewmaker, Michael@Energy" w:date="2016-05-16T15:38:00Z"/>
                <w:rFonts w:asciiTheme="minorHAnsi" w:hAnsiTheme="minorHAnsi"/>
                <w:sz w:val="18"/>
                <w:szCs w:val="18"/>
              </w:rPr>
            </w:pPr>
            <w:ins w:id="14" w:author="Shewmaker, Michael@Energy" w:date="2016-05-16T15:38:00Z">
              <w:r>
                <w:rPr>
                  <w:rFonts w:asciiTheme="minorHAnsi" w:hAnsiTheme="minorHAnsi"/>
                  <w:sz w:val="18"/>
                  <w:szCs w:val="18"/>
                </w:rPr>
                <w:t>&lt;&lt;calculated value: if both of the following two conditions are true:</w:t>
              </w:r>
            </w:ins>
          </w:p>
          <w:p w14:paraId="5528E121" w14:textId="77777777" w:rsidR="000A1BAC" w:rsidRDefault="000A1BAC" w:rsidP="000A1BA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ins w:id="15" w:author="Shewmaker, Michael@Energy" w:date="2016-05-16T15:38:00Z"/>
                <w:rFonts w:asciiTheme="minorHAnsi" w:hAnsiTheme="minorHAnsi"/>
                <w:sz w:val="18"/>
                <w:szCs w:val="18"/>
              </w:rPr>
            </w:pPr>
            <w:ins w:id="16" w:author="Shewmaker, Michael@Energy" w:date="2016-05-16T15:38:00Z">
              <w:r>
                <w:rPr>
                  <w:rFonts w:asciiTheme="minorHAnsi" w:hAnsiTheme="minorHAnsi"/>
                  <w:sz w:val="18"/>
                  <w:szCs w:val="18"/>
                </w:rPr>
                <w:t>**absolute value C11 ≥ 15; and</w:t>
              </w:r>
            </w:ins>
          </w:p>
          <w:p w14:paraId="1C518C04" w14:textId="77777777" w:rsidR="000A1BAC" w:rsidRDefault="000A1BAC" w:rsidP="000A1BA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ins w:id="17" w:author="Shewmaker, Michael@Energy" w:date="2016-05-16T15:38:00Z"/>
                <w:rFonts w:asciiTheme="minorHAnsi" w:hAnsiTheme="minorHAnsi"/>
                <w:sz w:val="18"/>
                <w:szCs w:val="18"/>
              </w:rPr>
            </w:pPr>
            <w:ins w:id="18" w:author="Shewmaker, Michael@Energy" w:date="2016-05-16T15:38:00Z">
              <w:r>
                <w:rPr>
                  <w:rFonts w:asciiTheme="minorHAnsi" w:hAnsiTheme="minorHAnsi"/>
                  <w:sz w:val="18"/>
                  <w:szCs w:val="18"/>
                </w:rPr>
                <w:t>**absolute value C11 &gt; absolute value (C10 * 4)</w:t>
              </w:r>
            </w:ins>
          </w:p>
          <w:p w14:paraId="7F75293A" w14:textId="77777777" w:rsidR="000A1BAC" w:rsidRDefault="000A1BAC" w:rsidP="000A1BA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ins w:id="19" w:author="Shewmaker, Michael@Energy" w:date="2016-05-16T15:38:00Z"/>
                <w:rFonts w:asciiTheme="minorHAnsi" w:hAnsiTheme="minorHAnsi"/>
                <w:sz w:val="18"/>
                <w:szCs w:val="18"/>
              </w:rPr>
            </w:pPr>
            <w:ins w:id="20" w:author="Shewmaker, Michael@Energy" w:date="2016-05-16T15:38:00Z">
              <w:r>
                <w:rPr>
                  <w:rFonts w:asciiTheme="minorHAnsi" w:hAnsiTheme="minorHAnsi"/>
                  <w:sz w:val="18"/>
                  <w:szCs w:val="18"/>
                </w:rPr>
                <w:t>Then report “Induced pressure within range for single point test”;</w:t>
              </w:r>
            </w:ins>
          </w:p>
          <w:p w14:paraId="1042FA6E" w14:textId="4CBB839D" w:rsidR="00EC1F21" w:rsidRPr="00DA43C3" w:rsidRDefault="000A1BAC" w:rsidP="000A1BA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ins w:id="21" w:author="Shewmaker, Michael@Energy" w:date="2016-05-16T15:38:00Z">
              <w:r>
                <w:rPr>
                  <w:rFonts w:asciiTheme="minorHAnsi" w:hAnsiTheme="minorHAnsi"/>
                  <w:sz w:val="18"/>
                  <w:szCs w:val="18"/>
                </w:rPr>
                <w:t xml:space="preserve">Else report “Induced pressure too low for single point test – </w:t>
              </w:r>
              <w:r>
                <w:rPr>
                  <w:rFonts w:asciiTheme="minorHAnsi" w:hAnsiTheme="minorHAnsi"/>
                  <w:b/>
                  <w:sz w:val="18"/>
                  <w:szCs w:val="18"/>
                </w:rPr>
                <w:t>Do Not Proceed</w:t>
              </w:r>
              <w:r>
                <w:rPr>
                  <w:rFonts w:asciiTheme="minorHAnsi" w:hAnsiTheme="minorHAnsi"/>
                  <w:sz w:val="18"/>
                  <w:szCs w:val="18"/>
                </w:rPr>
                <w:t>”&gt;&gt;</w:t>
              </w:r>
            </w:ins>
          </w:p>
        </w:tc>
      </w:tr>
      <w:tr w:rsidR="00EC1F21" w:rsidRPr="00DA43C3" w14:paraId="1042FA73" w14:textId="77777777" w:rsidTr="00FB520C">
        <w:tc>
          <w:tcPr>
            <w:tcW w:w="590" w:type="dxa"/>
            <w:vAlign w:val="center"/>
          </w:tcPr>
          <w:p w14:paraId="1042FA70" w14:textId="77777777" w:rsidR="00EC1F21" w:rsidRPr="00DA43C3" w:rsidRDefault="00EC1F21" w:rsidP="00DA43C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DA43C3">
              <w:rPr>
                <w:rFonts w:asciiTheme="minorHAnsi" w:hAnsiTheme="minorHAnsi"/>
                <w:sz w:val="18"/>
                <w:szCs w:val="18"/>
              </w:rPr>
              <w:t>13</w:t>
            </w:r>
          </w:p>
        </w:tc>
        <w:tc>
          <w:tcPr>
            <w:tcW w:w="4651" w:type="dxa"/>
            <w:vAlign w:val="center"/>
          </w:tcPr>
          <w:p w14:paraId="1042FA71" w14:textId="78492767" w:rsidR="00EC1F21" w:rsidRPr="00DA43C3" w:rsidRDefault="00EC1F21" w:rsidP="00DA43C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A43C3">
              <w:rPr>
                <w:rFonts w:asciiTheme="minorHAnsi" w:hAnsiTheme="minorHAnsi"/>
                <w:sz w:val="18"/>
                <w:szCs w:val="18"/>
              </w:rPr>
              <w:t>Nominal CFM50</w:t>
            </w:r>
          </w:p>
        </w:tc>
        <w:tc>
          <w:tcPr>
            <w:tcW w:w="5778" w:type="dxa"/>
            <w:vAlign w:val="center"/>
          </w:tcPr>
          <w:p w14:paraId="1042FA72" w14:textId="77777777" w:rsidR="00EC1F21" w:rsidRPr="00DA43C3" w:rsidRDefault="00EC1F21" w:rsidP="00DA43C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A43C3">
              <w:rPr>
                <w:rFonts w:asciiTheme="minorHAnsi" w:hAnsiTheme="minorHAnsi"/>
                <w:sz w:val="18"/>
                <w:szCs w:val="18"/>
              </w:rPr>
              <w:t>&lt;&lt;user entry, CFM, from manometer&gt;&gt;  </w:t>
            </w:r>
          </w:p>
        </w:tc>
      </w:tr>
    </w:tbl>
    <w:p w14:paraId="1042FA74" w14:textId="77777777" w:rsidR="00EC1F21" w:rsidRPr="0043446B" w:rsidRDefault="00EC1F21" w:rsidP="00DA43C3">
      <w:pPr>
        <w:rPr>
          <w:rFonts w:asciiTheme="minorHAnsi" w:hAnsiTheme="minorHAnsi"/>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4651"/>
        <w:gridCol w:w="5779"/>
      </w:tblGrid>
      <w:tr w:rsidR="00EC1F21" w:rsidRPr="0043446B" w14:paraId="1042FA76" w14:textId="77777777" w:rsidTr="00FB520C">
        <w:tc>
          <w:tcPr>
            <w:tcW w:w="11020" w:type="dxa"/>
            <w:gridSpan w:val="3"/>
          </w:tcPr>
          <w:p w14:paraId="1042FA75" w14:textId="77777777" w:rsidR="00EC1F21" w:rsidRPr="0043446B" w:rsidRDefault="00EC1F21" w:rsidP="00DA43C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highlight w:val="cyan"/>
              </w:rPr>
            </w:pPr>
            <w:r w:rsidRPr="0043446B">
              <w:rPr>
                <w:rFonts w:asciiTheme="minorHAnsi" w:hAnsiTheme="minorHAnsi"/>
                <w:b/>
                <w:szCs w:val="18"/>
              </w:rPr>
              <w:t>D. Altitude and Temperature Correction</w:t>
            </w:r>
          </w:p>
        </w:tc>
      </w:tr>
      <w:tr w:rsidR="00EC1F21" w:rsidRPr="00DA43C3" w14:paraId="1042FA7C" w14:textId="77777777" w:rsidTr="0043446B">
        <w:tc>
          <w:tcPr>
            <w:tcW w:w="590" w:type="dxa"/>
            <w:vAlign w:val="center"/>
          </w:tcPr>
          <w:p w14:paraId="1042FA77" w14:textId="77777777" w:rsidR="00EC1F21" w:rsidRPr="00DA43C3" w:rsidRDefault="00EC1F21" w:rsidP="00DA43C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highlight w:val="cyan"/>
              </w:rPr>
            </w:pPr>
            <w:r w:rsidRPr="00DA43C3">
              <w:rPr>
                <w:rFonts w:asciiTheme="minorHAnsi" w:hAnsiTheme="minorHAnsi"/>
                <w:sz w:val="18"/>
                <w:szCs w:val="18"/>
              </w:rPr>
              <w:t>01</w:t>
            </w:r>
          </w:p>
        </w:tc>
        <w:tc>
          <w:tcPr>
            <w:tcW w:w="4651" w:type="dxa"/>
            <w:vAlign w:val="center"/>
          </w:tcPr>
          <w:p w14:paraId="1042FA78" w14:textId="297990E2" w:rsidR="00EC1F21" w:rsidRPr="00DA43C3" w:rsidRDefault="00EC1F21" w:rsidP="0043446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sidRPr="00DA43C3">
              <w:rPr>
                <w:rFonts w:asciiTheme="minorHAnsi" w:hAnsiTheme="minorHAnsi"/>
                <w:sz w:val="18"/>
                <w:szCs w:val="18"/>
              </w:rPr>
              <w:t xml:space="preserve">Altitude </w:t>
            </w:r>
            <w:r w:rsidR="0043446B">
              <w:rPr>
                <w:rFonts w:asciiTheme="minorHAnsi" w:hAnsiTheme="minorHAnsi"/>
                <w:sz w:val="18"/>
                <w:szCs w:val="18"/>
              </w:rPr>
              <w:t>C</w:t>
            </w:r>
            <w:r w:rsidRPr="00DA43C3">
              <w:rPr>
                <w:rFonts w:asciiTheme="minorHAnsi" w:hAnsiTheme="minorHAnsi"/>
                <w:sz w:val="18"/>
                <w:szCs w:val="18"/>
              </w:rPr>
              <w:t xml:space="preserve">orrection </w:t>
            </w:r>
            <w:r w:rsidR="0043446B">
              <w:rPr>
                <w:rFonts w:asciiTheme="minorHAnsi" w:hAnsiTheme="minorHAnsi"/>
                <w:sz w:val="18"/>
                <w:szCs w:val="18"/>
              </w:rPr>
              <w:t>F</w:t>
            </w:r>
            <w:r w:rsidRPr="00DA43C3">
              <w:rPr>
                <w:rFonts w:asciiTheme="minorHAnsi" w:hAnsiTheme="minorHAnsi"/>
                <w:sz w:val="18"/>
                <w:szCs w:val="18"/>
              </w:rPr>
              <w:t>actor</w:t>
            </w:r>
          </w:p>
        </w:tc>
        <w:tc>
          <w:tcPr>
            <w:tcW w:w="5779" w:type="dxa"/>
          </w:tcPr>
          <w:p w14:paraId="1042FA79" w14:textId="77777777" w:rsidR="00EC1F21" w:rsidRPr="00DA43C3" w:rsidRDefault="00EC1F21" w:rsidP="00DA43C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A43C3">
              <w:rPr>
                <w:rFonts w:asciiTheme="minorHAnsi" w:hAnsiTheme="minorHAnsi"/>
                <w:sz w:val="18"/>
                <w:szCs w:val="18"/>
              </w:rPr>
              <w:t xml:space="preserve">&lt;&lt;calculated value, if </w:t>
            </w:r>
          </w:p>
          <w:p w14:paraId="1042FA7A" w14:textId="77777777" w:rsidR="00EC1F21" w:rsidRPr="00DA43C3" w:rsidRDefault="00EC1F21" w:rsidP="00DA43C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A43C3">
              <w:rPr>
                <w:rFonts w:asciiTheme="minorHAnsi" w:hAnsiTheme="minorHAnsi"/>
                <w:sz w:val="18"/>
                <w:szCs w:val="18"/>
              </w:rPr>
              <w:t>row A. 6 ≤ 5000 Ft = 1;</w:t>
            </w:r>
          </w:p>
          <w:p w14:paraId="1042FA7B" w14:textId="77777777" w:rsidR="00EC1F21" w:rsidRPr="00DA43C3" w:rsidRDefault="00EC1F21" w:rsidP="00DA43C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sidRPr="00DA43C3">
              <w:rPr>
                <w:rFonts w:asciiTheme="minorHAnsi" w:hAnsiTheme="minorHAnsi"/>
                <w:sz w:val="18"/>
                <w:szCs w:val="18"/>
              </w:rPr>
              <w:t>row A. 6 &gt; 5000 =, 1 + .000006 * row A. 6</w:t>
            </w:r>
            <w:r w:rsidR="004E21F6" w:rsidRPr="00DA43C3">
              <w:rPr>
                <w:rFonts w:asciiTheme="minorHAnsi" w:hAnsiTheme="minorHAnsi"/>
                <w:sz w:val="18"/>
                <w:szCs w:val="18"/>
              </w:rPr>
              <w:t>&gt;&gt;</w:t>
            </w:r>
          </w:p>
        </w:tc>
      </w:tr>
      <w:tr w:rsidR="00EC1F21" w:rsidRPr="00DA43C3" w14:paraId="1042FA80" w14:textId="77777777" w:rsidTr="0043446B">
        <w:tc>
          <w:tcPr>
            <w:tcW w:w="590" w:type="dxa"/>
            <w:vAlign w:val="center"/>
          </w:tcPr>
          <w:p w14:paraId="1042FA7D" w14:textId="77777777" w:rsidR="00EC1F21" w:rsidRPr="00DA43C3" w:rsidRDefault="00EC1F21" w:rsidP="00DA43C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highlight w:val="cyan"/>
              </w:rPr>
            </w:pPr>
            <w:r w:rsidRPr="00DA43C3">
              <w:rPr>
                <w:rFonts w:asciiTheme="minorHAnsi" w:hAnsiTheme="minorHAnsi"/>
                <w:sz w:val="18"/>
                <w:szCs w:val="18"/>
              </w:rPr>
              <w:t>02</w:t>
            </w:r>
          </w:p>
        </w:tc>
        <w:tc>
          <w:tcPr>
            <w:tcW w:w="4651" w:type="dxa"/>
            <w:vAlign w:val="center"/>
          </w:tcPr>
          <w:p w14:paraId="1042FA7E" w14:textId="37B7E852" w:rsidR="00EC1F21" w:rsidRPr="00DA43C3" w:rsidRDefault="00EC1F21" w:rsidP="0043446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sidRPr="00DA43C3">
              <w:rPr>
                <w:rFonts w:asciiTheme="minorHAnsi" w:hAnsiTheme="minorHAnsi"/>
                <w:sz w:val="18"/>
                <w:szCs w:val="18"/>
              </w:rPr>
              <w:t xml:space="preserve">Temperature </w:t>
            </w:r>
            <w:r w:rsidR="0043446B">
              <w:rPr>
                <w:rFonts w:asciiTheme="minorHAnsi" w:hAnsiTheme="minorHAnsi"/>
                <w:sz w:val="18"/>
                <w:szCs w:val="18"/>
              </w:rPr>
              <w:t>C</w:t>
            </w:r>
            <w:r w:rsidRPr="00DA43C3">
              <w:rPr>
                <w:rFonts w:asciiTheme="minorHAnsi" w:hAnsiTheme="minorHAnsi"/>
                <w:sz w:val="18"/>
                <w:szCs w:val="18"/>
              </w:rPr>
              <w:t xml:space="preserve">orrection </w:t>
            </w:r>
            <w:r w:rsidR="0043446B">
              <w:rPr>
                <w:rFonts w:asciiTheme="minorHAnsi" w:hAnsiTheme="minorHAnsi"/>
                <w:sz w:val="18"/>
                <w:szCs w:val="18"/>
              </w:rPr>
              <w:t>F</w:t>
            </w:r>
            <w:r w:rsidRPr="00DA43C3">
              <w:rPr>
                <w:rFonts w:asciiTheme="minorHAnsi" w:hAnsiTheme="minorHAnsi"/>
                <w:sz w:val="18"/>
                <w:szCs w:val="18"/>
              </w:rPr>
              <w:t>actor</w:t>
            </w:r>
          </w:p>
        </w:tc>
        <w:tc>
          <w:tcPr>
            <w:tcW w:w="5779" w:type="dxa"/>
          </w:tcPr>
          <w:p w14:paraId="1042FA7F" w14:textId="77777777" w:rsidR="00EC1F21" w:rsidRPr="00DA43C3" w:rsidRDefault="00EC1F21" w:rsidP="00DA43C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sidRPr="00DA43C3">
              <w:rPr>
                <w:rFonts w:asciiTheme="minorHAnsi" w:hAnsiTheme="minorHAnsi"/>
                <w:sz w:val="18"/>
                <w:szCs w:val="18"/>
              </w:rPr>
              <w:t>&lt;&lt;from tables RA3.8-2 and RA3.8-3 &gt;&gt;</w:t>
            </w:r>
          </w:p>
        </w:tc>
      </w:tr>
      <w:tr w:rsidR="00EC1F21" w:rsidRPr="00DA43C3" w14:paraId="1042FA84" w14:textId="77777777" w:rsidTr="0043446B">
        <w:tc>
          <w:tcPr>
            <w:tcW w:w="590" w:type="dxa"/>
            <w:vAlign w:val="center"/>
          </w:tcPr>
          <w:p w14:paraId="1042FA81" w14:textId="77777777" w:rsidR="00EC1F21" w:rsidRPr="00DA43C3" w:rsidRDefault="00EC1F21" w:rsidP="00DA43C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DA43C3">
              <w:rPr>
                <w:rFonts w:asciiTheme="minorHAnsi" w:hAnsiTheme="minorHAnsi"/>
                <w:sz w:val="18"/>
                <w:szCs w:val="18"/>
              </w:rPr>
              <w:t>03</w:t>
            </w:r>
          </w:p>
        </w:tc>
        <w:tc>
          <w:tcPr>
            <w:tcW w:w="4651" w:type="dxa"/>
            <w:vAlign w:val="center"/>
          </w:tcPr>
          <w:p w14:paraId="1042FA82" w14:textId="255870CD" w:rsidR="00EC1F21" w:rsidRPr="00DA43C3" w:rsidRDefault="00EC1F21" w:rsidP="0043446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A43C3">
              <w:rPr>
                <w:rFonts w:asciiTheme="minorHAnsi" w:hAnsiTheme="minorHAnsi"/>
                <w:sz w:val="18"/>
                <w:szCs w:val="18"/>
              </w:rPr>
              <w:t>Corrected CFM50</w:t>
            </w:r>
          </w:p>
        </w:tc>
        <w:tc>
          <w:tcPr>
            <w:tcW w:w="5779" w:type="dxa"/>
          </w:tcPr>
          <w:p w14:paraId="1042FA83" w14:textId="77777777" w:rsidR="00EC1F21" w:rsidRPr="00DA43C3" w:rsidRDefault="00EC1F21" w:rsidP="00DA43C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A43C3">
              <w:rPr>
                <w:rFonts w:asciiTheme="minorHAnsi" w:hAnsiTheme="minorHAnsi"/>
                <w:sz w:val="18"/>
                <w:szCs w:val="18"/>
              </w:rPr>
              <w:t>&lt;&lt;calculated value, Row C. 13 * altitude correction D. 1 * temperature correction D. 2&gt;&gt;</w:t>
            </w:r>
          </w:p>
        </w:tc>
      </w:tr>
    </w:tbl>
    <w:p w14:paraId="1042FA85" w14:textId="77777777" w:rsidR="00EC1F21" w:rsidRPr="0043446B" w:rsidRDefault="00EC1F21" w:rsidP="00DA43C3">
      <w:pPr>
        <w:rPr>
          <w:rFonts w:asciiTheme="minorHAnsi" w:hAnsiTheme="minorHAnsi"/>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4651"/>
        <w:gridCol w:w="5779"/>
      </w:tblGrid>
      <w:tr w:rsidR="00EC1F21" w:rsidRPr="0043446B" w14:paraId="1042FA87" w14:textId="77777777" w:rsidTr="00FB520C">
        <w:tc>
          <w:tcPr>
            <w:tcW w:w="11017" w:type="dxa"/>
            <w:gridSpan w:val="3"/>
          </w:tcPr>
          <w:p w14:paraId="1042FA86" w14:textId="77777777" w:rsidR="00EC1F21" w:rsidRPr="0043446B" w:rsidRDefault="00EC1F21" w:rsidP="00DA43C3">
            <w:pPr>
              <w:keepNext/>
              <w:rPr>
                <w:rFonts w:asciiTheme="minorHAnsi" w:hAnsiTheme="minorHAnsi"/>
                <w:szCs w:val="18"/>
              </w:rPr>
            </w:pPr>
            <w:r w:rsidRPr="0043446B">
              <w:rPr>
                <w:rFonts w:asciiTheme="minorHAnsi" w:hAnsiTheme="minorHAnsi"/>
                <w:b/>
                <w:szCs w:val="18"/>
              </w:rPr>
              <w:t>E. Accuracy Adjustment</w:t>
            </w:r>
          </w:p>
        </w:tc>
      </w:tr>
      <w:tr w:rsidR="00EC1F21" w:rsidRPr="00DA43C3" w14:paraId="1042FA8E" w14:textId="77777777" w:rsidTr="0043446B">
        <w:tc>
          <w:tcPr>
            <w:tcW w:w="590" w:type="dxa"/>
            <w:vAlign w:val="center"/>
          </w:tcPr>
          <w:p w14:paraId="1042FA88" w14:textId="77777777" w:rsidR="00EC1F21" w:rsidRPr="00DA43C3" w:rsidRDefault="00EC1F21" w:rsidP="00DA43C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DA43C3">
              <w:rPr>
                <w:rFonts w:asciiTheme="minorHAnsi" w:hAnsiTheme="minorHAnsi"/>
                <w:sz w:val="18"/>
                <w:szCs w:val="18"/>
              </w:rPr>
              <w:t>01</w:t>
            </w:r>
          </w:p>
        </w:tc>
        <w:tc>
          <w:tcPr>
            <w:tcW w:w="4651" w:type="dxa"/>
            <w:vAlign w:val="center"/>
          </w:tcPr>
          <w:p w14:paraId="1042FA8A" w14:textId="4CEC283C" w:rsidR="00EC1F21" w:rsidRPr="00DA43C3" w:rsidRDefault="00AE7ECF" w:rsidP="0043446B">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A43C3">
              <w:rPr>
                <w:rFonts w:asciiTheme="minorHAnsi" w:hAnsiTheme="minorHAnsi"/>
                <w:sz w:val="18"/>
                <w:szCs w:val="18"/>
              </w:rPr>
              <w:t xml:space="preserve">Accuracy Adjustment </w:t>
            </w:r>
            <w:r w:rsidR="0043446B">
              <w:rPr>
                <w:rFonts w:asciiTheme="minorHAnsi" w:hAnsiTheme="minorHAnsi"/>
                <w:sz w:val="18"/>
                <w:szCs w:val="18"/>
              </w:rPr>
              <w:t>F</w:t>
            </w:r>
            <w:r w:rsidR="00EC1F21" w:rsidRPr="00DA43C3">
              <w:rPr>
                <w:rFonts w:asciiTheme="minorHAnsi" w:hAnsiTheme="minorHAnsi"/>
                <w:sz w:val="18"/>
                <w:szCs w:val="18"/>
              </w:rPr>
              <w:t>actor</w:t>
            </w:r>
          </w:p>
        </w:tc>
        <w:tc>
          <w:tcPr>
            <w:tcW w:w="5779" w:type="dxa"/>
          </w:tcPr>
          <w:p w14:paraId="1042FA8B" w14:textId="77777777" w:rsidR="00EC1F21" w:rsidRPr="00DA43C3" w:rsidRDefault="00EC1F21" w:rsidP="00DA43C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A43C3">
              <w:rPr>
                <w:rFonts w:asciiTheme="minorHAnsi" w:hAnsiTheme="minorHAnsi"/>
                <w:sz w:val="18"/>
                <w:szCs w:val="18"/>
              </w:rPr>
              <w:t>&lt;&lt;calculated value, if</w:t>
            </w:r>
          </w:p>
          <w:p w14:paraId="1042FA8C" w14:textId="77777777" w:rsidR="00EC1F21" w:rsidRPr="00DA43C3" w:rsidRDefault="00EC1F21" w:rsidP="00DA43C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A43C3">
              <w:rPr>
                <w:rFonts w:asciiTheme="minorHAnsi" w:hAnsiTheme="minorHAnsi"/>
                <w:sz w:val="18"/>
                <w:szCs w:val="18"/>
              </w:rPr>
              <w:t>row C. 8 is “Standard” = 1;</w:t>
            </w:r>
          </w:p>
          <w:p w14:paraId="1042FA8D" w14:textId="77777777" w:rsidR="00EC1F21" w:rsidRPr="00DA43C3" w:rsidRDefault="00EC1F21" w:rsidP="00DA43C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A43C3">
              <w:rPr>
                <w:rFonts w:asciiTheme="minorHAnsi" w:hAnsiTheme="minorHAnsi"/>
                <w:sz w:val="18"/>
                <w:szCs w:val="18"/>
              </w:rPr>
              <w:t>row C. 8 is “Reduced” =  1+0.1*{50/[absolute value (row C. 11)]} &gt;&gt;</w:t>
            </w:r>
          </w:p>
        </w:tc>
      </w:tr>
      <w:tr w:rsidR="00EC1F21" w:rsidRPr="00DA43C3" w14:paraId="1042FA92" w14:textId="77777777" w:rsidTr="00FB520C">
        <w:tc>
          <w:tcPr>
            <w:tcW w:w="590" w:type="dxa"/>
            <w:vAlign w:val="center"/>
          </w:tcPr>
          <w:p w14:paraId="1042FA8F" w14:textId="77777777" w:rsidR="00EC1F21" w:rsidRPr="00DA43C3" w:rsidRDefault="00EC1F21" w:rsidP="00DA43C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DA43C3">
              <w:rPr>
                <w:rFonts w:asciiTheme="minorHAnsi" w:hAnsiTheme="minorHAnsi"/>
                <w:sz w:val="18"/>
                <w:szCs w:val="18"/>
              </w:rPr>
              <w:t>02</w:t>
            </w:r>
          </w:p>
        </w:tc>
        <w:tc>
          <w:tcPr>
            <w:tcW w:w="4651" w:type="dxa"/>
          </w:tcPr>
          <w:p w14:paraId="1042FA90" w14:textId="1AD075BE" w:rsidR="00EC1F21" w:rsidRPr="00DA43C3" w:rsidRDefault="00EC1F21" w:rsidP="00DA43C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A43C3">
              <w:rPr>
                <w:rFonts w:asciiTheme="minorHAnsi" w:hAnsiTheme="minorHAnsi"/>
                <w:sz w:val="18"/>
                <w:szCs w:val="18"/>
              </w:rPr>
              <w:t>Adjusted CFM50 (measured air leakage rate)</w:t>
            </w:r>
          </w:p>
        </w:tc>
        <w:tc>
          <w:tcPr>
            <w:tcW w:w="5779" w:type="dxa"/>
          </w:tcPr>
          <w:p w14:paraId="1042FA91" w14:textId="77777777" w:rsidR="00EC1F21" w:rsidRPr="00DA43C3" w:rsidRDefault="00EC1F21" w:rsidP="00DA43C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A43C3">
              <w:rPr>
                <w:rFonts w:asciiTheme="minorHAnsi" w:hAnsiTheme="minorHAnsi"/>
                <w:sz w:val="18"/>
                <w:szCs w:val="18"/>
              </w:rPr>
              <w:t>&lt;&lt;calculated, row D. 3* row E. 1&gt;&gt;</w:t>
            </w:r>
          </w:p>
        </w:tc>
      </w:tr>
    </w:tbl>
    <w:p w14:paraId="1042FA93" w14:textId="77777777" w:rsidR="00EC1F21" w:rsidRPr="0043446B" w:rsidRDefault="00EC1F21" w:rsidP="00DA43C3">
      <w:pPr>
        <w:rPr>
          <w:rFonts w:asciiTheme="minorHAnsi" w:hAnsiTheme="minorHAnsi"/>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08"/>
        <w:gridCol w:w="10408"/>
      </w:tblGrid>
      <w:tr w:rsidR="00EC1F21" w:rsidRPr="0043446B" w14:paraId="1042FA95" w14:textId="77777777" w:rsidTr="00A843B0">
        <w:tc>
          <w:tcPr>
            <w:tcW w:w="11016" w:type="dxa"/>
            <w:gridSpan w:val="2"/>
          </w:tcPr>
          <w:p w14:paraId="1042FA94" w14:textId="77777777" w:rsidR="00EC1F21" w:rsidRPr="0043446B" w:rsidRDefault="00EC1F21" w:rsidP="00DA43C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43446B">
              <w:rPr>
                <w:rFonts w:asciiTheme="minorHAnsi" w:hAnsiTheme="minorHAnsi"/>
                <w:b/>
                <w:szCs w:val="18"/>
              </w:rPr>
              <w:t>F. Compliance Statement</w:t>
            </w:r>
          </w:p>
        </w:tc>
      </w:tr>
      <w:tr w:rsidR="00EC1F21" w:rsidRPr="00DA43C3" w14:paraId="1042FA98" w14:textId="77777777" w:rsidTr="004B489D">
        <w:tc>
          <w:tcPr>
            <w:tcW w:w="608" w:type="dxa"/>
            <w:vAlign w:val="center"/>
          </w:tcPr>
          <w:p w14:paraId="1042FA96" w14:textId="77777777" w:rsidR="00EC1F21" w:rsidRPr="00DA43C3" w:rsidRDefault="00EC1F21" w:rsidP="00DA43C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DA43C3">
              <w:rPr>
                <w:rFonts w:asciiTheme="minorHAnsi" w:hAnsiTheme="minorHAnsi"/>
                <w:sz w:val="18"/>
                <w:szCs w:val="18"/>
              </w:rPr>
              <w:t>01</w:t>
            </w:r>
          </w:p>
        </w:tc>
        <w:tc>
          <w:tcPr>
            <w:tcW w:w="10408" w:type="dxa"/>
            <w:vAlign w:val="center"/>
          </w:tcPr>
          <w:p w14:paraId="1042FA97" w14:textId="77777777" w:rsidR="00EC1F21" w:rsidRPr="00DA43C3" w:rsidRDefault="00EC1F21" w:rsidP="0055301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DA43C3">
              <w:rPr>
                <w:rFonts w:asciiTheme="minorHAnsi" w:hAnsiTheme="minorHAnsi"/>
                <w:sz w:val="18"/>
                <w:szCs w:val="18"/>
              </w:rPr>
              <w:t xml:space="preserve">&lt;&lt; if manometer Calibration Date in B. </w:t>
            </w:r>
            <w:r w:rsidR="00553014">
              <w:rPr>
                <w:rFonts w:asciiTheme="minorHAnsi" w:hAnsiTheme="minorHAnsi"/>
                <w:sz w:val="18"/>
                <w:szCs w:val="18"/>
              </w:rPr>
              <w:t>5</w:t>
            </w:r>
            <w:r w:rsidRPr="00DA43C3">
              <w:rPr>
                <w:rFonts w:asciiTheme="minorHAnsi" w:hAnsiTheme="minorHAnsi"/>
                <w:sz w:val="18"/>
                <w:szCs w:val="18"/>
              </w:rPr>
              <w:t xml:space="preserve"> is within 12 months of the date of the diagnostic test A. 8 and if Adjusted CFM50 Leakage in E. 2 is less than or equal to the Building Air Leakage Rate Target in A. 2 then display text: "Building Passes Envelope Leakage Test"; if manometer Calibration Date in B. </w:t>
            </w:r>
            <w:r w:rsidR="00553014">
              <w:rPr>
                <w:rFonts w:asciiTheme="minorHAnsi" w:hAnsiTheme="minorHAnsi"/>
                <w:sz w:val="18"/>
                <w:szCs w:val="18"/>
              </w:rPr>
              <w:t>5</w:t>
            </w:r>
            <w:r w:rsidRPr="00DA43C3">
              <w:rPr>
                <w:rFonts w:asciiTheme="minorHAnsi" w:hAnsiTheme="minorHAnsi"/>
                <w:sz w:val="18"/>
                <w:szCs w:val="18"/>
              </w:rPr>
              <w:t xml:space="preserve"> is more than 12 months from the date of the diagnostic test A. 8 or if Adjusted CFM50 Leakage in E. 2 is more than the Building Air Leakage Rate Target in A. 2 then display text: "Building Fails Envelope Leakage Test"&gt;&gt;</w:t>
            </w:r>
          </w:p>
        </w:tc>
      </w:tr>
    </w:tbl>
    <w:p w14:paraId="1042FA99" w14:textId="77777777" w:rsidR="00EC1F21" w:rsidRPr="0043446B" w:rsidRDefault="00EC1F21" w:rsidP="00DA43C3">
      <w:pPr>
        <w:rPr>
          <w:rFonts w:asciiTheme="minorHAnsi" w:hAnsiTheme="minorHAnsi"/>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2578"/>
        <w:gridCol w:w="7852"/>
      </w:tblGrid>
      <w:tr w:rsidR="00EC1F21" w:rsidRPr="0043446B" w14:paraId="1042FA9B" w14:textId="77777777" w:rsidTr="008257E4">
        <w:tc>
          <w:tcPr>
            <w:tcW w:w="11020" w:type="dxa"/>
            <w:gridSpan w:val="3"/>
          </w:tcPr>
          <w:p w14:paraId="1042FA9A" w14:textId="659E78FE" w:rsidR="00EC1F21" w:rsidRPr="0043446B" w:rsidRDefault="00EC1F21" w:rsidP="00DA43C3">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highlight w:val="cyan"/>
              </w:rPr>
            </w:pPr>
            <w:r w:rsidRPr="0043446B">
              <w:rPr>
                <w:rFonts w:asciiTheme="minorHAnsi" w:hAnsiTheme="minorHAnsi"/>
                <w:b/>
                <w:szCs w:val="18"/>
              </w:rPr>
              <w:t xml:space="preserve">G. Additional Requirements </w:t>
            </w:r>
            <w:r w:rsidR="0043446B" w:rsidRPr="0043446B">
              <w:rPr>
                <w:rFonts w:asciiTheme="minorHAnsi" w:hAnsiTheme="minorHAnsi"/>
                <w:b/>
                <w:szCs w:val="18"/>
              </w:rPr>
              <w:t>f</w:t>
            </w:r>
            <w:r w:rsidRPr="0043446B">
              <w:rPr>
                <w:rFonts w:asciiTheme="minorHAnsi" w:hAnsiTheme="minorHAnsi"/>
                <w:b/>
                <w:szCs w:val="18"/>
              </w:rPr>
              <w:t>or Compliance</w:t>
            </w:r>
          </w:p>
        </w:tc>
      </w:tr>
      <w:tr w:rsidR="00EC1F21" w:rsidRPr="00DA43C3" w14:paraId="1042FA9E" w14:textId="77777777" w:rsidTr="008257E4">
        <w:tc>
          <w:tcPr>
            <w:tcW w:w="590" w:type="dxa"/>
            <w:vAlign w:val="center"/>
          </w:tcPr>
          <w:p w14:paraId="1042FA9C" w14:textId="77777777" w:rsidR="00EC1F21" w:rsidRPr="00DA43C3" w:rsidRDefault="00EC1F21" w:rsidP="00DA43C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highlight w:val="cyan"/>
              </w:rPr>
            </w:pPr>
            <w:r w:rsidRPr="00DA43C3">
              <w:rPr>
                <w:rFonts w:asciiTheme="minorHAnsi" w:hAnsiTheme="minorHAnsi"/>
                <w:sz w:val="18"/>
                <w:szCs w:val="18"/>
              </w:rPr>
              <w:t>01</w:t>
            </w:r>
          </w:p>
        </w:tc>
        <w:tc>
          <w:tcPr>
            <w:tcW w:w="10430" w:type="dxa"/>
            <w:gridSpan w:val="2"/>
            <w:vAlign w:val="center"/>
          </w:tcPr>
          <w:p w14:paraId="1042FA9D" w14:textId="77777777" w:rsidR="00EC1F21" w:rsidRPr="00DA43C3" w:rsidRDefault="00EC1F21" w:rsidP="00DA43C3">
            <w:pPr>
              <w:shd w:val="clear" w:color="auto" w:fill="FFFFFF"/>
              <w:rPr>
                <w:rFonts w:asciiTheme="minorHAnsi" w:hAnsiTheme="minorHAnsi"/>
                <w:sz w:val="18"/>
                <w:szCs w:val="18"/>
                <w:highlight w:val="cyan"/>
              </w:rPr>
            </w:pPr>
            <w:r w:rsidRPr="00DA43C3">
              <w:rPr>
                <w:rFonts w:asciiTheme="minorHAnsi" w:hAnsiTheme="minorHAnsi"/>
                <w:sz w:val="18"/>
                <w:szCs w:val="18"/>
              </w:rPr>
              <w:t>Open all interior doors and access including those to closets and those between a conditioned basement and attic.</w:t>
            </w:r>
          </w:p>
        </w:tc>
      </w:tr>
      <w:tr w:rsidR="00EC1F21" w:rsidRPr="00DA43C3" w14:paraId="1042FAA1" w14:textId="77777777" w:rsidTr="008257E4">
        <w:tc>
          <w:tcPr>
            <w:tcW w:w="590" w:type="dxa"/>
            <w:vAlign w:val="center"/>
          </w:tcPr>
          <w:p w14:paraId="1042FA9F" w14:textId="77777777" w:rsidR="00EC1F21" w:rsidRPr="00DA43C3" w:rsidRDefault="00EC1F21" w:rsidP="00DA43C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highlight w:val="cyan"/>
              </w:rPr>
            </w:pPr>
            <w:r w:rsidRPr="00DA43C3">
              <w:rPr>
                <w:rFonts w:asciiTheme="minorHAnsi" w:hAnsiTheme="minorHAnsi"/>
                <w:sz w:val="18"/>
                <w:szCs w:val="18"/>
              </w:rPr>
              <w:t>02</w:t>
            </w:r>
          </w:p>
        </w:tc>
        <w:tc>
          <w:tcPr>
            <w:tcW w:w="10430" w:type="dxa"/>
            <w:gridSpan w:val="2"/>
            <w:vAlign w:val="center"/>
          </w:tcPr>
          <w:p w14:paraId="1042FAA0" w14:textId="77777777" w:rsidR="00EC1F21" w:rsidRPr="00DA43C3" w:rsidRDefault="00EC1F21" w:rsidP="00DA43C3">
            <w:pPr>
              <w:shd w:val="clear" w:color="auto" w:fill="FFFFFF"/>
              <w:rPr>
                <w:rFonts w:asciiTheme="minorHAnsi" w:hAnsiTheme="minorHAnsi"/>
                <w:sz w:val="18"/>
                <w:szCs w:val="18"/>
              </w:rPr>
            </w:pPr>
            <w:r w:rsidRPr="00DA43C3">
              <w:rPr>
                <w:rFonts w:asciiTheme="minorHAnsi" w:hAnsiTheme="minorHAnsi"/>
                <w:sz w:val="18"/>
                <w:szCs w:val="18"/>
              </w:rPr>
              <w:t>HVAC Supply and return register dampers shall be fully open.</w:t>
            </w:r>
          </w:p>
        </w:tc>
      </w:tr>
      <w:tr w:rsidR="00EC1F21" w:rsidRPr="00DA43C3" w14:paraId="1042FAA4" w14:textId="77777777" w:rsidTr="008257E4">
        <w:tc>
          <w:tcPr>
            <w:tcW w:w="590" w:type="dxa"/>
            <w:vAlign w:val="center"/>
          </w:tcPr>
          <w:p w14:paraId="1042FAA2" w14:textId="77777777" w:rsidR="00EC1F21" w:rsidRPr="00DA43C3" w:rsidRDefault="00EC1F21" w:rsidP="00DA43C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DA43C3">
              <w:rPr>
                <w:rFonts w:asciiTheme="minorHAnsi" w:hAnsiTheme="minorHAnsi"/>
                <w:sz w:val="18"/>
                <w:szCs w:val="18"/>
              </w:rPr>
              <w:t>03</w:t>
            </w:r>
          </w:p>
        </w:tc>
        <w:tc>
          <w:tcPr>
            <w:tcW w:w="10430" w:type="dxa"/>
            <w:gridSpan w:val="2"/>
            <w:vAlign w:val="center"/>
          </w:tcPr>
          <w:p w14:paraId="1042FAA3" w14:textId="77777777" w:rsidR="00EC1F21" w:rsidRPr="00DA43C3" w:rsidRDefault="00EC1F21" w:rsidP="00DA43C3">
            <w:pPr>
              <w:shd w:val="clear" w:color="auto" w:fill="FFFFFF"/>
              <w:rPr>
                <w:rFonts w:asciiTheme="minorHAnsi" w:hAnsiTheme="minorHAnsi"/>
                <w:sz w:val="18"/>
                <w:szCs w:val="18"/>
              </w:rPr>
            </w:pPr>
            <w:r w:rsidRPr="00DA43C3">
              <w:rPr>
                <w:rFonts w:asciiTheme="minorHAnsi" w:hAnsiTheme="minorHAnsi"/>
                <w:sz w:val="18"/>
                <w:szCs w:val="18"/>
              </w:rPr>
              <w:t xml:space="preserve">Temporarily sealing of combustion flues and intermittent exhaust fans are not allowed.  Some examples are: combustion flues, fresh air intakes, dryer vents, bathroom and kitchen exhaust vents and fire place.  </w:t>
            </w:r>
          </w:p>
        </w:tc>
      </w:tr>
      <w:tr w:rsidR="00EC1F21" w:rsidRPr="00DA43C3" w14:paraId="1042FAA7" w14:textId="77777777" w:rsidTr="008257E4">
        <w:tc>
          <w:tcPr>
            <w:tcW w:w="590" w:type="dxa"/>
            <w:vAlign w:val="center"/>
          </w:tcPr>
          <w:p w14:paraId="1042FAA5" w14:textId="77777777" w:rsidR="00EC1F21" w:rsidRPr="00DA43C3" w:rsidRDefault="00EC1F21" w:rsidP="00DA43C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DA43C3">
              <w:rPr>
                <w:rFonts w:asciiTheme="minorHAnsi" w:hAnsiTheme="minorHAnsi"/>
                <w:sz w:val="18"/>
                <w:szCs w:val="18"/>
              </w:rPr>
              <w:t>04</w:t>
            </w:r>
          </w:p>
        </w:tc>
        <w:tc>
          <w:tcPr>
            <w:tcW w:w="10430" w:type="dxa"/>
            <w:gridSpan w:val="2"/>
            <w:vAlign w:val="center"/>
          </w:tcPr>
          <w:p w14:paraId="1042FAA6" w14:textId="77777777" w:rsidR="00EC1F21" w:rsidRPr="00DA43C3" w:rsidRDefault="00EC1F21" w:rsidP="00DA43C3">
            <w:pPr>
              <w:autoSpaceDE w:val="0"/>
              <w:autoSpaceDN w:val="0"/>
              <w:adjustRightInd w:val="0"/>
              <w:rPr>
                <w:rFonts w:asciiTheme="minorHAnsi" w:hAnsiTheme="minorHAnsi"/>
                <w:sz w:val="18"/>
                <w:szCs w:val="18"/>
              </w:rPr>
            </w:pPr>
            <w:r w:rsidRPr="00DA43C3">
              <w:rPr>
                <w:rFonts w:asciiTheme="minorHAnsi" w:hAnsiTheme="minorHAnsi"/>
                <w:sz w:val="18"/>
                <w:szCs w:val="18"/>
              </w:rPr>
              <w:t xml:space="preserve">Continuously operated ventilation devices like energy recovery ventilators may be sealed.  </w:t>
            </w:r>
          </w:p>
        </w:tc>
      </w:tr>
      <w:tr w:rsidR="00EC1F21" w:rsidRPr="00DA43C3" w14:paraId="1042FAAA" w14:textId="77777777" w:rsidTr="008257E4">
        <w:tc>
          <w:tcPr>
            <w:tcW w:w="590" w:type="dxa"/>
            <w:vAlign w:val="center"/>
          </w:tcPr>
          <w:p w14:paraId="1042FAA8" w14:textId="77777777" w:rsidR="00EC1F21" w:rsidRPr="00DA43C3" w:rsidRDefault="00EC1F21" w:rsidP="00DA43C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DA43C3">
              <w:rPr>
                <w:rFonts w:asciiTheme="minorHAnsi" w:hAnsiTheme="minorHAnsi"/>
                <w:sz w:val="18"/>
                <w:szCs w:val="18"/>
              </w:rPr>
              <w:t>05</w:t>
            </w:r>
          </w:p>
        </w:tc>
        <w:tc>
          <w:tcPr>
            <w:tcW w:w="10430" w:type="dxa"/>
            <w:gridSpan w:val="2"/>
            <w:vAlign w:val="center"/>
          </w:tcPr>
          <w:p w14:paraId="1042FAA9" w14:textId="77777777" w:rsidR="00EC1F21" w:rsidRPr="00DA43C3" w:rsidRDefault="00EC1F21" w:rsidP="00DA43C3">
            <w:pPr>
              <w:autoSpaceDE w:val="0"/>
              <w:autoSpaceDN w:val="0"/>
              <w:adjustRightInd w:val="0"/>
              <w:rPr>
                <w:rFonts w:asciiTheme="minorHAnsi" w:hAnsiTheme="minorHAnsi"/>
                <w:sz w:val="18"/>
                <w:szCs w:val="18"/>
              </w:rPr>
            </w:pPr>
            <w:r w:rsidRPr="00DA43C3">
              <w:rPr>
                <w:rFonts w:asciiTheme="minorHAnsi" w:hAnsiTheme="minorHAnsi"/>
                <w:sz w:val="18"/>
                <w:szCs w:val="18"/>
              </w:rPr>
              <w:t>Multifamily – Each dwelling unit must be tested individually and shown to meet the leakage requirements.  Pressurization of the adjacent dwelling units while conducting this test is not allowed.</w:t>
            </w:r>
          </w:p>
        </w:tc>
      </w:tr>
      <w:tr w:rsidR="00EC1F21" w:rsidRPr="00DA43C3" w14:paraId="1042FAB1" w14:textId="77777777" w:rsidTr="00FE3F96">
        <w:tc>
          <w:tcPr>
            <w:tcW w:w="590" w:type="dxa"/>
            <w:vAlign w:val="center"/>
          </w:tcPr>
          <w:p w14:paraId="1042FAAB" w14:textId="77777777" w:rsidR="00EC1F21" w:rsidRPr="00DA43C3" w:rsidRDefault="00EC1F21" w:rsidP="00DA43C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DA43C3">
              <w:rPr>
                <w:rFonts w:asciiTheme="minorHAnsi" w:hAnsiTheme="minorHAnsi"/>
                <w:sz w:val="18"/>
                <w:szCs w:val="18"/>
              </w:rPr>
              <w:t>06</w:t>
            </w:r>
          </w:p>
        </w:tc>
        <w:tc>
          <w:tcPr>
            <w:tcW w:w="2578" w:type="dxa"/>
            <w:vAlign w:val="center"/>
          </w:tcPr>
          <w:p w14:paraId="1042FAAC" w14:textId="77777777" w:rsidR="00EC1F21" w:rsidRPr="00DA43C3" w:rsidRDefault="00EC1F21" w:rsidP="00DA43C3">
            <w:pPr>
              <w:keepNext/>
              <w:rPr>
                <w:rFonts w:asciiTheme="minorHAnsi" w:hAnsiTheme="minorHAnsi"/>
                <w:sz w:val="18"/>
                <w:szCs w:val="18"/>
              </w:rPr>
            </w:pPr>
            <w:r w:rsidRPr="00DA43C3">
              <w:rPr>
                <w:rFonts w:asciiTheme="minorHAnsi" w:hAnsiTheme="minorHAnsi"/>
                <w:sz w:val="18"/>
                <w:szCs w:val="18"/>
              </w:rPr>
              <w:t>Verification Status:</w:t>
            </w:r>
          </w:p>
        </w:tc>
        <w:tc>
          <w:tcPr>
            <w:tcW w:w="7852" w:type="dxa"/>
            <w:vAlign w:val="center"/>
          </w:tcPr>
          <w:p w14:paraId="1042FAAD" w14:textId="77777777" w:rsidR="00EC1F21" w:rsidRPr="00DA43C3" w:rsidRDefault="00EC1F21" w:rsidP="00DA43C3">
            <w:pPr>
              <w:keepNext/>
              <w:rPr>
                <w:rFonts w:asciiTheme="minorHAnsi" w:hAnsiTheme="minorHAnsi"/>
                <w:sz w:val="18"/>
                <w:szCs w:val="18"/>
              </w:rPr>
            </w:pPr>
            <w:r w:rsidRPr="00DA43C3">
              <w:rPr>
                <w:rFonts w:asciiTheme="minorHAnsi" w:hAnsiTheme="minorHAnsi"/>
                <w:sz w:val="18"/>
                <w:szCs w:val="18"/>
              </w:rPr>
              <w:t>&lt;&lt;user pick from list:</w:t>
            </w:r>
          </w:p>
          <w:p w14:paraId="1042FAAE" w14:textId="77777777" w:rsidR="00EC1F21" w:rsidRPr="00DA43C3" w:rsidRDefault="00EC1F21" w:rsidP="00DA43C3">
            <w:pPr>
              <w:keepNext/>
              <w:tabs>
                <w:tab w:val="left" w:pos="356"/>
              </w:tabs>
              <w:rPr>
                <w:rFonts w:asciiTheme="minorHAnsi" w:hAnsiTheme="minorHAnsi"/>
                <w:sz w:val="18"/>
                <w:szCs w:val="18"/>
              </w:rPr>
            </w:pPr>
            <w:r w:rsidRPr="00DA43C3">
              <w:rPr>
                <w:rFonts w:asciiTheme="minorHAnsi" w:hAnsiTheme="minorHAnsi"/>
                <w:sz w:val="18"/>
                <w:szCs w:val="18"/>
              </w:rPr>
              <w:t xml:space="preserve">*** </w:t>
            </w:r>
            <w:r w:rsidRPr="00DA43C3">
              <w:rPr>
                <w:rFonts w:asciiTheme="minorHAnsi" w:hAnsiTheme="minorHAnsi"/>
                <w:sz w:val="18"/>
                <w:szCs w:val="18"/>
                <w:u w:val="single"/>
              </w:rPr>
              <w:t>Pass</w:t>
            </w:r>
            <w:r w:rsidRPr="00DA43C3">
              <w:rPr>
                <w:rFonts w:asciiTheme="minorHAnsi" w:hAnsiTheme="minorHAnsi"/>
                <w:sz w:val="18"/>
                <w:szCs w:val="18"/>
              </w:rPr>
              <w:t xml:space="preserve"> - all applicable requirements are met; or</w:t>
            </w:r>
          </w:p>
          <w:p w14:paraId="1042FAAF" w14:textId="77777777" w:rsidR="00EC1F21" w:rsidRPr="00DA43C3" w:rsidRDefault="00EC1F21" w:rsidP="00DA43C3">
            <w:pPr>
              <w:keepNext/>
              <w:tabs>
                <w:tab w:val="left" w:pos="356"/>
              </w:tabs>
              <w:ind w:left="356" w:hanging="356"/>
              <w:rPr>
                <w:rFonts w:asciiTheme="minorHAnsi" w:hAnsiTheme="minorHAnsi"/>
                <w:sz w:val="18"/>
                <w:szCs w:val="18"/>
              </w:rPr>
            </w:pPr>
            <w:r w:rsidRPr="00DA43C3">
              <w:rPr>
                <w:rFonts w:asciiTheme="minorHAnsi" w:hAnsiTheme="minorHAnsi"/>
                <w:sz w:val="18"/>
                <w:szCs w:val="18"/>
              </w:rPr>
              <w:t xml:space="preserve">*** </w:t>
            </w:r>
            <w:r w:rsidRPr="00DA43C3">
              <w:rPr>
                <w:rFonts w:asciiTheme="minorHAnsi" w:hAnsiTheme="minorHAnsi"/>
                <w:sz w:val="18"/>
                <w:szCs w:val="18"/>
                <w:u w:val="single"/>
              </w:rPr>
              <w:t>Fail</w:t>
            </w:r>
            <w:r w:rsidRPr="00DA43C3">
              <w:rPr>
                <w:rFonts w:asciiTheme="minorHAnsi" w:hAnsiTheme="minorHAnsi"/>
                <w:sz w:val="18"/>
                <w:szCs w:val="18"/>
              </w:rPr>
              <w:t xml:space="preserve"> - one or more applicable requirements are not met. Enter reason for failure in corrections notes field below; or</w:t>
            </w:r>
          </w:p>
          <w:p w14:paraId="1042FAB0" w14:textId="77777777" w:rsidR="00EC1F21" w:rsidRPr="00DA43C3" w:rsidRDefault="00EC1F21" w:rsidP="00DA43C3">
            <w:pPr>
              <w:autoSpaceDE w:val="0"/>
              <w:autoSpaceDN w:val="0"/>
              <w:adjustRightInd w:val="0"/>
              <w:rPr>
                <w:rFonts w:asciiTheme="minorHAnsi" w:hAnsiTheme="minorHAnsi"/>
                <w:sz w:val="18"/>
                <w:szCs w:val="18"/>
              </w:rPr>
            </w:pPr>
            <w:r w:rsidRPr="00DA43C3">
              <w:rPr>
                <w:rFonts w:asciiTheme="minorHAnsi" w:hAnsiTheme="minorHAnsi"/>
                <w:sz w:val="18"/>
                <w:szCs w:val="18"/>
              </w:rPr>
              <w:t xml:space="preserve">*** </w:t>
            </w:r>
            <w:r w:rsidRPr="00DA43C3">
              <w:rPr>
                <w:rFonts w:asciiTheme="minorHAnsi" w:hAnsiTheme="minorHAnsi"/>
                <w:sz w:val="18"/>
                <w:szCs w:val="18"/>
                <w:u w:val="single"/>
              </w:rPr>
              <w:t>All n/a</w:t>
            </w:r>
            <w:r w:rsidRPr="00DA43C3">
              <w:rPr>
                <w:rFonts w:asciiTheme="minorHAnsi" w:hAnsiTheme="minorHAnsi"/>
                <w:sz w:val="18"/>
                <w:szCs w:val="18"/>
              </w:rPr>
              <w:t xml:space="preserve"> - This entire table is not applicable</w:t>
            </w:r>
          </w:p>
        </w:tc>
      </w:tr>
      <w:tr w:rsidR="00EC1F21" w:rsidRPr="00DA43C3" w14:paraId="1042FAB5" w14:textId="77777777" w:rsidTr="00FE3F96">
        <w:tc>
          <w:tcPr>
            <w:tcW w:w="590" w:type="dxa"/>
            <w:vAlign w:val="center"/>
          </w:tcPr>
          <w:p w14:paraId="1042FAB2" w14:textId="77777777" w:rsidR="00EC1F21" w:rsidRPr="00DA43C3" w:rsidRDefault="00EC1F21" w:rsidP="00DA43C3">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DA43C3">
              <w:rPr>
                <w:rFonts w:asciiTheme="minorHAnsi" w:hAnsiTheme="minorHAnsi"/>
                <w:sz w:val="18"/>
                <w:szCs w:val="18"/>
              </w:rPr>
              <w:t>07</w:t>
            </w:r>
          </w:p>
        </w:tc>
        <w:tc>
          <w:tcPr>
            <w:tcW w:w="2578" w:type="dxa"/>
            <w:vAlign w:val="center"/>
          </w:tcPr>
          <w:p w14:paraId="1042FAB3" w14:textId="77777777" w:rsidR="00EC1F21" w:rsidRPr="00DA43C3" w:rsidRDefault="00EC1F21" w:rsidP="00DA43C3">
            <w:pPr>
              <w:autoSpaceDE w:val="0"/>
              <w:autoSpaceDN w:val="0"/>
              <w:adjustRightInd w:val="0"/>
              <w:rPr>
                <w:rFonts w:asciiTheme="minorHAnsi" w:hAnsiTheme="minorHAnsi"/>
                <w:sz w:val="18"/>
                <w:szCs w:val="18"/>
              </w:rPr>
            </w:pPr>
            <w:r w:rsidRPr="00DA43C3">
              <w:rPr>
                <w:rFonts w:asciiTheme="minorHAnsi" w:hAnsiTheme="minorHAnsi"/>
                <w:sz w:val="18"/>
                <w:szCs w:val="18"/>
              </w:rPr>
              <w:t>Correction Notes:</w:t>
            </w:r>
          </w:p>
        </w:tc>
        <w:tc>
          <w:tcPr>
            <w:tcW w:w="7852" w:type="dxa"/>
            <w:vAlign w:val="center"/>
          </w:tcPr>
          <w:p w14:paraId="1042FAB4" w14:textId="77777777" w:rsidR="00EC1F21" w:rsidRPr="00DA43C3" w:rsidRDefault="00EC1F21" w:rsidP="00DA43C3">
            <w:pPr>
              <w:autoSpaceDE w:val="0"/>
              <w:autoSpaceDN w:val="0"/>
              <w:adjustRightInd w:val="0"/>
              <w:rPr>
                <w:rFonts w:asciiTheme="minorHAnsi" w:hAnsiTheme="minorHAnsi"/>
                <w:sz w:val="18"/>
                <w:szCs w:val="18"/>
              </w:rPr>
            </w:pPr>
            <w:r w:rsidRPr="00DA43C3">
              <w:rPr>
                <w:rFonts w:asciiTheme="minorHAnsi" w:hAnsiTheme="minorHAnsi"/>
                <w:sz w:val="18"/>
                <w:szCs w:val="18"/>
              </w:rPr>
              <w:t xml:space="preserve">&lt;&lt;if </w:t>
            </w:r>
            <w:r w:rsidRPr="00DA43C3">
              <w:rPr>
                <w:rFonts w:asciiTheme="minorHAnsi" w:hAnsiTheme="minorHAnsi"/>
                <w:sz w:val="18"/>
                <w:szCs w:val="18"/>
                <w:u w:val="single"/>
              </w:rPr>
              <w:t>Verification Status</w:t>
            </w:r>
            <w:r w:rsidRPr="00DA43C3">
              <w:rPr>
                <w:rFonts w:asciiTheme="minorHAnsi" w:hAnsiTheme="minorHAnsi"/>
                <w:sz w:val="18"/>
                <w:szCs w:val="18"/>
              </w:rPr>
              <w:t xml:space="preserve">= </w:t>
            </w:r>
            <w:r w:rsidRPr="00DA43C3">
              <w:rPr>
                <w:rFonts w:asciiTheme="minorHAnsi" w:hAnsiTheme="minorHAnsi"/>
                <w:sz w:val="18"/>
                <w:szCs w:val="18"/>
                <w:u w:val="single"/>
              </w:rPr>
              <w:t>Fail</w:t>
            </w:r>
            <w:r w:rsidRPr="00DA43C3">
              <w:rPr>
                <w:rFonts w:asciiTheme="minorHAnsi" w:hAnsiTheme="minorHAnsi"/>
                <w:sz w:val="18"/>
                <w:szCs w:val="18"/>
              </w:rPr>
              <w:t>, then text entry in this Corrections Notes field is required;  user input text&gt;&gt;</w:t>
            </w:r>
          </w:p>
        </w:tc>
      </w:tr>
      <w:tr w:rsidR="00EC1F21" w:rsidRPr="00DA43C3" w14:paraId="1042FAB7" w14:textId="77777777" w:rsidTr="008257E4">
        <w:tc>
          <w:tcPr>
            <w:tcW w:w="11020" w:type="dxa"/>
            <w:gridSpan w:val="3"/>
            <w:vAlign w:val="center"/>
          </w:tcPr>
          <w:p w14:paraId="1042FAB6" w14:textId="77777777" w:rsidR="00EC1F21" w:rsidRPr="00DA43C3" w:rsidRDefault="00EC1F21" w:rsidP="00DA43C3">
            <w:pPr>
              <w:autoSpaceDE w:val="0"/>
              <w:autoSpaceDN w:val="0"/>
              <w:adjustRightInd w:val="0"/>
              <w:rPr>
                <w:rFonts w:asciiTheme="minorHAnsi" w:hAnsiTheme="minorHAnsi"/>
                <w:sz w:val="18"/>
                <w:szCs w:val="18"/>
              </w:rPr>
            </w:pPr>
            <w:r w:rsidRPr="00DA43C3">
              <w:rPr>
                <w:rFonts w:asciiTheme="minorHAnsi" w:hAnsiTheme="minorHAnsi"/>
                <w:b/>
                <w:sz w:val="18"/>
                <w:szCs w:val="18"/>
              </w:rPr>
              <w:t xml:space="preserve">The responsible person’s signature on this compliance document affirms that all applicable requirements in this table have been met unless </w:t>
            </w:r>
            <w:r w:rsidRPr="00DA43C3">
              <w:rPr>
                <w:rFonts w:asciiTheme="minorHAnsi" w:hAnsiTheme="minorHAnsi"/>
                <w:b/>
                <w:sz w:val="18"/>
                <w:szCs w:val="18"/>
              </w:rPr>
              <w:lastRenderedPageBreak/>
              <w:t>otherwise noted in the Verification Status and the Corrections Notes in this table.</w:t>
            </w:r>
          </w:p>
        </w:tc>
      </w:tr>
    </w:tbl>
    <w:p w14:paraId="1042FAB8" w14:textId="77777777" w:rsidR="00EC1F21" w:rsidRPr="00DA43C3" w:rsidRDefault="00EC1F21" w:rsidP="00DA43C3">
      <w:pPr>
        <w:widowControl w:val="0"/>
        <w:autoSpaceDE w:val="0"/>
        <w:autoSpaceDN w:val="0"/>
        <w:adjustRightInd w:val="0"/>
        <w:rPr>
          <w:rFonts w:asciiTheme="minorHAnsi" w:hAnsiTheme="minorHAnsi" w:cs="Arial"/>
          <w:bCs/>
          <w:caps/>
          <w:sz w:val="18"/>
          <w:szCs w:val="18"/>
        </w:rPr>
      </w:pPr>
    </w:p>
    <w:p w14:paraId="1042FAB9" w14:textId="77777777" w:rsidR="00EC1F21" w:rsidRDefault="00EC1F21" w:rsidP="00DA43C3">
      <w:pPr>
        <w:widowControl w:val="0"/>
        <w:autoSpaceDE w:val="0"/>
        <w:autoSpaceDN w:val="0"/>
        <w:adjustRightInd w:val="0"/>
        <w:rPr>
          <w:rFonts w:asciiTheme="minorHAnsi" w:hAnsiTheme="minorHAnsi" w:cs="Arial"/>
          <w:bCs/>
          <w:caps/>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EC1F21" w:rsidRPr="00DA43C3" w14:paraId="1042FABC" w14:textId="77777777" w:rsidTr="00075CA7">
        <w:trPr>
          <w:cantSplit/>
          <w:trHeight w:val="432"/>
        </w:trPr>
        <w:tc>
          <w:tcPr>
            <w:tcW w:w="5000" w:type="pct"/>
            <w:gridSpan w:val="2"/>
            <w:vAlign w:val="center"/>
          </w:tcPr>
          <w:p w14:paraId="1042FABA" w14:textId="0B949B97" w:rsidR="00EC1F21" w:rsidRPr="0043446B" w:rsidRDefault="00EC1F21" w:rsidP="00DA43C3">
            <w:pPr>
              <w:keepNext/>
              <w:rPr>
                <w:rFonts w:asciiTheme="minorHAnsi" w:hAnsiTheme="minorHAnsi"/>
                <w:b/>
                <w:szCs w:val="18"/>
              </w:rPr>
            </w:pPr>
            <w:r w:rsidRPr="0043446B">
              <w:rPr>
                <w:rFonts w:asciiTheme="minorHAnsi" w:hAnsiTheme="minorHAnsi"/>
                <w:b/>
                <w:szCs w:val="18"/>
              </w:rPr>
              <w:t>H. Determination of HERS Verification Compliance</w:t>
            </w:r>
          </w:p>
          <w:p w14:paraId="1042FABB" w14:textId="77777777" w:rsidR="00EC1F21" w:rsidRPr="00DA43C3" w:rsidRDefault="00EC1F21" w:rsidP="00DA43C3">
            <w:pPr>
              <w:keepNext/>
              <w:rPr>
                <w:rFonts w:asciiTheme="minorHAnsi" w:hAnsiTheme="minorHAnsi"/>
                <w:sz w:val="18"/>
                <w:szCs w:val="18"/>
              </w:rPr>
            </w:pPr>
            <w:r w:rsidRPr="00DA43C3">
              <w:rPr>
                <w:rFonts w:asciiTheme="minorHAnsi" w:hAnsiTheme="minorHAnsi"/>
                <w:sz w:val="18"/>
                <w:szCs w:val="18"/>
              </w:rPr>
              <w:t>All applicable sections of this document shall indicate compliance with the specified verification protocol requirements in order for this Certificate of Verification as a whole to be determined to be in compliance.</w:t>
            </w:r>
          </w:p>
        </w:tc>
      </w:tr>
      <w:tr w:rsidR="00EC1F21" w:rsidRPr="00DA43C3" w14:paraId="1042FABF" w14:textId="77777777" w:rsidTr="00075CA7">
        <w:trPr>
          <w:cantSplit/>
          <w:trHeight w:val="432"/>
        </w:trPr>
        <w:tc>
          <w:tcPr>
            <w:tcW w:w="253" w:type="pct"/>
            <w:vAlign w:val="center"/>
          </w:tcPr>
          <w:p w14:paraId="1042FABD" w14:textId="77777777" w:rsidR="00EC1F21" w:rsidRPr="00DA43C3" w:rsidDel="00C76C40" w:rsidRDefault="00EC1F21" w:rsidP="00DA43C3">
            <w:pPr>
              <w:keepNext/>
              <w:jc w:val="center"/>
              <w:rPr>
                <w:rFonts w:asciiTheme="minorHAnsi" w:hAnsiTheme="minorHAnsi"/>
                <w:sz w:val="18"/>
                <w:szCs w:val="18"/>
              </w:rPr>
            </w:pPr>
            <w:r w:rsidRPr="00DA43C3">
              <w:rPr>
                <w:rFonts w:asciiTheme="minorHAnsi" w:hAnsiTheme="minorHAnsi"/>
                <w:sz w:val="18"/>
                <w:szCs w:val="18"/>
              </w:rPr>
              <w:t>01</w:t>
            </w:r>
          </w:p>
        </w:tc>
        <w:tc>
          <w:tcPr>
            <w:tcW w:w="4747" w:type="pct"/>
            <w:vAlign w:val="center"/>
          </w:tcPr>
          <w:p w14:paraId="1042FABE" w14:textId="77777777" w:rsidR="00EC1F21" w:rsidRPr="00DA43C3" w:rsidRDefault="00EC1F21" w:rsidP="00DA43C3">
            <w:pPr>
              <w:keepNext/>
              <w:rPr>
                <w:rFonts w:asciiTheme="minorHAnsi" w:hAnsiTheme="minorHAnsi"/>
                <w:sz w:val="18"/>
                <w:szCs w:val="18"/>
              </w:rPr>
            </w:pPr>
            <w:r w:rsidRPr="00DA43C3">
              <w:rPr>
                <w:rFonts w:asciiTheme="minorHAnsi" w:hAnsiTheme="minorHAnsi"/>
                <w:sz w:val="18"/>
                <w:szCs w:val="18"/>
              </w:rPr>
              <w:t>&lt;&lt;if B. 6 = Manometer Calibration is valid; and C. 8 = Standard or Reduced; and C. 12 = Induced pressure within range for single point test; and F. 1 = Building Passes Envelope Leakage Test; and G. 6 = Pass or All n/a; then display: Complies: All specified verification protocol requirements on this document are met; else display: Does not comply: One or more specified verification protocol requirements on this document are not met.&gt;&gt;</w:t>
            </w:r>
          </w:p>
        </w:tc>
      </w:tr>
    </w:tbl>
    <w:p w14:paraId="1042FAC0" w14:textId="77777777" w:rsidR="00EC1F21" w:rsidRPr="00DA43C3" w:rsidRDefault="00EC1F21" w:rsidP="00DA43C3">
      <w:pPr>
        <w:widowControl w:val="0"/>
        <w:autoSpaceDE w:val="0"/>
        <w:autoSpaceDN w:val="0"/>
        <w:adjustRightInd w:val="0"/>
        <w:rPr>
          <w:rFonts w:asciiTheme="minorHAnsi" w:hAnsiTheme="minorHAnsi" w:cs="Arial"/>
          <w:bCs/>
          <w:caps/>
          <w:sz w:val="18"/>
          <w:szCs w:val="18"/>
        </w:rPr>
      </w:pPr>
    </w:p>
    <w:sectPr w:rsidR="00EC1F21" w:rsidRPr="00DA43C3" w:rsidSect="00753E8D">
      <w:headerReference w:type="even" r:id="rId19"/>
      <w:headerReference w:type="default" r:id="rId20"/>
      <w:headerReference w:type="first" r:id="rId21"/>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12B01D4" w14:textId="77777777" w:rsidR="00753E8D" w:rsidRDefault="00753E8D">
      <w:r>
        <w:separator/>
      </w:r>
    </w:p>
  </w:endnote>
  <w:endnote w:type="continuationSeparator" w:id="0">
    <w:p w14:paraId="109791EB" w14:textId="77777777" w:rsidR="00753E8D" w:rsidRDefault="00753E8D">
      <w:r>
        <w:continuationSeparator/>
      </w:r>
    </w:p>
  </w:endnote>
  <w:endnote w:type="continuationNotice" w:id="1">
    <w:p w14:paraId="36227D33" w14:textId="77777777" w:rsidR="00753E8D" w:rsidRDefault="00753E8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4651857" w14:textId="77777777" w:rsidR="005A2978" w:rsidRDefault="005A297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042FAD8" w14:textId="77777777" w:rsidR="00753E8D" w:rsidRPr="0049702F" w:rsidRDefault="00753E8D" w:rsidP="0049702F">
    <w:pPr>
      <w:pStyle w:val="Style7"/>
      <w:rPr>
        <w:b w:val="0"/>
        <w:i w:val="0"/>
      </w:rPr>
    </w:pPr>
    <w:r w:rsidRPr="0049702F">
      <w:rPr>
        <w:b w:val="0"/>
        <w:i w:val="0"/>
      </w:rPr>
      <w:t xml:space="preserve">Registration Number:                                                           Registration Date/Time:                                           HERS Provider:                       </w:t>
    </w:r>
  </w:p>
  <w:p w14:paraId="1042FAD9" w14:textId="081524C8" w:rsidR="00753E8D" w:rsidRPr="0049702F" w:rsidRDefault="00753E8D" w:rsidP="0049702F">
    <w:pPr>
      <w:pStyle w:val="Style7"/>
      <w:rPr>
        <w:b w:val="0"/>
        <w:i w:val="0"/>
      </w:rPr>
    </w:pPr>
    <w:r w:rsidRPr="0049702F">
      <w:rPr>
        <w:b w:val="0"/>
        <w:i w:val="0"/>
      </w:rPr>
      <w:t>CA Building Energy Efficiency Standards - 201</w:t>
    </w:r>
    <w:r>
      <w:rPr>
        <w:b w:val="0"/>
        <w:i w:val="0"/>
      </w:rPr>
      <w:t>6</w:t>
    </w:r>
    <w:r w:rsidRPr="0049702F">
      <w:rPr>
        <w:b w:val="0"/>
        <w:i w:val="0"/>
      </w:rPr>
      <w:t xml:space="preserve"> Residential Compliance</w:t>
    </w:r>
    <w:r w:rsidRPr="0049702F">
      <w:rPr>
        <w:b w:val="0"/>
        <w:i w:val="0"/>
      </w:rPr>
      <w:tab/>
    </w:r>
    <w:del w:id="5" w:author="Shewmaker, Michael@Energy" w:date="2016-09-29T13:30:00Z">
      <w:r w:rsidDel="005A2978">
        <w:rPr>
          <w:b w:val="0"/>
          <w:i w:val="0"/>
        </w:rPr>
        <w:delText xml:space="preserve">January </w:delText>
      </w:r>
    </w:del>
    <w:ins w:id="6" w:author="Shewmaker, Michael@Energy" w:date="2016-09-29T13:30:00Z">
      <w:r w:rsidR="005A2978">
        <w:rPr>
          <w:b w:val="0"/>
          <w:i w:val="0"/>
        </w:rPr>
        <w:t>September</w:t>
      </w:r>
      <w:r w:rsidR="005A2978">
        <w:rPr>
          <w:b w:val="0"/>
          <w:i w:val="0"/>
        </w:rPr>
        <w:t xml:space="preserve"> </w:t>
      </w:r>
    </w:ins>
    <w:r>
      <w:rPr>
        <w:b w:val="0"/>
        <w:i w:val="0"/>
      </w:rPr>
      <w:t>2016</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AE763CC" w14:textId="77777777" w:rsidR="005A2978" w:rsidRDefault="005A2978">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A67FBD1" w14:textId="45153404" w:rsidR="00753E8D" w:rsidRPr="0049702F" w:rsidRDefault="00753E8D" w:rsidP="0049702F">
    <w:pPr>
      <w:pStyle w:val="Footer"/>
    </w:pPr>
    <w:r w:rsidRPr="0049702F">
      <w:t>CA Building Energy Efficiency Standards - 201</w:t>
    </w:r>
    <w:r>
      <w:t>6</w:t>
    </w:r>
    <w:r w:rsidRPr="0049702F">
      <w:t xml:space="preserve"> Residential Compliance</w:t>
    </w:r>
    <w:r w:rsidRPr="0049702F">
      <w:tab/>
    </w:r>
    <w:del w:id="7" w:author="Shewmaker, Michael@Energy" w:date="2016-09-29T13:30:00Z">
      <w:r w:rsidDel="005A2978">
        <w:delText xml:space="preserve">January </w:delText>
      </w:r>
    </w:del>
    <w:ins w:id="8" w:author="Shewmaker, Michael@Energy" w:date="2016-09-29T13:30:00Z">
      <w:r w:rsidR="005A2978">
        <w:t>September</w:t>
      </w:r>
      <w:bookmarkStart w:id="9" w:name="_GoBack"/>
      <w:bookmarkEnd w:id="9"/>
      <w:r w:rsidR="005A2978">
        <w:t xml:space="preserve"> </w:t>
      </w:r>
    </w:ins>
    <w:r>
      <w:t>2016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FDD493A" w14:textId="77777777" w:rsidR="00753E8D" w:rsidRDefault="00753E8D">
      <w:r>
        <w:separator/>
      </w:r>
    </w:p>
  </w:footnote>
  <w:footnote w:type="continuationSeparator" w:id="0">
    <w:p w14:paraId="540A56CD" w14:textId="77777777" w:rsidR="00753E8D" w:rsidRDefault="00753E8D">
      <w:r>
        <w:continuationSeparator/>
      </w:r>
    </w:p>
  </w:footnote>
  <w:footnote w:type="continuationNotice" w:id="1">
    <w:p w14:paraId="39767BC3" w14:textId="77777777" w:rsidR="00753E8D" w:rsidRDefault="00753E8D"/>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042FAC5" w14:textId="77777777" w:rsidR="00753E8D" w:rsidRDefault="005A2978">
    <w:pPr>
      <w:pStyle w:val="Header"/>
    </w:pPr>
    <w:r>
      <w:rPr>
        <w:noProof/>
      </w:rPr>
      <w:pict w14:anchorId="1042FAF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727032" o:spid="_x0000_s2049" type="#_x0000_t75" style="position:absolute;margin-left:0;margin-top:0;width:10in;height:540pt;z-index:-251658238;mso-position-horizontal:center;mso-position-horizontal-relative:margin;mso-position-vertical:center;mso-position-vertical-relative:margin" o:allowincell="f">
          <v:imagedata r:id="rId1" o:title=""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042FAC6" w14:textId="2BA5C178" w:rsidR="00753E8D" w:rsidRPr="007770C5" w:rsidRDefault="00753E8D" w:rsidP="00C368F0">
    <w:pPr>
      <w:suppressAutoHyphens/>
      <w:ind w:left="-90"/>
      <w:rPr>
        <w:rFonts w:ascii="Arial" w:hAnsi="Arial" w:cs="Arial"/>
        <w:sz w:val="14"/>
        <w:szCs w:val="14"/>
      </w:rPr>
    </w:pPr>
    <w:r>
      <w:rPr>
        <w:noProof/>
      </w:rPr>
      <w:drawing>
        <wp:anchor distT="0" distB="0" distL="114300" distR="114300" simplePos="0" relativeHeight="251658240" behindDoc="0" locked="0" layoutInCell="1" allowOverlap="1" wp14:anchorId="1042FAF6" wp14:editId="2C899272">
          <wp:simplePos x="0" y="0"/>
          <wp:positionH relativeFrom="margin">
            <wp:posOffset>6625590</wp:posOffset>
          </wp:positionH>
          <wp:positionV relativeFrom="margin">
            <wp:posOffset>-1085850</wp:posOffset>
          </wp:positionV>
          <wp:extent cx="320040" cy="280670"/>
          <wp:effectExtent l="0" t="0" r="0" b="0"/>
          <wp:wrapSquare wrapText="bothSides"/>
          <wp:docPr id="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20040" cy="280670"/>
                  </a:xfrm>
                  <a:prstGeom prst="rect">
                    <a:avLst/>
                  </a:prstGeom>
                  <a:noFill/>
                </pic:spPr>
              </pic:pic>
            </a:graphicData>
          </a:graphic>
          <wp14:sizeRelV relativeFrom="margin">
            <wp14:pctHeight>0</wp14:pctHeight>
          </wp14:sizeRelV>
        </wp:anchor>
      </w:drawing>
    </w:r>
    <w:r w:rsidR="005A2978">
      <w:rPr>
        <w:noProof/>
      </w:rPr>
      <w:pict w14:anchorId="1042FA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727033" o:spid="_x0000_s2050" type="#_x0000_t75" style="position:absolute;left:0;text-align:left;margin-left:0;margin-top:0;width:10in;height:540pt;z-index:-251658237;mso-position-horizontal:center;mso-position-horizontal-relative:margin;mso-position-vertical:center;mso-position-vertical-relative:margin" o:allowincell="f">
          <v:imagedata r:id="rId2" o:title="" gain="19661f" blacklevel="22938f"/>
          <w10:wrap anchorx="margin" anchory="margin"/>
        </v:shape>
      </w:pict>
    </w:r>
    <w:r w:rsidRPr="007770C5">
      <w:rPr>
        <w:rFonts w:ascii="Arial" w:hAnsi="Arial" w:cs="Arial"/>
        <w:sz w:val="14"/>
        <w:szCs w:val="14"/>
      </w:rPr>
      <w:t xml:space="preserve">STATE OF </w:t>
    </w:r>
    <w:smartTag w:uri="urn:schemas-microsoft-com:office:smarttags" w:element="State">
      <w:smartTag w:uri="urn:schemas-microsoft-com:office:smarttags" w:element="place">
        <w:r w:rsidRPr="007770C5">
          <w:rPr>
            <w:rFonts w:ascii="Arial" w:hAnsi="Arial" w:cs="Arial"/>
            <w:sz w:val="14"/>
            <w:szCs w:val="14"/>
          </w:rPr>
          <w:t>CALIFORNIA</w:t>
        </w:r>
      </w:smartTag>
    </w:smartTag>
  </w:p>
  <w:p w14:paraId="1042FAC7" w14:textId="77777777" w:rsidR="00753E8D" w:rsidRPr="007770C5" w:rsidRDefault="00753E8D" w:rsidP="00C368F0">
    <w:pPr>
      <w:suppressAutoHyphens/>
      <w:ind w:left="-90"/>
      <w:rPr>
        <w:rFonts w:ascii="Arial" w:hAnsi="Arial" w:cs="Arial"/>
        <w:b/>
        <w:sz w:val="24"/>
        <w:szCs w:val="24"/>
      </w:rPr>
    </w:pPr>
    <w:r>
      <w:rPr>
        <w:rFonts w:ascii="Arial" w:hAnsi="Arial" w:cs="Arial"/>
        <w:b/>
        <w:sz w:val="24"/>
        <w:szCs w:val="24"/>
      </w:rPr>
      <w:t>BUILDING LEAKAGE DIAGNOSTIC TEST</w:t>
    </w:r>
  </w:p>
  <w:p w14:paraId="1042FAC8" w14:textId="2A8A1092" w:rsidR="00753E8D" w:rsidRPr="007770C5" w:rsidRDefault="00753E8D" w:rsidP="00C368F0">
    <w:pPr>
      <w:suppressAutoHyphens/>
      <w:ind w:left="-90"/>
      <w:rPr>
        <w:rFonts w:ascii="Arial" w:hAnsi="Arial" w:cs="Arial"/>
        <w:sz w:val="14"/>
        <w:szCs w:val="14"/>
      </w:rPr>
    </w:pPr>
    <w:r>
      <w:rPr>
        <w:rFonts w:ascii="Arial" w:hAnsi="Arial" w:cs="Arial"/>
        <w:sz w:val="14"/>
        <w:szCs w:val="14"/>
      </w:rPr>
      <w:t>CEC-CF3R-ENV-20-H</w:t>
    </w:r>
    <w:r w:rsidRPr="007770C5">
      <w:rPr>
        <w:rFonts w:ascii="Arial" w:hAnsi="Arial" w:cs="Arial"/>
        <w:sz w:val="14"/>
        <w:szCs w:val="14"/>
      </w:rPr>
      <w:t xml:space="preserve"> (Revised </w:t>
    </w:r>
    <w:del w:id="3" w:author="Shewmaker, Michael@Energy" w:date="2016-09-29T13:30:00Z">
      <w:r w:rsidDel="005A2978">
        <w:rPr>
          <w:rFonts w:ascii="Arial" w:hAnsi="Arial" w:cs="Arial"/>
          <w:sz w:val="14"/>
          <w:szCs w:val="14"/>
        </w:rPr>
        <w:delText>01</w:delText>
      </w:r>
    </w:del>
    <w:ins w:id="4" w:author="Shewmaker, Michael@Energy" w:date="2016-09-29T13:30:00Z">
      <w:r w:rsidR="005A2978">
        <w:rPr>
          <w:rFonts w:ascii="Arial" w:hAnsi="Arial" w:cs="Arial"/>
          <w:sz w:val="14"/>
          <w:szCs w:val="14"/>
        </w:rPr>
        <w:t>09</w:t>
      </w:r>
    </w:ins>
    <w:r>
      <w:rPr>
        <w:rFonts w:ascii="Arial" w:hAnsi="Arial" w:cs="Arial"/>
        <w:sz w:val="14"/>
        <w:szCs w:val="14"/>
      </w:rPr>
      <w:t>/16</w:t>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040"/>
      <w:gridCol w:w="2479"/>
    </w:tblGrid>
    <w:tr w:rsidR="00753E8D" w:rsidRPr="00F85124" w14:paraId="1042FACB" w14:textId="77777777" w:rsidTr="00C368F0">
      <w:trPr>
        <w:cantSplit/>
        <w:trHeight w:val="288"/>
      </w:trPr>
      <w:tc>
        <w:tcPr>
          <w:tcW w:w="3877" w:type="pct"/>
          <w:gridSpan w:val="2"/>
          <w:tcBorders>
            <w:right w:val="nil"/>
          </w:tcBorders>
          <w:vAlign w:val="center"/>
        </w:tcPr>
        <w:p w14:paraId="1042FAC9" w14:textId="77777777" w:rsidR="00753E8D" w:rsidRPr="00495B12" w:rsidRDefault="00753E8D" w:rsidP="007077DB">
          <w:pPr>
            <w:pStyle w:val="Heading1"/>
            <w:rPr>
              <w:rFonts w:ascii="Calibri" w:hAnsi="Calibri"/>
              <w:b w:val="0"/>
              <w:bCs/>
              <w:sz w:val="20"/>
            </w:rPr>
          </w:pPr>
          <w:r w:rsidRPr="00495B12">
            <w:rPr>
              <w:rFonts w:ascii="Calibri" w:hAnsi="Calibri"/>
              <w:b w:val="0"/>
              <w:bCs/>
              <w:sz w:val="20"/>
            </w:rPr>
            <w:t>CERTIFICATE OF VERIFICATION</w:t>
          </w:r>
        </w:p>
      </w:tc>
      <w:tc>
        <w:tcPr>
          <w:tcW w:w="1123" w:type="pct"/>
          <w:tcBorders>
            <w:left w:val="nil"/>
          </w:tcBorders>
          <w:tcMar>
            <w:left w:w="115" w:type="dxa"/>
            <w:right w:w="115" w:type="dxa"/>
          </w:tcMar>
          <w:vAlign w:val="center"/>
        </w:tcPr>
        <w:p w14:paraId="1042FACA" w14:textId="77777777" w:rsidR="00753E8D" w:rsidRPr="00495B12" w:rsidRDefault="00753E8D" w:rsidP="007077DB">
          <w:pPr>
            <w:pStyle w:val="Heading1"/>
            <w:jc w:val="right"/>
            <w:rPr>
              <w:rFonts w:ascii="Calibri" w:hAnsi="Calibri"/>
              <w:b w:val="0"/>
              <w:bCs/>
              <w:sz w:val="20"/>
            </w:rPr>
          </w:pPr>
          <w:r w:rsidRPr="00495B12">
            <w:rPr>
              <w:rFonts w:ascii="Calibri" w:hAnsi="Calibri"/>
              <w:b w:val="0"/>
              <w:bCs/>
              <w:sz w:val="20"/>
            </w:rPr>
            <w:t>CF3R-ENV-20-H</w:t>
          </w:r>
        </w:p>
      </w:tc>
    </w:tr>
    <w:tr w:rsidR="00753E8D" w:rsidRPr="00F85124" w14:paraId="1042FACE" w14:textId="77777777" w:rsidTr="008C6542">
      <w:trPr>
        <w:cantSplit/>
        <w:trHeight w:val="288"/>
      </w:trPr>
      <w:tc>
        <w:tcPr>
          <w:tcW w:w="2500" w:type="pct"/>
          <w:tcBorders>
            <w:right w:val="nil"/>
          </w:tcBorders>
        </w:tcPr>
        <w:p w14:paraId="1042FACC" w14:textId="77777777" w:rsidR="00753E8D" w:rsidRPr="00F85124" w:rsidRDefault="00753E8D" w:rsidP="008C6542">
          <w:pPr>
            <w:tabs>
              <w:tab w:val="right" w:pos="10543"/>
            </w:tabs>
            <w:rPr>
              <w:rFonts w:ascii="Calibri" w:hAnsi="Calibri"/>
              <w:sz w:val="12"/>
              <w:szCs w:val="12"/>
            </w:rPr>
          </w:pPr>
          <w:r>
            <w:rPr>
              <w:rFonts w:ascii="Calibri" w:hAnsi="Calibri"/>
              <w:bCs/>
            </w:rPr>
            <w:t>Building</w:t>
          </w:r>
          <w:r w:rsidRPr="00F85124">
            <w:rPr>
              <w:rFonts w:ascii="Calibri" w:hAnsi="Calibri"/>
              <w:bCs/>
            </w:rPr>
            <w:t xml:space="preserve"> Leakage Diagnostic Test</w:t>
          </w:r>
        </w:p>
      </w:tc>
      <w:tc>
        <w:tcPr>
          <w:tcW w:w="2500" w:type="pct"/>
          <w:gridSpan w:val="2"/>
          <w:tcBorders>
            <w:left w:val="nil"/>
          </w:tcBorders>
        </w:tcPr>
        <w:p w14:paraId="1042FACD" w14:textId="77777777" w:rsidR="00753E8D" w:rsidRPr="00F85124" w:rsidRDefault="00753E8D" w:rsidP="008C654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5A2978">
            <w:rPr>
              <w:rFonts w:ascii="Calibri" w:hAnsi="Calibri"/>
              <w:bCs/>
              <w:noProof/>
            </w:rPr>
            <w:t>3</w:t>
          </w:r>
          <w:r w:rsidRPr="00E32371">
            <w:rPr>
              <w:rFonts w:ascii="Calibri" w:hAnsi="Calibri"/>
              <w:bCs/>
            </w:rPr>
            <w:fldChar w:fldCharType="end"/>
          </w:r>
          <w:r w:rsidRPr="00F85124">
            <w:rPr>
              <w:rFonts w:ascii="Calibri" w:hAnsi="Calibri"/>
              <w:bCs/>
            </w:rPr>
            <w:t xml:space="preserve"> of </w:t>
          </w:r>
          <w:r w:rsidR="005A2978">
            <w:fldChar w:fldCharType="begin"/>
          </w:r>
          <w:r w:rsidR="005A2978">
            <w:instrText xml:space="preserve"> SECTIONPAGES   \* MERGEFORMAT </w:instrText>
          </w:r>
          <w:r w:rsidR="005A2978">
            <w:fldChar w:fldCharType="separate"/>
          </w:r>
          <w:r w:rsidR="005A2978" w:rsidRPr="005A2978">
            <w:rPr>
              <w:rFonts w:ascii="Calibri" w:hAnsi="Calibri"/>
              <w:bCs/>
              <w:noProof/>
            </w:rPr>
            <w:t>3</w:t>
          </w:r>
          <w:r w:rsidR="005A2978">
            <w:rPr>
              <w:rFonts w:ascii="Calibri" w:hAnsi="Calibri"/>
              <w:bCs/>
              <w:noProof/>
            </w:rPr>
            <w:fldChar w:fldCharType="end"/>
          </w:r>
          <w:r w:rsidRPr="00F85124">
            <w:rPr>
              <w:rFonts w:ascii="Calibri" w:hAnsi="Calibri"/>
              <w:bCs/>
            </w:rPr>
            <w:t>)</w:t>
          </w:r>
        </w:p>
      </w:tc>
    </w:tr>
    <w:tr w:rsidR="00753E8D" w:rsidRPr="00F85124" w14:paraId="1042FAD2" w14:textId="77777777" w:rsidTr="00C368F0">
      <w:trPr>
        <w:cantSplit/>
        <w:trHeight w:val="288"/>
      </w:trPr>
      <w:tc>
        <w:tcPr>
          <w:tcW w:w="0" w:type="auto"/>
        </w:tcPr>
        <w:p w14:paraId="1042FACF" w14:textId="77777777" w:rsidR="00753E8D" w:rsidRPr="00F85124" w:rsidRDefault="00753E8D" w:rsidP="008C6542">
          <w:pPr>
            <w:rPr>
              <w:rFonts w:ascii="Calibri" w:hAnsi="Calibri"/>
              <w:sz w:val="12"/>
              <w:szCs w:val="12"/>
            </w:rPr>
          </w:pPr>
          <w:r w:rsidRPr="00F85124">
            <w:rPr>
              <w:rFonts w:ascii="Calibri" w:hAnsi="Calibri"/>
              <w:sz w:val="12"/>
              <w:szCs w:val="12"/>
            </w:rPr>
            <w:t>Project Name:</w:t>
          </w:r>
        </w:p>
      </w:tc>
      <w:tc>
        <w:tcPr>
          <w:tcW w:w="1377" w:type="pct"/>
        </w:tcPr>
        <w:p w14:paraId="1042FAD0" w14:textId="77777777" w:rsidR="00753E8D" w:rsidRPr="00F85124" w:rsidRDefault="00753E8D" w:rsidP="008C6542">
          <w:pPr>
            <w:rPr>
              <w:rFonts w:ascii="Calibri" w:hAnsi="Calibri"/>
              <w:sz w:val="12"/>
              <w:szCs w:val="12"/>
            </w:rPr>
          </w:pPr>
          <w:r w:rsidRPr="00F85124">
            <w:rPr>
              <w:rFonts w:ascii="Calibri" w:hAnsi="Calibri"/>
              <w:sz w:val="12"/>
              <w:szCs w:val="12"/>
            </w:rPr>
            <w:t>Enforcement Agency:</w:t>
          </w:r>
        </w:p>
      </w:tc>
      <w:tc>
        <w:tcPr>
          <w:tcW w:w="1123" w:type="pct"/>
        </w:tcPr>
        <w:p w14:paraId="1042FAD1" w14:textId="77777777" w:rsidR="00753E8D" w:rsidRPr="00F85124" w:rsidRDefault="00753E8D" w:rsidP="008C6542">
          <w:pPr>
            <w:rPr>
              <w:rFonts w:ascii="Calibri" w:hAnsi="Calibri"/>
              <w:sz w:val="12"/>
              <w:szCs w:val="12"/>
            </w:rPr>
          </w:pPr>
          <w:r w:rsidRPr="00F85124">
            <w:rPr>
              <w:rFonts w:ascii="Calibri" w:hAnsi="Calibri"/>
              <w:sz w:val="12"/>
              <w:szCs w:val="12"/>
            </w:rPr>
            <w:t>Permit Number:</w:t>
          </w:r>
        </w:p>
      </w:tc>
    </w:tr>
    <w:tr w:rsidR="00753E8D" w:rsidRPr="00F85124" w14:paraId="1042FAD6" w14:textId="77777777" w:rsidTr="00C368F0">
      <w:trPr>
        <w:cantSplit/>
        <w:trHeight w:val="288"/>
      </w:trPr>
      <w:tc>
        <w:tcPr>
          <w:tcW w:w="0" w:type="auto"/>
        </w:tcPr>
        <w:p w14:paraId="1042FAD3" w14:textId="77777777" w:rsidR="00753E8D" w:rsidRPr="00F85124" w:rsidRDefault="00753E8D" w:rsidP="008C6542">
          <w:pPr>
            <w:rPr>
              <w:rFonts w:ascii="Calibri" w:hAnsi="Calibri"/>
              <w:sz w:val="12"/>
              <w:szCs w:val="12"/>
              <w:vertAlign w:val="superscript"/>
            </w:rPr>
          </w:pPr>
          <w:r w:rsidRPr="00F85124">
            <w:rPr>
              <w:rFonts w:ascii="Calibri" w:hAnsi="Calibri"/>
              <w:sz w:val="12"/>
              <w:szCs w:val="12"/>
            </w:rPr>
            <w:t>Dwelling Address:</w:t>
          </w:r>
        </w:p>
      </w:tc>
      <w:tc>
        <w:tcPr>
          <w:tcW w:w="1377" w:type="pct"/>
        </w:tcPr>
        <w:p w14:paraId="1042FAD4" w14:textId="5EAEF010" w:rsidR="00753E8D" w:rsidRPr="00F85124" w:rsidRDefault="00753E8D" w:rsidP="008C6542">
          <w:pPr>
            <w:rPr>
              <w:rFonts w:ascii="Calibri" w:hAnsi="Calibri"/>
              <w:sz w:val="12"/>
              <w:szCs w:val="12"/>
              <w:vertAlign w:val="superscript"/>
            </w:rPr>
          </w:pPr>
          <w:r w:rsidRPr="00F85124">
            <w:rPr>
              <w:rFonts w:ascii="Calibri" w:hAnsi="Calibri"/>
              <w:sz w:val="12"/>
              <w:szCs w:val="12"/>
            </w:rPr>
            <w:t>City</w:t>
          </w:r>
          <w:r>
            <w:rPr>
              <w:rFonts w:ascii="Calibri" w:hAnsi="Calibri"/>
              <w:sz w:val="12"/>
              <w:szCs w:val="12"/>
            </w:rPr>
            <w:t>:</w:t>
          </w:r>
        </w:p>
      </w:tc>
      <w:tc>
        <w:tcPr>
          <w:tcW w:w="1123" w:type="pct"/>
        </w:tcPr>
        <w:p w14:paraId="1042FAD5" w14:textId="783C6FCC" w:rsidR="00753E8D" w:rsidRPr="00F85124" w:rsidRDefault="00753E8D" w:rsidP="008C6542">
          <w:pPr>
            <w:rPr>
              <w:rFonts w:ascii="Calibri" w:hAnsi="Calibri"/>
              <w:sz w:val="12"/>
              <w:szCs w:val="12"/>
              <w:vertAlign w:val="superscript"/>
            </w:rPr>
          </w:pPr>
          <w:r w:rsidRPr="00F85124">
            <w:rPr>
              <w:rFonts w:ascii="Calibri" w:hAnsi="Calibri"/>
              <w:sz w:val="12"/>
              <w:szCs w:val="12"/>
            </w:rPr>
            <w:t>Zip Code</w:t>
          </w:r>
          <w:r>
            <w:rPr>
              <w:rFonts w:ascii="Calibri" w:hAnsi="Calibri"/>
              <w:sz w:val="12"/>
              <w:szCs w:val="12"/>
            </w:rPr>
            <w:t>:</w:t>
          </w:r>
        </w:p>
      </w:tc>
    </w:tr>
  </w:tbl>
  <w:p w14:paraId="1042FAD7" w14:textId="77777777" w:rsidR="00753E8D" w:rsidRDefault="00753E8D" w:rsidP="008C6542">
    <w:pPr>
      <w:pStyle w:val="Header"/>
      <w:spacing w:line="20" w:lineRule="exac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042FADA" w14:textId="77777777" w:rsidR="00753E8D" w:rsidRDefault="005A2978">
    <w:pPr>
      <w:pStyle w:val="Header"/>
    </w:pPr>
    <w:r>
      <w:rPr>
        <w:noProof/>
      </w:rPr>
      <w:pict w14:anchorId="1042FAF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727031" o:spid="_x0000_s2052" type="#_x0000_t75" style="position:absolute;margin-left:0;margin-top:0;width:10in;height:540pt;z-index:-251658239;mso-position-horizontal:center;mso-position-horizontal-relative:margin;mso-position-vertical:center;mso-position-vertical-relative:margin" o:allowincell="f">
          <v:imagedata r:id="rId1" o:title="" gain="19661f" blacklevel="22938f"/>
          <w10:wrap anchorx="margin" anchory="margin"/>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042FADB" w14:textId="77777777" w:rsidR="00753E8D" w:rsidRDefault="005A2978">
    <w:pPr>
      <w:pStyle w:val="Header"/>
    </w:pPr>
    <w:r>
      <w:rPr>
        <w:noProof/>
      </w:rPr>
      <w:pict w14:anchorId="1042FAF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727035" o:spid="_x0000_s2053" type="#_x0000_t75" style="position:absolute;margin-left:0;margin-top:0;width:10in;height:540pt;z-index:-251658235;mso-position-horizontal:center;mso-position-horizontal-relative:margin;mso-position-vertical:center;mso-position-vertical-relative:margin" o:allowincell="f">
          <v:imagedata r:id="rId1" o:title="" gain="19661f" blacklevel="22938f"/>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040"/>
      <w:gridCol w:w="2479"/>
    </w:tblGrid>
    <w:tr w:rsidR="00753E8D" w:rsidRPr="00F85124" w14:paraId="1042FADE" w14:textId="77777777" w:rsidTr="00121210">
      <w:trPr>
        <w:cantSplit/>
        <w:trHeight w:val="288"/>
      </w:trPr>
      <w:tc>
        <w:tcPr>
          <w:tcW w:w="3877" w:type="pct"/>
          <w:gridSpan w:val="2"/>
          <w:tcBorders>
            <w:right w:val="nil"/>
          </w:tcBorders>
          <w:vAlign w:val="center"/>
        </w:tcPr>
        <w:p w14:paraId="1042FADC" w14:textId="77777777" w:rsidR="00753E8D" w:rsidRPr="00495B12" w:rsidRDefault="005A2978" w:rsidP="007077DB">
          <w:pPr>
            <w:pStyle w:val="Heading1"/>
            <w:rPr>
              <w:rFonts w:ascii="Calibri" w:hAnsi="Calibri"/>
              <w:b w:val="0"/>
              <w:bCs/>
              <w:sz w:val="20"/>
            </w:rPr>
          </w:pPr>
          <w:r>
            <w:rPr>
              <w:noProof/>
            </w:rPr>
            <w:pict w14:anchorId="1042FAF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727036" o:spid="_x0000_s2054" type="#_x0000_t75" style="position:absolute;margin-left:0;margin-top:0;width:10in;height:540pt;z-index:-251658234;mso-position-horizontal:center;mso-position-horizontal-relative:margin;mso-position-vertical:center;mso-position-vertical-relative:margin" o:allowincell="f">
                <v:imagedata r:id="rId1" o:title="" gain="19661f" blacklevel="22938f"/>
                <w10:wrap anchorx="margin" anchory="margin"/>
              </v:shape>
            </w:pict>
          </w:r>
          <w:r w:rsidR="00753E8D" w:rsidRPr="00495B12">
            <w:rPr>
              <w:rFonts w:ascii="Calibri" w:hAnsi="Calibri"/>
              <w:b w:val="0"/>
              <w:bCs/>
              <w:sz w:val="20"/>
            </w:rPr>
            <w:t>CERTIFICATE OF VERIFICATION - USER INSTRUCTIONS</w:t>
          </w:r>
        </w:p>
      </w:tc>
      <w:tc>
        <w:tcPr>
          <w:tcW w:w="1123" w:type="pct"/>
          <w:tcBorders>
            <w:left w:val="nil"/>
          </w:tcBorders>
          <w:tcMar>
            <w:left w:w="115" w:type="dxa"/>
            <w:right w:w="115" w:type="dxa"/>
          </w:tcMar>
          <w:vAlign w:val="center"/>
        </w:tcPr>
        <w:p w14:paraId="1042FADD" w14:textId="77777777" w:rsidR="00753E8D" w:rsidRPr="00495B12" w:rsidRDefault="00753E8D" w:rsidP="007077DB">
          <w:pPr>
            <w:pStyle w:val="Heading1"/>
            <w:jc w:val="right"/>
            <w:rPr>
              <w:rFonts w:ascii="Calibri" w:hAnsi="Calibri"/>
              <w:b w:val="0"/>
              <w:bCs/>
              <w:sz w:val="20"/>
            </w:rPr>
          </w:pPr>
          <w:r w:rsidRPr="00495B12">
            <w:rPr>
              <w:rFonts w:ascii="Calibri" w:hAnsi="Calibri"/>
              <w:b w:val="0"/>
              <w:bCs/>
              <w:sz w:val="20"/>
            </w:rPr>
            <w:t>CF3R-ENV-20-H</w:t>
          </w:r>
        </w:p>
      </w:tc>
    </w:tr>
    <w:tr w:rsidR="00753E8D" w:rsidRPr="00F85124" w14:paraId="1042FAE1" w14:textId="77777777" w:rsidTr="008C6542">
      <w:trPr>
        <w:cantSplit/>
        <w:trHeight w:val="288"/>
      </w:trPr>
      <w:tc>
        <w:tcPr>
          <w:tcW w:w="2500" w:type="pct"/>
          <w:tcBorders>
            <w:right w:val="nil"/>
          </w:tcBorders>
        </w:tcPr>
        <w:p w14:paraId="1042FADF" w14:textId="77777777" w:rsidR="00753E8D" w:rsidRPr="00F85124" w:rsidRDefault="00753E8D" w:rsidP="008C6542">
          <w:pPr>
            <w:tabs>
              <w:tab w:val="right" w:pos="10543"/>
            </w:tabs>
            <w:rPr>
              <w:rFonts w:ascii="Calibri" w:hAnsi="Calibri"/>
              <w:sz w:val="12"/>
              <w:szCs w:val="12"/>
            </w:rPr>
          </w:pPr>
          <w:r>
            <w:rPr>
              <w:rFonts w:ascii="Calibri" w:hAnsi="Calibri"/>
              <w:bCs/>
            </w:rPr>
            <w:t>Building</w:t>
          </w:r>
          <w:r w:rsidRPr="00F85124">
            <w:rPr>
              <w:rFonts w:ascii="Calibri" w:hAnsi="Calibri"/>
              <w:bCs/>
            </w:rPr>
            <w:t xml:space="preserve"> Leakage Diagnostic Test</w:t>
          </w:r>
          <w:r>
            <w:rPr>
              <w:rFonts w:ascii="Calibri" w:hAnsi="Calibri"/>
              <w:bCs/>
            </w:rPr>
            <w:t xml:space="preserve"> - </w:t>
          </w:r>
          <w:r w:rsidRPr="00F9477B">
            <w:rPr>
              <w:rFonts w:ascii="Calibri" w:hAnsi="Calibri"/>
              <w:bCs/>
            </w:rPr>
            <w:t>ENV-20</w:t>
          </w:r>
          <w:r>
            <w:rPr>
              <w:rFonts w:ascii="Calibri" w:hAnsi="Calibri"/>
              <w:bCs/>
            </w:rPr>
            <w:t>b</w:t>
          </w:r>
        </w:p>
      </w:tc>
      <w:tc>
        <w:tcPr>
          <w:tcW w:w="2500" w:type="pct"/>
          <w:gridSpan w:val="2"/>
          <w:tcBorders>
            <w:left w:val="nil"/>
          </w:tcBorders>
        </w:tcPr>
        <w:p w14:paraId="1042FAE0" w14:textId="77777777" w:rsidR="00753E8D" w:rsidRPr="00F85124" w:rsidRDefault="00753E8D" w:rsidP="00F9477B">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5A2978">
            <w:rPr>
              <w:rFonts w:ascii="Calibri" w:hAnsi="Calibri"/>
              <w:bCs/>
              <w:noProof/>
            </w:rPr>
            <w:t>1</w:t>
          </w:r>
          <w:r w:rsidRPr="00E32371">
            <w:rPr>
              <w:rFonts w:ascii="Calibri" w:hAnsi="Calibri"/>
              <w:bCs/>
            </w:rPr>
            <w:fldChar w:fldCharType="end"/>
          </w:r>
          <w:r w:rsidRPr="00F85124">
            <w:rPr>
              <w:rFonts w:ascii="Calibri" w:hAnsi="Calibri"/>
              <w:bCs/>
            </w:rPr>
            <w:t xml:space="preserve"> of </w:t>
          </w:r>
          <w:r w:rsidR="005A2978">
            <w:fldChar w:fldCharType="begin"/>
          </w:r>
          <w:r w:rsidR="005A2978">
            <w:instrText xml:space="preserve"> SECTIONPAGES   \* MERGEFORMAT </w:instrText>
          </w:r>
          <w:r w:rsidR="005A2978">
            <w:fldChar w:fldCharType="separate"/>
          </w:r>
          <w:r w:rsidR="005A2978" w:rsidRPr="005A2978">
            <w:rPr>
              <w:rFonts w:ascii="Calibri" w:hAnsi="Calibri"/>
              <w:bCs/>
              <w:noProof/>
            </w:rPr>
            <w:t>3</w:t>
          </w:r>
          <w:r w:rsidR="005A2978">
            <w:rPr>
              <w:rFonts w:ascii="Calibri" w:hAnsi="Calibri"/>
              <w:bCs/>
              <w:noProof/>
            </w:rPr>
            <w:fldChar w:fldCharType="end"/>
          </w:r>
          <w:r w:rsidRPr="00F85124">
            <w:rPr>
              <w:rFonts w:ascii="Calibri" w:hAnsi="Calibri"/>
              <w:bCs/>
            </w:rPr>
            <w:t>)</w:t>
          </w:r>
        </w:p>
      </w:tc>
    </w:tr>
  </w:tbl>
  <w:p w14:paraId="1042FAE2" w14:textId="77777777" w:rsidR="00753E8D" w:rsidRDefault="00753E8D" w:rsidP="008C6542">
    <w:pPr>
      <w:pStyle w:val="Header"/>
      <w:spacing w:line="20" w:lineRule="exact"/>
    </w:pPr>
  </w:p>
  <w:p w14:paraId="1042FAE3" w14:textId="77777777" w:rsidR="00753E8D" w:rsidRDefault="00753E8D" w:rsidP="008C6542">
    <w:pPr>
      <w:pStyle w:val="Header"/>
      <w:spacing w:line="20" w:lineRule="exact"/>
      <w:rPr>
        <w:rFonts w:ascii="Calibri" w:hAnsi="Calibri"/>
      </w:rPr>
    </w:pPr>
  </w:p>
  <w:p w14:paraId="1042FAE4" w14:textId="77777777" w:rsidR="00753E8D" w:rsidRPr="0049702F" w:rsidRDefault="00753E8D" w:rsidP="008C6542">
    <w:pPr>
      <w:pStyle w:val="Header"/>
      <w:spacing w:line="20" w:lineRule="exact"/>
      <w:rPr>
        <w:rFonts w:ascii="Calibri" w:hAnsi="Calibri"/>
      </w:rPr>
    </w:pPr>
  </w:p>
  <w:p w14:paraId="1042FAE5" w14:textId="77777777" w:rsidR="00753E8D" w:rsidRPr="0049702F" w:rsidRDefault="00753E8D" w:rsidP="008C6542">
    <w:pPr>
      <w:pStyle w:val="Header"/>
      <w:spacing w:line="20" w:lineRule="exact"/>
    </w:pPr>
  </w:p>
  <w:p w14:paraId="1042FAE6" w14:textId="77777777" w:rsidR="00753E8D" w:rsidRDefault="00753E8D" w:rsidP="008C6542">
    <w:pPr>
      <w:pStyle w:val="Header"/>
      <w:spacing w:line="20" w:lineRule="exac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042FAE8" w14:textId="77777777" w:rsidR="00753E8D" w:rsidRDefault="005A2978">
    <w:pPr>
      <w:pStyle w:val="Header"/>
    </w:pPr>
    <w:r>
      <w:rPr>
        <w:noProof/>
      </w:rPr>
      <w:pict w14:anchorId="1042FAF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727034" o:spid="_x0000_s2055" type="#_x0000_t75" style="position:absolute;margin-left:0;margin-top:0;width:10in;height:540pt;z-index:-251658236;mso-position-horizontal:center;mso-position-horizontal-relative:margin;mso-position-vertical:center;mso-position-vertical-relative:margin" o:allowincell="f">
          <v:imagedata r:id="rId1" o:title="" gain="19661f" blacklevel="22938f"/>
          <w10:wrap anchorx="margin" anchory="margin"/>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042FAE9" w14:textId="77777777" w:rsidR="00753E8D" w:rsidRDefault="005A2978">
    <w:pPr>
      <w:pStyle w:val="Header"/>
    </w:pPr>
    <w:r>
      <w:rPr>
        <w:noProof/>
      </w:rPr>
      <w:pict w14:anchorId="1042FA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727038" o:spid="_x0000_s2056" type="#_x0000_t75" style="position:absolute;margin-left:0;margin-top:0;width:10in;height:540pt;z-index:-251658232;mso-position-horizontal:center;mso-position-horizontal-relative:margin;mso-position-vertical:center;mso-position-vertical-relative:margin" o:allowincell="f">
          <v:imagedata r:id="rId1" o:title="" gain="19661f" blacklevel="22938f"/>
          <w10:wrap anchorx="margin" anchory="margin"/>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040"/>
      <w:gridCol w:w="2479"/>
    </w:tblGrid>
    <w:tr w:rsidR="00753E8D" w:rsidRPr="00F85124" w14:paraId="1042FAEC" w14:textId="77777777" w:rsidTr="00F9477B">
      <w:trPr>
        <w:cantSplit/>
        <w:trHeight w:val="288"/>
      </w:trPr>
      <w:tc>
        <w:tcPr>
          <w:tcW w:w="3877" w:type="pct"/>
          <w:gridSpan w:val="2"/>
          <w:tcBorders>
            <w:right w:val="nil"/>
          </w:tcBorders>
          <w:vAlign w:val="center"/>
        </w:tcPr>
        <w:p w14:paraId="1042FAEA" w14:textId="77777777" w:rsidR="00753E8D" w:rsidRPr="00495B12" w:rsidRDefault="005A2978" w:rsidP="007077DB">
          <w:pPr>
            <w:pStyle w:val="Heading1"/>
            <w:rPr>
              <w:rFonts w:ascii="Calibri" w:hAnsi="Calibri"/>
              <w:b w:val="0"/>
              <w:bCs/>
              <w:sz w:val="20"/>
            </w:rPr>
          </w:pPr>
          <w:r>
            <w:rPr>
              <w:noProof/>
            </w:rPr>
            <w:pict w14:anchorId="1042FAF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727039" o:spid="_x0000_s2057" type="#_x0000_t75" style="position:absolute;margin-left:0;margin-top:0;width:10in;height:540pt;z-index:-251658231;mso-position-horizontal:center;mso-position-horizontal-relative:margin;mso-position-vertical:center;mso-position-vertical-relative:margin" o:allowincell="f">
                <v:imagedata r:id="rId1" o:title="" gain="19661f" blacklevel="22938f"/>
                <w10:wrap anchorx="margin" anchory="margin"/>
              </v:shape>
            </w:pict>
          </w:r>
          <w:r w:rsidR="00753E8D" w:rsidRPr="00495B12">
            <w:rPr>
              <w:rFonts w:ascii="Calibri" w:hAnsi="Calibri"/>
              <w:b w:val="0"/>
              <w:bCs/>
              <w:sz w:val="20"/>
            </w:rPr>
            <w:t>CERTIFICATE OF VERIFICATION - DATA FIELD DEFINITIONS AND CALCULATIONS</w:t>
          </w:r>
        </w:p>
      </w:tc>
      <w:tc>
        <w:tcPr>
          <w:tcW w:w="1123" w:type="pct"/>
          <w:tcBorders>
            <w:left w:val="nil"/>
          </w:tcBorders>
          <w:tcMar>
            <w:left w:w="115" w:type="dxa"/>
            <w:right w:w="115" w:type="dxa"/>
          </w:tcMar>
          <w:vAlign w:val="center"/>
        </w:tcPr>
        <w:p w14:paraId="1042FAEB" w14:textId="77777777" w:rsidR="00753E8D" w:rsidRPr="00495B12" w:rsidRDefault="00753E8D" w:rsidP="007077DB">
          <w:pPr>
            <w:pStyle w:val="Heading1"/>
            <w:jc w:val="right"/>
            <w:rPr>
              <w:rFonts w:ascii="Calibri" w:hAnsi="Calibri"/>
              <w:b w:val="0"/>
              <w:bCs/>
              <w:sz w:val="20"/>
            </w:rPr>
          </w:pPr>
          <w:r w:rsidRPr="00495B12">
            <w:rPr>
              <w:rFonts w:ascii="Calibri" w:hAnsi="Calibri"/>
              <w:b w:val="0"/>
              <w:bCs/>
              <w:sz w:val="20"/>
            </w:rPr>
            <w:t>CF3R-ENV-20-H</w:t>
          </w:r>
        </w:p>
      </w:tc>
    </w:tr>
    <w:tr w:rsidR="00753E8D" w:rsidRPr="00F85124" w14:paraId="1042FAEF" w14:textId="77777777" w:rsidTr="008C6542">
      <w:trPr>
        <w:cantSplit/>
        <w:trHeight w:val="288"/>
      </w:trPr>
      <w:tc>
        <w:tcPr>
          <w:tcW w:w="2500" w:type="pct"/>
          <w:tcBorders>
            <w:right w:val="nil"/>
          </w:tcBorders>
        </w:tcPr>
        <w:p w14:paraId="1042FAED" w14:textId="77777777" w:rsidR="00753E8D" w:rsidRPr="00F85124" w:rsidRDefault="00753E8D" w:rsidP="008C6542">
          <w:pPr>
            <w:tabs>
              <w:tab w:val="right" w:pos="10543"/>
            </w:tabs>
            <w:rPr>
              <w:rFonts w:ascii="Calibri" w:hAnsi="Calibri"/>
              <w:sz w:val="12"/>
              <w:szCs w:val="12"/>
            </w:rPr>
          </w:pPr>
          <w:r>
            <w:rPr>
              <w:rFonts w:ascii="Calibri" w:hAnsi="Calibri"/>
              <w:bCs/>
            </w:rPr>
            <w:t>Building</w:t>
          </w:r>
          <w:r w:rsidRPr="00F85124">
            <w:rPr>
              <w:rFonts w:ascii="Calibri" w:hAnsi="Calibri"/>
              <w:bCs/>
            </w:rPr>
            <w:t xml:space="preserve"> Leakage Diagnostic Test</w:t>
          </w:r>
          <w:r>
            <w:rPr>
              <w:rFonts w:ascii="Calibri" w:hAnsi="Calibri"/>
              <w:bCs/>
            </w:rPr>
            <w:t xml:space="preserve"> - ENV-20b</w:t>
          </w:r>
        </w:p>
      </w:tc>
      <w:tc>
        <w:tcPr>
          <w:tcW w:w="2500" w:type="pct"/>
          <w:gridSpan w:val="2"/>
          <w:tcBorders>
            <w:left w:val="nil"/>
          </w:tcBorders>
        </w:tcPr>
        <w:p w14:paraId="1042FAEE" w14:textId="77777777" w:rsidR="00753E8D" w:rsidRPr="00F85124" w:rsidRDefault="00753E8D" w:rsidP="00F9477B">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5A2978">
            <w:rPr>
              <w:rFonts w:ascii="Calibri" w:hAnsi="Calibri"/>
              <w:bCs/>
              <w:noProof/>
            </w:rPr>
            <w:t>3</w:t>
          </w:r>
          <w:r w:rsidRPr="00E32371">
            <w:rPr>
              <w:rFonts w:ascii="Calibri" w:hAnsi="Calibri"/>
              <w:bCs/>
            </w:rPr>
            <w:fldChar w:fldCharType="end"/>
          </w:r>
          <w:r w:rsidRPr="00F85124">
            <w:rPr>
              <w:rFonts w:ascii="Calibri" w:hAnsi="Calibri"/>
              <w:bCs/>
            </w:rPr>
            <w:t xml:space="preserve"> of </w:t>
          </w:r>
          <w:r w:rsidR="005A2978">
            <w:fldChar w:fldCharType="begin"/>
          </w:r>
          <w:r w:rsidR="005A2978">
            <w:instrText xml:space="preserve"> SECTIONPAGES   \* MERGEFORMAT </w:instrText>
          </w:r>
          <w:r w:rsidR="005A2978">
            <w:fldChar w:fldCharType="separate"/>
          </w:r>
          <w:r w:rsidR="005A2978" w:rsidRPr="005A2978">
            <w:rPr>
              <w:rFonts w:ascii="Calibri" w:hAnsi="Calibri"/>
              <w:bCs/>
              <w:noProof/>
            </w:rPr>
            <w:t>3</w:t>
          </w:r>
          <w:r w:rsidR="005A2978">
            <w:rPr>
              <w:rFonts w:ascii="Calibri" w:hAnsi="Calibri"/>
              <w:bCs/>
              <w:noProof/>
            </w:rPr>
            <w:fldChar w:fldCharType="end"/>
          </w:r>
          <w:r w:rsidRPr="00F85124">
            <w:rPr>
              <w:rFonts w:ascii="Calibri" w:hAnsi="Calibri"/>
              <w:bCs/>
            </w:rPr>
            <w:t>)</w:t>
          </w:r>
        </w:p>
      </w:tc>
    </w:tr>
  </w:tbl>
  <w:p w14:paraId="1042FAF0" w14:textId="77777777" w:rsidR="00753E8D" w:rsidRDefault="00753E8D" w:rsidP="008C6542">
    <w:pPr>
      <w:pStyle w:val="Header"/>
      <w:spacing w:line="20" w:lineRule="exact"/>
    </w:pPr>
  </w:p>
  <w:p w14:paraId="1042FAF1" w14:textId="77777777" w:rsidR="00753E8D" w:rsidRPr="0049702F" w:rsidRDefault="00753E8D" w:rsidP="008C6542">
    <w:pPr>
      <w:pStyle w:val="Header"/>
      <w:spacing w:line="20" w:lineRule="exact"/>
      <w:rPr>
        <w:rFonts w:ascii="Calibri" w:hAnsi="Calibri"/>
      </w:rPr>
    </w:pPr>
  </w:p>
  <w:p w14:paraId="1042FAF2" w14:textId="77777777" w:rsidR="00753E8D" w:rsidRPr="0049702F" w:rsidRDefault="00753E8D" w:rsidP="008C6542">
    <w:pPr>
      <w:pStyle w:val="Header"/>
      <w:spacing w:line="20" w:lineRule="exact"/>
      <w:rPr>
        <w:rFonts w:ascii="Calibri" w:hAnsi="Calibri"/>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042FAF3" w14:textId="77777777" w:rsidR="00753E8D" w:rsidRDefault="005A2978">
    <w:pPr>
      <w:pStyle w:val="Header"/>
    </w:pPr>
    <w:r>
      <w:rPr>
        <w:noProof/>
      </w:rPr>
      <w:pict w14:anchorId="1042FAF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727037" o:spid="_x0000_s2058" type="#_x0000_t75" style="position:absolute;margin-left:0;margin-top:0;width:10in;height:540pt;z-index:-251658233;mso-position-horizontal:center;mso-position-horizontal-relative:margin;mso-position-vertical:center;mso-position-vertical-relative:margin" o:allowincell="f">
          <v:imagedata r:id="rId1" o:title=""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D9040760"/>
    <w:lvl w:ilvl="0">
      <w:start w:val="1"/>
      <w:numFmt w:val="decimal"/>
      <w:pStyle w:val="ListBullet5"/>
      <w:lvlText w:val="%1."/>
      <w:lvlJc w:val="left"/>
      <w:pPr>
        <w:tabs>
          <w:tab w:val="num" w:pos="1080"/>
        </w:tabs>
        <w:ind w:left="1080" w:hanging="360"/>
      </w:pPr>
      <w:rPr>
        <w:rFonts w:cs="Times New Roman"/>
      </w:rPr>
    </w:lvl>
  </w:abstractNum>
  <w:abstractNum w:abstractNumId="1">
    <w:nsid w:val="FFFFFF80"/>
    <w:multiLevelType w:val="singleLevel"/>
    <w:tmpl w:val="C91CF59E"/>
    <w:lvl w:ilvl="0">
      <w:start w:val="1"/>
      <w:numFmt w:val="bullet"/>
      <w:pStyle w:val="ListNumber3"/>
      <w:lvlText w:val=""/>
      <w:lvlJc w:val="left"/>
      <w:pPr>
        <w:tabs>
          <w:tab w:val="num" w:pos="1800"/>
        </w:tabs>
        <w:ind w:left="1800" w:hanging="360"/>
      </w:pPr>
      <w:rPr>
        <w:rFonts w:ascii="Symbol" w:hAnsi="Symbol" w:hint="default"/>
      </w:rPr>
    </w:lvl>
  </w:abstractNum>
  <w:abstractNum w:abstractNumId="2">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nsid w:val="10E84B40"/>
    <w:multiLevelType w:val="hybridMultilevel"/>
    <w:tmpl w:val="7624B73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nsid w:val="1764113D"/>
    <w:multiLevelType w:val="hybridMultilevel"/>
    <w:tmpl w:val="390E49C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nsid w:val="186E5805"/>
    <w:multiLevelType w:val="hybridMultilevel"/>
    <w:tmpl w:val="00D8BE3A"/>
    <w:lvl w:ilvl="0" w:tplc="56242F10">
      <w:start w:val="1"/>
      <w:numFmt w:val="decimal"/>
      <w:lvlText w:val="%1."/>
      <w:lvlJc w:val="left"/>
      <w:pPr>
        <w:ind w:left="540" w:hanging="360"/>
      </w:pPr>
      <w:rPr>
        <w:b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6">
    <w:nsid w:val="1D655FF0"/>
    <w:multiLevelType w:val="hybridMultilevel"/>
    <w:tmpl w:val="25AEE80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nsid w:val="23D72DE3"/>
    <w:multiLevelType w:val="hybridMultilevel"/>
    <w:tmpl w:val="4A7CF136"/>
    <w:lvl w:ilvl="0" w:tplc="419EDAC8">
      <w:start w:val="1"/>
      <w:numFmt w:val="decimal"/>
      <w:lvlText w:val="%1."/>
      <w:lvlJc w:val="left"/>
      <w:pPr>
        <w:ind w:left="360" w:hanging="360"/>
      </w:pPr>
      <w:rPr>
        <w:rFonts w:cs="Times New Roman" w:hint="default"/>
        <w:b w:val="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pStyle w:val="Heading2"/>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9">
    <w:nsid w:val="2B8B35AE"/>
    <w:multiLevelType w:val="hybridMultilevel"/>
    <w:tmpl w:val="191EFBC2"/>
    <w:lvl w:ilvl="0" w:tplc="0409000F">
      <w:start w:val="1"/>
      <w:numFmt w:val="decimal"/>
      <w:lvlText w:val="%1."/>
      <w:lvlJc w:val="left"/>
      <w:pPr>
        <w:ind w:left="360" w:hanging="360"/>
      </w:pPr>
      <w:rPr>
        <w:rFonts w:cs="Times New Roman"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10">
    <w:nsid w:val="2FB7291C"/>
    <w:multiLevelType w:val="hybridMultilevel"/>
    <w:tmpl w:val="8A1A886E"/>
    <w:lvl w:ilvl="0" w:tplc="F800B7BC">
      <w:start w:val="6"/>
      <w:numFmt w:val="decimal"/>
      <w:lvlText w:val="%1."/>
      <w:lvlJc w:val="left"/>
      <w:pPr>
        <w:ind w:left="720" w:hanging="360"/>
      </w:pPr>
      <w:rPr>
        <w:rFonts w:ascii="Calibri" w:hAnsi="Calibri" w:cs="Times New Roman" w:hint="default"/>
        <w:sz w:val="18"/>
        <w:szCs w:val="18"/>
      </w:rPr>
    </w:lvl>
    <w:lvl w:ilvl="1" w:tplc="04090019">
      <w:start w:val="1"/>
      <w:numFmt w:val="decimal"/>
      <w:lvlText w:val="%2."/>
      <w:lvlJc w:val="left"/>
      <w:pPr>
        <w:tabs>
          <w:tab w:val="num" w:pos="1440"/>
        </w:tabs>
        <w:ind w:left="1440" w:hanging="360"/>
      </w:pPr>
      <w:rPr>
        <w:rFonts w:cs="Times New Roman"/>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11">
    <w:nsid w:val="35425945"/>
    <w:multiLevelType w:val="hybridMultilevel"/>
    <w:tmpl w:val="EE98C4E6"/>
    <w:lvl w:ilvl="0" w:tplc="04090019">
      <w:start w:val="1"/>
      <w:numFmt w:val="lowerLetter"/>
      <w:lvlText w:val="%1."/>
      <w:lvlJc w:val="left"/>
      <w:pPr>
        <w:ind w:left="1440" w:hanging="360"/>
      </w:pPr>
      <w:rPr>
        <w:rFonts w:cs="Times New Roman"/>
      </w:rPr>
    </w:lvl>
    <w:lvl w:ilvl="1" w:tplc="04090019">
      <w:start w:val="1"/>
      <w:numFmt w:val="decimal"/>
      <w:lvlText w:val="%2."/>
      <w:lvlJc w:val="left"/>
      <w:pPr>
        <w:tabs>
          <w:tab w:val="num" w:pos="1440"/>
        </w:tabs>
        <w:ind w:left="1440" w:hanging="360"/>
      </w:pPr>
      <w:rPr>
        <w:rFonts w:cs="Times New Roman"/>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12">
    <w:nsid w:val="4C995930"/>
    <w:multiLevelType w:val="hybridMultilevel"/>
    <w:tmpl w:val="B436F6BA"/>
    <w:lvl w:ilvl="0" w:tplc="04090019">
      <w:start w:val="1"/>
      <w:numFmt w:val="lowerLetter"/>
      <w:lvlText w:val="%1."/>
      <w:lvlJc w:val="left"/>
      <w:pPr>
        <w:ind w:left="1440" w:hanging="360"/>
      </w:pPr>
      <w:rPr>
        <w:rFonts w:cs="Times New Roman"/>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13">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4">
    <w:nsid w:val="51B3090A"/>
    <w:multiLevelType w:val="hybridMultilevel"/>
    <w:tmpl w:val="C27A36DC"/>
    <w:lvl w:ilvl="0" w:tplc="DCC2A454">
      <w:start w:val="1"/>
      <w:numFmt w:val="decimal"/>
      <w:lvlText w:val="%1."/>
      <w:lvlJc w:val="left"/>
      <w:pPr>
        <w:ind w:left="630" w:hanging="360"/>
      </w:pPr>
      <w:rPr>
        <w:rFonts w:cs="Times New Roman" w:hint="default"/>
        <w:sz w:val="18"/>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5">
    <w:nsid w:val="51BD03D9"/>
    <w:multiLevelType w:val="hybridMultilevel"/>
    <w:tmpl w:val="A6904D28"/>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6">
    <w:nsid w:val="531647EB"/>
    <w:multiLevelType w:val="hybridMultilevel"/>
    <w:tmpl w:val="D8860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nsid w:val="55FC7805"/>
    <w:multiLevelType w:val="hybridMultilevel"/>
    <w:tmpl w:val="9CC4B920"/>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8">
    <w:nsid w:val="68D743DE"/>
    <w:multiLevelType w:val="multilevel"/>
    <w:tmpl w:val="9D44B9AA"/>
    <w:lvl w:ilvl="0">
      <w:start w:val="1"/>
      <w:numFmt w:val="decimal"/>
      <w:lvlText w:val="%1."/>
      <w:lvlJc w:val="left"/>
      <w:pPr>
        <w:tabs>
          <w:tab w:val="num" w:pos="720"/>
        </w:tabs>
        <w:ind w:left="720" w:hanging="720"/>
      </w:pPr>
      <w:rPr>
        <w:rFonts w:cs="Times New Roman"/>
      </w:rPr>
    </w:lvl>
    <w:lvl w:ilvl="1">
      <w:start w:val="1"/>
      <w:numFmt w:val="decimal"/>
      <w:lvlText w:val="%2."/>
      <w:lvlJc w:val="left"/>
      <w:pPr>
        <w:tabs>
          <w:tab w:val="num" w:pos="1440"/>
        </w:tabs>
        <w:ind w:left="1440" w:hanging="720"/>
      </w:pPr>
      <w:rPr>
        <w:rFonts w:cs="Times New Roman"/>
      </w:rPr>
    </w:lvl>
    <w:lvl w:ilvl="2">
      <w:start w:val="1"/>
      <w:numFmt w:val="decimal"/>
      <w:lvlText w:val="%3."/>
      <w:lvlJc w:val="left"/>
      <w:pPr>
        <w:tabs>
          <w:tab w:val="num" w:pos="2160"/>
        </w:tabs>
        <w:ind w:left="2160" w:hanging="720"/>
      </w:pPr>
      <w:rPr>
        <w:rFonts w:cs="Times New Roman"/>
      </w:rPr>
    </w:lvl>
    <w:lvl w:ilvl="3">
      <w:start w:val="1"/>
      <w:numFmt w:val="decimal"/>
      <w:lvlText w:val="%4."/>
      <w:lvlJc w:val="left"/>
      <w:pPr>
        <w:tabs>
          <w:tab w:val="num" w:pos="2880"/>
        </w:tabs>
        <w:ind w:left="2880" w:hanging="720"/>
      </w:pPr>
      <w:rPr>
        <w:rFonts w:cs="Times New Roman"/>
      </w:rPr>
    </w:lvl>
    <w:lvl w:ilvl="4">
      <w:start w:val="1"/>
      <w:numFmt w:val="decimal"/>
      <w:lvlText w:val="%5."/>
      <w:lvlJc w:val="left"/>
      <w:pPr>
        <w:tabs>
          <w:tab w:val="num" w:pos="3600"/>
        </w:tabs>
        <w:ind w:left="3600" w:hanging="720"/>
      </w:pPr>
      <w:rPr>
        <w:rFonts w:cs="Times New Roman"/>
      </w:rPr>
    </w:lvl>
    <w:lvl w:ilvl="5">
      <w:start w:val="1"/>
      <w:numFmt w:val="decimal"/>
      <w:lvlText w:val="%6."/>
      <w:lvlJc w:val="left"/>
      <w:pPr>
        <w:tabs>
          <w:tab w:val="num" w:pos="4320"/>
        </w:tabs>
        <w:ind w:left="4320" w:hanging="720"/>
      </w:pPr>
      <w:rPr>
        <w:rFonts w:cs="Times New Roman"/>
      </w:rPr>
    </w:lvl>
    <w:lvl w:ilvl="6">
      <w:start w:val="1"/>
      <w:numFmt w:val="decimal"/>
      <w:lvlText w:val="%7."/>
      <w:lvlJc w:val="left"/>
      <w:pPr>
        <w:tabs>
          <w:tab w:val="num" w:pos="5040"/>
        </w:tabs>
        <w:ind w:left="5040" w:hanging="720"/>
      </w:pPr>
      <w:rPr>
        <w:rFonts w:cs="Times New Roman"/>
      </w:rPr>
    </w:lvl>
    <w:lvl w:ilvl="7">
      <w:start w:val="1"/>
      <w:numFmt w:val="decimal"/>
      <w:lvlText w:val="%8."/>
      <w:lvlJc w:val="left"/>
      <w:pPr>
        <w:tabs>
          <w:tab w:val="num" w:pos="5760"/>
        </w:tabs>
        <w:ind w:left="5760" w:hanging="720"/>
      </w:pPr>
      <w:rPr>
        <w:rFonts w:cs="Times New Roman"/>
      </w:rPr>
    </w:lvl>
    <w:lvl w:ilvl="8">
      <w:start w:val="1"/>
      <w:numFmt w:val="decimal"/>
      <w:lvlText w:val="%9."/>
      <w:lvlJc w:val="left"/>
      <w:pPr>
        <w:tabs>
          <w:tab w:val="num" w:pos="6480"/>
        </w:tabs>
        <w:ind w:left="6480" w:hanging="720"/>
      </w:pPr>
      <w:rPr>
        <w:rFonts w:cs="Times New Roman"/>
      </w:rPr>
    </w:lvl>
  </w:abstractNum>
  <w:abstractNum w:abstractNumId="19">
    <w:nsid w:val="6B143573"/>
    <w:multiLevelType w:val="hybridMultilevel"/>
    <w:tmpl w:val="F19C8FD2"/>
    <w:lvl w:ilvl="0" w:tplc="FA66D1F8">
      <w:start w:val="1"/>
      <w:numFmt w:val="decimal"/>
      <w:pStyle w:val="NormalBullet"/>
      <w:lvlText w:val="%1."/>
      <w:lvlJc w:val="left"/>
      <w:pPr>
        <w:tabs>
          <w:tab w:val="num" w:pos="360"/>
        </w:tabs>
        <w:ind w:left="360" w:hanging="360"/>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20"/>
        <w:szCs w:val="2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20">
    <w:nsid w:val="6BB54197"/>
    <w:multiLevelType w:val="hybridMultilevel"/>
    <w:tmpl w:val="122A4CF2"/>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nsid w:val="73C645A7"/>
    <w:multiLevelType w:val="hybridMultilevel"/>
    <w:tmpl w:val="85E06A7A"/>
    <w:lvl w:ilvl="0" w:tplc="04090019">
      <w:start w:val="1"/>
      <w:numFmt w:val="lowerLetter"/>
      <w:lvlText w:val="%1."/>
      <w:lvlJc w:val="left"/>
      <w:pPr>
        <w:ind w:left="1471" w:hanging="360"/>
      </w:pPr>
      <w:rPr>
        <w:rFonts w:cs="Times New Roman"/>
      </w:rPr>
    </w:lvl>
    <w:lvl w:ilvl="1" w:tplc="04090019">
      <w:start w:val="1"/>
      <w:numFmt w:val="decimal"/>
      <w:lvlText w:val="%2."/>
      <w:lvlJc w:val="left"/>
      <w:pPr>
        <w:tabs>
          <w:tab w:val="num" w:pos="1440"/>
        </w:tabs>
        <w:ind w:left="1440" w:hanging="360"/>
      </w:pPr>
      <w:rPr>
        <w:rFonts w:cs="Times New Roman"/>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22">
    <w:nsid w:val="78DF4353"/>
    <w:multiLevelType w:val="hybridMultilevel"/>
    <w:tmpl w:val="7624B73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3">
    <w:nsid w:val="7DB736A8"/>
    <w:multiLevelType w:val="hybridMultilevel"/>
    <w:tmpl w:val="1538488A"/>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1"/>
  </w:num>
  <w:num w:numId="4">
    <w:abstractNumId w:val="0"/>
  </w:num>
  <w:num w:numId="5">
    <w:abstractNumId w:val="1"/>
  </w:num>
  <w:num w:numId="6">
    <w:abstractNumId w:val="0"/>
  </w:num>
  <w:num w:numId="7">
    <w:abstractNumId w:val="1"/>
  </w:num>
  <w:num w:numId="8">
    <w:abstractNumId w:val="0"/>
  </w:num>
  <w:num w:numId="9">
    <w:abstractNumId w:val="1"/>
  </w:num>
  <w:num w:numId="10">
    <w:abstractNumId w:val="0"/>
  </w:num>
  <w:num w:numId="11">
    <w:abstractNumId w:val="1"/>
  </w:num>
  <w:num w:numId="12">
    <w:abstractNumId w:val="0"/>
  </w:num>
  <w:num w:numId="13">
    <w:abstractNumId w:val="1"/>
  </w:num>
  <w:num w:numId="14">
    <w:abstractNumId w:val="0"/>
  </w:num>
  <w:num w:numId="15">
    <w:abstractNumId w:val="1"/>
  </w:num>
  <w:num w:numId="16">
    <w:abstractNumId w:val="0"/>
  </w:num>
  <w:num w:numId="17">
    <w:abstractNumId w:val="8"/>
  </w:num>
  <w:num w:numId="18">
    <w:abstractNumId w:val="2"/>
  </w:num>
  <w:num w:numId="19">
    <w:abstractNumId w:val="13"/>
  </w:num>
  <w:num w:numId="20">
    <w:abstractNumId w:val="1"/>
  </w:num>
  <w:num w:numId="21">
    <w:abstractNumId w:val="0"/>
  </w:num>
  <w:num w:numId="22">
    <w:abstractNumId w:val="19"/>
  </w:num>
  <w:num w:numId="23">
    <w:abstractNumId w:val="7"/>
  </w:num>
  <w:num w:numId="24">
    <w:abstractNumId w:val="14"/>
  </w:num>
  <w:num w:numId="25">
    <w:abstractNumId w:val="17"/>
  </w:num>
  <w:num w:numId="26">
    <w:abstractNumId w:val="20"/>
  </w:num>
  <w:num w:numId="27">
    <w:abstractNumId w:val="6"/>
  </w:num>
  <w:num w:numId="28">
    <w:abstractNumId w:val="4"/>
  </w:num>
  <w:num w:numId="29">
    <w:abstractNumId w:val="15"/>
  </w:num>
  <w:num w:numId="30">
    <w:abstractNumId w:val="18"/>
  </w:num>
  <w:num w:numId="3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2"/>
  </w:num>
  <w:num w:numId="38">
    <w:abstractNumId w:val="9"/>
  </w:num>
  <w:num w:numId="39">
    <w:abstractNumId w:val="10"/>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1"/>
  </w:num>
  <w:num w:numId="4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12"/>
  </w:num>
  <w:num w:numId="43">
    <w:abstractNumId w:val="16"/>
  </w:num>
  <w:num w:numId="44">
    <w:abstractNumId w:val="3"/>
  </w:num>
  <w:num w:numId="45">
    <w:abstractNumId w:val="5"/>
  </w:num>
  <w:num w:numId="46">
    <w:abstractNumId w:val="23"/>
  </w:num>
  <w:num w:numId="47">
    <w:abstractNumId w:val="2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44"/>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9"/>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7B2F"/>
    <w:rsid w:val="00002104"/>
    <w:rsid w:val="00023B89"/>
    <w:rsid w:val="00026C7B"/>
    <w:rsid w:val="00035B01"/>
    <w:rsid w:val="00055FB6"/>
    <w:rsid w:val="00057A11"/>
    <w:rsid w:val="0007554E"/>
    <w:rsid w:val="00075CA7"/>
    <w:rsid w:val="000A1BAC"/>
    <w:rsid w:val="000A4A94"/>
    <w:rsid w:val="000D0756"/>
    <w:rsid w:val="000D0C93"/>
    <w:rsid w:val="000D1CB5"/>
    <w:rsid w:val="000D26AA"/>
    <w:rsid w:val="000D5436"/>
    <w:rsid w:val="000D5D61"/>
    <w:rsid w:val="001026AB"/>
    <w:rsid w:val="001046D3"/>
    <w:rsid w:val="00104FBC"/>
    <w:rsid w:val="00121210"/>
    <w:rsid w:val="00121D0A"/>
    <w:rsid w:val="001250E5"/>
    <w:rsid w:val="00134EB5"/>
    <w:rsid w:val="00147921"/>
    <w:rsid w:val="00150BE8"/>
    <w:rsid w:val="00162C50"/>
    <w:rsid w:val="00163079"/>
    <w:rsid w:val="00183D7A"/>
    <w:rsid w:val="001B6B55"/>
    <w:rsid w:val="001C5466"/>
    <w:rsid w:val="001C610D"/>
    <w:rsid w:val="001D271E"/>
    <w:rsid w:val="001E1A19"/>
    <w:rsid w:val="001F5634"/>
    <w:rsid w:val="00217126"/>
    <w:rsid w:val="00221722"/>
    <w:rsid w:val="00242056"/>
    <w:rsid w:val="00245D46"/>
    <w:rsid w:val="00250BCC"/>
    <w:rsid w:val="00253D1E"/>
    <w:rsid w:val="002564DF"/>
    <w:rsid w:val="00285B59"/>
    <w:rsid w:val="002A3DDA"/>
    <w:rsid w:val="002B33CE"/>
    <w:rsid w:val="002D24D5"/>
    <w:rsid w:val="002E227D"/>
    <w:rsid w:val="002E4E18"/>
    <w:rsid w:val="002F4BF1"/>
    <w:rsid w:val="002F50E4"/>
    <w:rsid w:val="003026F3"/>
    <w:rsid w:val="003479C2"/>
    <w:rsid w:val="00374C14"/>
    <w:rsid w:val="003A5D9F"/>
    <w:rsid w:val="003B1BAB"/>
    <w:rsid w:val="003C46CC"/>
    <w:rsid w:val="003D0712"/>
    <w:rsid w:val="003E21BB"/>
    <w:rsid w:val="003F4640"/>
    <w:rsid w:val="004054B2"/>
    <w:rsid w:val="00416276"/>
    <w:rsid w:val="0043446B"/>
    <w:rsid w:val="0046104C"/>
    <w:rsid w:val="004639EE"/>
    <w:rsid w:val="0047600B"/>
    <w:rsid w:val="0048330D"/>
    <w:rsid w:val="0048683B"/>
    <w:rsid w:val="00495B12"/>
    <w:rsid w:val="00495B89"/>
    <w:rsid w:val="0049702F"/>
    <w:rsid w:val="004B0C9A"/>
    <w:rsid w:val="004B489D"/>
    <w:rsid w:val="004E21F6"/>
    <w:rsid w:val="004F4BFD"/>
    <w:rsid w:val="00500D33"/>
    <w:rsid w:val="0053362D"/>
    <w:rsid w:val="00542BB2"/>
    <w:rsid w:val="00553014"/>
    <w:rsid w:val="0055381A"/>
    <w:rsid w:val="005731E1"/>
    <w:rsid w:val="00583A81"/>
    <w:rsid w:val="00591AEB"/>
    <w:rsid w:val="005A2978"/>
    <w:rsid w:val="005E3A36"/>
    <w:rsid w:val="005F67DF"/>
    <w:rsid w:val="00611285"/>
    <w:rsid w:val="00623CCB"/>
    <w:rsid w:val="00625A24"/>
    <w:rsid w:val="006442E2"/>
    <w:rsid w:val="006454E2"/>
    <w:rsid w:val="00654CEC"/>
    <w:rsid w:val="006913F5"/>
    <w:rsid w:val="006A12FD"/>
    <w:rsid w:val="006A28F7"/>
    <w:rsid w:val="006C12E4"/>
    <w:rsid w:val="006C6564"/>
    <w:rsid w:val="006E2214"/>
    <w:rsid w:val="006F327F"/>
    <w:rsid w:val="006F5593"/>
    <w:rsid w:val="006F73DA"/>
    <w:rsid w:val="007077DB"/>
    <w:rsid w:val="00724CD4"/>
    <w:rsid w:val="00751915"/>
    <w:rsid w:val="00752910"/>
    <w:rsid w:val="00753E8D"/>
    <w:rsid w:val="00760262"/>
    <w:rsid w:val="00764AEB"/>
    <w:rsid w:val="007770C5"/>
    <w:rsid w:val="00777B2F"/>
    <w:rsid w:val="007A208D"/>
    <w:rsid w:val="007B1875"/>
    <w:rsid w:val="007B2926"/>
    <w:rsid w:val="007E3465"/>
    <w:rsid w:val="007F1D8E"/>
    <w:rsid w:val="007F3E4E"/>
    <w:rsid w:val="00813D36"/>
    <w:rsid w:val="008223A4"/>
    <w:rsid w:val="008257E4"/>
    <w:rsid w:val="0084124A"/>
    <w:rsid w:val="008750F3"/>
    <w:rsid w:val="00891C3E"/>
    <w:rsid w:val="0089498B"/>
    <w:rsid w:val="008A14AD"/>
    <w:rsid w:val="008A4163"/>
    <w:rsid w:val="008C6542"/>
    <w:rsid w:val="008D5DD5"/>
    <w:rsid w:val="008E4524"/>
    <w:rsid w:val="008E6C57"/>
    <w:rsid w:val="00901607"/>
    <w:rsid w:val="00907289"/>
    <w:rsid w:val="0091667B"/>
    <w:rsid w:val="0092568A"/>
    <w:rsid w:val="009351D2"/>
    <w:rsid w:val="00962E61"/>
    <w:rsid w:val="0096756E"/>
    <w:rsid w:val="00973708"/>
    <w:rsid w:val="00987EDE"/>
    <w:rsid w:val="00991217"/>
    <w:rsid w:val="009A64E2"/>
    <w:rsid w:val="009C0704"/>
    <w:rsid w:val="009D13BF"/>
    <w:rsid w:val="009F3BE3"/>
    <w:rsid w:val="009F777E"/>
    <w:rsid w:val="00A12ED9"/>
    <w:rsid w:val="00A2167D"/>
    <w:rsid w:val="00A2393B"/>
    <w:rsid w:val="00A339A9"/>
    <w:rsid w:val="00A51CD0"/>
    <w:rsid w:val="00A65B28"/>
    <w:rsid w:val="00A761AD"/>
    <w:rsid w:val="00A843B0"/>
    <w:rsid w:val="00A97500"/>
    <w:rsid w:val="00AB39FE"/>
    <w:rsid w:val="00AB6D59"/>
    <w:rsid w:val="00AC3228"/>
    <w:rsid w:val="00AD60B8"/>
    <w:rsid w:val="00AE7ECF"/>
    <w:rsid w:val="00B144EC"/>
    <w:rsid w:val="00B2026E"/>
    <w:rsid w:val="00B256B6"/>
    <w:rsid w:val="00B26A79"/>
    <w:rsid w:val="00B452BA"/>
    <w:rsid w:val="00B45599"/>
    <w:rsid w:val="00B706BB"/>
    <w:rsid w:val="00B8341D"/>
    <w:rsid w:val="00B847BB"/>
    <w:rsid w:val="00BA699E"/>
    <w:rsid w:val="00BB11EB"/>
    <w:rsid w:val="00BB1AA7"/>
    <w:rsid w:val="00BC50C8"/>
    <w:rsid w:val="00BC7008"/>
    <w:rsid w:val="00BD60DE"/>
    <w:rsid w:val="00BF1ADA"/>
    <w:rsid w:val="00BF26F6"/>
    <w:rsid w:val="00C35820"/>
    <w:rsid w:val="00C368F0"/>
    <w:rsid w:val="00C51B87"/>
    <w:rsid w:val="00C53FE8"/>
    <w:rsid w:val="00C637A7"/>
    <w:rsid w:val="00C76C40"/>
    <w:rsid w:val="00C77D58"/>
    <w:rsid w:val="00C82720"/>
    <w:rsid w:val="00CA5AC9"/>
    <w:rsid w:val="00CC6217"/>
    <w:rsid w:val="00CF3842"/>
    <w:rsid w:val="00D02F78"/>
    <w:rsid w:val="00D118F4"/>
    <w:rsid w:val="00D16FC7"/>
    <w:rsid w:val="00D52F6F"/>
    <w:rsid w:val="00D72A5F"/>
    <w:rsid w:val="00D814DE"/>
    <w:rsid w:val="00DA43C3"/>
    <w:rsid w:val="00DD4C67"/>
    <w:rsid w:val="00DF3F73"/>
    <w:rsid w:val="00DF7D36"/>
    <w:rsid w:val="00E06CBE"/>
    <w:rsid w:val="00E136A4"/>
    <w:rsid w:val="00E22CDC"/>
    <w:rsid w:val="00E23F13"/>
    <w:rsid w:val="00E32371"/>
    <w:rsid w:val="00E371A7"/>
    <w:rsid w:val="00E61350"/>
    <w:rsid w:val="00E61F98"/>
    <w:rsid w:val="00E83C06"/>
    <w:rsid w:val="00E924FD"/>
    <w:rsid w:val="00E96ED8"/>
    <w:rsid w:val="00EB7A0A"/>
    <w:rsid w:val="00EC1F21"/>
    <w:rsid w:val="00EF1529"/>
    <w:rsid w:val="00F235E2"/>
    <w:rsid w:val="00F332B4"/>
    <w:rsid w:val="00F33E96"/>
    <w:rsid w:val="00F46E05"/>
    <w:rsid w:val="00F5266F"/>
    <w:rsid w:val="00F635AC"/>
    <w:rsid w:val="00F7703E"/>
    <w:rsid w:val="00F84085"/>
    <w:rsid w:val="00F85124"/>
    <w:rsid w:val="00F9477B"/>
    <w:rsid w:val="00FB22B6"/>
    <w:rsid w:val="00FB2328"/>
    <w:rsid w:val="00FB520C"/>
    <w:rsid w:val="00FE3F96"/>
    <w:rsid w:val="00FF45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State"/>
  <w:smartTagType w:namespaceuri="urn:schemas-microsoft-com:office:smarttags" w:name="place"/>
  <w:shapeDefaults>
    <o:shapedefaults v:ext="edit" spidmax="2059"/>
    <o:shapelayout v:ext="edit">
      <o:idmap v:ext="edit" data="1"/>
    </o:shapelayout>
  </w:shapeDefaults>
  <w:decimalSymbol w:val="."/>
  <w:listSeparator w:val=","/>
  <w14:docId w14:val="1042F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semiHidden="0" w:unhideWhenUsed="0" w:qFormat="1"/>
    <w:lsdException w:name="heading 3" w:locked="1" w:semiHidden="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header" w:locked="1" w:semiHidden="0" w:unhideWhenUsed="0"/>
    <w:lsdException w:name="footer" w:locked="1" w:semiHidden="0" w:unhideWhenUsed="0"/>
    <w:lsdException w:name="caption" w:locked="1" w:uiPriority="0" w:qFormat="1"/>
    <w:lsdException w:name="Title" w:locked="1" w:semiHidden="0" w:uiPriority="0" w:unhideWhenUsed="0" w:qFormat="1"/>
    <w:lsdException w:name="Default Paragraph Font" w:locked="1" w:semiHidden="0" w:uiPriority="1" w:unhideWhenUsed="0"/>
    <w:lsdException w:name="Subtitle" w:locked="1" w:semiHidden="0" w:uiPriority="0" w:unhideWhenUsed="0" w:qFormat="1"/>
    <w:lsdException w:name="Strong" w:locked="1" w:semiHidden="0" w:uiPriority="0" w:unhideWhenUsed="0" w:qFormat="1"/>
    <w:lsdException w:name="Emphasis" w:locked="1" w:semiHidden="0" w:unhideWhenUsed="0" w:qFormat="1"/>
    <w:lsdException w:name="Table Grid" w:locked="1"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72A5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973708"/>
    <w:pPr>
      <w:keepNext/>
      <w:numPr>
        <w:ilvl w:val="1"/>
        <w:numId w:val="17"/>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uiPriority w:val="99"/>
    <w:qFormat/>
    <w:rsid w:val="00973708"/>
    <w:pPr>
      <w:keepNext/>
      <w:numPr>
        <w:ilvl w:val="2"/>
        <w:numId w:val="18"/>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D72A5F"/>
    <w:rPr>
      <w:rFonts w:cs="Times New Roman"/>
      <w:b/>
      <w:sz w:val="30"/>
    </w:rPr>
  </w:style>
  <w:style w:type="character" w:customStyle="1" w:styleId="Heading2Char">
    <w:name w:val="Heading 2 Char"/>
    <w:aliases w:val="h2 Char,h21 Char,h22 Char"/>
    <w:basedOn w:val="DefaultParagraphFont"/>
    <w:link w:val="Heading2"/>
    <w:uiPriority w:val="99"/>
    <w:locked/>
    <w:rsid w:val="00495B89"/>
    <w:rPr>
      <w:rFonts w:ascii="Arial" w:hAnsi="Arial"/>
      <w:b/>
      <w:i/>
      <w:szCs w:val="20"/>
    </w:rPr>
  </w:style>
  <w:style w:type="character" w:customStyle="1" w:styleId="Heading3Char">
    <w:name w:val="Heading 3 Char"/>
    <w:aliases w:val="h3 Char,h31 Char,h32 Char"/>
    <w:basedOn w:val="DefaultParagraphFont"/>
    <w:link w:val="Heading3"/>
    <w:uiPriority w:val="99"/>
    <w:locked/>
    <w:rsid w:val="00D72A5F"/>
    <w:rPr>
      <w:rFonts w:ascii="Arial Black" w:hAnsi="Arial Black"/>
      <w:szCs w:val="20"/>
    </w:rPr>
  </w:style>
  <w:style w:type="paragraph" w:customStyle="1" w:styleId="Style2">
    <w:name w:val="Style2"/>
    <w:basedOn w:val="Normal"/>
    <w:uiPriority w:val="99"/>
    <w:rsid w:val="00D72A5F"/>
    <w:pPr>
      <w:spacing w:before="120"/>
    </w:pPr>
  </w:style>
  <w:style w:type="paragraph" w:customStyle="1" w:styleId="Style3">
    <w:name w:val="Style3"/>
    <w:basedOn w:val="Normal"/>
    <w:autoRedefine/>
    <w:uiPriority w:val="99"/>
    <w:rsid w:val="00D72A5F"/>
    <w:pPr>
      <w:spacing w:before="120"/>
    </w:pPr>
  </w:style>
  <w:style w:type="paragraph" w:customStyle="1" w:styleId="Style4">
    <w:name w:val="Style4"/>
    <w:basedOn w:val="Normal"/>
    <w:uiPriority w:val="99"/>
    <w:rsid w:val="00D72A5F"/>
    <w:pPr>
      <w:numPr>
        <w:numId w:val="19"/>
      </w:numPr>
      <w:spacing w:before="120"/>
    </w:pPr>
    <w:rPr>
      <w:sz w:val="22"/>
    </w:rPr>
  </w:style>
  <w:style w:type="paragraph" w:customStyle="1" w:styleId="Style5">
    <w:name w:val="Style5"/>
    <w:basedOn w:val="Normal"/>
    <w:autoRedefine/>
    <w:uiPriority w:val="99"/>
    <w:rsid w:val="00D72A5F"/>
    <w:pPr>
      <w:spacing w:before="120"/>
    </w:pPr>
    <w:rPr>
      <w:sz w:val="22"/>
    </w:rPr>
  </w:style>
  <w:style w:type="paragraph" w:customStyle="1" w:styleId="Style6">
    <w:name w:val="Style6"/>
    <w:basedOn w:val="Normal"/>
    <w:uiPriority w:val="99"/>
    <w:rsid w:val="00D72A5F"/>
    <w:pPr>
      <w:spacing w:before="120"/>
    </w:pPr>
    <w:rPr>
      <w:sz w:val="22"/>
      <w:szCs w:val="22"/>
    </w:rPr>
  </w:style>
  <w:style w:type="paragraph" w:customStyle="1" w:styleId="Style8">
    <w:name w:val="Style8"/>
    <w:basedOn w:val="Heading2"/>
    <w:uiPriority w:val="99"/>
    <w:rsid w:val="00D72A5F"/>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49702F"/>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49702F"/>
    <w:rPr>
      <w:rFonts w:ascii="Calibri" w:hAnsi="Calibri" w:cs="Times New Roman"/>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numPr>
        <w:numId w:val="6"/>
      </w:numPr>
      <w:tabs>
        <w:tab w:val="clear" w:pos="1080"/>
        <w:tab w:val="num" w:pos="1800"/>
      </w:tabs>
      <w:ind w:left="180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D72A5F"/>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CommentTextChar"/>
    <w:link w:val="CommentSubject"/>
    <w:uiPriority w:val="99"/>
    <w:semiHidden/>
    <w:locked/>
    <w:rsid w:val="00495B89"/>
    <w:rPr>
      <w:rFonts w:cs="Times New Roman"/>
      <w:b/>
      <w:bCs/>
      <w:sz w:val="20"/>
      <w:szCs w:val="20"/>
    </w:rPr>
  </w:style>
  <w:style w:type="paragraph" w:styleId="Header">
    <w:name w:val="header"/>
    <w:basedOn w:val="Normal"/>
    <w:link w:val="HeaderChar"/>
    <w:uiPriority w:val="99"/>
    <w:rsid w:val="00D72A5F"/>
    <w:pPr>
      <w:tabs>
        <w:tab w:val="center" w:pos="4320"/>
        <w:tab w:val="right" w:pos="8640"/>
      </w:tabs>
    </w:pPr>
  </w:style>
  <w:style w:type="character" w:customStyle="1" w:styleId="HeaderChar">
    <w:name w:val="Header Char"/>
    <w:basedOn w:val="DefaultParagraphFont"/>
    <w:link w:val="Header"/>
    <w:uiPriority w:val="99"/>
    <w:locked/>
    <w:rsid w:val="00CF3842"/>
    <w:rPr>
      <w:rFonts w:cs="Times New Roman"/>
    </w:rPr>
  </w:style>
  <w:style w:type="paragraph" w:styleId="FootnoteText">
    <w:name w:val="footnote text"/>
    <w:basedOn w:val="Normal"/>
    <w:link w:val="FootnoteTextChar"/>
    <w:uiPriority w:val="99"/>
    <w:semiHidden/>
    <w:rsid w:val="00D72A5F"/>
  </w:style>
  <w:style w:type="character" w:customStyle="1" w:styleId="FootnoteTextChar">
    <w:name w:val="Footnote Text Char"/>
    <w:basedOn w:val="DefaultParagraphFont"/>
    <w:link w:val="FootnoteText"/>
    <w:uiPriority w:val="99"/>
    <w:semiHidden/>
    <w:locked/>
    <w:rsid w:val="00495B89"/>
    <w:rPr>
      <w:rFonts w:cs="Times New Roman"/>
      <w:sz w:val="20"/>
      <w:szCs w:val="20"/>
    </w:rPr>
  </w:style>
  <w:style w:type="paragraph" w:styleId="ListNumber3">
    <w:name w:val="List Number 3"/>
    <w:basedOn w:val="Normal"/>
    <w:uiPriority w:val="99"/>
    <w:rsid w:val="00D72A5F"/>
    <w:pPr>
      <w:numPr>
        <w:numId w:val="7"/>
      </w:numPr>
      <w:tabs>
        <w:tab w:val="clear" w:pos="1800"/>
        <w:tab w:val="num" w:pos="1080"/>
      </w:tabs>
      <w:ind w:left="1080"/>
    </w:pPr>
  </w:style>
  <w:style w:type="paragraph" w:customStyle="1" w:styleId="doublelineabove">
    <w:name w:val="double line above"/>
    <w:basedOn w:val="Normal"/>
    <w:uiPriority w:val="99"/>
    <w:rsid w:val="00D72A5F"/>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uiPriority w:val="99"/>
    <w:rsid w:val="00D72A5F"/>
    <w:pPr>
      <w:widowControl w:val="0"/>
      <w:tabs>
        <w:tab w:val="left" w:pos="357"/>
      </w:tabs>
      <w:spacing w:line="255" w:lineRule="atLeast"/>
      <w:ind w:left="1083" w:hanging="357"/>
    </w:pPr>
    <w:rPr>
      <w:sz w:val="24"/>
    </w:rPr>
  </w:style>
  <w:style w:type="paragraph" w:styleId="BlockText">
    <w:name w:val="Block Text"/>
    <w:basedOn w:val="Normal"/>
    <w:uiPriority w:val="99"/>
    <w:rsid w:val="00D72A5F"/>
    <w:pPr>
      <w:spacing w:after="120"/>
      <w:ind w:left="1440" w:right="1440"/>
    </w:pPr>
  </w:style>
  <w:style w:type="paragraph" w:styleId="BalloonText">
    <w:name w:val="Balloon Text"/>
    <w:basedOn w:val="Normal"/>
    <w:link w:val="BalloonTextChar"/>
    <w:uiPriority w:val="99"/>
    <w:semiHidden/>
    <w:rsid w:val="00D72A5F"/>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495B89"/>
    <w:rPr>
      <w:rFonts w:cs="Times New Roman"/>
      <w:sz w:val="2"/>
    </w:rPr>
  </w:style>
  <w:style w:type="character" w:styleId="CommentReference">
    <w:name w:val="annotation reference"/>
    <w:basedOn w:val="DefaultParagraphFont"/>
    <w:uiPriority w:val="99"/>
    <w:rsid w:val="00D72A5F"/>
    <w:rPr>
      <w:rFonts w:cs="Times New Roman"/>
      <w:sz w:val="16"/>
    </w:rPr>
  </w:style>
  <w:style w:type="table" w:styleId="TableGrid">
    <w:name w:val="Table Grid"/>
    <w:basedOn w:val="TableNormal"/>
    <w:uiPriority w:val="99"/>
    <w:rsid w:val="00D72A5F"/>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D72A5F"/>
    <w:rPr>
      <w:rFonts w:cs="Times New Roman"/>
      <w:i/>
    </w:rPr>
  </w:style>
  <w:style w:type="paragraph" w:customStyle="1" w:styleId="DarkList-Accent31">
    <w:name w:val="Dark List - Accent 31"/>
    <w:hidden/>
    <w:uiPriority w:val="99"/>
    <w:semiHidden/>
    <w:rsid w:val="00D72A5F"/>
    <w:rPr>
      <w:sz w:val="20"/>
      <w:szCs w:val="20"/>
    </w:rPr>
  </w:style>
  <w:style w:type="paragraph" w:customStyle="1" w:styleId="ColorfulShading-Accent31">
    <w:name w:val="Colorful Shading - Accent 31"/>
    <w:basedOn w:val="Normal"/>
    <w:uiPriority w:val="99"/>
    <w:rsid w:val="00D72A5F"/>
    <w:pPr>
      <w:ind w:left="720"/>
      <w:contextualSpacing/>
    </w:pPr>
  </w:style>
  <w:style w:type="paragraph" w:customStyle="1" w:styleId="NormalBullet">
    <w:name w:val="Normal Bullet"/>
    <w:basedOn w:val="Normal"/>
    <w:uiPriority w:val="99"/>
    <w:rsid w:val="00D72A5F"/>
    <w:pPr>
      <w:numPr>
        <w:numId w:val="22"/>
      </w:numPr>
      <w:spacing w:before="120"/>
    </w:pPr>
    <w:rPr>
      <w:rFonts w:ascii="Arial" w:hAnsi="Arial"/>
    </w:rPr>
  </w:style>
  <w:style w:type="paragraph" w:customStyle="1" w:styleId="ColorfulShading-Accent11">
    <w:name w:val="Colorful Shading - Accent 11"/>
    <w:hidden/>
    <w:uiPriority w:val="99"/>
    <w:rsid w:val="00D72A5F"/>
    <w:rPr>
      <w:sz w:val="20"/>
      <w:szCs w:val="20"/>
    </w:rPr>
  </w:style>
  <w:style w:type="paragraph" w:styleId="ListParagraph">
    <w:name w:val="List Paragraph"/>
    <w:basedOn w:val="Normal"/>
    <w:uiPriority w:val="34"/>
    <w:qFormat/>
    <w:rsid w:val="00CF3842"/>
    <w:pPr>
      <w:ind w:left="720"/>
      <w:contextualSpacing/>
    </w:pPr>
  </w:style>
  <w:style w:type="character" w:styleId="LineNumber">
    <w:name w:val="line number"/>
    <w:basedOn w:val="DefaultParagraphFont"/>
    <w:uiPriority w:val="99"/>
    <w:rsid w:val="00F9477B"/>
    <w:rPr>
      <w:rFonts w:cs="Times New Roman"/>
    </w:rPr>
  </w:style>
  <w:style w:type="paragraph" w:customStyle="1" w:styleId="Style7">
    <w:name w:val="Style7"/>
    <w:basedOn w:val="Footer"/>
    <w:link w:val="Style7Char"/>
    <w:uiPriority w:val="99"/>
    <w:rsid w:val="0049702F"/>
    <w:rPr>
      <w:b/>
      <w:i/>
    </w:rPr>
  </w:style>
  <w:style w:type="character" w:customStyle="1" w:styleId="Style7Char">
    <w:name w:val="Style7 Char"/>
    <w:basedOn w:val="FooterChar"/>
    <w:link w:val="Style7"/>
    <w:uiPriority w:val="99"/>
    <w:locked/>
    <w:rsid w:val="0049702F"/>
    <w:rPr>
      <w:rFonts w:ascii="Calibri" w:hAnsi="Calibri" w:cs="Times New Roman"/>
      <w:b/>
      <w:i/>
    </w:rPr>
  </w:style>
  <w:style w:type="paragraph" w:styleId="Revision">
    <w:name w:val="Revision"/>
    <w:hidden/>
    <w:uiPriority w:val="99"/>
    <w:semiHidden/>
    <w:rsid w:val="0043446B"/>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semiHidden="0" w:unhideWhenUsed="0" w:qFormat="1"/>
    <w:lsdException w:name="heading 3" w:locked="1" w:semiHidden="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header" w:locked="1" w:semiHidden="0" w:unhideWhenUsed="0"/>
    <w:lsdException w:name="footer" w:locked="1" w:semiHidden="0" w:unhideWhenUsed="0"/>
    <w:lsdException w:name="caption" w:locked="1" w:uiPriority="0" w:qFormat="1"/>
    <w:lsdException w:name="Title" w:locked="1" w:semiHidden="0" w:uiPriority="0" w:unhideWhenUsed="0" w:qFormat="1"/>
    <w:lsdException w:name="Default Paragraph Font" w:locked="1" w:semiHidden="0" w:uiPriority="1" w:unhideWhenUsed="0"/>
    <w:lsdException w:name="Subtitle" w:locked="1" w:semiHidden="0" w:uiPriority="0" w:unhideWhenUsed="0" w:qFormat="1"/>
    <w:lsdException w:name="Strong" w:locked="1" w:semiHidden="0" w:uiPriority="0" w:unhideWhenUsed="0" w:qFormat="1"/>
    <w:lsdException w:name="Emphasis" w:locked="1" w:semiHidden="0" w:unhideWhenUsed="0" w:qFormat="1"/>
    <w:lsdException w:name="Table Grid" w:locked="1"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72A5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973708"/>
    <w:pPr>
      <w:keepNext/>
      <w:numPr>
        <w:ilvl w:val="1"/>
        <w:numId w:val="17"/>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uiPriority w:val="99"/>
    <w:qFormat/>
    <w:rsid w:val="00973708"/>
    <w:pPr>
      <w:keepNext/>
      <w:numPr>
        <w:ilvl w:val="2"/>
        <w:numId w:val="18"/>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D72A5F"/>
    <w:rPr>
      <w:rFonts w:cs="Times New Roman"/>
      <w:b/>
      <w:sz w:val="30"/>
    </w:rPr>
  </w:style>
  <w:style w:type="character" w:customStyle="1" w:styleId="Heading2Char">
    <w:name w:val="Heading 2 Char"/>
    <w:aliases w:val="h2 Char,h21 Char,h22 Char"/>
    <w:basedOn w:val="DefaultParagraphFont"/>
    <w:link w:val="Heading2"/>
    <w:uiPriority w:val="99"/>
    <w:locked/>
    <w:rsid w:val="00495B89"/>
    <w:rPr>
      <w:rFonts w:ascii="Arial" w:hAnsi="Arial"/>
      <w:b/>
      <w:i/>
      <w:szCs w:val="20"/>
    </w:rPr>
  </w:style>
  <w:style w:type="character" w:customStyle="1" w:styleId="Heading3Char">
    <w:name w:val="Heading 3 Char"/>
    <w:aliases w:val="h3 Char,h31 Char,h32 Char"/>
    <w:basedOn w:val="DefaultParagraphFont"/>
    <w:link w:val="Heading3"/>
    <w:uiPriority w:val="99"/>
    <w:locked/>
    <w:rsid w:val="00D72A5F"/>
    <w:rPr>
      <w:rFonts w:ascii="Arial Black" w:hAnsi="Arial Black"/>
      <w:szCs w:val="20"/>
    </w:rPr>
  </w:style>
  <w:style w:type="paragraph" w:customStyle="1" w:styleId="Style2">
    <w:name w:val="Style2"/>
    <w:basedOn w:val="Normal"/>
    <w:uiPriority w:val="99"/>
    <w:rsid w:val="00D72A5F"/>
    <w:pPr>
      <w:spacing w:before="120"/>
    </w:pPr>
  </w:style>
  <w:style w:type="paragraph" w:customStyle="1" w:styleId="Style3">
    <w:name w:val="Style3"/>
    <w:basedOn w:val="Normal"/>
    <w:autoRedefine/>
    <w:uiPriority w:val="99"/>
    <w:rsid w:val="00D72A5F"/>
    <w:pPr>
      <w:spacing w:before="120"/>
    </w:pPr>
  </w:style>
  <w:style w:type="paragraph" w:customStyle="1" w:styleId="Style4">
    <w:name w:val="Style4"/>
    <w:basedOn w:val="Normal"/>
    <w:uiPriority w:val="99"/>
    <w:rsid w:val="00D72A5F"/>
    <w:pPr>
      <w:numPr>
        <w:numId w:val="19"/>
      </w:numPr>
      <w:spacing w:before="120"/>
    </w:pPr>
    <w:rPr>
      <w:sz w:val="22"/>
    </w:rPr>
  </w:style>
  <w:style w:type="paragraph" w:customStyle="1" w:styleId="Style5">
    <w:name w:val="Style5"/>
    <w:basedOn w:val="Normal"/>
    <w:autoRedefine/>
    <w:uiPriority w:val="99"/>
    <w:rsid w:val="00D72A5F"/>
    <w:pPr>
      <w:spacing w:before="120"/>
    </w:pPr>
    <w:rPr>
      <w:sz w:val="22"/>
    </w:rPr>
  </w:style>
  <w:style w:type="paragraph" w:customStyle="1" w:styleId="Style6">
    <w:name w:val="Style6"/>
    <w:basedOn w:val="Normal"/>
    <w:uiPriority w:val="99"/>
    <w:rsid w:val="00D72A5F"/>
    <w:pPr>
      <w:spacing w:before="120"/>
    </w:pPr>
    <w:rPr>
      <w:sz w:val="22"/>
      <w:szCs w:val="22"/>
    </w:rPr>
  </w:style>
  <w:style w:type="paragraph" w:customStyle="1" w:styleId="Style8">
    <w:name w:val="Style8"/>
    <w:basedOn w:val="Heading2"/>
    <w:uiPriority w:val="99"/>
    <w:rsid w:val="00D72A5F"/>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49702F"/>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49702F"/>
    <w:rPr>
      <w:rFonts w:ascii="Calibri" w:hAnsi="Calibri" w:cs="Times New Roman"/>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numPr>
        <w:numId w:val="6"/>
      </w:numPr>
      <w:tabs>
        <w:tab w:val="clear" w:pos="1080"/>
        <w:tab w:val="num" w:pos="1800"/>
      </w:tabs>
      <w:ind w:left="180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D72A5F"/>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CommentTextChar"/>
    <w:link w:val="CommentSubject"/>
    <w:uiPriority w:val="99"/>
    <w:semiHidden/>
    <w:locked/>
    <w:rsid w:val="00495B89"/>
    <w:rPr>
      <w:rFonts w:cs="Times New Roman"/>
      <w:b/>
      <w:bCs/>
      <w:sz w:val="20"/>
      <w:szCs w:val="20"/>
    </w:rPr>
  </w:style>
  <w:style w:type="paragraph" w:styleId="Header">
    <w:name w:val="header"/>
    <w:basedOn w:val="Normal"/>
    <w:link w:val="HeaderChar"/>
    <w:uiPriority w:val="99"/>
    <w:rsid w:val="00D72A5F"/>
    <w:pPr>
      <w:tabs>
        <w:tab w:val="center" w:pos="4320"/>
        <w:tab w:val="right" w:pos="8640"/>
      </w:tabs>
    </w:pPr>
  </w:style>
  <w:style w:type="character" w:customStyle="1" w:styleId="HeaderChar">
    <w:name w:val="Header Char"/>
    <w:basedOn w:val="DefaultParagraphFont"/>
    <w:link w:val="Header"/>
    <w:uiPriority w:val="99"/>
    <w:locked/>
    <w:rsid w:val="00CF3842"/>
    <w:rPr>
      <w:rFonts w:cs="Times New Roman"/>
    </w:rPr>
  </w:style>
  <w:style w:type="paragraph" w:styleId="FootnoteText">
    <w:name w:val="footnote text"/>
    <w:basedOn w:val="Normal"/>
    <w:link w:val="FootnoteTextChar"/>
    <w:uiPriority w:val="99"/>
    <w:semiHidden/>
    <w:rsid w:val="00D72A5F"/>
  </w:style>
  <w:style w:type="character" w:customStyle="1" w:styleId="FootnoteTextChar">
    <w:name w:val="Footnote Text Char"/>
    <w:basedOn w:val="DefaultParagraphFont"/>
    <w:link w:val="FootnoteText"/>
    <w:uiPriority w:val="99"/>
    <w:semiHidden/>
    <w:locked/>
    <w:rsid w:val="00495B89"/>
    <w:rPr>
      <w:rFonts w:cs="Times New Roman"/>
      <w:sz w:val="20"/>
      <w:szCs w:val="20"/>
    </w:rPr>
  </w:style>
  <w:style w:type="paragraph" w:styleId="ListNumber3">
    <w:name w:val="List Number 3"/>
    <w:basedOn w:val="Normal"/>
    <w:uiPriority w:val="99"/>
    <w:rsid w:val="00D72A5F"/>
    <w:pPr>
      <w:numPr>
        <w:numId w:val="7"/>
      </w:numPr>
      <w:tabs>
        <w:tab w:val="clear" w:pos="1800"/>
        <w:tab w:val="num" w:pos="1080"/>
      </w:tabs>
      <w:ind w:left="1080"/>
    </w:pPr>
  </w:style>
  <w:style w:type="paragraph" w:customStyle="1" w:styleId="doublelineabove">
    <w:name w:val="double line above"/>
    <w:basedOn w:val="Normal"/>
    <w:uiPriority w:val="99"/>
    <w:rsid w:val="00D72A5F"/>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uiPriority w:val="99"/>
    <w:rsid w:val="00D72A5F"/>
    <w:pPr>
      <w:widowControl w:val="0"/>
      <w:tabs>
        <w:tab w:val="left" w:pos="357"/>
      </w:tabs>
      <w:spacing w:line="255" w:lineRule="atLeast"/>
      <w:ind w:left="1083" w:hanging="357"/>
    </w:pPr>
    <w:rPr>
      <w:sz w:val="24"/>
    </w:rPr>
  </w:style>
  <w:style w:type="paragraph" w:styleId="BlockText">
    <w:name w:val="Block Text"/>
    <w:basedOn w:val="Normal"/>
    <w:uiPriority w:val="99"/>
    <w:rsid w:val="00D72A5F"/>
    <w:pPr>
      <w:spacing w:after="120"/>
      <w:ind w:left="1440" w:right="1440"/>
    </w:pPr>
  </w:style>
  <w:style w:type="paragraph" w:styleId="BalloonText">
    <w:name w:val="Balloon Text"/>
    <w:basedOn w:val="Normal"/>
    <w:link w:val="BalloonTextChar"/>
    <w:uiPriority w:val="99"/>
    <w:semiHidden/>
    <w:rsid w:val="00D72A5F"/>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495B89"/>
    <w:rPr>
      <w:rFonts w:cs="Times New Roman"/>
      <w:sz w:val="2"/>
    </w:rPr>
  </w:style>
  <w:style w:type="character" w:styleId="CommentReference">
    <w:name w:val="annotation reference"/>
    <w:basedOn w:val="DefaultParagraphFont"/>
    <w:uiPriority w:val="99"/>
    <w:rsid w:val="00D72A5F"/>
    <w:rPr>
      <w:rFonts w:cs="Times New Roman"/>
      <w:sz w:val="16"/>
    </w:rPr>
  </w:style>
  <w:style w:type="table" w:styleId="TableGrid">
    <w:name w:val="Table Grid"/>
    <w:basedOn w:val="TableNormal"/>
    <w:uiPriority w:val="99"/>
    <w:rsid w:val="00D72A5F"/>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D72A5F"/>
    <w:rPr>
      <w:rFonts w:cs="Times New Roman"/>
      <w:i/>
    </w:rPr>
  </w:style>
  <w:style w:type="paragraph" w:customStyle="1" w:styleId="DarkList-Accent31">
    <w:name w:val="Dark List - Accent 31"/>
    <w:hidden/>
    <w:uiPriority w:val="99"/>
    <w:semiHidden/>
    <w:rsid w:val="00D72A5F"/>
    <w:rPr>
      <w:sz w:val="20"/>
      <w:szCs w:val="20"/>
    </w:rPr>
  </w:style>
  <w:style w:type="paragraph" w:customStyle="1" w:styleId="ColorfulShading-Accent31">
    <w:name w:val="Colorful Shading - Accent 31"/>
    <w:basedOn w:val="Normal"/>
    <w:uiPriority w:val="99"/>
    <w:rsid w:val="00D72A5F"/>
    <w:pPr>
      <w:ind w:left="720"/>
      <w:contextualSpacing/>
    </w:pPr>
  </w:style>
  <w:style w:type="paragraph" w:customStyle="1" w:styleId="NormalBullet">
    <w:name w:val="Normal Bullet"/>
    <w:basedOn w:val="Normal"/>
    <w:uiPriority w:val="99"/>
    <w:rsid w:val="00D72A5F"/>
    <w:pPr>
      <w:numPr>
        <w:numId w:val="22"/>
      </w:numPr>
      <w:spacing w:before="120"/>
    </w:pPr>
    <w:rPr>
      <w:rFonts w:ascii="Arial" w:hAnsi="Arial"/>
    </w:rPr>
  </w:style>
  <w:style w:type="paragraph" w:customStyle="1" w:styleId="ColorfulShading-Accent11">
    <w:name w:val="Colorful Shading - Accent 11"/>
    <w:hidden/>
    <w:uiPriority w:val="99"/>
    <w:rsid w:val="00D72A5F"/>
    <w:rPr>
      <w:sz w:val="20"/>
      <w:szCs w:val="20"/>
    </w:rPr>
  </w:style>
  <w:style w:type="paragraph" w:styleId="ListParagraph">
    <w:name w:val="List Paragraph"/>
    <w:basedOn w:val="Normal"/>
    <w:uiPriority w:val="34"/>
    <w:qFormat/>
    <w:rsid w:val="00CF3842"/>
    <w:pPr>
      <w:ind w:left="720"/>
      <w:contextualSpacing/>
    </w:pPr>
  </w:style>
  <w:style w:type="character" w:styleId="LineNumber">
    <w:name w:val="line number"/>
    <w:basedOn w:val="DefaultParagraphFont"/>
    <w:uiPriority w:val="99"/>
    <w:rsid w:val="00F9477B"/>
    <w:rPr>
      <w:rFonts w:cs="Times New Roman"/>
    </w:rPr>
  </w:style>
  <w:style w:type="paragraph" w:customStyle="1" w:styleId="Style7">
    <w:name w:val="Style7"/>
    <w:basedOn w:val="Footer"/>
    <w:link w:val="Style7Char"/>
    <w:uiPriority w:val="99"/>
    <w:rsid w:val="0049702F"/>
    <w:rPr>
      <w:b/>
      <w:i/>
    </w:rPr>
  </w:style>
  <w:style w:type="character" w:customStyle="1" w:styleId="Style7Char">
    <w:name w:val="Style7 Char"/>
    <w:basedOn w:val="FooterChar"/>
    <w:link w:val="Style7"/>
    <w:uiPriority w:val="99"/>
    <w:locked/>
    <w:rsid w:val="0049702F"/>
    <w:rPr>
      <w:rFonts w:ascii="Calibri" w:hAnsi="Calibri" w:cs="Times New Roman"/>
      <w:b/>
      <w:i/>
    </w:rPr>
  </w:style>
  <w:style w:type="paragraph" w:styleId="Revision">
    <w:name w:val="Revision"/>
    <w:hidden/>
    <w:uiPriority w:val="99"/>
    <w:semiHidden/>
    <w:rsid w:val="0043446B"/>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14608589">
      <w:marLeft w:val="0"/>
      <w:marRight w:val="0"/>
      <w:marTop w:val="0"/>
      <w:marBottom w:val="0"/>
      <w:divBdr>
        <w:top w:val="none" w:sz="0" w:space="0" w:color="auto"/>
        <w:left w:val="none" w:sz="0" w:space="0" w:color="auto"/>
        <w:bottom w:val="none" w:sz="0" w:space="0" w:color="auto"/>
        <w:right w:val="none" w:sz="0" w:space="0" w:color="auto"/>
      </w:divBdr>
    </w:div>
    <w:div w:id="1514608590">
      <w:marLeft w:val="0"/>
      <w:marRight w:val="0"/>
      <w:marTop w:val="0"/>
      <w:marBottom w:val="0"/>
      <w:divBdr>
        <w:top w:val="none" w:sz="0" w:space="0" w:color="auto"/>
        <w:left w:val="none" w:sz="0" w:space="0" w:color="auto"/>
        <w:bottom w:val="none" w:sz="0" w:space="0" w:color="auto"/>
        <w:right w:val="none" w:sz="0" w:space="0" w:color="auto"/>
      </w:divBdr>
    </w:div>
    <w:div w:id="1514608591">
      <w:marLeft w:val="0"/>
      <w:marRight w:val="0"/>
      <w:marTop w:val="0"/>
      <w:marBottom w:val="0"/>
      <w:divBdr>
        <w:top w:val="none" w:sz="0" w:space="0" w:color="auto"/>
        <w:left w:val="none" w:sz="0" w:space="0" w:color="auto"/>
        <w:bottom w:val="none" w:sz="0" w:space="0" w:color="auto"/>
        <w:right w:val="none" w:sz="0" w:space="0" w:color="auto"/>
      </w:divBdr>
    </w:div>
    <w:div w:id="1514608592">
      <w:marLeft w:val="0"/>
      <w:marRight w:val="0"/>
      <w:marTop w:val="0"/>
      <w:marBottom w:val="0"/>
      <w:divBdr>
        <w:top w:val="none" w:sz="0" w:space="0" w:color="auto"/>
        <w:left w:val="none" w:sz="0" w:space="0" w:color="auto"/>
        <w:bottom w:val="none" w:sz="0" w:space="0" w:color="auto"/>
        <w:right w:val="none" w:sz="0" w:space="0" w:color="auto"/>
      </w:divBdr>
    </w:div>
    <w:div w:id="1514608593">
      <w:marLeft w:val="0"/>
      <w:marRight w:val="0"/>
      <w:marTop w:val="0"/>
      <w:marBottom w:val="0"/>
      <w:divBdr>
        <w:top w:val="none" w:sz="0" w:space="0" w:color="auto"/>
        <w:left w:val="none" w:sz="0" w:space="0" w:color="auto"/>
        <w:bottom w:val="none" w:sz="0" w:space="0" w:color="auto"/>
        <w:right w:val="none" w:sz="0" w:space="0" w:color="auto"/>
      </w:divBdr>
    </w:div>
    <w:div w:id="1514608594">
      <w:marLeft w:val="0"/>
      <w:marRight w:val="0"/>
      <w:marTop w:val="0"/>
      <w:marBottom w:val="0"/>
      <w:divBdr>
        <w:top w:val="none" w:sz="0" w:space="0" w:color="auto"/>
        <w:left w:val="none" w:sz="0" w:space="0" w:color="auto"/>
        <w:bottom w:val="none" w:sz="0" w:space="0" w:color="auto"/>
        <w:right w:val="none" w:sz="0" w:space="0" w:color="auto"/>
      </w:divBdr>
    </w:div>
    <w:div w:id="1514608595">
      <w:marLeft w:val="0"/>
      <w:marRight w:val="0"/>
      <w:marTop w:val="0"/>
      <w:marBottom w:val="0"/>
      <w:divBdr>
        <w:top w:val="none" w:sz="0" w:space="0" w:color="auto"/>
        <w:left w:val="none" w:sz="0" w:space="0" w:color="auto"/>
        <w:bottom w:val="none" w:sz="0" w:space="0" w:color="auto"/>
        <w:right w:val="none" w:sz="0" w:space="0" w:color="auto"/>
      </w:divBdr>
    </w:div>
    <w:div w:id="1514608596">
      <w:marLeft w:val="0"/>
      <w:marRight w:val="0"/>
      <w:marTop w:val="0"/>
      <w:marBottom w:val="0"/>
      <w:divBdr>
        <w:top w:val="none" w:sz="0" w:space="0" w:color="auto"/>
        <w:left w:val="none" w:sz="0" w:space="0" w:color="auto"/>
        <w:bottom w:val="none" w:sz="0" w:space="0" w:color="auto"/>
        <w:right w:val="none" w:sz="0" w:space="0" w:color="auto"/>
      </w:divBdr>
    </w:div>
    <w:div w:id="1608928733">
      <w:bodyDiv w:val="1"/>
      <w:marLeft w:val="0"/>
      <w:marRight w:val="0"/>
      <w:marTop w:val="0"/>
      <w:marBottom w:val="0"/>
      <w:divBdr>
        <w:top w:val="none" w:sz="0" w:space="0" w:color="auto"/>
        <w:left w:val="none" w:sz="0" w:space="0" w:color="auto"/>
        <w:bottom w:val="none" w:sz="0" w:space="0" w:color="auto"/>
        <w:right w:val="none" w:sz="0" w:space="0" w:color="auto"/>
      </w:divBdr>
    </w:div>
    <w:div w:id="1774746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header" Target="header9.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header" Target="header7.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E1D163-01CB-48BE-9C52-7422A0653A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9</Pages>
  <Words>3706</Words>
  <Characters>19948</Characters>
  <Application>Microsoft Office Word</Application>
  <DocSecurity>0</DocSecurity>
  <Lines>166</Lines>
  <Paragraphs>47</Paragraphs>
  <ScaleCrop>false</ScaleCrop>
  <HeadingPairs>
    <vt:vector size="2" baseType="variant">
      <vt:variant>
        <vt:lpstr>Title</vt:lpstr>
      </vt:variant>
      <vt:variant>
        <vt:i4>1</vt:i4>
      </vt:variant>
    </vt:vector>
  </HeadingPairs>
  <TitlesOfParts>
    <vt:vector size="1" baseType="lpstr">
      <vt:lpstr>Ventilation for Indoor Air Quality (IAQ):  All dwelling units shall meet the requirements of ANSI/ASHRAE standard 62</vt:lpstr>
    </vt:vector>
  </TitlesOfParts>
  <Company>California Energy Commission</Company>
  <LinksUpToDate>false</LinksUpToDate>
  <CharactersWithSpaces>23607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Ventilation for Indoor Air Quality (IAQ):  All dwelling units shall meet the requirements of ANSI/ASHRAE standard 62</dc:title>
  <dc:creator>jmiller20130508</dc:creator>
  <cp:lastModifiedBy>Shewmaker, Michael@Energy</cp:lastModifiedBy>
  <cp:revision>12</cp:revision>
  <cp:lastPrinted>2013-04-23T17:50:00Z</cp:lastPrinted>
  <dcterms:created xsi:type="dcterms:W3CDTF">2015-06-09T18:10:00Z</dcterms:created>
  <dcterms:modified xsi:type="dcterms:W3CDTF">2016-09-29T20:30:00Z</dcterms:modified>
</cp:coreProperties>
</file>