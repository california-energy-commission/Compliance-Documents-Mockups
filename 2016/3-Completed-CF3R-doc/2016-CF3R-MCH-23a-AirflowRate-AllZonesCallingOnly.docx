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3ED6B2F5" w14:textId="77777777" w:rsidTr="00DA18E1">
        <w:trPr>
          <w:cantSplit/>
          <w:trHeight w:val="144"/>
        </w:trPr>
        <w:tc>
          <w:tcPr>
            <w:tcW w:w="11030" w:type="dxa"/>
            <w:gridSpan w:val="3"/>
            <w:tcBorders>
              <w:top w:val="single" w:sz="4" w:space="0" w:color="auto"/>
            </w:tcBorders>
            <w:vAlign w:val="center"/>
          </w:tcPr>
          <w:p w14:paraId="3ED6B2F4" w14:textId="77777777" w:rsidR="00DA18E1" w:rsidRPr="00966F61" w:rsidRDefault="00DA18E1" w:rsidP="00DA18E1">
            <w:pPr>
              <w:keepNext/>
              <w:rPr>
                <w:rFonts w:asciiTheme="minorHAnsi" w:hAnsiTheme="minorHAnsi"/>
                <w:b/>
                <w:sz w:val="18"/>
                <w:szCs w:val="18"/>
              </w:rPr>
            </w:pPr>
            <w:bookmarkStart w:id="0" w:name="_GoBack"/>
            <w:bookmarkEnd w:id="0"/>
            <w:r w:rsidRPr="00966F61">
              <w:rPr>
                <w:rFonts w:asciiTheme="minorHAnsi" w:hAnsiTheme="minorHAnsi"/>
                <w:b/>
                <w:sz w:val="18"/>
                <w:szCs w:val="18"/>
              </w:rPr>
              <w:t>A. Ducted Cooling System Information</w:t>
            </w:r>
          </w:p>
        </w:tc>
      </w:tr>
      <w:tr w:rsidR="00DA18E1" w:rsidRPr="00966F61" w14:paraId="3ED6B2F9" w14:textId="77777777" w:rsidTr="007C3041">
        <w:trPr>
          <w:cantSplit/>
          <w:trHeight w:val="144"/>
        </w:trPr>
        <w:tc>
          <w:tcPr>
            <w:tcW w:w="475" w:type="dxa"/>
            <w:vAlign w:val="center"/>
          </w:tcPr>
          <w:p w14:paraId="3ED6B2F6"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3ED6B2F7" w14:textId="185EC524" w:rsidR="00DA18E1" w:rsidRPr="00966F61" w:rsidRDefault="00DA18E1" w:rsidP="00DA18E1">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4615" w:type="dxa"/>
            <w:vAlign w:val="center"/>
          </w:tcPr>
          <w:p w14:paraId="3ED6B2F8"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3ED6B2FD" w14:textId="77777777" w:rsidTr="007C3041">
        <w:trPr>
          <w:cantSplit/>
          <w:trHeight w:val="144"/>
        </w:trPr>
        <w:tc>
          <w:tcPr>
            <w:tcW w:w="475" w:type="dxa"/>
            <w:vAlign w:val="center"/>
          </w:tcPr>
          <w:p w14:paraId="3ED6B2F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3ED6B2FB" w14:textId="06BDA4C3"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Location or Area Served</w:t>
            </w:r>
          </w:p>
        </w:tc>
        <w:tc>
          <w:tcPr>
            <w:tcW w:w="4615" w:type="dxa"/>
            <w:vAlign w:val="center"/>
          </w:tcPr>
          <w:p w14:paraId="3ED6B2FC" w14:textId="77777777" w:rsidR="00DA18E1" w:rsidRPr="00966F61" w:rsidRDefault="00DA18E1" w:rsidP="00DA18E1">
            <w:pPr>
              <w:rPr>
                <w:rFonts w:asciiTheme="minorHAnsi" w:hAnsiTheme="minorHAnsi"/>
                <w:sz w:val="18"/>
                <w:szCs w:val="18"/>
              </w:rPr>
            </w:pPr>
          </w:p>
        </w:tc>
      </w:tr>
      <w:tr w:rsidR="00DA18E1" w:rsidRPr="00966F61" w14:paraId="3ED6B301" w14:textId="77777777" w:rsidTr="007C3041">
        <w:trPr>
          <w:cantSplit/>
          <w:trHeight w:val="144"/>
        </w:trPr>
        <w:tc>
          <w:tcPr>
            <w:tcW w:w="475" w:type="dxa"/>
            <w:vAlign w:val="center"/>
          </w:tcPr>
          <w:p w14:paraId="3ED6B2F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03</w:t>
            </w:r>
          </w:p>
        </w:tc>
        <w:tc>
          <w:tcPr>
            <w:tcW w:w="5940" w:type="dxa"/>
            <w:vAlign w:val="center"/>
          </w:tcPr>
          <w:p w14:paraId="3ED6B2FF" w14:textId="21036E4F"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3ED6B300" w14:textId="77777777" w:rsidR="00DA18E1" w:rsidRPr="00966F61" w:rsidRDefault="00DA18E1" w:rsidP="00DA18E1">
            <w:pPr>
              <w:pStyle w:val="ListParagraph"/>
              <w:ind w:left="0"/>
              <w:rPr>
                <w:rFonts w:asciiTheme="minorHAnsi" w:hAnsiTheme="minorHAnsi"/>
                <w:sz w:val="18"/>
                <w:szCs w:val="18"/>
              </w:rPr>
            </w:pPr>
          </w:p>
        </w:tc>
      </w:tr>
      <w:tr w:rsidR="00DA18E1" w:rsidRPr="00966F61" w14:paraId="3ED6B305" w14:textId="77777777" w:rsidTr="007C3041">
        <w:trPr>
          <w:cantSplit/>
          <w:trHeight w:val="144"/>
        </w:trPr>
        <w:tc>
          <w:tcPr>
            <w:tcW w:w="475" w:type="dxa"/>
            <w:vAlign w:val="center"/>
          </w:tcPr>
          <w:p w14:paraId="3ED6B3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04</w:t>
            </w:r>
          </w:p>
        </w:tc>
        <w:tc>
          <w:tcPr>
            <w:tcW w:w="5940" w:type="dxa"/>
          </w:tcPr>
          <w:p w14:paraId="3ED6B303" w14:textId="1BAB9F0C"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4615" w:type="dxa"/>
            <w:vAlign w:val="center"/>
          </w:tcPr>
          <w:p w14:paraId="3ED6B304" w14:textId="77777777" w:rsidR="00DA18E1" w:rsidRPr="00966F61" w:rsidRDefault="00DA18E1" w:rsidP="00DA18E1">
            <w:pPr>
              <w:rPr>
                <w:rFonts w:asciiTheme="minorHAnsi" w:hAnsiTheme="minorHAnsi"/>
                <w:sz w:val="18"/>
                <w:szCs w:val="18"/>
              </w:rPr>
            </w:pPr>
          </w:p>
        </w:tc>
      </w:tr>
      <w:tr w:rsidR="00DA18E1" w:rsidRPr="00966F61" w14:paraId="3ED6B309" w14:textId="77777777" w:rsidTr="007C3041">
        <w:trPr>
          <w:cantSplit/>
          <w:trHeight w:val="144"/>
        </w:trPr>
        <w:tc>
          <w:tcPr>
            <w:tcW w:w="475" w:type="dxa"/>
            <w:vAlign w:val="center"/>
          </w:tcPr>
          <w:p w14:paraId="3ED6B306"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5940" w:type="dxa"/>
            <w:vAlign w:val="center"/>
          </w:tcPr>
          <w:p w14:paraId="3ED6B307" w14:textId="22015ABD"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3ED6B308" w14:textId="77777777" w:rsidR="00DA18E1" w:rsidRPr="00966F61" w:rsidRDefault="00DA18E1" w:rsidP="00DA18E1">
            <w:pPr>
              <w:rPr>
                <w:rFonts w:asciiTheme="minorHAnsi" w:hAnsiTheme="minorHAnsi"/>
                <w:sz w:val="18"/>
                <w:szCs w:val="18"/>
              </w:rPr>
            </w:pPr>
          </w:p>
        </w:tc>
      </w:tr>
      <w:tr w:rsidR="00DA18E1" w:rsidRPr="00966F61" w14:paraId="3ED6B30D" w14:textId="77777777" w:rsidTr="007C3041">
        <w:trPr>
          <w:cantSplit/>
          <w:trHeight w:val="144"/>
        </w:trPr>
        <w:tc>
          <w:tcPr>
            <w:tcW w:w="475" w:type="dxa"/>
            <w:vAlign w:val="center"/>
          </w:tcPr>
          <w:p w14:paraId="3ED6B30A"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5940" w:type="dxa"/>
            <w:vAlign w:val="center"/>
          </w:tcPr>
          <w:p w14:paraId="3ED6B30B" w14:textId="2902D429"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3ED6B30C" w14:textId="77777777" w:rsidR="00DA18E1" w:rsidRPr="00966F61" w:rsidRDefault="00DA18E1" w:rsidP="00DA18E1">
            <w:pPr>
              <w:rPr>
                <w:rFonts w:asciiTheme="minorHAnsi" w:hAnsiTheme="minorHAnsi"/>
                <w:sz w:val="18"/>
                <w:szCs w:val="18"/>
              </w:rPr>
            </w:pPr>
          </w:p>
        </w:tc>
      </w:tr>
      <w:tr w:rsidR="00DA18E1" w:rsidRPr="00966F61" w14:paraId="3ED6B311" w14:textId="77777777" w:rsidTr="007C3041">
        <w:trPr>
          <w:cantSplit/>
          <w:trHeight w:val="144"/>
        </w:trPr>
        <w:tc>
          <w:tcPr>
            <w:tcW w:w="475" w:type="dxa"/>
            <w:vAlign w:val="center"/>
          </w:tcPr>
          <w:p w14:paraId="3ED6B30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07</w:t>
            </w:r>
          </w:p>
        </w:tc>
        <w:tc>
          <w:tcPr>
            <w:tcW w:w="5940" w:type="dxa"/>
            <w:vAlign w:val="center"/>
          </w:tcPr>
          <w:p w14:paraId="3ED6B30F" w14:textId="6C91F804" w:rsidR="00DA18E1" w:rsidRPr="00966F61" w:rsidRDefault="00DA18E1" w:rsidP="008A25F5">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3ED6B310" w14:textId="77777777" w:rsidR="00DA18E1" w:rsidRPr="00966F61" w:rsidRDefault="00DA18E1" w:rsidP="00DA18E1">
            <w:pPr>
              <w:rPr>
                <w:rFonts w:asciiTheme="minorHAnsi" w:hAnsiTheme="minorHAnsi"/>
                <w:sz w:val="18"/>
                <w:szCs w:val="18"/>
              </w:rPr>
            </w:pPr>
          </w:p>
        </w:tc>
      </w:tr>
      <w:tr w:rsidR="00DA18E1" w:rsidRPr="00966F61" w14:paraId="3ED6B315" w14:textId="77777777" w:rsidTr="007C3041">
        <w:trPr>
          <w:cantSplit/>
          <w:trHeight w:val="144"/>
        </w:trPr>
        <w:tc>
          <w:tcPr>
            <w:tcW w:w="475" w:type="dxa"/>
            <w:vAlign w:val="center"/>
          </w:tcPr>
          <w:p w14:paraId="3ED6B31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08</w:t>
            </w:r>
          </w:p>
        </w:tc>
        <w:tc>
          <w:tcPr>
            <w:tcW w:w="5940" w:type="dxa"/>
            <w:vAlign w:val="center"/>
          </w:tcPr>
          <w:p w14:paraId="3ED6B313" w14:textId="36E4AA77"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3ED6B314"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3ED6B319" w14:textId="77777777" w:rsidTr="007C3041">
        <w:trPr>
          <w:cantSplit/>
          <w:trHeight w:val="144"/>
        </w:trPr>
        <w:tc>
          <w:tcPr>
            <w:tcW w:w="475" w:type="dxa"/>
            <w:vAlign w:val="center"/>
          </w:tcPr>
          <w:p w14:paraId="3ED6B31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09</w:t>
            </w:r>
          </w:p>
        </w:tc>
        <w:tc>
          <w:tcPr>
            <w:tcW w:w="5940" w:type="dxa"/>
            <w:vAlign w:val="center"/>
          </w:tcPr>
          <w:p w14:paraId="3ED6B317" w14:textId="7D6C5831"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3ED6B318" w14:textId="77777777" w:rsidR="00DA18E1" w:rsidRPr="00966F61" w:rsidRDefault="00DA18E1" w:rsidP="00DA18E1">
            <w:pPr>
              <w:keepNext/>
              <w:rPr>
                <w:rFonts w:asciiTheme="minorHAnsi" w:hAnsiTheme="minorHAnsi"/>
                <w:sz w:val="18"/>
                <w:szCs w:val="18"/>
              </w:rPr>
            </w:pPr>
          </w:p>
        </w:tc>
      </w:tr>
      <w:tr w:rsidR="00DA18E1" w:rsidRPr="00966F61" w14:paraId="3ED6B31D" w14:textId="77777777" w:rsidTr="007C3041">
        <w:trPr>
          <w:cantSplit/>
          <w:trHeight w:val="144"/>
        </w:trPr>
        <w:tc>
          <w:tcPr>
            <w:tcW w:w="475" w:type="dxa"/>
            <w:vAlign w:val="center"/>
          </w:tcPr>
          <w:p w14:paraId="3ED6B31A" w14:textId="77777777" w:rsidR="00DA18E1" w:rsidRPr="00966F61" w:rsidDel="006E5AE2" w:rsidRDefault="00E52AF0"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3ED6B31B" w14:textId="40803C26" w:rsidR="00DA18E1"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Airflow Rate Protocol </w:t>
            </w:r>
            <w:r w:rsidR="008A25F5">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3ED6B31C" w14:textId="77777777" w:rsidR="00DA18E1" w:rsidRPr="00966F61" w:rsidRDefault="00DA18E1" w:rsidP="00DA18E1">
            <w:pPr>
              <w:keepNext/>
              <w:rPr>
                <w:rFonts w:asciiTheme="minorHAnsi" w:hAnsiTheme="minorHAnsi"/>
                <w:sz w:val="18"/>
                <w:szCs w:val="18"/>
              </w:rPr>
            </w:pPr>
          </w:p>
        </w:tc>
      </w:tr>
    </w:tbl>
    <w:p w14:paraId="3ED6B31E" w14:textId="77777777" w:rsidR="00DA18E1" w:rsidRPr="00966F61" w:rsidRDefault="00DA18E1" w:rsidP="00DA18E1">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3ED6B321" w14:textId="77777777" w:rsidTr="00DA18E1">
        <w:trPr>
          <w:cantSplit/>
          <w:trHeight w:val="432"/>
        </w:trPr>
        <w:tc>
          <w:tcPr>
            <w:tcW w:w="11030" w:type="dxa"/>
            <w:gridSpan w:val="3"/>
            <w:vAlign w:val="center"/>
          </w:tcPr>
          <w:p w14:paraId="3ED6B31F" w14:textId="70843D86"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w:t>
            </w:r>
            <w:r w:rsidR="008A25F5">
              <w:rPr>
                <w:rFonts w:asciiTheme="minorHAnsi" w:hAnsiTheme="minorHAnsi"/>
                <w:b/>
                <w:sz w:val="18"/>
                <w:szCs w:val="18"/>
              </w:rPr>
              <w:t>P</w:t>
            </w:r>
            <w:r w:rsidRPr="00966F61">
              <w:rPr>
                <w:rFonts w:asciiTheme="minorHAnsi" w:hAnsiTheme="minorHAnsi"/>
                <w:b/>
                <w:sz w:val="18"/>
                <w:szCs w:val="18"/>
              </w:rPr>
              <w:t xml:space="preserve">lacement of a Static Pressure Probe (HSPP), and Permanently </w:t>
            </w:r>
            <w:r w:rsidR="008A25F5">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8A25F5">
              <w:rPr>
                <w:rFonts w:asciiTheme="minorHAnsi" w:hAnsiTheme="minorHAnsi"/>
                <w:b/>
                <w:sz w:val="18"/>
                <w:szCs w:val="18"/>
              </w:rPr>
              <w:t>S</w:t>
            </w:r>
            <w:r w:rsidRPr="00966F61">
              <w:rPr>
                <w:rFonts w:asciiTheme="minorHAnsi" w:hAnsiTheme="minorHAnsi"/>
                <w:b/>
                <w:sz w:val="18"/>
                <w:szCs w:val="18"/>
              </w:rPr>
              <w:t xml:space="preserve">upply </w:t>
            </w:r>
            <w:r w:rsidR="008A25F5">
              <w:rPr>
                <w:rFonts w:asciiTheme="minorHAnsi" w:hAnsiTheme="minorHAnsi"/>
                <w:b/>
                <w:sz w:val="18"/>
                <w:szCs w:val="18"/>
              </w:rPr>
              <w:t>P</w:t>
            </w:r>
            <w:r w:rsidRPr="00966F61">
              <w:rPr>
                <w:rFonts w:asciiTheme="minorHAnsi" w:hAnsiTheme="minorHAnsi"/>
                <w:b/>
                <w:sz w:val="18"/>
                <w:szCs w:val="18"/>
              </w:rPr>
              <w:t>lenum</w:t>
            </w:r>
          </w:p>
          <w:p w14:paraId="3ED6B320" w14:textId="77777777" w:rsidR="00DA18E1" w:rsidRPr="008A25F5" w:rsidRDefault="00DA18E1" w:rsidP="00DA18E1">
            <w:pPr>
              <w:pStyle w:val="BulletCALetter"/>
              <w:spacing w:before="0"/>
              <w:ind w:left="0" w:firstLine="0"/>
              <w:rPr>
                <w:rFonts w:asciiTheme="minorHAnsi" w:hAnsiTheme="minorHAnsi"/>
                <w:sz w:val="18"/>
                <w:szCs w:val="18"/>
              </w:rPr>
            </w:pPr>
            <w:r w:rsidRPr="00EB70F7">
              <w:rPr>
                <w:rFonts w:asciiTheme="minorHAnsi" w:hAnsiTheme="minorHAnsi"/>
                <w:sz w:val="18"/>
                <w:szCs w:val="18"/>
              </w:rPr>
              <w:t xml:space="preserve">Procedures for installing HSPP or PSPP are specified in RA3.3.1.1.  </w:t>
            </w:r>
          </w:p>
        </w:tc>
      </w:tr>
      <w:tr w:rsidR="00DA18E1" w:rsidRPr="00966F61" w:rsidDel="001739A4" w14:paraId="3ED6B325" w14:textId="77777777" w:rsidTr="007C3041">
        <w:trPr>
          <w:cantSplit/>
          <w:trHeight w:val="242"/>
        </w:trPr>
        <w:tc>
          <w:tcPr>
            <w:tcW w:w="475" w:type="dxa"/>
            <w:vAlign w:val="center"/>
          </w:tcPr>
          <w:p w14:paraId="3ED6B322"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3ED6B323" w14:textId="12904A4F" w:rsidR="00DA18E1" w:rsidRPr="00966F61" w:rsidRDefault="003F7313" w:rsidP="008A25F5">
            <w:pPr>
              <w:rPr>
                <w:rFonts w:asciiTheme="minorHAnsi" w:hAnsiTheme="minorHAnsi"/>
                <w:sz w:val="18"/>
                <w:szCs w:val="18"/>
              </w:rPr>
            </w:pPr>
            <w:r w:rsidRPr="003F7313">
              <w:rPr>
                <w:rFonts w:asciiTheme="minorHAnsi" w:hAnsiTheme="minorHAnsi"/>
                <w:sz w:val="18"/>
                <w:szCs w:val="18"/>
              </w:rPr>
              <w:t xml:space="preserve">Method </w:t>
            </w:r>
            <w:r w:rsidR="008A25F5">
              <w:rPr>
                <w:rFonts w:asciiTheme="minorHAnsi" w:hAnsiTheme="minorHAnsi"/>
                <w:sz w:val="18"/>
                <w:szCs w:val="18"/>
              </w:rPr>
              <w:t>U</w:t>
            </w:r>
            <w:r w:rsidRPr="003F7313">
              <w:rPr>
                <w:rFonts w:asciiTheme="minorHAnsi" w:hAnsiTheme="minorHAnsi"/>
                <w:sz w:val="18"/>
                <w:szCs w:val="18"/>
              </w:rPr>
              <w:t xml:space="preserve">sed to </w:t>
            </w:r>
            <w:r w:rsidR="008A25F5">
              <w:rPr>
                <w:rFonts w:asciiTheme="minorHAnsi" w:hAnsiTheme="minorHAnsi"/>
                <w:sz w:val="18"/>
                <w:szCs w:val="18"/>
              </w:rPr>
              <w:t>D</w:t>
            </w:r>
            <w:r w:rsidRPr="003F7313">
              <w:rPr>
                <w:rFonts w:asciiTheme="minorHAnsi" w:hAnsiTheme="minorHAnsi"/>
                <w:sz w:val="18"/>
                <w:szCs w:val="18"/>
              </w:rPr>
              <w:t xml:space="preserve">emonstrate </w:t>
            </w:r>
            <w:r w:rsidR="008A25F5">
              <w:rPr>
                <w:rFonts w:asciiTheme="minorHAnsi" w:hAnsiTheme="minorHAnsi"/>
                <w:sz w:val="18"/>
                <w:szCs w:val="18"/>
              </w:rPr>
              <w:t>C</w:t>
            </w:r>
            <w:r w:rsidRPr="003F7313">
              <w:rPr>
                <w:rFonts w:asciiTheme="minorHAnsi" w:hAnsiTheme="minorHAnsi"/>
                <w:sz w:val="18"/>
                <w:szCs w:val="18"/>
              </w:rPr>
              <w:t xml:space="preserve">ompliance with the HSPP/PSPP </w:t>
            </w:r>
            <w:r w:rsidR="008A25F5">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3ED6B324"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3ED6B326" w14:textId="77777777" w:rsidR="000A1890" w:rsidRPr="00966F61" w:rsidRDefault="000A189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3ED6B329"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ED6B327" w14:textId="2DA0A57D"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3ED6B328" w14:textId="77777777" w:rsidR="00041E5F" w:rsidRPr="00EB70F7" w:rsidRDefault="00041E5F" w:rsidP="003010D2">
            <w:pPr>
              <w:keepNext/>
              <w:rPr>
                <w:rFonts w:asciiTheme="minorHAnsi" w:hAnsiTheme="minorHAnsi"/>
                <w:sz w:val="18"/>
                <w:szCs w:val="18"/>
              </w:rPr>
            </w:pPr>
            <w:r w:rsidRPr="00EB70F7">
              <w:rPr>
                <w:rFonts w:asciiTheme="minorHAnsi" w:hAnsiTheme="minorHAnsi"/>
                <w:sz w:val="18"/>
                <w:szCs w:val="18"/>
              </w:rPr>
              <w:t>Instrument Specifications are given in RA3.3.1.1, and system airflow rate measurement apparatus information is given in RA3.3.2.</w:t>
            </w:r>
          </w:p>
        </w:tc>
      </w:tr>
      <w:tr w:rsidR="00041E5F" w:rsidRPr="00966F61" w14:paraId="3ED6B32D" w14:textId="77777777" w:rsidTr="007C3041">
        <w:trPr>
          <w:cantSplit/>
          <w:trHeight w:val="144"/>
        </w:trPr>
        <w:tc>
          <w:tcPr>
            <w:tcW w:w="212" w:type="pct"/>
            <w:vAlign w:val="center"/>
          </w:tcPr>
          <w:p w14:paraId="3ED6B32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3ED6B32B" w14:textId="447F7DA2" w:rsidR="00041E5F"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Airflow Rate Measurement Type </w:t>
            </w:r>
            <w:r w:rsidR="008A25F5">
              <w:rPr>
                <w:rFonts w:asciiTheme="minorHAnsi" w:hAnsiTheme="minorHAnsi"/>
                <w:sz w:val="18"/>
                <w:szCs w:val="18"/>
              </w:rPr>
              <w:t>U</w:t>
            </w:r>
            <w:r w:rsidRPr="003F7313">
              <w:rPr>
                <w:rFonts w:asciiTheme="minorHAnsi" w:hAnsiTheme="minorHAnsi"/>
                <w:sz w:val="18"/>
                <w:szCs w:val="18"/>
              </w:rPr>
              <w:t xml:space="preserve">sed for this </w:t>
            </w:r>
            <w:r w:rsidR="008A25F5">
              <w:rPr>
                <w:rFonts w:asciiTheme="minorHAnsi" w:hAnsiTheme="minorHAnsi"/>
                <w:sz w:val="18"/>
                <w:szCs w:val="18"/>
              </w:rPr>
              <w:t>A</w:t>
            </w:r>
            <w:r w:rsidRPr="003F7313">
              <w:rPr>
                <w:rFonts w:asciiTheme="minorHAnsi" w:hAnsiTheme="minorHAnsi"/>
                <w:sz w:val="18"/>
                <w:szCs w:val="18"/>
              </w:rPr>
              <w:t xml:space="preserve">irflow </w:t>
            </w:r>
            <w:r w:rsidR="008A25F5">
              <w:rPr>
                <w:rFonts w:asciiTheme="minorHAnsi" w:hAnsiTheme="minorHAnsi"/>
                <w:sz w:val="18"/>
                <w:szCs w:val="18"/>
              </w:rPr>
              <w:t>R</w:t>
            </w:r>
            <w:r w:rsidRPr="003F7313">
              <w:rPr>
                <w:rFonts w:asciiTheme="minorHAnsi" w:hAnsiTheme="minorHAnsi"/>
                <w:sz w:val="18"/>
                <w:szCs w:val="18"/>
              </w:rPr>
              <w:t xml:space="preserve">ate </w:t>
            </w:r>
            <w:r w:rsidR="008A25F5">
              <w:rPr>
                <w:rFonts w:asciiTheme="minorHAnsi" w:hAnsiTheme="minorHAnsi"/>
                <w:sz w:val="18"/>
                <w:szCs w:val="18"/>
              </w:rPr>
              <w:t>V</w:t>
            </w:r>
            <w:r w:rsidRPr="003F7313">
              <w:rPr>
                <w:rFonts w:asciiTheme="minorHAnsi" w:hAnsiTheme="minorHAnsi"/>
                <w:sz w:val="18"/>
                <w:szCs w:val="18"/>
              </w:rPr>
              <w:t>erification</w:t>
            </w:r>
          </w:p>
        </w:tc>
        <w:tc>
          <w:tcPr>
            <w:tcW w:w="2092" w:type="pct"/>
          </w:tcPr>
          <w:p w14:paraId="3ED6B32C"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3ED6B331" w14:textId="77777777" w:rsidTr="007C3041">
        <w:trPr>
          <w:cantSplit/>
          <w:trHeight w:val="144"/>
        </w:trPr>
        <w:tc>
          <w:tcPr>
            <w:tcW w:w="212" w:type="pct"/>
            <w:vAlign w:val="center"/>
          </w:tcPr>
          <w:p w14:paraId="3ED6B32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3ED6B32F" w14:textId="6A038DE2"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3ED6B330" w14:textId="77777777" w:rsidR="00041E5F" w:rsidRPr="00966F61" w:rsidRDefault="00041E5F" w:rsidP="003010D2">
            <w:pPr>
              <w:keepNext/>
              <w:rPr>
                <w:rFonts w:asciiTheme="minorHAnsi" w:hAnsiTheme="minorHAnsi"/>
                <w:sz w:val="18"/>
                <w:szCs w:val="18"/>
              </w:rPr>
            </w:pPr>
          </w:p>
        </w:tc>
      </w:tr>
      <w:tr w:rsidR="00041E5F" w:rsidRPr="00966F61" w14:paraId="3ED6B335" w14:textId="77777777" w:rsidTr="007C3041">
        <w:trPr>
          <w:cantSplit/>
          <w:trHeight w:val="144"/>
        </w:trPr>
        <w:tc>
          <w:tcPr>
            <w:tcW w:w="212" w:type="pct"/>
            <w:vAlign w:val="center"/>
          </w:tcPr>
          <w:p w14:paraId="3ED6B3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3ED6B333" w14:textId="256715BB" w:rsidR="00041E5F"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Model </w:t>
            </w:r>
            <w:r w:rsidR="008A25F5">
              <w:rPr>
                <w:rFonts w:asciiTheme="minorHAnsi" w:hAnsiTheme="minorHAnsi"/>
                <w:sz w:val="18"/>
                <w:szCs w:val="18"/>
              </w:rPr>
              <w:t>N</w:t>
            </w:r>
            <w:r w:rsidRPr="003F7313">
              <w:rPr>
                <w:rFonts w:asciiTheme="minorHAnsi" w:hAnsiTheme="minorHAnsi"/>
                <w:sz w:val="18"/>
                <w:szCs w:val="18"/>
              </w:rPr>
              <w:t>umber of Airflow Measurement Apparatus</w:t>
            </w:r>
          </w:p>
        </w:tc>
        <w:tc>
          <w:tcPr>
            <w:tcW w:w="2092" w:type="pct"/>
            <w:vAlign w:val="center"/>
          </w:tcPr>
          <w:p w14:paraId="3ED6B334" w14:textId="77777777" w:rsidR="00041E5F" w:rsidRPr="00966F61" w:rsidRDefault="00041E5F" w:rsidP="003010D2">
            <w:pPr>
              <w:keepNext/>
              <w:rPr>
                <w:rFonts w:asciiTheme="minorHAnsi" w:hAnsiTheme="minorHAnsi"/>
                <w:sz w:val="18"/>
                <w:szCs w:val="18"/>
              </w:rPr>
            </w:pPr>
          </w:p>
        </w:tc>
      </w:tr>
      <w:tr w:rsidR="00041E5F" w:rsidRPr="00966F61" w14:paraId="3ED6B339" w14:textId="77777777" w:rsidTr="007C3041">
        <w:trPr>
          <w:cantSplit/>
          <w:trHeight w:val="144"/>
        </w:trPr>
        <w:tc>
          <w:tcPr>
            <w:tcW w:w="212" w:type="pct"/>
            <w:vAlign w:val="center"/>
          </w:tcPr>
          <w:p w14:paraId="3ED6B3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3ED6B337" w14:textId="34668689"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3ED6B338" w14:textId="77777777" w:rsidR="00041E5F" w:rsidRPr="00966F61" w:rsidRDefault="00041E5F" w:rsidP="003010D2">
            <w:pPr>
              <w:pStyle w:val="ListParagraph"/>
              <w:keepNext/>
              <w:ind w:left="0"/>
              <w:rPr>
                <w:rFonts w:asciiTheme="minorHAnsi" w:hAnsiTheme="minorHAnsi"/>
                <w:sz w:val="18"/>
                <w:szCs w:val="18"/>
              </w:rPr>
            </w:pPr>
          </w:p>
        </w:tc>
      </w:tr>
    </w:tbl>
    <w:p w14:paraId="367798D9" w14:textId="77777777" w:rsidR="008A25F5" w:rsidRPr="00325A9F" w:rsidRDefault="008A25F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3ED6B33E" w14:textId="77777777" w:rsidTr="00780394">
        <w:trPr>
          <w:cantSplit/>
          <w:trHeight w:val="144"/>
        </w:trPr>
        <w:tc>
          <w:tcPr>
            <w:tcW w:w="5000" w:type="pct"/>
            <w:vAlign w:val="center"/>
          </w:tcPr>
          <w:p w14:paraId="3ED6B33D" w14:textId="2873F142" w:rsidR="005F5FE5"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111CE470" w14:textId="77777777" w:rsidR="008A25F5" w:rsidRPr="00966F61" w:rsidRDefault="008A25F5"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8"/>
        <w:gridCol w:w="4608"/>
      </w:tblGrid>
      <w:tr w:rsidR="00041E5F" w:rsidRPr="00966F61" w14:paraId="3ED6B342" w14:textId="77777777" w:rsidTr="00110057">
        <w:trPr>
          <w:trHeight w:val="144"/>
        </w:trPr>
        <w:tc>
          <w:tcPr>
            <w:tcW w:w="5000" w:type="pct"/>
            <w:gridSpan w:val="3"/>
          </w:tcPr>
          <w:p w14:paraId="3ED6B340" w14:textId="4EA16594"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3ED6B341"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3ED6B346" w14:textId="77777777" w:rsidTr="00110057">
        <w:tblPrEx>
          <w:tblCellMar>
            <w:top w:w="0" w:type="dxa"/>
            <w:left w:w="108" w:type="dxa"/>
            <w:bottom w:w="0" w:type="dxa"/>
            <w:right w:w="108" w:type="dxa"/>
          </w:tblCellMar>
        </w:tblPrEx>
        <w:trPr>
          <w:cantSplit/>
          <w:trHeight w:val="144"/>
        </w:trPr>
        <w:tc>
          <w:tcPr>
            <w:tcW w:w="212" w:type="pct"/>
            <w:vAlign w:val="center"/>
          </w:tcPr>
          <w:p w14:paraId="3ED6B34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698" w:type="pct"/>
            <w:vAlign w:val="center"/>
          </w:tcPr>
          <w:p w14:paraId="3ED6B344" w14:textId="5C440A5D"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090" w:type="pct"/>
            <w:vAlign w:val="center"/>
          </w:tcPr>
          <w:p w14:paraId="3ED6B345" w14:textId="77777777" w:rsidR="00041E5F" w:rsidRPr="00966F61" w:rsidRDefault="00041E5F" w:rsidP="003010D2">
            <w:pPr>
              <w:keepNext/>
              <w:rPr>
                <w:rFonts w:asciiTheme="minorHAnsi" w:hAnsiTheme="minorHAnsi"/>
                <w:sz w:val="18"/>
                <w:szCs w:val="18"/>
              </w:rPr>
            </w:pPr>
          </w:p>
        </w:tc>
      </w:tr>
      <w:tr w:rsidR="00041E5F" w:rsidRPr="00966F61" w14:paraId="3ED6B34A" w14:textId="77777777" w:rsidTr="00110057">
        <w:tblPrEx>
          <w:tblCellMar>
            <w:top w:w="0" w:type="dxa"/>
            <w:left w:w="108" w:type="dxa"/>
            <w:bottom w:w="0" w:type="dxa"/>
            <w:right w:w="108" w:type="dxa"/>
          </w:tblCellMar>
        </w:tblPrEx>
        <w:trPr>
          <w:cantSplit/>
          <w:trHeight w:val="144"/>
        </w:trPr>
        <w:tc>
          <w:tcPr>
            <w:tcW w:w="212" w:type="pct"/>
            <w:vAlign w:val="center"/>
          </w:tcPr>
          <w:p w14:paraId="3ED6B34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698" w:type="pct"/>
            <w:vAlign w:val="center"/>
          </w:tcPr>
          <w:p w14:paraId="3ED6B348" w14:textId="394E6E6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090" w:type="pct"/>
            <w:vAlign w:val="center"/>
          </w:tcPr>
          <w:p w14:paraId="3ED6B349" w14:textId="77777777" w:rsidR="00041E5F" w:rsidRPr="00966F61" w:rsidRDefault="00041E5F" w:rsidP="003010D2">
            <w:pPr>
              <w:keepNext/>
              <w:rPr>
                <w:rFonts w:asciiTheme="minorHAnsi" w:hAnsiTheme="minorHAnsi"/>
                <w:sz w:val="18"/>
                <w:szCs w:val="18"/>
              </w:rPr>
            </w:pPr>
          </w:p>
        </w:tc>
      </w:tr>
      <w:tr w:rsidR="00041E5F" w:rsidRPr="00966F61" w14:paraId="3ED6B34E" w14:textId="77777777" w:rsidTr="00110057">
        <w:tblPrEx>
          <w:tblCellMar>
            <w:top w:w="0" w:type="dxa"/>
            <w:left w:w="108" w:type="dxa"/>
            <w:bottom w:w="0" w:type="dxa"/>
            <w:right w:w="108" w:type="dxa"/>
          </w:tblCellMar>
        </w:tblPrEx>
        <w:trPr>
          <w:cantSplit/>
          <w:trHeight w:val="144"/>
        </w:trPr>
        <w:tc>
          <w:tcPr>
            <w:tcW w:w="212" w:type="pct"/>
            <w:vAlign w:val="center"/>
          </w:tcPr>
          <w:p w14:paraId="3ED6B3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698" w:type="pct"/>
            <w:vAlign w:val="center"/>
          </w:tcPr>
          <w:p w14:paraId="3ED6B34C" w14:textId="4B923465"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090" w:type="pct"/>
            <w:vAlign w:val="center"/>
          </w:tcPr>
          <w:p w14:paraId="3ED6B34D" w14:textId="77777777" w:rsidR="00041E5F" w:rsidRPr="00966F61" w:rsidRDefault="00041E5F" w:rsidP="003010D2">
            <w:pPr>
              <w:keepNext/>
              <w:rPr>
                <w:rFonts w:asciiTheme="minorHAnsi" w:hAnsiTheme="minorHAnsi"/>
                <w:sz w:val="18"/>
                <w:szCs w:val="18"/>
              </w:rPr>
            </w:pPr>
          </w:p>
        </w:tc>
      </w:tr>
      <w:tr w:rsidR="00041E5F" w:rsidRPr="00966F61" w14:paraId="3ED6B352" w14:textId="77777777" w:rsidTr="00110057">
        <w:tblPrEx>
          <w:tblCellMar>
            <w:top w:w="0" w:type="dxa"/>
            <w:left w:w="108" w:type="dxa"/>
            <w:bottom w:w="0" w:type="dxa"/>
            <w:right w:w="108" w:type="dxa"/>
          </w:tblCellMar>
        </w:tblPrEx>
        <w:trPr>
          <w:cantSplit/>
          <w:trHeight w:val="144"/>
        </w:trPr>
        <w:tc>
          <w:tcPr>
            <w:tcW w:w="212" w:type="pct"/>
            <w:vAlign w:val="center"/>
          </w:tcPr>
          <w:p w14:paraId="3ED6B3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698" w:type="pct"/>
            <w:vAlign w:val="center"/>
          </w:tcPr>
          <w:p w14:paraId="3ED6B350"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090" w:type="pct"/>
            <w:vAlign w:val="center"/>
          </w:tcPr>
          <w:p w14:paraId="3ED6B351" w14:textId="77777777" w:rsidR="00041E5F" w:rsidRPr="00966F61" w:rsidRDefault="00041E5F" w:rsidP="003010D2">
            <w:pPr>
              <w:keepNext/>
              <w:rPr>
                <w:rFonts w:asciiTheme="minorHAnsi" w:hAnsiTheme="minorHAnsi"/>
                <w:sz w:val="18"/>
                <w:szCs w:val="18"/>
              </w:rPr>
            </w:pPr>
          </w:p>
        </w:tc>
      </w:tr>
    </w:tbl>
    <w:p w14:paraId="3ED6B353" w14:textId="77777777" w:rsidR="000A1890" w:rsidRDefault="000A1890" w:rsidP="00B816B4">
      <w:pPr>
        <w:rPr>
          <w:rFonts w:ascii="Calibri" w:hAnsi="Calibr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B07EC1" w:rsidRPr="00D83E48" w14:paraId="3ED6B355" w14:textId="77777777" w:rsidTr="0077032F">
        <w:trPr>
          <w:trHeight w:val="144"/>
        </w:trPr>
        <w:tc>
          <w:tcPr>
            <w:tcW w:w="11002" w:type="dxa"/>
            <w:gridSpan w:val="3"/>
          </w:tcPr>
          <w:p w14:paraId="3ED6B354"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lastRenderedPageBreak/>
              <w:t>E</w:t>
            </w:r>
            <w:r w:rsidRPr="008D67CB">
              <w:rPr>
                <w:rFonts w:asciiTheme="minorHAnsi" w:hAnsiTheme="minorHAnsi"/>
                <w:b/>
                <w:sz w:val="18"/>
                <w:szCs w:val="18"/>
              </w:rPr>
              <w:t>. Additional Requirements</w:t>
            </w:r>
          </w:p>
        </w:tc>
      </w:tr>
      <w:tr w:rsidR="00B07EC1" w:rsidRPr="00D83E48" w14:paraId="3ED6B358" w14:textId="77777777" w:rsidTr="0077032F">
        <w:trPr>
          <w:trHeight w:val="144"/>
        </w:trPr>
        <w:tc>
          <w:tcPr>
            <w:tcW w:w="461" w:type="dxa"/>
            <w:vAlign w:val="center"/>
          </w:tcPr>
          <w:p w14:paraId="3ED6B356"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3ED6B357" w14:textId="20C2CE30" w:rsidR="00B07EC1" w:rsidRPr="008D67CB" w:rsidRDefault="00B07EC1" w:rsidP="005A1D93">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5A1D93">
              <w:rPr>
                <w:rFonts w:asciiTheme="minorHAnsi" w:hAnsiTheme="minorHAnsi"/>
                <w:sz w:val="18"/>
                <w:szCs w:val="18"/>
              </w:rPr>
              <w:t>Verification</w:t>
            </w:r>
            <w:r w:rsidRPr="008D67CB">
              <w:rPr>
                <w:rFonts w:asciiTheme="minorHAnsi" w:hAnsiTheme="minorHAnsi"/>
                <w:sz w:val="18"/>
                <w:szCs w:val="18"/>
              </w:rPr>
              <w:t>.</w:t>
            </w:r>
          </w:p>
        </w:tc>
      </w:tr>
      <w:tr w:rsidR="00B07EC1" w:rsidRPr="00D83E48" w14:paraId="3ED6B35B" w14:textId="77777777" w:rsidTr="0077032F">
        <w:trPr>
          <w:trHeight w:val="144"/>
        </w:trPr>
        <w:tc>
          <w:tcPr>
            <w:tcW w:w="461" w:type="dxa"/>
            <w:vAlign w:val="center"/>
          </w:tcPr>
          <w:p w14:paraId="3ED6B359"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3ED6B35A" w14:textId="5DA9482C" w:rsidR="00B07EC1" w:rsidRPr="008D67CB" w:rsidRDefault="00B07EC1" w:rsidP="000A0A7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0A0A75">
              <w:rPr>
                <w:rFonts w:asciiTheme="minorHAnsi" w:hAnsiTheme="minorHAnsi"/>
                <w:sz w:val="18"/>
                <w:szCs w:val="18"/>
              </w:rPr>
              <w:t>Verification</w:t>
            </w:r>
            <w:r w:rsidR="000A0A7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07EC1" w:rsidRPr="00D83E48" w14:paraId="3ED6B35E" w14:textId="77777777" w:rsidTr="0077032F">
        <w:trPr>
          <w:trHeight w:val="144"/>
        </w:trPr>
        <w:tc>
          <w:tcPr>
            <w:tcW w:w="461" w:type="dxa"/>
            <w:vAlign w:val="center"/>
          </w:tcPr>
          <w:p w14:paraId="3ED6B35C"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3ED6B35D" w14:textId="34144CA8" w:rsidR="00B07EC1" w:rsidRPr="00C74B3C" w:rsidRDefault="00B07EC1" w:rsidP="00ED455C">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ED455C">
              <w:rPr>
                <w:rFonts w:asciiTheme="minorHAnsi" w:hAnsiTheme="minorHAnsi" w:cs="Tahoma"/>
                <w:color w:val="000000"/>
                <w:sz w:val="18"/>
                <w:szCs w:val="18"/>
                <w:u w:val="single"/>
              </w:rPr>
              <w:t>ly constructed</w:t>
            </w:r>
            <w:r w:rsidRPr="00ED455C">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E52AF0">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3ED6B361" w14:textId="77777777" w:rsidTr="0077032F">
        <w:trPr>
          <w:trHeight w:val="144"/>
        </w:trPr>
        <w:tc>
          <w:tcPr>
            <w:tcW w:w="461" w:type="dxa"/>
            <w:vAlign w:val="center"/>
          </w:tcPr>
          <w:p w14:paraId="3ED6B35F"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3ED6B360"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3ED6B364" w14:textId="77777777" w:rsidTr="0077032F">
        <w:trPr>
          <w:trHeight w:val="144"/>
        </w:trPr>
        <w:tc>
          <w:tcPr>
            <w:tcW w:w="461" w:type="dxa"/>
            <w:vAlign w:val="center"/>
          </w:tcPr>
          <w:p w14:paraId="3ED6B362"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3ED6B363"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3ED6B367" w14:textId="77777777" w:rsidTr="0077032F">
        <w:trPr>
          <w:trHeight w:val="144"/>
        </w:trPr>
        <w:tc>
          <w:tcPr>
            <w:tcW w:w="461" w:type="dxa"/>
            <w:vAlign w:val="center"/>
          </w:tcPr>
          <w:p w14:paraId="3ED6B365"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3ED6B366"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3ED6B36A" w14:textId="77777777" w:rsidTr="0077032F">
        <w:trPr>
          <w:trHeight w:val="144"/>
        </w:trPr>
        <w:tc>
          <w:tcPr>
            <w:tcW w:w="461" w:type="dxa"/>
            <w:vAlign w:val="center"/>
          </w:tcPr>
          <w:p w14:paraId="3ED6B368"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3ED6B369"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3ED6B36D" w14:textId="77777777" w:rsidTr="0077032F">
        <w:trPr>
          <w:trHeight w:val="144"/>
        </w:trPr>
        <w:tc>
          <w:tcPr>
            <w:tcW w:w="461" w:type="dxa"/>
            <w:vAlign w:val="center"/>
          </w:tcPr>
          <w:p w14:paraId="3ED6B36B"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3ED6B36C" w14:textId="10EE0604"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77032F" w:rsidRPr="00D83E48" w14:paraId="3ED6B371" w14:textId="77777777" w:rsidTr="00110057">
        <w:trPr>
          <w:trHeight w:val="144"/>
        </w:trPr>
        <w:tc>
          <w:tcPr>
            <w:tcW w:w="461" w:type="dxa"/>
            <w:vAlign w:val="center"/>
          </w:tcPr>
          <w:p w14:paraId="3ED6B36E" w14:textId="77777777" w:rsidR="0077032F" w:rsidRPr="0077032F" w:rsidRDefault="0077032F" w:rsidP="0077032F">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09</w:t>
            </w:r>
          </w:p>
        </w:tc>
        <w:tc>
          <w:tcPr>
            <w:tcW w:w="2707" w:type="dxa"/>
            <w:vAlign w:val="center"/>
          </w:tcPr>
          <w:p w14:paraId="3ED6B36F" w14:textId="77777777" w:rsidR="0077032F" w:rsidRPr="008D67CB" w:rsidRDefault="0077032F" w:rsidP="00B07EC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290889F3" w14:textId="77777777" w:rsidR="007C3041" w:rsidRDefault="007C3041" w:rsidP="007C3041">
            <w:pPr>
              <w:pStyle w:val="ListParagraph"/>
              <w:keepNext/>
              <w:numPr>
                <w:ilvl w:val="0"/>
                <w:numId w:val="4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7A10AEA" w14:textId="77777777" w:rsidR="007C3041" w:rsidRDefault="007C3041" w:rsidP="007C3041">
            <w:pPr>
              <w:pStyle w:val="ListParagraph"/>
              <w:keepNext/>
              <w:numPr>
                <w:ilvl w:val="0"/>
                <w:numId w:val="4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ED6B370" w14:textId="082C9278" w:rsidR="0077032F" w:rsidRPr="008D67CB" w:rsidRDefault="007C3041" w:rsidP="007C3041">
            <w:pPr>
              <w:pStyle w:val="FootnoteText"/>
              <w:keepNext/>
              <w:numPr>
                <w:ilvl w:val="0"/>
                <w:numId w:val="48"/>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110057" w:rsidRPr="00D83E48" w14:paraId="3ED6B375" w14:textId="77777777" w:rsidTr="001A6CA4">
        <w:trPr>
          <w:trHeight w:val="144"/>
        </w:trPr>
        <w:tc>
          <w:tcPr>
            <w:tcW w:w="461" w:type="dxa"/>
            <w:vAlign w:val="center"/>
          </w:tcPr>
          <w:p w14:paraId="3ED6B372" w14:textId="77777777" w:rsidR="00110057" w:rsidRPr="0077032F" w:rsidRDefault="00110057" w:rsidP="0077032F">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10</w:t>
            </w:r>
          </w:p>
        </w:tc>
        <w:tc>
          <w:tcPr>
            <w:tcW w:w="10541" w:type="dxa"/>
            <w:gridSpan w:val="2"/>
            <w:vAlign w:val="center"/>
          </w:tcPr>
          <w:p w14:paraId="3ED6B374" w14:textId="522833BF" w:rsidR="00110057" w:rsidRPr="008D67CB" w:rsidRDefault="00110057" w:rsidP="00B07EC1">
            <w:pPr>
              <w:pStyle w:val="FootnoteText"/>
              <w:keepNext/>
              <w:rPr>
                <w:rFonts w:asciiTheme="minorHAnsi" w:hAnsiTheme="minorHAnsi" w:cs="Calibri-Bold"/>
                <w:b/>
                <w:bCs/>
                <w:sz w:val="18"/>
                <w:szCs w:val="18"/>
              </w:rPr>
            </w:pPr>
            <w:r>
              <w:rPr>
                <w:rFonts w:ascii="Calibri" w:hAnsi="Calibri"/>
                <w:sz w:val="18"/>
              </w:rPr>
              <w:t>Correction Notes:</w:t>
            </w:r>
          </w:p>
        </w:tc>
      </w:tr>
      <w:tr w:rsidR="00FA0024" w:rsidRPr="00D83E48" w14:paraId="3ED6B377" w14:textId="77777777" w:rsidTr="0077032F">
        <w:trPr>
          <w:trHeight w:val="144"/>
        </w:trPr>
        <w:tc>
          <w:tcPr>
            <w:tcW w:w="11002" w:type="dxa"/>
            <w:gridSpan w:val="3"/>
            <w:vAlign w:val="center"/>
          </w:tcPr>
          <w:p w14:paraId="3ED6B3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E52AF0">
              <w:rPr>
                <w:rFonts w:asciiTheme="minorHAnsi" w:hAnsiTheme="minorHAnsi" w:cs="Calibri-Bold"/>
                <w:b/>
                <w:bCs/>
                <w:sz w:val="18"/>
                <w:szCs w:val="18"/>
              </w:rPr>
              <w:t xml:space="preserve"> </w:t>
            </w:r>
            <w:r w:rsidR="00E52AF0"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3ED6B378" w14:textId="77777777" w:rsidR="00B07EC1" w:rsidRPr="00645A77"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52AF0" w:rsidRPr="00DF3F73" w14:paraId="3ED6B37B" w14:textId="77777777" w:rsidTr="00E92012">
        <w:trPr>
          <w:cantSplit/>
          <w:trHeight w:val="432"/>
        </w:trPr>
        <w:tc>
          <w:tcPr>
            <w:tcW w:w="5000" w:type="pct"/>
            <w:gridSpan w:val="2"/>
            <w:vAlign w:val="center"/>
          </w:tcPr>
          <w:p w14:paraId="3ED6B379" w14:textId="012B1DB0" w:rsidR="00E52AF0" w:rsidRPr="00DF3F73" w:rsidRDefault="00E52AF0" w:rsidP="00EB70F7">
            <w:pPr>
              <w:keepNext/>
              <w:rPr>
                <w:rFonts w:asciiTheme="minorHAnsi" w:hAnsiTheme="minorHAnsi"/>
                <w:b/>
                <w:sz w:val="18"/>
                <w:szCs w:val="18"/>
              </w:rPr>
            </w:pPr>
            <w:r>
              <w:rPr>
                <w:rFonts w:asciiTheme="minorHAnsi" w:hAnsiTheme="minorHAnsi"/>
                <w:b/>
                <w:sz w:val="18"/>
                <w:szCs w:val="18"/>
              </w:rPr>
              <w:t>F. Determination of HERS Verification Compliance</w:t>
            </w:r>
          </w:p>
          <w:p w14:paraId="3ED6B37A" w14:textId="77777777" w:rsidR="00E52AF0" w:rsidRPr="00DF3F73" w:rsidRDefault="00E52AF0" w:rsidP="00E92012">
            <w:pPr>
              <w:keepNext/>
              <w:spacing w:after="60"/>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52AF0" w:rsidRPr="00DF3F73" w14:paraId="3ED6B37E" w14:textId="77777777" w:rsidTr="00E92012">
        <w:trPr>
          <w:cantSplit/>
          <w:trHeight w:val="432"/>
        </w:trPr>
        <w:tc>
          <w:tcPr>
            <w:tcW w:w="253" w:type="pct"/>
            <w:vAlign w:val="center"/>
          </w:tcPr>
          <w:p w14:paraId="3ED6B37C" w14:textId="77777777" w:rsidR="00E52AF0" w:rsidRPr="00DF3F73" w:rsidDel="00C76C40" w:rsidRDefault="00E52AF0" w:rsidP="00E9201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ED6B37D" w14:textId="77777777" w:rsidR="00E52AF0" w:rsidRPr="00DF3F73" w:rsidRDefault="00E52AF0" w:rsidP="00E92012">
            <w:pPr>
              <w:keepNext/>
              <w:spacing w:after="60"/>
              <w:rPr>
                <w:rFonts w:asciiTheme="minorHAnsi" w:hAnsiTheme="minorHAnsi"/>
                <w:sz w:val="18"/>
                <w:szCs w:val="18"/>
              </w:rPr>
            </w:pPr>
          </w:p>
        </w:tc>
      </w:tr>
    </w:tbl>
    <w:p w14:paraId="3ED6B37F" w14:textId="77777777" w:rsidR="0077032F" w:rsidRDefault="0077032F" w:rsidP="00DA2B2D">
      <w:pPr>
        <w:pStyle w:val="CommentText"/>
        <w:rPr>
          <w:rFonts w:asciiTheme="minorHAnsi" w:hAnsiTheme="minorHAnsi"/>
          <w:sz w:val="18"/>
          <w:szCs w:val="18"/>
        </w:rPr>
      </w:pPr>
    </w:p>
    <w:p w14:paraId="3ED6B380" w14:textId="77777777" w:rsidR="0077032F" w:rsidRDefault="0077032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7032F" w:rsidRPr="0077032F" w14:paraId="3ED6B382" w14:textId="77777777" w:rsidTr="0077032F">
        <w:trPr>
          <w:trHeight w:val="288"/>
        </w:trPr>
        <w:tc>
          <w:tcPr>
            <w:tcW w:w="10950" w:type="dxa"/>
            <w:gridSpan w:val="4"/>
            <w:vAlign w:val="center"/>
          </w:tcPr>
          <w:p w14:paraId="3ED6B381"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77032F" w:rsidRPr="0077032F" w14:paraId="3ED6B384" w14:textId="77777777" w:rsidTr="0077032F">
        <w:trPr>
          <w:trHeight w:val="360"/>
        </w:trPr>
        <w:tc>
          <w:tcPr>
            <w:tcW w:w="10950" w:type="dxa"/>
            <w:gridSpan w:val="4"/>
            <w:vAlign w:val="center"/>
          </w:tcPr>
          <w:p w14:paraId="3ED6B383" w14:textId="77777777" w:rsidR="0077032F" w:rsidRPr="0077032F" w:rsidRDefault="0077032F" w:rsidP="00FB7046">
            <w:pPr>
              <w:numPr>
                <w:ilvl w:val="0"/>
                <w:numId w:val="41"/>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77032F" w:rsidRPr="0077032F" w14:paraId="3ED6B387" w14:textId="77777777" w:rsidTr="0077032F">
        <w:trPr>
          <w:trHeight w:val="360"/>
        </w:trPr>
        <w:tc>
          <w:tcPr>
            <w:tcW w:w="5434" w:type="dxa"/>
          </w:tcPr>
          <w:p w14:paraId="3ED6B385"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3ED6B386"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Documentation Author Signature:</w:t>
            </w:r>
          </w:p>
        </w:tc>
      </w:tr>
      <w:tr w:rsidR="0077032F" w:rsidRPr="0077032F" w14:paraId="3ED6B38A" w14:textId="77777777" w:rsidTr="0077032F">
        <w:trPr>
          <w:trHeight w:val="360"/>
        </w:trPr>
        <w:tc>
          <w:tcPr>
            <w:tcW w:w="5434" w:type="dxa"/>
          </w:tcPr>
          <w:p w14:paraId="3ED6B388"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3ED6B389"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Date Signed:</w:t>
            </w:r>
          </w:p>
        </w:tc>
      </w:tr>
      <w:tr w:rsidR="0077032F" w:rsidRPr="0077032F" w14:paraId="3ED6B38D" w14:textId="77777777" w:rsidTr="0077032F">
        <w:trPr>
          <w:trHeight w:val="360"/>
        </w:trPr>
        <w:tc>
          <w:tcPr>
            <w:tcW w:w="5434" w:type="dxa"/>
          </w:tcPr>
          <w:p w14:paraId="3ED6B38B"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3ED6B38C"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77032F" w:rsidRPr="0077032F" w14:paraId="3ED6B390" w14:textId="77777777" w:rsidTr="0077032F">
        <w:trPr>
          <w:trHeight w:val="360"/>
        </w:trPr>
        <w:tc>
          <w:tcPr>
            <w:tcW w:w="5434" w:type="dxa"/>
          </w:tcPr>
          <w:p w14:paraId="3ED6B38E"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3ED6B38F"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Phone:</w:t>
            </w:r>
          </w:p>
        </w:tc>
      </w:tr>
      <w:tr w:rsidR="0077032F" w:rsidRPr="0077032F" w14:paraId="3ED6B392" w14:textId="77777777" w:rsidTr="0077032F">
        <w:tblPrEx>
          <w:tblCellMar>
            <w:left w:w="115" w:type="dxa"/>
            <w:right w:w="115" w:type="dxa"/>
          </w:tblCellMar>
        </w:tblPrEx>
        <w:trPr>
          <w:trHeight w:val="296"/>
        </w:trPr>
        <w:tc>
          <w:tcPr>
            <w:tcW w:w="10950" w:type="dxa"/>
            <w:gridSpan w:val="4"/>
            <w:vAlign w:val="center"/>
          </w:tcPr>
          <w:p w14:paraId="3ED6B391"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77032F" w:rsidRPr="0077032F" w14:paraId="3ED6B399" w14:textId="77777777" w:rsidTr="0077032F">
        <w:tblPrEx>
          <w:tblCellMar>
            <w:left w:w="115" w:type="dxa"/>
            <w:right w:w="115" w:type="dxa"/>
          </w:tblCellMar>
        </w:tblPrEx>
        <w:trPr>
          <w:trHeight w:val="504"/>
        </w:trPr>
        <w:tc>
          <w:tcPr>
            <w:tcW w:w="10950" w:type="dxa"/>
            <w:gridSpan w:val="4"/>
            <w:shd w:val="clear" w:color="auto" w:fill="auto"/>
          </w:tcPr>
          <w:p w14:paraId="3ED6B393" w14:textId="77777777" w:rsidR="0077032F" w:rsidRPr="0077032F" w:rsidRDefault="0077032F" w:rsidP="00FB7046">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3ED6B394"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3ED6B395"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3ED6B396"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ED6B397"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ED6B398"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7032F" w:rsidRPr="0077032F" w14:paraId="3ED6B39B" w14:textId="77777777" w:rsidTr="0077032F">
        <w:tblPrEx>
          <w:tblCellMar>
            <w:left w:w="115" w:type="dxa"/>
            <w:right w:w="115" w:type="dxa"/>
          </w:tblCellMar>
        </w:tblPrEx>
        <w:trPr>
          <w:trHeight w:val="278"/>
        </w:trPr>
        <w:tc>
          <w:tcPr>
            <w:tcW w:w="10950" w:type="dxa"/>
            <w:gridSpan w:val="4"/>
            <w:vAlign w:val="center"/>
          </w:tcPr>
          <w:p w14:paraId="3ED6B39A"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77032F" w:rsidRPr="0077032F" w14:paraId="3ED6B39D" w14:textId="77777777" w:rsidTr="0077032F">
        <w:tblPrEx>
          <w:tblCellMar>
            <w:left w:w="115" w:type="dxa"/>
            <w:right w:w="115" w:type="dxa"/>
          </w:tblCellMar>
        </w:tblPrEx>
        <w:trPr>
          <w:trHeight w:hRule="exact" w:val="360"/>
        </w:trPr>
        <w:tc>
          <w:tcPr>
            <w:tcW w:w="10950" w:type="dxa"/>
            <w:gridSpan w:val="4"/>
            <w:vAlign w:val="center"/>
          </w:tcPr>
          <w:p w14:paraId="3ED6B39C"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77032F" w:rsidRPr="0077032F" w14:paraId="3ED6B3A0" w14:textId="77777777" w:rsidTr="0077032F">
        <w:tblPrEx>
          <w:tblCellMar>
            <w:left w:w="115" w:type="dxa"/>
            <w:right w:w="115" w:type="dxa"/>
          </w:tblCellMar>
        </w:tblPrEx>
        <w:trPr>
          <w:trHeight w:hRule="exact" w:val="360"/>
        </w:trPr>
        <w:tc>
          <w:tcPr>
            <w:tcW w:w="5475" w:type="dxa"/>
            <w:gridSpan w:val="2"/>
          </w:tcPr>
          <w:p w14:paraId="3ED6B39E" w14:textId="77777777" w:rsidR="0077032F" w:rsidRPr="0077032F" w:rsidRDefault="0077032F" w:rsidP="0077032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3ED6B39F" w14:textId="77777777" w:rsidR="0077032F" w:rsidRPr="0077032F" w:rsidRDefault="0077032F" w:rsidP="0077032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77032F" w:rsidRPr="0077032F" w14:paraId="3ED6B3A2" w14:textId="77777777" w:rsidTr="0077032F">
        <w:tblPrEx>
          <w:tblCellMar>
            <w:left w:w="108" w:type="dxa"/>
            <w:right w:w="108" w:type="dxa"/>
          </w:tblCellMar>
        </w:tblPrEx>
        <w:trPr>
          <w:trHeight w:hRule="exact" w:val="288"/>
        </w:trPr>
        <w:tc>
          <w:tcPr>
            <w:tcW w:w="10950" w:type="dxa"/>
            <w:gridSpan w:val="4"/>
            <w:vAlign w:val="center"/>
          </w:tcPr>
          <w:p w14:paraId="3ED6B3A1" w14:textId="77777777" w:rsidR="0077032F" w:rsidRPr="0077032F" w:rsidRDefault="0077032F" w:rsidP="00FB704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77032F" w:rsidRPr="0077032F" w14:paraId="3ED6B3A5" w14:textId="77777777" w:rsidTr="0077032F">
        <w:tblPrEx>
          <w:tblCellMar>
            <w:left w:w="108" w:type="dxa"/>
            <w:right w:w="108" w:type="dxa"/>
          </w:tblCellMar>
        </w:tblPrEx>
        <w:trPr>
          <w:trHeight w:hRule="exact" w:val="360"/>
        </w:trPr>
        <w:tc>
          <w:tcPr>
            <w:tcW w:w="5482" w:type="dxa"/>
            <w:gridSpan w:val="3"/>
          </w:tcPr>
          <w:p w14:paraId="3ED6B3A3"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3ED6B3A4" w14:textId="01A7CCFD"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FB7046">
              <w:rPr>
                <w:rFonts w:asciiTheme="minorHAnsi" w:hAnsiTheme="minorHAnsi"/>
                <w:sz w:val="14"/>
                <w:szCs w:val="14"/>
              </w:rPr>
              <w:t>:</w:t>
            </w:r>
          </w:p>
        </w:tc>
      </w:tr>
      <w:tr w:rsidR="0077032F" w:rsidRPr="0077032F" w14:paraId="3ED6B3A7" w14:textId="77777777" w:rsidTr="0077032F">
        <w:tblPrEx>
          <w:tblCellMar>
            <w:left w:w="108" w:type="dxa"/>
            <w:right w:w="108" w:type="dxa"/>
          </w:tblCellMar>
        </w:tblPrEx>
        <w:trPr>
          <w:trHeight w:val="288"/>
        </w:trPr>
        <w:tc>
          <w:tcPr>
            <w:tcW w:w="10950" w:type="dxa"/>
            <w:gridSpan w:val="4"/>
            <w:vAlign w:val="center"/>
          </w:tcPr>
          <w:p w14:paraId="3ED6B3A6" w14:textId="77777777" w:rsidR="0077032F" w:rsidRPr="0077032F" w:rsidRDefault="0077032F" w:rsidP="00FB704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77032F" w:rsidRPr="0077032F" w14:paraId="3ED6B3A9" w14:textId="77777777" w:rsidTr="0077032F">
        <w:tblPrEx>
          <w:tblCellMar>
            <w:left w:w="108" w:type="dxa"/>
            <w:right w:w="108" w:type="dxa"/>
          </w:tblCellMar>
        </w:tblPrEx>
        <w:trPr>
          <w:trHeight w:hRule="exact" w:val="360"/>
        </w:trPr>
        <w:tc>
          <w:tcPr>
            <w:tcW w:w="10950" w:type="dxa"/>
            <w:gridSpan w:val="4"/>
          </w:tcPr>
          <w:p w14:paraId="3ED6B3A8" w14:textId="77777777" w:rsidR="0077032F" w:rsidRPr="0077032F" w:rsidRDefault="0077032F" w:rsidP="007703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77032F" w:rsidRPr="0077032F" w14:paraId="3ED6B3AC" w14:textId="77777777" w:rsidTr="0077032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ED6B3AA"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ED6B3AB"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77032F" w:rsidRPr="0077032F" w14:paraId="3ED6B3AF" w14:textId="77777777" w:rsidTr="0077032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ED6B3AD" w14:textId="2B83FDAE"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FB7046">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ED6B3AE"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3ED6B3B1" w14:textId="77777777" w:rsidR="00645A77" w:rsidRDefault="00645A77" w:rsidP="00DA2B2D">
      <w:pPr>
        <w:pStyle w:val="CommentText"/>
        <w:rPr>
          <w:rFonts w:asciiTheme="minorHAnsi" w:hAnsiTheme="minorHAnsi"/>
          <w:sz w:val="18"/>
          <w:szCs w:val="18"/>
        </w:rPr>
      </w:pPr>
    </w:p>
    <w:p w14:paraId="3ED6B3B2" w14:textId="77777777" w:rsidR="00645A77" w:rsidRPr="00645A77" w:rsidRDefault="00645A77" w:rsidP="00DA2B2D">
      <w:pPr>
        <w:pStyle w:val="CommentText"/>
        <w:rPr>
          <w:rFonts w:asciiTheme="minorHAnsi" w:hAnsiTheme="minorHAnsi"/>
          <w:sz w:val="18"/>
          <w:szCs w:val="18"/>
        </w:rPr>
      </w:pPr>
    </w:p>
    <w:p w14:paraId="3ED6B3B3" w14:textId="77777777" w:rsidR="000A1890" w:rsidRPr="00D83E48" w:rsidRDefault="000A1890" w:rsidP="00DA2B2D">
      <w:pPr>
        <w:pStyle w:val="CommentText"/>
        <w:rPr>
          <w:rFonts w:ascii="Calibri" w:hAnsi="Calibri"/>
        </w:rPr>
      </w:pPr>
    </w:p>
    <w:p w14:paraId="3ED6B3B4" w14:textId="77777777" w:rsidR="000A1890" w:rsidRPr="00D83E48" w:rsidRDefault="000A1890" w:rsidP="00DA2B2D">
      <w:pPr>
        <w:pStyle w:val="CommentText"/>
        <w:rPr>
          <w:rFonts w:ascii="Calibri" w:hAnsi="Calibri"/>
        </w:rPr>
      </w:pPr>
    </w:p>
    <w:p w14:paraId="3ED6B3B5" w14:textId="77777777" w:rsidR="000A1890" w:rsidRPr="00D83E48" w:rsidRDefault="000A1890" w:rsidP="00DA2B2D">
      <w:pPr>
        <w:pStyle w:val="CommentText"/>
        <w:rPr>
          <w:rFonts w:ascii="Calibri" w:hAnsi="Calibri"/>
        </w:rPr>
      </w:pPr>
    </w:p>
    <w:p w14:paraId="3ED6B3B6" w14:textId="77777777" w:rsidR="000A1890" w:rsidRPr="00D83E48" w:rsidRDefault="000A1890" w:rsidP="00DA2B2D">
      <w:pPr>
        <w:pStyle w:val="CommentText"/>
        <w:rPr>
          <w:rFonts w:ascii="Calibri" w:hAnsi="Calibri"/>
        </w:rPr>
      </w:pPr>
    </w:p>
    <w:p w14:paraId="3ED6B3B7" w14:textId="77777777" w:rsidR="000A1890" w:rsidRPr="00D83E48" w:rsidRDefault="000A1890" w:rsidP="00DA2B2D">
      <w:pPr>
        <w:rPr>
          <w:rFonts w:ascii="Calibri" w:hAnsi="Calibri"/>
          <w:b/>
          <w:sz w:val="32"/>
          <w:szCs w:val="32"/>
        </w:rPr>
        <w:sectPr w:rsidR="000A1890" w:rsidRPr="00D83E48" w:rsidSect="00C87776">
          <w:headerReference w:type="even" r:id="rId9"/>
          <w:headerReference w:type="default" r:id="rId10"/>
          <w:footerReference w:type="default" r:id="rId11"/>
          <w:headerReference w:type="first" r:id="rId12"/>
          <w:footerReference w:type="first" r:id="rId13"/>
          <w:pgSz w:w="12240" w:h="15840" w:code="1"/>
          <w:pgMar w:top="720" w:right="720" w:bottom="720" w:left="720" w:header="432" w:footer="432" w:gutter="0"/>
          <w:cols w:space="720"/>
          <w:docGrid w:linePitch="272"/>
        </w:sectPr>
      </w:pPr>
    </w:p>
    <w:p w14:paraId="3ED6B3B8" w14:textId="035E54AC" w:rsidR="000A1890" w:rsidRPr="00FB7046" w:rsidRDefault="008A25F5" w:rsidP="00EB70F7">
      <w:pPr>
        <w:jc w:val="center"/>
        <w:rPr>
          <w:rFonts w:ascii="Calibri" w:hAnsi="Calibri"/>
          <w:b/>
        </w:rPr>
      </w:pPr>
      <w:r w:rsidRPr="00FB7046">
        <w:rPr>
          <w:rFonts w:ascii="Calibri" w:hAnsi="Calibri"/>
          <w:b/>
        </w:rPr>
        <w:lastRenderedPageBreak/>
        <w:t>CF3R-MCH-23a-H User Instructions</w:t>
      </w:r>
    </w:p>
    <w:p w14:paraId="3ED6B3B9" w14:textId="77777777" w:rsidR="000A1890" w:rsidRPr="00FB7046" w:rsidRDefault="000A1890" w:rsidP="00DA2B2D">
      <w:pPr>
        <w:rPr>
          <w:rFonts w:ascii="Calibri" w:hAnsi="Calibri"/>
          <w:sz w:val="18"/>
          <w:szCs w:val="18"/>
        </w:rPr>
      </w:pPr>
    </w:p>
    <w:p w14:paraId="3ED6B3BA" w14:textId="375AD580" w:rsidR="00842773" w:rsidRPr="00FB7046" w:rsidRDefault="00842773" w:rsidP="00842773">
      <w:pPr>
        <w:rPr>
          <w:rFonts w:ascii="Calibri" w:hAnsi="Calibri"/>
          <w:sz w:val="18"/>
          <w:szCs w:val="18"/>
        </w:rPr>
      </w:pPr>
      <w:r w:rsidRPr="00FB7046">
        <w:rPr>
          <w:rFonts w:ascii="Calibri" w:hAnsi="Calibri"/>
          <w:b/>
          <w:sz w:val="18"/>
          <w:szCs w:val="18"/>
        </w:rPr>
        <w:t>Section A. Ducted Cooling System Information</w:t>
      </w:r>
    </w:p>
    <w:p w14:paraId="3ED6B3BB" w14:textId="25A067B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Calibri" w:hAnsi="Calibri"/>
          <w:i/>
          <w:sz w:val="18"/>
          <w:szCs w:val="18"/>
        </w:rPr>
        <w:t xml:space="preserve">System Identification or Name: </w:t>
      </w:r>
      <w:r w:rsidRPr="00FB7046">
        <w:rPr>
          <w:rFonts w:ascii="Calibri" w:hAnsi="Calibri"/>
          <w:sz w:val="18"/>
          <w:szCs w:val="18"/>
        </w:rPr>
        <w:t>This field is filled out automatically. It is referenced from the CF2R-MCH-01, which must be completed prior to this document.</w:t>
      </w:r>
    </w:p>
    <w:p w14:paraId="3ED6B3BC" w14:textId="38F80545"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Location or Area Served:</w:t>
      </w:r>
      <w:r w:rsidRPr="00FB7046">
        <w:rPr>
          <w:rFonts w:ascii="Calibri" w:hAnsi="Calibri"/>
          <w:sz w:val="18"/>
          <w:szCs w:val="18"/>
        </w:rPr>
        <w:t xml:space="preserve"> This field is filled out automatically. It is referenced from the CF2R-MCH-01, which must be completed prior to this document.</w:t>
      </w:r>
    </w:p>
    <w:p w14:paraId="3ED6B3BD"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Installation Type:</w:t>
      </w:r>
      <w:r w:rsidRPr="00FB7046">
        <w:rPr>
          <w:rFonts w:ascii="Calibri" w:hAnsi="Calibri"/>
          <w:sz w:val="18"/>
          <w:szCs w:val="18"/>
        </w:rPr>
        <w:t xml:space="preserve"> Select the appropriate System Installation Type from the following choices:</w:t>
      </w:r>
    </w:p>
    <w:p w14:paraId="3ED6B3BE" w14:textId="3E5B7AAC"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New:</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3ED6B3BF" w14:textId="2FE6ACFA"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Replacement:</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if the system is a</w:t>
      </w:r>
      <w:r w:rsidRPr="00FB7046">
        <w:rPr>
          <w:rFonts w:asciiTheme="minorHAnsi" w:hAnsiTheme="minorHAnsi"/>
          <w:bCs/>
          <w:sz w:val="18"/>
          <w:szCs w:val="18"/>
        </w:rPr>
        <w:t xml:space="preserve"> complete</w:t>
      </w:r>
      <w:r w:rsidR="008A25F5" w:rsidRPr="00FB7046">
        <w:rPr>
          <w:rFonts w:asciiTheme="minorHAnsi" w:hAnsiTheme="minorHAnsi"/>
          <w:bCs/>
          <w:sz w:val="18"/>
          <w:szCs w:val="18"/>
        </w:rPr>
        <w:t xml:space="preserve"> </w:t>
      </w:r>
      <w:r w:rsidRPr="00FB7046">
        <w:rPr>
          <w:rFonts w:asciiTheme="minorHAnsi" w:hAnsiTheme="minorHAnsi"/>
          <w:bCs/>
          <w:sz w:val="18"/>
          <w:szCs w:val="18"/>
        </w:rPr>
        <w:t>replacement</w:t>
      </w:r>
      <w:r w:rsidR="008A25F5" w:rsidRPr="00FB7046">
        <w:rPr>
          <w:rFonts w:asciiTheme="minorHAnsi" w:hAnsiTheme="minorHAnsi"/>
          <w:bCs/>
          <w:sz w:val="18"/>
          <w:szCs w:val="18"/>
        </w:rPr>
        <w:t xml:space="preserve"> </w:t>
      </w:r>
      <w:r w:rsidRPr="00FB7046">
        <w:rPr>
          <w:rFonts w:asciiTheme="minorHAnsi" w:hAnsiTheme="minorHAnsi"/>
          <w:bCs/>
          <w:sz w:val="18"/>
          <w:szCs w:val="18"/>
        </w:rPr>
        <w:t>space-conditioning system</w:t>
      </w:r>
      <w:r w:rsidR="008A25F5" w:rsidRPr="00FB7046">
        <w:rPr>
          <w:rFonts w:asciiTheme="minorHAnsi" w:hAnsiTheme="minorHAnsi"/>
          <w:bCs/>
          <w:sz w:val="18"/>
          <w:szCs w:val="18"/>
        </w:rPr>
        <w:t xml:space="preserve"> </w:t>
      </w:r>
      <w:r w:rsidRPr="00FB7046">
        <w:rPr>
          <w:rFonts w:asciiTheme="minorHAnsi" w:hAnsiTheme="minorHAnsi"/>
          <w:sz w:val="18"/>
          <w:szCs w:val="18"/>
        </w:rPr>
        <w:t>installed as part of an alteration, and includes all the system heating or cooling equipment plus a replacement duct system (150.2(b)1Diia) where the ducts are at least 75</w:t>
      </w:r>
      <w:r w:rsidR="007C3041">
        <w:rPr>
          <w:rFonts w:asciiTheme="minorHAnsi" w:hAnsiTheme="minorHAnsi"/>
          <w:sz w:val="18"/>
          <w:szCs w:val="18"/>
        </w:rPr>
        <w:t>%</w:t>
      </w:r>
      <w:r w:rsidRPr="00FB7046">
        <w:rPr>
          <w:rFonts w:asciiTheme="minorHAnsi" w:hAnsiTheme="minorHAnsi"/>
          <w:sz w:val="18"/>
          <w:szCs w:val="18"/>
        </w:rPr>
        <w:t xml:space="preserve"> or more newly installed duct material (up to 25</w:t>
      </w:r>
      <w:r w:rsidR="007C3041">
        <w:rPr>
          <w:rFonts w:asciiTheme="minorHAnsi" w:hAnsiTheme="minorHAnsi"/>
          <w:sz w:val="18"/>
          <w:szCs w:val="18"/>
        </w:rPr>
        <w:t>%</w:t>
      </w:r>
      <w:r w:rsidRPr="00FB7046">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3ED6B3C0" w14:textId="522708A1"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Alteration:</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3ED6B3C1" w14:textId="28427AF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40 feet</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or more</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of space-conditioning system ducts are installed in unconditioned space or indirectly conditioned space.</w:t>
      </w:r>
    </w:p>
    <w:p w14:paraId="3ED6B3C2"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Air conditioning or heat pump condenser</w:t>
      </w:r>
    </w:p>
    <w:p w14:paraId="3ED6B3C3"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Heating or cooling coil</w:t>
      </w:r>
    </w:p>
    <w:p w14:paraId="3ED6B3C4"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Air handler (e.g., furnace, fan coil, package unit)</w:t>
      </w:r>
    </w:p>
    <w:p w14:paraId="3ED6B3C5" w14:textId="2916001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Nominal Cooling Capacity (tons) of Condenser:</w:t>
      </w:r>
      <w:r w:rsidRPr="00FB7046">
        <w:rPr>
          <w:rFonts w:ascii="Calibri" w:hAnsi="Calibri"/>
          <w:sz w:val="18"/>
          <w:szCs w:val="18"/>
        </w:rPr>
        <w:t xml:space="preserve"> This field is filled out automatically. It is referenced from the CF2R-MCH-01, which must be completed prior to this document.</w:t>
      </w:r>
    </w:p>
    <w:p w14:paraId="3ED6B3C6" w14:textId="16F8B7AD"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Condenser Speed Type:</w:t>
      </w:r>
      <w:r w:rsidRPr="00FB7046">
        <w:rPr>
          <w:rFonts w:ascii="Calibri" w:hAnsi="Calibri"/>
          <w:sz w:val="18"/>
          <w:szCs w:val="18"/>
        </w:rPr>
        <w:t xml:space="preserve"> This field is filled out automatically. It is referenced from the CF2R-MCH-01, which must be completed prior to this document.</w:t>
      </w:r>
    </w:p>
    <w:p w14:paraId="3ED6B3C7" w14:textId="49D7FA7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Cooling System Zonal Control Type:</w:t>
      </w:r>
      <w:r w:rsidRPr="00FB7046">
        <w:rPr>
          <w:rFonts w:ascii="Calibri" w:hAnsi="Calibri"/>
          <w:sz w:val="18"/>
          <w:szCs w:val="18"/>
        </w:rPr>
        <w:t xml:space="preserve"> This field is filled out automatically. It is referenced from the CF2R-MCH-01, which must be completed prior to this document.</w:t>
      </w:r>
    </w:p>
    <w:p w14:paraId="3ED6B3C8"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Central Fan Integrated (CFI) Ventilation System Status:</w:t>
      </w:r>
      <w:r w:rsidRPr="00FB7046">
        <w:rPr>
          <w:rFonts w:ascii="Calibri" w:hAnsi="Calibri"/>
          <w:sz w:val="18"/>
          <w:szCs w:val="18"/>
        </w:rPr>
        <w:t xml:space="preserve"> If the system has Central Fan Integrated System, then select “CFI System”, otherwise select “Not a CFI system”.</w:t>
      </w:r>
    </w:p>
    <w:p w14:paraId="3ED6B3C9" w14:textId="63ABA22E"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Bypass Duct Status:</w:t>
      </w:r>
      <w:r w:rsidRPr="00FB7046">
        <w:rPr>
          <w:rFonts w:ascii="Calibri" w:hAnsi="Calibri"/>
          <w:sz w:val="18"/>
          <w:szCs w:val="18"/>
        </w:rPr>
        <w:t xml:space="preserve"> This field is filled out automatically. It is referenced from the CF2R-MCH-01, which must be completed prior to this document.</w:t>
      </w:r>
    </w:p>
    <w:p w14:paraId="3ED6B3CA"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Date of System Airflow Rate Measurement:</w:t>
      </w:r>
      <w:r w:rsidRPr="00FB7046">
        <w:rPr>
          <w:rFonts w:ascii="Calibri" w:hAnsi="Calibri"/>
          <w:sz w:val="18"/>
          <w:szCs w:val="18"/>
        </w:rPr>
        <w:t xml:space="preserve"> Enter the date that the airflow test was performed.</w:t>
      </w:r>
    </w:p>
    <w:p w14:paraId="3ED6B3CB" w14:textId="3F86C3AB"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 xml:space="preserve">Airflow Rate Protocol </w:t>
      </w:r>
      <w:r w:rsidR="008A25F5" w:rsidRPr="00FB7046">
        <w:rPr>
          <w:rFonts w:asciiTheme="minorHAnsi" w:hAnsiTheme="minorHAnsi"/>
          <w:i/>
          <w:sz w:val="18"/>
          <w:szCs w:val="18"/>
        </w:rPr>
        <w:t>U</w:t>
      </w:r>
      <w:r w:rsidRPr="00FB7046">
        <w:rPr>
          <w:rFonts w:asciiTheme="minorHAnsi" w:hAnsiTheme="minorHAnsi"/>
          <w:i/>
          <w:sz w:val="18"/>
          <w:szCs w:val="18"/>
        </w:rPr>
        <w:t>tilized:</w:t>
      </w:r>
      <w:r w:rsidRPr="00FB7046">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7C3041">
        <w:rPr>
          <w:rFonts w:ascii="Calibri" w:hAnsi="Calibri"/>
          <w:sz w:val="18"/>
          <w:szCs w:val="18"/>
        </w:rPr>
        <w:t>A</w:t>
      </w:r>
      <w:r w:rsidRPr="00FB7046">
        <w:rPr>
          <w:rFonts w:ascii="Calibri" w:hAnsi="Calibri"/>
          <w:sz w:val="18"/>
          <w:szCs w:val="18"/>
        </w:rPr>
        <w:t>irflow) is an option for existing systems that may require substantial modification to improve the airflow.</w:t>
      </w:r>
    </w:p>
    <w:p w14:paraId="3ED6B3CC" w14:textId="77777777" w:rsidR="00842773" w:rsidRPr="00FB7046" w:rsidRDefault="00842773" w:rsidP="00842773">
      <w:pPr>
        <w:rPr>
          <w:rFonts w:ascii="Calibri" w:hAnsi="Calibri"/>
          <w:sz w:val="18"/>
          <w:szCs w:val="18"/>
        </w:rPr>
      </w:pPr>
    </w:p>
    <w:p w14:paraId="3ED6B3CD" w14:textId="398658CB" w:rsidR="00842773" w:rsidRPr="00FB7046" w:rsidRDefault="00842773" w:rsidP="00842773">
      <w:pPr>
        <w:keepNext/>
        <w:rPr>
          <w:rFonts w:asciiTheme="minorHAnsi" w:hAnsiTheme="minorHAnsi"/>
          <w:b/>
          <w:sz w:val="18"/>
          <w:szCs w:val="18"/>
        </w:rPr>
      </w:pPr>
      <w:r w:rsidRPr="00FB7046">
        <w:rPr>
          <w:rFonts w:asciiTheme="minorHAnsi" w:hAnsiTheme="minorHAnsi"/>
          <w:b/>
          <w:sz w:val="18"/>
          <w:szCs w:val="18"/>
        </w:rPr>
        <w:t xml:space="preserve">Section B. Hole for the </w:t>
      </w:r>
      <w:r w:rsidR="005A1D93" w:rsidRPr="00FB7046">
        <w:rPr>
          <w:rFonts w:asciiTheme="minorHAnsi" w:hAnsiTheme="minorHAnsi"/>
          <w:b/>
          <w:sz w:val="18"/>
          <w:szCs w:val="18"/>
        </w:rPr>
        <w:t>P</w:t>
      </w:r>
      <w:r w:rsidRPr="00FB7046">
        <w:rPr>
          <w:rFonts w:asciiTheme="minorHAnsi" w:hAnsiTheme="minorHAnsi"/>
          <w:b/>
          <w:sz w:val="18"/>
          <w:szCs w:val="18"/>
        </w:rPr>
        <w:t xml:space="preserve">lacement of a Static Pressure Probe (HSPP), and Permanently </w:t>
      </w:r>
      <w:r w:rsidR="005A1D93" w:rsidRPr="00FB7046">
        <w:rPr>
          <w:rFonts w:asciiTheme="minorHAnsi" w:hAnsiTheme="minorHAnsi"/>
          <w:b/>
          <w:sz w:val="18"/>
          <w:szCs w:val="18"/>
        </w:rPr>
        <w:t>I</w:t>
      </w:r>
      <w:r w:rsidRPr="00FB7046">
        <w:rPr>
          <w:rFonts w:asciiTheme="minorHAnsi" w:hAnsiTheme="minorHAnsi"/>
          <w:b/>
          <w:sz w:val="18"/>
          <w:szCs w:val="18"/>
        </w:rPr>
        <w:t xml:space="preserve">nstalled Static Pressure Probe (PSPP) in the </w:t>
      </w:r>
      <w:r w:rsidR="005A1D93" w:rsidRPr="00FB7046">
        <w:rPr>
          <w:rFonts w:asciiTheme="minorHAnsi" w:hAnsiTheme="minorHAnsi"/>
          <w:b/>
          <w:sz w:val="18"/>
          <w:szCs w:val="18"/>
        </w:rPr>
        <w:t>S</w:t>
      </w:r>
      <w:r w:rsidRPr="00FB7046">
        <w:rPr>
          <w:rFonts w:asciiTheme="minorHAnsi" w:hAnsiTheme="minorHAnsi"/>
          <w:b/>
          <w:sz w:val="18"/>
          <w:szCs w:val="18"/>
        </w:rPr>
        <w:t xml:space="preserve">upply </w:t>
      </w:r>
      <w:r w:rsidR="005A1D93" w:rsidRPr="00FB7046">
        <w:rPr>
          <w:rFonts w:asciiTheme="minorHAnsi" w:hAnsiTheme="minorHAnsi"/>
          <w:b/>
          <w:sz w:val="18"/>
          <w:szCs w:val="18"/>
        </w:rPr>
        <w:t>P</w:t>
      </w:r>
      <w:r w:rsidRPr="00FB7046">
        <w:rPr>
          <w:rFonts w:asciiTheme="minorHAnsi" w:hAnsiTheme="minorHAnsi"/>
          <w:b/>
          <w:sz w:val="18"/>
          <w:szCs w:val="18"/>
        </w:rPr>
        <w:t>lenum</w:t>
      </w:r>
    </w:p>
    <w:p w14:paraId="3ED6B3CE" w14:textId="0721D39D" w:rsidR="00842773" w:rsidRPr="00FB7046" w:rsidRDefault="00842773" w:rsidP="00842773">
      <w:pPr>
        <w:pStyle w:val="ListParagraph"/>
        <w:numPr>
          <w:ilvl w:val="0"/>
          <w:numId w:val="44"/>
        </w:numPr>
        <w:ind w:left="360" w:hanging="360"/>
        <w:rPr>
          <w:rFonts w:asciiTheme="minorHAnsi" w:hAnsiTheme="minorHAnsi"/>
          <w:sz w:val="18"/>
          <w:szCs w:val="18"/>
        </w:rPr>
      </w:pPr>
      <w:r w:rsidRPr="00FB7046">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ED6B3CF"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bCs/>
          <w:sz w:val="18"/>
          <w:szCs w:val="18"/>
        </w:rPr>
        <w:t>If an Hole Static Pressure Probe is installed then select “HSPP Installed”</w:t>
      </w:r>
    </w:p>
    <w:p w14:paraId="3ED6B3D0"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bCs/>
          <w:sz w:val="18"/>
          <w:szCs w:val="18"/>
        </w:rPr>
        <w:t>If a Permanent Static Pressure Probe is installed then select “PSPP Installed”</w:t>
      </w:r>
    </w:p>
    <w:p w14:paraId="3ED6B3D1" w14:textId="60E3CCD4" w:rsidR="00842773" w:rsidRPr="00FB7046" w:rsidRDefault="00842773" w:rsidP="007C3041">
      <w:pPr>
        <w:numPr>
          <w:ilvl w:val="0"/>
          <w:numId w:val="27"/>
        </w:numPr>
        <w:ind w:left="1080"/>
        <w:rPr>
          <w:rFonts w:ascii="Calibri" w:hAnsi="Calibri"/>
          <w:sz w:val="18"/>
          <w:szCs w:val="18"/>
        </w:rPr>
      </w:pPr>
      <w:r w:rsidRPr="00FB7046">
        <w:rPr>
          <w:rFonts w:ascii="Calibri" w:hAnsi="Calibri"/>
          <w:sz w:val="18"/>
          <w:szCs w:val="18"/>
        </w:rPr>
        <w:t>If the system is configured such that an HSPP nor PSPP can be installed, an alternate location that provides access for making supply plenum pressure measurement may be used. Select “An alternative location has been provided and clearly labeled.”</w:t>
      </w:r>
    </w:p>
    <w:p w14:paraId="3ED6B3D2"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sz w:val="18"/>
          <w:szCs w:val="18"/>
        </w:rPr>
        <w:t>If the system is such that an HSPP or PSPP is not applicable, select “HSPP/PSPP are not applicable to this system”.</w:t>
      </w:r>
    </w:p>
    <w:p w14:paraId="3ED6B3D3" w14:textId="77777777" w:rsidR="00842773" w:rsidRPr="00FB7046" w:rsidRDefault="00842773" w:rsidP="00842773">
      <w:pPr>
        <w:ind w:left="720"/>
        <w:rPr>
          <w:rFonts w:ascii="Calibri" w:hAnsi="Calibri"/>
          <w:bCs/>
          <w:sz w:val="18"/>
          <w:szCs w:val="18"/>
        </w:rPr>
      </w:pPr>
    </w:p>
    <w:p w14:paraId="0878F8E6" w14:textId="77777777" w:rsidR="00FB7046" w:rsidRDefault="00FB7046">
      <w:pPr>
        <w:rPr>
          <w:rFonts w:asciiTheme="minorHAnsi" w:hAnsiTheme="minorHAnsi"/>
          <w:b/>
          <w:sz w:val="18"/>
          <w:szCs w:val="18"/>
        </w:rPr>
      </w:pPr>
      <w:r>
        <w:rPr>
          <w:rFonts w:asciiTheme="minorHAnsi" w:hAnsiTheme="minorHAnsi"/>
          <w:b/>
          <w:sz w:val="18"/>
          <w:szCs w:val="18"/>
        </w:rPr>
        <w:br w:type="page"/>
      </w:r>
    </w:p>
    <w:p w14:paraId="3ED6B3D4" w14:textId="35A5D41A" w:rsidR="00842773" w:rsidRPr="00FB7046" w:rsidRDefault="00842773" w:rsidP="005A1D93">
      <w:pPr>
        <w:keepNext/>
        <w:rPr>
          <w:rFonts w:asciiTheme="minorHAnsi" w:hAnsiTheme="minorHAnsi"/>
          <w:b/>
          <w:sz w:val="18"/>
          <w:szCs w:val="18"/>
        </w:rPr>
      </w:pPr>
      <w:r w:rsidRPr="00FB7046">
        <w:rPr>
          <w:rFonts w:asciiTheme="minorHAnsi" w:hAnsiTheme="minorHAnsi"/>
          <w:b/>
          <w:sz w:val="18"/>
          <w:szCs w:val="18"/>
        </w:rPr>
        <w:lastRenderedPageBreak/>
        <w:t>Section C. Airflow Rate Measurement Apparatus and Procedure Information</w:t>
      </w:r>
    </w:p>
    <w:p w14:paraId="3ED6B3D6" w14:textId="394E8F79" w:rsidR="00842773" w:rsidRPr="00FB7046" w:rsidRDefault="00842773" w:rsidP="00EB70F7">
      <w:pPr>
        <w:keepNext/>
        <w:numPr>
          <w:ilvl w:val="0"/>
          <w:numId w:val="45"/>
        </w:numPr>
        <w:ind w:left="360"/>
        <w:rPr>
          <w:rFonts w:ascii="Calibri" w:hAnsi="Calibri"/>
          <w:i/>
          <w:sz w:val="18"/>
          <w:szCs w:val="18"/>
        </w:rPr>
      </w:pPr>
      <w:r w:rsidRPr="00FB7046">
        <w:rPr>
          <w:rFonts w:asciiTheme="minorHAnsi" w:hAnsiTheme="minorHAnsi"/>
          <w:i/>
          <w:sz w:val="18"/>
          <w:szCs w:val="18"/>
        </w:rPr>
        <w:t xml:space="preserve">Airflow Rate Measurement Type </w:t>
      </w:r>
      <w:r w:rsidR="008E19D4" w:rsidRPr="00FB7046">
        <w:rPr>
          <w:rFonts w:asciiTheme="minorHAnsi" w:hAnsiTheme="minorHAnsi"/>
          <w:i/>
          <w:sz w:val="18"/>
          <w:szCs w:val="18"/>
        </w:rPr>
        <w:t>U</w:t>
      </w:r>
      <w:r w:rsidRPr="00FB7046">
        <w:rPr>
          <w:rFonts w:asciiTheme="minorHAnsi" w:hAnsiTheme="minorHAnsi"/>
          <w:i/>
          <w:sz w:val="18"/>
          <w:szCs w:val="18"/>
        </w:rPr>
        <w:t xml:space="preserve">sed for this </w:t>
      </w:r>
      <w:r w:rsidR="008E19D4" w:rsidRPr="00FB7046">
        <w:rPr>
          <w:rFonts w:asciiTheme="minorHAnsi" w:hAnsiTheme="minorHAnsi"/>
          <w:i/>
          <w:sz w:val="18"/>
          <w:szCs w:val="18"/>
        </w:rPr>
        <w:t>A</w:t>
      </w:r>
      <w:r w:rsidRPr="00FB7046">
        <w:rPr>
          <w:rFonts w:asciiTheme="minorHAnsi" w:hAnsiTheme="minorHAnsi"/>
          <w:i/>
          <w:sz w:val="18"/>
          <w:szCs w:val="18"/>
        </w:rPr>
        <w:t xml:space="preserve">irflow </w:t>
      </w:r>
      <w:r w:rsidR="008E19D4" w:rsidRPr="00FB7046">
        <w:rPr>
          <w:rFonts w:asciiTheme="minorHAnsi" w:hAnsiTheme="minorHAnsi"/>
          <w:i/>
          <w:sz w:val="18"/>
          <w:szCs w:val="18"/>
        </w:rPr>
        <w:t>R</w:t>
      </w:r>
      <w:r w:rsidRPr="00FB7046">
        <w:rPr>
          <w:rFonts w:asciiTheme="minorHAnsi" w:hAnsiTheme="minorHAnsi"/>
          <w:i/>
          <w:sz w:val="18"/>
          <w:szCs w:val="18"/>
        </w:rPr>
        <w:t xml:space="preserve">ate </w:t>
      </w:r>
      <w:r w:rsidR="008E19D4" w:rsidRPr="00FB7046">
        <w:rPr>
          <w:rFonts w:asciiTheme="minorHAnsi" w:hAnsiTheme="minorHAnsi"/>
          <w:i/>
          <w:sz w:val="18"/>
          <w:szCs w:val="18"/>
        </w:rPr>
        <w:t>V</w:t>
      </w:r>
      <w:r w:rsidRPr="00FB7046">
        <w:rPr>
          <w:rFonts w:asciiTheme="minorHAnsi" w:hAnsiTheme="minorHAnsi"/>
          <w:i/>
          <w:sz w:val="18"/>
          <w:szCs w:val="18"/>
        </w:rPr>
        <w:t>erification:</w:t>
      </w:r>
      <w:r w:rsidRPr="00FB7046">
        <w:rPr>
          <w:rFonts w:asciiTheme="minorHAnsi" w:hAnsiTheme="minorHAnsi"/>
          <w:sz w:val="18"/>
          <w:szCs w:val="18"/>
        </w:rPr>
        <w:t xml:space="preserve"> </w:t>
      </w:r>
      <w:r w:rsidRPr="00FB7046">
        <w:rPr>
          <w:rFonts w:ascii="Calibri" w:hAnsi="Calibri"/>
          <w:sz w:val="18"/>
          <w:szCs w:val="18"/>
        </w:rPr>
        <w:t>Select the appropriate airflow test procedure from the following options for the method used to determine actual fan air flow</w:t>
      </w:r>
      <w:r w:rsidRPr="00FB7046">
        <w:rPr>
          <w:rFonts w:ascii="Calibri" w:hAnsi="Calibri"/>
          <w:i/>
          <w:sz w:val="18"/>
          <w:szCs w:val="18"/>
        </w:rPr>
        <w:t>:</w:t>
      </w:r>
    </w:p>
    <w:p w14:paraId="3ED6B3D7"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Fan Flow Meter (aka Plenum Pressure Matching) according to the procedures in RA3.3.3.1.1</w:t>
      </w:r>
    </w:p>
    <w:p w14:paraId="3ED6B3D8"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Flow Grid Measurement according to the procedures in RA3.3.3.1.2</w:t>
      </w:r>
    </w:p>
    <w:p w14:paraId="3ED6B3D9"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Powered Flow Capture Hood according to the procedures in RA3.3.3.1.3</w:t>
      </w:r>
    </w:p>
    <w:p w14:paraId="3ED6B3DA"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Traditional Flow Capture Hood according to the procedures in RA3.3.3.1.4</w:t>
      </w:r>
      <w:r w:rsidRPr="00FB7046">
        <w:rPr>
          <w:rFonts w:ascii="Calibri" w:hAnsi="Calibri"/>
          <w:sz w:val="18"/>
          <w:szCs w:val="18"/>
        </w:rPr>
        <w:tab/>
      </w:r>
    </w:p>
    <w:p w14:paraId="3ED6B3DB" w14:textId="77777777" w:rsidR="00842773" w:rsidRPr="00FB7046" w:rsidRDefault="00842773" w:rsidP="005A1D93">
      <w:pPr>
        <w:keepNext/>
        <w:numPr>
          <w:ilvl w:val="0"/>
          <w:numId w:val="45"/>
        </w:numPr>
        <w:ind w:left="360"/>
        <w:rPr>
          <w:rFonts w:asciiTheme="minorHAnsi" w:hAnsiTheme="minorHAnsi"/>
          <w:i/>
          <w:sz w:val="18"/>
          <w:szCs w:val="18"/>
        </w:rPr>
      </w:pPr>
      <w:r w:rsidRPr="00FB7046">
        <w:rPr>
          <w:rFonts w:asciiTheme="minorHAnsi" w:hAnsiTheme="minorHAnsi"/>
          <w:i/>
          <w:sz w:val="18"/>
          <w:szCs w:val="18"/>
        </w:rPr>
        <w:t xml:space="preserve">Manufacturer of Airflow Measurement Apparatus: </w:t>
      </w:r>
      <w:r w:rsidRPr="00FB7046">
        <w:rPr>
          <w:rFonts w:asciiTheme="minorHAnsi" w:hAnsiTheme="minorHAnsi"/>
          <w:sz w:val="18"/>
          <w:szCs w:val="18"/>
        </w:rPr>
        <w:t>Enter the</w:t>
      </w:r>
      <w:r w:rsidRPr="00FB7046">
        <w:rPr>
          <w:rFonts w:asciiTheme="minorHAnsi" w:hAnsiTheme="minorHAnsi"/>
          <w:i/>
          <w:sz w:val="18"/>
          <w:szCs w:val="18"/>
        </w:rPr>
        <w:t xml:space="preserve"> </w:t>
      </w:r>
      <w:r w:rsidRPr="00FB7046">
        <w:rPr>
          <w:rFonts w:asciiTheme="minorHAnsi" w:hAnsiTheme="minorHAnsi"/>
          <w:sz w:val="18"/>
          <w:szCs w:val="18"/>
        </w:rPr>
        <w:t xml:space="preserve">name of the manufacturer of the airflow measurement tool used to measure the airflow for this test. </w:t>
      </w:r>
    </w:p>
    <w:p w14:paraId="3ED6B3DC" w14:textId="77777777" w:rsidR="00842773" w:rsidRPr="00FB7046" w:rsidRDefault="00842773" w:rsidP="005A1D93">
      <w:pPr>
        <w:keepNext/>
        <w:numPr>
          <w:ilvl w:val="0"/>
          <w:numId w:val="45"/>
        </w:numPr>
        <w:ind w:left="360"/>
        <w:rPr>
          <w:rFonts w:asciiTheme="minorHAnsi" w:hAnsiTheme="minorHAnsi"/>
          <w:i/>
          <w:sz w:val="18"/>
          <w:szCs w:val="18"/>
        </w:rPr>
      </w:pPr>
      <w:r w:rsidRPr="00FB7046">
        <w:rPr>
          <w:rFonts w:asciiTheme="minorHAnsi" w:hAnsiTheme="minorHAnsi"/>
          <w:i/>
          <w:sz w:val="18"/>
          <w:szCs w:val="18"/>
        </w:rPr>
        <w:t xml:space="preserve">Model number of Airflow Measurement Apparatus: </w:t>
      </w:r>
      <w:r w:rsidRPr="00FB7046">
        <w:rPr>
          <w:rFonts w:asciiTheme="minorHAnsi" w:hAnsiTheme="minorHAnsi"/>
          <w:sz w:val="18"/>
          <w:szCs w:val="18"/>
        </w:rPr>
        <w:t>Enter the</w:t>
      </w:r>
      <w:r w:rsidRPr="00FB7046">
        <w:rPr>
          <w:rFonts w:asciiTheme="minorHAnsi" w:hAnsiTheme="minorHAnsi"/>
          <w:i/>
          <w:sz w:val="18"/>
          <w:szCs w:val="18"/>
        </w:rPr>
        <w:t xml:space="preserve"> </w:t>
      </w:r>
      <w:r w:rsidRPr="00FB7046">
        <w:rPr>
          <w:rFonts w:asciiTheme="minorHAnsi" w:hAnsiTheme="minorHAnsi"/>
          <w:sz w:val="18"/>
          <w:szCs w:val="18"/>
        </w:rPr>
        <w:t>model number of the airflow measurement tool used to measure the airflow for this test.</w:t>
      </w:r>
      <w:r w:rsidRPr="00FB7046">
        <w:rPr>
          <w:sz w:val="18"/>
          <w:szCs w:val="18"/>
        </w:rPr>
        <w:t xml:space="preserve"> </w:t>
      </w:r>
    </w:p>
    <w:p w14:paraId="3ED6B3DD" w14:textId="3005E6C4" w:rsidR="00842773" w:rsidRPr="00FB7046" w:rsidRDefault="00842773" w:rsidP="005A1D93">
      <w:pPr>
        <w:keepNext/>
        <w:numPr>
          <w:ilvl w:val="0"/>
          <w:numId w:val="45"/>
        </w:numPr>
        <w:ind w:left="360"/>
        <w:rPr>
          <w:rFonts w:ascii="Calibri" w:hAnsi="Calibri"/>
          <w:i/>
          <w:sz w:val="18"/>
          <w:szCs w:val="18"/>
        </w:rPr>
      </w:pPr>
      <w:r w:rsidRPr="00FB7046">
        <w:rPr>
          <w:rFonts w:asciiTheme="minorHAnsi" w:hAnsiTheme="minorHAnsi"/>
          <w:i/>
          <w:sz w:val="18"/>
          <w:szCs w:val="18"/>
        </w:rPr>
        <w:t xml:space="preserve">Certification Status of the Airflow Measurement Apparatus Accuracy: </w:t>
      </w:r>
      <w:r w:rsidRPr="00FB7046">
        <w:rPr>
          <w:rFonts w:asciiTheme="minorHAnsi" w:hAnsiTheme="minorHAnsi"/>
          <w:sz w:val="18"/>
          <w:szCs w:val="18"/>
        </w:rPr>
        <w:t xml:space="preserve">The measurement apparatus used to perform airflow verification measurements must appear on the CEC list of approved devices found at </w:t>
      </w:r>
      <w:hyperlink r:id="rId14" w:history="1">
        <w:r w:rsidR="00DD4A65" w:rsidRPr="00FB7046">
          <w:rPr>
            <w:rStyle w:val="Hyperlink"/>
            <w:rFonts w:asciiTheme="minorHAnsi" w:hAnsiTheme="minorHAnsi"/>
            <w:sz w:val="18"/>
            <w:szCs w:val="18"/>
          </w:rPr>
          <w:t>http://www.energy.ca.gov/title24/equipment_cert/ama_fas/index.html</w:t>
        </w:r>
      </w:hyperlink>
      <w:r w:rsidRPr="00FB7046">
        <w:rPr>
          <w:rFonts w:asciiTheme="minorHAnsi" w:hAnsiTheme="minorHAnsi"/>
          <w:sz w:val="18"/>
          <w:szCs w:val="18"/>
        </w:rPr>
        <w:t>, if this is true, select “Certified”, otherwise select “Not Certified”. The latter choice will not allow the system to pass until a certified device is used.</w:t>
      </w:r>
      <w:r w:rsidRPr="00FB7046">
        <w:rPr>
          <w:rFonts w:ascii="Calibri" w:hAnsi="Calibri"/>
          <w:i/>
          <w:sz w:val="18"/>
          <w:szCs w:val="18"/>
        </w:rPr>
        <w:t xml:space="preserve"> </w:t>
      </w:r>
    </w:p>
    <w:p w14:paraId="3ED6B3DE" w14:textId="77777777" w:rsidR="00842773" w:rsidRPr="00FB7046" w:rsidRDefault="00842773" w:rsidP="00842773">
      <w:pPr>
        <w:rPr>
          <w:rFonts w:ascii="Calibri" w:hAnsi="Calibri"/>
          <w:b/>
          <w:bCs/>
          <w:i/>
          <w:sz w:val="18"/>
          <w:szCs w:val="18"/>
        </w:rPr>
      </w:pPr>
    </w:p>
    <w:p w14:paraId="3ED6B3DF" w14:textId="59EBEB10" w:rsidR="00842773" w:rsidRPr="00FB7046" w:rsidRDefault="00842773" w:rsidP="00842773">
      <w:pPr>
        <w:keepNext/>
        <w:rPr>
          <w:rFonts w:asciiTheme="minorHAnsi" w:hAnsiTheme="minorHAnsi"/>
          <w:b/>
          <w:sz w:val="18"/>
          <w:szCs w:val="18"/>
        </w:rPr>
      </w:pPr>
      <w:r w:rsidRPr="00FB7046">
        <w:rPr>
          <w:rFonts w:ascii="Calibri" w:hAnsi="Calibri"/>
          <w:b/>
          <w:sz w:val="18"/>
          <w:szCs w:val="18"/>
        </w:rPr>
        <w:t xml:space="preserve">Section </w:t>
      </w:r>
      <w:r w:rsidRPr="00FB7046">
        <w:rPr>
          <w:rFonts w:asciiTheme="minorHAnsi" w:hAnsiTheme="minorHAnsi"/>
          <w:b/>
          <w:sz w:val="18"/>
          <w:szCs w:val="18"/>
        </w:rPr>
        <w:t>D. Forced Air System Airflow Rate Measurement</w:t>
      </w:r>
    </w:p>
    <w:p w14:paraId="3ED6B3E0" w14:textId="74AADFA8"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Required Minimum System Airflow Rate (cfm/ton): </w:t>
      </w:r>
      <w:r w:rsidRPr="00FB7046">
        <w:rPr>
          <w:rFonts w:ascii="Calibri" w:hAnsi="Calibri"/>
          <w:sz w:val="18"/>
          <w:szCs w:val="18"/>
        </w:rPr>
        <w:t>This field is filled automatically. The target is based on whether the system is new or altered and whether a value was specified on the CF2R-MCH-01.</w:t>
      </w:r>
    </w:p>
    <w:p w14:paraId="3ED6B3E1" w14:textId="0C680394"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Required Minimum System Airflow Target (cfm): </w:t>
      </w:r>
      <w:r w:rsidRPr="00FB7046">
        <w:rPr>
          <w:rFonts w:ascii="Calibri" w:hAnsi="Calibri"/>
          <w:sz w:val="18"/>
          <w:szCs w:val="18"/>
        </w:rPr>
        <w:t>This field is calculated automatically. It is the product of the minimum airflow rate per ton and the tonnage of the system condenser.</w:t>
      </w:r>
    </w:p>
    <w:p w14:paraId="3ED6B3E2" w14:textId="5E99C741"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Actual System Airflow Rate Measurement (cfm): </w:t>
      </w:r>
      <w:r w:rsidRPr="00FB7046">
        <w:rPr>
          <w:rFonts w:ascii="Calibri" w:hAnsi="Calibri"/>
          <w:sz w:val="18"/>
          <w:szCs w:val="18"/>
        </w:rPr>
        <w:t>Enter the actual tested value of the airflow measured using the apparatus specified above.</w:t>
      </w:r>
    </w:p>
    <w:p w14:paraId="3ED6B3E3" w14:textId="45BA0CF9"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Compliance Statement: </w:t>
      </w:r>
      <w:r w:rsidRPr="00FB7046">
        <w:rPr>
          <w:rFonts w:ascii="Calibri" w:hAnsi="Calibri"/>
          <w:sz w:val="18"/>
          <w:szCs w:val="18"/>
        </w:rPr>
        <w:t>This field is filled automatically. Compliance requires that the measured airflow meets the minimum airflow target.</w:t>
      </w:r>
    </w:p>
    <w:p w14:paraId="3ED6B3E4" w14:textId="77777777" w:rsidR="00842773" w:rsidRPr="00FB7046" w:rsidRDefault="00842773" w:rsidP="00842773">
      <w:pPr>
        <w:rPr>
          <w:rFonts w:ascii="Calibri" w:hAnsi="Calibri"/>
          <w:sz w:val="18"/>
          <w:szCs w:val="18"/>
        </w:rPr>
      </w:pPr>
    </w:p>
    <w:p w14:paraId="3ED6B3E5" w14:textId="77777777" w:rsidR="00842773" w:rsidRPr="00FB7046" w:rsidRDefault="00842773" w:rsidP="00842773">
      <w:pPr>
        <w:rPr>
          <w:rFonts w:ascii="Calibri" w:hAnsi="Calibri"/>
          <w:b/>
          <w:sz w:val="18"/>
          <w:szCs w:val="18"/>
        </w:rPr>
      </w:pPr>
      <w:r w:rsidRPr="00FB7046">
        <w:rPr>
          <w:rFonts w:ascii="Calibri" w:hAnsi="Calibri"/>
          <w:b/>
          <w:sz w:val="18"/>
          <w:szCs w:val="18"/>
        </w:rPr>
        <w:t xml:space="preserve">Section </w:t>
      </w:r>
      <w:r w:rsidRPr="00FB7046">
        <w:rPr>
          <w:rFonts w:asciiTheme="minorHAnsi" w:hAnsiTheme="minorHAnsi"/>
          <w:b/>
          <w:sz w:val="18"/>
          <w:szCs w:val="18"/>
        </w:rPr>
        <w:t>E. Additional Requirements</w:t>
      </w:r>
      <w:r w:rsidRPr="00FB7046">
        <w:rPr>
          <w:rFonts w:ascii="Calibri" w:hAnsi="Calibri"/>
          <w:b/>
          <w:sz w:val="18"/>
          <w:szCs w:val="18"/>
        </w:rPr>
        <w:t xml:space="preserve"> </w:t>
      </w:r>
    </w:p>
    <w:p w14:paraId="3ED6B3E6"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7"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8"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9"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A"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B"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C"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D"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E" w14:textId="300D5096"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i/>
          <w:sz w:val="18"/>
          <w:szCs w:val="18"/>
        </w:rPr>
        <w:t>Verification Status:</w:t>
      </w:r>
      <w:r w:rsidRPr="00FB7046">
        <w:rPr>
          <w:rFonts w:asciiTheme="minorHAnsi" w:hAnsiTheme="minorHAnsi"/>
          <w:sz w:val="18"/>
          <w:szCs w:val="18"/>
        </w:rPr>
        <w:t xml:space="preserve"> If this Section does not apply, then select “All </w:t>
      </w:r>
      <w:r w:rsidR="007C3041">
        <w:rPr>
          <w:rFonts w:asciiTheme="minorHAnsi" w:hAnsiTheme="minorHAnsi"/>
          <w:sz w:val="18"/>
          <w:szCs w:val="18"/>
        </w:rPr>
        <w:t>N/A</w:t>
      </w:r>
      <w:r w:rsidRPr="00FB7046">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3ED6B3EF" w14:textId="294D5BBB"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i/>
          <w:sz w:val="18"/>
          <w:szCs w:val="18"/>
        </w:rPr>
        <w:t>Correction Notes:</w:t>
      </w:r>
      <w:r w:rsidRPr="00FB7046">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3ED6B3F0" w14:textId="77777777" w:rsidR="00842773" w:rsidRPr="00CB33D5" w:rsidRDefault="00842773" w:rsidP="00DA2B2D">
      <w:pPr>
        <w:rPr>
          <w:rFonts w:ascii="Calibri" w:hAnsi="Calibri"/>
        </w:rPr>
      </w:pPr>
    </w:p>
    <w:p w14:paraId="3ED6B3F1" w14:textId="77777777" w:rsidR="000A1890" w:rsidRPr="00D83E48" w:rsidRDefault="000A1890" w:rsidP="0009456E">
      <w:pPr>
        <w:rPr>
          <w:rFonts w:ascii="Calibri" w:hAnsi="Calibri"/>
        </w:rPr>
      </w:pPr>
    </w:p>
    <w:p w14:paraId="3ED6B3F2" w14:textId="77777777" w:rsidR="000A1890" w:rsidRPr="00D83E48" w:rsidRDefault="000A1890" w:rsidP="0009456E">
      <w:pPr>
        <w:rPr>
          <w:rFonts w:ascii="Calibri" w:hAnsi="Calibri"/>
        </w:rPr>
      </w:pPr>
    </w:p>
    <w:p w14:paraId="3ED6B3F3" w14:textId="77777777" w:rsidR="000A1890" w:rsidRPr="00D83E48" w:rsidRDefault="000A1890" w:rsidP="0009456E">
      <w:pPr>
        <w:rPr>
          <w:rFonts w:ascii="Calibri" w:hAnsi="Calibri"/>
        </w:rPr>
        <w:sectPr w:rsidR="000A1890" w:rsidRPr="00D83E48" w:rsidSect="00C87776">
          <w:headerReference w:type="even" r:id="rId15"/>
          <w:headerReference w:type="default" r:id="rId16"/>
          <w:footerReference w:type="default" r:id="rId17"/>
          <w:headerReference w:type="first" r:id="rId18"/>
          <w:footerReference w:type="first" r:id="rId19"/>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52AF0" w:rsidRPr="00966F61" w14:paraId="3ED6B3F5" w14:textId="77777777" w:rsidTr="00E92012">
        <w:trPr>
          <w:cantSplit/>
          <w:trHeight w:val="144"/>
        </w:trPr>
        <w:tc>
          <w:tcPr>
            <w:tcW w:w="11030" w:type="dxa"/>
            <w:gridSpan w:val="3"/>
            <w:tcBorders>
              <w:top w:val="single" w:sz="4" w:space="0" w:color="auto"/>
            </w:tcBorders>
            <w:vAlign w:val="center"/>
          </w:tcPr>
          <w:p w14:paraId="3ED6B3F4" w14:textId="77777777" w:rsidR="00E52AF0" w:rsidRPr="00966F61" w:rsidRDefault="00E52AF0" w:rsidP="00E92012">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E52AF0" w:rsidRPr="00966F61" w14:paraId="3ED6B3F9" w14:textId="77777777" w:rsidTr="00E92012">
        <w:trPr>
          <w:cantSplit/>
          <w:trHeight w:val="144"/>
        </w:trPr>
        <w:tc>
          <w:tcPr>
            <w:tcW w:w="475" w:type="dxa"/>
            <w:vAlign w:val="center"/>
          </w:tcPr>
          <w:p w14:paraId="3ED6B3F6" w14:textId="77777777" w:rsidR="00E52AF0" w:rsidRPr="00966F61" w:rsidRDefault="00E52AF0" w:rsidP="00E9201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ED6B3F7" w14:textId="09D95FB0" w:rsidR="00E52AF0" w:rsidRPr="00966F61" w:rsidRDefault="00E52AF0" w:rsidP="00E92012">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ED6B3F8" w14:textId="77777777" w:rsidR="00E52AF0" w:rsidRDefault="00E52AF0" w:rsidP="00E9201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E52AF0" w:rsidRPr="00966F61" w14:paraId="3ED6B3FD" w14:textId="77777777" w:rsidTr="00E92012">
        <w:trPr>
          <w:cantSplit/>
          <w:trHeight w:val="144"/>
        </w:trPr>
        <w:tc>
          <w:tcPr>
            <w:tcW w:w="475" w:type="dxa"/>
            <w:vAlign w:val="center"/>
          </w:tcPr>
          <w:p w14:paraId="3ED6B3FA"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ED6B3FB" w14:textId="7338AA91" w:rsidR="00E52AF0" w:rsidRPr="00966F61" w:rsidRDefault="00E52AF0" w:rsidP="00E92012">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ED6B3FC" w14:textId="77777777" w:rsidR="00E52AF0" w:rsidRDefault="00E52AF0" w:rsidP="00E9201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E52AF0" w:rsidRPr="00966F61" w14:paraId="3ED6B401" w14:textId="77777777" w:rsidTr="00E92012">
        <w:trPr>
          <w:cantSplit/>
          <w:trHeight w:val="144"/>
        </w:trPr>
        <w:tc>
          <w:tcPr>
            <w:tcW w:w="475" w:type="dxa"/>
            <w:vAlign w:val="center"/>
          </w:tcPr>
          <w:p w14:paraId="3ED6B3FE"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ED6B3FF" w14:textId="79A43FA0" w:rsidR="00E52AF0" w:rsidRPr="00966F61" w:rsidRDefault="00E52AF0" w:rsidP="00E92012">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ED6B400" w14:textId="5FBC479B" w:rsidR="00E52AF0" w:rsidRPr="00966F61" w:rsidRDefault="00E52AF0" w:rsidP="00E92012">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E52AF0" w:rsidRPr="00966F61" w14:paraId="3ED6B407" w14:textId="77777777" w:rsidTr="00E92012">
        <w:trPr>
          <w:cantSplit/>
          <w:trHeight w:val="144"/>
        </w:trPr>
        <w:tc>
          <w:tcPr>
            <w:tcW w:w="475" w:type="dxa"/>
            <w:vAlign w:val="center"/>
          </w:tcPr>
          <w:p w14:paraId="3ED6B402"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ED6B403" w14:textId="2D29DF5A"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ED6B404" w14:textId="77777777" w:rsidR="005F5FE5" w:rsidRPr="00966F61" w:rsidRDefault="00E52AF0" w:rsidP="00E92012">
            <w:pPr>
              <w:rPr>
                <w:rFonts w:asciiTheme="minorHAnsi" w:hAnsiTheme="minorHAnsi"/>
                <w:sz w:val="18"/>
                <w:szCs w:val="18"/>
              </w:rPr>
            </w:pPr>
            <w:r w:rsidRPr="00966F61">
              <w:rPr>
                <w:rFonts w:asciiTheme="minorHAnsi" w:hAnsiTheme="minorHAnsi"/>
                <w:sz w:val="18"/>
                <w:szCs w:val="18"/>
              </w:rPr>
              <w:t>&lt;&lt;calculated field:</w:t>
            </w:r>
          </w:p>
          <w:p w14:paraId="3ED6B405" w14:textId="77777777" w:rsidR="00E52AF0" w:rsidRPr="00966F61" w:rsidRDefault="00E52AF0" w:rsidP="00E92012">
            <w:pPr>
              <w:rPr>
                <w:rFonts w:asciiTheme="minorHAnsi" w:hAnsiTheme="minorHAnsi"/>
                <w:sz w:val="18"/>
                <w:szCs w:val="18"/>
              </w:rPr>
            </w:pPr>
            <w:r w:rsidRPr="00966F61">
              <w:rPr>
                <w:rFonts w:asciiTheme="minorHAnsi" w:hAnsiTheme="minorHAnsi"/>
                <w:sz w:val="18"/>
                <w:szCs w:val="18"/>
              </w:rPr>
              <w:t>if cooling system type</w:t>
            </w:r>
            <w:r w:rsidR="005F5FE5">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ED6B406" w14:textId="77777777" w:rsidR="00E52AF0" w:rsidRPr="00966F61" w:rsidRDefault="00E52AF0" w:rsidP="005F5FE5">
            <w:pPr>
              <w:rPr>
                <w:rFonts w:asciiTheme="minorHAnsi" w:hAnsiTheme="minorHAnsi"/>
                <w:sz w:val="18"/>
                <w:szCs w:val="18"/>
              </w:rPr>
            </w:pPr>
            <w:r w:rsidRPr="00966F61">
              <w:rPr>
                <w:rFonts w:asciiTheme="minorHAnsi" w:hAnsiTheme="minorHAnsi"/>
                <w:sz w:val="18"/>
                <w:szCs w:val="18"/>
              </w:rPr>
              <w:t xml:space="preserve">else </w:t>
            </w:r>
            <w:r w:rsidR="005F5FE5">
              <w:rPr>
                <w:rFonts w:asciiTheme="minorHAnsi" w:hAnsiTheme="minorHAnsi"/>
                <w:sz w:val="18"/>
                <w:szCs w:val="18"/>
              </w:rPr>
              <w:t xml:space="preserve"> enter the nominal ton value: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E52AF0" w:rsidRPr="00966F61" w14:paraId="3ED6B410" w14:textId="77777777" w:rsidTr="00E92012">
        <w:trPr>
          <w:cantSplit/>
          <w:trHeight w:val="144"/>
        </w:trPr>
        <w:tc>
          <w:tcPr>
            <w:tcW w:w="475" w:type="dxa"/>
            <w:vAlign w:val="center"/>
          </w:tcPr>
          <w:p w14:paraId="3ED6B408" w14:textId="77777777" w:rsidR="00E52AF0" w:rsidRPr="00966F61" w:rsidRDefault="00E52AF0" w:rsidP="00E9201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ED6B409" w14:textId="3A6A4DB2"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ED6B40A" w14:textId="77777777" w:rsidR="00E52AF0" w:rsidRDefault="00E52AF0" w:rsidP="00E9201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ED6B40B" w14:textId="77777777" w:rsidR="004D0CFF" w:rsidRDefault="004D0CFF" w:rsidP="004D0CFF">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3ED6B40C" w14:textId="77777777" w:rsidR="004D0CFF" w:rsidRDefault="004D0CFF" w:rsidP="004D0CFF">
            <w:pPr>
              <w:rPr>
                <w:rFonts w:asciiTheme="minorHAnsi" w:hAnsiTheme="minorHAnsi"/>
                <w:sz w:val="18"/>
                <w:szCs w:val="18"/>
              </w:rPr>
            </w:pPr>
            <w:r>
              <w:rPr>
                <w:rFonts w:asciiTheme="minorHAnsi" w:hAnsiTheme="minorHAnsi"/>
                <w:sz w:val="18"/>
                <w:szCs w:val="18"/>
              </w:rPr>
              <w:t>then display text n/a –Condenser Speed requirements do not apply;</w:t>
            </w:r>
          </w:p>
          <w:p w14:paraId="3ED6B40D" w14:textId="77777777" w:rsidR="00E52AF0" w:rsidRDefault="00E52AF0" w:rsidP="00E9201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3ED6B40E" w14:textId="77777777" w:rsidR="00E52AF0" w:rsidRDefault="00E52AF0" w:rsidP="00E92012">
            <w:pPr>
              <w:rPr>
                <w:rFonts w:asciiTheme="minorHAnsi" w:hAnsiTheme="minorHAnsi"/>
                <w:sz w:val="18"/>
                <w:szCs w:val="18"/>
              </w:rPr>
            </w:pPr>
            <w:r>
              <w:rPr>
                <w:rFonts w:asciiTheme="minorHAnsi" w:hAnsiTheme="minorHAnsi"/>
                <w:sz w:val="18"/>
                <w:szCs w:val="18"/>
              </w:rPr>
              <w:t xml:space="preserve"> then display value for Condenser Speed Type</w:t>
            </w:r>
          </w:p>
          <w:p w14:paraId="3ED6B40F" w14:textId="77777777" w:rsidR="00E52AF0" w:rsidRDefault="00E52AF0" w:rsidP="00E9201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E52AF0" w:rsidRPr="00966F61" w14:paraId="3ED6B419" w14:textId="77777777" w:rsidTr="00E92012">
        <w:trPr>
          <w:cantSplit/>
          <w:trHeight w:val="144"/>
        </w:trPr>
        <w:tc>
          <w:tcPr>
            <w:tcW w:w="475" w:type="dxa"/>
            <w:vAlign w:val="center"/>
          </w:tcPr>
          <w:p w14:paraId="3ED6B411" w14:textId="77777777" w:rsidR="00E52AF0" w:rsidRPr="00966F61" w:rsidRDefault="00E52AF0" w:rsidP="00E9201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ED6B412" w14:textId="1B3382E1"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ED6B413" w14:textId="77777777" w:rsidR="006024EE" w:rsidRDefault="00E52AF0" w:rsidP="006024EE">
            <w:pPr>
              <w:rPr>
                <w:rFonts w:asciiTheme="minorHAnsi" w:hAnsiTheme="minorHAnsi"/>
                <w:sz w:val="18"/>
                <w:szCs w:val="18"/>
              </w:rPr>
            </w:pPr>
            <w:r w:rsidRPr="00966F61">
              <w:rPr>
                <w:rFonts w:asciiTheme="minorHAnsi" w:hAnsiTheme="minorHAnsi"/>
                <w:sz w:val="18"/>
                <w:szCs w:val="18"/>
              </w:rPr>
              <w:t>&lt;&lt;calculated field:</w:t>
            </w:r>
            <w:r w:rsidR="00991944">
              <w:rPr>
                <w:rFonts w:asciiTheme="minorHAnsi" w:hAnsiTheme="minorHAnsi"/>
                <w:sz w:val="18"/>
                <w:szCs w:val="18"/>
              </w:rPr>
              <w:t xml:space="preserve"> </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sidR="006024EE">
              <w:rPr>
                <w:rFonts w:asciiTheme="minorHAnsi" w:hAnsiTheme="minorHAnsi"/>
                <w:sz w:val="18"/>
                <w:szCs w:val="18"/>
              </w:rPr>
              <w:t xml:space="preserve"> </w:t>
            </w:r>
          </w:p>
          <w:p w14:paraId="3ED6B414" w14:textId="77777777" w:rsidR="006024EE" w:rsidRDefault="006024EE" w:rsidP="006024EE">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ED6B415" w14:textId="77777777" w:rsidR="00E52AF0" w:rsidRDefault="006024EE" w:rsidP="00E92012">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3ED6B416" w14:textId="77777777" w:rsidR="00E52AF0" w:rsidRDefault="00E52AF0" w:rsidP="00E9201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ED6B417" w14:textId="77777777" w:rsidR="00E52AF0" w:rsidRDefault="00E52AF0" w:rsidP="00E92012">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3ED6B418" w14:textId="77777777" w:rsidR="00E52AF0" w:rsidRDefault="00E52AF0" w:rsidP="00E9201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E52AF0" w:rsidRPr="00966F61" w14:paraId="3ED6B424" w14:textId="77777777" w:rsidTr="00E92012">
        <w:trPr>
          <w:cantSplit/>
          <w:trHeight w:val="144"/>
        </w:trPr>
        <w:tc>
          <w:tcPr>
            <w:tcW w:w="475" w:type="dxa"/>
            <w:vAlign w:val="center"/>
          </w:tcPr>
          <w:p w14:paraId="3ED6B41A"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ED6B41B" w14:textId="2230A3B8" w:rsidR="00E52AF0" w:rsidRPr="00966F61" w:rsidRDefault="00E52AF0" w:rsidP="005A1D9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ED6B41C" w14:textId="77777777" w:rsidR="00141C4F" w:rsidRDefault="00141C4F" w:rsidP="00141C4F">
            <w:pPr>
              <w:rPr>
                <w:rFonts w:asciiTheme="minorHAnsi" w:hAnsiTheme="minorHAnsi"/>
                <w:sz w:val="18"/>
                <w:szCs w:val="18"/>
              </w:rPr>
            </w:pPr>
            <w:r>
              <w:rPr>
                <w:rFonts w:asciiTheme="minorHAnsi" w:hAnsiTheme="minorHAnsi"/>
                <w:sz w:val="18"/>
                <w:szCs w:val="18"/>
              </w:rPr>
              <w:t>&lt;&lt;calculated field:</w:t>
            </w:r>
          </w:p>
          <w:p w14:paraId="3ED6B41D" w14:textId="77777777" w:rsidR="00141C4F" w:rsidRDefault="00141C4F" w:rsidP="00141C4F">
            <w:pPr>
              <w:rPr>
                <w:rFonts w:asciiTheme="minorHAnsi" w:hAnsiTheme="minorHAnsi"/>
                <w:sz w:val="18"/>
                <w:szCs w:val="18"/>
              </w:rPr>
            </w:pPr>
            <w:r>
              <w:rPr>
                <w:rFonts w:asciiTheme="minorHAnsi" w:hAnsiTheme="minorHAnsi"/>
                <w:sz w:val="18"/>
                <w:szCs w:val="18"/>
              </w:rPr>
              <w:t xml:space="preserve">reference value from MCH-01; </w:t>
            </w:r>
          </w:p>
          <w:p w14:paraId="3ED6B41E" w14:textId="77777777" w:rsidR="00141C4F" w:rsidRDefault="00141C4F" w:rsidP="00141C4F">
            <w:pPr>
              <w:rPr>
                <w:rFonts w:asciiTheme="minorHAnsi" w:hAnsiTheme="minorHAnsi"/>
                <w:sz w:val="18"/>
                <w:szCs w:val="18"/>
              </w:rPr>
            </w:pPr>
            <w:r>
              <w:rPr>
                <w:rFonts w:asciiTheme="minorHAnsi" w:hAnsiTheme="minorHAnsi"/>
                <w:sz w:val="18"/>
                <w:szCs w:val="18"/>
              </w:rPr>
              <w:t xml:space="preserve">note: allowable values = </w:t>
            </w:r>
          </w:p>
          <w:p w14:paraId="3ED6B41F" w14:textId="77777777" w:rsidR="00141C4F" w:rsidRDefault="00141C4F" w:rsidP="00141C4F">
            <w:pPr>
              <w:keepNext/>
              <w:rPr>
                <w:rFonts w:ascii="Calibri" w:hAnsi="Calibri"/>
                <w:sz w:val="16"/>
                <w:szCs w:val="16"/>
              </w:rPr>
            </w:pPr>
            <w:r>
              <w:rPr>
                <w:rFonts w:ascii="Calibri" w:hAnsi="Calibri"/>
                <w:sz w:val="16"/>
                <w:szCs w:val="16"/>
              </w:rPr>
              <w:t>*CFI System</w:t>
            </w:r>
          </w:p>
          <w:p w14:paraId="3ED6B423" w14:textId="3BC620E3" w:rsidR="00E52AF0" w:rsidRDefault="00141C4F" w:rsidP="00E9201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E52AF0" w:rsidRPr="00966F61" w14:paraId="3ED6B42D" w14:textId="77777777" w:rsidTr="00E92012">
        <w:trPr>
          <w:cantSplit/>
          <w:trHeight w:val="144"/>
        </w:trPr>
        <w:tc>
          <w:tcPr>
            <w:tcW w:w="475" w:type="dxa"/>
            <w:vAlign w:val="center"/>
          </w:tcPr>
          <w:p w14:paraId="3ED6B425"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ED6B426" w14:textId="3F05833D" w:rsidR="00E52AF0" w:rsidRPr="00966F61" w:rsidRDefault="00E52AF0" w:rsidP="00E92012">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ED6B427" w14:textId="77777777" w:rsidR="00E52AF0" w:rsidRDefault="00E52AF0" w:rsidP="00E92012">
            <w:pPr>
              <w:rPr>
                <w:rFonts w:asciiTheme="minorHAnsi" w:hAnsiTheme="minorHAnsi"/>
                <w:sz w:val="18"/>
                <w:szCs w:val="18"/>
              </w:rPr>
            </w:pPr>
            <w:r w:rsidRPr="00966F61">
              <w:rPr>
                <w:rFonts w:asciiTheme="minorHAnsi" w:hAnsiTheme="minorHAnsi"/>
                <w:sz w:val="18"/>
                <w:szCs w:val="18"/>
              </w:rPr>
              <w:t>&lt;&lt;calculated field:</w:t>
            </w:r>
          </w:p>
          <w:p w14:paraId="3ED6B428" w14:textId="77777777" w:rsidR="00FB3D82" w:rsidRDefault="00FB3D82" w:rsidP="00E92012">
            <w:pPr>
              <w:rPr>
                <w:rFonts w:asciiTheme="minorHAnsi" w:hAnsiTheme="minorHAnsi"/>
                <w:sz w:val="18"/>
                <w:szCs w:val="18"/>
              </w:rPr>
            </w:pPr>
            <w:r>
              <w:rPr>
                <w:rFonts w:asciiTheme="minorHAnsi" w:hAnsiTheme="minorHAnsi"/>
                <w:sz w:val="18"/>
                <w:szCs w:val="18"/>
              </w:rPr>
              <w:t>As default, reference the value on the CF2R-MCH-23a;allow user to override the default value and select from list:</w:t>
            </w:r>
          </w:p>
          <w:p w14:paraId="3ED6B429" w14:textId="77777777" w:rsidR="00FB3D82" w:rsidRDefault="00FB3D82" w:rsidP="00E92012">
            <w:pPr>
              <w:rPr>
                <w:rFonts w:asciiTheme="minorHAnsi" w:hAnsiTheme="minorHAnsi"/>
                <w:sz w:val="18"/>
                <w:szCs w:val="18"/>
              </w:rPr>
            </w:pPr>
            <w:r>
              <w:rPr>
                <w:rFonts w:asciiTheme="minorHAnsi" w:hAnsiTheme="minorHAnsi"/>
                <w:sz w:val="18"/>
                <w:szCs w:val="18"/>
              </w:rPr>
              <w:t>*Has Bypass Duct</w:t>
            </w:r>
          </w:p>
          <w:p w14:paraId="3ED6B42A" w14:textId="77777777" w:rsidR="00FB3D82" w:rsidRDefault="00FB3D82" w:rsidP="00E92012">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3ED6B42B" w14:textId="77777777" w:rsidR="00FB3D82" w:rsidRDefault="00FB3D82" w:rsidP="00E92012">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 - see Section E field 3 below</w:t>
            </w:r>
          </w:p>
          <w:p w14:paraId="3ED6B42C" w14:textId="77777777" w:rsidR="00E52AF0" w:rsidRPr="00966F61" w:rsidRDefault="00E52AF0" w:rsidP="00E92012">
            <w:pPr>
              <w:rPr>
                <w:rFonts w:asciiTheme="minorHAnsi" w:hAnsiTheme="minorHAnsi"/>
                <w:sz w:val="18"/>
                <w:szCs w:val="18"/>
              </w:rPr>
            </w:pP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E52AF0" w:rsidRPr="00966F61" w14:paraId="3ED6B431" w14:textId="77777777" w:rsidTr="00E92012">
        <w:trPr>
          <w:cantSplit/>
          <w:trHeight w:val="144"/>
        </w:trPr>
        <w:tc>
          <w:tcPr>
            <w:tcW w:w="475" w:type="dxa"/>
            <w:vAlign w:val="center"/>
          </w:tcPr>
          <w:p w14:paraId="3ED6B42E"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ED6B42F" w14:textId="51889A3E" w:rsidR="00E52AF0" w:rsidRPr="00966F61" w:rsidRDefault="00E52AF0" w:rsidP="00E92012">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ED6B430"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E52AF0" w:rsidRPr="00966F61" w14:paraId="3ED6B439" w14:textId="77777777" w:rsidTr="00E92012">
        <w:trPr>
          <w:cantSplit/>
          <w:trHeight w:val="144"/>
        </w:trPr>
        <w:tc>
          <w:tcPr>
            <w:tcW w:w="475" w:type="dxa"/>
            <w:vAlign w:val="center"/>
          </w:tcPr>
          <w:p w14:paraId="3ED6B432" w14:textId="77777777" w:rsidR="00E52AF0" w:rsidRPr="00966F61" w:rsidDel="006E5AE2" w:rsidRDefault="00E52AF0" w:rsidP="00E9201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ED6B433" w14:textId="009229A0" w:rsidR="00E52AF0" w:rsidRPr="00966F61" w:rsidRDefault="00E52AF0" w:rsidP="005A1D93">
            <w:pPr>
              <w:keepNext/>
              <w:rPr>
                <w:rFonts w:asciiTheme="minorHAnsi" w:hAnsiTheme="minorHAnsi"/>
                <w:sz w:val="18"/>
                <w:szCs w:val="18"/>
              </w:rPr>
            </w:pPr>
            <w:r w:rsidRPr="00966F61">
              <w:rPr>
                <w:rFonts w:asciiTheme="minorHAnsi" w:hAnsiTheme="minorHAnsi"/>
                <w:sz w:val="18"/>
                <w:szCs w:val="18"/>
              </w:rPr>
              <w:t xml:space="preserve">Airflow Rate Protocol </w:t>
            </w:r>
            <w:r w:rsidR="005A1D93">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ED6B434"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 xml:space="preserve">&lt;&lt;Calculated field:  </w:t>
            </w:r>
            <w:r w:rsidR="000C7EDD">
              <w:rPr>
                <w:rFonts w:asciiTheme="minorHAnsi" w:hAnsiTheme="minorHAnsi"/>
                <w:sz w:val="18"/>
                <w:szCs w:val="18"/>
              </w:rPr>
              <w:t>reference</w:t>
            </w:r>
            <w:r w:rsidR="000C7EDD" w:rsidRPr="00A33D4F">
              <w:rPr>
                <w:rFonts w:asciiTheme="minorHAnsi" w:hAnsiTheme="minorHAnsi"/>
                <w:sz w:val="16"/>
                <w:szCs w:val="16"/>
              </w:rPr>
              <w:t xml:space="preserve"> </w:t>
            </w:r>
            <w:r w:rsidR="000C7EDD">
              <w:rPr>
                <w:rFonts w:asciiTheme="minorHAnsi" w:hAnsiTheme="minorHAnsi"/>
                <w:sz w:val="16"/>
                <w:szCs w:val="16"/>
              </w:rPr>
              <w:t>value from CF2</w:t>
            </w:r>
            <w:r w:rsidR="000C7EDD" w:rsidRPr="00A33D4F">
              <w:rPr>
                <w:rFonts w:asciiTheme="minorHAnsi" w:hAnsiTheme="minorHAnsi"/>
                <w:sz w:val="16"/>
                <w:szCs w:val="16"/>
              </w:rPr>
              <w:t xml:space="preserve">R as default; </w:t>
            </w:r>
            <w:r w:rsidR="000C7EDD">
              <w:rPr>
                <w:rFonts w:asciiTheme="minorHAnsi" w:hAnsiTheme="minorHAnsi"/>
                <w:sz w:val="16"/>
                <w:szCs w:val="16"/>
              </w:rPr>
              <w:t xml:space="preserve">otherwise </w:t>
            </w:r>
            <w:r w:rsidR="000C7EDD" w:rsidRPr="00A33D4F">
              <w:rPr>
                <w:rFonts w:asciiTheme="minorHAnsi" w:hAnsiTheme="minorHAnsi"/>
                <w:sz w:val="16"/>
                <w:szCs w:val="16"/>
              </w:rPr>
              <w:t>allow user to override the default</w:t>
            </w:r>
            <w:r w:rsidR="000C7EDD">
              <w:rPr>
                <w:rFonts w:asciiTheme="minorHAnsi" w:hAnsiTheme="minorHAnsi"/>
                <w:sz w:val="16"/>
                <w:szCs w:val="16"/>
              </w:rPr>
              <w:t xml:space="preserve"> according to the following:</w:t>
            </w:r>
          </w:p>
          <w:p w14:paraId="3ED6B435"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ED6B436" w14:textId="77777777" w:rsidR="00E52AF0" w:rsidRDefault="00E52AF0" w:rsidP="00E92012">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3ED6B437" w14:textId="03DD46BD" w:rsidR="00E52AF0" w:rsidRDefault="00E52AF0" w:rsidP="00E92012">
            <w:pPr>
              <w:keepNext/>
              <w:rPr>
                <w:rFonts w:asciiTheme="minorHAnsi" w:hAnsiTheme="minorHAnsi"/>
                <w:sz w:val="18"/>
                <w:szCs w:val="18"/>
              </w:rPr>
            </w:pPr>
            <w:r w:rsidRPr="00966F61">
              <w:rPr>
                <w:rFonts w:asciiTheme="minorHAnsi" w:hAnsiTheme="minorHAnsi"/>
                <w:sz w:val="18"/>
                <w:szCs w:val="18"/>
              </w:rPr>
              <w:t>**RA</w:t>
            </w:r>
            <w:del w:id="10" w:author="Shewmaker, Michael@Energy" w:date="2016-04-28T13:57:00Z">
              <w:r w:rsidRPr="00966F61" w:rsidDel="00FC478E">
                <w:rPr>
                  <w:rFonts w:asciiTheme="minorHAnsi" w:hAnsiTheme="minorHAnsi"/>
                  <w:sz w:val="18"/>
                  <w:szCs w:val="18"/>
                </w:rPr>
                <w:delText>3.2.2.7.3</w:delText>
              </w:r>
            </w:del>
            <w:ins w:id="11" w:author="Shewmaker, Michael@Energy" w:date="2016-04-28T13:57:00Z">
              <w:r w:rsidR="00FC478E">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3ED6B438"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ED6B43A" w14:textId="77777777" w:rsidR="00E90488" w:rsidRPr="00966F61" w:rsidRDefault="00E90488"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3ED6B43D" w14:textId="77777777" w:rsidTr="00693010">
        <w:trPr>
          <w:cantSplit/>
          <w:trHeight w:val="432"/>
        </w:trPr>
        <w:tc>
          <w:tcPr>
            <w:tcW w:w="11030" w:type="dxa"/>
            <w:gridSpan w:val="3"/>
            <w:vAlign w:val="center"/>
          </w:tcPr>
          <w:p w14:paraId="3ED6B43B" w14:textId="47BDAD3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 xml:space="preserve">B. Hole for the </w:t>
            </w:r>
            <w:r w:rsidR="005A1D93">
              <w:rPr>
                <w:rFonts w:asciiTheme="minorHAnsi" w:hAnsiTheme="minorHAnsi"/>
                <w:b/>
                <w:sz w:val="18"/>
                <w:szCs w:val="18"/>
              </w:rPr>
              <w:t>P</w:t>
            </w:r>
            <w:r w:rsidRPr="00966F61">
              <w:rPr>
                <w:rFonts w:asciiTheme="minorHAnsi" w:hAnsiTheme="minorHAnsi"/>
                <w:b/>
                <w:sz w:val="18"/>
                <w:szCs w:val="18"/>
              </w:rPr>
              <w:t xml:space="preserve">lacement of a Static Pressure Probe (HSPP), and Permanently </w:t>
            </w:r>
            <w:r w:rsidR="005A1D93">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5A1D93">
              <w:rPr>
                <w:rFonts w:asciiTheme="minorHAnsi" w:hAnsiTheme="minorHAnsi"/>
                <w:b/>
                <w:sz w:val="18"/>
                <w:szCs w:val="18"/>
              </w:rPr>
              <w:t>S</w:t>
            </w:r>
            <w:r w:rsidRPr="00966F61">
              <w:rPr>
                <w:rFonts w:asciiTheme="minorHAnsi" w:hAnsiTheme="minorHAnsi"/>
                <w:b/>
                <w:sz w:val="18"/>
                <w:szCs w:val="18"/>
              </w:rPr>
              <w:t xml:space="preserve">upply </w:t>
            </w:r>
            <w:r w:rsidR="005A1D93">
              <w:rPr>
                <w:rFonts w:asciiTheme="minorHAnsi" w:hAnsiTheme="minorHAnsi"/>
                <w:b/>
                <w:sz w:val="18"/>
                <w:szCs w:val="18"/>
              </w:rPr>
              <w:t>P</w:t>
            </w:r>
            <w:r w:rsidRPr="00966F61">
              <w:rPr>
                <w:rFonts w:asciiTheme="minorHAnsi" w:hAnsiTheme="minorHAnsi"/>
                <w:b/>
                <w:sz w:val="18"/>
                <w:szCs w:val="18"/>
              </w:rPr>
              <w:t>lenum</w:t>
            </w:r>
          </w:p>
          <w:p w14:paraId="3ED6B43C" w14:textId="77777777" w:rsidR="000A1890" w:rsidRPr="005A1D93" w:rsidRDefault="000A1890" w:rsidP="00693010">
            <w:pPr>
              <w:pStyle w:val="BulletCALetter"/>
              <w:spacing w:before="0"/>
              <w:ind w:left="0" w:firstLine="0"/>
              <w:rPr>
                <w:rFonts w:asciiTheme="minorHAnsi" w:hAnsiTheme="minorHAnsi"/>
                <w:sz w:val="18"/>
                <w:szCs w:val="18"/>
              </w:rPr>
            </w:pPr>
            <w:r w:rsidRPr="00EB70F7">
              <w:rPr>
                <w:rFonts w:asciiTheme="minorHAnsi" w:hAnsiTheme="minorHAnsi"/>
                <w:sz w:val="18"/>
                <w:szCs w:val="18"/>
              </w:rPr>
              <w:t xml:space="preserve">Procedures for installing HSPP or PSPP are specified in RA3.3.1.1.  </w:t>
            </w:r>
          </w:p>
        </w:tc>
      </w:tr>
      <w:tr w:rsidR="000A1890" w:rsidRPr="00966F61" w:rsidDel="001739A4" w14:paraId="3ED6B44A" w14:textId="77777777" w:rsidTr="00693010">
        <w:trPr>
          <w:cantSplit/>
          <w:trHeight w:val="432"/>
        </w:trPr>
        <w:tc>
          <w:tcPr>
            <w:tcW w:w="475" w:type="dxa"/>
            <w:vAlign w:val="center"/>
          </w:tcPr>
          <w:p w14:paraId="3ED6B43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3ED6B43F" w14:textId="02537E39" w:rsidR="000A1890" w:rsidRPr="00966F61" w:rsidRDefault="003F7313" w:rsidP="005A1D93">
            <w:pPr>
              <w:rPr>
                <w:rFonts w:asciiTheme="minorHAnsi" w:hAnsiTheme="minorHAnsi"/>
                <w:sz w:val="18"/>
                <w:szCs w:val="18"/>
              </w:rPr>
            </w:pPr>
            <w:r w:rsidRPr="003F7313">
              <w:rPr>
                <w:rFonts w:asciiTheme="minorHAnsi" w:hAnsiTheme="minorHAnsi"/>
                <w:sz w:val="18"/>
                <w:szCs w:val="18"/>
              </w:rPr>
              <w:t xml:space="preserve">Method </w:t>
            </w:r>
            <w:r w:rsidR="005A1D93">
              <w:rPr>
                <w:rFonts w:asciiTheme="minorHAnsi" w:hAnsiTheme="minorHAnsi"/>
                <w:sz w:val="18"/>
                <w:szCs w:val="18"/>
              </w:rPr>
              <w:t>U</w:t>
            </w:r>
            <w:r w:rsidRPr="003F7313">
              <w:rPr>
                <w:rFonts w:asciiTheme="minorHAnsi" w:hAnsiTheme="minorHAnsi"/>
                <w:sz w:val="18"/>
                <w:szCs w:val="18"/>
              </w:rPr>
              <w:t xml:space="preserve">sed to </w:t>
            </w:r>
            <w:r w:rsidR="005A1D93">
              <w:rPr>
                <w:rFonts w:asciiTheme="minorHAnsi" w:hAnsiTheme="minorHAnsi"/>
                <w:sz w:val="18"/>
                <w:szCs w:val="18"/>
              </w:rPr>
              <w:t>D</w:t>
            </w:r>
            <w:r w:rsidRPr="003F7313">
              <w:rPr>
                <w:rFonts w:asciiTheme="minorHAnsi" w:hAnsiTheme="minorHAnsi"/>
                <w:sz w:val="18"/>
                <w:szCs w:val="18"/>
              </w:rPr>
              <w:t xml:space="preserve">emonstrate </w:t>
            </w:r>
            <w:r w:rsidR="005A1D93">
              <w:rPr>
                <w:rFonts w:asciiTheme="minorHAnsi" w:hAnsiTheme="minorHAnsi"/>
                <w:sz w:val="18"/>
                <w:szCs w:val="18"/>
              </w:rPr>
              <w:t>C</w:t>
            </w:r>
            <w:r w:rsidRPr="003F7313">
              <w:rPr>
                <w:rFonts w:asciiTheme="minorHAnsi" w:hAnsiTheme="minorHAnsi"/>
                <w:sz w:val="18"/>
                <w:szCs w:val="18"/>
              </w:rPr>
              <w:t xml:space="preserve">ompliance with the HSPP/PSPP </w:t>
            </w:r>
            <w:r w:rsidR="005A1D93">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3ED6B44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3ED6B44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3ED6B44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3ED6B44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3ED6B44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3ED6B44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3ED6B44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3ED6B447" w14:textId="77777777" w:rsidR="000C7EDD" w:rsidRDefault="003F7313">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3ED6B448" w14:textId="77777777" w:rsidR="000C7EDD" w:rsidRDefault="000C7EDD">
            <w:pPr>
              <w:pStyle w:val="ListParagraph"/>
              <w:keepNext/>
              <w:ind w:left="0"/>
              <w:rPr>
                <w:rFonts w:asciiTheme="minorHAnsi" w:hAnsiTheme="minorHAnsi"/>
                <w:sz w:val="18"/>
                <w:szCs w:val="18"/>
              </w:rPr>
            </w:pPr>
            <w:r>
              <w:rPr>
                <w:rFonts w:asciiTheme="minorHAnsi" w:hAnsiTheme="minorHAnsi"/>
                <w:sz w:val="18"/>
                <w:szCs w:val="18"/>
              </w:rPr>
              <w:t xml:space="preserve">or </w:t>
            </w:r>
          </w:p>
          <w:p w14:paraId="3ED6B449" w14:textId="77777777" w:rsidR="000A1890" w:rsidRPr="00966F61" w:rsidRDefault="000C7EDD" w:rsidP="000C7EDD">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003F7313" w:rsidRPr="003F7313">
              <w:rPr>
                <w:rFonts w:asciiTheme="minorHAnsi" w:hAnsiTheme="minorHAnsi"/>
                <w:sz w:val="18"/>
                <w:szCs w:val="18"/>
              </w:rPr>
              <w:t>&gt;&gt;</w:t>
            </w:r>
          </w:p>
        </w:tc>
      </w:tr>
    </w:tbl>
    <w:p w14:paraId="3ED6B44B" w14:textId="77777777" w:rsidR="000A1890" w:rsidRPr="00966F61" w:rsidRDefault="000A1890" w:rsidP="0009456E">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
        <w:gridCol w:w="5019"/>
        <w:gridCol w:w="5598"/>
      </w:tblGrid>
      <w:tr w:rsidR="000A1890" w:rsidRPr="00966F61" w14:paraId="3ED6B44E" w14:textId="77777777" w:rsidTr="00110057">
        <w:trPr>
          <w:cantSplit/>
          <w:trHeight w:val="144"/>
        </w:trPr>
        <w:tc>
          <w:tcPr>
            <w:tcW w:w="5000" w:type="pct"/>
            <w:gridSpan w:val="3"/>
            <w:vAlign w:val="center"/>
          </w:tcPr>
          <w:p w14:paraId="3ED6B44C" w14:textId="6B608739" w:rsidR="000A1890" w:rsidRPr="00325A9F" w:rsidRDefault="000A1890" w:rsidP="00693010">
            <w:pPr>
              <w:keepNext/>
              <w:rPr>
                <w:rFonts w:asciiTheme="minorHAnsi" w:hAnsiTheme="minorHAnsi"/>
                <w:b/>
                <w:sz w:val="18"/>
                <w:szCs w:val="18"/>
              </w:rPr>
            </w:pPr>
            <w:r w:rsidRPr="00325A9F">
              <w:rPr>
                <w:rFonts w:asciiTheme="minorHAnsi" w:hAnsiTheme="minorHAnsi"/>
                <w:b/>
                <w:sz w:val="18"/>
                <w:szCs w:val="18"/>
              </w:rPr>
              <w:t>C. Airflow Rate Measurement Apparatus and Procedure Information</w:t>
            </w:r>
          </w:p>
          <w:p w14:paraId="3ED6B44D" w14:textId="77777777" w:rsidR="000A1890" w:rsidRPr="005A1D93" w:rsidRDefault="00814E07" w:rsidP="00693010">
            <w:pPr>
              <w:keepNext/>
              <w:rPr>
                <w:rFonts w:asciiTheme="minorHAnsi" w:hAnsiTheme="minorHAnsi"/>
                <w:b/>
                <w:sz w:val="18"/>
                <w:szCs w:val="18"/>
              </w:rPr>
            </w:pPr>
            <w:r w:rsidRPr="00EB70F7">
              <w:rPr>
                <w:rFonts w:asciiTheme="minorHAnsi" w:hAnsiTheme="minorHAnsi"/>
                <w:sz w:val="18"/>
                <w:szCs w:val="18"/>
              </w:rPr>
              <w:t>Instrument Specifications are given in RA3.3.1.1, and system airflow rate measurement apparatus information is given in RA3.3.2.</w:t>
            </w:r>
          </w:p>
        </w:tc>
      </w:tr>
      <w:tr w:rsidR="000A1890" w:rsidRPr="00966F61" w14:paraId="3ED6B456" w14:textId="77777777" w:rsidTr="00110057">
        <w:trPr>
          <w:cantSplit/>
          <w:trHeight w:val="144"/>
        </w:trPr>
        <w:tc>
          <w:tcPr>
            <w:tcW w:w="181" w:type="pct"/>
            <w:vAlign w:val="center"/>
          </w:tcPr>
          <w:p w14:paraId="3ED6B44F" w14:textId="77777777" w:rsidR="000A1890" w:rsidRPr="00325A9F" w:rsidRDefault="003F7313" w:rsidP="007A1CE5">
            <w:pPr>
              <w:keepNext/>
              <w:jc w:val="center"/>
              <w:rPr>
                <w:rFonts w:asciiTheme="minorHAnsi" w:hAnsiTheme="minorHAnsi"/>
                <w:sz w:val="18"/>
                <w:szCs w:val="18"/>
              </w:rPr>
            </w:pPr>
            <w:r w:rsidRPr="00325A9F">
              <w:rPr>
                <w:rFonts w:asciiTheme="minorHAnsi" w:hAnsiTheme="minorHAnsi"/>
                <w:sz w:val="18"/>
                <w:szCs w:val="18"/>
              </w:rPr>
              <w:t>01</w:t>
            </w:r>
          </w:p>
        </w:tc>
        <w:tc>
          <w:tcPr>
            <w:tcW w:w="2278" w:type="pct"/>
            <w:vAlign w:val="center"/>
          </w:tcPr>
          <w:p w14:paraId="3ED6B450" w14:textId="581E12CB" w:rsidR="000A1890" w:rsidRPr="00325A9F" w:rsidRDefault="00814E07" w:rsidP="005A1D93">
            <w:pPr>
              <w:keepNext/>
              <w:rPr>
                <w:rFonts w:asciiTheme="minorHAnsi" w:hAnsiTheme="minorHAnsi"/>
                <w:sz w:val="18"/>
                <w:szCs w:val="18"/>
              </w:rPr>
            </w:pPr>
            <w:r>
              <w:rPr>
                <w:rFonts w:asciiTheme="minorHAnsi" w:hAnsiTheme="minorHAnsi"/>
                <w:sz w:val="18"/>
                <w:szCs w:val="18"/>
              </w:rPr>
              <w:t xml:space="preserve">Airflow Rate Measurement Type </w:t>
            </w:r>
            <w:r w:rsidR="005A1D93">
              <w:rPr>
                <w:rFonts w:asciiTheme="minorHAnsi" w:hAnsiTheme="minorHAnsi"/>
                <w:sz w:val="18"/>
                <w:szCs w:val="18"/>
              </w:rPr>
              <w:t>U</w:t>
            </w:r>
            <w:r>
              <w:rPr>
                <w:rFonts w:asciiTheme="minorHAnsi" w:hAnsiTheme="minorHAnsi"/>
                <w:sz w:val="18"/>
                <w:szCs w:val="18"/>
              </w:rPr>
              <w:t xml:space="preserve">sed for this </w:t>
            </w:r>
            <w:r w:rsidR="005A1D93">
              <w:rPr>
                <w:rFonts w:asciiTheme="minorHAnsi" w:hAnsiTheme="minorHAnsi"/>
                <w:sz w:val="18"/>
                <w:szCs w:val="18"/>
              </w:rPr>
              <w:t>A</w:t>
            </w:r>
            <w:r>
              <w:rPr>
                <w:rFonts w:asciiTheme="minorHAnsi" w:hAnsiTheme="minorHAnsi"/>
                <w:sz w:val="18"/>
                <w:szCs w:val="18"/>
              </w:rPr>
              <w:t xml:space="preserve">irflow </w:t>
            </w:r>
            <w:r w:rsidR="005A1D93">
              <w:rPr>
                <w:rFonts w:asciiTheme="minorHAnsi" w:hAnsiTheme="minorHAnsi"/>
                <w:sz w:val="18"/>
                <w:szCs w:val="18"/>
              </w:rPr>
              <w:t>R</w:t>
            </w:r>
            <w:r>
              <w:rPr>
                <w:rFonts w:asciiTheme="minorHAnsi" w:hAnsiTheme="minorHAnsi"/>
                <w:sz w:val="18"/>
                <w:szCs w:val="18"/>
              </w:rPr>
              <w:t xml:space="preserve">ate </w:t>
            </w:r>
            <w:r w:rsidR="005A1D93">
              <w:rPr>
                <w:rFonts w:asciiTheme="minorHAnsi" w:hAnsiTheme="minorHAnsi"/>
                <w:sz w:val="18"/>
                <w:szCs w:val="18"/>
              </w:rPr>
              <w:t>V</w:t>
            </w:r>
            <w:r>
              <w:rPr>
                <w:rFonts w:asciiTheme="minorHAnsi" w:hAnsiTheme="minorHAnsi"/>
                <w:sz w:val="18"/>
                <w:szCs w:val="18"/>
              </w:rPr>
              <w:t>erification</w:t>
            </w:r>
          </w:p>
        </w:tc>
        <w:tc>
          <w:tcPr>
            <w:tcW w:w="2541" w:type="pct"/>
          </w:tcPr>
          <w:p w14:paraId="3ED6B451"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 xml:space="preserve">&lt;&lt; user select one from list: </w:t>
            </w:r>
          </w:p>
          <w:p w14:paraId="3ED6B452"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ED6B453"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Flow Grid </w:t>
            </w:r>
            <w:r>
              <w:rPr>
                <w:rFonts w:asciiTheme="minorHAnsi" w:hAnsiTheme="minorHAnsi"/>
                <w:sz w:val="18"/>
                <w:szCs w:val="18"/>
              </w:rPr>
              <w:t>according to procedure in RA3.3.3.1.2</w:t>
            </w:r>
          </w:p>
          <w:p w14:paraId="3ED6B454"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ED6B455"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0A1890" w:rsidRPr="00966F61" w14:paraId="3ED6B45A" w14:textId="77777777" w:rsidTr="00110057">
        <w:trPr>
          <w:cantSplit/>
          <w:trHeight w:val="144"/>
        </w:trPr>
        <w:tc>
          <w:tcPr>
            <w:tcW w:w="181" w:type="pct"/>
            <w:vAlign w:val="center"/>
          </w:tcPr>
          <w:p w14:paraId="3ED6B457"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02</w:t>
            </w:r>
          </w:p>
        </w:tc>
        <w:tc>
          <w:tcPr>
            <w:tcW w:w="2278" w:type="pct"/>
            <w:vAlign w:val="center"/>
          </w:tcPr>
          <w:p w14:paraId="3ED6B458" w14:textId="14C3E308" w:rsidR="000A1890" w:rsidRPr="00325A9F" w:rsidRDefault="00814E07" w:rsidP="00693010">
            <w:pPr>
              <w:keepNext/>
              <w:rPr>
                <w:rFonts w:asciiTheme="minorHAnsi" w:hAnsiTheme="minorHAnsi"/>
                <w:sz w:val="18"/>
                <w:szCs w:val="18"/>
              </w:rPr>
            </w:pPr>
            <w:r>
              <w:rPr>
                <w:rFonts w:asciiTheme="minorHAnsi" w:hAnsiTheme="minorHAnsi"/>
                <w:sz w:val="18"/>
                <w:szCs w:val="18"/>
              </w:rPr>
              <w:t>Manufacturer of Airflow Measurement Apparatus</w:t>
            </w:r>
          </w:p>
        </w:tc>
        <w:tc>
          <w:tcPr>
            <w:tcW w:w="2541" w:type="pct"/>
            <w:vAlign w:val="center"/>
          </w:tcPr>
          <w:p w14:paraId="3ED6B459"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&lt;&lt;user entry : text (or consider referencing from a data registry user profile)&gt;&gt;</w:t>
            </w:r>
          </w:p>
        </w:tc>
      </w:tr>
      <w:tr w:rsidR="000A1890" w:rsidRPr="00966F61" w14:paraId="3ED6B45E" w14:textId="77777777" w:rsidTr="00110057">
        <w:trPr>
          <w:cantSplit/>
          <w:trHeight w:val="144"/>
        </w:trPr>
        <w:tc>
          <w:tcPr>
            <w:tcW w:w="181" w:type="pct"/>
            <w:vAlign w:val="center"/>
          </w:tcPr>
          <w:p w14:paraId="3ED6B45B"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03</w:t>
            </w:r>
          </w:p>
        </w:tc>
        <w:tc>
          <w:tcPr>
            <w:tcW w:w="2278" w:type="pct"/>
            <w:vAlign w:val="center"/>
          </w:tcPr>
          <w:p w14:paraId="3ED6B45C" w14:textId="39E956A4" w:rsidR="000A1890" w:rsidRPr="00325A9F" w:rsidRDefault="00814E07" w:rsidP="005A1D93">
            <w:pPr>
              <w:keepNext/>
              <w:rPr>
                <w:rFonts w:asciiTheme="minorHAnsi" w:hAnsiTheme="minorHAnsi"/>
                <w:sz w:val="18"/>
                <w:szCs w:val="18"/>
              </w:rPr>
            </w:pPr>
            <w:r>
              <w:rPr>
                <w:rFonts w:asciiTheme="minorHAnsi" w:hAnsiTheme="minorHAnsi"/>
                <w:sz w:val="18"/>
                <w:szCs w:val="18"/>
              </w:rPr>
              <w:t xml:space="preserve">Model </w:t>
            </w:r>
            <w:r w:rsidR="005A1D93">
              <w:rPr>
                <w:rFonts w:asciiTheme="minorHAnsi" w:hAnsiTheme="minorHAnsi"/>
                <w:sz w:val="18"/>
                <w:szCs w:val="18"/>
              </w:rPr>
              <w:t>N</w:t>
            </w:r>
            <w:r>
              <w:rPr>
                <w:rFonts w:asciiTheme="minorHAnsi" w:hAnsiTheme="minorHAnsi"/>
                <w:sz w:val="18"/>
                <w:szCs w:val="18"/>
              </w:rPr>
              <w:t>umber of Airflow Measurement Apparatus</w:t>
            </w:r>
          </w:p>
        </w:tc>
        <w:tc>
          <w:tcPr>
            <w:tcW w:w="2541" w:type="pct"/>
            <w:vAlign w:val="center"/>
          </w:tcPr>
          <w:p w14:paraId="3ED6B45D"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&lt;&lt;user entry: text (or consider referencing from a data registry user profile)&gt;&gt;</w:t>
            </w:r>
          </w:p>
        </w:tc>
      </w:tr>
      <w:tr w:rsidR="000A1890" w:rsidRPr="00966F61" w14:paraId="3ED6B465" w14:textId="77777777" w:rsidTr="00110057">
        <w:trPr>
          <w:cantSplit/>
          <w:trHeight w:val="144"/>
        </w:trPr>
        <w:tc>
          <w:tcPr>
            <w:tcW w:w="181" w:type="pct"/>
            <w:vAlign w:val="center"/>
          </w:tcPr>
          <w:p w14:paraId="3ED6B45F"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04</w:t>
            </w:r>
          </w:p>
        </w:tc>
        <w:tc>
          <w:tcPr>
            <w:tcW w:w="2278" w:type="pct"/>
            <w:vAlign w:val="center"/>
          </w:tcPr>
          <w:p w14:paraId="3ED6B460" w14:textId="5FF46F64" w:rsidR="000A1890" w:rsidRPr="00325A9F" w:rsidRDefault="00814E07" w:rsidP="00693010">
            <w:pPr>
              <w:keepNext/>
              <w:rPr>
                <w:rFonts w:asciiTheme="minorHAnsi" w:hAnsiTheme="minorHAnsi"/>
                <w:sz w:val="18"/>
                <w:szCs w:val="18"/>
              </w:rPr>
            </w:pPr>
            <w:r>
              <w:rPr>
                <w:rFonts w:asciiTheme="minorHAnsi" w:hAnsiTheme="minorHAnsi"/>
                <w:sz w:val="18"/>
                <w:szCs w:val="18"/>
              </w:rPr>
              <w:t>Certification Status of the Airflow Measurement Apparatus Accuracy</w:t>
            </w:r>
          </w:p>
        </w:tc>
        <w:tc>
          <w:tcPr>
            <w:tcW w:w="2541" w:type="pct"/>
            <w:vAlign w:val="center"/>
          </w:tcPr>
          <w:p w14:paraId="3ED6B461"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 xml:space="preserve">&lt;&lt;user select from list:  </w:t>
            </w:r>
          </w:p>
          <w:p w14:paraId="3ED6B462" w14:textId="77777777" w:rsidR="000A1890" w:rsidRPr="00325A9F" w:rsidRDefault="00814E07" w:rsidP="00693010">
            <w:pPr>
              <w:pStyle w:val="ListParagraph"/>
              <w:keepNext/>
              <w:numPr>
                <w:ilvl w:val="0"/>
                <w:numId w:val="34"/>
              </w:numPr>
              <w:rPr>
                <w:rFonts w:asciiTheme="minorHAnsi" w:hAnsiTheme="minorHAnsi"/>
                <w:sz w:val="18"/>
                <w:szCs w:val="18"/>
              </w:rPr>
            </w:pPr>
            <w:r>
              <w:rPr>
                <w:rFonts w:asciiTheme="minorHAnsi" w:hAnsiTheme="minorHAnsi"/>
                <w:sz w:val="18"/>
                <w:szCs w:val="18"/>
              </w:rPr>
              <w:t>Certified by Manufacturer and listed on CEC Website at</w:t>
            </w:r>
          </w:p>
          <w:p w14:paraId="3ED6B463" w14:textId="753FF904" w:rsidR="000A1890" w:rsidRPr="00325A9F" w:rsidRDefault="000A1890" w:rsidP="00693010">
            <w:pPr>
              <w:pStyle w:val="ListParagraph"/>
              <w:keepNext/>
              <w:rPr>
                <w:rFonts w:asciiTheme="minorHAnsi" w:hAnsiTheme="minorHAnsi"/>
                <w:sz w:val="18"/>
                <w:szCs w:val="18"/>
              </w:rPr>
            </w:pPr>
            <w:r w:rsidRPr="005A1D93">
              <w:rPr>
                <w:rFonts w:asciiTheme="minorHAnsi" w:hAnsiTheme="minorHAnsi"/>
                <w:sz w:val="18"/>
                <w:szCs w:val="18"/>
              </w:rPr>
              <w:t>http://www.energy.ca.gov</w:t>
            </w:r>
            <w:r w:rsidR="005A1D93" w:rsidRPr="005A1D93">
              <w:rPr>
                <w:rFonts w:asciiTheme="minorHAnsi" w:hAnsiTheme="minorHAnsi"/>
                <w:sz w:val="18"/>
                <w:szCs w:val="18"/>
              </w:rPr>
              <w:t>/title24/equipment_cert/ama_fas/index.html</w:t>
            </w:r>
            <w:r w:rsidRPr="00325A9F">
              <w:rPr>
                <w:rFonts w:asciiTheme="minorHAnsi" w:hAnsiTheme="minorHAnsi"/>
                <w:sz w:val="18"/>
                <w:szCs w:val="18"/>
              </w:rPr>
              <w:t>, or</w:t>
            </w:r>
          </w:p>
          <w:p w14:paraId="3ED6B464" w14:textId="77777777" w:rsidR="000A1890" w:rsidRPr="00325A9F" w:rsidRDefault="00814E07" w:rsidP="00693010">
            <w:pPr>
              <w:pStyle w:val="ListParagraph"/>
              <w:keepNext/>
              <w:numPr>
                <w:ilvl w:val="0"/>
                <w:numId w:val="34"/>
              </w:numPr>
              <w:rPr>
                <w:rFonts w:asciiTheme="minorHAnsi" w:hAnsiTheme="minorHAnsi"/>
                <w:sz w:val="18"/>
                <w:szCs w:val="18"/>
              </w:rPr>
            </w:pPr>
            <w:r>
              <w:rPr>
                <w:rFonts w:asciiTheme="minorHAnsi" w:hAnsiTheme="minorHAnsi"/>
                <w:sz w:val="18"/>
                <w:szCs w:val="18"/>
              </w:rPr>
              <w:t>Not Certified (do not continue)&gt;&gt;</w:t>
            </w:r>
          </w:p>
        </w:tc>
      </w:tr>
      <w:tr w:rsidR="00994177" w:rsidRPr="00966F61" w14:paraId="3ED6B47D" w14:textId="77777777" w:rsidTr="00110057">
        <w:trPr>
          <w:cantSplit/>
          <w:trHeight w:val="144"/>
        </w:trPr>
        <w:tc>
          <w:tcPr>
            <w:tcW w:w="181" w:type="pct"/>
            <w:vAlign w:val="center"/>
          </w:tcPr>
          <w:p w14:paraId="3ED6B466" w14:textId="77777777" w:rsidR="00994177" w:rsidRPr="00325A9F" w:rsidRDefault="00994177" w:rsidP="007A1CE5">
            <w:pPr>
              <w:keepNext/>
              <w:jc w:val="center"/>
              <w:rPr>
                <w:rFonts w:asciiTheme="minorHAnsi" w:hAnsiTheme="minorHAnsi"/>
                <w:sz w:val="18"/>
                <w:szCs w:val="18"/>
              </w:rPr>
            </w:pPr>
            <w:r w:rsidRPr="00325A9F">
              <w:rPr>
                <w:rFonts w:asciiTheme="minorHAnsi" w:hAnsiTheme="minorHAnsi"/>
                <w:sz w:val="18"/>
                <w:szCs w:val="18"/>
              </w:rPr>
              <w:t>05</w:t>
            </w:r>
          </w:p>
        </w:tc>
        <w:tc>
          <w:tcPr>
            <w:tcW w:w="2278" w:type="pct"/>
            <w:vAlign w:val="center"/>
          </w:tcPr>
          <w:p w14:paraId="3ED6B467" w14:textId="77777777" w:rsidR="00994177" w:rsidRPr="00325A9F" w:rsidRDefault="00814E07" w:rsidP="00006211">
            <w:pPr>
              <w:keepNext/>
              <w:rPr>
                <w:rFonts w:asciiTheme="minorHAnsi" w:hAnsiTheme="minorHAnsi"/>
                <w:sz w:val="18"/>
                <w:szCs w:val="18"/>
              </w:rPr>
            </w:pPr>
            <w:r>
              <w:rPr>
                <w:rFonts w:asciiTheme="minorHAnsi" w:hAnsiTheme="minorHAnsi"/>
                <w:sz w:val="18"/>
                <w:szCs w:val="18"/>
              </w:rPr>
              <w:t>Determination of MCH23 type (this field not visible to user)</w:t>
            </w:r>
          </w:p>
        </w:tc>
        <w:tc>
          <w:tcPr>
            <w:tcW w:w="2541" w:type="pct"/>
            <w:vAlign w:val="center"/>
          </w:tcPr>
          <w:p w14:paraId="79787079" w14:textId="77777777" w:rsidR="00685E16" w:rsidRDefault="00685E16" w:rsidP="00685E16">
            <w:pPr>
              <w:keepNext/>
              <w:rPr>
                <w:rFonts w:asciiTheme="minorHAnsi" w:hAnsiTheme="minorHAnsi"/>
                <w:sz w:val="18"/>
                <w:szCs w:val="18"/>
              </w:rPr>
            </w:pPr>
            <w:r>
              <w:rPr>
                <w:rFonts w:asciiTheme="minorHAnsi" w:hAnsiTheme="minorHAnsi"/>
                <w:sz w:val="18"/>
                <w:szCs w:val="18"/>
              </w:rPr>
              <w:t xml:space="preserve">&lt;&lt;calculated field: </w:t>
            </w:r>
          </w:p>
          <w:p w14:paraId="1C7FD16A" w14:textId="2D1C6D59" w:rsidR="00685E16" w:rsidRDefault="00685E16" w:rsidP="00685E16">
            <w:pPr>
              <w:keepNext/>
              <w:rPr>
                <w:rFonts w:asciiTheme="minorHAnsi" w:hAnsiTheme="minorHAnsi"/>
                <w:sz w:val="16"/>
                <w:szCs w:val="16"/>
              </w:rPr>
            </w:pPr>
            <w:r>
              <w:rPr>
                <w:rFonts w:asciiTheme="minorHAnsi" w:hAnsiTheme="minorHAnsi"/>
                <w:sz w:val="16"/>
                <w:szCs w:val="16"/>
              </w:rPr>
              <w:t>If A10 = RA</w:t>
            </w:r>
            <w:ins w:id="12" w:author="Shewmaker, Michael@Energy" w:date="2016-08-31T14:59:00Z">
              <w:r w:rsidR="001A6CA4">
                <w:rPr>
                  <w:rFonts w:asciiTheme="minorHAnsi" w:hAnsiTheme="minorHAnsi"/>
                  <w:sz w:val="16"/>
                  <w:szCs w:val="16"/>
                </w:rPr>
                <w:t>3.3.3.1.5</w:t>
              </w:r>
            </w:ins>
            <w:r>
              <w:rPr>
                <w:rFonts w:asciiTheme="minorHAnsi" w:hAnsiTheme="minorHAnsi"/>
                <w:sz w:val="16"/>
                <w:szCs w:val="16"/>
              </w:rPr>
              <w:t xml:space="preserve"> Then</w:t>
            </w:r>
          </w:p>
          <w:p w14:paraId="6E9181EF" w14:textId="77777777" w:rsidR="00685E16" w:rsidRDefault="00685E16" w:rsidP="00685E16">
            <w:pPr>
              <w:keepNext/>
              <w:ind w:left="720"/>
              <w:rPr>
                <w:rFonts w:asciiTheme="minorHAnsi" w:hAnsiTheme="minorHAnsi"/>
                <w:sz w:val="16"/>
                <w:szCs w:val="16"/>
              </w:rPr>
            </w:pPr>
            <w:r>
              <w:rPr>
                <w:rFonts w:asciiTheme="minorHAnsi" w:hAnsiTheme="minorHAnsi"/>
                <w:sz w:val="16"/>
                <w:szCs w:val="16"/>
              </w:rPr>
              <w:t>If A03 = alteration Then Use variant MCH-23c</w:t>
            </w:r>
          </w:p>
          <w:p w14:paraId="5F329107" w14:textId="77777777" w:rsidR="00685E16" w:rsidRDefault="00685E16" w:rsidP="00685E16">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31F2A644" w14:textId="77777777" w:rsidR="00685E16" w:rsidRDefault="00685E16" w:rsidP="00685E16">
            <w:pPr>
              <w:keepNext/>
              <w:ind w:left="720"/>
              <w:rPr>
                <w:rFonts w:asciiTheme="minorHAnsi" w:hAnsiTheme="minorHAnsi"/>
                <w:sz w:val="16"/>
                <w:szCs w:val="16"/>
              </w:rPr>
            </w:pPr>
            <w:r>
              <w:rPr>
                <w:rFonts w:asciiTheme="minorHAnsi" w:hAnsiTheme="minorHAnsi"/>
                <w:sz w:val="16"/>
                <w:szCs w:val="16"/>
              </w:rPr>
              <w:t>If A03=alteration Then use variant MCH-23a</w:t>
            </w:r>
          </w:p>
          <w:p w14:paraId="44E147AF" w14:textId="77777777" w:rsidR="00685E16" w:rsidRDefault="00685E16" w:rsidP="00685E16">
            <w:pPr>
              <w:keepNext/>
              <w:rPr>
                <w:rFonts w:asciiTheme="minorHAnsi" w:hAnsiTheme="minorHAnsi"/>
                <w:sz w:val="16"/>
                <w:szCs w:val="16"/>
              </w:rPr>
            </w:pPr>
            <w:r>
              <w:rPr>
                <w:rFonts w:asciiTheme="minorHAnsi" w:hAnsiTheme="minorHAnsi"/>
                <w:sz w:val="16"/>
                <w:szCs w:val="16"/>
              </w:rPr>
              <w:t>End</w:t>
            </w:r>
          </w:p>
          <w:p w14:paraId="1187DB45" w14:textId="77777777" w:rsidR="00685E16" w:rsidRDefault="00685E16" w:rsidP="00685E16">
            <w:pPr>
              <w:keepNext/>
              <w:rPr>
                <w:rFonts w:asciiTheme="minorHAnsi" w:hAnsiTheme="minorHAnsi"/>
                <w:sz w:val="16"/>
                <w:szCs w:val="16"/>
              </w:rPr>
            </w:pPr>
          </w:p>
          <w:p w14:paraId="23F39F9D" w14:textId="77777777" w:rsidR="00685E16" w:rsidRDefault="00685E16" w:rsidP="00685E16">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543F10B1"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12703B28" w14:textId="77777777" w:rsidR="00685E16" w:rsidRDefault="00685E16" w:rsidP="00685E16">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769A33BC" w14:textId="77777777" w:rsidR="00685E16" w:rsidRDefault="00685E16" w:rsidP="00685E16">
            <w:pPr>
              <w:keepNext/>
              <w:ind w:left="646"/>
              <w:rPr>
                <w:rFonts w:asciiTheme="minorHAnsi" w:hAnsiTheme="minorHAnsi"/>
                <w:sz w:val="16"/>
                <w:szCs w:val="16"/>
              </w:rPr>
            </w:pPr>
          </w:p>
          <w:p w14:paraId="14BFBB12" w14:textId="77777777" w:rsidR="00685E16" w:rsidRDefault="00685E16" w:rsidP="00685E16">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1A785A1D"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1625C355"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41C36194" w14:textId="77777777" w:rsidR="00685E16" w:rsidRDefault="00685E16" w:rsidP="00685E16">
            <w:pPr>
              <w:keepNext/>
              <w:ind w:left="646"/>
              <w:rPr>
                <w:rFonts w:asciiTheme="minorHAnsi" w:hAnsiTheme="minorHAnsi"/>
                <w:sz w:val="16"/>
                <w:szCs w:val="16"/>
              </w:rPr>
            </w:pPr>
          </w:p>
          <w:p w14:paraId="7F835276" w14:textId="77777777" w:rsidR="00685E16" w:rsidRDefault="00685E16" w:rsidP="00685E16">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6BFF880E" w14:textId="77777777" w:rsidR="00685E16" w:rsidRDefault="00685E16" w:rsidP="00685E16">
            <w:pPr>
              <w:keepNext/>
              <w:ind w:left="646"/>
              <w:rPr>
                <w:rFonts w:ascii="Calibri" w:hAnsi="Calibri"/>
                <w:sz w:val="16"/>
                <w:szCs w:val="16"/>
              </w:rPr>
            </w:pPr>
            <w:r>
              <w:rPr>
                <w:rFonts w:ascii="Calibri" w:hAnsi="Calibri"/>
                <w:sz w:val="16"/>
                <w:szCs w:val="16"/>
              </w:rPr>
              <w:t>if  A03 = New or Replacement, Then</w:t>
            </w:r>
          </w:p>
          <w:p w14:paraId="45135F6C" w14:textId="77777777" w:rsidR="00685E16" w:rsidRDefault="00685E16" w:rsidP="00685E16">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13408017" w14:textId="77777777" w:rsidR="00685E16" w:rsidRDefault="00685E16" w:rsidP="00685E16">
            <w:pPr>
              <w:keepNext/>
              <w:ind w:left="1186"/>
              <w:rPr>
                <w:rFonts w:ascii="Calibri" w:hAnsi="Calibri"/>
                <w:sz w:val="16"/>
                <w:szCs w:val="16"/>
              </w:rPr>
            </w:pPr>
            <w:r>
              <w:rPr>
                <w:rFonts w:ascii="Calibri" w:hAnsi="Calibri"/>
                <w:sz w:val="16"/>
                <w:szCs w:val="16"/>
              </w:rPr>
              <w:t>Else use variant MCH-23a</w:t>
            </w:r>
          </w:p>
          <w:p w14:paraId="2C7E9B45" w14:textId="77777777" w:rsidR="00685E16" w:rsidRDefault="00685E16" w:rsidP="00685E16">
            <w:pPr>
              <w:keepNext/>
              <w:ind w:left="1186"/>
              <w:rPr>
                <w:rFonts w:asciiTheme="minorHAnsi" w:hAnsiTheme="minorHAnsi"/>
                <w:sz w:val="16"/>
                <w:szCs w:val="16"/>
              </w:rPr>
            </w:pPr>
            <w:r>
              <w:rPr>
                <w:rFonts w:asciiTheme="minorHAnsi" w:hAnsiTheme="minorHAnsi"/>
                <w:sz w:val="16"/>
                <w:szCs w:val="16"/>
              </w:rPr>
              <w:t>End</w:t>
            </w:r>
          </w:p>
          <w:p w14:paraId="1017604A"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End</w:t>
            </w:r>
          </w:p>
          <w:p w14:paraId="3ED6B47C" w14:textId="55E25898" w:rsidR="00994177" w:rsidRPr="00325A9F" w:rsidRDefault="00685E16" w:rsidP="00E52AF0">
            <w:pPr>
              <w:keepNext/>
              <w:rPr>
                <w:rFonts w:asciiTheme="minorHAnsi" w:hAnsiTheme="minorHAnsi"/>
                <w:sz w:val="18"/>
                <w:szCs w:val="18"/>
              </w:rPr>
            </w:pPr>
            <w:r>
              <w:rPr>
                <w:rFonts w:asciiTheme="minorHAnsi" w:hAnsiTheme="minorHAnsi"/>
                <w:sz w:val="16"/>
                <w:szCs w:val="16"/>
              </w:rPr>
              <w:t>End&gt;&gt;</w:t>
            </w:r>
          </w:p>
        </w:tc>
      </w:tr>
    </w:tbl>
    <w:p w14:paraId="3ED6B47E" w14:textId="77777777" w:rsidR="000A1890" w:rsidRPr="00966F61" w:rsidRDefault="000A1890"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3ED6B482" w14:textId="77777777" w:rsidTr="00780394">
        <w:trPr>
          <w:trHeight w:val="144"/>
        </w:trPr>
        <w:tc>
          <w:tcPr>
            <w:tcW w:w="5000" w:type="pct"/>
            <w:vAlign w:val="center"/>
          </w:tcPr>
          <w:p w14:paraId="3ED6B481" w14:textId="3C0D0EBF" w:rsidR="00E92012"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3ED6B483" w14:textId="77777777" w:rsidR="000A1890" w:rsidRPr="00966F61" w:rsidRDefault="000A1890">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3ED6B486" w14:textId="77777777" w:rsidTr="00994177">
        <w:trPr>
          <w:trHeight w:val="144"/>
        </w:trPr>
        <w:tc>
          <w:tcPr>
            <w:tcW w:w="4997" w:type="pct"/>
            <w:gridSpan w:val="3"/>
          </w:tcPr>
          <w:p w14:paraId="3ED6B484" w14:textId="498C83DB"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3ED6B485"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3ED6B48D" w14:textId="77777777" w:rsidTr="007A1CE5">
        <w:tblPrEx>
          <w:tblCellMar>
            <w:top w:w="0" w:type="dxa"/>
            <w:left w:w="108" w:type="dxa"/>
            <w:bottom w:w="0" w:type="dxa"/>
            <w:right w:w="108" w:type="dxa"/>
          </w:tblCellMar>
        </w:tblPrEx>
        <w:trPr>
          <w:cantSplit/>
          <w:trHeight w:val="144"/>
        </w:trPr>
        <w:tc>
          <w:tcPr>
            <w:tcW w:w="212" w:type="pct"/>
            <w:vAlign w:val="center"/>
          </w:tcPr>
          <w:p w14:paraId="3ED6B487"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3ED6B488" w14:textId="3F622CC4"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3ED6B489" w14:textId="77777777" w:rsidR="00E52AF0" w:rsidRPr="00966F61" w:rsidRDefault="00E52AF0" w:rsidP="00E52AF0">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ED6B48A" w14:textId="77777777" w:rsidR="00E92012" w:rsidRDefault="00E92012" w:rsidP="00E52AF0">
            <w:pPr>
              <w:keepNext/>
              <w:rPr>
                <w:rFonts w:asciiTheme="minorHAnsi" w:hAnsiTheme="minorHAnsi"/>
                <w:sz w:val="18"/>
                <w:szCs w:val="18"/>
              </w:rPr>
            </w:pPr>
            <w:r>
              <w:rPr>
                <w:rFonts w:asciiTheme="minorHAnsi" w:hAnsiTheme="minorHAnsi"/>
                <w:sz w:val="18"/>
                <w:szCs w:val="18"/>
              </w:rPr>
              <w:t>If parent is MCH-01a, then reference value from MCH-01a Section C field 08;</w:t>
            </w:r>
          </w:p>
          <w:p w14:paraId="3ED6B48B" w14:textId="77777777" w:rsidR="00E52AF0" w:rsidRPr="00966F61" w:rsidRDefault="00E52AF0" w:rsidP="00E52AF0">
            <w:pPr>
              <w:keepNext/>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966F61">
              <w:rPr>
                <w:rFonts w:asciiTheme="minorHAnsi" w:hAnsiTheme="minorHAnsi"/>
                <w:sz w:val="18"/>
                <w:szCs w:val="18"/>
              </w:rPr>
              <w:t>A03 = alteration, then value = 300;</w:t>
            </w:r>
          </w:p>
          <w:p w14:paraId="3ED6B48C" w14:textId="77777777" w:rsidR="000A1890" w:rsidRPr="00966F61" w:rsidRDefault="00E52AF0" w:rsidP="00830938">
            <w:pPr>
              <w:keepNext/>
              <w:rPr>
                <w:rFonts w:asciiTheme="minorHAnsi" w:hAnsiTheme="minorHAnsi"/>
                <w:sz w:val="18"/>
                <w:szCs w:val="18"/>
              </w:rPr>
            </w:pPr>
            <w:r>
              <w:rPr>
                <w:rFonts w:asciiTheme="minorHAnsi" w:hAnsiTheme="minorHAnsi"/>
                <w:sz w:val="18"/>
                <w:szCs w:val="18"/>
              </w:rPr>
              <w:t>else value=350&gt;&gt;</w:t>
            </w:r>
          </w:p>
        </w:tc>
      </w:tr>
      <w:tr w:rsidR="000A1890" w:rsidRPr="00966F61" w14:paraId="3ED6B491" w14:textId="77777777" w:rsidTr="007A1CE5">
        <w:tblPrEx>
          <w:tblCellMar>
            <w:top w:w="0" w:type="dxa"/>
            <w:left w:w="108" w:type="dxa"/>
            <w:bottom w:w="0" w:type="dxa"/>
            <w:right w:w="108" w:type="dxa"/>
          </w:tblCellMar>
        </w:tblPrEx>
        <w:trPr>
          <w:cantSplit/>
          <w:trHeight w:val="144"/>
        </w:trPr>
        <w:tc>
          <w:tcPr>
            <w:tcW w:w="212" w:type="pct"/>
            <w:vAlign w:val="center"/>
          </w:tcPr>
          <w:p w14:paraId="3ED6B48E"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3ED6B48F" w14:textId="345C2216"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3ED6B490" w14:textId="77777777" w:rsidR="000A1890" w:rsidRPr="00966F61" w:rsidRDefault="000A1890" w:rsidP="006C3762">
            <w:pPr>
              <w:keepNext/>
              <w:rPr>
                <w:rFonts w:asciiTheme="minorHAnsi" w:hAnsiTheme="minorHAnsi"/>
                <w:sz w:val="18"/>
                <w:szCs w:val="18"/>
              </w:rPr>
            </w:pPr>
            <w:r w:rsidRPr="00966F61">
              <w:rPr>
                <w:rFonts w:asciiTheme="minorHAnsi" w:hAnsiTheme="minorHAnsi"/>
                <w:sz w:val="18"/>
                <w:szCs w:val="18"/>
              </w:rPr>
              <w:t>&lt;&lt;calculated field: = A04 multiplied by value in D01&gt;&gt;</w:t>
            </w:r>
          </w:p>
        </w:tc>
      </w:tr>
      <w:tr w:rsidR="000A1890" w:rsidRPr="00966F61" w14:paraId="3ED6B495" w14:textId="77777777" w:rsidTr="007A1CE5">
        <w:tblPrEx>
          <w:tblCellMar>
            <w:top w:w="0" w:type="dxa"/>
            <w:left w:w="108" w:type="dxa"/>
            <w:bottom w:w="0" w:type="dxa"/>
            <w:right w:w="108" w:type="dxa"/>
          </w:tblCellMar>
        </w:tblPrEx>
        <w:trPr>
          <w:cantSplit/>
          <w:trHeight w:val="144"/>
        </w:trPr>
        <w:tc>
          <w:tcPr>
            <w:tcW w:w="212" w:type="pct"/>
            <w:vAlign w:val="center"/>
          </w:tcPr>
          <w:p w14:paraId="3ED6B492"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3ED6B493" w14:textId="0520428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3ED6B494"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3ED6B499" w14:textId="77777777" w:rsidTr="007A1CE5">
        <w:tblPrEx>
          <w:tblCellMar>
            <w:top w:w="0" w:type="dxa"/>
            <w:left w:w="108" w:type="dxa"/>
            <w:bottom w:w="0" w:type="dxa"/>
            <w:right w:w="108" w:type="dxa"/>
          </w:tblCellMar>
        </w:tblPrEx>
        <w:trPr>
          <w:cantSplit/>
          <w:trHeight w:val="144"/>
        </w:trPr>
        <w:tc>
          <w:tcPr>
            <w:tcW w:w="212" w:type="pct"/>
            <w:vAlign w:val="center"/>
          </w:tcPr>
          <w:p w14:paraId="3ED6B496"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3ED6B49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3ED6B498"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3ED6B49A" w14:textId="77777777" w:rsidR="00DA18E1" w:rsidRDefault="00DA18E1" w:rsidP="00DB3C96">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FA0024" w:rsidRPr="00D83E48" w14:paraId="3ED6B49C" w14:textId="77777777" w:rsidTr="00E90488">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3ED6B49B" w14:textId="77777777" w:rsidR="00FA0024" w:rsidRPr="00FA0024" w:rsidRDefault="00FA0024" w:rsidP="00E90488">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3ED6B49F" w14:textId="77777777" w:rsidTr="00E90488">
        <w:trPr>
          <w:trHeight w:val="144"/>
        </w:trPr>
        <w:tc>
          <w:tcPr>
            <w:tcW w:w="461" w:type="dxa"/>
            <w:vAlign w:val="center"/>
          </w:tcPr>
          <w:p w14:paraId="3ED6B49D" w14:textId="77777777" w:rsidR="00FA0024" w:rsidRPr="008D67CB" w:rsidRDefault="00FA0024" w:rsidP="00E90488">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3ED6B49E" w14:textId="783EC641" w:rsidR="00FA0024" w:rsidRPr="008D67CB" w:rsidRDefault="00FA0024" w:rsidP="005A1D93">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5A1D93">
              <w:rPr>
                <w:rFonts w:asciiTheme="minorHAnsi" w:hAnsiTheme="minorHAnsi"/>
                <w:sz w:val="18"/>
                <w:szCs w:val="18"/>
              </w:rPr>
              <w:t>Verification</w:t>
            </w:r>
            <w:r w:rsidRPr="008D67CB">
              <w:rPr>
                <w:rFonts w:asciiTheme="minorHAnsi" w:hAnsiTheme="minorHAnsi"/>
                <w:sz w:val="18"/>
                <w:szCs w:val="18"/>
              </w:rPr>
              <w:t>.</w:t>
            </w:r>
          </w:p>
        </w:tc>
      </w:tr>
      <w:tr w:rsidR="00FA0024" w:rsidRPr="00D83E48" w14:paraId="3ED6B4A2" w14:textId="77777777" w:rsidTr="00E90488">
        <w:trPr>
          <w:trHeight w:val="144"/>
        </w:trPr>
        <w:tc>
          <w:tcPr>
            <w:tcW w:w="461" w:type="dxa"/>
            <w:vAlign w:val="center"/>
          </w:tcPr>
          <w:p w14:paraId="3ED6B4A0" w14:textId="77777777" w:rsidR="00FA0024" w:rsidRPr="008D67CB" w:rsidRDefault="00FA0024" w:rsidP="00E90488">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3ED6B4A1" w14:textId="4785CF7A" w:rsidR="00FA0024" w:rsidRPr="008D67CB" w:rsidRDefault="00FA0024" w:rsidP="00B1478A">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1478A">
              <w:rPr>
                <w:rFonts w:asciiTheme="minorHAnsi" w:hAnsiTheme="minorHAnsi"/>
                <w:sz w:val="18"/>
                <w:szCs w:val="18"/>
              </w:rPr>
              <w:t>Verification</w:t>
            </w:r>
            <w:r w:rsidR="00B1478A"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FA0024" w:rsidRPr="00D83E48" w14:paraId="3ED6B4A5" w14:textId="77777777" w:rsidTr="00E90488">
        <w:trPr>
          <w:trHeight w:val="144"/>
        </w:trPr>
        <w:tc>
          <w:tcPr>
            <w:tcW w:w="461" w:type="dxa"/>
            <w:vAlign w:val="center"/>
          </w:tcPr>
          <w:p w14:paraId="3ED6B4A3" w14:textId="77777777" w:rsidR="00FA0024" w:rsidRPr="008D67CB" w:rsidRDefault="00FA0024" w:rsidP="00E90488">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3ED6B4A4" w14:textId="3A4BA1A8" w:rsidR="00FA0024" w:rsidRPr="00C74B3C" w:rsidRDefault="00FA0024" w:rsidP="00E312D4">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ED455C">
              <w:rPr>
                <w:rFonts w:asciiTheme="minorHAnsi" w:hAnsiTheme="minorHAnsi" w:cs="Tahoma"/>
                <w:color w:val="000000"/>
                <w:sz w:val="18"/>
                <w:szCs w:val="18"/>
                <w:u w:val="single"/>
              </w:rPr>
              <w:t>ly constructed</w:t>
            </w:r>
            <w:r w:rsidR="00EB70F7">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E52AF0">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3ED6B4A8" w14:textId="77777777" w:rsidTr="00E90488">
        <w:trPr>
          <w:trHeight w:val="144"/>
        </w:trPr>
        <w:tc>
          <w:tcPr>
            <w:tcW w:w="461" w:type="dxa"/>
            <w:vAlign w:val="center"/>
          </w:tcPr>
          <w:p w14:paraId="3ED6B4A6"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3ED6B4A7"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3ED6B4AB" w14:textId="77777777" w:rsidTr="00E90488">
        <w:trPr>
          <w:trHeight w:val="144"/>
        </w:trPr>
        <w:tc>
          <w:tcPr>
            <w:tcW w:w="461" w:type="dxa"/>
            <w:vAlign w:val="center"/>
          </w:tcPr>
          <w:p w14:paraId="3ED6B4A9"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3ED6B4AA"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3ED6B4AE" w14:textId="77777777" w:rsidTr="00E90488">
        <w:trPr>
          <w:trHeight w:val="144"/>
        </w:trPr>
        <w:tc>
          <w:tcPr>
            <w:tcW w:w="461" w:type="dxa"/>
            <w:vAlign w:val="center"/>
          </w:tcPr>
          <w:p w14:paraId="3ED6B4AC"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3ED6B4AD"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3ED6B4B1" w14:textId="77777777" w:rsidTr="00E90488">
        <w:trPr>
          <w:trHeight w:val="144"/>
        </w:trPr>
        <w:tc>
          <w:tcPr>
            <w:tcW w:w="461" w:type="dxa"/>
            <w:vAlign w:val="center"/>
          </w:tcPr>
          <w:p w14:paraId="3ED6B4AF"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3ED6B4B0"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3ED6B4B4" w14:textId="77777777" w:rsidTr="00E90488">
        <w:trPr>
          <w:trHeight w:val="144"/>
        </w:trPr>
        <w:tc>
          <w:tcPr>
            <w:tcW w:w="461" w:type="dxa"/>
            <w:vAlign w:val="center"/>
          </w:tcPr>
          <w:p w14:paraId="3ED6B4B2"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3ED6B4B3" w14:textId="4D947963"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90488" w:rsidRPr="00D83E48" w14:paraId="3ED6B4BB" w14:textId="77777777" w:rsidTr="00110057">
        <w:trPr>
          <w:trHeight w:val="144"/>
        </w:trPr>
        <w:tc>
          <w:tcPr>
            <w:tcW w:w="461" w:type="dxa"/>
            <w:vAlign w:val="center"/>
          </w:tcPr>
          <w:p w14:paraId="3ED6B4B5" w14:textId="77777777" w:rsidR="00E90488" w:rsidRPr="00E90488" w:rsidRDefault="00E90488" w:rsidP="00E90488">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09</w:t>
            </w:r>
          </w:p>
        </w:tc>
        <w:tc>
          <w:tcPr>
            <w:tcW w:w="2707" w:type="dxa"/>
            <w:vAlign w:val="center"/>
          </w:tcPr>
          <w:p w14:paraId="3ED6B4B6" w14:textId="77777777" w:rsidR="00E90488" w:rsidRPr="008D67CB" w:rsidRDefault="00E90488" w:rsidP="00E90488">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3ED6B4B7" w14:textId="77777777" w:rsidR="00E90488" w:rsidRPr="00E90488" w:rsidRDefault="00E90488" w:rsidP="00E90488">
            <w:pPr>
              <w:rPr>
                <w:sz w:val="24"/>
                <w:szCs w:val="24"/>
              </w:rPr>
            </w:pPr>
            <w:r w:rsidRPr="00E90488">
              <w:rPr>
                <w:rFonts w:ascii="Calibri" w:hAnsi="Calibri"/>
                <w:sz w:val="18"/>
              </w:rPr>
              <w:t>&lt;&lt;user pick from list:</w:t>
            </w:r>
          </w:p>
          <w:p w14:paraId="3ED6B4B8" w14:textId="77777777" w:rsidR="00E90488" w:rsidRPr="00E90488" w:rsidRDefault="00E90488" w:rsidP="00E90488">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3ED6B4B9" w14:textId="77777777" w:rsidR="00E90488" w:rsidRPr="00E90488" w:rsidRDefault="00E90488" w:rsidP="00E90488">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3ED6B4BA" w14:textId="77777777" w:rsidR="00E90488" w:rsidRPr="008D67CB" w:rsidRDefault="00E90488" w:rsidP="00E90488">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E90488" w:rsidRPr="00D83E48" w14:paraId="3ED6B4BF" w14:textId="77777777" w:rsidTr="00110057">
        <w:trPr>
          <w:trHeight w:val="144"/>
        </w:trPr>
        <w:tc>
          <w:tcPr>
            <w:tcW w:w="461" w:type="dxa"/>
            <w:vAlign w:val="center"/>
          </w:tcPr>
          <w:p w14:paraId="3ED6B4BC" w14:textId="77777777" w:rsidR="00E90488" w:rsidRPr="00E90488" w:rsidRDefault="00E90488" w:rsidP="00E90488">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10</w:t>
            </w:r>
          </w:p>
        </w:tc>
        <w:tc>
          <w:tcPr>
            <w:tcW w:w="2707" w:type="dxa"/>
            <w:vAlign w:val="center"/>
          </w:tcPr>
          <w:p w14:paraId="3ED6B4BD" w14:textId="77777777" w:rsidR="00E90488" w:rsidRPr="008D67CB" w:rsidRDefault="00E90488" w:rsidP="00E90488">
            <w:pPr>
              <w:pStyle w:val="FootnoteText"/>
              <w:keepNext/>
              <w:rPr>
                <w:rFonts w:asciiTheme="minorHAnsi" w:hAnsiTheme="minorHAnsi" w:cs="Calibri-Bold"/>
                <w:b/>
                <w:bCs/>
                <w:sz w:val="18"/>
                <w:szCs w:val="18"/>
              </w:rPr>
            </w:pPr>
            <w:r>
              <w:rPr>
                <w:rFonts w:ascii="Calibri" w:hAnsi="Calibri"/>
                <w:sz w:val="18"/>
              </w:rPr>
              <w:t>Correction Notes:</w:t>
            </w:r>
          </w:p>
        </w:tc>
        <w:tc>
          <w:tcPr>
            <w:tcW w:w="7834" w:type="dxa"/>
            <w:vAlign w:val="center"/>
          </w:tcPr>
          <w:p w14:paraId="3ED6B4BE" w14:textId="77777777" w:rsidR="00E90488" w:rsidRPr="008D67CB" w:rsidRDefault="00E90488" w:rsidP="00E90488">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FA0024" w:rsidRPr="00D83E48" w14:paraId="3ED6B4C1" w14:textId="77777777" w:rsidTr="00E90488">
        <w:trPr>
          <w:trHeight w:val="144"/>
        </w:trPr>
        <w:tc>
          <w:tcPr>
            <w:tcW w:w="11002" w:type="dxa"/>
            <w:gridSpan w:val="3"/>
            <w:vAlign w:val="center"/>
          </w:tcPr>
          <w:p w14:paraId="3ED6B4C0" w14:textId="77777777" w:rsidR="00FA0024" w:rsidRPr="008D67CB" w:rsidRDefault="00FA0024" w:rsidP="00E9048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E52AF0" w:rsidRPr="00CA4FD0">
              <w:rPr>
                <w:b/>
                <w:sz w:val="18"/>
                <w:szCs w:val="18"/>
              </w:rPr>
              <w:t xml:space="preserve"> </w:t>
            </w:r>
            <w:r w:rsidR="00E52AF0"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3ED6B4C2" w14:textId="77777777" w:rsidR="003010D2"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52AF0" w:rsidRPr="00DF3F73" w14:paraId="3ED6B4C5" w14:textId="77777777" w:rsidTr="00E92012">
        <w:trPr>
          <w:cantSplit/>
          <w:trHeight w:val="432"/>
        </w:trPr>
        <w:tc>
          <w:tcPr>
            <w:tcW w:w="5000" w:type="pct"/>
            <w:gridSpan w:val="2"/>
            <w:vAlign w:val="center"/>
          </w:tcPr>
          <w:p w14:paraId="3ED6B4C3" w14:textId="54C80C3A" w:rsidR="00E52AF0" w:rsidRPr="00DF3F73" w:rsidRDefault="00E52AF0" w:rsidP="00EB70F7">
            <w:pPr>
              <w:keepNext/>
              <w:rPr>
                <w:rFonts w:asciiTheme="minorHAnsi" w:hAnsiTheme="minorHAnsi"/>
                <w:b/>
                <w:sz w:val="18"/>
                <w:szCs w:val="18"/>
              </w:rPr>
            </w:pPr>
            <w:r>
              <w:rPr>
                <w:rFonts w:asciiTheme="minorHAnsi" w:hAnsiTheme="minorHAnsi"/>
                <w:b/>
                <w:sz w:val="18"/>
                <w:szCs w:val="18"/>
              </w:rPr>
              <w:t>F. Determination of HERS Verification Compliance</w:t>
            </w:r>
          </w:p>
          <w:p w14:paraId="3ED6B4C4" w14:textId="77777777" w:rsidR="00E52AF0" w:rsidRPr="00DF3F73" w:rsidRDefault="00E52AF0" w:rsidP="00EB70F7">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52AF0" w:rsidRPr="00DF3F73" w14:paraId="3ED6B4C8" w14:textId="77777777" w:rsidTr="00E92012">
        <w:trPr>
          <w:cantSplit/>
          <w:trHeight w:val="432"/>
        </w:trPr>
        <w:tc>
          <w:tcPr>
            <w:tcW w:w="253" w:type="pct"/>
            <w:vAlign w:val="center"/>
          </w:tcPr>
          <w:p w14:paraId="3ED6B4C6" w14:textId="77777777" w:rsidR="00E52AF0" w:rsidRPr="00DF3F73" w:rsidDel="00C76C40" w:rsidRDefault="00E52AF0" w:rsidP="00E9201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ED6B4C7" w14:textId="1989F9F2" w:rsidR="00E52AF0" w:rsidRPr="00DF3F73" w:rsidRDefault="00E52AF0" w:rsidP="00DF7563">
            <w:pPr>
              <w:keepNext/>
              <w:spacing w:after="60"/>
              <w:rPr>
                <w:rFonts w:asciiTheme="minorHAnsi" w:hAnsiTheme="minorHAnsi"/>
                <w:sz w:val="18"/>
                <w:szCs w:val="18"/>
              </w:rPr>
            </w:pPr>
            <w:r w:rsidRPr="00DF3F73">
              <w:rPr>
                <w:rFonts w:asciiTheme="minorHAnsi" w:hAnsiTheme="minorHAnsi"/>
                <w:sz w:val="18"/>
                <w:szCs w:val="18"/>
              </w:rPr>
              <w:t>&lt;&lt;</w:t>
            </w:r>
            <w:r w:rsidR="000C7EDD">
              <w:rPr>
                <w:rFonts w:asciiTheme="minorHAnsi" w:hAnsiTheme="minorHAnsi"/>
                <w:sz w:val="18"/>
                <w:szCs w:val="18"/>
              </w:rPr>
              <w:t>if  B01≠ System does not comply; and C04 ≠ Not Certified; and D04=system airflow rate complies</w:t>
            </w:r>
            <w:r w:rsidR="00DF7563">
              <w:rPr>
                <w:rFonts w:asciiTheme="minorHAnsi" w:hAnsiTheme="minorHAnsi"/>
                <w:sz w:val="18"/>
                <w:szCs w:val="18"/>
              </w:rPr>
              <w:t>; and E09</w:t>
            </w:r>
            <w:r w:rsidR="00DF7563">
              <w:rPr>
                <w:rFonts w:ascii="Cambria Math" w:hAnsi="Cambria Math"/>
                <w:sz w:val="18"/>
                <w:szCs w:val="18"/>
              </w:rPr>
              <w:t>≠</w:t>
            </w:r>
            <w:r w:rsidR="00DF7563">
              <w:rPr>
                <w:rFonts w:asciiTheme="minorHAnsi" w:hAnsiTheme="minorHAnsi"/>
                <w:sz w:val="18"/>
                <w:szCs w:val="18"/>
              </w:rPr>
              <w:t>Fail</w:t>
            </w:r>
            <w:r w:rsidR="000C7EDD">
              <w:rPr>
                <w:rFonts w:asciiTheme="minorHAnsi" w:hAnsiTheme="minorHAnsi"/>
                <w:sz w:val="18"/>
                <w:szCs w:val="18"/>
              </w:rPr>
              <w:t xml:space="preserve">; then display:  Complies: </w:t>
            </w:r>
            <w:r w:rsidR="000C7EDD" w:rsidRPr="00221722">
              <w:rPr>
                <w:rFonts w:asciiTheme="minorHAnsi" w:hAnsiTheme="minorHAnsi"/>
                <w:sz w:val="18"/>
                <w:szCs w:val="18"/>
              </w:rPr>
              <w:t>All specified verification protocol requirem</w:t>
            </w:r>
            <w:r w:rsidR="000C7EDD">
              <w:rPr>
                <w:rFonts w:asciiTheme="minorHAnsi" w:hAnsiTheme="minorHAnsi"/>
                <w:sz w:val="18"/>
                <w:szCs w:val="18"/>
              </w:rPr>
              <w:t xml:space="preserve">ents on this document are met; else display: </w:t>
            </w:r>
            <w:r w:rsidR="000C7EDD" w:rsidRPr="00221722">
              <w:rPr>
                <w:rFonts w:asciiTheme="minorHAnsi" w:hAnsiTheme="minorHAnsi"/>
                <w:sz w:val="18"/>
                <w:szCs w:val="18"/>
              </w:rPr>
              <w:t>Does not comply: One or more specified verification protocol requirements on this document are not met</w:t>
            </w:r>
            <w:r w:rsidR="000C7EDD">
              <w:rPr>
                <w:rFonts w:asciiTheme="minorHAnsi" w:hAnsiTheme="minorHAnsi"/>
                <w:sz w:val="18"/>
                <w:szCs w:val="18"/>
              </w:rPr>
              <w:t xml:space="preserve"> </w:t>
            </w:r>
            <w:r>
              <w:rPr>
                <w:rFonts w:asciiTheme="minorHAnsi" w:hAnsiTheme="minorHAnsi"/>
                <w:sz w:val="18"/>
                <w:szCs w:val="18"/>
              </w:rPr>
              <w:t>&gt;</w:t>
            </w:r>
          </w:p>
        </w:tc>
      </w:tr>
    </w:tbl>
    <w:p w14:paraId="3ED6B4C9" w14:textId="77777777" w:rsidR="000A1890" w:rsidRPr="00D83E48" w:rsidRDefault="000A1890" w:rsidP="0009456E">
      <w:pPr>
        <w:rPr>
          <w:rFonts w:ascii="Calibri" w:hAnsi="Calibri"/>
        </w:rPr>
      </w:pPr>
    </w:p>
    <w:sectPr w:rsidR="000A1890" w:rsidRPr="00D83E48" w:rsidSect="00C87776">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FDCB92" w14:textId="77777777" w:rsidR="001A6CA4" w:rsidRDefault="001A6CA4">
      <w:r>
        <w:separator/>
      </w:r>
    </w:p>
  </w:endnote>
  <w:endnote w:type="continuationSeparator" w:id="0">
    <w:p w14:paraId="2DE1E60B" w14:textId="77777777" w:rsidR="001A6CA4" w:rsidRDefault="001A6CA4">
      <w:r>
        <w:continuationSeparator/>
      </w:r>
    </w:p>
  </w:endnote>
  <w:endnote w:type="continuationNotice" w:id="1">
    <w:p w14:paraId="7996E907" w14:textId="77777777" w:rsidR="001A6CA4" w:rsidRDefault="001A6C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E2" w14:textId="77777777" w:rsidR="001A6CA4" w:rsidRPr="00CB64DD" w:rsidRDefault="001A6CA4" w:rsidP="00FB7046">
    <w:pPr>
      <w:pStyle w:val="Footer"/>
    </w:pPr>
    <w:r w:rsidRPr="00CB64DD">
      <w:t xml:space="preserve">Registration Number:                                                           Registration Date/Time:                                           HERS Provider:                       </w:t>
    </w:r>
  </w:p>
  <w:p w14:paraId="3ED6B4E3" w14:textId="1226D3FD" w:rsidR="001A6CA4" w:rsidRPr="00CB64DD" w:rsidRDefault="001A6CA4" w:rsidP="00FB7046">
    <w:pPr>
      <w:pStyle w:val="Footer"/>
    </w:pPr>
    <w:r w:rsidRPr="00CB64DD">
      <w:t>CA Building Energy Efficiency Standards - 201</w:t>
    </w:r>
    <w:r>
      <w:t>6</w:t>
    </w:r>
    <w:r w:rsidRPr="00CB64DD">
      <w:t xml:space="preserve"> Residential Compliance</w:t>
    </w:r>
    <w:r w:rsidRPr="00CB64DD">
      <w:tab/>
    </w:r>
    <w:del w:id="4" w:author="Shewmaker, Michael@Energy" w:date="2016-03-14T13:40:00Z">
      <w:r w:rsidDel="0045053C">
        <w:delText xml:space="preserve">January </w:delText>
      </w:r>
    </w:del>
    <w:ins w:id="5" w:author="Shewmaker, Michael@Energy" w:date="2016-09-29T13:53:00Z">
      <w:r w:rsidR="008861FD">
        <w:t>September</w:t>
      </w:r>
    </w:ins>
    <w:ins w:id="6" w:author="Shewmaker, Michael@Energy" w:date="2016-03-14T13:40: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F3" w14:textId="77777777" w:rsidR="001A6CA4" w:rsidRPr="00CB64DD" w:rsidRDefault="001A6CA4" w:rsidP="00FB7046">
    <w:pPr>
      <w:pStyle w:val="Footer"/>
    </w:pPr>
    <w:r w:rsidRPr="00CB64DD">
      <w:t xml:space="preserve">Registration Number:                                                           Registration Date/Time:                                           HERS Provider:                       </w:t>
    </w:r>
  </w:p>
  <w:p w14:paraId="3ED6B4F4" w14:textId="77777777" w:rsidR="001A6CA4" w:rsidRPr="00CB64DD" w:rsidRDefault="001A6CA4" w:rsidP="00FB7046">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FD" w14:textId="30501353" w:rsidR="001A6CA4" w:rsidRPr="00CB64DD" w:rsidRDefault="001A6CA4" w:rsidP="00FB7046">
    <w:pPr>
      <w:pStyle w:val="Footer"/>
    </w:pPr>
    <w:r w:rsidRPr="00CB64DD">
      <w:t>CA Building Energy Efficiency Standards - 201</w:t>
    </w:r>
    <w:r>
      <w:t>6</w:t>
    </w:r>
    <w:r w:rsidRPr="00CB64DD">
      <w:t xml:space="preserve"> Residential Compliance</w:t>
    </w:r>
    <w:r w:rsidRPr="00CB64DD">
      <w:tab/>
    </w:r>
    <w:del w:id="7" w:author="Shewmaker, Michael@Energy" w:date="2016-03-14T13:40:00Z">
      <w:r w:rsidDel="0045053C">
        <w:delText xml:space="preserve">January </w:delText>
      </w:r>
    </w:del>
    <w:ins w:id="8" w:author="Shewmaker, Michael@Energy" w:date="2016-09-29T13:53:00Z">
      <w:r w:rsidR="008861FD">
        <w:t>September</w:t>
      </w:r>
    </w:ins>
    <w:ins w:id="9" w:author="Shewmaker, Michael@Energy" w:date="2016-03-14T13:40:00Z">
      <w:r>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505" w14:textId="77777777" w:rsidR="001A6CA4" w:rsidRPr="00CB64DD" w:rsidRDefault="001A6CA4" w:rsidP="00FB7046">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64E6B1" w14:textId="77777777" w:rsidR="001A6CA4" w:rsidRDefault="001A6CA4">
      <w:r>
        <w:separator/>
      </w:r>
    </w:p>
  </w:footnote>
  <w:footnote w:type="continuationSeparator" w:id="0">
    <w:p w14:paraId="77A655BA" w14:textId="77777777" w:rsidR="001A6CA4" w:rsidRDefault="001A6CA4">
      <w:r>
        <w:continuationSeparator/>
      </w:r>
    </w:p>
  </w:footnote>
  <w:footnote w:type="continuationNotice" w:id="1">
    <w:p w14:paraId="32B3C679" w14:textId="77777777" w:rsidR="001A6CA4" w:rsidRDefault="001A6CA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CE" w14:textId="77777777" w:rsidR="001A6CA4" w:rsidRDefault="008861FD">
    <w:pPr>
      <w:pStyle w:val="Header"/>
    </w:pPr>
    <w:r>
      <w:rPr>
        <w:noProof/>
      </w:rPr>
      <w:pict w14:anchorId="3ED6B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5" o:spid="_x0000_s33794"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CF" w14:textId="5309697D" w:rsidR="001A6CA4" w:rsidRPr="007770C5" w:rsidRDefault="001A6CA4"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7DE22C0" wp14:editId="26D84CDC">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ED6B511" wp14:editId="23FD29D4">
          <wp:simplePos x="0" y="0"/>
          <wp:positionH relativeFrom="margin">
            <wp:posOffset>6630670</wp:posOffset>
          </wp:positionH>
          <wp:positionV relativeFrom="margin">
            <wp:posOffset>-1204595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8861FD">
      <w:rPr>
        <w:noProof/>
      </w:rPr>
      <w:pict w14:anchorId="3ED6B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6" o:spid="_x0000_s33795"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3ED6B4D0" w14:textId="77777777" w:rsidR="001A6CA4" w:rsidRPr="007770C5" w:rsidRDefault="001A6CA4"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ED6B4D1" w14:textId="1968B8AD" w:rsidR="001A6CA4" w:rsidRPr="007770C5" w:rsidRDefault="001A6CA4"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del w:id="1" w:author="Shewmaker, Michael@Energy" w:date="2016-09-29T13:53:00Z">
      <w:r w:rsidDel="008861FD">
        <w:rPr>
          <w:rFonts w:ascii="Arial" w:hAnsi="Arial" w:cs="Arial"/>
          <w:sz w:val="14"/>
          <w:szCs w:val="14"/>
        </w:rPr>
        <w:delText>0</w:delText>
      </w:r>
    </w:del>
    <w:del w:id="2" w:author="Shewmaker, Michael@Energy" w:date="2016-03-14T13:39:00Z">
      <w:r w:rsidDel="0045053C">
        <w:rPr>
          <w:rFonts w:ascii="Arial" w:hAnsi="Arial" w:cs="Arial"/>
          <w:sz w:val="14"/>
          <w:szCs w:val="14"/>
        </w:rPr>
        <w:delText>1</w:delText>
      </w:r>
    </w:del>
    <w:ins w:id="3" w:author="Shewmaker, Michael@Energy" w:date="2016-09-29T13:53:00Z">
      <w:r w:rsidR="008861FD">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1A6CA4" w:rsidRPr="00F85124" w14:paraId="3ED6B4D4" w14:textId="77777777" w:rsidTr="00986D7B">
      <w:trPr>
        <w:cantSplit/>
        <w:trHeight w:val="288"/>
      </w:trPr>
      <w:tc>
        <w:tcPr>
          <w:tcW w:w="4016" w:type="pct"/>
          <w:gridSpan w:val="3"/>
          <w:tcBorders>
            <w:right w:val="nil"/>
          </w:tcBorders>
          <w:vAlign w:val="center"/>
        </w:tcPr>
        <w:p w14:paraId="3ED6B4D2" w14:textId="77777777" w:rsidR="001A6CA4" w:rsidRPr="00F85124" w:rsidRDefault="001A6CA4" w:rsidP="00C80CDC">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3ED6B4D3" w14:textId="77777777" w:rsidR="001A6CA4" w:rsidRPr="00F85124" w:rsidRDefault="001A6CA4" w:rsidP="00C80CDC">
          <w:pPr>
            <w:pStyle w:val="Heading1"/>
            <w:jc w:val="right"/>
            <w:rPr>
              <w:rFonts w:ascii="Calibri" w:hAnsi="Calibri"/>
              <w:b w:val="0"/>
              <w:bCs/>
              <w:sz w:val="20"/>
            </w:rPr>
          </w:pPr>
          <w:r>
            <w:rPr>
              <w:rFonts w:ascii="Calibri" w:hAnsi="Calibri"/>
              <w:b w:val="0"/>
              <w:bCs/>
              <w:sz w:val="20"/>
            </w:rPr>
            <w:t>CF3R-MCH-23-H</w:t>
          </w:r>
        </w:p>
      </w:tc>
    </w:tr>
    <w:tr w:rsidR="001A6CA4" w:rsidRPr="00F85124" w14:paraId="3ED6B4D7" w14:textId="77777777" w:rsidTr="007924C2">
      <w:trPr>
        <w:cantSplit/>
        <w:trHeight w:val="288"/>
      </w:trPr>
      <w:tc>
        <w:tcPr>
          <w:tcW w:w="2500" w:type="pct"/>
          <w:gridSpan w:val="2"/>
          <w:tcBorders>
            <w:right w:val="nil"/>
          </w:tcBorders>
        </w:tcPr>
        <w:p w14:paraId="3ED6B4D5" w14:textId="77777777" w:rsidR="001A6CA4" w:rsidRPr="002E105D" w:rsidRDefault="001A6CA4"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ED6B4D6" w14:textId="77777777" w:rsidR="001A6CA4" w:rsidRPr="00F85124" w:rsidRDefault="001A6CA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861FD">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861FD">
            <w:fldChar w:fldCharType="begin"/>
          </w:r>
          <w:r w:rsidR="008861FD">
            <w:instrText xml:space="preserve"> SECTIONPAGES   \* MERGEFORMAT </w:instrText>
          </w:r>
          <w:r w:rsidR="008861FD">
            <w:fldChar w:fldCharType="separate"/>
          </w:r>
          <w:r w:rsidR="008861FD" w:rsidRPr="008861FD">
            <w:rPr>
              <w:rFonts w:ascii="Calibri" w:hAnsi="Calibri"/>
              <w:bCs/>
              <w:noProof/>
            </w:rPr>
            <w:t>3</w:t>
          </w:r>
          <w:r w:rsidR="008861FD">
            <w:rPr>
              <w:rFonts w:ascii="Calibri" w:hAnsi="Calibri"/>
              <w:bCs/>
              <w:noProof/>
            </w:rPr>
            <w:fldChar w:fldCharType="end"/>
          </w:r>
          <w:r w:rsidRPr="00F85124">
            <w:rPr>
              <w:rFonts w:ascii="Calibri" w:hAnsi="Calibri"/>
              <w:bCs/>
            </w:rPr>
            <w:t>)</w:t>
          </w:r>
        </w:p>
      </w:tc>
    </w:tr>
    <w:tr w:rsidR="001A6CA4" w:rsidRPr="00F85124" w14:paraId="3ED6B4DB" w14:textId="77777777" w:rsidTr="00986D7B">
      <w:trPr>
        <w:cantSplit/>
        <w:trHeight w:val="288"/>
      </w:trPr>
      <w:tc>
        <w:tcPr>
          <w:tcW w:w="0" w:type="auto"/>
        </w:tcPr>
        <w:p w14:paraId="3ED6B4D8" w14:textId="77777777" w:rsidR="001A6CA4" w:rsidRPr="00F85124" w:rsidRDefault="001A6CA4" w:rsidP="007924C2">
          <w:pPr>
            <w:rPr>
              <w:rFonts w:ascii="Calibri" w:hAnsi="Calibri"/>
              <w:sz w:val="12"/>
              <w:szCs w:val="12"/>
            </w:rPr>
          </w:pPr>
          <w:r w:rsidRPr="00F85124">
            <w:rPr>
              <w:rFonts w:ascii="Calibri" w:hAnsi="Calibri"/>
              <w:sz w:val="12"/>
              <w:szCs w:val="12"/>
            </w:rPr>
            <w:t>Project Name:</w:t>
          </w:r>
        </w:p>
      </w:tc>
      <w:tc>
        <w:tcPr>
          <w:tcW w:w="1655" w:type="pct"/>
          <w:gridSpan w:val="2"/>
        </w:tcPr>
        <w:p w14:paraId="3ED6B4D9" w14:textId="77777777" w:rsidR="001A6CA4" w:rsidRPr="00F85124" w:rsidRDefault="001A6CA4" w:rsidP="007924C2">
          <w:pPr>
            <w:rPr>
              <w:rFonts w:ascii="Calibri" w:hAnsi="Calibri"/>
              <w:sz w:val="12"/>
              <w:szCs w:val="12"/>
            </w:rPr>
          </w:pPr>
          <w:r w:rsidRPr="00F85124">
            <w:rPr>
              <w:rFonts w:ascii="Calibri" w:hAnsi="Calibri"/>
              <w:sz w:val="12"/>
              <w:szCs w:val="12"/>
            </w:rPr>
            <w:t>Enforcement Agency:</w:t>
          </w:r>
        </w:p>
      </w:tc>
      <w:tc>
        <w:tcPr>
          <w:tcW w:w="984" w:type="pct"/>
        </w:tcPr>
        <w:p w14:paraId="3ED6B4DA" w14:textId="77777777" w:rsidR="001A6CA4" w:rsidRPr="00F85124" w:rsidRDefault="001A6CA4" w:rsidP="007924C2">
          <w:pPr>
            <w:rPr>
              <w:rFonts w:ascii="Calibri" w:hAnsi="Calibri"/>
              <w:sz w:val="12"/>
              <w:szCs w:val="12"/>
            </w:rPr>
          </w:pPr>
          <w:r w:rsidRPr="00F85124">
            <w:rPr>
              <w:rFonts w:ascii="Calibri" w:hAnsi="Calibri"/>
              <w:sz w:val="12"/>
              <w:szCs w:val="12"/>
            </w:rPr>
            <w:t>Permit Number:</w:t>
          </w:r>
        </w:p>
      </w:tc>
    </w:tr>
    <w:tr w:rsidR="001A6CA4" w:rsidRPr="00F85124" w14:paraId="3ED6B4DF" w14:textId="77777777" w:rsidTr="00986D7B">
      <w:trPr>
        <w:cantSplit/>
        <w:trHeight w:val="288"/>
      </w:trPr>
      <w:tc>
        <w:tcPr>
          <w:tcW w:w="0" w:type="auto"/>
        </w:tcPr>
        <w:p w14:paraId="3ED6B4DC" w14:textId="77777777" w:rsidR="001A6CA4" w:rsidRPr="00F85124" w:rsidRDefault="001A6CA4"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ED6B4DD" w14:textId="4C3DA4D8" w:rsidR="001A6CA4" w:rsidRPr="00F85124" w:rsidRDefault="001A6CA4"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ED6B4DE" w14:textId="73E9D6DF" w:rsidR="001A6CA4" w:rsidRPr="00F85124" w:rsidRDefault="001A6CA4"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ED6B4E0" w14:textId="77777777" w:rsidR="001A6CA4" w:rsidRDefault="001A6CA4"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1A6CA4" w:rsidRPr="00F85124" w14:paraId="3ED6B4E6" w14:textId="77777777" w:rsidTr="002E105D">
      <w:trPr>
        <w:cantSplit/>
        <w:trHeight w:val="288"/>
      </w:trPr>
      <w:tc>
        <w:tcPr>
          <w:tcW w:w="3738" w:type="pct"/>
          <w:gridSpan w:val="3"/>
          <w:tcBorders>
            <w:right w:val="nil"/>
          </w:tcBorders>
          <w:vAlign w:val="center"/>
        </w:tcPr>
        <w:p w14:paraId="3ED6B4E4" w14:textId="77777777" w:rsidR="001A6CA4" w:rsidRPr="00F85124" w:rsidRDefault="008861FD" w:rsidP="007924C2">
          <w:pPr>
            <w:pStyle w:val="Heading1"/>
            <w:rPr>
              <w:rFonts w:ascii="Calibri" w:hAnsi="Calibri"/>
              <w:b w:val="0"/>
              <w:bCs/>
              <w:sz w:val="20"/>
            </w:rPr>
          </w:pPr>
          <w:r>
            <w:rPr>
              <w:rFonts w:ascii="Calibri" w:hAnsi="Calibri"/>
              <w:b w:val="0"/>
              <w:bCs/>
              <w:noProof/>
              <w:sz w:val="20"/>
            </w:rPr>
            <w:pict w14:anchorId="3ED6B5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4" o:spid="_x0000_s33793"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1A6CA4">
            <w:rPr>
              <w:rFonts w:ascii="Calibri" w:hAnsi="Calibri"/>
              <w:b w:val="0"/>
              <w:bCs/>
              <w:sz w:val="20"/>
            </w:rPr>
            <w:t>CERTIFICATE OF INSTALLATION</w:t>
          </w:r>
        </w:p>
      </w:tc>
      <w:tc>
        <w:tcPr>
          <w:tcW w:w="1262" w:type="pct"/>
          <w:tcBorders>
            <w:left w:val="nil"/>
          </w:tcBorders>
          <w:tcMar>
            <w:left w:w="115" w:type="dxa"/>
            <w:right w:w="115" w:type="dxa"/>
          </w:tcMar>
          <w:vAlign w:val="center"/>
        </w:tcPr>
        <w:p w14:paraId="3ED6B4E5" w14:textId="77777777" w:rsidR="001A6CA4" w:rsidRPr="00F85124" w:rsidRDefault="001A6CA4" w:rsidP="002E105D">
          <w:pPr>
            <w:pStyle w:val="Heading1"/>
            <w:jc w:val="right"/>
            <w:rPr>
              <w:rFonts w:ascii="Calibri" w:hAnsi="Calibri"/>
              <w:b w:val="0"/>
              <w:bCs/>
              <w:sz w:val="20"/>
            </w:rPr>
          </w:pPr>
          <w:r>
            <w:rPr>
              <w:rFonts w:ascii="Calibri" w:hAnsi="Calibri"/>
              <w:b w:val="0"/>
              <w:bCs/>
              <w:sz w:val="20"/>
            </w:rPr>
            <w:t>CF2R-MCH-23-H</w:t>
          </w:r>
        </w:p>
      </w:tc>
    </w:tr>
    <w:tr w:rsidR="001A6CA4" w:rsidRPr="00F85124" w14:paraId="3ED6B4E9" w14:textId="77777777" w:rsidTr="007924C2">
      <w:trPr>
        <w:cantSplit/>
        <w:trHeight w:val="288"/>
      </w:trPr>
      <w:tc>
        <w:tcPr>
          <w:tcW w:w="2500" w:type="pct"/>
          <w:gridSpan w:val="2"/>
          <w:tcBorders>
            <w:right w:val="nil"/>
          </w:tcBorders>
        </w:tcPr>
        <w:p w14:paraId="3ED6B4E7" w14:textId="77777777" w:rsidR="001A6CA4" w:rsidRPr="002E105D" w:rsidRDefault="001A6CA4"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ED6B4E8" w14:textId="77777777" w:rsidR="001A6CA4" w:rsidRPr="00F85124" w:rsidRDefault="001A6CA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861FD">
            <w:fldChar w:fldCharType="begin"/>
          </w:r>
          <w:r w:rsidR="008861FD">
            <w:instrText xml:space="preserve"> SECTIONPAGES   \* MERGEFORMAT </w:instrText>
          </w:r>
          <w:r w:rsidR="008861FD">
            <w:fldChar w:fldCharType="separate"/>
          </w:r>
          <w:r w:rsidRPr="00CB64DD">
            <w:rPr>
              <w:rFonts w:ascii="Calibri" w:hAnsi="Calibri"/>
              <w:bCs/>
              <w:noProof/>
            </w:rPr>
            <w:t>2</w:t>
          </w:r>
          <w:r w:rsidR="008861FD">
            <w:rPr>
              <w:rFonts w:ascii="Calibri" w:hAnsi="Calibri"/>
              <w:bCs/>
              <w:noProof/>
            </w:rPr>
            <w:fldChar w:fldCharType="end"/>
          </w:r>
          <w:r w:rsidRPr="00F85124">
            <w:rPr>
              <w:rFonts w:ascii="Calibri" w:hAnsi="Calibri"/>
              <w:bCs/>
            </w:rPr>
            <w:t>)</w:t>
          </w:r>
        </w:p>
      </w:tc>
    </w:tr>
    <w:tr w:rsidR="001A6CA4" w:rsidRPr="00F85124" w14:paraId="3ED6B4ED" w14:textId="77777777" w:rsidTr="002E105D">
      <w:trPr>
        <w:cantSplit/>
        <w:trHeight w:val="288"/>
      </w:trPr>
      <w:tc>
        <w:tcPr>
          <w:tcW w:w="0" w:type="auto"/>
        </w:tcPr>
        <w:p w14:paraId="3ED6B4EA" w14:textId="77777777" w:rsidR="001A6CA4" w:rsidRPr="00F85124" w:rsidRDefault="001A6CA4" w:rsidP="007924C2">
          <w:pPr>
            <w:rPr>
              <w:rFonts w:ascii="Calibri" w:hAnsi="Calibri"/>
              <w:sz w:val="12"/>
              <w:szCs w:val="12"/>
            </w:rPr>
          </w:pPr>
          <w:r w:rsidRPr="00F85124">
            <w:rPr>
              <w:rFonts w:ascii="Calibri" w:hAnsi="Calibri"/>
              <w:sz w:val="12"/>
              <w:szCs w:val="12"/>
            </w:rPr>
            <w:t>Project Name:</w:t>
          </w:r>
        </w:p>
      </w:tc>
      <w:tc>
        <w:tcPr>
          <w:tcW w:w="1377" w:type="pct"/>
          <w:gridSpan w:val="2"/>
        </w:tcPr>
        <w:p w14:paraId="3ED6B4EB" w14:textId="77777777" w:rsidR="001A6CA4" w:rsidRPr="00F85124" w:rsidRDefault="001A6CA4" w:rsidP="007924C2">
          <w:pPr>
            <w:rPr>
              <w:rFonts w:ascii="Calibri" w:hAnsi="Calibri"/>
              <w:sz w:val="12"/>
              <w:szCs w:val="12"/>
            </w:rPr>
          </w:pPr>
          <w:r w:rsidRPr="00F85124">
            <w:rPr>
              <w:rFonts w:ascii="Calibri" w:hAnsi="Calibri"/>
              <w:sz w:val="12"/>
              <w:szCs w:val="12"/>
            </w:rPr>
            <w:t>Enforcement Agency:</w:t>
          </w:r>
        </w:p>
      </w:tc>
      <w:tc>
        <w:tcPr>
          <w:tcW w:w="1262" w:type="pct"/>
        </w:tcPr>
        <w:p w14:paraId="3ED6B4EC" w14:textId="77777777" w:rsidR="001A6CA4" w:rsidRPr="00F85124" w:rsidRDefault="001A6CA4" w:rsidP="007924C2">
          <w:pPr>
            <w:rPr>
              <w:rFonts w:ascii="Calibri" w:hAnsi="Calibri"/>
              <w:sz w:val="12"/>
              <w:szCs w:val="12"/>
            </w:rPr>
          </w:pPr>
          <w:r w:rsidRPr="00F85124">
            <w:rPr>
              <w:rFonts w:ascii="Calibri" w:hAnsi="Calibri"/>
              <w:sz w:val="12"/>
              <w:szCs w:val="12"/>
            </w:rPr>
            <w:t>Permit Number:</w:t>
          </w:r>
        </w:p>
      </w:tc>
    </w:tr>
    <w:tr w:rsidR="001A6CA4" w:rsidRPr="00F85124" w14:paraId="3ED6B4F1" w14:textId="77777777" w:rsidTr="002E105D">
      <w:trPr>
        <w:cantSplit/>
        <w:trHeight w:val="288"/>
      </w:trPr>
      <w:tc>
        <w:tcPr>
          <w:tcW w:w="0" w:type="auto"/>
        </w:tcPr>
        <w:p w14:paraId="3ED6B4EE" w14:textId="77777777" w:rsidR="001A6CA4" w:rsidRPr="00F85124" w:rsidRDefault="001A6CA4"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ED6B4EF" w14:textId="77777777" w:rsidR="001A6CA4" w:rsidRPr="00F85124" w:rsidRDefault="001A6CA4"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ED6B4F0" w14:textId="77777777" w:rsidR="001A6CA4" w:rsidRPr="00F85124" w:rsidRDefault="001A6CA4" w:rsidP="007924C2">
          <w:pPr>
            <w:rPr>
              <w:rFonts w:ascii="Calibri" w:hAnsi="Calibri"/>
              <w:sz w:val="12"/>
              <w:szCs w:val="12"/>
              <w:vertAlign w:val="superscript"/>
            </w:rPr>
          </w:pPr>
          <w:r w:rsidRPr="00F85124">
            <w:rPr>
              <w:rFonts w:ascii="Calibri" w:hAnsi="Calibri"/>
              <w:sz w:val="12"/>
              <w:szCs w:val="12"/>
            </w:rPr>
            <w:t>Zip Code</w:t>
          </w:r>
        </w:p>
      </w:tc>
    </w:tr>
  </w:tbl>
  <w:p w14:paraId="3ED6B4F2" w14:textId="77777777" w:rsidR="001A6CA4" w:rsidRDefault="001A6CA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4F5" w14:textId="77777777" w:rsidR="001A6CA4" w:rsidRDefault="008861FD">
    <w:pPr>
      <w:pStyle w:val="Header"/>
    </w:pPr>
    <w:r>
      <w:rPr>
        <w:noProof/>
      </w:rPr>
      <w:pict w14:anchorId="3ED6B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8" o:spid="_x0000_s33797"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A6CA4" w:rsidRPr="00F85124" w14:paraId="3ED6B4F8" w14:textId="77777777" w:rsidTr="00CB64DD">
      <w:trPr>
        <w:cantSplit/>
        <w:trHeight w:val="288"/>
      </w:trPr>
      <w:tc>
        <w:tcPr>
          <w:tcW w:w="4016" w:type="pct"/>
          <w:gridSpan w:val="2"/>
          <w:tcBorders>
            <w:right w:val="nil"/>
          </w:tcBorders>
          <w:vAlign w:val="center"/>
        </w:tcPr>
        <w:p w14:paraId="3ED6B4F6" w14:textId="77777777" w:rsidR="001A6CA4" w:rsidRPr="00F85124" w:rsidRDefault="008861FD" w:rsidP="00C80CDC">
          <w:pPr>
            <w:pStyle w:val="Heading1"/>
            <w:rPr>
              <w:rFonts w:ascii="Calibri" w:hAnsi="Calibri"/>
              <w:b w:val="0"/>
              <w:bCs/>
              <w:sz w:val="20"/>
            </w:rPr>
          </w:pPr>
          <w:r>
            <w:rPr>
              <w:rFonts w:ascii="Calibri" w:hAnsi="Calibri"/>
              <w:b w:val="0"/>
              <w:bCs/>
              <w:noProof/>
              <w:sz w:val="20"/>
            </w:rPr>
            <w:pict w14:anchorId="3ED6B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9" o:spid="_x0000_s33798"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1A6CA4">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ED6B4F7" w14:textId="77777777" w:rsidR="001A6CA4" w:rsidRPr="00F85124" w:rsidRDefault="001A6CA4" w:rsidP="00C80CDC">
          <w:pPr>
            <w:pStyle w:val="Heading1"/>
            <w:jc w:val="right"/>
            <w:rPr>
              <w:rFonts w:ascii="Calibri" w:hAnsi="Calibri"/>
              <w:b w:val="0"/>
              <w:bCs/>
              <w:sz w:val="20"/>
            </w:rPr>
          </w:pPr>
          <w:r>
            <w:rPr>
              <w:rFonts w:ascii="Calibri" w:hAnsi="Calibri"/>
              <w:b w:val="0"/>
              <w:bCs/>
              <w:sz w:val="20"/>
            </w:rPr>
            <w:t>CF3R-MCH-23-H</w:t>
          </w:r>
        </w:p>
      </w:tc>
    </w:tr>
    <w:tr w:rsidR="001A6CA4" w:rsidRPr="00F85124" w14:paraId="3ED6B4FB" w14:textId="77777777" w:rsidTr="007924C2">
      <w:trPr>
        <w:cantSplit/>
        <w:trHeight w:val="288"/>
      </w:trPr>
      <w:tc>
        <w:tcPr>
          <w:tcW w:w="2500" w:type="pct"/>
          <w:tcBorders>
            <w:right w:val="nil"/>
          </w:tcBorders>
        </w:tcPr>
        <w:p w14:paraId="3ED6B4F9" w14:textId="77777777" w:rsidR="001A6CA4" w:rsidRPr="002E105D" w:rsidRDefault="001A6CA4"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ED6B4FA" w14:textId="77777777" w:rsidR="001A6CA4" w:rsidRPr="00F85124" w:rsidRDefault="001A6CA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861FD">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861FD">
            <w:fldChar w:fldCharType="begin"/>
          </w:r>
          <w:r w:rsidR="008861FD">
            <w:instrText xml:space="preserve"> SECTIONPAGES   \* MERGEFORMAT </w:instrText>
          </w:r>
          <w:r w:rsidR="008861FD">
            <w:fldChar w:fldCharType="separate"/>
          </w:r>
          <w:r w:rsidR="008861FD" w:rsidRPr="008861FD">
            <w:rPr>
              <w:rFonts w:ascii="Calibri" w:hAnsi="Calibri"/>
              <w:bCs/>
              <w:noProof/>
            </w:rPr>
            <w:t>2</w:t>
          </w:r>
          <w:r w:rsidR="008861FD">
            <w:rPr>
              <w:rFonts w:ascii="Calibri" w:hAnsi="Calibri"/>
              <w:bCs/>
              <w:noProof/>
            </w:rPr>
            <w:fldChar w:fldCharType="end"/>
          </w:r>
          <w:r w:rsidRPr="00F85124">
            <w:rPr>
              <w:rFonts w:ascii="Calibri" w:hAnsi="Calibri"/>
              <w:bCs/>
            </w:rPr>
            <w:t>)</w:t>
          </w:r>
        </w:p>
      </w:tc>
    </w:tr>
  </w:tbl>
  <w:p w14:paraId="3ED6B4FC" w14:textId="77777777" w:rsidR="001A6CA4" w:rsidRDefault="001A6CA4"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A6CA4" w:rsidRPr="00F85124" w14:paraId="3ED6B500" w14:textId="77777777" w:rsidTr="002E105D">
      <w:trPr>
        <w:cantSplit/>
        <w:trHeight w:val="288"/>
      </w:trPr>
      <w:tc>
        <w:tcPr>
          <w:tcW w:w="4016" w:type="pct"/>
          <w:gridSpan w:val="2"/>
          <w:tcBorders>
            <w:right w:val="nil"/>
          </w:tcBorders>
          <w:vAlign w:val="center"/>
        </w:tcPr>
        <w:p w14:paraId="3ED6B4FE" w14:textId="77777777" w:rsidR="001A6CA4" w:rsidRPr="00F85124" w:rsidRDefault="008861FD" w:rsidP="007924C2">
          <w:pPr>
            <w:pStyle w:val="Heading1"/>
            <w:rPr>
              <w:rFonts w:ascii="Calibri" w:hAnsi="Calibri"/>
              <w:b w:val="0"/>
              <w:bCs/>
              <w:sz w:val="20"/>
            </w:rPr>
          </w:pPr>
          <w:r>
            <w:rPr>
              <w:rFonts w:ascii="Calibri" w:hAnsi="Calibri"/>
              <w:b w:val="0"/>
              <w:bCs/>
              <w:noProof/>
              <w:sz w:val="20"/>
            </w:rPr>
            <w:pict w14:anchorId="3ED6B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7" o:spid="_x0000_s3379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1A6CA4">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ED6B4FF" w14:textId="77777777" w:rsidR="001A6CA4" w:rsidRPr="00F85124" w:rsidRDefault="001A6CA4" w:rsidP="002E105D">
          <w:pPr>
            <w:pStyle w:val="Heading1"/>
            <w:jc w:val="right"/>
            <w:rPr>
              <w:rFonts w:ascii="Calibri" w:hAnsi="Calibri"/>
              <w:b w:val="0"/>
              <w:bCs/>
              <w:sz w:val="20"/>
            </w:rPr>
          </w:pPr>
          <w:r>
            <w:rPr>
              <w:rFonts w:ascii="Calibri" w:hAnsi="Calibri"/>
              <w:b w:val="0"/>
              <w:bCs/>
              <w:sz w:val="20"/>
            </w:rPr>
            <w:t>CF2R-MCH-23-H</w:t>
          </w:r>
        </w:p>
      </w:tc>
    </w:tr>
    <w:tr w:rsidR="001A6CA4" w:rsidRPr="00F85124" w14:paraId="3ED6B503" w14:textId="77777777" w:rsidTr="007924C2">
      <w:trPr>
        <w:cantSplit/>
        <w:trHeight w:val="288"/>
      </w:trPr>
      <w:tc>
        <w:tcPr>
          <w:tcW w:w="2500" w:type="pct"/>
          <w:tcBorders>
            <w:right w:val="nil"/>
          </w:tcBorders>
        </w:tcPr>
        <w:p w14:paraId="3ED6B501" w14:textId="77777777" w:rsidR="001A6CA4" w:rsidRPr="002E105D" w:rsidRDefault="001A6CA4"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ED6B502" w14:textId="77777777" w:rsidR="001A6CA4" w:rsidRPr="00F85124" w:rsidRDefault="001A6CA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8861FD">
            <w:fldChar w:fldCharType="begin"/>
          </w:r>
          <w:r w:rsidR="008861FD">
            <w:instrText xml:space="preserve"> SECTIONPAGES   \* MERGEFORMAT </w:instrText>
          </w:r>
          <w:r w:rsidR="008861FD">
            <w:fldChar w:fldCharType="separate"/>
          </w:r>
          <w:r w:rsidRPr="00CB64DD">
            <w:rPr>
              <w:rFonts w:ascii="Calibri" w:hAnsi="Calibri"/>
              <w:bCs/>
              <w:noProof/>
            </w:rPr>
            <w:t>2</w:t>
          </w:r>
          <w:r w:rsidR="008861FD">
            <w:rPr>
              <w:rFonts w:ascii="Calibri" w:hAnsi="Calibri"/>
              <w:bCs/>
              <w:noProof/>
            </w:rPr>
            <w:fldChar w:fldCharType="end"/>
          </w:r>
          <w:r w:rsidRPr="00F85124">
            <w:rPr>
              <w:rFonts w:ascii="Calibri" w:hAnsi="Calibri"/>
              <w:bCs/>
            </w:rPr>
            <w:t>)</w:t>
          </w:r>
        </w:p>
      </w:tc>
    </w:tr>
  </w:tbl>
  <w:p w14:paraId="3ED6B504" w14:textId="77777777" w:rsidR="001A6CA4" w:rsidRDefault="001A6CA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506" w14:textId="77777777" w:rsidR="001A6CA4" w:rsidRDefault="008861FD">
    <w:pPr>
      <w:pStyle w:val="Header"/>
    </w:pPr>
    <w:r>
      <w:rPr>
        <w:noProof/>
      </w:rPr>
      <w:pict w14:anchorId="3ED6B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1" o:spid="_x0000_s3380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1A6CA4" w:rsidRPr="00F85124" w14:paraId="3ED6B509" w14:textId="77777777" w:rsidTr="00CB64DD">
      <w:trPr>
        <w:cantSplit/>
        <w:trHeight w:val="288"/>
      </w:trPr>
      <w:tc>
        <w:tcPr>
          <w:tcW w:w="4016" w:type="pct"/>
          <w:gridSpan w:val="2"/>
          <w:tcBorders>
            <w:right w:val="nil"/>
          </w:tcBorders>
          <w:vAlign w:val="center"/>
        </w:tcPr>
        <w:p w14:paraId="3ED6B507" w14:textId="77777777" w:rsidR="001A6CA4" w:rsidRPr="00F85124" w:rsidRDefault="008861FD" w:rsidP="00C80CDC">
          <w:pPr>
            <w:pStyle w:val="Heading1"/>
            <w:rPr>
              <w:rFonts w:ascii="Calibri" w:hAnsi="Calibri"/>
              <w:b w:val="0"/>
              <w:bCs/>
              <w:sz w:val="20"/>
            </w:rPr>
          </w:pPr>
          <w:r>
            <w:rPr>
              <w:rFonts w:ascii="Calibri" w:hAnsi="Calibri"/>
              <w:b w:val="0"/>
              <w:bCs/>
              <w:noProof/>
              <w:sz w:val="20"/>
            </w:rPr>
            <w:pict w14:anchorId="3ED6B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2" o:spid="_x0000_s3380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1A6CA4">
            <w:rPr>
              <w:rFonts w:ascii="Calibri" w:hAnsi="Calibri"/>
              <w:b w:val="0"/>
              <w:bCs/>
              <w:sz w:val="20"/>
            </w:rPr>
            <w:t xml:space="preserve">CERTIFICATE OF VERIFICATION – </w:t>
          </w:r>
          <w:r w:rsidR="001A6CA4"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ED6B508" w14:textId="77777777" w:rsidR="001A6CA4" w:rsidRPr="00F85124" w:rsidRDefault="001A6CA4" w:rsidP="00C80CDC">
          <w:pPr>
            <w:pStyle w:val="Heading1"/>
            <w:jc w:val="right"/>
            <w:rPr>
              <w:rFonts w:ascii="Calibri" w:hAnsi="Calibri"/>
              <w:b w:val="0"/>
              <w:bCs/>
              <w:sz w:val="20"/>
            </w:rPr>
          </w:pPr>
          <w:r>
            <w:rPr>
              <w:rFonts w:ascii="Calibri" w:hAnsi="Calibri"/>
              <w:b w:val="0"/>
              <w:bCs/>
              <w:sz w:val="20"/>
            </w:rPr>
            <w:t>CF3R-MCH-23-H</w:t>
          </w:r>
        </w:p>
      </w:tc>
    </w:tr>
    <w:tr w:rsidR="001A6CA4" w:rsidRPr="00F85124" w14:paraId="3ED6B50C" w14:textId="77777777" w:rsidTr="007924C2">
      <w:trPr>
        <w:cantSplit/>
        <w:trHeight w:val="288"/>
      </w:trPr>
      <w:tc>
        <w:tcPr>
          <w:tcW w:w="2500" w:type="pct"/>
          <w:tcBorders>
            <w:right w:val="nil"/>
          </w:tcBorders>
        </w:tcPr>
        <w:p w14:paraId="3ED6B50A" w14:textId="77777777" w:rsidR="001A6CA4" w:rsidRPr="002E105D" w:rsidRDefault="001A6CA4"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ED6B50B" w14:textId="77777777" w:rsidR="001A6CA4" w:rsidRPr="00F85124" w:rsidRDefault="001A6CA4"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861FD">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8861FD">
            <w:fldChar w:fldCharType="begin"/>
          </w:r>
          <w:r w:rsidR="008861FD">
            <w:instrText xml:space="preserve"> SECTIONPAGES   \* MERGEFORMAT </w:instrText>
          </w:r>
          <w:r w:rsidR="008861FD">
            <w:fldChar w:fldCharType="separate"/>
          </w:r>
          <w:r w:rsidR="008861FD" w:rsidRPr="008861FD">
            <w:rPr>
              <w:rFonts w:ascii="Calibri" w:hAnsi="Calibri"/>
              <w:bCs/>
              <w:noProof/>
            </w:rPr>
            <w:t>3</w:t>
          </w:r>
          <w:r w:rsidR="008861FD">
            <w:rPr>
              <w:rFonts w:ascii="Calibri" w:hAnsi="Calibri"/>
              <w:bCs/>
              <w:noProof/>
            </w:rPr>
            <w:fldChar w:fldCharType="end"/>
          </w:r>
          <w:r w:rsidRPr="00F85124">
            <w:rPr>
              <w:rFonts w:ascii="Calibri" w:hAnsi="Calibri"/>
              <w:bCs/>
            </w:rPr>
            <w:t>)</w:t>
          </w:r>
        </w:p>
      </w:tc>
    </w:tr>
  </w:tbl>
  <w:p w14:paraId="3ED6B50D" w14:textId="77777777" w:rsidR="001A6CA4" w:rsidRDefault="001A6CA4"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6B50E" w14:textId="77777777" w:rsidR="001A6CA4" w:rsidRDefault="008861FD">
    <w:pPr>
      <w:pStyle w:val="Header"/>
    </w:pPr>
    <w:r>
      <w:rPr>
        <w:noProof/>
      </w:rPr>
      <w:pict w14:anchorId="3ED6B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0" o:spid="_x0000_s33799"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842022"/>
    <w:multiLevelType w:val="hybridMultilevel"/>
    <w:tmpl w:val="575E0F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50C05D0C"/>
    <w:lvl w:ilvl="0" w:tplc="09C2B91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1B6199"/>
    <w:multiLevelType w:val="hybridMultilevel"/>
    <w:tmpl w:val="2990E24A"/>
    <w:lvl w:ilvl="0" w:tplc="E294061E">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F193043"/>
    <w:multiLevelType w:val="hybridMultilevel"/>
    <w:tmpl w:val="FA345168"/>
    <w:lvl w:ilvl="0" w:tplc="711E101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7"/>
  </w:num>
  <w:num w:numId="25">
    <w:abstractNumId w:val="14"/>
  </w:num>
  <w:num w:numId="26">
    <w:abstractNumId w:val="26"/>
  </w:num>
  <w:num w:numId="27">
    <w:abstractNumId w:val="16"/>
  </w:num>
  <w:num w:numId="28">
    <w:abstractNumId w:val="22"/>
  </w:num>
  <w:num w:numId="29">
    <w:abstractNumId w:val="21"/>
  </w:num>
  <w:num w:numId="30">
    <w:abstractNumId w:val="20"/>
  </w:num>
  <w:num w:numId="31">
    <w:abstractNumId w:val="6"/>
  </w:num>
  <w:num w:numId="32">
    <w:abstractNumId w:val="13"/>
  </w:num>
  <w:num w:numId="33">
    <w:abstractNumId w:val="23"/>
  </w:num>
  <w:num w:numId="34">
    <w:abstractNumId w:val="19"/>
  </w:num>
  <w:num w:numId="35">
    <w:abstractNumId w:val="15"/>
  </w:num>
  <w:num w:numId="36">
    <w:abstractNumId w:val="11"/>
  </w:num>
  <w:num w:numId="37">
    <w:abstractNumId w:val="25"/>
  </w:num>
  <w:num w:numId="38">
    <w:abstractNumId w:val="7"/>
  </w:num>
  <w:num w:numId="39">
    <w:abstractNumId w:val="12"/>
  </w:num>
  <w:num w:numId="40">
    <w:abstractNumId w:val="8"/>
  </w:num>
  <w:num w:numId="41">
    <w:abstractNumId w:val="18"/>
  </w:num>
  <w:num w:numId="42">
    <w:abstractNumId w:val="10"/>
  </w:num>
  <w:num w:numId="43">
    <w:abstractNumId w:val="4"/>
  </w:num>
  <w:num w:numId="44">
    <w:abstractNumId w:val="3"/>
  </w:num>
  <w:num w:numId="45">
    <w:abstractNumId w:val="24"/>
  </w:num>
  <w:num w:numId="46">
    <w:abstractNumId w:val="28"/>
  </w:num>
  <w:num w:numId="47">
    <w:abstractNumId w:val="5"/>
  </w:num>
  <w:num w:numId="48">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3802"/>
    <o:shapelayout v:ext="edit">
      <o:idmap v:ext="edit" data="3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6211"/>
    <w:rsid w:val="00010C6F"/>
    <w:rsid w:val="0001436B"/>
    <w:rsid w:val="00024C47"/>
    <w:rsid w:val="000253BC"/>
    <w:rsid w:val="00025422"/>
    <w:rsid w:val="00026750"/>
    <w:rsid w:val="00035A79"/>
    <w:rsid w:val="00037926"/>
    <w:rsid w:val="00041E5F"/>
    <w:rsid w:val="00042F52"/>
    <w:rsid w:val="000434B9"/>
    <w:rsid w:val="0004396E"/>
    <w:rsid w:val="000470D7"/>
    <w:rsid w:val="000471F6"/>
    <w:rsid w:val="00051F14"/>
    <w:rsid w:val="00053A0E"/>
    <w:rsid w:val="00056129"/>
    <w:rsid w:val="0005747F"/>
    <w:rsid w:val="0006016B"/>
    <w:rsid w:val="000631C6"/>
    <w:rsid w:val="0006337C"/>
    <w:rsid w:val="000644B7"/>
    <w:rsid w:val="00066509"/>
    <w:rsid w:val="00071E32"/>
    <w:rsid w:val="000721AC"/>
    <w:rsid w:val="000738CF"/>
    <w:rsid w:val="000755C9"/>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A75"/>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C7EDD"/>
    <w:rsid w:val="000D25DB"/>
    <w:rsid w:val="000D51EE"/>
    <w:rsid w:val="000D7DA8"/>
    <w:rsid w:val="000E0BE1"/>
    <w:rsid w:val="000E0E03"/>
    <w:rsid w:val="000E53E9"/>
    <w:rsid w:val="000E7ABD"/>
    <w:rsid w:val="000F070F"/>
    <w:rsid w:val="000F0BA7"/>
    <w:rsid w:val="000F3B26"/>
    <w:rsid w:val="000F67E7"/>
    <w:rsid w:val="000F754C"/>
    <w:rsid w:val="00104505"/>
    <w:rsid w:val="00104AAF"/>
    <w:rsid w:val="00110057"/>
    <w:rsid w:val="001104F3"/>
    <w:rsid w:val="00112E80"/>
    <w:rsid w:val="001131A2"/>
    <w:rsid w:val="00121AAA"/>
    <w:rsid w:val="00123861"/>
    <w:rsid w:val="00125717"/>
    <w:rsid w:val="00126F26"/>
    <w:rsid w:val="001305CE"/>
    <w:rsid w:val="0013118A"/>
    <w:rsid w:val="001315EE"/>
    <w:rsid w:val="001340B5"/>
    <w:rsid w:val="00134757"/>
    <w:rsid w:val="00135763"/>
    <w:rsid w:val="00137AA4"/>
    <w:rsid w:val="00141C4F"/>
    <w:rsid w:val="00142FD3"/>
    <w:rsid w:val="0015180E"/>
    <w:rsid w:val="00151F61"/>
    <w:rsid w:val="00154354"/>
    <w:rsid w:val="00155ACD"/>
    <w:rsid w:val="00155BF5"/>
    <w:rsid w:val="0015741B"/>
    <w:rsid w:val="001577AB"/>
    <w:rsid w:val="001615D7"/>
    <w:rsid w:val="00162081"/>
    <w:rsid w:val="00171597"/>
    <w:rsid w:val="001739A4"/>
    <w:rsid w:val="001739FA"/>
    <w:rsid w:val="00174BD1"/>
    <w:rsid w:val="00175D42"/>
    <w:rsid w:val="00177A87"/>
    <w:rsid w:val="00181190"/>
    <w:rsid w:val="001855BF"/>
    <w:rsid w:val="00185834"/>
    <w:rsid w:val="00185E6D"/>
    <w:rsid w:val="00187604"/>
    <w:rsid w:val="0019624F"/>
    <w:rsid w:val="0019726F"/>
    <w:rsid w:val="001A2E6A"/>
    <w:rsid w:val="001A3DF4"/>
    <w:rsid w:val="001A5583"/>
    <w:rsid w:val="001A6CA4"/>
    <w:rsid w:val="001B3D76"/>
    <w:rsid w:val="001B5BA4"/>
    <w:rsid w:val="001C5086"/>
    <w:rsid w:val="001C6A01"/>
    <w:rsid w:val="001D69DE"/>
    <w:rsid w:val="001E3C27"/>
    <w:rsid w:val="001E3C52"/>
    <w:rsid w:val="001F0E8D"/>
    <w:rsid w:val="001F1DFD"/>
    <w:rsid w:val="001F20EE"/>
    <w:rsid w:val="00200E53"/>
    <w:rsid w:val="0020229C"/>
    <w:rsid w:val="00202608"/>
    <w:rsid w:val="00203381"/>
    <w:rsid w:val="00206039"/>
    <w:rsid w:val="00213E8E"/>
    <w:rsid w:val="002155B9"/>
    <w:rsid w:val="00216C55"/>
    <w:rsid w:val="00222F6D"/>
    <w:rsid w:val="002241A5"/>
    <w:rsid w:val="00231FB7"/>
    <w:rsid w:val="00236841"/>
    <w:rsid w:val="00236A0F"/>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C131A"/>
    <w:rsid w:val="002C423D"/>
    <w:rsid w:val="002C586B"/>
    <w:rsid w:val="002C7EB7"/>
    <w:rsid w:val="002D1475"/>
    <w:rsid w:val="002D1AB0"/>
    <w:rsid w:val="002D38CA"/>
    <w:rsid w:val="002D3BA6"/>
    <w:rsid w:val="002D59DB"/>
    <w:rsid w:val="002D680A"/>
    <w:rsid w:val="002D7AC0"/>
    <w:rsid w:val="002D7DB8"/>
    <w:rsid w:val="002E03E2"/>
    <w:rsid w:val="002E105D"/>
    <w:rsid w:val="002E1841"/>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25A9F"/>
    <w:rsid w:val="00331F42"/>
    <w:rsid w:val="00334030"/>
    <w:rsid w:val="003359A3"/>
    <w:rsid w:val="00335C78"/>
    <w:rsid w:val="00337397"/>
    <w:rsid w:val="003402E3"/>
    <w:rsid w:val="00340CE9"/>
    <w:rsid w:val="00346A44"/>
    <w:rsid w:val="003500C8"/>
    <w:rsid w:val="00350A8C"/>
    <w:rsid w:val="00350A99"/>
    <w:rsid w:val="0035179E"/>
    <w:rsid w:val="00353C3B"/>
    <w:rsid w:val="0035577D"/>
    <w:rsid w:val="00355827"/>
    <w:rsid w:val="0035603C"/>
    <w:rsid w:val="0035734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FE2"/>
    <w:rsid w:val="003B20F8"/>
    <w:rsid w:val="003B3641"/>
    <w:rsid w:val="003B4815"/>
    <w:rsid w:val="003B5B3C"/>
    <w:rsid w:val="003C1788"/>
    <w:rsid w:val="003C60D3"/>
    <w:rsid w:val="003C7B7A"/>
    <w:rsid w:val="003D349A"/>
    <w:rsid w:val="003D449E"/>
    <w:rsid w:val="003D5183"/>
    <w:rsid w:val="003D5350"/>
    <w:rsid w:val="003D5F47"/>
    <w:rsid w:val="003D7D22"/>
    <w:rsid w:val="003E13D9"/>
    <w:rsid w:val="003E1E09"/>
    <w:rsid w:val="003E22AB"/>
    <w:rsid w:val="003E3866"/>
    <w:rsid w:val="003F064C"/>
    <w:rsid w:val="003F1C6F"/>
    <w:rsid w:val="003F49BD"/>
    <w:rsid w:val="003F6A76"/>
    <w:rsid w:val="003F7313"/>
    <w:rsid w:val="00401367"/>
    <w:rsid w:val="00404538"/>
    <w:rsid w:val="00413C34"/>
    <w:rsid w:val="004145CD"/>
    <w:rsid w:val="004159BA"/>
    <w:rsid w:val="00415FD0"/>
    <w:rsid w:val="00426AD4"/>
    <w:rsid w:val="00430C61"/>
    <w:rsid w:val="00430CEA"/>
    <w:rsid w:val="00432098"/>
    <w:rsid w:val="0043390E"/>
    <w:rsid w:val="0043422C"/>
    <w:rsid w:val="00435279"/>
    <w:rsid w:val="004367A7"/>
    <w:rsid w:val="00440841"/>
    <w:rsid w:val="004471E4"/>
    <w:rsid w:val="0045053C"/>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949"/>
    <w:rsid w:val="004B7BD2"/>
    <w:rsid w:val="004C0E48"/>
    <w:rsid w:val="004C23D9"/>
    <w:rsid w:val="004C2C61"/>
    <w:rsid w:val="004C6E7B"/>
    <w:rsid w:val="004C7644"/>
    <w:rsid w:val="004D0CFF"/>
    <w:rsid w:val="004D1CE3"/>
    <w:rsid w:val="004D287C"/>
    <w:rsid w:val="004D49F5"/>
    <w:rsid w:val="004E112A"/>
    <w:rsid w:val="004E230B"/>
    <w:rsid w:val="004E4E00"/>
    <w:rsid w:val="004E73D1"/>
    <w:rsid w:val="004E7ABE"/>
    <w:rsid w:val="004F0A7F"/>
    <w:rsid w:val="004F40C1"/>
    <w:rsid w:val="004F420D"/>
    <w:rsid w:val="004F66DC"/>
    <w:rsid w:val="005037EA"/>
    <w:rsid w:val="00504532"/>
    <w:rsid w:val="0050692E"/>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5ED"/>
    <w:rsid w:val="005437EB"/>
    <w:rsid w:val="00550783"/>
    <w:rsid w:val="00551599"/>
    <w:rsid w:val="00552A3E"/>
    <w:rsid w:val="00553650"/>
    <w:rsid w:val="00554BBA"/>
    <w:rsid w:val="00555139"/>
    <w:rsid w:val="005554F1"/>
    <w:rsid w:val="00555884"/>
    <w:rsid w:val="005607CA"/>
    <w:rsid w:val="00560A10"/>
    <w:rsid w:val="00562BA8"/>
    <w:rsid w:val="005678C7"/>
    <w:rsid w:val="005728A5"/>
    <w:rsid w:val="00572AA5"/>
    <w:rsid w:val="00572B72"/>
    <w:rsid w:val="00573417"/>
    <w:rsid w:val="005742B2"/>
    <w:rsid w:val="00574E6A"/>
    <w:rsid w:val="00576457"/>
    <w:rsid w:val="005769DD"/>
    <w:rsid w:val="00577B4C"/>
    <w:rsid w:val="00577F79"/>
    <w:rsid w:val="005813CE"/>
    <w:rsid w:val="005821CB"/>
    <w:rsid w:val="00582272"/>
    <w:rsid w:val="00583E5E"/>
    <w:rsid w:val="005873B0"/>
    <w:rsid w:val="005877FC"/>
    <w:rsid w:val="0059070E"/>
    <w:rsid w:val="00594C36"/>
    <w:rsid w:val="005A1D93"/>
    <w:rsid w:val="005A307E"/>
    <w:rsid w:val="005B19EC"/>
    <w:rsid w:val="005B1AD1"/>
    <w:rsid w:val="005B3A68"/>
    <w:rsid w:val="005B6F6C"/>
    <w:rsid w:val="005C1AC1"/>
    <w:rsid w:val="005C4233"/>
    <w:rsid w:val="005C4D4D"/>
    <w:rsid w:val="005C5038"/>
    <w:rsid w:val="005C73C7"/>
    <w:rsid w:val="005C7ED0"/>
    <w:rsid w:val="005D2752"/>
    <w:rsid w:val="005D30D4"/>
    <w:rsid w:val="005D43B3"/>
    <w:rsid w:val="005D55BB"/>
    <w:rsid w:val="005E1E80"/>
    <w:rsid w:val="005E23CD"/>
    <w:rsid w:val="005E2724"/>
    <w:rsid w:val="005E2AE3"/>
    <w:rsid w:val="005E3E55"/>
    <w:rsid w:val="005E68FF"/>
    <w:rsid w:val="005F178B"/>
    <w:rsid w:val="005F4CDC"/>
    <w:rsid w:val="005F5FE5"/>
    <w:rsid w:val="005F7329"/>
    <w:rsid w:val="006016EB"/>
    <w:rsid w:val="006019F9"/>
    <w:rsid w:val="00601C19"/>
    <w:rsid w:val="006024EE"/>
    <w:rsid w:val="006040F5"/>
    <w:rsid w:val="00605944"/>
    <w:rsid w:val="00605FEF"/>
    <w:rsid w:val="00611910"/>
    <w:rsid w:val="00613F4A"/>
    <w:rsid w:val="00614268"/>
    <w:rsid w:val="006169F1"/>
    <w:rsid w:val="00616C4D"/>
    <w:rsid w:val="00617B42"/>
    <w:rsid w:val="006200D7"/>
    <w:rsid w:val="006220CD"/>
    <w:rsid w:val="006222FF"/>
    <w:rsid w:val="006225F1"/>
    <w:rsid w:val="006227B1"/>
    <w:rsid w:val="00622943"/>
    <w:rsid w:val="00622990"/>
    <w:rsid w:val="00631115"/>
    <w:rsid w:val="00632F51"/>
    <w:rsid w:val="00632F73"/>
    <w:rsid w:val="00633F6C"/>
    <w:rsid w:val="0063609F"/>
    <w:rsid w:val="006411CF"/>
    <w:rsid w:val="00641C71"/>
    <w:rsid w:val="00641F88"/>
    <w:rsid w:val="0064300C"/>
    <w:rsid w:val="00643BDC"/>
    <w:rsid w:val="00643FF1"/>
    <w:rsid w:val="00645A77"/>
    <w:rsid w:val="00654BBD"/>
    <w:rsid w:val="00654F37"/>
    <w:rsid w:val="00663AF7"/>
    <w:rsid w:val="00664AA2"/>
    <w:rsid w:val="00666C02"/>
    <w:rsid w:val="00666DB1"/>
    <w:rsid w:val="00667362"/>
    <w:rsid w:val="00673A0F"/>
    <w:rsid w:val="00674FED"/>
    <w:rsid w:val="006804AD"/>
    <w:rsid w:val="00680780"/>
    <w:rsid w:val="00682193"/>
    <w:rsid w:val="0068226F"/>
    <w:rsid w:val="00682CBA"/>
    <w:rsid w:val="00685276"/>
    <w:rsid w:val="00685D72"/>
    <w:rsid w:val="00685E16"/>
    <w:rsid w:val="006860D2"/>
    <w:rsid w:val="00686B8B"/>
    <w:rsid w:val="00692EDF"/>
    <w:rsid w:val="00693010"/>
    <w:rsid w:val="006930E5"/>
    <w:rsid w:val="00697E29"/>
    <w:rsid w:val="006A0756"/>
    <w:rsid w:val="006A1144"/>
    <w:rsid w:val="006A156C"/>
    <w:rsid w:val="006A1EB6"/>
    <w:rsid w:val="006A57F1"/>
    <w:rsid w:val="006A722E"/>
    <w:rsid w:val="006B4081"/>
    <w:rsid w:val="006B6431"/>
    <w:rsid w:val="006C0044"/>
    <w:rsid w:val="006C0E98"/>
    <w:rsid w:val="006C3762"/>
    <w:rsid w:val="006C3CC2"/>
    <w:rsid w:val="006C4DBB"/>
    <w:rsid w:val="006C7335"/>
    <w:rsid w:val="006C7406"/>
    <w:rsid w:val="006D21DC"/>
    <w:rsid w:val="006D2463"/>
    <w:rsid w:val="006D4D01"/>
    <w:rsid w:val="006D5730"/>
    <w:rsid w:val="006D5A3D"/>
    <w:rsid w:val="006D7492"/>
    <w:rsid w:val="006E1FC1"/>
    <w:rsid w:val="006E36A3"/>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220D"/>
    <w:rsid w:val="00723136"/>
    <w:rsid w:val="00723ACF"/>
    <w:rsid w:val="00723FF8"/>
    <w:rsid w:val="007261EC"/>
    <w:rsid w:val="00727D30"/>
    <w:rsid w:val="00730081"/>
    <w:rsid w:val="00731F6D"/>
    <w:rsid w:val="00740640"/>
    <w:rsid w:val="00740AC1"/>
    <w:rsid w:val="00740E3B"/>
    <w:rsid w:val="00743217"/>
    <w:rsid w:val="007439DA"/>
    <w:rsid w:val="0074424A"/>
    <w:rsid w:val="00750EA4"/>
    <w:rsid w:val="00751673"/>
    <w:rsid w:val="00753CFA"/>
    <w:rsid w:val="007551EC"/>
    <w:rsid w:val="00757EF8"/>
    <w:rsid w:val="007635A5"/>
    <w:rsid w:val="0076441C"/>
    <w:rsid w:val="00764CBD"/>
    <w:rsid w:val="00765F67"/>
    <w:rsid w:val="0077032F"/>
    <w:rsid w:val="007755D6"/>
    <w:rsid w:val="007756F6"/>
    <w:rsid w:val="00776799"/>
    <w:rsid w:val="007770C5"/>
    <w:rsid w:val="00777B2F"/>
    <w:rsid w:val="00780394"/>
    <w:rsid w:val="00783A13"/>
    <w:rsid w:val="00785B34"/>
    <w:rsid w:val="00792445"/>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41"/>
    <w:rsid w:val="007C30FF"/>
    <w:rsid w:val="007C7988"/>
    <w:rsid w:val="007D060B"/>
    <w:rsid w:val="007D0D8F"/>
    <w:rsid w:val="007D19B2"/>
    <w:rsid w:val="007D2198"/>
    <w:rsid w:val="007D2DD3"/>
    <w:rsid w:val="007D39E2"/>
    <w:rsid w:val="007D4D54"/>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4E07"/>
    <w:rsid w:val="00815AA1"/>
    <w:rsid w:val="0081628C"/>
    <w:rsid w:val="00816F4C"/>
    <w:rsid w:val="00821F42"/>
    <w:rsid w:val="00822E28"/>
    <w:rsid w:val="0082448D"/>
    <w:rsid w:val="00824EFA"/>
    <w:rsid w:val="00830938"/>
    <w:rsid w:val="008353B6"/>
    <w:rsid w:val="00837995"/>
    <w:rsid w:val="00840723"/>
    <w:rsid w:val="00840759"/>
    <w:rsid w:val="00841186"/>
    <w:rsid w:val="00842773"/>
    <w:rsid w:val="00844EAD"/>
    <w:rsid w:val="008459F6"/>
    <w:rsid w:val="00847E91"/>
    <w:rsid w:val="00847EF3"/>
    <w:rsid w:val="00851334"/>
    <w:rsid w:val="0085268F"/>
    <w:rsid w:val="00853177"/>
    <w:rsid w:val="008540F3"/>
    <w:rsid w:val="00855246"/>
    <w:rsid w:val="008555E3"/>
    <w:rsid w:val="00857498"/>
    <w:rsid w:val="00857939"/>
    <w:rsid w:val="00860E3C"/>
    <w:rsid w:val="00860E60"/>
    <w:rsid w:val="00861BF8"/>
    <w:rsid w:val="00865861"/>
    <w:rsid w:val="0087046E"/>
    <w:rsid w:val="00873A16"/>
    <w:rsid w:val="00873D76"/>
    <w:rsid w:val="00880727"/>
    <w:rsid w:val="00882BD7"/>
    <w:rsid w:val="00883C27"/>
    <w:rsid w:val="008861FD"/>
    <w:rsid w:val="00886660"/>
    <w:rsid w:val="008872F1"/>
    <w:rsid w:val="00887356"/>
    <w:rsid w:val="00890DB2"/>
    <w:rsid w:val="008931CD"/>
    <w:rsid w:val="00893A5E"/>
    <w:rsid w:val="00894E3E"/>
    <w:rsid w:val="008A0E1A"/>
    <w:rsid w:val="008A15B1"/>
    <w:rsid w:val="008A25F5"/>
    <w:rsid w:val="008A506B"/>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497A"/>
    <w:rsid w:val="008C6F5C"/>
    <w:rsid w:val="008D0B8D"/>
    <w:rsid w:val="008D14C1"/>
    <w:rsid w:val="008D3743"/>
    <w:rsid w:val="008D3813"/>
    <w:rsid w:val="008D464B"/>
    <w:rsid w:val="008E1377"/>
    <w:rsid w:val="008E19D4"/>
    <w:rsid w:val="008E429B"/>
    <w:rsid w:val="008E42D0"/>
    <w:rsid w:val="008E4542"/>
    <w:rsid w:val="008E7E5C"/>
    <w:rsid w:val="008F1900"/>
    <w:rsid w:val="008F1DA0"/>
    <w:rsid w:val="008F55C7"/>
    <w:rsid w:val="00900C86"/>
    <w:rsid w:val="0090130C"/>
    <w:rsid w:val="00904D03"/>
    <w:rsid w:val="00910674"/>
    <w:rsid w:val="0091105E"/>
    <w:rsid w:val="009119ED"/>
    <w:rsid w:val="009124F4"/>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03E4"/>
    <w:rsid w:val="00966245"/>
    <w:rsid w:val="00966F61"/>
    <w:rsid w:val="0097126C"/>
    <w:rsid w:val="00971957"/>
    <w:rsid w:val="00972766"/>
    <w:rsid w:val="009727B8"/>
    <w:rsid w:val="0097558E"/>
    <w:rsid w:val="009757C5"/>
    <w:rsid w:val="009764A9"/>
    <w:rsid w:val="00976637"/>
    <w:rsid w:val="00977DAE"/>
    <w:rsid w:val="00980FB6"/>
    <w:rsid w:val="00982535"/>
    <w:rsid w:val="00985B3F"/>
    <w:rsid w:val="00986D7B"/>
    <w:rsid w:val="00991944"/>
    <w:rsid w:val="00992035"/>
    <w:rsid w:val="00992EF8"/>
    <w:rsid w:val="00994177"/>
    <w:rsid w:val="00995EAA"/>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E0B1A"/>
    <w:rsid w:val="009E2E57"/>
    <w:rsid w:val="009E3BB5"/>
    <w:rsid w:val="009E5099"/>
    <w:rsid w:val="009E567D"/>
    <w:rsid w:val="009E6B59"/>
    <w:rsid w:val="009F2090"/>
    <w:rsid w:val="009F3C44"/>
    <w:rsid w:val="009F5E57"/>
    <w:rsid w:val="00A0027A"/>
    <w:rsid w:val="00A00AE7"/>
    <w:rsid w:val="00A02090"/>
    <w:rsid w:val="00A029A2"/>
    <w:rsid w:val="00A034B7"/>
    <w:rsid w:val="00A034EC"/>
    <w:rsid w:val="00A05D8F"/>
    <w:rsid w:val="00A07D19"/>
    <w:rsid w:val="00A11984"/>
    <w:rsid w:val="00A12015"/>
    <w:rsid w:val="00A16546"/>
    <w:rsid w:val="00A24BE2"/>
    <w:rsid w:val="00A24F9F"/>
    <w:rsid w:val="00A251BE"/>
    <w:rsid w:val="00A279BA"/>
    <w:rsid w:val="00A30A15"/>
    <w:rsid w:val="00A33A50"/>
    <w:rsid w:val="00A3438B"/>
    <w:rsid w:val="00A37075"/>
    <w:rsid w:val="00A4021A"/>
    <w:rsid w:val="00A40540"/>
    <w:rsid w:val="00A42C60"/>
    <w:rsid w:val="00A43E90"/>
    <w:rsid w:val="00A44A18"/>
    <w:rsid w:val="00A453E8"/>
    <w:rsid w:val="00A4594F"/>
    <w:rsid w:val="00A46726"/>
    <w:rsid w:val="00A46AEC"/>
    <w:rsid w:val="00A51851"/>
    <w:rsid w:val="00A55365"/>
    <w:rsid w:val="00A55444"/>
    <w:rsid w:val="00A66D66"/>
    <w:rsid w:val="00A670F8"/>
    <w:rsid w:val="00A6779F"/>
    <w:rsid w:val="00A677BB"/>
    <w:rsid w:val="00A702F0"/>
    <w:rsid w:val="00A70722"/>
    <w:rsid w:val="00A742B3"/>
    <w:rsid w:val="00A75B9B"/>
    <w:rsid w:val="00A76039"/>
    <w:rsid w:val="00A81137"/>
    <w:rsid w:val="00A87572"/>
    <w:rsid w:val="00A90ECB"/>
    <w:rsid w:val="00AA01C1"/>
    <w:rsid w:val="00AA18EC"/>
    <w:rsid w:val="00AA464A"/>
    <w:rsid w:val="00AA63EF"/>
    <w:rsid w:val="00AA6938"/>
    <w:rsid w:val="00AA767E"/>
    <w:rsid w:val="00AB07F0"/>
    <w:rsid w:val="00AB0A2C"/>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313E"/>
    <w:rsid w:val="00B04BC3"/>
    <w:rsid w:val="00B07EC1"/>
    <w:rsid w:val="00B132B1"/>
    <w:rsid w:val="00B1478A"/>
    <w:rsid w:val="00B17F24"/>
    <w:rsid w:val="00B2256E"/>
    <w:rsid w:val="00B23304"/>
    <w:rsid w:val="00B273D8"/>
    <w:rsid w:val="00B27A2A"/>
    <w:rsid w:val="00B30A7D"/>
    <w:rsid w:val="00B33471"/>
    <w:rsid w:val="00B34290"/>
    <w:rsid w:val="00B3546A"/>
    <w:rsid w:val="00B35C45"/>
    <w:rsid w:val="00B401EA"/>
    <w:rsid w:val="00B40F13"/>
    <w:rsid w:val="00B4146E"/>
    <w:rsid w:val="00B4216F"/>
    <w:rsid w:val="00B429F3"/>
    <w:rsid w:val="00B446FE"/>
    <w:rsid w:val="00B47B99"/>
    <w:rsid w:val="00B51352"/>
    <w:rsid w:val="00B55F60"/>
    <w:rsid w:val="00B61D39"/>
    <w:rsid w:val="00B6238C"/>
    <w:rsid w:val="00B644F7"/>
    <w:rsid w:val="00B6647D"/>
    <w:rsid w:val="00B67A1C"/>
    <w:rsid w:val="00B7450E"/>
    <w:rsid w:val="00B76000"/>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0F2E"/>
    <w:rsid w:val="00BB5A6F"/>
    <w:rsid w:val="00BB7A32"/>
    <w:rsid w:val="00BC184C"/>
    <w:rsid w:val="00BC323B"/>
    <w:rsid w:val="00BC64F6"/>
    <w:rsid w:val="00BC6F83"/>
    <w:rsid w:val="00BC786D"/>
    <w:rsid w:val="00BD2452"/>
    <w:rsid w:val="00BD602A"/>
    <w:rsid w:val="00BD71C5"/>
    <w:rsid w:val="00BD7CD9"/>
    <w:rsid w:val="00BD7DA4"/>
    <w:rsid w:val="00BE1B07"/>
    <w:rsid w:val="00BE7F99"/>
    <w:rsid w:val="00BF0BFB"/>
    <w:rsid w:val="00BF2635"/>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411A"/>
    <w:rsid w:val="00C2497D"/>
    <w:rsid w:val="00C252D6"/>
    <w:rsid w:val="00C25873"/>
    <w:rsid w:val="00C30BB9"/>
    <w:rsid w:val="00C30FB6"/>
    <w:rsid w:val="00C30FDD"/>
    <w:rsid w:val="00C35471"/>
    <w:rsid w:val="00C36596"/>
    <w:rsid w:val="00C367B7"/>
    <w:rsid w:val="00C36879"/>
    <w:rsid w:val="00C42E0D"/>
    <w:rsid w:val="00C477A7"/>
    <w:rsid w:val="00C50E08"/>
    <w:rsid w:val="00C51161"/>
    <w:rsid w:val="00C51617"/>
    <w:rsid w:val="00C520F6"/>
    <w:rsid w:val="00C557A8"/>
    <w:rsid w:val="00C5702B"/>
    <w:rsid w:val="00C60365"/>
    <w:rsid w:val="00C6068F"/>
    <w:rsid w:val="00C627E3"/>
    <w:rsid w:val="00C64808"/>
    <w:rsid w:val="00C64E63"/>
    <w:rsid w:val="00C65399"/>
    <w:rsid w:val="00C65957"/>
    <w:rsid w:val="00C66D9B"/>
    <w:rsid w:val="00C67305"/>
    <w:rsid w:val="00C679B6"/>
    <w:rsid w:val="00C71EA2"/>
    <w:rsid w:val="00C73E32"/>
    <w:rsid w:val="00C74D2D"/>
    <w:rsid w:val="00C80426"/>
    <w:rsid w:val="00C80803"/>
    <w:rsid w:val="00C80CDC"/>
    <w:rsid w:val="00C81874"/>
    <w:rsid w:val="00C841DC"/>
    <w:rsid w:val="00C84227"/>
    <w:rsid w:val="00C874DA"/>
    <w:rsid w:val="00C87776"/>
    <w:rsid w:val="00C91D27"/>
    <w:rsid w:val="00CA129C"/>
    <w:rsid w:val="00CA1A3D"/>
    <w:rsid w:val="00CA1FA3"/>
    <w:rsid w:val="00CA2CCA"/>
    <w:rsid w:val="00CA425A"/>
    <w:rsid w:val="00CA49FF"/>
    <w:rsid w:val="00CA53E2"/>
    <w:rsid w:val="00CB096F"/>
    <w:rsid w:val="00CB33D5"/>
    <w:rsid w:val="00CB3D99"/>
    <w:rsid w:val="00CB64DD"/>
    <w:rsid w:val="00CB691A"/>
    <w:rsid w:val="00CB6FE9"/>
    <w:rsid w:val="00CB7159"/>
    <w:rsid w:val="00CC0AB4"/>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26E99"/>
    <w:rsid w:val="00D32BE4"/>
    <w:rsid w:val="00D35026"/>
    <w:rsid w:val="00D430F6"/>
    <w:rsid w:val="00D44F0C"/>
    <w:rsid w:val="00D462C2"/>
    <w:rsid w:val="00D4686B"/>
    <w:rsid w:val="00D47F2D"/>
    <w:rsid w:val="00D50B07"/>
    <w:rsid w:val="00D53350"/>
    <w:rsid w:val="00D53733"/>
    <w:rsid w:val="00D56CD8"/>
    <w:rsid w:val="00D57A73"/>
    <w:rsid w:val="00D60D69"/>
    <w:rsid w:val="00D62DB5"/>
    <w:rsid w:val="00D651D1"/>
    <w:rsid w:val="00D67071"/>
    <w:rsid w:val="00D7323D"/>
    <w:rsid w:val="00D73B71"/>
    <w:rsid w:val="00D74DA7"/>
    <w:rsid w:val="00D76FE3"/>
    <w:rsid w:val="00D77E2E"/>
    <w:rsid w:val="00D81ED4"/>
    <w:rsid w:val="00D82516"/>
    <w:rsid w:val="00D83CD6"/>
    <w:rsid w:val="00D83E48"/>
    <w:rsid w:val="00D84532"/>
    <w:rsid w:val="00D87559"/>
    <w:rsid w:val="00D916A4"/>
    <w:rsid w:val="00D924AE"/>
    <w:rsid w:val="00D931BC"/>
    <w:rsid w:val="00DA18E1"/>
    <w:rsid w:val="00DA23E0"/>
    <w:rsid w:val="00DA2B2D"/>
    <w:rsid w:val="00DA3D14"/>
    <w:rsid w:val="00DA40CB"/>
    <w:rsid w:val="00DA41D8"/>
    <w:rsid w:val="00DA6654"/>
    <w:rsid w:val="00DA6CBD"/>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4A65"/>
    <w:rsid w:val="00DD6410"/>
    <w:rsid w:val="00DE0768"/>
    <w:rsid w:val="00DE0AD3"/>
    <w:rsid w:val="00DE4647"/>
    <w:rsid w:val="00DF1740"/>
    <w:rsid w:val="00DF25CC"/>
    <w:rsid w:val="00DF453E"/>
    <w:rsid w:val="00DF6ADD"/>
    <w:rsid w:val="00DF7563"/>
    <w:rsid w:val="00E00E2C"/>
    <w:rsid w:val="00E00F00"/>
    <w:rsid w:val="00E01B17"/>
    <w:rsid w:val="00E04D18"/>
    <w:rsid w:val="00E074BC"/>
    <w:rsid w:val="00E12FCC"/>
    <w:rsid w:val="00E1414A"/>
    <w:rsid w:val="00E224A4"/>
    <w:rsid w:val="00E23A7C"/>
    <w:rsid w:val="00E25456"/>
    <w:rsid w:val="00E25F01"/>
    <w:rsid w:val="00E312D4"/>
    <w:rsid w:val="00E32371"/>
    <w:rsid w:val="00E336A6"/>
    <w:rsid w:val="00E35F78"/>
    <w:rsid w:val="00E36AEC"/>
    <w:rsid w:val="00E40256"/>
    <w:rsid w:val="00E419F7"/>
    <w:rsid w:val="00E458D7"/>
    <w:rsid w:val="00E45D6F"/>
    <w:rsid w:val="00E47FB6"/>
    <w:rsid w:val="00E510FF"/>
    <w:rsid w:val="00E52AF0"/>
    <w:rsid w:val="00E53C54"/>
    <w:rsid w:val="00E558E5"/>
    <w:rsid w:val="00E55F03"/>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0488"/>
    <w:rsid w:val="00E92012"/>
    <w:rsid w:val="00E94F29"/>
    <w:rsid w:val="00E9540C"/>
    <w:rsid w:val="00E96503"/>
    <w:rsid w:val="00E97770"/>
    <w:rsid w:val="00EA0E37"/>
    <w:rsid w:val="00EA327B"/>
    <w:rsid w:val="00EB1369"/>
    <w:rsid w:val="00EB1719"/>
    <w:rsid w:val="00EB19D1"/>
    <w:rsid w:val="00EB42BF"/>
    <w:rsid w:val="00EB4D48"/>
    <w:rsid w:val="00EB6A58"/>
    <w:rsid w:val="00EB70F7"/>
    <w:rsid w:val="00EC09AF"/>
    <w:rsid w:val="00EC21BB"/>
    <w:rsid w:val="00EC2BB6"/>
    <w:rsid w:val="00ED0C3C"/>
    <w:rsid w:val="00ED0EBB"/>
    <w:rsid w:val="00ED455C"/>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7821"/>
    <w:rsid w:val="00F10646"/>
    <w:rsid w:val="00F14D4B"/>
    <w:rsid w:val="00F230AF"/>
    <w:rsid w:val="00F23B4A"/>
    <w:rsid w:val="00F25D56"/>
    <w:rsid w:val="00F36DEC"/>
    <w:rsid w:val="00F426FB"/>
    <w:rsid w:val="00F4326A"/>
    <w:rsid w:val="00F45CAA"/>
    <w:rsid w:val="00F501EC"/>
    <w:rsid w:val="00F510D1"/>
    <w:rsid w:val="00F512AC"/>
    <w:rsid w:val="00F53F9A"/>
    <w:rsid w:val="00F54276"/>
    <w:rsid w:val="00F555CD"/>
    <w:rsid w:val="00F5614E"/>
    <w:rsid w:val="00F6060C"/>
    <w:rsid w:val="00F60828"/>
    <w:rsid w:val="00F61A51"/>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3566"/>
    <w:rsid w:val="00F949C8"/>
    <w:rsid w:val="00FA0024"/>
    <w:rsid w:val="00FA1346"/>
    <w:rsid w:val="00FA2F41"/>
    <w:rsid w:val="00FA35DD"/>
    <w:rsid w:val="00FA473E"/>
    <w:rsid w:val="00FA5BCF"/>
    <w:rsid w:val="00FB2FA7"/>
    <w:rsid w:val="00FB3189"/>
    <w:rsid w:val="00FB3217"/>
    <w:rsid w:val="00FB3D82"/>
    <w:rsid w:val="00FB7046"/>
    <w:rsid w:val="00FC0300"/>
    <w:rsid w:val="00FC0A25"/>
    <w:rsid w:val="00FC25BE"/>
    <w:rsid w:val="00FC2A0E"/>
    <w:rsid w:val="00FC478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33802"/>
    <o:shapelayout v:ext="edit">
      <o:idmap v:ext="edit" data="1"/>
    </o:shapelayout>
  </w:shapeDefaults>
  <w:decimalSymbol w:val="."/>
  <w:listSeparator w:val=","/>
  <w14:docId w14:val="3ED6B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7046"/>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7046"/>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7046"/>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7046"/>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76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energy.ca.gov/title24/equipment_cert/ama_fas/index.html"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57FE00-BAB7-4145-8D4B-91881070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3396</Words>
  <Characters>19124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tferris110813</dc:creator>
  <cp:lastModifiedBy>Shewmaker, Michael@Energy</cp:lastModifiedBy>
  <cp:revision>16</cp:revision>
  <dcterms:created xsi:type="dcterms:W3CDTF">2015-06-09T18:41:00Z</dcterms:created>
  <dcterms:modified xsi:type="dcterms:W3CDTF">2016-09-29T20:53:00Z</dcterms:modified>
</cp:coreProperties>
</file>